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419CD8" w14:textId="77777777" w:rsidR="00D93E95" w:rsidRPr="00803ADF" w:rsidRDefault="00D93E95" w:rsidP="0013236F">
      <w:pPr>
        <w:pStyle w:val="Heading1"/>
        <w:spacing w:before="240"/>
      </w:pPr>
      <w:r w:rsidRPr="00803ADF">
        <w:t>Proposal Part B: technical description</w:t>
      </w:r>
    </w:p>
    <w:p w14:paraId="3F2AD313" w14:textId="77777777" w:rsidR="002C039B" w:rsidRPr="00803ADF" w:rsidRDefault="002C039B" w:rsidP="00D93E95">
      <w:pPr>
        <w:spacing w:after="120"/>
        <w:jc w:val="center"/>
        <w:rPr>
          <w:rFonts w:ascii="Times New Roman" w:hAnsi="Times New Roman"/>
          <w:b/>
          <w:i/>
          <w:iCs/>
          <w:lang w:val="en-GB"/>
        </w:rPr>
      </w:pPr>
    </w:p>
    <w:p w14:paraId="68F05A1D" w14:textId="77777777" w:rsidR="00616FDD" w:rsidRPr="00803ADF" w:rsidRDefault="00D652D1" w:rsidP="0013236F">
      <w:pPr>
        <w:pBdr>
          <w:top w:val="single" w:sz="4" w:space="1" w:color="auto"/>
          <w:left w:val="single" w:sz="4" w:space="0" w:color="auto"/>
          <w:bottom w:val="single" w:sz="4" w:space="1" w:color="auto"/>
          <w:right w:val="single" w:sz="4" w:space="4" w:color="auto"/>
        </w:pBdr>
        <w:spacing w:after="200"/>
        <w:jc w:val="center"/>
        <w:rPr>
          <w:rFonts w:ascii="Times New Roman" w:hAnsi="Times New Roman"/>
          <w:b/>
          <w:smallCaps/>
          <w:sz w:val="40"/>
          <w:szCs w:val="40"/>
          <w:lang w:val="en-GB"/>
        </w:rPr>
      </w:pPr>
      <w:bookmarkStart w:id="0" w:name="_Hlk78309833"/>
      <w:r w:rsidRPr="00803ADF">
        <w:rPr>
          <w:rFonts w:ascii="Times New Roman" w:hAnsi="Times New Roman"/>
          <w:b/>
          <w:smallCaps/>
          <w:sz w:val="40"/>
          <w:szCs w:val="40"/>
          <w:lang w:val="en-GB"/>
        </w:rPr>
        <w:t>Democracy Between Complacency and Erosion</w:t>
      </w:r>
      <w:bookmarkEnd w:id="0"/>
      <w:r w:rsidRPr="00803ADF">
        <w:rPr>
          <w:rFonts w:ascii="Times New Roman" w:hAnsi="Times New Roman"/>
          <w:b/>
          <w:smallCaps/>
          <w:sz w:val="40"/>
          <w:szCs w:val="40"/>
          <w:lang w:val="en-GB"/>
        </w:rPr>
        <w:t xml:space="preserve"> </w:t>
      </w:r>
    </w:p>
    <w:p w14:paraId="67BDFF0C" w14:textId="77777777" w:rsidR="00D93E95" w:rsidRPr="00803ADF" w:rsidRDefault="00D652D1" w:rsidP="0013236F">
      <w:pPr>
        <w:pBdr>
          <w:top w:val="single" w:sz="4" w:space="1" w:color="auto"/>
          <w:left w:val="single" w:sz="4" w:space="0" w:color="auto"/>
          <w:bottom w:val="single" w:sz="4" w:space="1" w:color="auto"/>
          <w:right w:val="single" w:sz="4" w:space="4" w:color="auto"/>
        </w:pBdr>
        <w:spacing w:after="200"/>
        <w:jc w:val="center"/>
        <w:rPr>
          <w:rFonts w:ascii="Times New Roman" w:hAnsi="Times New Roman"/>
          <w:b/>
          <w:smallCaps/>
          <w:sz w:val="28"/>
          <w:szCs w:val="28"/>
          <w:lang w:val="en-GB"/>
        </w:rPr>
      </w:pPr>
      <w:r w:rsidRPr="00803ADF">
        <w:rPr>
          <w:rFonts w:ascii="Times New Roman" w:hAnsi="Times New Roman"/>
          <w:b/>
          <w:smallCaps/>
          <w:sz w:val="28"/>
          <w:szCs w:val="28"/>
          <w:lang w:val="en-GB"/>
        </w:rPr>
        <w:t>(DEMCORE)</w:t>
      </w:r>
    </w:p>
    <w:p w14:paraId="7EEE5A81" w14:textId="77777777" w:rsidR="00616FDD" w:rsidRPr="00803ADF" w:rsidRDefault="00616FDD" w:rsidP="00616FDD">
      <w:pPr>
        <w:pStyle w:val="BodyText"/>
        <w:rPr>
          <w:sz w:val="22"/>
          <w:szCs w:val="22"/>
          <w:lang w:val="en-GB"/>
        </w:rPr>
      </w:pPr>
      <w:bookmarkStart w:id="1" w:name="_Hlk76752218"/>
    </w:p>
    <w:p w14:paraId="1912FD54" w14:textId="77777777" w:rsidR="00E8725B" w:rsidRPr="00803ADF" w:rsidRDefault="00E8725B" w:rsidP="00356A49">
      <w:pPr>
        <w:pStyle w:val="Heading2"/>
      </w:pPr>
      <w:r w:rsidRPr="00803ADF">
        <w:t>List of participants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8"/>
        <w:gridCol w:w="5386"/>
        <w:gridCol w:w="1361"/>
        <w:gridCol w:w="1361"/>
      </w:tblGrid>
      <w:tr w:rsidR="00E8725B" w:rsidRPr="00803ADF" w14:paraId="6E6AD946" w14:textId="77777777" w:rsidTr="0013236F">
        <w:trPr>
          <w:trHeight w:val="266"/>
          <w:jc w:val="center"/>
        </w:trPr>
        <w:tc>
          <w:tcPr>
            <w:tcW w:w="2098" w:type="dxa"/>
            <w:shd w:val="clear" w:color="auto" w:fill="F2F2F2" w:themeFill="background1" w:themeFillShade="F2"/>
          </w:tcPr>
          <w:p w14:paraId="088D39BD" w14:textId="77777777" w:rsidR="00E8725B" w:rsidRPr="00803ADF" w:rsidRDefault="00E8725B" w:rsidP="00C4093C">
            <w:pPr>
              <w:spacing w:after="120" w:line="360" w:lineRule="atLeast"/>
              <w:jc w:val="both"/>
              <w:outlineLvl w:val="4"/>
              <w:rPr>
                <w:rFonts w:ascii="Times New Roman" w:hAnsi="Times New Roman"/>
                <w:b/>
                <w:lang w:val="en-GB"/>
              </w:rPr>
            </w:pPr>
            <w:r w:rsidRPr="00803ADF">
              <w:rPr>
                <w:rFonts w:ascii="Times New Roman" w:hAnsi="Times New Roman"/>
                <w:b/>
                <w:lang w:val="en-GB"/>
              </w:rPr>
              <w:t>Participant No. *</w:t>
            </w:r>
          </w:p>
        </w:tc>
        <w:tc>
          <w:tcPr>
            <w:tcW w:w="5386" w:type="dxa"/>
            <w:shd w:val="clear" w:color="auto" w:fill="F2F2F2" w:themeFill="background1" w:themeFillShade="F2"/>
          </w:tcPr>
          <w:p w14:paraId="2CECC04F" w14:textId="77777777" w:rsidR="00E8725B" w:rsidRPr="00803ADF" w:rsidRDefault="00E8725B" w:rsidP="00C4093C">
            <w:pPr>
              <w:spacing w:after="120" w:line="360" w:lineRule="atLeast"/>
              <w:jc w:val="both"/>
              <w:outlineLvl w:val="4"/>
              <w:rPr>
                <w:rFonts w:ascii="Times New Roman" w:hAnsi="Times New Roman"/>
                <w:b/>
                <w:lang w:val="en-GB"/>
              </w:rPr>
            </w:pPr>
            <w:r w:rsidRPr="00803ADF">
              <w:rPr>
                <w:rFonts w:ascii="Times New Roman" w:hAnsi="Times New Roman"/>
                <w:b/>
                <w:lang w:val="en-GB"/>
              </w:rPr>
              <w:t>Participant organisation name</w:t>
            </w:r>
          </w:p>
        </w:tc>
        <w:tc>
          <w:tcPr>
            <w:tcW w:w="1361" w:type="dxa"/>
            <w:shd w:val="clear" w:color="auto" w:fill="F2F2F2" w:themeFill="background1" w:themeFillShade="F2"/>
          </w:tcPr>
          <w:p w14:paraId="119A5677" w14:textId="77777777" w:rsidR="00E8725B" w:rsidRPr="00803ADF" w:rsidRDefault="00E8725B" w:rsidP="00C4093C">
            <w:pPr>
              <w:spacing w:after="120" w:line="360" w:lineRule="atLeast"/>
              <w:jc w:val="both"/>
              <w:outlineLvl w:val="4"/>
              <w:rPr>
                <w:rFonts w:ascii="Times New Roman" w:hAnsi="Times New Roman"/>
                <w:b/>
                <w:lang w:val="en-GB"/>
              </w:rPr>
            </w:pPr>
            <w:r w:rsidRPr="00803ADF">
              <w:rPr>
                <w:rFonts w:ascii="Times New Roman" w:hAnsi="Times New Roman"/>
                <w:b/>
                <w:lang w:val="en-GB"/>
              </w:rPr>
              <w:t>Short name</w:t>
            </w:r>
          </w:p>
        </w:tc>
        <w:tc>
          <w:tcPr>
            <w:tcW w:w="1361" w:type="dxa"/>
            <w:shd w:val="clear" w:color="auto" w:fill="F2F2F2" w:themeFill="background1" w:themeFillShade="F2"/>
          </w:tcPr>
          <w:p w14:paraId="68F3DCCF" w14:textId="77777777" w:rsidR="00E8725B" w:rsidRPr="00803ADF" w:rsidRDefault="00E8725B" w:rsidP="00C4093C">
            <w:pPr>
              <w:spacing w:after="120" w:line="360" w:lineRule="atLeast"/>
              <w:jc w:val="both"/>
              <w:outlineLvl w:val="4"/>
              <w:rPr>
                <w:rFonts w:ascii="Times New Roman" w:hAnsi="Times New Roman"/>
                <w:b/>
                <w:lang w:val="en-GB"/>
              </w:rPr>
            </w:pPr>
            <w:r w:rsidRPr="00803ADF">
              <w:rPr>
                <w:rFonts w:ascii="Times New Roman" w:hAnsi="Times New Roman"/>
                <w:b/>
                <w:lang w:val="en-GB"/>
              </w:rPr>
              <w:t>Country</w:t>
            </w:r>
          </w:p>
        </w:tc>
      </w:tr>
      <w:tr w:rsidR="00E8725B" w:rsidRPr="00803ADF" w14:paraId="4A06ED7C" w14:textId="77777777" w:rsidTr="0013236F">
        <w:trPr>
          <w:trHeight w:val="69"/>
          <w:jc w:val="center"/>
        </w:trPr>
        <w:tc>
          <w:tcPr>
            <w:tcW w:w="2098" w:type="dxa"/>
          </w:tcPr>
          <w:p w14:paraId="141E37BC" w14:textId="77777777" w:rsidR="00E8725B" w:rsidRPr="00803ADF" w:rsidRDefault="00E8725B" w:rsidP="00C4093C">
            <w:pPr>
              <w:spacing w:after="120" w:line="360" w:lineRule="atLeast"/>
              <w:jc w:val="both"/>
              <w:outlineLvl w:val="4"/>
              <w:rPr>
                <w:rFonts w:ascii="Times New Roman" w:hAnsi="Times New Roman"/>
                <w:lang w:val="en-GB"/>
              </w:rPr>
            </w:pPr>
            <w:r w:rsidRPr="00803ADF">
              <w:rPr>
                <w:rFonts w:ascii="Times New Roman" w:hAnsi="Times New Roman"/>
                <w:lang w:val="en-GB"/>
              </w:rPr>
              <w:t>1 (Coordinator)</w:t>
            </w:r>
          </w:p>
        </w:tc>
        <w:tc>
          <w:tcPr>
            <w:tcW w:w="5386" w:type="dxa"/>
          </w:tcPr>
          <w:p w14:paraId="664CF0F3" w14:textId="77777777" w:rsidR="00E8725B" w:rsidRPr="00803ADF" w:rsidRDefault="00E8725B" w:rsidP="00C4093C">
            <w:pPr>
              <w:spacing w:after="120" w:line="360" w:lineRule="atLeast"/>
              <w:rPr>
                <w:rFonts w:ascii="Times New Roman" w:hAnsi="Times New Roman"/>
                <w:lang w:val="en-GB"/>
              </w:rPr>
            </w:pPr>
            <w:r w:rsidRPr="00803ADF">
              <w:rPr>
                <w:rFonts w:ascii="Times New Roman" w:hAnsi="Times New Roman"/>
                <w:lang w:val="en-GB"/>
              </w:rPr>
              <w:t>University of Amsterdam</w:t>
            </w:r>
          </w:p>
        </w:tc>
        <w:tc>
          <w:tcPr>
            <w:tcW w:w="1361" w:type="dxa"/>
          </w:tcPr>
          <w:p w14:paraId="30C48953" w14:textId="77777777" w:rsidR="00E8725B" w:rsidRPr="00803ADF" w:rsidRDefault="00E8725B" w:rsidP="00C4093C">
            <w:pPr>
              <w:spacing w:after="120" w:line="360" w:lineRule="atLeast"/>
              <w:rPr>
                <w:rFonts w:ascii="Times New Roman" w:hAnsi="Times New Roman"/>
                <w:lang w:val="en-GB"/>
              </w:rPr>
            </w:pPr>
            <w:r w:rsidRPr="00803ADF">
              <w:rPr>
                <w:rFonts w:ascii="Times New Roman" w:hAnsi="Times New Roman"/>
                <w:lang w:val="en-GB"/>
              </w:rPr>
              <w:t>UVA</w:t>
            </w:r>
          </w:p>
        </w:tc>
        <w:tc>
          <w:tcPr>
            <w:tcW w:w="1361" w:type="dxa"/>
          </w:tcPr>
          <w:p w14:paraId="7ED4EFF8" w14:textId="77777777" w:rsidR="00E8725B" w:rsidRPr="00803ADF" w:rsidRDefault="00E8725B" w:rsidP="00C4093C">
            <w:pPr>
              <w:spacing w:after="120" w:line="360" w:lineRule="atLeast"/>
              <w:rPr>
                <w:rFonts w:ascii="Times New Roman" w:hAnsi="Times New Roman"/>
                <w:lang w:val="en-GB"/>
              </w:rPr>
            </w:pPr>
            <w:r w:rsidRPr="00803ADF">
              <w:rPr>
                <w:rFonts w:ascii="Times New Roman" w:hAnsi="Times New Roman"/>
                <w:lang w:val="en-GB"/>
              </w:rPr>
              <w:t>Netherlands</w:t>
            </w:r>
          </w:p>
        </w:tc>
      </w:tr>
      <w:tr w:rsidR="00E26284" w:rsidRPr="00803ADF" w14:paraId="481D5669" w14:textId="77777777" w:rsidTr="004D4A32">
        <w:trPr>
          <w:trHeight w:val="281"/>
          <w:jc w:val="center"/>
        </w:trPr>
        <w:tc>
          <w:tcPr>
            <w:tcW w:w="2098" w:type="dxa"/>
          </w:tcPr>
          <w:p w14:paraId="6F9FF0D2" w14:textId="615D8FAD" w:rsidR="00E26284" w:rsidRPr="00803ADF" w:rsidRDefault="00E26284" w:rsidP="004D4A32">
            <w:pPr>
              <w:spacing w:after="120" w:line="360" w:lineRule="atLeast"/>
              <w:ind w:left="1191" w:hanging="1191"/>
              <w:jc w:val="both"/>
              <w:outlineLvl w:val="4"/>
              <w:rPr>
                <w:rFonts w:ascii="Times New Roman" w:hAnsi="Times New Roman"/>
                <w:b/>
                <w:lang w:val="en-GB"/>
              </w:rPr>
            </w:pPr>
            <w:r>
              <w:rPr>
                <w:rFonts w:ascii="Times New Roman" w:hAnsi="Times New Roman"/>
                <w:lang w:val="en-GB"/>
              </w:rPr>
              <w:t>2</w:t>
            </w:r>
          </w:p>
        </w:tc>
        <w:tc>
          <w:tcPr>
            <w:tcW w:w="5386" w:type="dxa"/>
          </w:tcPr>
          <w:p w14:paraId="65E696E2"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SWPS University of Social Sciences and Humanities</w:t>
            </w:r>
          </w:p>
        </w:tc>
        <w:tc>
          <w:tcPr>
            <w:tcW w:w="1361" w:type="dxa"/>
          </w:tcPr>
          <w:p w14:paraId="5A3739D6"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SWPS</w:t>
            </w:r>
          </w:p>
        </w:tc>
        <w:tc>
          <w:tcPr>
            <w:tcW w:w="1361" w:type="dxa"/>
          </w:tcPr>
          <w:p w14:paraId="13B2A980"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Poland</w:t>
            </w:r>
          </w:p>
        </w:tc>
      </w:tr>
      <w:tr w:rsidR="00E26284" w:rsidRPr="00803ADF" w14:paraId="692C978C" w14:textId="77777777" w:rsidTr="004D4A32">
        <w:trPr>
          <w:trHeight w:val="281"/>
          <w:jc w:val="center"/>
        </w:trPr>
        <w:tc>
          <w:tcPr>
            <w:tcW w:w="2098" w:type="dxa"/>
          </w:tcPr>
          <w:p w14:paraId="22F1965A" w14:textId="7304DFF0" w:rsidR="00E26284" w:rsidRPr="00803ADF" w:rsidRDefault="00E26284" w:rsidP="004D4A32">
            <w:pPr>
              <w:spacing w:after="120" w:line="360" w:lineRule="atLeast"/>
              <w:ind w:left="1191" w:hanging="1191"/>
              <w:jc w:val="both"/>
              <w:outlineLvl w:val="4"/>
              <w:rPr>
                <w:rFonts w:ascii="Times New Roman" w:hAnsi="Times New Roman"/>
                <w:lang w:val="en-GB"/>
              </w:rPr>
            </w:pPr>
            <w:r>
              <w:rPr>
                <w:rFonts w:ascii="Times New Roman" w:hAnsi="Times New Roman"/>
                <w:lang w:val="en-GB"/>
              </w:rPr>
              <w:t>3</w:t>
            </w:r>
          </w:p>
        </w:tc>
        <w:tc>
          <w:tcPr>
            <w:tcW w:w="5386" w:type="dxa"/>
          </w:tcPr>
          <w:p w14:paraId="2921B5F7" w14:textId="4F2E2DEE"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University</w:t>
            </w:r>
            <w:r>
              <w:rPr>
                <w:rFonts w:ascii="Times New Roman" w:hAnsi="Times New Roman"/>
                <w:lang w:val="en-GB"/>
              </w:rPr>
              <w:t xml:space="preserve"> of Newcastle Upon Tyne</w:t>
            </w:r>
          </w:p>
        </w:tc>
        <w:tc>
          <w:tcPr>
            <w:tcW w:w="1361" w:type="dxa"/>
          </w:tcPr>
          <w:p w14:paraId="0D4E9236"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UNCL</w:t>
            </w:r>
          </w:p>
        </w:tc>
        <w:tc>
          <w:tcPr>
            <w:tcW w:w="1361" w:type="dxa"/>
          </w:tcPr>
          <w:p w14:paraId="1A4BCE0D"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UK</w:t>
            </w:r>
          </w:p>
        </w:tc>
      </w:tr>
      <w:tr w:rsidR="00E26284" w:rsidRPr="00803ADF" w14:paraId="6763E5D7" w14:textId="77777777" w:rsidTr="004D4A32">
        <w:trPr>
          <w:trHeight w:val="281"/>
          <w:jc w:val="center"/>
        </w:trPr>
        <w:tc>
          <w:tcPr>
            <w:tcW w:w="2098" w:type="dxa"/>
          </w:tcPr>
          <w:p w14:paraId="43C23202" w14:textId="084508AB" w:rsidR="00E26284" w:rsidRPr="00803ADF" w:rsidRDefault="00E26284" w:rsidP="004D4A32">
            <w:pPr>
              <w:spacing w:after="120" w:line="360" w:lineRule="atLeast"/>
              <w:ind w:left="1191" w:hanging="1191"/>
              <w:jc w:val="both"/>
              <w:outlineLvl w:val="4"/>
              <w:rPr>
                <w:rFonts w:ascii="Times New Roman" w:hAnsi="Times New Roman"/>
                <w:lang w:val="en-GB"/>
              </w:rPr>
            </w:pPr>
            <w:r>
              <w:rPr>
                <w:rFonts w:ascii="Times New Roman" w:hAnsi="Times New Roman"/>
                <w:lang w:val="en-GB"/>
              </w:rPr>
              <w:t>4</w:t>
            </w:r>
          </w:p>
        </w:tc>
        <w:tc>
          <w:tcPr>
            <w:tcW w:w="5386" w:type="dxa"/>
          </w:tcPr>
          <w:p w14:paraId="0C055643"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London School of Economics and Political Science</w:t>
            </w:r>
          </w:p>
        </w:tc>
        <w:tc>
          <w:tcPr>
            <w:tcW w:w="1361" w:type="dxa"/>
          </w:tcPr>
          <w:p w14:paraId="43CB1285"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LSE</w:t>
            </w:r>
          </w:p>
        </w:tc>
        <w:tc>
          <w:tcPr>
            <w:tcW w:w="1361" w:type="dxa"/>
          </w:tcPr>
          <w:p w14:paraId="60924B69"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UK</w:t>
            </w:r>
          </w:p>
        </w:tc>
      </w:tr>
      <w:tr w:rsidR="00E26284" w:rsidRPr="00803ADF" w14:paraId="26B62E95" w14:textId="77777777" w:rsidTr="004D4A32">
        <w:trPr>
          <w:trHeight w:val="281"/>
          <w:jc w:val="center"/>
        </w:trPr>
        <w:tc>
          <w:tcPr>
            <w:tcW w:w="2098" w:type="dxa"/>
          </w:tcPr>
          <w:p w14:paraId="7AA781E7" w14:textId="77777777" w:rsidR="00E26284" w:rsidRPr="00803ADF" w:rsidRDefault="00E26284" w:rsidP="004D4A32">
            <w:pPr>
              <w:spacing w:after="120" w:line="360" w:lineRule="atLeast"/>
              <w:ind w:left="1191" w:hanging="1191"/>
              <w:jc w:val="both"/>
              <w:outlineLvl w:val="4"/>
              <w:rPr>
                <w:rFonts w:ascii="Times New Roman" w:hAnsi="Times New Roman"/>
                <w:lang w:val="en-GB"/>
              </w:rPr>
            </w:pPr>
            <w:r w:rsidRPr="00803ADF">
              <w:rPr>
                <w:rFonts w:ascii="Times New Roman" w:hAnsi="Times New Roman"/>
                <w:lang w:val="en-GB"/>
              </w:rPr>
              <w:t>5</w:t>
            </w:r>
          </w:p>
        </w:tc>
        <w:tc>
          <w:tcPr>
            <w:tcW w:w="5386" w:type="dxa"/>
          </w:tcPr>
          <w:p w14:paraId="072F64B8"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GESIS – Leibniz Institute for the Social Sciences</w:t>
            </w:r>
          </w:p>
        </w:tc>
        <w:tc>
          <w:tcPr>
            <w:tcW w:w="1361" w:type="dxa"/>
          </w:tcPr>
          <w:p w14:paraId="4037AC9A"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GESIS</w:t>
            </w:r>
          </w:p>
        </w:tc>
        <w:tc>
          <w:tcPr>
            <w:tcW w:w="1361" w:type="dxa"/>
          </w:tcPr>
          <w:p w14:paraId="32E56DE8" w14:textId="77777777" w:rsidR="00E26284" w:rsidRPr="00803ADF" w:rsidRDefault="00E26284" w:rsidP="004D4A32">
            <w:pPr>
              <w:spacing w:after="120" w:line="360" w:lineRule="atLeast"/>
              <w:rPr>
                <w:rFonts w:ascii="Times New Roman" w:hAnsi="Times New Roman"/>
                <w:lang w:val="en-GB"/>
              </w:rPr>
            </w:pPr>
            <w:r w:rsidRPr="00803ADF">
              <w:rPr>
                <w:rFonts w:ascii="Times New Roman" w:hAnsi="Times New Roman"/>
                <w:lang w:val="en-GB"/>
              </w:rPr>
              <w:t>Germany</w:t>
            </w:r>
          </w:p>
        </w:tc>
      </w:tr>
      <w:tr w:rsidR="00E8725B" w:rsidRPr="00803ADF" w14:paraId="51371F1B" w14:textId="77777777" w:rsidTr="0013236F">
        <w:trPr>
          <w:trHeight w:val="266"/>
          <w:jc w:val="center"/>
        </w:trPr>
        <w:tc>
          <w:tcPr>
            <w:tcW w:w="2098" w:type="dxa"/>
          </w:tcPr>
          <w:p w14:paraId="06D19993" w14:textId="168E41F9" w:rsidR="00E8725B" w:rsidRPr="00803ADF" w:rsidRDefault="00E26284" w:rsidP="00C4093C">
            <w:pPr>
              <w:spacing w:after="120" w:line="360" w:lineRule="atLeast"/>
              <w:ind w:left="1191" w:hanging="1191"/>
              <w:jc w:val="both"/>
              <w:outlineLvl w:val="4"/>
              <w:rPr>
                <w:rFonts w:ascii="Times New Roman" w:hAnsi="Times New Roman"/>
                <w:b/>
                <w:lang w:val="en-GB"/>
              </w:rPr>
            </w:pPr>
            <w:r>
              <w:rPr>
                <w:rFonts w:ascii="Times New Roman" w:hAnsi="Times New Roman"/>
                <w:lang w:val="en-GB"/>
              </w:rPr>
              <w:t>6</w:t>
            </w:r>
          </w:p>
        </w:tc>
        <w:tc>
          <w:tcPr>
            <w:tcW w:w="5386" w:type="dxa"/>
          </w:tcPr>
          <w:p w14:paraId="31FD429E" w14:textId="2BEFD8DB" w:rsidR="00E8725B" w:rsidRPr="00803ADF" w:rsidRDefault="00E8725B" w:rsidP="00C4093C">
            <w:pPr>
              <w:spacing w:after="120" w:line="360" w:lineRule="atLeast"/>
              <w:rPr>
                <w:rFonts w:ascii="Times New Roman" w:hAnsi="Times New Roman"/>
                <w:lang w:val="en-GB"/>
              </w:rPr>
            </w:pPr>
            <w:proofErr w:type="spellStart"/>
            <w:r w:rsidRPr="00803ADF">
              <w:rPr>
                <w:rFonts w:ascii="Times New Roman" w:hAnsi="Times New Roman"/>
                <w:lang w:val="en-GB"/>
              </w:rPr>
              <w:t>Universit</w:t>
            </w:r>
            <w:r w:rsidR="00E26284">
              <w:rPr>
                <w:rFonts w:ascii="Times New Roman" w:hAnsi="Times New Roman"/>
                <w:lang w:val="en-GB"/>
              </w:rPr>
              <w:t>a</w:t>
            </w:r>
            <w:proofErr w:type="spellEnd"/>
            <w:r w:rsidR="00E26284">
              <w:rPr>
                <w:rFonts w:ascii="Times New Roman" w:hAnsi="Times New Roman"/>
                <w:lang w:val="en-GB"/>
              </w:rPr>
              <w:t xml:space="preserve"> Commerciale Luigi Bocconi </w:t>
            </w:r>
          </w:p>
        </w:tc>
        <w:tc>
          <w:tcPr>
            <w:tcW w:w="1361" w:type="dxa"/>
          </w:tcPr>
          <w:p w14:paraId="5BF1734D" w14:textId="77777777" w:rsidR="00E8725B" w:rsidRPr="00803ADF" w:rsidRDefault="00E8725B" w:rsidP="00C4093C">
            <w:pPr>
              <w:spacing w:after="120" w:line="360" w:lineRule="atLeast"/>
              <w:rPr>
                <w:rFonts w:ascii="Times New Roman" w:hAnsi="Times New Roman"/>
                <w:lang w:val="en-GB"/>
              </w:rPr>
            </w:pPr>
            <w:r w:rsidRPr="00803ADF">
              <w:rPr>
                <w:rFonts w:ascii="Times New Roman" w:hAnsi="Times New Roman"/>
                <w:lang w:val="en-GB"/>
              </w:rPr>
              <w:t>UCLB</w:t>
            </w:r>
          </w:p>
        </w:tc>
        <w:tc>
          <w:tcPr>
            <w:tcW w:w="1361" w:type="dxa"/>
          </w:tcPr>
          <w:p w14:paraId="58E12AE3" w14:textId="77777777" w:rsidR="00E8725B" w:rsidRPr="00803ADF" w:rsidRDefault="00E8725B" w:rsidP="00C4093C">
            <w:pPr>
              <w:spacing w:after="120" w:line="360" w:lineRule="atLeast"/>
              <w:rPr>
                <w:rFonts w:ascii="Times New Roman" w:hAnsi="Times New Roman"/>
                <w:lang w:val="en-GB"/>
              </w:rPr>
            </w:pPr>
            <w:r w:rsidRPr="00803ADF">
              <w:rPr>
                <w:rFonts w:ascii="Times New Roman" w:hAnsi="Times New Roman"/>
                <w:lang w:val="en-GB"/>
              </w:rPr>
              <w:t>Italy</w:t>
            </w:r>
          </w:p>
        </w:tc>
      </w:tr>
      <w:tr w:rsidR="00E8725B" w:rsidRPr="00803ADF" w14:paraId="415839DC" w14:textId="77777777" w:rsidTr="0013236F">
        <w:trPr>
          <w:trHeight w:val="281"/>
          <w:jc w:val="center"/>
        </w:trPr>
        <w:tc>
          <w:tcPr>
            <w:tcW w:w="2098" w:type="dxa"/>
          </w:tcPr>
          <w:p w14:paraId="6A3EA6E1" w14:textId="223CB0DA" w:rsidR="00E8725B" w:rsidRPr="00803ADF" w:rsidRDefault="00E26284" w:rsidP="00C4093C">
            <w:pPr>
              <w:spacing w:after="120" w:line="360" w:lineRule="atLeast"/>
              <w:ind w:left="1191" w:hanging="1191"/>
              <w:jc w:val="both"/>
              <w:outlineLvl w:val="4"/>
              <w:rPr>
                <w:rFonts w:ascii="Times New Roman" w:hAnsi="Times New Roman"/>
                <w:lang w:val="en-GB"/>
              </w:rPr>
            </w:pPr>
            <w:r>
              <w:rPr>
                <w:rFonts w:ascii="Times New Roman" w:hAnsi="Times New Roman"/>
                <w:lang w:val="en-GB"/>
              </w:rPr>
              <w:t>7</w:t>
            </w:r>
          </w:p>
        </w:tc>
        <w:tc>
          <w:tcPr>
            <w:tcW w:w="5386" w:type="dxa"/>
          </w:tcPr>
          <w:p w14:paraId="0094FEE7" w14:textId="77777777" w:rsidR="00E8725B" w:rsidRPr="00803ADF" w:rsidRDefault="00E8725B" w:rsidP="00C4093C">
            <w:pPr>
              <w:spacing w:after="120" w:line="360" w:lineRule="atLeast"/>
              <w:rPr>
                <w:rFonts w:ascii="Times New Roman" w:hAnsi="Times New Roman"/>
                <w:lang w:val="en-GB"/>
              </w:rPr>
            </w:pPr>
            <w:r w:rsidRPr="00803ADF">
              <w:rPr>
                <w:rFonts w:ascii="Times New Roman" w:hAnsi="Times New Roman"/>
                <w:lang w:val="en-GB"/>
              </w:rPr>
              <w:t>University of Southern Denmark</w:t>
            </w:r>
          </w:p>
        </w:tc>
        <w:tc>
          <w:tcPr>
            <w:tcW w:w="1361" w:type="dxa"/>
          </w:tcPr>
          <w:p w14:paraId="6F038C60" w14:textId="77777777" w:rsidR="00E8725B" w:rsidRPr="00803ADF" w:rsidRDefault="00E8725B" w:rsidP="00C4093C">
            <w:pPr>
              <w:spacing w:after="120" w:line="360" w:lineRule="atLeast"/>
              <w:rPr>
                <w:rFonts w:ascii="Times New Roman" w:hAnsi="Times New Roman"/>
                <w:lang w:val="en-GB"/>
              </w:rPr>
            </w:pPr>
            <w:r w:rsidRPr="00803ADF">
              <w:rPr>
                <w:rFonts w:ascii="Times New Roman" w:hAnsi="Times New Roman"/>
                <w:lang w:val="en-GB"/>
              </w:rPr>
              <w:t>SDU</w:t>
            </w:r>
          </w:p>
        </w:tc>
        <w:tc>
          <w:tcPr>
            <w:tcW w:w="1361" w:type="dxa"/>
          </w:tcPr>
          <w:p w14:paraId="762D425F" w14:textId="77777777" w:rsidR="00E8725B" w:rsidRPr="00803ADF" w:rsidRDefault="00E8725B" w:rsidP="00C4093C">
            <w:pPr>
              <w:spacing w:after="120" w:line="360" w:lineRule="atLeast"/>
              <w:rPr>
                <w:rFonts w:ascii="Times New Roman" w:hAnsi="Times New Roman"/>
                <w:lang w:val="en-GB"/>
              </w:rPr>
            </w:pPr>
            <w:r w:rsidRPr="00803ADF">
              <w:rPr>
                <w:rFonts w:ascii="Times New Roman" w:hAnsi="Times New Roman"/>
                <w:lang w:val="en-GB"/>
              </w:rPr>
              <w:t>Denmark</w:t>
            </w:r>
          </w:p>
        </w:tc>
      </w:tr>
      <w:tr w:rsidR="005751CC" w:rsidRPr="00803ADF" w14:paraId="4C52AEFF" w14:textId="77777777" w:rsidTr="0013236F">
        <w:trPr>
          <w:trHeight w:val="281"/>
          <w:jc w:val="center"/>
        </w:trPr>
        <w:tc>
          <w:tcPr>
            <w:tcW w:w="2098" w:type="dxa"/>
          </w:tcPr>
          <w:p w14:paraId="74C5D995" w14:textId="77777777" w:rsidR="005751CC" w:rsidRPr="00803ADF" w:rsidRDefault="005751CC" w:rsidP="005751CC">
            <w:pPr>
              <w:spacing w:after="120" w:line="360" w:lineRule="atLeast"/>
              <w:ind w:left="1191" w:hanging="1191"/>
              <w:jc w:val="both"/>
              <w:outlineLvl w:val="4"/>
              <w:rPr>
                <w:rFonts w:ascii="Times New Roman" w:hAnsi="Times New Roman"/>
                <w:lang w:val="en-GB"/>
              </w:rPr>
            </w:pPr>
            <w:r w:rsidRPr="00803ADF">
              <w:rPr>
                <w:rFonts w:ascii="Times New Roman" w:hAnsi="Times New Roman"/>
                <w:lang w:val="en-GB"/>
              </w:rPr>
              <w:t>8</w:t>
            </w:r>
          </w:p>
        </w:tc>
        <w:tc>
          <w:tcPr>
            <w:tcW w:w="5386" w:type="dxa"/>
          </w:tcPr>
          <w:p w14:paraId="65392236" w14:textId="2439D0B7" w:rsidR="005751CC" w:rsidRPr="00803ADF" w:rsidRDefault="00E26284" w:rsidP="005751CC">
            <w:pPr>
              <w:spacing w:after="120" w:line="360" w:lineRule="atLeast"/>
              <w:rPr>
                <w:rFonts w:ascii="Times New Roman" w:hAnsi="Times New Roman"/>
                <w:lang w:val="en-GB"/>
              </w:rPr>
            </w:pPr>
            <w:proofErr w:type="spellStart"/>
            <w:r>
              <w:rPr>
                <w:rFonts w:ascii="Times New Roman" w:hAnsi="Times New Roman"/>
                <w:lang w:val="en-GB"/>
              </w:rPr>
              <w:t>Fondation</w:t>
            </w:r>
            <w:proofErr w:type="spellEnd"/>
            <w:r>
              <w:rPr>
                <w:rFonts w:ascii="Times New Roman" w:hAnsi="Times New Roman"/>
                <w:lang w:val="en-GB"/>
              </w:rPr>
              <w:t xml:space="preserve"> </w:t>
            </w:r>
            <w:proofErr w:type="spellStart"/>
            <w:r>
              <w:rPr>
                <w:rFonts w:ascii="Times New Roman" w:hAnsi="Times New Roman"/>
                <w:lang w:val="en-GB"/>
              </w:rPr>
              <w:t>Nationale</w:t>
            </w:r>
            <w:proofErr w:type="spellEnd"/>
            <w:r>
              <w:rPr>
                <w:rFonts w:ascii="Times New Roman" w:hAnsi="Times New Roman"/>
                <w:lang w:val="en-GB"/>
              </w:rPr>
              <w:t xml:space="preserve"> des </w:t>
            </w:r>
            <w:r w:rsidR="005751CC" w:rsidRPr="00803ADF">
              <w:rPr>
                <w:rFonts w:ascii="Times New Roman" w:hAnsi="Times New Roman"/>
                <w:lang w:val="en-GB"/>
              </w:rPr>
              <w:t>Sciences Po</w:t>
            </w:r>
            <w:r>
              <w:rPr>
                <w:rFonts w:ascii="Times New Roman" w:hAnsi="Times New Roman"/>
                <w:lang w:val="en-GB"/>
              </w:rPr>
              <w:t>litiques</w:t>
            </w:r>
            <w:r w:rsidR="005751CC" w:rsidRPr="00803ADF">
              <w:rPr>
                <w:rFonts w:ascii="Times New Roman" w:hAnsi="Times New Roman"/>
                <w:lang w:val="en-GB"/>
              </w:rPr>
              <w:t xml:space="preserve"> </w:t>
            </w:r>
          </w:p>
        </w:tc>
        <w:tc>
          <w:tcPr>
            <w:tcW w:w="1361" w:type="dxa"/>
          </w:tcPr>
          <w:p w14:paraId="5BE25FD6" w14:textId="32BDC24C" w:rsidR="005751CC" w:rsidRPr="00803ADF" w:rsidRDefault="00747CC6" w:rsidP="005751CC">
            <w:pPr>
              <w:spacing w:after="120" w:line="360" w:lineRule="atLeast"/>
              <w:rPr>
                <w:rFonts w:ascii="Times New Roman" w:hAnsi="Times New Roman"/>
                <w:lang w:val="en-GB"/>
              </w:rPr>
            </w:pPr>
            <w:r w:rsidRPr="00747CC6">
              <w:rPr>
                <w:rFonts w:ascii="Times New Roman" w:hAnsi="Times New Roman"/>
                <w:lang w:val="en-GB"/>
              </w:rPr>
              <w:t>FNSP</w:t>
            </w:r>
          </w:p>
        </w:tc>
        <w:tc>
          <w:tcPr>
            <w:tcW w:w="1361" w:type="dxa"/>
          </w:tcPr>
          <w:p w14:paraId="16837601" w14:textId="77777777" w:rsidR="005751CC" w:rsidRPr="00803ADF" w:rsidRDefault="005751CC" w:rsidP="005751CC">
            <w:pPr>
              <w:spacing w:after="120" w:line="360" w:lineRule="atLeast"/>
              <w:rPr>
                <w:rFonts w:ascii="Times New Roman" w:hAnsi="Times New Roman"/>
                <w:lang w:val="en-GB"/>
              </w:rPr>
            </w:pPr>
            <w:r w:rsidRPr="00803ADF">
              <w:rPr>
                <w:rFonts w:ascii="Times New Roman" w:hAnsi="Times New Roman"/>
                <w:lang w:val="en-GB"/>
              </w:rPr>
              <w:t>France</w:t>
            </w:r>
          </w:p>
        </w:tc>
      </w:tr>
      <w:tr w:rsidR="005751CC" w:rsidRPr="00803ADF" w14:paraId="70F13416" w14:textId="77777777" w:rsidTr="0013236F">
        <w:trPr>
          <w:trHeight w:val="281"/>
          <w:jc w:val="center"/>
        </w:trPr>
        <w:tc>
          <w:tcPr>
            <w:tcW w:w="2098" w:type="dxa"/>
          </w:tcPr>
          <w:p w14:paraId="1B10540A" w14:textId="77777777" w:rsidR="005751CC" w:rsidRPr="00803ADF" w:rsidRDefault="005751CC" w:rsidP="005751CC">
            <w:pPr>
              <w:spacing w:after="120" w:line="360" w:lineRule="atLeast"/>
              <w:ind w:left="1191" w:hanging="1191"/>
              <w:jc w:val="both"/>
              <w:outlineLvl w:val="4"/>
              <w:rPr>
                <w:rFonts w:ascii="Times New Roman" w:hAnsi="Times New Roman"/>
                <w:lang w:val="en-GB"/>
              </w:rPr>
            </w:pPr>
            <w:r w:rsidRPr="00803ADF">
              <w:rPr>
                <w:rFonts w:ascii="Times New Roman" w:hAnsi="Times New Roman"/>
                <w:lang w:val="en-GB"/>
              </w:rPr>
              <w:t>9</w:t>
            </w:r>
          </w:p>
        </w:tc>
        <w:tc>
          <w:tcPr>
            <w:tcW w:w="5386" w:type="dxa"/>
          </w:tcPr>
          <w:p w14:paraId="5C74D095" w14:textId="77777777" w:rsidR="005751CC" w:rsidRPr="00803ADF" w:rsidRDefault="005751CC" w:rsidP="005751CC">
            <w:pPr>
              <w:spacing w:after="120" w:line="360" w:lineRule="atLeast"/>
              <w:rPr>
                <w:rFonts w:ascii="Times New Roman" w:hAnsi="Times New Roman"/>
                <w:lang w:val="en-GB"/>
              </w:rPr>
            </w:pPr>
            <w:r w:rsidRPr="00803ADF">
              <w:rPr>
                <w:rFonts w:ascii="Times New Roman" w:hAnsi="Times New Roman"/>
                <w:lang w:val="en-GB"/>
              </w:rPr>
              <w:t>Centre for European Policy Studies</w:t>
            </w:r>
          </w:p>
        </w:tc>
        <w:tc>
          <w:tcPr>
            <w:tcW w:w="1361" w:type="dxa"/>
          </w:tcPr>
          <w:p w14:paraId="0872D2E0" w14:textId="77777777" w:rsidR="005751CC" w:rsidRPr="00803ADF" w:rsidRDefault="005751CC" w:rsidP="005751CC">
            <w:pPr>
              <w:spacing w:after="120" w:line="360" w:lineRule="atLeast"/>
              <w:rPr>
                <w:rFonts w:ascii="Times New Roman" w:hAnsi="Times New Roman"/>
                <w:lang w:val="en-GB"/>
              </w:rPr>
            </w:pPr>
            <w:r w:rsidRPr="00803ADF">
              <w:rPr>
                <w:rFonts w:ascii="Times New Roman" w:hAnsi="Times New Roman"/>
                <w:lang w:val="en-GB"/>
              </w:rPr>
              <w:t>CEPS</w:t>
            </w:r>
          </w:p>
        </w:tc>
        <w:tc>
          <w:tcPr>
            <w:tcW w:w="1361" w:type="dxa"/>
          </w:tcPr>
          <w:p w14:paraId="3810A0AF" w14:textId="77777777" w:rsidR="005751CC" w:rsidRPr="00803ADF" w:rsidRDefault="005751CC" w:rsidP="005751CC">
            <w:pPr>
              <w:spacing w:after="120" w:line="360" w:lineRule="atLeast"/>
              <w:rPr>
                <w:rFonts w:ascii="Times New Roman" w:hAnsi="Times New Roman"/>
                <w:lang w:val="en-GB"/>
              </w:rPr>
            </w:pPr>
            <w:r w:rsidRPr="00803ADF">
              <w:rPr>
                <w:rFonts w:ascii="Times New Roman" w:hAnsi="Times New Roman"/>
                <w:lang w:val="en-GB"/>
              </w:rPr>
              <w:t>Belgium</w:t>
            </w:r>
          </w:p>
        </w:tc>
      </w:tr>
      <w:bookmarkEnd w:id="1"/>
    </w:tbl>
    <w:p w14:paraId="70681A03" w14:textId="77777777" w:rsidR="00E8725B" w:rsidRPr="00803ADF" w:rsidRDefault="00E8725B" w:rsidP="00E8725B">
      <w:pPr>
        <w:spacing w:before="11"/>
        <w:jc w:val="center"/>
        <w:rPr>
          <w:rFonts w:ascii="Times New Roman" w:hAnsi="Times New Roman"/>
          <w:lang w:val="en-GB"/>
        </w:rPr>
      </w:pPr>
    </w:p>
    <w:p w14:paraId="64BAE630" w14:textId="77777777" w:rsidR="00D609F3" w:rsidRPr="00803ADF" w:rsidRDefault="00DE27EA" w:rsidP="00356A49">
      <w:pPr>
        <w:pStyle w:val="Heading2"/>
      </w:pPr>
      <w:r w:rsidRPr="00803ADF">
        <w:t>Summary</w:t>
      </w:r>
    </w:p>
    <w:p w14:paraId="711DBE70" w14:textId="1BFAFECB" w:rsidR="00DE27EA" w:rsidRDefault="00DE27EA" w:rsidP="00DE27EA">
      <w:pPr>
        <w:spacing w:after="120"/>
        <w:rPr>
          <w:rFonts w:ascii="Times New Roman" w:hAnsi="Times New Roman"/>
          <w:bCs/>
          <w:lang w:val="en-GB"/>
        </w:rPr>
      </w:pPr>
      <w:proofErr w:type="spellStart"/>
      <w:r w:rsidRPr="00803ADF">
        <w:rPr>
          <w:rFonts w:ascii="Times New Roman" w:hAnsi="Times New Roman"/>
          <w:bCs/>
          <w:highlight w:val="yellow"/>
          <w:lang w:val="en-GB"/>
        </w:rPr>
        <w:t>Dgfsnghfm</w:t>
      </w:r>
      <w:proofErr w:type="spellEnd"/>
      <w:r w:rsidRPr="00803ADF">
        <w:rPr>
          <w:rFonts w:ascii="Times New Roman" w:hAnsi="Times New Roman"/>
          <w:bCs/>
          <w:highlight w:val="yellow"/>
          <w:lang w:val="en-GB"/>
        </w:rPr>
        <w:t xml:space="preserve"> </w:t>
      </w:r>
      <w:proofErr w:type="spellStart"/>
      <w:r w:rsidRPr="00803ADF">
        <w:rPr>
          <w:rFonts w:ascii="Times New Roman" w:hAnsi="Times New Roman"/>
          <w:bCs/>
          <w:highlight w:val="yellow"/>
          <w:lang w:val="en-GB"/>
        </w:rPr>
        <w:t>zsgs</w:t>
      </w:r>
      <w:proofErr w:type="spellEnd"/>
    </w:p>
    <w:p w14:paraId="2B71E508" w14:textId="77777777" w:rsidR="007E19EB" w:rsidRDefault="007E19EB" w:rsidP="007E19EB">
      <w:r>
        <w:t>Abstract of 2000 characters (roughly 300 words)</w:t>
      </w:r>
    </w:p>
    <w:p w14:paraId="070D7C9A" w14:textId="77777777" w:rsidR="007E19EB" w:rsidRPr="00803ADF" w:rsidRDefault="007E19EB" w:rsidP="00DE27EA">
      <w:pPr>
        <w:spacing w:after="120"/>
        <w:rPr>
          <w:rFonts w:ascii="Times New Roman" w:hAnsi="Times New Roman"/>
          <w:bCs/>
          <w:lang w:val="en-GB"/>
        </w:rPr>
      </w:pPr>
    </w:p>
    <w:p w14:paraId="1D1FCA52" w14:textId="77777777" w:rsidR="00E8725B" w:rsidRPr="00803ADF" w:rsidRDefault="00E8725B" w:rsidP="00E8725B">
      <w:pPr>
        <w:spacing w:before="11"/>
        <w:jc w:val="center"/>
        <w:rPr>
          <w:rFonts w:ascii="Times New Roman" w:hAnsi="Times New Roman"/>
          <w:lang w:val="en-GB"/>
        </w:rPr>
      </w:pPr>
    </w:p>
    <w:p w14:paraId="67A17A89" w14:textId="77777777" w:rsidR="00477F4B" w:rsidRPr="00803ADF" w:rsidRDefault="00477F4B" w:rsidP="00D93E95">
      <w:pPr>
        <w:spacing w:before="76"/>
        <w:ind w:left="916"/>
        <w:rPr>
          <w:rFonts w:ascii="Times New Roman" w:hAnsi="Times New Roman"/>
          <w:b/>
          <w:lang w:val="en-GB"/>
        </w:rPr>
      </w:pPr>
    </w:p>
    <w:p w14:paraId="38E6D64D" w14:textId="77777777" w:rsidR="00616FDD" w:rsidRPr="00803ADF" w:rsidRDefault="00616FDD" w:rsidP="00356A49">
      <w:pPr>
        <w:pStyle w:val="Heading3"/>
        <w:sectPr w:rsidR="00616FDD" w:rsidRPr="00803ADF" w:rsidSect="00E8725B">
          <w:headerReference w:type="default" r:id="rId12"/>
          <w:footerReference w:type="default" r:id="rId13"/>
          <w:pgSz w:w="11906" w:h="16838" w:code="9"/>
          <w:pgMar w:top="851" w:right="851" w:bottom="851" w:left="851" w:header="709" w:footer="709" w:gutter="0"/>
          <w:pgNumType w:start="1"/>
          <w:cols w:space="708"/>
          <w:docGrid w:linePitch="299"/>
        </w:sectPr>
      </w:pPr>
    </w:p>
    <w:p w14:paraId="20283AE3" w14:textId="77777777" w:rsidR="006761B6" w:rsidRPr="00803ADF" w:rsidRDefault="006761B6" w:rsidP="00356A49">
      <w:pPr>
        <w:pStyle w:val="Heading2"/>
      </w:pPr>
      <w:r w:rsidRPr="00803ADF">
        <w:lastRenderedPageBreak/>
        <w:t xml:space="preserve">1. EXCELLENCE </w:t>
      </w:r>
    </w:p>
    <w:p w14:paraId="46F05DA0" w14:textId="48A86B3E" w:rsidR="00126FA8" w:rsidRPr="00803ADF" w:rsidRDefault="006761B6" w:rsidP="00126FA8">
      <w:pPr>
        <w:spacing w:after="120"/>
        <w:jc w:val="both"/>
        <w:rPr>
          <w:rFonts w:ascii="Times New Roman" w:hAnsi="Times New Roman"/>
          <w:lang w:val="en-GB"/>
        </w:rPr>
      </w:pPr>
      <w:r w:rsidRPr="00803ADF">
        <w:rPr>
          <w:rFonts w:ascii="Times New Roman" w:hAnsi="Times New Roman"/>
          <w:lang w:val="en-GB"/>
        </w:rPr>
        <w:t xml:space="preserve">DEMCORE studies </w:t>
      </w:r>
      <w:r w:rsidRPr="00803ADF">
        <w:rPr>
          <w:rFonts w:ascii="Times New Roman" w:hAnsi="Times New Roman"/>
          <w:b/>
          <w:bCs/>
          <w:lang w:val="en-GB"/>
        </w:rPr>
        <w:t>challenges to liberal democracy in the European Union (EU)</w:t>
      </w:r>
      <w:r w:rsidRPr="00803ADF">
        <w:rPr>
          <w:rFonts w:ascii="Times New Roman" w:hAnsi="Times New Roman"/>
          <w:lang w:val="en-GB"/>
        </w:rPr>
        <w:t xml:space="preserve">. While the EU aspires to defend </w:t>
      </w:r>
      <w:commentRangeStart w:id="2"/>
      <w:r w:rsidRPr="00803ADF">
        <w:rPr>
          <w:rFonts w:ascii="Times New Roman" w:hAnsi="Times New Roman"/>
          <w:lang w:val="en-GB"/>
        </w:rPr>
        <w:t>core liberal democratic norms</w:t>
      </w:r>
      <w:commentRangeEnd w:id="2"/>
      <w:r w:rsidRPr="00803ADF">
        <w:rPr>
          <w:rStyle w:val="CommentReference"/>
          <w:szCs w:val="20"/>
          <w:lang w:val="en-GB"/>
        </w:rPr>
        <w:commentReference w:id="2"/>
      </w:r>
      <w:r w:rsidRPr="00803ADF">
        <w:rPr>
          <w:rFonts w:ascii="Times New Roman" w:hAnsi="Times New Roman"/>
          <w:lang w:val="en-GB"/>
        </w:rPr>
        <w:t xml:space="preserve">, including civil liberties and </w:t>
      </w:r>
      <w:r w:rsidRPr="00803ADF">
        <w:rPr>
          <w:rFonts w:ascii="Times New Roman" w:hAnsi="Times New Roman"/>
          <w:bCs/>
          <w:lang w:val="en-GB"/>
        </w:rPr>
        <w:t>constitutional constraints on excessive executive power</w:t>
      </w:r>
      <w:r w:rsidRPr="00803ADF">
        <w:rPr>
          <w:rFonts w:ascii="Times New Roman" w:hAnsi="Times New Roman"/>
          <w:lang w:val="en-GB"/>
        </w:rPr>
        <w:t xml:space="preserve">, and liberal democratic values such as gender equality, it has seen signs of democratic backsliding among some of its member states. </w:t>
      </w:r>
      <w:r w:rsidR="004B1FDB" w:rsidRPr="00803ADF">
        <w:rPr>
          <w:rFonts w:ascii="Times New Roman" w:hAnsi="Times New Roman"/>
          <w:lang w:val="en-GB"/>
        </w:rPr>
        <w:t>While m</w:t>
      </w:r>
      <w:r w:rsidRPr="00803ADF">
        <w:rPr>
          <w:rFonts w:ascii="Times New Roman" w:hAnsi="Times New Roman"/>
          <w:lang w:val="en-GB"/>
        </w:rPr>
        <w:t xml:space="preserve">uch of the scholarly focus has </w:t>
      </w:r>
      <w:r w:rsidR="004B1FDB" w:rsidRPr="00803ADF">
        <w:rPr>
          <w:rFonts w:ascii="Times New Roman" w:hAnsi="Times New Roman"/>
          <w:lang w:val="en-GB"/>
        </w:rPr>
        <w:t xml:space="preserve">thus far dealt with </w:t>
      </w:r>
      <w:r w:rsidRPr="00803ADF">
        <w:rPr>
          <w:rFonts w:ascii="Times New Roman" w:hAnsi="Times New Roman"/>
          <w:lang w:val="en-GB"/>
        </w:rPr>
        <w:t xml:space="preserve">the actions of political leaders that lead to </w:t>
      </w:r>
      <w:r w:rsidR="00126FA8" w:rsidRPr="00803ADF">
        <w:rPr>
          <w:rFonts w:ascii="Times New Roman" w:hAnsi="Times New Roman"/>
          <w:b/>
          <w:bCs/>
          <w:lang w:val="en-GB"/>
        </w:rPr>
        <w:t>erosion of democracy</w:t>
      </w:r>
      <w:r w:rsidRPr="00803ADF">
        <w:rPr>
          <w:rFonts w:ascii="Times New Roman" w:hAnsi="Times New Roman"/>
          <w:lang w:val="en-GB"/>
        </w:rPr>
        <w:t xml:space="preserve"> at the national level</w:t>
      </w:r>
      <w:r w:rsidR="004B1FDB" w:rsidRPr="00803ADF">
        <w:rPr>
          <w:rFonts w:ascii="Times New Roman" w:hAnsi="Times New Roman"/>
          <w:lang w:val="en-GB"/>
        </w:rPr>
        <w:t xml:space="preserve">, DEMCORE </w:t>
      </w:r>
      <w:r w:rsidR="00126FA8" w:rsidRPr="00803ADF">
        <w:rPr>
          <w:rFonts w:ascii="Times New Roman" w:hAnsi="Times New Roman"/>
          <w:lang w:val="en-GB"/>
        </w:rPr>
        <w:t>offers a novel contribution</w:t>
      </w:r>
      <w:r w:rsidR="004B1FDB" w:rsidRPr="00803ADF">
        <w:rPr>
          <w:rFonts w:ascii="Times New Roman" w:hAnsi="Times New Roman"/>
          <w:lang w:val="en-GB"/>
        </w:rPr>
        <w:t xml:space="preserve"> by ar</w:t>
      </w:r>
      <w:r w:rsidRPr="00803ADF">
        <w:rPr>
          <w:rFonts w:ascii="Times New Roman" w:hAnsi="Times New Roman"/>
          <w:lang w:val="en-GB"/>
        </w:rPr>
        <w:t>gu</w:t>
      </w:r>
      <w:r w:rsidR="004B1FDB" w:rsidRPr="00803ADF">
        <w:rPr>
          <w:rFonts w:ascii="Times New Roman" w:hAnsi="Times New Roman"/>
          <w:lang w:val="en-GB"/>
        </w:rPr>
        <w:t>ing</w:t>
      </w:r>
      <w:r w:rsidRPr="00803ADF">
        <w:rPr>
          <w:rFonts w:ascii="Times New Roman" w:hAnsi="Times New Roman"/>
          <w:lang w:val="en-GB"/>
        </w:rPr>
        <w:t xml:space="preserve"> that the resilience of </w:t>
      </w:r>
      <w:r w:rsidR="00CD538E">
        <w:rPr>
          <w:rFonts w:ascii="Times New Roman" w:hAnsi="Times New Roman"/>
          <w:lang w:val="en-GB"/>
        </w:rPr>
        <w:t xml:space="preserve">European </w:t>
      </w:r>
      <w:r w:rsidRPr="00803ADF">
        <w:rPr>
          <w:rFonts w:ascii="Times New Roman" w:hAnsi="Times New Roman"/>
          <w:lang w:val="en-GB"/>
        </w:rPr>
        <w:t xml:space="preserve">liberal democracies depends largely upon whether democratic governments and citizens </w:t>
      </w:r>
      <w:r w:rsidR="00126FA8" w:rsidRPr="00803ADF">
        <w:rPr>
          <w:rFonts w:ascii="Times New Roman" w:hAnsi="Times New Roman"/>
          <w:lang w:val="en-GB"/>
        </w:rPr>
        <w:t xml:space="preserve">express </w:t>
      </w:r>
      <w:r w:rsidR="00126FA8" w:rsidRPr="00803ADF">
        <w:rPr>
          <w:rFonts w:ascii="Times New Roman" w:hAnsi="Times New Roman"/>
          <w:b/>
          <w:bCs/>
          <w:lang w:val="en-GB"/>
        </w:rPr>
        <w:t>complacency for</w:t>
      </w:r>
      <w:r w:rsidRPr="00803ADF">
        <w:rPr>
          <w:rFonts w:ascii="Times New Roman" w:hAnsi="Times New Roman"/>
          <w:b/>
          <w:bCs/>
          <w:lang w:val="en-GB"/>
        </w:rPr>
        <w:t xml:space="preserve"> the </w:t>
      </w:r>
      <w:r w:rsidR="00E45679" w:rsidRPr="00803ADF">
        <w:rPr>
          <w:rFonts w:ascii="Times New Roman" w:hAnsi="Times New Roman"/>
          <w:b/>
          <w:bCs/>
          <w:lang w:val="en-GB"/>
        </w:rPr>
        <w:t xml:space="preserve">democratic </w:t>
      </w:r>
      <w:r w:rsidRPr="00803ADF">
        <w:rPr>
          <w:rFonts w:ascii="Times New Roman" w:hAnsi="Times New Roman"/>
          <w:b/>
          <w:bCs/>
          <w:lang w:val="en-GB"/>
        </w:rPr>
        <w:t>institutions</w:t>
      </w:r>
      <w:r w:rsidRPr="00803ADF">
        <w:rPr>
          <w:rFonts w:ascii="Times New Roman" w:hAnsi="Times New Roman"/>
          <w:lang w:val="en-GB"/>
        </w:rPr>
        <w:t xml:space="preserve"> that are designed to constrain their power. </w:t>
      </w:r>
    </w:p>
    <w:p w14:paraId="4267EAAF" w14:textId="58A1C7CC" w:rsidR="006761B6" w:rsidRPr="00803ADF" w:rsidRDefault="00126FA8" w:rsidP="00126FA8">
      <w:pPr>
        <w:spacing w:after="120"/>
        <w:jc w:val="both"/>
        <w:rPr>
          <w:rFonts w:ascii="Times New Roman" w:hAnsi="Times New Roman"/>
          <w:lang w:val="en-GB"/>
        </w:rPr>
      </w:pPr>
      <w:r w:rsidRPr="00803ADF">
        <w:rPr>
          <w:rFonts w:ascii="Times New Roman" w:hAnsi="Times New Roman"/>
          <w:lang w:val="en-GB"/>
        </w:rPr>
        <w:t xml:space="preserve">DEMCORE’s particular focus lies on </w:t>
      </w:r>
      <w:r w:rsidR="006761B6" w:rsidRPr="00803ADF">
        <w:rPr>
          <w:rFonts w:ascii="Times New Roman" w:hAnsi="Times New Roman"/>
          <w:lang w:val="en-GB"/>
        </w:rPr>
        <w:t xml:space="preserve">the </w:t>
      </w:r>
      <w:r w:rsidR="006761B6" w:rsidRPr="00803ADF">
        <w:rPr>
          <w:rFonts w:ascii="Times New Roman" w:hAnsi="Times New Roman"/>
          <w:b/>
          <w:bCs/>
          <w:lang w:val="en-GB"/>
        </w:rPr>
        <w:t xml:space="preserve">interactions between citizens and </w:t>
      </w:r>
      <w:r w:rsidR="00D87581" w:rsidRPr="00803ADF">
        <w:rPr>
          <w:rFonts w:ascii="Times New Roman" w:hAnsi="Times New Roman"/>
          <w:b/>
          <w:bCs/>
          <w:lang w:val="en-GB"/>
        </w:rPr>
        <w:t>political elites</w:t>
      </w:r>
      <w:r w:rsidR="006761B6" w:rsidRPr="00803ADF">
        <w:rPr>
          <w:rFonts w:ascii="Times New Roman" w:hAnsi="Times New Roman"/>
          <w:lang w:val="en-GB"/>
        </w:rPr>
        <w:t>. European citizens’ support for liberal democratic norms and values are crucial for ensuring the legitimacy and resilience of liberal democracy across the continent. Political parties and politicians play a key role as they can both strengthen and uphold, but also seek to undermine, those same norms and values.</w:t>
      </w:r>
    </w:p>
    <w:p w14:paraId="70B53CF4" w14:textId="77777777" w:rsidR="00C31E7D" w:rsidRPr="00803ADF" w:rsidRDefault="00126FA8" w:rsidP="00126FA8">
      <w:pPr>
        <w:spacing w:after="120"/>
        <w:jc w:val="both"/>
        <w:rPr>
          <w:rFonts w:ascii="Times New Roman" w:hAnsi="Times New Roman"/>
          <w:lang w:val="en-GB"/>
        </w:rPr>
      </w:pPr>
      <w:bookmarkStart w:id="3" w:name="_Hlk84155746"/>
      <w:r w:rsidRPr="00803ADF">
        <w:rPr>
          <w:rFonts w:ascii="Times New Roman" w:hAnsi="Times New Roman"/>
          <w:lang w:val="en-GB"/>
        </w:rPr>
        <w:t>DEMCORE’s second innovative approach is its</w:t>
      </w:r>
      <w:r w:rsidR="006761B6" w:rsidRPr="00803ADF">
        <w:rPr>
          <w:rFonts w:ascii="Times New Roman" w:hAnsi="Times New Roman"/>
          <w:lang w:val="en-GB"/>
        </w:rPr>
        <w:t xml:space="preserve"> explicit focus on the role of the </w:t>
      </w:r>
      <w:r w:rsidRPr="00803ADF">
        <w:rPr>
          <w:rFonts w:ascii="Times New Roman" w:hAnsi="Times New Roman"/>
          <w:lang w:val="en-GB"/>
        </w:rPr>
        <w:t>EU</w:t>
      </w:r>
      <w:r w:rsidR="006761B6" w:rsidRPr="00803ADF">
        <w:rPr>
          <w:rFonts w:ascii="Times New Roman" w:hAnsi="Times New Roman"/>
          <w:lang w:val="en-GB"/>
        </w:rPr>
        <w:t xml:space="preserve">. On the one hand, the European Commission and the European Parliament have taken several measures to prevent further </w:t>
      </w:r>
      <w:r w:rsidRPr="00803ADF">
        <w:rPr>
          <w:rFonts w:ascii="Times New Roman" w:hAnsi="Times New Roman"/>
          <w:lang w:val="en-GB"/>
        </w:rPr>
        <w:t xml:space="preserve">democratic </w:t>
      </w:r>
      <w:r w:rsidR="006761B6" w:rsidRPr="00803ADF">
        <w:rPr>
          <w:rFonts w:ascii="Times New Roman" w:hAnsi="Times New Roman"/>
          <w:lang w:val="en-GB"/>
        </w:rPr>
        <w:t xml:space="preserve">backsliding. On the other hand, this leads to a further politicisation of EU integration, which might inadvertently provide a platform for political agents to challenge liberal democracy within and across </w:t>
      </w:r>
      <w:r w:rsidRPr="00803ADF">
        <w:rPr>
          <w:rFonts w:ascii="Times New Roman" w:hAnsi="Times New Roman"/>
          <w:lang w:val="en-GB"/>
        </w:rPr>
        <w:t>the</w:t>
      </w:r>
      <w:r w:rsidR="006761B6" w:rsidRPr="00803ADF">
        <w:rPr>
          <w:rFonts w:ascii="Times New Roman" w:hAnsi="Times New Roman"/>
          <w:lang w:val="en-GB"/>
        </w:rPr>
        <w:t xml:space="preserve">. DEMCORE </w:t>
      </w:r>
      <w:r w:rsidRPr="00803ADF">
        <w:rPr>
          <w:rFonts w:ascii="Times New Roman" w:hAnsi="Times New Roman"/>
          <w:lang w:val="en-GB"/>
        </w:rPr>
        <w:t xml:space="preserve">will </w:t>
      </w:r>
      <w:r w:rsidR="006761B6" w:rsidRPr="00803ADF">
        <w:rPr>
          <w:rFonts w:ascii="Times New Roman" w:hAnsi="Times New Roman"/>
          <w:lang w:val="en-GB"/>
        </w:rPr>
        <w:t>unpack th</w:t>
      </w:r>
      <w:r w:rsidRPr="00803ADF">
        <w:rPr>
          <w:rFonts w:ascii="Times New Roman" w:hAnsi="Times New Roman"/>
          <w:lang w:val="en-GB"/>
        </w:rPr>
        <w:t>is</w:t>
      </w:r>
      <w:r w:rsidR="006761B6" w:rsidRPr="00803ADF">
        <w:rPr>
          <w:rFonts w:ascii="Times New Roman" w:hAnsi="Times New Roman"/>
          <w:lang w:val="en-GB"/>
        </w:rPr>
        <w:t xml:space="preserve"> </w:t>
      </w:r>
      <w:r w:rsidR="006761B6" w:rsidRPr="00803ADF">
        <w:rPr>
          <w:rFonts w:ascii="Times New Roman" w:hAnsi="Times New Roman"/>
          <w:b/>
          <w:bCs/>
          <w:lang w:val="en-GB"/>
        </w:rPr>
        <w:t>interplay between the supranational and national level</w:t>
      </w:r>
      <w:r w:rsidR="00E45679" w:rsidRPr="00803ADF">
        <w:rPr>
          <w:rFonts w:ascii="Times New Roman" w:hAnsi="Times New Roman"/>
          <w:b/>
          <w:bCs/>
          <w:lang w:val="en-GB"/>
        </w:rPr>
        <w:t xml:space="preserve"> in the EU</w:t>
      </w:r>
      <w:r w:rsidR="006761B6" w:rsidRPr="00803ADF">
        <w:rPr>
          <w:rFonts w:ascii="Times New Roman" w:hAnsi="Times New Roman"/>
          <w:lang w:val="en-GB"/>
        </w:rPr>
        <w:t>.</w:t>
      </w:r>
      <w:r w:rsidRPr="00803ADF">
        <w:rPr>
          <w:rFonts w:ascii="Times New Roman" w:hAnsi="Times New Roman"/>
          <w:lang w:val="en-GB"/>
        </w:rPr>
        <w:t xml:space="preserve"> </w:t>
      </w:r>
    </w:p>
    <w:bookmarkEnd w:id="3"/>
    <w:p w14:paraId="6DBEF701" w14:textId="57DA672E" w:rsidR="00126FA8" w:rsidRPr="00803ADF" w:rsidRDefault="00126FA8" w:rsidP="00126FA8">
      <w:pPr>
        <w:spacing w:after="120"/>
        <w:jc w:val="both"/>
        <w:rPr>
          <w:rFonts w:ascii="Times New Roman" w:hAnsi="Times New Roman"/>
          <w:u w:val="single"/>
          <w:lang w:val="en-GB"/>
        </w:rPr>
      </w:pPr>
      <w:r w:rsidRPr="00803ADF">
        <w:rPr>
          <w:rFonts w:ascii="Times New Roman" w:hAnsi="Times New Roman"/>
          <w:lang w:val="en-GB"/>
        </w:rPr>
        <w:t xml:space="preserve">In doing so, DEMCORE’s core objectives are: </w:t>
      </w:r>
    </w:p>
    <w:tbl>
      <w:tblPr>
        <w:tblStyle w:val="TableGrid"/>
        <w:tblW w:w="0" w:type="auto"/>
        <w:tblInd w:w="108" w:type="dxa"/>
        <w:tblLook w:val="04A0" w:firstRow="1" w:lastRow="0" w:firstColumn="1" w:lastColumn="0" w:noHBand="0" w:noVBand="1"/>
      </w:tblPr>
      <w:tblGrid>
        <w:gridCol w:w="10205"/>
      </w:tblGrid>
      <w:tr w:rsidR="0019527C" w:rsidRPr="00803ADF" w14:paraId="4A859655" w14:textId="77777777" w:rsidTr="00547A07">
        <w:tc>
          <w:tcPr>
            <w:tcW w:w="10205" w:type="dxa"/>
          </w:tcPr>
          <w:p w14:paraId="17D1CE43" w14:textId="6F4F98BD" w:rsidR="0019527C" w:rsidRPr="00803ADF" w:rsidRDefault="0019527C" w:rsidP="00590C45">
            <w:pPr>
              <w:spacing w:after="60"/>
              <w:rPr>
                <w:rFonts w:ascii="Times New Roman" w:hAnsi="Times New Roman"/>
                <w:lang w:val="en-GB"/>
              </w:rPr>
            </w:pPr>
            <w:r w:rsidRPr="00803ADF">
              <w:rPr>
                <w:rFonts w:ascii="Times New Roman" w:hAnsi="Times New Roman"/>
                <w:lang w:val="en-GB"/>
              </w:rPr>
              <w:t xml:space="preserve">1) </w:t>
            </w:r>
            <w:r w:rsidR="00590C45" w:rsidRPr="00803ADF">
              <w:rPr>
                <w:rFonts w:ascii="Times New Roman" w:hAnsi="Times New Roman"/>
                <w:lang w:val="en-GB"/>
              </w:rPr>
              <w:t xml:space="preserve">To create an </w:t>
            </w:r>
            <w:r w:rsidR="00590C45" w:rsidRPr="00803ADF">
              <w:rPr>
                <w:rFonts w:ascii="Times New Roman" w:hAnsi="Times New Roman"/>
                <w:b/>
                <w:bCs/>
                <w:lang w:val="en-GB"/>
              </w:rPr>
              <w:t xml:space="preserve">in-depth understanding of the long-term trends </w:t>
            </w:r>
            <w:r w:rsidR="00590C45" w:rsidRPr="00803ADF">
              <w:rPr>
                <w:rFonts w:ascii="Times New Roman" w:hAnsi="Times New Roman"/>
                <w:lang w:val="en-GB"/>
              </w:rPr>
              <w:t>of support for liberal democracy among European citizens and political parties and the extent to which these are shaped by contextual factors and institutions.</w:t>
            </w:r>
          </w:p>
          <w:p w14:paraId="66E299BC" w14:textId="4D7FA77F" w:rsidR="00656E25" w:rsidRPr="00803ADF" w:rsidRDefault="00656E25" w:rsidP="00656E25">
            <w:pPr>
              <w:spacing w:after="120"/>
              <w:jc w:val="both"/>
              <w:rPr>
                <w:rFonts w:ascii="Times New Roman" w:hAnsi="Times New Roman"/>
                <w:lang w:val="en-GB"/>
              </w:rPr>
            </w:pPr>
            <w:r w:rsidRPr="00803ADF">
              <w:rPr>
                <w:rFonts w:ascii="Times New Roman" w:hAnsi="Times New Roman"/>
                <w:lang w:val="en-GB"/>
              </w:rPr>
              <w:t xml:space="preserve">2) </w:t>
            </w:r>
            <w:r w:rsidR="00590C45" w:rsidRPr="00803ADF">
              <w:rPr>
                <w:rFonts w:ascii="Times New Roman" w:hAnsi="Times New Roman"/>
                <w:lang w:val="en-GB"/>
              </w:rPr>
              <w:t>To provide</w:t>
            </w:r>
            <w:r w:rsidR="005A66E9" w:rsidRPr="00803ADF">
              <w:rPr>
                <w:rFonts w:ascii="Times New Roman" w:hAnsi="Times New Roman"/>
                <w:lang w:val="en-GB"/>
              </w:rPr>
              <w:t xml:space="preserve"> a</w:t>
            </w:r>
            <w:r w:rsidRPr="00803ADF">
              <w:rPr>
                <w:rFonts w:ascii="Times New Roman" w:hAnsi="Times New Roman"/>
                <w:lang w:val="en-GB"/>
              </w:rPr>
              <w:t xml:space="preserve"> </w:t>
            </w:r>
            <w:r w:rsidRPr="00803ADF">
              <w:rPr>
                <w:rFonts w:ascii="Times New Roman" w:hAnsi="Times New Roman"/>
                <w:b/>
                <w:bCs/>
                <w:lang w:val="en-GB"/>
              </w:rPr>
              <w:t>comprehensive account of the challenges that liberal democracy in Europe is currently facing</w:t>
            </w:r>
            <w:r w:rsidRPr="00803ADF">
              <w:rPr>
                <w:rFonts w:ascii="Times New Roman" w:hAnsi="Times New Roman"/>
                <w:lang w:val="en-GB"/>
              </w:rPr>
              <w:t xml:space="preserve"> – both in terms of contestation of ideals in public discourse and in the electoral marketplace – and the role of historic, political and economic factors in this contestation. </w:t>
            </w:r>
          </w:p>
          <w:p w14:paraId="1E30A062" w14:textId="51F31FA7" w:rsidR="0019527C" w:rsidRPr="00803ADF" w:rsidRDefault="00656E25" w:rsidP="00656E25">
            <w:pPr>
              <w:spacing w:after="120"/>
              <w:jc w:val="both"/>
              <w:rPr>
                <w:rFonts w:ascii="Times New Roman" w:hAnsi="Times New Roman"/>
                <w:lang w:val="en-GB"/>
              </w:rPr>
            </w:pPr>
            <w:bookmarkStart w:id="4" w:name="_Hlk83910835"/>
            <w:r w:rsidRPr="00803ADF">
              <w:rPr>
                <w:rFonts w:ascii="Times New Roman" w:hAnsi="Times New Roman"/>
                <w:lang w:val="en-GB"/>
              </w:rPr>
              <w:t xml:space="preserve">3) </w:t>
            </w:r>
            <w:r w:rsidR="00590C45" w:rsidRPr="00803ADF">
              <w:rPr>
                <w:rFonts w:ascii="Times New Roman" w:hAnsi="Times New Roman"/>
                <w:lang w:val="en-GB"/>
              </w:rPr>
              <w:t xml:space="preserve">To develop </w:t>
            </w:r>
            <w:r w:rsidR="00590C45" w:rsidRPr="00803ADF">
              <w:rPr>
                <w:rFonts w:ascii="Times New Roman" w:hAnsi="Times New Roman"/>
                <w:b/>
                <w:bCs/>
                <w:lang w:val="en-GB"/>
              </w:rPr>
              <w:t>strategies</w:t>
            </w:r>
            <w:r w:rsidRPr="00803ADF">
              <w:rPr>
                <w:rFonts w:ascii="Times New Roman" w:hAnsi="Times New Roman"/>
                <w:b/>
                <w:bCs/>
                <w:lang w:val="en-GB"/>
              </w:rPr>
              <w:t xml:space="preserve"> to counter illiberal democrats and ensure liberal democratic resilience</w:t>
            </w:r>
            <w:r w:rsidRPr="00803ADF">
              <w:rPr>
                <w:rFonts w:ascii="Times New Roman" w:hAnsi="Times New Roman"/>
                <w:lang w:val="en-GB"/>
              </w:rPr>
              <w:t xml:space="preserve"> </w:t>
            </w:r>
            <w:r w:rsidR="00276882" w:rsidRPr="00803ADF">
              <w:rPr>
                <w:rFonts w:ascii="Times New Roman" w:hAnsi="Times New Roman"/>
                <w:lang w:val="en-GB"/>
              </w:rPr>
              <w:t xml:space="preserve">across Europe </w:t>
            </w:r>
            <w:r w:rsidRPr="00803ADF">
              <w:rPr>
                <w:rFonts w:ascii="Times New Roman" w:hAnsi="Times New Roman"/>
                <w:lang w:val="en-GB"/>
              </w:rPr>
              <w:t>in the long run.</w:t>
            </w:r>
            <w:bookmarkEnd w:id="4"/>
          </w:p>
        </w:tc>
      </w:tr>
    </w:tbl>
    <w:p w14:paraId="01E526B4" w14:textId="2C93E77F" w:rsidR="008B2F5C" w:rsidRPr="00803ADF" w:rsidRDefault="008B2F5C" w:rsidP="004B39A9">
      <w:pPr>
        <w:spacing w:before="120" w:after="60"/>
        <w:jc w:val="both"/>
        <w:rPr>
          <w:rFonts w:ascii="Times New Roman" w:hAnsi="Times New Roman"/>
          <w:lang w:val="en-GB"/>
        </w:rPr>
      </w:pPr>
      <w:r w:rsidRPr="00803ADF">
        <w:rPr>
          <w:rFonts w:ascii="Times New Roman" w:hAnsi="Times New Roman"/>
          <w:lang w:val="en-GB"/>
        </w:rPr>
        <w:t xml:space="preserve">DEMCORE </w:t>
      </w:r>
      <w:r w:rsidR="00D147D1" w:rsidRPr="00803ADF">
        <w:rPr>
          <w:rFonts w:ascii="Times New Roman" w:hAnsi="Times New Roman"/>
          <w:lang w:val="en-GB"/>
        </w:rPr>
        <w:t xml:space="preserve">is designed by an interdisciplinary consortium of world-leading scholars and </w:t>
      </w:r>
      <w:r w:rsidRPr="00803ADF">
        <w:rPr>
          <w:rFonts w:ascii="Times New Roman" w:hAnsi="Times New Roman"/>
          <w:lang w:val="en-GB"/>
        </w:rPr>
        <w:t xml:space="preserve">the first project to provide an </w:t>
      </w:r>
      <w:r w:rsidR="009E4DF0" w:rsidRPr="00803ADF">
        <w:rPr>
          <w:rFonts w:ascii="Times New Roman" w:hAnsi="Times New Roman"/>
          <w:b/>
          <w:bCs/>
          <w:lang w:val="en-GB"/>
        </w:rPr>
        <w:t xml:space="preserve">integrated </w:t>
      </w:r>
      <w:r w:rsidRPr="00803ADF">
        <w:rPr>
          <w:rFonts w:ascii="Times New Roman" w:hAnsi="Times New Roman"/>
          <w:b/>
          <w:bCs/>
          <w:lang w:val="en-GB"/>
        </w:rPr>
        <w:t xml:space="preserve">account of </w:t>
      </w:r>
      <w:r w:rsidR="00531A31" w:rsidRPr="00803ADF">
        <w:rPr>
          <w:rFonts w:ascii="Times New Roman" w:hAnsi="Times New Roman"/>
          <w:b/>
          <w:bCs/>
          <w:lang w:val="en-GB"/>
        </w:rPr>
        <w:t xml:space="preserve">long-term trends, current </w:t>
      </w:r>
      <w:r w:rsidRPr="00803ADF">
        <w:rPr>
          <w:rFonts w:ascii="Times New Roman" w:hAnsi="Times New Roman"/>
          <w:b/>
          <w:bCs/>
          <w:lang w:val="en-GB"/>
        </w:rPr>
        <w:t>challenges</w:t>
      </w:r>
      <w:r w:rsidR="00531A31" w:rsidRPr="00803ADF">
        <w:rPr>
          <w:rFonts w:ascii="Times New Roman" w:hAnsi="Times New Roman"/>
          <w:b/>
          <w:bCs/>
          <w:lang w:val="en-GB"/>
        </w:rPr>
        <w:t xml:space="preserve"> and future implications</w:t>
      </w:r>
      <w:r w:rsidRPr="00803ADF">
        <w:rPr>
          <w:rFonts w:ascii="Times New Roman" w:hAnsi="Times New Roman"/>
          <w:b/>
          <w:bCs/>
          <w:lang w:val="en-GB"/>
        </w:rPr>
        <w:t xml:space="preserve"> </w:t>
      </w:r>
      <w:r w:rsidR="00531A31" w:rsidRPr="00803ADF">
        <w:rPr>
          <w:rFonts w:ascii="Times New Roman" w:hAnsi="Times New Roman"/>
          <w:b/>
          <w:bCs/>
          <w:lang w:val="en-GB"/>
        </w:rPr>
        <w:t>with respect to</w:t>
      </w:r>
      <w:r w:rsidRPr="00803ADF">
        <w:rPr>
          <w:rFonts w:ascii="Times New Roman" w:hAnsi="Times New Roman"/>
          <w:b/>
          <w:bCs/>
          <w:lang w:val="en-GB"/>
        </w:rPr>
        <w:t xml:space="preserve"> liberal democracy in the EU</w:t>
      </w:r>
      <w:r w:rsidRPr="00803ADF">
        <w:rPr>
          <w:rFonts w:ascii="Times New Roman" w:hAnsi="Times New Roman"/>
          <w:lang w:val="en-GB"/>
        </w:rPr>
        <w:t xml:space="preserve">. Its theoretical innovation, analytical precision, open science approach, and evidence-based policy recommendations will provide for a lasting impact </w:t>
      </w:r>
      <w:r w:rsidR="00866961" w:rsidRPr="00803ADF">
        <w:rPr>
          <w:rFonts w:ascii="Times New Roman" w:hAnsi="Times New Roman"/>
          <w:lang w:val="en-GB"/>
        </w:rPr>
        <w:t>towards</w:t>
      </w:r>
      <w:r w:rsidRPr="00803ADF">
        <w:rPr>
          <w:rFonts w:ascii="Times New Roman" w:hAnsi="Times New Roman"/>
          <w:lang w:val="en-GB"/>
        </w:rPr>
        <w:t xml:space="preserve"> foster</w:t>
      </w:r>
      <w:r w:rsidR="00590D71" w:rsidRPr="00803ADF">
        <w:rPr>
          <w:rFonts w:ascii="Times New Roman" w:hAnsi="Times New Roman"/>
          <w:lang w:val="en-GB"/>
        </w:rPr>
        <w:t>ing</w:t>
      </w:r>
      <w:r w:rsidRPr="00803ADF">
        <w:rPr>
          <w:rFonts w:ascii="Times New Roman" w:hAnsi="Times New Roman"/>
          <w:lang w:val="en-GB"/>
        </w:rPr>
        <w:t xml:space="preserve"> a resilient liberal democracy </w:t>
      </w:r>
      <w:r w:rsidR="00BB3ABA" w:rsidRPr="00803ADF">
        <w:rPr>
          <w:rFonts w:ascii="Times New Roman" w:hAnsi="Times New Roman"/>
          <w:lang w:val="en-GB"/>
        </w:rPr>
        <w:t>within and across</w:t>
      </w:r>
      <w:r w:rsidRPr="00803ADF">
        <w:rPr>
          <w:rFonts w:ascii="Times New Roman" w:hAnsi="Times New Roman"/>
          <w:lang w:val="en-GB"/>
        </w:rPr>
        <w:t xml:space="preserve"> </w:t>
      </w:r>
      <w:r w:rsidR="00531A31" w:rsidRPr="00803ADF">
        <w:rPr>
          <w:rFonts w:ascii="Times New Roman" w:hAnsi="Times New Roman"/>
          <w:lang w:val="en-GB"/>
        </w:rPr>
        <w:t>the EU</w:t>
      </w:r>
      <w:r w:rsidRPr="00803ADF">
        <w:rPr>
          <w:rFonts w:ascii="Times New Roman" w:hAnsi="Times New Roman"/>
          <w:lang w:val="en-GB"/>
        </w:rPr>
        <w:t xml:space="preserve">. </w:t>
      </w:r>
      <w:r w:rsidR="00531A31" w:rsidRPr="00803ADF">
        <w:rPr>
          <w:rFonts w:ascii="Times New Roman" w:hAnsi="Times New Roman"/>
          <w:lang w:val="en-GB"/>
        </w:rPr>
        <w:t>DEMCORE’s key features are that it</w:t>
      </w:r>
      <w:r w:rsidRPr="00803ADF">
        <w:rPr>
          <w:rFonts w:ascii="Times New Roman" w:hAnsi="Times New Roman"/>
          <w:lang w:val="en-GB"/>
        </w:rPr>
        <w:t xml:space="preserve">: </w:t>
      </w:r>
    </w:p>
    <w:p w14:paraId="4F0A897A" w14:textId="77777777" w:rsidR="000C5970" w:rsidRPr="00803ADF" w:rsidRDefault="000C5970" w:rsidP="003013EE">
      <w:pPr>
        <w:pStyle w:val="ListParagraph"/>
        <w:widowControl/>
        <w:numPr>
          <w:ilvl w:val="0"/>
          <w:numId w:val="12"/>
        </w:numPr>
        <w:spacing w:after="60"/>
        <w:ind w:left="425" w:hanging="357"/>
        <w:rPr>
          <w:rFonts w:ascii="Times New Roman" w:hAnsi="Times New Roman"/>
          <w:lang w:val="en-GB"/>
        </w:rPr>
      </w:pPr>
      <w:r w:rsidRPr="00803ADF">
        <w:rPr>
          <w:rFonts w:ascii="Times New Roman" w:hAnsi="Times New Roman"/>
          <w:b/>
          <w:bCs/>
          <w:lang w:val="en-GB"/>
        </w:rPr>
        <w:t>Develops a</w:t>
      </w:r>
      <w:r w:rsidR="00004CA5" w:rsidRPr="00803ADF">
        <w:rPr>
          <w:rFonts w:ascii="Times New Roman" w:hAnsi="Times New Roman"/>
          <w:b/>
          <w:bCs/>
          <w:lang w:val="en-GB"/>
        </w:rPr>
        <w:t>n</w:t>
      </w:r>
      <w:r w:rsidRPr="00803ADF">
        <w:rPr>
          <w:rFonts w:ascii="Times New Roman" w:hAnsi="Times New Roman"/>
          <w:b/>
          <w:bCs/>
          <w:lang w:val="en-GB"/>
        </w:rPr>
        <w:t xml:space="preserve"> </w:t>
      </w:r>
      <w:r w:rsidR="00004CA5" w:rsidRPr="00803ADF">
        <w:rPr>
          <w:rFonts w:ascii="Times New Roman" w:hAnsi="Times New Roman"/>
          <w:b/>
          <w:bCs/>
          <w:lang w:val="en-GB"/>
        </w:rPr>
        <w:t>analytical</w:t>
      </w:r>
      <w:r w:rsidRPr="00803ADF">
        <w:rPr>
          <w:rFonts w:ascii="Times New Roman" w:hAnsi="Times New Roman"/>
          <w:b/>
          <w:bCs/>
          <w:lang w:val="en-GB"/>
        </w:rPr>
        <w:t xml:space="preserve"> framework</w:t>
      </w:r>
      <w:r w:rsidRPr="00803ADF">
        <w:rPr>
          <w:rFonts w:ascii="Times New Roman" w:hAnsi="Times New Roman"/>
          <w:lang w:val="en-GB"/>
        </w:rPr>
        <w:t xml:space="preserve"> </w:t>
      </w:r>
      <w:r w:rsidR="00004CA5" w:rsidRPr="00803ADF">
        <w:rPr>
          <w:rFonts w:ascii="Times New Roman" w:hAnsi="Times New Roman"/>
          <w:lang w:val="en-GB"/>
        </w:rPr>
        <w:t xml:space="preserve">of the way </w:t>
      </w:r>
      <w:r w:rsidR="000D52E3" w:rsidRPr="00803ADF">
        <w:rPr>
          <w:rFonts w:ascii="Times New Roman" w:hAnsi="Times New Roman"/>
          <w:lang w:val="en-GB"/>
        </w:rPr>
        <w:t>historic, political and economic contexts</w:t>
      </w:r>
      <w:r w:rsidRPr="00803ADF">
        <w:rPr>
          <w:rFonts w:ascii="Times New Roman" w:hAnsi="Times New Roman"/>
          <w:lang w:val="en-GB"/>
        </w:rPr>
        <w:t xml:space="preserve"> </w:t>
      </w:r>
      <w:r w:rsidR="00656E25" w:rsidRPr="00803ADF">
        <w:rPr>
          <w:rFonts w:ascii="Times New Roman" w:hAnsi="Times New Roman"/>
          <w:lang w:val="en-GB"/>
        </w:rPr>
        <w:t>shape</w:t>
      </w:r>
      <w:r w:rsidR="00004CA5" w:rsidRPr="00803ADF">
        <w:rPr>
          <w:rFonts w:ascii="Times New Roman" w:hAnsi="Times New Roman"/>
          <w:lang w:val="en-GB"/>
        </w:rPr>
        <w:t xml:space="preserve"> past and future developments and current challenges to</w:t>
      </w:r>
      <w:r w:rsidRPr="00803ADF">
        <w:rPr>
          <w:rFonts w:ascii="Times New Roman" w:hAnsi="Times New Roman"/>
          <w:lang w:val="en-GB"/>
        </w:rPr>
        <w:t xml:space="preserve"> liberal democra</w:t>
      </w:r>
      <w:r w:rsidR="000052BF" w:rsidRPr="00803ADF">
        <w:rPr>
          <w:rFonts w:ascii="Times New Roman" w:hAnsi="Times New Roman"/>
          <w:lang w:val="en-GB"/>
        </w:rPr>
        <w:t>tic norms and values</w:t>
      </w:r>
      <w:r w:rsidR="00784BEE" w:rsidRPr="00803ADF">
        <w:rPr>
          <w:rFonts w:ascii="Times New Roman" w:hAnsi="Times New Roman"/>
          <w:lang w:val="en-GB"/>
        </w:rPr>
        <w:t xml:space="preserve"> </w:t>
      </w:r>
      <w:r w:rsidR="00004CA5" w:rsidRPr="00803ADF">
        <w:rPr>
          <w:rFonts w:ascii="Times New Roman" w:hAnsi="Times New Roman"/>
          <w:lang w:val="en-GB"/>
        </w:rPr>
        <w:t>across time and space</w:t>
      </w:r>
      <w:r w:rsidR="00104D6E" w:rsidRPr="00803ADF">
        <w:rPr>
          <w:rFonts w:ascii="Times New Roman" w:hAnsi="Times New Roman"/>
          <w:lang w:val="en-GB"/>
        </w:rPr>
        <w:t xml:space="preserve"> in the EU</w:t>
      </w:r>
      <w:r w:rsidRPr="00803ADF">
        <w:rPr>
          <w:rFonts w:ascii="Times New Roman" w:hAnsi="Times New Roman"/>
          <w:lang w:val="en-GB"/>
        </w:rPr>
        <w:t xml:space="preserve">. </w:t>
      </w:r>
    </w:p>
    <w:p w14:paraId="36490C31" w14:textId="458C4D6D" w:rsidR="00637530" w:rsidRPr="00803ADF" w:rsidRDefault="00637530" w:rsidP="003013EE">
      <w:pPr>
        <w:pStyle w:val="ListParagraph"/>
        <w:widowControl/>
        <w:numPr>
          <w:ilvl w:val="0"/>
          <w:numId w:val="12"/>
        </w:numPr>
        <w:spacing w:after="60"/>
        <w:ind w:left="425" w:hanging="357"/>
        <w:rPr>
          <w:rFonts w:ascii="Times New Roman" w:hAnsi="Times New Roman"/>
          <w:lang w:val="en-GB"/>
        </w:rPr>
      </w:pPr>
      <w:r w:rsidRPr="00803ADF">
        <w:rPr>
          <w:rFonts w:ascii="Times New Roman" w:hAnsi="Times New Roman"/>
          <w:b/>
          <w:bCs/>
          <w:lang w:val="en-GB"/>
        </w:rPr>
        <w:t xml:space="preserve">Goes beyond the state of the art </w:t>
      </w:r>
      <w:r w:rsidRPr="00803ADF">
        <w:rPr>
          <w:rFonts w:ascii="Times New Roman" w:hAnsi="Times New Roman"/>
          <w:lang w:val="en-GB"/>
        </w:rPr>
        <w:t xml:space="preserve">by arguing that the </w:t>
      </w:r>
      <w:r w:rsidRPr="00803ADF">
        <w:rPr>
          <w:rFonts w:ascii="Times New Roman" w:hAnsi="Times New Roman"/>
          <w:b/>
          <w:bCs/>
          <w:lang w:val="en-GB"/>
        </w:rPr>
        <w:t xml:space="preserve">interaction between political parties and citizens </w:t>
      </w:r>
      <w:r w:rsidRPr="00803ADF">
        <w:rPr>
          <w:rFonts w:ascii="Times New Roman" w:hAnsi="Times New Roman"/>
          <w:lang w:val="en-GB"/>
        </w:rPr>
        <w:t xml:space="preserve">within and across countries is imperative in shaping and defending civil liberties and liberal democratic institutions in the EU. </w:t>
      </w:r>
    </w:p>
    <w:p w14:paraId="2B659788" w14:textId="77777777" w:rsidR="00637530" w:rsidRPr="00803ADF" w:rsidRDefault="00637530" w:rsidP="003013EE">
      <w:pPr>
        <w:pStyle w:val="ListParagraph"/>
        <w:widowControl/>
        <w:numPr>
          <w:ilvl w:val="0"/>
          <w:numId w:val="12"/>
        </w:numPr>
        <w:spacing w:after="60"/>
        <w:ind w:left="425"/>
        <w:rPr>
          <w:rFonts w:ascii="Times New Roman" w:hAnsi="Times New Roman"/>
          <w:lang w:val="en-GB"/>
        </w:rPr>
      </w:pPr>
      <w:r w:rsidRPr="00803ADF">
        <w:rPr>
          <w:rFonts w:ascii="Times New Roman" w:hAnsi="Times New Roman"/>
          <w:lang w:val="en-GB"/>
        </w:rPr>
        <w:t xml:space="preserve">Is </w:t>
      </w:r>
      <w:r w:rsidRPr="00803ADF">
        <w:rPr>
          <w:rFonts w:ascii="Times New Roman" w:hAnsi="Times New Roman"/>
          <w:b/>
          <w:bCs/>
          <w:lang w:val="en-GB"/>
        </w:rPr>
        <w:t>inclusive</w:t>
      </w:r>
      <w:r w:rsidRPr="00803ADF">
        <w:rPr>
          <w:rFonts w:ascii="Times New Roman" w:hAnsi="Times New Roman"/>
          <w:lang w:val="en-GB"/>
        </w:rPr>
        <w:t xml:space="preserve"> by considering the gender dimension in the substance of the project, as well as in the composition of the consortium. </w:t>
      </w:r>
    </w:p>
    <w:p w14:paraId="73730D2D" w14:textId="373D76F7" w:rsidR="00637530" w:rsidRPr="00803ADF" w:rsidRDefault="00637530" w:rsidP="003013EE">
      <w:pPr>
        <w:pStyle w:val="ListParagraph"/>
        <w:widowControl/>
        <w:numPr>
          <w:ilvl w:val="0"/>
          <w:numId w:val="12"/>
        </w:numPr>
        <w:spacing w:after="60"/>
        <w:ind w:left="425"/>
        <w:rPr>
          <w:rFonts w:ascii="Times New Roman" w:hAnsi="Times New Roman"/>
          <w:lang w:val="en-GB"/>
        </w:rPr>
      </w:pPr>
      <w:r w:rsidRPr="00803ADF">
        <w:rPr>
          <w:rFonts w:ascii="Times New Roman" w:hAnsi="Times New Roman"/>
          <w:lang w:val="en-GB"/>
        </w:rPr>
        <w:t xml:space="preserve">Is </w:t>
      </w:r>
      <w:r w:rsidRPr="00803ADF">
        <w:rPr>
          <w:rFonts w:ascii="Times New Roman" w:hAnsi="Times New Roman"/>
          <w:b/>
          <w:bCs/>
          <w:lang w:val="en-GB"/>
        </w:rPr>
        <w:t xml:space="preserve">ambitious in its scope </w:t>
      </w:r>
      <w:r w:rsidRPr="00803ADF">
        <w:rPr>
          <w:rFonts w:ascii="Times New Roman" w:hAnsi="Times New Roman"/>
          <w:lang w:val="en-GB"/>
        </w:rPr>
        <w:t xml:space="preserve">through studying long-term trends of and current challenges to liberal democracy </w:t>
      </w:r>
      <w:r w:rsidRPr="00803ADF">
        <w:rPr>
          <w:rFonts w:ascii="Times New Roman" w:hAnsi="Times New Roman"/>
          <w:b/>
          <w:bCs/>
          <w:lang w:val="en-GB"/>
        </w:rPr>
        <w:t>across all EU member states</w:t>
      </w:r>
      <w:r w:rsidRPr="00803ADF">
        <w:rPr>
          <w:rFonts w:ascii="Times New Roman" w:hAnsi="Times New Roman"/>
          <w:lang w:val="en-GB"/>
        </w:rPr>
        <w:t xml:space="preserve">, while an </w:t>
      </w:r>
      <w:r w:rsidRPr="00803ADF">
        <w:rPr>
          <w:rFonts w:ascii="Times New Roman" w:hAnsi="Times New Roman"/>
          <w:b/>
          <w:bCs/>
          <w:lang w:val="en-GB"/>
        </w:rPr>
        <w:t xml:space="preserve">additional sub-sample of carefully selected countries </w:t>
      </w:r>
      <w:r w:rsidRPr="00803ADF">
        <w:rPr>
          <w:rFonts w:ascii="Times New Roman" w:hAnsi="Times New Roman"/>
          <w:lang w:val="en-GB"/>
        </w:rPr>
        <w:t xml:space="preserve">serves to evaluate the effect of different strategies to consolidate liberal democratic </w:t>
      </w:r>
      <w:r w:rsidR="009B41B4">
        <w:rPr>
          <w:rFonts w:ascii="Times New Roman" w:hAnsi="Times New Roman"/>
          <w:lang w:val="en-GB"/>
        </w:rPr>
        <w:t xml:space="preserve">norms and </w:t>
      </w:r>
      <w:r w:rsidRPr="00803ADF">
        <w:rPr>
          <w:rFonts w:ascii="Times New Roman" w:hAnsi="Times New Roman"/>
          <w:lang w:val="en-GB"/>
        </w:rPr>
        <w:t xml:space="preserve">values. </w:t>
      </w:r>
    </w:p>
    <w:p w14:paraId="1FCD7036" w14:textId="604C891E" w:rsidR="00637530" w:rsidRPr="00803ADF" w:rsidRDefault="00637530" w:rsidP="003013EE">
      <w:pPr>
        <w:pStyle w:val="ListParagraph"/>
        <w:widowControl/>
        <w:numPr>
          <w:ilvl w:val="0"/>
          <w:numId w:val="12"/>
        </w:numPr>
        <w:spacing w:after="60"/>
        <w:ind w:left="425"/>
        <w:rPr>
          <w:rFonts w:ascii="Times New Roman" w:hAnsi="Times New Roman"/>
          <w:lang w:val="en-GB"/>
        </w:rPr>
      </w:pPr>
      <w:r w:rsidRPr="00803ADF">
        <w:rPr>
          <w:rFonts w:ascii="Times New Roman" w:hAnsi="Times New Roman"/>
          <w:b/>
          <w:bCs/>
          <w:lang w:val="en-GB"/>
        </w:rPr>
        <w:t>Breaks new ground through methodological innovation</w:t>
      </w:r>
      <w:r w:rsidRPr="00803ADF">
        <w:rPr>
          <w:rFonts w:ascii="Times New Roman" w:hAnsi="Times New Roman"/>
          <w:lang w:val="en-GB"/>
        </w:rPr>
        <w:t xml:space="preserve"> with respect to measuring attitudes towards and preferences for liberal democratic </w:t>
      </w:r>
      <w:r w:rsidR="009B41B4">
        <w:rPr>
          <w:rFonts w:ascii="Times New Roman" w:hAnsi="Times New Roman"/>
          <w:lang w:val="en-GB"/>
        </w:rPr>
        <w:t xml:space="preserve">norms and </w:t>
      </w:r>
      <w:r w:rsidRPr="00803ADF">
        <w:rPr>
          <w:rFonts w:ascii="Times New Roman" w:hAnsi="Times New Roman"/>
          <w:lang w:val="en-GB"/>
        </w:rPr>
        <w:t>values among citizens and voters, in party manifestos, in public discourse and in political messages and offers all innovation to relevant stakeholders for re-use.</w:t>
      </w:r>
    </w:p>
    <w:p w14:paraId="27567AA5" w14:textId="523751B0" w:rsidR="00637530" w:rsidRPr="00803ADF" w:rsidRDefault="00637530" w:rsidP="003013EE">
      <w:pPr>
        <w:pStyle w:val="ListParagraph"/>
        <w:widowControl/>
        <w:numPr>
          <w:ilvl w:val="0"/>
          <w:numId w:val="12"/>
        </w:numPr>
        <w:spacing w:after="60"/>
        <w:ind w:left="425"/>
        <w:rPr>
          <w:rFonts w:ascii="Times New Roman" w:hAnsi="Times New Roman"/>
          <w:lang w:val="en-GB"/>
        </w:rPr>
      </w:pPr>
      <w:r w:rsidRPr="00803ADF">
        <w:rPr>
          <w:rFonts w:ascii="Times New Roman" w:hAnsi="Times New Roman"/>
          <w:b/>
          <w:bCs/>
          <w:lang w:val="en-GB"/>
        </w:rPr>
        <w:t>Stands out with its multi-method approach</w:t>
      </w:r>
      <w:r w:rsidRPr="00803ADF">
        <w:rPr>
          <w:rFonts w:ascii="Times New Roman" w:hAnsi="Times New Roman"/>
          <w:lang w:val="en-GB"/>
        </w:rPr>
        <w:t xml:space="preserve">, combining (automated) content analyses of political communication and social media content with representative surveys alongside experimental methods, and generates </w:t>
      </w:r>
      <w:r w:rsidRPr="00803ADF">
        <w:rPr>
          <w:rFonts w:ascii="Times New Roman" w:hAnsi="Times New Roman"/>
          <w:b/>
          <w:bCs/>
          <w:lang w:val="en-GB"/>
        </w:rPr>
        <w:t xml:space="preserve">novel data </w:t>
      </w:r>
      <w:r w:rsidRPr="00803ADF">
        <w:rPr>
          <w:rFonts w:ascii="Times New Roman" w:hAnsi="Times New Roman"/>
          <w:lang w:val="en-GB"/>
        </w:rPr>
        <w:t xml:space="preserve">with respect to support for liberal democratic </w:t>
      </w:r>
      <w:r w:rsidR="009B41B4">
        <w:rPr>
          <w:rFonts w:ascii="Times New Roman" w:hAnsi="Times New Roman"/>
          <w:lang w:val="en-GB"/>
        </w:rPr>
        <w:t xml:space="preserve">norms and </w:t>
      </w:r>
      <w:r w:rsidRPr="00803ADF">
        <w:rPr>
          <w:rFonts w:ascii="Times New Roman" w:hAnsi="Times New Roman"/>
          <w:lang w:val="en-GB"/>
        </w:rPr>
        <w:t xml:space="preserve">values in the EU. </w:t>
      </w:r>
    </w:p>
    <w:p w14:paraId="3BABDA2B" w14:textId="3864D705" w:rsidR="00637530" w:rsidRPr="00803ADF" w:rsidRDefault="00637530" w:rsidP="003013EE">
      <w:pPr>
        <w:pStyle w:val="ListParagraph"/>
        <w:widowControl/>
        <w:numPr>
          <w:ilvl w:val="0"/>
          <w:numId w:val="12"/>
        </w:numPr>
        <w:spacing w:after="60"/>
        <w:ind w:left="425"/>
        <w:rPr>
          <w:rFonts w:ascii="Times New Roman" w:hAnsi="Times New Roman"/>
          <w:lang w:val="en-GB"/>
        </w:rPr>
      </w:pPr>
      <w:r w:rsidRPr="00803ADF">
        <w:rPr>
          <w:rFonts w:ascii="Times New Roman" w:hAnsi="Times New Roman"/>
          <w:b/>
          <w:bCs/>
          <w:lang w:val="en-GB"/>
        </w:rPr>
        <w:t>Actively engages with key</w:t>
      </w:r>
      <w:r w:rsidRPr="00803ADF">
        <w:rPr>
          <w:rFonts w:ascii="Times New Roman" w:hAnsi="Times New Roman"/>
          <w:lang w:val="en-GB"/>
        </w:rPr>
        <w:t xml:space="preserve"> </w:t>
      </w:r>
      <w:r w:rsidRPr="00803ADF">
        <w:rPr>
          <w:rFonts w:ascii="Times New Roman" w:hAnsi="Times New Roman"/>
          <w:b/>
          <w:bCs/>
          <w:lang w:val="en-GB"/>
        </w:rPr>
        <w:t>stakeholders from politics, media and civil society</w:t>
      </w:r>
      <w:r w:rsidRPr="00803ADF">
        <w:rPr>
          <w:rFonts w:ascii="Times New Roman" w:hAnsi="Times New Roman"/>
          <w:lang w:val="en-GB"/>
        </w:rPr>
        <w:t xml:space="preserve"> </w:t>
      </w:r>
      <w:r w:rsidRPr="00803ADF">
        <w:rPr>
          <w:rFonts w:ascii="Times New Roman" w:hAnsi="Times New Roman"/>
          <w:b/>
          <w:bCs/>
          <w:lang w:val="en-GB"/>
        </w:rPr>
        <w:t xml:space="preserve">throughout the project </w:t>
      </w:r>
      <w:r w:rsidRPr="00803ADF">
        <w:rPr>
          <w:rFonts w:ascii="Times New Roman" w:hAnsi="Times New Roman"/>
          <w:lang w:val="en-GB"/>
        </w:rPr>
        <w:t xml:space="preserve">to learn from, test our ideas with and inform these communities, thereby proactively supporting the </w:t>
      </w:r>
      <w:r w:rsidRPr="00803ADF">
        <w:rPr>
          <w:rFonts w:ascii="Times New Roman" w:hAnsi="Times New Roman"/>
          <w:color w:val="000000"/>
          <w:sz w:val="23"/>
          <w:szCs w:val="23"/>
          <w:lang w:val="en-GB" w:eastAsia="nl-NL"/>
        </w:rPr>
        <w:t xml:space="preserve">reinstating of the legitimacy and effectiveness of </w:t>
      </w:r>
      <w:r w:rsidR="009B41B4">
        <w:rPr>
          <w:rFonts w:ascii="Times New Roman" w:hAnsi="Times New Roman"/>
          <w:color w:val="000000"/>
          <w:sz w:val="23"/>
          <w:szCs w:val="23"/>
          <w:lang w:val="en-GB" w:eastAsia="nl-NL"/>
        </w:rPr>
        <w:t xml:space="preserve">European </w:t>
      </w:r>
      <w:r w:rsidRPr="00803ADF">
        <w:rPr>
          <w:rFonts w:ascii="Times New Roman" w:hAnsi="Times New Roman"/>
          <w:color w:val="000000"/>
          <w:sz w:val="23"/>
          <w:szCs w:val="23"/>
          <w:lang w:val="en-GB" w:eastAsia="nl-NL"/>
        </w:rPr>
        <w:t xml:space="preserve">liberal democracy. </w:t>
      </w:r>
    </w:p>
    <w:p w14:paraId="3D20D409" w14:textId="77777777" w:rsidR="00D93E95" w:rsidRPr="00803ADF" w:rsidRDefault="00D93E95" w:rsidP="00356A49">
      <w:pPr>
        <w:pStyle w:val="Heading2"/>
      </w:pPr>
      <w:r w:rsidRPr="00803ADF">
        <w:lastRenderedPageBreak/>
        <w:t>1.1</w:t>
      </w:r>
      <w:r w:rsidR="00430D05" w:rsidRPr="00803ADF">
        <w:t xml:space="preserve"> </w:t>
      </w:r>
      <w:r w:rsidR="00184CDD" w:rsidRPr="00803ADF">
        <w:t xml:space="preserve">Objectives and ambition </w:t>
      </w:r>
    </w:p>
    <w:p w14:paraId="2F73432C" w14:textId="41CDF87B" w:rsidR="008415D4" w:rsidRPr="00803ADF" w:rsidRDefault="008415D4" w:rsidP="00060882">
      <w:pPr>
        <w:spacing w:after="120"/>
        <w:jc w:val="both"/>
        <w:rPr>
          <w:rFonts w:ascii="Times New Roman" w:hAnsi="Times New Roman"/>
          <w:lang w:val="en-GB"/>
        </w:rPr>
      </w:pPr>
      <w:r w:rsidRPr="00803ADF">
        <w:rPr>
          <w:rFonts w:ascii="Times New Roman" w:hAnsi="Times New Roman"/>
          <w:bCs/>
          <w:lang w:val="en-GB"/>
        </w:rPr>
        <w:t>Defining features of liberal democracy are respect for and protection of core civil liberties and constitutional con</w:t>
      </w:r>
      <w:r w:rsidR="00060882">
        <w:rPr>
          <w:rFonts w:ascii="Times New Roman" w:hAnsi="Times New Roman"/>
          <w:bCs/>
          <w:lang w:val="en-GB"/>
        </w:rPr>
        <w:softHyphen/>
      </w:r>
      <w:r w:rsidRPr="00803ADF">
        <w:rPr>
          <w:rFonts w:ascii="Times New Roman" w:hAnsi="Times New Roman"/>
          <w:bCs/>
          <w:lang w:val="en-GB"/>
        </w:rPr>
        <w:t>straints on excessive executive power. These constitutional constraints consists of various procedures and insti</w:t>
      </w:r>
      <w:r w:rsidR="00060882">
        <w:rPr>
          <w:rFonts w:ascii="Times New Roman" w:hAnsi="Times New Roman"/>
          <w:bCs/>
          <w:lang w:val="en-GB"/>
        </w:rPr>
        <w:softHyphen/>
      </w:r>
      <w:r w:rsidRPr="00803ADF">
        <w:rPr>
          <w:rFonts w:ascii="Times New Roman" w:hAnsi="Times New Roman"/>
          <w:bCs/>
          <w:lang w:val="en-GB"/>
        </w:rPr>
        <w:t>tutions that are designed to limit the power of the executive, often referred to as ‘checks and balances’. Thereby, liberal democracy extend</w:t>
      </w:r>
      <w:r w:rsidR="00060882">
        <w:rPr>
          <w:rFonts w:ascii="Times New Roman" w:hAnsi="Times New Roman"/>
          <w:bCs/>
          <w:lang w:val="en-GB"/>
        </w:rPr>
        <w:t>s</w:t>
      </w:r>
      <w:r w:rsidRPr="00803ADF">
        <w:rPr>
          <w:rFonts w:ascii="Times New Roman" w:hAnsi="Times New Roman"/>
          <w:bCs/>
          <w:lang w:val="en-GB"/>
        </w:rPr>
        <w:t xml:space="preserve"> the elementary definition of electoral democracy (</w:t>
      </w:r>
      <w:r w:rsidR="00060882">
        <w:rPr>
          <w:rFonts w:ascii="Times New Roman" w:hAnsi="Times New Roman"/>
          <w:bCs/>
          <w:lang w:val="en-GB"/>
        </w:rPr>
        <w:t xml:space="preserve">e.g. </w:t>
      </w:r>
      <w:proofErr w:type="spellStart"/>
      <w:r w:rsidRPr="00803ADF">
        <w:rPr>
          <w:rFonts w:ascii="Times New Roman" w:hAnsi="Times New Roman"/>
          <w:bCs/>
          <w:lang w:val="en-GB"/>
        </w:rPr>
        <w:t>Coppedge</w:t>
      </w:r>
      <w:proofErr w:type="spellEnd"/>
      <w:r w:rsidRPr="00803ADF">
        <w:rPr>
          <w:rFonts w:ascii="Times New Roman" w:hAnsi="Times New Roman"/>
          <w:bCs/>
          <w:lang w:val="en-GB"/>
        </w:rPr>
        <w:t xml:space="preserve"> et al. 2016; </w:t>
      </w:r>
      <w:proofErr w:type="spellStart"/>
      <w:r w:rsidRPr="00803ADF">
        <w:rPr>
          <w:rFonts w:ascii="Times New Roman" w:hAnsi="Times New Roman"/>
          <w:bCs/>
          <w:lang w:val="en-GB"/>
        </w:rPr>
        <w:t>Mechkova</w:t>
      </w:r>
      <w:proofErr w:type="spellEnd"/>
      <w:r w:rsidRPr="00803ADF">
        <w:rPr>
          <w:rFonts w:ascii="Times New Roman" w:hAnsi="Times New Roman"/>
          <w:bCs/>
          <w:lang w:val="en-GB"/>
        </w:rPr>
        <w:t xml:space="preserve"> et al. 2017). The ‘liberal’ components of democracy do not only ensure that elections remain free, fair, and competitive in the long run, they also protect the rights of individuals and minority groups against the abuse of government power, even if that government has an electoral mandate. </w:t>
      </w:r>
      <w:r w:rsidRPr="00803ADF">
        <w:rPr>
          <w:rFonts w:ascii="Times New Roman" w:hAnsi="Times New Roman"/>
          <w:lang w:val="en-GB"/>
        </w:rPr>
        <w:t xml:space="preserve">Consequently, there is an </w:t>
      </w:r>
      <w:r w:rsidRPr="00803ADF">
        <w:rPr>
          <w:rFonts w:ascii="Times New Roman" w:hAnsi="Times New Roman"/>
          <w:i/>
          <w:iCs/>
          <w:lang w:val="en-GB"/>
        </w:rPr>
        <w:t>inherent tension</w:t>
      </w:r>
      <w:r w:rsidRPr="00803ADF">
        <w:rPr>
          <w:rFonts w:ascii="Times New Roman" w:hAnsi="Times New Roman"/>
          <w:lang w:val="en-GB"/>
        </w:rPr>
        <w:t xml:space="preserve"> between the electoral pillar (based on majoritarian principles) and the constitutional pillar (designed to protect basic rights) of liberal democracy. The tension exists when </w:t>
      </w:r>
      <w:r w:rsidR="00F34A58" w:rsidRPr="00803ADF">
        <w:rPr>
          <w:rFonts w:ascii="Times New Roman" w:hAnsi="Times New Roman"/>
          <w:lang w:val="en-GB"/>
        </w:rPr>
        <w:t>civil liberties</w:t>
      </w:r>
      <w:r w:rsidRPr="00803ADF">
        <w:rPr>
          <w:rFonts w:ascii="Times New Roman" w:hAnsi="Times New Roman"/>
          <w:lang w:val="en-GB"/>
        </w:rPr>
        <w:t>, such as minority rights</w:t>
      </w:r>
      <w:r w:rsidR="00F34A58" w:rsidRPr="00803ADF">
        <w:rPr>
          <w:rFonts w:ascii="Times New Roman" w:hAnsi="Times New Roman"/>
          <w:lang w:val="en-GB"/>
        </w:rPr>
        <w:t xml:space="preserve"> and </w:t>
      </w:r>
      <w:r w:rsidRPr="00803ADF">
        <w:rPr>
          <w:rFonts w:ascii="Times New Roman" w:hAnsi="Times New Roman"/>
          <w:lang w:val="en-GB"/>
        </w:rPr>
        <w:t xml:space="preserve">press </w:t>
      </w:r>
      <w:r w:rsidR="00F34A58" w:rsidRPr="00803ADF">
        <w:rPr>
          <w:rFonts w:ascii="Times New Roman" w:hAnsi="Times New Roman"/>
          <w:lang w:val="en-GB"/>
        </w:rPr>
        <w:t>freedom</w:t>
      </w:r>
      <w:r w:rsidRPr="00803ADF">
        <w:rPr>
          <w:rFonts w:ascii="Times New Roman" w:hAnsi="Times New Roman"/>
          <w:lang w:val="en-GB"/>
        </w:rPr>
        <w:t>, constrain the executive’s ability to enforce ‘the will of the people’. This tension is captured in the distinction between ‘electoral democracies’</w:t>
      </w:r>
      <w:r w:rsidR="00060882">
        <w:rPr>
          <w:rFonts w:ascii="Times New Roman" w:hAnsi="Times New Roman"/>
          <w:lang w:val="en-GB"/>
        </w:rPr>
        <w:t xml:space="preserve"> </w:t>
      </w:r>
      <w:r w:rsidRPr="00803ADF">
        <w:rPr>
          <w:rFonts w:ascii="Times New Roman" w:hAnsi="Times New Roman"/>
          <w:lang w:val="en-GB"/>
        </w:rPr>
        <w:t xml:space="preserve">and ‘liberal democracies’, also found in the </w:t>
      </w:r>
      <w:r w:rsidR="00060882" w:rsidRPr="00803ADF">
        <w:rPr>
          <w:rFonts w:ascii="Times New Roman" w:hAnsi="Times New Roman"/>
          <w:lang w:val="en-GB"/>
        </w:rPr>
        <w:t>Varieties of Democracy</w:t>
      </w:r>
      <w:r w:rsidRPr="00803ADF">
        <w:rPr>
          <w:rFonts w:ascii="Times New Roman" w:hAnsi="Times New Roman"/>
          <w:lang w:val="en-GB"/>
        </w:rPr>
        <w:t xml:space="preserve"> </w:t>
      </w:r>
      <w:r w:rsidR="00060882" w:rsidRPr="00803ADF">
        <w:rPr>
          <w:rFonts w:ascii="Times New Roman" w:hAnsi="Times New Roman"/>
          <w:lang w:val="en-GB"/>
        </w:rPr>
        <w:t xml:space="preserve">classification </w:t>
      </w:r>
      <w:r w:rsidR="001D1FCC" w:rsidRPr="00803ADF">
        <w:rPr>
          <w:rFonts w:ascii="Times New Roman" w:hAnsi="Times New Roman"/>
          <w:lang w:val="en-GB"/>
        </w:rPr>
        <w:t>(</w:t>
      </w:r>
      <w:r w:rsidR="00060882">
        <w:rPr>
          <w:rFonts w:ascii="Times New Roman" w:hAnsi="Times New Roman"/>
          <w:lang w:val="en-GB"/>
        </w:rPr>
        <w:t xml:space="preserve">V-Dem, </w:t>
      </w:r>
      <w:proofErr w:type="spellStart"/>
      <w:r w:rsidR="001D1FCC" w:rsidRPr="00803ADF">
        <w:rPr>
          <w:rFonts w:ascii="Times New Roman" w:hAnsi="Times New Roman"/>
          <w:bCs/>
          <w:lang w:val="en-GB"/>
        </w:rPr>
        <w:t>Coppedge</w:t>
      </w:r>
      <w:proofErr w:type="spellEnd"/>
      <w:r w:rsidR="001D1FCC" w:rsidRPr="00803ADF">
        <w:rPr>
          <w:rFonts w:ascii="Times New Roman" w:hAnsi="Times New Roman"/>
          <w:bCs/>
          <w:lang w:val="en-GB"/>
        </w:rPr>
        <w:t xml:space="preserve"> et al. 2016</w:t>
      </w:r>
      <w:r w:rsidRPr="00803ADF">
        <w:rPr>
          <w:rFonts w:ascii="Times New Roman" w:hAnsi="Times New Roman"/>
          <w:lang w:val="en-GB"/>
        </w:rPr>
        <w:t>). Both electoral and liberal democracies organi</w:t>
      </w:r>
      <w:r w:rsidR="001D1FCC" w:rsidRPr="00803ADF">
        <w:rPr>
          <w:rFonts w:ascii="Times New Roman" w:hAnsi="Times New Roman"/>
          <w:lang w:val="en-GB"/>
        </w:rPr>
        <w:t>s</w:t>
      </w:r>
      <w:r w:rsidRPr="00803ADF">
        <w:rPr>
          <w:rFonts w:ascii="Times New Roman" w:hAnsi="Times New Roman"/>
          <w:lang w:val="en-GB"/>
        </w:rPr>
        <w:t>e competitive elec</w:t>
      </w:r>
      <w:r w:rsidR="00060882">
        <w:rPr>
          <w:rFonts w:ascii="Times New Roman" w:hAnsi="Times New Roman"/>
          <w:lang w:val="en-GB"/>
        </w:rPr>
        <w:softHyphen/>
      </w:r>
      <w:r w:rsidRPr="00803ADF">
        <w:rPr>
          <w:rFonts w:ascii="Times New Roman" w:hAnsi="Times New Roman"/>
          <w:lang w:val="en-GB"/>
        </w:rPr>
        <w:t>tions, but liberal democracies also seek to protect “the rule of law ensuring respect for civil liberties, judicial con</w:t>
      </w:r>
      <w:r w:rsidR="00060882">
        <w:rPr>
          <w:rFonts w:ascii="Times New Roman" w:hAnsi="Times New Roman"/>
          <w:lang w:val="en-GB"/>
        </w:rPr>
        <w:softHyphen/>
      </w:r>
      <w:r w:rsidRPr="00803ADF">
        <w:rPr>
          <w:rFonts w:ascii="Times New Roman" w:hAnsi="Times New Roman"/>
          <w:lang w:val="en-GB"/>
        </w:rPr>
        <w:t>straints on the executive branch, and legislative checks and oversight of the executive” (</w:t>
      </w:r>
      <w:proofErr w:type="spellStart"/>
      <w:r w:rsidRPr="00803ADF">
        <w:rPr>
          <w:rFonts w:ascii="Times New Roman" w:hAnsi="Times New Roman"/>
          <w:lang w:val="en-GB"/>
        </w:rPr>
        <w:t>Mechkova</w:t>
      </w:r>
      <w:proofErr w:type="spellEnd"/>
      <w:r w:rsidRPr="00803ADF">
        <w:rPr>
          <w:rFonts w:ascii="Times New Roman" w:hAnsi="Times New Roman"/>
          <w:lang w:val="en-GB"/>
        </w:rPr>
        <w:t xml:space="preserve"> et al. 2017: 162). </w:t>
      </w:r>
    </w:p>
    <w:p w14:paraId="0F3420C9" w14:textId="4EDC59A6" w:rsidR="00542D3E" w:rsidRPr="00803ADF" w:rsidRDefault="00202601" w:rsidP="00D475A8">
      <w:pPr>
        <w:spacing w:after="120"/>
        <w:jc w:val="both"/>
        <w:rPr>
          <w:rFonts w:ascii="Times New Roman" w:hAnsi="Times New Roman"/>
          <w:bCs/>
          <w:lang w:val="en-GB"/>
        </w:rPr>
      </w:pPr>
      <w:r w:rsidRPr="00803ADF">
        <w:rPr>
          <w:rFonts w:ascii="Times New Roman" w:hAnsi="Times New Roman"/>
          <w:lang w:val="en-GB"/>
        </w:rPr>
        <w:t xml:space="preserve">The EU </w:t>
      </w:r>
      <w:r w:rsidRPr="00803ADF">
        <w:rPr>
          <w:rFonts w:ascii="Times New Roman" w:hAnsi="Times New Roman"/>
          <w:bCs/>
          <w:lang w:val="en-GB"/>
        </w:rPr>
        <w:t xml:space="preserve">aspires to be a defender of liberal democracy: “The Union is founded on the values of respect for human dignity, freedom, democracy, equality, the rule of law and respect for human rights, including the rights of persons belonging to minorities” (Art. 2, TEU). However, in several EU member states, most particularly Hungary, Poland, and Slovenia, we observe processes of ‘democratic backsliding’, which is the gradual erosion of the institutions designed to protect citizens’ civil liberties, to guarantee the rule of law, and to constrain the power of the executive (e.g. </w:t>
      </w:r>
      <w:proofErr w:type="spellStart"/>
      <w:r w:rsidRPr="00803ADF">
        <w:rPr>
          <w:rFonts w:ascii="Times New Roman" w:hAnsi="Times New Roman"/>
          <w:bCs/>
          <w:lang w:val="en-GB"/>
        </w:rPr>
        <w:t>Bermeo</w:t>
      </w:r>
      <w:proofErr w:type="spellEnd"/>
      <w:r w:rsidRPr="00803ADF">
        <w:rPr>
          <w:rFonts w:ascii="Times New Roman" w:hAnsi="Times New Roman"/>
          <w:bCs/>
          <w:lang w:val="en-GB"/>
        </w:rPr>
        <w:t xml:space="preserve"> 2016; </w:t>
      </w:r>
      <w:proofErr w:type="spellStart"/>
      <w:r w:rsidRPr="00803ADF">
        <w:rPr>
          <w:rFonts w:ascii="Times New Roman" w:hAnsi="Times New Roman"/>
          <w:bCs/>
          <w:lang w:val="en-GB"/>
        </w:rPr>
        <w:t>Mechkova</w:t>
      </w:r>
      <w:proofErr w:type="spellEnd"/>
      <w:r w:rsidRPr="00803ADF">
        <w:rPr>
          <w:rFonts w:ascii="Times New Roman" w:hAnsi="Times New Roman"/>
          <w:bCs/>
          <w:lang w:val="en-GB"/>
        </w:rPr>
        <w:t xml:space="preserve"> et al. 2017; </w:t>
      </w:r>
      <w:proofErr w:type="spellStart"/>
      <w:r w:rsidRPr="00803ADF">
        <w:rPr>
          <w:rFonts w:ascii="Times New Roman" w:hAnsi="Times New Roman"/>
          <w:bCs/>
          <w:lang w:val="en-GB"/>
        </w:rPr>
        <w:t>Levitsky</w:t>
      </w:r>
      <w:proofErr w:type="spellEnd"/>
      <w:r w:rsidRPr="00803ADF">
        <w:rPr>
          <w:rFonts w:ascii="Times New Roman" w:hAnsi="Times New Roman"/>
          <w:bCs/>
          <w:lang w:val="en-GB"/>
        </w:rPr>
        <w:t xml:space="preserve"> and </w:t>
      </w:r>
      <w:proofErr w:type="spellStart"/>
      <w:r w:rsidRPr="00803ADF">
        <w:rPr>
          <w:rFonts w:ascii="Times New Roman" w:hAnsi="Times New Roman"/>
          <w:bCs/>
          <w:lang w:val="en-GB"/>
        </w:rPr>
        <w:t>Ziblatt</w:t>
      </w:r>
      <w:proofErr w:type="spellEnd"/>
      <w:r w:rsidRPr="00803ADF">
        <w:rPr>
          <w:rFonts w:ascii="Times New Roman" w:hAnsi="Times New Roman"/>
          <w:bCs/>
          <w:lang w:val="en-GB"/>
        </w:rPr>
        <w:t xml:space="preserve"> 2018; Freedom House 2020)</w:t>
      </w:r>
      <w:r w:rsidR="000B4261" w:rsidRPr="00803ADF">
        <w:rPr>
          <w:rFonts w:ascii="Times New Roman" w:hAnsi="Times New Roman"/>
          <w:bCs/>
          <w:lang w:val="en-GB"/>
        </w:rPr>
        <w:t>. These processes occur</w:t>
      </w:r>
      <w:r w:rsidR="005C05ED" w:rsidRPr="00803ADF">
        <w:rPr>
          <w:rFonts w:ascii="Times New Roman" w:hAnsi="Times New Roman"/>
          <w:bCs/>
          <w:lang w:val="en-GB"/>
        </w:rPr>
        <w:t xml:space="preserve"> alongside political attacks on </w:t>
      </w:r>
      <w:r w:rsidR="005C05ED" w:rsidRPr="00803ADF">
        <w:rPr>
          <w:rFonts w:ascii="Times New Roman" w:hAnsi="Times New Roman"/>
          <w:lang w:val="en-GB"/>
        </w:rPr>
        <w:t>supranational institutions that seek to promote democracy and protect minority rights (De Vries and Hobolt 2020)</w:t>
      </w:r>
      <w:r w:rsidRPr="00803ADF">
        <w:rPr>
          <w:rFonts w:ascii="Times New Roman" w:hAnsi="Times New Roman"/>
          <w:bCs/>
          <w:lang w:val="en-GB"/>
        </w:rPr>
        <w:t>. As the EU is founded on the principles of liberal democracy,</w:t>
      </w:r>
      <w:r w:rsidR="004A6BB8" w:rsidRPr="00803ADF">
        <w:rPr>
          <w:rFonts w:ascii="Times New Roman" w:hAnsi="Times New Roman"/>
          <w:bCs/>
          <w:lang w:val="en-GB"/>
        </w:rPr>
        <w:t xml:space="preserve"> </w:t>
      </w:r>
      <w:r w:rsidRPr="00803ADF">
        <w:rPr>
          <w:rFonts w:ascii="Times New Roman" w:hAnsi="Times New Roman"/>
          <w:bCs/>
          <w:lang w:val="en-GB"/>
        </w:rPr>
        <w:t>democratic back</w:t>
      </w:r>
      <w:r w:rsidR="00060882">
        <w:rPr>
          <w:rFonts w:ascii="Times New Roman" w:hAnsi="Times New Roman"/>
          <w:bCs/>
          <w:lang w:val="en-GB"/>
        </w:rPr>
        <w:softHyphen/>
      </w:r>
      <w:r w:rsidRPr="00803ADF">
        <w:rPr>
          <w:rFonts w:ascii="Times New Roman" w:hAnsi="Times New Roman"/>
          <w:bCs/>
          <w:lang w:val="en-GB"/>
        </w:rPr>
        <w:t xml:space="preserve">sliding in these member states leads increasingly to conflicts between the </w:t>
      </w:r>
      <w:r w:rsidRPr="00803ADF">
        <w:rPr>
          <w:rFonts w:ascii="Times New Roman" w:hAnsi="Times New Roman"/>
          <w:lang w:val="en-GB"/>
        </w:rPr>
        <w:t xml:space="preserve">European Commission </w:t>
      </w:r>
      <w:r w:rsidR="00D475A8">
        <w:rPr>
          <w:rFonts w:ascii="Times New Roman" w:hAnsi="Times New Roman"/>
          <w:lang w:val="en-GB"/>
        </w:rPr>
        <w:t xml:space="preserve">(EC) </w:t>
      </w:r>
      <w:r w:rsidRPr="00803ADF">
        <w:rPr>
          <w:rFonts w:ascii="Times New Roman" w:hAnsi="Times New Roman"/>
          <w:lang w:val="en-GB"/>
        </w:rPr>
        <w:t>and the European Parliament</w:t>
      </w:r>
      <w:r w:rsidR="00D475A8">
        <w:rPr>
          <w:rFonts w:ascii="Times New Roman" w:hAnsi="Times New Roman"/>
          <w:lang w:val="en-GB"/>
        </w:rPr>
        <w:t xml:space="preserve"> (EP)</w:t>
      </w:r>
      <w:r w:rsidRPr="00803ADF">
        <w:rPr>
          <w:rFonts w:ascii="Times New Roman" w:hAnsi="Times New Roman"/>
          <w:bCs/>
          <w:lang w:val="en-GB"/>
        </w:rPr>
        <w:t xml:space="preserve"> on the one hand, and the national governments of these countries on the other. Thus, conflicts about the future of liberal democracy are increasingly waged at different levels</w:t>
      </w:r>
      <w:r w:rsidR="00542D3E" w:rsidRPr="00803ADF">
        <w:rPr>
          <w:rFonts w:ascii="Times New Roman" w:hAnsi="Times New Roman"/>
          <w:bCs/>
          <w:lang w:val="en-GB"/>
        </w:rPr>
        <w:t>;</w:t>
      </w:r>
      <w:r w:rsidRPr="00803ADF">
        <w:rPr>
          <w:rFonts w:ascii="Times New Roman" w:hAnsi="Times New Roman"/>
          <w:bCs/>
          <w:lang w:val="en-GB"/>
        </w:rPr>
        <w:t xml:space="preserve"> national, supranational and transnationally between these levels. Supporters of liberal democratic </w:t>
      </w:r>
      <w:r w:rsidR="00A4026F" w:rsidRPr="00803ADF">
        <w:rPr>
          <w:rFonts w:ascii="Times New Roman" w:hAnsi="Times New Roman"/>
          <w:bCs/>
          <w:lang w:val="en-GB"/>
        </w:rPr>
        <w:t xml:space="preserve">norms and </w:t>
      </w:r>
      <w:r w:rsidRPr="00803ADF">
        <w:rPr>
          <w:rFonts w:ascii="Times New Roman" w:hAnsi="Times New Roman"/>
          <w:bCs/>
          <w:lang w:val="en-GB"/>
        </w:rPr>
        <w:t xml:space="preserve">values expect the EU to take measures against authoritarian tendencies in some of its member states. Yet, by interfering in the internal affairs of these countries, </w:t>
      </w:r>
      <w:bookmarkStart w:id="5" w:name="_bookmark4"/>
      <w:bookmarkEnd w:id="5"/>
      <w:r w:rsidRPr="00803ADF">
        <w:rPr>
          <w:rFonts w:ascii="Times New Roman" w:hAnsi="Times New Roman"/>
          <w:bCs/>
          <w:lang w:val="en-GB"/>
        </w:rPr>
        <w:t>the EU inadvertently provides a platform for nationalistic agents who claim national sovereignty. As a result, Euroscepticism becomes increasingly aligned with challenges to liberal democracy, particularly in countries where the institutions of liberal democracy are under siege (Van der Brug et al. 2021a).</w:t>
      </w:r>
      <w:r w:rsidR="003D18F0" w:rsidRPr="00803ADF">
        <w:rPr>
          <w:rFonts w:ascii="Times New Roman" w:hAnsi="Times New Roman"/>
          <w:bCs/>
          <w:lang w:val="en-GB"/>
        </w:rPr>
        <w:t xml:space="preserve"> </w:t>
      </w:r>
      <w:r w:rsidR="00542D3E" w:rsidRPr="00803ADF">
        <w:rPr>
          <w:rFonts w:ascii="Times New Roman" w:hAnsi="Times New Roman"/>
          <w:b/>
          <w:lang w:val="en-GB"/>
        </w:rPr>
        <w:t>This dilemma constitutes the core of DEMCORE</w:t>
      </w:r>
      <w:r w:rsidR="001425C6">
        <w:rPr>
          <w:rFonts w:ascii="Times New Roman" w:hAnsi="Times New Roman"/>
          <w:bCs/>
          <w:lang w:val="en-GB"/>
        </w:rPr>
        <w:t xml:space="preserve"> and </w:t>
      </w:r>
      <w:r w:rsidR="00542D3E" w:rsidRPr="00803ADF">
        <w:rPr>
          <w:rFonts w:ascii="Times New Roman" w:hAnsi="Times New Roman"/>
          <w:bCs/>
          <w:lang w:val="en-GB"/>
        </w:rPr>
        <w:t xml:space="preserve">makes </w:t>
      </w:r>
      <w:r w:rsidR="001425C6">
        <w:rPr>
          <w:rFonts w:ascii="Times New Roman" w:hAnsi="Times New Roman"/>
          <w:bCs/>
          <w:lang w:val="en-GB"/>
        </w:rPr>
        <w:t>it</w:t>
      </w:r>
      <w:r w:rsidR="00542D3E" w:rsidRPr="00803ADF">
        <w:rPr>
          <w:rFonts w:ascii="Times New Roman" w:hAnsi="Times New Roman"/>
          <w:bCs/>
          <w:lang w:val="en-GB"/>
        </w:rPr>
        <w:t xml:space="preserve"> a perfect fit with the EC’s ambition to fuel innovative research on democra</w:t>
      </w:r>
      <w:r w:rsidR="001425C6">
        <w:rPr>
          <w:rFonts w:ascii="Times New Roman" w:hAnsi="Times New Roman"/>
          <w:bCs/>
          <w:lang w:val="en-GB"/>
        </w:rPr>
        <w:t xml:space="preserve">tic </w:t>
      </w:r>
      <w:r w:rsidR="00542D3E" w:rsidRPr="00803ADF">
        <w:rPr>
          <w:rFonts w:ascii="Times New Roman" w:hAnsi="Times New Roman"/>
          <w:bCs/>
          <w:lang w:val="en-GB"/>
        </w:rPr>
        <w:t xml:space="preserve">governance </w:t>
      </w:r>
      <w:r w:rsidR="001425C6">
        <w:rPr>
          <w:rFonts w:ascii="Times New Roman" w:hAnsi="Times New Roman"/>
          <w:bCs/>
          <w:lang w:val="en-GB"/>
        </w:rPr>
        <w:t>(</w:t>
      </w:r>
      <w:r w:rsidR="00542D3E" w:rsidRPr="00803ADF">
        <w:rPr>
          <w:rFonts w:ascii="Times New Roman" w:hAnsi="Times New Roman"/>
          <w:bCs/>
          <w:lang w:val="en-GB"/>
        </w:rPr>
        <w:t>‘Destination 1’</w:t>
      </w:r>
      <w:r w:rsidR="001425C6">
        <w:rPr>
          <w:rFonts w:ascii="Times New Roman" w:hAnsi="Times New Roman"/>
          <w:bCs/>
          <w:lang w:val="en-GB"/>
        </w:rPr>
        <w:t xml:space="preserve"> – </w:t>
      </w:r>
      <w:r w:rsidR="00542D3E" w:rsidRPr="00803ADF">
        <w:rPr>
          <w:rFonts w:ascii="Times New Roman" w:hAnsi="Times New Roman"/>
          <w:bCs/>
          <w:lang w:val="en-GB"/>
        </w:rPr>
        <w:t>Work</w:t>
      </w:r>
      <w:r w:rsidR="001425C6">
        <w:rPr>
          <w:rFonts w:ascii="Times New Roman" w:hAnsi="Times New Roman"/>
          <w:bCs/>
          <w:lang w:val="en-GB"/>
        </w:rPr>
        <w:t xml:space="preserve"> </w:t>
      </w:r>
      <w:r w:rsidR="00542D3E" w:rsidRPr="00803ADF">
        <w:rPr>
          <w:rFonts w:ascii="Times New Roman" w:hAnsi="Times New Roman"/>
          <w:bCs/>
          <w:lang w:val="en-GB"/>
        </w:rPr>
        <w:t xml:space="preserve">Programme 2021-22 </w:t>
      </w:r>
      <w:r w:rsidR="001425C6">
        <w:rPr>
          <w:rFonts w:ascii="Times New Roman" w:hAnsi="Times New Roman"/>
          <w:bCs/>
          <w:lang w:val="en-GB"/>
        </w:rPr>
        <w:t>‘</w:t>
      </w:r>
      <w:r w:rsidR="00542D3E" w:rsidRPr="00803ADF">
        <w:rPr>
          <w:rFonts w:ascii="Times New Roman" w:hAnsi="Times New Roman"/>
          <w:bCs/>
          <w:lang w:val="en-GB"/>
        </w:rPr>
        <w:t xml:space="preserve">Culture, </w:t>
      </w:r>
      <w:r w:rsidR="001425C6">
        <w:rPr>
          <w:rFonts w:ascii="Times New Roman" w:hAnsi="Times New Roman"/>
          <w:bCs/>
          <w:lang w:val="en-GB"/>
        </w:rPr>
        <w:t>c</w:t>
      </w:r>
      <w:r w:rsidR="00542D3E" w:rsidRPr="00803ADF">
        <w:rPr>
          <w:rFonts w:ascii="Times New Roman" w:hAnsi="Times New Roman"/>
          <w:bCs/>
          <w:lang w:val="en-GB"/>
        </w:rPr>
        <w:t xml:space="preserve">reativity </w:t>
      </w:r>
      <w:r w:rsidR="001425C6">
        <w:rPr>
          <w:rFonts w:ascii="Times New Roman" w:hAnsi="Times New Roman"/>
          <w:bCs/>
          <w:lang w:val="en-GB"/>
        </w:rPr>
        <w:t>&amp;</w:t>
      </w:r>
      <w:r w:rsidR="00542D3E" w:rsidRPr="00803ADF">
        <w:rPr>
          <w:rFonts w:ascii="Times New Roman" w:hAnsi="Times New Roman"/>
          <w:bCs/>
          <w:lang w:val="en-GB"/>
        </w:rPr>
        <w:t xml:space="preserve"> </w:t>
      </w:r>
      <w:r w:rsidR="001425C6">
        <w:rPr>
          <w:rFonts w:ascii="Times New Roman" w:hAnsi="Times New Roman"/>
          <w:bCs/>
          <w:lang w:val="en-GB"/>
        </w:rPr>
        <w:t>i</w:t>
      </w:r>
      <w:r w:rsidR="00542D3E" w:rsidRPr="00803ADF">
        <w:rPr>
          <w:rFonts w:ascii="Times New Roman" w:hAnsi="Times New Roman"/>
          <w:bCs/>
          <w:lang w:val="en-GB"/>
        </w:rPr>
        <w:t xml:space="preserve">nclusive </w:t>
      </w:r>
      <w:r w:rsidR="001425C6">
        <w:rPr>
          <w:rFonts w:ascii="Times New Roman" w:hAnsi="Times New Roman"/>
          <w:bCs/>
          <w:lang w:val="en-GB"/>
        </w:rPr>
        <w:t>s</w:t>
      </w:r>
      <w:r w:rsidR="00542D3E" w:rsidRPr="00803ADF">
        <w:rPr>
          <w:rFonts w:ascii="Times New Roman" w:hAnsi="Times New Roman"/>
          <w:bCs/>
          <w:lang w:val="en-GB"/>
        </w:rPr>
        <w:t>ociety</w:t>
      </w:r>
      <w:r w:rsidR="001425C6">
        <w:rPr>
          <w:rFonts w:ascii="Times New Roman" w:hAnsi="Times New Roman"/>
          <w:bCs/>
          <w:lang w:val="en-GB"/>
        </w:rPr>
        <w:t>’</w:t>
      </w:r>
      <w:r w:rsidR="00542D3E" w:rsidRPr="00803ADF">
        <w:rPr>
          <w:rFonts w:ascii="Times New Roman" w:hAnsi="Times New Roman"/>
          <w:bCs/>
          <w:lang w:val="en-GB"/>
        </w:rPr>
        <w:t>).</w:t>
      </w:r>
      <w:r w:rsidR="00542D3E" w:rsidRPr="00803ADF">
        <w:rPr>
          <w:rFonts w:ascii="Times New Roman" w:hAnsi="Times New Roman"/>
          <w:b/>
          <w:lang w:val="en-GB"/>
        </w:rPr>
        <w:t xml:space="preserve"> </w:t>
      </w:r>
    </w:p>
    <w:p w14:paraId="2B271642" w14:textId="46C391D4" w:rsidR="00202601" w:rsidRPr="00803ADF" w:rsidRDefault="00202601" w:rsidP="00D475A8">
      <w:pPr>
        <w:spacing w:after="120"/>
        <w:jc w:val="both"/>
        <w:rPr>
          <w:rFonts w:ascii="Times New Roman" w:hAnsi="Times New Roman"/>
          <w:b/>
          <w:bCs/>
          <w:lang w:val="en-GB"/>
        </w:rPr>
      </w:pPr>
      <w:r w:rsidRPr="00803ADF">
        <w:rPr>
          <w:rFonts w:ascii="Times New Roman" w:hAnsi="Times New Roman"/>
          <w:lang w:val="en-GB"/>
        </w:rPr>
        <w:t xml:space="preserve">Questions pertaining to challenges of liberal democracy within the EU have thus far been prominently addressed by </w:t>
      </w:r>
      <w:r w:rsidRPr="00D475A8">
        <w:rPr>
          <w:rFonts w:ascii="Times New Roman" w:hAnsi="Times New Roman"/>
          <w:lang w:val="en-GB"/>
        </w:rPr>
        <w:t xml:space="preserve">scholars of political theory (e.g. </w:t>
      </w:r>
      <w:proofErr w:type="spellStart"/>
      <w:r w:rsidRPr="00D475A8">
        <w:rPr>
          <w:rFonts w:ascii="Times New Roman" w:hAnsi="Times New Roman"/>
          <w:lang w:val="en-GB"/>
        </w:rPr>
        <w:t>Wolkenstein</w:t>
      </w:r>
      <w:proofErr w:type="spellEnd"/>
      <w:r w:rsidRPr="00D475A8">
        <w:rPr>
          <w:rFonts w:ascii="Times New Roman" w:hAnsi="Times New Roman"/>
          <w:lang w:val="en-GB"/>
        </w:rPr>
        <w:t xml:space="preserve"> 2019), law (e.g. Castillo-Ortiz 2019; </w:t>
      </w:r>
      <w:proofErr w:type="spellStart"/>
      <w:r w:rsidRPr="00D475A8">
        <w:rPr>
          <w:rFonts w:ascii="Times New Roman" w:hAnsi="Times New Roman"/>
          <w:bCs/>
          <w:lang w:val="en-GB"/>
        </w:rPr>
        <w:t>Halmai</w:t>
      </w:r>
      <w:proofErr w:type="spellEnd"/>
      <w:r w:rsidRPr="00D475A8">
        <w:rPr>
          <w:rFonts w:ascii="Times New Roman" w:hAnsi="Times New Roman"/>
          <w:bCs/>
          <w:lang w:val="en-GB"/>
        </w:rPr>
        <w:t xml:space="preserve"> 2019; </w:t>
      </w:r>
      <w:r w:rsidRPr="00D475A8">
        <w:rPr>
          <w:rFonts w:ascii="Times New Roman" w:hAnsi="Times New Roman"/>
          <w:lang w:val="en-GB"/>
        </w:rPr>
        <w:t>Kelemen 2017),</w:t>
      </w:r>
      <w:r w:rsidRPr="00803ADF">
        <w:rPr>
          <w:rFonts w:ascii="Times New Roman" w:hAnsi="Times New Roman"/>
          <w:lang w:val="en-GB"/>
        </w:rPr>
        <w:t xml:space="preserve"> international relations (e.g. </w:t>
      </w:r>
      <w:proofErr w:type="spellStart"/>
      <w:r w:rsidRPr="00803ADF">
        <w:rPr>
          <w:rFonts w:ascii="Times New Roman" w:hAnsi="Times New Roman"/>
          <w:bCs/>
          <w:lang w:val="en-GB"/>
        </w:rPr>
        <w:t>Buzogány</w:t>
      </w:r>
      <w:proofErr w:type="spellEnd"/>
      <w:r w:rsidRPr="00803ADF">
        <w:rPr>
          <w:rFonts w:ascii="Times New Roman" w:hAnsi="Times New Roman"/>
          <w:bCs/>
          <w:lang w:val="en-GB"/>
        </w:rPr>
        <w:t xml:space="preserve"> 2017; </w:t>
      </w:r>
      <w:proofErr w:type="spellStart"/>
      <w:r w:rsidRPr="00803ADF">
        <w:rPr>
          <w:rFonts w:ascii="Times New Roman" w:hAnsi="Times New Roman"/>
          <w:lang w:val="en-GB"/>
        </w:rPr>
        <w:t>Sedelmeier</w:t>
      </w:r>
      <w:proofErr w:type="spellEnd"/>
      <w:r w:rsidRPr="00803ADF">
        <w:rPr>
          <w:rFonts w:ascii="Times New Roman" w:hAnsi="Times New Roman"/>
          <w:lang w:val="en-GB"/>
        </w:rPr>
        <w:t xml:space="preserve"> 2014), and comparative politics (e.g. </w:t>
      </w:r>
      <w:proofErr w:type="spellStart"/>
      <w:r w:rsidRPr="00803ADF">
        <w:rPr>
          <w:rFonts w:ascii="Times New Roman" w:hAnsi="Times New Roman"/>
          <w:bCs/>
          <w:lang w:val="en-GB"/>
        </w:rPr>
        <w:t>Buštíková</w:t>
      </w:r>
      <w:proofErr w:type="spellEnd"/>
      <w:r w:rsidRPr="00803ADF">
        <w:rPr>
          <w:rFonts w:ascii="Times New Roman" w:hAnsi="Times New Roman"/>
          <w:bCs/>
          <w:lang w:val="en-GB"/>
        </w:rPr>
        <w:t xml:space="preserve"> and Guasti 2017; </w:t>
      </w:r>
      <w:proofErr w:type="spellStart"/>
      <w:r w:rsidRPr="00803ADF">
        <w:rPr>
          <w:rFonts w:ascii="Times New Roman" w:hAnsi="Times New Roman"/>
          <w:lang w:val="en-GB"/>
        </w:rPr>
        <w:t>Cianetti</w:t>
      </w:r>
      <w:proofErr w:type="spellEnd"/>
      <w:r w:rsidRPr="00803ADF">
        <w:rPr>
          <w:rFonts w:ascii="Times New Roman" w:hAnsi="Times New Roman"/>
          <w:lang w:val="en-GB"/>
        </w:rPr>
        <w:t xml:space="preserve"> et al. 2018; Schlipphak and Treib 2017). Among these kinds of scholars there is also a new interest in relation to the consequences of the Covid-19 pandemic for civil liberties as well as for checks and ba</w:t>
      </w:r>
      <w:r w:rsidR="00D475A8">
        <w:rPr>
          <w:rFonts w:ascii="Times New Roman" w:hAnsi="Times New Roman"/>
          <w:lang w:val="en-GB"/>
        </w:rPr>
        <w:softHyphen/>
      </w:r>
      <w:r w:rsidRPr="00803ADF">
        <w:rPr>
          <w:rFonts w:ascii="Times New Roman" w:hAnsi="Times New Roman"/>
          <w:lang w:val="en-GB"/>
        </w:rPr>
        <w:t xml:space="preserve">lances in democratic governance (e.g. </w:t>
      </w:r>
      <w:proofErr w:type="spellStart"/>
      <w:r w:rsidRPr="00803ADF">
        <w:rPr>
          <w:rFonts w:ascii="Times New Roman" w:hAnsi="Times New Roman"/>
          <w:bCs/>
          <w:lang w:val="en-GB"/>
        </w:rPr>
        <w:t>Drinóczi</w:t>
      </w:r>
      <w:proofErr w:type="spellEnd"/>
      <w:r w:rsidRPr="00803ADF">
        <w:rPr>
          <w:rFonts w:ascii="Times New Roman" w:hAnsi="Times New Roman"/>
          <w:bCs/>
          <w:lang w:val="en-GB"/>
        </w:rPr>
        <w:t xml:space="preserve"> and </w:t>
      </w:r>
      <w:proofErr w:type="spellStart"/>
      <w:r w:rsidRPr="00803ADF">
        <w:rPr>
          <w:rFonts w:ascii="Times New Roman" w:hAnsi="Times New Roman"/>
          <w:bCs/>
          <w:lang w:val="en-GB"/>
        </w:rPr>
        <w:t>Bień-Kacała</w:t>
      </w:r>
      <w:proofErr w:type="spellEnd"/>
      <w:r w:rsidRPr="00803ADF">
        <w:rPr>
          <w:rFonts w:ascii="Times New Roman" w:hAnsi="Times New Roman"/>
          <w:lang w:val="en-GB"/>
        </w:rPr>
        <w:t xml:space="preserve"> 2020; Engler et al. 2021; Guasti 2020). While all of these contributions are important and insightful, </w:t>
      </w:r>
      <w:r w:rsidR="00CA406D" w:rsidRPr="00803ADF">
        <w:rPr>
          <w:rFonts w:ascii="Times New Roman" w:hAnsi="Times New Roman"/>
          <w:b/>
          <w:bCs/>
          <w:lang w:val="en-GB"/>
        </w:rPr>
        <w:t>DEMCORE</w:t>
      </w:r>
      <w:r w:rsidRPr="00803ADF">
        <w:rPr>
          <w:rFonts w:ascii="Times New Roman" w:hAnsi="Times New Roman"/>
          <w:b/>
          <w:bCs/>
          <w:lang w:val="en-GB"/>
        </w:rPr>
        <w:t xml:space="preserve"> argue</w:t>
      </w:r>
      <w:r w:rsidR="00CA406D" w:rsidRPr="00803ADF">
        <w:rPr>
          <w:rFonts w:ascii="Times New Roman" w:hAnsi="Times New Roman"/>
          <w:b/>
          <w:bCs/>
          <w:lang w:val="en-GB"/>
        </w:rPr>
        <w:t>s</w:t>
      </w:r>
      <w:r w:rsidRPr="00803ADF">
        <w:rPr>
          <w:rFonts w:ascii="Times New Roman" w:hAnsi="Times New Roman"/>
          <w:b/>
          <w:bCs/>
          <w:lang w:val="en-GB"/>
        </w:rPr>
        <w:t xml:space="preserve"> that</w:t>
      </w:r>
      <w:r w:rsidR="0038792F" w:rsidRPr="00803ADF">
        <w:rPr>
          <w:rFonts w:ascii="Times New Roman" w:hAnsi="Times New Roman"/>
          <w:b/>
          <w:bCs/>
          <w:lang w:val="en-GB"/>
        </w:rPr>
        <w:t xml:space="preserve"> the</w:t>
      </w:r>
      <w:r w:rsidRPr="00803ADF">
        <w:rPr>
          <w:rFonts w:ascii="Times New Roman" w:hAnsi="Times New Roman"/>
          <w:b/>
          <w:bCs/>
          <w:lang w:val="en-GB"/>
        </w:rPr>
        <w:t xml:space="preserve"> </w:t>
      </w:r>
      <w:r w:rsidR="0038792F" w:rsidRPr="00803ADF">
        <w:rPr>
          <w:rFonts w:ascii="Times New Roman" w:hAnsi="Times New Roman"/>
          <w:b/>
          <w:bCs/>
          <w:lang w:val="en-GB"/>
        </w:rPr>
        <w:t>inter</w:t>
      </w:r>
      <w:r w:rsidR="00D475A8">
        <w:rPr>
          <w:rFonts w:ascii="Times New Roman" w:hAnsi="Times New Roman"/>
          <w:b/>
          <w:bCs/>
          <w:lang w:val="en-GB"/>
        </w:rPr>
        <w:softHyphen/>
      </w:r>
      <w:r w:rsidR="0038792F" w:rsidRPr="00803ADF">
        <w:rPr>
          <w:rFonts w:ascii="Times New Roman" w:hAnsi="Times New Roman"/>
          <w:b/>
          <w:bCs/>
          <w:lang w:val="en-GB"/>
        </w:rPr>
        <w:t xml:space="preserve">action between political </w:t>
      </w:r>
      <w:r w:rsidR="00DE74DF" w:rsidRPr="00803ADF">
        <w:rPr>
          <w:rFonts w:ascii="Times New Roman" w:hAnsi="Times New Roman"/>
          <w:b/>
          <w:bCs/>
          <w:lang w:val="en-GB"/>
        </w:rPr>
        <w:t>elites</w:t>
      </w:r>
      <w:r w:rsidR="0038792F" w:rsidRPr="00803ADF">
        <w:rPr>
          <w:rFonts w:ascii="Times New Roman" w:hAnsi="Times New Roman"/>
          <w:b/>
          <w:bCs/>
          <w:lang w:val="en-GB"/>
        </w:rPr>
        <w:t xml:space="preserve"> and citizens within and across countries is imperative in shaping and de</w:t>
      </w:r>
      <w:r w:rsidR="00D475A8">
        <w:rPr>
          <w:rFonts w:ascii="Times New Roman" w:hAnsi="Times New Roman"/>
          <w:b/>
          <w:bCs/>
          <w:lang w:val="en-GB"/>
        </w:rPr>
        <w:softHyphen/>
      </w:r>
      <w:r w:rsidR="0038792F" w:rsidRPr="00803ADF">
        <w:rPr>
          <w:rFonts w:ascii="Times New Roman" w:hAnsi="Times New Roman"/>
          <w:b/>
          <w:bCs/>
          <w:lang w:val="en-GB"/>
        </w:rPr>
        <w:t>fending civil liberties and liberal democratic institutions in the EU</w:t>
      </w:r>
      <w:r w:rsidRPr="00803ADF">
        <w:rPr>
          <w:rFonts w:ascii="Times New Roman" w:hAnsi="Times New Roman"/>
          <w:lang w:val="en-GB"/>
        </w:rPr>
        <w:t xml:space="preserve">. After all, when democratic backsliding occurs, it happens gradually over a long period of time during which it will be subject to contestation of ideals of liberal democracy in public discourse and in the electoral marketplace (see also </w:t>
      </w:r>
      <w:proofErr w:type="spellStart"/>
      <w:r w:rsidRPr="00803ADF">
        <w:rPr>
          <w:rFonts w:ascii="Times New Roman" w:hAnsi="Times New Roman"/>
          <w:lang w:val="en-GB"/>
        </w:rPr>
        <w:t>Bermeo</w:t>
      </w:r>
      <w:proofErr w:type="spellEnd"/>
      <w:r w:rsidRPr="00803ADF">
        <w:rPr>
          <w:rFonts w:ascii="Times New Roman" w:hAnsi="Times New Roman"/>
          <w:lang w:val="en-GB"/>
        </w:rPr>
        <w:t xml:space="preserve"> 2016). Yet, this notion has received relatively little attention in extant research, which is why </w:t>
      </w:r>
      <w:r w:rsidR="004A6BB8" w:rsidRPr="00803ADF">
        <w:rPr>
          <w:rFonts w:ascii="Times New Roman" w:hAnsi="Times New Roman"/>
          <w:lang w:val="en-GB"/>
        </w:rPr>
        <w:t xml:space="preserve">the interaction between citizens and political </w:t>
      </w:r>
      <w:r w:rsidR="00DE74DF" w:rsidRPr="00803ADF">
        <w:rPr>
          <w:rFonts w:ascii="Times New Roman" w:hAnsi="Times New Roman"/>
          <w:lang w:val="en-GB"/>
        </w:rPr>
        <w:t>elites</w:t>
      </w:r>
      <w:r w:rsidR="004A6BB8" w:rsidRPr="00803ADF">
        <w:rPr>
          <w:rFonts w:ascii="Times New Roman" w:hAnsi="Times New Roman"/>
          <w:lang w:val="en-GB"/>
        </w:rPr>
        <w:t xml:space="preserve"> lies at the </w:t>
      </w:r>
      <w:r w:rsidR="00C22096" w:rsidRPr="00803ADF">
        <w:rPr>
          <w:rFonts w:ascii="Times New Roman" w:hAnsi="Times New Roman"/>
          <w:lang w:val="en-GB"/>
        </w:rPr>
        <w:t>core</w:t>
      </w:r>
      <w:r w:rsidR="004A6BB8" w:rsidRPr="00803ADF">
        <w:rPr>
          <w:rFonts w:ascii="Times New Roman" w:hAnsi="Times New Roman"/>
          <w:lang w:val="en-GB"/>
        </w:rPr>
        <w:t xml:space="preserve"> of</w:t>
      </w:r>
      <w:r w:rsidRPr="00803ADF">
        <w:rPr>
          <w:rFonts w:ascii="Times New Roman" w:hAnsi="Times New Roman"/>
          <w:lang w:val="en-GB"/>
        </w:rPr>
        <w:t xml:space="preserve"> DEMCORE. </w:t>
      </w:r>
    </w:p>
    <w:p w14:paraId="550EACD7" w14:textId="2C829846" w:rsidR="00CA406D" w:rsidRDefault="00202601" w:rsidP="00CA406D">
      <w:pPr>
        <w:spacing w:after="120"/>
        <w:jc w:val="both"/>
        <w:rPr>
          <w:rFonts w:ascii="Times New Roman" w:hAnsi="Times New Roman"/>
          <w:lang w:val="en-GB"/>
        </w:rPr>
      </w:pPr>
      <w:r w:rsidRPr="00803ADF">
        <w:rPr>
          <w:rFonts w:ascii="Times New Roman" w:hAnsi="Times New Roman"/>
          <w:lang w:val="en-GB"/>
        </w:rPr>
        <w:t xml:space="preserve">There is, of course, a large body of research into populism, a phenomenon which is often considered illiberal in itself (e.g. </w:t>
      </w:r>
      <w:proofErr w:type="spellStart"/>
      <w:r w:rsidR="00022AC3" w:rsidRPr="00803ADF">
        <w:rPr>
          <w:rFonts w:ascii="Times New Roman" w:hAnsi="Times New Roman"/>
          <w:lang w:val="en-GB"/>
        </w:rPr>
        <w:t>Mudde</w:t>
      </w:r>
      <w:proofErr w:type="spellEnd"/>
      <w:r w:rsidR="00022AC3" w:rsidRPr="00803ADF">
        <w:rPr>
          <w:rFonts w:ascii="Times New Roman" w:hAnsi="Times New Roman"/>
          <w:lang w:val="en-GB"/>
        </w:rPr>
        <w:t xml:space="preserve"> 2016</w:t>
      </w:r>
      <w:r w:rsidRPr="00803ADF">
        <w:rPr>
          <w:rFonts w:ascii="Times New Roman" w:hAnsi="Times New Roman"/>
          <w:lang w:val="en-GB"/>
        </w:rPr>
        <w:t xml:space="preserve">). Populist claims tend to focus on the </w:t>
      </w:r>
      <w:r w:rsidR="0038792F" w:rsidRPr="00803ADF">
        <w:rPr>
          <w:rFonts w:ascii="Times New Roman" w:hAnsi="Times New Roman"/>
          <w:lang w:val="en-GB"/>
        </w:rPr>
        <w:t>‘</w:t>
      </w:r>
      <w:r w:rsidRPr="00803ADF">
        <w:rPr>
          <w:rFonts w:ascii="Times New Roman" w:hAnsi="Times New Roman"/>
          <w:lang w:val="en-GB"/>
        </w:rPr>
        <w:t>will of the people</w:t>
      </w:r>
      <w:r w:rsidR="0038792F" w:rsidRPr="00803ADF">
        <w:rPr>
          <w:rFonts w:ascii="Times New Roman" w:hAnsi="Times New Roman"/>
          <w:lang w:val="en-GB"/>
        </w:rPr>
        <w:t>’</w:t>
      </w:r>
      <w:r w:rsidRPr="00803ADF">
        <w:rPr>
          <w:rFonts w:ascii="Times New Roman" w:hAnsi="Times New Roman"/>
          <w:lang w:val="en-GB"/>
        </w:rPr>
        <w:t>, anti-elitism and illiberal atti</w:t>
      </w:r>
      <w:r w:rsidR="00D475A8">
        <w:rPr>
          <w:rFonts w:ascii="Times New Roman" w:hAnsi="Times New Roman"/>
          <w:lang w:val="en-GB"/>
        </w:rPr>
        <w:softHyphen/>
      </w:r>
      <w:r w:rsidRPr="00803ADF">
        <w:rPr>
          <w:rFonts w:ascii="Times New Roman" w:hAnsi="Times New Roman"/>
          <w:lang w:val="en-GB"/>
        </w:rPr>
        <w:t>tudes, such as against minorities, when brought to a fore in public discourse or in the electoral arena and have been therefore widely studied as such (e.g.</w:t>
      </w:r>
      <w:r w:rsidRPr="00803ADF">
        <w:rPr>
          <w:rFonts w:ascii="Times New Roman" w:hAnsi="Times New Roman"/>
          <w:bCs/>
          <w:lang w:val="en-GB"/>
        </w:rPr>
        <w:t xml:space="preserve"> </w:t>
      </w:r>
      <w:proofErr w:type="spellStart"/>
      <w:r w:rsidRPr="00803ADF">
        <w:rPr>
          <w:rFonts w:ascii="Times New Roman" w:hAnsi="Times New Roman"/>
          <w:lang w:val="en-GB"/>
        </w:rPr>
        <w:t>Aalberg</w:t>
      </w:r>
      <w:proofErr w:type="spellEnd"/>
      <w:r w:rsidRPr="00803ADF">
        <w:rPr>
          <w:rFonts w:ascii="Times New Roman" w:hAnsi="Times New Roman"/>
          <w:lang w:val="en-GB"/>
        </w:rPr>
        <w:t xml:space="preserve"> et al. 2016; </w:t>
      </w:r>
      <w:r w:rsidRPr="00803ADF">
        <w:rPr>
          <w:rFonts w:ascii="Times New Roman" w:hAnsi="Times New Roman"/>
          <w:bCs/>
          <w:lang w:val="en-GB"/>
        </w:rPr>
        <w:t xml:space="preserve">Rooduijn et al. 2014; </w:t>
      </w:r>
      <w:r w:rsidRPr="00803ADF">
        <w:rPr>
          <w:rFonts w:ascii="Times New Roman" w:hAnsi="Times New Roman"/>
          <w:lang w:val="en-GB"/>
        </w:rPr>
        <w:t xml:space="preserve">Stanley 2019). </w:t>
      </w:r>
      <w:r w:rsidR="0015765F" w:rsidRPr="00803ADF">
        <w:rPr>
          <w:rFonts w:ascii="Times New Roman" w:hAnsi="Times New Roman"/>
          <w:lang w:val="en-GB"/>
        </w:rPr>
        <w:t>However, t</w:t>
      </w:r>
      <w:r w:rsidRPr="00803ADF">
        <w:rPr>
          <w:rFonts w:ascii="Times New Roman" w:hAnsi="Times New Roman"/>
          <w:lang w:val="en-GB"/>
        </w:rPr>
        <w:t>he contestation of civil liberties and the undermining of democratic institutions become more salient only once populist parties are in government (</w:t>
      </w:r>
      <w:proofErr w:type="spellStart"/>
      <w:r w:rsidRPr="00803ADF">
        <w:rPr>
          <w:rFonts w:ascii="Times New Roman" w:hAnsi="Times New Roman"/>
          <w:lang w:val="en-GB"/>
        </w:rPr>
        <w:t>Mudde</w:t>
      </w:r>
      <w:proofErr w:type="spellEnd"/>
      <w:r w:rsidRPr="00803ADF">
        <w:rPr>
          <w:rFonts w:ascii="Times New Roman" w:hAnsi="Times New Roman"/>
          <w:lang w:val="en-GB"/>
        </w:rPr>
        <w:t xml:space="preserve"> and </w:t>
      </w:r>
      <w:proofErr w:type="spellStart"/>
      <w:r w:rsidRPr="00803ADF">
        <w:rPr>
          <w:rFonts w:ascii="Times New Roman" w:hAnsi="Times New Roman"/>
          <w:lang w:val="en-GB"/>
        </w:rPr>
        <w:t>Kaltwasser</w:t>
      </w:r>
      <w:proofErr w:type="spellEnd"/>
      <w:r w:rsidRPr="00803ADF">
        <w:rPr>
          <w:rFonts w:ascii="Times New Roman" w:hAnsi="Times New Roman"/>
          <w:lang w:val="en-GB"/>
        </w:rPr>
        <w:t xml:space="preserve"> 2012), which is when these particular phenomena are also subject to empirical research (e.g. Bartha et al. 2020; </w:t>
      </w:r>
      <w:proofErr w:type="spellStart"/>
      <w:r w:rsidRPr="00803ADF">
        <w:rPr>
          <w:rFonts w:ascii="Times New Roman" w:hAnsi="Times New Roman"/>
          <w:lang w:val="en-GB"/>
        </w:rPr>
        <w:t>Grzymala-Busse</w:t>
      </w:r>
      <w:proofErr w:type="spellEnd"/>
      <w:r w:rsidRPr="00803ADF">
        <w:rPr>
          <w:rFonts w:ascii="Times New Roman" w:hAnsi="Times New Roman"/>
          <w:lang w:val="en-GB"/>
        </w:rPr>
        <w:t xml:space="preserve"> 2019). However, in order </w:t>
      </w:r>
      <w:r w:rsidRPr="00803ADF">
        <w:rPr>
          <w:rFonts w:ascii="Times New Roman" w:hAnsi="Times New Roman"/>
          <w:b/>
          <w:bCs/>
          <w:lang w:val="en-GB"/>
        </w:rPr>
        <w:t>to under</w:t>
      </w:r>
      <w:r w:rsidR="005921E9">
        <w:rPr>
          <w:rFonts w:ascii="Times New Roman" w:hAnsi="Times New Roman"/>
          <w:b/>
          <w:bCs/>
          <w:lang w:val="en-GB"/>
        </w:rPr>
        <w:softHyphen/>
      </w:r>
      <w:r w:rsidRPr="00803ADF">
        <w:rPr>
          <w:rFonts w:ascii="Times New Roman" w:hAnsi="Times New Roman"/>
          <w:b/>
          <w:bCs/>
          <w:lang w:val="en-GB"/>
        </w:rPr>
        <w:t>stand key mechanisms and identify warning signs to ultimately counter illiberal tendencies</w:t>
      </w:r>
      <w:r w:rsidR="00CA406D" w:rsidRPr="00803ADF">
        <w:rPr>
          <w:rFonts w:ascii="Times New Roman" w:hAnsi="Times New Roman"/>
          <w:lang w:val="en-GB"/>
        </w:rPr>
        <w:t xml:space="preserve">, it is key to focus both on countries with </w:t>
      </w:r>
      <w:r w:rsidR="00CA406D" w:rsidRPr="00803ADF">
        <w:rPr>
          <w:rFonts w:ascii="Times New Roman" w:hAnsi="Times New Roman"/>
          <w:i/>
          <w:iCs/>
          <w:lang w:val="en-GB"/>
        </w:rPr>
        <w:t xml:space="preserve">and </w:t>
      </w:r>
      <w:r w:rsidR="00CA406D" w:rsidRPr="00803ADF">
        <w:rPr>
          <w:rFonts w:ascii="Times New Roman" w:hAnsi="Times New Roman"/>
          <w:lang w:val="en-GB"/>
        </w:rPr>
        <w:t>without populist governments (i.e. different European poli</w:t>
      </w:r>
      <w:r w:rsidR="00F61915">
        <w:rPr>
          <w:rFonts w:ascii="Times New Roman" w:hAnsi="Times New Roman"/>
          <w:lang w:val="en-GB"/>
        </w:rPr>
        <w:softHyphen/>
      </w:r>
      <w:r w:rsidR="00CA406D" w:rsidRPr="00803ADF">
        <w:rPr>
          <w:rFonts w:ascii="Times New Roman" w:hAnsi="Times New Roman"/>
          <w:lang w:val="en-GB"/>
        </w:rPr>
        <w:t xml:space="preserve">tical contexts) when considering how liberal democratic norms, including civil liberties and constitutional elements, and liberal </w:t>
      </w:r>
      <w:r w:rsidR="00CA406D" w:rsidRPr="00803ADF">
        <w:rPr>
          <w:rFonts w:ascii="Times New Roman" w:hAnsi="Times New Roman"/>
          <w:lang w:val="en-GB"/>
        </w:rPr>
        <w:lastRenderedPageBreak/>
        <w:t>democratic values, such as gender equality, are challenged by political agents and their supporters (see also Van der Brug et al. 2021b). After all, illiberal tendencies are not only discernible in young democracies (e.g. Hungary, Poland), but also pose a threat to consolidated democracies (</w:t>
      </w:r>
      <w:proofErr w:type="spellStart"/>
      <w:r w:rsidR="00CA406D" w:rsidRPr="00803ADF">
        <w:rPr>
          <w:rFonts w:ascii="Times New Roman" w:hAnsi="Times New Roman"/>
          <w:lang w:val="en-GB"/>
        </w:rPr>
        <w:t>Levitsky</w:t>
      </w:r>
      <w:proofErr w:type="spellEnd"/>
      <w:r w:rsidR="00CA406D" w:rsidRPr="00803ADF">
        <w:rPr>
          <w:rFonts w:ascii="Times New Roman" w:hAnsi="Times New Roman"/>
          <w:lang w:val="en-GB"/>
        </w:rPr>
        <w:t xml:space="preserve"> and Way 2020). This is why the scope of the DEMCORE is wide and the project focuses on all EU member states in studying long-term trends of and current challenges to liberal democracy</w:t>
      </w:r>
      <w:r w:rsidR="00CA406D" w:rsidRPr="00803ADF">
        <w:rPr>
          <w:rFonts w:ascii="Times New Roman" w:hAnsi="Times New Roman"/>
          <w:b/>
          <w:bCs/>
          <w:lang w:val="en-GB"/>
        </w:rPr>
        <w:t>.</w:t>
      </w:r>
      <w:r w:rsidR="00CA406D" w:rsidRPr="00803ADF">
        <w:rPr>
          <w:rFonts w:ascii="Times New Roman" w:hAnsi="Times New Roman"/>
          <w:lang w:val="en-GB"/>
        </w:rPr>
        <w:t xml:space="preserve"> </w:t>
      </w:r>
      <w:r w:rsidR="00BC4366">
        <w:rPr>
          <w:rFonts w:ascii="Times New Roman" w:hAnsi="Times New Roman"/>
          <w:lang w:val="en-GB"/>
        </w:rPr>
        <w:t>In addition, a</w:t>
      </w:r>
      <w:r w:rsidR="00CA406D" w:rsidRPr="00803ADF">
        <w:rPr>
          <w:rFonts w:ascii="Times New Roman" w:hAnsi="Times New Roman"/>
          <w:lang w:val="en-GB"/>
        </w:rPr>
        <w:t xml:space="preserve"> </w:t>
      </w:r>
      <w:r w:rsidR="00BC4366">
        <w:rPr>
          <w:rFonts w:ascii="Times New Roman" w:hAnsi="Times New Roman"/>
          <w:lang w:val="en-GB"/>
        </w:rPr>
        <w:t xml:space="preserve">carefully selected </w:t>
      </w:r>
      <w:r w:rsidR="00CA406D" w:rsidRPr="00803ADF">
        <w:rPr>
          <w:rFonts w:ascii="Times New Roman" w:hAnsi="Times New Roman"/>
          <w:lang w:val="en-GB"/>
        </w:rPr>
        <w:t>sub</w:t>
      </w:r>
      <w:r w:rsidR="00BC4366">
        <w:rPr>
          <w:rFonts w:ascii="Times New Roman" w:hAnsi="Times New Roman"/>
          <w:lang w:val="en-GB"/>
        </w:rPr>
        <w:softHyphen/>
      </w:r>
      <w:r w:rsidR="00CA406D" w:rsidRPr="00803ADF">
        <w:rPr>
          <w:rFonts w:ascii="Times New Roman" w:hAnsi="Times New Roman"/>
          <w:lang w:val="en-GB"/>
        </w:rPr>
        <w:t xml:space="preserve">sample of </w:t>
      </w:r>
      <w:r w:rsidR="00BC4366">
        <w:rPr>
          <w:rFonts w:ascii="Times New Roman" w:hAnsi="Times New Roman"/>
          <w:lang w:val="en-GB"/>
        </w:rPr>
        <w:t>crucial</w:t>
      </w:r>
      <w:r w:rsidR="00CA406D" w:rsidRPr="00803ADF">
        <w:rPr>
          <w:rFonts w:ascii="Times New Roman" w:hAnsi="Times New Roman"/>
          <w:lang w:val="en-GB"/>
        </w:rPr>
        <w:t xml:space="preserve"> EU countrie</w:t>
      </w:r>
      <w:r w:rsidR="00BC4366">
        <w:rPr>
          <w:rFonts w:ascii="Times New Roman" w:hAnsi="Times New Roman"/>
          <w:lang w:val="en-GB"/>
        </w:rPr>
        <w:t>s allows</w:t>
      </w:r>
      <w:r w:rsidR="00CA406D" w:rsidRPr="00803ADF">
        <w:rPr>
          <w:rFonts w:ascii="Times New Roman" w:hAnsi="Times New Roman"/>
          <w:lang w:val="en-GB"/>
        </w:rPr>
        <w:t xml:space="preserve"> the project </w:t>
      </w:r>
      <w:r w:rsidR="00BC4366">
        <w:rPr>
          <w:rFonts w:ascii="Times New Roman" w:hAnsi="Times New Roman"/>
          <w:lang w:val="en-GB"/>
        </w:rPr>
        <w:t xml:space="preserve">to </w:t>
      </w:r>
      <w:r w:rsidR="00F61915">
        <w:rPr>
          <w:rFonts w:ascii="Times New Roman" w:hAnsi="Times New Roman"/>
          <w:lang w:val="en-GB"/>
        </w:rPr>
        <w:t xml:space="preserve">also </w:t>
      </w:r>
      <w:r w:rsidR="00CA406D" w:rsidRPr="00803ADF">
        <w:rPr>
          <w:rFonts w:ascii="Times New Roman" w:hAnsi="Times New Roman"/>
          <w:lang w:val="en-GB"/>
        </w:rPr>
        <w:t>evaluate the effect of different strategies to con</w:t>
      </w:r>
      <w:r w:rsidR="00BC4366">
        <w:rPr>
          <w:rFonts w:ascii="Times New Roman" w:hAnsi="Times New Roman"/>
          <w:lang w:val="en-GB"/>
        </w:rPr>
        <w:softHyphen/>
      </w:r>
      <w:r w:rsidR="00CA406D" w:rsidRPr="00803ADF">
        <w:rPr>
          <w:rFonts w:ascii="Times New Roman" w:hAnsi="Times New Roman"/>
          <w:lang w:val="en-GB"/>
        </w:rPr>
        <w:t>so</w:t>
      </w:r>
      <w:r w:rsidR="00BC4366">
        <w:rPr>
          <w:rFonts w:ascii="Times New Roman" w:hAnsi="Times New Roman"/>
          <w:lang w:val="en-GB"/>
        </w:rPr>
        <w:softHyphen/>
      </w:r>
      <w:r w:rsidR="00BC4366">
        <w:rPr>
          <w:rFonts w:ascii="Times New Roman" w:hAnsi="Times New Roman"/>
          <w:lang w:val="en-GB"/>
        </w:rPr>
        <w:softHyphen/>
      </w:r>
      <w:r w:rsidR="00CA406D" w:rsidRPr="00803ADF">
        <w:rPr>
          <w:rFonts w:ascii="Times New Roman" w:hAnsi="Times New Roman"/>
          <w:lang w:val="en-GB"/>
        </w:rPr>
        <w:t>li</w:t>
      </w:r>
      <w:r w:rsidR="00F61915">
        <w:rPr>
          <w:rFonts w:ascii="Times New Roman" w:hAnsi="Times New Roman"/>
          <w:lang w:val="en-GB"/>
        </w:rPr>
        <w:softHyphen/>
      </w:r>
      <w:r w:rsidR="00BC4366">
        <w:rPr>
          <w:rFonts w:ascii="Times New Roman" w:hAnsi="Times New Roman"/>
          <w:lang w:val="en-GB"/>
        </w:rPr>
        <w:softHyphen/>
      </w:r>
      <w:r w:rsidR="00CA406D" w:rsidRPr="00803ADF">
        <w:rPr>
          <w:rFonts w:ascii="Times New Roman" w:hAnsi="Times New Roman"/>
          <w:lang w:val="en-GB"/>
        </w:rPr>
        <w:t xml:space="preserve">date liberal democratic norms and values. </w:t>
      </w:r>
      <w:r w:rsidR="00CA406D" w:rsidRPr="00D475A8">
        <w:rPr>
          <w:rFonts w:ascii="Times New Roman" w:hAnsi="Times New Roman"/>
          <w:lang w:val="en-GB"/>
        </w:rPr>
        <w:t>This approach then enables DEMCORE to deliver key new in</w:t>
      </w:r>
      <w:r w:rsidR="00BC4366">
        <w:rPr>
          <w:rFonts w:ascii="Times New Roman" w:hAnsi="Times New Roman"/>
          <w:lang w:val="en-GB"/>
        </w:rPr>
        <w:softHyphen/>
      </w:r>
      <w:r w:rsidR="00CA406D" w:rsidRPr="00D475A8">
        <w:rPr>
          <w:rFonts w:ascii="Times New Roman" w:hAnsi="Times New Roman"/>
          <w:lang w:val="en-GB"/>
        </w:rPr>
        <w:t xml:space="preserve">sights into the way </w:t>
      </w:r>
      <w:r w:rsidR="00CA406D" w:rsidRPr="00D475A8">
        <w:rPr>
          <w:rFonts w:ascii="Times New Roman" w:hAnsi="Times New Roman"/>
          <w:b/>
          <w:bCs/>
          <w:lang w:val="en-GB"/>
        </w:rPr>
        <w:t>historic, political and economic contexts</w:t>
      </w:r>
      <w:r w:rsidR="00CA406D" w:rsidRPr="00D475A8">
        <w:rPr>
          <w:rFonts w:ascii="Times New Roman" w:hAnsi="Times New Roman"/>
          <w:lang w:val="en-GB"/>
        </w:rPr>
        <w:t xml:space="preserve"> impact past and future developments </w:t>
      </w:r>
      <w:r w:rsidR="00F61915">
        <w:rPr>
          <w:rFonts w:ascii="Times New Roman" w:hAnsi="Times New Roman"/>
          <w:lang w:val="en-GB"/>
        </w:rPr>
        <w:t>alongside</w:t>
      </w:r>
      <w:r w:rsidR="00CA406D" w:rsidRPr="00D475A8">
        <w:rPr>
          <w:rFonts w:ascii="Times New Roman" w:hAnsi="Times New Roman"/>
          <w:lang w:val="en-GB"/>
        </w:rPr>
        <w:t xml:space="preserve"> current challenges to liberal democratic norms and values across time and space in the EU. It not only makes the project unique, but also of critical importance for reinstating the legitimacy and effectiveness of </w:t>
      </w:r>
      <w:r w:rsidR="00DE74DF" w:rsidRPr="00D475A8">
        <w:rPr>
          <w:rFonts w:ascii="Times New Roman" w:hAnsi="Times New Roman"/>
          <w:lang w:val="en-GB"/>
        </w:rPr>
        <w:t xml:space="preserve">European </w:t>
      </w:r>
      <w:r w:rsidR="00CA406D" w:rsidRPr="00D475A8">
        <w:rPr>
          <w:rFonts w:ascii="Times New Roman" w:hAnsi="Times New Roman"/>
          <w:lang w:val="en-GB"/>
        </w:rPr>
        <w:t>liberal democrac</w:t>
      </w:r>
      <w:r w:rsidR="00DE74DF" w:rsidRPr="00D475A8">
        <w:rPr>
          <w:rFonts w:ascii="Times New Roman" w:hAnsi="Times New Roman"/>
          <w:lang w:val="en-GB"/>
        </w:rPr>
        <w:t>y</w:t>
      </w:r>
      <w:r w:rsidR="00CA406D" w:rsidRPr="00D475A8">
        <w:rPr>
          <w:rFonts w:ascii="Times New Roman" w:hAnsi="Times New Roman"/>
          <w:lang w:val="en-GB"/>
        </w:rPr>
        <w:t>.</w:t>
      </w:r>
      <w:r w:rsidR="00CA406D" w:rsidRPr="00803ADF">
        <w:rPr>
          <w:rFonts w:ascii="Times New Roman" w:hAnsi="Times New Roman"/>
          <w:lang w:val="en-GB"/>
        </w:rPr>
        <w:t xml:space="preserve"> </w:t>
      </w:r>
    </w:p>
    <w:p w14:paraId="158D9FF2" w14:textId="51EBD545" w:rsidR="00904002" w:rsidRPr="00803ADF" w:rsidRDefault="00CA406D" w:rsidP="00202601">
      <w:pPr>
        <w:spacing w:after="120"/>
        <w:jc w:val="both"/>
        <w:rPr>
          <w:rFonts w:ascii="Times New Roman" w:hAnsi="Times New Roman"/>
          <w:lang w:val="en-GB"/>
        </w:rPr>
      </w:pPr>
      <w:r w:rsidRPr="00803ADF">
        <w:rPr>
          <w:rFonts w:ascii="Times New Roman" w:hAnsi="Times New Roman"/>
          <w:lang w:val="en-GB"/>
        </w:rPr>
        <w:t xml:space="preserve">In doing so, DEMCORE will </w:t>
      </w:r>
      <w:r w:rsidR="005D1D26" w:rsidRPr="00803ADF">
        <w:rPr>
          <w:rFonts w:ascii="Times New Roman" w:hAnsi="Times New Roman"/>
          <w:lang w:val="en-GB"/>
        </w:rPr>
        <w:t xml:space="preserve">accomplish </w:t>
      </w:r>
      <w:r w:rsidR="007969DA" w:rsidRPr="00803ADF">
        <w:rPr>
          <w:rFonts w:ascii="Times New Roman" w:hAnsi="Times New Roman"/>
          <w:lang w:val="en-GB"/>
        </w:rPr>
        <w:t xml:space="preserve">three ambitious </w:t>
      </w:r>
      <w:r w:rsidR="005D1D26" w:rsidRPr="00803ADF">
        <w:rPr>
          <w:rFonts w:ascii="Times New Roman" w:hAnsi="Times New Roman"/>
          <w:lang w:val="en-GB"/>
        </w:rPr>
        <w:t>objectives</w:t>
      </w:r>
      <w:r w:rsidR="009F5DA7" w:rsidRPr="00803ADF">
        <w:rPr>
          <w:rFonts w:ascii="Times New Roman" w:hAnsi="Times New Roman"/>
          <w:lang w:val="en-GB"/>
        </w:rPr>
        <w:t xml:space="preserve">, among which the first one </w:t>
      </w:r>
      <w:r w:rsidR="00EB766D" w:rsidRPr="00803ADF">
        <w:rPr>
          <w:rFonts w:ascii="Times New Roman" w:hAnsi="Times New Roman"/>
          <w:lang w:val="en-GB"/>
        </w:rPr>
        <w:t>is to provide</w:t>
      </w:r>
      <w:r w:rsidR="009F5DA7" w:rsidRPr="00803ADF">
        <w:rPr>
          <w:rFonts w:ascii="Times New Roman" w:hAnsi="Times New Roman"/>
          <w:lang w:val="en-GB"/>
        </w:rPr>
        <w:t xml:space="preserve">: </w:t>
      </w:r>
    </w:p>
    <w:tbl>
      <w:tblPr>
        <w:tblStyle w:val="TableGrid"/>
        <w:tblW w:w="0" w:type="auto"/>
        <w:tblInd w:w="108" w:type="dxa"/>
        <w:tblLook w:val="04A0" w:firstRow="1" w:lastRow="0" w:firstColumn="1" w:lastColumn="0" w:noHBand="0" w:noVBand="1"/>
      </w:tblPr>
      <w:tblGrid>
        <w:gridCol w:w="10205"/>
      </w:tblGrid>
      <w:tr w:rsidR="0037618B" w:rsidRPr="00803ADF" w14:paraId="5D6371A5" w14:textId="77777777" w:rsidTr="00547A07">
        <w:tc>
          <w:tcPr>
            <w:tcW w:w="10205" w:type="dxa"/>
          </w:tcPr>
          <w:p w14:paraId="753DC2B4" w14:textId="75EC529B" w:rsidR="0037618B" w:rsidRPr="00803ADF" w:rsidRDefault="00590C45" w:rsidP="00590C45">
            <w:pPr>
              <w:spacing w:after="60"/>
              <w:rPr>
                <w:rFonts w:ascii="Times New Roman" w:hAnsi="Times New Roman"/>
                <w:lang w:val="en-GB"/>
              </w:rPr>
            </w:pPr>
            <w:r w:rsidRPr="00803ADF">
              <w:rPr>
                <w:rFonts w:ascii="Times New Roman" w:hAnsi="Times New Roman"/>
                <w:lang w:val="en-GB"/>
              </w:rPr>
              <w:t xml:space="preserve">1) An </w:t>
            </w:r>
            <w:r w:rsidRPr="00803ADF">
              <w:rPr>
                <w:rFonts w:ascii="Times New Roman" w:hAnsi="Times New Roman"/>
                <w:b/>
                <w:bCs/>
                <w:lang w:val="en-GB"/>
              </w:rPr>
              <w:t xml:space="preserve">in-depth understanding of the long-term trends </w:t>
            </w:r>
            <w:r w:rsidRPr="00803ADF">
              <w:rPr>
                <w:rFonts w:ascii="Times New Roman" w:hAnsi="Times New Roman"/>
                <w:lang w:val="en-GB"/>
              </w:rPr>
              <w:t>of support for liberal democracy among European citizens and political parties and the extent to which these are shaped by contextual factors and institutions.</w:t>
            </w:r>
          </w:p>
        </w:tc>
      </w:tr>
    </w:tbl>
    <w:p w14:paraId="7CAEA99C" w14:textId="25821DF3" w:rsidR="00E70C29" w:rsidRPr="00803ADF" w:rsidRDefault="0030420B" w:rsidP="005B6019">
      <w:pPr>
        <w:spacing w:before="80" w:after="120"/>
        <w:jc w:val="both"/>
        <w:rPr>
          <w:rFonts w:ascii="Times New Roman" w:hAnsi="Times New Roman"/>
          <w:lang w:val="en-GB"/>
        </w:rPr>
      </w:pPr>
      <w:r w:rsidRPr="00803ADF">
        <w:rPr>
          <w:rFonts w:ascii="Times New Roman" w:hAnsi="Times New Roman"/>
          <w:lang w:val="en-GB"/>
        </w:rPr>
        <w:t>Citizens’ attitudes towards democracy have thus far covered a breadth of concepts, including support for democracy in general</w:t>
      </w:r>
      <w:r w:rsidR="00E70C29" w:rsidRPr="00803ADF">
        <w:rPr>
          <w:rFonts w:ascii="Times New Roman" w:hAnsi="Times New Roman"/>
          <w:lang w:val="en-GB"/>
        </w:rPr>
        <w:t xml:space="preserve"> (e.g. </w:t>
      </w:r>
      <w:proofErr w:type="spellStart"/>
      <w:r w:rsidR="00E70C29" w:rsidRPr="00803ADF">
        <w:rPr>
          <w:rFonts w:ascii="Times New Roman" w:hAnsi="Times New Roman"/>
          <w:lang w:val="en-GB"/>
        </w:rPr>
        <w:t>Armingeon</w:t>
      </w:r>
      <w:proofErr w:type="spellEnd"/>
      <w:r w:rsidR="00E70C29" w:rsidRPr="00803ADF">
        <w:rPr>
          <w:rFonts w:ascii="Times New Roman" w:hAnsi="Times New Roman"/>
          <w:lang w:val="en-GB"/>
        </w:rPr>
        <w:t xml:space="preserve"> and </w:t>
      </w:r>
      <w:proofErr w:type="spellStart"/>
      <w:r w:rsidR="00E70C29" w:rsidRPr="00803ADF">
        <w:rPr>
          <w:rFonts w:ascii="Times New Roman" w:hAnsi="Times New Roman"/>
          <w:lang w:val="en-GB"/>
        </w:rPr>
        <w:t>Guthmann</w:t>
      </w:r>
      <w:proofErr w:type="spellEnd"/>
      <w:r w:rsidR="00E70C29" w:rsidRPr="00803ADF">
        <w:rPr>
          <w:rFonts w:ascii="Times New Roman" w:hAnsi="Times New Roman"/>
          <w:lang w:val="en-GB"/>
        </w:rPr>
        <w:t xml:space="preserve"> 2014; Inglehart 2003), satisfaction with democracy (e.g. Hobolt 2012; Karp et al. 2003), attitudes towards and support for the current system of government (Almond and </w:t>
      </w:r>
      <w:proofErr w:type="spellStart"/>
      <w:r w:rsidR="00E70C29" w:rsidRPr="00803ADF">
        <w:rPr>
          <w:rFonts w:ascii="Times New Roman" w:hAnsi="Times New Roman"/>
          <w:lang w:val="en-GB"/>
        </w:rPr>
        <w:t>Verba</w:t>
      </w:r>
      <w:proofErr w:type="spellEnd"/>
      <w:r w:rsidR="00E70C29" w:rsidRPr="00803ADF">
        <w:rPr>
          <w:rFonts w:ascii="Times New Roman" w:hAnsi="Times New Roman"/>
          <w:lang w:val="en-GB"/>
        </w:rPr>
        <w:t xml:space="preserve"> 1963) and trust in democratic institutions (e.g. </w:t>
      </w:r>
      <w:r w:rsidR="00E70C29" w:rsidRPr="00803ADF">
        <w:rPr>
          <w:rFonts w:ascii="Times New Roman" w:hAnsi="Times New Roman"/>
          <w:bCs/>
          <w:lang w:val="en-GB"/>
        </w:rPr>
        <w:t>Hakhverdian and Mayne 2012; Mauk 2020</w:t>
      </w:r>
      <w:r w:rsidR="00E70C29" w:rsidRPr="00803ADF">
        <w:rPr>
          <w:rFonts w:ascii="Times New Roman" w:hAnsi="Times New Roman"/>
          <w:lang w:val="en-GB"/>
        </w:rPr>
        <w:t xml:space="preserve">) to mention the major ones. However, there is </w:t>
      </w:r>
      <w:r w:rsidR="00E70C29" w:rsidRPr="00803ADF">
        <w:rPr>
          <w:rFonts w:ascii="Times New Roman" w:hAnsi="Times New Roman"/>
          <w:b/>
          <w:bCs/>
          <w:lang w:val="en-GB"/>
        </w:rPr>
        <w:t>little research into specific support for liberal demo</w:t>
      </w:r>
      <w:r w:rsidR="00BC1F12">
        <w:rPr>
          <w:rFonts w:ascii="Times New Roman" w:hAnsi="Times New Roman"/>
          <w:b/>
          <w:bCs/>
          <w:lang w:val="en-GB"/>
        </w:rPr>
        <w:softHyphen/>
      </w:r>
      <w:r w:rsidR="00E70C29" w:rsidRPr="00803ADF">
        <w:rPr>
          <w:rFonts w:ascii="Times New Roman" w:hAnsi="Times New Roman"/>
          <w:b/>
          <w:bCs/>
          <w:lang w:val="en-GB"/>
        </w:rPr>
        <w:t>cratic values and norms</w:t>
      </w:r>
      <w:r w:rsidR="00E70C29" w:rsidRPr="00803ADF">
        <w:rPr>
          <w:rFonts w:ascii="Times New Roman" w:hAnsi="Times New Roman"/>
          <w:lang w:val="en-GB"/>
        </w:rPr>
        <w:t xml:space="preserve">, bar two exceptions: </w:t>
      </w:r>
      <w:proofErr w:type="spellStart"/>
      <w:r w:rsidR="00E70C29" w:rsidRPr="00803ADF">
        <w:rPr>
          <w:rFonts w:ascii="Times New Roman" w:hAnsi="Times New Roman"/>
          <w:lang w:val="en-GB"/>
        </w:rPr>
        <w:t>Schedler</w:t>
      </w:r>
      <w:proofErr w:type="spellEnd"/>
      <w:r w:rsidR="00E70C29" w:rsidRPr="00803ADF">
        <w:rPr>
          <w:rFonts w:ascii="Times New Roman" w:hAnsi="Times New Roman"/>
          <w:lang w:val="en-GB"/>
        </w:rPr>
        <w:t xml:space="preserve"> and Sarsfield (2007) define liberal democratic attitudes by the combination of support for democracy and liberal values, expressed in support for female emancipation and tolerance towards homosexuals and ethnic minorities. Ferrin and </w:t>
      </w:r>
      <w:proofErr w:type="spellStart"/>
      <w:r w:rsidR="00E70C29" w:rsidRPr="00803ADF">
        <w:rPr>
          <w:rFonts w:ascii="Times New Roman" w:hAnsi="Times New Roman"/>
          <w:lang w:val="en-GB"/>
        </w:rPr>
        <w:t>Kriesi</w:t>
      </w:r>
      <w:proofErr w:type="spellEnd"/>
      <w:r w:rsidR="00E70C29" w:rsidRPr="00803ADF">
        <w:rPr>
          <w:rFonts w:ascii="Times New Roman" w:hAnsi="Times New Roman"/>
          <w:lang w:val="en-GB"/>
        </w:rPr>
        <w:t xml:space="preserve"> (2016) measure liberal democratic values by means of items included in the European Social Survey (ESS) of 2014 on the “relative importance of various democratic norms”, including independent courts, minority protection and freedom of the press. While we consider both approaches valuable because these items tap important aspects of liberal democracy, they miss one of its core features: the </w:t>
      </w:r>
      <w:r w:rsidR="00E70C29" w:rsidRPr="00803ADF">
        <w:rPr>
          <w:rFonts w:ascii="Times New Roman" w:hAnsi="Times New Roman"/>
          <w:i/>
          <w:lang w:val="en-GB"/>
        </w:rPr>
        <w:t>inherent tension</w:t>
      </w:r>
      <w:r w:rsidR="00E70C29" w:rsidRPr="00803ADF">
        <w:rPr>
          <w:rFonts w:ascii="Times New Roman" w:hAnsi="Times New Roman"/>
          <w:lang w:val="en-GB"/>
        </w:rPr>
        <w:t xml:space="preserve"> between majoritarian principles and support for the ‘constitutional pillar’ when measuring popular support for liberal democracy. </w:t>
      </w:r>
      <w:r w:rsidR="001B17AF" w:rsidRPr="00E157DC">
        <w:rPr>
          <w:rFonts w:ascii="Times New Roman" w:hAnsi="Times New Roman"/>
          <w:b/>
          <w:bCs/>
          <w:lang w:val="en-GB"/>
        </w:rPr>
        <w:t>DEMCORE</w:t>
      </w:r>
      <w:r w:rsidR="001B17AF" w:rsidRPr="001B17AF">
        <w:rPr>
          <w:rFonts w:ascii="Times New Roman" w:hAnsi="Times New Roman"/>
          <w:lang w:val="en-GB"/>
        </w:rPr>
        <w:t xml:space="preserve"> </w:t>
      </w:r>
      <w:r w:rsidR="00E157DC" w:rsidRPr="00E157DC">
        <w:rPr>
          <w:rFonts w:ascii="Times New Roman" w:hAnsi="Times New Roman"/>
          <w:b/>
          <w:bCs/>
          <w:lang w:val="en-GB"/>
        </w:rPr>
        <w:t>innovates by studying</w:t>
      </w:r>
      <w:r w:rsidR="004F7384" w:rsidRPr="00E157DC">
        <w:rPr>
          <w:rFonts w:ascii="Times New Roman" w:hAnsi="Times New Roman"/>
          <w:b/>
          <w:bCs/>
          <w:lang w:val="en-GB"/>
        </w:rPr>
        <w:t xml:space="preserve"> lo</w:t>
      </w:r>
      <w:r w:rsidR="004F7384" w:rsidRPr="004F7384">
        <w:rPr>
          <w:rFonts w:ascii="Times New Roman" w:hAnsi="Times New Roman"/>
          <w:b/>
          <w:bCs/>
          <w:lang w:val="en-GB"/>
        </w:rPr>
        <w:t xml:space="preserve">ngitudinal </w:t>
      </w:r>
      <w:r w:rsidR="004F7384">
        <w:rPr>
          <w:rFonts w:ascii="Times New Roman" w:hAnsi="Times New Roman"/>
          <w:b/>
          <w:bCs/>
          <w:lang w:val="en-GB"/>
        </w:rPr>
        <w:t>trends</w:t>
      </w:r>
      <w:r w:rsidR="004F7384" w:rsidRPr="004F7384">
        <w:rPr>
          <w:rFonts w:ascii="Times New Roman" w:hAnsi="Times New Roman"/>
          <w:b/>
          <w:bCs/>
          <w:lang w:val="en-GB"/>
        </w:rPr>
        <w:t xml:space="preserve"> </w:t>
      </w:r>
      <w:r w:rsidR="004F7384">
        <w:rPr>
          <w:rFonts w:ascii="Times New Roman" w:hAnsi="Times New Roman"/>
          <w:b/>
          <w:bCs/>
          <w:lang w:val="en-GB"/>
        </w:rPr>
        <w:t>i</w:t>
      </w:r>
      <w:r w:rsidR="004F7384" w:rsidRPr="004F7384">
        <w:rPr>
          <w:rFonts w:ascii="Times New Roman" w:hAnsi="Times New Roman"/>
          <w:b/>
          <w:bCs/>
          <w:lang w:val="en-GB"/>
        </w:rPr>
        <w:t>n</w:t>
      </w:r>
      <w:r w:rsidR="001B17AF" w:rsidRPr="004F7384">
        <w:rPr>
          <w:rFonts w:ascii="Times New Roman" w:hAnsi="Times New Roman"/>
          <w:b/>
          <w:bCs/>
          <w:lang w:val="en-GB"/>
        </w:rPr>
        <w:t xml:space="preserve"> this inherent tension in </w:t>
      </w:r>
      <w:r w:rsidR="00F80F9C">
        <w:rPr>
          <w:rFonts w:ascii="Times New Roman" w:hAnsi="Times New Roman"/>
          <w:b/>
          <w:bCs/>
          <w:lang w:val="en-GB"/>
        </w:rPr>
        <w:t xml:space="preserve">European </w:t>
      </w:r>
      <w:r w:rsidR="001B17AF">
        <w:rPr>
          <w:rFonts w:ascii="Times New Roman" w:hAnsi="Times New Roman"/>
          <w:b/>
          <w:bCs/>
          <w:lang w:val="en-GB"/>
        </w:rPr>
        <w:t>citizen</w:t>
      </w:r>
      <w:r w:rsidR="00F80F9C">
        <w:rPr>
          <w:rFonts w:ascii="Times New Roman" w:hAnsi="Times New Roman"/>
          <w:b/>
          <w:bCs/>
          <w:lang w:val="en-GB"/>
        </w:rPr>
        <w:t>s’ attitudes</w:t>
      </w:r>
      <w:r w:rsidR="001B17AF">
        <w:rPr>
          <w:rFonts w:ascii="Times New Roman" w:hAnsi="Times New Roman"/>
          <w:b/>
          <w:bCs/>
          <w:lang w:val="en-GB"/>
        </w:rPr>
        <w:t xml:space="preserve"> </w:t>
      </w:r>
      <w:r w:rsidR="001B17AF" w:rsidRPr="00F25D61">
        <w:rPr>
          <w:rFonts w:ascii="Times New Roman" w:hAnsi="Times New Roman"/>
          <w:b/>
          <w:bCs/>
          <w:lang w:val="en-GB"/>
        </w:rPr>
        <w:t>towards liberal democracy</w:t>
      </w:r>
      <w:r w:rsidR="001B17AF">
        <w:rPr>
          <w:rFonts w:ascii="Times New Roman" w:hAnsi="Times New Roman"/>
          <w:lang w:val="en-GB"/>
        </w:rPr>
        <w:t xml:space="preserve"> by </w:t>
      </w:r>
      <w:r w:rsidR="003605A2">
        <w:rPr>
          <w:rFonts w:ascii="Times New Roman" w:hAnsi="Times New Roman"/>
          <w:lang w:val="en-GB"/>
        </w:rPr>
        <w:t>taking</w:t>
      </w:r>
      <w:r w:rsidR="001B17AF">
        <w:rPr>
          <w:rFonts w:ascii="Times New Roman" w:hAnsi="Times New Roman"/>
          <w:lang w:val="en-GB"/>
        </w:rPr>
        <w:t xml:space="preserve"> the consortium members’ pioneering work in this respect (</w:t>
      </w:r>
      <w:r w:rsidR="001B17AF" w:rsidRPr="00D2132C">
        <w:rPr>
          <w:rFonts w:ascii="Times New Roman" w:hAnsi="Times New Roman"/>
          <w:lang w:val="en-GB"/>
        </w:rPr>
        <w:t>Van der Brug et al. 2021a,</w:t>
      </w:r>
      <w:r w:rsidR="001B17AF">
        <w:rPr>
          <w:rFonts w:ascii="Times New Roman" w:hAnsi="Times New Roman"/>
          <w:lang w:val="en-GB"/>
        </w:rPr>
        <w:t xml:space="preserve"> 2021</w:t>
      </w:r>
      <w:r w:rsidR="001B17AF" w:rsidRPr="00D2132C">
        <w:rPr>
          <w:rFonts w:ascii="Times New Roman" w:hAnsi="Times New Roman"/>
          <w:lang w:val="en-GB"/>
        </w:rPr>
        <w:t>b)</w:t>
      </w:r>
      <w:r w:rsidR="003605A2">
        <w:rPr>
          <w:rFonts w:ascii="Times New Roman" w:hAnsi="Times New Roman"/>
          <w:lang w:val="en-GB"/>
        </w:rPr>
        <w:t xml:space="preserve"> as a crucial starting point</w:t>
      </w:r>
      <w:r w:rsidR="001B17AF">
        <w:rPr>
          <w:rFonts w:ascii="Times New Roman" w:hAnsi="Times New Roman"/>
          <w:lang w:val="en-GB"/>
        </w:rPr>
        <w:t xml:space="preserve">. </w:t>
      </w:r>
    </w:p>
    <w:p w14:paraId="1FE67517" w14:textId="565118E0" w:rsidR="0002673A" w:rsidRPr="00803ADF" w:rsidRDefault="00D32EE3" w:rsidP="005B6019">
      <w:pPr>
        <w:spacing w:after="80"/>
        <w:jc w:val="both"/>
        <w:rPr>
          <w:rFonts w:ascii="Times New Roman" w:hAnsi="Times New Roman"/>
          <w:lang w:val="en-GB"/>
        </w:rPr>
      </w:pPr>
      <w:r w:rsidRPr="00803ADF">
        <w:rPr>
          <w:rFonts w:ascii="Times New Roman" w:hAnsi="Times New Roman"/>
          <w:lang w:val="en-GB"/>
        </w:rPr>
        <w:t xml:space="preserve">Within the European party politics literature, there are two major strands that are relevant to us, namely research into patterns, antecedents and consequences of Euroscepticism (e.g. De Vries and Edwards 2009; Taggart 1998) and populism (e.g. </w:t>
      </w:r>
      <w:proofErr w:type="spellStart"/>
      <w:r w:rsidRPr="00803ADF">
        <w:rPr>
          <w:rFonts w:ascii="Times New Roman" w:hAnsi="Times New Roman"/>
          <w:lang w:val="en-GB"/>
        </w:rPr>
        <w:t>Mudde</w:t>
      </w:r>
      <w:proofErr w:type="spellEnd"/>
      <w:r w:rsidRPr="00803ADF">
        <w:rPr>
          <w:rFonts w:ascii="Times New Roman" w:hAnsi="Times New Roman"/>
          <w:lang w:val="en-GB"/>
        </w:rPr>
        <w:t xml:space="preserve"> and </w:t>
      </w:r>
      <w:proofErr w:type="spellStart"/>
      <w:r w:rsidRPr="00803ADF">
        <w:rPr>
          <w:rFonts w:ascii="Times New Roman" w:hAnsi="Times New Roman"/>
          <w:lang w:val="en-GB"/>
        </w:rPr>
        <w:t>Kaltwasser</w:t>
      </w:r>
      <w:proofErr w:type="spellEnd"/>
      <w:r w:rsidRPr="00803ADF">
        <w:rPr>
          <w:rFonts w:ascii="Times New Roman" w:hAnsi="Times New Roman"/>
          <w:lang w:val="en-GB"/>
        </w:rPr>
        <w:t xml:space="preserve"> 2012; </w:t>
      </w:r>
      <w:r w:rsidRPr="00803ADF">
        <w:rPr>
          <w:rFonts w:ascii="Times New Roman" w:hAnsi="Times New Roman"/>
          <w:bCs/>
          <w:lang w:val="en-GB"/>
        </w:rPr>
        <w:t>Rooduijn et al. 2014</w:t>
      </w:r>
      <w:r w:rsidRPr="00803ADF">
        <w:rPr>
          <w:rFonts w:ascii="Times New Roman" w:hAnsi="Times New Roman"/>
          <w:lang w:val="en-GB"/>
        </w:rPr>
        <w:t>), respectively. Yet,</w:t>
      </w:r>
      <w:r w:rsidR="00356E4B" w:rsidRPr="00803ADF">
        <w:rPr>
          <w:rFonts w:ascii="Times New Roman" w:hAnsi="Times New Roman"/>
          <w:lang w:val="en-GB"/>
        </w:rPr>
        <w:t xml:space="preserve"> although the rhetoric of political </w:t>
      </w:r>
      <w:r w:rsidR="00BC1F12">
        <w:rPr>
          <w:rFonts w:ascii="Times New Roman" w:hAnsi="Times New Roman"/>
          <w:lang w:val="en-GB"/>
        </w:rPr>
        <w:t>elites</w:t>
      </w:r>
      <w:r w:rsidR="00356E4B" w:rsidRPr="00803ADF">
        <w:rPr>
          <w:rFonts w:ascii="Times New Roman" w:hAnsi="Times New Roman"/>
          <w:lang w:val="en-GB"/>
        </w:rPr>
        <w:t xml:space="preserve"> can play a crucial role in undermining public support for liberal democracy,</w:t>
      </w:r>
      <w:r w:rsidRPr="00803ADF">
        <w:rPr>
          <w:rFonts w:ascii="Times New Roman" w:hAnsi="Times New Roman"/>
          <w:lang w:val="en-GB"/>
        </w:rPr>
        <w:t xml:space="preserve"> </w:t>
      </w:r>
      <w:r w:rsidR="00F34A58" w:rsidRPr="00803ADF">
        <w:rPr>
          <w:rFonts w:ascii="Times New Roman" w:hAnsi="Times New Roman"/>
          <w:b/>
          <w:bCs/>
          <w:lang w:val="en-GB"/>
        </w:rPr>
        <w:t xml:space="preserve">we </w:t>
      </w:r>
      <w:r w:rsidR="00CA406D" w:rsidRPr="00803ADF">
        <w:rPr>
          <w:rFonts w:ascii="Times New Roman" w:hAnsi="Times New Roman"/>
          <w:b/>
          <w:bCs/>
          <w:lang w:val="en-GB"/>
        </w:rPr>
        <w:t xml:space="preserve">still </w:t>
      </w:r>
      <w:r w:rsidR="00F34A58" w:rsidRPr="00803ADF">
        <w:rPr>
          <w:rFonts w:ascii="Times New Roman" w:hAnsi="Times New Roman"/>
          <w:b/>
          <w:bCs/>
          <w:lang w:val="en-GB"/>
        </w:rPr>
        <w:t>lack systematic evidence on how political parties have sought to challenge, or defend, liberal democracy in the EU over time</w:t>
      </w:r>
      <w:r w:rsidR="00F34A58" w:rsidRPr="00803ADF">
        <w:rPr>
          <w:rFonts w:ascii="Times New Roman" w:hAnsi="Times New Roman"/>
          <w:lang w:val="en-GB"/>
        </w:rPr>
        <w:t xml:space="preserve">. </w:t>
      </w:r>
      <w:r w:rsidRPr="00803ADF">
        <w:rPr>
          <w:rFonts w:ascii="Times New Roman" w:hAnsi="Times New Roman"/>
          <w:lang w:val="en-GB"/>
        </w:rPr>
        <w:t xml:space="preserve">Manifesto research, for example, has mostly studied the extent to which parties employ populist rhetoric or engage in Euroscepticism (e.g. Braun et al. 2019; Gabel and Hix 2002; Rooduijn et al. 2014). A significant amount of studies using election manifestos or the Chapel Hill Expert Survey (CHES) assesses party positions on liberal-vs-authoritarian dimension as well as civil liberties (e.g. </w:t>
      </w:r>
      <w:proofErr w:type="spellStart"/>
      <w:r w:rsidRPr="00803ADF">
        <w:rPr>
          <w:rFonts w:ascii="Times New Roman" w:hAnsi="Times New Roman"/>
          <w:bCs/>
          <w:lang w:val="en-GB"/>
        </w:rPr>
        <w:t>Jungar</w:t>
      </w:r>
      <w:proofErr w:type="spellEnd"/>
      <w:r w:rsidRPr="00803ADF">
        <w:rPr>
          <w:rFonts w:ascii="Times New Roman" w:hAnsi="Times New Roman"/>
          <w:bCs/>
          <w:lang w:val="en-GB"/>
        </w:rPr>
        <w:t xml:space="preserve"> and </w:t>
      </w:r>
      <w:proofErr w:type="spellStart"/>
      <w:r w:rsidRPr="00803ADF">
        <w:rPr>
          <w:rFonts w:ascii="Times New Roman" w:hAnsi="Times New Roman"/>
          <w:bCs/>
          <w:lang w:val="en-GB"/>
        </w:rPr>
        <w:t>Jupskås</w:t>
      </w:r>
      <w:proofErr w:type="spellEnd"/>
      <w:r w:rsidRPr="00803ADF">
        <w:rPr>
          <w:rFonts w:ascii="Times New Roman" w:hAnsi="Times New Roman"/>
          <w:lang w:val="en-GB"/>
        </w:rPr>
        <w:t xml:space="preserve"> 2014; Norris and Inglehart 2019; </w:t>
      </w:r>
      <w:proofErr w:type="spellStart"/>
      <w:r w:rsidRPr="00803ADF">
        <w:rPr>
          <w:rFonts w:ascii="Times New Roman" w:hAnsi="Times New Roman"/>
          <w:lang w:val="en-GB"/>
        </w:rPr>
        <w:t>Rovny</w:t>
      </w:r>
      <w:proofErr w:type="spellEnd"/>
      <w:r w:rsidRPr="00803ADF">
        <w:rPr>
          <w:rFonts w:ascii="Times New Roman" w:hAnsi="Times New Roman"/>
          <w:lang w:val="en-GB"/>
        </w:rPr>
        <w:t xml:space="preserve"> and Edwards 2012). However, these studies rarely deal with preferences for </w:t>
      </w:r>
      <w:r w:rsidR="00F00DE0" w:rsidRPr="00803ADF">
        <w:rPr>
          <w:rFonts w:ascii="Times New Roman" w:hAnsi="Times New Roman"/>
          <w:lang w:val="en-GB"/>
        </w:rPr>
        <w:t>maintaining</w:t>
      </w:r>
      <w:r w:rsidRPr="00803ADF">
        <w:rPr>
          <w:rFonts w:ascii="Times New Roman" w:hAnsi="Times New Roman"/>
          <w:lang w:val="en-GB"/>
        </w:rPr>
        <w:t xml:space="preserve"> or reforming </w:t>
      </w:r>
      <w:r w:rsidR="006D7132" w:rsidRPr="00803ADF">
        <w:rPr>
          <w:rFonts w:ascii="Times New Roman" w:hAnsi="Times New Roman"/>
          <w:lang w:val="en-GB"/>
        </w:rPr>
        <w:t>the</w:t>
      </w:r>
      <w:r w:rsidRPr="00803ADF">
        <w:rPr>
          <w:rFonts w:ascii="Times New Roman" w:hAnsi="Times New Roman"/>
          <w:lang w:val="en-GB"/>
        </w:rPr>
        <w:t xml:space="preserve"> </w:t>
      </w:r>
      <w:r w:rsidR="006D7132" w:rsidRPr="00803ADF">
        <w:rPr>
          <w:rFonts w:ascii="Times New Roman" w:hAnsi="Times New Roman"/>
          <w:lang w:val="en-GB"/>
        </w:rPr>
        <w:t>‘</w:t>
      </w:r>
      <w:r w:rsidRPr="00803ADF">
        <w:rPr>
          <w:rFonts w:ascii="Times New Roman" w:hAnsi="Times New Roman"/>
          <w:lang w:val="en-GB"/>
        </w:rPr>
        <w:t xml:space="preserve">constitutional </w:t>
      </w:r>
      <w:r w:rsidR="006D7132" w:rsidRPr="00803ADF">
        <w:rPr>
          <w:rFonts w:ascii="Times New Roman" w:hAnsi="Times New Roman"/>
          <w:lang w:val="en-GB"/>
        </w:rPr>
        <w:t>pillar’</w:t>
      </w:r>
      <w:r w:rsidRPr="00803ADF">
        <w:rPr>
          <w:rFonts w:ascii="Times New Roman" w:hAnsi="Times New Roman"/>
          <w:lang w:val="en-GB"/>
        </w:rPr>
        <w:t xml:space="preserve"> of liberal democracy, such as questions per</w:t>
      </w:r>
      <w:r w:rsidR="00BC1F12">
        <w:rPr>
          <w:rFonts w:ascii="Times New Roman" w:hAnsi="Times New Roman"/>
          <w:lang w:val="en-GB"/>
        </w:rPr>
        <w:softHyphen/>
      </w:r>
      <w:r w:rsidRPr="00803ADF">
        <w:rPr>
          <w:rFonts w:ascii="Times New Roman" w:hAnsi="Times New Roman"/>
          <w:lang w:val="en-GB"/>
        </w:rPr>
        <w:t xml:space="preserve">taining to the independence of public broadcasters or checks-and-balances in democratic governance. </w:t>
      </w:r>
      <w:r w:rsidR="00190415" w:rsidRPr="00803ADF">
        <w:rPr>
          <w:rFonts w:ascii="Times New Roman" w:hAnsi="Times New Roman"/>
          <w:lang w:val="en-GB"/>
        </w:rPr>
        <w:t xml:space="preserve">Likewise, the extent to which political parties attack </w:t>
      </w:r>
      <w:r w:rsidR="00BC1F12">
        <w:rPr>
          <w:rFonts w:ascii="Times New Roman" w:hAnsi="Times New Roman"/>
          <w:lang w:val="en-GB"/>
        </w:rPr>
        <w:t xml:space="preserve">liberal democratic values such as </w:t>
      </w:r>
      <w:r w:rsidR="00190415" w:rsidRPr="00803ADF">
        <w:rPr>
          <w:rFonts w:ascii="Times New Roman" w:hAnsi="Times New Roman"/>
          <w:lang w:val="en-GB"/>
        </w:rPr>
        <w:t xml:space="preserve">gender equality and how this varies across member states and over time remains largely unexplored. </w:t>
      </w:r>
      <w:r w:rsidR="0002673A" w:rsidRPr="00803ADF">
        <w:rPr>
          <w:rFonts w:ascii="Times New Roman" w:hAnsi="Times New Roman"/>
          <w:lang w:val="en-GB"/>
        </w:rPr>
        <w:t>DEM</w:t>
      </w:r>
      <w:r w:rsidR="00BC1F12">
        <w:rPr>
          <w:rFonts w:ascii="Times New Roman" w:hAnsi="Times New Roman"/>
          <w:lang w:val="en-GB"/>
        </w:rPr>
        <w:t>CO</w:t>
      </w:r>
      <w:r w:rsidR="0002673A" w:rsidRPr="00803ADF">
        <w:rPr>
          <w:rFonts w:ascii="Times New Roman" w:hAnsi="Times New Roman"/>
          <w:lang w:val="en-GB"/>
        </w:rPr>
        <w:t xml:space="preserve">RE </w:t>
      </w:r>
      <w:r w:rsidR="002D1F24">
        <w:rPr>
          <w:rFonts w:ascii="Times New Roman" w:hAnsi="Times New Roman"/>
          <w:lang w:val="en-GB"/>
        </w:rPr>
        <w:t xml:space="preserve">is </w:t>
      </w:r>
      <w:r w:rsidR="0002673A" w:rsidRPr="00803ADF">
        <w:rPr>
          <w:rFonts w:ascii="Times New Roman" w:hAnsi="Times New Roman"/>
          <w:lang w:val="en-GB"/>
        </w:rPr>
        <w:t>therefore</w:t>
      </w:r>
      <w:r w:rsidR="002D1F24">
        <w:rPr>
          <w:rFonts w:ascii="Times New Roman" w:hAnsi="Times New Roman"/>
          <w:lang w:val="en-GB"/>
        </w:rPr>
        <w:t xml:space="preserve"> </w:t>
      </w:r>
      <w:r w:rsidR="0002673A" w:rsidRPr="00803ADF">
        <w:rPr>
          <w:rFonts w:ascii="Times New Roman" w:hAnsi="Times New Roman"/>
          <w:b/>
          <w:bCs/>
          <w:lang w:val="en-GB"/>
        </w:rPr>
        <w:t>the first research project con</w:t>
      </w:r>
      <w:r w:rsidR="002D1F24">
        <w:rPr>
          <w:rFonts w:ascii="Times New Roman" w:hAnsi="Times New Roman"/>
          <w:b/>
          <w:bCs/>
          <w:lang w:val="en-GB"/>
        </w:rPr>
        <w:softHyphen/>
      </w:r>
      <w:r w:rsidR="0002673A" w:rsidRPr="00803ADF">
        <w:rPr>
          <w:rFonts w:ascii="Times New Roman" w:hAnsi="Times New Roman"/>
          <w:b/>
          <w:bCs/>
          <w:lang w:val="en-GB"/>
        </w:rPr>
        <w:t xml:space="preserve">ducting a thorough longitudinal analysis of </w:t>
      </w:r>
      <w:r w:rsidR="00F80F9C">
        <w:rPr>
          <w:rFonts w:ascii="Times New Roman" w:hAnsi="Times New Roman"/>
          <w:b/>
          <w:bCs/>
          <w:lang w:val="en-GB"/>
        </w:rPr>
        <w:t xml:space="preserve">European </w:t>
      </w:r>
      <w:r w:rsidR="0002673A" w:rsidRPr="00803ADF">
        <w:rPr>
          <w:rFonts w:ascii="Times New Roman" w:hAnsi="Times New Roman"/>
          <w:b/>
          <w:bCs/>
          <w:lang w:val="en-GB"/>
        </w:rPr>
        <w:t>part</w:t>
      </w:r>
      <w:r w:rsidR="00F80F9C">
        <w:rPr>
          <w:rFonts w:ascii="Times New Roman" w:hAnsi="Times New Roman"/>
          <w:b/>
          <w:bCs/>
          <w:lang w:val="en-GB"/>
        </w:rPr>
        <w:t>ies’</w:t>
      </w:r>
      <w:r w:rsidR="00BC1F12">
        <w:rPr>
          <w:rFonts w:ascii="Times New Roman" w:hAnsi="Times New Roman"/>
          <w:b/>
          <w:bCs/>
          <w:lang w:val="en-GB"/>
        </w:rPr>
        <w:t xml:space="preserve"> positions </w:t>
      </w:r>
      <w:r w:rsidR="002D1F24" w:rsidRPr="002D1F24">
        <w:rPr>
          <w:rFonts w:ascii="Times New Roman" w:hAnsi="Times New Roman"/>
          <w:b/>
          <w:bCs/>
          <w:lang w:val="en-GB"/>
        </w:rPr>
        <w:t>towards liberal democratic norms and values</w:t>
      </w:r>
      <w:r w:rsidR="00F80F9C">
        <w:rPr>
          <w:rFonts w:ascii="Times New Roman" w:hAnsi="Times New Roman"/>
          <w:lang w:val="en-GB"/>
        </w:rPr>
        <w:t xml:space="preserve"> by </w:t>
      </w:r>
      <w:r w:rsidR="00BC1F12" w:rsidRPr="00803ADF">
        <w:rPr>
          <w:rFonts w:ascii="Times New Roman" w:hAnsi="Times New Roman"/>
          <w:lang w:val="en-GB"/>
        </w:rPr>
        <w:t>rely</w:t>
      </w:r>
      <w:r w:rsidR="00F80F9C">
        <w:rPr>
          <w:rFonts w:ascii="Times New Roman" w:hAnsi="Times New Roman"/>
          <w:lang w:val="en-GB"/>
        </w:rPr>
        <w:t>ing</w:t>
      </w:r>
      <w:r w:rsidR="00BC1F12" w:rsidRPr="00803ADF">
        <w:rPr>
          <w:rFonts w:ascii="Times New Roman" w:hAnsi="Times New Roman"/>
          <w:lang w:val="en-GB"/>
        </w:rPr>
        <w:t xml:space="preserve"> on the outstanding conceptual and methodological expertise of the consortium’s leading scholars in the field of party politics.</w:t>
      </w:r>
    </w:p>
    <w:p w14:paraId="1885A5EF" w14:textId="2BF8BC82" w:rsidR="009F5DA7" w:rsidRPr="00803ADF" w:rsidRDefault="0030420B" w:rsidP="00BD1E24">
      <w:pPr>
        <w:spacing w:after="120"/>
        <w:jc w:val="both"/>
        <w:rPr>
          <w:rFonts w:ascii="Times New Roman" w:hAnsi="Times New Roman"/>
          <w:lang w:val="en-GB"/>
        </w:rPr>
      </w:pPr>
      <w:r w:rsidRPr="00803ADF">
        <w:rPr>
          <w:rFonts w:ascii="Times New Roman" w:hAnsi="Times New Roman"/>
          <w:lang w:val="en-GB"/>
        </w:rPr>
        <w:t xml:space="preserve">Understanding longitudinal trends in support for liberal democratic values and norms allows </w:t>
      </w:r>
      <w:r w:rsidR="0002673A" w:rsidRPr="00803ADF">
        <w:rPr>
          <w:rFonts w:ascii="Times New Roman" w:hAnsi="Times New Roman"/>
          <w:lang w:val="en-GB"/>
        </w:rPr>
        <w:t>DEMCORE</w:t>
      </w:r>
      <w:r w:rsidR="009A0A5C" w:rsidRPr="00803ADF">
        <w:rPr>
          <w:rFonts w:ascii="Times New Roman" w:hAnsi="Times New Roman"/>
          <w:lang w:val="en-GB"/>
        </w:rPr>
        <w:t xml:space="preserve"> </w:t>
      </w:r>
      <w:r w:rsidR="00437EFB" w:rsidRPr="00803ADF">
        <w:rPr>
          <w:rFonts w:ascii="Times New Roman" w:hAnsi="Times New Roman"/>
          <w:lang w:val="en-GB"/>
        </w:rPr>
        <w:t xml:space="preserve">to </w:t>
      </w:r>
      <w:r w:rsidR="00437EFB" w:rsidRPr="00803ADF">
        <w:rPr>
          <w:rFonts w:ascii="Times New Roman" w:hAnsi="Times New Roman"/>
          <w:b/>
          <w:bCs/>
          <w:lang w:val="en-GB"/>
        </w:rPr>
        <w:t>reflect upon and</w:t>
      </w:r>
      <w:r w:rsidR="009F5DA7" w:rsidRPr="00803ADF">
        <w:rPr>
          <w:rFonts w:ascii="Times New Roman" w:hAnsi="Times New Roman"/>
          <w:b/>
          <w:bCs/>
          <w:lang w:val="en-GB"/>
        </w:rPr>
        <w:t xml:space="preserve"> actualise what liberal democracy means in the 21st century in Europe</w:t>
      </w:r>
      <w:r w:rsidR="0078727D" w:rsidRPr="00803ADF">
        <w:rPr>
          <w:rFonts w:ascii="Times New Roman" w:hAnsi="Times New Roman"/>
          <w:lang w:val="en-GB"/>
        </w:rPr>
        <w:t xml:space="preserve"> </w:t>
      </w:r>
      <w:r w:rsidR="00F00DE0" w:rsidRPr="00803ADF">
        <w:rPr>
          <w:rFonts w:ascii="Times New Roman" w:hAnsi="Times New Roman"/>
          <w:lang w:val="en-GB"/>
        </w:rPr>
        <w:t>–</w:t>
      </w:r>
      <w:r w:rsidR="0078727D" w:rsidRPr="00803ADF">
        <w:rPr>
          <w:rFonts w:ascii="Times New Roman" w:hAnsi="Times New Roman"/>
          <w:lang w:val="en-GB"/>
        </w:rPr>
        <w:t xml:space="preserve"> </w:t>
      </w:r>
      <w:r w:rsidR="0002673A" w:rsidRPr="00803ADF">
        <w:rPr>
          <w:rFonts w:ascii="Times New Roman" w:hAnsi="Times New Roman"/>
          <w:lang w:val="en-GB"/>
        </w:rPr>
        <w:t xml:space="preserve">thereby delivering one of the key expected outcomes upon which the call </w:t>
      </w:r>
      <w:r w:rsidR="0002673A" w:rsidRPr="00803ADF">
        <w:rPr>
          <w:rFonts w:ascii="Times New Roman" w:hAnsi="Times New Roman"/>
          <w:i/>
          <w:iCs/>
          <w:lang w:val="en-GB"/>
        </w:rPr>
        <w:t>HORIZON-CL2-2021-DEMOCRACY-01-01: The future of liberal democracy in Europe</w:t>
      </w:r>
      <w:r w:rsidR="0002673A" w:rsidRPr="00803ADF">
        <w:rPr>
          <w:rFonts w:ascii="Times New Roman" w:hAnsi="Times New Roman"/>
          <w:lang w:val="en-GB"/>
        </w:rPr>
        <w:t xml:space="preserve"> is based</w:t>
      </w:r>
      <w:r w:rsidR="00F00DE0" w:rsidRPr="00803ADF">
        <w:rPr>
          <w:rFonts w:ascii="Times New Roman" w:hAnsi="Times New Roman"/>
          <w:lang w:val="en-GB"/>
        </w:rPr>
        <w:t xml:space="preserve">. This </w:t>
      </w:r>
      <w:r w:rsidR="009F5DA7" w:rsidRPr="00803ADF">
        <w:rPr>
          <w:rFonts w:ascii="Times New Roman" w:hAnsi="Times New Roman"/>
          <w:lang w:val="en-GB"/>
        </w:rPr>
        <w:t xml:space="preserve">leads us to </w:t>
      </w:r>
      <w:r w:rsidR="003707A1" w:rsidRPr="00803ADF">
        <w:rPr>
          <w:rFonts w:ascii="Times New Roman" w:hAnsi="Times New Roman"/>
          <w:lang w:val="en-GB"/>
        </w:rPr>
        <w:t>DEMCORE’s</w:t>
      </w:r>
      <w:r w:rsidR="009F5DA7" w:rsidRPr="00803ADF">
        <w:rPr>
          <w:rFonts w:ascii="Times New Roman" w:hAnsi="Times New Roman"/>
          <w:lang w:val="en-GB"/>
        </w:rPr>
        <w:t xml:space="preserve"> second objective</w:t>
      </w:r>
      <w:r w:rsidR="00EB766D" w:rsidRPr="00803ADF">
        <w:rPr>
          <w:rFonts w:ascii="Times New Roman" w:hAnsi="Times New Roman"/>
          <w:lang w:val="en-GB"/>
        </w:rPr>
        <w:t>, which will provide</w:t>
      </w:r>
      <w:r w:rsidR="009F5DA7" w:rsidRPr="00803ADF">
        <w:rPr>
          <w:rFonts w:ascii="Times New Roman" w:hAnsi="Times New Roman"/>
          <w:lang w:val="en-GB"/>
        </w:rPr>
        <w:t xml:space="preserve">: </w:t>
      </w:r>
    </w:p>
    <w:tbl>
      <w:tblPr>
        <w:tblStyle w:val="TableGrid"/>
        <w:tblW w:w="0" w:type="auto"/>
        <w:tblInd w:w="108" w:type="dxa"/>
        <w:tblLook w:val="04A0" w:firstRow="1" w:lastRow="0" w:firstColumn="1" w:lastColumn="0" w:noHBand="0" w:noVBand="1"/>
      </w:tblPr>
      <w:tblGrid>
        <w:gridCol w:w="10205"/>
      </w:tblGrid>
      <w:tr w:rsidR="00E5375D" w:rsidRPr="00803ADF" w14:paraId="37FE4667" w14:textId="77777777" w:rsidTr="00547A07">
        <w:tc>
          <w:tcPr>
            <w:tcW w:w="10205" w:type="dxa"/>
          </w:tcPr>
          <w:p w14:paraId="5A3B8230" w14:textId="77777777" w:rsidR="00E5375D" w:rsidRPr="00803ADF" w:rsidRDefault="00E5375D" w:rsidP="00E5375D">
            <w:pPr>
              <w:spacing w:after="60"/>
              <w:jc w:val="both"/>
              <w:rPr>
                <w:rFonts w:ascii="Times New Roman" w:hAnsi="Times New Roman"/>
                <w:lang w:val="en-GB"/>
              </w:rPr>
            </w:pPr>
            <w:r w:rsidRPr="00803ADF">
              <w:rPr>
                <w:rFonts w:ascii="Times New Roman" w:hAnsi="Times New Roman"/>
                <w:lang w:val="en-GB"/>
              </w:rPr>
              <w:t xml:space="preserve">2) A </w:t>
            </w:r>
            <w:r w:rsidRPr="00803ADF">
              <w:rPr>
                <w:rFonts w:ascii="Times New Roman" w:hAnsi="Times New Roman"/>
                <w:b/>
                <w:bCs/>
                <w:lang w:val="en-GB"/>
              </w:rPr>
              <w:t>comprehensive account of the challenges that liberal democracy in Europe is currently facing</w:t>
            </w:r>
            <w:r w:rsidRPr="00803ADF">
              <w:rPr>
                <w:rFonts w:ascii="Times New Roman" w:hAnsi="Times New Roman"/>
                <w:lang w:val="en-GB"/>
              </w:rPr>
              <w:t xml:space="preserve"> – both in terms of contestation of ideals in </w:t>
            </w:r>
            <w:r w:rsidR="00575FA8" w:rsidRPr="00803ADF">
              <w:rPr>
                <w:rFonts w:ascii="Times New Roman" w:hAnsi="Times New Roman"/>
                <w:lang w:val="en-GB"/>
              </w:rPr>
              <w:t xml:space="preserve">the </w:t>
            </w:r>
            <w:r w:rsidRPr="00803ADF">
              <w:rPr>
                <w:rFonts w:ascii="Times New Roman" w:hAnsi="Times New Roman"/>
                <w:lang w:val="en-GB"/>
              </w:rPr>
              <w:t xml:space="preserve">public discourse and in the electoral marketplace – and what role historic, political and economic contexts play for this contestation. </w:t>
            </w:r>
          </w:p>
        </w:tc>
      </w:tr>
    </w:tbl>
    <w:p w14:paraId="30DFA487" w14:textId="347FC077" w:rsidR="002A5CE9" w:rsidRPr="00803ADF" w:rsidRDefault="0030420B" w:rsidP="001425C6">
      <w:pPr>
        <w:spacing w:before="120" w:after="120"/>
        <w:jc w:val="both"/>
        <w:rPr>
          <w:rFonts w:ascii="Times New Roman" w:hAnsi="Times New Roman"/>
          <w:lang w:val="en-GB"/>
        </w:rPr>
      </w:pPr>
      <w:r w:rsidRPr="00803ADF">
        <w:rPr>
          <w:rFonts w:ascii="Times New Roman" w:hAnsi="Times New Roman"/>
          <w:lang w:val="en-GB"/>
        </w:rPr>
        <w:t xml:space="preserve">Given the lack of knowledge about longitudinal developments in both citizen attitudes and party positions towards liberal democracy, there is also a </w:t>
      </w:r>
      <w:r w:rsidRPr="00803ADF">
        <w:rPr>
          <w:rFonts w:ascii="Times New Roman" w:hAnsi="Times New Roman"/>
          <w:b/>
          <w:bCs/>
          <w:lang w:val="en-GB"/>
        </w:rPr>
        <w:t>considerable gap in the literature when it comes to understanding the inter</w:t>
      </w:r>
      <w:r w:rsidR="005B6019">
        <w:rPr>
          <w:rFonts w:ascii="Times New Roman" w:hAnsi="Times New Roman"/>
          <w:b/>
          <w:bCs/>
          <w:lang w:val="en-GB"/>
        </w:rPr>
        <w:softHyphen/>
      </w:r>
      <w:r w:rsidRPr="00803ADF">
        <w:rPr>
          <w:rFonts w:ascii="Times New Roman" w:hAnsi="Times New Roman"/>
          <w:b/>
          <w:bCs/>
          <w:lang w:val="en-GB"/>
        </w:rPr>
        <w:lastRenderedPageBreak/>
        <w:t xml:space="preserve">play between citizens and </w:t>
      </w:r>
      <w:r w:rsidR="00F80F9C">
        <w:rPr>
          <w:rFonts w:ascii="Times New Roman" w:hAnsi="Times New Roman"/>
          <w:b/>
          <w:bCs/>
          <w:lang w:val="en-GB"/>
        </w:rPr>
        <w:t>political alites</w:t>
      </w:r>
      <w:r w:rsidRPr="00803ADF">
        <w:rPr>
          <w:rFonts w:ascii="Times New Roman" w:hAnsi="Times New Roman"/>
          <w:b/>
          <w:bCs/>
          <w:lang w:val="en-GB"/>
        </w:rPr>
        <w:t xml:space="preserve"> in the contestation of liberal democratic norms and values</w:t>
      </w:r>
      <w:r w:rsidRPr="00803ADF">
        <w:rPr>
          <w:rFonts w:ascii="Times New Roman" w:hAnsi="Times New Roman"/>
          <w:lang w:val="en-GB"/>
        </w:rPr>
        <w:t xml:space="preserve">. </w:t>
      </w:r>
      <w:r w:rsidR="00260C5C" w:rsidRPr="00803ADF">
        <w:rPr>
          <w:rFonts w:ascii="Times New Roman" w:hAnsi="Times New Roman"/>
          <w:lang w:val="en-GB"/>
        </w:rPr>
        <w:t xml:space="preserve">We argue that this contestation is especially relevant in public discourse and the electoral market place. </w:t>
      </w:r>
      <w:r w:rsidR="00677563" w:rsidRPr="00803ADF">
        <w:rPr>
          <w:rFonts w:ascii="Times New Roman" w:hAnsi="Times New Roman"/>
          <w:lang w:val="en-GB"/>
        </w:rPr>
        <w:t xml:space="preserve">While recent studies investigate the </w:t>
      </w:r>
      <w:r w:rsidR="00F80F9C">
        <w:rPr>
          <w:rFonts w:ascii="Times New Roman" w:hAnsi="Times New Roman"/>
          <w:lang w:val="en-GB"/>
        </w:rPr>
        <w:t xml:space="preserve">EP members’ </w:t>
      </w:r>
      <w:r w:rsidR="00677563" w:rsidRPr="00803ADF">
        <w:rPr>
          <w:rFonts w:ascii="Times New Roman" w:hAnsi="Times New Roman"/>
          <w:lang w:val="en-GB"/>
        </w:rPr>
        <w:t>reactions to anti-democratic developments in EU member states (Herman et al. 2021; Meijers and Van der Veer 2019; Norman 2021), their exchange with citizens on these issues remains under</w:t>
      </w:r>
      <w:r w:rsidR="005B6019">
        <w:rPr>
          <w:rFonts w:ascii="Times New Roman" w:hAnsi="Times New Roman"/>
          <w:lang w:val="en-GB"/>
        </w:rPr>
        <w:softHyphen/>
      </w:r>
      <w:r w:rsidR="00677563" w:rsidRPr="00803ADF">
        <w:rPr>
          <w:rFonts w:ascii="Times New Roman" w:hAnsi="Times New Roman"/>
          <w:lang w:val="en-GB"/>
        </w:rPr>
        <w:t xml:space="preserve">explored. </w:t>
      </w:r>
      <w:r w:rsidR="002D54A3" w:rsidRPr="00803ADF">
        <w:rPr>
          <w:rFonts w:ascii="Times New Roman" w:hAnsi="Times New Roman"/>
          <w:lang w:val="en-GB"/>
        </w:rPr>
        <w:t xml:space="preserve">Public discourse has thus far been empirically investigated only with respect to populist discourse (e.g. </w:t>
      </w:r>
      <w:proofErr w:type="spellStart"/>
      <w:r w:rsidR="002D54A3" w:rsidRPr="00803ADF">
        <w:rPr>
          <w:rFonts w:ascii="Times New Roman" w:hAnsi="Times New Roman"/>
          <w:lang w:val="en-GB"/>
        </w:rPr>
        <w:t>Aalberg</w:t>
      </w:r>
      <w:proofErr w:type="spellEnd"/>
      <w:r w:rsidR="002D54A3" w:rsidRPr="00803ADF">
        <w:rPr>
          <w:rFonts w:ascii="Times New Roman" w:hAnsi="Times New Roman"/>
          <w:lang w:val="en-GB"/>
        </w:rPr>
        <w:t xml:space="preserve"> et al. 2016; </w:t>
      </w:r>
      <w:proofErr w:type="spellStart"/>
      <w:r w:rsidR="002D54A3" w:rsidRPr="00803ADF">
        <w:rPr>
          <w:rFonts w:ascii="Times New Roman" w:hAnsi="Times New Roman"/>
          <w:lang w:val="en-GB"/>
        </w:rPr>
        <w:t>Wodak</w:t>
      </w:r>
      <w:proofErr w:type="spellEnd"/>
      <w:r w:rsidR="002D54A3" w:rsidRPr="00803ADF">
        <w:rPr>
          <w:rFonts w:ascii="Times New Roman" w:hAnsi="Times New Roman"/>
          <w:lang w:val="en-GB"/>
        </w:rPr>
        <w:t xml:space="preserve"> et al. 2013) or Eurosceptic discourse (e.g. De Wilde and Trenz 2012; </w:t>
      </w:r>
      <w:proofErr w:type="spellStart"/>
      <w:r w:rsidR="002D54A3" w:rsidRPr="00803ADF">
        <w:rPr>
          <w:rFonts w:ascii="Times New Roman" w:hAnsi="Times New Roman"/>
          <w:lang w:val="en-GB"/>
        </w:rPr>
        <w:t>Michailidou</w:t>
      </w:r>
      <w:proofErr w:type="spellEnd"/>
      <w:r w:rsidR="002D54A3" w:rsidRPr="00803ADF">
        <w:rPr>
          <w:rFonts w:ascii="Times New Roman" w:hAnsi="Times New Roman"/>
          <w:lang w:val="en-GB"/>
        </w:rPr>
        <w:t xml:space="preserve"> 2015). However, we cannot ignore that </w:t>
      </w:r>
      <w:r w:rsidR="002A5CE9" w:rsidRPr="00803ADF">
        <w:rPr>
          <w:rFonts w:ascii="Times New Roman" w:hAnsi="Times New Roman"/>
          <w:lang w:val="en-GB"/>
        </w:rPr>
        <w:t xml:space="preserve">the political rhetoric of </w:t>
      </w:r>
      <w:r w:rsidR="002D54A3" w:rsidRPr="00803ADF">
        <w:rPr>
          <w:rFonts w:ascii="Times New Roman" w:hAnsi="Times New Roman"/>
          <w:lang w:val="en-GB"/>
        </w:rPr>
        <w:t xml:space="preserve">challengers of liberal democracy </w:t>
      </w:r>
      <w:r w:rsidR="002A5CE9" w:rsidRPr="00803ADF">
        <w:rPr>
          <w:rFonts w:ascii="Times New Roman" w:hAnsi="Times New Roman"/>
          <w:lang w:val="en-GB"/>
        </w:rPr>
        <w:t>become appealing transnationally</w:t>
      </w:r>
      <w:r w:rsidR="002D54A3" w:rsidRPr="00803ADF">
        <w:rPr>
          <w:rFonts w:ascii="Times New Roman" w:hAnsi="Times New Roman"/>
          <w:lang w:val="en-GB"/>
        </w:rPr>
        <w:t xml:space="preserve"> (</w:t>
      </w:r>
      <w:proofErr w:type="spellStart"/>
      <w:r w:rsidR="002D54A3" w:rsidRPr="00803ADF">
        <w:rPr>
          <w:rFonts w:ascii="Times New Roman" w:hAnsi="Times New Roman"/>
          <w:lang w:val="en-GB"/>
        </w:rPr>
        <w:t>Levitsky</w:t>
      </w:r>
      <w:proofErr w:type="spellEnd"/>
      <w:r w:rsidR="002D54A3" w:rsidRPr="00803ADF">
        <w:rPr>
          <w:rFonts w:ascii="Times New Roman" w:hAnsi="Times New Roman"/>
          <w:lang w:val="en-GB"/>
        </w:rPr>
        <w:t xml:space="preserve"> and Way 2020) </w:t>
      </w:r>
      <w:r w:rsidR="0002673A" w:rsidRPr="00803ADF">
        <w:rPr>
          <w:rFonts w:ascii="Times New Roman" w:hAnsi="Times New Roman"/>
          <w:lang w:val="en-GB"/>
        </w:rPr>
        <w:t xml:space="preserve">and that there are opportunities for both opponents and supporters of liberal democracy to distribute (il)liberal appeals across the EU. </w:t>
      </w:r>
      <w:r w:rsidR="0002673A" w:rsidRPr="003605A2">
        <w:rPr>
          <w:rFonts w:ascii="Times New Roman" w:hAnsi="Times New Roman"/>
          <w:b/>
          <w:bCs/>
          <w:lang w:val="en-GB"/>
        </w:rPr>
        <w:t>DEMCORE therefore</w:t>
      </w:r>
      <w:r w:rsidR="00F25740" w:rsidRPr="003605A2">
        <w:rPr>
          <w:rFonts w:ascii="Times New Roman" w:hAnsi="Times New Roman"/>
          <w:b/>
          <w:bCs/>
          <w:lang w:val="en-GB"/>
        </w:rPr>
        <w:t xml:space="preserve"> is the</w:t>
      </w:r>
      <w:r w:rsidR="00F25740">
        <w:rPr>
          <w:rFonts w:ascii="Times New Roman" w:hAnsi="Times New Roman"/>
          <w:lang w:val="en-GB"/>
        </w:rPr>
        <w:t xml:space="preserve"> </w:t>
      </w:r>
      <w:r w:rsidR="00F25740" w:rsidRPr="00F25740">
        <w:rPr>
          <w:rFonts w:ascii="Times New Roman" w:hAnsi="Times New Roman"/>
          <w:b/>
          <w:bCs/>
          <w:lang w:val="en-GB"/>
        </w:rPr>
        <w:t>first to</w:t>
      </w:r>
      <w:r w:rsidR="0002673A" w:rsidRPr="00F25740">
        <w:rPr>
          <w:rFonts w:ascii="Times New Roman" w:hAnsi="Times New Roman"/>
          <w:b/>
          <w:bCs/>
          <w:lang w:val="en-GB"/>
        </w:rPr>
        <w:t xml:space="preserve"> stu</w:t>
      </w:r>
      <w:r w:rsidR="0002673A" w:rsidRPr="00803ADF">
        <w:rPr>
          <w:rFonts w:ascii="Times New Roman" w:hAnsi="Times New Roman"/>
          <w:b/>
          <w:bCs/>
          <w:lang w:val="en-GB"/>
        </w:rPr>
        <w:t>d</w:t>
      </w:r>
      <w:r w:rsidR="00F25740">
        <w:rPr>
          <w:rFonts w:ascii="Times New Roman" w:hAnsi="Times New Roman"/>
          <w:b/>
          <w:bCs/>
          <w:lang w:val="en-GB"/>
        </w:rPr>
        <w:t>y</w:t>
      </w:r>
      <w:r w:rsidR="0002673A" w:rsidRPr="00803ADF">
        <w:rPr>
          <w:rFonts w:ascii="Times New Roman" w:hAnsi="Times New Roman"/>
          <w:b/>
          <w:bCs/>
          <w:lang w:val="en-GB"/>
        </w:rPr>
        <w:t xml:space="preserve"> how </w:t>
      </w:r>
      <w:r w:rsidR="00F25740">
        <w:rPr>
          <w:rFonts w:ascii="Times New Roman" w:hAnsi="Times New Roman"/>
          <w:b/>
          <w:bCs/>
          <w:lang w:val="en-GB"/>
        </w:rPr>
        <w:t xml:space="preserve">and with what consequences </w:t>
      </w:r>
      <w:r w:rsidR="003605A2">
        <w:rPr>
          <w:rFonts w:ascii="Times New Roman" w:hAnsi="Times New Roman"/>
          <w:b/>
          <w:bCs/>
          <w:lang w:val="en-GB"/>
        </w:rPr>
        <w:t xml:space="preserve">(il)liberal </w:t>
      </w:r>
      <w:r w:rsidR="0002673A" w:rsidRPr="00803ADF">
        <w:rPr>
          <w:rFonts w:ascii="Times New Roman" w:hAnsi="Times New Roman"/>
          <w:b/>
          <w:bCs/>
          <w:lang w:val="en-GB"/>
        </w:rPr>
        <w:t xml:space="preserve">appeals spread across </w:t>
      </w:r>
      <w:r w:rsidR="00F25740">
        <w:rPr>
          <w:rFonts w:ascii="Times New Roman" w:hAnsi="Times New Roman"/>
          <w:b/>
          <w:bCs/>
          <w:lang w:val="en-GB"/>
        </w:rPr>
        <w:t xml:space="preserve">Europe </w:t>
      </w:r>
      <w:r w:rsidR="005D4967">
        <w:rPr>
          <w:rFonts w:ascii="Times New Roman" w:hAnsi="Times New Roman"/>
          <w:lang w:val="en-GB"/>
        </w:rPr>
        <w:t xml:space="preserve">in the </w:t>
      </w:r>
      <w:r w:rsidR="005D4967" w:rsidRPr="005D4967">
        <w:rPr>
          <w:rFonts w:ascii="Times New Roman" w:hAnsi="Times New Roman"/>
          <w:lang w:val="en-GB"/>
        </w:rPr>
        <w:t>public discourse on social media</w:t>
      </w:r>
      <w:r w:rsidR="0002673A" w:rsidRPr="00803ADF">
        <w:rPr>
          <w:rFonts w:ascii="Times New Roman" w:hAnsi="Times New Roman"/>
          <w:lang w:val="en-GB"/>
        </w:rPr>
        <w:t xml:space="preserve">. </w:t>
      </w:r>
      <w:r w:rsidR="002A5CE9" w:rsidRPr="00803ADF">
        <w:rPr>
          <w:rFonts w:ascii="Times New Roman" w:hAnsi="Times New Roman"/>
          <w:lang w:val="en-GB"/>
        </w:rPr>
        <w:t xml:space="preserve">Given the rapidly changing information environment </w:t>
      </w:r>
      <w:r w:rsidR="005D4967">
        <w:rPr>
          <w:rFonts w:ascii="Times New Roman" w:hAnsi="Times New Roman"/>
          <w:lang w:val="en-GB"/>
        </w:rPr>
        <w:t>that facilitates the spread of</w:t>
      </w:r>
      <w:r w:rsidR="002A5CE9" w:rsidRPr="00803ADF">
        <w:rPr>
          <w:rFonts w:ascii="Times New Roman" w:hAnsi="Times New Roman"/>
          <w:lang w:val="en-GB"/>
        </w:rPr>
        <w:t xml:space="preserve"> disinformation and populist appeals (Tucker et al. 2018) as well as the potential of social media to provide exposure to counter-attitudinal views (</w:t>
      </w:r>
      <w:proofErr w:type="spellStart"/>
      <w:r w:rsidR="002A5CE9" w:rsidRPr="00803ADF">
        <w:rPr>
          <w:rFonts w:ascii="Times New Roman" w:hAnsi="Times New Roman"/>
          <w:lang w:val="en-GB"/>
        </w:rPr>
        <w:t>Barberá</w:t>
      </w:r>
      <w:proofErr w:type="spellEnd"/>
      <w:r w:rsidR="002A5CE9" w:rsidRPr="00803ADF">
        <w:rPr>
          <w:rFonts w:ascii="Times New Roman" w:hAnsi="Times New Roman"/>
          <w:lang w:val="en-GB"/>
        </w:rPr>
        <w:t xml:space="preserve"> et al. 2015)</w:t>
      </w:r>
      <w:r w:rsidR="0002673A" w:rsidRPr="00803ADF">
        <w:rPr>
          <w:rFonts w:ascii="Times New Roman" w:hAnsi="Times New Roman"/>
          <w:lang w:val="en-GB"/>
        </w:rPr>
        <w:t xml:space="preserve">, such study is now </w:t>
      </w:r>
      <w:r w:rsidR="0002673A" w:rsidRPr="003605A2">
        <w:rPr>
          <w:rFonts w:ascii="Times New Roman" w:hAnsi="Times New Roman"/>
          <w:b/>
          <w:bCs/>
          <w:lang w:val="en-GB"/>
        </w:rPr>
        <w:t>more important than ever</w:t>
      </w:r>
      <w:r w:rsidR="0002673A" w:rsidRPr="00803ADF">
        <w:rPr>
          <w:rFonts w:ascii="Times New Roman" w:hAnsi="Times New Roman"/>
          <w:lang w:val="en-GB"/>
        </w:rPr>
        <w:t>;</w:t>
      </w:r>
      <w:r w:rsidR="002A5CE9" w:rsidRPr="00803ADF">
        <w:rPr>
          <w:rFonts w:ascii="Times New Roman" w:hAnsi="Times New Roman"/>
          <w:lang w:val="en-GB"/>
        </w:rPr>
        <w:t xml:space="preserve"> and members of the consortium possess the ideal expertise and experience to study the contestation of liberal democratic norms and values </w:t>
      </w:r>
      <w:r w:rsidR="004618FD" w:rsidRPr="00803ADF">
        <w:rPr>
          <w:rFonts w:ascii="Times New Roman" w:hAnsi="Times New Roman"/>
          <w:lang w:val="en-GB"/>
        </w:rPr>
        <w:t xml:space="preserve">by politicians and citizens </w:t>
      </w:r>
      <w:r w:rsidR="002A5CE9" w:rsidRPr="00803ADF">
        <w:rPr>
          <w:rFonts w:ascii="Times New Roman" w:hAnsi="Times New Roman"/>
          <w:lang w:val="en-GB"/>
        </w:rPr>
        <w:t xml:space="preserve">on social media (Fazekas et al. 2021; </w:t>
      </w:r>
      <w:r w:rsidR="004618FD" w:rsidRPr="00803ADF">
        <w:rPr>
          <w:rFonts w:ascii="Times New Roman" w:hAnsi="Times New Roman"/>
          <w:lang w:val="en-GB"/>
        </w:rPr>
        <w:t xml:space="preserve">Kruikemeier et al. 2018; </w:t>
      </w:r>
      <w:proofErr w:type="spellStart"/>
      <w:r w:rsidR="002A5CE9" w:rsidRPr="00803ADF">
        <w:rPr>
          <w:rFonts w:ascii="Times New Roman" w:hAnsi="Times New Roman"/>
          <w:lang w:val="en-GB"/>
        </w:rPr>
        <w:t>Theocharis</w:t>
      </w:r>
      <w:proofErr w:type="spellEnd"/>
      <w:r w:rsidR="002A5CE9" w:rsidRPr="00803ADF">
        <w:rPr>
          <w:rFonts w:ascii="Times New Roman" w:hAnsi="Times New Roman"/>
          <w:lang w:val="en-GB"/>
        </w:rPr>
        <w:t xml:space="preserve"> et al. 2020). </w:t>
      </w:r>
    </w:p>
    <w:p w14:paraId="0EB790FC" w14:textId="18979300" w:rsidR="00817C9E" w:rsidRPr="00803ADF" w:rsidRDefault="0002673A" w:rsidP="001425C6">
      <w:pPr>
        <w:spacing w:before="60" w:after="120"/>
        <w:jc w:val="both"/>
        <w:rPr>
          <w:rFonts w:ascii="Times New Roman" w:hAnsi="Times New Roman"/>
          <w:lang w:val="en-GB"/>
        </w:rPr>
      </w:pPr>
      <w:r w:rsidRPr="00803ADF">
        <w:rPr>
          <w:rFonts w:ascii="Times New Roman" w:hAnsi="Times New Roman"/>
          <w:lang w:val="en-GB"/>
        </w:rPr>
        <w:t xml:space="preserve">When it comes to the electoral market place, challenges to liberal democracy often emerge from within a political system when voters are willing to vote for, or turn a blind eye to, politicians who seek to undermine core liberal democratic norms and values. </w:t>
      </w:r>
      <w:r w:rsidR="005D4967">
        <w:rPr>
          <w:rFonts w:ascii="Times New Roman" w:hAnsi="Times New Roman"/>
          <w:lang w:val="en-GB"/>
        </w:rPr>
        <w:t>While r</w:t>
      </w:r>
      <w:r w:rsidRPr="00803ADF">
        <w:rPr>
          <w:rFonts w:ascii="Times New Roman" w:hAnsi="Times New Roman"/>
          <w:lang w:val="en-GB"/>
        </w:rPr>
        <w:t xml:space="preserve">esearch has examined liberal democratic attitudes of European </w:t>
      </w:r>
      <w:r w:rsidR="005D4967">
        <w:rPr>
          <w:rFonts w:ascii="Times New Roman" w:hAnsi="Times New Roman"/>
          <w:lang w:val="en-GB"/>
        </w:rPr>
        <w:t>voters</w:t>
      </w:r>
      <w:r w:rsidRPr="00803ADF">
        <w:rPr>
          <w:rFonts w:ascii="Times New Roman" w:hAnsi="Times New Roman"/>
          <w:lang w:val="en-GB"/>
        </w:rPr>
        <w:t xml:space="preserve"> (Van der Brug et al. 2021a, 2021b), we still do not know the extent to which these attitudes guide their voting behaviour. This same discrepancy also holds for the relationship between populist attitudes and support for liberal and anti-liberal parties (Stanley 2019; </w:t>
      </w:r>
      <w:r w:rsidRPr="00803ADF">
        <w:rPr>
          <w:rFonts w:ascii="Times New Roman" w:hAnsi="Times New Roman"/>
          <w:bCs/>
          <w:lang w:val="en-GB"/>
        </w:rPr>
        <w:t xml:space="preserve">Van </w:t>
      </w:r>
      <w:proofErr w:type="spellStart"/>
      <w:r w:rsidRPr="00803ADF">
        <w:rPr>
          <w:rFonts w:ascii="Times New Roman" w:hAnsi="Times New Roman"/>
          <w:bCs/>
          <w:lang w:val="en-GB"/>
        </w:rPr>
        <w:t>Hauwaert</w:t>
      </w:r>
      <w:proofErr w:type="spellEnd"/>
      <w:r w:rsidRPr="00803ADF">
        <w:rPr>
          <w:rFonts w:ascii="Times New Roman" w:hAnsi="Times New Roman"/>
          <w:bCs/>
          <w:lang w:val="en-GB"/>
        </w:rPr>
        <w:t xml:space="preserve"> and Van Kessel 2018</w:t>
      </w:r>
      <w:r w:rsidRPr="00803ADF">
        <w:rPr>
          <w:rFonts w:ascii="Times New Roman" w:hAnsi="Times New Roman"/>
          <w:lang w:val="en-GB"/>
        </w:rPr>
        <w:t xml:space="preserve">), although not for Eurosceptic attitudes and related preferences for Eurosceptic parties (e.g. De Vries 2018; Van Spanje and De Vreese 2011). </w:t>
      </w:r>
      <w:r w:rsidR="0030420B" w:rsidRPr="00803ADF">
        <w:rPr>
          <w:rFonts w:ascii="Times New Roman" w:hAnsi="Times New Roman"/>
          <w:lang w:val="en-GB"/>
        </w:rPr>
        <w:t>On the ‘supply side’ of the electoral market, w</w:t>
      </w:r>
      <w:r w:rsidRPr="00803ADF">
        <w:rPr>
          <w:rFonts w:ascii="Times New Roman" w:hAnsi="Times New Roman"/>
          <w:lang w:val="en-GB"/>
        </w:rPr>
        <w:t xml:space="preserve">e do not know whether political parties act strategically in either promoting or undermining core liberal democratic norms and values in their election campaigns in order to gain votes, although such strategies are empirically recognised with respect to EU positions (e.g. Hooghe et al. 2002; Van de </w:t>
      </w:r>
      <w:proofErr w:type="spellStart"/>
      <w:r w:rsidRPr="00803ADF">
        <w:rPr>
          <w:rFonts w:ascii="Times New Roman" w:hAnsi="Times New Roman"/>
          <w:lang w:val="en-GB"/>
        </w:rPr>
        <w:t>Wardt</w:t>
      </w:r>
      <w:proofErr w:type="spellEnd"/>
      <w:r w:rsidRPr="00803ADF">
        <w:rPr>
          <w:rFonts w:ascii="Times New Roman" w:hAnsi="Times New Roman"/>
          <w:lang w:val="en-GB"/>
        </w:rPr>
        <w:t xml:space="preserve"> et al. 2014) and populism (e.g. </w:t>
      </w:r>
      <w:proofErr w:type="spellStart"/>
      <w:r w:rsidRPr="00803ADF">
        <w:rPr>
          <w:rFonts w:ascii="Times New Roman" w:hAnsi="Times New Roman"/>
          <w:lang w:val="en-GB"/>
        </w:rPr>
        <w:t>Mudde</w:t>
      </w:r>
      <w:proofErr w:type="spellEnd"/>
      <w:r w:rsidRPr="00803ADF">
        <w:rPr>
          <w:rFonts w:ascii="Times New Roman" w:hAnsi="Times New Roman"/>
          <w:lang w:val="en-GB"/>
        </w:rPr>
        <w:t xml:space="preserve"> and </w:t>
      </w:r>
      <w:proofErr w:type="spellStart"/>
      <w:r w:rsidRPr="00803ADF">
        <w:rPr>
          <w:rFonts w:ascii="Times New Roman" w:hAnsi="Times New Roman"/>
          <w:lang w:val="en-GB"/>
        </w:rPr>
        <w:t>Kaltwasser</w:t>
      </w:r>
      <w:proofErr w:type="spellEnd"/>
      <w:r w:rsidRPr="00803ADF">
        <w:rPr>
          <w:rFonts w:ascii="Times New Roman" w:hAnsi="Times New Roman"/>
          <w:lang w:val="en-GB"/>
        </w:rPr>
        <w:t xml:space="preserve"> 2012; </w:t>
      </w:r>
      <w:proofErr w:type="spellStart"/>
      <w:r w:rsidRPr="00803ADF">
        <w:rPr>
          <w:rFonts w:ascii="Times New Roman" w:hAnsi="Times New Roman"/>
          <w:lang w:val="en-GB"/>
        </w:rPr>
        <w:t>Vachudova</w:t>
      </w:r>
      <w:proofErr w:type="spellEnd"/>
      <w:r w:rsidRPr="00803ADF">
        <w:rPr>
          <w:rFonts w:ascii="Times New Roman" w:hAnsi="Times New Roman"/>
          <w:lang w:val="en-GB"/>
        </w:rPr>
        <w:t xml:space="preserve"> 2021). </w:t>
      </w:r>
      <w:r w:rsidR="004365C8">
        <w:rPr>
          <w:rFonts w:ascii="Times New Roman" w:hAnsi="Times New Roman"/>
          <w:lang w:val="en-GB"/>
        </w:rPr>
        <w:t>Thus, i</w:t>
      </w:r>
      <w:r w:rsidRPr="00803ADF">
        <w:rPr>
          <w:rFonts w:ascii="Times New Roman" w:hAnsi="Times New Roman"/>
          <w:lang w:val="en-GB"/>
        </w:rPr>
        <w:t xml:space="preserve">n order to understand the challenges that European liberal democracy is facing today, </w:t>
      </w:r>
      <w:r w:rsidR="004365C8">
        <w:rPr>
          <w:rFonts w:ascii="Times New Roman" w:hAnsi="Times New Roman"/>
          <w:lang w:val="en-GB"/>
        </w:rPr>
        <w:t>i</w:t>
      </w:r>
      <w:r w:rsidR="00260C5C" w:rsidRPr="00803ADF">
        <w:rPr>
          <w:rFonts w:ascii="Times New Roman" w:hAnsi="Times New Roman"/>
          <w:lang w:val="en-GB"/>
        </w:rPr>
        <w:t xml:space="preserve">t is imperative that we investigate voter and party behaviour in the electoral marketplace. Since our consortium comprises core members of the European Election Study (EES), DEMCORE is </w:t>
      </w:r>
      <w:r w:rsidR="00260C5C" w:rsidRPr="00E157DC">
        <w:rPr>
          <w:rFonts w:ascii="Times New Roman" w:hAnsi="Times New Roman"/>
          <w:lang w:val="en-GB"/>
        </w:rPr>
        <w:t xml:space="preserve">well-placed to </w:t>
      </w:r>
      <w:r w:rsidR="00817C9E" w:rsidRPr="004365C8">
        <w:rPr>
          <w:rFonts w:ascii="Times New Roman" w:hAnsi="Times New Roman"/>
          <w:b/>
          <w:bCs/>
          <w:lang w:val="en-GB"/>
        </w:rPr>
        <w:t>advance the field</w:t>
      </w:r>
      <w:r w:rsidR="00817C9E" w:rsidRPr="00803ADF">
        <w:rPr>
          <w:rFonts w:ascii="Times New Roman" w:hAnsi="Times New Roman"/>
          <w:lang w:val="en-GB"/>
        </w:rPr>
        <w:t xml:space="preserve"> </w:t>
      </w:r>
      <w:r w:rsidR="00817C9E" w:rsidRPr="004365C8">
        <w:rPr>
          <w:rFonts w:ascii="Times New Roman" w:hAnsi="Times New Roman"/>
          <w:b/>
          <w:bCs/>
          <w:lang w:val="en-GB"/>
        </w:rPr>
        <w:t xml:space="preserve">by shedding light onto </w:t>
      </w:r>
      <w:r w:rsidR="00260C5C" w:rsidRPr="004365C8">
        <w:rPr>
          <w:rFonts w:ascii="Times New Roman" w:hAnsi="Times New Roman"/>
          <w:b/>
          <w:bCs/>
          <w:lang w:val="en-GB"/>
        </w:rPr>
        <w:t>the extent to which liberal democracy is anchored in</w:t>
      </w:r>
      <w:r w:rsidR="00817C9E" w:rsidRPr="004365C8">
        <w:rPr>
          <w:rFonts w:ascii="Times New Roman" w:hAnsi="Times New Roman"/>
          <w:b/>
          <w:bCs/>
          <w:lang w:val="en-GB"/>
        </w:rPr>
        <w:t xml:space="preserve"> European citizens’</w:t>
      </w:r>
      <w:r w:rsidR="00260C5C" w:rsidRPr="004365C8">
        <w:rPr>
          <w:rFonts w:ascii="Times New Roman" w:hAnsi="Times New Roman"/>
          <w:b/>
          <w:bCs/>
          <w:lang w:val="en-GB"/>
        </w:rPr>
        <w:t xml:space="preserve"> voting choices</w:t>
      </w:r>
      <w:r w:rsidR="00817C9E" w:rsidRPr="004365C8">
        <w:rPr>
          <w:rFonts w:ascii="Times New Roman" w:hAnsi="Times New Roman"/>
          <w:b/>
          <w:bCs/>
          <w:lang w:val="en-GB"/>
        </w:rPr>
        <w:t xml:space="preserve"> for parties with (il)liberal political platforms</w:t>
      </w:r>
      <w:r w:rsidR="00817C9E" w:rsidRPr="00803ADF">
        <w:rPr>
          <w:rFonts w:ascii="Times New Roman" w:hAnsi="Times New Roman"/>
          <w:lang w:val="en-GB"/>
        </w:rPr>
        <w:t xml:space="preserve">. </w:t>
      </w:r>
    </w:p>
    <w:p w14:paraId="0981D062" w14:textId="732C49AC" w:rsidR="00022944" w:rsidRPr="00022944" w:rsidRDefault="0002673A" w:rsidP="00022944">
      <w:pPr>
        <w:spacing w:before="60" w:after="120"/>
        <w:jc w:val="both"/>
      </w:pPr>
      <w:r w:rsidRPr="00803ADF">
        <w:rPr>
          <w:rFonts w:ascii="Times New Roman" w:hAnsi="Times New Roman"/>
          <w:lang w:val="en-GB"/>
        </w:rPr>
        <w:t xml:space="preserve">Understanding the </w:t>
      </w:r>
      <w:r w:rsidR="00022944">
        <w:rPr>
          <w:rFonts w:ascii="Times New Roman" w:hAnsi="Times New Roman"/>
          <w:lang w:val="en-GB"/>
        </w:rPr>
        <w:t>contestation</w:t>
      </w:r>
      <w:r w:rsidRPr="00803ADF">
        <w:rPr>
          <w:rFonts w:ascii="Times New Roman" w:hAnsi="Times New Roman"/>
          <w:lang w:val="en-GB"/>
        </w:rPr>
        <w:t xml:space="preserve"> of liberal democra</w:t>
      </w:r>
      <w:r w:rsidR="00022944">
        <w:rPr>
          <w:rFonts w:ascii="Times New Roman" w:hAnsi="Times New Roman"/>
          <w:lang w:val="en-GB"/>
        </w:rPr>
        <w:t>tic ideals</w:t>
      </w:r>
      <w:r w:rsidRPr="00803ADF">
        <w:rPr>
          <w:rFonts w:ascii="Times New Roman" w:hAnsi="Times New Roman"/>
          <w:lang w:val="en-GB"/>
        </w:rPr>
        <w:t xml:space="preserve"> in </w:t>
      </w:r>
      <w:r w:rsidR="00022944">
        <w:rPr>
          <w:rFonts w:ascii="Times New Roman" w:hAnsi="Times New Roman"/>
          <w:lang w:val="en-GB"/>
        </w:rPr>
        <w:t>the EU</w:t>
      </w:r>
      <w:r w:rsidRPr="00803ADF">
        <w:rPr>
          <w:rFonts w:ascii="Times New Roman" w:hAnsi="Times New Roman"/>
          <w:lang w:val="en-GB"/>
        </w:rPr>
        <w:t xml:space="preserve"> ultimately provides </w:t>
      </w:r>
      <w:r w:rsidR="00022944">
        <w:rPr>
          <w:rFonts w:ascii="Times New Roman" w:hAnsi="Times New Roman"/>
          <w:lang w:val="en-GB"/>
        </w:rPr>
        <w:t xml:space="preserve">us </w:t>
      </w:r>
      <w:r w:rsidRPr="00803ADF">
        <w:rPr>
          <w:rFonts w:ascii="Times New Roman" w:hAnsi="Times New Roman"/>
          <w:lang w:val="en-GB"/>
        </w:rPr>
        <w:t xml:space="preserve">with the conceptual and methodological tools to </w:t>
      </w:r>
      <w:r w:rsidR="00022944" w:rsidRPr="00022944">
        <w:rPr>
          <w:rFonts w:ascii="Times New Roman" w:hAnsi="Times New Roman"/>
          <w:b/>
          <w:bCs/>
          <w:lang w:val="en-GB"/>
        </w:rPr>
        <w:t xml:space="preserve">contribute to producing </w:t>
      </w:r>
      <w:r w:rsidR="00AA3A59" w:rsidRPr="00AA3A59">
        <w:rPr>
          <w:rFonts w:ascii="Times New Roman" w:hAnsi="Times New Roman"/>
          <w:b/>
          <w:bCs/>
          <w:lang w:val="en-GB"/>
        </w:rPr>
        <w:t>forward-looking perspective of how institutions of demo</w:t>
      </w:r>
      <w:r w:rsidR="00AA3A59">
        <w:rPr>
          <w:rFonts w:ascii="Times New Roman" w:hAnsi="Times New Roman"/>
          <w:b/>
          <w:bCs/>
          <w:lang w:val="en-GB"/>
        </w:rPr>
        <w:softHyphen/>
      </w:r>
      <w:r w:rsidR="00AA3A59" w:rsidRPr="00AA3A59">
        <w:rPr>
          <w:rFonts w:ascii="Times New Roman" w:hAnsi="Times New Roman"/>
          <w:b/>
          <w:bCs/>
          <w:lang w:val="en-GB"/>
        </w:rPr>
        <w:t>cratic governance can be made more resilient to illiberal narratives</w:t>
      </w:r>
      <w:r w:rsidR="00022944">
        <w:rPr>
          <w:rFonts w:ascii="Times New Roman" w:hAnsi="Times New Roman"/>
          <w:lang w:val="en-GB"/>
        </w:rPr>
        <w:t xml:space="preserve">, which is another </w:t>
      </w:r>
      <w:r w:rsidR="00022944" w:rsidRPr="00803ADF">
        <w:rPr>
          <w:rFonts w:ascii="Times New Roman" w:hAnsi="Times New Roman"/>
          <w:lang w:val="en-GB"/>
        </w:rPr>
        <w:t xml:space="preserve">key expected outcome </w:t>
      </w:r>
      <w:r w:rsidR="00022944">
        <w:rPr>
          <w:rFonts w:ascii="Times New Roman" w:hAnsi="Times New Roman"/>
          <w:lang w:val="en-GB"/>
        </w:rPr>
        <w:t>of</w:t>
      </w:r>
      <w:r w:rsidR="00022944" w:rsidRPr="00803ADF">
        <w:rPr>
          <w:rFonts w:ascii="Times New Roman" w:hAnsi="Times New Roman"/>
          <w:lang w:val="en-GB"/>
        </w:rPr>
        <w:t xml:space="preserve"> </w:t>
      </w:r>
      <w:r w:rsidR="00022944" w:rsidRPr="00803ADF">
        <w:rPr>
          <w:rFonts w:ascii="Times New Roman" w:hAnsi="Times New Roman"/>
          <w:i/>
          <w:iCs/>
          <w:lang w:val="en-GB"/>
        </w:rPr>
        <w:t>HORIZON-CL2-2021-DEMOCRACY-01-01: The future of liberal democracy in Europe</w:t>
      </w:r>
      <w:r w:rsidR="00022944" w:rsidRPr="00022944">
        <w:rPr>
          <w:rFonts w:ascii="Times New Roman" w:hAnsi="Times New Roman"/>
          <w:lang w:val="en-GB"/>
        </w:rPr>
        <w:t xml:space="preserve">, </w:t>
      </w:r>
      <w:r w:rsidR="00022944">
        <w:rPr>
          <w:rFonts w:ascii="Times New Roman" w:hAnsi="Times New Roman"/>
          <w:lang w:val="en-GB"/>
        </w:rPr>
        <w:t>and paves the way for DEMCORE’</w:t>
      </w:r>
      <w:r w:rsidR="00022944" w:rsidRPr="00803ADF">
        <w:rPr>
          <w:rFonts w:ascii="Times New Roman" w:hAnsi="Times New Roman"/>
          <w:lang w:val="en-GB"/>
        </w:rPr>
        <w:t xml:space="preserve">s third objective, that is to </w:t>
      </w:r>
      <w:r w:rsidR="00022944">
        <w:rPr>
          <w:rFonts w:ascii="Times New Roman" w:hAnsi="Times New Roman"/>
          <w:lang w:val="en-GB"/>
        </w:rPr>
        <w:t>develop</w:t>
      </w:r>
      <w:r w:rsidR="00022944" w:rsidRPr="00803ADF">
        <w:rPr>
          <w:rFonts w:ascii="Times New Roman" w:hAnsi="Times New Roman"/>
          <w:lang w:val="en-GB"/>
        </w:rPr>
        <w:t>:</w:t>
      </w:r>
      <w:r w:rsidR="00022944" w:rsidRPr="00022944">
        <w:t xml:space="preserve"> </w:t>
      </w:r>
    </w:p>
    <w:tbl>
      <w:tblPr>
        <w:tblStyle w:val="TableGrid"/>
        <w:tblW w:w="0" w:type="auto"/>
        <w:tblInd w:w="108" w:type="dxa"/>
        <w:tblLook w:val="04A0" w:firstRow="1" w:lastRow="0" w:firstColumn="1" w:lastColumn="0" w:noHBand="0" w:noVBand="1"/>
      </w:tblPr>
      <w:tblGrid>
        <w:gridCol w:w="10205"/>
      </w:tblGrid>
      <w:tr w:rsidR="00E5375D" w:rsidRPr="00803ADF" w14:paraId="49E22755" w14:textId="77777777" w:rsidTr="00547A07">
        <w:tc>
          <w:tcPr>
            <w:tcW w:w="10205" w:type="dxa"/>
          </w:tcPr>
          <w:p w14:paraId="7C970D32" w14:textId="21AF6D52" w:rsidR="00E5375D" w:rsidRPr="00803ADF" w:rsidRDefault="00276882" w:rsidP="00E5375D">
            <w:pPr>
              <w:spacing w:after="60"/>
              <w:jc w:val="both"/>
              <w:rPr>
                <w:rFonts w:ascii="Times New Roman" w:hAnsi="Times New Roman"/>
                <w:lang w:val="en-GB"/>
              </w:rPr>
            </w:pPr>
            <w:r w:rsidRPr="00803ADF">
              <w:rPr>
                <w:rFonts w:ascii="Times New Roman" w:hAnsi="Times New Roman"/>
                <w:lang w:val="en-GB"/>
              </w:rPr>
              <w:t xml:space="preserve">3) </w:t>
            </w:r>
            <w:r w:rsidR="001425C6">
              <w:rPr>
                <w:rFonts w:ascii="Times New Roman" w:hAnsi="Times New Roman"/>
                <w:lang w:val="en-GB"/>
              </w:rPr>
              <w:t>S</w:t>
            </w:r>
            <w:r w:rsidRPr="00803ADF">
              <w:rPr>
                <w:rFonts w:ascii="Times New Roman" w:hAnsi="Times New Roman"/>
                <w:lang w:val="en-GB"/>
              </w:rPr>
              <w:t xml:space="preserve">trategies to </w:t>
            </w:r>
            <w:r w:rsidRPr="00803ADF">
              <w:rPr>
                <w:rFonts w:ascii="Times New Roman" w:hAnsi="Times New Roman"/>
                <w:b/>
                <w:bCs/>
                <w:lang w:val="en-GB"/>
              </w:rPr>
              <w:t>counter illiberal democrats and ensure liberal democratic resilience</w:t>
            </w:r>
            <w:r w:rsidRPr="00803ADF">
              <w:rPr>
                <w:rFonts w:ascii="Times New Roman" w:hAnsi="Times New Roman"/>
                <w:lang w:val="en-GB"/>
              </w:rPr>
              <w:t xml:space="preserve"> across Europe in the long run.</w:t>
            </w:r>
          </w:p>
        </w:tc>
      </w:tr>
    </w:tbl>
    <w:p w14:paraId="3B2585CB" w14:textId="423A6C30" w:rsidR="00AA3A59" w:rsidRDefault="00115714" w:rsidP="008A502E">
      <w:pPr>
        <w:spacing w:before="120" w:after="120"/>
        <w:jc w:val="both"/>
        <w:rPr>
          <w:rFonts w:ascii="Times New Roman" w:hAnsi="Times New Roman"/>
          <w:lang w:val="en-GB"/>
        </w:rPr>
      </w:pPr>
      <w:r w:rsidRPr="00803ADF">
        <w:rPr>
          <w:rFonts w:ascii="Times New Roman" w:hAnsi="Times New Roman"/>
          <w:lang w:val="en-GB"/>
        </w:rPr>
        <w:t>For exploring future vision</w:t>
      </w:r>
      <w:r w:rsidR="00AA3A59">
        <w:rPr>
          <w:rFonts w:ascii="Times New Roman" w:hAnsi="Times New Roman"/>
          <w:lang w:val="en-GB"/>
        </w:rPr>
        <w:t>s of European liberal democracy</w:t>
      </w:r>
      <w:r w:rsidRPr="00803ADF">
        <w:rPr>
          <w:rFonts w:ascii="Times New Roman" w:hAnsi="Times New Roman"/>
          <w:lang w:val="en-GB"/>
        </w:rPr>
        <w:t xml:space="preserve"> and making </w:t>
      </w:r>
      <w:r w:rsidR="003B7B93">
        <w:rPr>
          <w:rFonts w:ascii="Times New Roman" w:hAnsi="Times New Roman"/>
          <w:lang w:val="en-GB"/>
        </w:rPr>
        <w:t>them</w:t>
      </w:r>
      <w:r w:rsidRPr="00803ADF">
        <w:rPr>
          <w:rFonts w:ascii="Times New Roman" w:hAnsi="Times New Roman"/>
          <w:lang w:val="en-GB"/>
        </w:rPr>
        <w:t xml:space="preserve"> theoretically robust, we </w:t>
      </w:r>
      <w:r w:rsidR="00EA32F6">
        <w:rPr>
          <w:rFonts w:ascii="Times New Roman" w:hAnsi="Times New Roman"/>
          <w:lang w:val="en-GB"/>
        </w:rPr>
        <w:t xml:space="preserve">also </w:t>
      </w:r>
      <w:r w:rsidRPr="00803ADF">
        <w:rPr>
          <w:rFonts w:ascii="Times New Roman" w:hAnsi="Times New Roman"/>
          <w:lang w:val="en-GB"/>
        </w:rPr>
        <w:t>need to go beyond the analyses of past developments and current challenges. What is need</w:t>
      </w:r>
      <w:r w:rsidR="002A3E60" w:rsidRPr="00803ADF">
        <w:rPr>
          <w:rFonts w:ascii="Times New Roman" w:hAnsi="Times New Roman"/>
          <w:lang w:val="en-GB"/>
        </w:rPr>
        <w:t>ed</w:t>
      </w:r>
      <w:r w:rsidRPr="00803ADF">
        <w:rPr>
          <w:rFonts w:ascii="Times New Roman" w:hAnsi="Times New Roman"/>
          <w:lang w:val="en-GB"/>
        </w:rPr>
        <w:t>, is insight into two additional dynamics.</w:t>
      </w:r>
      <w:r w:rsidR="002A3E60" w:rsidRPr="00803ADF">
        <w:rPr>
          <w:rFonts w:ascii="Times New Roman" w:hAnsi="Times New Roman"/>
          <w:lang w:val="en-GB"/>
        </w:rPr>
        <w:t xml:space="preserve"> First, </w:t>
      </w:r>
      <w:r w:rsidR="0000184F" w:rsidRPr="00803ADF">
        <w:rPr>
          <w:rFonts w:ascii="Times New Roman" w:hAnsi="Times New Roman"/>
          <w:lang w:val="en-GB"/>
        </w:rPr>
        <w:t xml:space="preserve">we </w:t>
      </w:r>
      <w:r w:rsidR="0000184F" w:rsidRPr="00AA3A59">
        <w:rPr>
          <w:rFonts w:ascii="Times New Roman" w:hAnsi="Times New Roman"/>
          <w:b/>
          <w:bCs/>
          <w:lang w:val="en-GB"/>
        </w:rPr>
        <w:t>require comprehensive knowledge about the mechanisms that underpin preferences for (il)liberal democratic norms and values</w:t>
      </w:r>
      <w:r w:rsidR="0000184F" w:rsidRPr="00803ADF">
        <w:rPr>
          <w:rFonts w:ascii="Times New Roman" w:hAnsi="Times New Roman"/>
          <w:lang w:val="en-GB"/>
        </w:rPr>
        <w:t xml:space="preserve">. </w:t>
      </w:r>
      <w:r w:rsidR="008A502E" w:rsidRPr="00803ADF">
        <w:rPr>
          <w:rFonts w:ascii="Times New Roman" w:hAnsi="Times New Roman"/>
          <w:lang w:val="en-GB"/>
        </w:rPr>
        <w:t>Understanding citizen preferences for different conceptions of democracy have received relatively little attention in the related literatures on populism and Euroscepticism (Goldberg et al. 2021; Jurado et al. 2018), let alone in research on liberal democracy itself.</w:t>
      </w:r>
      <w:r w:rsidR="002A3E60" w:rsidRPr="00803ADF">
        <w:rPr>
          <w:rFonts w:ascii="Times New Roman" w:hAnsi="Times New Roman"/>
          <w:lang w:val="en-GB"/>
        </w:rPr>
        <w:t xml:space="preserve"> </w:t>
      </w:r>
      <w:r w:rsidR="00AA3A59">
        <w:rPr>
          <w:rFonts w:ascii="Times New Roman" w:hAnsi="Times New Roman"/>
          <w:lang w:val="en-GB"/>
        </w:rPr>
        <w:t>A</w:t>
      </w:r>
      <w:r w:rsidR="002A3E60" w:rsidRPr="00803ADF">
        <w:rPr>
          <w:rFonts w:ascii="Times New Roman" w:hAnsi="Times New Roman"/>
          <w:lang w:val="en-GB"/>
        </w:rPr>
        <w:t xml:space="preserve"> recent </w:t>
      </w:r>
      <w:r w:rsidR="00AA3A59">
        <w:rPr>
          <w:rFonts w:ascii="Times New Roman" w:hAnsi="Times New Roman"/>
          <w:lang w:val="en-GB"/>
        </w:rPr>
        <w:t xml:space="preserve">US </w:t>
      </w:r>
      <w:r w:rsidR="002A3E60" w:rsidRPr="00803ADF">
        <w:rPr>
          <w:rFonts w:ascii="Times New Roman" w:hAnsi="Times New Roman"/>
          <w:lang w:val="en-GB"/>
        </w:rPr>
        <w:t xml:space="preserve">study shows that political polarisation </w:t>
      </w:r>
      <w:r w:rsidR="00AA3A59">
        <w:rPr>
          <w:rFonts w:ascii="Times New Roman" w:hAnsi="Times New Roman"/>
          <w:lang w:val="en-GB"/>
        </w:rPr>
        <w:t>there</w:t>
      </w:r>
      <w:r w:rsidR="002A3E60" w:rsidRPr="00803ADF">
        <w:rPr>
          <w:rFonts w:ascii="Times New Roman" w:hAnsi="Times New Roman"/>
          <w:lang w:val="en-GB"/>
        </w:rPr>
        <w:t xml:space="preserve"> plays a significant role in disrupting the connection between normative support for liberal democracy and willingness to punish parties that depart from those norms (Graham and </w:t>
      </w:r>
      <w:proofErr w:type="spellStart"/>
      <w:r w:rsidR="002A3E60" w:rsidRPr="00803ADF">
        <w:rPr>
          <w:rFonts w:ascii="Times New Roman" w:hAnsi="Times New Roman"/>
          <w:lang w:val="en-GB"/>
        </w:rPr>
        <w:t>Svolik</w:t>
      </w:r>
      <w:proofErr w:type="spellEnd"/>
      <w:r w:rsidR="002A3E60" w:rsidRPr="00803ADF">
        <w:rPr>
          <w:rFonts w:ascii="Times New Roman" w:hAnsi="Times New Roman"/>
          <w:lang w:val="en-GB"/>
        </w:rPr>
        <w:t xml:space="preserve"> 2020). However, European cases remain conspicuously understudied in this regard, particularly in a comparative perspective. </w:t>
      </w:r>
      <w:r w:rsidR="00C6651D" w:rsidRPr="00803ADF">
        <w:rPr>
          <w:rFonts w:ascii="Times New Roman" w:hAnsi="Times New Roman"/>
          <w:lang w:val="en-GB"/>
        </w:rPr>
        <w:t xml:space="preserve">There is an important exception provided by members of our consortium: </w:t>
      </w:r>
      <w:r w:rsidR="00503D0B" w:rsidRPr="00803ADF">
        <w:rPr>
          <w:rFonts w:ascii="Times New Roman" w:hAnsi="Times New Roman"/>
          <w:lang w:val="en-GB"/>
        </w:rPr>
        <w:t>Arceneaux et al. (2020) shed light onto preferences for easing or restricting measures that affect civil liberties during the Covid-19 pandemic</w:t>
      </w:r>
      <w:r w:rsidR="00C6651D" w:rsidRPr="00803ADF">
        <w:rPr>
          <w:rFonts w:ascii="Times New Roman" w:hAnsi="Times New Roman"/>
          <w:lang w:val="en-GB"/>
        </w:rPr>
        <w:t xml:space="preserve"> arguing that these are conditional upon the type of civil liberties </w:t>
      </w:r>
      <w:r w:rsidR="00E64E4B" w:rsidRPr="00803ADF">
        <w:rPr>
          <w:rFonts w:ascii="Times New Roman" w:hAnsi="Times New Roman"/>
          <w:lang w:val="en-GB"/>
        </w:rPr>
        <w:t>at stake</w:t>
      </w:r>
      <w:r w:rsidR="00C6651D" w:rsidRPr="00803ADF">
        <w:rPr>
          <w:rFonts w:ascii="Times New Roman" w:hAnsi="Times New Roman"/>
          <w:lang w:val="en-GB"/>
        </w:rPr>
        <w:t xml:space="preserve"> and – importantly – on the endorsement of political parties</w:t>
      </w:r>
      <w:r w:rsidR="00503D0B" w:rsidRPr="00803ADF">
        <w:rPr>
          <w:rFonts w:ascii="Times New Roman" w:hAnsi="Times New Roman"/>
          <w:lang w:val="en-GB"/>
        </w:rPr>
        <w:t>.</w:t>
      </w:r>
      <w:r w:rsidR="00AA3A59">
        <w:rPr>
          <w:rFonts w:ascii="Times New Roman" w:hAnsi="Times New Roman"/>
          <w:lang w:val="en-GB"/>
        </w:rPr>
        <w:t xml:space="preserve"> </w:t>
      </w:r>
      <w:r w:rsidR="008A502E" w:rsidRPr="00803ADF">
        <w:rPr>
          <w:rFonts w:ascii="Times New Roman" w:hAnsi="Times New Roman"/>
          <w:lang w:val="en-GB"/>
        </w:rPr>
        <w:t xml:space="preserve">The empirical insights </w:t>
      </w:r>
      <w:r w:rsidR="00393F2F" w:rsidRPr="00803ADF">
        <w:rPr>
          <w:rFonts w:ascii="Times New Roman" w:hAnsi="Times New Roman"/>
          <w:lang w:val="en-GB"/>
        </w:rPr>
        <w:t xml:space="preserve">and methodological innovations </w:t>
      </w:r>
      <w:r w:rsidR="008A502E" w:rsidRPr="00803ADF">
        <w:rPr>
          <w:rFonts w:ascii="Times New Roman" w:hAnsi="Times New Roman"/>
          <w:lang w:val="en-GB"/>
        </w:rPr>
        <w:t>of these studies</w:t>
      </w:r>
      <w:r w:rsidR="00393F2F">
        <w:rPr>
          <w:rFonts w:ascii="Times New Roman" w:hAnsi="Times New Roman"/>
          <w:lang w:val="en-GB"/>
        </w:rPr>
        <w:t xml:space="preserve"> </w:t>
      </w:r>
      <w:r w:rsidR="008A502E" w:rsidRPr="00803ADF">
        <w:rPr>
          <w:rFonts w:ascii="Times New Roman" w:hAnsi="Times New Roman"/>
          <w:lang w:val="en-GB"/>
        </w:rPr>
        <w:t xml:space="preserve">will inform </w:t>
      </w:r>
      <w:r w:rsidR="008A502E" w:rsidRPr="00AA3A59">
        <w:rPr>
          <w:rFonts w:ascii="Times New Roman" w:hAnsi="Times New Roman"/>
          <w:b/>
          <w:bCs/>
          <w:lang w:val="en-GB"/>
        </w:rPr>
        <w:t xml:space="preserve">DEMCORE’s </w:t>
      </w:r>
      <w:r w:rsidR="00AA3A59" w:rsidRPr="00AA3A59">
        <w:rPr>
          <w:rFonts w:ascii="Times New Roman" w:hAnsi="Times New Roman"/>
          <w:b/>
          <w:bCs/>
          <w:lang w:val="en-GB"/>
        </w:rPr>
        <w:t xml:space="preserve">ground-breaking </w:t>
      </w:r>
      <w:r w:rsidR="008A502E" w:rsidRPr="00AA3A59">
        <w:rPr>
          <w:rFonts w:ascii="Times New Roman" w:hAnsi="Times New Roman"/>
          <w:b/>
          <w:bCs/>
          <w:lang w:val="en-GB"/>
        </w:rPr>
        <w:t xml:space="preserve">research into </w:t>
      </w:r>
      <w:r w:rsidR="004F6D33" w:rsidRPr="00AA3A59">
        <w:rPr>
          <w:rFonts w:ascii="Times New Roman" w:hAnsi="Times New Roman"/>
          <w:b/>
          <w:bCs/>
          <w:lang w:val="en-GB"/>
        </w:rPr>
        <w:t xml:space="preserve">the </w:t>
      </w:r>
      <w:r w:rsidR="004F6D33" w:rsidRPr="00803ADF">
        <w:rPr>
          <w:rFonts w:ascii="Times New Roman" w:hAnsi="Times New Roman"/>
          <w:b/>
          <w:bCs/>
          <w:lang w:val="en-GB"/>
        </w:rPr>
        <w:t>distribution and motivations of preferences for various for (il)liberal democratic norms and values among European citizens</w:t>
      </w:r>
      <w:r w:rsidR="008A502E" w:rsidRPr="00803ADF">
        <w:rPr>
          <w:rFonts w:ascii="Times New Roman" w:hAnsi="Times New Roman"/>
          <w:lang w:val="en-GB"/>
        </w:rPr>
        <w:t xml:space="preserve">. </w:t>
      </w:r>
    </w:p>
    <w:p w14:paraId="5588C326" w14:textId="1173FBE3" w:rsidR="00AA3A59" w:rsidRDefault="008A502E" w:rsidP="008A502E">
      <w:pPr>
        <w:spacing w:before="120" w:after="120"/>
        <w:jc w:val="both"/>
        <w:rPr>
          <w:rFonts w:ascii="Times New Roman" w:hAnsi="Times New Roman"/>
          <w:lang w:val="en-GB"/>
        </w:rPr>
      </w:pPr>
      <w:r w:rsidRPr="00803ADF">
        <w:rPr>
          <w:rFonts w:ascii="Times New Roman" w:hAnsi="Times New Roman"/>
          <w:lang w:val="en-GB"/>
        </w:rPr>
        <w:t xml:space="preserve">Having identified the factors that increase the risk of illiberal democracy, and established the attitudes, values, socio-demographic factors and contextual factors that cause certain citizens to be more susceptible than others to </w:t>
      </w:r>
      <w:r w:rsidRPr="00803ADF">
        <w:rPr>
          <w:rFonts w:ascii="Times New Roman" w:hAnsi="Times New Roman"/>
          <w:lang w:val="en-GB"/>
        </w:rPr>
        <w:lastRenderedPageBreak/>
        <w:t xml:space="preserve">illiberal appeals, </w:t>
      </w:r>
      <w:r w:rsidR="00A21345" w:rsidRPr="00803ADF">
        <w:rPr>
          <w:rFonts w:ascii="Times New Roman" w:hAnsi="Times New Roman"/>
          <w:lang w:val="en-GB"/>
        </w:rPr>
        <w:t xml:space="preserve">we also </w:t>
      </w:r>
      <w:r w:rsidR="00A21345" w:rsidRPr="00AA3A59">
        <w:rPr>
          <w:rFonts w:ascii="Times New Roman" w:hAnsi="Times New Roman"/>
          <w:b/>
          <w:bCs/>
          <w:lang w:val="en-GB"/>
        </w:rPr>
        <w:t>require methods to pre-emptively counter the spread of illiberal messages</w:t>
      </w:r>
      <w:r w:rsidR="00A21345" w:rsidRPr="00803ADF">
        <w:rPr>
          <w:rFonts w:ascii="Times New Roman" w:hAnsi="Times New Roman"/>
          <w:lang w:val="en-GB"/>
        </w:rPr>
        <w:t xml:space="preserve">. Scholars once thought that public education was a primary means to teach liberal democratic values before citizens reach adulthood (Almond and </w:t>
      </w:r>
      <w:proofErr w:type="spellStart"/>
      <w:r w:rsidR="00A21345" w:rsidRPr="00803ADF">
        <w:rPr>
          <w:rFonts w:ascii="Times New Roman" w:hAnsi="Times New Roman"/>
          <w:lang w:val="en-GB"/>
        </w:rPr>
        <w:t>Verba</w:t>
      </w:r>
      <w:proofErr w:type="spellEnd"/>
      <w:r w:rsidR="00A21345" w:rsidRPr="00803ADF">
        <w:rPr>
          <w:rFonts w:ascii="Times New Roman" w:hAnsi="Times New Roman"/>
          <w:lang w:val="en-GB"/>
        </w:rPr>
        <w:t xml:space="preserve"> 1963). However, more recent research shows that education does not have a causal effect on increasing people’s understanding of politics (e.g. Highton 2009; Hooghe and Dassonneville 2011). It is therefore </w:t>
      </w:r>
      <w:r w:rsidR="00A21345" w:rsidRPr="00AA3A59">
        <w:rPr>
          <w:rFonts w:ascii="Times New Roman" w:hAnsi="Times New Roman"/>
          <w:b/>
          <w:bCs/>
          <w:lang w:val="en-GB"/>
        </w:rPr>
        <w:t>imperative that we develop</w:t>
      </w:r>
      <w:r w:rsidRPr="00AA3A59">
        <w:rPr>
          <w:rFonts w:ascii="Times New Roman" w:hAnsi="Times New Roman"/>
          <w:b/>
          <w:bCs/>
          <w:lang w:val="en-GB"/>
        </w:rPr>
        <w:t xml:space="preserve"> e</w:t>
      </w:r>
      <w:r w:rsidRPr="00803ADF">
        <w:rPr>
          <w:rFonts w:ascii="Times New Roman" w:hAnsi="Times New Roman"/>
          <w:b/>
          <w:lang w:val="en-GB"/>
        </w:rPr>
        <w:t>ffective strategies to ‘inoculate the vulnerable’ against illiberal appeals</w:t>
      </w:r>
      <w:r w:rsidRPr="00803ADF">
        <w:rPr>
          <w:rFonts w:ascii="Times New Roman" w:hAnsi="Times New Roman"/>
          <w:bCs/>
          <w:lang w:val="en-GB"/>
        </w:rPr>
        <w:t>.</w:t>
      </w:r>
      <w:r w:rsidR="00677563" w:rsidRPr="00803ADF">
        <w:rPr>
          <w:rFonts w:ascii="Times New Roman" w:hAnsi="Times New Roman"/>
          <w:bCs/>
          <w:lang w:val="en-GB"/>
        </w:rPr>
        <w:t xml:space="preserve"> </w:t>
      </w:r>
      <w:r w:rsidR="00AA3A59" w:rsidRPr="00AA3A59">
        <w:rPr>
          <w:rFonts w:ascii="Times New Roman" w:hAnsi="Times New Roman"/>
          <w:bCs/>
          <w:lang w:val="en-GB"/>
        </w:rPr>
        <w:t xml:space="preserve">Inoculation messages, which have been shown to be effective in other domains, such as getting people to adopt healthy lifestyles, have not yet been well-integrated into the study of political persuasion. </w:t>
      </w:r>
      <w:r w:rsidR="00AA3A59">
        <w:rPr>
          <w:rFonts w:ascii="Times New Roman" w:hAnsi="Times New Roman"/>
          <w:bCs/>
          <w:lang w:val="en-GB"/>
        </w:rPr>
        <w:t>DEMCORE</w:t>
      </w:r>
      <w:r w:rsidR="00AA3A59" w:rsidRPr="00AA3A59">
        <w:rPr>
          <w:rFonts w:ascii="Times New Roman" w:hAnsi="Times New Roman"/>
          <w:bCs/>
          <w:lang w:val="en-GB"/>
        </w:rPr>
        <w:t xml:space="preserve"> close</w:t>
      </w:r>
      <w:r w:rsidR="00AA3A59">
        <w:rPr>
          <w:rFonts w:ascii="Times New Roman" w:hAnsi="Times New Roman"/>
          <w:bCs/>
          <w:lang w:val="en-GB"/>
        </w:rPr>
        <w:t>s</w:t>
      </w:r>
      <w:r w:rsidR="00AA3A59" w:rsidRPr="00AA3A59">
        <w:rPr>
          <w:rFonts w:ascii="Times New Roman" w:hAnsi="Times New Roman"/>
          <w:bCs/>
          <w:lang w:val="en-GB"/>
        </w:rPr>
        <w:t xml:space="preserve"> this gap and </w:t>
      </w:r>
      <w:r w:rsidR="00AA3A59" w:rsidRPr="00AA3A59">
        <w:rPr>
          <w:rFonts w:ascii="Times New Roman" w:hAnsi="Times New Roman"/>
          <w:b/>
          <w:lang w:val="en-GB"/>
        </w:rPr>
        <w:t>offers a key innovation in using this persuasive tactic to strengthen the health of liberal democratic foundations in Europe.</w:t>
      </w:r>
      <w:r w:rsidR="00AA3A59" w:rsidRPr="00AA3A59">
        <w:rPr>
          <w:rFonts w:ascii="Times New Roman" w:hAnsi="Times New Roman"/>
          <w:bCs/>
          <w:lang w:val="en-GB"/>
        </w:rPr>
        <w:t xml:space="preserve"> </w:t>
      </w:r>
      <w:r w:rsidRPr="00803ADF">
        <w:rPr>
          <w:rFonts w:ascii="Times New Roman" w:hAnsi="Times New Roman"/>
          <w:bCs/>
          <w:lang w:val="en-GB"/>
        </w:rPr>
        <w:t xml:space="preserve">In doing so, we will rely on consortium members’ expertise on the ‘illiberal playbook’ </w:t>
      </w:r>
      <w:r w:rsidRPr="00803ADF">
        <w:rPr>
          <w:rFonts w:ascii="Times New Roman" w:hAnsi="Times New Roman"/>
          <w:lang w:val="en-GB"/>
        </w:rPr>
        <w:t>(</w:t>
      </w:r>
      <w:proofErr w:type="spellStart"/>
      <w:r w:rsidRPr="00803ADF">
        <w:rPr>
          <w:rFonts w:ascii="Times New Roman" w:hAnsi="Times New Roman"/>
          <w:lang w:val="en-GB"/>
        </w:rPr>
        <w:t>Pirro</w:t>
      </w:r>
      <w:proofErr w:type="spellEnd"/>
      <w:r w:rsidRPr="00803ADF">
        <w:rPr>
          <w:rFonts w:ascii="Times New Roman" w:hAnsi="Times New Roman"/>
          <w:lang w:val="en-GB"/>
        </w:rPr>
        <w:t xml:space="preserve"> and Stanley 2021) to devise messages that dissuade citizens who have adopted illiberal attitudes and beliefs. </w:t>
      </w:r>
    </w:p>
    <w:p w14:paraId="57BF89C9" w14:textId="0ABB63A3" w:rsidR="004448AE" w:rsidRDefault="00CD538E" w:rsidP="004448AE">
      <w:pPr>
        <w:spacing w:before="120" w:after="120"/>
        <w:jc w:val="both"/>
        <w:rPr>
          <w:rFonts w:ascii="Times New Roman" w:hAnsi="Times New Roman"/>
          <w:bCs/>
          <w:lang w:val="en-GB"/>
        </w:rPr>
      </w:pPr>
      <w:r>
        <w:rPr>
          <w:rFonts w:ascii="Times New Roman" w:hAnsi="Times New Roman"/>
          <w:lang w:val="en-GB"/>
        </w:rPr>
        <w:t xml:space="preserve">Taken together, DEMCORE </w:t>
      </w:r>
      <w:r w:rsidR="00B2136B">
        <w:rPr>
          <w:rFonts w:ascii="Times New Roman" w:hAnsi="Times New Roman"/>
          <w:lang w:val="en-GB"/>
        </w:rPr>
        <w:t xml:space="preserve">is the </w:t>
      </w:r>
      <w:r w:rsidR="00B2136B" w:rsidRPr="00B2136B">
        <w:rPr>
          <w:rFonts w:ascii="Times New Roman" w:hAnsi="Times New Roman"/>
          <w:b/>
          <w:bCs/>
          <w:lang w:val="en-GB"/>
        </w:rPr>
        <w:t xml:space="preserve">first project to provide an integrated account </w:t>
      </w:r>
      <w:r w:rsidR="00B2136B" w:rsidRPr="00B2136B">
        <w:rPr>
          <w:rFonts w:ascii="Times New Roman" w:hAnsi="Times New Roman"/>
          <w:lang w:val="en-GB"/>
        </w:rPr>
        <w:t>of long-term trends, current challenges and future implications with respect to liberal democracy in the EU.</w:t>
      </w:r>
      <w:r w:rsidR="00B2136B">
        <w:rPr>
          <w:rFonts w:ascii="Times New Roman" w:hAnsi="Times New Roman"/>
          <w:lang w:val="en-GB"/>
        </w:rPr>
        <w:t xml:space="preserve"> </w:t>
      </w:r>
      <w:r w:rsidR="008420F8">
        <w:rPr>
          <w:rFonts w:ascii="Times New Roman" w:hAnsi="Times New Roman"/>
          <w:lang w:val="en-GB"/>
        </w:rPr>
        <w:t xml:space="preserve">In doing so, DEMCORE will also deliver on the final </w:t>
      </w:r>
      <w:r w:rsidR="008420F8" w:rsidRPr="00803ADF">
        <w:rPr>
          <w:rFonts w:ascii="Times New Roman" w:hAnsi="Times New Roman"/>
          <w:lang w:val="en-GB"/>
        </w:rPr>
        <w:t xml:space="preserve">expected outcome </w:t>
      </w:r>
      <w:r w:rsidR="008420F8">
        <w:rPr>
          <w:rFonts w:ascii="Times New Roman" w:hAnsi="Times New Roman"/>
          <w:lang w:val="en-GB"/>
        </w:rPr>
        <w:t>of</w:t>
      </w:r>
      <w:r w:rsidR="008420F8" w:rsidRPr="00803ADF">
        <w:rPr>
          <w:rFonts w:ascii="Times New Roman" w:hAnsi="Times New Roman"/>
          <w:lang w:val="en-GB"/>
        </w:rPr>
        <w:t xml:space="preserve"> </w:t>
      </w:r>
      <w:r w:rsidR="008420F8" w:rsidRPr="00803ADF">
        <w:rPr>
          <w:rFonts w:ascii="Times New Roman" w:hAnsi="Times New Roman"/>
          <w:i/>
          <w:iCs/>
          <w:lang w:val="en-GB"/>
        </w:rPr>
        <w:t>HORIZON-CL2-2021-DEMOCRACY-01-01: The future of liberal democracy in Europe</w:t>
      </w:r>
      <w:r w:rsidR="00C31140">
        <w:rPr>
          <w:rFonts w:ascii="Times New Roman" w:hAnsi="Times New Roman"/>
          <w:i/>
          <w:iCs/>
          <w:lang w:val="en-GB"/>
        </w:rPr>
        <w:t xml:space="preserve"> </w:t>
      </w:r>
      <w:r w:rsidR="00C31140" w:rsidRPr="00C31140">
        <w:rPr>
          <w:rFonts w:ascii="Times New Roman" w:hAnsi="Times New Roman"/>
          <w:b/>
          <w:bCs/>
          <w:lang w:val="en-GB"/>
        </w:rPr>
        <w:t xml:space="preserve">in its quest to </w:t>
      </w:r>
      <w:r w:rsidR="00C31140">
        <w:rPr>
          <w:rFonts w:ascii="Times New Roman" w:hAnsi="Times New Roman"/>
          <w:b/>
          <w:bCs/>
          <w:lang w:val="en-GB"/>
        </w:rPr>
        <w:t>reinforce</w:t>
      </w:r>
      <w:r w:rsidR="00C31140" w:rsidRPr="00C31140">
        <w:rPr>
          <w:rFonts w:ascii="Times New Roman" w:hAnsi="Times New Roman"/>
          <w:b/>
          <w:bCs/>
          <w:lang w:val="en-GB"/>
        </w:rPr>
        <w:t xml:space="preserve"> the legitimacy and effectives of liberal democracies</w:t>
      </w:r>
      <w:r w:rsidR="00C31140">
        <w:rPr>
          <w:rFonts w:ascii="Times New Roman" w:hAnsi="Times New Roman"/>
          <w:b/>
          <w:bCs/>
          <w:lang w:val="en-GB"/>
        </w:rPr>
        <w:t xml:space="preserve"> in Europe</w:t>
      </w:r>
      <w:r w:rsidR="008420F8" w:rsidRPr="00C31140">
        <w:rPr>
          <w:rFonts w:ascii="Times New Roman" w:hAnsi="Times New Roman"/>
          <w:b/>
          <w:bCs/>
          <w:lang w:val="en-GB"/>
        </w:rPr>
        <w:t xml:space="preserve">. </w:t>
      </w:r>
      <w:r w:rsidR="008420F8">
        <w:rPr>
          <w:rFonts w:ascii="Times New Roman" w:hAnsi="Times New Roman"/>
          <w:lang w:val="en-GB"/>
        </w:rPr>
        <w:t xml:space="preserve">Concretely, it will provide </w:t>
      </w:r>
      <w:r w:rsidR="00C31140" w:rsidRPr="00C31140">
        <w:rPr>
          <w:rFonts w:ascii="Times New Roman" w:hAnsi="Times New Roman"/>
          <w:b/>
          <w:bCs/>
          <w:lang w:val="en-GB"/>
        </w:rPr>
        <w:t xml:space="preserve">evidence-based policy </w:t>
      </w:r>
      <w:r w:rsidR="008420F8" w:rsidRPr="00C31140">
        <w:rPr>
          <w:rFonts w:ascii="Times New Roman" w:hAnsi="Times New Roman"/>
          <w:b/>
          <w:bCs/>
          <w:lang w:val="en-GB"/>
        </w:rPr>
        <w:t>recommendations</w:t>
      </w:r>
      <w:r w:rsidR="008420F8">
        <w:rPr>
          <w:rFonts w:ascii="Times New Roman" w:hAnsi="Times New Roman"/>
          <w:lang w:val="en-GB"/>
        </w:rPr>
        <w:t xml:space="preserve"> </w:t>
      </w:r>
      <w:r w:rsidR="00F030B3">
        <w:rPr>
          <w:rFonts w:ascii="Times New Roman" w:hAnsi="Times New Roman"/>
          <w:lang w:val="en-GB"/>
        </w:rPr>
        <w:t xml:space="preserve">on </w:t>
      </w:r>
      <w:r w:rsidR="008420F8">
        <w:rPr>
          <w:rFonts w:ascii="Times New Roman" w:hAnsi="Times New Roman"/>
          <w:lang w:val="en-GB"/>
        </w:rPr>
        <w:t xml:space="preserve">a) </w:t>
      </w:r>
      <w:r w:rsidR="00F030B3">
        <w:rPr>
          <w:rFonts w:ascii="Times New Roman" w:hAnsi="Times New Roman"/>
          <w:lang w:val="en-GB"/>
        </w:rPr>
        <w:t xml:space="preserve">how </w:t>
      </w:r>
      <w:r w:rsidR="008420F8">
        <w:rPr>
          <w:rFonts w:ascii="Times New Roman" w:hAnsi="Times New Roman"/>
          <w:lang w:val="en-GB"/>
        </w:rPr>
        <w:t xml:space="preserve">to devise </w:t>
      </w:r>
      <w:r w:rsidR="008420F8" w:rsidRPr="008420F8">
        <w:rPr>
          <w:rFonts w:ascii="Times New Roman" w:hAnsi="Times New Roman"/>
          <w:lang w:val="en-GB"/>
        </w:rPr>
        <w:t xml:space="preserve">new measures to comprehensively capture support </w:t>
      </w:r>
      <w:r w:rsidR="008420F8">
        <w:rPr>
          <w:rFonts w:ascii="Times New Roman" w:hAnsi="Times New Roman"/>
          <w:lang w:val="en-GB"/>
        </w:rPr>
        <w:t xml:space="preserve">for liberal democracy in order </w:t>
      </w:r>
      <w:r w:rsidR="008420F8" w:rsidRPr="008420F8">
        <w:rPr>
          <w:rFonts w:ascii="Times New Roman" w:hAnsi="Times New Roman"/>
          <w:lang w:val="en-GB"/>
        </w:rPr>
        <w:t>to be able to monitor it in the future</w:t>
      </w:r>
      <w:r w:rsidR="008420F8">
        <w:rPr>
          <w:rFonts w:ascii="Times New Roman" w:hAnsi="Times New Roman"/>
          <w:lang w:val="en-GB"/>
        </w:rPr>
        <w:t xml:space="preserve"> </w:t>
      </w:r>
      <w:r w:rsidR="008420F8">
        <w:rPr>
          <w:rFonts w:ascii="Times New Roman" w:hAnsi="Times New Roman"/>
          <w:bCs/>
          <w:lang w:val="en-GB"/>
        </w:rPr>
        <w:t>(e.g. in the EC’s Euro</w:t>
      </w:r>
      <w:r w:rsidR="008420F8">
        <w:rPr>
          <w:rFonts w:ascii="Times New Roman" w:hAnsi="Times New Roman"/>
          <w:bCs/>
          <w:lang w:val="en-GB"/>
        </w:rPr>
        <w:softHyphen/>
        <w:t>baro</w:t>
      </w:r>
      <w:r w:rsidR="008420F8">
        <w:rPr>
          <w:rFonts w:ascii="Times New Roman" w:hAnsi="Times New Roman"/>
          <w:bCs/>
          <w:lang w:val="en-GB"/>
        </w:rPr>
        <w:softHyphen/>
        <w:t>meter)</w:t>
      </w:r>
      <w:r w:rsidR="008420F8">
        <w:rPr>
          <w:rFonts w:ascii="Times New Roman" w:hAnsi="Times New Roman"/>
          <w:lang w:val="en-GB"/>
        </w:rPr>
        <w:t xml:space="preserve">, b) </w:t>
      </w:r>
      <w:r w:rsidR="00C31140" w:rsidRPr="00C31140">
        <w:rPr>
          <w:rFonts w:ascii="Times New Roman" w:hAnsi="Times New Roman"/>
          <w:bCs/>
          <w:lang w:val="en-GB"/>
        </w:rPr>
        <w:t xml:space="preserve">how to </w:t>
      </w:r>
      <w:r w:rsidR="004448AE">
        <w:rPr>
          <w:rFonts w:ascii="Times New Roman" w:hAnsi="Times New Roman"/>
          <w:bCs/>
          <w:lang w:val="en-GB"/>
        </w:rPr>
        <w:t>identify</w:t>
      </w:r>
      <w:r w:rsidR="00C31140" w:rsidRPr="00C31140">
        <w:rPr>
          <w:rFonts w:ascii="Times New Roman" w:hAnsi="Times New Roman"/>
          <w:bCs/>
          <w:lang w:val="en-GB"/>
        </w:rPr>
        <w:t xml:space="preserve"> and evaluate warning signs in the</w:t>
      </w:r>
      <w:r w:rsidR="00C31140">
        <w:rPr>
          <w:rFonts w:ascii="Times New Roman" w:hAnsi="Times New Roman"/>
          <w:b/>
          <w:lang w:val="en-GB"/>
        </w:rPr>
        <w:t xml:space="preserve"> </w:t>
      </w:r>
      <w:r w:rsidR="00C31140" w:rsidRPr="00803ADF">
        <w:rPr>
          <w:rFonts w:ascii="Times New Roman" w:hAnsi="Times New Roman"/>
          <w:bCs/>
          <w:lang w:val="en-GB"/>
        </w:rPr>
        <w:t xml:space="preserve">contestation of liberal democratic ideals </w:t>
      </w:r>
      <w:r w:rsidR="00C31140">
        <w:rPr>
          <w:rFonts w:ascii="Times New Roman" w:hAnsi="Times New Roman"/>
          <w:bCs/>
          <w:lang w:val="en-GB"/>
        </w:rPr>
        <w:t>between</w:t>
      </w:r>
      <w:r w:rsidR="00C31140" w:rsidRPr="00803ADF">
        <w:rPr>
          <w:rFonts w:ascii="Times New Roman" w:hAnsi="Times New Roman"/>
          <w:bCs/>
          <w:lang w:val="en-GB"/>
        </w:rPr>
        <w:t xml:space="preserve"> </w:t>
      </w:r>
      <w:r w:rsidR="004448AE" w:rsidRPr="00803ADF">
        <w:rPr>
          <w:rFonts w:ascii="Times New Roman" w:hAnsi="Times New Roman"/>
          <w:bCs/>
          <w:lang w:val="en-GB"/>
        </w:rPr>
        <w:t xml:space="preserve">European </w:t>
      </w:r>
      <w:r w:rsidR="00C31140" w:rsidRPr="00803ADF">
        <w:rPr>
          <w:rFonts w:ascii="Times New Roman" w:hAnsi="Times New Roman"/>
          <w:bCs/>
          <w:lang w:val="en-GB"/>
        </w:rPr>
        <w:t>political elites and citizens</w:t>
      </w:r>
      <w:r w:rsidR="00C31140">
        <w:rPr>
          <w:rFonts w:ascii="Times New Roman" w:hAnsi="Times New Roman"/>
          <w:bCs/>
          <w:lang w:val="en-GB"/>
        </w:rPr>
        <w:t xml:space="preserve">, and c) </w:t>
      </w:r>
      <w:r w:rsidR="00C31140" w:rsidRPr="00C31140">
        <w:rPr>
          <w:rFonts w:ascii="Times New Roman" w:hAnsi="Times New Roman"/>
          <w:bCs/>
          <w:lang w:val="en-GB"/>
        </w:rPr>
        <w:t>how to address ‘illiberal democratic’ preferences and counter illiberal appeals</w:t>
      </w:r>
      <w:r w:rsidR="00C31140">
        <w:rPr>
          <w:rFonts w:ascii="Times New Roman" w:hAnsi="Times New Roman"/>
          <w:bCs/>
          <w:lang w:val="en-GB"/>
        </w:rPr>
        <w:t xml:space="preserve">. These recommendations are accompanied by </w:t>
      </w:r>
      <w:r w:rsidR="00C31140" w:rsidRPr="00C31140">
        <w:rPr>
          <w:rFonts w:ascii="Times New Roman" w:hAnsi="Times New Roman"/>
          <w:b/>
          <w:lang w:val="en-GB"/>
        </w:rPr>
        <w:t>innovative toolkits</w:t>
      </w:r>
      <w:r w:rsidR="00C31140">
        <w:rPr>
          <w:rFonts w:ascii="Times New Roman" w:hAnsi="Times New Roman"/>
          <w:bCs/>
          <w:lang w:val="en-GB"/>
        </w:rPr>
        <w:t xml:space="preserve"> for journalists in the form of an educational package and knowledge clips;</w:t>
      </w:r>
      <w:r w:rsidR="004448AE">
        <w:rPr>
          <w:rFonts w:ascii="Times New Roman" w:hAnsi="Times New Roman"/>
          <w:bCs/>
          <w:lang w:val="en-GB"/>
        </w:rPr>
        <w:t xml:space="preserve"> </w:t>
      </w:r>
      <w:r w:rsidR="004448AE" w:rsidRPr="004448AE">
        <w:rPr>
          <w:rFonts w:ascii="Times New Roman" w:hAnsi="Times New Roman"/>
          <w:b/>
          <w:lang w:val="en-GB"/>
        </w:rPr>
        <w:t>pioneering methodologies</w:t>
      </w:r>
      <w:r w:rsidR="004448AE">
        <w:rPr>
          <w:rFonts w:ascii="Times New Roman" w:hAnsi="Times New Roman"/>
          <w:bCs/>
          <w:lang w:val="en-GB"/>
        </w:rPr>
        <w:t xml:space="preserve"> in the form of inoculation messages that can be applied by civil society organisations; and </w:t>
      </w:r>
      <w:r w:rsidR="004448AE" w:rsidRPr="004448AE">
        <w:rPr>
          <w:rFonts w:ascii="Times New Roman" w:hAnsi="Times New Roman"/>
          <w:b/>
          <w:lang w:val="en-GB"/>
        </w:rPr>
        <w:t>digital narratives</w:t>
      </w:r>
      <w:r w:rsidR="004448AE">
        <w:rPr>
          <w:rFonts w:ascii="Times New Roman" w:hAnsi="Times New Roman"/>
          <w:bCs/>
          <w:lang w:val="en-GB"/>
        </w:rPr>
        <w:t xml:space="preserve"> for citizens as end-users in the form of ‘heatmaps’ which </w:t>
      </w:r>
      <w:r w:rsidR="004448AE" w:rsidRPr="00803ADF">
        <w:rPr>
          <w:rFonts w:ascii="Times New Roman" w:hAnsi="Times New Roman"/>
          <w:bCs/>
          <w:lang w:val="en-GB"/>
        </w:rPr>
        <w:t>illustrate the level and geographical distribution of current challenges to liberal democracy</w:t>
      </w:r>
      <w:r w:rsidR="004448AE">
        <w:rPr>
          <w:rFonts w:ascii="Times New Roman" w:hAnsi="Times New Roman"/>
          <w:bCs/>
          <w:lang w:val="en-GB"/>
        </w:rPr>
        <w:t xml:space="preserve">. </w:t>
      </w:r>
    </w:p>
    <w:p w14:paraId="3D115F63" w14:textId="2487545D" w:rsidR="005A4EE9" w:rsidRDefault="004448AE" w:rsidP="00593E4E">
      <w:pPr>
        <w:spacing w:before="120" w:after="240"/>
        <w:jc w:val="both"/>
        <w:rPr>
          <w:rFonts w:ascii="Times New Roman" w:hAnsi="Times New Roman"/>
          <w:highlight w:val="yellow"/>
          <w:lang w:val="en-GB"/>
        </w:rPr>
      </w:pPr>
      <w:r>
        <w:rPr>
          <w:rFonts w:ascii="Times New Roman" w:hAnsi="Times New Roman"/>
          <w:bCs/>
          <w:lang w:val="en-GB"/>
        </w:rPr>
        <w:t xml:space="preserve">All of DEMCORE’s three objectives will be accomplished through the active exchange with stakeholders </w:t>
      </w:r>
      <w:r w:rsidRPr="004448AE">
        <w:rPr>
          <w:rFonts w:ascii="Times New Roman" w:hAnsi="Times New Roman"/>
          <w:bCs/>
          <w:lang w:val="en-GB"/>
        </w:rPr>
        <w:t>from politics, media and civil society throughout the project</w:t>
      </w:r>
      <w:r w:rsidRPr="004448AE">
        <w:rPr>
          <w:rFonts w:ascii="Times New Roman" w:hAnsi="Times New Roman"/>
          <w:b/>
          <w:bCs/>
          <w:lang w:val="en-GB"/>
        </w:rPr>
        <w:t xml:space="preserve"> </w:t>
      </w:r>
      <w:r w:rsidRPr="004448AE">
        <w:rPr>
          <w:rFonts w:ascii="Times New Roman" w:hAnsi="Times New Roman"/>
          <w:lang w:val="en-GB"/>
        </w:rPr>
        <w:t>to learn from, test our ideas with and inform these</w:t>
      </w:r>
      <w:r w:rsidRPr="00803ADF">
        <w:rPr>
          <w:rFonts w:ascii="Times New Roman" w:hAnsi="Times New Roman"/>
          <w:lang w:val="en-GB"/>
        </w:rPr>
        <w:t xml:space="preserve"> com</w:t>
      </w:r>
      <w:r w:rsidR="0097399C">
        <w:rPr>
          <w:rFonts w:ascii="Times New Roman" w:hAnsi="Times New Roman"/>
          <w:lang w:val="en-GB"/>
        </w:rPr>
        <w:softHyphen/>
      </w:r>
      <w:r w:rsidRPr="00803ADF">
        <w:rPr>
          <w:rFonts w:ascii="Times New Roman" w:hAnsi="Times New Roman"/>
          <w:lang w:val="en-GB"/>
        </w:rPr>
        <w:t>munities</w:t>
      </w:r>
      <w:r>
        <w:rPr>
          <w:rFonts w:ascii="Times New Roman" w:hAnsi="Times New Roman"/>
          <w:lang w:val="en-GB"/>
        </w:rPr>
        <w:t xml:space="preserve">. </w:t>
      </w:r>
      <w:r w:rsidR="005A4EE9" w:rsidRPr="00146EF9">
        <w:rPr>
          <w:rFonts w:ascii="Times New Roman" w:hAnsi="Times New Roman"/>
          <w:lang w:val="en-GB"/>
        </w:rPr>
        <w:t xml:space="preserve">Thereby, DEMCORE’s will have a </w:t>
      </w:r>
      <w:r w:rsidR="005A4EE9" w:rsidRPr="00146EF9">
        <w:rPr>
          <w:rFonts w:ascii="Times New Roman" w:hAnsi="Times New Roman"/>
          <w:b/>
          <w:bCs/>
          <w:lang w:val="en-GB"/>
        </w:rPr>
        <w:t xml:space="preserve">lasting impact on </w:t>
      </w:r>
      <w:r w:rsidR="00C31140">
        <w:rPr>
          <w:rFonts w:ascii="Times New Roman" w:hAnsi="Times New Roman"/>
          <w:b/>
          <w:bCs/>
          <w:lang w:val="en-GB"/>
        </w:rPr>
        <w:t>consolidating</w:t>
      </w:r>
      <w:r w:rsidR="00146EF9" w:rsidRPr="00146EF9">
        <w:rPr>
          <w:rFonts w:ascii="Times New Roman" w:hAnsi="Times New Roman"/>
          <w:lang w:val="en-GB"/>
        </w:rPr>
        <w:t xml:space="preserve"> </w:t>
      </w:r>
      <w:r w:rsidR="00146EF9" w:rsidRPr="00146EF9">
        <w:rPr>
          <w:rFonts w:ascii="Times New Roman" w:hAnsi="Times New Roman"/>
          <w:b/>
          <w:lang w:val="en-GB"/>
        </w:rPr>
        <w:t>democratic governance</w:t>
      </w:r>
      <w:r w:rsidR="00146EF9">
        <w:rPr>
          <w:rFonts w:ascii="Times New Roman" w:hAnsi="Times New Roman"/>
          <w:b/>
          <w:lang w:val="en-GB"/>
        </w:rPr>
        <w:t xml:space="preserve"> in the EU –</w:t>
      </w:r>
      <w:r w:rsidR="00146EF9" w:rsidRPr="00146EF9">
        <w:rPr>
          <w:rFonts w:ascii="Times New Roman" w:hAnsi="Times New Roman"/>
          <w:b/>
          <w:lang w:val="en-GB"/>
        </w:rPr>
        <w:t xml:space="preserve"> </w:t>
      </w:r>
      <w:r w:rsidR="00146EF9">
        <w:rPr>
          <w:rFonts w:ascii="Times New Roman" w:hAnsi="Times New Roman"/>
          <w:bCs/>
          <w:lang w:val="en-GB"/>
        </w:rPr>
        <w:t xml:space="preserve">the key ambition of </w:t>
      </w:r>
      <w:r w:rsidR="005A4EE9" w:rsidRPr="00803ADF">
        <w:rPr>
          <w:rFonts w:ascii="Times New Roman" w:hAnsi="Times New Roman"/>
          <w:bCs/>
          <w:lang w:val="en-GB"/>
        </w:rPr>
        <w:t>‘Destination 1’</w:t>
      </w:r>
      <w:r w:rsidR="005A4EE9">
        <w:rPr>
          <w:rFonts w:ascii="Times New Roman" w:hAnsi="Times New Roman"/>
          <w:bCs/>
          <w:lang w:val="en-GB"/>
        </w:rPr>
        <w:t xml:space="preserve"> </w:t>
      </w:r>
      <w:r w:rsidR="00146EF9">
        <w:rPr>
          <w:rFonts w:ascii="Times New Roman" w:hAnsi="Times New Roman"/>
          <w:bCs/>
          <w:lang w:val="en-GB"/>
        </w:rPr>
        <w:t xml:space="preserve">in the </w:t>
      </w:r>
      <w:r w:rsidR="005A4EE9" w:rsidRPr="00803ADF">
        <w:rPr>
          <w:rFonts w:ascii="Times New Roman" w:hAnsi="Times New Roman"/>
          <w:bCs/>
          <w:lang w:val="en-GB"/>
        </w:rPr>
        <w:t>Work</w:t>
      </w:r>
      <w:r w:rsidR="005A4EE9">
        <w:rPr>
          <w:rFonts w:ascii="Times New Roman" w:hAnsi="Times New Roman"/>
          <w:bCs/>
          <w:lang w:val="en-GB"/>
        </w:rPr>
        <w:t xml:space="preserve"> </w:t>
      </w:r>
      <w:r w:rsidR="005A4EE9" w:rsidRPr="00803ADF">
        <w:rPr>
          <w:rFonts w:ascii="Times New Roman" w:hAnsi="Times New Roman"/>
          <w:bCs/>
          <w:lang w:val="en-GB"/>
        </w:rPr>
        <w:t xml:space="preserve">Programme 2021-22 </w:t>
      </w:r>
      <w:r w:rsidR="005A4EE9">
        <w:rPr>
          <w:rFonts w:ascii="Times New Roman" w:hAnsi="Times New Roman"/>
          <w:bCs/>
          <w:lang w:val="en-GB"/>
        </w:rPr>
        <w:t>‘</w:t>
      </w:r>
      <w:r w:rsidR="005A4EE9" w:rsidRPr="00803ADF">
        <w:rPr>
          <w:rFonts w:ascii="Times New Roman" w:hAnsi="Times New Roman"/>
          <w:bCs/>
          <w:lang w:val="en-GB"/>
        </w:rPr>
        <w:t xml:space="preserve">Culture, </w:t>
      </w:r>
      <w:r w:rsidR="005A4EE9">
        <w:rPr>
          <w:rFonts w:ascii="Times New Roman" w:hAnsi="Times New Roman"/>
          <w:bCs/>
          <w:lang w:val="en-GB"/>
        </w:rPr>
        <w:t>c</w:t>
      </w:r>
      <w:r w:rsidR="005A4EE9" w:rsidRPr="00803ADF">
        <w:rPr>
          <w:rFonts w:ascii="Times New Roman" w:hAnsi="Times New Roman"/>
          <w:bCs/>
          <w:lang w:val="en-GB"/>
        </w:rPr>
        <w:t xml:space="preserve">reativity </w:t>
      </w:r>
      <w:r w:rsidR="005A4EE9">
        <w:rPr>
          <w:rFonts w:ascii="Times New Roman" w:hAnsi="Times New Roman"/>
          <w:bCs/>
          <w:lang w:val="en-GB"/>
        </w:rPr>
        <w:t>&amp;</w:t>
      </w:r>
      <w:r w:rsidR="005A4EE9" w:rsidRPr="00803ADF">
        <w:rPr>
          <w:rFonts w:ascii="Times New Roman" w:hAnsi="Times New Roman"/>
          <w:bCs/>
          <w:lang w:val="en-GB"/>
        </w:rPr>
        <w:t xml:space="preserve"> </w:t>
      </w:r>
      <w:r w:rsidR="005A4EE9">
        <w:rPr>
          <w:rFonts w:ascii="Times New Roman" w:hAnsi="Times New Roman"/>
          <w:bCs/>
          <w:lang w:val="en-GB"/>
        </w:rPr>
        <w:t>i</w:t>
      </w:r>
      <w:r w:rsidR="005A4EE9" w:rsidRPr="00803ADF">
        <w:rPr>
          <w:rFonts w:ascii="Times New Roman" w:hAnsi="Times New Roman"/>
          <w:bCs/>
          <w:lang w:val="en-GB"/>
        </w:rPr>
        <w:t xml:space="preserve">nclusive </w:t>
      </w:r>
      <w:r w:rsidR="005A4EE9">
        <w:rPr>
          <w:rFonts w:ascii="Times New Roman" w:hAnsi="Times New Roman"/>
          <w:bCs/>
          <w:lang w:val="en-GB"/>
        </w:rPr>
        <w:t>s</w:t>
      </w:r>
      <w:r w:rsidR="005A4EE9" w:rsidRPr="00803ADF">
        <w:rPr>
          <w:rFonts w:ascii="Times New Roman" w:hAnsi="Times New Roman"/>
          <w:bCs/>
          <w:lang w:val="en-GB"/>
        </w:rPr>
        <w:t>ociety</w:t>
      </w:r>
      <w:r w:rsidR="005A4EE9">
        <w:rPr>
          <w:rFonts w:ascii="Times New Roman" w:hAnsi="Times New Roman"/>
          <w:bCs/>
          <w:lang w:val="en-GB"/>
        </w:rPr>
        <w:t>’</w:t>
      </w:r>
      <w:r w:rsidR="00146EF9">
        <w:rPr>
          <w:rFonts w:ascii="Times New Roman" w:hAnsi="Times New Roman"/>
          <w:bCs/>
          <w:lang w:val="en-GB"/>
        </w:rPr>
        <w:t xml:space="preserve">. </w:t>
      </w:r>
    </w:p>
    <w:p w14:paraId="59E29BAD" w14:textId="77777777" w:rsidR="00D93E95" w:rsidRPr="00803ADF" w:rsidRDefault="00D93E95" w:rsidP="00356A49">
      <w:pPr>
        <w:pStyle w:val="Heading2"/>
      </w:pPr>
      <w:r w:rsidRPr="00803ADF">
        <w:t>1.2</w:t>
      </w:r>
      <w:r w:rsidR="00430D05" w:rsidRPr="00803ADF">
        <w:t xml:space="preserve"> </w:t>
      </w:r>
      <w:r w:rsidR="00771092" w:rsidRPr="00803ADF">
        <w:t xml:space="preserve">Methodology </w:t>
      </w:r>
    </w:p>
    <w:p w14:paraId="01F26665" w14:textId="51DD7D72" w:rsidR="00100A8C" w:rsidRDefault="008049A0" w:rsidP="00E70C29">
      <w:pPr>
        <w:spacing w:after="60"/>
        <w:jc w:val="both"/>
        <w:rPr>
          <w:rFonts w:ascii="Times New Roman" w:hAnsi="Times New Roman"/>
          <w:lang w:val="en-GB"/>
        </w:rPr>
      </w:pPr>
      <w:r>
        <w:rPr>
          <w:rFonts w:ascii="Times New Roman" w:hAnsi="Times New Roman"/>
          <w:lang w:val="en-GB"/>
        </w:rPr>
        <w:t xml:space="preserve">DEMCORE’s conceptual approach is twofold: it </w:t>
      </w:r>
      <w:r>
        <w:rPr>
          <w:rFonts w:ascii="Times New Roman" w:hAnsi="Times New Roman"/>
          <w:b/>
          <w:bCs/>
          <w:lang w:val="en-GB"/>
        </w:rPr>
        <w:t xml:space="preserve">considers </w:t>
      </w:r>
      <w:r w:rsidRPr="00803ADF">
        <w:rPr>
          <w:rFonts w:ascii="Times New Roman" w:hAnsi="Times New Roman"/>
          <w:b/>
          <w:bCs/>
          <w:lang w:val="en-GB"/>
        </w:rPr>
        <w:t>the inter</w:t>
      </w:r>
      <w:r>
        <w:rPr>
          <w:rFonts w:ascii="Times New Roman" w:hAnsi="Times New Roman"/>
          <w:b/>
          <w:bCs/>
          <w:lang w:val="en-GB"/>
        </w:rPr>
        <w:softHyphen/>
      </w:r>
      <w:r w:rsidRPr="00803ADF">
        <w:rPr>
          <w:rFonts w:ascii="Times New Roman" w:hAnsi="Times New Roman"/>
          <w:b/>
          <w:bCs/>
          <w:lang w:val="en-GB"/>
        </w:rPr>
        <w:t>action between political elites and citizens</w:t>
      </w:r>
      <w:r w:rsidRPr="00B2136B">
        <w:rPr>
          <w:rFonts w:ascii="Times New Roman" w:hAnsi="Times New Roman"/>
          <w:lang w:val="en-GB"/>
        </w:rPr>
        <w:t xml:space="preserve">, which is </w:t>
      </w:r>
      <w:r>
        <w:rPr>
          <w:rFonts w:ascii="Times New Roman" w:hAnsi="Times New Roman"/>
          <w:lang w:val="en-GB"/>
        </w:rPr>
        <w:t>consequential for</w:t>
      </w:r>
      <w:r w:rsidRPr="00B2136B">
        <w:rPr>
          <w:rFonts w:ascii="Times New Roman" w:hAnsi="Times New Roman"/>
          <w:lang w:val="en-GB"/>
        </w:rPr>
        <w:t xml:space="preserve"> shaping and de</w:t>
      </w:r>
      <w:r w:rsidRPr="00B2136B">
        <w:rPr>
          <w:rFonts w:ascii="Times New Roman" w:hAnsi="Times New Roman"/>
          <w:lang w:val="en-GB"/>
        </w:rPr>
        <w:softHyphen/>
        <w:t>fending civil liberties and liberal democratic institutions</w:t>
      </w:r>
      <w:r>
        <w:rPr>
          <w:rFonts w:ascii="Times New Roman" w:hAnsi="Times New Roman"/>
          <w:lang w:val="en-GB"/>
        </w:rPr>
        <w:t xml:space="preserve">, and </w:t>
      </w:r>
      <w:r w:rsidRPr="005C5B22">
        <w:rPr>
          <w:rFonts w:ascii="Times New Roman" w:hAnsi="Times New Roman"/>
          <w:b/>
          <w:bCs/>
          <w:lang w:val="en-GB"/>
        </w:rPr>
        <w:t>unpacks the in</w:t>
      </w:r>
      <w:r w:rsidRPr="00B2136B">
        <w:rPr>
          <w:rFonts w:ascii="Times New Roman" w:hAnsi="Times New Roman"/>
          <w:b/>
          <w:bCs/>
          <w:lang w:val="en-GB"/>
        </w:rPr>
        <w:t>terplay between the supranational and national level in the EU</w:t>
      </w:r>
      <w:r>
        <w:rPr>
          <w:rFonts w:ascii="Times New Roman" w:hAnsi="Times New Roman"/>
          <w:lang w:val="en-GB"/>
        </w:rPr>
        <w:t xml:space="preserve"> in the </w:t>
      </w:r>
      <w:r w:rsidRPr="008420F8">
        <w:rPr>
          <w:rFonts w:ascii="Times New Roman" w:hAnsi="Times New Roman"/>
          <w:highlight w:val="yellow"/>
          <w:lang w:val="en-GB"/>
        </w:rPr>
        <w:t>struggle</w:t>
      </w:r>
      <w:r>
        <w:rPr>
          <w:rFonts w:ascii="Times New Roman" w:hAnsi="Times New Roman"/>
          <w:lang w:val="en-GB"/>
        </w:rPr>
        <w:t xml:space="preserve"> between democratic erosion and complacency. </w:t>
      </w:r>
      <w:r w:rsidR="001D073E">
        <w:rPr>
          <w:rFonts w:ascii="Times New Roman" w:hAnsi="Times New Roman"/>
          <w:lang w:val="en-GB"/>
        </w:rPr>
        <w:t>Figure 1.1a depicts our conceptual model</w:t>
      </w:r>
      <w:r>
        <w:rPr>
          <w:rFonts w:ascii="Times New Roman" w:hAnsi="Times New Roman"/>
          <w:lang w:val="en-GB"/>
        </w:rPr>
        <w:t xml:space="preserve">, on which </w:t>
      </w:r>
      <w:r>
        <w:rPr>
          <w:rFonts w:ascii="Times New Roman" w:hAnsi="Times New Roman"/>
        </w:rPr>
        <w:t>we elaborate in</w:t>
      </w:r>
      <w:r w:rsidRPr="00803ADF">
        <w:rPr>
          <w:rFonts w:ascii="Times New Roman" w:hAnsi="Times New Roman"/>
        </w:rPr>
        <w:t xml:space="preserve"> the following pages </w:t>
      </w:r>
      <w:r>
        <w:rPr>
          <w:rFonts w:ascii="Times New Roman" w:hAnsi="Times New Roman"/>
        </w:rPr>
        <w:t xml:space="preserve">alongside </w:t>
      </w:r>
      <w:r w:rsidR="00E273E4">
        <w:rPr>
          <w:rFonts w:ascii="Times New Roman" w:hAnsi="Times New Roman"/>
        </w:rPr>
        <w:t>our use of</w:t>
      </w:r>
      <w:r>
        <w:rPr>
          <w:rFonts w:ascii="Times New Roman" w:hAnsi="Times New Roman"/>
        </w:rPr>
        <w:t xml:space="preserve"> </w:t>
      </w:r>
      <w:r w:rsidRPr="00803ADF">
        <w:rPr>
          <w:rFonts w:ascii="Times New Roman" w:hAnsi="Times New Roman"/>
        </w:rPr>
        <w:t xml:space="preserve">methodology and data that will enable us to accomplish DEMCORE’s objectives. </w:t>
      </w:r>
    </w:p>
    <w:p w14:paraId="401D339A" w14:textId="3FFCC90D" w:rsidR="008049A0" w:rsidRPr="00803ADF" w:rsidRDefault="008049A0" w:rsidP="008049A0">
      <w:pPr>
        <w:pStyle w:val="Heading3"/>
        <w:spacing w:before="180"/>
      </w:pPr>
      <w:r>
        <w:t>Figure 1.1a: Conceptualising Liberal Democracy between Complacency and Erosion</w:t>
      </w:r>
    </w:p>
    <w:p w14:paraId="43BB793A" w14:textId="77777777" w:rsidR="001F17C1" w:rsidRDefault="001F17C1" w:rsidP="001F17C1">
      <w:pPr>
        <w:spacing w:after="120"/>
        <w:jc w:val="both"/>
        <w:rPr>
          <w:rFonts w:ascii="Times New Roman" w:hAnsi="Times New Roman"/>
          <w:lang w:val="en-GB"/>
        </w:rPr>
      </w:pPr>
      <w:r>
        <w:rPr>
          <w:rFonts w:ascii="Times New Roman" w:hAnsi="Times New Roman"/>
          <w:noProof/>
          <w:lang w:val="en-GB"/>
        </w:rPr>
        <w:drawing>
          <wp:inline distT="0" distB="0" distL="0" distR="0" wp14:anchorId="04B2008A" wp14:editId="3BCB71CB">
            <wp:extent cx="6479540" cy="33480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9540" cy="3348068"/>
                    </a:xfrm>
                    <a:prstGeom prst="rect">
                      <a:avLst/>
                    </a:prstGeom>
                    <a:noFill/>
                  </pic:spPr>
                </pic:pic>
              </a:graphicData>
            </a:graphic>
          </wp:inline>
        </w:drawing>
      </w:r>
    </w:p>
    <w:p w14:paraId="7E09239E" w14:textId="77777777" w:rsidR="001C338D" w:rsidRPr="00803ADF" w:rsidRDefault="00DC5641" w:rsidP="00356A49">
      <w:pPr>
        <w:pStyle w:val="Heading3"/>
      </w:pPr>
      <w:r w:rsidRPr="00803ADF">
        <w:lastRenderedPageBreak/>
        <w:t xml:space="preserve">1.2.1 </w:t>
      </w:r>
      <w:r w:rsidR="00AA0009" w:rsidRPr="00803ADF">
        <w:t>Analytical framework: The context of liberal democracy in Europe</w:t>
      </w:r>
    </w:p>
    <w:p w14:paraId="35197C5F" w14:textId="36E18427" w:rsidR="00E70C29" w:rsidRPr="00803ADF" w:rsidRDefault="002A3E60" w:rsidP="005D0D9B">
      <w:pPr>
        <w:spacing w:before="60" w:after="120"/>
        <w:jc w:val="both"/>
        <w:rPr>
          <w:rFonts w:ascii="Times New Roman" w:hAnsi="Times New Roman"/>
          <w:lang w:val="en-GB"/>
        </w:rPr>
      </w:pPr>
      <w:r w:rsidRPr="00803ADF">
        <w:rPr>
          <w:rFonts w:ascii="Times New Roman" w:hAnsi="Times New Roman"/>
          <w:lang w:val="en-GB"/>
        </w:rPr>
        <w:t>L</w:t>
      </w:r>
      <w:r w:rsidR="00E70C29" w:rsidRPr="00803ADF">
        <w:rPr>
          <w:rFonts w:ascii="Times New Roman" w:hAnsi="Times New Roman"/>
          <w:lang w:val="en-GB"/>
        </w:rPr>
        <w:t xml:space="preserve">iberal democracy does not evolve in a void. Living conditions in the national context, rules of the game within the liberal democratic context, and the functioning of </w:t>
      </w:r>
      <w:r w:rsidR="00745B7E">
        <w:rPr>
          <w:rFonts w:ascii="Times New Roman" w:hAnsi="Times New Roman"/>
          <w:lang w:val="en-GB"/>
        </w:rPr>
        <w:t xml:space="preserve">EU and national </w:t>
      </w:r>
      <w:r w:rsidR="00E70C29" w:rsidRPr="00803ADF">
        <w:rPr>
          <w:rFonts w:ascii="Times New Roman" w:hAnsi="Times New Roman"/>
          <w:lang w:val="en-GB"/>
        </w:rPr>
        <w:t xml:space="preserve">institutions influence the interaction between citizens and political elites This interaction holds the key to the </w:t>
      </w:r>
      <w:r w:rsidR="00E70C29" w:rsidRPr="00803ADF">
        <w:rPr>
          <w:rFonts w:ascii="Times New Roman" w:hAnsi="Times New Roman"/>
          <w:i/>
          <w:iCs/>
          <w:lang w:val="en-GB"/>
        </w:rPr>
        <w:t>practice</w:t>
      </w:r>
      <w:r w:rsidR="00E70C29" w:rsidRPr="00803ADF">
        <w:rPr>
          <w:rFonts w:ascii="Times New Roman" w:hAnsi="Times New Roman"/>
          <w:lang w:val="en-GB"/>
        </w:rPr>
        <w:t xml:space="preserve"> of liberal democracy, because electoral majorities, as well as political parties that hold governing power, need to respect the authority of the institutions that are designed to constrain the power of the executive. Once governing parties challenge the authority of those institutions and mobil</w:t>
      </w:r>
      <w:r w:rsidR="00161B50" w:rsidRPr="00803ADF">
        <w:rPr>
          <w:rFonts w:ascii="Times New Roman" w:hAnsi="Times New Roman"/>
          <w:lang w:val="en-GB"/>
        </w:rPr>
        <w:t xml:space="preserve">ise </w:t>
      </w:r>
      <w:r w:rsidR="00E70C29" w:rsidRPr="00803ADF">
        <w:rPr>
          <w:rFonts w:ascii="Times New Roman" w:hAnsi="Times New Roman"/>
          <w:lang w:val="en-GB"/>
        </w:rPr>
        <w:t>public support against their legitimacy, the delicate balance between the electoral and constitutional pillar of democracy is jeopard</w:t>
      </w:r>
      <w:r w:rsidR="00803ADF" w:rsidRPr="00803ADF">
        <w:rPr>
          <w:rFonts w:ascii="Times New Roman" w:hAnsi="Times New Roman"/>
          <w:lang w:val="en-GB"/>
        </w:rPr>
        <w:t>ised</w:t>
      </w:r>
      <w:r w:rsidR="00E70C29" w:rsidRPr="00803ADF">
        <w:rPr>
          <w:rFonts w:ascii="Times New Roman" w:hAnsi="Times New Roman"/>
          <w:lang w:val="en-GB"/>
        </w:rPr>
        <w:t xml:space="preserve">. To assess the interactions between support for liberal democracy </w:t>
      </w:r>
      <w:r w:rsidR="00745B7E">
        <w:rPr>
          <w:rFonts w:ascii="Times New Roman" w:hAnsi="Times New Roman"/>
          <w:lang w:val="en-GB"/>
        </w:rPr>
        <w:t>among political elites and citizens</w:t>
      </w:r>
      <w:r w:rsidR="00E70C29" w:rsidRPr="00803ADF">
        <w:rPr>
          <w:rFonts w:ascii="Times New Roman" w:hAnsi="Times New Roman"/>
          <w:lang w:val="en-GB"/>
        </w:rPr>
        <w:t xml:space="preserve">, we need to understand the long-term trends in the functioning of liberal democratic institutions in Europe and the contexts in which they operate. </w:t>
      </w:r>
    </w:p>
    <w:p w14:paraId="217D1388" w14:textId="595CE60E" w:rsidR="00745B7E" w:rsidRPr="00803ADF" w:rsidRDefault="00E70C29" w:rsidP="00EF1E71">
      <w:pPr>
        <w:spacing w:before="60" w:after="120"/>
        <w:jc w:val="both"/>
        <w:rPr>
          <w:rFonts w:ascii="Times New Roman" w:hAnsi="Times New Roman"/>
          <w:lang w:val="en-GB"/>
        </w:rPr>
      </w:pPr>
      <w:r w:rsidRPr="00803ADF">
        <w:rPr>
          <w:rFonts w:ascii="Times New Roman" w:hAnsi="Times New Roman"/>
          <w:lang w:val="en-GB"/>
        </w:rPr>
        <w:t xml:space="preserve">Therefore, </w:t>
      </w:r>
      <w:r w:rsidRPr="00803ADF">
        <w:rPr>
          <w:rFonts w:ascii="Times New Roman" w:hAnsi="Times New Roman"/>
          <w:b/>
          <w:bCs/>
          <w:lang w:val="en-GB"/>
        </w:rPr>
        <w:t>DEMCORE will develop an original analytical framework</w:t>
      </w:r>
      <w:r w:rsidRPr="00803ADF">
        <w:rPr>
          <w:rFonts w:ascii="Times New Roman" w:hAnsi="Times New Roman"/>
          <w:lang w:val="en-GB"/>
        </w:rPr>
        <w:t xml:space="preserve"> of the way historic, political and economic contexts </w:t>
      </w:r>
      <w:r w:rsidR="00F17016" w:rsidRPr="00803ADF">
        <w:rPr>
          <w:rFonts w:ascii="Times New Roman" w:hAnsi="Times New Roman"/>
          <w:lang w:val="en-GB"/>
        </w:rPr>
        <w:t>(e.g. the Great Recession, Cold War, dislocation of empires, “war on terror”, large inflows of mixed migration, the recent pandemic)</w:t>
      </w:r>
      <w:r w:rsidR="00F17016">
        <w:rPr>
          <w:rFonts w:ascii="Times New Roman" w:hAnsi="Times New Roman"/>
          <w:lang w:val="en-GB"/>
        </w:rPr>
        <w:t xml:space="preserve"> </w:t>
      </w:r>
      <w:r w:rsidRPr="00803ADF">
        <w:rPr>
          <w:rFonts w:ascii="Times New Roman" w:hAnsi="Times New Roman"/>
          <w:lang w:val="en-GB"/>
        </w:rPr>
        <w:t xml:space="preserve">may have presented challenges to support for </w:t>
      </w:r>
      <w:r w:rsidR="00745B7E" w:rsidRPr="00803ADF">
        <w:rPr>
          <w:rFonts w:ascii="Times New Roman" w:hAnsi="Times New Roman"/>
          <w:lang w:val="en-GB"/>
        </w:rPr>
        <w:t>liberal democratic norms</w:t>
      </w:r>
      <w:r w:rsidR="00745B7E">
        <w:rPr>
          <w:rFonts w:ascii="Times New Roman" w:hAnsi="Times New Roman"/>
          <w:lang w:val="en-GB"/>
        </w:rPr>
        <w:t>, including civil liberties and institutions,</w:t>
      </w:r>
      <w:r w:rsidR="00745B7E" w:rsidRPr="00803ADF">
        <w:rPr>
          <w:rFonts w:ascii="Times New Roman" w:hAnsi="Times New Roman"/>
          <w:lang w:val="en-GB"/>
        </w:rPr>
        <w:t xml:space="preserve"> and values</w:t>
      </w:r>
      <w:r w:rsidR="00745B7E">
        <w:rPr>
          <w:rFonts w:ascii="Times New Roman" w:hAnsi="Times New Roman"/>
          <w:lang w:val="en-GB"/>
        </w:rPr>
        <w:t>, such as gender equality,</w:t>
      </w:r>
      <w:r w:rsidR="00745B7E" w:rsidRPr="00803ADF">
        <w:rPr>
          <w:rFonts w:ascii="Times New Roman" w:hAnsi="Times New Roman"/>
          <w:lang w:val="en-GB"/>
        </w:rPr>
        <w:t xml:space="preserve"> </w:t>
      </w:r>
      <w:r w:rsidRPr="00803ADF">
        <w:rPr>
          <w:rFonts w:ascii="Times New Roman" w:hAnsi="Times New Roman"/>
          <w:lang w:val="en-GB"/>
        </w:rPr>
        <w:t xml:space="preserve">over the past decades across Europe. For example, attitudes towards democracy in general vary across generations and political contexts (e.g. Norris 2017) – also within the EU (e.g. Norris 2011; </w:t>
      </w:r>
      <w:proofErr w:type="spellStart"/>
      <w:r w:rsidRPr="00803ADF">
        <w:rPr>
          <w:rFonts w:ascii="Times New Roman" w:hAnsi="Times New Roman"/>
          <w:lang w:val="en-GB"/>
        </w:rPr>
        <w:t>Zilinsky</w:t>
      </w:r>
      <w:proofErr w:type="spellEnd"/>
      <w:r w:rsidRPr="00803ADF">
        <w:rPr>
          <w:rFonts w:ascii="Times New Roman" w:hAnsi="Times New Roman"/>
          <w:lang w:val="en-GB"/>
        </w:rPr>
        <w:t xml:space="preserve"> 2019); and crises, such as the global economic crisis, affect attitudes towards democracy in various ways (e.g. </w:t>
      </w:r>
      <w:r w:rsidRPr="00803ADF">
        <w:rPr>
          <w:rFonts w:ascii="Times New Roman" w:hAnsi="Times New Roman"/>
          <w:bCs/>
          <w:lang w:val="en-GB"/>
        </w:rPr>
        <w:t>Cordero and Simón</w:t>
      </w:r>
      <w:r w:rsidRPr="00803ADF">
        <w:rPr>
          <w:rFonts w:ascii="Times New Roman" w:hAnsi="Times New Roman"/>
          <w:lang w:val="en-GB"/>
        </w:rPr>
        <w:t xml:space="preserve"> 2016; Teixeira et al. </w:t>
      </w:r>
      <w:r w:rsidR="00F642B1" w:rsidRPr="00803ADF">
        <w:rPr>
          <w:rFonts w:ascii="Times New Roman" w:hAnsi="Times New Roman"/>
          <w:lang w:val="en-GB"/>
        </w:rPr>
        <w:t>2014</w:t>
      </w:r>
      <w:r w:rsidRPr="00803ADF">
        <w:rPr>
          <w:rFonts w:ascii="Times New Roman" w:hAnsi="Times New Roman"/>
          <w:lang w:val="en-GB"/>
        </w:rPr>
        <w:t>). We expect similar dynamics when it comes to long-term trends in public opinion and partisan rhetoric towards liberal democratic norms and values</w:t>
      </w:r>
      <w:r w:rsidR="00EF1E71">
        <w:rPr>
          <w:rFonts w:ascii="Times New Roman" w:hAnsi="Times New Roman"/>
          <w:lang w:val="en-GB"/>
        </w:rPr>
        <w:t>, which also has implications for current challenges and future developments. W</w:t>
      </w:r>
      <w:r w:rsidRPr="00803ADF">
        <w:rPr>
          <w:rFonts w:ascii="Times New Roman" w:hAnsi="Times New Roman"/>
          <w:lang w:val="en-GB"/>
        </w:rPr>
        <w:t xml:space="preserve">e </w:t>
      </w:r>
      <w:r w:rsidR="00EF1E71">
        <w:rPr>
          <w:rFonts w:ascii="Times New Roman" w:hAnsi="Times New Roman"/>
          <w:lang w:val="en-GB"/>
        </w:rPr>
        <w:t>there</w:t>
      </w:r>
      <w:r w:rsidR="00EF1E71">
        <w:rPr>
          <w:rFonts w:ascii="Times New Roman" w:hAnsi="Times New Roman"/>
          <w:lang w:val="en-GB"/>
        </w:rPr>
        <w:softHyphen/>
        <w:t xml:space="preserve">fore </w:t>
      </w:r>
      <w:r w:rsidRPr="00803ADF">
        <w:rPr>
          <w:rFonts w:ascii="Times New Roman" w:hAnsi="Times New Roman"/>
          <w:lang w:val="en-GB"/>
        </w:rPr>
        <w:t>go back in time to the beginning of the 1990s. After the fall of communism, the third wave of demo</w:t>
      </w:r>
      <w:r w:rsidR="00F17016">
        <w:rPr>
          <w:rFonts w:ascii="Times New Roman" w:hAnsi="Times New Roman"/>
          <w:lang w:val="en-GB"/>
        </w:rPr>
        <w:softHyphen/>
      </w:r>
      <w:r w:rsidRPr="00803ADF">
        <w:rPr>
          <w:rFonts w:ascii="Times New Roman" w:hAnsi="Times New Roman"/>
          <w:lang w:val="en-GB"/>
        </w:rPr>
        <w:t>crat</w:t>
      </w:r>
      <w:r w:rsidR="00161B50" w:rsidRPr="00803ADF">
        <w:rPr>
          <w:rFonts w:ascii="Times New Roman" w:hAnsi="Times New Roman"/>
          <w:lang w:val="en-GB"/>
        </w:rPr>
        <w:t>isa</w:t>
      </w:r>
      <w:r w:rsidRPr="00803ADF">
        <w:rPr>
          <w:rFonts w:ascii="Times New Roman" w:hAnsi="Times New Roman"/>
          <w:lang w:val="en-GB"/>
        </w:rPr>
        <w:t xml:space="preserve">tion got a boost in the 1990s; and patterns of </w:t>
      </w:r>
      <w:proofErr w:type="spellStart"/>
      <w:r w:rsidRPr="00803ADF">
        <w:rPr>
          <w:rFonts w:ascii="Times New Roman" w:hAnsi="Times New Roman"/>
          <w:lang w:val="en-GB"/>
        </w:rPr>
        <w:t>autocratisation</w:t>
      </w:r>
      <w:proofErr w:type="spellEnd"/>
      <w:r w:rsidRPr="00803ADF">
        <w:rPr>
          <w:rFonts w:ascii="Times New Roman" w:hAnsi="Times New Roman"/>
          <w:lang w:val="en-GB"/>
        </w:rPr>
        <w:t xml:space="preserve"> or democratic backsliding have begun in the early </w:t>
      </w:r>
      <w:r w:rsidR="00F642B1" w:rsidRPr="00803ADF">
        <w:rPr>
          <w:rFonts w:ascii="Times New Roman" w:hAnsi="Times New Roman"/>
          <w:lang w:val="en-GB"/>
        </w:rPr>
        <w:t>2000s</w:t>
      </w:r>
      <w:r w:rsidRPr="00803ADF">
        <w:rPr>
          <w:rFonts w:ascii="Times New Roman" w:hAnsi="Times New Roman"/>
          <w:lang w:val="en-GB"/>
        </w:rPr>
        <w:t xml:space="preserve">. We will collect and combine data that describe the economic and political context citizens experience in their everyday lives on the national level. </w:t>
      </w:r>
      <w:r w:rsidR="00745B7E" w:rsidRPr="00803ADF">
        <w:rPr>
          <w:rFonts w:ascii="Times New Roman" w:hAnsi="Times New Roman"/>
          <w:lang w:val="en-GB"/>
        </w:rPr>
        <w:t xml:space="preserve">The relevant </w:t>
      </w:r>
      <w:r w:rsidR="00745B7E" w:rsidRPr="00EF1E71">
        <w:rPr>
          <w:rFonts w:ascii="Times New Roman" w:hAnsi="Times New Roman"/>
          <w:b/>
          <w:bCs/>
          <w:lang w:val="en-GB"/>
        </w:rPr>
        <w:t>context</w:t>
      </w:r>
      <w:r w:rsidR="00745B7E" w:rsidRPr="00803ADF">
        <w:rPr>
          <w:rFonts w:ascii="Times New Roman" w:hAnsi="Times New Roman"/>
          <w:lang w:val="en-GB"/>
        </w:rPr>
        <w:t xml:space="preserve"> variables </w:t>
      </w:r>
      <w:r w:rsidR="00EF1E71">
        <w:rPr>
          <w:rFonts w:ascii="Times New Roman" w:hAnsi="Times New Roman"/>
          <w:lang w:val="en-GB"/>
        </w:rPr>
        <w:t>include</w:t>
      </w:r>
      <w:r w:rsidR="00745B7E" w:rsidRPr="00803ADF">
        <w:rPr>
          <w:rFonts w:ascii="Times New Roman" w:hAnsi="Times New Roman"/>
          <w:lang w:val="en-GB"/>
        </w:rPr>
        <w:t>:</w:t>
      </w:r>
    </w:p>
    <w:p w14:paraId="3145BDAB" w14:textId="69E3656F" w:rsidR="00745B7E" w:rsidRPr="00803ADF" w:rsidRDefault="00745B7E" w:rsidP="00A61276">
      <w:pPr>
        <w:pStyle w:val="ListParagraph"/>
        <w:numPr>
          <w:ilvl w:val="0"/>
          <w:numId w:val="24"/>
        </w:numPr>
        <w:spacing w:before="60" w:after="60"/>
        <w:ind w:left="426"/>
        <w:contextualSpacing/>
        <w:jc w:val="both"/>
        <w:rPr>
          <w:rFonts w:ascii="Times New Roman" w:hAnsi="Times New Roman"/>
          <w:lang w:val="en-GB"/>
        </w:rPr>
      </w:pPr>
      <w:r w:rsidRPr="00803ADF">
        <w:rPr>
          <w:rFonts w:ascii="Times New Roman" w:hAnsi="Times New Roman"/>
          <w:lang w:val="en-GB"/>
        </w:rPr>
        <w:t xml:space="preserve">National economic performance data </w:t>
      </w:r>
      <w:r w:rsidR="00F17016">
        <w:rPr>
          <w:rFonts w:ascii="Times New Roman" w:hAnsi="Times New Roman"/>
          <w:lang w:val="en-GB"/>
        </w:rPr>
        <w:t>for</w:t>
      </w:r>
      <w:r w:rsidRPr="00803ADF">
        <w:rPr>
          <w:rFonts w:ascii="Times New Roman" w:hAnsi="Times New Roman"/>
          <w:lang w:val="en-GB"/>
        </w:rPr>
        <w:t xml:space="preserve"> each country across time (</w:t>
      </w:r>
      <w:r w:rsidR="00F17016" w:rsidRPr="00803ADF">
        <w:rPr>
          <w:rFonts w:ascii="Times New Roman" w:hAnsi="Times New Roman"/>
          <w:lang w:val="en-GB"/>
        </w:rPr>
        <w:t>e.g.</w:t>
      </w:r>
      <w:r w:rsidRPr="00803ADF">
        <w:rPr>
          <w:rFonts w:ascii="Times New Roman" w:hAnsi="Times New Roman"/>
          <w:lang w:val="en-GB"/>
        </w:rPr>
        <w:t xml:space="preserve"> </w:t>
      </w:r>
      <w:r w:rsidR="00F17016">
        <w:rPr>
          <w:rFonts w:ascii="Times New Roman" w:hAnsi="Times New Roman"/>
          <w:lang w:val="en-GB"/>
        </w:rPr>
        <w:t>Eurostat, W</w:t>
      </w:r>
      <w:r w:rsidRPr="00803ADF">
        <w:rPr>
          <w:rFonts w:ascii="Times New Roman" w:hAnsi="Times New Roman"/>
          <w:lang w:val="en-GB"/>
        </w:rPr>
        <w:t xml:space="preserve">orld </w:t>
      </w:r>
      <w:r w:rsidR="00F17016">
        <w:rPr>
          <w:rFonts w:ascii="Times New Roman" w:hAnsi="Times New Roman"/>
          <w:lang w:val="en-GB"/>
        </w:rPr>
        <w:t>B</w:t>
      </w:r>
      <w:r w:rsidRPr="00803ADF">
        <w:rPr>
          <w:rFonts w:ascii="Times New Roman" w:hAnsi="Times New Roman"/>
          <w:lang w:val="en-GB"/>
        </w:rPr>
        <w:t>ank)</w:t>
      </w:r>
    </w:p>
    <w:p w14:paraId="5B8A0F54" w14:textId="31962246" w:rsidR="00745B7E" w:rsidRPr="00803ADF" w:rsidRDefault="00745B7E" w:rsidP="00A61276">
      <w:pPr>
        <w:pStyle w:val="ListParagraph"/>
        <w:numPr>
          <w:ilvl w:val="0"/>
          <w:numId w:val="24"/>
        </w:numPr>
        <w:spacing w:before="60" w:after="60"/>
        <w:ind w:left="426"/>
        <w:contextualSpacing/>
        <w:jc w:val="both"/>
        <w:rPr>
          <w:rFonts w:ascii="Times New Roman" w:hAnsi="Times New Roman"/>
          <w:lang w:val="en-GB"/>
        </w:rPr>
      </w:pPr>
      <w:r w:rsidRPr="00803ADF">
        <w:rPr>
          <w:rFonts w:ascii="Times New Roman" w:hAnsi="Times New Roman"/>
          <w:lang w:val="en-GB"/>
        </w:rPr>
        <w:t xml:space="preserve">Demographic data capturing the changes in the </w:t>
      </w:r>
      <w:r w:rsidR="00F17016">
        <w:rPr>
          <w:rFonts w:ascii="Times New Roman" w:hAnsi="Times New Roman"/>
          <w:lang w:val="en-GB"/>
        </w:rPr>
        <w:t>composition</w:t>
      </w:r>
      <w:r w:rsidRPr="00803ADF">
        <w:rPr>
          <w:rFonts w:ascii="Times New Roman" w:hAnsi="Times New Roman"/>
          <w:lang w:val="en-GB"/>
        </w:rPr>
        <w:t xml:space="preserve">, immigration status and education levels </w:t>
      </w:r>
    </w:p>
    <w:p w14:paraId="5A7AEAEC" w14:textId="50D66BE0" w:rsidR="00745B7E" w:rsidRPr="00803ADF" w:rsidRDefault="00745B7E" w:rsidP="00A61276">
      <w:pPr>
        <w:pStyle w:val="ListParagraph"/>
        <w:numPr>
          <w:ilvl w:val="0"/>
          <w:numId w:val="24"/>
        </w:numPr>
        <w:spacing w:before="60" w:after="60"/>
        <w:ind w:left="426"/>
        <w:contextualSpacing/>
        <w:jc w:val="both"/>
        <w:rPr>
          <w:rFonts w:ascii="Times New Roman" w:hAnsi="Times New Roman"/>
          <w:lang w:val="en-GB"/>
        </w:rPr>
      </w:pPr>
      <w:r w:rsidRPr="00803ADF">
        <w:rPr>
          <w:rFonts w:ascii="Times New Roman" w:hAnsi="Times New Roman"/>
          <w:lang w:val="en-GB"/>
        </w:rPr>
        <w:t xml:space="preserve">Work force data to be able to </w:t>
      </w:r>
      <w:r w:rsidR="00F17016">
        <w:rPr>
          <w:rFonts w:ascii="Times New Roman" w:hAnsi="Times New Roman"/>
          <w:lang w:val="en-GB"/>
        </w:rPr>
        <w:t xml:space="preserve">capture </w:t>
      </w:r>
      <w:r w:rsidRPr="00803ADF">
        <w:rPr>
          <w:rFonts w:ascii="Times New Roman" w:hAnsi="Times New Roman"/>
          <w:lang w:val="en-GB"/>
        </w:rPr>
        <w:t>changes in the nature of work across the period of thirty years</w:t>
      </w:r>
    </w:p>
    <w:p w14:paraId="03D80549" w14:textId="6E40B237" w:rsidR="00745B7E" w:rsidRPr="00803ADF" w:rsidRDefault="00745B7E" w:rsidP="00A61276">
      <w:pPr>
        <w:pStyle w:val="ListParagraph"/>
        <w:numPr>
          <w:ilvl w:val="0"/>
          <w:numId w:val="24"/>
        </w:numPr>
        <w:spacing w:before="60" w:after="60"/>
        <w:ind w:left="426"/>
        <w:contextualSpacing/>
        <w:jc w:val="both"/>
        <w:rPr>
          <w:rFonts w:ascii="Times New Roman" w:hAnsi="Times New Roman"/>
          <w:lang w:val="en-GB"/>
        </w:rPr>
      </w:pPr>
      <w:r w:rsidRPr="00803ADF">
        <w:rPr>
          <w:rFonts w:ascii="Times New Roman" w:hAnsi="Times New Roman"/>
          <w:lang w:val="en-GB"/>
        </w:rPr>
        <w:t xml:space="preserve">Government and </w:t>
      </w:r>
      <w:r w:rsidR="00F17016">
        <w:rPr>
          <w:rFonts w:ascii="Times New Roman" w:hAnsi="Times New Roman"/>
          <w:lang w:val="en-GB"/>
        </w:rPr>
        <w:t xml:space="preserve">EU </w:t>
      </w:r>
      <w:r w:rsidRPr="00803ADF">
        <w:rPr>
          <w:rFonts w:ascii="Times New Roman" w:hAnsi="Times New Roman"/>
          <w:lang w:val="en-GB"/>
        </w:rPr>
        <w:t>investment data</w:t>
      </w:r>
      <w:r w:rsidR="00F17016">
        <w:rPr>
          <w:rFonts w:ascii="Times New Roman" w:hAnsi="Times New Roman"/>
          <w:lang w:val="en-GB"/>
        </w:rPr>
        <w:t xml:space="preserve">, particularly on </w:t>
      </w:r>
      <w:r w:rsidRPr="00803ADF">
        <w:rPr>
          <w:rFonts w:ascii="Times New Roman" w:hAnsi="Times New Roman"/>
          <w:lang w:val="en-GB"/>
        </w:rPr>
        <w:t xml:space="preserve">infrastructure investment in weaker </w:t>
      </w:r>
      <w:r w:rsidR="00F17016">
        <w:rPr>
          <w:rFonts w:ascii="Times New Roman" w:hAnsi="Times New Roman"/>
          <w:lang w:val="en-GB"/>
        </w:rPr>
        <w:t xml:space="preserve">EU </w:t>
      </w:r>
      <w:r w:rsidRPr="00803ADF">
        <w:rPr>
          <w:rFonts w:ascii="Times New Roman" w:hAnsi="Times New Roman"/>
          <w:lang w:val="en-GB"/>
        </w:rPr>
        <w:t xml:space="preserve">member states </w:t>
      </w:r>
    </w:p>
    <w:p w14:paraId="114F68DC" w14:textId="0C3C4F73" w:rsidR="00745B7E" w:rsidRPr="00803ADF" w:rsidRDefault="00745B7E" w:rsidP="00A61276">
      <w:pPr>
        <w:pStyle w:val="ListParagraph"/>
        <w:numPr>
          <w:ilvl w:val="0"/>
          <w:numId w:val="24"/>
        </w:numPr>
        <w:spacing w:before="60" w:after="60"/>
        <w:ind w:left="426"/>
        <w:contextualSpacing/>
        <w:jc w:val="both"/>
        <w:rPr>
          <w:rFonts w:ascii="Times New Roman" w:hAnsi="Times New Roman"/>
          <w:lang w:val="en-GB"/>
        </w:rPr>
      </w:pPr>
      <w:r w:rsidRPr="00803ADF">
        <w:rPr>
          <w:rFonts w:ascii="Times New Roman" w:hAnsi="Times New Roman"/>
          <w:lang w:val="en-GB"/>
        </w:rPr>
        <w:t>Data on electoral results</w:t>
      </w:r>
      <w:r w:rsidR="00F17016">
        <w:rPr>
          <w:rFonts w:ascii="Times New Roman" w:hAnsi="Times New Roman"/>
          <w:lang w:val="en-GB"/>
        </w:rPr>
        <w:t xml:space="preserve"> and government composition (e.g.</w:t>
      </w:r>
      <w:r w:rsidRPr="00803ADF">
        <w:rPr>
          <w:rFonts w:ascii="Times New Roman" w:hAnsi="Times New Roman"/>
          <w:lang w:val="en-GB"/>
        </w:rPr>
        <w:t xml:space="preserve"> </w:t>
      </w:r>
      <w:proofErr w:type="spellStart"/>
      <w:r w:rsidRPr="00803ADF">
        <w:rPr>
          <w:rFonts w:ascii="Times New Roman" w:hAnsi="Times New Roman"/>
          <w:i/>
          <w:iCs/>
          <w:lang w:val="en-GB"/>
        </w:rPr>
        <w:t>ParlGov</w:t>
      </w:r>
      <w:proofErr w:type="spellEnd"/>
      <w:r w:rsidR="00F17016">
        <w:rPr>
          <w:rFonts w:ascii="Times New Roman" w:hAnsi="Times New Roman"/>
          <w:lang w:val="en-GB"/>
        </w:rPr>
        <w:t xml:space="preserve">, </w:t>
      </w:r>
      <w:r w:rsidRPr="00803ADF">
        <w:rPr>
          <w:rFonts w:ascii="Times New Roman" w:hAnsi="Times New Roman"/>
          <w:i/>
          <w:iCs/>
          <w:lang w:val="en-GB"/>
        </w:rPr>
        <w:t>whogoverns.eu</w:t>
      </w:r>
      <w:r w:rsidR="00F17016">
        <w:rPr>
          <w:rFonts w:ascii="Times New Roman" w:hAnsi="Times New Roman"/>
          <w:lang w:val="en-GB"/>
        </w:rPr>
        <w:t>)</w:t>
      </w:r>
    </w:p>
    <w:p w14:paraId="2E768143" w14:textId="7E354D3C" w:rsidR="00745B7E" w:rsidRPr="00803ADF" w:rsidRDefault="00F17016" w:rsidP="00A61276">
      <w:pPr>
        <w:pStyle w:val="ListParagraph"/>
        <w:numPr>
          <w:ilvl w:val="0"/>
          <w:numId w:val="24"/>
        </w:numPr>
        <w:spacing w:before="60" w:after="60"/>
        <w:ind w:left="426"/>
        <w:contextualSpacing/>
        <w:jc w:val="both"/>
        <w:rPr>
          <w:rFonts w:ascii="Times New Roman" w:hAnsi="Times New Roman"/>
          <w:lang w:val="en-GB"/>
        </w:rPr>
      </w:pPr>
      <w:r>
        <w:rPr>
          <w:rFonts w:ascii="Times New Roman" w:hAnsi="Times New Roman"/>
          <w:lang w:val="en-GB"/>
        </w:rPr>
        <w:t xml:space="preserve">Data and measures </w:t>
      </w:r>
      <w:r w:rsidR="00EF1E71">
        <w:rPr>
          <w:rFonts w:ascii="Times New Roman" w:hAnsi="Times New Roman"/>
          <w:lang w:val="en-GB"/>
        </w:rPr>
        <w:t>of</w:t>
      </w:r>
      <w:r>
        <w:rPr>
          <w:rFonts w:ascii="Times New Roman" w:hAnsi="Times New Roman"/>
          <w:lang w:val="en-GB"/>
        </w:rPr>
        <w:t xml:space="preserve"> </w:t>
      </w:r>
      <w:r w:rsidR="00745B7E" w:rsidRPr="00803ADF">
        <w:rPr>
          <w:rFonts w:ascii="Times New Roman" w:hAnsi="Times New Roman"/>
          <w:lang w:val="en-GB"/>
        </w:rPr>
        <w:t>party system</w:t>
      </w:r>
      <w:r>
        <w:rPr>
          <w:rFonts w:ascii="Times New Roman" w:hAnsi="Times New Roman"/>
          <w:lang w:val="en-GB"/>
        </w:rPr>
        <w:t xml:space="preserve"> characteristics </w:t>
      </w:r>
      <w:r w:rsidR="00745B7E" w:rsidRPr="00803ADF">
        <w:rPr>
          <w:rFonts w:ascii="Times New Roman" w:hAnsi="Times New Roman"/>
          <w:lang w:val="en-GB"/>
        </w:rPr>
        <w:t xml:space="preserve">in </w:t>
      </w:r>
      <w:r>
        <w:rPr>
          <w:rFonts w:ascii="Times New Roman" w:hAnsi="Times New Roman"/>
          <w:lang w:val="en-GB"/>
        </w:rPr>
        <w:t xml:space="preserve">the EU and </w:t>
      </w:r>
      <w:r w:rsidR="00EF1E71">
        <w:rPr>
          <w:rFonts w:ascii="Times New Roman" w:hAnsi="Times New Roman"/>
          <w:lang w:val="en-GB"/>
        </w:rPr>
        <w:t>its</w:t>
      </w:r>
      <w:r>
        <w:rPr>
          <w:rFonts w:ascii="Times New Roman" w:hAnsi="Times New Roman"/>
          <w:lang w:val="en-GB"/>
        </w:rPr>
        <w:t xml:space="preserve"> member states (e.g. effective number of parties, party system polarisation, </w:t>
      </w:r>
      <w:r w:rsidRPr="00803ADF">
        <w:rPr>
          <w:rFonts w:ascii="Times New Roman" w:hAnsi="Times New Roman"/>
          <w:lang w:val="en-GB"/>
        </w:rPr>
        <w:t>electoral volatility</w:t>
      </w:r>
      <w:r>
        <w:rPr>
          <w:rFonts w:ascii="Times New Roman" w:hAnsi="Times New Roman"/>
          <w:lang w:val="en-GB"/>
        </w:rPr>
        <w:t xml:space="preserve">, </w:t>
      </w:r>
      <w:r w:rsidRPr="00803ADF">
        <w:rPr>
          <w:rFonts w:ascii="Times New Roman" w:hAnsi="Times New Roman"/>
          <w:lang w:val="en-GB"/>
        </w:rPr>
        <w:t>electoral disproportionality</w:t>
      </w:r>
      <w:r>
        <w:rPr>
          <w:rFonts w:ascii="Times New Roman" w:hAnsi="Times New Roman"/>
          <w:lang w:val="en-GB"/>
        </w:rPr>
        <w:t>)</w:t>
      </w:r>
    </w:p>
    <w:p w14:paraId="49F3C8E6" w14:textId="69C77B88" w:rsidR="001A1C5D" w:rsidRDefault="001A1C5D" w:rsidP="00EF1E71">
      <w:pPr>
        <w:spacing w:before="180" w:after="120"/>
        <w:jc w:val="both"/>
        <w:rPr>
          <w:rFonts w:ascii="Times New Roman" w:hAnsi="Times New Roman"/>
          <w:lang w:val="en-GB"/>
        </w:rPr>
      </w:pPr>
      <w:r w:rsidRPr="00803ADF">
        <w:rPr>
          <w:rFonts w:ascii="Times New Roman" w:hAnsi="Times New Roman"/>
          <w:lang w:val="en-GB"/>
        </w:rPr>
        <w:t>The framework will also conceive the</w:t>
      </w:r>
      <w:r w:rsidRPr="00CA3C1B">
        <w:rPr>
          <w:rFonts w:ascii="Times New Roman" w:hAnsi="Times New Roman"/>
          <w:b/>
          <w:bCs/>
          <w:lang w:val="en-GB"/>
        </w:rPr>
        <w:t xml:space="preserve"> relevant trends in the functioning </w:t>
      </w:r>
      <w:r w:rsidRPr="00803ADF">
        <w:rPr>
          <w:rFonts w:ascii="Times New Roman" w:hAnsi="Times New Roman"/>
          <w:lang w:val="en-GB"/>
        </w:rPr>
        <w:t>of civil liberties (e.g. press freedom), civil rights (e.g. gender equality and LGTB</w:t>
      </w:r>
      <w:r>
        <w:rPr>
          <w:rFonts w:ascii="Times New Roman" w:hAnsi="Times New Roman"/>
          <w:lang w:val="en-GB"/>
        </w:rPr>
        <w:t>I</w:t>
      </w:r>
      <w:r w:rsidRPr="00803ADF">
        <w:rPr>
          <w:rFonts w:ascii="Times New Roman" w:hAnsi="Times New Roman"/>
          <w:lang w:val="en-GB"/>
        </w:rPr>
        <w:t>Q</w:t>
      </w:r>
      <w:r>
        <w:rPr>
          <w:rFonts w:ascii="Times New Roman" w:hAnsi="Times New Roman"/>
          <w:lang w:val="en-GB"/>
        </w:rPr>
        <w:t xml:space="preserve"> </w:t>
      </w:r>
      <w:r w:rsidRPr="00803ADF">
        <w:rPr>
          <w:rFonts w:ascii="Times New Roman" w:hAnsi="Times New Roman"/>
          <w:lang w:val="en-GB"/>
        </w:rPr>
        <w:t>rights) and liberal democratic insti</w:t>
      </w:r>
      <w:r>
        <w:rPr>
          <w:rFonts w:ascii="Times New Roman" w:hAnsi="Times New Roman"/>
          <w:lang w:val="en-GB"/>
        </w:rPr>
        <w:softHyphen/>
      </w:r>
      <w:r w:rsidRPr="00803ADF">
        <w:rPr>
          <w:rFonts w:ascii="Times New Roman" w:hAnsi="Times New Roman"/>
          <w:lang w:val="en-GB"/>
        </w:rPr>
        <w:t>tutions (e.g. independent courts) of European liberal democracies.</w:t>
      </w:r>
      <w:r>
        <w:rPr>
          <w:rFonts w:ascii="Times New Roman" w:hAnsi="Times New Roman"/>
          <w:lang w:val="en-GB"/>
        </w:rPr>
        <w:t xml:space="preserve"> These include, among others: </w:t>
      </w:r>
    </w:p>
    <w:p w14:paraId="7270581B" w14:textId="7EC3B417" w:rsidR="001A1C5D" w:rsidRPr="00803ADF" w:rsidRDefault="001A1C5D" w:rsidP="001A1C5D">
      <w:pPr>
        <w:pStyle w:val="ListParagraph"/>
        <w:numPr>
          <w:ilvl w:val="0"/>
          <w:numId w:val="24"/>
        </w:numPr>
        <w:spacing w:before="60" w:after="60"/>
        <w:ind w:left="426"/>
        <w:contextualSpacing/>
        <w:jc w:val="both"/>
        <w:rPr>
          <w:rFonts w:ascii="Times New Roman" w:hAnsi="Times New Roman"/>
          <w:lang w:val="en-GB"/>
        </w:rPr>
      </w:pPr>
      <w:r>
        <w:rPr>
          <w:rFonts w:ascii="Times New Roman" w:hAnsi="Times New Roman"/>
          <w:lang w:val="en-GB"/>
        </w:rPr>
        <w:t>G</w:t>
      </w:r>
      <w:r w:rsidRPr="00803ADF">
        <w:rPr>
          <w:rFonts w:ascii="Times New Roman" w:hAnsi="Times New Roman"/>
          <w:lang w:val="en-GB"/>
        </w:rPr>
        <w:t>ender equality indexes</w:t>
      </w:r>
      <w:r>
        <w:rPr>
          <w:rFonts w:ascii="Times New Roman" w:hAnsi="Times New Roman"/>
          <w:lang w:val="en-GB"/>
        </w:rPr>
        <w:t xml:space="preserve"> and developments in the field of </w:t>
      </w:r>
      <w:r w:rsidR="008D7527" w:rsidRPr="00803ADF">
        <w:rPr>
          <w:rFonts w:ascii="Times New Roman" w:hAnsi="Times New Roman"/>
          <w:lang w:val="en-GB"/>
        </w:rPr>
        <w:t>LGBT</w:t>
      </w:r>
      <w:r w:rsidR="008D7527">
        <w:rPr>
          <w:rFonts w:ascii="Times New Roman" w:hAnsi="Times New Roman"/>
          <w:lang w:val="en-GB"/>
        </w:rPr>
        <w:t xml:space="preserve">IQ </w:t>
      </w:r>
      <w:r w:rsidRPr="00803ADF">
        <w:rPr>
          <w:rFonts w:ascii="Times New Roman" w:hAnsi="Times New Roman"/>
          <w:lang w:val="en-GB"/>
        </w:rPr>
        <w:t>rights</w:t>
      </w:r>
    </w:p>
    <w:p w14:paraId="5AF10595" w14:textId="77777777" w:rsidR="001A1C5D" w:rsidRDefault="001A1C5D" w:rsidP="001A1C5D">
      <w:pPr>
        <w:pStyle w:val="ListParagraph"/>
        <w:numPr>
          <w:ilvl w:val="0"/>
          <w:numId w:val="24"/>
        </w:numPr>
        <w:spacing w:before="60" w:after="60"/>
        <w:ind w:left="426"/>
        <w:contextualSpacing/>
        <w:jc w:val="both"/>
        <w:rPr>
          <w:rFonts w:ascii="Times New Roman" w:hAnsi="Times New Roman"/>
          <w:lang w:val="en-GB"/>
        </w:rPr>
      </w:pPr>
      <w:r>
        <w:rPr>
          <w:rFonts w:ascii="Times New Roman" w:hAnsi="Times New Roman"/>
          <w:lang w:val="en-GB"/>
        </w:rPr>
        <w:t>Indicators of democracy (e.g. V-Dem, Freedom House)</w:t>
      </w:r>
    </w:p>
    <w:p w14:paraId="41415507" w14:textId="17A349A2" w:rsidR="00EF1E71" w:rsidRDefault="00EF1E71" w:rsidP="00EF1E71">
      <w:pPr>
        <w:spacing w:before="180" w:after="120"/>
        <w:jc w:val="both"/>
        <w:rPr>
          <w:rFonts w:ascii="Times New Roman" w:hAnsi="Times New Roman"/>
          <w:lang w:val="en-GB"/>
        </w:rPr>
      </w:pPr>
      <w:r>
        <w:rPr>
          <w:rFonts w:ascii="Times New Roman" w:hAnsi="Times New Roman"/>
          <w:lang w:val="en-GB"/>
        </w:rPr>
        <w:t xml:space="preserve">Last but not least, the framework will also consider </w:t>
      </w:r>
      <w:r w:rsidRPr="00EF1E71">
        <w:rPr>
          <w:rFonts w:ascii="Times New Roman" w:hAnsi="Times New Roman"/>
          <w:lang w:val="en-GB"/>
        </w:rPr>
        <w:t xml:space="preserve">how </w:t>
      </w:r>
      <w:r w:rsidRPr="00EF1E71">
        <w:rPr>
          <w:rFonts w:ascii="Times New Roman" w:hAnsi="Times New Roman"/>
          <w:b/>
          <w:bCs/>
          <w:lang w:val="en-GB"/>
        </w:rPr>
        <w:t>institutional and political mechanisms at the EU leve</w:t>
      </w:r>
      <w:r>
        <w:rPr>
          <w:rFonts w:ascii="Times New Roman" w:hAnsi="Times New Roman"/>
          <w:lang w:val="en-GB"/>
        </w:rPr>
        <w:t xml:space="preserve">l </w:t>
      </w:r>
      <w:r w:rsidRPr="00EF1E71">
        <w:rPr>
          <w:rFonts w:ascii="Times New Roman" w:hAnsi="Times New Roman"/>
          <w:lang w:val="en-GB"/>
        </w:rPr>
        <w:t>have functioned as limits and as a response to illiberal developments</w:t>
      </w:r>
      <w:r>
        <w:rPr>
          <w:rFonts w:ascii="Times New Roman" w:hAnsi="Times New Roman"/>
          <w:lang w:val="en-GB"/>
        </w:rPr>
        <w:t xml:space="preserve"> by e</w:t>
      </w:r>
      <w:r w:rsidRPr="00EF1E71">
        <w:rPr>
          <w:rFonts w:ascii="Times New Roman" w:hAnsi="Times New Roman"/>
          <w:lang w:val="en-GB"/>
        </w:rPr>
        <w:t>xamin</w:t>
      </w:r>
      <w:r>
        <w:rPr>
          <w:rFonts w:ascii="Times New Roman" w:hAnsi="Times New Roman"/>
          <w:lang w:val="en-GB"/>
        </w:rPr>
        <w:t>ing</w:t>
      </w:r>
      <w:r w:rsidRPr="00EF1E71">
        <w:rPr>
          <w:rFonts w:ascii="Times New Roman" w:hAnsi="Times New Roman"/>
          <w:lang w:val="en-GB"/>
        </w:rPr>
        <w:t xml:space="preserve"> how these mechanisms have</w:t>
      </w:r>
      <w:r>
        <w:rPr>
          <w:rFonts w:ascii="Times New Roman" w:hAnsi="Times New Roman"/>
          <w:lang w:val="en-GB"/>
        </w:rPr>
        <w:t xml:space="preserve"> </w:t>
      </w:r>
      <w:r w:rsidRPr="00EF1E71">
        <w:rPr>
          <w:rFonts w:ascii="Times New Roman" w:hAnsi="Times New Roman"/>
          <w:lang w:val="en-GB"/>
        </w:rPr>
        <w:t>evolved in recent years</w:t>
      </w:r>
      <w:r>
        <w:rPr>
          <w:rFonts w:ascii="Times New Roman" w:hAnsi="Times New Roman"/>
          <w:lang w:val="en-GB"/>
        </w:rPr>
        <w:t>. This will be done through a document analysis that starts with the Copenhagen criteria set in 1993 up to current efforts by the EC</w:t>
      </w:r>
      <w:r w:rsidR="00CA3C1B">
        <w:rPr>
          <w:rFonts w:ascii="Times New Roman" w:hAnsi="Times New Roman"/>
          <w:lang w:val="en-GB"/>
        </w:rPr>
        <w:t>, the Council</w:t>
      </w:r>
      <w:r>
        <w:rPr>
          <w:rFonts w:ascii="Times New Roman" w:hAnsi="Times New Roman"/>
          <w:lang w:val="en-GB"/>
        </w:rPr>
        <w:t xml:space="preserve"> and </w:t>
      </w:r>
      <w:r w:rsidR="00CA3C1B">
        <w:rPr>
          <w:rFonts w:ascii="Times New Roman" w:hAnsi="Times New Roman"/>
          <w:lang w:val="en-GB"/>
        </w:rPr>
        <w:t>the EP</w:t>
      </w:r>
      <w:r>
        <w:rPr>
          <w:rFonts w:ascii="Times New Roman" w:hAnsi="Times New Roman"/>
          <w:lang w:val="en-GB"/>
        </w:rPr>
        <w:t xml:space="preserve"> to </w:t>
      </w:r>
      <w:r w:rsidR="00CA3C1B" w:rsidRPr="00CA3C1B">
        <w:rPr>
          <w:rFonts w:ascii="Times New Roman" w:hAnsi="Times New Roman"/>
          <w:lang w:val="en-GB"/>
        </w:rPr>
        <w:t>counter-act</w:t>
      </w:r>
      <w:r w:rsidR="00CA3C1B">
        <w:rPr>
          <w:rFonts w:ascii="Times New Roman" w:hAnsi="Times New Roman"/>
          <w:lang w:val="en-GB"/>
        </w:rPr>
        <w:t xml:space="preserve"> democratic backsliding in the member states, including prospective actions to foster</w:t>
      </w:r>
      <w:r w:rsidR="00CA3C1B" w:rsidRPr="00803ADF">
        <w:rPr>
          <w:rFonts w:ascii="Times New Roman" w:hAnsi="Times New Roman"/>
          <w:lang w:val="en-GB"/>
        </w:rPr>
        <w:t xml:space="preserve"> liberal democracy </w:t>
      </w:r>
      <w:r w:rsidR="00CA3C1B">
        <w:rPr>
          <w:rFonts w:ascii="Times New Roman" w:hAnsi="Times New Roman"/>
          <w:lang w:val="en-GB"/>
        </w:rPr>
        <w:t>following</w:t>
      </w:r>
      <w:r w:rsidR="00CA3C1B" w:rsidRPr="00803ADF">
        <w:rPr>
          <w:rFonts w:ascii="Times New Roman" w:hAnsi="Times New Roman"/>
          <w:lang w:val="en-GB"/>
        </w:rPr>
        <w:t xml:space="preserve"> the </w:t>
      </w:r>
      <w:r w:rsidR="00CA3C1B">
        <w:rPr>
          <w:rFonts w:ascii="Times New Roman" w:hAnsi="Times New Roman"/>
          <w:lang w:val="en-GB"/>
        </w:rPr>
        <w:t xml:space="preserve">currently ongoing </w:t>
      </w:r>
      <w:r w:rsidR="00CA3C1B" w:rsidRPr="00CA3C1B">
        <w:rPr>
          <w:rFonts w:ascii="Times New Roman" w:hAnsi="Times New Roman"/>
          <w:i/>
          <w:iCs/>
          <w:lang w:val="en-GB"/>
        </w:rPr>
        <w:t>Conference on the Future of Europe</w:t>
      </w:r>
      <w:r w:rsidR="00CA3C1B" w:rsidRPr="00803ADF">
        <w:rPr>
          <w:rFonts w:ascii="Times New Roman" w:hAnsi="Times New Roman"/>
          <w:lang w:val="en-GB"/>
        </w:rPr>
        <w:t>.</w:t>
      </w:r>
      <w:r w:rsidR="00CA3C1B">
        <w:rPr>
          <w:rFonts w:ascii="Times New Roman" w:hAnsi="Times New Roman"/>
          <w:lang w:val="en-GB"/>
        </w:rPr>
        <w:t xml:space="preserve"> </w:t>
      </w:r>
    </w:p>
    <w:p w14:paraId="7E72FC47" w14:textId="3A46DA95" w:rsidR="00E70C29" w:rsidRPr="00803ADF" w:rsidRDefault="00A61276" w:rsidP="001E36E2">
      <w:pPr>
        <w:spacing w:before="120" w:after="120"/>
        <w:jc w:val="both"/>
        <w:rPr>
          <w:rFonts w:ascii="Times New Roman" w:hAnsi="Times New Roman"/>
          <w:lang w:val="en-GB"/>
        </w:rPr>
      </w:pPr>
      <w:r w:rsidRPr="00803ADF">
        <w:rPr>
          <w:rFonts w:ascii="Times New Roman" w:hAnsi="Times New Roman"/>
          <w:lang w:val="en-GB"/>
        </w:rPr>
        <w:t xml:space="preserve">DEMCORE’s analytical framework will </w:t>
      </w:r>
      <w:r>
        <w:rPr>
          <w:rFonts w:ascii="Times New Roman" w:hAnsi="Times New Roman"/>
          <w:lang w:val="en-GB"/>
        </w:rPr>
        <w:t>– b</w:t>
      </w:r>
      <w:r w:rsidR="00E70C29" w:rsidRPr="00803ADF">
        <w:rPr>
          <w:rFonts w:ascii="Times New Roman" w:hAnsi="Times New Roman"/>
          <w:lang w:val="en-GB"/>
        </w:rPr>
        <w:t>y</w:t>
      </w:r>
      <w:r>
        <w:rPr>
          <w:rFonts w:ascii="Times New Roman" w:hAnsi="Times New Roman"/>
          <w:lang w:val="en-GB"/>
        </w:rPr>
        <w:t xml:space="preserve"> </w:t>
      </w:r>
      <w:r w:rsidR="00E70C29" w:rsidRPr="00803ADF">
        <w:rPr>
          <w:rFonts w:ascii="Times New Roman" w:hAnsi="Times New Roman"/>
          <w:lang w:val="en-GB"/>
        </w:rPr>
        <w:t>combining contextual information with survey data and content ana</w:t>
      </w:r>
      <w:r>
        <w:rPr>
          <w:rFonts w:ascii="Times New Roman" w:hAnsi="Times New Roman"/>
          <w:lang w:val="en-GB"/>
        </w:rPr>
        <w:softHyphen/>
      </w:r>
      <w:r w:rsidR="00E70C29" w:rsidRPr="00803ADF">
        <w:rPr>
          <w:rFonts w:ascii="Times New Roman" w:hAnsi="Times New Roman"/>
          <w:lang w:val="en-GB"/>
        </w:rPr>
        <w:t>lyses of party communication</w:t>
      </w:r>
      <w:r>
        <w:rPr>
          <w:rFonts w:ascii="Times New Roman" w:hAnsi="Times New Roman"/>
          <w:lang w:val="en-GB"/>
        </w:rPr>
        <w:t xml:space="preserve"> –</w:t>
      </w:r>
      <w:r w:rsidR="00E70C29" w:rsidRPr="00803ADF">
        <w:rPr>
          <w:rFonts w:ascii="Times New Roman" w:hAnsi="Times New Roman"/>
          <w:lang w:val="en-GB"/>
        </w:rPr>
        <w:t xml:space="preserve"> offer insights for interactions between various contexts at the EU and the national level on the way in which the actions of elites influence public support for liberal democracies</w:t>
      </w:r>
      <w:r w:rsidR="001E36E2">
        <w:rPr>
          <w:rFonts w:ascii="Times New Roman" w:hAnsi="Times New Roman"/>
          <w:lang w:val="en-GB"/>
        </w:rPr>
        <w:t xml:space="preserve"> and thereby contribute to the project’s </w:t>
      </w:r>
      <w:r w:rsidR="001E36E2" w:rsidRPr="001E36E2">
        <w:rPr>
          <w:rFonts w:ascii="Times New Roman" w:hAnsi="Times New Roman"/>
          <w:b/>
          <w:bCs/>
          <w:lang w:val="en-GB"/>
        </w:rPr>
        <w:t>first objective</w:t>
      </w:r>
      <w:r w:rsidR="001E36E2">
        <w:rPr>
          <w:rFonts w:ascii="Times New Roman" w:hAnsi="Times New Roman"/>
          <w:lang w:val="en-GB"/>
        </w:rPr>
        <w:t xml:space="preserve"> (see 1.2.1)</w:t>
      </w:r>
      <w:r w:rsidR="00E70C29" w:rsidRPr="00803ADF">
        <w:rPr>
          <w:rFonts w:ascii="Times New Roman" w:hAnsi="Times New Roman"/>
          <w:lang w:val="en-GB"/>
        </w:rPr>
        <w:t xml:space="preserve">. The contextual indicators will be used for understanding challenges to liberal democracy in the public discourse and in the electoral arena, and thereby help us to accomplish the </w:t>
      </w:r>
      <w:r w:rsidR="00E70C29" w:rsidRPr="001E36E2">
        <w:rPr>
          <w:rFonts w:ascii="Times New Roman" w:hAnsi="Times New Roman"/>
          <w:b/>
          <w:bCs/>
          <w:lang w:val="en-GB"/>
        </w:rPr>
        <w:t>second objective</w:t>
      </w:r>
      <w:r w:rsidR="00E70C29" w:rsidRPr="00803ADF">
        <w:rPr>
          <w:rFonts w:ascii="Times New Roman" w:hAnsi="Times New Roman"/>
          <w:lang w:val="en-GB"/>
        </w:rPr>
        <w:t xml:space="preserve"> (</w:t>
      </w:r>
      <w:r w:rsidR="001E36E2">
        <w:rPr>
          <w:rFonts w:ascii="Times New Roman" w:hAnsi="Times New Roman"/>
          <w:lang w:val="en-GB"/>
        </w:rPr>
        <w:t xml:space="preserve">see </w:t>
      </w:r>
      <w:r w:rsidR="00E70C29" w:rsidRPr="00803ADF">
        <w:rPr>
          <w:rFonts w:ascii="Times New Roman" w:hAnsi="Times New Roman"/>
          <w:lang w:val="en-GB"/>
        </w:rPr>
        <w:t xml:space="preserve">1.2.3). Finally, DEMCORE’s analytical framework will also </w:t>
      </w:r>
      <w:r w:rsidR="00E70C29" w:rsidRPr="00803ADF">
        <w:rPr>
          <w:rFonts w:ascii="Times New Roman" w:hAnsi="Times New Roman"/>
          <w:b/>
          <w:bCs/>
          <w:lang w:val="en-GB"/>
        </w:rPr>
        <w:t>guide the case selection</w:t>
      </w:r>
      <w:r w:rsidR="00E70C29" w:rsidRPr="00803ADF">
        <w:rPr>
          <w:rFonts w:ascii="Times New Roman" w:hAnsi="Times New Roman"/>
          <w:lang w:val="en-GB"/>
        </w:rPr>
        <w:t xml:space="preserve"> </w:t>
      </w:r>
      <w:r w:rsidR="00E70C29" w:rsidRPr="001E36E2">
        <w:rPr>
          <w:rFonts w:ascii="Times New Roman" w:hAnsi="Times New Roman"/>
          <w:b/>
          <w:bCs/>
          <w:lang w:val="en-GB"/>
        </w:rPr>
        <w:t>that is used to accomplish the third objective</w:t>
      </w:r>
      <w:r w:rsidR="00E70C29" w:rsidRPr="00803ADF">
        <w:rPr>
          <w:rFonts w:ascii="Times New Roman" w:hAnsi="Times New Roman"/>
          <w:lang w:val="en-GB"/>
        </w:rPr>
        <w:t>, namely to obtain a better understanding of the conditions that are favourable for sustaining public support for liberal democracy in the EU (</w:t>
      </w:r>
      <w:r w:rsidR="001E36E2">
        <w:rPr>
          <w:rFonts w:ascii="Times New Roman" w:hAnsi="Times New Roman"/>
          <w:lang w:val="en-GB"/>
        </w:rPr>
        <w:t xml:space="preserve">see </w:t>
      </w:r>
      <w:r w:rsidR="00E70C29" w:rsidRPr="00803ADF">
        <w:rPr>
          <w:rFonts w:ascii="Times New Roman" w:hAnsi="Times New Roman"/>
          <w:lang w:val="en-GB"/>
        </w:rPr>
        <w:t xml:space="preserve">1.2.4). </w:t>
      </w:r>
    </w:p>
    <w:p w14:paraId="1C453205" w14:textId="291CB794" w:rsidR="00E70C29" w:rsidRPr="00803ADF" w:rsidRDefault="00E70C29" w:rsidP="00356A49">
      <w:pPr>
        <w:pStyle w:val="Heading3"/>
      </w:pPr>
      <w:r w:rsidRPr="00803ADF">
        <w:t xml:space="preserve">1.2.2 </w:t>
      </w:r>
      <w:r w:rsidR="00EA69B4">
        <w:t>L</w:t>
      </w:r>
      <w:r w:rsidRPr="00803ADF">
        <w:t xml:space="preserve">ong-term trends </w:t>
      </w:r>
      <w:r w:rsidR="00EA69B4" w:rsidRPr="00EA69B4">
        <w:t>of support for liberal democracy</w:t>
      </w:r>
    </w:p>
    <w:p w14:paraId="259CB7F8" w14:textId="77777777" w:rsidR="00E70C29" w:rsidRPr="00803ADF" w:rsidRDefault="00E70C29" w:rsidP="00E70C29">
      <w:pPr>
        <w:spacing w:after="120"/>
        <w:jc w:val="both"/>
        <w:rPr>
          <w:rFonts w:ascii="Times New Roman" w:hAnsi="Times New Roman"/>
          <w:lang w:val="en-GB"/>
        </w:rPr>
      </w:pPr>
      <w:r w:rsidRPr="00803ADF">
        <w:rPr>
          <w:rFonts w:ascii="Times New Roman" w:hAnsi="Times New Roman"/>
          <w:lang w:val="en-GB"/>
        </w:rPr>
        <w:t xml:space="preserve">To </w:t>
      </w:r>
      <w:r w:rsidRPr="00803ADF">
        <w:rPr>
          <w:rFonts w:ascii="Times New Roman" w:hAnsi="Times New Roman"/>
          <w:b/>
          <w:bCs/>
          <w:lang w:val="en-GB"/>
        </w:rPr>
        <w:t>accomplish our first objective</w:t>
      </w:r>
      <w:r w:rsidRPr="00803ADF">
        <w:rPr>
          <w:rFonts w:ascii="Times New Roman" w:hAnsi="Times New Roman"/>
          <w:lang w:val="en-GB"/>
        </w:rPr>
        <w:t xml:space="preserve">, we will unpack it by </w:t>
      </w:r>
      <w:r w:rsidRPr="00803ADF">
        <w:rPr>
          <w:rFonts w:ascii="Times New Roman" w:hAnsi="Times New Roman"/>
          <w:b/>
          <w:bCs/>
          <w:lang w:val="en-GB"/>
        </w:rPr>
        <w:t xml:space="preserve">studying in parallel </w:t>
      </w:r>
      <w:r w:rsidRPr="00803ADF">
        <w:rPr>
          <w:rFonts w:ascii="Times New Roman" w:hAnsi="Times New Roman"/>
          <w:lang w:val="en-GB"/>
        </w:rPr>
        <w:t xml:space="preserve">the long-term trends of citizen </w:t>
      </w:r>
      <w:r w:rsidRPr="00803ADF">
        <w:rPr>
          <w:rFonts w:ascii="Times New Roman" w:hAnsi="Times New Roman"/>
          <w:lang w:val="en-GB"/>
        </w:rPr>
        <w:lastRenderedPageBreak/>
        <w:t xml:space="preserve">attitudes towards liberal democracy on the one hand, and conceptions of liberal democracy by political parties on the other: </w:t>
      </w:r>
    </w:p>
    <w:tbl>
      <w:tblPr>
        <w:tblStyle w:val="TableGrid"/>
        <w:tblW w:w="0" w:type="auto"/>
        <w:tblInd w:w="108" w:type="dxa"/>
        <w:tblLook w:val="04A0" w:firstRow="1" w:lastRow="0" w:firstColumn="1" w:lastColumn="0" w:noHBand="0" w:noVBand="1"/>
      </w:tblPr>
      <w:tblGrid>
        <w:gridCol w:w="4962"/>
        <w:gridCol w:w="5243"/>
      </w:tblGrid>
      <w:tr w:rsidR="00E70C29" w:rsidRPr="00803ADF" w14:paraId="29CCACD7" w14:textId="77777777" w:rsidTr="00E70C29">
        <w:tc>
          <w:tcPr>
            <w:tcW w:w="10205" w:type="dxa"/>
            <w:gridSpan w:val="2"/>
          </w:tcPr>
          <w:p w14:paraId="084A69E2" w14:textId="77777777" w:rsidR="00E70C29" w:rsidRPr="00803ADF" w:rsidRDefault="00E70C29" w:rsidP="00E70C29">
            <w:pPr>
              <w:spacing w:after="60"/>
              <w:rPr>
                <w:rFonts w:ascii="Times New Roman" w:hAnsi="Times New Roman"/>
                <w:lang w:val="en-GB"/>
              </w:rPr>
            </w:pPr>
            <w:r w:rsidRPr="00803ADF">
              <w:rPr>
                <w:rFonts w:ascii="Times New Roman" w:hAnsi="Times New Roman"/>
                <w:lang w:val="en-GB"/>
              </w:rPr>
              <w:t xml:space="preserve">1) An </w:t>
            </w:r>
            <w:r w:rsidRPr="00803ADF">
              <w:rPr>
                <w:rFonts w:ascii="Times New Roman" w:hAnsi="Times New Roman"/>
                <w:b/>
                <w:bCs/>
                <w:lang w:val="en-GB"/>
              </w:rPr>
              <w:t xml:space="preserve">in-depth understanding of the long-term trends </w:t>
            </w:r>
            <w:r w:rsidRPr="00803ADF">
              <w:rPr>
                <w:rFonts w:ascii="Times New Roman" w:hAnsi="Times New Roman"/>
                <w:lang w:val="en-GB"/>
              </w:rPr>
              <w:t>of support for liberal democracy among European citizens and political parties and the extent to which these are shaped by contextual factors and institutions.</w:t>
            </w:r>
          </w:p>
        </w:tc>
      </w:tr>
      <w:tr w:rsidR="00E70C29" w:rsidRPr="00803ADF" w14:paraId="550BB221" w14:textId="77777777" w:rsidTr="00E70C29">
        <w:trPr>
          <w:trHeight w:val="397"/>
        </w:trPr>
        <w:tc>
          <w:tcPr>
            <w:tcW w:w="4962" w:type="dxa"/>
            <w:vAlign w:val="center"/>
          </w:tcPr>
          <w:p w14:paraId="2C0F6E40" w14:textId="77777777" w:rsidR="00E70C29" w:rsidRPr="00803ADF" w:rsidRDefault="00E70C29" w:rsidP="00E70C29">
            <w:pPr>
              <w:spacing w:after="60"/>
              <w:jc w:val="center"/>
              <w:rPr>
                <w:rFonts w:ascii="Times New Roman" w:hAnsi="Times New Roman"/>
                <w:b/>
                <w:bCs/>
                <w:lang w:val="en-GB"/>
              </w:rPr>
            </w:pPr>
            <w:r w:rsidRPr="00803ADF">
              <w:rPr>
                <w:rFonts w:ascii="Times New Roman" w:hAnsi="Times New Roman"/>
                <w:b/>
                <w:bCs/>
                <w:lang w:val="en-GB"/>
              </w:rPr>
              <w:t>Citizen attitudes towards liberal democracy</w:t>
            </w:r>
          </w:p>
        </w:tc>
        <w:tc>
          <w:tcPr>
            <w:tcW w:w="5243" w:type="dxa"/>
            <w:vAlign w:val="center"/>
          </w:tcPr>
          <w:p w14:paraId="6705654A" w14:textId="057CEC89" w:rsidR="00E70C29" w:rsidRPr="00803ADF" w:rsidRDefault="00537B81" w:rsidP="00E70C29">
            <w:pPr>
              <w:spacing w:after="60"/>
              <w:jc w:val="center"/>
              <w:rPr>
                <w:rFonts w:ascii="Times New Roman" w:hAnsi="Times New Roman"/>
                <w:b/>
                <w:bCs/>
                <w:lang w:val="en-GB"/>
              </w:rPr>
            </w:pPr>
            <w:r>
              <w:rPr>
                <w:rFonts w:ascii="Times New Roman" w:hAnsi="Times New Roman"/>
                <w:b/>
                <w:bCs/>
                <w:lang w:val="en-GB"/>
              </w:rPr>
              <w:t xml:space="preserve">Party positions towards </w:t>
            </w:r>
            <w:r w:rsidR="00E70C29" w:rsidRPr="00803ADF">
              <w:rPr>
                <w:rFonts w:ascii="Times New Roman" w:hAnsi="Times New Roman"/>
                <w:b/>
                <w:bCs/>
                <w:lang w:val="en-GB"/>
              </w:rPr>
              <w:t xml:space="preserve">liberal democracy </w:t>
            </w:r>
          </w:p>
        </w:tc>
      </w:tr>
    </w:tbl>
    <w:p w14:paraId="736DF325" w14:textId="45DBA65C" w:rsidR="00E70C29" w:rsidRPr="00803ADF" w:rsidRDefault="00E70C29" w:rsidP="00966EB5">
      <w:pPr>
        <w:spacing w:before="120" w:after="120"/>
        <w:jc w:val="both"/>
        <w:rPr>
          <w:rFonts w:ascii="Times New Roman" w:hAnsi="Times New Roman"/>
          <w:lang w:val="en-GB"/>
        </w:rPr>
      </w:pPr>
      <w:r w:rsidRPr="00803ADF">
        <w:rPr>
          <w:rFonts w:ascii="Times New Roman" w:hAnsi="Times New Roman"/>
          <w:lang w:val="en-GB"/>
        </w:rPr>
        <w:t xml:space="preserve">As discussed </w:t>
      </w:r>
      <w:r w:rsidR="00B30229">
        <w:rPr>
          <w:rFonts w:ascii="Times New Roman" w:hAnsi="Times New Roman"/>
          <w:lang w:val="en-GB"/>
        </w:rPr>
        <w:t>above</w:t>
      </w:r>
      <w:r w:rsidRPr="00803ADF">
        <w:rPr>
          <w:rFonts w:ascii="Times New Roman" w:hAnsi="Times New Roman"/>
          <w:lang w:val="en-GB"/>
        </w:rPr>
        <w:t xml:space="preserve">, measuring support for liberal democracy is not straightforward. Defining principles of liberal democracy </w:t>
      </w:r>
      <w:r w:rsidR="00B30229">
        <w:rPr>
          <w:rFonts w:ascii="Times New Roman" w:hAnsi="Times New Roman"/>
          <w:lang w:val="en-GB"/>
        </w:rPr>
        <w:t>includes</w:t>
      </w:r>
      <w:r w:rsidRPr="00803ADF">
        <w:rPr>
          <w:rFonts w:ascii="Times New Roman" w:hAnsi="Times New Roman"/>
          <w:lang w:val="en-GB"/>
        </w:rPr>
        <w:t xml:space="preserve"> the protection of civil rights of individuals as well as minority groups. Yet, liberal democracy consists of a complex set of institutions that are designed to protect these civil rights, also against governments that have received a democratic electoral mandate. To measure support for liberal democracy we must therefore not only measure ‘liberal’ attitudes towards underprivileged groups, but also support for the institutions of liberal democracy, as well as for the principle that these institutions should be allowed to overrule electoral majorities</w:t>
      </w:r>
      <w:r w:rsidR="00B30229">
        <w:rPr>
          <w:rFonts w:ascii="Times New Roman" w:hAnsi="Times New Roman"/>
          <w:lang w:val="en-GB"/>
        </w:rPr>
        <w:t>, which is safeguarded by civil liberties</w:t>
      </w:r>
      <w:r w:rsidRPr="00803ADF">
        <w:rPr>
          <w:rFonts w:ascii="Times New Roman" w:hAnsi="Times New Roman"/>
          <w:lang w:val="en-GB"/>
        </w:rPr>
        <w:t>. We real</w:t>
      </w:r>
      <w:r w:rsidR="00161B50" w:rsidRPr="00803ADF">
        <w:rPr>
          <w:rFonts w:ascii="Times New Roman" w:hAnsi="Times New Roman"/>
          <w:lang w:val="en-GB"/>
        </w:rPr>
        <w:t xml:space="preserve">ise </w:t>
      </w:r>
      <w:r w:rsidRPr="00803ADF">
        <w:rPr>
          <w:rFonts w:ascii="Times New Roman" w:hAnsi="Times New Roman"/>
          <w:lang w:val="en-GB"/>
        </w:rPr>
        <w:t>that most survey data will only contain some items that can be used for our purpose. DEMCORE will make an inventory of the available European data on these relevant attitudes from the 1990s onwards and, in as much as possible, harmon</w:t>
      </w:r>
      <w:r w:rsidR="00161B50" w:rsidRPr="00803ADF">
        <w:rPr>
          <w:rFonts w:ascii="Times New Roman" w:hAnsi="Times New Roman"/>
          <w:lang w:val="en-GB"/>
        </w:rPr>
        <w:t xml:space="preserve">ise </w:t>
      </w:r>
      <w:r w:rsidRPr="00803ADF">
        <w:rPr>
          <w:rFonts w:ascii="Times New Roman" w:hAnsi="Times New Roman"/>
          <w:lang w:val="en-GB"/>
        </w:rPr>
        <w:t xml:space="preserve">and pool them into one </w:t>
      </w:r>
      <w:r w:rsidRPr="00803ADF">
        <w:rPr>
          <w:rFonts w:ascii="Times New Roman" w:hAnsi="Times New Roman"/>
          <w:b/>
          <w:bCs/>
          <w:lang w:val="en-GB"/>
        </w:rPr>
        <w:t>original dataset</w:t>
      </w:r>
      <w:r w:rsidRPr="00803ADF">
        <w:rPr>
          <w:rFonts w:ascii="Times New Roman" w:hAnsi="Times New Roman"/>
          <w:lang w:val="en-GB"/>
        </w:rPr>
        <w:t xml:space="preserve">. Relevant data sources include the European Social Survey (ESS), the European Values Study (EVS), the EES and the Comparative Study of Electoral Systems (CSES). </w:t>
      </w:r>
    </w:p>
    <w:p w14:paraId="5C15C2C2" w14:textId="609A1DE9" w:rsidR="00E70C29" w:rsidRPr="00803ADF" w:rsidRDefault="00E70C29" w:rsidP="00966EB5">
      <w:pPr>
        <w:spacing w:before="60" w:after="120"/>
        <w:jc w:val="both"/>
        <w:rPr>
          <w:rFonts w:ascii="Times New Roman" w:hAnsi="Times New Roman"/>
          <w:lang w:val="en-GB"/>
        </w:rPr>
      </w:pPr>
      <w:r w:rsidRPr="00803ADF">
        <w:rPr>
          <w:rFonts w:ascii="Times New Roman" w:hAnsi="Times New Roman"/>
          <w:lang w:val="en-GB"/>
        </w:rPr>
        <w:t xml:space="preserve">Likewise, while we have cross-national longitudinal datasets on the </w:t>
      </w:r>
      <w:r w:rsidRPr="00803ADF">
        <w:rPr>
          <w:rFonts w:ascii="Times New Roman" w:hAnsi="Times New Roman"/>
          <w:i/>
          <w:iCs/>
          <w:lang w:val="en-GB"/>
        </w:rPr>
        <w:t>policy positions</w:t>
      </w:r>
      <w:r w:rsidRPr="00803ADF">
        <w:rPr>
          <w:rFonts w:ascii="Times New Roman" w:hAnsi="Times New Roman"/>
          <w:lang w:val="en-GB"/>
        </w:rPr>
        <w:t xml:space="preserve"> of political parties, such as the Manifesto Project (</w:t>
      </w:r>
      <w:hyperlink r:id="rId18" w:history="1">
        <w:r w:rsidRPr="00803ADF">
          <w:rPr>
            <w:rStyle w:val="Hyperlink"/>
            <w:rFonts w:ascii="Times New Roman" w:hAnsi="Times New Roman"/>
            <w:lang w:val="en-GB"/>
          </w:rPr>
          <w:t>https://manifestoproject.wzb.eu/</w:t>
        </w:r>
      </w:hyperlink>
      <w:r w:rsidRPr="00803ADF">
        <w:rPr>
          <w:rFonts w:ascii="Times New Roman" w:hAnsi="Times New Roman"/>
          <w:lang w:val="en-GB"/>
        </w:rPr>
        <w:t xml:space="preserve">) and the </w:t>
      </w:r>
      <w:proofErr w:type="spellStart"/>
      <w:r w:rsidRPr="00803ADF">
        <w:rPr>
          <w:rFonts w:ascii="Times New Roman" w:hAnsi="Times New Roman"/>
          <w:lang w:val="en-GB"/>
        </w:rPr>
        <w:t>Euromanifesto</w:t>
      </w:r>
      <w:proofErr w:type="spellEnd"/>
      <w:r w:rsidRPr="00803ADF">
        <w:rPr>
          <w:rFonts w:ascii="Times New Roman" w:hAnsi="Times New Roman"/>
          <w:lang w:val="en-GB"/>
        </w:rPr>
        <w:t xml:space="preserve"> Project that was part of the EES and the Chapel Hill Expert Survey (CHES) on party positions, we lack systematic data that allows us to analyse and compare long-term trends in the party rhetoric towards liberal democracy, its key institutions and liberal democratic values, such as gender equality. Therefore, DEMCORE will collect raw material of national and European parliamentary manifestos and political speeches (from </w:t>
      </w:r>
      <w:proofErr w:type="spellStart"/>
      <w:r w:rsidRPr="00803ADF">
        <w:rPr>
          <w:rFonts w:ascii="Times New Roman" w:hAnsi="Times New Roman"/>
          <w:i/>
          <w:iCs/>
          <w:lang w:val="en-GB"/>
        </w:rPr>
        <w:t>ParlSpeech</w:t>
      </w:r>
      <w:proofErr w:type="spellEnd"/>
      <w:r w:rsidRPr="00803ADF">
        <w:rPr>
          <w:rFonts w:ascii="Times New Roman" w:hAnsi="Times New Roman"/>
          <w:lang w:val="en-GB"/>
        </w:rPr>
        <w:t xml:space="preserve"> and </w:t>
      </w:r>
      <w:proofErr w:type="spellStart"/>
      <w:r w:rsidRPr="00803ADF">
        <w:rPr>
          <w:rFonts w:ascii="Times New Roman" w:hAnsi="Times New Roman"/>
          <w:i/>
          <w:iCs/>
          <w:lang w:val="en-GB"/>
        </w:rPr>
        <w:t>EUSpeech</w:t>
      </w:r>
      <w:proofErr w:type="spellEnd"/>
      <w:r w:rsidRPr="00803ADF">
        <w:rPr>
          <w:rFonts w:ascii="Times New Roman" w:hAnsi="Times New Roman"/>
          <w:lang w:val="en-GB"/>
        </w:rPr>
        <w:t xml:space="preserve"> corpora). We will then build an </w:t>
      </w:r>
      <w:r w:rsidRPr="00803ADF">
        <w:rPr>
          <w:rFonts w:ascii="Times New Roman" w:hAnsi="Times New Roman"/>
          <w:b/>
          <w:bCs/>
          <w:lang w:val="en-GB"/>
        </w:rPr>
        <w:t>original dataset</w:t>
      </w:r>
      <w:r w:rsidRPr="00803ADF">
        <w:rPr>
          <w:rFonts w:ascii="Times New Roman" w:hAnsi="Times New Roman"/>
          <w:lang w:val="en-GB"/>
        </w:rPr>
        <w:t xml:space="preserve">, combining hand-coding and state-of-the-art computational text analysis, with the positions of political parties on core liberal democratic norms and values. </w:t>
      </w:r>
      <w:r w:rsidR="00CA0FB3" w:rsidRPr="00CA0FB3">
        <w:rPr>
          <w:rFonts w:ascii="Times New Roman" w:hAnsi="Times New Roman"/>
          <w:lang w:val="en-GB"/>
        </w:rPr>
        <w:t>This will allow us to examine how the rhetoric of different political parties has evolved across time. We expect political entrepreneurs,</w:t>
      </w:r>
      <w:r w:rsidR="00CA0FB3">
        <w:rPr>
          <w:rFonts w:ascii="Times New Roman" w:hAnsi="Times New Roman"/>
          <w:lang w:val="en-GB"/>
        </w:rPr>
        <w:t xml:space="preserve"> i.e.</w:t>
      </w:r>
      <w:r w:rsidR="00CA0FB3" w:rsidRPr="00CA0FB3">
        <w:rPr>
          <w:rFonts w:ascii="Times New Roman" w:hAnsi="Times New Roman"/>
          <w:lang w:val="en-GB"/>
        </w:rPr>
        <w:t xml:space="preserve"> those parties that occupy losing positions on the dominant left-right dimension of political conflict, to be more likely to mobili</w:t>
      </w:r>
      <w:r w:rsidR="00CA0FB3">
        <w:rPr>
          <w:rFonts w:ascii="Times New Roman" w:hAnsi="Times New Roman"/>
          <w:lang w:val="en-GB"/>
        </w:rPr>
        <w:t>s</w:t>
      </w:r>
      <w:r w:rsidR="00CA0FB3" w:rsidRPr="00CA0FB3">
        <w:rPr>
          <w:rFonts w:ascii="Times New Roman" w:hAnsi="Times New Roman"/>
          <w:lang w:val="en-GB"/>
        </w:rPr>
        <w:t>e on liberal democra</w:t>
      </w:r>
      <w:r w:rsidR="00CA0FB3">
        <w:rPr>
          <w:rFonts w:ascii="Times New Roman" w:hAnsi="Times New Roman"/>
          <w:lang w:val="en-GB"/>
        </w:rPr>
        <w:t xml:space="preserve">tic norms </w:t>
      </w:r>
      <w:r w:rsidR="00CA0FB3" w:rsidRPr="00CA0FB3">
        <w:rPr>
          <w:rFonts w:ascii="Times New Roman" w:hAnsi="Times New Roman"/>
          <w:lang w:val="en-GB"/>
        </w:rPr>
        <w:t>values, such as gender equality. Yet, the content of this mobili</w:t>
      </w:r>
      <w:r w:rsidR="00CA0FB3">
        <w:rPr>
          <w:rFonts w:ascii="Times New Roman" w:hAnsi="Times New Roman"/>
          <w:lang w:val="en-GB"/>
        </w:rPr>
        <w:t>s</w:t>
      </w:r>
      <w:r w:rsidR="00CA0FB3" w:rsidRPr="00CA0FB3">
        <w:rPr>
          <w:rFonts w:ascii="Times New Roman" w:hAnsi="Times New Roman"/>
          <w:lang w:val="en-GB"/>
        </w:rPr>
        <w:t>ation will differ based on the</w:t>
      </w:r>
      <w:r w:rsidR="00CA0FB3">
        <w:rPr>
          <w:rFonts w:ascii="Times New Roman" w:hAnsi="Times New Roman"/>
          <w:lang w:val="en-GB"/>
        </w:rPr>
        <w:t>ir</w:t>
      </w:r>
      <w:r w:rsidR="00CA0FB3" w:rsidRPr="00CA0FB3">
        <w:rPr>
          <w:rFonts w:ascii="Times New Roman" w:hAnsi="Times New Roman"/>
          <w:lang w:val="en-GB"/>
        </w:rPr>
        <w:t xml:space="preserve"> broader ideological profile</w:t>
      </w:r>
      <w:r w:rsidR="00CA0FB3">
        <w:rPr>
          <w:rFonts w:ascii="Times New Roman" w:hAnsi="Times New Roman"/>
          <w:lang w:val="en-GB"/>
        </w:rPr>
        <w:t xml:space="preserve">: we expect </w:t>
      </w:r>
      <w:r w:rsidR="00CA0FB3" w:rsidRPr="00CA0FB3">
        <w:rPr>
          <w:rFonts w:ascii="Times New Roman" w:hAnsi="Times New Roman"/>
          <w:lang w:val="en-GB"/>
        </w:rPr>
        <w:t xml:space="preserve">green and libertarian parties to advocate for liberal democratic values, </w:t>
      </w:r>
      <w:r w:rsidR="00CA0FB3">
        <w:rPr>
          <w:rFonts w:ascii="Times New Roman" w:hAnsi="Times New Roman"/>
          <w:lang w:val="en-GB"/>
        </w:rPr>
        <w:t xml:space="preserve">while </w:t>
      </w:r>
      <w:r w:rsidR="00CA0FB3" w:rsidRPr="00CA0FB3">
        <w:rPr>
          <w:rFonts w:ascii="Times New Roman" w:hAnsi="Times New Roman"/>
          <w:lang w:val="en-GB"/>
        </w:rPr>
        <w:t>populist radical right parties will be more likely to challenge it.</w:t>
      </w:r>
    </w:p>
    <w:p w14:paraId="4F48F079" w14:textId="3D1DD7A9" w:rsidR="00E70C29" w:rsidRPr="00803ADF" w:rsidRDefault="00E70C29" w:rsidP="00D9109C">
      <w:pPr>
        <w:spacing w:before="60" w:after="60"/>
        <w:jc w:val="both"/>
        <w:rPr>
          <w:rFonts w:ascii="Times New Roman" w:hAnsi="Times New Roman"/>
          <w:lang w:val="en-GB"/>
        </w:rPr>
      </w:pPr>
      <w:r w:rsidRPr="00803ADF">
        <w:rPr>
          <w:rFonts w:ascii="Times New Roman" w:hAnsi="Times New Roman"/>
          <w:lang w:val="en-GB"/>
        </w:rPr>
        <w:t xml:space="preserve">Once we have collected (and coded) relevant data that allow us to study the long-term trends in citizen attitudes and partisan rhetoric towards liberal democracy, we will link these two datasets with the contextual data generated by our analytical framework. This then allows us analyse the interplay of individual-level support for liberal democracy across generations and changes in party positions towards liberal democracy over time against the backdrop of and political and economic contexts across the EU. These analyses will first of all enable us to </w:t>
      </w:r>
      <w:r w:rsidRPr="00CA0FB3">
        <w:rPr>
          <w:rFonts w:ascii="Times New Roman" w:hAnsi="Times New Roman"/>
          <w:b/>
          <w:bCs/>
          <w:lang w:val="en-GB"/>
        </w:rPr>
        <w:t>describe how citizen attitudes and partisan rhetoric have evolved over time</w:t>
      </w:r>
      <w:r w:rsidRPr="00803ADF">
        <w:rPr>
          <w:rFonts w:ascii="Times New Roman" w:hAnsi="Times New Roman"/>
          <w:lang w:val="en-GB"/>
        </w:rPr>
        <w:t xml:space="preserve">. In addition, it will enable us to </w:t>
      </w:r>
      <w:r w:rsidRPr="00CA0FB3">
        <w:rPr>
          <w:rFonts w:ascii="Times New Roman" w:hAnsi="Times New Roman"/>
          <w:lang w:val="en-GB"/>
        </w:rPr>
        <w:t xml:space="preserve">study the </w:t>
      </w:r>
      <w:r w:rsidRPr="006A2090">
        <w:rPr>
          <w:rFonts w:ascii="Times New Roman" w:hAnsi="Times New Roman"/>
          <w:b/>
          <w:bCs/>
          <w:lang w:val="en-GB"/>
        </w:rPr>
        <w:t>relationship</w:t>
      </w:r>
      <w:r w:rsidRPr="00CA0FB3">
        <w:rPr>
          <w:rFonts w:ascii="Times New Roman" w:hAnsi="Times New Roman"/>
          <w:lang w:val="en-GB"/>
        </w:rPr>
        <w:t xml:space="preserve"> between (the development of) support for liberal democracy among voters and among the parties they support</w:t>
      </w:r>
      <w:r w:rsidRPr="00803ADF">
        <w:rPr>
          <w:rFonts w:ascii="Times New Roman" w:hAnsi="Times New Roman"/>
          <w:lang w:val="en-GB"/>
        </w:rPr>
        <w:t xml:space="preserve">. Finally, the link with contextual data will enable us to assess the contexts in which support for liberal democracy is high or low. </w:t>
      </w:r>
      <w:r w:rsidR="00CA0FB3" w:rsidRPr="00CA0FB3">
        <w:rPr>
          <w:rFonts w:ascii="Times New Roman" w:hAnsi="Times New Roman"/>
          <w:lang w:val="en-GB"/>
        </w:rPr>
        <w:t>We expect party identification to play a key role on how citizens react to the rhetoric of political parties, that is to say partisans are more receptive of party rhetoric challenging liberal democratic values than non-partisans. Moreover, we expect party rhetoric challenging liberal democratic values to resonate more with citizens when household and national economic conditions are worsening.</w:t>
      </w:r>
    </w:p>
    <w:p w14:paraId="3C3E3FBA" w14:textId="69D0EE01" w:rsidR="00E70C29" w:rsidRPr="00803ADF" w:rsidRDefault="00E70C29" w:rsidP="00356A49">
      <w:pPr>
        <w:pStyle w:val="Heading3"/>
      </w:pPr>
      <w:r w:rsidRPr="00803ADF">
        <w:t xml:space="preserve">1.2.3 </w:t>
      </w:r>
      <w:r w:rsidR="00EA69B4">
        <w:t>C</w:t>
      </w:r>
      <w:r w:rsidRPr="00803ADF">
        <w:t>urrent challenges to liberal democracy in Europe</w:t>
      </w:r>
    </w:p>
    <w:p w14:paraId="3B1FA062" w14:textId="77777777" w:rsidR="00E70C29" w:rsidRPr="00803ADF" w:rsidRDefault="00E70C29" w:rsidP="00E70C29">
      <w:pPr>
        <w:spacing w:after="120"/>
        <w:jc w:val="both"/>
        <w:rPr>
          <w:rFonts w:ascii="Times New Roman" w:hAnsi="Times New Roman"/>
          <w:lang w:val="en-GB"/>
        </w:rPr>
      </w:pPr>
      <w:r w:rsidRPr="00803ADF">
        <w:rPr>
          <w:rFonts w:ascii="Times New Roman" w:hAnsi="Times New Roman"/>
          <w:lang w:val="en-GB"/>
        </w:rPr>
        <w:t xml:space="preserve">To </w:t>
      </w:r>
      <w:r w:rsidRPr="00803ADF">
        <w:rPr>
          <w:rFonts w:ascii="Times New Roman" w:hAnsi="Times New Roman"/>
          <w:b/>
          <w:bCs/>
          <w:lang w:val="en-GB"/>
        </w:rPr>
        <w:t>accomplish our second objective</w:t>
      </w:r>
      <w:r w:rsidRPr="00803ADF">
        <w:rPr>
          <w:rFonts w:ascii="Times New Roman" w:hAnsi="Times New Roman"/>
          <w:lang w:val="en-GB"/>
        </w:rPr>
        <w:t xml:space="preserve">, we will unpack it by </w:t>
      </w:r>
      <w:r w:rsidRPr="00803ADF">
        <w:rPr>
          <w:rFonts w:ascii="Times New Roman" w:hAnsi="Times New Roman"/>
          <w:b/>
          <w:bCs/>
          <w:lang w:val="en-GB"/>
        </w:rPr>
        <w:t xml:space="preserve">studying in parallel </w:t>
      </w:r>
      <w:r w:rsidRPr="00803ADF">
        <w:rPr>
          <w:rFonts w:ascii="Times New Roman" w:hAnsi="Times New Roman"/>
          <w:lang w:val="en-GB"/>
        </w:rPr>
        <w:t xml:space="preserve">the contestation over ideals of liberal democracy in public discourse on the one hand, and in the electoral marketplace on the other, which both involve citizens and political parties and politicians: </w:t>
      </w:r>
    </w:p>
    <w:tbl>
      <w:tblPr>
        <w:tblStyle w:val="TableGrid"/>
        <w:tblW w:w="0" w:type="auto"/>
        <w:tblInd w:w="108" w:type="dxa"/>
        <w:tblLook w:val="04A0" w:firstRow="1" w:lastRow="0" w:firstColumn="1" w:lastColumn="0" w:noHBand="0" w:noVBand="1"/>
      </w:tblPr>
      <w:tblGrid>
        <w:gridCol w:w="5102"/>
        <w:gridCol w:w="5103"/>
      </w:tblGrid>
      <w:tr w:rsidR="00E70C29" w:rsidRPr="00803ADF" w14:paraId="2C0ACC86" w14:textId="77777777" w:rsidTr="00E70C29">
        <w:tc>
          <w:tcPr>
            <w:tcW w:w="10205" w:type="dxa"/>
            <w:gridSpan w:val="2"/>
          </w:tcPr>
          <w:p w14:paraId="475892F6" w14:textId="77777777" w:rsidR="00E70C29" w:rsidRPr="00803ADF" w:rsidRDefault="00E70C29" w:rsidP="00E70C29">
            <w:pPr>
              <w:spacing w:after="60"/>
              <w:rPr>
                <w:rFonts w:ascii="Times New Roman" w:hAnsi="Times New Roman"/>
                <w:lang w:val="en-GB"/>
              </w:rPr>
            </w:pPr>
            <w:r w:rsidRPr="00803ADF">
              <w:rPr>
                <w:rFonts w:ascii="Times New Roman" w:hAnsi="Times New Roman"/>
                <w:lang w:val="en-GB"/>
              </w:rPr>
              <w:t xml:space="preserve">2) A </w:t>
            </w:r>
            <w:r w:rsidRPr="00803ADF">
              <w:rPr>
                <w:rFonts w:ascii="Times New Roman" w:hAnsi="Times New Roman"/>
                <w:b/>
                <w:bCs/>
                <w:lang w:val="en-GB"/>
              </w:rPr>
              <w:t>comprehensive account of the challenges that liberal democracy in Europe is currently facing</w:t>
            </w:r>
            <w:r w:rsidRPr="00803ADF">
              <w:rPr>
                <w:rFonts w:ascii="Times New Roman" w:hAnsi="Times New Roman"/>
                <w:lang w:val="en-GB"/>
              </w:rPr>
              <w:t xml:space="preserve"> – both in terms of contestation of ideals in the public discourse and in the electoral marketplace – and what role historic, political and economic contexts play for this contestation.</w:t>
            </w:r>
          </w:p>
        </w:tc>
      </w:tr>
      <w:tr w:rsidR="00E70C29" w:rsidRPr="00803ADF" w14:paraId="4606B841" w14:textId="77777777" w:rsidTr="00E70C29">
        <w:trPr>
          <w:trHeight w:val="397"/>
        </w:trPr>
        <w:tc>
          <w:tcPr>
            <w:tcW w:w="5102" w:type="dxa"/>
            <w:vAlign w:val="center"/>
          </w:tcPr>
          <w:p w14:paraId="3554EC66" w14:textId="77777777" w:rsidR="00E70C29" w:rsidRPr="00803ADF" w:rsidRDefault="00E70C29" w:rsidP="00E70C29">
            <w:pPr>
              <w:spacing w:after="60"/>
              <w:jc w:val="center"/>
              <w:rPr>
                <w:rFonts w:ascii="Times New Roman" w:hAnsi="Times New Roman"/>
                <w:b/>
                <w:bCs/>
                <w:lang w:val="en-GB"/>
              </w:rPr>
            </w:pPr>
            <w:r w:rsidRPr="00803ADF">
              <w:rPr>
                <w:rFonts w:ascii="Times New Roman" w:hAnsi="Times New Roman"/>
                <w:b/>
                <w:bCs/>
                <w:lang w:val="en-GB"/>
              </w:rPr>
              <w:t>Contestation of ideals in the public discourse</w:t>
            </w:r>
          </w:p>
        </w:tc>
        <w:tc>
          <w:tcPr>
            <w:tcW w:w="5102" w:type="dxa"/>
            <w:vAlign w:val="center"/>
          </w:tcPr>
          <w:p w14:paraId="15FDD5FB" w14:textId="77777777" w:rsidR="00E70C29" w:rsidRPr="00803ADF" w:rsidRDefault="00E70C29" w:rsidP="00E70C29">
            <w:pPr>
              <w:spacing w:after="60"/>
              <w:jc w:val="center"/>
              <w:rPr>
                <w:rFonts w:ascii="Times New Roman" w:hAnsi="Times New Roman"/>
                <w:b/>
                <w:bCs/>
                <w:lang w:val="en-GB"/>
              </w:rPr>
            </w:pPr>
            <w:r w:rsidRPr="00803ADF">
              <w:rPr>
                <w:rFonts w:ascii="Times New Roman" w:hAnsi="Times New Roman"/>
                <w:b/>
                <w:bCs/>
                <w:lang w:val="en-GB"/>
              </w:rPr>
              <w:t>Electoral marketplace for different visions</w:t>
            </w:r>
          </w:p>
        </w:tc>
      </w:tr>
    </w:tbl>
    <w:p w14:paraId="45F2B9F0" w14:textId="37F87BD2" w:rsidR="000C6013" w:rsidRDefault="00E70C29" w:rsidP="008D7527">
      <w:pPr>
        <w:spacing w:before="120" w:after="120"/>
        <w:jc w:val="both"/>
        <w:rPr>
          <w:rFonts w:ascii="Times New Roman" w:hAnsi="Times New Roman"/>
          <w:lang w:val="en-GB"/>
        </w:rPr>
      </w:pPr>
      <w:r w:rsidRPr="00803ADF">
        <w:rPr>
          <w:rFonts w:ascii="Times New Roman" w:hAnsi="Times New Roman"/>
          <w:lang w:val="en-GB"/>
        </w:rPr>
        <w:t>Liberal democracy is upheld by two pillars: the ‘popular pillar’, based on the principle of majority rule, and the ‘con</w:t>
      </w:r>
      <w:r w:rsidR="00127195">
        <w:rPr>
          <w:rFonts w:ascii="Times New Roman" w:hAnsi="Times New Roman"/>
          <w:lang w:val="en-GB"/>
        </w:rPr>
        <w:softHyphen/>
      </w:r>
      <w:r w:rsidRPr="00803ADF">
        <w:rPr>
          <w:rFonts w:ascii="Times New Roman" w:hAnsi="Times New Roman"/>
          <w:lang w:val="en-GB"/>
        </w:rPr>
        <w:t>sti</w:t>
      </w:r>
      <w:r w:rsidR="00127195">
        <w:rPr>
          <w:rFonts w:ascii="Times New Roman" w:hAnsi="Times New Roman"/>
          <w:lang w:val="en-GB"/>
        </w:rPr>
        <w:softHyphen/>
      </w:r>
      <w:r w:rsidRPr="00803ADF">
        <w:rPr>
          <w:rFonts w:ascii="Times New Roman" w:hAnsi="Times New Roman"/>
          <w:lang w:val="en-GB"/>
        </w:rPr>
        <w:t xml:space="preserve">tutional pillar’, based on the principle of individual and minority rights and the rule of law (Dahl 1956; </w:t>
      </w:r>
      <w:r w:rsidRPr="00803ADF">
        <w:rPr>
          <w:rFonts w:ascii="Times New Roman" w:hAnsi="Times New Roman"/>
          <w:lang w:val="en-GB"/>
        </w:rPr>
        <w:lastRenderedPageBreak/>
        <w:t xml:space="preserve">Sartori 1995; </w:t>
      </w:r>
      <w:proofErr w:type="spellStart"/>
      <w:r w:rsidRPr="00803ADF">
        <w:rPr>
          <w:rFonts w:ascii="Times New Roman" w:hAnsi="Times New Roman"/>
          <w:bCs/>
          <w:lang w:val="en-GB"/>
        </w:rPr>
        <w:t>Mény</w:t>
      </w:r>
      <w:proofErr w:type="spellEnd"/>
      <w:r w:rsidRPr="00803ADF">
        <w:rPr>
          <w:rFonts w:ascii="Times New Roman" w:hAnsi="Times New Roman"/>
          <w:bCs/>
          <w:lang w:val="en-GB"/>
        </w:rPr>
        <w:t xml:space="preserve"> </w:t>
      </w:r>
      <w:r w:rsidRPr="00803ADF">
        <w:rPr>
          <w:rFonts w:ascii="Times New Roman" w:hAnsi="Times New Roman"/>
          <w:lang w:val="en-GB"/>
        </w:rPr>
        <w:t xml:space="preserve">2003). We argued that there is a possible tension between the two pillars of liberal democracy when civil liberties, </w:t>
      </w:r>
      <w:r w:rsidR="008D7527">
        <w:rPr>
          <w:rFonts w:ascii="Times New Roman" w:hAnsi="Times New Roman"/>
          <w:lang w:val="en-GB"/>
        </w:rPr>
        <w:t xml:space="preserve">such as </w:t>
      </w:r>
      <w:r w:rsidR="00127195">
        <w:rPr>
          <w:rFonts w:ascii="Times New Roman" w:hAnsi="Times New Roman"/>
          <w:lang w:val="en-GB"/>
        </w:rPr>
        <w:t xml:space="preserve">press </w:t>
      </w:r>
      <w:r w:rsidRPr="00803ADF">
        <w:rPr>
          <w:rFonts w:ascii="Times New Roman" w:hAnsi="Times New Roman"/>
          <w:lang w:val="en-GB"/>
        </w:rPr>
        <w:t xml:space="preserve">freedom, </w:t>
      </w:r>
      <w:r w:rsidR="000C6013">
        <w:rPr>
          <w:rFonts w:ascii="Times New Roman" w:hAnsi="Times New Roman"/>
          <w:lang w:val="en-GB"/>
        </w:rPr>
        <w:t xml:space="preserve">and civil rights, such as protection from discrimination, </w:t>
      </w:r>
      <w:r w:rsidRPr="00803ADF">
        <w:rPr>
          <w:rFonts w:ascii="Times New Roman" w:hAnsi="Times New Roman"/>
          <w:lang w:val="en-GB"/>
        </w:rPr>
        <w:t>constrain the executive’s ability to enforce ‘the will of the people’. Those who challenge liberal de</w:t>
      </w:r>
      <w:r w:rsidR="000C6013">
        <w:rPr>
          <w:rFonts w:ascii="Times New Roman" w:hAnsi="Times New Roman"/>
          <w:lang w:val="en-GB"/>
        </w:rPr>
        <w:softHyphen/>
      </w:r>
      <w:r w:rsidRPr="00803ADF">
        <w:rPr>
          <w:rFonts w:ascii="Times New Roman" w:hAnsi="Times New Roman"/>
          <w:lang w:val="en-GB"/>
        </w:rPr>
        <w:t>mo</w:t>
      </w:r>
      <w:r w:rsidR="000C6013">
        <w:rPr>
          <w:rFonts w:ascii="Times New Roman" w:hAnsi="Times New Roman"/>
          <w:lang w:val="en-GB"/>
        </w:rPr>
        <w:softHyphen/>
      </w:r>
      <w:r w:rsidRPr="00803ADF">
        <w:rPr>
          <w:rFonts w:ascii="Times New Roman" w:hAnsi="Times New Roman"/>
          <w:lang w:val="en-GB"/>
        </w:rPr>
        <w:t xml:space="preserve">cracy often do not reject majoritarian democratic principles, but instead attack the civil </w:t>
      </w:r>
      <w:r w:rsidR="008D7527">
        <w:rPr>
          <w:rFonts w:ascii="Times New Roman" w:hAnsi="Times New Roman"/>
          <w:lang w:val="en-GB"/>
        </w:rPr>
        <w:t>rights</w:t>
      </w:r>
      <w:r w:rsidRPr="00803ADF">
        <w:rPr>
          <w:rFonts w:ascii="Times New Roman" w:hAnsi="Times New Roman"/>
          <w:lang w:val="en-GB"/>
        </w:rPr>
        <w:t xml:space="preserve"> of individuals (particularly women, LGBT</w:t>
      </w:r>
      <w:r w:rsidR="00B75192">
        <w:rPr>
          <w:rFonts w:ascii="Times New Roman" w:hAnsi="Times New Roman"/>
          <w:lang w:val="en-GB"/>
        </w:rPr>
        <w:t>IQ communities</w:t>
      </w:r>
      <w:r w:rsidRPr="00803ADF">
        <w:rPr>
          <w:rFonts w:ascii="Times New Roman" w:hAnsi="Times New Roman"/>
          <w:lang w:val="en-GB"/>
        </w:rPr>
        <w:t xml:space="preserve"> and ethnic minorities) as well as the institutions designed to protect them. Existing survey questions focus more on civil </w:t>
      </w:r>
      <w:r w:rsidR="008D7527">
        <w:rPr>
          <w:rFonts w:ascii="Times New Roman" w:hAnsi="Times New Roman"/>
          <w:lang w:val="en-GB"/>
        </w:rPr>
        <w:t>rights</w:t>
      </w:r>
      <w:r w:rsidRPr="00803ADF">
        <w:rPr>
          <w:rFonts w:ascii="Times New Roman" w:hAnsi="Times New Roman"/>
          <w:lang w:val="en-GB"/>
        </w:rPr>
        <w:t xml:space="preserve"> and tolerance than on the </w:t>
      </w:r>
      <w:r w:rsidRPr="00803ADF">
        <w:rPr>
          <w:rFonts w:ascii="Times New Roman" w:hAnsi="Times New Roman"/>
          <w:b/>
          <w:bCs/>
          <w:lang w:val="en-GB"/>
        </w:rPr>
        <w:t>inherent tension between majoritarian principles and support for the ‘constitutional pillar’.</w:t>
      </w:r>
      <w:r w:rsidRPr="00803ADF">
        <w:rPr>
          <w:rFonts w:ascii="Times New Roman" w:hAnsi="Times New Roman"/>
          <w:lang w:val="en-GB"/>
        </w:rPr>
        <w:t xml:space="preserve"> </w:t>
      </w:r>
    </w:p>
    <w:p w14:paraId="6BA14DBE" w14:textId="48CE939F" w:rsidR="00E70C29" w:rsidRPr="00803ADF" w:rsidRDefault="008D7527" w:rsidP="000C6013">
      <w:pPr>
        <w:spacing w:before="120" w:after="120"/>
        <w:jc w:val="both"/>
        <w:rPr>
          <w:rFonts w:ascii="Times New Roman" w:hAnsi="Times New Roman"/>
          <w:lang w:val="en-GB"/>
        </w:rPr>
      </w:pPr>
      <w:r>
        <w:rPr>
          <w:rFonts w:ascii="Times New Roman" w:hAnsi="Times New Roman"/>
          <w:lang w:val="en-GB"/>
        </w:rPr>
        <w:t xml:space="preserve">As with the long-term trends, </w:t>
      </w:r>
      <w:r w:rsidR="00E70C29" w:rsidRPr="00803ADF">
        <w:rPr>
          <w:rFonts w:ascii="Times New Roman" w:hAnsi="Times New Roman"/>
          <w:lang w:val="en-GB"/>
        </w:rPr>
        <w:t xml:space="preserve">this part of the study also </w:t>
      </w:r>
      <w:r w:rsidR="000C6013">
        <w:rPr>
          <w:rFonts w:ascii="Times New Roman" w:hAnsi="Times New Roman"/>
          <w:lang w:val="en-GB"/>
        </w:rPr>
        <w:t>deals with</w:t>
      </w:r>
      <w:r w:rsidR="00E70C29" w:rsidRPr="00803ADF">
        <w:rPr>
          <w:rFonts w:ascii="Times New Roman" w:hAnsi="Times New Roman"/>
          <w:lang w:val="en-GB"/>
        </w:rPr>
        <w:t xml:space="preserve"> the relationship between parties and citizens in their support for liberal democracy. However, two aspects are different. First, we will collect survey data that focus on the inherent tension between the majoritarian principles and protection of civil </w:t>
      </w:r>
      <w:r>
        <w:rPr>
          <w:rFonts w:ascii="Times New Roman" w:hAnsi="Times New Roman"/>
          <w:lang w:val="en-GB"/>
        </w:rPr>
        <w:t>liberties and civil rights</w:t>
      </w:r>
      <w:r w:rsidR="00E70C29" w:rsidRPr="00803ADF">
        <w:rPr>
          <w:rFonts w:ascii="Times New Roman" w:hAnsi="Times New Roman"/>
          <w:lang w:val="en-GB"/>
        </w:rPr>
        <w:t xml:space="preserve">. The existing literature does not really provide operational definitions for the study of citizen attitudes and partisan rhetoric towards liberal democratic norms and values. However, </w:t>
      </w:r>
      <w:r w:rsidR="00E70C29" w:rsidRPr="00803ADF">
        <w:rPr>
          <w:rFonts w:ascii="Times New Roman" w:hAnsi="Times New Roman"/>
          <w:b/>
          <w:bCs/>
          <w:lang w:val="en-GB"/>
        </w:rPr>
        <w:t>DEMCORE has the necessary expertise and experience</w:t>
      </w:r>
      <w:r w:rsidR="00E70C29" w:rsidRPr="00803ADF">
        <w:rPr>
          <w:rFonts w:ascii="Times New Roman" w:hAnsi="Times New Roman"/>
          <w:lang w:val="en-GB"/>
        </w:rPr>
        <w:t xml:space="preserve"> to address this challenge and will </w:t>
      </w:r>
      <w:r w:rsidR="00E70C29" w:rsidRPr="00803ADF">
        <w:rPr>
          <w:rFonts w:ascii="Times New Roman" w:hAnsi="Times New Roman"/>
          <w:b/>
          <w:bCs/>
          <w:lang w:val="en-GB"/>
        </w:rPr>
        <w:t>develop</w:t>
      </w:r>
      <w:r w:rsidR="00E70C29" w:rsidRPr="00803ADF">
        <w:rPr>
          <w:rFonts w:ascii="Times New Roman" w:hAnsi="Times New Roman"/>
          <w:lang w:val="en-GB"/>
        </w:rPr>
        <w:t xml:space="preserve"> </w:t>
      </w:r>
      <w:r w:rsidR="00E70C29" w:rsidRPr="00803ADF">
        <w:rPr>
          <w:rFonts w:ascii="Times New Roman" w:hAnsi="Times New Roman"/>
          <w:b/>
          <w:bCs/>
          <w:lang w:val="en-GB"/>
        </w:rPr>
        <w:t>reliable and valid measures</w:t>
      </w:r>
      <w:r w:rsidR="00E70C29" w:rsidRPr="00803ADF">
        <w:rPr>
          <w:rFonts w:ascii="Times New Roman" w:hAnsi="Times New Roman"/>
          <w:lang w:val="en-GB"/>
        </w:rPr>
        <w:t xml:space="preserve"> and thereby contribute to </w:t>
      </w:r>
      <w:r w:rsidR="00E70C29" w:rsidRPr="00C02D07">
        <w:rPr>
          <w:rFonts w:ascii="Times New Roman" w:hAnsi="Times New Roman"/>
          <w:lang w:val="en-GB"/>
        </w:rPr>
        <w:t>advancing both the academic literature and our understanding of what liberal democracy means in the 21</w:t>
      </w:r>
      <w:r w:rsidR="00E70C29" w:rsidRPr="00C02D07">
        <w:rPr>
          <w:rFonts w:ascii="Times New Roman" w:hAnsi="Times New Roman"/>
          <w:vertAlign w:val="superscript"/>
          <w:lang w:val="en-GB"/>
        </w:rPr>
        <w:t>st</w:t>
      </w:r>
      <w:r w:rsidR="00E70C29" w:rsidRPr="00C02D07">
        <w:rPr>
          <w:rFonts w:ascii="Times New Roman" w:hAnsi="Times New Roman"/>
          <w:lang w:val="en-GB"/>
        </w:rPr>
        <w:t xml:space="preserve"> century</w:t>
      </w:r>
      <w:r w:rsidR="000C6013">
        <w:rPr>
          <w:rFonts w:ascii="Times New Roman" w:hAnsi="Times New Roman"/>
          <w:lang w:val="en-GB"/>
        </w:rPr>
        <w:t xml:space="preserve"> in Europe</w:t>
      </w:r>
      <w:r w:rsidR="00E70C29" w:rsidRPr="00803ADF">
        <w:rPr>
          <w:rFonts w:ascii="Times New Roman" w:hAnsi="Times New Roman"/>
          <w:lang w:val="en-GB"/>
        </w:rPr>
        <w:t xml:space="preserve">. Second, we focus on the discourse of parties and citizens on social media. </w:t>
      </w:r>
    </w:p>
    <w:p w14:paraId="290B8A4E" w14:textId="605A4945" w:rsidR="00E70C29" w:rsidRPr="00803ADF" w:rsidRDefault="00E70C29" w:rsidP="008D7527">
      <w:pPr>
        <w:spacing w:before="60" w:after="120"/>
        <w:jc w:val="both"/>
        <w:rPr>
          <w:rFonts w:ascii="Times New Roman" w:hAnsi="Times New Roman"/>
          <w:lang w:val="en-GB"/>
        </w:rPr>
      </w:pPr>
      <w:r w:rsidRPr="00803ADF">
        <w:rPr>
          <w:rFonts w:ascii="Times New Roman" w:hAnsi="Times New Roman"/>
          <w:lang w:val="en-GB"/>
        </w:rPr>
        <w:t xml:space="preserve">The </w:t>
      </w:r>
      <w:r w:rsidRPr="00803ADF">
        <w:rPr>
          <w:rFonts w:ascii="Times New Roman" w:hAnsi="Times New Roman"/>
          <w:b/>
          <w:bCs/>
          <w:lang w:val="en-GB"/>
        </w:rPr>
        <w:t>2024 EP election serves as the arena</w:t>
      </w:r>
      <w:r w:rsidRPr="00803ADF">
        <w:rPr>
          <w:rFonts w:ascii="Times New Roman" w:hAnsi="Times New Roman"/>
          <w:lang w:val="en-GB"/>
        </w:rPr>
        <w:t xml:space="preserve"> in which we study both public discourse and electoral contestation. EP elections are traditionally considered second-order </w:t>
      </w:r>
      <w:r w:rsidRPr="00803ADF">
        <w:rPr>
          <w:rFonts w:ascii="Times New Roman" w:hAnsi="Times New Roman"/>
          <w:i/>
          <w:iCs/>
          <w:lang w:val="en-GB"/>
        </w:rPr>
        <w:t>national</w:t>
      </w:r>
      <w:r w:rsidRPr="00803ADF">
        <w:rPr>
          <w:rFonts w:ascii="Times New Roman" w:hAnsi="Times New Roman"/>
          <w:lang w:val="en-GB"/>
        </w:rPr>
        <w:t xml:space="preserve"> elections (</w:t>
      </w:r>
      <w:proofErr w:type="spellStart"/>
      <w:r w:rsidRPr="00803ADF">
        <w:rPr>
          <w:rFonts w:ascii="Times New Roman" w:hAnsi="Times New Roman"/>
          <w:lang w:val="en-GB"/>
        </w:rPr>
        <w:t>Reif</w:t>
      </w:r>
      <w:proofErr w:type="spellEnd"/>
      <w:r w:rsidRPr="00803ADF">
        <w:rPr>
          <w:rFonts w:ascii="Times New Roman" w:hAnsi="Times New Roman"/>
          <w:lang w:val="en-GB"/>
        </w:rPr>
        <w:t xml:space="preserve"> and Schmitt 1980) – a notion that is still applicable today (e.g. Gattermann et al. 2021; Van der Brug et al</w:t>
      </w:r>
      <w:r w:rsidR="007E19EB">
        <w:rPr>
          <w:rFonts w:ascii="Times New Roman" w:hAnsi="Times New Roman"/>
          <w:lang w:val="en-GB"/>
        </w:rPr>
        <w:t>.</w:t>
      </w:r>
      <w:r w:rsidRPr="00803ADF">
        <w:rPr>
          <w:rFonts w:ascii="Times New Roman" w:hAnsi="Times New Roman"/>
          <w:lang w:val="en-GB"/>
        </w:rPr>
        <w:t xml:space="preserve"> 2016), which means that national instead of European political considerations dominate the election campaigns and guide the voting behaviour of European </w:t>
      </w:r>
      <w:r w:rsidR="00F642B1" w:rsidRPr="00803ADF">
        <w:rPr>
          <w:rFonts w:ascii="Times New Roman" w:hAnsi="Times New Roman"/>
          <w:lang w:val="en-GB"/>
        </w:rPr>
        <w:t>citizens</w:t>
      </w:r>
      <w:r w:rsidRPr="00803ADF">
        <w:rPr>
          <w:rFonts w:ascii="Times New Roman" w:hAnsi="Times New Roman"/>
          <w:lang w:val="en-GB"/>
        </w:rPr>
        <w:t xml:space="preserve">. Nonetheless, EP elections have become increasingly politicised over time (Van der Brug et al. 2021c), and challenges to European liberal democracy in the form of democratic backsliding in some EU member states contribute to the contestation over EU integration (Van der Brug et al. 2021a). In other words, questions about national sovereignty vis-à-vis European integration are expected to be highly salient for citizens and political parties, which, as we argued at the outset, impacts the contestation of different ideals of liberal democracy in both the public discourse and in the electoral </w:t>
      </w:r>
      <w:r w:rsidR="00F642B1" w:rsidRPr="00803ADF">
        <w:rPr>
          <w:rFonts w:ascii="Times New Roman" w:hAnsi="Times New Roman"/>
          <w:lang w:val="en-GB"/>
        </w:rPr>
        <w:t>marketplace</w:t>
      </w:r>
      <w:r w:rsidRPr="00803ADF">
        <w:rPr>
          <w:rFonts w:ascii="Times New Roman" w:hAnsi="Times New Roman"/>
          <w:lang w:val="en-GB"/>
        </w:rPr>
        <w:t xml:space="preserve">. </w:t>
      </w:r>
      <w:r w:rsidR="008D7527">
        <w:rPr>
          <w:rFonts w:ascii="Times New Roman" w:hAnsi="Times New Roman"/>
          <w:lang w:val="en-GB"/>
        </w:rPr>
        <w:t xml:space="preserve">It also allows </w:t>
      </w:r>
      <w:r w:rsidR="008D7527" w:rsidRPr="008D7527">
        <w:rPr>
          <w:rFonts w:ascii="Times New Roman" w:hAnsi="Times New Roman"/>
          <w:lang w:val="en-GB"/>
        </w:rPr>
        <w:t xml:space="preserve">to </w:t>
      </w:r>
      <w:r w:rsidR="008D7527">
        <w:rPr>
          <w:rFonts w:ascii="Times New Roman" w:hAnsi="Times New Roman"/>
          <w:lang w:val="en-GB"/>
        </w:rPr>
        <w:t>examine whether</w:t>
      </w:r>
      <w:r w:rsidR="008D7527" w:rsidRPr="008D7527">
        <w:rPr>
          <w:rFonts w:ascii="Times New Roman" w:hAnsi="Times New Roman"/>
          <w:lang w:val="en-GB"/>
        </w:rPr>
        <w:t xml:space="preserve"> the </w:t>
      </w:r>
      <w:r w:rsidR="008D7527">
        <w:rPr>
          <w:rFonts w:ascii="Times New Roman" w:hAnsi="Times New Roman"/>
          <w:lang w:val="en-GB"/>
        </w:rPr>
        <w:t xml:space="preserve">EU’s </w:t>
      </w:r>
      <w:r w:rsidR="008D7527" w:rsidRPr="008D7527">
        <w:rPr>
          <w:rFonts w:ascii="Times New Roman" w:hAnsi="Times New Roman"/>
          <w:lang w:val="en-GB"/>
        </w:rPr>
        <w:t xml:space="preserve">efforts to enforce respect for liberal </w:t>
      </w:r>
      <w:r w:rsidR="008D7527">
        <w:rPr>
          <w:rFonts w:ascii="Times New Roman" w:hAnsi="Times New Roman"/>
          <w:lang w:val="en-GB"/>
        </w:rPr>
        <w:t xml:space="preserve">democratic norms </w:t>
      </w:r>
      <w:r w:rsidR="008D7527" w:rsidRPr="008D7527">
        <w:rPr>
          <w:rFonts w:ascii="Times New Roman" w:hAnsi="Times New Roman"/>
          <w:lang w:val="en-GB"/>
        </w:rPr>
        <w:t xml:space="preserve">values </w:t>
      </w:r>
      <w:r w:rsidR="008D7527">
        <w:rPr>
          <w:rFonts w:ascii="Times New Roman" w:hAnsi="Times New Roman"/>
          <w:lang w:val="en-GB"/>
        </w:rPr>
        <w:t>have any impact on this contestation.</w:t>
      </w:r>
      <w:r w:rsidR="008D7527" w:rsidRPr="008D7527">
        <w:rPr>
          <w:rFonts w:ascii="Times New Roman" w:hAnsi="Times New Roman"/>
          <w:lang w:val="en-GB"/>
        </w:rPr>
        <w:t xml:space="preserve"> </w:t>
      </w:r>
    </w:p>
    <w:p w14:paraId="3AC59F37" w14:textId="2DFF435A" w:rsidR="00E70C29" w:rsidRPr="00803ADF" w:rsidRDefault="00E70C29" w:rsidP="008D7527">
      <w:pPr>
        <w:spacing w:before="60" w:after="120"/>
        <w:jc w:val="both"/>
        <w:rPr>
          <w:rFonts w:ascii="Times New Roman" w:hAnsi="Times New Roman"/>
          <w:lang w:val="en-GB"/>
        </w:rPr>
      </w:pPr>
      <w:r w:rsidRPr="00803ADF">
        <w:rPr>
          <w:rFonts w:ascii="Times New Roman" w:hAnsi="Times New Roman"/>
          <w:lang w:val="en-GB"/>
        </w:rPr>
        <w:t xml:space="preserve">To assess the dynamics of public discourse, we study the </w:t>
      </w:r>
      <w:r w:rsidRPr="00803ADF">
        <w:rPr>
          <w:rFonts w:ascii="Times New Roman" w:hAnsi="Times New Roman"/>
          <w:b/>
          <w:bCs/>
          <w:lang w:val="en-GB"/>
        </w:rPr>
        <w:t>social media discourse between political elites and the public</w:t>
      </w:r>
      <w:r w:rsidRPr="00803ADF">
        <w:rPr>
          <w:rFonts w:ascii="Times New Roman" w:hAnsi="Times New Roman"/>
          <w:lang w:val="en-GB"/>
        </w:rPr>
        <w:t xml:space="preserve"> </w:t>
      </w:r>
      <w:r w:rsidRPr="00803ADF">
        <w:rPr>
          <w:rFonts w:ascii="Times New Roman" w:hAnsi="Times New Roman"/>
          <w:b/>
          <w:bCs/>
          <w:lang w:val="en-GB"/>
        </w:rPr>
        <w:t>during the 2024 EP election campaigns</w:t>
      </w:r>
      <w:r w:rsidRPr="00803ADF">
        <w:rPr>
          <w:rFonts w:ascii="Times New Roman" w:hAnsi="Times New Roman"/>
          <w:lang w:val="en-GB"/>
        </w:rPr>
        <w:t>. Recent years marked a move of politicians from websites and blogs to various social media platforms. Ease of use, the potential to bypass the mainstream media, and the limitless opportunities for personal</w:t>
      </w:r>
      <w:r w:rsidR="00803ADF" w:rsidRPr="00803ADF">
        <w:rPr>
          <w:rFonts w:ascii="Times New Roman" w:hAnsi="Times New Roman"/>
          <w:lang w:val="en-GB"/>
        </w:rPr>
        <w:t>ised</w:t>
      </w:r>
      <w:r w:rsidRPr="00803ADF">
        <w:rPr>
          <w:rFonts w:ascii="Times New Roman" w:hAnsi="Times New Roman"/>
          <w:lang w:val="en-GB"/>
        </w:rPr>
        <w:t xml:space="preserve"> communication, have led politicians to use social media strategically (</w:t>
      </w:r>
      <w:proofErr w:type="spellStart"/>
      <w:r w:rsidRPr="00803ADF">
        <w:rPr>
          <w:rFonts w:ascii="Times New Roman" w:hAnsi="Times New Roman"/>
          <w:lang w:val="en-GB"/>
        </w:rPr>
        <w:t>Barberá</w:t>
      </w:r>
      <w:proofErr w:type="spellEnd"/>
      <w:r w:rsidRPr="00803ADF">
        <w:rPr>
          <w:rFonts w:ascii="Times New Roman" w:hAnsi="Times New Roman"/>
          <w:lang w:val="en-GB"/>
        </w:rPr>
        <w:t xml:space="preserve"> and </w:t>
      </w:r>
      <w:proofErr w:type="spellStart"/>
      <w:r w:rsidRPr="00803ADF">
        <w:rPr>
          <w:rFonts w:ascii="Times New Roman" w:hAnsi="Times New Roman"/>
          <w:lang w:val="en-GB"/>
        </w:rPr>
        <w:t>Zeitzoff</w:t>
      </w:r>
      <w:proofErr w:type="spellEnd"/>
      <w:r w:rsidRPr="00803ADF">
        <w:rPr>
          <w:rFonts w:ascii="Times New Roman" w:hAnsi="Times New Roman"/>
          <w:lang w:val="en-GB"/>
        </w:rPr>
        <w:t xml:space="preserve"> 2018; Larsson 2015). Also </w:t>
      </w:r>
      <w:r w:rsidR="002B2524">
        <w:rPr>
          <w:rFonts w:ascii="Times New Roman" w:hAnsi="Times New Roman"/>
          <w:lang w:val="en-GB"/>
        </w:rPr>
        <w:t xml:space="preserve">European </w:t>
      </w:r>
      <w:r w:rsidRPr="00803ADF">
        <w:rPr>
          <w:rFonts w:ascii="Times New Roman" w:hAnsi="Times New Roman"/>
          <w:lang w:val="en-GB"/>
        </w:rPr>
        <w:t xml:space="preserve">citizens make more use of social media as a source of political information (Harder et al. 2017; Popa et al. 2019) with approximately 36 percent of respondents in an August 2020 Eurobarometer survey </w:t>
      </w:r>
      <w:r w:rsidR="002B2524">
        <w:rPr>
          <w:rFonts w:ascii="Times New Roman" w:hAnsi="Times New Roman"/>
          <w:lang w:val="en-GB"/>
        </w:rPr>
        <w:t>saying so</w:t>
      </w:r>
      <w:r w:rsidRPr="00803ADF">
        <w:rPr>
          <w:rFonts w:ascii="Times New Roman" w:hAnsi="Times New Roman"/>
          <w:lang w:val="en-GB"/>
        </w:rPr>
        <w:t xml:space="preserve"> (Euro</w:t>
      </w:r>
      <w:r w:rsidR="002B2524">
        <w:rPr>
          <w:rFonts w:ascii="Times New Roman" w:hAnsi="Times New Roman"/>
          <w:lang w:val="en-GB"/>
        </w:rPr>
        <w:t>pean Commission 2021</w:t>
      </w:r>
      <w:r w:rsidRPr="00803ADF">
        <w:rPr>
          <w:rFonts w:ascii="Times New Roman" w:hAnsi="Times New Roman"/>
          <w:lang w:val="en-GB"/>
        </w:rPr>
        <w:t>). Moreover, citizens also follow and directly interact with formerly largely inaccessible individuals in the political elite (Levy et al. 2017; Fazekas et al. 2021).</w:t>
      </w:r>
      <w:r w:rsidR="008D7527">
        <w:rPr>
          <w:rFonts w:ascii="Times New Roman" w:hAnsi="Times New Roman"/>
          <w:lang w:val="en-GB"/>
        </w:rPr>
        <w:t xml:space="preserve"> </w:t>
      </w:r>
    </w:p>
    <w:p w14:paraId="4A79C264" w14:textId="0D892726" w:rsidR="00E70C29" w:rsidRPr="00803ADF" w:rsidRDefault="00E70C29" w:rsidP="00C02D07">
      <w:pPr>
        <w:spacing w:before="60" w:after="120"/>
        <w:jc w:val="both"/>
        <w:rPr>
          <w:rFonts w:ascii="Times New Roman" w:hAnsi="Times New Roman"/>
          <w:lang w:val="en-GB"/>
        </w:rPr>
      </w:pPr>
      <w:r w:rsidRPr="00803ADF">
        <w:rPr>
          <w:rFonts w:ascii="Times New Roman" w:hAnsi="Times New Roman"/>
          <w:b/>
          <w:bCs/>
          <w:lang w:val="en-GB"/>
        </w:rPr>
        <w:t>DEMCORE will break new ground by examining the extent to which social media spread and shape (il)liberal attitudes in the public discourse.</w:t>
      </w:r>
      <w:r w:rsidRPr="00803ADF">
        <w:rPr>
          <w:rFonts w:ascii="Times New Roman" w:hAnsi="Times New Roman"/>
          <w:lang w:val="en-GB"/>
        </w:rPr>
        <w:t xml:space="preserve"> Illiberal attitudes, including the support for authoritarian rule and the challenging of liberal democratic norms and values, were previously considered “undemocratic”, thus unacceptable and marginal</w:t>
      </w:r>
      <w:r w:rsidR="00803ADF" w:rsidRPr="00803ADF">
        <w:rPr>
          <w:rFonts w:ascii="Times New Roman" w:hAnsi="Times New Roman"/>
          <w:lang w:val="en-GB"/>
        </w:rPr>
        <w:t>ised</w:t>
      </w:r>
      <w:r w:rsidRPr="00803ADF">
        <w:rPr>
          <w:rFonts w:ascii="Times New Roman" w:hAnsi="Times New Roman"/>
          <w:lang w:val="en-GB"/>
        </w:rPr>
        <w:t xml:space="preserve"> in the mainstream political discourse (Tucker et al. 2017). We expect that the increasing importance of social media in structuring political debate (through both demand and supply-side mechanisms) facilitates the diffusion of such values by offering people who hold illiberal attitudes an uncensored platform to challenge the core of liberal democratic norms and values. This likely enables them to find like-minded others and form larger communities (Tucker et al. 2017). This process is reinforced by the absence of critical journalists acting as gatekeepers and by the insulated character of social media networks (</w:t>
      </w:r>
      <w:proofErr w:type="spellStart"/>
      <w:r w:rsidRPr="00803ADF">
        <w:rPr>
          <w:rFonts w:ascii="Times New Roman" w:hAnsi="Times New Roman"/>
          <w:lang w:val="en-GB"/>
        </w:rPr>
        <w:t>Barberá</w:t>
      </w:r>
      <w:proofErr w:type="spellEnd"/>
      <w:r w:rsidRPr="00803ADF">
        <w:rPr>
          <w:rFonts w:ascii="Times New Roman" w:hAnsi="Times New Roman"/>
          <w:lang w:val="en-GB"/>
        </w:rPr>
        <w:t xml:space="preserve"> et al. 2017). In this context, social media facilitates the surge of political outsiders which rely on an anti-system discourse that would have previously been suppressed by the traditional institutions structuring political discourse such as parties and legacy media (</w:t>
      </w:r>
      <w:proofErr w:type="spellStart"/>
      <w:r w:rsidRPr="00803ADF">
        <w:rPr>
          <w:rFonts w:ascii="Times New Roman" w:hAnsi="Times New Roman"/>
          <w:lang w:val="en-GB"/>
        </w:rPr>
        <w:t>Jungherr</w:t>
      </w:r>
      <w:proofErr w:type="spellEnd"/>
      <w:r w:rsidRPr="00803ADF">
        <w:rPr>
          <w:rFonts w:ascii="Times New Roman" w:hAnsi="Times New Roman"/>
          <w:lang w:val="en-GB"/>
        </w:rPr>
        <w:t xml:space="preserve"> et al. 2019). A classic example of such tendencies is populist parties, which owe their success at least in part to their reliance on social media (Ernst et al., 2017; Tucker et al., 2017). Given the established link between illiberal attitudes and support for populism (</w:t>
      </w:r>
      <w:r w:rsidR="00716FC1">
        <w:rPr>
          <w:rFonts w:ascii="Times New Roman" w:hAnsi="Times New Roman"/>
          <w:lang w:val="en-GB"/>
        </w:rPr>
        <w:t>Van der Brug</w:t>
      </w:r>
      <w:r w:rsidRPr="00803ADF">
        <w:rPr>
          <w:rFonts w:ascii="Times New Roman" w:hAnsi="Times New Roman"/>
          <w:lang w:val="en-GB"/>
        </w:rPr>
        <w:t xml:space="preserve"> et al. 2021b) and since social media platforms, Twitter in particular, have become a powerful tool for parties and groups that wish to challenge liberal democratic norms and values (e.g. Curiel 2020), similar assumptions underpin DEMCORE’s study regarding the contestation of liberal democratic ideals in the social media discourse. </w:t>
      </w:r>
    </w:p>
    <w:p w14:paraId="73E51869" w14:textId="11D31CC4" w:rsidR="00F642B1" w:rsidRPr="00803ADF" w:rsidRDefault="00F642B1" w:rsidP="00C02D07">
      <w:pPr>
        <w:spacing w:before="60" w:after="120"/>
        <w:jc w:val="both"/>
        <w:rPr>
          <w:rFonts w:ascii="Times New Roman" w:hAnsi="Times New Roman"/>
          <w:lang w:val="en-GB"/>
        </w:rPr>
      </w:pPr>
      <w:r w:rsidRPr="00803ADF">
        <w:rPr>
          <w:rFonts w:ascii="Times New Roman" w:hAnsi="Times New Roman"/>
          <w:lang w:val="en-GB"/>
        </w:rPr>
        <w:t xml:space="preserve">Data will be collected using the </w:t>
      </w:r>
      <w:r w:rsidRPr="00803ADF">
        <w:rPr>
          <w:rFonts w:ascii="Times New Roman" w:hAnsi="Times New Roman"/>
          <w:bCs/>
          <w:i/>
          <w:iCs/>
          <w:lang w:val="en-GB"/>
        </w:rPr>
        <w:t>Twitter Streaming API</w:t>
      </w:r>
      <w:r w:rsidRPr="00803ADF">
        <w:rPr>
          <w:rFonts w:ascii="Times New Roman" w:hAnsi="Times New Roman"/>
          <w:lang w:val="en-GB"/>
        </w:rPr>
        <w:t xml:space="preserve">, which is free for academic research purposes, and </w:t>
      </w:r>
      <w:proofErr w:type="spellStart"/>
      <w:r w:rsidRPr="00803ADF">
        <w:rPr>
          <w:rFonts w:ascii="Times New Roman" w:hAnsi="Times New Roman"/>
          <w:bCs/>
          <w:i/>
          <w:iCs/>
          <w:lang w:val="en-GB"/>
        </w:rPr>
        <w:t>CrowdTangle</w:t>
      </w:r>
      <w:proofErr w:type="spellEnd"/>
      <w:r w:rsidRPr="00803ADF">
        <w:rPr>
          <w:rFonts w:ascii="Times New Roman" w:hAnsi="Times New Roman"/>
          <w:bCs/>
          <w:lang w:val="en-GB"/>
        </w:rPr>
        <w:t xml:space="preserve"> for Facebook</w:t>
      </w:r>
      <w:r w:rsidRPr="00803ADF">
        <w:rPr>
          <w:rFonts w:ascii="Times New Roman" w:hAnsi="Times New Roman"/>
          <w:lang w:val="en-GB"/>
        </w:rPr>
        <w:t xml:space="preserve"> during the four weeks leading up to the 2024 EP election. Methodologically, we will </w:t>
      </w:r>
      <w:r w:rsidRPr="00803ADF">
        <w:rPr>
          <w:rFonts w:ascii="Times New Roman" w:hAnsi="Times New Roman"/>
          <w:lang w:val="en-GB"/>
        </w:rPr>
        <w:lastRenderedPageBreak/>
        <w:t xml:space="preserve">monitor and measure the spread of ideas that support illiberal attitudes and the role that </w:t>
      </w:r>
      <w:r w:rsidR="008D7527">
        <w:rPr>
          <w:rFonts w:ascii="Times New Roman" w:hAnsi="Times New Roman"/>
          <w:lang w:val="en-GB"/>
        </w:rPr>
        <w:t xml:space="preserve">national and EU </w:t>
      </w:r>
      <w:r w:rsidRPr="00803ADF">
        <w:rPr>
          <w:rFonts w:ascii="Times New Roman" w:hAnsi="Times New Roman"/>
          <w:lang w:val="en-GB"/>
        </w:rPr>
        <w:t xml:space="preserve">political elites play in the diffusion of such messages through the use of supervised and unsupervised machine learning methods. Following a similar strategy that was employed by </w:t>
      </w:r>
      <w:r w:rsidR="006717F1">
        <w:rPr>
          <w:rFonts w:ascii="Times New Roman" w:hAnsi="Times New Roman"/>
          <w:lang w:val="en-GB"/>
        </w:rPr>
        <w:t>consortium</w:t>
      </w:r>
      <w:r w:rsidRPr="00803ADF">
        <w:rPr>
          <w:rFonts w:ascii="Times New Roman" w:hAnsi="Times New Roman"/>
          <w:lang w:val="en-GB"/>
        </w:rPr>
        <w:t xml:space="preserve"> members in previous research (</w:t>
      </w:r>
      <w:proofErr w:type="spellStart"/>
      <w:r w:rsidRPr="00803ADF">
        <w:rPr>
          <w:rFonts w:ascii="Times New Roman" w:hAnsi="Times New Roman"/>
          <w:lang w:val="en-GB"/>
        </w:rPr>
        <w:t>Theocharis</w:t>
      </w:r>
      <w:proofErr w:type="spellEnd"/>
      <w:r w:rsidRPr="00803ADF">
        <w:rPr>
          <w:rFonts w:ascii="Times New Roman" w:hAnsi="Times New Roman"/>
          <w:lang w:val="en-GB"/>
        </w:rPr>
        <w:t xml:space="preserve"> et al. 2020; Fazekas et al. 2021), DEMCORE will use human annotation of a random sample of posts along the key dimensions that define illiberal democratic attitudes. We will further employ supervised machine learning to extend the content-coding from that done through human annotation to all the data collected across the EU.</w:t>
      </w:r>
    </w:p>
    <w:p w14:paraId="0BD25E29" w14:textId="649BA4EC" w:rsidR="00F642B1" w:rsidRPr="00803ADF" w:rsidRDefault="00F642B1" w:rsidP="00C02D07">
      <w:pPr>
        <w:spacing w:before="60" w:after="120"/>
        <w:jc w:val="both"/>
        <w:rPr>
          <w:rFonts w:ascii="Times New Roman" w:hAnsi="Times New Roman"/>
          <w:lang w:val="en-GB"/>
        </w:rPr>
      </w:pPr>
      <w:r w:rsidRPr="00803ADF">
        <w:rPr>
          <w:rFonts w:ascii="Times New Roman" w:hAnsi="Times New Roman"/>
          <w:lang w:val="en-GB"/>
        </w:rPr>
        <w:t xml:space="preserve">DEMCORE will </w:t>
      </w:r>
      <w:r w:rsidRPr="00C02D07">
        <w:rPr>
          <w:rFonts w:ascii="Times New Roman" w:hAnsi="Times New Roman"/>
          <w:lang w:val="en-GB"/>
        </w:rPr>
        <w:t>identify political actors that challenge or endorse liberal democratic norms and values on social media, analyse patterns of (il)liberal democratic discourse initiated by political elites and the public response, and assess the extent to which their messages appeal to a wide audience</w:t>
      </w:r>
      <w:r w:rsidRPr="00803ADF">
        <w:rPr>
          <w:rFonts w:ascii="Times New Roman" w:hAnsi="Times New Roman"/>
          <w:lang w:val="en-GB"/>
        </w:rPr>
        <w:t>. In this respect, we will analyse three aspects of illiberal democratic appeals that could potentially explain their success: 1) the communication style (broadcasting vs. engaging) (Fazekas et al. 2021), 2) the use of emotive rhetoric (</w:t>
      </w:r>
      <w:proofErr w:type="spellStart"/>
      <w:r w:rsidRPr="00803ADF">
        <w:rPr>
          <w:rFonts w:ascii="Times New Roman" w:hAnsi="Times New Roman"/>
          <w:lang w:val="en-GB"/>
        </w:rPr>
        <w:t>Osnabrügge</w:t>
      </w:r>
      <w:proofErr w:type="spellEnd"/>
      <w:r w:rsidRPr="00803ADF">
        <w:rPr>
          <w:rFonts w:ascii="Times New Roman" w:hAnsi="Times New Roman"/>
          <w:lang w:val="en-GB"/>
        </w:rPr>
        <w:t xml:space="preserve"> et al. 2021), and 3) their association with other political issues</w:t>
      </w:r>
      <w:r w:rsidR="00C02D07">
        <w:rPr>
          <w:rFonts w:ascii="Times New Roman" w:hAnsi="Times New Roman"/>
          <w:lang w:val="en-GB"/>
        </w:rPr>
        <w:t>, especially issues related to European integration and function of the EU</w:t>
      </w:r>
      <w:r w:rsidRPr="00803ADF">
        <w:rPr>
          <w:rFonts w:ascii="Times New Roman" w:hAnsi="Times New Roman"/>
          <w:lang w:val="en-GB"/>
        </w:rPr>
        <w:t xml:space="preserve"> (De Vries and Hobolt 2020). Lastly, </w:t>
      </w:r>
      <w:r w:rsidRPr="00803ADF">
        <w:rPr>
          <w:rFonts w:ascii="Times New Roman" w:hAnsi="Times New Roman"/>
          <w:b/>
          <w:bCs/>
          <w:lang w:val="en-GB"/>
        </w:rPr>
        <w:t>DEMCORE will also assess the extent to which and under what conditions (il)liberal democratic appeals on social media travel across European countries</w:t>
      </w:r>
      <w:r w:rsidRPr="00803ADF">
        <w:rPr>
          <w:rFonts w:ascii="Times New Roman" w:hAnsi="Times New Roman"/>
          <w:lang w:val="en-GB"/>
        </w:rPr>
        <w:t xml:space="preserve"> (or not). This allows us to evaluate if political elites make use of a common ‘playbook’ (see </w:t>
      </w:r>
      <w:proofErr w:type="spellStart"/>
      <w:r w:rsidRPr="00803ADF">
        <w:rPr>
          <w:rFonts w:ascii="Times New Roman" w:hAnsi="Times New Roman"/>
          <w:lang w:val="en-GB"/>
        </w:rPr>
        <w:t>Pirro</w:t>
      </w:r>
      <w:proofErr w:type="spellEnd"/>
      <w:r w:rsidRPr="00803ADF">
        <w:rPr>
          <w:rFonts w:ascii="Times New Roman" w:hAnsi="Times New Roman"/>
          <w:lang w:val="en-GB"/>
        </w:rPr>
        <w:t xml:space="preserve"> and Stanley 2021) or if they contextual</w:t>
      </w:r>
      <w:r w:rsidR="00161B50" w:rsidRPr="00803ADF">
        <w:rPr>
          <w:rFonts w:ascii="Times New Roman" w:hAnsi="Times New Roman"/>
          <w:lang w:val="en-GB"/>
        </w:rPr>
        <w:t xml:space="preserve">ise </w:t>
      </w:r>
      <w:r w:rsidRPr="00803ADF">
        <w:rPr>
          <w:rFonts w:ascii="Times New Roman" w:hAnsi="Times New Roman"/>
          <w:lang w:val="en-GB"/>
        </w:rPr>
        <w:t xml:space="preserve">these messages according to a given countries’ circumstances. </w:t>
      </w:r>
    </w:p>
    <w:p w14:paraId="27608DFF" w14:textId="3005E716" w:rsidR="00E70C29" w:rsidRPr="00803ADF" w:rsidRDefault="00E70C29" w:rsidP="00C02D07">
      <w:pPr>
        <w:spacing w:before="60" w:after="120"/>
        <w:jc w:val="both"/>
        <w:rPr>
          <w:rFonts w:ascii="Times New Roman" w:hAnsi="Times New Roman"/>
          <w:lang w:val="en-GB"/>
        </w:rPr>
      </w:pPr>
      <w:r w:rsidRPr="00803ADF">
        <w:rPr>
          <w:rFonts w:ascii="Times New Roman" w:hAnsi="Times New Roman"/>
          <w:lang w:val="en-GB"/>
        </w:rPr>
        <w:t xml:space="preserve">Regarding the electoral marketplace, EP elections provide an appropriate context to examine how </w:t>
      </w:r>
      <w:r w:rsidRPr="00803ADF">
        <w:rPr>
          <w:rFonts w:ascii="Times New Roman" w:hAnsi="Times New Roman"/>
          <w:b/>
          <w:bCs/>
          <w:lang w:val="en-GB"/>
        </w:rPr>
        <w:t>both individual and contextual level factors shape electoral support for ‘illiberal democrats’</w:t>
      </w:r>
      <w:r w:rsidRPr="00803ADF">
        <w:rPr>
          <w:rFonts w:ascii="Times New Roman" w:hAnsi="Times New Roman"/>
          <w:lang w:val="en-GB"/>
        </w:rPr>
        <w:t xml:space="preserve"> as they are held at the same point in time across European countries under very similar institutional rules. This allows us to hold constant important institutional and temporal factors. </w:t>
      </w:r>
      <w:r w:rsidR="00D33505">
        <w:rPr>
          <w:rFonts w:ascii="Times New Roman" w:hAnsi="Times New Roman"/>
          <w:lang w:val="en-GB"/>
        </w:rPr>
        <w:t xml:space="preserve">We therefore </w:t>
      </w:r>
      <w:r w:rsidR="00D33505" w:rsidRPr="00803ADF">
        <w:rPr>
          <w:rFonts w:ascii="Times New Roman" w:hAnsi="Times New Roman"/>
          <w:lang w:val="en-GB"/>
        </w:rPr>
        <w:t>design and conduct a</w:t>
      </w:r>
      <w:r w:rsidR="00D33505" w:rsidRPr="00613385">
        <w:rPr>
          <w:rFonts w:ascii="Times New Roman" w:hAnsi="Times New Roman"/>
          <w:lang w:val="en-GB"/>
        </w:rPr>
        <w:t xml:space="preserve"> </w:t>
      </w:r>
      <w:r w:rsidR="00D33505" w:rsidRPr="00D33505">
        <w:rPr>
          <w:rFonts w:ascii="Times New Roman" w:hAnsi="Times New Roman"/>
          <w:b/>
          <w:bCs/>
          <w:lang w:val="en-GB"/>
        </w:rPr>
        <w:t>post-election voter survey in the immediate aftermath of the 2024 EP election across all EU member states</w:t>
      </w:r>
      <w:r w:rsidR="00D33505">
        <w:rPr>
          <w:rFonts w:ascii="Times New Roman" w:hAnsi="Times New Roman"/>
          <w:lang w:val="en-GB"/>
        </w:rPr>
        <w:t>.</w:t>
      </w:r>
      <w:r w:rsidR="00D33505" w:rsidRPr="00803ADF">
        <w:rPr>
          <w:rFonts w:ascii="Times New Roman" w:hAnsi="Times New Roman"/>
          <w:lang w:val="en-GB"/>
        </w:rPr>
        <w:t xml:space="preserve"> </w:t>
      </w:r>
      <w:r w:rsidRPr="00803ADF">
        <w:rPr>
          <w:rFonts w:ascii="Times New Roman" w:hAnsi="Times New Roman"/>
          <w:lang w:val="en-GB"/>
        </w:rPr>
        <w:t xml:space="preserve">To </w:t>
      </w:r>
      <w:r w:rsidRPr="00D33505">
        <w:rPr>
          <w:rFonts w:ascii="Times New Roman" w:hAnsi="Times New Roman"/>
          <w:lang w:val="en-GB"/>
        </w:rPr>
        <w:t xml:space="preserve">measure voter attitudes towards liberal democratic norms and values in the electoral marketplace, we will integrate and advance existing work, </w:t>
      </w:r>
      <w:r w:rsidRPr="00803ADF">
        <w:rPr>
          <w:rFonts w:ascii="Times New Roman" w:hAnsi="Times New Roman"/>
          <w:lang w:val="en-GB"/>
        </w:rPr>
        <w:t xml:space="preserve">which consists of three approaches. The first is in line with </w:t>
      </w:r>
      <w:proofErr w:type="spellStart"/>
      <w:r w:rsidRPr="00803ADF">
        <w:rPr>
          <w:rFonts w:ascii="Times New Roman" w:hAnsi="Times New Roman"/>
          <w:lang w:val="en-GB"/>
        </w:rPr>
        <w:t>Schedler</w:t>
      </w:r>
      <w:proofErr w:type="spellEnd"/>
      <w:r w:rsidRPr="00803ADF">
        <w:rPr>
          <w:rFonts w:ascii="Times New Roman" w:hAnsi="Times New Roman"/>
          <w:lang w:val="en-GB"/>
        </w:rPr>
        <w:t xml:space="preserve"> and Sarsfield (2007) who define liberal democratic attitudes by the combination of support for democracy and various liberal values, such as tolerance towards homosexuals. There are various cross-national studies which contain these kinds of variables, such as the ESS, the EVS, and the </w:t>
      </w:r>
      <w:r w:rsidR="00C02D07">
        <w:rPr>
          <w:rFonts w:ascii="Times New Roman" w:hAnsi="Times New Roman"/>
          <w:lang w:val="en-GB"/>
        </w:rPr>
        <w:t>E</w:t>
      </w:r>
      <w:r w:rsidRPr="00803ADF">
        <w:rPr>
          <w:rFonts w:ascii="Times New Roman" w:hAnsi="Times New Roman"/>
          <w:lang w:val="en-GB"/>
        </w:rPr>
        <w:t xml:space="preserve">ES. Members of the consortium have played a leading role in the EES in the past few years. The second approach to measuring attitudes towards liberal democratic norms is by means of a battery of survey items included in the 2014 ESS on the “relative importance of various democratic norms”, including independent courts, minority protection and freedom of the press (Ferrin and </w:t>
      </w:r>
      <w:proofErr w:type="spellStart"/>
      <w:r w:rsidRPr="00803ADF">
        <w:rPr>
          <w:rFonts w:ascii="Times New Roman" w:hAnsi="Times New Roman"/>
          <w:lang w:val="en-GB"/>
        </w:rPr>
        <w:t>Kriesi</w:t>
      </w:r>
      <w:proofErr w:type="spellEnd"/>
      <w:r w:rsidRPr="00803ADF">
        <w:rPr>
          <w:rFonts w:ascii="Times New Roman" w:hAnsi="Times New Roman"/>
          <w:lang w:val="en-GB"/>
        </w:rPr>
        <w:t xml:space="preserve"> 2016). The third approach is a set of survey ques</w:t>
      </w:r>
      <w:r w:rsidR="00D33505">
        <w:rPr>
          <w:rFonts w:ascii="Times New Roman" w:hAnsi="Times New Roman"/>
          <w:lang w:val="en-GB"/>
        </w:rPr>
        <w:softHyphen/>
      </w:r>
      <w:r w:rsidRPr="00803ADF">
        <w:rPr>
          <w:rFonts w:ascii="Times New Roman" w:hAnsi="Times New Roman"/>
          <w:lang w:val="en-GB"/>
        </w:rPr>
        <w:t>tions, which are explicitly designed by members of DEMCORE’s consortium to capture the tension between the popular and constitutional pillars of democracy (Van der Brug et al. 2021a, 2021b). These questions were pre</w:t>
      </w:r>
      <w:r w:rsidR="00D33505">
        <w:rPr>
          <w:rFonts w:ascii="Times New Roman" w:hAnsi="Times New Roman"/>
          <w:lang w:val="en-GB"/>
        </w:rPr>
        <w:softHyphen/>
      </w:r>
      <w:r w:rsidRPr="00803ADF">
        <w:rPr>
          <w:rFonts w:ascii="Times New Roman" w:hAnsi="Times New Roman"/>
          <w:lang w:val="en-GB"/>
        </w:rPr>
        <w:t xml:space="preserve">viously included by DEMCORE’s consortium members in the EES and one of these items was also included in round 5 of the CSES. We will apply these again in the study of contestation over liberal democracy in the electoral marketplace and develop additional measures to capture the breadth of the concept of attitudes towards liberal democratic norms and values. By </w:t>
      </w:r>
      <w:r w:rsidR="00C02D07">
        <w:rPr>
          <w:rFonts w:ascii="Times New Roman" w:hAnsi="Times New Roman"/>
          <w:lang w:val="en-GB"/>
        </w:rPr>
        <w:t>linking</w:t>
      </w:r>
      <w:r w:rsidRPr="00803ADF">
        <w:rPr>
          <w:rFonts w:ascii="Times New Roman" w:hAnsi="Times New Roman"/>
          <w:lang w:val="en-GB"/>
        </w:rPr>
        <w:t xml:space="preserve"> the </w:t>
      </w:r>
      <w:r w:rsidR="00C02D07">
        <w:rPr>
          <w:rFonts w:ascii="Times New Roman" w:hAnsi="Times New Roman"/>
          <w:lang w:val="en-GB"/>
        </w:rPr>
        <w:t>data on party positions</w:t>
      </w:r>
      <w:r w:rsidRPr="00803ADF">
        <w:rPr>
          <w:rFonts w:ascii="Times New Roman" w:hAnsi="Times New Roman"/>
          <w:lang w:val="en-GB"/>
        </w:rPr>
        <w:t xml:space="preserve"> with individual survey data, we will examine voter support for ‘illiberal’ party platforms, the role of their own attitudes towards norms and values of liberal democracy in their voter behaviour and the appeal of those parties that challenge liberal democracy in the EU. </w:t>
      </w:r>
    </w:p>
    <w:p w14:paraId="3E343459" w14:textId="4212F10A" w:rsidR="00E70C29" w:rsidRPr="00803ADF" w:rsidRDefault="00E70C29" w:rsidP="00356A49">
      <w:pPr>
        <w:pStyle w:val="Heading3"/>
      </w:pPr>
      <w:r w:rsidRPr="00803ADF">
        <w:t xml:space="preserve">1.2.4 </w:t>
      </w:r>
      <w:r w:rsidR="00EA69B4">
        <w:t>T</w:t>
      </w:r>
      <w:r w:rsidRPr="00803ADF">
        <w:t xml:space="preserve">he future of </w:t>
      </w:r>
      <w:r w:rsidR="00EA69B4">
        <w:t xml:space="preserve">European </w:t>
      </w:r>
      <w:r w:rsidRPr="00803ADF">
        <w:t xml:space="preserve">liberal democracy </w:t>
      </w:r>
    </w:p>
    <w:p w14:paraId="73C90376" w14:textId="16C2731F" w:rsidR="00E70C29" w:rsidRPr="00803ADF" w:rsidRDefault="00E70C29" w:rsidP="00E70C29">
      <w:pPr>
        <w:spacing w:after="120"/>
        <w:jc w:val="both"/>
        <w:rPr>
          <w:rFonts w:ascii="Times New Roman" w:hAnsi="Times New Roman"/>
          <w:lang w:val="en-GB"/>
        </w:rPr>
      </w:pPr>
      <w:r w:rsidRPr="00803ADF">
        <w:rPr>
          <w:rFonts w:ascii="Times New Roman" w:hAnsi="Times New Roman"/>
          <w:lang w:val="en-GB"/>
        </w:rPr>
        <w:t xml:space="preserve">In the previous section we described how we will study the ways in which illiberal messages are disseminated via </w:t>
      </w:r>
      <w:r w:rsidR="00D33505">
        <w:rPr>
          <w:rFonts w:ascii="Times New Roman" w:hAnsi="Times New Roman"/>
          <w:lang w:val="en-GB"/>
        </w:rPr>
        <w:t>social media</w:t>
      </w:r>
      <w:r w:rsidRPr="00803ADF">
        <w:rPr>
          <w:rFonts w:ascii="Times New Roman" w:hAnsi="Times New Roman"/>
          <w:lang w:val="en-GB"/>
        </w:rPr>
        <w:t xml:space="preserve"> and how being exposed to</w:t>
      </w:r>
      <w:r w:rsidR="00D33505">
        <w:rPr>
          <w:rFonts w:ascii="Times New Roman" w:hAnsi="Times New Roman"/>
          <w:lang w:val="en-GB"/>
        </w:rPr>
        <w:t xml:space="preserve"> illiberal appeals</w:t>
      </w:r>
      <w:r w:rsidRPr="00803ADF">
        <w:rPr>
          <w:rFonts w:ascii="Times New Roman" w:hAnsi="Times New Roman"/>
          <w:lang w:val="en-GB"/>
        </w:rPr>
        <w:t xml:space="preserve"> is related to electoral preferences and support for liberal democracy. However, we also wish to study the </w:t>
      </w:r>
      <w:r w:rsidRPr="00803ADF">
        <w:rPr>
          <w:rFonts w:ascii="Times New Roman" w:hAnsi="Times New Roman"/>
          <w:b/>
          <w:bCs/>
          <w:lang w:val="en-GB"/>
        </w:rPr>
        <w:t>causal mechanisms that underpin preferences</w:t>
      </w:r>
      <w:r w:rsidRPr="00803ADF">
        <w:rPr>
          <w:rFonts w:ascii="Times New Roman" w:hAnsi="Times New Roman"/>
          <w:lang w:val="en-GB"/>
        </w:rPr>
        <w:t xml:space="preserve"> for (il)liberal democratic norms and values. Knowledge of such causal effects </w:t>
      </w:r>
      <w:r w:rsidR="00D33505">
        <w:rPr>
          <w:rFonts w:ascii="Times New Roman" w:hAnsi="Times New Roman"/>
          <w:lang w:val="en-GB"/>
        </w:rPr>
        <w:t>will</w:t>
      </w:r>
      <w:r w:rsidRPr="00803ADF">
        <w:rPr>
          <w:rFonts w:ascii="Times New Roman" w:hAnsi="Times New Roman"/>
          <w:lang w:val="en-GB"/>
        </w:rPr>
        <w:t xml:space="preserve"> also be useful for developing effective strategies to ensure liberal democratic resilience among European citizens</w:t>
      </w:r>
      <w:r w:rsidR="00D33505">
        <w:rPr>
          <w:rFonts w:ascii="Times New Roman" w:hAnsi="Times New Roman"/>
          <w:lang w:val="en-GB"/>
        </w:rPr>
        <w:t xml:space="preserve">, which is our </w:t>
      </w:r>
      <w:r w:rsidR="00D33505" w:rsidRPr="00D33505">
        <w:rPr>
          <w:rFonts w:ascii="Times New Roman" w:hAnsi="Times New Roman"/>
          <w:b/>
          <w:bCs/>
          <w:lang w:val="en-GB"/>
        </w:rPr>
        <w:t>third objective</w:t>
      </w:r>
      <w:r w:rsidRPr="00803ADF">
        <w:rPr>
          <w:rFonts w:ascii="Times New Roman" w:hAnsi="Times New Roman"/>
          <w:lang w:val="en-GB"/>
        </w:rPr>
        <w:t xml:space="preserve">. </w:t>
      </w:r>
    </w:p>
    <w:tbl>
      <w:tblPr>
        <w:tblStyle w:val="TableGrid"/>
        <w:tblW w:w="0" w:type="auto"/>
        <w:tblInd w:w="108" w:type="dxa"/>
        <w:tblLook w:val="04A0" w:firstRow="1" w:lastRow="0" w:firstColumn="1" w:lastColumn="0" w:noHBand="0" w:noVBand="1"/>
      </w:tblPr>
      <w:tblGrid>
        <w:gridCol w:w="5102"/>
        <w:gridCol w:w="5103"/>
      </w:tblGrid>
      <w:tr w:rsidR="00E70C29" w:rsidRPr="00803ADF" w14:paraId="0C17A1E2" w14:textId="77777777" w:rsidTr="00E70C29">
        <w:tc>
          <w:tcPr>
            <w:tcW w:w="10205" w:type="dxa"/>
            <w:gridSpan w:val="2"/>
          </w:tcPr>
          <w:p w14:paraId="0196AA80" w14:textId="713561EF" w:rsidR="00E70C29" w:rsidRPr="00803ADF" w:rsidRDefault="00276882" w:rsidP="00E70C29">
            <w:pPr>
              <w:spacing w:after="60"/>
              <w:rPr>
                <w:rFonts w:ascii="Times New Roman" w:hAnsi="Times New Roman"/>
                <w:lang w:val="en-GB"/>
              </w:rPr>
            </w:pPr>
            <w:r w:rsidRPr="00803ADF">
              <w:rPr>
                <w:rFonts w:ascii="Times New Roman" w:hAnsi="Times New Roman"/>
                <w:lang w:val="en-GB"/>
              </w:rPr>
              <w:t xml:space="preserve">3) To develop strategies to </w:t>
            </w:r>
            <w:r w:rsidRPr="00803ADF">
              <w:rPr>
                <w:rFonts w:ascii="Times New Roman" w:hAnsi="Times New Roman"/>
                <w:b/>
                <w:bCs/>
                <w:lang w:val="en-GB"/>
              </w:rPr>
              <w:t>counter illiberal democrats and ensure liberal democratic resilience</w:t>
            </w:r>
            <w:r w:rsidRPr="00803ADF">
              <w:rPr>
                <w:rFonts w:ascii="Times New Roman" w:hAnsi="Times New Roman"/>
                <w:lang w:val="en-GB"/>
              </w:rPr>
              <w:t xml:space="preserve"> across Europe in the long run.</w:t>
            </w:r>
          </w:p>
        </w:tc>
      </w:tr>
      <w:tr w:rsidR="00E70C29" w:rsidRPr="00803ADF" w14:paraId="0F2D35F5" w14:textId="77777777" w:rsidTr="00FD1FA0">
        <w:trPr>
          <w:trHeight w:val="397"/>
        </w:trPr>
        <w:tc>
          <w:tcPr>
            <w:tcW w:w="5102" w:type="dxa"/>
            <w:vAlign w:val="center"/>
          </w:tcPr>
          <w:p w14:paraId="01AA031E" w14:textId="77777777" w:rsidR="00E70C29" w:rsidRPr="00803ADF" w:rsidRDefault="00E70C29" w:rsidP="00E70C29">
            <w:pPr>
              <w:spacing w:after="60"/>
              <w:jc w:val="center"/>
              <w:rPr>
                <w:rFonts w:ascii="Times New Roman" w:hAnsi="Times New Roman"/>
                <w:b/>
                <w:bCs/>
                <w:lang w:val="en-GB"/>
              </w:rPr>
            </w:pPr>
            <w:r w:rsidRPr="00803ADF">
              <w:rPr>
                <w:rFonts w:ascii="Times New Roman" w:hAnsi="Times New Roman"/>
                <w:b/>
                <w:bCs/>
                <w:lang w:val="en-GB"/>
              </w:rPr>
              <w:t>Understanding citizen preferences</w:t>
            </w:r>
          </w:p>
        </w:tc>
        <w:tc>
          <w:tcPr>
            <w:tcW w:w="5103" w:type="dxa"/>
            <w:vAlign w:val="center"/>
          </w:tcPr>
          <w:p w14:paraId="724654B9" w14:textId="77FDA4A2" w:rsidR="00E70C29" w:rsidRPr="00803ADF" w:rsidRDefault="004B0938" w:rsidP="00E70C29">
            <w:pPr>
              <w:spacing w:after="60"/>
              <w:jc w:val="center"/>
              <w:rPr>
                <w:rFonts w:ascii="Times New Roman" w:hAnsi="Times New Roman"/>
                <w:b/>
                <w:bCs/>
                <w:lang w:val="en-GB"/>
              </w:rPr>
            </w:pPr>
            <w:r w:rsidRPr="004B0938">
              <w:rPr>
                <w:rFonts w:ascii="Times New Roman" w:hAnsi="Times New Roman"/>
                <w:b/>
                <w:bCs/>
                <w:lang w:val="en-GB"/>
              </w:rPr>
              <w:t>Inoculation against illiberal appeals</w:t>
            </w:r>
          </w:p>
        </w:tc>
      </w:tr>
    </w:tbl>
    <w:p w14:paraId="6E5EF287" w14:textId="55046FB8" w:rsidR="00FD1FA0" w:rsidRPr="00803ADF" w:rsidRDefault="00FD1FA0" w:rsidP="00626913">
      <w:pPr>
        <w:spacing w:after="60"/>
        <w:jc w:val="both"/>
        <w:rPr>
          <w:rFonts w:ascii="Times New Roman" w:hAnsi="Times New Roman"/>
          <w:b/>
          <w:lang w:val="en-GB"/>
        </w:rPr>
      </w:pPr>
      <w:r w:rsidRPr="00803ADF">
        <w:rPr>
          <w:rFonts w:ascii="Times New Roman" w:hAnsi="Times New Roman"/>
          <w:bCs/>
          <w:lang w:val="en-GB"/>
        </w:rPr>
        <w:t xml:space="preserve">Understanding citizen preferences for (il)liberal democratic norms and values and how these preferences come about is an </w:t>
      </w:r>
      <w:r w:rsidRPr="00803ADF">
        <w:rPr>
          <w:rFonts w:ascii="Times New Roman" w:hAnsi="Times New Roman"/>
          <w:b/>
          <w:lang w:val="en-GB"/>
        </w:rPr>
        <w:t>important first step towards producing a robust vision for the future of European liberal demo</w:t>
      </w:r>
      <w:r w:rsidR="00D33505">
        <w:rPr>
          <w:rFonts w:ascii="Times New Roman" w:hAnsi="Times New Roman"/>
          <w:b/>
          <w:lang w:val="en-GB"/>
        </w:rPr>
        <w:softHyphen/>
      </w:r>
      <w:r w:rsidRPr="00803ADF">
        <w:rPr>
          <w:rFonts w:ascii="Times New Roman" w:hAnsi="Times New Roman"/>
          <w:b/>
          <w:lang w:val="en-GB"/>
        </w:rPr>
        <w:t xml:space="preserve">cracy. </w:t>
      </w:r>
      <w:r w:rsidRPr="00803ADF">
        <w:rPr>
          <w:rFonts w:ascii="Times New Roman" w:hAnsi="Times New Roman"/>
          <w:bCs/>
          <w:lang w:val="en-GB"/>
        </w:rPr>
        <w:t xml:space="preserve">As a set of practices and motivating ideas that contest the hegemony of liberalism while laying claim to democratic legitimacy (Coman and </w:t>
      </w:r>
      <w:proofErr w:type="spellStart"/>
      <w:r w:rsidRPr="00803ADF">
        <w:rPr>
          <w:rFonts w:ascii="Times New Roman" w:hAnsi="Times New Roman"/>
          <w:bCs/>
          <w:lang w:val="en-GB"/>
        </w:rPr>
        <w:t>Volintiru</w:t>
      </w:r>
      <w:proofErr w:type="spellEnd"/>
      <w:r w:rsidRPr="00803ADF">
        <w:rPr>
          <w:rFonts w:ascii="Times New Roman" w:hAnsi="Times New Roman"/>
          <w:bCs/>
          <w:lang w:val="en-GB"/>
        </w:rPr>
        <w:t xml:space="preserve"> 2021), </w:t>
      </w:r>
      <w:r w:rsidRPr="00803ADF">
        <w:rPr>
          <w:rFonts w:ascii="Times New Roman" w:hAnsi="Times New Roman"/>
          <w:b/>
          <w:lang w:val="en-GB"/>
        </w:rPr>
        <w:t>illiberal democracy needs to be taken seriously</w:t>
      </w:r>
      <w:r w:rsidRPr="00803ADF">
        <w:rPr>
          <w:rFonts w:ascii="Times New Roman" w:hAnsi="Times New Roman"/>
          <w:bCs/>
          <w:lang w:val="en-GB"/>
        </w:rPr>
        <w:t xml:space="preserve">. Even if a majority of voters pay ‘lip service’ to liberal democratic </w:t>
      </w:r>
      <w:r w:rsidRPr="00803ADF">
        <w:rPr>
          <w:rFonts w:ascii="Times New Roman" w:hAnsi="Times New Roman"/>
          <w:lang w:val="en-GB"/>
        </w:rPr>
        <w:t xml:space="preserve">norms and </w:t>
      </w:r>
      <w:r w:rsidRPr="00803ADF">
        <w:rPr>
          <w:rFonts w:ascii="Times New Roman" w:hAnsi="Times New Roman"/>
          <w:bCs/>
          <w:lang w:val="en-GB"/>
        </w:rPr>
        <w:t xml:space="preserve">values, the experience of recent years shows many of them to be willing to overlook violations of those norms and to de-prioritise them in favour of other political objectives. However, we still understand little about the </w:t>
      </w:r>
      <w:r w:rsidRPr="00803ADF">
        <w:rPr>
          <w:rFonts w:ascii="Times New Roman" w:hAnsi="Times New Roman"/>
          <w:b/>
          <w:lang w:val="en-GB"/>
        </w:rPr>
        <w:t xml:space="preserve">causal links between socio-demographic </w:t>
      </w:r>
      <w:r w:rsidRPr="00803ADF">
        <w:rPr>
          <w:rFonts w:ascii="Times New Roman" w:hAnsi="Times New Roman"/>
          <w:b/>
          <w:lang w:val="en-GB"/>
        </w:rPr>
        <w:lastRenderedPageBreak/>
        <w:t>attributes and political attitudes on the one hand, and preferences for illiberal solutions on the other</w:t>
      </w:r>
      <w:r w:rsidRPr="00803ADF">
        <w:rPr>
          <w:rFonts w:ascii="Times New Roman" w:hAnsi="Times New Roman"/>
          <w:bCs/>
          <w:lang w:val="en-GB"/>
        </w:rPr>
        <w:t xml:space="preserve">. </w:t>
      </w:r>
      <w:r w:rsidR="00626913" w:rsidRPr="00803ADF">
        <w:rPr>
          <w:rFonts w:ascii="Times New Roman" w:hAnsi="Times New Roman"/>
          <w:bCs/>
          <w:lang w:val="en-GB"/>
        </w:rPr>
        <w:t xml:space="preserve">Even in the case of the </w:t>
      </w:r>
      <w:r w:rsidR="00626913">
        <w:rPr>
          <w:rFonts w:ascii="Times New Roman" w:hAnsi="Times New Roman"/>
          <w:bCs/>
          <w:lang w:val="en-GB"/>
        </w:rPr>
        <w:t>US</w:t>
      </w:r>
      <w:r w:rsidR="00626913" w:rsidRPr="00803ADF">
        <w:rPr>
          <w:rFonts w:ascii="Times New Roman" w:hAnsi="Times New Roman"/>
          <w:bCs/>
          <w:lang w:val="en-GB"/>
        </w:rPr>
        <w:t>, where the majority of existing research into this phenomenon has been conducted, there is little consensus on the consequences of social sorting and polarisation on adherence to democratic norms. While Finkel et al</w:t>
      </w:r>
      <w:r w:rsidR="00626913">
        <w:rPr>
          <w:rFonts w:ascii="Times New Roman" w:hAnsi="Times New Roman"/>
          <w:bCs/>
          <w:lang w:val="en-GB"/>
        </w:rPr>
        <w:t>.</w:t>
      </w:r>
      <w:r w:rsidR="00626913" w:rsidRPr="00803ADF">
        <w:rPr>
          <w:rFonts w:ascii="Times New Roman" w:hAnsi="Times New Roman"/>
          <w:bCs/>
          <w:lang w:val="en-GB"/>
        </w:rPr>
        <w:t xml:space="preserve"> (2020) argue that ‘political sectarianism’ poses a threat to these norms, </w:t>
      </w:r>
      <w:proofErr w:type="spellStart"/>
      <w:r w:rsidR="00626913" w:rsidRPr="00803ADF">
        <w:rPr>
          <w:rFonts w:ascii="Times New Roman" w:hAnsi="Times New Roman"/>
          <w:bCs/>
          <w:lang w:val="en-GB"/>
        </w:rPr>
        <w:t>Broockman</w:t>
      </w:r>
      <w:proofErr w:type="spellEnd"/>
      <w:r w:rsidR="00626913" w:rsidRPr="00803ADF">
        <w:rPr>
          <w:rFonts w:ascii="Times New Roman" w:hAnsi="Times New Roman"/>
          <w:bCs/>
          <w:lang w:val="en-GB"/>
        </w:rPr>
        <w:t xml:space="preserve"> et al</w:t>
      </w:r>
      <w:r w:rsidR="00626913">
        <w:rPr>
          <w:rFonts w:ascii="Times New Roman" w:hAnsi="Times New Roman"/>
          <w:bCs/>
          <w:lang w:val="en-GB"/>
        </w:rPr>
        <w:t>.</w:t>
      </w:r>
      <w:r w:rsidR="00626913" w:rsidRPr="00803ADF">
        <w:rPr>
          <w:rFonts w:ascii="Times New Roman" w:hAnsi="Times New Roman"/>
          <w:bCs/>
          <w:lang w:val="en-GB"/>
        </w:rPr>
        <w:t xml:space="preserve"> (202</w:t>
      </w:r>
      <w:r w:rsidR="00626913">
        <w:rPr>
          <w:rFonts w:ascii="Times New Roman" w:hAnsi="Times New Roman"/>
          <w:bCs/>
          <w:lang w:val="en-GB"/>
        </w:rPr>
        <w:t>0</w:t>
      </w:r>
      <w:r w:rsidR="00626913" w:rsidRPr="00803ADF">
        <w:rPr>
          <w:rFonts w:ascii="Times New Roman" w:hAnsi="Times New Roman"/>
          <w:bCs/>
          <w:lang w:val="en-GB"/>
        </w:rPr>
        <w:t xml:space="preserve">) and </w:t>
      </w:r>
      <w:proofErr w:type="spellStart"/>
      <w:r w:rsidR="00626913" w:rsidRPr="00803ADF">
        <w:rPr>
          <w:rFonts w:ascii="Times New Roman" w:hAnsi="Times New Roman"/>
          <w:bCs/>
          <w:lang w:val="en-GB"/>
        </w:rPr>
        <w:t>Voelkel</w:t>
      </w:r>
      <w:proofErr w:type="spellEnd"/>
      <w:r w:rsidR="00626913" w:rsidRPr="00803ADF">
        <w:rPr>
          <w:rFonts w:ascii="Times New Roman" w:hAnsi="Times New Roman"/>
          <w:bCs/>
          <w:lang w:val="en-GB"/>
        </w:rPr>
        <w:t xml:space="preserve"> et al</w:t>
      </w:r>
      <w:r w:rsidR="00626913">
        <w:rPr>
          <w:rFonts w:ascii="Times New Roman" w:hAnsi="Times New Roman"/>
          <w:bCs/>
          <w:lang w:val="en-GB"/>
        </w:rPr>
        <w:t>.</w:t>
      </w:r>
      <w:r w:rsidR="00626913" w:rsidRPr="00803ADF">
        <w:rPr>
          <w:rFonts w:ascii="Times New Roman" w:hAnsi="Times New Roman"/>
          <w:bCs/>
          <w:lang w:val="en-GB"/>
        </w:rPr>
        <w:t xml:space="preserve"> (2021) find limited evidence to support such claims.</w:t>
      </w:r>
      <w:r w:rsidR="00626913">
        <w:rPr>
          <w:rFonts w:ascii="Times New Roman" w:hAnsi="Times New Roman"/>
          <w:bCs/>
          <w:lang w:val="en-GB"/>
        </w:rPr>
        <w:t xml:space="preserve"> </w:t>
      </w:r>
      <w:r w:rsidRPr="00803ADF">
        <w:rPr>
          <w:rFonts w:ascii="Times New Roman" w:hAnsi="Times New Roman"/>
          <w:bCs/>
          <w:lang w:val="en-GB"/>
        </w:rPr>
        <w:t xml:space="preserve">Neither is it clear whether, and to what extent, these pro-illiberal behaviours are </w:t>
      </w:r>
      <w:r w:rsidRPr="00803ADF">
        <w:rPr>
          <w:rFonts w:ascii="Times New Roman" w:hAnsi="Times New Roman"/>
          <w:b/>
          <w:lang w:val="en-GB"/>
        </w:rPr>
        <w:t>persistent over time</w:t>
      </w:r>
      <w:r w:rsidRPr="00803ADF">
        <w:rPr>
          <w:rFonts w:ascii="Times New Roman" w:hAnsi="Times New Roman"/>
          <w:bCs/>
          <w:lang w:val="en-GB"/>
        </w:rPr>
        <w:t xml:space="preserve">. </w:t>
      </w:r>
      <w:r w:rsidRPr="00803ADF">
        <w:rPr>
          <w:rFonts w:ascii="Times New Roman" w:hAnsi="Times New Roman"/>
          <w:lang w:val="en-GB"/>
        </w:rPr>
        <w:t xml:space="preserve">To address these questions, and building </w:t>
      </w:r>
      <w:r w:rsidRPr="00803ADF">
        <w:rPr>
          <w:rFonts w:ascii="Times New Roman" w:hAnsi="Times New Roman"/>
          <w:bCs/>
          <w:lang w:val="en-GB"/>
        </w:rPr>
        <w:t xml:space="preserve">on insights into attitudes towards and correlates of liberal democratic </w:t>
      </w:r>
      <w:r w:rsidRPr="00803ADF">
        <w:rPr>
          <w:rFonts w:ascii="Times New Roman" w:hAnsi="Times New Roman"/>
          <w:lang w:val="en-GB"/>
        </w:rPr>
        <w:t xml:space="preserve">norms and </w:t>
      </w:r>
      <w:r w:rsidRPr="00803ADF">
        <w:rPr>
          <w:rFonts w:ascii="Times New Roman" w:hAnsi="Times New Roman"/>
          <w:bCs/>
          <w:lang w:val="en-GB"/>
        </w:rPr>
        <w:t>values generated through the real</w:t>
      </w:r>
      <w:r w:rsidR="00161B50" w:rsidRPr="00803ADF">
        <w:rPr>
          <w:rFonts w:ascii="Times New Roman" w:hAnsi="Times New Roman"/>
          <w:bCs/>
          <w:lang w:val="en-GB"/>
        </w:rPr>
        <w:t>isa</w:t>
      </w:r>
      <w:r w:rsidRPr="00803ADF">
        <w:rPr>
          <w:rFonts w:ascii="Times New Roman" w:hAnsi="Times New Roman"/>
          <w:bCs/>
          <w:lang w:val="en-GB"/>
        </w:rPr>
        <w:t>tion of DEMCORE’s earlier objectives, we will examine the</w:t>
      </w:r>
      <w:r w:rsidRPr="00803ADF">
        <w:rPr>
          <w:rFonts w:ascii="Times New Roman" w:hAnsi="Times New Roman"/>
          <w:b/>
          <w:lang w:val="en-GB"/>
        </w:rPr>
        <w:t xml:space="preserve"> causes of illiberal democratic preferences</w:t>
      </w:r>
      <w:r w:rsidRPr="00803ADF">
        <w:rPr>
          <w:rFonts w:ascii="Times New Roman" w:hAnsi="Times New Roman"/>
          <w:bCs/>
          <w:lang w:val="en-GB"/>
        </w:rPr>
        <w:t xml:space="preserve"> in a</w:t>
      </w:r>
      <w:r w:rsidRPr="00803ADF">
        <w:rPr>
          <w:rFonts w:ascii="Times New Roman" w:hAnsi="Times New Roman"/>
          <w:b/>
          <w:lang w:val="en-GB"/>
        </w:rPr>
        <w:t xml:space="preserve"> panel survey to be conducted in six EU member states.</w:t>
      </w:r>
      <w:r w:rsidRPr="00803ADF">
        <w:rPr>
          <w:rFonts w:ascii="Times New Roman" w:hAnsi="Times New Roman"/>
          <w:bCs/>
          <w:lang w:val="en-GB"/>
        </w:rPr>
        <w:t xml:space="preserve"> </w:t>
      </w:r>
    </w:p>
    <w:p w14:paraId="4B8B2312" w14:textId="32779821" w:rsidR="00FD1FA0" w:rsidRPr="00803ADF" w:rsidRDefault="00FD1FA0" w:rsidP="00626913">
      <w:pPr>
        <w:spacing w:before="60" w:after="120"/>
        <w:jc w:val="both"/>
        <w:rPr>
          <w:rFonts w:ascii="Times New Roman" w:hAnsi="Times New Roman"/>
          <w:bCs/>
          <w:lang w:val="en-GB"/>
        </w:rPr>
      </w:pPr>
      <w:r w:rsidRPr="00803ADF">
        <w:rPr>
          <w:rFonts w:ascii="Times New Roman" w:hAnsi="Times New Roman"/>
          <w:bCs/>
          <w:lang w:val="en-GB"/>
        </w:rPr>
        <w:t>In recent years a burge</w:t>
      </w:r>
      <w:r w:rsidR="00D33505">
        <w:rPr>
          <w:rFonts w:ascii="Times New Roman" w:hAnsi="Times New Roman"/>
          <w:bCs/>
          <w:lang w:val="en-GB"/>
        </w:rPr>
        <w:softHyphen/>
      </w:r>
      <w:r w:rsidRPr="00803ADF">
        <w:rPr>
          <w:rFonts w:ascii="Times New Roman" w:hAnsi="Times New Roman"/>
          <w:bCs/>
          <w:lang w:val="en-GB"/>
        </w:rPr>
        <w:t xml:space="preserve">oning line of political science research has sought to move beyond the methodological and inferential limitations of traditional survey questions on democratic values, </w:t>
      </w:r>
      <w:r w:rsidRPr="00803ADF">
        <w:rPr>
          <w:rFonts w:ascii="Times New Roman" w:hAnsi="Times New Roman"/>
          <w:b/>
          <w:lang w:val="en-GB"/>
        </w:rPr>
        <w:t xml:space="preserve">using conjoint experiments </w:t>
      </w:r>
      <w:r w:rsidRPr="00803ADF">
        <w:rPr>
          <w:rFonts w:ascii="Times New Roman" w:hAnsi="Times New Roman"/>
          <w:bCs/>
          <w:lang w:val="en-GB"/>
        </w:rPr>
        <w:t>to estimate the relative causal impacts of multidimensional respondent attributes and preferences in more realistic and holistic scenarios (</w:t>
      </w:r>
      <w:proofErr w:type="spellStart"/>
      <w:r w:rsidRPr="00803ADF">
        <w:rPr>
          <w:rFonts w:ascii="Times New Roman" w:hAnsi="Times New Roman"/>
          <w:bCs/>
          <w:lang w:val="en-GB"/>
        </w:rPr>
        <w:t>Hainmueller</w:t>
      </w:r>
      <w:proofErr w:type="spellEnd"/>
      <w:r w:rsidRPr="00803ADF">
        <w:rPr>
          <w:rFonts w:ascii="Times New Roman" w:hAnsi="Times New Roman"/>
          <w:bCs/>
          <w:lang w:val="en-GB"/>
        </w:rPr>
        <w:t xml:space="preserve"> et al. 2014). Using the orthodox model of liberal democratic practices and our conceptual model of illiberal democratic practices as sets of preferences, we will embed conjoint experiments in the panel survey using a decision task approach similar to that employed by Singh and Williams (2021), where respondents are presented with choices of political systems they would prefer to live under. These experiments will serve two purposes. First, by varying the characteristics of conceivable democratic systems with respect to liberalism and illiberalism, it will be possible to identify the key socio-demographic and attitudinal causes of support for illiberal democracy. Second, by varying characteristics of those political systems with respect to the policy outputs and institutional arrangements that our conceptual exploration indicates are likely to be responsible for attracting electorates to those offering illiberal solutions, it will be possible to identify political-institutional causes of support for illiberal </w:t>
      </w:r>
      <w:r w:rsidR="00F642B1" w:rsidRPr="00803ADF">
        <w:rPr>
          <w:rFonts w:ascii="Times New Roman" w:hAnsi="Times New Roman"/>
          <w:bCs/>
          <w:lang w:val="en-GB"/>
        </w:rPr>
        <w:t>democracy</w:t>
      </w:r>
      <w:r w:rsidR="00D33505">
        <w:rPr>
          <w:rFonts w:ascii="Times New Roman" w:hAnsi="Times New Roman"/>
          <w:bCs/>
          <w:lang w:val="en-GB"/>
        </w:rPr>
        <w:t xml:space="preserve"> and the role the EU should play</w:t>
      </w:r>
      <w:r w:rsidRPr="00803ADF">
        <w:rPr>
          <w:rFonts w:ascii="Times New Roman" w:hAnsi="Times New Roman"/>
          <w:bCs/>
          <w:lang w:val="en-GB"/>
        </w:rPr>
        <w:t xml:space="preserve">. Additionally, the panel design of this survey allows observing the stability of preferences for illiberal democracy over time. Both sets of findings will then provide a basis for the </w:t>
      </w:r>
      <w:r w:rsidRPr="00803ADF">
        <w:rPr>
          <w:rFonts w:ascii="Times New Roman" w:hAnsi="Times New Roman"/>
          <w:b/>
          <w:lang w:val="en-GB"/>
        </w:rPr>
        <w:t>identification of demographics to be targeted in the countering of illiberal democracy</w:t>
      </w:r>
      <w:r w:rsidRPr="00803ADF">
        <w:rPr>
          <w:rFonts w:ascii="Times New Roman" w:hAnsi="Times New Roman"/>
          <w:bCs/>
          <w:lang w:val="en-GB"/>
        </w:rPr>
        <w:t xml:space="preserve"> and the political-institutional changes that could potentially </w:t>
      </w:r>
      <w:r w:rsidRPr="00803ADF">
        <w:rPr>
          <w:rFonts w:ascii="Times New Roman" w:hAnsi="Times New Roman"/>
          <w:b/>
          <w:lang w:val="en-GB"/>
        </w:rPr>
        <w:t>encourage them to turn (back) towards the liberal-democratic model</w:t>
      </w:r>
      <w:r w:rsidRPr="00803ADF">
        <w:rPr>
          <w:rFonts w:ascii="Times New Roman" w:hAnsi="Times New Roman"/>
          <w:bCs/>
          <w:lang w:val="en-GB"/>
        </w:rPr>
        <w:t xml:space="preserve">. </w:t>
      </w:r>
    </w:p>
    <w:p w14:paraId="08EA3296" w14:textId="50A7D479" w:rsidR="00E70C29" w:rsidRPr="00803ADF" w:rsidRDefault="00E70C29" w:rsidP="00626913">
      <w:pPr>
        <w:spacing w:before="60" w:after="120"/>
        <w:jc w:val="both"/>
        <w:rPr>
          <w:rFonts w:ascii="Times New Roman" w:hAnsi="Times New Roman"/>
          <w:lang w:val="en-GB"/>
        </w:rPr>
      </w:pPr>
      <w:r w:rsidRPr="00803ADF">
        <w:rPr>
          <w:rFonts w:ascii="Times New Roman" w:hAnsi="Times New Roman"/>
          <w:lang w:val="en-GB"/>
        </w:rPr>
        <w:t xml:space="preserve">In order to ensure the </w:t>
      </w:r>
      <w:r w:rsidRPr="00803ADF">
        <w:rPr>
          <w:rFonts w:ascii="Times New Roman" w:hAnsi="Times New Roman"/>
          <w:b/>
          <w:lang w:val="en-GB"/>
        </w:rPr>
        <w:t xml:space="preserve">resilience of liberal democratic </w:t>
      </w:r>
      <w:r w:rsidRPr="00803ADF">
        <w:rPr>
          <w:rFonts w:ascii="Times New Roman" w:hAnsi="Times New Roman"/>
          <w:b/>
          <w:bCs/>
          <w:lang w:val="en-GB"/>
        </w:rPr>
        <w:t>norms</w:t>
      </w:r>
      <w:r w:rsidRPr="00803ADF">
        <w:rPr>
          <w:rFonts w:ascii="Times New Roman" w:hAnsi="Times New Roman"/>
          <w:lang w:val="en-GB"/>
        </w:rPr>
        <w:t xml:space="preserve">, it is necessary to confront and refute illiberal messages. A promising approach to doing so comes from </w:t>
      </w:r>
      <w:r w:rsidRPr="00803ADF">
        <w:rPr>
          <w:rFonts w:ascii="Times New Roman" w:hAnsi="Times New Roman"/>
          <w:b/>
          <w:lang w:val="en-GB"/>
        </w:rPr>
        <w:t>inoculation theory</w:t>
      </w:r>
      <w:r w:rsidRPr="00803ADF">
        <w:rPr>
          <w:rFonts w:ascii="Times New Roman" w:hAnsi="Times New Roman"/>
          <w:lang w:val="en-GB"/>
        </w:rPr>
        <w:t>. The key insight from this theory is that it is possible to ‘inoculate’ people from an anticipated attempt at persuasion. The reference to inoculation is more than a clever analogy; it is core to theory itself. A vaccine protects people against infection from a virus by introducing a weakened version of the virus into the immune system, creating antibodies that neutral</w:t>
      </w:r>
      <w:r w:rsidR="00161B50" w:rsidRPr="00803ADF">
        <w:rPr>
          <w:rFonts w:ascii="Times New Roman" w:hAnsi="Times New Roman"/>
          <w:lang w:val="en-GB"/>
        </w:rPr>
        <w:t xml:space="preserve">ise </w:t>
      </w:r>
      <w:r w:rsidRPr="00803ADF">
        <w:rPr>
          <w:rFonts w:ascii="Times New Roman" w:hAnsi="Times New Roman"/>
          <w:lang w:val="en-GB"/>
        </w:rPr>
        <w:t xml:space="preserve">the virus upon contact. In the same way, an inoculation message “is made with weakened versions of the anticipated persuasive challenges” (Compton et al. 2021: 3). In this project, we conceptualise illiberal messages to be like a virus. If left unchecked, they will spread and infect citizens by persuading them to support illiberal policies and parties. Inoculation messages can be used both as a prophylactic to protect citizens against illiberal messages that they may encounter in the future and retroactively to try to treat and dissuade citizens who have adopted illiberal attitudes and beliefs. </w:t>
      </w:r>
    </w:p>
    <w:p w14:paraId="1BA36289" w14:textId="46373BB0" w:rsidR="00E70C29" w:rsidRPr="00803ADF" w:rsidRDefault="00E70C29" w:rsidP="00626913">
      <w:pPr>
        <w:spacing w:before="60" w:after="120"/>
        <w:jc w:val="both"/>
        <w:rPr>
          <w:rFonts w:ascii="Times New Roman" w:hAnsi="Times New Roman"/>
          <w:lang w:val="en-GB"/>
        </w:rPr>
      </w:pPr>
      <w:r w:rsidRPr="00803ADF">
        <w:rPr>
          <w:rFonts w:ascii="Times New Roman" w:hAnsi="Times New Roman"/>
          <w:b/>
          <w:lang w:val="en-GB"/>
        </w:rPr>
        <w:t>Inoculation messages</w:t>
      </w:r>
      <w:r w:rsidRPr="00803ADF">
        <w:rPr>
          <w:rFonts w:ascii="Times New Roman" w:hAnsi="Times New Roman"/>
          <w:lang w:val="en-GB"/>
        </w:rPr>
        <w:t xml:space="preserve"> consist of two components: 1) a </w:t>
      </w:r>
      <w:r w:rsidRPr="00803ADF">
        <w:rPr>
          <w:rFonts w:ascii="Times New Roman" w:hAnsi="Times New Roman"/>
          <w:b/>
          <w:lang w:val="en-GB"/>
        </w:rPr>
        <w:t>forewarning</w:t>
      </w:r>
      <w:r w:rsidRPr="00803ADF">
        <w:rPr>
          <w:rFonts w:ascii="Times New Roman" w:hAnsi="Times New Roman"/>
          <w:lang w:val="en-GB"/>
        </w:rPr>
        <w:t xml:space="preserve"> that someone will attempt to persuade them to change their mind and 2) a </w:t>
      </w:r>
      <w:r w:rsidRPr="00803ADF">
        <w:rPr>
          <w:rFonts w:ascii="Times New Roman" w:hAnsi="Times New Roman"/>
          <w:b/>
          <w:lang w:val="en-GB"/>
        </w:rPr>
        <w:t>pre-emptive refutation</w:t>
      </w:r>
      <w:r w:rsidRPr="00803ADF">
        <w:rPr>
          <w:rFonts w:ascii="Times New Roman" w:hAnsi="Times New Roman"/>
          <w:lang w:val="en-GB"/>
        </w:rPr>
        <w:t xml:space="preserve"> of the arguments that they will encounter (Ivanov et al. 2020). This two-fold approach creates resistance to future persuasive attempts through two psychological mechanisms. The forewarning lets people know that their attitudes are vulnerable to a threat and, thus, in need of protection, while the pre-emptive refutation provides people with counterarguments to repel the persuasive attempt when they encounter it (McGuire 1964). For example, Jolley and Douglas (2017) reduced parents’ hesitancy toward vaccinating their children by warning them that people with an anti-vaccine agenda will try to persuade them, followed by refutations of a number of anti-vaccine conspiracy theories. Decades of research show that inoculation messages are effective at creating resistance to persuasive attempts across a number of domains from health communication to science communication to political campaigns (Compton and Ivanov 2013; Ivanov et al. 2020). </w:t>
      </w:r>
    </w:p>
    <w:p w14:paraId="6607E487" w14:textId="66F1A174" w:rsidR="00E70C29" w:rsidRPr="00803ADF" w:rsidRDefault="00E70C29" w:rsidP="00626913">
      <w:pPr>
        <w:spacing w:before="60" w:after="120"/>
        <w:jc w:val="both"/>
        <w:rPr>
          <w:rFonts w:ascii="Times New Roman" w:hAnsi="Times New Roman"/>
          <w:lang w:val="en-GB"/>
        </w:rPr>
      </w:pPr>
      <w:r w:rsidRPr="00803ADF">
        <w:rPr>
          <w:rFonts w:ascii="Times New Roman" w:hAnsi="Times New Roman"/>
          <w:lang w:val="en-GB"/>
        </w:rPr>
        <w:t>While inoculation messages have been shown to be effective at strengthening people’s pre-existing attitudes toward political candidates (Compton and Ivanov 2013) and policy issues (Pfau et al. 2020; Compton et al. 2021), the dynamics of partisan politics could limit the effectiveness of messages when the source of the message comes from a partisan source that the recipient does not trust (</w:t>
      </w:r>
      <w:r w:rsidR="005921E9">
        <w:rPr>
          <w:rFonts w:ascii="Times New Roman" w:hAnsi="Times New Roman"/>
          <w:lang w:val="en-GB"/>
        </w:rPr>
        <w:t xml:space="preserve">e.g. </w:t>
      </w:r>
      <w:r w:rsidRPr="00803ADF">
        <w:rPr>
          <w:rFonts w:ascii="Times New Roman" w:hAnsi="Times New Roman"/>
          <w:lang w:val="en-GB"/>
        </w:rPr>
        <w:t xml:space="preserve">Pfau and Burgoon 1988). This challenge is made worse in political contexts where people tend to possess strong emotional attachments to a political party and the divide between competing parties is deep. In deeply </w:t>
      </w:r>
      <w:r w:rsidRPr="00803ADF">
        <w:rPr>
          <w:rFonts w:ascii="Times New Roman" w:hAnsi="Times New Roman"/>
          <w:b/>
          <w:lang w:val="en-GB"/>
        </w:rPr>
        <w:t>polar</w:t>
      </w:r>
      <w:r w:rsidR="00803ADF" w:rsidRPr="00803ADF">
        <w:rPr>
          <w:rFonts w:ascii="Times New Roman" w:hAnsi="Times New Roman"/>
          <w:b/>
          <w:lang w:val="en-GB"/>
        </w:rPr>
        <w:t>ised</w:t>
      </w:r>
      <w:r w:rsidRPr="00803ADF">
        <w:rPr>
          <w:rFonts w:ascii="Times New Roman" w:hAnsi="Times New Roman"/>
          <w:lang w:val="en-GB"/>
        </w:rPr>
        <w:t xml:space="preserve"> context, people often reject out of hand any message that comes from opposing parties (Westwood et al. 2018). In these context, </w:t>
      </w:r>
      <w:r w:rsidRPr="00803ADF">
        <w:rPr>
          <w:rFonts w:ascii="Times New Roman" w:hAnsi="Times New Roman"/>
          <w:b/>
          <w:lang w:val="en-GB"/>
        </w:rPr>
        <w:t>therapeutic</w:t>
      </w:r>
      <w:r w:rsidRPr="00803ADF">
        <w:rPr>
          <w:rFonts w:ascii="Times New Roman" w:hAnsi="Times New Roman"/>
          <w:lang w:val="en-GB"/>
        </w:rPr>
        <w:t xml:space="preserve"> </w:t>
      </w:r>
      <w:r w:rsidRPr="00803ADF">
        <w:rPr>
          <w:rFonts w:ascii="Times New Roman" w:hAnsi="Times New Roman"/>
          <w:b/>
          <w:lang w:val="en-GB"/>
        </w:rPr>
        <w:t>inoculation messages</w:t>
      </w:r>
      <w:r w:rsidRPr="00803ADF">
        <w:rPr>
          <w:rFonts w:ascii="Times New Roman" w:hAnsi="Times New Roman"/>
          <w:lang w:val="en-GB"/>
        </w:rPr>
        <w:t xml:space="preserve"> (Compton et al. 2021) that are designed to change people’s prior beliefs (e.g.</w:t>
      </w:r>
      <w:r w:rsidR="00745B7E">
        <w:rPr>
          <w:rFonts w:ascii="Times New Roman" w:hAnsi="Times New Roman"/>
          <w:lang w:val="en-GB"/>
        </w:rPr>
        <w:t xml:space="preserve"> </w:t>
      </w:r>
      <w:r w:rsidRPr="00803ADF">
        <w:rPr>
          <w:rFonts w:ascii="Times New Roman" w:hAnsi="Times New Roman"/>
          <w:lang w:val="en-GB"/>
        </w:rPr>
        <w:t xml:space="preserve">convince smokers that smoking is </w:t>
      </w:r>
      <w:r w:rsidRPr="00803ADF">
        <w:rPr>
          <w:rFonts w:ascii="Times New Roman" w:hAnsi="Times New Roman"/>
          <w:lang w:val="en-GB"/>
        </w:rPr>
        <w:lastRenderedPageBreak/>
        <w:t xml:space="preserve">bad) and inoculate them from future attempts to persuade them may be less effective in the domain of politics. Nonetheless, when people are motivated to second guess themselves — that is, to engage in </w:t>
      </w:r>
      <w:r w:rsidRPr="00803ADF">
        <w:rPr>
          <w:rFonts w:ascii="Times New Roman" w:hAnsi="Times New Roman"/>
          <w:b/>
          <w:lang w:val="en-GB"/>
        </w:rPr>
        <w:t>reflection</w:t>
      </w:r>
      <w:r w:rsidRPr="00803ADF">
        <w:rPr>
          <w:rFonts w:ascii="Times New Roman" w:hAnsi="Times New Roman"/>
          <w:lang w:val="en-GB"/>
        </w:rPr>
        <w:t xml:space="preserve"> (Stanovich and West 2000) — they become more open to messages that challenge their prior beliefs (Arceneaux and Vander </w:t>
      </w:r>
      <w:proofErr w:type="spellStart"/>
      <w:r w:rsidRPr="00803ADF">
        <w:rPr>
          <w:rFonts w:ascii="Times New Roman" w:hAnsi="Times New Roman"/>
          <w:lang w:val="en-GB"/>
        </w:rPr>
        <w:t>Wielen</w:t>
      </w:r>
      <w:proofErr w:type="spellEnd"/>
      <w:r w:rsidRPr="00803ADF">
        <w:rPr>
          <w:rFonts w:ascii="Times New Roman" w:hAnsi="Times New Roman"/>
          <w:lang w:val="en-GB"/>
        </w:rPr>
        <w:t xml:space="preserve"> 2017; </w:t>
      </w:r>
      <w:proofErr w:type="spellStart"/>
      <w:r w:rsidRPr="00803ADF">
        <w:rPr>
          <w:rFonts w:ascii="Times New Roman" w:hAnsi="Times New Roman"/>
          <w:lang w:val="en-GB"/>
        </w:rPr>
        <w:t>Groenendyk</w:t>
      </w:r>
      <w:proofErr w:type="spellEnd"/>
      <w:r w:rsidRPr="00803ADF">
        <w:rPr>
          <w:rFonts w:ascii="Times New Roman" w:hAnsi="Times New Roman"/>
          <w:lang w:val="en-GB"/>
        </w:rPr>
        <w:t xml:space="preserve"> and </w:t>
      </w:r>
      <w:proofErr w:type="spellStart"/>
      <w:r w:rsidRPr="00803ADF">
        <w:rPr>
          <w:rFonts w:ascii="Times New Roman" w:hAnsi="Times New Roman"/>
          <w:lang w:val="en-GB"/>
        </w:rPr>
        <w:t>Krupnikov</w:t>
      </w:r>
      <w:proofErr w:type="spellEnd"/>
      <w:r w:rsidRPr="00803ADF">
        <w:rPr>
          <w:rFonts w:ascii="Times New Roman" w:hAnsi="Times New Roman"/>
          <w:lang w:val="en-GB"/>
        </w:rPr>
        <w:t xml:space="preserve"> 2021). As a result, it is possible that </w:t>
      </w:r>
      <w:r w:rsidRPr="00803ADF">
        <w:rPr>
          <w:rFonts w:ascii="Times New Roman" w:hAnsi="Times New Roman"/>
          <w:b/>
          <w:lang w:val="en-GB"/>
        </w:rPr>
        <w:t>therapeutic</w:t>
      </w:r>
      <w:r w:rsidRPr="00803ADF">
        <w:rPr>
          <w:rFonts w:ascii="Times New Roman" w:hAnsi="Times New Roman"/>
          <w:lang w:val="en-GB"/>
        </w:rPr>
        <w:t xml:space="preserve"> </w:t>
      </w:r>
      <w:r w:rsidRPr="00803ADF">
        <w:rPr>
          <w:rFonts w:ascii="Times New Roman" w:hAnsi="Times New Roman"/>
          <w:b/>
          <w:lang w:val="en-GB"/>
        </w:rPr>
        <w:t xml:space="preserve">inoculation messages </w:t>
      </w:r>
      <w:r w:rsidRPr="00803ADF">
        <w:rPr>
          <w:rFonts w:ascii="Times New Roman" w:hAnsi="Times New Roman"/>
          <w:lang w:val="en-GB"/>
        </w:rPr>
        <w:t>could work in polar</w:t>
      </w:r>
      <w:r w:rsidR="00803ADF" w:rsidRPr="00803ADF">
        <w:rPr>
          <w:rFonts w:ascii="Times New Roman" w:hAnsi="Times New Roman"/>
          <w:lang w:val="en-GB"/>
        </w:rPr>
        <w:t>ised</w:t>
      </w:r>
      <w:r w:rsidRPr="00803ADF">
        <w:rPr>
          <w:rFonts w:ascii="Times New Roman" w:hAnsi="Times New Roman"/>
          <w:lang w:val="en-GB"/>
        </w:rPr>
        <w:t xml:space="preserve"> political settings if they also contain a motivation for engaging in reflection.</w:t>
      </w:r>
    </w:p>
    <w:p w14:paraId="57D7092D" w14:textId="2CD7091F" w:rsidR="00E70C29" w:rsidRPr="00803ADF" w:rsidRDefault="00E70C29" w:rsidP="00626913">
      <w:pPr>
        <w:spacing w:before="60" w:after="120"/>
        <w:jc w:val="both"/>
        <w:rPr>
          <w:rFonts w:ascii="Times New Roman" w:hAnsi="Times New Roman"/>
          <w:lang w:val="en-GB"/>
        </w:rPr>
      </w:pPr>
      <w:r w:rsidRPr="00803ADF">
        <w:rPr>
          <w:rFonts w:ascii="Times New Roman" w:hAnsi="Times New Roman"/>
          <w:lang w:val="en-GB"/>
        </w:rPr>
        <w:t xml:space="preserve">To study the </w:t>
      </w:r>
      <w:r w:rsidRPr="00803ADF">
        <w:rPr>
          <w:rFonts w:ascii="Times New Roman" w:hAnsi="Times New Roman"/>
          <w:b/>
          <w:bCs/>
          <w:lang w:val="en-GB"/>
        </w:rPr>
        <w:t xml:space="preserve">effectiveness of inoculation messages </w:t>
      </w:r>
      <w:r w:rsidRPr="00803ADF">
        <w:rPr>
          <w:rFonts w:ascii="Times New Roman" w:hAnsi="Times New Roman"/>
          <w:lang w:val="en-GB"/>
        </w:rPr>
        <w:t xml:space="preserve">with the aim to ensure the </w:t>
      </w:r>
      <w:r w:rsidRPr="00803ADF">
        <w:rPr>
          <w:rFonts w:ascii="Times New Roman" w:hAnsi="Times New Roman"/>
          <w:bCs/>
          <w:lang w:val="en-GB"/>
        </w:rPr>
        <w:t xml:space="preserve">resilience of liberal democratic norms, this part of DEMCORE’s research is </w:t>
      </w:r>
      <w:r w:rsidRPr="00803ADF">
        <w:rPr>
          <w:rFonts w:ascii="Times New Roman" w:hAnsi="Times New Roman"/>
          <w:b/>
          <w:bCs/>
          <w:lang w:val="en-GB"/>
        </w:rPr>
        <w:t xml:space="preserve">structured in three phases. </w:t>
      </w:r>
      <w:r w:rsidRPr="00803ADF">
        <w:rPr>
          <w:rFonts w:ascii="Times New Roman" w:hAnsi="Times New Roman"/>
          <w:lang w:val="en-GB"/>
        </w:rPr>
        <w:t xml:space="preserve">In </w:t>
      </w:r>
      <w:r w:rsidRPr="00803ADF">
        <w:rPr>
          <w:rFonts w:ascii="Times New Roman" w:hAnsi="Times New Roman"/>
          <w:b/>
          <w:lang w:val="en-GB"/>
        </w:rPr>
        <w:t>Phase 1</w:t>
      </w:r>
      <w:r w:rsidRPr="00803ADF">
        <w:rPr>
          <w:rFonts w:ascii="Times New Roman" w:hAnsi="Times New Roman"/>
          <w:lang w:val="en-GB"/>
        </w:rPr>
        <w:t xml:space="preserve">, we will pilot </w:t>
      </w:r>
      <w:r w:rsidRPr="00803ADF">
        <w:rPr>
          <w:rFonts w:ascii="Times New Roman" w:hAnsi="Times New Roman"/>
          <w:b/>
          <w:lang w:val="en-GB"/>
        </w:rPr>
        <w:t>test the effectiveness of traditional pre-emptive refutation messages</w:t>
      </w:r>
      <w:r w:rsidRPr="00803ADF">
        <w:rPr>
          <w:rFonts w:ascii="Times New Roman" w:hAnsi="Times New Roman"/>
          <w:lang w:val="en-GB"/>
        </w:rPr>
        <w:t xml:space="preserve"> that are designed to strengthen and reinforce pro-democracy attitudes and beliefs among those who are already supportive of liberal democracy. The purpose of these messages is to combat attempts to persuade people to support illiberal policies and ideals. We will also </w:t>
      </w:r>
      <w:r w:rsidRPr="00803ADF">
        <w:rPr>
          <w:rFonts w:ascii="Times New Roman" w:hAnsi="Times New Roman"/>
          <w:b/>
          <w:lang w:val="en-GB"/>
        </w:rPr>
        <w:t>test the effectiveness of</w:t>
      </w:r>
      <w:r w:rsidRPr="00803ADF">
        <w:rPr>
          <w:rFonts w:ascii="Times New Roman" w:hAnsi="Times New Roman"/>
          <w:lang w:val="en-GB"/>
        </w:rPr>
        <w:t xml:space="preserve"> </w:t>
      </w:r>
      <w:r w:rsidRPr="00803ADF">
        <w:rPr>
          <w:rFonts w:ascii="Times New Roman" w:hAnsi="Times New Roman"/>
          <w:b/>
          <w:lang w:val="en-GB"/>
        </w:rPr>
        <w:t>therapeutic</w:t>
      </w:r>
      <w:r w:rsidRPr="00803ADF">
        <w:rPr>
          <w:rFonts w:ascii="Times New Roman" w:hAnsi="Times New Roman"/>
          <w:lang w:val="en-GB"/>
        </w:rPr>
        <w:t xml:space="preserve"> </w:t>
      </w:r>
      <w:r w:rsidRPr="00803ADF">
        <w:rPr>
          <w:rFonts w:ascii="Times New Roman" w:hAnsi="Times New Roman"/>
          <w:b/>
          <w:lang w:val="en-GB"/>
        </w:rPr>
        <w:t xml:space="preserve">inoculation messages </w:t>
      </w:r>
      <w:r w:rsidRPr="00803ADF">
        <w:rPr>
          <w:rFonts w:ascii="Times New Roman" w:hAnsi="Times New Roman"/>
          <w:lang w:val="en-GB"/>
        </w:rPr>
        <w:t>that are designed to persuade those who hold illiberal beliefs and/or support illiberal parties</w:t>
      </w:r>
      <w:r w:rsidR="00305DAA" w:rsidRPr="00305DAA">
        <w:rPr>
          <w:rFonts w:ascii="Times New Roman" w:hAnsi="Times New Roman"/>
          <w:lang w:val="en-GB"/>
        </w:rPr>
        <w:t xml:space="preserve"> </w:t>
      </w:r>
      <w:r w:rsidR="00305DAA">
        <w:rPr>
          <w:rFonts w:ascii="Times New Roman" w:hAnsi="Times New Roman"/>
          <w:lang w:val="en-GB"/>
        </w:rPr>
        <w:t>in the EU</w:t>
      </w:r>
      <w:r w:rsidRPr="00803ADF">
        <w:rPr>
          <w:rFonts w:ascii="Times New Roman" w:hAnsi="Times New Roman"/>
          <w:lang w:val="en-GB"/>
        </w:rPr>
        <w:t xml:space="preserve"> to support liberal democracy and then inoculate them from being re-persuaded to hold illiberal beliefs. We expect that it will be more difficult to find effective therapeutic inoculation messages and will experiment with approaches that have been found to increase people’s willingness to second guess their prior beliefs, such as informing people that support for democracy is widespread (see a similar approach for converting climate change deniers, </w:t>
      </w:r>
      <w:proofErr w:type="spellStart"/>
      <w:r w:rsidRPr="00803ADF">
        <w:rPr>
          <w:rFonts w:ascii="Times New Roman" w:hAnsi="Times New Roman"/>
          <w:lang w:val="en-GB"/>
        </w:rPr>
        <w:t>Maertens</w:t>
      </w:r>
      <w:proofErr w:type="spellEnd"/>
      <w:r w:rsidRPr="00803ADF">
        <w:rPr>
          <w:rFonts w:ascii="Times New Roman" w:hAnsi="Times New Roman"/>
          <w:lang w:val="en-GB"/>
        </w:rPr>
        <w:t xml:space="preserve"> et al. 2020) as well as reminding people of the value of being open-minded (</w:t>
      </w:r>
      <w:proofErr w:type="spellStart"/>
      <w:r w:rsidRPr="00803ADF">
        <w:rPr>
          <w:rFonts w:ascii="Times New Roman" w:hAnsi="Times New Roman"/>
          <w:lang w:val="en-GB"/>
        </w:rPr>
        <w:t>Groenendyk</w:t>
      </w:r>
      <w:proofErr w:type="spellEnd"/>
      <w:r w:rsidRPr="00803ADF">
        <w:rPr>
          <w:rFonts w:ascii="Times New Roman" w:hAnsi="Times New Roman"/>
          <w:lang w:val="en-GB"/>
        </w:rPr>
        <w:t xml:space="preserve"> and </w:t>
      </w:r>
      <w:proofErr w:type="spellStart"/>
      <w:r w:rsidRPr="00803ADF">
        <w:rPr>
          <w:rFonts w:ascii="Times New Roman" w:hAnsi="Times New Roman"/>
          <w:lang w:val="en-GB"/>
        </w:rPr>
        <w:t>Krupnikov</w:t>
      </w:r>
      <w:proofErr w:type="spellEnd"/>
      <w:r w:rsidRPr="00803ADF">
        <w:rPr>
          <w:rFonts w:ascii="Times New Roman" w:hAnsi="Times New Roman"/>
          <w:lang w:val="en-GB"/>
        </w:rPr>
        <w:t xml:space="preserve"> 2021).</w:t>
      </w:r>
    </w:p>
    <w:p w14:paraId="6F87E008" w14:textId="4B96E8CF" w:rsidR="00E70C29" w:rsidRPr="00803ADF" w:rsidRDefault="00E70C29" w:rsidP="00626913">
      <w:pPr>
        <w:spacing w:before="60" w:after="120"/>
        <w:jc w:val="both"/>
        <w:rPr>
          <w:rFonts w:ascii="Times New Roman" w:hAnsi="Times New Roman"/>
          <w:lang w:val="en-GB"/>
        </w:rPr>
      </w:pPr>
      <w:r w:rsidRPr="00803ADF">
        <w:rPr>
          <w:rFonts w:ascii="Times New Roman" w:hAnsi="Times New Roman"/>
          <w:lang w:val="en-GB"/>
        </w:rPr>
        <w:t xml:space="preserve">Once we have identified effective messages through pilot tests, we will investigate their effectiveness using a </w:t>
      </w:r>
      <w:r w:rsidRPr="00803ADF">
        <w:rPr>
          <w:rFonts w:ascii="Times New Roman" w:hAnsi="Times New Roman"/>
          <w:b/>
          <w:lang w:val="en-GB"/>
        </w:rPr>
        <w:t xml:space="preserve">multi-country panel study </w:t>
      </w:r>
      <w:r w:rsidRPr="00803ADF">
        <w:rPr>
          <w:rFonts w:ascii="Times New Roman" w:hAnsi="Times New Roman"/>
          <w:b/>
          <w:bCs/>
          <w:lang w:val="en-GB"/>
        </w:rPr>
        <w:t>with survey experiments</w:t>
      </w:r>
      <w:r w:rsidRPr="00803ADF">
        <w:rPr>
          <w:rFonts w:ascii="Times New Roman" w:hAnsi="Times New Roman"/>
          <w:lang w:val="en-GB"/>
        </w:rPr>
        <w:t xml:space="preserve"> in </w:t>
      </w:r>
      <w:r w:rsidRPr="00803ADF">
        <w:rPr>
          <w:rFonts w:ascii="Times New Roman" w:hAnsi="Times New Roman"/>
          <w:b/>
          <w:lang w:val="en-GB"/>
        </w:rPr>
        <w:t>Phase 2</w:t>
      </w:r>
      <w:r w:rsidRPr="00803ADF">
        <w:rPr>
          <w:rFonts w:ascii="Times New Roman" w:hAnsi="Times New Roman"/>
          <w:lang w:val="en-GB"/>
        </w:rPr>
        <w:t xml:space="preserve">. We envision using a </w:t>
      </w:r>
      <w:r w:rsidRPr="00803ADF">
        <w:rPr>
          <w:rFonts w:ascii="Times New Roman" w:hAnsi="Times New Roman"/>
          <w:b/>
          <w:lang w:val="en-GB"/>
        </w:rPr>
        <w:t>panel study</w:t>
      </w:r>
      <w:r w:rsidRPr="00803ADF">
        <w:rPr>
          <w:rFonts w:ascii="Times New Roman" w:hAnsi="Times New Roman"/>
          <w:lang w:val="en-GB"/>
        </w:rPr>
        <w:t xml:space="preserve"> for three reasons: 1) previous research has found it useful to have a delay of one week between exposure to the inoculation message (i.e., a pro-liberal democracy message that refutes illiberal arguments) and exposure to the persuasion attempt (i.e., an illiberal message); 2) the effectiveness of inoculation messages decays with time and previous research has found that “booster messages” can extend effectiveness of the inoculation message (Ivanov et al. 2020); and 3) we are interested in studying whether events, such as elections, influence the effectiveness of inoculation messages. We </w:t>
      </w:r>
      <w:r w:rsidR="00305DAA">
        <w:rPr>
          <w:rFonts w:ascii="Times New Roman" w:hAnsi="Times New Roman"/>
          <w:lang w:val="en-GB"/>
        </w:rPr>
        <w:t>will conduct</w:t>
      </w:r>
      <w:r w:rsidRPr="00803ADF">
        <w:rPr>
          <w:rFonts w:ascii="Times New Roman" w:hAnsi="Times New Roman"/>
          <w:lang w:val="en-GB"/>
        </w:rPr>
        <w:t xml:space="preserve"> </w:t>
      </w:r>
      <w:r w:rsidRPr="00803ADF">
        <w:rPr>
          <w:rFonts w:ascii="Times New Roman" w:hAnsi="Times New Roman"/>
          <w:b/>
          <w:lang w:val="en-GB"/>
        </w:rPr>
        <w:t>multi-country</w:t>
      </w:r>
      <w:r w:rsidRPr="00803ADF">
        <w:rPr>
          <w:rFonts w:ascii="Times New Roman" w:hAnsi="Times New Roman"/>
          <w:lang w:val="en-GB"/>
        </w:rPr>
        <w:t xml:space="preserve"> survey experiments so that we can assess whether the political context — such as, the level of partisan polarisation and the strength of illiberal parties — shapes the effectiveness and durability of inoculation messages. </w:t>
      </w:r>
    </w:p>
    <w:p w14:paraId="4AAA8732" w14:textId="6C9F314A" w:rsidR="00E70C29" w:rsidRPr="00803ADF" w:rsidRDefault="00E70C29" w:rsidP="00626913">
      <w:pPr>
        <w:spacing w:before="60" w:after="120"/>
        <w:jc w:val="both"/>
        <w:rPr>
          <w:rFonts w:ascii="Times New Roman" w:hAnsi="Times New Roman"/>
          <w:lang w:val="en-GB"/>
        </w:rPr>
      </w:pPr>
      <w:r w:rsidRPr="00803ADF">
        <w:rPr>
          <w:rFonts w:ascii="Times New Roman" w:hAnsi="Times New Roman"/>
          <w:lang w:val="en-GB"/>
        </w:rPr>
        <w:t xml:space="preserve">In </w:t>
      </w:r>
      <w:r w:rsidRPr="00803ADF">
        <w:rPr>
          <w:rFonts w:ascii="Times New Roman" w:hAnsi="Times New Roman"/>
          <w:b/>
          <w:lang w:val="en-GB"/>
        </w:rPr>
        <w:t>Phase 3</w:t>
      </w:r>
      <w:r w:rsidRPr="00803ADF">
        <w:rPr>
          <w:rFonts w:ascii="Times New Roman" w:hAnsi="Times New Roman"/>
          <w:lang w:val="en-GB"/>
        </w:rPr>
        <w:t xml:space="preserve">, we will turn our attention to investigating whether pro-democracy therapeutic messages can work in a real-world context of social media, and Twitter in particular, building on the empirical insights that are generated in response to accomplishing DEMCORE’s second objective. </w:t>
      </w:r>
      <w:r w:rsidRPr="00803ADF">
        <w:rPr>
          <w:rFonts w:ascii="Times New Roman" w:hAnsi="Times New Roman"/>
          <w:b/>
          <w:lang w:val="en-GB"/>
        </w:rPr>
        <w:t xml:space="preserve">One way to reduce the spread of illiberal messages is to persuade would-be supporters of these messages to </w:t>
      </w:r>
      <w:r w:rsidRPr="00803ADF">
        <w:rPr>
          <w:rFonts w:ascii="Times New Roman" w:hAnsi="Times New Roman"/>
          <w:b/>
          <w:i/>
          <w:lang w:val="en-GB"/>
        </w:rPr>
        <w:t>not</w:t>
      </w:r>
      <w:r w:rsidRPr="00803ADF">
        <w:rPr>
          <w:rFonts w:ascii="Times New Roman" w:hAnsi="Times New Roman"/>
          <w:b/>
          <w:lang w:val="en-GB"/>
        </w:rPr>
        <w:t xml:space="preserve"> spread them.</w:t>
      </w:r>
      <w:r w:rsidRPr="00803ADF">
        <w:rPr>
          <w:rFonts w:ascii="Times New Roman" w:hAnsi="Times New Roman"/>
          <w:lang w:val="en-GB"/>
        </w:rPr>
        <w:t xml:space="preserve"> Following promising work by Munger (2017, 202</w:t>
      </w:r>
      <w:r w:rsidR="00BE438F">
        <w:rPr>
          <w:rFonts w:ascii="Times New Roman" w:hAnsi="Times New Roman"/>
          <w:lang w:val="en-GB"/>
        </w:rPr>
        <w:t>1</w:t>
      </w:r>
      <w:r w:rsidRPr="00803ADF">
        <w:rPr>
          <w:rFonts w:ascii="Times New Roman" w:hAnsi="Times New Roman"/>
          <w:lang w:val="en-GB"/>
        </w:rPr>
        <w:t xml:space="preserve">) who has successfully used bots to engage with Twitter users to reduce the use of racist slurs and partisan insults. We envision training Twitter bots to respond to illiberal tweets with a therapeutic inoculation message and then study the downstream effects of these messages. Do these tweeter users tweet fewer illiberal messages in the future? How do other observers engage with the therapeutic message? Answering these questions will offer </w:t>
      </w:r>
      <w:r w:rsidRPr="00803ADF">
        <w:rPr>
          <w:rFonts w:ascii="Times New Roman" w:hAnsi="Times New Roman"/>
          <w:b/>
          <w:bCs/>
          <w:lang w:val="en-GB"/>
        </w:rPr>
        <w:t xml:space="preserve">insights into whether and how pro-democracy actors </w:t>
      </w:r>
      <w:r w:rsidR="00305DAA">
        <w:rPr>
          <w:rFonts w:ascii="Times New Roman" w:hAnsi="Times New Roman"/>
          <w:b/>
          <w:bCs/>
          <w:lang w:val="en-GB"/>
        </w:rPr>
        <w:t xml:space="preserve">in the EU </w:t>
      </w:r>
      <w:r w:rsidRPr="00803ADF">
        <w:rPr>
          <w:rFonts w:ascii="Times New Roman" w:hAnsi="Times New Roman"/>
          <w:b/>
          <w:bCs/>
          <w:lang w:val="en-GB"/>
        </w:rPr>
        <w:t>can effectively counter illiberal discourse on social media platforms and potentially beyond</w:t>
      </w:r>
      <w:r w:rsidRPr="00803ADF">
        <w:rPr>
          <w:rFonts w:ascii="Times New Roman" w:hAnsi="Times New Roman"/>
          <w:lang w:val="en-GB"/>
        </w:rPr>
        <w:t>.</w:t>
      </w:r>
    </w:p>
    <w:p w14:paraId="3485F53E" w14:textId="22284259" w:rsidR="00E70C29" w:rsidRPr="00803ADF" w:rsidRDefault="00E70C29" w:rsidP="00626913">
      <w:pPr>
        <w:spacing w:before="60" w:after="120"/>
        <w:jc w:val="both"/>
        <w:rPr>
          <w:rFonts w:ascii="Times New Roman" w:hAnsi="Times New Roman"/>
          <w:bCs/>
          <w:lang w:val="en-GB"/>
        </w:rPr>
      </w:pPr>
      <w:bookmarkStart w:id="6" w:name="_Hlk84064932"/>
      <w:r w:rsidRPr="00803ADF">
        <w:rPr>
          <w:rFonts w:ascii="Times New Roman" w:hAnsi="Times New Roman"/>
          <w:lang w:val="en-GB"/>
        </w:rPr>
        <w:t xml:space="preserve">The </w:t>
      </w:r>
      <w:r w:rsidRPr="00803ADF">
        <w:rPr>
          <w:rFonts w:ascii="Times New Roman" w:hAnsi="Times New Roman"/>
          <w:b/>
          <w:bCs/>
          <w:lang w:val="en-GB"/>
        </w:rPr>
        <w:t>country sample</w:t>
      </w:r>
      <w:r w:rsidRPr="00803ADF">
        <w:rPr>
          <w:rFonts w:ascii="Times New Roman" w:hAnsi="Times New Roman"/>
          <w:lang w:val="en-GB"/>
        </w:rPr>
        <w:t xml:space="preserve"> for both the conjoint experiment into preferences and the study of inoculation messages </w:t>
      </w:r>
      <w:r w:rsidRPr="00803ADF">
        <w:rPr>
          <w:rFonts w:ascii="Times New Roman" w:hAnsi="Times New Roman"/>
          <w:bCs/>
          <w:lang w:val="en-GB"/>
        </w:rPr>
        <w:t xml:space="preserve">will be </w:t>
      </w:r>
      <w:r w:rsidRPr="00803ADF">
        <w:rPr>
          <w:rFonts w:ascii="Times New Roman" w:hAnsi="Times New Roman"/>
          <w:b/>
          <w:lang w:val="en-GB"/>
        </w:rPr>
        <w:t>guided by the analytical framework and empirical insights that were generated when addressing DEMCORE’s previous objectives</w:t>
      </w:r>
      <w:r w:rsidRPr="00803ADF">
        <w:rPr>
          <w:rFonts w:ascii="Times New Roman" w:hAnsi="Times New Roman"/>
          <w:bCs/>
          <w:lang w:val="en-GB"/>
        </w:rPr>
        <w:t>. To understand citizen preferences for ‘illiberal democracy’, the aim is to include two countries that have experienced sustained democratic backsliding (e.g. Hungary, Poland), two in which liberal democratic norms and values have proven relatively robust to attempted backsliding (e.g. Greece, Slovakia), and two in which there has been little or no pressure brought to bear on liberal democracy (e.g. Finland, Germany). To test the effectiveness of inoculation messages, we require a country sample that exhibits variation in terms of party polarisation and presence/absence of illiberal or anti-democratic movements and propose to consider Denmark, France, Germany, Poland, Italy, and Spain.</w:t>
      </w:r>
      <w:bookmarkEnd w:id="6"/>
      <w:r w:rsidRPr="00803ADF">
        <w:rPr>
          <w:rFonts w:ascii="Times New Roman" w:hAnsi="Times New Roman"/>
          <w:bCs/>
          <w:lang w:val="en-GB"/>
        </w:rPr>
        <w:t xml:space="preserve"> </w:t>
      </w:r>
    </w:p>
    <w:p w14:paraId="121E2AE9" w14:textId="77777777" w:rsidR="00E70C29" w:rsidRPr="00803ADF" w:rsidRDefault="00E70C29" w:rsidP="00356A49">
      <w:pPr>
        <w:pStyle w:val="Heading3"/>
      </w:pPr>
      <w:r w:rsidRPr="00803ADF">
        <w:t>1.2.5 The importance of gender</w:t>
      </w:r>
    </w:p>
    <w:p w14:paraId="2A60E8E3" w14:textId="43376670" w:rsidR="00E70C29" w:rsidRPr="00803ADF" w:rsidRDefault="00E70C29" w:rsidP="00D9109C">
      <w:pPr>
        <w:spacing w:before="60" w:after="60"/>
        <w:jc w:val="both"/>
        <w:rPr>
          <w:rFonts w:ascii="Times New Roman" w:hAnsi="Times New Roman"/>
          <w:lang w:val="en-GB"/>
        </w:rPr>
      </w:pPr>
      <w:r w:rsidRPr="00803ADF">
        <w:rPr>
          <w:rFonts w:ascii="Times New Roman" w:hAnsi="Times New Roman"/>
          <w:lang w:val="en-GB"/>
        </w:rPr>
        <w:t xml:space="preserve">There are two ways in which gender plays an important role in our study. First of all, </w:t>
      </w:r>
      <w:r w:rsidR="005921E9">
        <w:rPr>
          <w:rFonts w:ascii="Times New Roman" w:hAnsi="Times New Roman"/>
          <w:lang w:val="en-GB"/>
        </w:rPr>
        <w:t>o</w:t>
      </w:r>
      <w:r w:rsidRPr="00803ADF">
        <w:rPr>
          <w:rFonts w:ascii="Times New Roman" w:hAnsi="Times New Roman"/>
          <w:lang w:val="en-GB"/>
        </w:rPr>
        <w:t>ne of the defining principles of liberal democracy is the protection of civil rights of individuals as well as minority groups. Equality of citizens irrespective of religion, ethnicity, sexual orientations or gender is therefore one of the corner stones of liberal democracy (</w:t>
      </w:r>
      <w:proofErr w:type="spellStart"/>
      <w:r w:rsidRPr="00803ADF">
        <w:rPr>
          <w:rFonts w:ascii="Times New Roman" w:hAnsi="Times New Roman"/>
          <w:lang w:val="en-GB"/>
        </w:rPr>
        <w:t>Kittilson</w:t>
      </w:r>
      <w:proofErr w:type="spellEnd"/>
      <w:r w:rsidRPr="00803ADF">
        <w:rPr>
          <w:rFonts w:ascii="Times New Roman" w:hAnsi="Times New Roman"/>
          <w:lang w:val="en-GB"/>
        </w:rPr>
        <w:t xml:space="preserve"> and </w:t>
      </w:r>
      <w:proofErr w:type="spellStart"/>
      <w:r w:rsidRPr="00803ADF">
        <w:rPr>
          <w:rFonts w:ascii="Times New Roman" w:hAnsi="Times New Roman"/>
          <w:lang w:val="en-GB"/>
        </w:rPr>
        <w:t>Schwindt</w:t>
      </w:r>
      <w:proofErr w:type="spellEnd"/>
      <w:r w:rsidRPr="00803ADF">
        <w:rPr>
          <w:rFonts w:ascii="Times New Roman" w:hAnsi="Times New Roman"/>
          <w:lang w:val="en-GB"/>
        </w:rPr>
        <w:t>-Bayer 2012). However, a key part of the challenges that liberal democracy in Europe is currently facing is a growing backlash against gender equality, as well as the equality of other underprivileged groups, such as people from the LGBT</w:t>
      </w:r>
      <w:r w:rsidR="00626913">
        <w:rPr>
          <w:rFonts w:ascii="Times New Roman" w:hAnsi="Times New Roman"/>
          <w:lang w:val="en-GB"/>
        </w:rPr>
        <w:t>I</w:t>
      </w:r>
      <w:r w:rsidRPr="00803ADF">
        <w:rPr>
          <w:rFonts w:ascii="Times New Roman" w:hAnsi="Times New Roman"/>
          <w:lang w:val="en-GB"/>
        </w:rPr>
        <w:t>Q</w:t>
      </w:r>
      <w:r w:rsidR="00626913">
        <w:rPr>
          <w:rFonts w:ascii="Times New Roman" w:hAnsi="Times New Roman"/>
          <w:lang w:val="en-GB"/>
        </w:rPr>
        <w:t xml:space="preserve"> </w:t>
      </w:r>
      <w:r w:rsidRPr="00803ADF">
        <w:rPr>
          <w:rFonts w:ascii="Times New Roman" w:hAnsi="Times New Roman"/>
          <w:lang w:val="en-GB"/>
        </w:rPr>
        <w:t xml:space="preserve">community and ethnic minorities. Gender equality is one of the core values of liberal democracy and a corner stone of EU treaties, such as in Articles 3 and 8, TEU, which is </w:t>
      </w:r>
      <w:r w:rsidRPr="00803ADF">
        <w:rPr>
          <w:rFonts w:ascii="Times New Roman" w:hAnsi="Times New Roman"/>
          <w:lang w:val="en-GB"/>
        </w:rPr>
        <w:lastRenderedPageBreak/>
        <w:t>why challenges to gender equality constitute a key research area in DEMCORE</w:t>
      </w:r>
      <w:r w:rsidR="00626913">
        <w:rPr>
          <w:rFonts w:ascii="Times New Roman" w:hAnsi="Times New Roman"/>
          <w:lang w:val="en-GB"/>
        </w:rPr>
        <w:t>’s objectives</w:t>
      </w:r>
      <w:r w:rsidRPr="00803ADF">
        <w:rPr>
          <w:rFonts w:ascii="Times New Roman" w:hAnsi="Times New Roman"/>
          <w:lang w:val="en-GB"/>
        </w:rPr>
        <w:t>. While the intensity of these challenges is likely to vary across member states, illiberal policies share some aspects that threaten gender equality, such as restricting the space for egalitarian civil society organ</w:t>
      </w:r>
      <w:r w:rsidR="00161B50" w:rsidRPr="00803ADF">
        <w:rPr>
          <w:rFonts w:ascii="Times New Roman" w:hAnsi="Times New Roman"/>
          <w:lang w:val="en-GB"/>
        </w:rPr>
        <w:t>isa</w:t>
      </w:r>
      <w:r w:rsidRPr="00803ADF">
        <w:rPr>
          <w:rFonts w:ascii="Times New Roman" w:hAnsi="Times New Roman"/>
          <w:lang w:val="en-GB"/>
        </w:rPr>
        <w:t xml:space="preserve">tions, marginalising gender equality institutions or redefining institutions and policies from a focus on gender equality to a focus on the family unit. It is important to carefully examine the extent to which gender equality is under threat by focussing on citizen support for it and party rhetoric about it. </w:t>
      </w:r>
      <w:r w:rsidRPr="00803ADF">
        <w:rPr>
          <w:rFonts w:ascii="Times New Roman" w:hAnsi="Times New Roman"/>
          <w:b/>
          <w:bCs/>
          <w:lang w:val="en-GB"/>
        </w:rPr>
        <w:t xml:space="preserve">DEMCORE’s dedication to exploring these important topics </w:t>
      </w:r>
      <w:r w:rsidRPr="00803ADF">
        <w:rPr>
          <w:rFonts w:ascii="Times New Roman" w:hAnsi="Times New Roman"/>
          <w:lang w:val="en-GB"/>
        </w:rPr>
        <w:t xml:space="preserve">is reflected in the key objectives and deliverables across the whole project. </w:t>
      </w:r>
    </w:p>
    <w:p w14:paraId="62D327CD" w14:textId="54404CBC" w:rsidR="00E70C29" w:rsidRPr="00803ADF" w:rsidRDefault="00E70C29" w:rsidP="00D9109C">
      <w:pPr>
        <w:spacing w:before="60" w:after="60"/>
        <w:jc w:val="both"/>
        <w:rPr>
          <w:rFonts w:ascii="Times New Roman" w:hAnsi="Times New Roman"/>
          <w:lang w:val="en-GB"/>
        </w:rPr>
      </w:pPr>
      <w:r w:rsidRPr="00803ADF">
        <w:rPr>
          <w:rFonts w:ascii="Times New Roman" w:hAnsi="Times New Roman"/>
          <w:lang w:val="en-GB"/>
        </w:rPr>
        <w:t xml:space="preserve">Second, </w:t>
      </w:r>
      <w:r w:rsidRPr="00803ADF">
        <w:rPr>
          <w:rFonts w:ascii="Times New Roman" w:hAnsi="Times New Roman"/>
          <w:b/>
          <w:bCs/>
          <w:lang w:val="en-GB"/>
        </w:rPr>
        <w:t>DEMCORE</w:t>
      </w:r>
      <w:r w:rsidRPr="00803ADF">
        <w:rPr>
          <w:rFonts w:ascii="Times New Roman" w:hAnsi="Times New Roman"/>
          <w:lang w:val="en-GB"/>
        </w:rPr>
        <w:t xml:space="preserve"> will also focus on the gender gap in support for liberal democracy. It builds upon important work on gender gaps in politics (</w:t>
      </w:r>
      <w:proofErr w:type="spellStart"/>
      <w:r w:rsidRPr="00803ADF">
        <w:rPr>
          <w:rFonts w:ascii="Times New Roman" w:hAnsi="Times New Roman"/>
          <w:lang w:val="en-GB"/>
        </w:rPr>
        <w:t>Kittilson</w:t>
      </w:r>
      <w:proofErr w:type="spellEnd"/>
      <w:r w:rsidRPr="00803ADF">
        <w:rPr>
          <w:rFonts w:ascii="Times New Roman" w:hAnsi="Times New Roman"/>
          <w:lang w:val="en-GB"/>
        </w:rPr>
        <w:t xml:space="preserve"> and </w:t>
      </w:r>
      <w:proofErr w:type="spellStart"/>
      <w:r w:rsidRPr="00803ADF">
        <w:rPr>
          <w:rFonts w:ascii="Times New Roman" w:hAnsi="Times New Roman"/>
          <w:lang w:val="en-GB"/>
        </w:rPr>
        <w:t>Schwindt</w:t>
      </w:r>
      <w:proofErr w:type="spellEnd"/>
      <w:r w:rsidRPr="00803ADF">
        <w:rPr>
          <w:rFonts w:ascii="Times New Roman" w:hAnsi="Times New Roman"/>
          <w:lang w:val="en-GB"/>
        </w:rPr>
        <w:t xml:space="preserve">-Bayer 2012, </w:t>
      </w:r>
      <w:proofErr w:type="spellStart"/>
      <w:r w:rsidRPr="00803ADF">
        <w:rPr>
          <w:rFonts w:ascii="Times New Roman" w:hAnsi="Times New Roman"/>
          <w:lang w:val="en-GB"/>
        </w:rPr>
        <w:t>Kittilson</w:t>
      </w:r>
      <w:proofErr w:type="spellEnd"/>
      <w:r w:rsidRPr="00803ADF">
        <w:rPr>
          <w:rFonts w:ascii="Times New Roman" w:hAnsi="Times New Roman"/>
          <w:lang w:val="en-GB"/>
        </w:rPr>
        <w:t xml:space="preserve"> 2016), and particularly upon work on the gender gap in support for radical right parties, a topic on which consortium members have worked in the past (e.g. Harteveld et al. 2015, 2019). DEMCORE will explore gender gaps in support for liberal democratic values  and support for “illiberal” parties by comparing the survey responses of men and women, and examine heterogenous treatment effects in our experimental data based on gender. In addition, we will consider intersectional aspects concerning race and ethnicity or socio-economic status for example. Finally, in the content analyses of party communication and social media messages we develop a measure of gender critical rhetoric by political parties using both hand coding and supervised machine-learning coding</w:t>
      </w:r>
      <w:r w:rsidR="00626913">
        <w:rPr>
          <w:rFonts w:ascii="Times New Roman" w:hAnsi="Times New Roman"/>
          <w:lang w:val="en-GB"/>
        </w:rPr>
        <w:t>; and take into account the gender of the messenger in the social media analysis</w:t>
      </w:r>
      <w:r w:rsidRPr="00803ADF">
        <w:rPr>
          <w:rFonts w:ascii="Times New Roman" w:hAnsi="Times New Roman"/>
          <w:lang w:val="en-GB"/>
        </w:rPr>
        <w:t xml:space="preserve">. </w:t>
      </w:r>
    </w:p>
    <w:p w14:paraId="7BB87322" w14:textId="6EE09D48" w:rsidR="000B6E36" w:rsidRPr="00803ADF" w:rsidRDefault="00E70C29" w:rsidP="008F0D6B">
      <w:pPr>
        <w:spacing w:before="60" w:after="60"/>
        <w:jc w:val="both"/>
        <w:rPr>
          <w:rFonts w:ascii="Times New Roman" w:hAnsi="Times New Roman"/>
          <w:lang w:val="en-GB"/>
        </w:rPr>
      </w:pPr>
      <w:r w:rsidRPr="00803ADF">
        <w:rPr>
          <w:rFonts w:ascii="Times New Roman" w:hAnsi="Times New Roman"/>
          <w:lang w:val="en-GB"/>
        </w:rPr>
        <w:t xml:space="preserve">Combining the citizens and party data allows us to develop a </w:t>
      </w:r>
      <w:r w:rsidR="00626913">
        <w:rPr>
          <w:rFonts w:ascii="Times New Roman" w:hAnsi="Times New Roman"/>
          <w:lang w:val="en-GB"/>
        </w:rPr>
        <w:t>‘</w:t>
      </w:r>
      <w:r w:rsidRPr="00803ADF">
        <w:rPr>
          <w:rFonts w:ascii="Times New Roman" w:hAnsi="Times New Roman"/>
          <w:lang w:val="en-GB"/>
        </w:rPr>
        <w:t>heatmap</w:t>
      </w:r>
      <w:r w:rsidR="00626913">
        <w:rPr>
          <w:rFonts w:ascii="Times New Roman" w:hAnsi="Times New Roman"/>
          <w:lang w:val="en-GB"/>
        </w:rPr>
        <w:t>’</w:t>
      </w:r>
      <w:r w:rsidRPr="00803ADF">
        <w:rPr>
          <w:rFonts w:ascii="Times New Roman" w:hAnsi="Times New Roman"/>
          <w:lang w:val="en-GB"/>
        </w:rPr>
        <w:t xml:space="preserve"> that clearly illustrates the challenge to gender equality across EU member states. This provides a key tool for civil society organi</w:t>
      </w:r>
      <w:r w:rsidR="00161B50" w:rsidRPr="00803ADF">
        <w:rPr>
          <w:rFonts w:ascii="Times New Roman" w:hAnsi="Times New Roman"/>
          <w:lang w:val="en-GB"/>
        </w:rPr>
        <w:t>s</w:t>
      </w:r>
      <w:r w:rsidRPr="00803ADF">
        <w:rPr>
          <w:rFonts w:ascii="Times New Roman" w:hAnsi="Times New Roman"/>
          <w:lang w:val="en-GB"/>
        </w:rPr>
        <w:t>ations and journalists focused on gender equality related matters.</w:t>
      </w:r>
    </w:p>
    <w:p w14:paraId="6E25D895" w14:textId="449F8C2D" w:rsidR="00B85FC7" w:rsidRPr="00803ADF" w:rsidRDefault="00DC5641" w:rsidP="00356A49">
      <w:pPr>
        <w:pStyle w:val="Heading3"/>
      </w:pPr>
      <w:bookmarkStart w:id="7" w:name="_Hlk83997754"/>
      <w:r w:rsidRPr="00803ADF">
        <w:t xml:space="preserve">1.2.6 </w:t>
      </w:r>
      <w:r w:rsidR="00D9109C" w:rsidRPr="00803ADF">
        <w:t xml:space="preserve">Links to national and international research </w:t>
      </w:r>
      <w:r w:rsidR="002E7EE0" w:rsidRPr="00803ADF">
        <w:t>and innovation activities</w:t>
      </w:r>
    </w:p>
    <w:p w14:paraId="2C2BC277" w14:textId="75FA9A0D" w:rsidR="008F0D6B" w:rsidRPr="00803ADF" w:rsidRDefault="00A21345" w:rsidP="003532DE">
      <w:pPr>
        <w:spacing w:after="120"/>
        <w:jc w:val="both"/>
        <w:rPr>
          <w:rFonts w:ascii="Times New Roman" w:hAnsi="Times New Roman"/>
          <w:lang w:val="en-GB"/>
        </w:rPr>
      </w:pPr>
      <w:r w:rsidRPr="00803ADF">
        <w:rPr>
          <w:rFonts w:ascii="Times New Roman" w:hAnsi="Times New Roman"/>
          <w:lang w:val="en-GB"/>
        </w:rPr>
        <w:t xml:space="preserve">In line with </w:t>
      </w:r>
      <w:r w:rsidR="008F0D6B" w:rsidRPr="00803ADF">
        <w:rPr>
          <w:rFonts w:ascii="Times New Roman" w:hAnsi="Times New Roman"/>
          <w:lang w:val="en-GB"/>
        </w:rPr>
        <w:t>DEMCORE’s</w:t>
      </w:r>
      <w:r w:rsidRPr="00803ADF">
        <w:rPr>
          <w:rFonts w:ascii="Times New Roman" w:hAnsi="Times New Roman"/>
          <w:lang w:val="en-GB"/>
        </w:rPr>
        <w:t xml:space="preserve"> ambitious</w:t>
      </w:r>
      <w:r w:rsidR="008F0D6B" w:rsidRPr="00803ADF">
        <w:rPr>
          <w:rFonts w:ascii="Times New Roman" w:hAnsi="Times New Roman"/>
          <w:lang w:val="en-GB"/>
        </w:rPr>
        <w:t xml:space="preserve"> objectives, DEMCORE will build linkages to</w:t>
      </w:r>
      <w:r w:rsidRPr="00803ADF">
        <w:rPr>
          <w:rFonts w:ascii="Times New Roman" w:hAnsi="Times New Roman"/>
          <w:lang w:val="en-GB"/>
        </w:rPr>
        <w:t xml:space="preserve"> the following</w:t>
      </w:r>
      <w:r w:rsidR="008F0D6B" w:rsidRPr="00803ADF">
        <w:rPr>
          <w:rFonts w:ascii="Times New Roman" w:hAnsi="Times New Roman"/>
          <w:lang w:val="en-GB"/>
        </w:rPr>
        <w:t xml:space="preserve"> </w:t>
      </w:r>
      <w:r w:rsidR="001C07EF" w:rsidRPr="00803ADF">
        <w:rPr>
          <w:rFonts w:ascii="Times New Roman" w:hAnsi="Times New Roman"/>
          <w:lang w:val="en-GB"/>
        </w:rPr>
        <w:t>recent</w:t>
      </w:r>
      <w:r w:rsidR="008F0D6B" w:rsidRPr="00803ADF">
        <w:rPr>
          <w:rFonts w:ascii="Times New Roman" w:hAnsi="Times New Roman"/>
          <w:lang w:val="en-GB"/>
        </w:rPr>
        <w:t xml:space="preserve"> </w:t>
      </w:r>
      <w:r w:rsidRPr="00803ADF">
        <w:rPr>
          <w:rFonts w:ascii="Times New Roman" w:hAnsi="Times New Roman"/>
          <w:lang w:val="en-GB"/>
        </w:rPr>
        <w:t xml:space="preserve">and ongoing </w:t>
      </w:r>
      <w:r w:rsidR="008F0D6B" w:rsidRPr="00803ADF">
        <w:rPr>
          <w:rFonts w:ascii="Times New Roman" w:hAnsi="Times New Roman"/>
          <w:lang w:val="en-GB"/>
        </w:rPr>
        <w:t>national or international research and innovation activities</w:t>
      </w:r>
      <w:r w:rsidRPr="00803ADF">
        <w:rPr>
          <w:rFonts w:ascii="Times New Roman" w:hAnsi="Times New Roman"/>
          <w:lang w:val="en-GB"/>
        </w:rPr>
        <w:t>:</w:t>
      </w:r>
      <w:r w:rsidR="00412093" w:rsidRPr="00803ADF">
        <w:rPr>
          <w:rFonts w:ascii="Times New Roman" w:hAnsi="Times New Roman"/>
          <w:lang w:val="en-GB"/>
        </w:rPr>
        <w:t xml:space="preserve"> </w:t>
      </w:r>
    </w:p>
    <w:p w14:paraId="128A6E2E" w14:textId="7984F15A" w:rsidR="00412093" w:rsidRPr="00803ADF" w:rsidRDefault="00412093" w:rsidP="00356A49">
      <w:pPr>
        <w:pStyle w:val="Heading3"/>
      </w:pPr>
      <w:r w:rsidRPr="00803ADF">
        <w:t>Table 1.</w:t>
      </w:r>
      <w:r w:rsidR="004A4228" w:rsidRPr="00803ADF">
        <w:t>2a</w:t>
      </w:r>
      <w:r w:rsidRPr="00803ADF">
        <w:t xml:space="preserve">: </w:t>
      </w:r>
      <w:r w:rsidR="001C07EF" w:rsidRPr="00803ADF">
        <w:t>R</w:t>
      </w:r>
      <w:r w:rsidRPr="00803ADF">
        <w:t>esearch projects whose results will feed into DEMCORE</w:t>
      </w:r>
    </w:p>
    <w:tbl>
      <w:tblPr>
        <w:tblStyle w:val="TableGrid"/>
        <w:tblW w:w="10204" w:type="dxa"/>
        <w:tblInd w:w="108" w:type="dxa"/>
        <w:tblLook w:val="04A0" w:firstRow="1" w:lastRow="0" w:firstColumn="1" w:lastColumn="0" w:noHBand="0" w:noVBand="1"/>
      </w:tblPr>
      <w:tblGrid>
        <w:gridCol w:w="1757"/>
        <w:gridCol w:w="3628"/>
        <w:gridCol w:w="4819"/>
      </w:tblGrid>
      <w:tr w:rsidR="00E81E71" w:rsidRPr="00803ADF" w14:paraId="0C3E458F" w14:textId="77777777" w:rsidTr="004B0938">
        <w:tc>
          <w:tcPr>
            <w:tcW w:w="1757" w:type="dxa"/>
            <w:shd w:val="clear" w:color="auto" w:fill="F2F2F2" w:themeFill="background1" w:themeFillShade="F2"/>
          </w:tcPr>
          <w:p w14:paraId="519C4827" w14:textId="26021A10" w:rsidR="001C07EF" w:rsidRPr="00803ADF" w:rsidRDefault="001C07EF" w:rsidP="00412093">
            <w:pPr>
              <w:spacing w:before="60" w:after="60"/>
              <w:jc w:val="center"/>
              <w:rPr>
                <w:rFonts w:ascii="Times New Roman" w:hAnsi="Times New Roman"/>
                <w:b/>
                <w:bCs/>
                <w:lang w:val="en-GB"/>
              </w:rPr>
            </w:pPr>
            <w:r w:rsidRPr="00803ADF">
              <w:rPr>
                <w:rFonts w:ascii="Times New Roman" w:hAnsi="Times New Roman"/>
                <w:b/>
                <w:bCs/>
                <w:lang w:val="en-GB"/>
              </w:rPr>
              <w:t>Project</w:t>
            </w:r>
          </w:p>
        </w:tc>
        <w:tc>
          <w:tcPr>
            <w:tcW w:w="3628" w:type="dxa"/>
            <w:shd w:val="clear" w:color="auto" w:fill="F2F2F2" w:themeFill="background1" w:themeFillShade="F2"/>
          </w:tcPr>
          <w:p w14:paraId="1C80055E" w14:textId="04894B50" w:rsidR="001C07EF" w:rsidRPr="00803ADF" w:rsidRDefault="001C07EF" w:rsidP="00412093">
            <w:pPr>
              <w:spacing w:before="60" w:after="60"/>
              <w:jc w:val="center"/>
              <w:rPr>
                <w:rFonts w:ascii="Times New Roman" w:hAnsi="Times New Roman"/>
                <w:b/>
                <w:bCs/>
                <w:lang w:val="en-GB"/>
              </w:rPr>
            </w:pPr>
            <w:r w:rsidRPr="00803ADF">
              <w:rPr>
                <w:rFonts w:ascii="Times New Roman" w:hAnsi="Times New Roman"/>
                <w:b/>
                <w:bCs/>
                <w:lang w:val="en-GB"/>
              </w:rPr>
              <w:t>Objectives</w:t>
            </w:r>
          </w:p>
        </w:tc>
        <w:tc>
          <w:tcPr>
            <w:tcW w:w="4819" w:type="dxa"/>
            <w:shd w:val="clear" w:color="auto" w:fill="F2F2F2" w:themeFill="background1" w:themeFillShade="F2"/>
          </w:tcPr>
          <w:p w14:paraId="765A9620" w14:textId="744D29B5" w:rsidR="001C07EF" w:rsidRPr="00803ADF" w:rsidRDefault="001C07EF" w:rsidP="00412093">
            <w:pPr>
              <w:spacing w:before="60" w:after="60"/>
              <w:jc w:val="center"/>
              <w:rPr>
                <w:rFonts w:ascii="Times New Roman" w:hAnsi="Times New Roman"/>
                <w:b/>
                <w:bCs/>
                <w:lang w:val="en-GB"/>
              </w:rPr>
            </w:pPr>
            <w:r w:rsidRPr="00803ADF">
              <w:rPr>
                <w:rFonts w:ascii="Times New Roman" w:hAnsi="Times New Roman"/>
                <w:b/>
                <w:bCs/>
                <w:lang w:val="en-GB"/>
              </w:rPr>
              <w:t>DEMCORE’s additional ambition</w:t>
            </w:r>
          </w:p>
        </w:tc>
      </w:tr>
      <w:tr w:rsidR="00721907" w:rsidRPr="00803ADF" w14:paraId="3213060B" w14:textId="77777777" w:rsidTr="004B0938">
        <w:tc>
          <w:tcPr>
            <w:tcW w:w="1757" w:type="dxa"/>
          </w:tcPr>
          <w:p w14:paraId="7D63096F" w14:textId="77777777" w:rsidR="001C07EF" w:rsidRPr="00803ADF" w:rsidRDefault="001C07EF" w:rsidP="00487EF9">
            <w:pPr>
              <w:spacing w:after="60"/>
              <w:rPr>
                <w:rFonts w:ascii="Times New Roman" w:hAnsi="Times New Roman"/>
                <w:lang w:val="en-GB"/>
              </w:rPr>
            </w:pPr>
            <w:r w:rsidRPr="00803ADF">
              <w:rPr>
                <w:rFonts w:ascii="Times New Roman" w:hAnsi="Times New Roman"/>
                <w:b/>
                <w:bCs/>
                <w:lang w:val="en-GB"/>
              </w:rPr>
              <w:t>DANGER</w:t>
            </w:r>
            <w:r w:rsidRPr="00803ADF">
              <w:rPr>
                <w:rFonts w:ascii="Times New Roman" w:hAnsi="Times New Roman"/>
                <w:lang w:val="en-GB"/>
              </w:rPr>
              <w:t xml:space="preserve"> (950359, H2020-EU.1.1.)</w:t>
            </w:r>
          </w:p>
        </w:tc>
        <w:tc>
          <w:tcPr>
            <w:tcW w:w="3628" w:type="dxa"/>
          </w:tcPr>
          <w:p w14:paraId="5B6DD372" w14:textId="7039662D" w:rsidR="001C07EF" w:rsidRPr="00803ADF" w:rsidRDefault="001C07EF" w:rsidP="00487EF9">
            <w:pPr>
              <w:spacing w:after="60"/>
              <w:rPr>
                <w:rFonts w:ascii="Times New Roman" w:hAnsi="Times New Roman"/>
                <w:lang w:val="en-GB"/>
              </w:rPr>
            </w:pPr>
            <w:r w:rsidRPr="00803ADF">
              <w:rPr>
                <w:rFonts w:ascii="Times New Roman" w:hAnsi="Times New Roman"/>
                <w:lang w:val="en-GB"/>
              </w:rPr>
              <w:t xml:space="preserve">DANGER studies elite responses to democratic deconsolidation in </w:t>
            </w:r>
            <w:r w:rsidR="00E81E71" w:rsidRPr="00803ADF">
              <w:rPr>
                <w:rFonts w:ascii="Times New Roman" w:hAnsi="Times New Roman"/>
                <w:lang w:val="en-GB"/>
              </w:rPr>
              <w:t>interwar</w:t>
            </w:r>
            <w:r w:rsidRPr="00803ADF">
              <w:rPr>
                <w:rFonts w:ascii="Times New Roman" w:hAnsi="Times New Roman"/>
                <w:lang w:val="en-GB"/>
              </w:rPr>
              <w:t xml:space="preserve"> and contemporary Europe</w:t>
            </w:r>
            <w:r w:rsidRPr="00803ADF">
              <w:rPr>
                <w:lang w:val="en-GB"/>
              </w:rPr>
              <w:t xml:space="preserve"> by </w:t>
            </w:r>
            <w:r w:rsidRPr="00803ADF">
              <w:rPr>
                <w:rFonts w:ascii="Times New Roman" w:hAnsi="Times New Roman"/>
                <w:lang w:val="en-GB"/>
              </w:rPr>
              <w:t>investigating which government coalitions help to avoid democratic deconsolidation, and ultimately democratic breakdown.</w:t>
            </w:r>
          </w:p>
        </w:tc>
        <w:tc>
          <w:tcPr>
            <w:tcW w:w="4819" w:type="dxa"/>
          </w:tcPr>
          <w:p w14:paraId="1F559A74" w14:textId="50809E6F" w:rsidR="001C07EF" w:rsidRPr="00803ADF" w:rsidRDefault="00721907" w:rsidP="00487EF9">
            <w:pPr>
              <w:spacing w:after="60"/>
              <w:rPr>
                <w:rFonts w:ascii="Times New Roman" w:hAnsi="Times New Roman"/>
                <w:lang w:val="en-GB"/>
              </w:rPr>
            </w:pPr>
            <w:r w:rsidRPr="00803ADF">
              <w:rPr>
                <w:rFonts w:ascii="Times New Roman" w:hAnsi="Times New Roman"/>
                <w:lang w:val="en-GB"/>
              </w:rPr>
              <w:t xml:space="preserve">DEMCORE will build on DANGER by studying challenges to liberal democracy </w:t>
            </w:r>
            <w:r w:rsidRPr="00803ADF">
              <w:rPr>
                <w:rFonts w:ascii="Times New Roman" w:hAnsi="Times New Roman"/>
                <w:i/>
                <w:iCs/>
                <w:lang w:val="en-GB"/>
              </w:rPr>
              <w:t>beyond</w:t>
            </w:r>
            <w:r w:rsidRPr="00803ADF">
              <w:rPr>
                <w:rFonts w:ascii="Times New Roman" w:hAnsi="Times New Roman"/>
                <w:lang w:val="en-GB"/>
              </w:rPr>
              <w:t xml:space="preserve"> the focus on governments as key actors in the process of preventing democratic backsliding. </w:t>
            </w:r>
            <w:r w:rsidR="00E81E71" w:rsidRPr="00803ADF">
              <w:rPr>
                <w:rFonts w:ascii="Times New Roman" w:hAnsi="Times New Roman"/>
                <w:lang w:val="en-GB"/>
              </w:rPr>
              <w:t>DEMCORE acknowledges that</w:t>
            </w:r>
            <w:r w:rsidRPr="00803ADF">
              <w:rPr>
                <w:rFonts w:ascii="Times New Roman" w:hAnsi="Times New Roman"/>
                <w:lang w:val="en-GB"/>
              </w:rPr>
              <w:t xml:space="preserve"> institutions matter for the con</w:t>
            </w:r>
            <w:r w:rsidR="00D343E1" w:rsidRPr="00803ADF">
              <w:rPr>
                <w:rFonts w:ascii="Times New Roman" w:hAnsi="Times New Roman"/>
                <w:lang w:val="en-GB"/>
              </w:rPr>
              <w:softHyphen/>
            </w:r>
            <w:r w:rsidRPr="00803ADF">
              <w:rPr>
                <w:rFonts w:ascii="Times New Roman" w:hAnsi="Times New Roman"/>
                <w:lang w:val="en-GB"/>
              </w:rPr>
              <w:t>text</w:t>
            </w:r>
            <w:r w:rsidR="00E81E71" w:rsidRPr="00803ADF">
              <w:rPr>
                <w:rFonts w:ascii="Times New Roman" w:hAnsi="Times New Roman"/>
                <w:lang w:val="en-GB"/>
              </w:rPr>
              <w:t>s in which contestation of liberal democra</w:t>
            </w:r>
            <w:r w:rsidR="00D343E1" w:rsidRPr="00803ADF">
              <w:rPr>
                <w:rFonts w:ascii="Times New Roman" w:hAnsi="Times New Roman"/>
                <w:lang w:val="en-GB"/>
              </w:rPr>
              <w:t>cy</w:t>
            </w:r>
            <w:r w:rsidR="00E81E71" w:rsidRPr="00803ADF">
              <w:rPr>
                <w:rFonts w:ascii="Times New Roman" w:hAnsi="Times New Roman"/>
                <w:lang w:val="en-GB"/>
              </w:rPr>
              <w:t xml:space="preserve"> take place and thus DANGER’s results will feed into our project. Yet, </w:t>
            </w:r>
            <w:r w:rsidRPr="00803ADF">
              <w:rPr>
                <w:rFonts w:ascii="Times New Roman" w:hAnsi="Times New Roman"/>
                <w:lang w:val="en-GB"/>
              </w:rPr>
              <w:t>DEMCORE has a parti</w:t>
            </w:r>
            <w:r w:rsidR="00D343E1" w:rsidRPr="00803ADF">
              <w:rPr>
                <w:rFonts w:ascii="Times New Roman" w:hAnsi="Times New Roman"/>
                <w:lang w:val="en-GB"/>
              </w:rPr>
              <w:softHyphen/>
            </w:r>
            <w:r w:rsidRPr="00803ADF">
              <w:rPr>
                <w:rFonts w:ascii="Times New Roman" w:hAnsi="Times New Roman"/>
                <w:lang w:val="en-GB"/>
              </w:rPr>
              <w:t xml:space="preserve">cular focus on the </w:t>
            </w:r>
            <w:r w:rsidRPr="00803ADF">
              <w:rPr>
                <w:rFonts w:ascii="Times New Roman" w:hAnsi="Times New Roman"/>
                <w:i/>
                <w:iCs/>
                <w:lang w:val="en-GB"/>
              </w:rPr>
              <w:t>interaction</w:t>
            </w:r>
            <w:r w:rsidRPr="00803ADF">
              <w:rPr>
                <w:rFonts w:ascii="Times New Roman" w:hAnsi="Times New Roman"/>
                <w:lang w:val="en-GB"/>
              </w:rPr>
              <w:t xml:space="preserve"> between citizens and po</w:t>
            </w:r>
            <w:r w:rsidR="004B0938">
              <w:rPr>
                <w:rFonts w:ascii="Times New Roman" w:hAnsi="Times New Roman"/>
                <w:lang w:val="en-GB"/>
              </w:rPr>
              <w:softHyphen/>
            </w:r>
            <w:r w:rsidRPr="00803ADF">
              <w:rPr>
                <w:rFonts w:ascii="Times New Roman" w:hAnsi="Times New Roman"/>
                <w:lang w:val="en-GB"/>
              </w:rPr>
              <w:t>li</w:t>
            </w:r>
            <w:r w:rsidR="004B0938">
              <w:rPr>
                <w:rFonts w:ascii="Times New Roman" w:hAnsi="Times New Roman"/>
                <w:lang w:val="en-GB"/>
              </w:rPr>
              <w:softHyphen/>
            </w:r>
            <w:r w:rsidR="00D343E1" w:rsidRPr="00803ADF">
              <w:rPr>
                <w:rFonts w:ascii="Times New Roman" w:hAnsi="Times New Roman"/>
                <w:lang w:val="en-GB"/>
              </w:rPr>
              <w:softHyphen/>
            </w:r>
            <w:r w:rsidRPr="00803ADF">
              <w:rPr>
                <w:rFonts w:ascii="Times New Roman" w:hAnsi="Times New Roman"/>
                <w:lang w:val="en-GB"/>
              </w:rPr>
              <w:t xml:space="preserve">tical elites </w:t>
            </w:r>
            <w:r w:rsidR="00D343E1" w:rsidRPr="00803ADF">
              <w:rPr>
                <w:rFonts w:ascii="Times New Roman" w:hAnsi="Times New Roman"/>
                <w:lang w:val="en-GB"/>
              </w:rPr>
              <w:t>in the multi-level EU political system</w:t>
            </w:r>
            <w:r w:rsidRPr="00803ADF">
              <w:rPr>
                <w:rFonts w:ascii="Times New Roman" w:hAnsi="Times New Roman"/>
                <w:lang w:val="en-GB"/>
              </w:rPr>
              <w:t xml:space="preserve">. </w:t>
            </w:r>
          </w:p>
        </w:tc>
      </w:tr>
      <w:tr w:rsidR="00721907" w:rsidRPr="00803ADF" w14:paraId="048E4A64" w14:textId="77777777" w:rsidTr="004B0938">
        <w:tc>
          <w:tcPr>
            <w:tcW w:w="1757" w:type="dxa"/>
          </w:tcPr>
          <w:p w14:paraId="1F25930A" w14:textId="77777777" w:rsidR="001C07EF" w:rsidRPr="00803ADF" w:rsidRDefault="001C07EF" w:rsidP="00487EF9">
            <w:pPr>
              <w:spacing w:after="60"/>
              <w:rPr>
                <w:rFonts w:ascii="Times New Roman" w:hAnsi="Times New Roman"/>
                <w:b/>
                <w:bCs/>
                <w:lang w:val="en-GB"/>
              </w:rPr>
            </w:pPr>
            <w:r w:rsidRPr="00803ADF">
              <w:rPr>
                <w:rFonts w:ascii="Times New Roman" w:hAnsi="Times New Roman"/>
                <w:b/>
                <w:bCs/>
                <w:lang w:val="en-GB"/>
              </w:rPr>
              <w:t xml:space="preserve">QUALIDEM </w:t>
            </w:r>
            <w:r w:rsidRPr="00803ADF">
              <w:rPr>
                <w:rFonts w:ascii="Times New Roman" w:hAnsi="Times New Roman"/>
                <w:lang w:val="en-GB"/>
              </w:rPr>
              <w:t>(716208, H2020-EU.1.1.)</w:t>
            </w:r>
          </w:p>
        </w:tc>
        <w:tc>
          <w:tcPr>
            <w:tcW w:w="3628" w:type="dxa"/>
          </w:tcPr>
          <w:p w14:paraId="7F869A7B" w14:textId="639B6562" w:rsidR="001C07EF" w:rsidRPr="00803ADF" w:rsidRDefault="001C07EF" w:rsidP="00487EF9">
            <w:pPr>
              <w:spacing w:after="60"/>
              <w:rPr>
                <w:rFonts w:ascii="Times New Roman" w:hAnsi="Times New Roman"/>
                <w:lang w:val="en-GB"/>
              </w:rPr>
            </w:pPr>
            <w:r w:rsidRPr="00803ADF">
              <w:rPr>
                <w:rFonts w:ascii="Times New Roman" w:hAnsi="Times New Roman"/>
                <w:lang w:val="en-GB"/>
              </w:rPr>
              <w:t>QUALIDEM deals with the erosion of democracy</w:t>
            </w:r>
            <w:r w:rsidR="00721907" w:rsidRPr="00803ADF">
              <w:rPr>
                <w:rFonts w:ascii="Times New Roman" w:hAnsi="Times New Roman"/>
                <w:lang w:val="en-GB"/>
              </w:rPr>
              <w:t>.</w:t>
            </w:r>
            <w:r w:rsidRPr="00803ADF">
              <w:rPr>
                <w:rFonts w:ascii="Times New Roman" w:hAnsi="Times New Roman"/>
                <w:lang w:val="en-GB"/>
              </w:rPr>
              <w:t xml:space="preserve"> It</w:t>
            </w:r>
            <w:r w:rsidR="00721907" w:rsidRPr="00803ADF">
              <w:rPr>
                <w:rFonts w:ascii="Times New Roman" w:hAnsi="Times New Roman"/>
                <w:lang w:val="en-GB"/>
              </w:rPr>
              <w:t xml:space="preserve"> </w:t>
            </w:r>
            <w:r w:rsidRPr="00803ADF">
              <w:rPr>
                <w:rFonts w:ascii="Times New Roman" w:hAnsi="Times New Roman"/>
                <w:lang w:val="en-GB"/>
              </w:rPr>
              <w:t>offers a qualitative (re)appraisal of citizens’ (dis-)affection towards politics by relying on the core argument of the policy feedback litera</w:t>
            </w:r>
            <w:r w:rsidR="00B712AC" w:rsidRPr="00803ADF">
              <w:rPr>
                <w:rFonts w:ascii="Times New Roman" w:hAnsi="Times New Roman"/>
                <w:lang w:val="en-GB"/>
              </w:rPr>
              <w:softHyphen/>
            </w:r>
            <w:r w:rsidRPr="00803ADF">
              <w:rPr>
                <w:rFonts w:ascii="Times New Roman" w:hAnsi="Times New Roman"/>
                <w:lang w:val="en-GB"/>
              </w:rPr>
              <w:t>ture: attitudes and behaviours are out</w:t>
            </w:r>
            <w:r w:rsidR="00B712AC" w:rsidRPr="00803ADF">
              <w:rPr>
                <w:rFonts w:ascii="Times New Roman" w:hAnsi="Times New Roman"/>
                <w:lang w:val="en-GB"/>
              </w:rPr>
              <w:softHyphen/>
            </w:r>
            <w:r w:rsidRPr="00803ADF">
              <w:rPr>
                <w:rFonts w:ascii="Times New Roman" w:hAnsi="Times New Roman"/>
                <w:lang w:val="en-GB"/>
              </w:rPr>
              <w:t>comes of past policy. It explain</w:t>
            </w:r>
            <w:r w:rsidR="00721907" w:rsidRPr="00803ADF">
              <w:rPr>
                <w:rFonts w:ascii="Times New Roman" w:hAnsi="Times New Roman"/>
                <w:lang w:val="en-GB"/>
              </w:rPr>
              <w:t>s</w:t>
            </w:r>
            <w:r w:rsidRPr="00803ADF">
              <w:rPr>
                <w:rFonts w:ascii="Times New Roman" w:hAnsi="Times New Roman"/>
                <w:lang w:val="en-GB"/>
              </w:rPr>
              <w:t xml:space="preserve"> the evo</w:t>
            </w:r>
            <w:r w:rsidR="00721907" w:rsidRPr="00803ADF">
              <w:rPr>
                <w:rFonts w:ascii="Times New Roman" w:hAnsi="Times New Roman"/>
                <w:lang w:val="en-GB"/>
              </w:rPr>
              <w:softHyphen/>
            </w:r>
            <w:r w:rsidRPr="00803ADF">
              <w:rPr>
                <w:rFonts w:ascii="Times New Roman" w:hAnsi="Times New Roman"/>
                <w:lang w:val="en-GB"/>
              </w:rPr>
              <w:t>lution of democratic linkages as being shaped by public policy, and specifically by the turn to neoliberalism and supra</w:t>
            </w:r>
            <w:r w:rsidR="00B712AC" w:rsidRPr="00803ADF">
              <w:rPr>
                <w:rFonts w:ascii="Times New Roman" w:hAnsi="Times New Roman"/>
                <w:lang w:val="en-GB"/>
              </w:rPr>
              <w:t>-</w:t>
            </w:r>
            <w:r w:rsidRPr="00803ADF">
              <w:rPr>
                <w:rFonts w:ascii="Times New Roman" w:hAnsi="Times New Roman"/>
                <w:lang w:val="en-GB"/>
              </w:rPr>
              <w:t>nationalisation.</w:t>
            </w:r>
          </w:p>
        </w:tc>
        <w:tc>
          <w:tcPr>
            <w:tcW w:w="4819" w:type="dxa"/>
          </w:tcPr>
          <w:p w14:paraId="69E15532" w14:textId="002B27DC" w:rsidR="001C07EF" w:rsidRPr="00803ADF" w:rsidRDefault="00D343E1" w:rsidP="00487EF9">
            <w:pPr>
              <w:spacing w:after="60"/>
              <w:rPr>
                <w:rFonts w:ascii="Times New Roman" w:hAnsi="Times New Roman"/>
                <w:lang w:val="en-GB"/>
              </w:rPr>
            </w:pPr>
            <w:r w:rsidRPr="00803ADF">
              <w:rPr>
                <w:rFonts w:ascii="Times New Roman" w:hAnsi="Times New Roman"/>
                <w:lang w:val="en-GB"/>
              </w:rPr>
              <w:t xml:space="preserve">QUALIDEM </w:t>
            </w:r>
            <w:r w:rsidR="005B5DD2" w:rsidRPr="00803ADF">
              <w:rPr>
                <w:rFonts w:ascii="Times New Roman" w:hAnsi="Times New Roman"/>
                <w:lang w:val="en-GB"/>
              </w:rPr>
              <w:t>offers important qualitative insights into European citizens’ disengagement and dis</w:t>
            </w:r>
            <w:r w:rsidR="00DF4565" w:rsidRPr="00803ADF">
              <w:rPr>
                <w:rFonts w:ascii="Times New Roman" w:hAnsi="Times New Roman"/>
                <w:lang w:val="en-GB"/>
              </w:rPr>
              <w:softHyphen/>
            </w:r>
            <w:r w:rsidR="005B5DD2" w:rsidRPr="00803ADF">
              <w:rPr>
                <w:rFonts w:ascii="Times New Roman" w:hAnsi="Times New Roman"/>
                <w:lang w:val="en-GB"/>
              </w:rPr>
              <w:t xml:space="preserve">affection </w:t>
            </w:r>
            <w:r w:rsidR="00DF4565" w:rsidRPr="00803ADF">
              <w:rPr>
                <w:rFonts w:ascii="Times New Roman" w:hAnsi="Times New Roman"/>
                <w:lang w:val="en-GB"/>
              </w:rPr>
              <w:t>towards</w:t>
            </w:r>
            <w:r w:rsidR="005B5DD2" w:rsidRPr="00803ADF">
              <w:rPr>
                <w:rFonts w:ascii="Times New Roman" w:hAnsi="Times New Roman"/>
                <w:lang w:val="en-GB"/>
              </w:rPr>
              <w:t xml:space="preserve"> politics. It does not deal with poli</w:t>
            </w:r>
            <w:r w:rsidR="00DF4565" w:rsidRPr="00803ADF">
              <w:rPr>
                <w:rFonts w:ascii="Times New Roman" w:hAnsi="Times New Roman"/>
                <w:lang w:val="en-GB"/>
              </w:rPr>
              <w:softHyphen/>
            </w:r>
            <w:r w:rsidR="005B5DD2" w:rsidRPr="00803ADF">
              <w:rPr>
                <w:rFonts w:ascii="Times New Roman" w:hAnsi="Times New Roman"/>
                <w:lang w:val="en-GB"/>
              </w:rPr>
              <w:t xml:space="preserve">tical </w:t>
            </w:r>
            <w:r w:rsidR="00DF4565" w:rsidRPr="00803ADF">
              <w:rPr>
                <w:rFonts w:ascii="Times New Roman" w:hAnsi="Times New Roman"/>
                <w:lang w:val="en-GB"/>
              </w:rPr>
              <w:t>elites</w:t>
            </w:r>
            <w:r w:rsidR="005B5DD2" w:rsidRPr="00803ADF">
              <w:rPr>
                <w:rFonts w:ascii="Times New Roman" w:hAnsi="Times New Roman"/>
                <w:lang w:val="en-GB"/>
              </w:rPr>
              <w:t>, even though they play a key role as they can both strengthen and uphold, but also seek to undermine, liberal demo</w:t>
            </w:r>
            <w:r w:rsidR="00DF4565" w:rsidRPr="00803ADF">
              <w:rPr>
                <w:rFonts w:ascii="Times New Roman" w:hAnsi="Times New Roman"/>
                <w:lang w:val="en-GB"/>
              </w:rPr>
              <w:softHyphen/>
            </w:r>
            <w:r w:rsidR="005B5DD2" w:rsidRPr="00803ADF">
              <w:rPr>
                <w:rFonts w:ascii="Times New Roman" w:hAnsi="Times New Roman"/>
                <w:lang w:val="en-GB"/>
              </w:rPr>
              <w:t xml:space="preserve">cratic norms and values. </w:t>
            </w:r>
            <w:r w:rsidR="00DF4565" w:rsidRPr="00803ADF">
              <w:rPr>
                <w:rFonts w:ascii="Times New Roman" w:hAnsi="Times New Roman"/>
                <w:lang w:val="en-GB"/>
              </w:rPr>
              <w:t>Still</w:t>
            </w:r>
            <w:r w:rsidR="005B5DD2" w:rsidRPr="00803ADF">
              <w:rPr>
                <w:rFonts w:ascii="Times New Roman" w:hAnsi="Times New Roman"/>
                <w:lang w:val="en-GB"/>
              </w:rPr>
              <w:t>, DEMCORE will rely on QUALIDEM’s metho</w:t>
            </w:r>
            <w:r w:rsidR="004B0938">
              <w:rPr>
                <w:rFonts w:ascii="Times New Roman" w:hAnsi="Times New Roman"/>
                <w:lang w:val="en-GB"/>
              </w:rPr>
              <w:softHyphen/>
            </w:r>
            <w:r w:rsidR="005B5DD2" w:rsidRPr="00803ADF">
              <w:rPr>
                <w:rFonts w:ascii="Times New Roman" w:hAnsi="Times New Roman"/>
                <w:lang w:val="en-GB"/>
              </w:rPr>
              <w:t>dological infra</w:t>
            </w:r>
            <w:r w:rsidR="00DF4565" w:rsidRPr="00803ADF">
              <w:rPr>
                <w:rFonts w:ascii="Times New Roman" w:hAnsi="Times New Roman"/>
                <w:lang w:val="en-GB"/>
              </w:rPr>
              <w:softHyphen/>
            </w:r>
            <w:r w:rsidR="005B5DD2" w:rsidRPr="00803ADF">
              <w:rPr>
                <w:rFonts w:ascii="Times New Roman" w:hAnsi="Times New Roman"/>
                <w:lang w:val="en-GB"/>
              </w:rPr>
              <w:t>structure of qualitative European com</w:t>
            </w:r>
            <w:r w:rsidR="00DF4565" w:rsidRPr="00803ADF">
              <w:rPr>
                <w:rFonts w:ascii="Times New Roman" w:hAnsi="Times New Roman"/>
                <w:lang w:val="en-GB"/>
              </w:rPr>
              <w:softHyphen/>
            </w:r>
            <w:r w:rsidR="005B5DD2" w:rsidRPr="00803ADF">
              <w:rPr>
                <w:rFonts w:ascii="Times New Roman" w:hAnsi="Times New Roman"/>
                <w:lang w:val="en-GB"/>
              </w:rPr>
              <w:t xml:space="preserve">parative surveys as these will enrich </w:t>
            </w:r>
            <w:r w:rsidR="00DF4565" w:rsidRPr="00803ADF">
              <w:rPr>
                <w:rFonts w:ascii="Times New Roman" w:hAnsi="Times New Roman"/>
                <w:lang w:val="en-GB"/>
              </w:rPr>
              <w:t xml:space="preserve">DEMCORE’s </w:t>
            </w:r>
            <w:r w:rsidR="00DF4565" w:rsidRPr="00803ADF">
              <w:rPr>
                <w:rFonts w:ascii="Times New Roman" w:hAnsi="Times New Roman"/>
                <w:i/>
                <w:iCs/>
                <w:lang w:val="en-GB"/>
              </w:rPr>
              <w:t>quantitative</w:t>
            </w:r>
            <w:r w:rsidR="005B5DD2" w:rsidRPr="00803ADF">
              <w:rPr>
                <w:rFonts w:ascii="Times New Roman" w:hAnsi="Times New Roman"/>
                <w:lang w:val="en-GB"/>
              </w:rPr>
              <w:t xml:space="preserve"> operatio</w:t>
            </w:r>
            <w:r w:rsidR="00DF4565" w:rsidRPr="00803ADF">
              <w:rPr>
                <w:rFonts w:ascii="Times New Roman" w:hAnsi="Times New Roman"/>
                <w:lang w:val="en-GB"/>
              </w:rPr>
              <w:softHyphen/>
            </w:r>
            <w:r w:rsidR="005B5DD2" w:rsidRPr="00803ADF">
              <w:rPr>
                <w:rFonts w:ascii="Times New Roman" w:hAnsi="Times New Roman"/>
                <w:lang w:val="en-GB"/>
              </w:rPr>
              <w:t>na</w:t>
            </w:r>
            <w:r w:rsidR="00DF4565" w:rsidRPr="00803ADF">
              <w:rPr>
                <w:rFonts w:ascii="Times New Roman" w:hAnsi="Times New Roman"/>
                <w:lang w:val="en-GB"/>
              </w:rPr>
              <w:softHyphen/>
            </w:r>
            <w:r w:rsidR="005B5DD2" w:rsidRPr="00803ADF">
              <w:rPr>
                <w:rFonts w:ascii="Times New Roman" w:hAnsi="Times New Roman"/>
                <w:lang w:val="en-GB"/>
              </w:rPr>
              <w:t>li</w:t>
            </w:r>
            <w:r w:rsidR="00DF4565" w:rsidRPr="00803ADF">
              <w:rPr>
                <w:rFonts w:ascii="Times New Roman" w:hAnsi="Times New Roman"/>
                <w:lang w:val="en-GB"/>
              </w:rPr>
              <w:softHyphen/>
            </w:r>
            <w:r w:rsidR="005B5DD2" w:rsidRPr="00803ADF">
              <w:rPr>
                <w:rFonts w:ascii="Times New Roman" w:hAnsi="Times New Roman"/>
                <w:lang w:val="en-GB"/>
              </w:rPr>
              <w:t xml:space="preserve">sations </w:t>
            </w:r>
            <w:r w:rsidR="00276BB2" w:rsidRPr="00803ADF">
              <w:rPr>
                <w:rFonts w:ascii="TimesNewRomanPSMT" w:hAnsi="TimesNewRomanPSMT" w:cs="TimesNewRomanPSMT"/>
                <w:lang w:val="en-GB" w:eastAsia="en-GB"/>
              </w:rPr>
              <w:t>of attitudes, preferences and rhetoric towards liberal democratic norms and values</w:t>
            </w:r>
            <w:r w:rsidR="005B5DD2" w:rsidRPr="00803ADF">
              <w:rPr>
                <w:rFonts w:ascii="Times New Roman" w:hAnsi="Times New Roman"/>
                <w:lang w:val="en-GB"/>
              </w:rPr>
              <w:t xml:space="preserve"> in Europe. </w:t>
            </w:r>
          </w:p>
        </w:tc>
      </w:tr>
      <w:tr w:rsidR="006B1EBC" w:rsidRPr="00803ADF" w14:paraId="5FD860D9" w14:textId="77777777" w:rsidTr="004B0938">
        <w:tc>
          <w:tcPr>
            <w:tcW w:w="1757" w:type="dxa"/>
          </w:tcPr>
          <w:p w14:paraId="17383682" w14:textId="36D0BF75" w:rsidR="006B1EBC" w:rsidRPr="00803ADF" w:rsidRDefault="006B1EBC" w:rsidP="00487EF9">
            <w:pPr>
              <w:spacing w:after="60"/>
              <w:rPr>
                <w:rFonts w:ascii="Times New Roman" w:hAnsi="Times New Roman"/>
                <w:b/>
                <w:bCs/>
                <w:lang w:val="en-GB"/>
              </w:rPr>
            </w:pPr>
            <w:bookmarkStart w:id="8" w:name="_Hlk84069263"/>
            <w:r>
              <w:rPr>
                <w:rFonts w:ascii="Times New Roman" w:hAnsi="Times New Roman"/>
                <w:b/>
                <w:bCs/>
                <w:lang w:val="en-GB"/>
              </w:rPr>
              <w:t xml:space="preserve">RECONNECT </w:t>
            </w:r>
            <w:r w:rsidRPr="006B1EBC">
              <w:rPr>
                <w:rFonts w:ascii="Times New Roman" w:hAnsi="Times New Roman"/>
                <w:lang w:val="en-GB"/>
              </w:rPr>
              <w:t>(770142, H2020-EU.3.6.1.2.)</w:t>
            </w:r>
          </w:p>
        </w:tc>
        <w:tc>
          <w:tcPr>
            <w:tcW w:w="3628" w:type="dxa"/>
          </w:tcPr>
          <w:p w14:paraId="628FD9F6" w14:textId="22D5D3CD" w:rsidR="006B1EBC" w:rsidRPr="006B1EBC" w:rsidRDefault="006B1EBC" w:rsidP="00487EF9">
            <w:pPr>
              <w:spacing w:after="60"/>
              <w:rPr>
                <w:rFonts w:ascii="Times New Roman" w:hAnsi="Times New Roman"/>
                <w:lang w:val="en-GB"/>
              </w:rPr>
            </w:pPr>
            <w:r w:rsidRPr="006B1EBC">
              <w:rPr>
                <w:rFonts w:ascii="Times New Roman" w:hAnsi="Times New Roman"/>
                <w:lang w:val="en-GB"/>
              </w:rPr>
              <w:t>RECONNECT evaluates the cohe</w:t>
            </w:r>
            <w:r w:rsidR="004B0938">
              <w:rPr>
                <w:rFonts w:ascii="Times New Roman" w:hAnsi="Times New Roman"/>
                <w:lang w:val="en-GB"/>
              </w:rPr>
              <w:softHyphen/>
            </w:r>
            <w:r w:rsidRPr="006B1EBC">
              <w:rPr>
                <w:rFonts w:ascii="Times New Roman" w:hAnsi="Times New Roman"/>
                <w:lang w:val="en-GB"/>
              </w:rPr>
              <w:t xml:space="preserve">rence between democracy and the rule of law, how they are interpreted and applied </w:t>
            </w:r>
            <w:r w:rsidR="00CB0D2A">
              <w:rPr>
                <w:rFonts w:ascii="Times New Roman" w:hAnsi="Times New Roman"/>
                <w:lang w:val="en-GB"/>
              </w:rPr>
              <w:t>in</w:t>
            </w:r>
            <w:r w:rsidRPr="006B1EBC">
              <w:rPr>
                <w:rFonts w:ascii="Times New Roman" w:hAnsi="Times New Roman"/>
                <w:lang w:val="en-GB"/>
              </w:rPr>
              <w:t xml:space="preserve"> the </w:t>
            </w:r>
            <w:r>
              <w:rPr>
                <w:rFonts w:ascii="Times New Roman" w:hAnsi="Times New Roman"/>
                <w:lang w:val="en-GB"/>
              </w:rPr>
              <w:t>EU</w:t>
            </w:r>
            <w:r w:rsidRPr="006B1EBC">
              <w:rPr>
                <w:rFonts w:ascii="Times New Roman" w:hAnsi="Times New Roman"/>
                <w:lang w:val="en-GB"/>
              </w:rPr>
              <w:t xml:space="preserve">, and the extent to which they resonate with EU citizens. </w:t>
            </w:r>
            <w:r w:rsidR="004B0938">
              <w:rPr>
                <w:rFonts w:ascii="Times New Roman" w:hAnsi="Times New Roman"/>
                <w:lang w:val="en-GB"/>
              </w:rPr>
              <w:t>F</w:t>
            </w:r>
            <w:r w:rsidR="00CB0D2A">
              <w:rPr>
                <w:rFonts w:ascii="Times New Roman" w:hAnsi="Times New Roman"/>
                <w:lang w:val="en-GB"/>
              </w:rPr>
              <w:t>ocus</w:t>
            </w:r>
            <w:r w:rsidR="00CB0D2A">
              <w:rPr>
                <w:rFonts w:ascii="Times New Roman" w:hAnsi="Times New Roman"/>
                <w:lang w:val="en-GB"/>
              </w:rPr>
              <w:softHyphen/>
              <w:t xml:space="preserve">sing on </w:t>
            </w:r>
            <w:r w:rsidR="00CB0D2A" w:rsidRPr="00CB0D2A">
              <w:rPr>
                <w:rFonts w:ascii="Times New Roman" w:hAnsi="Times New Roman"/>
                <w:lang w:val="en-GB"/>
              </w:rPr>
              <w:t>key policy areas</w:t>
            </w:r>
            <w:r w:rsidR="00CB0D2A">
              <w:rPr>
                <w:rFonts w:ascii="Times New Roman" w:hAnsi="Times New Roman"/>
                <w:lang w:val="en-GB"/>
              </w:rPr>
              <w:t xml:space="preserve"> (</w:t>
            </w:r>
            <w:r w:rsidR="00CB0D2A" w:rsidRPr="00CB0D2A">
              <w:rPr>
                <w:rFonts w:ascii="Times New Roman" w:hAnsi="Times New Roman"/>
                <w:lang w:val="en-GB"/>
              </w:rPr>
              <w:t>eco</w:t>
            </w:r>
            <w:r w:rsidR="004B0938">
              <w:rPr>
                <w:rFonts w:ascii="Times New Roman" w:hAnsi="Times New Roman"/>
                <w:lang w:val="en-GB"/>
              </w:rPr>
              <w:softHyphen/>
            </w:r>
            <w:r w:rsidR="00CB0D2A" w:rsidRPr="00CB0D2A">
              <w:rPr>
                <w:rFonts w:ascii="Times New Roman" w:hAnsi="Times New Roman"/>
                <w:lang w:val="en-GB"/>
              </w:rPr>
              <w:lastRenderedPageBreak/>
              <w:t>nomic and fiscal governance, counter-terrorism, trade and migra</w:t>
            </w:r>
            <w:r w:rsidR="004B0938">
              <w:rPr>
                <w:rFonts w:ascii="Times New Roman" w:hAnsi="Times New Roman"/>
                <w:lang w:val="en-GB"/>
              </w:rPr>
              <w:softHyphen/>
            </w:r>
            <w:r w:rsidR="00CB0D2A" w:rsidRPr="00CB0D2A">
              <w:rPr>
                <w:rFonts w:ascii="Times New Roman" w:hAnsi="Times New Roman"/>
                <w:lang w:val="en-GB"/>
              </w:rPr>
              <w:t>tion</w:t>
            </w:r>
            <w:r w:rsidR="00CB0D2A">
              <w:rPr>
                <w:rFonts w:ascii="Times New Roman" w:hAnsi="Times New Roman"/>
                <w:lang w:val="en-GB"/>
              </w:rPr>
              <w:t>), i</w:t>
            </w:r>
            <w:r>
              <w:rPr>
                <w:rFonts w:ascii="Times New Roman" w:hAnsi="Times New Roman"/>
                <w:lang w:val="en-GB"/>
              </w:rPr>
              <w:t>t</w:t>
            </w:r>
            <w:r w:rsidRPr="006B1EBC">
              <w:rPr>
                <w:rFonts w:ascii="Times New Roman" w:hAnsi="Times New Roman"/>
                <w:lang w:val="en-GB"/>
              </w:rPr>
              <w:t xml:space="preserve"> tests </w:t>
            </w:r>
            <w:r w:rsidR="004B0938">
              <w:rPr>
                <w:rFonts w:ascii="Times New Roman" w:hAnsi="Times New Roman"/>
                <w:lang w:val="en-GB"/>
              </w:rPr>
              <w:t>whether</w:t>
            </w:r>
            <w:r w:rsidRPr="006B1EBC">
              <w:rPr>
                <w:rFonts w:ascii="Times New Roman" w:hAnsi="Times New Roman"/>
                <w:lang w:val="en-GB"/>
              </w:rPr>
              <w:t xml:space="preserve"> that the attainment of soli</w:t>
            </w:r>
            <w:r w:rsidR="004B0938">
              <w:rPr>
                <w:rFonts w:ascii="Times New Roman" w:hAnsi="Times New Roman"/>
                <w:lang w:val="en-GB"/>
              </w:rPr>
              <w:softHyphen/>
            </w:r>
            <w:r w:rsidRPr="006B1EBC">
              <w:rPr>
                <w:rFonts w:ascii="Times New Roman" w:hAnsi="Times New Roman"/>
                <w:lang w:val="en-GB"/>
              </w:rPr>
              <w:t>darity, entailing a transnational com</w:t>
            </w:r>
            <w:r w:rsidR="004B0938">
              <w:rPr>
                <w:rFonts w:ascii="Times New Roman" w:hAnsi="Times New Roman"/>
                <w:lang w:val="en-GB"/>
              </w:rPr>
              <w:softHyphen/>
            </w:r>
            <w:r w:rsidRPr="006B1EBC">
              <w:rPr>
                <w:rFonts w:ascii="Times New Roman" w:hAnsi="Times New Roman"/>
                <w:lang w:val="en-GB"/>
              </w:rPr>
              <w:t>munity founded upon mutual trust and justice</w:t>
            </w:r>
            <w:r>
              <w:rPr>
                <w:rFonts w:ascii="Times New Roman" w:hAnsi="Times New Roman"/>
                <w:lang w:val="en-GB"/>
              </w:rPr>
              <w:t>,</w:t>
            </w:r>
            <w:r w:rsidRPr="006B1EBC">
              <w:rPr>
                <w:rFonts w:ascii="Times New Roman" w:hAnsi="Times New Roman"/>
                <w:lang w:val="en-GB"/>
              </w:rPr>
              <w:t xml:space="preserve"> leads to a more legitimate EU.</w:t>
            </w:r>
          </w:p>
        </w:tc>
        <w:tc>
          <w:tcPr>
            <w:tcW w:w="4819" w:type="dxa"/>
          </w:tcPr>
          <w:p w14:paraId="43A9B02C" w14:textId="12A4C1DF" w:rsidR="006B1EBC" w:rsidRPr="00803ADF" w:rsidRDefault="00062693" w:rsidP="00487EF9">
            <w:pPr>
              <w:spacing w:after="60"/>
              <w:rPr>
                <w:rFonts w:ascii="Times New Roman" w:hAnsi="Times New Roman"/>
                <w:lang w:val="en-GB"/>
              </w:rPr>
            </w:pPr>
            <w:r>
              <w:rPr>
                <w:rFonts w:ascii="Times New Roman" w:hAnsi="Times New Roman"/>
                <w:lang w:val="en-GB"/>
              </w:rPr>
              <w:lastRenderedPageBreak/>
              <w:t>RECONNECT addresses crucial questions con</w:t>
            </w:r>
            <w:r w:rsidR="00CB0D2A">
              <w:rPr>
                <w:rFonts w:ascii="Times New Roman" w:hAnsi="Times New Roman"/>
                <w:lang w:val="en-GB"/>
              </w:rPr>
              <w:softHyphen/>
            </w:r>
            <w:r>
              <w:rPr>
                <w:rFonts w:ascii="Times New Roman" w:hAnsi="Times New Roman"/>
                <w:lang w:val="en-GB"/>
              </w:rPr>
              <w:t>cer</w:t>
            </w:r>
            <w:r w:rsidR="00CB0D2A">
              <w:rPr>
                <w:rFonts w:ascii="Times New Roman" w:hAnsi="Times New Roman"/>
                <w:lang w:val="en-GB"/>
              </w:rPr>
              <w:softHyphen/>
            </w:r>
            <w:r>
              <w:rPr>
                <w:rFonts w:ascii="Times New Roman" w:hAnsi="Times New Roman"/>
                <w:lang w:val="en-GB"/>
              </w:rPr>
              <w:t xml:space="preserve">ning the legitimacy of EU governance. DEMCORE will </w:t>
            </w:r>
            <w:r w:rsidR="00CB0D2A">
              <w:rPr>
                <w:rFonts w:ascii="Times New Roman" w:hAnsi="Times New Roman"/>
                <w:lang w:val="en-GB"/>
              </w:rPr>
              <w:t xml:space="preserve">extend </w:t>
            </w:r>
            <w:r>
              <w:rPr>
                <w:rFonts w:ascii="Times New Roman" w:hAnsi="Times New Roman"/>
                <w:lang w:val="en-GB"/>
              </w:rPr>
              <w:t>its insights regarding challenges to the implemen</w:t>
            </w:r>
            <w:r>
              <w:rPr>
                <w:rFonts w:ascii="Times New Roman" w:hAnsi="Times New Roman"/>
                <w:lang w:val="en-GB"/>
              </w:rPr>
              <w:softHyphen/>
              <w:t xml:space="preserve">tation of the rule of law </w:t>
            </w:r>
            <w:r w:rsidRPr="00803ADF">
              <w:rPr>
                <w:rFonts w:ascii="Times New Roman" w:hAnsi="Times New Roman"/>
                <w:lang w:val="en-GB"/>
              </w:rPr>
              <w:t>by consi</w:t>
            </w:r>
            <w:r>
              <w:rPr>
                <w:rFonts w:ascii="Times New Roman" w:hAnsi="Times New Roman"/>
                <w:lang w:val="en-GB"/>
              </w:rPr>
              <w:softHyphen/>
            </w:r>
            <w:r w:rsidRPr="00803ADF">
              <w:rPr>
                <w:rFonts w:ascii="Times New Roman" w:hAnsi="Times New Roman"/>
                <w:lang w:val="en-GB"/>
              </w:rPr>
              <w:t xml:space="preserve">dering the </w:t>
            </w:r>
            <w:r w:rsidRPr="00062693">
              <w:rPr>
                <w:rFonts w:ascii="Times New Roman" w:hAnsi="Times New Roman"/>
                <w:i/>
                <w:iCs/>
                <w:lang w:val="en-GB"/>
              </w:rPr>
              <w:t>inherent tension</w:t>
            </w:r>
            <w:r w:rsidRPr="00803ADF">
              <w:rPr>
                <w:rFonts w:ascii="Times New Roman" w:hAnsi="Times New Roman"/>
                <w:lang w:val="en-GB"/>
              </w:rPr>
              <w:t xml:space="preserve"> between majoritarian principles and support for the ‘constitutional pillar’</w:t>
            </w:r>
            <w:r>
              <w:rPr>
                <w:rFonts w:ascii="Times New Roman" w:hAnsi="Times New Roman"/>
                <w:lang w:val="en-GB"/>
              </w:rPr>
              <w:t xml:space="preserve"> across the </w:t>
            </w:r>
            <w:r>
              <w:rPr>
                <w:rFonts w:ascii="Times New Roman" w:hAnsi="Times New Roman"/>
                <w:lang w:val="en-GB"/>
              </w:rPr>
              <w:lastRenderedPageBreak/>
              <w:t xml:space="preserve">EU. DEMCORE also goes </w:t>
            </w:r>
            <w:r w:rsidRPr="00062693">
              <w:rPr>
                <w:rFonts w:ascii="Times New Roman" w:hAnsi="Times New Roman"/>
                <w:i/>
                <w:iCs/>
                <w:lang w:val="en-GB"/>
              </w:rPr>
              <w:t>beyond</w:t>
            </w:r>
            <w:r>
              <w:rPr>
                <w:rFonts w:ascii="Times New Roman" w:hAnsi="Times New Roman"/>
                <w:lang w:val="en-GB"/>
              </w:rPr>
              <w:t xml:space="preserve"> RECONNECT’s policy-making focus in its aim </w:t>
            </w:r>
            <w:r w:rsidRPr="00803ADF">
              <w:rPr>
                <w:rFonts w:ascii="Times New Roman" w:hAnsi="Times New Roman"/>
                <w:lang w:val="en-GB"/>
              </w:rPr>
              <w:t>to understanding both the support for liberal democracy and the mecha</w:t>
            </w:r>
            <w:r w:rsidR="004B0938">
              <w:rPr>
                <w:rFonts w:ascii="Times New Roman" w:hAnsi="Times New Roman"/>
                <w:lang w:val="en-GB"/>
              </w:rPr>
              <w:softHyphen/>
            </w:r>
            <w:r w:rsidRPr="00803ADF">
              <w:rPr>
                <w:rFonts w:ascii="Times New Roman" w:hAnsi="Times New Roman"/>
                <w:lang w:val="en-GB"/>
              </w:rPr>
              <w:t>nisms responsible for democratic erosion and develops strategies to counter illiberal democrats and ensure liberal demo</w:t>
            </w:r>
            <w:r w:rsidRPr="00803ADF">
              <w:rPr>
                <w:rFonts w:ascii="Times New Roman" w:hAnsi="Times New Roman"/>
                <w:lang w:val="en-GB"/>
              </w:rPr>
              <w:softHyphen/>
              <w:t>cratic resilience.</w:t>
            </w:r>
            <w:r>
              <w:rPr>
                <w:rFonts w:ascii="Times New Roman" w:hAnsi="Times New Roman"/>
                <w:lang w:val="en-GB"/>
              </w:rPr>
              <w:t xml:space="preserve"> </w:t>
            </w:r>
          </w:p>
        </w:tc>
      </w:tr>
      <w:bookmarkEnd w:id="8"/>
      <w:tr w:rsidR="00E81E71" w:rsidRPr="00803ADF" w14:paraId="3ECAD39F" w14:textId="77777777" w:rsidTr="004B0938">
        <w:tc>
          <w:tcPr>
            <w:tcW w:w="1757" w:type="dxa"/>
          </w:tcPr>
          <w:p w14:paraId="7CB56989" w14:textId="25329609" w:rsidR="001C07EF" w:rsidRPr="00803ADF" w:rsidRDefault="001C07EF" w:rsidP="00487EF9">
            <w:pPr>
              <w:spacing w:after="60"/>
              <w:rPr>
                <w:rFonts w:ascii="Times New Roman" w:hAnsi="Times New Roman"/>
                <w:b/>
                <w:bCs/>
                <w:lang w:val="en-GB"/>
              </w:rPr>
            </w:pPr>
            <w:r w:rsidRPr="00803ADF">
              <w:rPr>
                <w:rFonts w:ascii="Times New Roman" w:hAnsi="Times New Roman"/>
                <w:b/>
                <w:bCs/>
                <w:lang w:val="en-GB"/>
              </w:rPr>
              <w:lastRenderedPageBreak/>
              <w:t xml:space="preserve">SCRIPTS </w:t>
            </w:r>
            <w:r w:rsidRPr="00803ADF">
              <w:rPr>
                <w:rFonts w:ascii="Times New Roman" w:hAnsi="Times New Roman"/>
                <w:lang w:val="en-GB"/>
              </w:rPr>
              <w:t>(DFG, EXC 2055)</w:t>
            </w:r>
          </w:p>
        </w:tc>
        <w:tc>
          <w:tcPr>
            <w:tcW w:w="3628" w:type="dxa"/>
          </w:tcPr>
          <w:p w14:paraId="48A1B262" w14:textId="368C2532" w:rsidR="001C07EF" w:rsidRPr="00803ADF" w:rsidRDefault="001C07EF" w:rsidP="00487EF9">
            <w:pPr>
              <w:spacing w:after="60"/>
              <w:rPr>
                <w:rFonts w:ascii="Times New Roman" w:hAnsi="Times New Roman"/>
                <w:lang w:val="en-GB"/>
              </w:rPr>
            </w:pPr>
            <w:r w:rsidRPr="00803ADF">
              <w:rPr>
                <w:rFonts w:ascii="Times New Roman" w:hAnsi="Times New Roman"/>
                <w:i/>
                <w:iCs/>
                <w:lang w:val="en-GB"/>
              </w:rPr>
              <w:t>Contestations</w:t>
            </w:r>
            <w:r w:rsidRPr="00803ADF">
              <w:rPr>
                <w:rFonts w:ascii="Times New Roman" w:hAnsi="Times New Roman"/>
                <w:lang w:val="en-GB"/>
              </w:rPr>
              <w:t xml:space="preserve"> </w:t>
            </w:r>
            <w:r w:rsidRPr="00803ADF">
              <w:rPr>
                <w:rFonts w:ascii="Times New Roman" w:hAnsi="Times New Roman"/>
                <w:i/>
                <w:iCs/>
                <w:lang w:val="en-GB"/>
              </w:rPr>
              <w:t>of the Liberal Script</w:t>
            </w:r>
            <w:r w:rsidRPr="00803ADF">
              <w:rPr>
                <w:rFonts w:ascii="Times New Roman" w:hAnsi="Times New Roman"/>
                <w:lang w:val="en-GB"/>
              </w:rPr>
              <w:t xml:space="preserve"> (SCRIPTS) is a research </w:t>
            </w:r>
            <w:r w:rsidR="005C7BB2" w:rsidRPr="00803ADF">
              <w:rPr>
                <w:rFonts w:ascii="Times New Roman" w:hAnsi="Times New Roman"/>
                <w:lang w:val="en-GB"/>
              </w:rPr>
              <w:t>network between</w:t>
            </w:r>
            <w:r w:rsidR="007743A9" w:rsidRPr="00803ADF">
              <w:rPr>
                <w:rFonts w:ascii="Times New Roman" w:hAnsi="Times New Roman"/>
                <w:lang w:val="en-GB"/>
              </w:rPr>
              <w:t xml:space="preserve"> several academic institutions in Berlin, Germany. It</w:t>
            </w:r>
            <w:r w:rsidRPr="00803ADF">
              <w:rPr>
                <w:rFonts w:ascii="Times New Roman" w:hAnsi="Times New Roman"/>
                <w:lang w:val="en-GB"/>
              </w:rPr>
              <w:t xml:space="preserve"> addresses the loss of confi</w:t>
            </w:r>
            <w:r w:rsidRPr="00803ADF">
              <w:rPr>
                <w:rFonts w:ascii="Times New Roman" w:hAnsi="Times New Roman"/>
                <w:lang w:val="en-GB"/>
              </w:rPr>
              <w:softHyphen/>
              <w:t>dence in the ability of core democratic institutions to provide solutions to the most pressing issues of the 21st century, such as rising inequality and the crisis of democracy</w:t>
            </w:r>
            <w:r w:rsidR="005C7BB2" w:rsidRPr="00803ADF">
              <w:rPr>
                <w:rFonts w:ascii="Times New Roman" w:hAnsi="Times New Roman"/>
                <w:lang w:val="en-GB"/>
              </w:rPr>
              <w:t>, across the globe</w:t>
            </w:r>
            <w:r w:rsidRPr="00803ADF">
              <w:rPr>
                <w:rFonts w:ascii="Times New Roman" w:hAnsi="Times New Roman"/>
                <w:lang w:val="en-GB"/>
              </w:rPr>
              <w:t>.</w:t>
            </w:r>
          </w:p>
        </w:tc>
        <w:tc>
          <w:tcPr>
            <w:tcW w:w="4819" w:type="dxa"/>
          </w:tcPr>
          <w:p w14:paraId="7E452C8B" w14:textId="614045C6" w:rsidR="001C07EF" w:rsidRPr="00803ADF" w:rsidRDefault="007743A9" w:rsidP="00487EF9">
            <w:pPr>
              <w:spacing w:after="60"/>
              <w:rPr>
                <w:rFonts w:ascii="Times New Roman" w:hAnsi="Times New Roman"/>
                <w:lang w:val="en-GB"/>
              </w:rPr>
            </w:pPr>
            <w:r w:rsidRPr="00803ADF">
              <w:rPr>
                <w:rFonts w:ascii="Times New Roman" w:hAnsi="Times New Roman"/>
                <w:lang w:val="en-GB"/>
              </w:rPr>
              <w:t>SCRIPTS is an influential project</w:t>
            </w:r>
            <w:r w:rsidR="00B26C14" w:rsidRPr="00803ADF">
              <w:rPr>
                <w:rFonts w:ascii="Times New Roman" w:hAnsi="Times New Roman"/>
                <w:lang w:val="en-GB"/>
              </w:rPr>
              <w:t xml:space="preserve"> and DEMCORE will build on </w:t>
            </w:r>
            <w:r w:rsidR="003E60D7" w:rsidRPr="00803ADF">
              <w:rPr>
                <w:rFonts w:ascii="Times New Roman" w:hAnsi="Times New Roman"/>
                <w:lang w:val="en-GB"/>
              </w:rPr>
              <w:t>those</w:t>
            </w:r>
            <w:r w:rsidR="00B26C14" w:rsidRPr="00803ADF">
              <w:rPr>
                <w:rFonts w:ascii="Times New Roman" w:hAnsi="Times New Roman"/>
                <w:lang w:val="en-GB"/>
              </w:rPr>
              <w:t xml:space="preserve"> research insights </w:t>
            </w:r>
            <w:r w:rsidR="003E60D7" w:rsidRPr="00803ADF">
              <w:rPr>
                <w:rFonts w:ascii="Times New Roman" w:hAnsi="Times New Roman"/>
                <w:lang w:val="en-GB"/>
              </w:rPr>
              <w:t xml:space="preserve">that are </w:t>
            </w:r>
            <w:r w:rsidR="00B26C14" w:rsidRPr="00803ADF">
              <w:rPr>
                <w:rFonts w:ascii="Times New Roman" w:hAnsi="Times New Roman"/>
                <w:lang w:val="en-GB"/>
              </w:rPr>
              <w:t>related to liberal values</w:t>
            </w:r>
            <w:r w:rsidR="00487EF9" w:rsidRPr="00803ADF">
              <w:rPr>
                <w:rFonts w:ascii="Times New Roman" w:hAnsi="Times New Roman"/>
                <w:lang w:val="en-GB"/>
              </w:rPr>
              <w:t xml:space="preserve"> in its ambition to also study atti</w:t>
            </w:r>
            <w:r w:rsidR="00B712AC" w:rsidRPr="00803ADF">
              <w:rPr>
                <w:rFonts w:ascii="Times New Roman" w:hAnsi="Times New Roman"/>
                <w:lang w:val="en-GB"/>
              </w:rPr>
              <w:softHyphen/>
            </w:r>
            <w:r w:rsidR="00487EF9" w:rsidRPr="00803ADF">
              <w:rPr>
                <w:rFonts w:ascii="Times New Roman" w:hAnsi="Times New Roman"/>
                <w:lang w:val="en-GB"/>
              </w:rPr>
              <w:t>tudes towards liberal democratic institutions and preferences for civil liberties</w:t>
            </w:r>
            <w:r w:rsidR="00B26C14" w:rsidRPr="00803ADF">
              <w:rPr>
                <w:rFonts w:ascii="Times New Roman" w:hAnsi="Times New Roman"/>
                <w:lang w:val="en-GB"/>
              </w:rPr>
              <w:t xml:space="preserve">. </w:t>
            </w:r>
            <w:r w:rsidR="00B712AC" w:rsidRPr="00803ADF">
              <w:rPr>
                <w:rFonts w:ascii="Times New Roman" w:hAnsi="Times New Roman"/>
                <w:lang w:val="en-GB"/>
              </w:rPr>
              <w:t>Plus</w:t>
            </w:r>
            <w:r w:rsidR="00487EF9" w:rsidRPr="00803ADF">
              <w:rPr>
                <w:rFonts w:ascii="Times New Roman" w:hAnsi="Times New Roman"/>
                <w:lang w:val="en-GB"/>
              </w:rPr>
              <w:t xml:space="preserve">, DEMCORE has a </w:t>
            </w:r>
            <w:r w:rsidR="00487EF9" w:rsidRPr="00803ADF">
              <w:rPr>
                <w:rFonts w:ascii="Times New Roman" w:hAnsi="Times New Roman"/>
                <w:i/>
                <w:iCs/>
                <w:lang w:val="en-GB"/>
              </w:rPr>
              <w:t>clear focus</w:t>
            </w:r>
            <w:r w:rsidR="00487EF9" w:rsidRPr="00803ADF">
              <w:rPr>
                <w:rFonts w:ascii="Times New Roman" w:hAnsi="Times New Roman"/>
                <w:lang w:val="en-GB"/>
              </w:rPr>
              <w:t xml:space="preserve"> on the interplay between EU-level and national-level politics in the EU, which allows it to provide specific recommendations aimed at foste</w:t>
            </w:r>
            <w:r w:rsidR="00B712AC" w:rsidRPr="00803ADF">
              <w:rPr>
                <w:rFonts w:ascii="Times New Roman" w:hAnsi="Times New Roman"/>
                <w:lang w:val="en-GB"/>
              </w:rPr>
              <w:softHyphen/>
            </w:r>
            <w:r w:rsidR="00487EF9" w:rsidRPr="00803ADF">
              <w:rPr>
                <w:rFonts w:ascii="Times New Roman" w:hAnsi="Times New Roman"/>
                <w:lang w:val="en-GB"/>
              </w:rPr>
              <w:t xml:space="preserve">ring European liberal democracy in the long run, while SCRIPTS has </w:t>
            </w:r>
            <w:r w:rsidR="003C6375" w:rsidRPr="00803ADF">
              <w:rPr>
                <w:rFonts w:ascii="Times New Roman" w:hAnsi="Times New Roman"/>
                <w:lang w:val="en-GB"/>
              </w:rPr>
              <w:t xml:space="preserve">a </w:t>
            </w:r>
            <w:r w:rsidR="00487EF9" w:rsidRPr="00803ADF">
              <w:rPr>
                <w:rFonts w:ascii="Times New Roman" w:hAnsi="Times New Roman"/>
                <w:lang w:val="en-GB"/>
              </w:rPr>
              <w:t xml:space="preserve">less confined global approach to understanding challenges to liberal democracy. </w:t>
            </w:r>
          </w:p>
        </w:tc>
      </w:tr>
      <w:tr w:rsidR="00721907" w:rsidRPr="00803ADF" w14:paraId="495FDC68" w14:textId="77777777" w:rsidTr="004B0938">
        <w:tc>
          <w:tcPr>
            <w:tcW w:w="1757" w:type="dxa"/>
          </w:tcPr>
          <w:p w14:paraId="0D956D1E" w14:textId="77777777" w:rsidR="001C07EF" w:rsidRPr="00803ADF" w:rsidRDefault="001C07EF" w:rsidP="00487EF9">
            <w:pPr>
              <w:spacing w:after="60"/>
              <w:rPr>
                <w:rFonts w:ascii="Times New Roman" w:hAnsi="Times New Roman"/>
                <w:b/>
                <w:bCs/>
                <w:lang w:val="en-GB"/>
              </w:rPr>
            </w:pPr>
            <w:proofErr w:type="spellStart"/>
            <w:r w:rsidRPr="00803ADF">
              <w:rPr>
                <w:rFonts w:ascii="Times New Roman" w:hAnsi="Times New Roman"/>
                <w:b/>
                <w:bCs/>
                <w:lang w:val="en-GB"/>
              </w:rPr>
              <w:t>ProConEU</w:t>
            </w:r>
            <w:proofErr w:type="spellEnd"/>
            <w:r w:rsidRPr="00803ADF">
              <w:rPr>
                <w:rFonts w:ascii="Times New Roman" w:hAnsi="Times New Roman"/>
                <w:b/>
                <w:bCs/>
                <w:lang w:val="en-GB"/>
              </w:rPr>
              <w:t xml:space="preserve"> </w:t>
            </w:r>
            <w:r w:rsidRPr="00803ADF">
              <w:rPr>
                <w:rFonts w:ascii="Times New Roman" w:hAnsi="Times New Roman"/>
                <w:lang w:val="en-GB"/>
              </w:rPr>
              <w:t>(Funder: German BMBF)</w:t>
            </w:r>
          </w:p>
        </w:tc>
        <w:tc>
          <w:tcPr>
            <w:tcW w:w="3628" w:type="dxa"/>
          </w:tcPr>
          <w:p w14:paraId="3887CD53" w14:textId="77777777" w:rsidR="001C07EF" w:rsidRPr="00803ADF" w:rsidRDefault="001C07EF" w:rsidP="00487EF9">
            <w:pPr>
              <w:spacing w:after="60"/>
              <w:rPr>
                <w:rFonts w:ascii="Times New Roman" w:hAnsi="Times New Roman"/>
                <w:lang w:val="en-GB"/>
              </w:rPr>
            </w:pPr>
            <w:r w:rsidRPr="00803ADF">
              <w:rPr>
                <w:rFonts w:ascii="Times New Roman" w:hAnsi="Times New Roman"/>
                <w:lang w:val="en-GB"/>
              </w:rPr>
              <w:t xml:space="preserve">Through a systematic analysis of election programmes, social media data and public opinion surveys, </w:t>
            </w:r>
            <w:proofErr w:type="spellStart"/>
            <w:r w:rsidRPr="00803ADF">
              <w:rPr>
                <w:rFonts w:ascii="Times New Roman" w:hAnsi="Times New Roman"/>
                <w:lang w:val="en-GB"/>
              </w:rPr>
              <w:t>ProConEU</w:t>
            </w:r>
            <w:proofErr w:type="spellEnd"/>
            <w:r w:rsidRPr="00803ADF">
              <w:rPr>
                <w:rFonts w:ascii="Times New Roman" w:hAnsi="Times New Roman"/>
                <w:lang w:val="en-GB"/>
              </w:rPr>
              <w:t xml:space="preserve"> investigates whether or not current conflicts within and about the EU are based on a transnational cleavage between supporters and oppo</w:t>
            </w:r>
            <w:r w:rsidRPr="00803ADF">
              <w:rPr>
                <w:rFonts w:ascii="Times New Roman" w:hAnsi="Times New Roman"/>
                <w:lang w:val="en-GB"/>
              </w:rPr>
              <w:softHyphen/>
              <w:t xml:space="preserve">nents of the European project, involving both EU citizens and political elites. </w:t>
            </w:r>
          </w:p>
        </w:tc>
        <w:tc>
          <w:tcPr>
            <w:tcW w:w="4819" w:type="dxa"/>
          </w:tcPr>
          <w:p w14:paraId="4CDCB02F" w14:textId="1620D4B8" w:rsidR="001C07EF" w:rsidRPr="00803ADF" w:rsidRDefault="00721907" w:rsidP="00487EF9">
            <w:pPr>
              <w:spacing w:after="60"/>
              <w:rPr>
                <w:rFonts w:ascii="Times New Roman" w:hAnsi="Times New Roman"/>
                <w:lang w:val="en-GB"/>
              </w:rPr>
            </w:pPr>
            <w:proofErr w:type="spellStart"/>
            <w:r w:rsidRPr="00803ADF">
              <w:rPr>
                <w:rFonts w:ascii="Times New Roman" w:hAnsi="Times New Roman"/>
                <w:lang w:val="en-GB"/>
              </w:rPr>
              <w:t>ProConEU</w:t>
            </w:r>
            <w:proofErr w:type="spellEnd"/>
            <w:r w:rsidRPr="00803ADF">
              <w:rPr>
                <w:rFonts w:ascii="Times New Roman" w:hAnsi="Times New Roman"/>
                <w:lang w:val="en-GB"/>
              </w:rPr>
              <w:t xml:space="preserve"> is an important project</w:t>
            </w:r>
            <w:r w:rsidR="00B712AC" w:rsidRPr="00803ADF">
              <w:rPr>
                <w:rFonts w:ascii="Times New Roman" w:hAnsi="Times New Roman"/>
                <w:lang w:val="en-GB"/>
              </w:rPr>
              <w:t xml:space="preserve">. </w:t>
            </w:r>
            <w:r w:rsidR="00E81E71" w:rsidRPr="00803ADF">
              <w:rPr>
                <w:rFonts w:ascii="Times New Roman" w:hAnsi="Times New Roman"/>
                <w:lang w:val="en-GB"/>
              </w:rPr>
              <w:t xml:space="preserve">DEMCORE will particularly build on the project’s </w:t>
            </w:r>
            <w:r w:rsidR="00E81E71" w:rsidRPr="00803ADF">
              <w:rPr>
                <w:rFonts w:ascii="Times New Roman" w:hAnsi="Times New Roman"/>
                <w:i/>
                <w:iCs/>
                <w:lang w:val="en-GB"/>
              </w:rPr>
              <w:t>transnational dimen</w:t>
            </w:r>
            <w:r w:rsidR="00B712AC" w:rsidRPr="00803ADF">
              <w:rPr>
                <w:rFonts w:ascii="Times New Roman" w:hAnsi="Times New Roman"/>
                <w:i/>
                <w:iCs/>
                <w:lang w:val="en-GB"/>
              </w:rPr>
              <w:softHyphen/>
            </w:r>
            <w:r w:rsidR="00E81E71" w:rsidRPr="00803ADF">
              <w:rPr>
                <w:rFonts w:ascii="Times New Roman" w:hAnsi="Times New Roman"/>
                <w:i/>
                <w:iCs/>
                <w:lang w:val="en-GB"/>
              </w:rPr>
              <w:t>sion</w:t>
            </w:r>
            <w:r w:rsidR="00B712AC" w:rsidRPr="00803ADF">
              <w:rPr>
                <w:rFonts w:ascii="Times New Roman" w:hAnsi="Times New Roman"/>
                <w:lang w:val="en-GB"/>
              </w:rPr>
              <w:t xml:space="preserve">, yet </w:t>
            </w:r>
            <w:proofErr w:type="spellStart"/>
            <w:r w:rsidR="00E81E71" w:rsidRPr="00803ADF">
              <w:rPr>
                <w:rFonts w:ascii="Times New Roman" w:hAnsi="Times New Roman"/>
                <w:lang w:val="en-GB"/>
              </w:rPr>
              <w:t>ProConEU</w:t>
            </w:r>
            <w:proofErr w:type="spellEnd"/>
            <w:r w:rsidR="00E81E71" w:rsidRPr="00803ADF">
              <w:rPr>
                <w:rFonts w:ascii="Times New Roman" w:hAnsi="Times New Roman"/>
                <w:lang w:val="en-GB"/>
              </w:rPr>
              <w:t xml:space="preserve"> </w:t>
            </w:r>
            <w:r w:rsidRPr="00803ADF">
              <w:rPr>
                <w:rFonts w:ascii="Times New Roman" w:hAnsi="Times New Roman"/>
                <w:lang w:val="en-GB"/>
              </w:rPr>
              <w:t>only engages with European integration.</w:t>
            </w:r>
            <w:r w:rsidR="00B712AC" w:rsidRPr="00803ADF">
              <w:rPr>
                <w:rFonts w:ascii="Times New Roman" w:hAnsi="Times New Roman"/>
                <w:lang w:val="en-GB"/>
              </w:rPr>
              <w:t xml:space="preserve"> While</w:t>
            </w:r>
            <w:r w:rsidRPr="00803ADF">
              <w:rPr>
                <w:rFonts w:ascii="Times New Roman" w:hAnsi="Times New Roman"/>
                <w:lang w:val="en-GB"/>
              </w:rPr>
              <w:t xml:space="preserve"> DEMCORE argues that </w:t>
            </w:r>
            <w:r w:rsidRPr="00803ADF">
              <w:rPr>
                <w:rFonts w:ascii="Times New Roman" w:hAnsi="Times New Roman"/>
                <w:bCs/>
                <w:lang w:val="en-GB"/>
              </w:rPr>
              <w:t xml:space="preserve">Euroscepticism becomes increasingly aligned with challenges to liberal democracy, </w:t>
            </w:r>
            <w:r w:rsidR="00E81E71" w:rsidRPr="00803ADF">
              <w:rPr>
                <w:rFonts w:ascii="Times New Roman" w:hAnsi="Times New Roman"/>
                <w:bCs/>
                <w:lang w:val="en-GB"/>
              </w:rPr>
              <w:t>DEMCORE’s</w:t>
            </w:r>
            <w:r w:rsidRPr="00803ADF">
              <w:rPr>
                <w:rFonts w:ascii="Times New Roman" w:hAnsi="Times New Roman"/>
                <w:bCs/>
                <w:lang w:val="en-GB"/>
              </w:rPr>
              <w:t xml:space="preserve"> focus lies on the support for liberal democracy expressed by citizens and political elites and how illiberal preferences can be explained and coun</w:t>
            </w:r>
            <w:r w:rsidR="00B712AC" w:rsidRPr="00803ADF">
              <w:rPr>
                <w:rFonts w:ascii="Times New Roman" w:hAnsi="Times New Roman"/>
                <w:bCs/>
                <w:lang w:val="en-GB"/>
              </w:rPr>
              <w:softHyphen/>
            </w:r>
            <w:r w:rsidRPr="00803ADF">
              <w:rPr>
                <w:rFonts w:ascii="Times New Roman" w:hAnsi="Times New Roman"/>
                <w:bCs/>
                <w:lang w:val="en-GB"/>
              </w:rPr>
              <w:t xml:space="preserve">tered. </w:t>
            </w:r>
            <w:r w:rsidR="00E81E71" w:rsidRPr="00803ADF">
              <w:rPr>
                <w:rFonts w:ascii="Times New Roman" w:hAnsi="Times New Roman"/>
                <w:bCs/>
                <w:lang w:val="en-GB"/>
              </w:rPr>
              <w:t xml:space="preserve">Thus, Euroscepticism plays an important role, but </w:t>
            </w:r>
            <w:r w:rsidR="00B2051E" w:rsidRPr="00803ADF">
              <w:rPr>
                <w:rFonts w:ascii="Times New Roman" w:hAnsi="Times New Roman"/>
                <w:bCs/>
                <w:lang w:val="en-GB"/>
              </w:rPr>
              <w:t xml:space="preserve">it </w:t>
            </w:r>
            <w:r w:rsidR="00E81E71" w:rsidRPr="00803ADF">
              <w:rPr>
                <w:rFonts w:ascii="Times New Roman" w:hAnsi="Times New Roman"/>
                <w:bCs/>
                <w:lang w:val="en-GB"/>
              </w:rPr>
              <w:t>is not sufficient for under</w:t>
            </w:r>
            <w:r w:rsidR="00B712AC" w:rsidRPr="00803ADF">
              <w:rPr>
                <w:rFonts w:ascii="Times New Roman" w:hAnsi="Times New Roman"/>
                <w:bCs/>
                <w:lang w:val="en-GB"/>
              </w:rPr>
              <w:softHyphen/>
            </w:r>
            <w:r w:rsidR="00E81E71" w:rsidRPr="00803ADF">
              <w:rPr>
                <w:rFonts w:ascii="Times New Roman" w:hAnsi="Times New Roman"/>
                <w:bCs/>
                <w:lang w:val="en-GB"/>
              </w:rPr>
              <w:t>stan</w:t>
            </w:r>
            <w:r w:rsidR="00B712AC" w:rsidRPr="00803ADF">
              <w:rPr>
                <w:rFonts w:ascii="Times New Roman" w:hAnsi="Times New Roman"/>
                <w:bCs/>
                <w:lang w:val="en-GB"/>
              </w:rPr>
              <w:softHyphen/>
            </w:r>
            <w:r w:rsidR="00E81E71" w:rsidRPr="00803ADF">
              <w:rPr>
                <w:rFonts w:ascii="Times New Roman" w:hAnsi="Times New Roman"/>
                <w:bCs/>
                <w:lang w:val="en-GB"/>
              </w:rPr>
              <w:t xml:space="preserve">ding current challenges to liberal democracy in Europe. </w:t>
            </w:r>
          </w:p>
        </w:tc>
      </w:tr>
    </w:tbl>
    <w:p w14:paraId="3607FD01" w14:textId="0D0451B3" w:rsidR="00DD1599" w:rsidRPr="00803ADF" w:rsidRDefault="00977AEA" w:rsidP="001224F6">
      <w:pPr>
        <w:spacing w:before="180" w:after="60"/>
        <w:jc w:val="both"/>
        <w:rPr>
          <w:rFonts w:ascii="Times New Roman" w:hAnsi="Times New Roman"/>
          <w:lang w:val="en-GB"/>
        </w:rPr>
      </w:pPr>
      <w:r>
        <w:rPr>
          <w:rFonts w:ascii="Times New Roman" w:hAnsi="Times New Roman"/>
          <w:lang w:val="en-GB"/>
        </w:rPr>
        <w:t xml:space="preserve">To accomplish its first objective, </w:t>
      </w:r>
      <w:r w:rsidR="001C07EF" w:rsidRPr="00803ADF">
        <w:rPr>
          <w:rFonts w:ascii="Times New Roman" w:hAnsi="Times New Roman"/>
          <w:lang w:val="en-GB"/>
        </w:rPr>
        <w:t xml:space="preserve">DEMCORE will also rely on </w:t>
      </w:r>
      <w:r w:rsidR="00712F49">
        <w:rPr>
          <w:rFonts w:ascii="Times New Roman" w:hAnsi="Times New Roman"/>
          <w:lang w:val="en-GB"/>
        </w:rPr>
        <w:t xml:space="preserve">existing </w:t>
      </w:r>
      <w:r w:rsidR="001C07EF" w:rsidRPr="00803ADF">
        <w:rPr>
          <w:rFonts w:ascii="Times New Roman" w:hAnsi="Times New Roman"/>
          <w:lang w:val="en-GB"/>
        </w:rPr>
        <w:t>funda</w:t>
      </w:r>
      <w:r w:rsidR="001C07EF" w:rsidRPr="00803ADF">
        <w:rPr>
          <w:rFonts w:ascii="Times New Roman" w:hAnsi="Times New Roman"/>
          <w:lang w:val="en-GB"/>
        </w:rPr>
        <w:softHyphen/>
        <w:t>mental data and infra</w:t>
      </w:r>
      <w:r w:rsidR="001C07EF" w:rsidRPr="00803ADF">
        <w:rPr>
          <w:rFonts w:ascii="Times New Roman" w:hAnsi="Times New Roman"/>
          <w:lang w:val="en-GB"/>
        </w:rPr>
        <w:softHyphen/>
        <w:t>structure</w:t>
      </w:r>
      <w:r w:rsidR="00712F49">
        <w:rPr>
          <w:rFonts w:ascii="Times New Roman" w:hAnsi="Times New Roman"/>
          <w:lang w:val="en-GB"/>
        </w:rPr>
        <w:t>:</w:t>
      </w:r>
      <w:r w:rsidR="00DD1599" w:rsidRPr="00803ADF">
        <w:rPr>
          <w:rFonts w:ascii="Times New Roman" w:hAnsi="Times New Roman"/>
          <w:lang w:val="en-GB"/>
        </w:rPr>
        <w:t xml:space="preserve"> </w:t>
      </w:r>
    </w:p>
    <w:p w14:paraId="4F8EBB79" w14:textId="305136B1" w:rsidR="00585562" w:rsidRPr="00803ADF" w:rsidRDefault="00585562" w:rsidP="003013EE">
      <w:pPr>
        <w:numPr>
          <w:ilvl w:val="0"/>
          <w:numId w:val="21"/>
        </w:numPr>
        <w:spacing w:after="60"/>
        <w:ind w:left="425" w:hanging="357"/>
        <w:rPr>
          <w:rFonts w:ascii="Times New Roman" w:hAnsi="Times New Roman"/>
          <w:lang w:val="en-GB"/>
        </w:rPr>
      </w:pPr>
      <w:r w:rsidRPr="00803ADF">
        <w:rPr>
          <w:rFonts w:ascii="Times New Roman" w:hAnsi="Times New Roman"/>
          <w:lang w:val="en-GB"/>
        </w:rPr>
        <w:t>Projects that provide</w:t>
      </w:r>
      <w:r w:rsidRPr="00803ADF">
        <w:rPr>
          <w:rFonts w:ascii="Times New Roman" w:hAnsi="Times New Roman"/>
          <w:b/>
          <w:bCs/>
          <w:lang w:val="en-GB"/>
        </w:rPr>
        <w:t xml:space="preserve"> indicators of democracy</w:t>
      </w:r>
      <w:r w:rsidRPr="00803ADF">
        <w:rPr>
          <w:rFonts w:ascii="Times New Roman" w:hAnsi="Times New Roman"/>
          <w:lang w:val="en-GB"/>
        </w:rPr>
        <w:t>, such as the V</w:t>
      </w:r>
      <w:r w:rsidR="005B7CDC" w:rsidRPr="00803ADF">
        <w:rPr>
          <w:rFonts w:ascii="Times New Roman" w:hAnsi="Times New Roman"/>
          <w:lang w:val="en-GB"/>
        </w:rPr>
        <w:t>-De</w:t>
      </w:r>
      <w:r w:rsidR="00593E4E">
        <w:rPr>
          <w:rFonts w:ascii="Times New Roman" w:hAnsi="Times New Roman"/>
          <w:lang w:val="en-GB"/>
        </w:rPr>
        <w:t>m</w:t>
      </w:r>
      <w:r w:rsidRPr="00803ADF">
        <w:rPr>
          <w:rFonts w:ascii="Times New Roman" w:hAnsi="Times New Roman"/>
          <w:lang w:val="en-GB"/>
        </w:rPr>
        <w:t xml:space="preserve"> Project (</w:t>
      </w:r>
      <w:hyperlink r:id="rId19" w:history="1">
        <w:r w:rsidR="005B7CDC" w:rsidRPr="00803ADF">
          <w:rPr>
            <w:rStyle w:val="Hyperlink"/>
            <w:rFonts w:ascii="Times New Roman" w:hAnsi="Times New Roman"/>
            <w:lang w:val="en-GB"/>
          </w:rPr>
          <w:t>v-dem.net/</w:t>
        </w:r>
        <w:proofErr w:type="spellStart"/>
        <w:r w:rsidR="005B7CDC" w:rsidRPr="00803ADF">
          <w:rPr>
            <w:rStyle w:val="Hyperlink"/>
            <w:rFonts w:ascii="Times New Roman" w:hAnsi="Times New Roman"/>
            <w:lang w:val="en-GB"/>
          </w:rPr>
          <w:t>en</w:t>
        </w:r>
        <w:proofErr w:type="spellEnd"/>
        <w:r w:rsidR="005B7CDC" w:rsidRPr="00803ADF">
          <w:rPr>
            <w:rStyle w:val="Hyperlink"/>
            <w:rFonts w:ascii="Times New Roman" w:hAnsi="Times New Roman"/>
            <w:lang w:val="en-GB"/>
          </w:rPr>
          <w:t>/</w:t>
        </w:r>
      </w:hyperlink>
      <w:r w:rsidRPr="00803ADF">
        <w:rPr>
          <w:rFonts w:ascii="Times New Roman" w:hAnsi="Times New Roman"/>
          <w:lang w:val="en-GB"/>
        </w:rPr>
        <w:t>),</w:t>
      </w:r>
      <w:r w:rsidR="005B7CDC" w:rsidRPr="00803ADF">
        <w:rPr>
          <w:rFonts w:ascii="Times New Roman" w:hAnsi="Times New Roman"/>
          <w:lang w:val="en-GB"/>
        </w:rPr>
        <w:t xml:space="preserve"> </w:t>
      </w:r>
      <w:r w:rsidRPr="00803ADF">
        <w:rPr>
          <w:rFonts w:ascii="Times New Roman" w:hAnsi="Times New Roman"/>
          <w:lang w:val="en-GB"/>
        </w:rPr>
        <w:t>Freedom House, and the International Institute for Democracy and Electoral Assistance (International IDEA</w:t>
      </w:r>
      <w:r w:rsidR="005B7CDC" w:rsidRPr="00803ADF">
        <w:rPr>
          <w:rFonts w:ascii="Times New Roman" w:hAnsi="Times New Roman"/>
          <w:lang w:val="en-GB"/>
        </w:rPr>
        <w:t xml:space="preserve">, </w:t>
      </w:r>
      <w:hyperlink r:id="rId20" w:history="1">
        <w:r w:rsidR="005B7CDC" w:rsidRPr="00803ADF">
          <w:rPr>
            <w:rStyle w:val="Hyperlink"/>
            <w:rFonts w:ascii="Times New Roman" w:hAnsi="Times New Roman"/>
            <w:lang w:val="en-GB"/>
          </w:rPr>
          <w:t>idea.int/</w:t>
        </w:r>
      </w:hyperlink>
      <w:r w:rsidRPr="00803ADF">
        <w:rPr>
          <w:rFonts w:ascii="Times New Roman" w:hAnsi="Times New Roman"/>
          <w:lang w:val="en-GB"/>
        </w:rPr>
        <w:t>)</w:t>
      </w:r>
      <w:r w:rsidR="005B7CDC" w:rsidRPr="00803ADF">
        <w:rPr>
          <w:rFonts w:ascii="Times New Roman" w:hAnsi="Times New Roman"/>
          <w:lang w:val="en-GB"/>
        </w:rPr>
        <w:t xml:space="preserve"> </w:t>
      </w:r>
    </w:p>
    <w:p w14:paraId="74BE0657" w14:textId="1E3D16CA" w:rsidR="00585562" w:rsidRPr="00803ADF" w:rsidRDefault="00585562" w:rsidP="003013EE">
      <w:pPr>
        <w:numPr>
          <w:ilvl w:val="0"/>
          <w:numId w:val="21"/>
        </w:numPr>
        <w:spacing w:after="60"/>
        <w:ind w:left="426" w:hanging="357"/>
        <w:rPr>
          <w:rFonts w:ascii="Times New Roman" w:hAnsi="Times New Roman"/>
          <w:lang w:val="en-GB"/>
        </w:rPr>
      </w:pPr>
      <w:r w:rsidRPr="00803ADF">
        <w:rPr>
          <w:rFonts w:ascii="Times New Roman" w:hAnsi="Times New Roman"/>
          <w:lang w:val="en-GB"/>
        </w:rPr>
        <w:t>Projects that include</w:t>
      </w:r>
      <w:r w:rsidRPr="00803ADF">
        <w:rPr>
          <w:rFonts w:ascii="Times New Roman" w:hAnsi="Times New Roman"/>
          <w:b/>
          <w:bCs/>
          <w:lang w:val="en-GB"/>
        </w:rPr>
        <w:t xml:space="preserve"> survey data</w:t>
      </w:r>
      <w:r w:rsidRPr="00803ADF">
        <w:rPr>
          <w:rFonts w:ascii="Times New Roman" w:hAnsi="Times New Roman"/>
          <w:lang w:val="en-GB"/>
        </w:rPr>
        <w:t xml:space="preserve"> on attitudes towards democracy, including the ESS, EVS, EES, CSES, the Electoral Integrity Project (</w:t>
      </w:r>
      <w:hyperlink r:id="rId21" w:history="1">
        <w:r w:rsidRPr="00803ADF">
          <w:rPr>
            <w:rStyle w:val="Hyperlink"/>
            <w:rFonts w:ascii="Times New Roman" w:hAnsi="Times New Roman"/>
            <w:lang w:val="en-GB"/>
          </w:rPr>
          <w:t>electoralintegrityproject.com/</w:t>
        </w:r>
      </w:hyperlink>
      <w:r w:rsidRPr="00803ADF">
        <w:rPr>
          <w:rFonts w:ascii="Times New Roman" w:hAnsi="Times New Roman"/>
          <w:lang w:val="en-GB"/>
        </w:rPr>
        <w:t xml:space="preserve">), and </w:t>
      </w:r>
      <w:proofErr w:type="spellStart"/>
      <w:r w:rsidRPr="00803ADF">
        <w:rPr>
          <w:rFonts w:ascii="Times New Roman" w:hAnsi="Times New Roman"/>
          <w:i/>
          <w:iCs/>
          <w:lang w:val="en-GB"/>
        </w:rPr>
        <w:t>eupinions</w:t>
      </w:r>
      <w:proofErr w:type="spellEnd"/>
      <w:r w:rsidRPr="00803ADF">
        <w:rPr>
          <w:rFonts w:ascii="Times New Roman" w:hAnsi="Times New Roman"/>
          <w:lang w:val="en-GB"/>
        </w:rPr>
        <w:t xml:space="preserve"> (</w:t>
      </w:r>
      <w:hyperlink r:id="rId22" w:history="1">
        <w:r w:rsidRPr="00803ADF">
          <w:rPr>
            <w:rStyle w:val="Hyperlink"/>
            <w:rFonts w:ascii="Times New Roman" w:hAnsi="Times New Roman"/>
            <w:lang w:val="en-GB"/>
          </w:rPr>
          <w:t>eupinions.eu/de/home</w:t>
        </w:r>
      </w:hyperlink>
      <w:r w:rsidRPr="00803ADF">
        <w:rPr>
          <w:rFonts w:ascii="Times New Roman" w:hAnsi="Times New Roman"/>
          <w:lang w:val="en-GB"/>
        </w:rPr>
        <w:t xml:space="preserve">) </w:t>
      </w:r>
    </w:p>
    <w:p w14:paraId="01A64768" w14:textId="4713E242" w:rsidR="005B7CDC" w:rsidRPr="00803ADF" w:rsidRDefault="005B7CDC" w:rsidP="003013EE">
      <w:pPr>
        <w:numPr>
          <w:ilvl w:val="0"/>
          <w:numId w:val="21"/>
        </w:numPr>
        <w:spacing w:after="60"/>
        <w:ind w:left="425" w:hanging="357"/>
        <w:rPr>
          <w:rFonts w:ascii="Times New Roman" w:hAnsi="Times New Roman"/>
          <w:lang w:val="en-GB"/>
        </w:rPr>
      </w:pPr>
      <w:r w:rsidRPr="00803ADF">
        <w:rPr>
          <w:rFonts w:ascii="Times New Roman" w:hAnsi="Times New Roman"/>
          <w:lang w:val="en-GB"/>
        </w:rPr>
        <w:t>Projects that provide data on</w:t>
      </w:r>
      <w:r w:rsidRPr="00803ADF">
        <w:rPr>
          <w:rFonts w:ascii="Times New Roman" w:hAnsi="Times New Roman"/>
          <w:b/>
          <w:bCs/>
          <w:lang w:val="en-GB"/>
        </w:rPr>
        <w:t xml:space="preserve"> party positions</w:t>
      </w:r>
      <w:r w:rsidRPr="00803ADF">
        <w:rPr>
          <w:rFonts w:ascii="Times New Roman" w:hAnsi="Times New Roman"/>
          <w:lang w:val="en-GB"/>
        </w:rPr>
        <w:t xml:space="preserve">, such as the Manifesto Project, the </w:t>
      </w:r>
      <w:proofErr w:type="spellStart"/>
      <w:r w:rsidRPr="00803ADF">
        <w:rPr>
          <w:rFonts w:ascii="Times New Roman" w:hAnsi="Times New Roman"/>
          <w:lang w:val="en-GB"/>
        </w:rPr>
        <w:t>Euromanifesto</w:t>
      </w:r>
      <w:proofErr w:type="spellEnd"/>
      <w:r w:rsidRPr="00803ADF">
        <w:rPr>
          <w:rFonts w:ascii="Times New Roman" w:hAnsi="Times New Roman"/>
          <w:lang w:val="en-GB"/>
        </w:rPr>
        <w:t xml:space="preserve"> Project, CHES, </w:t>
      </w:r>
      <w:proofErr w:type="spellStart"/>
      <w:r w:rsidRPr="00803ADF">
        <w:rPr>
          <w:rFonts w:ascii="Times New Roman" w:hAnsi="Times New Roman"/>
          <w:i/>
          <w:iCs/>
          <w:lang w:val="en-GB"/>
        </w:rPr>
        <w:t>PopuList</w:t>
      </w:r>
      <w:proofErr w:type="spellEnd"/>
      <w:r w:rsidRPr="00803ADF">
        <w:rPr>
          <w:rFonts w:ascii="Times New Roman" w:hAnsi="Times New Roman"/>
          <w:lang w:val="en-GB"/>
        </w:rPr>
        <w:t xml:space="preserve"> (</w:t>
      </w:r>
      <w:hyperlink r:id="rId23" w:history="1">
        <w:r w:rsidRPr="00803ADF">
          <w:rPr>
            <w:rStyle w:val="Hyperlink"/>
            <w:rFonts w:ascii="Times New Roman" w:hAnsi="Times New Roman"/>
            <w:lang w:val="en-GB"/>
          </w:rPr>
          <w:t>popu-list.org/</w:t>
        </w:r>
      </w:hyperlink>
      <w:r w:rsidRPr="00803ADF">
        <w:rPr>
          <w:rFonts w:ascii="Times New Roman" w:hAnsi="Times New Roman"/>
          <w:lang w:val="en-GB"/>
        </w:rPr>
        <w:t xml:space="preserve">), as well as </w:t>
      </w:r>
      <w:proofErr w:type="spellStart"/>
      <w:r w:rsidRPr="00803ADF">
        <w:rPr>
          <w:rFonts w:ascii="Times New Roman" w:hAnsi="Times New Roman"/>
          <w:i/>
          <w:iCs/>
          <w:lang w:val="en-GB"/>
        </w:rPr>
        <w:t>EUspeech</w:t>
      </w:r>
      <w:proofErr w:type="spellEnd"/>
      <w:r w:rsidRPr="00803ADF">
        <w:rPr>
          <w:rFonts w:ascii="Times New Roman" w:hAnsi="Times New Roman"/>
          <w:i/>
          <w:iCs/>
          <w:lang w:val="en-GB"/>
        </w:rPr>
        <w:t xml:space="preserve"> </w:t>
      </w:r>
      <w:r w:rsidRPr="00803ADF">
        <w:rPr>
          <w:rFonts w:ascii="Times New Roman" w:hAnsi="Times New Roman"/>
          <w:lang w:val="en-GB"/>
        </w:rPr>
        <w:t xml:space="preserve">and </w:t>
      </w:r>
      <w:proofErr w:type="spellStart"/>
      <w:r w:rsidRPr="00803ADF">
        <w:rPr>
          <w:rFonts w:ascii="Times New Roman" w:hAnsi="Times New Roman"/>
          <w:i/>
          <w:iCs/>
          <w:lang w:val="en-GB"/>
        </w:rPr>
        <w:t>Parlspeech</w:t>
      </w:r>
      <w:proofErr w:type="spellEnd"/>
      <w:r w:rsidRPr="00803ADF">
        <w:rPr>
          <w:rFonts w:ascii="Times New Roman" w:hAnsi="Times New Roman"/>
          <w:i/>
          <w:iCs/>
          <w:lang w:val="en-GB"/>
        </w:rPr>
        <w:t xml:space="preserve"> </w:t>
      </w:r>
      <w:r w:rsidRPr="00803ADF">
        <w:rPr>
          <w:rFonts w:ascii="Times New Roman" w:hAnsi="Times New Roman"/>
          <w:lang w:val="en-GB"/>
        </w:rPr>
        <w:t xml:space="preserve">that are available on Harvard </w:t>
      </w:r>
      <w:proofErr w:type="spellStart"/>
      <w:r w:rsidRPr="00803ADF">
        <w:rPr>
          <w:rFonts w:ascii="Times New Roman" w:hAnsi="Times New Roman"/>
          <w:lang w:val="en-GB"/>
        </w:rPr>
        <w:t>Dataverse</w:t>
      </w:r>
      <w:proofErr w:type="spellEnd"/>
    </w:p>
    <w:p w14:paraId="2F59CC12" w14:textId="42C35869" w:rsidR="005B7CDC" w:rsidRPr="00803ADF" w:rsidRDefault="00EE71D2" w:rsidP="003013EE">
      <w:pPr>
        <w:numPr>
          <w:ilvl w:val="0"/>
          <w:numId w:val="21"/>
        </w:numPr>
        <w:spacing w:after="60"/>
        <w:ind w:left="425" w:hanging="357"/>
        <w:rPr>
          <w:rFonts w:ascii="Times New Roman" w:hAnsi="Times New Roman"/>
          <w:lang w:val="en-GB"/>
        </w:rPr>
      </w:pPr>
      <w:r w:rsidRPr="00803ADF">
        <w:rPr>
          <w:rFonts w:ascii="Times New Roman" w:hAnsi="Times New Roman"/>
          <w:lang w:val="en-GB"/>
        </w:rPr>
        <w:t>Examples of</w:t>
      </w:r>
      <w:r w:rsidR="005B7CDC" w:rsidRPr="00803ADF">
        <w:rPr>
          <w:rFonts w:ascii="Times New Roman" w:hAnsi="Times New Roman"/>
          <w:lang w:val="en-GB"/>
        </w:rPr>
        <w:t xml:space="preserve"> projects that provide </w:t>
      </w:r>
      <w:r w:rsidR="005B7CDC" w:rsidRPr="00803ADF">
        <w:rPr>
          <w:rFonts w:ascii="Times New Roman" w:hAnsi="Times New Roman"/>
          <w:b/>
          <w:bCs/>
          <w:lang w:val="en-GB"/>
        </w:rPr>
        <w:t>contextual data</w:t>
      </w:r>
      <w:r w:rsidRPr="00803ADF">
        <w:rPr>
          <w:rFonts w:ascii="Times New Roman" w:hAnsi="Times New Roman"/>
          <w:b/>
          <w:bCs/>
          <w:lang w:val="en-GB"/>
        </w:rPr>
        <w:t xml:space="preserve"> </w:t>
      </w:r>
      <w:r w:rsidRPr="00803ADF">
        <w:rPr>
          <w:rFonts w:ascii="Times New Roman" w:hAnsi="Times New Roman"/>
          <w:lang w:val="en-GB"/>
        </w:rPr>
        <w:t xml:space="preserve">include </w:t>
      </w:r>
      <w:proofErr w:type="spellStart"/>
      <w:r w:rsidRPr="00803ADF">
        <w:rPr>
          <w:rFonts w:ascii="Times New Roman" w:hAnsi="Times New Roman"/>
          <w:i/>
          <w:iCs/>
          <w:lang w:val="en-GB"/>
        </w:rPr>
        <w:t>ParlGov</w:t>
      </w:r>
      <w:proofErr w:type="spellEnd"/>
      <w:r w:rsidRPr="00803ADF">
        <w:rPr>
          <w:rFonts w:ascii="Times New Roman" w:hAnsi="Times New Roman"/>
          <w:lang w:val="en-GB"/>
        </w:rPr>
        <w:t xml:space="preserve"> (</w:t>
      </w:r>
      <w:hyperlink r:id="rId24" w:history="1">
        <w:r w:rsidRPr="00803ADF">
          <w:rPr>
            <w:rStyle w:val="Hyperlink"/>
            <w:rFonts w:ascii="Times New Roman" w:hAnsi="Times New Roman"/>
            <w:lang w:val="en-GB"/>
          </w:rPr>
          <w:t>parlgov.org/</w:t>
        </w:r>
      </w:hyperlink>
      <w:r w:rsidRPr="00803ADF">
        <w:rPr>
          <w:rFonts w:ascii="Times New Roman" w:hAnsi="Times New Roman"/>
          <w:lang w:val="en-GB"/>
        </w:rPr>
        <w:t xml:space="preserve">) and </w:t>
      </w:r>
      <w:r w:rsidRPr="00803ADF">
        <w:rPr>
          <w:rFonts w:ascii="Times New Roman" w:hAnsi="Times New Roman"/>
          <w:i/>
          <w:iCs/>
          <w:lang w:val="en-GB"/>
        </w:rPr>
        <w:t>whogoverns.eu</w:t>
      </w:r>
    </w:p>
    <w:p w14:paraId="04AB4333" w14:textId="778D450F" w:rsidR="00DD1599" w:rsidRPr="00803ADF" w:rsidRDefault="00DD1599" w:rsidP="001224F6">
      <w:pPr>
        <w:spacing w:before="180" w:after="60"/>
        <w:rPr>
          <w:rFonts w:ascii="Times New Roman" w:hAnsi="Times New Roman"/>
          <w:lang w:val="en-GB"/>
        </w:rPr>
      </w:pPr>
      <w:r w:rsidRPr="00803ADF">
        <w:rPr>
          <w:rFonts w:ascii="Times New Roman" w:hAnsi="Times New Roman"/>
          <w:lang w:val="en-GB"/>
        </w:rPr>
        <w:t xml:space="preserve">Links </w:t>
      </w:r>
      <w:r w:rsidR="004A4228" w:rsidRPr="00803ADF">
        <w:rPr>
          <w:rFonts w:ascii="Times New Roman" w:hAnsi="Times New Roman"/>
          <w:lang w:val="en-GB"/>
        </w:rPr>
        <w:t xml:space="preserve">to existing projects </w:t>
      </w:r>
      <w:r w:rsidRPr="00803ADF">
        <w:rPr>
          <w:rFonts w:ascii="Times New Roman" w:hAnsi="Times New Roman"/>
          <w:lang w:val="en-GB"/>
        </w:rPr>
        <w:t>will be established in various ways, including:</w:t>
      </w:r>
    </w:p>
    <w:p w14:paraId="393DA1D1" w14:textId="41043430" w:rsidR="00DD1599" w:rsidRPr="00803ADF" w:rsidRDefault="00585562" w:rsidP="003013EE">
      <w:pPr>
        <w:numPr>
          <w:ilvl w:val="0"/>
          <w:numId w:val="21"/>
        </w:numPr>
        <w:ind w:left="425" w:hanging="357"/>
        <w:rPr>
          <w:rFonts w:ascii="Times New Roman" w:hAnsi="Times New Roman"/>
          <w:lang w:val="en-GB"/>
        </w:rPr>
      </w:pPr>
      <w:r w:rsidRPr="00803ADF">
        <w:rPr>
          <w:rFonts w:ascii="Times New Roman" w:hAnsi="Times New Roman"/>
          <w:lang w:val="en-GB"/>
        </w:rPr>
        <w:t xml:space="preserve">Personal exchanges between </w:t>
      </w:r>
      <w:r w:rsidR="006717F1">
        <w:rPr>
          <w:rFonts w:ascii="Times New Roman" w:hAnsi="Times New Roman"/>
          <w:lang w:val="en-GB"/>
        </w:rPr>
        <w:t>consortium</w:t>
      </w:r>
      <w:r w:rsidRPr="00803ADF">
        <w:rPr>
          <w:rFonts w:ascii="Times New Roman" w:hAnsi="Times New Roman"/>
          <w:lang w:val="en-GB"/>
        </w:rPr>
        <w:t xml:space="preserve"> members and individual researchers in other projects</w:t>
      </w:r>
    </w:p>
    <w:p w14:paraId="447AEF14" w14:textId="22125F1C" w:rsidR="001D2655" w:rsidRPr="00803ADF" w:rsidRDefault="001D2655" w:rsidP="003013EE">
      <w:pPr>
        <w:numPr>
          <w:ilvl w:val="0"/>
          <w:numId w:val="21"/>
        </w:numPr>
        <w:ind w:left="425" w:hanging="357"/>
        <w:rPr>
          <w:rFonts w:ascii="Times New Roman" w:hAnsi="Times New Roman"/>
          <w:lang w:val="en-GB"/>
        </w:rPr>
      </w:pPr>
      <w:r w:rsidRPr="00803ADF">
        <w:rPr>
          <w:rFonts w:ascii="Times New Roman" w:hAnsi="Times New Roman"/>
          <w:lang w:val="en-GB"/>
        </w:rPr>
        <w:t xml:space="preserve">Initiating joint panels with researchers from other projects at international conferences </w:t>
      </w:r>
    </w:p>
    <w:p w14:paraId="35D7893E" w14:textId="5C3119CB" w:rsidR="001D2655" w:rsidRPr="00803ADF" w:rsidRDefault="001D2655" w:rsidP="003013EE">
      <w:pPr>
        <w:numPr>
          <w:ilvl w:val="0"/>
          <w:numId w:val="21"/>
        </w:numPr>
        <w:ind w:left="425" w:hanging="357"/>
        <w:rPr>
          <w:rFonts w:ascii="Times New Roman" w:hAnsi="Times New Roman"/>
          <w:lang w:val="en-GB"/>
        </w:rPr>
      </w:pPr>
      <w:r w:rsidRPr="00803ADF">
        <w:rPr>
          <w:rFonts w:ascii="Times New Roman" w:hAnsi="Times New Roman"/>
          <w:lang w:val="en-GB"/>
        </w:rPr>
        <w:t xml:space="preserve">Inviting researchers from other projects to DEMCORE’s Academic-Stakeholder Conference, public debates, and for talks at the </w:t>
      </w:r>
      <w:r w:rsidR="006717F1">
        <w:rPr>
          <w:rFonts w:ascii="Times New Roman" w:hAnsi="Times New Roman"/>
          <w:lang w:val="en-GB"/>
        </w:rPr>
        <w:t>consortium</w:t>
      </w:r>
      <w:r w:rsidRPr="00803ADF">
        <w:rPr>
          <w:rFonts w:ascii="Times New Roman" w:hAnsi="Times New Roman"/>
          <w:lang w:val="en-GB"/>
        </w:rPr>
        <w:t>’s member institutions</w:t>
      </w:r>
    </w:p>
    <w:p w14:paraId="26184623" w14:textId="0C6925FF" w:rsidR="001D2655" w:rsidRPr="00803ADF" w:rsidRDefault="001D2655" w:rsidP="003013EE">
      <w:pPr>
        <w:numPr>
          <w:ilvl w:val="0"/>
          <w:numId w:val="21"/>
        </w:numPr>
        <w:ind w:left="425" w:hanging="357"/>
        <w:rPr>
          <w:rFonts w:ascii="Times New Roman" w:hAnsi="Times New Roman"/>
          <w:lang w:val="en-GB"/>
        </w:rPr>
      </w:pPr>
      <w:r w:rsidRPr="00803ADF">
        <w:rPr>
          <w:rFonts w:ascii="Times New Roman" w:hAnsi="Times New Roman"/>
          <w:lang w:val="en-GB"/>
        </w:rPr>
        <w:t>Closely following the research output by other projects</w:t>
      </w:r>
      <w:r w:rsidR="00124B88" w:rsidRPr="00803ADF">
        <w:rPr>
          <w:rFonts w:ascii="Times New Roman" w:hAnsi="Times New Roman"/>
          <w:lang w:val="en-GB"/>
        </w:rPr>
        <w:t xml:space="preserve">; </w:t>
      </w:r>
      <w:r w:rsidRPr="00803ADF">
        <w:rPr>
          <w:rFonts w:ascii="Times New Roman" w:hAnsi="Times New Roman"/>
          <w:lang w:val="en-GB"/>
        </w:rPr>
        <w:t xml:space="preserve">disseminating </w:t>
      </w:r>
      <w:r w:rsidR="00124B88" w:rsidRPr="00803ADF">
        <w:rPr>
          <w:rFonts w:ascii="Times New Roman" w:hAnsi="Times New Roman"/>
          <w:lang w:val="en-GB"/>
        </w:rPr>
        <w:t>DEMCORE’s</w:t>
      </w:r>
      <w:r w:rsidRPr="00803ADF">
        <w:rPr>
          <w:rFonts w:ascii="Times New Roman" w:hAnsi="Times New Roman"/>
          <w:lang w:val="en-GB"/>
        </w:rPr>
        <w:t xml:space="preserve"> research output to them</w:t>
      </w:r>
    </w:p>
    <w:bookmarkEnd w:id="7"/>
    <w:p w14:paraId="62432F24" w14:textId="77777777" w:rsidR="00656E25" w:rsidRPr="00803ADF" w:rsidRDefault="00656E25" w:rsidP="00356A49">
      <w:pPr>
        <w:pStyle w:val="Heading3"/>
      </w:pPr>
      <w:r w:rsidRPr="00803ADF">
        <w:t xml:space="preserve">1.2.7 Interdisciplinarity </w:t>
      </w:r>
    </w:p>
    <w:p w14:paraId="46747343" w14:textId="40592ECE" w:rsidR="007C64DD" w:rsidRPr="00803ADF" w:rsidRDefault="00656E25" w:rsidP="00D9109C">
      <w:pPr>
        <w:spacing w:before="60" w:after="60"/>
        <w:jc w:val="both"/>
        <w:rPr>
          <w:rFonts w:ascii="Times New Roman" w:hAnsi="Times New Roman"/>
          <w:b/>
          <w:bCs/>
          <w:lang w:val="en-GB"/>
        </w:rPr>
      </w:pPr>
      <w:r w:rsidRPr="00803ADF">
        <w:rPr>
          <w:rFonts w:ascii="Times New Roman" w:hAnsi="Times New Roman"/>
          <w:lang w:val="en-GB"/>
        </w:rPr>
        <w:t xml:space="preserve">The objectives of DEMCORE cannot be answered by a single discipline. Instead, we have adopted an </w:t>
      </w:r>
      <w:r w:rsidRPr="00803ADF">
        <w:rPr>
          <w:rFonts w:ascii="Times New Roman" w:hAnsi="Times New Roman"/>
          <w:b/>
          <w:bCs/>
          <w:lang w:val="en-GB"/>
        </w:rPr>
        <w:t>integrated interdisciplinary approach</w:t>
      </w:r>
      <w:r w:rsidRPr="00803ADF">
        <w:rPr>
          <w:rFonts w:ascii="Times New Roman" w:hAnsi="Times New Roman"/>
          <w:lang w:val="en-GB"/>
        </w:rPr>
        <w:t xml:space="preserve"> where world-leading experts from across the social sciences are working closely together in each of the </w:t>
      </w:r>
      <w:r w:rsidR="00726330" w:rsidRPr="00803ADF">
        <w:rPr>
          <w:rFonts w:ascii="Times New Roman" w:hAnsi="Times New Roman"/>
          <w:lang w:val="en-GB"/>
        </w:rPr>
        <w:t>Work Package</w:t>
      </w:r>
      <w:r w:rsidRPr="00803ADF">
        <w:rPr>
          <w:rFonts w:ascii="Times New Roman" w:hAnsi="Times New Roman"/>
          <w:lang w:val="en-GB"/>
        </w:rPr>
        <w:t xml:space="preserve">s to maximise the scientific and societal impact. Notably, DEMCORE brings together perspectives from </w:t>
      </w:r>
      <w:r w:rsidRPr="00803ADF">
        <w:rPr>
          <w:rFonts w:ascii="Times New Roman" w:hAnsi="Times New Roman"/>
          <w:b/>
          <w:bCs/>
          <w:lang w:val="en-GB"/>
        </w:rPr>
        <w:t xml:space="preserve">political science, psychology, communication </w:t>
      </w:r>
      <w:r w:rsidR="00E76E8F" w:rsidRPr="00803ADF">
        <w:rPr>
          <w:rFonts w:ascii="Times New Roman" w:hAnsi="Times New Roman"/>
          <w:b/>
          <w:bCs/>
          <w:lang w:val="en-GB"/>
        </w:rPr>
        <w:t>science</w:t>
      </w:r>
      <w:r w:rsidRPr="00803ADF">
        <w:rPr>
          <w:rFonts w:ascii="Times New Roman" w:hAnsi="Times New Roman"/>
          <w:b/>
          <w:bCs/>
          <w:lang w:val="en-GB"/>
        </w:rPr>
        <w:t>, European studies, methodology and data science</w:t>
      </w:r>
      <w:r w:rsidRPr="00803ADF">
        <w:rPr>
          <w:rFonts w:ascii="Times New Roman" w:hAnsi="Times New Roman"/>
          <w:lang w:val="en-GB"/>
        </w:rPr>
        <w:t xml:space="preserve"> to address the overarching questions of the project: Political science brings expertise in democratic processes, institutions and political actors; psychology provides a deeper understanding of how individual attitudes and norms are formed; communication </w:t>
      </w:r>
      <w:r w:rsidR="00E76E8F" w:rsidRPr="00803ADF">
        <w:rPr>
          <w:rFonts w:ascii="Times New Roman" w:hAnsi="Times New Roman"/>
          <w:lang w:val="en-GB"/>
        </w:rPr>
        <w:t xml:space="preserve">science </w:t>
      </w:r>
      <w:r w:rsidRPr="00803ADF">
        <w:rPr>
          <w:rFonts w:ascii="Times New Roman" w:hAnsi="Times New Roman"/>
          <w:lang w:val="en-GB"/>
        </w:rPr>
        <w:t xml:space="preserve">focuses on the rhetoric and messages of </w:t>
      </w:r>
      <w:r w:rsidRPr="00803ADF">
        <w:rPr>
          <w:rFonts w:ascii="Times New Roman" w:hAnsi="Times New Roman"/>
          <w:lang w:val="en-GB"/>
        </w:rPr>
        <w:lastRenderedPageBreak/>
        <w:t>political parties and their effects on citizens; European studies expert</w:t>
      </w:r>
      <w:r w:rsidR="00E76E8F" w:rsidRPr="00803ADF">
        <w:rPr>
          <w:rFonts w:ascii="Times New Roman" w:hAnsi="Times New Roman"/>
          <w:lang w:val="en-GB"/>
        </w:rPr>
        <w:t>ise</w:t>
      </w:r>
      <w:r w:rsidRPr="00803ADF">
        <w:rPr>
          <w:rFonts w:ascii="Times New Roman" w:hAnsi="Times New Roman"/>
          <w:lang w:val="en-GB"/>
        </w:rPr>
        <w:t xml:space="preserve"> brings an in-depth understanding of the history and dynamics of European integration; and finally methodologists and data scientists ensure that the project uses state-of-the-art methods in data collection, integration and analysis. Crucially, the governance structure of DEMCORE ensures that these disciplinary perspectives are </w:t>
      </w:r>
      <w:r w:rsidRPr="00803ADF">
        <w:rPr>
          <w:rFonts w:ascii="Times New Roman" w:hAnsi="Times New Roman"/>
          <w:b/>
          <w:bCs/>
          <w:lang w:val="en-GB"/>
        </w:rPr>
        <w:t xml:space="preserve">closely integrated in each of the </w:t>
      </w:r>
      <w:r w:rsidR="00E76E8F" w:rsidRPr="00803ADF">
        <w:rPr>
          <w:rFonts w:ascii="Times New Roman" w:hAnsi="Times New Roman"/>
          <w:b/>
          <w:bCs/>
          <w:lang w:val="en-GB"/>
        </w:rPr>
        <w:t>W</w:t>
      </w:r>
      <w:r w:rsidRPr="00803ADF">
        <w:rPr>
          <w:rFonts w:ascii="Times New Roman" w:hAnsi="Times New Roman"/>
          <w:b/>
          <w:bCs/>
          <w:lang w:val="en-GB"/>
        </w:rPr>
        <w:t xml:space="preserve">ork </w:t>
      </w:r>
      <w:r w:rsidR="00E76E8F" w:rsidRPr="00803ADF">
        <w:rPr>
          <w:rFonts w:ascii="Times New Roman" w:hAnsi="Times New Roman"/>
          <w:b/>
          <w:bCs/>
          <w:lang w:val="en-GB"/>
        </w:rPr>
        <w:t>P</w:t>
      </w:r>
      <w:r w:rsidRPr="00803ADF">
        <w:rPr>
          <w:rFonts w:ascii="Times New Roman" w:hAnsi="Times New Roman"/>
          <w:b/>
          <w:bCs/>
          <w:lang w:val="en-GB"/>
        </w:rPr>
        <w:t>ackages</w:t>
      </w:r>
      <w:r w:rsidRPr="00803ADF">
        <w:rPr>
          <w:rFonts w:ascii="Times New Roman" w:hAnsi="Times New Roman"/>
          <w:lang w:val="en-GB"/>
        </w:rPr>
        <w:t xml:space="preserve">, rather than operating separately. This interdisciplinary perspective is also reflected in the </w:t>
      </w:r>
      <w:r w:rsidRPr="00803ADF">
        <w:rPr>
          <w:rFonts w:ascii="Times New Roman" w:hAnsi="Times New Roman"/>
          <w:b/>
          <w:bCs/>
          <w:lang w:val="en-GB"/>
        </w:rPr>
        <w:t>wide range of rigorous methods</w:t>
      </w:r>
      <w:r w:rsidRPr="00803ADF">
        <w:rPr>
          <w:rFonts w:ascii="Times New Roman" w:hAnsi="Times New Roman"/>
          <w:lang w:val="en-GB"/>
        </w:rPr>
        <w:t xml:space="preserve"> from time-series econometric analysis, advanced quantitative text analysis, </w:t>
      </w:r>
      <w:r w:rsidR="00E76E8F" w:rsidRPr="00803ADF">
        <w:rPr>
          <w:rFonts w:ascii="Times New Roman" w:hAnsi="Times New Roman"/>
          <w:lang w:val="en-GB"/>
        </w:rPr>
        <w:t xml:space="preserve">supervised and unsupervised machine learning methods, </w:t>
      </w:r>
      <w:r w:rsidRPr="00803ADF">
        <w:rPr>
          <w:rFonts w:ascii="Times New Roman" w:hAnsi="Times New Roman"/>
          <w:lang w:val="en-GB"/>
        </w:rPr>
        <w:t xml:space="preserve">multi-level survey analysis, </w:t>
      </w:r>
      <w:r w:rsidR="00E76E8F" w:rsidRPr="00803ADF">
        <w:rPr>
          <w:rFonts w:ascii="Times New Roman" w:hAnsi="Times New Roman"/>
          <w:lang w:val="en-GB"/>
        </w:rPr>
        <w:t xml:space="preserve">and </w:t>
      </w:r>
      <w:r w:rsidRPr="00803ADF">
        <w:rPr>
          <w:rFonts w:ascii="Times New Roman" w:hAnsi="Times New Roman"/>
          <w:lang w:val="en-GB"/>
        </w:rPr>
        <w:t>experimental studies. By bringing together expertise across disciplines, DEMCORE is also in a better position to work more closely with policy-makers and stakeholders in addressing the critical questions of challenges to liberal democracy.</w:t>
      </w:r>
    </w:p>
    <w:p w14:paraId="7C769C7D" w14:textId="77777777" w:rsidR="00B85FC7" w:rsidRPr="00803ADF" w:rsidRDefault="00DC5641" w:rsidP="006A4331">
      <w:pPr>
        <w:pStyle w:val="Heading3"/>
      </w:pPr>
      <w:r w:rsidRPr="00803ADF">
        <w:t xml:space="preserve">1.2.8 </w:t>
      </w:r>
      <w:r w:rsidR="00B85FC7" w:rsidRPr="00803ADF">
        <w:t>Open science approach</w:t>
      </w:r>
    </w:p>
    <w:p w14:paraId="6D5E6EBA" w14:textId="66D004E2" w:rsidR="00006699" w:rsidRPr="00803ADF" w:rsidRDefault="00006699" w:rsidP="00712F49">
      <w:pPr>
        <w:spacing w:before="60" w:after="60"/>
        <w:jc w:val="both"/>
        <w:rPr>
          <w:rFonts w:ascii="Times New Roman" w:hAnsi="Times New Roman"/>
          <w:lang w:val="en-GB"/>
        </w:rPr>
      </w:pPr>
      <w:bookmarkStart w:id="9" w:name="_Hlk83667330"/>
      <w:r w:rsidRPr="00803ADF">
        <w:rPr>
          <w:rFonts w:ascii="Times New Roman" w:hAnsi="Times New Roman"/>
          <w:lang w:val="en-GB"/>
        </w:rPr>
        <w:t xml:space="preserve">DEMCORE’s open science strategy is based on two main </w:t>
      </w:r>
      <w:r w:rsidR="00D9109C" w:rsidRPr="00803ADF">
        <w:rPr>
          <w:rFonts w:ascii="Times New Roman" w:hAnsi="Times New Roman"/>
          <w:lang w:val="en-GB"/>
        </w:rPr>
        <w:t>principles</w:t>
      </w:r>
      <w:r w:rsidRPr="00803ADF">
        <w:rPr>
          <w:rFonts w:ascii="Times New Roman" w:hAnsi="Times New Roman"/>
          <w:lang w:val="en-GB"/>
        </w:rPr>
        <w:t>: (1) We aim to achieve high levels of scientific robustness by increasing transparency and reproducibility, that enables other scholars to inspect and verify published results (Klein et al. 2018). (2) We aim to achieve high levels of re-usability of our collected data, through sharing them, so we can improve the efficiency of science by allowing greater re-use and more collaboration (</w:t>
      </w:r>
      <w:r w:rsidR="00951BBE" w:rsidRPr="00803ADF">
        <w:rPr>
          <w:rFonts w:ascii="Times New Roman" w:hAnsi="Times New Roman"/>
          <w:lang w:val="en-GB"/>
        </w:rPr>
        <w:t>V</w:t>
      </w:r>
      <w:r w:rsidRPr="00803ADF">
        <w:rPr>
          <w:rFonts w:ascii="Times New Roman" w:hAnsi="Times New Roman"/>
          <w:lang w:val="en-GB"/>
        </w:rPr>
        <w:t>an Atteveldt</w:t>
      </w:r>
      <w:r w:rsidR="00951BBE" w:rsidRPr="00803ADF">
        <w:rPr>
          <w:rFonts w:ascii="Times New Roman" w:hAnsi="Times New Roman"/>
          <w:lang w:val="en-GB"/>
        </w:rPr>
        <w:t xml:space="preserve"> et al.</w:t>
      </w:r>
      <w:r w:rsidRPr="00803ADF">
        <w:rPr>
          <w:rFonts w:ascii="Times New Roman" w:hAnsi="Times New Roman"/>
          <w:lang w:val="en-GB"/>
        </w:rPr>
        <w:t xml:space="preserve"> 2019). </w:t>
      </w:r>
    </w:p>
    <w:p w14:paraId="5ACAD792" w14:textId="6FF7B4EE" w:rsidR="00006699" w:rsidRPr="00803ADF" w:rsidRDefault="00006699" w:rsidP="00D9109C">
      <w:pPr>
        <w:spacing w:before="60" w:after="60"/>
        <w:jc w:val="both"/>
        <w:rPr>
          <w:rFonts w:ascii="Times New Roman" w:hAnsi="Times New Roman"/>
          <w:lang w:val="en-GB"/>
        </w:rPr>
      </w:pPr>
      <w:r w:rsidRPr="00803ADF">
        <w:rPr>
          <w:rFonts w:ascii="Times New Roman" w:hAnsi="Times New Roman"/>
          <w:lang w:val="en-GB"/>
        </w:rPr>
        <w:t>To achieve high levels of scientific robustness we need to facilitate transparency and reproducibility as well as active replication of our results. To do so our methodology, data collection instruments and data have to be shared in keeping with the criteria of transparent and open science (Miguel et al.</w:t>
      </w:r>
      <w:r w:rsidR="007C69C5" w:rsidRPr="00803ADF">
        <w:rPr>
          <w:rFonts w:ascii="Times New Roman" w:hAnsi="Times New Roman"/>
          <w:lang w:val="en-GB"/>
        </w:rPr>
        <w:t xml:space="preserve"> </w:t>
      </w:r>
      <w:r w:rsidRPr="00803ADF">
        <w:rPr>
          <w:rFonts w:ascii="Times New Roman" w:hAnsi="Times New Roman"/>
          <w:lang w:val="en-GB"/>
        </w:rPr>
        <w:t xml:space="preserve">2014; </w:t>
      </w:r>
      <w:proofErr w:type="spellStart"/>
      <w:r w:rsidRPr="00803ADF">
        <w:rPr>
          <w:rFonts w:ascii="Times New Roman" w:hAnsi="Times New Roman"/>
          <w:lang w:val="en-GB"/>
        </w:rPr>
        <w:t>Nosek</w:t>
      </w:r>
      <w:proofErr w:type="spellEnd"/>
      <w:r w:rsidRPr="00803ADF">
        <w:rPr>
          <w:rFonts w:ascii="Times New Roman" w:hAnsi="Times New Roman"/>
          <w:lang w:val="en-GB"/>
        </w:rPr>
        <w:t xml:space="preserve"> et al. 2015). For robustness to be fully evaluated and reproducibility to be achieved the data in themselves are not enough. What is needed is a full formal account of data collection and data analysis (American Political Science Association 2012</w:t>
      </w:r>
      <w:r w:rsidR="007C69C5" w:rsidRPr="00803ADF">
        <w:rPr>
          <w:rFonts w:ascii="Times New Roman" w:hAnsi="Times New Roman"/>
          <w:lang w:val="en-GB"/>
        </w:rPr>
        <w:t>:</w:t>
      </w:r>
      <w:r w:rsidRPr="00803ADF">
        <w:rPr>
          <w:rFonts w:ascii="Times New Roman" w:hAnsi="Times New Roman"/>
          <w:lang w:val="en-GB"/>
        </w:rPr>
        <w:t xml:space="preserve"> 10). Additionally, to take a step further towards scientific robustness we need to take seriously the practice of experiment pre-registration. This helps towards elimination of selective reporting, disclosure of p-hacking, and distinction between exploratory and confirmatory research (</w:t>
      </w:r>
      <w:proofErr w:type="spellStart"/>
      <w:r w:rsidRPr="00803ADF">
        <w:rPr>
          <w:rFonts w:ascii="Times New Roman" w:hAnsi="Times New Roman"/>
          <w:lang w:val="en-GB"/>
        </w:rPr>
        <w:t>Wuttke</w:t>
      </w:r>
      <w:proofErr w:type="spellEnd"/>
      <w:r w:rsidRPr="00803ADF">
        <w:rPr>
          <w:rFonts w:ascii="Times New Roman" w:hAnsi="Times New Roman"/>
          <w:lang w:val="en-GB"/>
        </w:rPr>
        <w:t xml:space="preserve"> </w:t>
      </w:r>
      <w:r w:rsidR="007C69C5" w:rsidRPr="00803ADF">
        <w:rPr>
          <w:rFonts w:ascii="Times New Roman" w:hAnsi="Times New Roman"/>
          <w:lang w:val="en-GB"/>
        </w:rPr>
        <w:t>n.d.</w:t>
      </w:r>
      <w:r w:rsidRPr="00803ADF">
        <w:rPr>
          <w:rFonts w:ascii="Times New Roman" w:hAnsi="Times New Roman"/>
          <w:lang w:val="en-GB"/>
        </w:rPr>
        <w:t xml:space="preserve">). </w:t>
      </w:r>
    </w:p>
    <w:p w14:paraId="32BCDB93" w14:textId="19DCA93F" w:rsidR="00006699" w:rsidRPr="00803ADF" w:rsidRDefault="00006699" w:rsidP="00D9109C">
      <w:pPr>
        <w:spacing w:before="60" w:after="60"/>
        <w:jc w:val="both"/>
        <w:rPr>
          <w:rFonts w:ascii="Times New Roman" w:hAnsi="Times New Roman"/>
          <w:lang w:val="en-GB"/>
        </w:rPr>
      </w:pPr>
      <w:r w:rsidRPr="00803ADF">
        <w:rPr>
          <w:rFonts w:ascii="Times New Roman" w:hAnsi="Times New Roman"/>
          <w:lang w:val="en-GB"/>
        </w:rPr>
        <w:t xml:space="preserve">To achieve high levels of reusability of the data collected by DEMCORE we will base our open science activities on the </w:t>
      </w:r>
      <w:r w:rsidRPr="00803ADF">
        <w:rPr>
          <w:rFonts w:ascii="Times New Roman" w:hAnsi="Times New Roman"/>
          <w:b/>
          <w:bCs/>
          <w:lang w:val="en-GB"/>
        </w:rPr>
        <w:t>FAIR principles</w:t>
      </w:r>
      <w:r w:rsidRPr="00803ADF">
        <w:rPr>
          <w:rFonts w:ascii="Times New Roman" w:hAnsi="Times New Roman"/>
          <w:lang w:val="en-GB"/>
        </w:rPr>
        <w:t xml:space="preserve"> requiring that data needs to be </w:t>
      </w:r>
      <w:r w:rsidRPr="00803ADF">
        <w:rPr>
          <w:rFonts w:ascii="Times New Roman" w:hAnsi="Times New Roman"/>
          <w:i/>
          <w:iCs/>
          <w:lang w:val="en-GB"/>
        </w:rPr>
        <w:t>findable, accessible, interoperable, and re-usable</w:t>
      </w:r>
      <w:r w:rsidRPr="00803ADF">
        <w:rPr>
          <w:rFonts w:ascii="Times New Roman" w:hAnsi="Times New Roman"/>
          <w:lang w:val="en-GB"/>
        </w:rPr>
        <w:t xml:space="preserve"> (Wilkinson et al., 2016). For that purpose, we will ensure that the data will be deposited in widely known data sharing facilities that are adapted to the needs of our scientific community and reach the highest data management standards. In our case, CESSDA </w:t>
      </w:r>
      <w:r w:rsidR="00D9109C" w:rsidRPr="00803ADF">
        <w:rPr>
          <w:rFonts w:ascii="Times New Roman" w:hAnsi="Times New Roman"/>
          <w:lang w:val="en-GB"/>
        </w:rPr>
        <w:t xml:space="preserve">(Consortium of European Social Science Data Archives) </w:t>
      </w:r>
      <w:r w:rsidRPr="00803ADF">
        <w:rPr>
          <w:rFonts w:ascii="Times New Roman" w:hAnsi="Times New Roman"/>
          <w:lang w:val="en-GB"/>
        </w:rPr>
        <w:t>and its service providers is the place where data collections on democratic processes are being curated and managed. The important issue here is that data will be easily found and accessed, and that will remain so well after the end of the project.</w:t>
      </w:r>
    </w:p>
    <w:bookmarkEnd w:id="9"/>
    <w:p w14:paraId="12406096" w14:textId="77777777" w:rsidR="00006699" w:rsidRPr="00803ADF" w:rsidRDefault="00006699" w:rsidP="00AB6183">
      <w:pPr>
        <w:spacing w:before="60" w:after="120"/>
        <w:jc w:val="both"/>
        <w:rPr>
          <w:rFonts w:ascii="Times New Roman" w:hAnsi="Times New Roman"/>
          <w:lang w:val="en-GB"/>
        </w:rPr>
      </w:pPr>
      <w:r w:rsidRPr="00803ADF">
        <w:rPr>
          <w:rFonts w:ascii="Times New Roman" w:hAnsi="Times New Roman"/>
          <w:lang w:val="en-GB"/>
        </w:rPr>
        <w:t>Specifically, we will take the following measures to implement our open science strategy. We will provide:</w:t>
      </w:r>
    </w:p>
    <w:p w14:paraId="4AC60739" w14:textId="77777777" w:rsidR="00006699" w:rsidRPr="00803ADF" w:rsidRDefault="00006699" w:rsidP="003013EE">
      <w:pPr>
        <w:numPr>
          <w:ilvl w:val="0"/>
          <w:numId w:val="17"/>
        </w:numPr>
        <w:ind w:left="426"/>
        <w:jc w:val="both"/>
        <w:rPr>
          <w:rFonts w:ascii="Times New Roman" w:hAnsi="Times New Roman"/>
          <w:lang w:val="en-GB"/>
        </w:rPr>
      </w:pPr>
      <w:r w:rsidRPr="00803ADF">
        <w:rPr>
          <w:rFonts w:ascii="Times New Roman" w:hAnsi="Times New Roman"/>
          <w:lang w:val="en-GB"/>
        </w:rPr>
        <w:t>detailed documentation of all methodological decisions in each stage of data collection</w:t>
      </w:r>
    </w:p>
    <w:p w14:paraId="2A100068" w14:textId="77777777" w:rsidR="00006699" w:rsidRPr="00803ADF" w:rsidRDefault="00006699" w:rsidP="003013EE">
      <w:pPr>
        <w:numPr>
          <w:ilvl w:val="0"/>
          <w:numId w:val="17"/>
        </w:numPr>
        <w:ind w:left="426"/>
        <w:jc w:val="both"/>
        <w:rPr>
          <w:rFonts w:ascii="Times New Roman" w:hAnsi="Times New Roman"/>
          <w:lang w:val="en-GB"/>
        </w:rPr>
      </w:pPr>
      <w:r w:rsidRPr="00803ADF">
        <w:rPr>
          <w:rFonts w:ascii="Times New Roman" w:hAnsi="Times New Roman"/>
          <w:lang w:val="en-GB"/>
        </w:rPr>
        <w:t>high quality documentation of our data that will include a methods report</w:t>
      </w:r>
    </w:p>
    <w:p w14:paraId="42EC626F" w14:textId="77777777" w:rsidR="00006699" w:rsidRPr="00803ADF" w:rsidRDefault="00006699" w:rsidP="003013EE">
      <w:pPr>
        <w:numPr>
          <w:ilvl w:val="0"/>
          <w:numId w:val="17"/>
        </w:numPr>
        <w:ind w:left="426"/>
        <w:jc w:val="both"/>
        <w:rPr>
          <w:rFonts w:ascii="Times New Roman" w:hAnsi="Times New Roman"/>
          <w:lang w:val="en-GB"/>
        </w:rPr>
      </w:pPr>
      <w:r w:rsidRPr="00803ADF">
        <w:rPr>
          <w:rFonts w:ascii="Times New Roman" w:hAnsi="Times New Roman"/>
          <w:lang w:val="en-GB"/>
        </w:rPr>
        <w:t>pre-registration of all experiments conducted by the DEMCORE project</w:t>
      </w:r>
    </w:p>
    <w:p w14:paraId="01890F33" w14:textId="77777777" w:rsidR="00006699" w:rsidRPr="00803ADF" w:rsidRDefault="00006699" w:rsidP="003013EE">
      <w:pPr>
        <w:numPr>
          <w:ilvl w:val="0"/>
          <w:numId w:val="17"/>
        </w:numPr>
        <w:ind w:left="426"/>
        <w:jc w:val="both"/>
        <w:rPr>
          <w:rFonts w:ascii="Times New Roman" w:hAnsi="Times New Roman"/>
          <w:lang w:val="en-GB"/>
        </w:rPr>
      </w:pPr>
      <w:r w:rsidRPr="00803ADF">
        <w:rPr>
          <w:rFonts w:ascii="Times New Roman" w:hAnsi="Times New Roman"/>
          <w:lang w:val="en-GB"/>
        </w:rPr>
        <w:t>sharing of all data collected in the project</w:t>
      </w:r>
    </w:p>
    <w:p w14:paraId="0218C6F6" w14:textId="1BDC3933" w:rsidR="00006699" w:rsidRPr="00803ADF" w:rsidRDefault="00006699" w:rsidP="003013EE">
      <w:pPr>
        <w:numPr>
          <w:ilvl w:val="0"/>
          <w:numId w:val="17"/>
        </w:numPr>
        <w:ind w:left="426"/>
        <w:jc w:val="both"/>
        <w:rPr>
          <w:rFonts w:ascii="Times New Roman" w:hAnsi="Times New Roman"/>
          <w:lang w:val="en-GB"/>
        </w:rPr>
      </w:pPr>
      <w:r w:rsidRPr="00803ADF">
        <w:rPr>
          <w:rFonts w:ascii="Times New Roman" w:hAnsi="Times New Roman"/>
          <w:lang w:val="en-GB"/>
        </w:rPr>
        <w:t>sharing of syntax files that produce harmon</w:t>
      </w:r>
      <w:r w:rsidR="00803ADF" w:rsidRPr="00803ADF">
        <w:rPr>
          <w:rFonts w:ascii="Times New Roman" w:hAnsi="Times New Roman"/>
          <w:lang w:val="en-GB"/>
        </w:rPr>
        <w:t>ised</w:t>
      </w:r>
      <w:r w:rsidRPr="00803ADF">
        <w:rPr>
          <w:rFonts w:ascii="Times New Roman" w:hAnsi="Times New Roman"/>
          <w:lang w:val="en-GB"/>
        </w:rPr>
        <w:t xml:space="preserve"> datasets, visualisations, and models used in our reports</w:t>
      </w:r>
    </w:p>
    <w:p w14:paraId="01106311" w14:textId="27A48B05" w:rsidR="00006699" w:rsidRPr="00C613C0" w:rsidRDefault="00006699" w:rsidP="003013EE">
      <w:pPr>
        <w:numPr>
          <w:ilvl w:val="0"/>
          <w:numId w:val="17"/>
        </w:numPr>
        <w:spacing w:after="240"/>
        <w:ind w:left="425" w:hanging="357"/>
        <w:jc w:val="both"/>
        <w:rPr>
          <w:b/>
          <w:lang w:val="en-GB"/>
        </w:rPr>
      </w:pPr>
      <w:r w:rsidRPr="00803ADF">
        <w:rPr>
          <w:rFonts w:ascii="Times New Roman" w:hAnsi="Times New Roman"/>
          <w:lang w:val="en-GB"/>
        </w:rPr>
        <w:t xml:space="preserve">sharing of data and syntax will be done through a trusted repository such as a CESSDA Service Provider </w:t>
      </w:r>
    </w:p>
    <w:p w14:paraId="6E75FF7A" w14:textId="5FC9B1D6" w:rsidR="00C613C0" w:rsidRDefault="00C613C0" w:rsidP="006B1EBC">
      <w:pPr>
        <w:pStyle w:val="Heading3"/>
      </w:pPr>
      <w:r>
        <w:t>1.2.9 Co-creation</w:t>
      </w:r>
    </w:p>
    <w:p w14:paraId="5BE39CFF" w14:textId="2B99325A" w:rsidR="00210DC7" w:rsidRPr="00210DC7" w:rsidRDefault="00712F49" w:rsidP="00210DC7">
      <w:pPr>
        <w:spacing w:before="60" w:after="60"/>
        <w:jc w:val="both"/>
        <w:rPr>
          <w:rFonts w:ascii="Times New Roman" w:hAnsi="Times New Roman"/>
          <w:lang w:val="en-GB"/>
        </w:rPr>
      </w:pPr>
      <w:r>
        <w:rPr>
          <w:rFonts w:ascii="Times New Roman" w:hAnsi="Times New Roman"/>
          <w:lang w:val="en-GB"/>
        </w:rPr>
        <w:t xml:space="preserve">To accomplish its objectives and implement the project successfully, DEMCORE has developed an original plan </w:t>
      </w:r>
      <w:r w:rsidR="0010022D" w:rsidRPr="0010022D">
        <w:rPr>
          <w:rFonts w:ascii="Times New Roman" w:hAnsi="Times New Roman"/>
          <w:lang w:val="en-GB"/>
        </w:rPr>
        <w:t xml:space="preserve">to </w:t>
      </w:r>
      <w:r w:rsidR="0010022D" w:rsidRPr="00B56714">
        <w:rPr>
          <w:rFonts w:ascii="Times New Roman" w:hAnsi="Times New Roman"/>
          <w:b/>
          <w:bCs/>
          <w:lang w:val="en-GB"/>
        </w:rPr>
        <w:t xml:space="preserve">facilitate co-creation by involving stakeholders for a </w:t>
      </w:r>
      <w:r w:rsidR="0010022D" w:rsidRPr="00712F49">
        <w:rPr>
          <w:rFonts w:ascii="Times New Roman" w:hAnsi="Times New Roman"/>
          <w:b/>
          <w:bCs/>
          <w:lang w:val="en-GB"/>
        </w:rPr>
        <w:t>two-way knowledge exchange</w:t>
      </w:r>
      <w:r w:rsidR="0010022D" w:rsidRPr="0010022D">
        <w:rPr>
          <w:rFonts w:ascii="Times New Roman" w:hAnsi="Times New Roman"/>
          <w:lang w:val="en-GB"/>
        </w:rPr>
        <w:t xml:space="preserve"> at critical junctures </w:t>
      </w:r>
      <w:r>
        <w:rPr>
          <w:rFonts w:ascii="Times New Roman" w:hAnsi="Times New Roman"/>
          <w:lang w:val="en-GB"/>
        </w:rPr>
        <w:t>in</w:t>
      </w:r>
      <w:r w:rsidR="0010022D" w:rsidRPr="0010022D">
        <w:rPr>
          <w:rFonts w:ascii="Times New Roman" w:hAnsi="Times New Roman"/>
          <w:lang w:val="en-GB"/>
        </w:rPr>
        <w:t xml:space="preserve"> the project</w:t>
      </w:r>
      <w:r>
        <w:rPr>
          <w:rFonts w:ascii="Times New Roman" w:hAnsi="Times New Roman"/>
          <w:lang w:val="en-GB"/>
        </w:rPr>
        <w:t>.</w:t>
      </w:r>
      <w:r w:rsidR="00B56714">
        <w:rPr>
          <w:rFonts w:ascii="Times New Roman" w:hAnsi="Times New Roman"/>
          <w:lang w:val="en-GB"/>
        </w:rPr>
        <w:t xml:space="preserve"> </w:t>
      </w:r>
      <w:r>
        <w:rPr>
          <w:rFonts w:ascii="Times New Roman" w:hAnsi="Times New Roman"/>
          <w:lang w:val="en-GB"/>
        </w:rPr>
        <w:t xml:space="preserve">Concretely, </w:t>
      </w:r>
      <w:r w:rsidR="00210DC7">
        <w:rPr>
          <w:rFonts w:ascii="Times New Roman" w:hAnsi="Times New Roman"/>
          <w:lang w:val="en-GB"/>
        </w:rPr>
        <w:t xml:space="preserve">DEMCORE innovates by </w:t>
      </w:r>
      <w:r w:rsidR="00210DC7" w:rsidRPr="00210DC7">
        <w:rPr>
          <w:rFonts w:ascii="Times New Roman" w:hAnsi="Times New Roman"/>
          <w:b/>
          <w:bCs/>
          <w:lang w:val="en-GB"/>
        </w:rPr>
        <w:t xml:space="preserve">developing an educational package </w:t>
      </w:r>
      <w:r w:rsidR="00210DC7">
        <w:rPr>
          <w:rFonts w:ascii="Times New Roman" w:hAnsi="Times New Roman"/>
          <w:b/>
          <w:bCs/>
          <w:lang w:val="en-GB"/>
        </w:rPr>
        <w:t xml:space="preserve">for journalists </w:t>
      </w:r>
      <w:r w:rsidR="00210DC7" w:rsidRPr="00210DC7">
        <w:rPr>
          <w:rFonts w:ascii="Times New Roman" w:hAnsi="Times New Roman"/>
          <w:b/>
          <w:bCs/>
          <w:lang w:val="en-GB"/>
        </w:rPr>
        <w:t>together with key news jour</w:t>
      </w:r>
      <w:r w:rsidR="00210DC7">
        <w:rPr>
          <w:rFonts w:ascii="Times New Roman" w:hAnsi="Times New Roman"/>
          <w:b/>
          <w:bCs/>
          <w:lang w:val="en-GB"/>
        </w:rPr>
        <w:softHyphen/>
      </w:r>
      <w:r w:rsidR="00210DC7" w:rsidRPr="00210DC7">
        <w:rPr>
          <w:rFonts w:ascii="Times New Roman" w:hAnsi="Times New Roman"/>
          <w:b/>
          <w:bCs/>
          <w:lang w:val="en-GB"/>
        </w:rPr>
        <w:t>na</w:t>
      </w:r>
      <w:r w:rsidR="00210DC7">
        <w:rPr>
          <w:rFonts w:ascii="Times New Roman" w:hAnsi="Times New Roman"/>
          <w:b/>
          <w:bCs/>
          <w:lang w:val="en-GB"/>
        </w:rPr>
        <w:softHyphen/>
      </w:r>
      <w:r w:rsidR="00210DC7" w:rsidRPr="00210DC7">
        <w:rPr>
          <w:rFonts w:ascii="Times New Roman" w:hAnsi="Times New Roman"/>
          <w:b/>
          <w:bCs/>
          <w:lang w:val="en-GB"/>
        </w:rPr>
        <w:t>lists and news executives</w:t>
      </w:r>
      <w:r w:rsidR="00210DC7" w:rsidRPr="0083702A">
        <w:rPr>
          <w:rFonts w:ascii="Times New Roman" w:hAnsi="Times New Roman"/>
          <w:lang w:val="en-GB"/>
        </w:rPr>
        <w:t xml:space="preserve"> </w:t>
      </w:r>
      <w:r w:rsidR="00210DC7">
        <w:rPr>
          <w:rFonts w:ascii="Times New Roman" w:hAnsi="Times New Roman"/>
          <w:lang w:val="en-GB"/>
        </w:rPr>
        <w:t xml:space="preserve">and in consultation with leaders of </w:t>
      </w:r>
      <w:commentRangeStart w:id="10"/>
      <w:r w:rsidR="00210DC7">
        <w:rPr>
          <w:rFonts w:ascii="Times New Roman" w:hAnsi="Times New Roman"/>
          <w:lang w:val="en-GB"/>
        </w:rPr>
        <w:t xml:space="preserve">WPs </w:t>
      </w:r>
      <w:commentRangeEnd w:id="10"/>
      <w:r w:rsidR="000B4A18">
        <w:rPr>
          <w:rStyle w:val="CommentReference"/>
          <w:szCs w:val="20"/>
        </w:rPr>
        <w:commentReference w:id="10"/>
      </w:r>
      <w:r w:rsidR="00210DC7">
        <w:rPr>
          <w:rFonts w:ascii="Times New Roman" w:hAnsi="Times New Roman"/>
          <w:lang w:val="en-GB"/>
        </w:rPr>
        <w:t>3-6. It will have the form of an interactive online toolkit, which will present</w:t>
      </w:r>
      <w:r w:rsidR="00210DC7" w:rsidRPr="00803ADF">
        <w:rPr>
          <w:rFonts w:ascii="Times New Roman" w:hAnsi="Times New Roman"/>
          <w:lang w:val="en-GB"/>
        </w:rPr>
        <w:t xml:space="preserve"> journalists with editorial challenges and choices </w:t>
      </w:r>
      <w:r w:rsidR="00210DC7">
        <w:rPr>
          <w:rFonts w:ascii="Times New Roman" w:hAnsi="Times New Roman"/>
          <w:lang w:val="en-GB"/>
        </w:rPr>
        <w:t xml:space="preserve">regarding </w:t>
      </w:r>
      <w:r w:rsidR="00210DC7" w:rsidRPr="0083702A">
        <w:rPr>
          <w:rFonts w:ascii="Times New Roman" w:hAnsi="Times New Roman"/>
          <w:lang w:val="en-GB"/>
        </w:rPr>
        <w:t>news topics, different news frames, and different sources</w:t>
      </w:r>
      <w:r w:rsidR="00210DC7">
        <w:rPr>
          <w:rFonts w:ascii="Times New Roman" w:hAnsi="Times New Roman"/>
          <w:lang w:val="en-GB"/>
        </w:rPr>
        <w:t xml:space="preserve"> that are connected to current challenges of liberal democracy. Once they have made their choices they will receive virtual feedback in the form of short </w:t>
      </w:r>
      <w:r w:rsidR="00210DC7" w:rsidRPr="00803ADF">
        <w:rPr>
          <w:rFonts w:ascii="Times New Roman" w:hAnsi="Times New Roman"/>
          <w:lang w:val="en-GB"/>
        </w:rPr>
        <w:t>reflexive contributions</w:t>
      </w:r>
      <w:r w:rsidR="00210DC7">
        <w:rPr>
          <w:rFonts w:ascii="Times New Roman" w:hAnsi="Times New Roman"/>
          <w:lang w:val="en-GB"/>
        </w:rPr>
        <w:t xml:space="preserve"> provided by journalistic stakeholders consulted for the production. The toolkit will be tested and integrate initial user feedback before it will go live ahead of the 2024 EP election (see 2.2.1.1 for further details). </w:t>
      </w:r>
    </w:p>
    <w:p w14:paraId="20CC1CF6" w14:textId="1A28988F" w:rsidR="003C054F" w:rsidRDefault="00210DC7" w:rsidP="00AB6183">
      <w:pPr>
        <w:spacing w:before="60" w:after="60"/>
        <w:jc w:val="both"/>
        <w:rPr>
          <w:rFonts w:ascii="Times New Roman" w:hAnsi="Times New Roman"/>
          <w:lang w:val="en-GB"/>
        </w:rPr>
      </w:pPr>
      <w:r>
        <w:rPr>
          <w:rFonts w:ascii="Times New Roman" w:hAnsi="Times New Roman"/>
          <w:lang w:val="en-GB"/>
        </w:rPr>
        <w:t xml:space="preserve">Moreover, </w:t>
      </w:r>
      <w:r w:rsidR="00712F49">
        <w:rPr>
          <w:rFonts w:ascii="Times New Roman" w:hAnsi="Times New Roman"/>
          <w:lang w:val="en-GB"/>
        </w:rPr>
        <w:t xml:space="preserve">DEMCORE plans </w:t>
      </w:r>
      <w:r w:rsidR="00712F49">
        <w:rPr>
          <w:rFonts w:ascii="Times New Roman" w:hAnsi="Times New Roman"/>
          <w:b/>
          <w:lang w:val="en-GB"/>
        </w:rPr>
        <w:t>t</w:t>
      </w:r>
      <w:r w:rsidR="00712F49" w:rsidRPr="00712F49">
        <w:rPr>
          <w:rFonts w:ascii="Times New Roman" w:hAnsi="Times New Roman"/>
          <w:b/>
          <w:lang w:val="en-GB"/>
        </w:rPr>
        <w:t>hree stakeholder workshops in Brussels</w:t>
      </w:r>
      <w:r w:rsidR="00712F49" w:rsidRPr="00803ADF">
        <w:rPr>
          <w:rFonts w:ascii="Times New Roman" w:hAnsi="Times New Roman"/>
          <w:bCs/>
          <w:lang w:val="en-GB"/>
        </w:rPr>
        <w:t>, namely (1) prior to the data collection in WP5 and WP6 and ahead of the 2024 EP election to facilitate co-creation in the study of current challenges to liberal democracy, (2) during the planning phase of WP7 to facilitate co-creation in the assessment of causal mechanisms that likely underpin preferences for ‘illiberal’ democracy, and (3) during the planning phase of WP8 to facilitate co-creation in the development of communicative strategies to counter illiberal messages.</w:t>
      </w:r>
      <w:r w:rsidR="00712F49">
        <w:rPr>
          <w:rFonts w:ascii="Times New Roman" w:hAnsi="Times New Roman"/>
          <w:bCs/>
          <w:lang w:val="en-GB"/>
        </w:rPr>
        <w:t xml:space="preserve"> </w:t>
      </w:r>
      <w:r w:rsidR="00712F49" w:rsidRPr="00AB6183">
        <w:rPr>
          <w:rFonts w:ascii="Times New Roman" w:hAnsi="Times New Roman"/>
          <w:bCs/>
          <w:lang w:val="en-GB"/>
        </w:rPr>
        <w:t xml:space="preserve">All </w:t>
      </w:r>
      <w:r w:rsidR="00AB6183">
        <w:rPr>
          <w:rFonts w:ascii="Times New Roman" w:hAnsi="Times New Roman"/>
          <w:bCs/>
          <w:lang w:val="en-GB"/>
        </w:rPr>
        <w:t>of them</w:t>
      </w:r>
      <w:r w:rsidR="00712F49" w:rsidRPr="00AB6183">
        <w:rPr>
          <w:rFonts w:ascii="Times New Roman" w:hAnsi="Times New Roman"/>
          <w:bCs/>
          <w:lang w:val="en-GB"/>
        </w:rPr>
        <w:t xml:space="preserve"> are </w:t>
      </w:r>
      <w:r w:rsidR="00712F49" w:rsidRPr="00AB6183">
        <w:rPr>
          <w:rFonts w:ascii="Times New Roman" w:hAnsi="Times New Roman"/>
          <w:bCs/>
          <w:lang w:val="en-GB"/>
        </w:rPr>
        <w:lastRenderedPageBreak/>
        <w:t xml:space="preserve">designed as </w:t>
      </w:r>
      <w:r w:rsidR="00AB6183" w:rsidRPr="00AB6183">
        <w:rPr>
          <w:rFonts w:ascii="Times New Roman" w:hAnsi="Times New Roman"/>
          <w:bCs/>
          <w:lang w:val="en-GB"/>
        </w:rPr>
        <w:t>r</w:t>
      </w:r>
      <w:r w:rsidR="00712F49" w:rsidRPr="00AB6183">
        <w:rPr>
          <w:rFonts w:ascii="Times New Roman" w:hAnsi="Times New Roman"/>
          <w:lang w:val="en-GB"/>
        </w:rPr>
        <w:t>esearchers-meet-policy-makers workshop</w:t>
      </w:r>
      <w:r w:rsidR="00AB6183">
        <w:rPr>
          <w:rFonts w:ascii="Times New Roman" w:hAnsi="Times New Roman"/>
          <w:lang w:val="en-GB"/>
        </w:rPr>
        <w:t xml:space="preserve">s that bring </w:t>
      </w:r>
      <w:r w:rsidR="006717F1">
        <w:rPr>
          <w:rFonts w:ascii="Times New Roman" w:hAnsi="Times New Roman"/>
          <w:lang w:val="en-GB"/>
        </w:rPr>
        <w:t>consortium</w:t>
      </w:r>
      <w:r w:rsidR="00AB6183" w:rsidRPr="00AB6183">
        <w:rPr>
          <w:rFonts w:ascii="Times New Roman" w:hAnsi="Times New Roman"/>
          <w:lang w:val="en-GB"/>
        </w:rPr>
        <w:t xml:space="preserve"> members </w:t>
      </w:r>
      <w:r w:rsidR="00712F49" w:rsidRPr="00AB6183">
        <w:rPr>
          <w:rFonts w:ascii="Times New Roman" w:hAnsi="Times New Roman"/>
          <w:lang w:val="en-GB"/>
        </w:rPr>
        <w:t xml:space="preserve">together </w:t>
      </w:r>
      <w:r w:rsidR="00AB6183">
        <w:rPr>
          <w:rFonts w:ascii="Times New Roman" w:hAnsi="Times New Roman"/>
          <w:lang w:val="en-GB"/>
        </w:rPr>
        <w:t>with</w:t>
      </w:r>
      <w:r w:rsidR="00712F49" w:rsidRPr="00AB6183">
        <w:rPr>
          <w:rFonts w:ascii="Times New Roman" w:hAnsi="Times New Roman"/>
          <w:lang w:val="en-GB"/>
        </w:rPr>
        <w:t xml:space="preserve"> </w:t>
      </w:r>
      <w:r w:rsidR="00AB6183">
        <w:rPr>
          <w:rFonts w:ascii="Times New Roman" w:hAnsi="Times New Roman"/>
          <w:lang w:val="en-GB"/>
        </w:rPr>
        <w:t>Brussels-based p</w:t>
      </w:r>
      <w:r w:rsidR="00AB6183" w:rsidRPr="00AB6183">
        <w:rPr>
          <w:rFonts w:ascii="Times New Roman" w:hAnsi="Times New Roman"/>
          <w:lang w:val="en-GB"/>
        </w:rPr>
        <w:t>olicy-makers, NGOs and civil society organisations, and journalists</w:t>
      </w:r>
      <w:r w:rsidR="00AB6183">
        <w:rPr>
          <w:rFonts w:ascii="Times New Roman" w:hAnsi="Times New Roman"/>
          <w:lang w:val="en-GB"/>
        </w:rPr>
        <w:t xml:space="preserve"> (see 2.2.1 for a detailed list of stake</w:t>
      </w:r>
      <w:r>
        <w:rPr>
          <w:rFonts w:ascii="Times New Roman" w:hAnsi="Times New Roman"/>
          <w:lang w:val="en-GB"/>
        </w:rPr>
        <w:softHyphen/>
      </w:r>
      <w:r w:rsidR="00AB6183">
        <w:rPr>
          <w:rFonts w:ascii="Times New Roman" w:hAnsi="Times New Roman"/>
          <w:lang w:val="en-GB"/>
        </w:rPr>
        <w:t xml:space="preserve">holders). All workshops </w:t>
      </w:r>
      <w:r w:rsidR="00712F49" w:rsidRPr="00AB6183">
        <w:rPr>
          <w:rFonts w:ascii="Times New Roman" w:hAnsi="Times New Roman"/>
          <w:lang w:val="en-GB"/>
        </w:rPr>
        <w:t>will be held prior to the data collection</w:t>
      </w:r>
      <w:r w:rsidR="00AB6183">
        <w:rPr>
          <w:rFonts w:ascii="Times New Roman" w:hAnsi="Times New Roman"/>
          <w:lang w:val="en-GB"/>
        </w:rPr>
        <w:t xml:space="preserve"> in the respective Work Packages</w:t>
      </w:r>
      <w:r w:rsidR="00712F49" w:rsidRPr="00AB6183">
        <w:rPr>
          <w:rFonts w:ascii="Times New Roman" w:hAnsi="Times New Roman"/>
          <w:lang w:val="en-GB"/>
        </w:rPr>
        <w:t xml:space="preserve"> in order to </w:t>
      </w:r>
      <w:r w:rsidR="00AB6183">
        <w:rPr>
          <w:rFonts w:ascii="Times New Roman" w:hAnsi="Times New Roman"/>
          <w:lang w:val="en-GB"/>
        </w:rPr>
        <w:t>receive</w:t>
      </w:r>
      <w:r w:rsidR="00712F49" w:rsidRPr="00AB6183">
        <w:rPr>
          <w:rFonts w:ascii="Times New Roman" w:hAnsi="Times New Roman"/>
          <w:lang w:val="en-GB"/>
        </w:rPr>
        <w:t xml:space="preserve"> input and feedback from stakeholders and practitioners.</w:t>
      </w:r>
      <w:r w:rsidR="00B60876">
        <w:rPr>
          <w:rFonts w:ascii="Times New Roman" w:hAnsi="Times New Roman"/>
          <w:lang w:val="en-GB"/>
        </w:rPr>
        <w:t xml:space="preserve"> </w:t>
      </w:r>
      <w:r w:rsidR="00147E6A">
        <w:rPr>
          <w:rFonts w:ascii="Times New Roman" w:hAnsi="Times New Roman"/>
          <w:lang w:val="en-GB"/>
        </w:rPr>
        <w:t xml:space="preserve">Additionally, DEMCORE will organise a </w:t>
      </w:r>
      <w:r w:rsidR="00147E6A" w:rsidRPr="00147E6A">
        <w:rPr>
          <w:rFonts w:ascii="Times New Roman" w:hAnsi="Times New Roman"/>
          <w:b/>
          <w:bCs/>
          <w:lang w:val="en-GB"/>
        </w:rPr>
        <w:t>two-day academic-stakeholder conference</w:t>
      </w:r>
      <w:r w:rsidR="00147E6A">
        <w:rPr>
          <w:rFonts w:ascii="Times New Roman" w:hAnsi="Times New Roman"/>
          <w:lang w:val="en-GB"/>
        </w:rPr>
        <w:t xml:space="preserve"> in Amsterdam </w:t>
      </w:r>
      <w:r w:rsidR="00147E6A" w:rsidRPr="00803ADF">
        <w:rPr>
          <w:rFonts w:ascii="Times New Roman" w:hAnsi="Times New Roman"/>
          <w:bCs/>
          <w:lang w:val="en-GB"/>
        </w:rPr>
        <w:t>one year after the EP election in May 2024</w:t>
      </w:r>
      <w:r w:rsidR="00147E6A">
        <w:rPr>
          <w:rFonts w:ascii="Times New Roman" w:hAnsi="Times New Roman"/>
          <w:bCs/>
          <w:lang w:val="en-GB"/>
        </w:rPr>
        <w:t xml:space="preserve"> to, among other things, </w:t>
      </w:r>
      <w:r w:rsidR="00147E6A" w:rsidRPr="00803ADF">
        <w:rPr>
          <w:rFonts w:ascii="Times New Roman" w:hAnsi="Times New Roman"/>
          <w:bCs/>
          <w:lang w:val="en-GB"/>
        </w:rPr>
        <w:t>receive input on DEMCORE’s further research plans</w:t>
      </w:r>
      <w:r w:rsidR="00147E6A">
        <w:rPr>
          <w:rFonts w:ascii="Times New Roman" w:hAnsi="Times New Roman"/>
          <w:bCs/>
          <w:lang w:val="en-GB"/>
        </w:rPr>
        <w:t xml:space="preserve"> from </w:t>
      </w:r>
      <w:r w:rsidR="00147E6A" w:rsidRPr="00803ADF">
        <w:rPr>
          <w:rFonts w:ascii="Times New Roman" w:hAnsi="Times New Roman"/>
          <w:bCs/>
          <w:lang w:val="en-GB"/>
        </w:rPr>
        <w:t xml:space="preserve">national and regional policy-makers, journalists, representatives </w:t>
      </w:r>
      <w:r>
        <w:rPr>
          <w:rFonts w:ascii="Times New Roman" w:hAnsi="Times New Roman"/>
          <w:bCs/>
          <w:lang w:val="en-GB"/>
        </w:rPr>
        <w:t>of</w:t>
      </w:r>
      <w:r w:rsidR="00147E6A" w:rsidRPr="00803ADF">
        <w:rPr>
          <w:rFonts w:ascii="Times New Roman" w:hAnsi="Times New Roman"/>
          <w:bCs/>
          <w:lang w:val="en-GB"/>
        </w:rPr>
        <w:t xml:space="preserve"> civil society organisations</w:t>
      </w:r>
      <w:r w:rsidR="00147E6A">
        <w:rPr>
          <w:rFonts w:ascii="Times New Roman" w:hAnsi="Times New Roman"/>
          <w:bCs/>
          <w:lang w:val="en-GB"/>
        </w:rPr>
        <w:t xml:space="preserve"> and local citizens (see </w:t>
      </w:r>
      <w:r w:rsidR="003C054F">
        <w:rPr>
          <w:rFonts w:ascii="Times New Roman" w:hAnsi="Times New Roman"/>
          <w:lang w:val="en-GB"/>
        </w:rPr>
        <w:t>2.2.1.1</w:t>
      </w:r>
      <w:r>
        <w:rPr>
          <w:rFonts w:ascii="Times New Roman" w:hAnsi="Times New Roman"/>
          <w:lang w:val="en-GB"/>
        </w:rPr>
        <w:t xml:space="preserve"> </w:t>
      </w:r>
      <w:r>
        <w:rPr>
          <w:rFonts w:ascii="Times New Roman" w:hAnsi="Times New Roman"/>
          <w:bCs/>
          <w:lang w:val="en-GB"/>
        </w:rPr>
        <w:t>for further details</w:t>
      </w:r>
      <w:r w:rsidR="00147E6A">
        <w:rPr>
          <w:rFonts w:ascii="Times New Roman" w:hAnsi="Times New Roman"/>
          <w:lang w:val="en-GB"/>
        </w:rPr>
        <w:t xml:space="preserve">). This input will be particularly relevant for the remainder of the project which </w:t>
      </w:r>
      <w:r w:rsidR="00C30508">
        <w:rPr>
          <w:rFonts w:ascii="Times New Roman" w:hAnsi="Times New Roman"/>
          <w:lang w:val="en-GB"/>
        </w:rPr>
        <w:t xml:space="preserve">– </w:t>
      </w:r>
      <w:r w:rsidR="00147E6A">
        <w:rPr>
          <w:rFonts w:ascii="Times New Roman" w:hAnsi="Times New Roman"/>
          <w:lang w:val="en-GB"/>
        </w:rPr>
        <w:t>by</w:t>
      </w:r>
      <w:r w:rsidR="00C30508">
        <w:rPr>
          <w:rFonts w:ascii="Times New Roman" w:hAnsi="Times New Roman"/>
          <w:lang w:val="en-GB"/>
        </w:rPr>
        <w:t xml:space="preserve"> </w:t>
      </w:r>
      <w:r w:rsidR="00147E6A">
        <w:rPr>
          <w:rFonts w:ascii="Times New Roman" w:hAnsi="Times New Roman"/>
          <w:lang w:val="en-GB"/>
        </w:rPr>
        <w:t>that time</w:t>
      </w:r>
      <w:r w:rsidR="00C30508">
        <w:rPr>
          <w:rFonts w:ascii="Times New Roman" w:hAnsi="Times New Roman"/>
          <w:lang w:val="en-GB"/>
        </w:rPr>
        <w:t xml:space="preserve"> – </w:t>
      </w:r>
      <w:r w:rsidR="00147E6A">
        <w:rPr>
          <w:rFonts w:ascii="Times New Roman" w:hAnsi="Times New Roman"/>
          <w:lang w:val="en-GB"/>
        </w:rPr>
        <w:t xml:space="preserve">will be concerned with developing </w:t>
      </w:r>
      <w:r w:rsidR="00147E6A" w:rsidRPr="00147E6A">
        <w:rPr>
          <w:rFonts w:ascii="Times New Roman" w:hAnsi="Times New Roman"/>
          <w:lang w:val="en-GB"/>
        </w:rPr>
        <w:t>strategies to counter illiberal democrats and ensure liberal democratic resilience across Europe in the long run.</w:t>
      </w:r>
    </w:p>
    <w:p w14:paraId="6CB534D3" w14:textId="765EA31D" w:rsidR="00B85FC7" w:rsidRPr="00803ADF" w:rsidRDefault="00DC5641" w:rsidP="00356A49">
      <w:pPr>
        <w:pStyle w:val="Heading3"/>
      </w:pPr>
      <w:r w:rsidRPr="00803ADF">
        <w:t>1.2.</w:t>
      </w:r>
      <w:r w:rsidR="00C613C0">
        <w:t>10</w:t>
      </w:r>
      <w:r w:rsidRPr="00803ADF">
        <w:t xml:space="preserve"> </w:t>
      </w:r>
      <w:r w:rsidR="00B85FC7" w:rsidRPr="00803ADF">
        <w:t xml:space="preserve">Data and research output management </w:t>
      </w:r>
    </w:p>
    <w:p w14:paraId="7EB8657D" w14:textId="77777777" w:rsidR="00006699" w:rsidRPr="00803ADF" w:rsidRDefault="00006699" w:rsidP="00D9109C">
      <w:pPr>
        <w:spacing w:before="60" w:after="60"/>
        <w:jc w:val="both"/>
        <w:rPr>
          <w:rFonts w:ascii="Times New Roman" w:hAnsi="Times New Roman"/>
          <w:color w:val="000000"/>
          <w:lang w:val="en-GB"/>
        </w:rPr>
      </w:pPr>
      <w:r w:rsidRPr="00803ADF">
        <w:rPr>
          <w:rFonts w:ascii="Times New Roman" w:hAnsi="Times New Roman"/>
          <w:color w:val="000000"/>
          <w:lang w:val="en-GB"/>
        </w:rPr>
        <w:t>Types of data/research outputs: The project will produce the following data outputs:</w:t>
      </w:r>
    </w:p>
    <w:p w14:paraId="031A778E" w14:textId="2DDA998D" w:rsidR="00006699" w:rsidRPr="00803ADF" w:rsidRDefault="00006699" w:rsidP="003013EE">
      <w:pPr>
        <w:numPr>
          <w:ilvl w:val="0"/>
          <w:numId w:val="18"/>
        </w:numPr>
        <w:spacing w:before="60" w:after="60"/>
        <w:ind w:left="426"/>
        <w:jc w:val="both"/>
        <w:rPr>
          <w:rFonts w:ascii="Times New Roman" w:hAnsi="Times New Roman"/>
          <w:color w:val="000000"/>
          <w:lang w:val="en-GB"/>
        </w:rPr>
      </w:pPr>
      <w:commentRangeStart w:id="11"/>
      <w:r w:rsidRPr="00803ADF">
        <w:rPr>
          <w:rFonts w:ascii="Times New Roman" w:hAnsi="Times New Roman"/>
          <w:color w:val="000000"/>
          <w:lang w:val="en-GB"/>
        </w:rPr>
        <w:t>Database of existing indicator</w:t>
      </w:r>
      <w:r w:rsidR="00626913">
        <w:rPr>
          <w:rFonts w:ascii="Times New Roman" w:hAnsi="Times New Roman"/>
          <w:color w:val="000000"/>
          <w:lang w:val="en-GB"/>
        </w:rPr>
        <w:t>s</w:t>
      </w:r>
      <w:r w:rsidRPr="00803ADF">
        <w:rPr>
          <w:rFonts w:ascii="Times New Roman" w:hAnsi="Times New Roman"/>
          <w:color w:val="000000"/>
          <w:lang w:val="en-GB"/>
        </w:rPr>
        <w:t xml:space="preserve"> from official statistics and international organisations</w:t>
      </w:r>
    </w:p>
    <w:p w14:paraId="296941E7" w14:textId="77777777" w:rsidR="00006699" w:rsidRPr="00803ADF" w:rsidRDefault="00006699" w:rsidP="003013EE">
      <w:pPr>
        <w:numPr>
          <w:ilvl w:val="0"/>
          <w:numId w:val="18"/>
        </w:numPr>
        <w:spacing w:before="60" w:after="60"/>
        <w:ind w:left="426"/>
        <w:jc w:val="both"/>
        <w:rPr>
          <w:rFonts w:ascii="Times New Roman" w:hAnsi="Times New Roman"/>
          <w:color w:val="000000"/>
          <w:lang w:val="en-GB"/>
        </w:rPr>
      </w:pPr>
      <w:r w:rsidRPr="00803ADF">
        <w:rPr>
          <w:rFonts w:ascii="Times New Roman" w:hAnsi="Times New Roman"/>
          <w:color w:val="000000"/>
          <w:lang w:val="en-GB"/>
        </w:rPr>
        <w:t>Database of constructed indicators measuring phenomena on the national level</w:t>
      </w:r>
    </w:p>
    <w:p w14:paraId="4612010E" w14:textId="77777777" w:rsidR="00006699" w:rsidRPr="00803ADF" w:rsidRDefault="00006699" w:rsidP="003013EE">
      <w:pPr>
        <w:numPr>
          <w:ilvl w:val="0"/>
          <w:numId w:val="18"/>
        </w:numPr>
        <w:spacing w:before="60" w:after="60"/>
        <w:ind w:left="426"/>
        <w:jc w:val="both"/>
        <w:rPr>
          <w:rFonts w:ascii="Times New Roman" w:hAnsi="Times New Roman"/>
          <w:color w:val="000000"/>
          <w:lang w:val="en-GB"/>
        </w:rPr>
      </w:pPr>
      <w:r w:rsidRPr="00803ADF">
        <w:rPr>
          <w:rFonts w:ascii="Times New Roman" w:hAnsi="Times New Roman"/>
          <w:color w:val="000000"/>
          <w:lang w:val="en-GB"/>
        </w:rPr>
        <w:t>International survey in form of personal data without any direct identifiers</w:t>
      </w:r>
    </w:p>
    <w:p w14:paraId="3BBF412A" w14:textId="77777777" w:rsidR="00006699" w:rsidRPr="00803ADF" w:rsidRDefault="00006699" w:rsidP="003013EE">
      <w:pPr>
        <w:numPr>
          <w:ilvl w:val="0"/>
          <w:numId w:val="18"/>
        </w:numPr>
        <w:spacing w:before="60" w:after="120"/>
        <w:ind w:left="425" w:hanging="357"/>
        <w:jc w:val="both"/>
        <w:rPr>
          <w:rFonts w:ascii="Times New Roman" w:hAnsi="Times New Roman"/>
          <w:color w:val="000000"/>
          <w:lang w:val="en-GB"/>
        </w:rPr>
      </w:pPr>
      <w:r w:rsidRPr="00803ADF">
        <w:rPr>
          <w:rFonts w:ascii="Times New Roman" w:hAnsi="Times New Roman"/>
          <w:color w:val="000000"/>
          <w:lang w:val="en-GB"/>
        </w:rPr>
        <w:t xml:space="preserve">Twitter dataset that includes tweets by politicians, replies to these tweets, and all tweets which mention candidates during the election campaigns. </w:t>
      </w:r>
      <w:commentRangeEnd w:id="11"/>
      <w:r w:rsidR="003532DE">
        <w:rPr>
          <w:rStyle w:val="CommentReference"/>
          <w:szCs w:val="20"/>
        </w:rPr>
        <w:commentReference w:id="11"/>
      </w:r>
    </w:p>
    <w:p w14:paraId="3333C23F" w14:textId="77777777" w:rsidR="00006699" w:rsidRPr="00803ADF" w:rsidRDefault="00006699" w:rsidP="00D9109C">
      <w:pPr>
        <w:spacing w:before="60" w:after="60"/>
        <w:jc w:val="both"/>
        <w:rPr>
          <w:rFonts w:ascii="Times New Roman" w:hAnsi="Times New Roman"/>
          <w:color w:val="000000"/>
          <w:lang w:val="en-GB"/>
        </w:rPr>
      </w:pPr>
      <w:r w:rsidRPr="00803ADF">
        <w:rPr>
          <w:rFonts w:ascii="Times New Roman" w:hAnsi="Times New Roman"/>
          <w:color w:val="000000"/>
          <w:lang w:val="en-GB"/>
        </w:rPr>
        <w:t xml:space="preserve">These datasets are not bigger than 1 GB, and all of them are in the form of two-dimensional matrixes. </w:t>
      </w:r>
    </w:p>
    <w:p w14:paraId="63AFCA7E" w14:textId="77777777" w:rsidR="00006699" w:rsidRPr="00803ADF" w:rsidRDefault="00006699" w:rsidP="00D9109C">
      <w:pPr>
        <w:spacing w:before="60" w:after="60"/>
        <w:jc w:val="both"/>
        <w:rPr>
          <w:rFonts w:ascii="Times New Roman" w:hAnsi="Times New Roman"/>
          <w:lang w:val="en-GB"/>
        </w:rPr>
      </w:pPr>
      <w:r w:rsidRPr="00803ADF">
        <w:rPr>
          <w:rFonts w:ascii="Times New Roman" w:hAnsi="Times New Roman"/>
          <w:b/>
          <w:bCs/>
          <w:lang w:val="en-GB"/>
        </w:rPr>
        <w:t>Findability of data/</w:t>
      </w:r>
      <w:r w:rsidRPr="00803ADF">
        <w:rPr>
          <w:rFonts w:ascii="Times New Roman" w:hAnsi="Times New Roman"/>
          <w:b/>
          <w:bCs/>
          <w:color w:val="000000"/>
          <w:lang w:val="en-GB"/>
        </w:rPr>
        <w:t xml:space="preserve">research </w:t>
      </w:r>
      <w:r w:rsidRPr="00803ADF">
        <w:rPr>
          <w:rFonts w:ascii="Times New Roman" w:hAnsi="Times New Roman"/>
          <w:b/>
          <w:bCs/>
          <w:lang w:val="en-GB"/>
        </w:rPr>
        <w:t>outputs:</w:t>
      </w:r>
      <w:r w:rsidRPr="00803ADF">
        <w:rPr>
          <w:rFonts w:ascii="Times New Roman" w:hAnsi="Times New Roman"/>
          <w:lang w:val="en-GB"/>
        </w:rPr>
        <w:t xml:space="preserve"> All data outputs will be shared to the scientific community through a CESSDA trusted repository, specifically the GESIS Data Archive. They will be given a persistent identifier in the form of a DOI. </w:t>
      </w:r>
    </w:p>
    <w:p w14:paraId="69F83B48" w14:textId="3D63992B" w:rsidR="00006699" w:rsidRPr="00803ADF" w:rsidRDefault="00006699" w:rsidP="00D9109C">
      <w:pPr>
        <w:spacing w:before="60" w:after="60"/>
        <w:jc w:val="both"/>
        <w:rPr>
          <w:rFonts w:ascii="Times New Roman" w:hAnsi="Times New Roman"/>
          <w:lang w:val="en-GB"/>
        </w:rPr>
      </w:pPr>
      <w:r w:rsidRPr="00803ADF">
        <w:rPr>
          <w:rFonts w:ascii="Times New Roman" w:hAnsi="Times New Roman"/>
          <w:b/>
          <w:bCs/>
          <w:color w:val="000000"/>
          <w:lang w:val="en-GB"/>
        </w:rPr>
        <w:t xml:space="preserve">Accessibility of data/research outputs: </w:t>
      </w:r>
      <w:r w:rsidRPr="00803ADF">
        <w:rPr>
          <w:rFonts w:ascii="Times New Roman" w:hAnsi="Times New Roman"/>
          <w:color w:val="000000"/>
          <w:lang w:val="en-GB"/>
        </w:rPr>
        <w:t xml:space="preserve">There will be an embargo of two years, so that the consortium ensure through its own analyses and tests on the data the highest data quality and corrects any possible errata. All data generated during the project will be considered the result of joint effort by the partners collaborating in the specific </w:t>
      </w:r>
      <w:r w:rsidR="00726330" w:rsidRPr="00803ADF">
        <w:rPr>
          <w:rFonts w:ascii="Times New Roman" w:hAnsi="Times New Roman"/>
          <w:color w:val="000000"/>
          <w:lang w:val="en-GB"/>
        </w:rPr>
        <w:t>Work Package</w:t>
      </w:r>
      <w:r w:rsidRPr="00803ADF">
        <w:rPr>
          <w:rFonts w:ascii="Times New Roman" w:hAnsi="Times New Roman"/>
          <w:color w:val="000000"/>
          <w:lang w:val="en-GB"/>
        </w:rPr>
        <w:t>. Some of the data will be collected from exist</w:t>
      </w:r>
      <w:r w:rsidR="001D7CD9">
        <w:rPr>
          <w:rFonts w:ascii="Times New Roman" w:hAnsi="Times New Roman"/>
          <w:color w:val="000000"/>
          <w:lang w:val="en-GB"/>
        </w:rPr>
        <w:t>ing</w:t>
      </w:r>
      <w:r w:rsidRPr="00803ADF">
        <w:rPr>
          <w:rFonts w:ascii="Times New Roman" w:hAnsi="Times New Roman"/>
          <w:color w:val="000000"/>
          <w:lang w:val="en-GB"/>
        </w:rPr>
        <w:t xml:space="preserve"> data sources. In the cases that those data are no</w:t>
      </w:r>
      <w:r w:rsidR="001D7CD9">
        <w:rPr>
          <w:rFonts w:ascii="Times New Roman" w:hAnsi="Times New Roman"/>
          <w:color w:val="000000"/>
          <w:lang w:val="en-GB"/>
        </w:rPr>
        <w:t>t</w:t>
      </w:r>
      <w:r w:rsidRPr="00803ADF">
        <w:rPr>
          <w:rFonts w:ascii="Times New Roman" w:hAnsi="Times New Roman"/>
          <w:color w:val="000000"/>
          <w:lang w:val="en-GB"/>
        </w:rPr>
        <w:t xml:space="preserve"> on a licence permitting reproduction and reuse, </w:t>
      </w:r>
      <w:r w:rsidRPr="00803ADF">
        <w:rPr>
          <w:rFonts w:ascii="Times New Roman" w:hAnsi="Times New Roman"/>
          <w:lang w:val="en-GB"/>
        </w:rPr>
        <w:t>an agreement will be drafted for each secondary data set processed by the consortium. This agreement will detail how ownership and exploitation will be dealt with and specify any restrictions on processing techniques that may not be used.</w:t>
      </w:r>
    </w:p>
    <w:p w14:paraId="73072E7E" w14:textId="77777777" w:rsidR="00006699" w:rsidRPr="00803ADF" w:rsidRDefault="00006699" w:rsidP="00D9109C">
      <w:pPr>
        <w:spacing w:before="60" w:after="60"/>
        <w:jc w:val="both"/>
        <w:rPr>
          <w:rFonts w:ascii="Times New Roman" w:hAnsi="Times New Roman"/>
          <w:color w:val="000000"/>
          <w:lang w:val="en-GB"/>
        </w:rPr>
      </w:pPr>
      <w:r w:rsidRPr="00803ADF">
        <w:rPr>
          <w:rFonts w:ascii="Times New Roman" w:hAnsi="Times New Roman"/>
          <w:b/>
          <w:bCs/>
          <w:color w:val="000000"/>
          <w:lang w:val="en-GB"/>
        </w:rPr>
        <w:t xml:space="preserve">Interoperability of data/research outputs: </w:t>
      </w:r>
      <w:r w:rsidRPr="00803ADF">
        <w:rPr>
          <w:rFonts w:ascii="Times New Roman" w:hAnsi="Times New Roman"/>
          <w:color w:val="000000"/>
          <w:lang w:val="en-GB"/>
        </w:rPr>
        <w:t xml:space="preserve">The data will be described using DDI standards for machine readable metadata as applied at the GESIS Data Archive. Data will be provided in form of STATA, SPSS and </w:t>
      </w:r>
      <w:r w:rsidR="007C69C5" w:rsidRPr="00803ADF">
        <w:rPr>
          <w:rFonts w:ascii="Times New Roman" w:hAnsi="Times New Roman"/>
          <w:color w:val="000000"/>
          <w:lang w:val="en-GB"/>
        </w:rPr>
        <w:t>non-proprietary</w:t>
      </w:r>
      <w:r w:rsidRPr="00803ADF">
        <w:rPr>
          <w:rFonts w:ascii="Times New Roman" w:hAnsi="Times New Roman"/>
          <w:color w:val="000000"/>
          <w:lang w:val="en-GB"/>
        </w:rPr>
        <w:t xml:space="preserve"> file format that allows a wider use on software programmes known in the community. </w:t>
      </w:r>
    </w:p>
    <w:p w14:paraId="758F82D8" w14:textId="77777777" w:rsidR="00006699" w:rsidRPr="00803ADF" w:rsidRDefault="00006699" w:rsidP="00D9109C">
      <w:pPr>
        <w:spacing w:before="60" w:after="60"/>
        <w:jc w:val="both"/>
        <w:rPr>
          <w:rFonts w:ascii="Times New Roman" w:hAnsi="Times New Roman"/>
          <w:color w:val="000000"/>
          <w:u w:val="single"/>
          <w:lang w:val="en-GB"/>
        </w:rPr>
      </w:pPr>
      <w:r w:rsidRPr="00803ADF">
        <w:rPr>
          <w:rFonts w:ascii="Times New Roman" w:hAnsi="Times New Roman"/>
          <w:b/>
          <w:bCs/>
          <w:color w:val="000000"/>
          <w:lang w:val="en-GB"/>
        </w:rPr>
        <w:t>Reusability of data/research outputs</w:t>
      </w:r>
      <w:r w:rsidRPr="00803ADF">
        <w:rPr>
          <w:rFonts w:ascii="Times New Roman" w:hAnsi="Times New Roman"/>
          <w:color w:val="000000"/>
          <w:lang w:val="en-GB"/>
        </w:rPr>
        <w:t>: All of the data will be shared with licences permitting replication and reuse by the wider scientific community for non-commercial purposes.</w:t>
      </w:r>
    </w:p>
    <w:p w14:paraId="1D9B880A" w14:textId="77777777" w:rsidR="00006699" w:rsidRPr="00803ADF" w:rsidRDefault="00006699" w:rsidP="00D9109C">
      <w:pPr>
        <w:spacing w:before="60" w:after="60"/>
        <w:jc w:val="both"/>
        <w:rPr>
          <w:rFonts w:ascii="Times New Roman" w:hAnsi="Times New Roman"/>
          <w:color w:val="000000"/>
          <w:lang w:val="en-GB"/>
        </w:rPr>
      </w:pPr>
      <w:r w:rsidRPr="00803ADF">
        <w:rPr>
          <w:rFonts w:ascii="Times New Roman" w:hAnsi="Times New Roman"/>
          <w:b/>
          <w:bCs/>
          <w:color w:val="000000"/>
          <w:lang w:val="en-GB"/>
        </w:rPr>
        <w:t>Curation and storage/preservation costs</w:t>
      </w:r>
      <w:r w:rsidRPr="00803ADF">
        <w:rPr>
          <w:rFonts w:ascii="Times New Roman" w:hAnsi="Times New Roman"/>
          <w:color w:val="000000"/>
          <w:lang w:val="en-GB"/>
        </w:rPr>
        <w:t xml:space="preserve">: The GESIS Team will be responsible for the drafting of the data management plan, the curation and management of all data produced in the project until they will be delivered to the GESIS Data Archive, and the quality assurance of all documentation supporting the data. </w:t>
      </w:r>
    </w:p>
    <w:p w14:paraId="72BEACF0" w14:textId="77777777" w:rsidR="001D07F9" w:rsidRPr="00803ADF" w:rsidRDefault="00006699" w:rsidP="009F57F7">
      <w:pPr>
        <w:spacing w:before="60" w:after="240"/>
        <w:jc w:val="both"/>
        <w:rPr>
          <w:rFonts w:ascii="Times New Roman" w:hAnsi="Times New Roman"/>
          <w:b/>
          <w:lang w:val="en-GB"/>
        </w:rPr>
      </w:pPr>
      <w:r w:rsidRPr="00803ADF">
        <w:rPr>
          <w:rFonts w:ascii="Times New Roman" w:hAnsi="Times New Roman"/>
          <w:color w:val="000000"/>
          <w:lang w:val="en-GB"/>
        </w:rPr>
        <w:t xml:space="preserve">Specifically, </w:t>
      </w:r>
      <w:r w:rsidRPr="00803ADF">
        <w:rPr>
          <w:rFonts w:ascii="Times New Roman" w:hAnsi="Times New Roman"/>
          <w:lang w:val="en-GB"/>
        </w:rPr>
        <w:t xml:space="preserve">Careful data consistency checks will ascertain proper data quality, respectively documentation of remaining problems in the released data. A report about the checking results will be provided to the project group upon completion of the checks on the data. Within-data set metadata (i.e. variable and value labels), and external metadata, and further documentation in British English will be created. A package collating all relevant documents provided by the data collection team and the fieldwork organisation will be prepared for easy dissemination alongside the actual data. FAIR requirements will be fully met or over-achieved by using the standard repository services of the certified GESIS data repository, which include dissemination via GESIS Search with rich metadata; integration into CESSDA-wide data search portal and world-wide portals through DOI registration and </w:t>
      </w:r>
      <w:proofErr w:type="spellStart"/>
      <w:r w:rsidRPr="00803ADF">
        <w:rPr>
          <w:rFonts w:ascii="Times New Roman" w:hAnsi="Times New Roman"/>
          <w:lang w:val="en-GB"/>
        </w:rPr>
        <w:t>DataCite</w:t>
      </w:r>
      <w:proofErr w:type="spellEnd"/>
      <w:r w:rsidRPr="00803ADF">
        <w:rPr>
          <w:rFonts w:ascii="Times New Roman" w:hAnsi="Times New Roman"/>
          <w:lang w:val="en-GB"/>
        </w:rPr>
        <w:t xml:space="preserve">, achieving optimal coverage for findability; long-term preservation, with an open-ended storage and preservation perspective. The work will be conducted with a view to allowing two staged releases of the data as part of </w:t>
      </w:r>
      <w:r w:rsidRPr="00803ADF">
        <w:rPr>
          <w:rFonts w:ascii="Times New Roman" w:hAnsi="Times New Roman"/>
          <w:b/>
          <w:bCs/>
          <w:lang w:val="en-GB"/>
        </w:rPr>
        <w:t>DEMCORE’s commitment to open science practices</w:t>
      </w:r>
      <w:r w:rsidRPr="00803ADF">
        <w:rPr>
          <w:rFonts w:ascii="Times New Roman" w:hAnsi="Times New Roman"/>
          <w:lang w:val="en-GB"/>
        </w:rPr>
        <w:t xml:space="preserve">. First, a public release of a preliminary version (with much reduced documentation but ready for first analyses by researchers from the project group, and for other competent data users) as fast as possible, and, second, a subsequent full release with full documentation and more careful checks as described above. </w:t>
      </w:r>
    </w:p>
    <w:p w14:paraId="17FD7411" w14:textId="77777777" w:rsidR="00D93E95" w:rsidRPr="00803ADF" w:rsidRDefault="00D93E95" w:rsidP="00356A49">
      <w:pPr>
        <w:pStyle w:val="Heading2"/>
      </w:pPr>
      <w:r w:rsidRPr="00803ADF">
        <w:t>2.</w:t>
      </w:r>
      <w:r w:rsidR="00430D05" w:rsidRPr="00803ADF">
        <w:t xml:space="preserve"> </w:t>
      </w:r>
      <w:r w:rsidR="002B6C02" w:rsidRPr="00803ADF">
        <w:t>IMPACT</w:t>
      </w:r>
    </w:p>
    <w:p w14:paraId="361AB368" w14:textId="77777777" w:rsidR="00D93E95" w:rsidRPr="00803ADF" w:rsidRDefault="00D93E95" w:rsidP="00356A49">
      <w:pPr>
        <w:pStyle w:val="Heading2"/>
      </w:pPr>
      <w:r w:rsidRPr="00803ADF">
        <w:t>2.1</w:t>
      </w:r>
      <w:r w:rsidR="00430D05" w:rsidRPr="00803ADF">
        <w:t xml:space="preserve"> </w:t>
      </w:r>
      <w:r w:rsidRPr="00803ADF">
        <w:t>Project’s pathways towards impact</w:t>
      </w:r>
    </w:p>
    <w:p w14:paraId="39616E87" w14:textId="77777777" w:rsidR="002B6C02" w:rsidRPr="00803ADF" w:rsidRDefault="002B6C02" w:rsidP="002B6C02">
      <w:pPr>
        <w:spacing w:after="120"/>
        <w:jc w:val="both"/>
        <w:rPr>
          <w:rFonts w:ascii="Times New Roman" w:hAnsi="Times New Roman"/>
          <w:lang w:val="en-GB"/>
        </w:rPr>
      </w:pPr>
      <w:r w:rsidRPr="00803ADF">
        <w:rPr>
          <w:rFonts w:ascii="Times New Roman" w:hAnsi="Times New Roman"/>
          <w:highlight w:val="lightGray"/>
          <w:lang w:val="en-GB"/>
        </w:rPr>
        <w:lastRenderedPageBreak/>
        <w:t>Insert here text for your proposal</w:t>
      </w:r>
      <w:r w:rsidR="00CC4D98" w:rsidRPr="00803ADF">
        <w:rPr>
          <w:rFonts w:ascii="Times New Roman" w:hAnsi="Times New Roman"/>
          <w:lang w:val="en-GB"/>
        </w:rPr>
        <w:t>: elaborate on summary below regarding outcomes and impact</w:t>
      </w:r>
    </w:p>
    <w:p w14:paraId="69DA1166" w14:textId="77777777" w:rsidR="005519EE" w:rsidRPr="00803ADF" w:rsidRDefault="005519EE" w:rsidP="003013EE">
      <w:pPr>
        <w:pStyle w:val="ListParagraph"/>
        <w:numPr>
          <w:ilvl w:val="0"/>
          <w:numId w:val="13"/>
        </w:numPr>
        <w:spacing w:after="200"/>
        <w:jc w:val="both"/>
        <w:rPr>
          <w:lang w:val="en-GB"/>
        </w:rPr>
      </w:pPr>
      <w:r w:rsidRPr="00803ADF">
        <w:rPr>
          <w:highlight w:val="yellow"/>
          <w:lang w:val="en-GB"/>
        </w:rPr>
        <w:t xml:space="preserve">the </w:t>
      </w:r>
      <w:r w:rsidRPr="00803ADF">
        <w:rPr>
          <w:b/>
          <w:highlight w:val="yellow"/>
          <w:lang w:val="en-GB"/>
        </w:rPr>
        <w:t>outcomes</w:t>
      </w:r>
      <w:r w:rsidRPr="00803ADF">
        <w:rPr>
          <w:highlight w:val="yellow"/>
          <w:lang w:val="en-GB"/>
        </w:rPr>
        <w:t xml:space="preserve"> specified in this topic, and (2) the </w:t>
      </w:r>
      <w:r w:rsidRPr="00803ADF">
        <w:rPr>
          <w:b/>
          <w:highlight w:val="yellow"/>
          <w:lang w:val="en-GB"/>
        </w:rPr>
        <w:t>wider impacts</w:t>
      </w:r>
      <w:r w:rsidRPr="00803ADF">
        <w:rPr>
          <w:highlight w:val="yellow"/>
          <w:lang w:val="en-GB"/>
        </w:rPr>
        <w:t>,</w:t>
      </w:r>
      <w:r w:rsidRPr="00803ADF">
        <w:rPr>
          <w:lang w:val="en-GB"/>
        </w:rPr>
        <w:t xml:space="preserve"> in the longer term, specified in the respective destinations in the work programme.   </w:t>
      </w:r>
    </w:p>
    <w:p w14:paraId="6DDA6685" w14:textId="77777777" w:rsidR="002B6C02" w:rsidRPr="00803ADF" w:rsidRDefault="002B6C02" w:rsidP="002B6C02">
      <w:pPr>
        <w:spacing w:after="120"/>
        <w:jc w:val="both"/>
        <w:rPr>
          <w:rFonts w:ascii="Times New Roman" w:hAnsi="Times New Roman"/>
          <w:lang w:val="en-GB"/>
        </w:rPr>
      </w:pPr>
    </w:p>
    <w:p w14:paraId="7DE41A00" w14:textId="77777777" w:rsidR="007979C6" w:rsidRPr="00D2132C" w:rsidRDefault="007979C6" w:rsidP="003013EE">
      <w:pPr>
        <w:numPr>
          <w:ilvl w:val="0"/>
          <w:numId w:val="20"/>
        </w:numPr>
        <w:spacing w:after="120"/>
        <w:jc w:val="both"/>
        <w:rPr>
          <w:rFonts w:ascii="Times New Roman" w:hAnsi="Times New Roman"/>
          <w:lang w:val="en-GB"/>
        </w:rPr>
      </w:pPr>
      <w:commentRangeStart w:id="12"/>
      <w:r w:rsidRPr="00D2132C">
        <w:rPr>
          <w:rFonts w:ascii="Times New Roman" w:hAnsi="Times New Roman"/>
          <w:lang w:val="en-GB"/>
        </w:rPr>
        <w:t>produce theoretically and empirically robust visions for the future of liberal democratic institutions.</w:t>
      </w:r>
    </w:p>
    <w:p w14:paraId="32C675E0" w14:textId="77777777" w:rsidR="007979C6" w:rsidRPr="00D2132C" w:rsidRDefault="007979C6" w:rsidP="003013EE">
      <w:pPr>
        <w:numPr>
          <w:ilvl w:val="0"/>
          <w:numId w:val="20"/>
        </w:numPr>
        <w:spacing w:after="120"/>
        <w:jc w:val="both"/>
        <w:rPr>
          <w:rFonts w:ascii="Times New Roman" w:hAnsi="Times New Roman"/>
          <w:lang w:val="en-GB"/>
        </w:rPr>
      </w:pPr>
      <w:r w:rsidRPr="00D2132C">
        <w:rPr>
          <w:rFonts w:ascii="Times New Roman" w:hAnsi="Times New Roman"/>
          <w:lang w:val="en-GB"/>
        </w:rPr>
        <w:t>Develop recommendations, toolkits, narratives and methodologies to reinstate the legitimacy and effectiveness of liberal democracies.</w:t>
      </w:r>
    </w:p>
    <w:p w14:paraId="02A4E03B" w14:textId="77777777" w:rsidR="007979C6" w:rsidRPr="00D2132C" w:rsidRDefault="007979C6" w:rsidP="003013EE">
      <w:pPr>
        <w:numPr>
          <w:ilvl w:val="0"/>
          <w:numId w:val="20"/>
        </w:numPr>
        <w:spacing w:after="120"/>
        <w:jc w:val="both"/>
        <w:rPr>
          <w:rFonts w:ascii="Times New Roman" w:hAnsi="Times New Roman"/>
          <w:lang w:val="en-GB"/>
        </w:rPr>
      </w:pPr>
      <w:r w:rsidRPr="000B67DF">
        <w:rPr>
          <w:rFonts w:ascii="Times New Roman" w:hAnsi="Times New Roman"/>
          <w:lang w:val="en-GB"/>
        </w:rPr>
        <w:t>Reflect upon and actualise what liberal democracy means in the 21st century in Europe.</w:t>
      </w:r>
    </w:p>
    <w:p w14:paraId="0A3AE059" w14:textId="77777777" w:rsidR="007979C6" w:rsidRPr="00D2132C" w:rsidRDefault="007979C6" w:rsidP="003013EE">
      <w:pPr>
        <w:numPr>
          <w:ilvl w:val="0"/>
          <w:numId w:val="20"/>
        </w:numPr>
        <w:spacing w:after="120"/>
        <w:jc w:val="both"/>
        <w:rPr>
          <w:rFonts w:ascii="Times New Roman" w:hAnsi="Times New Roman"/>
          <w:lang w:val="en-GB"/>
        </w:rPr>
      </w:pPr>
      <w:r w:rsidRPr="00D2132C">
        <w:rPr>
          <w:rFonts w:ascii="Times New Roman" w:hAnsi="Times New Roman"/>
          <w:lang w:val="en-GB"/>
        </w:rPr>
        <w:t>Democratic governance is reinvigorated by improving the accountability, transparency, effectiveness and trustworthiness of rule-of-law based institutions and policies and through the expansion of active and inclusive citizenship empowered by the safeguarding of fundamental rights.</w:t>
      </w:r>
      <w:commentRangeEnd w:id="12"/>
      <w:r>
        <w:rPr>
          <w:rStyle w:val="CommentReference"/>
          <w:szCs w:val="20"/>
        </w:rPr>
        <w:commentReference w:id="12"/>
      </w:r>
    </w:p>
    <w:p w14:paraId="716B8C8A" w14:textId="77777777" w:rsidR="0067755B" w:rsidRPr="00803ADF" w:rsidRDefault="0067755B" w:rsidP="002B6C02">
      <w:pPr>
        <w:spacing w:after="120"/>
        <w:jc w:val="both"/>
        <w:rPr>
          <w:rFonts w:ascii="Times New Roman" w:hAnsi="Times New Roman"/>
          <w:lang w:val="en-GB"/>
        </w:rPr>
      </w:pPr>
    </w:p>
    <w:p w14:paraId="45FB6CAA" w14:textId="1549ED70" w:rsidR="002B6C02" w:rsidRPr="00803ADF" w:rsidRDefault="000D51C7" w:rsidP="00356A49">
      <w:pPr>
        <w:pStyle w:val="Heading3"/>
      </w:pPr>
      <w:r w:rsidRPr="00803ADF">
        <w:rPr>
          <w:highlight w:val="yellow"/>
        </w:rPr>
        <w:t xml:space="preserve">2.1.1 </w:t>
      </w:r>
      <w:r w:rsidR="00F31C79" w:rsidRPr="00803ADF">
        <w:rPr>
          <w:highlight w:val="yellow"/>
        </w:rPr>
        <w:t xml:space="preserve">Expected outcomes and </w:t>
      </w:r>
      <w:r w:rsidR="002013D6" w:rsidRPr="00803ADF">
        <w:rPr>
          <w:highlight w:val="yellow"/>
        </w:rPr>
        <w:t xml:space="preserve">wider </w:t>
      </w:r>
      <w:r w:rsidR="00F31C79" w:rsidRPr="00803ADF">
        <w:rPr>
          <w:highlight w:val="yellow"/>
        </w:rPr>
        <w:t>impacts</w:t>
      </w:r>
    </w:p>
    <w:p w14:paraId="59848A33" w14:textId="77777777" w:rsidR="006E6CAA" w:rsidRPr="00803ADF" w:rsidRDefault="002F2542" w:rsidP="002F2542">
      <w:pPr>
        <w:spacing w:after="120"/>
        <w:jc w:val="both"/>
        <w:rPr>
          <w:rFonts w:ascii="Times New Roman" w:hAnsi="Times New Roman"/>
          <w:lang w:val="en-GB"/>
        </w:rPr>
      </w:pPr>
      <w:r w:rsidRPr="00803ADF">
        <w:rPr>
          <w:rFonts w:ascii="Times New Roman" w:hAnsi="Times New Roman"/>
          <w:lang w:val="en-GB"/>
        </w:rPr>
        <w:t>DEMCORE’s unique contribution to the expected outcomes</w:t>
      </w:r>
      <w:r w:rsidR="005519EE" w:rsidRPr="00803ADF">
        <w:rPr>
          <w:rFonts w:ascii="Times New Roman" w:hAnsi="Times New Roman"/>
          <w:lang w:val="en-GB"/>
        </w:rPr>
        <w:t xml:space="preserve"> in this topic</w:t>
      </w:r>
      <w:r w:rsidRPr="00803ADF">
        <w:rPr>
          <w:rFonts w:ascii="Times New Roman" w:hAnsi="Times New Roman"/>
          <w:lang w:val="en-GB"/>
        </w:rPr>
        <w:t xml:space="preserve"> is threefold. </w:t>
      </w:r>
      <w:r w:rsidRPr="00803ADF">
        <w:rPr>
          <w:rFonts w:ascii="Times New Roman" w:hAnsi="Times New Roman"/>
          <w:b/>
          <w:bCs/>
          <w:lang w:val="en-GB"/>
        </w:rPr>
        <w:t xml:space="preserve">First, the project </w:t>
      </w:r>
      <w:r w:rsidR="005519EE" w:rsidRPr="00803ADF">
        <w:rPr>
          <w:rFonts w:ascii="Times New Roman" w:hAnsi="Times New Roman"/>
          <w:b/>
          <w:bCs/>
          <w:lang w:val="en-GB"/>
        </w:rPr>
        <w:t>r</w:t>
      </w:r>
      <w:r w:rsidR="006E6CAA" w:rsidRPr="00803ADF">
        <w:rPr>
          <w:rFonts w:ascii="Times New Roman" w:hAnsi="Times New Roman"/>
          <w:b/>
          <w:bCs/>
          <w:lang w:val="en-GB"/>
        </w:rPr>
        <w:t>eflect</w:t>
      </w:r>
      <w:r w:rsidR="005519EE" w:rsidRPr="00803ADF">
        <w:rPr>
          <w:rFonts w:ascii="Times New Roman" w:hAnsi="Times New Roman"/>
          <w:b/>
          <w:bCs/>
          <w:lang w:val="en-GB"/>
        </w:rPr>
        <w:t>s</w:t>
      </w:r>
      <w:r w:rsidR="006E6CAA" w:rsidRPr="00803ADF">
        <w:rPr>
          <w:rFonts w:ascii="Times New Roman" w:hAnsi="Times New Roman"/>
          <w:b/>
          <w:bCs/>
          <w:lang w:val="en-GB"/>
        </w:rPr>
        <w:t xml:space="preserve"> upon and actualise</w:t>
      </w:r>
      <w:r w:rsidR="005519EE" w:rsidRPr="00803ADF">
        <w:rPr>
          <w:rFonts w:ascii="Times New Roman" w:hAnsi="Times New Roman"/>
          <w:b/>
          <w:bCs/>
          <w:lang w:val="en-GB"/>
        </w:rPr>
        <w:t>s</w:t>
      </w:r>
      <w:r w:rsidR="006E6CAA" w:rsidRPr="00803ADF">
        <w:rPr>
          <w:rFonts w:ascii="Times New Roman" w:hAnsi="Times New Roman"/>
          <w:b/>
          <w:bCs/>
          <w:lang w:val="en-GB"/>
        </w:rPr>
        <w:t xml:space="preserve"> what liberal democracy means in the 21st century in Europe</w:t>
      </w:r>
      <w:r w:rsidR="006E6CAA" w:rsidRPr="00803ADF">
        <w:rPr>
          <w:rFonts w:ascii="Times New Roman" w:hAnsi="Times New Roman"/>
          <w:lang w:val="en-GB"/>
        </w:rPr>
        <w:t>.</w:t>
      </w:r>
    </w:p>
    <w:p w14:paraId="2B416D88" w14:textId="77777777" w:rsidR="009C01BD" w:rsidRPr="00803ADF" w:rsidRDefault="009C01BD" w:rsidP="009C01BD">
      <w:pPr>
        <w:spacing w:after="120"/>
        <w:jc w:val="both"/>
        <w:rPr>
          <w:rFonts w:ascii="Times New Roman" w:hAnsi="Times New Roman"/>
          <w:lang w:val="en-GB"/>
        </w:rPr>
      </w:pPr>
      <w:r w:rsidRPr="00803ADF">
        <w:rPr>
          <w:rFonts w:ascii="Times New Roman" w:hAnsi="Times New Roman"/>
          <w:b/>
          <w:bCs/>
          <w:lang w:val="en-GB"/>
        </w:rPr>
        <w:t>Societal</w:t>
      </w:r>
      <w:r w:rsidRPr="00803ADF">
        <w:rPr>
          <w:rFonts w:ascii="Times New Roman" w:hAnsi="Times New Roman"/>
          <w:lang w:val="en-GB"/>
        </w:rPr>
        <w:t>: Awareness of the support for, contestation of and external challenges to liberal democracy in Europe</w:t>
      </w:r>
    </w:p>
    <w:p w14:paraId="1F35921D" w14:textId="77777777" w:rsidR="004B1FDB" w:rsidRPr="00803ADF" w:rsidRDefault="004B1FDB" w:rsidP="004B1FDB">
      <w:pPr>
        <w:spacing w:after="120"/>
        <w:rPr>
          <w:rFonts w:ascii="Times New Roman" w:hAnsi="Times New Roman"/>
          <w:lang w:val="en-GB"/>
        </w:rPr>
      </w:pPr>
      <w:r w:rsidRPr="00803ADF">
        <w:rPr>
          <w:rFonts w:ascii="Times New Roman" w:hAnsi="Times New Roman"/>
          <w:lang w:val="en-GB"/>
        </w:rPr>
        <w:t xml:space="preserve">Scientific: </w:t>
      </w:r>
    </w:p>
    <w:p w14:paraId="65331290" w14:textId="77777777" w:rsidR="004B1FDB" w:rsidRPr="00803ADF" w:rsidRDefault="004B1FDB" w:rsidP="004B1FDB">
      <w:pPr>
        <w:spacing w:after="120"/>
        <w:rPr>
          <w:rFonts w:ascii="Times New Roman" w:hAnsi="Times New Roman"/>
          <w:lang w:val="en-GB"/>
        </w:rPr>
      </w:pPr>
      <w:r w:rsidRPr="00803ADF">
        <w:rPr>
          <w:rFonts w:ascii="Times New Roman" w:hAnsi="Times New Roman"/>
          <w:lang w:val="en-GB"/>
        </w:rPr>
        <w:t>•</w:t>
      </w:r>
      <w:r w:rsidRPr="00803ADF">
        <w:rPr>
          <w:rFonts w:ascii="Times New Roman" w:hAnsi="Times New Roman"/>
          <w:lang w:val="en-GB"/>
        </w:rPr>
        <w:tab/>
        <w:t>A new conceptual framework that provides an integrated account of the support for, contestation of and external challenges to liberal democracy in Europe</w:t>
      </w:r>
    </w:p>
    <w:p w14:paraId="735C08B5" w14:textId="77777777" w:rsidR="004B1FDB" w:rsidRPr="00803ADF" w:rsidRDefault="004B1FDB" w:rsidP="004B1FDB">
      <w:pPr>
        <w:spacing w:after="120"/>
        <w:rPr>
          <w:rFonts w:ascii="Times New Roman" w:hAnsi="Times New Roman"/>
          <w:lang w:val="en-GB"/>
        </w:rPr>
      </w:pPr>
      <w:r w:rsidRPr="00803ADF">
        <w:rPr>
          <w:rFonts w:ascii="Times New Roman" w:hAnsi="Times New Roman"/>
          <w:lang w:val="en-GB"/>
        </w:rPr>
        <w:t>•</w:t>
      </w:r>
      <w:r w:rsidRPr="00803ADF">
        <w:rPr>
          <w:rFonts w:ascii="Times New Roman" w:hAnsi="Times New Roman"/>
          <w:lang w:val="en-GB"/>
        </w:rPr>
        <w:tab/>
        <w:t>New operationalisations of illiberal rhetoric, party communication and behaviour, citizen attitudes, behaviour and preferences</w:t>
      </w:r>
    </w:p>
    <w:p w14:paraId="2CC70543" w14:textId="05588BF8" w:rsidR="004B1FDB" w:rsidRPr="00803ADF" w:rsidRDefault="004B1FDB" w:rsidP="004B1FDB">
      <w:pPr>
        <w:spacing w:after="120"/>
        <w:rPr>
          <w:rFonts w:ascii="Times New Roman" w:hAnsi="Times New Roman"/>
          <w:lang w:val="en-GB"/>
        </w:rPr>
      </w:pPr>
      <w:r w:rsidRPr="00803ADF">
        <w:rPr>
          <w:rFonts w:ascii="Times New Roman" w:hAnsi="Times New Roman"/>
          <w:lang w:val="en-GB"/>
        </w:rPr>
        <w:t>•</w:t>
      </w:r>
      <w:r w:rsidRPr="00803ADF">
        <w:rPr>
          <w:rFonts w:ascii="Times New Roman" w:hAnsi="Times New Roman"/>
          <w:lang w:val="en-GB"/>
        </w:rPr>
        <w:tab/>
        <w:t>New data that complement existing data sources (e.g.</w:t>
      </w:r>
      <w:r w:rsidR="00745B7E">
        <w:rPr>
          <w:rFonts w:ascii="Times New Roman" w:hAnsi="Times New Roman"/>
          <w:lang w:val="en-GB"/>
        </w:rPr>
        <w:t xml:space="preserve"> </w:t>
      </w:r>
      <w:r w:rsidRPr="00803ADF">
        <w:rPr>
          <w:rFonts w:ascii="Times New Roman" w:hAnsi="Times New Roman"/>
          <w:lang w:val="en-GB"/>
        </w:rPr>
        <w:t>Freedom House, Varieties of Democracy) and that can henceforth be used in future scientific research</w:t>
      </w:r>
    </w:p>
    <w:p w14:paraId="4CB6BB91" w14:textId="6A219867" w:rsidR="006E6CAA" w:rsidRPr="00803ADF" w:rsidRDefault="004B1FDB" w:rsidP="004B1FDB">
      <w:pPr>
        <w:spacing w:after="120"/>
        <w:rPr>
          <w:rFonts w:ascii="Times New Roman" w:hAnsi="Times New Roman"/>
          <w:lang w:val="en-GB"/>
        </w:rPr>
      </w:pPr>
      <w:r w:rsidRPr="00803ADF">
        <w:rPr>
          <w:rFonts w:ascii="Times New Roman" w:hAnsi="Times New Roman"/>
          <w:lang w:val="en-GB"/>
        </w:rPr>
        <w:t>Economic (or technological) – perhaps anything political instead???</w:t>
      </w:r>
    </w:p>
    <w:p w14:paraId="194678E1" w14:textId="77777777" w:rsidR="00401FD4" w:rsidRPr="00803ADF" w:rsidRDefault="00401FD4" w:rsidP="002B6C02">
      <w:pPr>
        <w:spacing w:after="120"/>
        <w:jc w:val="both"/>
        <w:rPr>
          <w:rFonts w:ascii="Times New Roman" w:hAnsi="Times New Roman"/>
          <w:b/>
          <w:lang w:val="en-GB"/>
        </w:rPr>
      </w:pPr>
    </w:p>
    <w:p w14:paraId="3F9802FD" w14:textId="77777777" w:rsidR="005519EE" w:rsidRPr="00803ADF" w:rsidRDefault="005519EE" w:rsidP="002B6C02">
      <w:pPr>
        <w:spacing w:after="120"/>
        <w:jc w:val="both"/>
        <w:rPr>
          <w:rFonts w:ascii="Times New Roman" w:hAnsi="Times New Roman"/>
          <w:bCs/>
          <w:lang w:val="en-GB"/>
        </w:rPr>
      </w:pPr>
      <w:r w:rsidRPr="00803ADF">
        <w:rPr>
          <w:rFonts w:ascii="Times New Roman" w:hAnsi="Times New Roman"/>
          <w:bCs/>
          <w:highlight w:val="yellow"/>
          <w:lang w:val="en-GB"/>
        </w:rPr>
        <w:t>Beyond the wider impacts, DEMCORE will also</w:t>
      </w:r>
      <w:r w:rsidRPr="00803ADF">
        <w:rPr>
          <w:rFonts w:ascii="Times New Roman" w:hAnsi="Times New Roman"/>
          <w:bCs/>
          <w:lang w:val="en-GB"/>
        </w:rPr>
        <w:t xml:space="preserve"> </w:t>
      </w:r>
    </w:p>
    <w:p w14:paraId="0F26EE43" w14:textId="77777777" w:rsidR="005E2A25" w:rsidRPr="00803ADF" w:rsidRDefault="005E2A25" w:rsidP="005E2A25">
      <w:pPr>
        <w:spacing w:after="120"/>
        <w:jc w:val="both"/>
        <w:rPr>
          <w:rFonts w:ascii="Times New Roman" w:hAnsi="Times New Roman"/>
          <w:lang w:val="en-GB"/>
        </w:rPr>
      </w:pPr>
      <w:r w:rsidRPr="00803ADF">
        <w:rPr>
          <w:rFonts w:ascii="Times New Roman" w:hAnsi="Times New Roman"/>
          <w:lang w:val="en-GB"/>
        </w:rPr>
        <w:t xml:space="preserve">Our project studies the role that public opinion, political communication and political behaviour play for the development of liberal democracy in Europe </w:t>
      </w:r>
    </w:p>
    <w:p w14:paraId="45B7870A" w14:textId="77777777" w:rsidR="00401FD4" w:rsidRPr="00803ADF" w:rsidRDefault="00401FD4" w:rsidP="002B6C02">
      <w:pPr>
        <w:spacing w:after="120"/>
        <w:jc w:val="both"/>
        <w:rPr>
          <w:rFonts w:ascii="Times New Roman" w:hAnsi="Times New Roman"/>
          <w:b/>
          <w:lang w:val="en-GB"/>
        </w:rPr>
      </w:pPr>
    </w:p>
    <w:p w14:paraId="1BB0BB6F" w14:textId="77777777" w:rsidR="0071195E" w:rsidRPr="00803ADF" w:rsidRDefault="0071195E" w:rsidP="0071195E">
      <w:pPr>
        <w:spacing w:after="120"/>
        <w:rPr>
          <w:rFonts w:ascii="Times New Roman" w:hAnsi="Times New Roman"/>
          <w:lang w:val="en-GB"/>
        </w:rPr>
      </w:pPr>
    </w:p>
    <w:p w14:paraId="66136445" w14:textId="77777777" w:rsidR="00CB752B" w:rsidRPr="00803ADF" w:rsidRDefault="000D51C7" w:rsidP="00356A49">
      <w:pPr>
        <w:pStyle w:val="Heading3"/>
      </w:pPr>
      <w:r w:rsidRPr="00803ADF">
        <w:rPr>
          <w:highlight w:val="yellow"/>
        </w:rPr>
        <w:t>2.1.</w:t>
      </w:r>
      <w:r w:rsidR="00B00F9B" w:rsidRPr="00803ADF">
        <w:rPr>
          <w:highlight w:val="yellow"/>
        </w:rPr>
        <w:t>2</w:t>
      </w:r>
      <w:r w:rsidRPr="00803ADF">
        <w:rPr>
          <w:highlight w:val="yellow"/>
        </w:rPr>
        <w:t xml:space="preserve"> </w:t>
      </w:r>
      <w:commentRangeStart w:id="13"/>
      <w:r w:rsidR="00CB752B" w:rsidRPr="00803ADF">
        <w:rPr>
          <w:highlight w:val="yellow"/>
        </w:rPr>
        <w:t>Scale and significance</w:t>
      </w:r>
      <w:commentRangeEnd w:id="13"/>
      <w:r w:rsidR="00282A31" w:rsidRPr="00803ADF">
        <w:rPr>
          <w:rStyle w:val="CommentReference"/>
          <w:rFonts w:ascii="Calibri" w:hAnsi="Calibri"/>
          <w:i/>
          <w:iCs/>
          <w:szCs w:val="20"/>
          <w:highlight w:val="yellow"/>
        </w:rPr>
        <w:commentReference w:id="13"/>
      </w:r>
      <w:r w:rsidR="00CB752B" w:rsidRPr="00803ADF">
        <w:t xml:space="preserve"> </w:t>
      </w:r>
    </w:p>
    <w:p w14:paraId="10FA87D5" w14:textId="5FCB3ADE" w:rsidR="001F4599" w:rsidRPr="00803ADF" w:rsidRDefault="007979C6" w:rsidP="00D9109C">
      <w:pPr>
        <w:pStyle w:val="ListParagraph"/>
        <w:widowControl/>
        <w:spacing w:after="120"/>
        <w:jc w:val="both"/>
        <w:rPr>
          <w:rFonts w:ascii="Times New Roman" w:hAnsi="Times New Roman"/>
          <w:lang w:val="en-GB"/>
        </w:rPr>
      </w:pPr>
      <w:commentRangeStart w:id="14"/>
      <w:r w:rsidRPr="00AD7AFF">
        <w:rPr>
          <w:rFonts w:ascii="Times New Roman" w:hAnsi="Times New Roman"/>
          <w:lang w:val="en-GB"/>
        </w:rPr>
        <w:t>As elaborated above, the main subjects of our project comprise citizens and political parties in Europe. We study their attitudes, political communication and political behaviour across all EU member states. With respect to citizens, we rely on representatives samples from each country; as regards political parties, we consider a) all those parties that have gained seats in past European or national elections and b) those that compete in the 2024 EP election and for which polls predict that they will gain seats in the new Parliament.</w:t>
      </w:r>
      <w:commentRangeEnd w:id="14"/>
      <w:r>
        <w:rPr>
          <w:rStyle w:val="CommentReference"/>
          <w:szCs w:val="20"/>
        </w:rPr>
        <w:commentReference w:id="14"/>
      </w:r>
      <w:r w:rsidRPr="00AD7AFF">
        <w:rPr>
          <w:rFonts w:ascii="Times New Roman" w:hAnsi="Times New Roman"/>
          <w:lang w:val="en-GB"/>
        </w:rPr>
        <w:t xml:space="preserve"> </w:t>
      </w:r>
      <w:r w:rsidR="00931B9E" w:rsidRPr="00803ADF">
        <w:rPr>
          <w:rFonts w:ascii="Times New Roman" w:hAnsi="Times New Roman"/>
          <w:lang w:val="en-GB"/>
        </w:rPr>
        <w:t>This approach also means that the subjects</w:t>
      </w:r>
      <w:r w:rsidR="002108C8" w:rsidRPr="00803ADF">
        <w:rPr>
          <w:rFonts w:ascii="Times New Roman" w:hAnsi="Times New Roman"/>
          <w:lang w:val="en-GB"/>
        </w:rPr>
        <w:t xml:space="preserve"> </w:t>
      </w:r>
      <w:r w:rsidR="008A1E3F" w:rsidRPr="00803ADF">
        <w:rPr>
          <w:rFonts w:ascii="Times New Roman" w:hAnsi="Times New Roman"/>
          <w:lang w:val="en-GB"/>
        </w:rPr>
        <w:t xml:space="preserve">will ultimately benefit from </w:t>
      </w:r>
      <w:r w:rsidR="003C098F" w:rsidRPr="00803ADF">
        <w:rPr>
          <w:rFonts w:ascii="Times New Roman" w:hAnsi="Times New Roman"/>
          <w:lang w:val="en-GB"/>
        </w:rPr>
        <w:t>the project’s results</w:t>
      </w:r>
      <w:r w:rsidR="00931B9E" w:rsidRPr="00803ADF">
        <w:rPr>
          <w:rFonts w:ascii="Times New Roman" w:hAnsi="Times New Roman"/>
          <w:lang w:val="en-GB"/>
        </w:rPr>
        <w:t>.</w:t>
      </w:r>
      <w:r w:rsidR="00F31C79" w:rsidRPr="00803ADF">
        <w:rPr>
          <w:rFonts w:ascii="Times New Roman" w:hAnsi="Times New Roman"/>
          <w:lang w:val="en-GB"/>
        </w:rPr>
        <w:t xml:space="preserve"> In other words, the </w:t>
      </w:r>
      <w:r w:rsidR="00F31C79" w:rsidRPr="00803ADF">
        <w:rPr>
          <w:rFonts w:ascii="Times New Roman" w:hAnsi="Times New Roman"/>
          <w:b/>
          <w:bCs/>
          <w:lang w:val="en-GB"/>
        </w:rPr>
        <w:t>scale of DEMCORE’s contribution to the expected outcomes and impacts</w:t>
      </w:r>
      <w:r w:rsidR="00F31C79" w:rsidRPr="00803ADF">
        <w:rPr>
          <w:rFonts w:ascii="Times New Roman" w:hAnsi="Times New Roman"/>
          <w:lang w:val="en-GB"/>
        </w:rPr>
        <w:t xml:space="preserve"> extends to all citizens and political </w:t>
      </w:r>
      <w:r w:rsidR="002108C8" w:rsidRPr="00803ADF">
        <w:rPr>
          <w:rFonts w:ascii="Times New Roman" w:hAnsi="Times New Roman"/>
          <w:lang w:val="en-GB"/>
        </w:rPr>
        <w:t>actors</w:t>
      </w:r>
      <w:r w:rsidR="00F31C79" w:rsidRPr="00803ADF">
        <w:rPr>
          <w:rFonts w:ascii="Times New Roman" w:hAnsi="Times New Roman"/>
          <w:lang w:val="en-GB"/>
        </w:rPr>
        <w:t xml:space="preserve"> across the EU. </w:t>
      </w:r>
    </w:p>
    <w:p w14:paraId="7639A4E8" w14:textId="04280213" w:rsidR="00931B9E" w:rsidRPr="00803ADF" w:rsidRDefault="00931B9E" w:rsidP="00D9109C">
      <w:pPr>
        <w:pStyle w:val="ListParagraph"/>
        <w:widowControl/>
        <w:spacing w:after="120"/>
        <w:jc w:val="both"/>
        <w:rPr>
          <w:rFonts w:ascii="Times New Roman" w:hAnsi="Times New Roman"/>
          <w:lang w:val="en-GB"/>
        </w:rPr>
      </w:pPr>
      <w:r w:rsidRPr="00803ADF">
        <w:rPr>
          <w:rFonts w:ascii="Times New Roman" w:hAnsi="Times New Roman"/>
          <w:lang w:val="en-GB"/>
        </w:rPr>
        <w:t xml:space="preserve">The category ‘all EU citizens’ is obviously huge, but DEMCORE has </w:t>
      </w:r>
      <w:r w:rsidR="008A1E3F" w:rsidRPr="00803ADF">
        <w:rPr>
          <w:rFonts w:ascii="Times New Roman" w:hAnsi="Times New Roman"/>
          <w:lang w:val="en-GB"/>
        </w:rPr>
        <w:t xml:space="preserve">a </w:t>
      </w:r>
      <w:r w:rsidRPr="00803ADF">
        <w:rPr>
          <w:rFonts w:ascii="Times New Roman" w:hAnsi="Times New Roman"/>
          <w:lang w:val="en-GB"/>
        </w:rPr>
        <w:t xml:space="preserve">comprehensive </w:t>
      </w:r>
      <w:r w:rsidR="008A1E3F" w:rsidRPr="00803ADF">
        <w:rPr>
          <w:rFonts w:ascii="Times New Roman" w:hAnsi="Times New Roman"/>
          <w:lang w:val="en-GB"/>
        </w:rPr>
        <w:t>dissemination</w:t>
      </w:r>
      <w:r w:rsidR="009C01BD" w:rsidRPr="00803ADF">
        <w:rPr>
          <w:rFonts w:ascii="Times New Roman" w:hAnsi="Times New Roman"/>
          <w:lang w:val="en-GB"/>
        </w:rPr>
        <w:t xml:space="preserve">, and </w:t>
      </w:r>
      <w:r w:rsidR="008A1E3F" w:rsidRPr="00803ADF">
        <w:rPr>
          <w:rFonts w:ascii="Times New Roman" w:hAnsi="Times New Roman"/>
          <w:lang w:val="en-GB"/>
        </w:rPr>
        <w:t xml:space="preserve">exploitation plan as well as an inclusive </w:t>
      </w:r>
      <w:r w:rsidRPr="00803ADF">
        <w:rPr>
          <w:rFonts w:ascii="Times New Roman" w:hAnsi="Times New Roman"/>
          <w:lang w:val="en-GB"/>
        </w:rPr>
        <w:t>communication strateg</w:t>
      </w:r>
      <w:r w:rsidR="008A1E3F" w:rsidRPr="00803ADF">
        <w:rPr>
          <w:rFonts w:ascii="Times New Roman" w:hAnsi="Times New Roman"/>
          <w:lang w:val="en-GB"/>
        </w:rPr>
        <w:t>y</w:t>
      </w:r>
      <w:r w:rsidRPr="00803ADF">
        <w:rPr>
          <w:rFonts w:ascii="Times New Roman" w:hAnsi="Times New Roman"/>
          <w:lang w:val="en-GB"/>
        </w:rPr>
        <w:t xml:space="preserve"> to </w:t>
      </w:r>
      <w:r w:rsidR="008A1E3F" w:rsidRPr="00803ADF">
        <w:rPr>
          <w:rFonts w:ascii="Times New Roman" w:hAnsi="Times New Roman"/>
          <w:lang w:val="en-GB"/>
        </w:rPr>
        <w:t xml:space="preserve">ensure that many EU citizens </w:t>
      </w:r>
      <w:r w:rsidR="00131CD7" w:rsidRPr="00803ADF">
        <w:rPr>
          <w:rFonts w:ascii="Times New Roman" w:hAnsi="Times New Roman"/>
          <w:lang w:val="en-GB"/>
        </w:rPr>
        <w:t>become</w:t>
      </w:r>
      <w:r w:rsidR="008A1E3F" w:rsidRPr="00803ADF">
        <w:rPr>
          <w:rFonts w:ascii="Times New Roman" w:hAnsi="Times New Roman"/>
          <w:lang w:val="en-GB"/>
        </w:rPr>
        <w:t xml:space="preserve"> aware of the benefits that DEMCORE brings to them</w:t>
      </w:r>
      <w:r w:rsidR="00B44431" w:rsidRPr="00803ADF">
        <w:rPr>
          <w:rFonts w:ascii="Times New Roman" w:hAnsi="Times New Roman"/>
          <w:lang w:val="en-GB"/>
        </w:rPr>
        <w:t xml:space="preserve"> (see 2.2)</w:t>
      </w:r>
      <w:r w:rsidR="008A1E3F" w:rsidRPr="00803ADF">
        <w:rPr>
          <w:rFonts w:ascii="Times New Roman" w:hAnsi="Times New Roman"/>
          <w:lang w:val="en-GB"/>
        </w:rPr>
        <w:t xml:space="preserve">. </w:t>
      </w:r>
      <w:r w:rsidR="009C01BD" w:rsidRPr="00803ADF">
        <w:rPr>
          <w:rFonts w:ascii="Times New Roman" w:hAnsi="Times New Roman"/>
          <w:lang w:val="en-GB"/>
        </w:rPr>
        <w:t>T</w:t>
      </w:r>
      <w:r w:rsidR="002108C8" w:rsidRPr="00803ADF">
        <w:rPr>
          <w:rFonts w:ascii="Times New Roman" w:hAnsi="Times New Roman"/>
          <w:lang w:val="en-GB"/>
        </w:rPr>
        <w:t xml:space="preserve">hey </w:t>
      </w:r>
      <w:r w:rsidR="00131CD7" w:rsidRPr="00803ADF">
        <w:rPr>
          <w:rFonts w:ascii="Times New Roman" w:hAnsi="Times New Roman"/>
          <w:lang w:val="en-GB"/>
        </w:rPr>
        <w:t xml:space="preserve">will benefit most from DEMCORE: after all, they </w:t>
      </w:r>
      <w:r w:rsidR="001E40E4" w:rsidRPr="00803ADF">
        <w:rPr>
          <w:rFonts w:ascii="Times New Roman" w:hAnsi="Times New Roman"/>
          <w:lang w:val="en-GB"/>
        </w:rPr>
        <w:t xml:space="preserve">directly </w:t>
      </w:r>
      <w:r w:rsidR="00131CD7" w:rsidRPr="00803ADF">
        <w:rPr>
          <w:rFonts w:ascii="Times New Roman" w:hAnsi="Times New Roman"/>
          <w:lang w:val="en-GB"/>
        </w:rPr>
        <w:t>contribute to the future development of liberal democracy in Europe</w:t>
      </w:r>
      <w:r w:rsidR="001E40E4" w:rsidRPr="00803ADF">
        <w:rPr>
          <w:rFonts w:ascii="Times New Roman" w:hAnsi="Times New Roman"/>
          <w:lang w:val="en-GB"/>
        </w:rPr>
        <w:t xml:space="preserve"> – as measured through their attitudes, preferences and behaviour</w:t>
      </w:r>
      <w:r w:rsidR="00131CD7" w:rsidRPr="00803ADF">
        <w:rPr>
          <w:rFonts w:ascii="Times New Roman" w:hAnsi="Times New Roman"/>
          <w:lang w:val="en-GB"/>
        </w:rPr>
        <w:t>. As such, it is imperative that they are aware of the challenges and opportunities associated with European liberal democracy</w:t>
      </w:r>
      <w:r w:rsidR="001E40E4" w:rsidRPr="00803ADF">
        <w:rPr>
          <w:rFonts w:ascii="Times New Roman" w:hAnsi="Times New Roman"/>
          <w:lang w:val="en-GB"/>
        </w:rPr>
        <w:t xml:space="preserve"> and what they can do to ensure liberal democratic resilience in the long run</w:t>
      </w:r>
      <w:r w:rsidR="00131CD7" w:rsidRPr="00803ADF">
        <w:rPr>
          <w:rFonts w:ascii="Times New Roman" w:hAnsi="Times New Roman"/>
          <w:lang w:val="en-GB"/>
        </w:rPr>
        <w:t xml:space="preserve">. </w:t>
      </w:r>
    </w:p>
    <w:p w14:paraId="1C7850C5" w14:textId="33C6A622" w:rsidR="002108C8" w:rsidRPr="00803ADF" w:rsidRDefault="007979C6" w:rsidP="00D9109C">
      <w:pPr>
        <w:pStyle w:val="ListParagraph"/>
        <w:widowControl/>
        <w:spacing w:after="120"/>
        <w:jc w:val="both"/>
        <w:rPr>
          <w:rFonts w:ascii="Times New Roman" w:hAnsi="Times New Roman"/>
          <w:lang w:val="en-GB"/>
        </w:rPr>
      </w:pPr>
      <w:commentRangeStart w:id="15"/>
      <w:r w:rsidRPr="00AD7AFF">
        <w:rPr>
          <w:rFonts w:ascii="Times New Roman" w:hAnsi="Times New Roman"/>
          <w:lang w:val="en-GB"/>
        </w:rPr>
        <w:lastRenderedPageBreak/>
        <w:t>Significance</w:t>
      </w:r>
      <w:commentRangeEnd w:id="15"/>
      <w:r>
        <w:rPr>
          <w:rStyle w:val="CommentReference"/>
          <w:szCs w:val="20"/>
        </w:rPr>
        <w:commentReference w:id="15"/>
      </w:r>
      <w:r w:rsidRPr="00AD7AFF">
        <w:rPr>
          <w:rFonts w:ascii="Times New Roman" w:hAnsi="Times New Roman"/>
          <w:lang w:val="en-GB"/>
        </w:rPr>
        <w:t xml:space="preserve">: </w:t>
      </w:r>
      <w:r w:rsidR="002108C8" w:rsidRPr="00803ADF">
        <w:rPr>
          <w:rFonts w:ascii="Times New Roman" w:hAnsi="Times New Roman"/>
          <w:lang w:val="en-GB"/>
        </w:rPr>
        <w:t xml:space="preserve">Mapping of party positions, especially if transnational lists are implemented. Information is crucial for voting decisions (e.g., </w:t>
      </w:r>
      <w:proofErr w:type="spellStart"/>
      <w:r w:rsidR="002108C8" w:rsidRPr="00803ADF">
        <w:rPr>
          <w:rFonts w:ascii="Times New Roman" w:hAnsi="Times New Roman"/>
          <w:lang w:val="en-GB"/>
        </w:rPr>
        <w:t>xxxx</w:t>
      </w:r>
      <w:proofErr w:type="spellEnd"/>
      <w:r w:rsidR="002108C8" w:rsidRPr="00803ADF">
        <w:rPr>
          <w:rFonts w:ascii="Times New Roman" w:hAnsi="Times New Roman"/>
          <w:lang w:val="en-GB"/>
        </w:rPr>
        <w:t xml:space="preserve">) and thus </w:t>
      </w:r>
    </w:p>
    <w:p w14:paraId="497047CE" w14:textId="77777777" w:rsidR="00437EFB" w:rsidRPr="00803ADF" w:rsidRDefault="00437EFB" w:rsidP="00437EFB">
      <w:pPr>
        <w:spacing w:after="120"/>
        <w:jc w:val="both"/>
        <w:rPr>
          <w:ins w:id="16" w:author="Katjana Gattermann" w:date="2021-09-30T15:41:00Z"/>
          <w:rFonts w:ascii="Times New Roman" w:hAnsi="Times New Roman"/>
          <w:lang w:val="en-GB"/>
        </w:rPr>
      </w:pPr>
      <w:ins w:id="17" w:author="Katjana Gattermann" w:date="2021-09-30T15:41:00Z">
        <w:r w:rsidRPr="00803ADF">
          <w:rPr>
            <w:rFonts w:ascii="Times New Roman" w:hAnsi="Times New Roman"/>
            <w:lang w:val="en-GB"/>
          </w:rPr>
          <w:t>- perhaps describe the focus on awareness training for journalists which has a great multiplier effect towards citizens???</w:t>
        </w:r>
      </w:ins>
    </w:p>
    <w:p w14:paraId="6252C420" w14:textId="77777777" w:rsidR="00B00F9B" w:rsidRPr="00803ADF" w:rsidRDefault="00B00F9B" w:rsidP="00282A31">
      <w:pPr>
        <w:spacing w:after="120"/>
        <w:jc w:val="both"/>
        <w:rPr>
          <w:rFonts w:ascii="Times New Roman" w:hAnsi="Times New Roman"/>
          <w:lang w:val="en-GB"/>
        </w:rPr>
      </w:pPr>
    </w:p>
    <w:p w14:paraId="1C3AE3F5" w14:textId="638F3C81" w:rsidR="00B00F9B" w:rsidRDefault="00B00F9B" w:rsidP="00356A49">
      <w:pPr>
        <w:pStyle w:val="Heading3"/>
      </w:pPr>
      <w:r w:rsidRPr="00803ADF">
        <w:rPr>
          <w:highlight w:val="yellow"/>
        </w:rPr>
        <w:t>2.1.3 Requirements and potential barriers</w:t>
      </w:r>
      <w:r w:rsidRPr="00803ADF">
        <w:t xml:space="preserve"> </w:t>
      </w:r>
    </w:p>
    <w:p w14:paraId="7F00BFE2" w14:textId="2B82FA58" w:rsidR="005E2A25" w:rsidRDefault="005E2A25" w:rsidP="005E2A25">
      <w:pPr>
        <w:spacing w:after="120"/>
        <w:jc w:val="both"/>
        <w:rPr>
          <w:rFonts w:ascii="Times New Roman" w:hAnsi="Times New Roman"/>
          <w:bCs/>
          <w:lang w:val="en-GB"/>
        </w:rPr>
      </w:pPr>
      <w:r>
        <w:rPr>
          <w:rFonts w:ascii="Times New Roman" w:hAnsi="Times New Roman"/>
          <w:bCs/>
          <w:lang w:val="en-GB"/>
        </w:rPr>
        <w:t xml:space="preserve">- difficult to communicate to EU citizens; journalists IMPORTANT </w:t>
      </w:r>
      <w:r w:rsidRPr="005E2A25">
        <w:rPr>
          <w:rFonts w:ascii="Times New Roman" w:hAnsi="Times New Roman"/>
          <w:bCs/>
          <w:lang w:val="en-GB"/>
        </w:rPr>
        <w:sym w:font="Wingdings" w:char="F0E0"/>
      </w:r>
      <w:r>
        <w:rPr>
          <w:rFonts w:ascii="Times New Roman" w:hAnsi="Times New Roman"/>
          <w:bCs/>
          <w:lang w:val="en-GB"/>
        </w:rPr>
        <w:t xml:space="preserve"> see our plan below</w:t>
      </w:r>
    </w:p>
    <w:p w14:paraId="5ACAD1D7" w14:textId="5065F619" w:rsidR="005E2A25" w:rsidRDefault="005E2A25" w:rsidP="005E2A25">
      <w:pPr>
        <w:spacing w:after="120"/>
        <w:jc w:val="both"/>
        <w:rPr>
          <w:rFonts w:ascii="Times New Roman" w:hAnsi="Times New Roman"/>
          <w:bCs/>
          <w:lang w:val="en-GB"/>
        </w:rPr>
      </w:pPr>
      <w:r>
        <w:rPr>
          <w:rFonts w:ascii="Times New Roman" w:hAnsi="Times New Roman"/>
          <w:bCs/>
          <w:lang w:val="en-GB"/>
        </w:rPr>
        <w:t xml:space="preserve">- policy-makers may not like what we have to tell them </w:t>
      </w:r>
      <w:r w:rsidRPr="005E2A25">
        <w:rPr>
          <w:rFonts w:ascii="Times New Roman" w:hAnsi="Times New Roman"/>
          <w:bCs/>
          <w:lang w:val="en-GB"/>
        </w:rPr>
        <w:sym w:font="Wingdings" w:char="F0E0"/>
      </w:r>
      <w:r>
        <w:rPr>
          <w:rFonts w:ascii="Times New Roman" w:hAnsi="Times New Roman"/>
          <w:bCs/>
          <w:lang w:val="en-GB"/>
        </w:rPr>
        <w:t xml:space="preserve"> crucial to bring in NGOs to lobby them</w:t>
      </w:r>
    </w:p>
    <w:p w14:paraId="729EF233" w14:textId="28C1C409" w:rsidR="004B0938" w:rsidRDefault="004B0938" w:rsidP="005E2A25">
      <w:pPr>
        <w:spacing w:after="120"/>
        <w:jc w:val="both"/>
        <w:rPr>
          <w:rFonts w:ascii="Times New Roman" w:hAnsi="Times New Roman"/>
          <w:bCs/>
          <w:lang w:val="en-GB"/>
        </w:rPr>
      </w:pPr>
      <w:r>
        <w:rPr>
          <w:rFonts w:ascii="Times New Roman" w:hAnsi="Times New Roman"/>
          <w:bCs/>
          <w:lang w:val="en-GB"/>
        </w:rPr>
        <w:t>- strategies may work less efficiently than expected, future work required, lead to next point</w:t>
      </w:r>
    </w:p>
    <w:p w14:paraId="5C93A07E" w14:textId="6714E2B4" w:rsidR="005E2A25" w:rsidRDefault="005E2A25" w:rsidP="005E2A25">
      <w:pPr>
        <w:spacing w:after="120"/>
        <w:jc w:val="both"/>
        <w:rPr>
          <w:rFonts w:ascii="Times New Roman" w:hAnsi="Times New Roman"/>
          <w:bCs/>
          <w:lang w:val="en-GB"/>
        </w:rPr>
      </w:pPr>
      <w:r>
        <w:rPr>
          <w:rFonts w:ascii="Times New Roman" w:hAnsi="Times New Roman"/>
          <w:bCs/>
          <w:lang w:val="en-GB"/>
        </w:rPr>
        <w:t xml:space="preserve">- lasting impact may be challenging </w:t>
      </w:r>
      <w:r w:rsidRPr="005E2A25">
        <w:rPr>
          <w:rFonts w:ascii="Times New Roman" w:hAnsi="Times New Roman"/>
          <w:bCs/>
          <w:lang w:val="en-GB"/>
        </w:rPr>
        <w:sym w:font="Wingdings" w:char="F0E0"/>
      </w:r>
      <w:r>
        <w:rPr>
          <w:rFonts w:ascii="Times New Roman" w:hAnsi="Times New Roman"/>
          <w:bCs/>
          <w:lang w:val="en-GB"/>
        </w:rPr>
        <w:t xml:space="preserve"> make sure that academics pick up on project to use our </w:t>
      </w:r>
      <w:proofErr w:type="spellStart"/>
      <w:r>
        <w:rPr>
          <w:rFonts w:ascii="Times New Roman" w:hAnsi="Times New Roman"/>
          <w:bCs/>
          <w:lang w:val="en-GB"/>
        </w:rPr>
        <w:t>mesuares</w:t>
      </w:r>
      <w:proofErr w:type="spellEnd"/>
      <w:r>
        <w:rPr>
          <w:rFonts w:ascii="Times New Roman" w:hAnsi="Times New Roman"/>
          <w:bCs/>
          <w:lang w:val="en-GB"/>
        </w:rPr>
        <w:t>, arguments and continue research line after the end of the project</w:t>
      </w:r>
    </w:p>
    <w:p w14:paraId="54AE3662" w14:textId="77777777" w:rsidR="005E2A25" w:rsidRPr="00405094" w:rsidRDefault="005E2A25" w:rsidP="003013EE">
      <w:pPr>
        <w:pStyle w:val="ListParagraph"/>
        <w:numPr>
          <w:ilvl w:val="0"/>
          <w:numId w:val="23"/>
        </w:numPr>
        <w:spacing w:after="200"/>
        <w:jc w:val="both"/>
        <w:rPr>
          <w:lang w:val="en-GB"/>
        </w:rPr>
      </w:pPr>
      <w:r w:rsidRPr="00405094">
        <w:rPr>
          <w:lang w:val="en-GB" w:eastAsia="en-GB"/>
        </w:rPr>
        <w:t>Describe any</w:t>
      </w:r>
      <w:r w:rsidRPr="00405094">
        <w:rPr>
          <w:lang w:val="en-GB"/>
        </w:rPr>
        <w:t xml:space="preserve"> </w:t>
      </w:r>
      <w:r w:rsidRPr="00823D8E">
        <w:rPr>
          <w:highlight w:val="yellow"/>
          <w:lang w:val="en-GB"/>
        </w:rPr>
        <w:t>requirements and potential barriers</w:t>
      </w:r>
      <w:r w:rsidRPr="00405094">
        <w:rPr>
          <w:lang w:val="en-GB"/>
        </w:rPr>
        <w:t xml:space="preserve"> - arising from f</w:t>
      </w:r>
      <w:r w:rsidRPr="00823D8E">
        <w:rPr>
          <w:highlight w:val="yellow"/>
          <w:lang w:val="en-GB"/>
        </w:rPr>
        <w:t>actors beyond the scope and duration of the projec</w:t>
      </w:r>
      <w:r w:rsidRPr="00405094">
        <w:rPr>
          <w:lang w:val="en-GB"/>
        </w:rPr>
        <w:t xml:space="preserve">t - that may determine whether the desired outcomes and impacts are achieved. These may include, for example, other R&amp;I work within and beyond Horizon Europe; regulatory environment; targeted markets; user behaviour. Indicate if these factors might evolve over time. Describe any mitigating measures you propose, within or beyond your project, that could be needed should your assumptions prove to be wrong, or to address identified barriers. </w:t>
      </w:r>
    </w:p>
    <w:p w14:paraId="3A692DBC" w14:textId="77777777" w:rsidR="005E2A25" w:rsidRPr="00405094" w:rsidRDefault="005E2A25" w:rsidP="003013EE">
      <w:pPr>
        <w:pStyle w:val="ListParagraph"/>
        <w:numPr>
          <w:ilvl w:val="0"/>
          <w:numId w:val="22"/>
        </w:numPr>
        <w:tabs>
          <w:tab w:val="clear" w:pos="1637"/>
        </w:tabs>
        <w:spacing w:after="200" w:line="247" w:lineRule="auto"/>
        <w:ind w:left="1417" w:hanging="357"/>
        <w:jc w:val="both"/>
        <w:rPr>
          <w:i/>
          <w:lang w:val="en-GB"/>
        </w:rPr>
      </w:pPr>
      <w:r w:rsidRPr="00405094">
        <w:rPr>
          <w:i/>
          <w:lang w:val="en-GB"/>
        </w:rPr>
        <w:t xml:space="preserve">Note that </w:t>
      </w:r>
      <w:r w:rsidRPr="00823D8E">
        <w:rPr>
          <w:i/>
          <w:highlight w:val="yellow"/>
          <w:lang w:val="en-GB"/>
        </w:rPr>
        <w:t>this does not include the critical risks inherent to the management of the project itself</w:t>
      </w:r>
      <w:r w:rsidRPr="00405094">
        <w:rPr>
          <w:i/>
          <w:lang w:val="en-GB"/>
        </w:rPr>
        <w:t xml:space="preserve"> , which should be described below under ‘Implementation’.</w:t>
      </w:r>
    </w:p>
    <w:p w14:paraId="2DBD4891" w14:textId="77777777" w:rsidR="005E2A25" w:rsidRPr="005E2A25" w:rsidRDefault="005E2A25" w:rsidP="005E2A25">
      <w:pPr>
        <w:spacing w:after="120"/>
        <w:jc w:val="both"/>
        <w:rPr>
          <w:rFonts w:ascii="Times New Roman" w:hAnsi="Times New Roman"/>
          <w:bCs/>
          <w:lang w:val="en-GB"/>
        </w:rPr>
      </w:pPr>
    </w:p>
    <w:p w14:paraId="3555616A" w14:textId="77777777" w:rsidR="00D93E95" w:rsidRPr="00803ADF" w:rsidRDefault="00D93E95" w:rsidP="00356A49">
      <w:pPr>
        <w:pStyle w:val="Heading2"/>
      </w:pPr>
      <w:r w:rsidRPr="00803ADF">
        <w:t>2.2</w:t>
      </w:r>
      <w:r w:rsidR="00430D05" w:rsidRPr="00803ADF">
        <w:t xml:space="preserve"> </w:t>
      </w:r>
      <w:r w:rsidRPr="00803ADF">
        <w:t>Measures to maximise impact - Dissemination, exploitation and communication</w:t>
      </w:r>
    </w:p>
    <w:p w14:paraId="2786DF46" w14:textId="10F1F22E" w:rsidR="00EE73EE" w:rsidRPr="00803ADF" w:rsidRDefault="006179D4" w:rsidP="00107E21">
      <w:pPr>
        <w:spacing w:after="120"/>
        <w:jc w:val="both"/>
        <w:rPr>
          <w:rFonts w:ascii="Times New Roman" w:hAnsi="Times New Roman"/>
          <w:bCs/>
          <w:lang w:val="en-GB"/>
        </w:rPr>
      </w:pPr>
      <w:r w:rsidRPr="00803ADF">
        <w:rPr>
          <w:rFonts w:ascii="Times New Roman" w:hAnsi="Times New Roman"/>
          <w:bCs/>
          <w:lang w:val="en-GB"/>
        </w:rPr>
        <w:t xml:space="preserve">In order to maximise its impact, </w:t>
      </w:r>
      <w:r w:rsidR="00E30A56" w:rsidRPr="00803ADF">
        <w:rPr>
          <w:rFonts w:ascii="Times New Roman" w:hAnsi="Times New Roman"/>
          <w:bCs/>
          <w:lang w:val="en-GB"/>
        </w:rPr>
        <w:t xml:space="preserve">the consortium has developed a </w:t>
      </w:r>
      <w:r w:rsidR="00E30A56" w:rsidRPr="00803ADF">
        <w:rPr>
          <w:rFonts w:ascii="Times New Roman" w:hAnsi="Times New Roman"/>
          <w:b/>
          <w:lang w:val="en-GB"/>
        </w:rPr>
        <w:t xml:space="preserve">rigorous plan </w:t>
      </w:r>
      <w:r w:rsidR="00E30A56" w:rsidRPr="00803ADF">
        <w:rPr>
          <w:rFonts w:ascii="Times New Roman" w:hAnsi="Times New Roman"/>
          <w:bCs/>
          <w:lang w:val="en-GB"/>
        </w:rPr>
        <w:t xml:space="preserve">for the involvement of relevant stakeholders alongside the effective dissemination and perpetual communication of DEMCORE’s results, on which we elaborate below. </w:t>
      </w:r>
      <w:r w:rsidRPr="00803ADF">
        <w:rPr>
          <w:rFonts w:ascii="Times New Roman" w:hAnsi="Times New Roman"/>
          <w:bCs/>
          <w:lang w:val="en-GB"/>
        </w:rPr>
        <w:t>DEMCORE will dedicate an entire Work Package (</w:t>
      </w:r>
      <w:r w:rsidR="007F6A30" w:rsidRPr="00803ADF">
        <w:rPr>
          <w:rFonts w:ascii="Times New Roman" w:hAnsi="Times New Roman"/>
          <w:bCs/>
          <w:lang w:val="en-GB"/>
        </w:rPr>
        <w:t>WP</w:t>
      </w:r>
      <w:r w:rsidRPr="00803ADF">
        <w:rPr>
          <w:rFonts w:ascii="Times New Roman" w:hAnsi="Times New Roman"/>
          <w:bCs/>
          <w:lang w:val="en-GB"/>
        </w:rPr>
        <w:t>9) to the dissemination</w:t>
      </w:r>
      <w:r w:rsidR="00BB30FD" w:rsidRPr="00803ADF">
        <w:rPr>
          <w:rFonts w:ascii="Times New Roman" w:hAnsi="Times New Roman"/>
          <w:bCs/>
          <w:lang w:val="en-GB"/>
        </w:rPr>
        <w:t>, exploitation</w:t>
      </w:r>
      <w:r w:rsidR="00EE73EE" w:rsidRPr="00803ADF">
        <w:rPr>
          <w:rFonts w:ascii="Times New Roman" w:hAnsi="Times New Roman"/>
          <w:bCs/>
          <w:lang w:val="en-GB"/>
        </w:rPr>
        <w:t xml:space="preserve"> and communication </w:t>
      </w:r>
      <w:r w:rsidRPr="00803ADF">
        <w:rPr>
          <w:rFonts w:ascii="Times New Roman" w:hAnsi="Times New Roman"/>
          <w:bCs/>
          <w:lang w:val="en-GB"/>
        </w:rPr>
        <w:t xml:space="preserve">of our results. </w:t>
      </w:r>
      <w:r w:rsidR="007F6A30" w:rsidRPr="00803ADF">
        <w:rPr>
          <w:rFonts w:ascii="Times New Roman" w:hAnsi="Times New Roman"/>
          <w:bCs/>
          <w:lang w:val="en-GB"/>
        </w:rPr>
        <w:t xml:space="preserve">One of the very first tasks of this Work Package will be to provide a </w:t>
      </w:r>
      <w:r w:rsidR="007F6A30" w:rsidRPr="009F57F7">
        <w:rPr>
          <w:rFonts w:ascii="Times New Roman" w:hAnsi="Times New Roman"/>
          <w:b/>
          <w:lang w:val="en-GB"/>
        </w:rPr>
        <w:t xml:space="preserve">detailed </w:t>
      </w:r>
      <w:r w:rsidR="00945AE6" w:rsidRPr="009F57F7">
        <w:rPr>
          <w:rFonts w:ascii="Times New Roman" w:hAnsi="Times New Roman"/>
          <w:b/>
          <w:lang w:val="en-GB"/>
        </w:rPr>
        <w:t>Impact Plan</w:t>
      </w:r>
      <w:r w:rsidR="007F6A30" w:rsidRPr="009F57F7">
        <w:rPr>
          <w:rFonts w:ascii="Times New Roman" w:hAnsi="Times New Roman"/>
          <w:bCs/>
          <w:lang w:val="en-GB"/>
        </w:rPr>
        <w:t xml:space="preserve"> in month </w:t>
      </w:r>
      <w:r w:rsidR="009F57F7" w:rsidRPr="009F57F7">
        <w:rPr>
          <w:rFonts w:ascii="Times New Roman" w:hAnsi="Times New Roman"/>
          <w:bCs/>
          <w:lang w:val="en-GB"/>
        </w:rPr>
        <w:t>6</w:t>
      </w:r>
      <w:r w:rsidR="007F6A30" w:rsidRPr="009F57F7">
        <w:rPr>
          <w:rFonts w:ascii="Times New Roman" w:hAnsi="Times New Roman"/>
          <w:bCs/>
          <w:lang w:val="en-GB"/>
        </w:rPr>
        <w:t xml:space="preserve"> of the project, on the basis of which the exploitation, dissemination and</w:t>
      </w:r>
      <w:r w:rsidR="007F6A30" w:rsidRPr="00803ADF">
        <w:rPr>
          <w:rFonts w:ascii="Times New Roman" w:hAnsi="Times New Roman"/>
          <w:bCs/>
          <w:lang w:val="en-GB"/>
        </w:rPr>
        <w:t xml:space="preserve"> com</w:t>
      </w:r>
      <w:r w:rsidR="009F57F7">
        <w:rPr>
          <w:rFonts w:ascii="Times New Roman" w:hAnsi="Times New Roman"/>
          <w:bCs/>
          <w:lang w:val="en-GB"/>
        </w:rPr>
        <w:softHyphen/>
      </w:r>
      <w:r w:rsidR="007F6A30" w:rsidRPr="00803ADF">
        <w:rPr>
          <w:rFonts w:ascii="Times New Roman" w:hAnsi="Times New Roman"/>
          <w:bCs/>
          <w:lang w:val="en-GB"/>
        </w:rPr>
        <w:t xml:space="preserve">munication of DEMCORE’s results can be implemented successfully. This </w:t>
      </w:r>
      <w:r w:rsidR="00945AE6" w:rsidRPr="00803ADF">
        <w:rPr>
          <w:rFonts w:ascii="Times New Roman" w:hAnsi="Times New Roman"/>
          <w:bCs/>
          <w:lang w:val="en-GB"/>
        </w:rPr>
        <w:t>Impact Plan</w:t>
      </w:r>
      <w:r w:rsidR="007F6A30" w:rsidRPr="00803ADF">
        <w:rPr>
          <w:rFonts w:ascii="Times New Roman" w:hAnsi="Times New Roman"/>
          <w:bCs/>
          <w:lang w:val="en-GB"/>
        </w:rPr>
        <w:t xml:space="preserve"> will be </w:t>
      </w:r>
      <w:r w:rsidR="00C1501F" w:rsidRPr="00803ADF">
        <w:rPr>
          <w:rFonts w:ascii="Times New Roman" w:hAnsi="Times New Roman"/>
          <w:bCs/>
          <w:lang w:val="en-GB"/>
        </w:rPr>
        <w:t>regularly</w:t>
      </w:r>
      <w:r w:rsidR="007F6A30" w:rsidRPr="00803ADF">
        <w:rPr>
          <w:rFonts w:ascii="Times New Roman" w:hAnsi="Times New Roman"/>
          <w:bCs/>
          <w:lang w:val="en-GB"/>
        </w:rPr>
        <w:t xml:space="preserve"> reviewed – and adapted if necessary – throughout the project’s lifespan in order to maximise DEMCORE’s impact. Importantly</w:t>
      </w:r>
      <w:r w:rsidRPr="00803ADF">
        <w:rPr>
          <w:rFonts w:ascii="Times New Roman" w:hAnsi="Times New Roman"/>
          <w:bCs/>
          <w:lang w:val="en-GB"/>
        </w:rPr>
        <w:t>, while the</w:t>
      </w:r>
      <w:r w:rsidR="007F6A30" w:rsidRPr="00803ADF">
        <w:rPr>
          <w:rFonts w:ascii="Times New Roman" w:hAnsi="Times New Roman"/>
          <w:bCs/>
          <w:lang w:val="en-GB"/>
        </w:rPr>
        <w:t xml:space="preserve"> </w:t>
      </w:r>
      <w:r w:rsidR="0021695C" w:rsidRPr="00803ADF">
        <w:rPr>
          <w:rFonts w:ascii="Times New Roman" w:hAnsi="Times New Roman"/>
          <w:bCs/>
          <w:lang w:val="en-GB"/>
        </w:rPr>
        <w:t>Impact P</w:t>
      </w:r>
      <w:r w:rsidR="007F6A30" w:rsidRPr="00803ADF">
        <w:rPr>
          <w:rFonts w:ascii="Times New Roman" w:hAnsi="Times New Roman"/>
          <w:bCs/>
          <w:lang w:val="en-GB"/>
        </w:rPr>
        <w:t>lan’s</w:t>
      </w:r>
      <w:r w:rsidRPr="00803ADF">
        <w:rPr>
          <w:rFonts w:ascii="Times New Roman" w:hAnsi="Times New Roman"/>
          <w:bCs/>
          <w:lang w:val="en-GB"/>
        </w:rPr>
        <w:t xml:space="preserve"> measures</w:t>
      </w:r>
      <w:r w:rsidR="007F6A30" w:rsidRPr="00803ADF">
        <w:rPr>
          <w:rFonts w:ascii="Times New Roman" w:hAnsi="Times New Roman"/>
          <w:bCs/>
          <w:lang w:val="en-GB"/>
        </w:rPr>
        <w:t xml:space="preserve"> </w:t>
      </w:r>
      <w:r w:rsidRPr="00803ADF">
        <w:rPr>
          <w:rFonts w:ascii="Times New Roman" w:hAnsi="Times New Roman"/>
          <w:bCs/>
          <w:lang w:val="en-GB"/>
        </w:rPr>
        <w:t>are bundled</w:t>
      </w:r>
      <w:r w:rsidR="007F6A30" w:rsidRPr="00803ADF">
        <w:rPr>
          <w:rFonts w:ascii="Times New Roman" w:hAnsi="Times New Roman"/>
          <w:bCs/>
          <w:lang w:val="en-GB"/>
        </w:rPr>
        <w:t xml:space="preserve"> and coordinated</w:t>
      </w:r>
      <w:r w:rsidRPr="00803ADF">
        <w:rPr>
          <w:rFonts w:ascii="Times New Roman" w:hAnsi="Times New Roman"/>
          <w:bCs/>
          <w:lang w:val="en-GB"/>
        </w:rPr>
        <w:t xml:space="preserve"> in the dedicated Work Package, </w:t>
      </w:r>
      <w:r w:rsidR="007F6A30" w:rsidRPr="00803ADF">
        <w:rPr>
          <w:rFonts w:ascii="Times New Roman" w:hAnsi="Times New Roman"/>
          <w:bCs/>
          <w:lang w:val="en-GB"/>
        </w:rPr>
        <w:t>the</w:t>
      </w:r>
      <w:r w:rsidR="00E30A56" w:rsidRPr="00803ADF">
        <w:rPr>
          <w:rFonts w:ascii="Times New Roman" w:hAnsi="Times New Roman"/>
          <w:bCs/>
          <w:lang w:val="en-GB"/>
        </w:rPr>
        <w:t xml:space="preserve"> </w:t>
      </w:r>
      <w:r w:rsidRPr="00803ADF">
        <w:rPr>
          <w:rFonts w:ascii="Times New Roman" w:hAnsi="Times New Roman"/>
          <w:bCs/>
          <w:lang w:val="en-GB"/>
        </w:rPr>
        <w:t xml:space="preserve">consortium partners in the substantial Work Packages </w:t>
      </w:r>
      <w:r w:rsidR="007F6A30" w:rsidRPr="00803ADF">
        <w:rPr>
          <w:rFonts w:ascii="Times New Roman" w:hAnsi="Times New Roman"/>
          <w:bCs/>
          <w:lang w:val="en-GB"/>
        </w:rPr>
        <w:t xml:space="preserve">all </w:t>
      </w:r>
      <w:r w:rsidRPr="00803ADF">
        <w:rPr>
          <w:rFonts w:ascii="Times New Roman" w:hAnsi="Times New Roman"/>
          <w:bCs/>
          <w:lang w:val="en-GB"/>
        </w:rPr>
        <w:t xml:space="preserve">contribute to the overall </w:t>
      </w:r>
      <w:r w:rsidR="007F6A30" w:rsidRPr="00803ADF">
        <w:rPr>
          <w:rFonts w:ascii="Times New Roman" w:hAnsi="Times New Roman"/>
          <w:bCs/>
          <w:lang w:val="en-GB"/>
        </w:rPr>
        <w:t xml:space="preserve">exploitation, dissemination, and communication </w:t>
      </w:r>
      <w:r w:rsidRPr="00803ADF">
        <w:rPr>
          <w:rFonts w:ascii="Times New Roman" w:hAnsi="Times New Roman"/>
          <w:bCs/>
          <w:lang w:val="en-GB"/>
        </w:rPr>
        <w:t>strategy</w:t>
      </w:r>
      <w:r w:rsidR="00EE73EE" w:rsidRPr="00803ADF">
        <w:rPr>
          <w:rFonts w:ascii="Times New Roman" w:hAnsi="Times New Roman"/>
          <w:bCs/>
          <w:lang w:val="en-GB"/>
        </w:rPr>
        <w:t xml:space="preserve"> throughout</w:t>
      </w:r>
      <w:r w:rsidRPr="00803ADF">
        <w:rPr>
          <w:rFonts w:ascii="Times New Roman" w:hAnsi="Times New Roman"/>
          <w:bCs/>
          <w:lang w:val="en-GB"/>
        </w:rPr>
        <w:t xml:space="preserve"> the project’s lifetime. </w:t>
      </w:r>
      <w:r w:rsidR="007F6A30" w:rsidRPr="00803ADF">
        <w:rPr>
          <w:rFonts w:ascii="Times New Roman" w:hAnsi="Times New Roman"/>
          <w:bCs/>
          <w:lang w:val="en-GB"/>
        </w:rPr>
        <w:t xml:space="preserve">In addition, DEMCORE’s </w:t>
      </w:r>
      <w:r w:rsidR="007F6A30" w:rsidRPr="00803ADF">
        <w:rPr>
          <w:rFonts w:ascii="Times New Roman" w:hAnsi="Times New Roman"/>
          <w:b/>
          <w:lang w:val="en-GB"/>
        </w:rPr>
        <w:t>advisory board</w:t>
      </w:r>
      <w:r w:rsidR="007F6A30" w:rsidRPr="00803ADF">
        <w:rPr>
          <w:rFonts w:ascii="Times New Roman" w:hAnsi="Times New Roman"/>
          <w:bCs/>
          <w:lang w:val="en-GB"/>
        </w:rPr>
        <w:t xml:space="preserve"> </w:t>
      </w:r>
      <w:r w:rsidR="00945AE6" w:rsidRPr="00803ADF">
        <w:rPr>
          <w:rFonts w:ascii="Times New Roman" w:hAnsi="Times New Roman"/>
          <w:b/>
          <w:lang w:val="en-GB"/>
        </w:rPr>
        <w:t>is composed of both key policy experts and leading academics</w:t>
      </w:r>
      <w:r w:rsidR="00945AE6" w:rsidRPr="00803ADF">
        <w:rPr>
          <w:rFonts w:ascii="Times New Roman" w:hAnsi="Times New Roman"/>
          <w:bCs/>
          <w:lang w:val="en-GB"/>
        </w:rPr>
        <w:t xml:space="preserve"> and has the crucial function to advise the consortium on the</w:t>
      </w:r>
      <w:r w:rsidR="007F3D70" w:rsidRPr="00803ADF">
        <w:rPr>
          <w:rFonts w:ascii="Times New Roman" w:hAnsi="Times New Roman"/>
          <w:bCs/>
          <w:lang w:val="en-GB"/>
        </w:rPr>
        <w:t xml:space="preserve"> development</w:t>
      </w:r>
      <w:r w:rsidR="00215A4C" w:rsidRPr="00803ADF">
        <w:rPr>
          <w:rFonts w:ascii="Times New Roman" w:hAnsi="Times New Roman"/>
          <w:bCs/>
          <w:lang w:val="en-GB"/>
        </w:rPr>
        <w:t xml:space="preserve"> and </w:t>
      </w:r>
      <w:r w:rsidR="007F3D70" w:rsidRPr="00803ADF">
        <w:rPr>
          <w:rFonts w:ascii="Times New Roman" w:hAnsi="Times New Roman"/>
          <w:bCs/>
          <w:lang w:val="en-GB"/>
        </w:rPr>
        <w:t>implementation</w:t>
      </w:r>
      <w:r w:rsidR="00215A4C" w:rsidRPr="00803ADF">
        <w:rPr>
          <w:rFonts w:ascii="Times New Roman" w:hAnsi="Times New Roman"/>
          <w:bCs/>
          <w:lang w:val="en-GB"/>
        </w:rPr>
        <w:t xml:space="preserve"> </w:t>
      </w:r>
      <w:r w:rsidR="007F3D70" w:rsidRPr="00803ADF">
        <w:rPr>
          <w:rFonts w:ascii="Times New Roman" w:hAnsi="Times New Roman"/>
          <w:bCs/>
          <w:lang w:val="en-GB"/>
        </w:rPr>
        <w:t>of the</w:t>
      </w:r>
      <w:r w:rsidR="00945AE6" w:rsidRPr="00803ADF">
        <w:rPr>
          <w:rFonts w:ascii="Times New Roman" w:hAnsi="Times New Roman"/>
          <w:bCs/>
          <w:lang w:val="en-GB"/>
        </w:rPr>
        <w:t xml:space="preserve"> Impact Plan </w:t>
      </w:r>
      <w:r w:rsidR="00215A4C" w:rsidRPr="00803ADF">
        <w:rPr>
          <w:rFonts w:ascii="Times New Roman" w:hAnsi="Times New Roman"/>
          <w:bCs/>
          <w:lang w:val="en-GB"/>
        </w:rPr>
        <w:t xml:space="preserve">alongside the possible identification of new outreach opportunities and possible adjustment of individual measures </w:t>
      </w:r>
      <w:r w:rsidR="007F3D70" w:rsidRPr="00803ADF">
        <w:rPr>
          <w:rFonts w:ascii="Times New Roman" w:hAnsi="Times New Roman"/>
          <w:bCs/>
          <w:lang w:val="en-GB"/>
        </w:rPr>
        <w:t xml:space="preserve">during the project. </w:t>
      </w:r>
      <w:r w:rsidR="00945AE6" w:rsidRPr="00803ADF">
        <w:rPr>
          <w:rFonts w:ascii="Times New Roman" w:hAnsi="Times New Roman"/>
          <w:bCs/>
          <w:lang w:val="en-GB"/>
        </w:rPr>
        <w:t xml:space="preserve"> </w:t>
      </w:r>
    </w:p>
    <w:p w14:paraId="7C304A02" w14:textId="77777777" w:rsidR="007A5440" w:rsidRPr="00803ADF" w:rsidRDefault="000D51C7" w:rsidP="00356A49">
      <w:pPr>
        <w:pStyle w:val="Heading3"/>
      </w:pPr>
      <w:r w:rsidRPr="00803ADF">
        <w:t xml:space="preserve">2.2.1 </w:t>
      </w:r>
      <w:r w:rsidR="00FF7766" w:rsidRPr="00803ADF">
        <w:t xml:space="preserve">Impact </w:t>
      </w:r>
      <w:r w:rsidRPr="00803ADF">
        <w:t xml:space="preserve">Plan </w:t>
      </w:r>
    </w:p>
    <w:p w14:paraId="1CDF4BF3" w14:textId="42437D66" w:rsidR="000D51C7" w:rsidRPr="00803ADF" w:rsidRDefault="009668FE" w:rsidP="00941E79">
      <w:pPr>
        <w:pStyle w:val="Heading3"/>
        <w:spacing w:before="180"/>
      </w:pPr>
      <w:r w:rsidRPr="00803ADF">
        <w:t xml:space="preserve">2.2.1.1 </w:t>
      </w:r>
      <w:r w:rsidR="00C613C0">
        <w:t>D</w:t>
      </w:r>
      <w:r w:rsidRPr="00803ADF">
        <w:t>issemination and exploitation activities</w:t>
      </w:r>
    </w:p>
    <w:p w14:paraId="1E9E12B5" w14:textId="7B6BDBF7" w:rsidR="004D4A32" w:rsidRPr="00803ADF" w:rsidRDefault="004D4A32" w:rsidP="004D4A32">
      <w:pPr>
        <w:jc w:val="both"/>
        <w:rPr>
          <w:rFonts w:ascii="Times New Roman" w:hAnsi="Times New Roman"/>
          <w:bCs/>
          <w:lang w:val="en-GB"/>
        </w:rPr>
      </w:pPr>
      <w:r w:rsidRPr="00803ADF">
        <w:rPr>
          <w:rFonts w:ascii="Times New Roman" w:hAnsi="Times New Roman"/>
          <w:bCs/>
          <w:lang w:val="en-GB"/>
        </w:rPr>
        <w:t>DEMCORE’s consortium will reach out to, among others, the following stakeholders:</w:t>
      </w:r>
    </w:p>
    <w:p w14:paraId="31406818" w14:textId="77777777" w:rsidR="004D4A32" w:rsidRPr="00941E79" w:rsidRDefault="004D4A32" w:rsidP="00941E79">
      <w:pPr>
        <w:pStyle w:val="Heading5"/>
      </w:pPr>
      <w:r w:rsidRPr="00941E79">
        <w:t>Policy-makers at the EU level and in EU member states</w:t>
      </w:r>
    </w:p>
    <w:p w14:paraId="0EE63F5B" w14:textId="77777777" w:rsidR="004D4A32" w:rsidRPr="00803ADF" w:rsidRDefault="004D4A32" w:rsidP="004D4A32">
      <w:pPr>
        <w:spacing w:after="120"/>
        <w:jc w:val="both"/>
        <w:rPr>
          <w:rFonts w:ascii="Times New Roman" w:hAnsi="Times New Roman"/>
          <w:lang w:val="en-GB"/>
        </w:rPr>
      </w:pPr>
      <w:r w:rsidRPr="00803ADF">
        <w:rPr>
          <w:rFonts w:ascii="Times New Roman" w:hAnsi="Times New Roman"/>
          <w:bCs/>
          <w:lang w:val="en-GB"/>
        </w:rPr>
        <w:t xml:space="preserve">DEMCORE’s results will have direct implications for democratic governance in the EU. Therefore, we specifically target </w:t>
      </w:r>
      <w:r w:rsidRPr="00803ADF">
        <w:rPr>
          <w:rFonts w:ascii="Times New Roman" w:hAnsi="Times New Roman"/>
          <w:b/>
          <w:lang w:val="en-GB"/>
        </w:rPr>
        <w:t>key decision-makers in EU politics</w:t>
      </w:r>
      <w:r w:rsidRPr="00803ADF">
        <w:rPr>
          <w:rFonts w:ascii="Times New Roman" w:hAnsi="Times New Roman"/>
          <w:bCs/>
          <w:lang w:val="en-GB"/>
        </w:rPr>
        <w:t xml:space="preserve">, such as </w:t>
      </w:r>
      <w:proofErr w:type="spellStart"/>
      <w:r w:rsidRPr="00803ADF">
        <w:rPr>
          <w:rFonts w:ascii="Times New Roman" w:hAnsi="Times New Roman"/>
          <w:i/>
          <w:iCs/>
          <w:lang w:val="en-GB"/>
        </w:rPr>
        <w:t>Věra</w:t>
      </w:r>
      <w:proofErr w:type="spellEnd"/>
      <w:r w:rsidRPr="00803ADF">
        <w:rPr>
          <w:rFonts w:ascii="Times New Roman" w:hAnsi="Times New Roman"/>
          <w:i/>
          <w:iCs/>
          <w:lang w:val="en-GB"/>
        </w:rPr>
        <w:t xml:space="preserve"> </w:t>
      </w:r>
      <w:proofErr w:type="spellStart"/>
      <w:r w:rsidRPr="00803ADF">
        <w:rPr>
          <w:rFonts w:ascii="Times New Roman" w:hAnsi="Times New Roman"/>
          <w:i/>
          <w:iCs/>
          <w:lang w:val="en-GB"/>
        </w:rPr>
        <w:t>Jourová</w:t>
      </w:r>
      <w:proofErr w:type="spellEnd"/>
      <w:r w:rsidRPr="00803ADF">
        <w:rPr>
          <w:rFonts w:ascii="Times New Roman" w:hAnsi="Times New Roman"/>
          <w:lang w:val="en-GB"/>
        </w:rPr>
        <w:t xml:space="preserve"> (Vice-President of the </w:t>
      </w:r>
      <w:r w:rsidRPr="00803ADF">
        <w:rPr>
          <w:rFonts w:ascii="Times New Roman" w:hAnsi="Times New Roman"/>
          <w:i/>
          <w:iCs/>
          <w:lang w:val="en-GB"/>
        </w:rPr>
        <w:t>European Commission</w:t>
      </w:r>
      <w:r w:rsidRPr="00803ADF">
        <w:rPr>
          <w:rFonts w:ascii="Times New Roman" w:hAnsi="Times New Roman"/>
          <w:lang w:val="en-GB"/>
        </w:rPr>
        <w:t xml:space="preserve">, Portfolio: Values and Transparency), Members of two </w:t>
      </w:r>
      <w:r w:rsidRPr="00803ADF">
        <w:rPr>
          <w:rFonts w:ascii="Times New Roman" w:hAnsi="Times New Roman"/>
          <w:i/>
          <w:iCs/>
          <w:lang w:val="en-GB"/>
        </w:rPr>
        <w:t>European Parliament</w:t>
      </w:r>
      <w:r w:rsidRPr="00803ADF">
        <w:rPr>
          <w:rFonts w:ascii="Times New Roman" w:hAnsi="Times New Roman"/>
          <w:lang w:val="en-GB"/>
        </w:rPr>
        <w:t xml:space="preserve"> Committees, namely </w:t>
      </w:r>
      <w:r w:rsidRPr="00803ADF">
        <w:rPr>
          <w:rFonts w:ascii="Times New Roman" w:hAnsi="Times New Roman"/>
          <w:i/>
          <w:iCs/>
          <w:lang w:val="en-GB"/>
        </w:rPr>
        <w:t>LIBE</w:t>
      </w:r>
      <w:r w:rsidRPr="00803ADF">
        <w:rPr>
          <w:rFonts w:ascii="Times New Roman" w:hAnsi="Times New Roman"/>
          <w:lang w:val="en-GB"/>
        </w:rPr>
        <w:t xml:space="preserve"> (Civil Liberties, Justice and Home Affairs) and </w:t>
      </w:r>
      <w:r w:rsidRPr="00803ADF">
        <w:rPr>
          <w:rFonts w:ascii="Times New Roman" w:hAnsi="Times New Roman"/>
          <w:i/>
          <w:iCs/>
          <w:lang w:val="en-GB"/>
        </w:rPr>
        <w:t>AFCO</w:t>
      </w:r>
      <w:r w:rsidRPr="00803ADF">
        <w:rPr>
          <w:rFonts w:ascii="Times New Roman" w:hAnsi="Times New Roman"/>
          <w:lang w:val="en-GB"/>
        </w:rPr>
        <w:t xml:space="preserve"> (Constitutional Affairs), and Members of the</w:t>
      </w:r>
      <w:r w:rsidRPr="00803ADF">
        <w:rPr>
          <w:rFonts w:ascii="Times New Roman" w:hAnsi="Times New Roman"/>
          <w:i/>
          <w:iCs/>
          <w:lang w:val="en-GB"/>
        </w:rPr>
        <w:t xml:space="preserve"> CIVEX</w:t>
      </w:r>
      <w:r w:rsidRPr="00803ADF">
        <w:rPr>
          <w:rFonts w:ascii="Times New Roman" w:hAnsi="Times New Roman"/>
          <w:lang w:val="en-GB"/>
        </w:rPr>
        <w:t xml:space="preserve"> Commission (Citizenship, Governance, Institutional &amp; External Affairs) of the </w:t>
      </w:r>
      <w:r w:rsidRPr="00803ADF">
        <w:rPr>
          <w:rFonts w:ascii="Times New Roman" w:hAnsi="Times New Roman"/>
          <w:i/>
          <w:iCs/>
          <w:lang w:val="en-GB"/>
        </w:rPr>
        <w:t xml:space="preserve">European Committee of the Regions. </w:t>
      </w:r>
    </w:p>
    <w:p w14:paraId="32194958" w14:textId="3B1AEE24" w:rsidR="004D4A32" w:rsidRPr="00803ADF" w:rsidRDefault="004D4A32" w:rsidP="004D4A32">
      <w:pPr>
        <w:spacing w:after="120"/>
        <w:jc w:val="both"/>
        <w:rPr>
          <w:rFonts w:ascii="Times New Roman" w:hAnsi="Times New Roman"/>
          <w:bCs/>
          <w:lang w:val="en-GB"/>
        </w:rPr>
      </w:pPr>
      <w:r w:rsidRPr="00803ADF">
        <w:rPr>
          <w:rFonts w:ascii="Times New Roman" w:hAnsi="Times New Roman"/>
          <w:bCs/>
          <w:lang w:val="en-GB"/>
        </w:rPr>
        <w:t xml:space="preserve">While members of the European Committee of the Regions will be able to disseminate DEMCORE’s insights across European regions, we also target </w:t>
      </w:r>
      <w:r w:rsidRPr="00803ADF">
        <w:rPr>
          <w:rFonts w:ascii="Times New Roman" w:hAnsi="Times New Roman"/>
          <w:b/>
          <w:lang w:val="en-GB"/>
        </w:rPr>
        <w:t xml:space="preserve">national </w:t>
      </w:r>
      <w:r w:rsidR="006717F1">
        <w:rPr>
          <w:rFonts w:ascii="Times New Roman" w:hAnsi="Times New Roman"/>
          <w:b/>
          <w:lang w:val="en-GB"/>
        </w:rPr>
        <w:t xml:space="preserve">and regional governments alongside </w:t>
      </w:r>
      <w:r w:rsidRPr="00803ADF">
        <w:rPr>
          <w:rFonts w:ascii="Times New Roman" w:hAnsi="Times New Roman"/>
          <w:b/>
          <w:lang w:val="en-GB"/>
        </w:rPr>
        <w:t>parliamentarians</w:t>
      </w:r>
      <w:r w:rsidRPr="00803ADF">
        <w:rPr>
          <w:rFonts w:ascii="Times New Roman" w:hAnsi="Times New Roman"/>
          <w:bCs/>
          <w:lang w:val="en-GB"/>
        </w:rPr>
        <w:t xml:space="preserve"> within EU member states, particularly in those countries in which consortium partners are based.</w:t>
      </w:r>
    </w:p>
    <w:p w14:paraId="0F1F9328" w14:textId="77777777" w:rsidR="004D4A32" w:rsidRPr="00803ADF" w:rsidRDefault="004D4A32" w:rsidP="00941E79">
      <w:pPr>
        <w:pStyle w:val="Heading5"/>
      </w:pPr>
      <w:r w:rsidRPr="00803ADF">
        <w:lastRenderedPageBreak/>
        <w:t>National human rights institutions</w:t>
      </w:r>
    </w:p>
    <w:p w14:paraId="495D255F" w14:textId="656FB350" w:rsidR="004D4A32" w:rsidRPr="00803ADF" w:rsidRDefault="004D4A32" w:rsidP="004D4A32">
      <w:pPr>
        <w:spacing w:after="120"/>
        <w:jc w:val="both"/>
        <w:rPr>
          <w:rFonts w:ascii="Times New Roman" w:hAnsi="Times New Roman"/>
          <w:bCs/>
          <w:lang w:val="en-GB"/>
        </w:rPr>
      </w:pPr>
      <w:r w:rsidRPr="00803ADF">
        <w:rPr>
          <w:rFonts w:ascii="Times New Roman" w:hAnsi="Times New Roman"/>
          <w:bCs/>
          <w:lang w:val="en-GB"/>
        </w:rPr>
        <w:t xml:space="preserve">National human rights institutions are crucial for supporting civil liberties and citizen rights. By offering advice to national policy-makers, they strive to promote and protect human rights and raise awareness in case of their violation. These institutions can be either reached locally through direct contacts (e.g. the Polish Ombudsman through SWPS) or via the </w:t>
      </w:r>
      <w:r w:rsidRPr="00803ADF">
        <w:rPr>
          <w:rFonts w:ascii="Times New Roman" w:hAnsi="Times New Roman"/>
          <w:bCs/>
          <w:i/>
          <w:iCs/>
          <w:lang w:val="en-GB"/>
        </w:rPr>
        <w:t>European Network of National Human Rights Institutions</w:t>
      </w:r>
      <w:r w:rsidRPr="00803ADF">
        <w:rPr>
          <w:rFonts w:ascii="Times New Roman" w:hAnsi="Times New Roman"/>
          <w:bCs/>
          <w:lang w:val="en-GB"/>
        </w:rPr>
        <w:t xml:space="preserve">. </w:t>
      </w:r>
    </w:p>
    <w:p w14:paraId="156F7E10" w14:textId="77777777" w:rsidR="004D4A32" w:rsidRPr="00803ADF" w:rsidRDefault="004D4A32" w:rsidP="00941E79">
      <w:pPr>
        <w:pStyle w:val="Heading5"/>
      </w:pPr>
      <w:r w:rsidRPr="00803ADF">
        <w:t xml:space="preserve">NGOs and civil society organisations </w:t>
      </w:r>
    </w:p>
    <w:p w14:paraId="7143E967" w14:textId="77777777" w:rsidR="004D4A32" w:rsidRPr="00803ADF" w:rsidRDefault="004D4A32" w:rsidP="004D4A32">
      <w:pPr>
        <w:spacing w:after="120"/>
        <w:jc w:val="both"/>
        <w:rPr>
          <w:rFonts w:ascii="Times New Roman" w:hAnsi="Times New Roman"/>
          <w:bCs/>
          <w:lang w:val="en-GB"/>
        </w:rPr>
      </w:pPr>
      <w:r w:rsidRPr="00803ADF">
        <w:rPr>
          <w:rFonts w:ascii="Times New Roman" w:hAnsi="Times New Roman"/>
          <w:bCs/>
          <w:lang w:val="en-GB"/>
        </w:rPr>
        <w:t xml:space="preserve">Input by NGOs and civil societal organisations will be imperative for DEMCORE to accomplish its major objectives. Vice-versa, DEMCORE’s results will be of crucial interest for these stakeholders in order to ensure liberal democratic resilience across Europe in the long-run. Therefore, DEMCORE specifically targets </w:t>
      </w:r>
      <w:r w:rsidRPr="00803ADF">
        <w:rPr>
          <w:rFonts w:ascii="Times New Roman" w:hAnsi="Times New Roman"/>
          <w:b/>
          <w:lang w:val="en-GB"/>
        </w:rPr>
        <w:t>pan-European NGOs and civil society organisations</w:t>
      </w:r>
      <w:r w:rsidRPr="00803ADF">
        <w:rPr>
          <w:rFonts w:ascii="Times New Roman" w:hAnsi="Times New Roman"/>
          <w:bCs/>
          <w:lang w:val="en-GB"/>
        </w:rPr>
        <w:t xml:space="preserve">, such as </w:t>
      </w:r>
      <w:r w:rsidRPr="00803ADF">
        <w:rPr>
          <w:rFonts w:ascii="Times New Roman" w:hAnsi="Times New Roman"/>
          <w:bCs/>
          <w:i/>
          <w:iCs/>
          <w:lang w:val="en-GB"/>
        </w:rPr>
        <w:t>Civil Society Europe</w:t>
      </w:r>
      <w:r w:rsidRPr="00803ADF">
        <w:rPr>
          <w:rFonts w:ascii="Times New Roman" w:hAnsi="Times New Roman"/>
          <w:bCs/>
          <w:lang w:val="en-GB"/>
        </w:rPr>
        <w:t xml:space="preserve">, which offers European Coordination of Civil Society Organisations, </w:t>
      </w:r>
      <w:r w:rsidRPr="00803ADF">
        <w:rPr>
          <w:rFonts w:ascii="Times New Roman" w:hAnsi="Times New Roman"/>
          <w:bCs/>
          <w:i/>
          <w:iCs/>
          <w:lang w:val="en-GB"/>
        </w:rPr>
        <w:t>Amnesty International</w:t>
      </w:r>
      <w:r w:rsidRPr="00803ADF">
        <w:rPr>
          <w:rFonts w:ascii="Times New Roman" w:hAnsi="Times New Roman"/>
          <w:bCs/>
          <w:lang w:val="en-GB"/>
        </w:rPr>
        <w:t xml:space="preserve">, </w:t>
      </w:r>
      <w:r w:rsidRPr="00803ADF">
        <w:rPr>
          <w:rFonts w:ascii="Times New Roman" w:hAnsi="Times New Roman"/>
          <w:bCs/>
          <w:i/>
          <w:iCs/>
          <w:lang w:val="en-GB"/>
        </w:rPr>
        <w:t>Transparency International EU</w:t>
      </w:r>
      <w:r w:rsidRPr="00803ADF">
        <w:rPr>
          <w:rFonts w:ascii="Times New Roman" w:hAnsi="Times New Roman"/>
          <w:bCs/>
          <w:lang w:val="en-GB"/>
        </w:rPr>
        <w:t xml:space="preserve">, the </w:t>
      </w:r>
      <w:r w:rsidRPr="00803ADF">
        <w:rPr>
          <w:rFonts w:ascii="Times New Roman" w:hAnsi="Times New Roman"/>
          <w:bCs/>
          <w:i/>
          <w:iCs/>
          <w:lang w:val="en-GB"/>
        </w:rPr>
        <w:t>European Centre for Press and Media Freedom</w:t>
      </w:r>
      <w:r w:rsidRPr="00803ADF">
        <w:rPr>
          <w:rFonts w:ascii="Times New Roman" w:hAnsi="Times New Roman"/>
          <w:bCs/>
          <w:lang w:val="en-GB"/>
        </w:rPr>
        <w:t>, and</w:t>
      </w:r>
      <w:r w:rsidRPr="00803ADF">
        <w:rPr>
          <w:rFonts w:ascii="Times New Roman" w:hAnsi="Times New Roman"/>
          <w:bCs/>
          <w:i/>
          <w:iCs/>
          <w:lang w:val="en-GB"/>
        </w:rPr>
        <w:t xml:space="preserve"> </w:t>
      </w:r>
      <w:r w:rsidRPr="00803ADF">
        <w:rPr>
          <w:rFonts w:ascii="Times New Roman" w:hAnsi="Times New Roman"/>
          <w:bCs/>
          <w:lang w:val="en-GB"/>
        </w:rPr>
        <w:t xml:space="preserve">the </w:t>
      </w:r>
      <w:r w:rsidRPr="00803ADF">
        <w:rPr>
          <w:rFonts w:ascii="Times New Roman" w:hAnsi="Times New Roman"/>
          <w:bCs/>
          <w:i/>
          <w:iCs/>
          <w:lang w:val="en-GB"/>
        </w:rPr>
        <w:t>Civil Liberties Union for Europe (Liberties)</w:t>
      </w:r>
      <w:r w:rsidRPr="00803ADF">
        <w:rPr>
          <w:rFonts w:ascii="Times New Roman" w:hAnsi="Times New Roman"/>
          <w:bCs/>
          <w:lang w:val="en-GB"/>
        </w:rPr>
        <w:t xml:space="preserve">, which currently comprises 20 national civil liberties associations from across the EU, including Poland, Hungary, Ireland, France, the Netherlands, Slovakia and many others. </w:t>
      </w:r>
    </w:p>
    <w:p w14:paraId="555DFA18" w14:textId="77777777" w:rsidR="004D4A32" w:rsidRPr="00803ADF" w:rsidRDefault="004D4A32" w:rsidP="00941E79">
      <w:pPr>
        <w:pStyle w:val="Heading5"/>
      </w:pPr>
      <w:r w:rsidRPr="00803ADF">
        <w:t xml:space="preserve">European journalists and professional journalism associations </w:t>
      </w:r>
    </w:p>
    <w:p w14:paraId="1150574B" w14:textId="77777777" w:rsidR="004D4A32" w:rsidRPr="00803ADF" w:rsidRDefault="004D4A32" w:rsidP="004D4A32">
      <w:pPr>
        <w:spacing w:after="60"/>
        <w:jc w:val="both"/>
        <w:rPr>
          <w:rFonts w:ascii="Times New Roman" w:hAnsi="Times New Roman"/>
          <w:bCs/>
          <w:lang w:val="en-GB"/>
        </w:rPr>
      </w:pPr>
      <w:r w:rsidRPr="00803ADF">
        <w:rPr>
          <w:rFonts w:ascii="Times New Roman" w:hAnsi="Times New Roman"/>
          <w:bCs/>
          <w:lang w:val="en-GB"/>
        </w:rPr>
        <w:t xml:space="preserve">Journalists not only present key stakeholders for the dissemination of DEMCORE’s results across Europe, but are also crucial for co-creation and exploitation given their watchdog role in liberal democracies. Therefore, DEMCORE targets </w:t>
      </w:r>
      <w:r w:rsidRPr="00803ADF">
        <w:rPr>
          <w:rFonts w:ascii="Times New Roman" w:hAnsi="Times New Roman"/>
          <w:b/>
          <w:lang w:val="en-GB"/>
        </w:rPr>
        <w:t>pan-European associations</w:t>
      </w:r>
      <w:r w:rsidRPr="00803ADF">
        <w:rPr>
          <w:rFonts w:ascii="Times New Roman" w:hAnsi="Times New Roman"/>
          <w:bCs/>
          <w:lang w:val="en-GB"/>
        </w:rPr>
        <w:t xml:space="preserve">, namely the </w:t>
      </w:r>
      <w:r w:rsidRPr="00803ADF">
        <w:rPr>
          <w:rFonts w:ascii="Times New Roman" w:hAnsi="Times New Roman"/>
          <w:bCs/>
          <w:i/>
          <w:iCs/>
          <w:lang w:val="en-GB"/>
        </w:rPr>
        <w:t>European Federation of Journalists</w:t>
      </w:r>
      <w:r w:rsidRPr="00803ADF">
        <w:rPr>
          <w:rFonts w:ascii="Times New Roman" w:hAnsi="Times New Roman"/>
          <w:bCs/>
          <w:lang w:val="en-GB"/>
        </w:rPr>
        <w:t xml:space="preserve"> and the  </w:t>
      </w:r>
      <w:r w:rsidRPr="00803ADF">
        <w:rPr>
          <w:rFonts w:ascii="Times New Roman" w:hAnsi="Times New Roman"/>
          <w:bCs/>
          <w:i/>
          <w:iCs/>
          <w:lang w:val="en-GB"/>
        </w:rPr>
        <w:t>European Data Journalism Network</w:t>
      </w:r>
      <w:r w:rsidRPr="00803ADF">
        <w:rPr>
          <w:rFonts w:ascii="Times New Roman" w:hAnsi="Times New Roman"/>
          <w:bCs/>
          <w:lang w:val="en-GB"/>
        </w:rPr>
        <w:t xml:space="preserve">, and also relies on individual contacts from the </w:t>
      </w:r>
      <w:r w:rsidRPr="00803ADF">
        <w:rPr>
          <w:rFonts w:ascii="Times New Roman" w:hAnsi="Times New Roman"/>
          <w:b/>
          <w:lang w:val="en-GB"/>
        </w:rPr>
        <w:t>personal networks</w:t>
      </w:r>
      <w:r w:rsidRPr="00803ADF">
        <w:rPr>
          <w:rFonts w:ascii="Times New Roman" w:hAnsi="Times New Roman"/>
          <w:bCs/>
          <w:lang w:val="en-GB"/>
        </w:rPr>
        <w:t xml:space="preserve"> of consor</w:t>
      </w:r>
      <w:r w:rsidRPr="00803ADF">
        <w:rPr>
          <w:rFonts w:ascii="Times New Roman" w:hAnsi="Times New Roman"/>
          <w:bCs/>
          <w:lang w:val="en-GB"/>
        </w:rPr>
        <w:softHyphen/>
        <w:t xml:space="preserve">tium members, that include journalists at the </w:t>
      </w:r>
      <w:r w:rsidRPr="00803ADF">
        <w:rPr>
          <w:rFonts w:ascii="Times New Roman" w:hAnsi="Times New Roman"/>
          <w:bCs/>
          <w:i/>
          <w:iCs/>
          <w:lang w:val="en-GB"/>
        </w:rPr>
        <w:t>Financial Times</w:t>
      </w:r>
      <w:r w:rsidRPr="00803ADF">
        <w:rPr>
          <w:rFonts w:ascii="Times New Roman" w:hAnsi="Times New Roman"/>
          <w:bCs/>
          <w:lang w:val="en-GB"/>
        </w:rPr>
        <w:t xml:space="preserve">, </w:t>
      </w:r>
      <w:r w:rsidRPr="00803ADF">
        <w:rPr>
          <w:rFonts w:ascii="Times New Roman" w:hAnsi="Times New Roman"/>
          <w:bCs/>
          <w:i/>
          <w:iCs/>
          <w:lang w:val="en-GB"/>
        </w:rPr>
        <w:t>Pravda</w:t>
      </w:r>
      <w:r w:rsidRPr="00803ADF">
        <w:rPr>
          <w:rFonts w:ascii="Times New Roman" w:hAnsi="Times New Roman"/>
          <w:bCs/>
          <w:lang w:val="en-GB"/>
        </w:rPr>
        <w:t xml:space="preserve"> (Slovakia), </w:t>
      </w:r>
      <w:proofErr w:type="spellStart"/>
      <w:r w:rsidRPr="00803ADF">
        <w:rPr>
          <w:rFonts w:ascii="Times New Roman" w:hAnsi="Times New Roman"/>
          <w:bCs/>
          <w:i/>
          <w:iCs/>
          <w:lang w:val="en-GB"/>
        </w:rPr>
        <w:t>Libertatea</w:t>
      </w:r>
      <w:proofErr w:type="spellEnd"/>
      <w:r w:rsidRPr="00803ADF">
        <w:rPr>
          <w:rFonts w:ascii="Times New Roman" w:hAnsi="Times New Roman"/>
          <w:bCs/>
          <w:lang w:val="en-GB"/>
        </w:rPr>
        <w:t xml:space="preserve"> (Romania), </w:t>
      </w:r>
      <w:r w:rsidRPr="00803ADF">
        <w:rPr>
          <w:rFonts w:ascii="Times New Roman" w:hAnsi="Times New Roman"/>
          <w:bCs/>
          <w:i/>
          <w:iCs/>
          <w:lang w:val="en-GB"/>
        </w:rPr>
        <w:t xml:space="preserve">Het </w:t>
      </w:r>
      <w:proofErr w:type="spellStart"/>
      <w:r w:rsidRPr="00803ADF">
        <w:rPr>
          <w:rFonts w:ascii="Times New Roman" w:hAnsi="Times New Roman"/>
          <w:bCs/>
          <w:i/>
          <w:iCs/>
          <w:lang w:val="en-GB"/>
        </w:rPr>
        <w:t>Financieele</w:t>
      </w:r>
      <w:proofErr w:type="spellEnd"/>
      <w:r w:rsidRPr="00803ADF">
        <w:rPr>
          <w:rFonts w:ascii="Times New Roman" w:hAnsi="Times New Roman"/>
          <w:bCs/>
          <w:i/>
          <w:iCs/>
          <w:lang w:val="en-GB"/>
        </w:rPr>
        <w:t xml:space="preserve"> </w:t>
      </w:r>
      <w:proofErr w:type="spellStart"/>
      <w:r w:rsidRPr="00803ADF">
        <w:rPr>
          <w:rFonts w:ascii="Times New Roman" w:hAnsi="Times New Roman"/>
          <w:bCs/>
          <w:i/>
          <w:iCs/>
          <w:lang w:val="en-GB"/>
        </w:rPr>
        <w:t>Dagblad</w:t>
      </w:r>
      <w:proofErr w:type="spellEnd"/>
      <w:r w:rsidRPr="00803ADF">
        <w:rPr>
          <w:rFonts w:ascii="Times New Roman" w:hAnsi="Times New Roman"/>
          <w:bCs/>
          <w:lang w:val="en-GB"/>
        </w:rPr>
        <w:t xml:space="preserve"> (Netherlands) and </w:t>
      </w:r>
      <w:proofErr w:type="spellStart"/>
      <w:r w:rsidRPr="00803ADF">
        <w:rPr>
          <w:rFonts w:ascii="Times New Roman" w:hAnsi="Times New Roman"/>
          <w:bCs/>
          <w:i/>
          <w:iCs/>
          <w:lang w:val="en-GB"/>
        </w:rPr>
        <w:t>Berlingske</w:t>
      </w:r>
      <w:proofErr w:type="spellEnd"/>
      <w:r w:rsidRPr="00803ADF">
        <w:rPr>
          <w:rFonts w:ascii="Times New Roman" w:hAnsi="Times New Roman"/>
          <w:bCs/>
          <w:i/>
          <w:iCs/>
          <w:lang w:val="en-GB"/>
        </w:rPr>
        <w:t xml:space="preserve"> </w:t>
      </w:r>
      <w:proofErr w:type="spellStart"/>
      <w:r w:rsidRPr="00803ADF">
        <w:rPr>
          <w:rFonts w:ascii="Times New Roman" w:hAnsi="Times New Roman"/>
          <w:bCs/>
          <w:i/>
          <w:iCs/>
          <w:lang w:val="en-GB"/>
        </w:rPr>
        <w:t>Tidende</w:t>
      </w:r>
      <w:proofErr w:type="spellEnd"/>
      <w:r w:rsidRPr="00803ADF">
        <w:rPr>
          <w:rFonts w:ascii="Times New Roman" w:hAnsi="Times New Roman"/>
          <w:bCs/>
          <w:lang w:val="en-GB"/>
        </w:rPr>
        <w:t xml:space="preserve"> (Denmark), among others. In addition, SDU, who is in charge of co-creation, exploitation, dissemination and communication (WP9), works in close collaboration with the Media Research and Innovation Centre (MFI Centre) at SDU. The MFI Centre which has extensive experience in producing materials for the </w:t>
      </w:r>
      <w:r w:rsidRPr="00803ADF">
        <w:rPr>
          <w:rFonts w:ascii="Times New Roman" w:hAnsi="Times New Roman"/>
          <w:b/>
          <w:lang w:val="en-GB"/>
        </w:rPr>
        <w:t>media industry</w:t>
      </w:r>
      <w:r w:rsidRPr="00803ADF">
        <w:rPr>
          <w:rFonts w:ascii="Times New Roman" w:hAnsi="Times New Roman"/>
          <w:bCs/>
          <w:lang w:val="en-GB"/>
        </w:rPr>
        <w:t xml:space="preserve">. Likewise, SDU also has an extensive network of other </w:t>
      </w:r>
      <w:r w:rsidRPr="00803ADF">
        <w:rPr>
          <w:rFonts w:ascii="Times New Roman" w:hAnsi="Times New Roman"/>
          <w:b/>
          <w:lang w:val="en-GB"/>
        </w:rPr>
        <w:t>journalism schools</w:t>
      </w:r>
      <w:r w:rsidRPr="00803ADF">
        <w:rPr>
          <w:rFonts w:ascii="Times New Roman" w:hAnsi="Times New Roman"/>
          <w:bCs/>
          <w:lang w:val="en-GB"/>
        </w:rPr>
        <w:t>, including both universities and vocational training institutions.</w:t>
      </w:r>
    </w:p>
    <w:p w14:paraId="5231934A" w14:textId="77777777" w:rsidR="004D4A32" w:rsidRPr="00803ADF" w:rsidRDefault="004D4A32" w:rsidP="003532DE">
      <w:pPr>
        <w:pStyle w:val="Heading5"/>
      </w:pPr>
      <w:r w:rsidRPr="00803ADF">
        <w:t>Scientific Community</w:t>
      </w:r>
    </w:p>
    <w:p w14:paraId="52EC5CD1" w14:textId="64D7C4FF" w:rsidR="004D4A32" w:rsidRDefault="004D4A32" w:rsidP="004D4A32">
      <w:pPr>
        <w:widowControl/>
        <w:autoSpaceDE w:val="0"/>
        <w:autoSpaceDN w:val="0"/>
        <w:adjustRightInd w:val="0"/>
        <w:spacing w:after="120"/>
        <w:jc w:val="both"/>
        <w:rPr>
          <w:rFonts w:ascii="Times New Roman" w:hAnsi="Times New Roman"/>
          <w:lang w:val="en-GB"/>
        </w:rPr>
      </w:pPr>
      <w:r w:rsidRPr="00803ADF">
        <w:rPr>
          <w:rFonts w:ascii="TimesNewRomanPSMT" w:hAnsi="TimesNewRomanPSMT" w:cs="TimesNewRomanPSMT"/>
          <w:lang w:val="en-GB" w:eastAsia="en-GB"/>
        </w:rPr>
        <w:t>DEMCORE’s results not only produce novel insights, but also innovative operationalisations of attitudes, prefer</w:t>
      </w:r>
      <w:r w:rsidRPr="00803ADF">
        <w:rPr>
          <w:rFonts w:ascii="TimesNewRomanPSMT" w:hAnsi="TimesNewRomanPSMT" w:cs="TimesNewRomanPSMT"/>
          <w:lang w:val="en-GB" w:eastAsia="en-GB"/>
        </w:rPr>
        <w:softHyphen/>
        <w:t xml:space="preserve">ences and rhetoric towards liberal democratic norms and values. They will therefore also be highly relevant for the scientific community. We will actively exchange with scholars from a wide range of subdisciplines within </w:t>
      </w:r>
      <w:r w:rsidRPr="00803ADF">
        <w:rPr>
          <w:rFonts w:ascii="TimesNewRomanPSMT" w:hAnsi="TimesNewRomanPSMT" w:cs="TimesNewRomanPSMT"/>
          <w:b/>
          <w:bCs/>
          <w:lang w:val="en-GB" w:eastAsia="en-GB"/>
        </w:rPr>
        <w:t>political science</w:t>
      </w:r>
      <w:r w:rsidRPr="00803ADF">
        <w:rPr>
          <w:rFonts w:ascii="TimesNewRomanPSMT" w:hAnsi="TimesNewRomanPSMT" w:cs="TimesNewRomanPSMT"/>
          <w:lang w:val="en-GB" w:eastAsia="en-GB"/>
        </w:rPr>
        <w:t xml:space="preserve"> (comparative politics, European studies, political behaviour), </w:t>
      </w:r>
      <w:r w:rsidRPr="00803ADF">
        <w:rPr>
          <w:rFonts w:ascii="TimesNewRomanPSMT" w:hAnsi="TimesNewRomanPSMT" w:cs="TimesNewRomanPSMT"/>
          <w:b/>
          <w:bCs/>
          <w:lang w:val="en-GB" w:eastAsia="en-GB"/>
        </w:rPr>
        <w:t>psychology</w:t>
      </w:r>
      <w:r w:rsidRPr="00803ADF">
        <w:rPr>
          <w:rFonts w:ascii="TimesNewRomanPSMT" w:hAnsi="TimesNewRomanPSMT" w:cs="TimesNewRomanPSMT"/>
          <w:lang w:val="en-GB" w:eastAsia="en-GB"/>
        </w:rPr>
        <w:t xml:space="preserve"> (political psychology, social psychology) </w:t>
      </w:r>
      <w:r w:rsidRPr="00803ADF">
        <w:rPr>
          <w:rFonts w:ascii="Times New Roman" w:hAnsi="Times New Roman"/>
          <w:b/>
          <w:bCs/>
          <w:lang w:val="en-GB"/>
        </w:rPr>
        <w:t>s</w:t>
      </w:r>
      <w:r w:rsidRPr="00803ADF">
        <w:rPr>
          <w:rFonts w:ascii="TimesNewRomanPSMT" w:hAnsi="TimesNewRomanPSMT" w:cs="TimesNewRomanPSMT"/>
          <w:b/>
          <w:bCs/>
          <w:lang w:val="en-GB" w:eastAsia="en-GB"/>
        </w:rPr>
        <w:t>ocial science methodology</w:t>
      </w:r>
      <w:r w:rsidRPr="00803ADF">
        <w:rPr>
          <w:rFonts w:ascii="TimesNewRomanPSMT" w:hAnsi="TimesNewRomanPSMT" w:cs="TimesNewRomanPSMT"/>
          <w:lang w:val="en-GB" w:eastAsia="en-GB"/>
        </w:rPr>
        <w:t xml:space="preserve"> and </w:t>
      </w:r>
      <w:r w:rsidRPr="00803ADF">
        <w:rPr>
          <w:rFonts w:ascii="TimesNewRomanPSMT" w:hAnsi="TimesNewRomanPSMT" w:cs="TimesNewRomanPSMT"/>
          <w:b/>
          <w:bCs/>
          <w:lang w:val="en-GB" w:eastAsia="en-GB"/>
        </w:rPr>
        <w:t>communication science</w:t>
      </w:r>
      <w:r w:rsidRPr="00803ADF">
        <w:rPr>
          <w:rFonts w:ascii="TimesNewRomanPSMT" w:hAnsi="TimesNewRomanPSMT" w:cs="TimesNewRomanPSMT"/>
          <w:lang w:val="en-GB" w:eastAsia="en-GB"/>
        </w:rPr>
        <w:t xml:space="preserve"> (political communication, journalism, persuasive communication, political marketing) and</w:t>
      </w:r>
      <w:r w:rsidRPr="00803ADF">
        <w:rPr>
          <w:rFonts w:ascii="Times New Roman" w:hAnsi="Times New Roman"/>
          <w:lang w:val="en-GB"/>
        </w:rPr>
        <w:t xml:space="preserve"> more widely with scholars of sociology, history, law, philo</w:t>
      </w:r>
      <w:r w:rsidRPr="00803ADF">
        <w:rPr>
          <w:rFonts w:ascii="Times New Roman" w:hAnsi="Times New Roman"/>
          <w:lang w:val="en-GB"/>
        </w:rPr>
        <w:softHyphen/>
        <w:t xml:space="preserve">sophy, and political economy with a regional focus on Europe/the EU. </w:t>
      </w:r>
    </w:p>
    <w:p w14:paraId="7CFFF9E2" w14:textId="7ED9A079" w:rsidR="00545965" w:rsidRPr="00803ADF" w:rsidRDefault="004D4A32" w:rsidP="004B6A44">
      <w:pPr>
        <w:spacing w:after="120"/>
        <w:jc w:val="both"/>
        <w:rPr>
          <w:rFonts w:ascii="Times New Roman" w:hAnsi="Times New Roman"/>
          <w:bCs/>
          <w:lang w:val="en-GB"/>
        </w:rPr>
      </w:pPr>
      <w:r w:rsidRPr="00803ADF">
        <w:rPr>
          <w:rFonts w:ascii="Times New Roman" w:hAnsi="Times New Roman"/>
          <w:bCs/>
          <w:lang w:val="en-GB"/>
        </w:rPr>
        <w:t xml:space="preserve">The purpose of the </w:t>
      </w:r>
      <w:r w:rsidRPr="00803ADF">
        <w:rPr>
          <w:rFonts w:ascii="Times New Roman" w:hAnsi="Times New Roman"/>
          <w:b/>
          <w:lang w:val="en-GB"/>
        </w:rPr>
        <w:t>dissemination and exploitation activities</w:t>
      </w:r>
      <w:r w:rsidRPr="00803ADF">
        <w:rPr>
          <w:rFonts w:ascii="Times New Roman" w:hAnsi="Times New Roman"/>
          <w:bCs/>
          <w:lang w:val="en-GB"/>
        </w:rPr>
        <w:t xml:space="preserve"> is to facilitate dissemination by sharing and dis</w:t>
      </w:r>
      <w:r>
        <w:rPr>
          <w:rFonts w:ascii="Times New Roman" w:hAnsi="Times New Roman"/>
          <w:bCs/>
          <w:lang w:val="en-GB"/>
        </w:rPr>
        <w:softHyphen/>
      </w:r>
      <w:r w:rsidRPr="00803ADF">
        <w:rPr>
          <w:rFonts w:ascii="Times New Roman" w:hAnsi="Times New Roman"/>
          <w:bCs/>
          <w:lang w:val="en-GB"/>
        </w:rPr>
        <w:t>cussing DEMCORE’s results with stakeholders.</w:t>
      </w:r>
      <w:r>
        <w:rPr>
          <w:rFonts w:ascii="Times New Roman" w:hAnsi="Times New Roman"/>
          <w:bCs/>
          <w:lang w:val="en-GB"/>
        </w:rPr>
        <w:t xml:space="preserve"> The activities include: </w:t>
      </w:r>
    </w:p>
    <w:tbl>
      <w:tblPr>
        <w:tblStyle w:val="TableGrid"/>
        <w:tblW w:w="0" w:type="auto"/>
        <w:tblInd w:w="108" w:type="dxa"/>
        <w:tblLook w:val="04A0" w:firstRow="1" w:lastRow="0" w:firstColumn="1" w:lastColumn="0" w:noHBand="0" w:noVBand="1"/>
      </w:tblPr>
      <w:tblGrid>
        <w:gridCol w:w="10205"/>
      </w:tblGrid>
      <w:tr w:rsidR="00A17CBB" w:rsidRPr="00803ADF" w14:paraId="66048505" w14:textId="77777777" w:rsidTr="00921441">
        <w:tc>
          <w:tcPr>
            <w:tcW w:w="10205" w:type="dxa"/>
            <w:shd w:val="clear" w:color="auto" w:fill="F2F2F2" w:themeFill="background1" w:themeFillShade="F2"/>
          </w:tcPr>
          <w:p w14:paraId="5A757AD2" w14:textId="4DF9ECD8" w:rsidR="004B6A44" w:rsidRPr="00803ADF" w:rsidRDefault="004B6A44" w:rsidP="00580F1F">
            <w:pPr>
              <w:spacing w:before="60" w:after="60"/>
              <w:jc w:val="both"/>
              <w:rPr>
                <w:rFonts w:ascii="Times New Roman" w:hAnsi="Times New Roman"/>
                <w:bCs/>
                <w:lang w:val="en-GB"/>
              </w:rPr>
            </w:pPr>
            <w:r w:rsidRPr="00803ADF">
              <w:rPr>
                <w:rFonts w:ascii="Times New Roman" w:hAnsi="Times New Roman"/>
                <w:b/>
                <w:lang w:val="en-GB"/>
              </w:rPr>
              <w:t>Type of activity</w:t>
            </w:r>
            <w:r w:rsidRPr="00803ADF">
              <w:rPr>
                <w:rFonts w:ascii="Times New Roman" w:hAnsi="Times New Roman"/>
                <w:bCs/>
                <w:lang w:val="en-GB"/>
              </w:rPr>
              <w:t xml:space="preserve">: </w:t>
            </w:r>
            <w:r w:rsidR="0083702A" w:rsidRPr="0083702A">
              <w:rPr>
                <w:rFonts w:ascii="Times New Roman" w:hAnsi="Times New Roman"/>
                <w:bCs/>
                <w:u w:val="single"/>
                <w:lang w:val="en-GB"/>
              </w:rPr>
              <w:t>E</w:t>
            </w:r>
            <w:r w:rsidR="009C7708" w:rsidRPr="0083702A">
              <w:rPr>
                <w:rFonts w:ascii="Times New Roman" w:hAnsi="Times New Roman"/>
                <w:u w:val="single"/>
                <w:lang w:val="en-GB"/>
              </w:rPr>
              <w:t>ducational</w:t>
            </w:r>
            <w:r w:rsidR="009C7708" w:rsidRPr="00803ADF">
              <w:rPr>
                <w:rFonts w:ascii="Times New Roman" w:hAnsi="Times New Roman"/>
                <w:u w:val="single"/>
                <w:lang w:val="en-GB"/>
              </w:rPr>
              <w:t xml:space="preserve"> package</w:t>
            </w:r>
            <w:r w:rsidR="00210DC7">
              <w:rPr>
                <w:rFonts w:ascii="Times New Roman" w:hAnsi="Times New Roman"/>
                <w:u w:val="single"/>
                <w:lang w:val="en-GB"/>
              </w:rPr>
              <w:t xml:space="preserve"> for journalists</w:t>
            </w:r>
            <w:r w:rsidR="009C7708" w:rsidRPr="00803ADF">
              <w:rPr>
                <w:rFonts w:ascii="Times New Roman" w:hAnsi="Times New Roman"/>
                <w:lang w:val="en-GB"/>
              </w:rPr>
              <w:t xml:space="preserve">. The purpose of this package is to raise awareness among journalists for the </w:t>
            </w:r>
            <w:r w:rsidR="0083702A">
              <w:rPr>
                <w:rFonts w:ascii="Times New Roman" w:hAnsi="Times New Roman"/>
                <w:lang w:val="en-GB"/>
              </w:rPr>
              <w:t xml:space="preserve">current </w:t>
            </w:r>
            <w:r w:rsidR="009C7708" w:rsidRPr="00803ADF">
              <w:rPr>
                <w:rFonts w:ascii="Times New Roman" w:hAnsi="Times New Roman"/>
                <w:lang w:val="en-GB"/>
              </w:rPr>
              <w:t xml:space="preserve">challenges to liberal democracy in Europe. </w:t>
            </w:r>
            <w:r w:rsidR="0083702A">
              <w:rPr>
                <w:rFonts w:ascii="Times New Roman" w:hAnsi="Times New Roman"/>
                <w:lang w:val="en-GB"/>
              </w:rPr>
              <w:t xml:space="preserve">To do so, </w:t>
            </w:r>
            <w:r w:rsidR="00580F1F">
              <w:rPr>
                <w:rFonts w:ascii="Times New Roman" w:hAnsi="Times New Roman"/>
                <w:lang w:val="en-GB"/>
              </w:rPr>
              <w:t xml:space="preserve">DEMCORE will develop </w:t>
            </w:r>
            <w:r w:rsidR="0083702A">
              <w:rPr>
                <w:rFonts w:ascii="Times New Roman" w:hAnsi="Times New Roman"/>
                <w:lang w:val="en-GB"/>
              </w:rPr>
              <w:t xml:space="preserve">an interactive </w:t>
            </w:r>
            <w:r w:rsidR="00580F1F">
              <w:rPr>
                <w:rFonts w:ascii="Times New Roman" w:hAnsi="Times New Roman"/>
                <w:lang w:val="en-GB"/>
              </w:rPr>
              <w:t xml:space="preserve">online </w:t>
            </w:r>
            <w:r w:rsidR="0083702A">
              <w:rPr>
                <w:rFonts w:ascii="Times New Roman" w:hAnsi="Times New Roman"/>
                <w:lang w:val="en-GB"/>
              </w:rPr>
              <w:t xml:space="preserve">toolkit together with </w:t>
            </w:r>
            <w:r w:rsidR="0083702A" w:rsidRPr="0083702A">
              <w:rPr>
                <w:rFonts w:ascii="Times New Roman" w:hAnsi="Times New Roman"/>
                <w:lang w:val="en-GB"/>
              </w:rPr>
              <w:t xml:space="preserve">key news journalists and news executives </w:t>
            </w:r>
            <w:r w:rsidR="0083702A">
              <w:rPr>
                <w:rFonts w:ascii="Times New Roman" w:hAnsi="Times New Roman"/>
                <w:lang w:val="en-GB"/>
              </w:rPr>
              <w:t>and in consultation with leaders of WPs 3-6. This toolkit will present</w:t>
            </w:r>
            <w:r w:rsidR="009C7708" w:rsidRPr="00803ADF">
              <w:rPr>
                <w:rFonts w:ascii="Times New Roman" w:hAnsi="Times New Roman"/>
                <w:lang w:val="en-GB"/>
              </w:rPr>
              <w:t xml:space="preserve"> journalists with editorial challenges and choices </w:t>
            </w:r>
            <w:r w:rsidR="0083702A">
              <w:rPr>
                <w:rFonts w:ascii="Times New Roman" w:hAnsi="Times New Roman"/>
                <w:lang w:val="en-GB"/>
              </w:rPr>
              <w:t xml:space="preserve">regarding </w:t>
            </w:r>
            <w:r w:rsidR="0083702A" w:rsidRPr="0083702A">
              <w:rPr>
                <w:rFonts w:ascii="Times New Roman" w:hAnsi="Times New Roman"/>
                <w:lang w:val="en-GB"/>
              </w:rPr>
              <w:t xml:space="preserve">news topics, different news frames, and </w:t>
            </w:r>
            <w:r w:rsidR="008420F8">
              <w:rPr>
                <w:rFonts w:ascii="Times New Roman" w:hAnsi="Times New Roman"/>
                <w:lang w:val="en-GB"/>
              </w:rPr>
              <w:t>various</w:t>
            </w:r>
            <w:r w:rsidR="0083702A" w:rsidRPr="0083702A">
              <w:rPr>
                <w:rFonts w:ascii="Times New Roman" w:hAnsi="Times New Roman"/>
                <w:lang w:val="en-GB"/>
              </w:rPr>
              <w:t xml:space="preserve"> sources</w:t>
            </w:r>
            <w:r w:rsidR="0083702A">
              <w:rPr>
                <w:rFonts w:ascii="Times New Roman" w:hAnsi="Times New Roman"/>
                <w:lang w:val="en-GB"/>
              </w:rPr>
              <w:t xml:space="preserve"> that are connected to current challenges of liberal democracy. </w:t>
            </w:r>
            <w:r w:rsidR="00580F1F">
              <w:rPr>
                <w:rFonts w:ascii="Times New Roman" w:hAnsi="Times New Roman"/>
                <w:lang w:val="en-GB"/>
              </w:rPr>
              <w:t xml:space="preserve">Once they have made their choices they will receive virtual feedback in the form of short </w:t>
            </w:r>
            <w:r w:rsidR="00580F1F" w:rsidRPr="00803ADF">
              <w:rPr>
                <w:rFonts w:ascii="Times New Roman" w:hAnsi="Times New Roman"/>
                <w:lang w:val="en-GB"/>
              </w:rPr>
              <w:t>reflexive contributions</w:t>
            </w:r>
            <w:r w:rsidR="00580F1F">
              <w:rPr>
                <w:rFonts w:ascii="Times New Roman" w:hAnsi="Times New Roman"/>
                <w:lang w:val="en-GB"/>
              </w:rPr>
              <w:t xml:space="preserve"> provided by journalistic stakeholders consulted for the production. </w:t>
            </w:r>
            <w:r w:rsidR="009C7708" w:rsidRPr="00803ADF">
              <w:rPr>
                <w:rFonts w:ascii="Times New Roman" w:hAnsi="Times New Roman"/>
                <w:lang w:val="en-GB"/>
              </w:rPr>
              <w:t xml:space="preserve">The toolkit </w:t>
            </w:r>
            <w:r w:rsidR="00580F1F" w:rsidRPr="00580F1F">
              <w:rPr>
                <w:rFonts w:ascii="Times New Roman" w:hAnsi="Times New Roman"/>
                <w:lang w:val="en-GB"/>
              </w:rPr>
              <w:t>will be developed</w:t>
            </w:r>
            <w:r w:rsidR="00210DC7">
              <w:rPr>
                <w:rFonts w:ascii="Times New Roman" w:hAnsi="Times New Roman"/>
                <w:lang w:val="en-GB"/>
              </w:rPr>
              <w:t xml:space="preserve"> and pilot-tested</w:t>
            </w:r>
            <w:r w:rsidR="00580F1F" w:rsidRPr="00580F1F">
              <w:rPr>
                <w:rFonts w:ascii="Times New Roman" w:hAnsi="Times New Roman"/>
                <w:lang w:val="en-GB"/>
              </w:rPr>
              <w:t xml:space="preserve"> in 2023</w:t>
            </w:r>
            <w:r w:rsidR="00580F1F">
              <w:rPr>
                <w:rFonts w:ascii="Times New Roman" w:hAnsi="Times New Roman"/>
                <w:lang w:val="en-GB"/>
              </w:rPr>
              <w:t xml:space="preserve"> and</w:t>
            </w:r>
            <w:r w:rsidR="009C7708" w:rsidRPr="00803ADF">
              <w:rPr>
                <w:rFonts w:ascii="Times New Roman" w:hAnsi="Times New Roman"/>
                <w:lang w:val="en-GB"/>
              </w:rPr>
              <w:t xml:space="preserve"> available ahead of the 2024 EP election. </w:t>
            </w:r>
            <w:r w:rsidRPr="00803ADF">
              <w:rPr>
                <w:rFonts w:ascii="Times New Roman" w:hAnsi="Times New Roman"/>
                <w:bCs/>
                <w:lang w:val="en-GB"/>
              </w:rPr>
              <w:t xml:space="preserve"> </w:t>
            </w:r>
          </w:p>
          <w:p w14:paraId="67F59E5B" w14:textId="4E09ECC8" w:rsidR="004B6A44" w:rsidRPr="00803ADF" w:rsidRDefault="004B6A44" w:rsidP="004B6A44">
            <w:pPr>
              <w:spacing w:after="60"/>
              <w:jc w:val="both"/>
              <w:rPr>
                <w:rFonts w:ascii="Times New Roman" w:hAnsi="Times New Roman"/>
                <w:b/>
                <w:lang w:val="en-GB"/>
              </w:rPr>
            </w:pPr>
            <w:r w:rsidRPr="00803ADF">
              <w:rPr>
                <w:rFonts w:ascii="Times New Roman" w:hAnsi="Times New Roman"/>
                <w:b/>
                <w:lang w:val="en-GB"/>
              </w:rPr>
              <w:t>Type of strategy:</w:t>
            </w:r>
            <w:r w:rsidRPr="00803ADF">
              <w:rPr>
                <w:rFonts w:ascii="Times New Roman" w:hAnsi="Times New Roman"/>
                <w:bCs/>
                <w:lang w:val="en-GB"/>
              </w:rPr>
              <w:t xml:space="preserve"> </w:t>
            </w:r>
            <w:r w:rsidR="00C613C0">
              <w:rPr>
                <w:rFonts w:ascii="Times New Roman" w:hAnsi="Times New Roman"/>
                <w:bCs/>
                <w:lang w:val="en-GB"/>
              </w:rPr>
              <w:t>D</w:t>
            </w:r>
            <w:r w:rsidRPr="00803ADF">
              <w:rPr>
                <w:rFonts w:ascii="Times New Roman" w:hAnsi="Times New Roman"/>
                <w:bCs/>
                <w:lang w:val="en-GB"/>
              </w:rPr>
              <w:t>issemination</w:t>
            </w:r>
            <w:r w:rsidR="009C7708" w:rsidRPr="00803ADF">
              <w:rPr>
                <w:rFonts w:ascii="Times New Roman" w:hAnsi="Times New Roman"/>
                <w:bCs/>
                <w:lang w:val="en-GB"/>
              </w:rPr>
              <w:t xml:space="preserve"> and </w:t>
            </w:r>
            <w:r w:rsidRPr="00803ADF">
              <w:rPr>
                <w:rFonts w:ascii="Times New Roman" w:hAnsi="Times New Roman"/>
                <w:bCs/>
                <w:lang w:val="en-GB"/>
              </w:rPr>
              <w:t xml:space="preserve">exploitation </w:t>
            </w:r>
            <w:r w:rsidR="00C613C0">
              <w:rPr>
                <w:rFonts w:ascii="Times New Roman" w:hAnsi="Times New Roman"/>
                <w:bCs/>
                <w:lang w:val="en-GB"/>
              </w:rPr>
              <w:t>(and co-creation, see 1.2.9)</w:t>
            </w:r>
          </w:p>
          <w:p w14:paraId="54C9019E" w14:textId="48BDC325" w:rsidR="004B6A44" w:rsidRPr="00803ADF" w:rsidRDefault="004B6A44" w:rsidP="004B6A44">
            <w:pPr>
              <w:spacing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 xml:space="preserve">: </w:t>
            </w:r>
            <w:r w:rsidR="009C7708" w:rsidRPr="00803ADF">
              <w:rPr>
                <w:rFonts w:ascii="Times New Roman" w:hAnsi="Times New Roman"/>
                <w:bCs/>
                <w:lang w:val="en-GB"/>
              </w:rPr>
              <w:t>Journalists and professional journalism associations</w:t>
            </w:r>
          </w:p>
          <w:p w14:paraId="289B39C8" w14:textId="7093FEF6" w:rsidR="00A17CBB" w:rsidRPr="00803ADF" w:rsidRDefault="004B6A44" w:rsidP="004B6A44">
            <w:pPr>
              <w:spacing w:after="120"/>
              <w:jc w:val="both"/>
              <w:rPr>
                <w:rFonts w:ascii="Times New Roman" w:hAnsi="Times New Roman"/>
                <w:bCs/>
                <w:lang w:val="en-GB"/>
              </w:rPr>
            </w:pPr>
            <w:r w:rsidRPr="00803ADF">
              <w:rPr>
                <w:rFonts w:ascii="Times New Roman" w:hAnsi="Times New Roman"/>
                <w:b/>
                <w:lang w:val="en-GB"/>
              </w:rPr>
              <w:t>Measures to verify impact</w:t>
            </w:r>
            <w:r w:rsidRPr="00803ADF">
              <w:rPr>
                <w:rFonts w:ascii="Times New Roman" w:hAnsi="Times New Roman"/>
                <w:bCs/>
                <w:lang w:val="en-GB"/>
              </w:rPr>
              <w:t>:</w:t>
            </w:r>
            <w:r w:rsidR="009C7708" w:rsidRPr="00803ADF">
              <w:rPr>
                <w:rFonts w:ascii="Times New Roman" w:hAnsi="Times New Roman"/>
                <w:bCs/>
                <w:lang w:val="en-GB"/>
              </w:rPr>
              <w:t xml:space="preserve"> </w:t>
            </w:r>
            <w:r w:rsidR="007618F6" w:rsidRPr="00803ADF">
              <w:rPr>
                <w:rFonts w:ascii="Times New Roman" w:hAnsi="Times New Roman"/>
                <w:bCs/>
                <w:lang w:val="en-GB"/>
              </w:rPr>
              <w:t xml:space="preserve">Number of users, </w:t>
            </w:r>
            <w:r w:rsidR="009C01BD" w:rsidRPr="00803ADF">
              <w:rPr>
                <w:rFonts w:ascii="Times New Roman" w:hAnsi="Times New Roman"/>
                <w:bCs/>
                <w:lang w:val="en-GB"/>
              </w:rPr>
              <w:t xml:space="preserve">their </w:t>
            </w:r>
            <w:r w:rsidR="00210DC7">
              <w:rPr>
                <w:rFonts w:ascii="Times New Roman" w:hAnsi="Times New Roman"/>
                <w:bCs/>
                <w:lang w:val="en-GB"/>
              </w:rPr>
              <w:t xml:space="preserve">(initial) </w:t>
            </w:r>
            <w:r w:rsidR="007618F6" w:rsidRPr="00803ADF">
              <w:rPr>
                <w:rFonts w:ascii="Times New Roman" w:hAnsi="Times New Roman"/>
                <w:bCs/>
                <w:lang w:val="en-GB"/>
              </w:rPr>
              <w:t>feedback gathered by a u</w:t>
            </w:r>
            <w:r w:rsidR="00437EFB" w:rsidRPr="00803ADF">
              <w:rPr>
                <w:rFonts w:ascii="Times New Roman" w:hAnsi="Times New Roman"/>
                <w:bCs/>
                <w:lang w:val="en-GB"/>
              </w:rPr>
              <w:t xml:space="preserve">ser evaluation survey </w:t>
            </w:r>
          </w:p>
        </w:tc>
      </w:tr>
      <w:tr w:rsidR="00A17CBB" w:rsidRPr="00803ADF" w14:paraId="792F4334" w14:textId="77777777" w:rsidTr="00921441">
        <w:tc>
          <w:tcPr>
            <w:tcW w:w="10205" w:type="dxa"/>
            <w:shd w:val="clear" w:color="auto" w:fill="auto"/>
          </w:tcPr>
          <w:p w14:paraId="1192CA55" w14:textId="023AE1A4" w:rsidR="004B6A44" w:rsidRPr="00803ADF" w:rsidRDefault="004B6A44" w:rsidP="00C87786">
            <w:pPr>
              <w:spacing w:before="60" w:after="60"/>
              <w:jc w:val="both"/>
              <w:rPr>
                <w:rFonts w:ascii="Times New Roman" w:hAnsi="Times New Roman"/>
                <w:bCs/>
                <w:lang w:val="en-GB"/>
              </w:rPr>
            </w:pPr>
            <w:r w:rsidRPr="00803ADF">
              <w:rPr>
                <w:rFonts w:ascii="Times New Roman" w:hAnsi="Times New Roman"/>
                <w:b/>
                <w:lang w:val="en-GB"/>
              </w:rPr>
              <w:t>Type of activity</w:t>
            </w:r>
            <w:r w:rsidRPr="00803ADF">
              <w:rPr>
                <w:rFonts w:ascii="Times New Roman" w:hAnsi="Times New Roman"/>
                <w:bCs/>
                <w:lang w:val="en-GB"/>
              </w:rPr>
              <w:t xml:space="preserve">: </w:t>
            </w:r>
            <w:r w:rsidRPr="00803ADF">
              <w:rPr>
                <w:rFonts w:ascii="Times New Roman" w:hAnsi="Times New Roman"/>
                <w:bCs/>
                <w:u w:val="single"/>
                <w:lang w:val="en-GB"/>
              </w:rPr>
              <w:t>Two-Day Academic</w:t>
            </w:r>
            <w:r w:rsidR="004774D0" w:rsidRPr="00803ADF">
              <w:rPr>
                <w:rFonts w:ascii="Times New Roman" w:hAnsi="Times New Roman"/>
                <w:bCs/>
                <w:u w:val="single"/>
                <w:lang w:val="en-GB"/>
              </w:rPr>
              <w:t>-</w:t>
            </w:r>
            <w:r w:rsidRPr="00803ADF">
              <w:rPr>
                <w:rFonts w:ascii="Times New Roman" w:hAnsi="Times New Roman"/>
                <w:bCs/>
                <w:u w:val="single"/>
                <w:lang w:val="en-GB"/>
              </w:rPr>
              <w:t>Stakeholder Conference</w:t>
            </w:r>
            <w:r w:rsidRPr="00803ADF">
              <w:rPr>
                <w:rFonts w:ascii="Times New Roman" w:hAnsi="Times New Roman"/>
                <w:bCs/>
                <w:lang w:val="en-GB"/>
              </w:rPr>
              <w:t>. This conference is to take place in Amsterdam one year after the EP election in May 2024. Its purpose is to invite external academics and interested stake</w:t>
            </w:r>
            <w:r w:rsidR="008420F8">
              <w:rPr>
                <w:rFonts w:ascii="Times New Roman" w:hAnsi="Times New Roman"/>
                <w:bCs/>
                <w:lang w:val="en-GB"/>
              </w:rPr>
              <w:softHyphen/>
            </w:r>
            <w:r w:rsidRPr="00803ADF">
              <w:rPr>
                <w:rFonts w:ascii="Times New Roman" w:hAnsi="Times New Roman"/>
                <w:bCs/>
                <w:lang w:val="en-GB"/>
              </w:rPr>
              <w:t xml:space="preserve">holders to a) share and discuss key results related to current challenges of liberal democracy (WP5 &amp; WP6), b) receive input on DEMCORE’s further research plans, and c) learn more about related research projects. </w:t>
            </w:r>
            <w:r w:rsidR="004D4A32">
              <w:rPr>
                <w:rFonts w:ascii="Times New Roman" w:hAnsi="Times New Roman"/>
                <w:bCs/>
                <w:lang w:val="en-GB"/>
              </w:rPr>
              <w:t xml:space="preserve">There </w:t>
            </w:r>
            <w:r w:rsidR="004D4A32">
              <w:rPr>
                <w:rFonts w:ascii="Times New Roman" w:hAnsi="Times New Roman"/>
                <w:bCs/>
                <w:lang w:val="en-GB"/>
              </w:rPr>
              <w:lastRenderedPageBreak/>
              <w:t>will</w:t>
            </w:r>
            <w:r w:rsidRPr="00803ADF">
              <w:rPr>
                <w:rFonts w:ascii="Times New Roman" w:hAnsi="Times New Roman"/>
                <w:bCs/>
                <w:lang w:val="en-GB"/>
              </w:rPr>
              <w:t xml:space="preserve"> </w:t>
            </w:r>
            <w:r w:rsidR="004D4A32">
              <w:rPr>
                <w:rFonts w:ascii="Times New Roman" w:hAnsi="Times New Roman"/>
                <w:bCs/>
                <w:lang w:val="en-GB"/>
              </w:rPr>
              <w:t xml:space="preserve">also be </w:t>
            </w:r>
            <w:r w:rsidRPr="00803ADF">
              <w:rPr>
                <w:rFonts w:ascii="Times New Roman" w:hAnsi="Times New Roman"/>
                <w:bCs/>
                <w:lang w:val="en-GB"/>
              </w:rPr>
              <w:t xml:space="preserve">a public debate organised in the centre of Amsterdam (see ‘public debates in EU member states’).  </w:t>
            </w:r>
          </w:p>
          <w:p w14:paraId="0DA7FAAA" w14:textId="77777777" w:rsidR="00C613C0" w:rsidRPr="00803ADF" w:rsidRDefault="004B6A44" w:rsidP="00C613C0">
            <w:pPr>
              <w:spacing w:after="60"/>
              <w:jc w:val="both"/>
              <w:rPr>
                <w:rFonts w:ascii="Times New Roman" w:hAnsi="Times New Roman"/>
                <w:b/>
                <w:lang w:val="en-GB"/>
              </w:rPr>
            </w:pPr>
            <w:r w:rsidRPr="00803ADF">
              <w:rPr>
                <w:rFonts w:ascii="Times New Roman" w:hAnsi="Times New Roman"/>
                <w:b/>
                <w:lang w:val="en-GB"/>
              </w:rPr>
              <w:t xml:space="preserve">Type of strategy: </w:t>
            </w:r>
            <w:r w:rsidR="00C613C0" w:rsidRPr="008F3E90">
              <w:rPr>
                <w:rFonts w:ascii="Times New Roman" w:hAnsi="Times New Roman"/>
                <w:bCs/>
                <w:lang w:val="en-GB"/>
              </w:rPr>
              <w:t>D</w:t>
            </w:r>
            <w:r w:rsidRPr="008F3E90">
              <w:rPr>
                <w:rFonts w:ascii="Times New Roman" w:hAnsi="Times New Roman"/>
                <w:bCs/>
                <w:lang w:val="en-GB"/>
              </w:rPr>
              <w:t>issemination</w:t>
            </w:r>
            <w:r w:rsidRPr="00803ADF">
              <w:rPr>
                <w:rFonts w:ascii="Times New Roman" w:hAnsi="Times New Roman"/>
                <w:bCs/>
                <w:lang w:val="en-GB"/>
              </w:rPr>
              <w:t>, exploitation and communication</w:t>
            </w:r>
            <w:r w:rsidR="00C613C0">
              <w:rPr>
                <w:rFonts w:ascii="Times New Roman" w:hAnsi="Times New Roman"/>
                <w:bCs/>
                <w:lang w:val="en-GB"/>
              </w:rPr>
              <w:t xml:space="preserve"> (and co-creation, see 1.2.9)</w:t>
            </w:r>
          </w:p>
          <w:p w14:paraId="1E65BBAF" w14:textId="77777777" w:rsidR="004B6A44" w:rsidRPr="00803ADF" w:rsidRDefault="004B6A44" w:rsidP="004B6A44">
            <w:pPr>
              <w:spacing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 Academics, national and regional policy-makers, journalists, and representatives from civil society organisations, local citizens</w:t>
            </w:r>
          </w:p>
          <w:p w14:paraId="12F5C264" w14:textId="30AD4804" w:rsidR="00A17CBB" w:rsidRPr="00803ADF" w:rsidRDefault="004B6A44" w:rsidP="004B6A44">
            <w:pPr>
              <w:spacing w:after="120"/>
              <w:jc w:val="both"/>
              <w:rPr>
                <w:rFonts w:ascii="Times New Roman" w:hAnsi="Times New Roman"/>
                <w:bCs/>
                <w:lang w:val="en-GB"/>
              </w:rPr>
            </w:pPr>
            <w:r w:rsidRPr="00803ADF">
              <w:rPr>
                <w:rFonts w:ascii="Times New Roman" w:hAnsi="Times New Roman"/>
                <w:b/>
                <w:lang w:val="en-GB"/>
              </w:rPr>
              <w:t>Measures to verify impact</w:t>
            </w:r>
            <w:r w:rsidRPr="00803ADF">
              <w:rPr>
                <w:rFonts w:ascii="Times New Roman" w:hAnsi="Times New Roman"/>
                <w:bCs/>
                <w:lang w:val="en-GB"/>
              </w:rPr>
              <w:t>: Number of participants, their feedback and their expressions of interests to learn more about and/or further engage with DEMCORE</w:t>
            </w:r>
            <w:r w:rsidR="00B6114B" w:rsidRPr="00803ADF">
              <w:rPr>
                <w:rFonts w:ascii="Times New Roman" w:hAnsi="Times New Roman"/>
                <w:bCs/>
                <w:lang w:val="en-GB"/>
              </w:rPr>
              <w:t>, social media impact (see ‘Twitter account’ below)</w:t>
            </w:r>
          </w:p>
        </w:tc>
      </w:tr>
      <w:tr w:rsidR="00A17CBB" w:rsidRPr="00803ADF" w14:paraId="0BA9AEA1" w14:textId="77777777" w:rsidTr="00921441">
        <w:tc>
          <w:tcPr>
            <w:tcW w:w="10205" w:type="dxa"/>
            <w:shd w:val="clear" w:color="auto" w:fill="F2F2F2" w:themeFill="background1" w:themeFillShade="F2"/>
          </w:tcPr>
          <w:p w14:paraId="5D0F7891" w14:textId="1F22180D" w:rsidR="004B6A44" w:rsidRPr="00803ADF" w:rsidRDefault="004B6A44" w:rsidP="00C87786">
            <w:pPr>
              <w:spacing w:before="60" w:after="60"/>
              <w:jc w:val="both"/>
              <w:rPr>
                <w:rFonts w:ascii="Times New Roman" w:hAnsi="Times New Roman"/>
                <w:bCs/>
                <w:lang w:val="en-GB"/>
              </w:rPr>
            </w:pPr>
            <w:r w:rsidRPr="00803ADF">
              <w:rPr>
                <w:rFonts w:ascii="Times New Roman" w:hAnsi="Times New Roman"/>
                <w:b/>
                <w:lang w:val="en-GB"/>
              </w:rPr>
              <w:lastRenderedPageBreak/>
              <w:t>Type of activity</w:t>
            </w:r>
            <w:r w:rsidRPr="00803ADF">
              <w:rPr>
                <w:rFonts w:ascii="Times New Roman" w:hAnsi="Times New Roman"/>
                <w:bCs/>
                <w:lang w:val="en-GB"/>
              </w:rPr>
              <w:t xml:space="preserve">: </w:t>
            </w:r>
            <w:r w:rsidRPr="00803ADF">
              <w:rPr>
                <w:rFonts w:ascii="Times New Roman" w:hAnsi="Times New Roman"/>
                <w:bCs/>
                <w:u w:val="single"/>
                <w:lang w:val="en-GB"/>
              </w:rPr>
              <w:t>Public debates in EU member states.</w:t>
            </w:r>
            <w:r w:rsidRPr="00803ADF">
              <w:rPr>
                <w:rFonts w:ascii="Times New Roman" w:hAnsi="Times New Roman"/>
                <w:bCs/>
                <w:lang w:val="en-GB"/>
              </w:rPr>
              <w:t xml:space="preserve"> DEMCORE’s consortium members will organise several public debates between academics and national/regional stakeholders to disseminate and openly discuss DEMCORE’s key findings and their implications with citizens and interested stakeholders. </w:t>
            </w:r>
            <w:r w:rsidR="0044551E" w:rsidRPr="00803ADF">
              <w:rPr>
                <w:rFonts w:ascii="Times New Roman" w:hAnsi="Times New Roman"/>
                <w:bCs/>
                <w:lang w:val="en-GB"/>
              </w:rPr>
              <w:t>Prime l</w:t>
            </w:r>
            <w:r w:rsidRPr="00803ADF">
              <w:rPr>
                <w:rFonts w:ascii="Times New Roman" w:hAnsi="Times New Roman"/>
                <w:bCs/>
                <w:lang w:val="en-GB"/>
              </w:rPr>
              <w:t xml:space="preserve">ocations include Amsterdam, Cologne, </w:t>
            </w:r>
            <w:r w:rsidR="00437EFB" w:rsidRPr="00803ADF">
              <w:rPr>
                <w:rFonts w:ascii="Times New Roman" w:hAnsi="Times New Roman"/>
                <w:bCs/>
                <w:lang w:val="en-GB"/>
              </w:rPr>
              <w:t xml:space="preserve">Copenhagen, </w:t>
            </w:r>
            <w:r w:rsidRPr="00803ADF">
              <w:rPr>
                <w:rFonts w:ascii="Times New Roman" w:hAnsi="Times New Roman"/>
                <w:bCs/>
                <w:lang w:val="en-GB"/>
              </w:rPr>
              <w:t xml:space="preserve">Milan, Paris, and Warsaw. </w:t>
            </w:r>
          </w:p>
          <w:p w14:paraId="35913E0D" w14:textId="77777777" w:rsidR="004B6A44" w:rsidRPr="00803ADF" w:rsidRDefault="004B6A44" w:rsidP="004B6A44">
            <w:pPr>
              <w:spacing w:after="60"/>
              <w:jc w:val="both"/>
              <w:rPr>
                <w:rFonts w:ascii="Times New Roman" w:hAnsi="Times New Roman"/>
                <w:b/>
                <w:lang w:val="en-GB"/>
              </w:rPr>
            </w:pPr>
            <w:r w:rsidRPr="00803ADF">
              <w:rPr>
                <w:rFonts w:ascii="Times New Roman" w:hAnsi="Times New Roman"/>
                <w:b/>
                <w:lang w:val="en-GB"/>
              </w:rPr>
              <w:t>Type of strategy:</w:t>
            </w:r>
            <w:r w:rsidRPr="00803ADF">
              <w:rPr>
                <w:rFonts w:ascii="Times New Roman" w:hAnsi="Times New Roman"/>
                <w:bCs/>
                <w:lang w:val="en-GB"/>
              </w:rPr>
              <w:t xml:space="preserve"> Dissemination, exploitation and communication</w:t>
            </w:r>
          </w:p>
          <w:p w14:paraId="2006375D" w14:textId="77777777" w:rsidR="004B6A44" w:rsidRPr="00803ADF" w:rsidRDefault="004B6A44" w:rsidP="004B6A44">
            <w:pPr>
              <w:spacing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 National and regional policy-makers, journalists, and representatives from civil society organisations, local citizens</w:t>
            </w:r>
          </w:p>
          <w:p w14:paraId="253209AB" w14:textId="648969CC" w:rsidR="00A17CBB" w:rsidRPr="00803ADF" w:rsidRDefault="004B6A44" w:rsidP="004B6A44">
            <w:pPr>
              <w:spacing w:after="120"/>
              <w:jc w:val="both"/>
              <w:rPr>
                <w:rFonts w:ascii="Times New Roman" w:hAnsi="Times New Roman"/>
                <w:bCs/>
                <w:lang w:val="en-GB"/>
              </w:rPr>
            </w:pPr>
            <w:r w:rsidRPr="00803ADF">
              <w:rPr>
                <w:rFonts w:ascii="Times New Roman" w:hAnsi="Times New Roman"/>
                <w:b/>
                <w:lang w:val="en-GB"/>
              </w:rPr>
              <w:t>Measures to verify impact</w:t>
            </w:r>
            <w:r w:rsidRPr="00803ADF">
              <w:rPr>
                <w:rFonts w:ascii="Times New Roman" w:hAnsi="Times New Roman"/>
                <w:bCs/>
                <w:lang w:val="en-GB"/>
              </w:rPr>
              <w:t>: Number of participants, their feedback and their expressions of interest to learn more about and/or further engage with DEMCORE</w:t>
            </w:r>
            <w:r w:rsidR="004D4A32">
              <w:rPr>
                <w:rFonts w:ascii="Times New Roman" w:hAnsi="Times New Roman"/>
                <w:bCs/>
                <w:lang w:val="en-GB"/>
              </w:rPr>
              <w:t>;</w:t>
            </w:r>
            <w:r w:rsidR="0044551E" w:rsidRPr="00803ADF">
              <w:rPr>
                <w:rFonts w:ascii="Times New Roman" w:hAnsi="Times New Roman"/>
                <w:bCs/>
                <w:lang w:val="en-GB"/>
              </w:rPr>
              <w:t xml:space="preserve"> social media impact (see ‘Twitter account’ below)</w:t>
            </w:r>
          </w:p>
        </w:tc>
      </w:tr>
      <w:tr w:rsidR="00A17CBB" w:rsidRPr="00803ADF" w14:paraId="2FAAEDDC" w14:textId="77777777" w:rsidTr="00921441">
        <w:tc>
          <w:tcPr>
            <w:tcW w:w="10205" w:type="dxa"/>
            <w:shd w:val="clear" w:color="auto" w:fill="auto"/>
          </w:tcPr>
          <w:p w14:paraId="07121070" w14:textId="1EFB6A90" w:rsidR="004B6A44" w:rsidRPr="00803ADF" w:rsidRDefault="004B6A44" w:rsidP="00C87786">
            <w:pPr>
              <w:spacing w:before="60" w:after="60"/>
              <w:jc w:val="both"/>
              <w:rPr>
                <w:rFonts w:ascii="Times New Roman" w:hAnsi="Times New Roman"/>
                <w:bCs/>
                <w:lang w:val="en-GB"/>
              </w:rPr>
            </w:pPr>
            <w:r w:rsidRPr="00803ADF">
              <w:rPr>
                <w:rFonts w:ascii="Times New Roman" w:hAnsi="Times New Roman"/>
                <w:b/>
                <w:lang w:val="en-GB"/>
              </w:rPr>
              <w:t>Type of activity</w:t>
            </w:r>
            <w:r w:rsidRPr="00803ADF">
              <w:rPr>
                <w:rFonts w:ascii="Times New Roman" w:hAnsi="Times New Roman"/>
                <w:bCs/>
                <w:lang w:val="en-GB"/>
              </w:rPr>
              <w:t xml:space="preserve">: </w:t>
            </w:r>
            <w:r w:rsidRPr="00803ADF">
              <w:rPr>
                <w:rFonts w:ascii="Times New Roman" w:hAnsi="Times New Roman"/>
                <w:bCs/>
                <w:u w:val="single"/>
                <w:lang w:val="en-GB"/>
              </w:rPr>
              <w:t xml:space="preserve">Three flagship </w:t>
            </w:r>
            <w:r w:rsidR="00D16749">
              <w:rPr>
                <w:rFonts w:ascii="Times New Roman" w:hAnsi="Times New Roman"/>
                <w:bCs/>
                <w:u w:val="single"/>
                <w:lang w:val="en-GB"/>
              </w:rPr>
              <w:t xml:space="preserve">policy </w:t>
            </w:r>
            <w:commentRangeStart w:id="18"/>
            <w:r w:rsidRPr="00803ADF">
              <w:rPr>
                <w:rFonts w:ascii="Times New Roman" w:hAnsi="Times New Roman"/>
                <w:bCs/>
                <w:u w:val="single"/>
                <w:lang w:val="en-GB"/>
              </w:rPr>
              <w:t>reports</w:t>
            </w:r>
            <w:commentRangeEnd w:id="18"/>
            <w:r w:rsidR="000B4F02">
              <w:rPr>
                <w:rStyle w:val="CommentReference"/>
                <w:szCs w:val="20"/>
              </w:rPr>
              <w:commentReference w:id="18"/>
            </w:r>
            <w:r w:rsidRPr="00803ADF">
              <w:rPr>
                <w:rFonts w:ascii="Times New Roman" w:hAnsi="Times New Roman"/>
                <w:bCs/>
                <w:lang w:val="en-GB"/>
              </w:rPr>
              <w:t xml:space="preserve">. </w:t>
            </w:r>
            <w:r w:rsidR="004774D0" w:rsidRPr="00803ADF">
              <w:rPr>
                <w:rFonts w:ascii="Times New Roman" w:hAnsi="Times New Roman"/>
                <w:bCs/>
                <w:lang w:val="en-GB"/>
              </w:rPr>
              <w:t xml:space="preserve">DEMCORE will publish three flagship </w:t>
            </w:r>
            <w:r w:rsidR="00D16749">
              <w:rPr>
                <w:rFonts w:ascii="Times New Roman" w:hAnsi="Times New Roman"/>
                <w:bCs/>
                <w:lang w:val="en-GB"/>
              </w:rPr>
              <w:t xml:space="preserve">policy </w:t>
            </w:r>
            <w:r w:rsidR="004774D0" w:rsidRPr="00803ADF">
              <w:rPr>
                <w:rFonts w:ascii="Times New Roman" w:hAnsi="Times New Roman"/>
                <w:bCs/>
                <w:lang w:val="en-GB"/>
              </w:rPr>
              <w:t xml:space="preserve">reports that cut across the whole project. </w:t>
            </w:r>
            <w:r w:rsidR="00D16749">
              <w:rPr>
                <w:rFonts w:ascii="Times New Roman" w:hAnsi="Times New Roman"/>
                <w:bCs/>
                <w:lang w:val="en-GB"/>
              </w:rPr>
              <w:t>Alongside a synthesis of the results from the specific reports in individual Work Packages</w:t>
            </w:r>
            <w:r w:rsidR="00FE239C">
              <w:rPr>
                <w:rFonts w:ascii="Times New Roman" w:hAnsi="Times New Roman"/>
                <w:bCs/>
                <w:lang w:val="en-GB"/>
              </w:rPr>
              <w:t>, each flagship policy repo</w:t>
            </w:r>
            <w:r w:rsidR="00FE239C" w:rsidRPr="008771F8">
              <w:rPr>
                <w:rFonts w:ascii="Times New Roman" w:hAnsi="Times New Roman"/>
                <w:bCs/>
                <w:lang w:val="en-GB"/>
              </w:rPr>
              <w:t>rt</w:t>
            </w:r>
            <w:r w:rsidR="00D16749" w:rsidRPr="008771F8">
              <w:rPr>
                <w:rFonts w:ascii="Times New Roman" w:hAnsi="Times New Roman"/>
                <w:bCs/>
                <w:lang w:val="en-GB"/>
              </w:rPr>
              <w:t xml:space="preserve"> will include specific policy recommendations.</w:t>
            </w:r>
            <w:r w:rsidR="00D16749">
              <w:rPr>
                <w:rFonts w:ascii="Times New Roman" w:hAnsi="Times New Roman"/>
                <w:bCs/>
                <w:lang w:val="en-GB"/>
              </w:rPr>
              <w:t xml:space="preserve"> </w:t>
            </w:r>
            <w:r w:rsidR="004774D0" w:rsidRPr="00803ADF">
              <w:rPr>
                <w:rFonts w:ascii="Times New Roman" w:hAnsi="Times New Roman"/>
                <w:bCs/>
                <w:lang w:val="en-GB"/>
              </w:rPr>
              <w:t xml:space="preserve">The first report will </w:t>
            </w:r>
            <w:r w:rsidR="004E32B9" w:rsidRPr="00803ADF">
              <w:rPr>
                <w:rFonts w:ascii="Times New Roman" w:hAnsi="Times New Roman"/>
                <w:bCs/>
                <w:lang w:val="en-GB"/>
              </w:rPr>
              <w:t xml:space="preserve">highlight </w:t>
            </w:r>
            <w:r w:rsidR="004774D0" w:rsidRPr="00803ADF">
              <w:rPr>
                <w:rFonts w:ascii="Times New Roman" w:hAnsi="Times New Roman"/>
                <w:bCs/>
                <w:lang w:val="en-GB"/>
              </w:rPr>
              <w:t xml:space="preserve">the long-term trends in public support for liberal democracy </w:t>
            </w:r>
            <w:r w:rsidR="008771F8">
              <w:rPr>
                <w:rFonts w:ascii="Times New Roman" w:hAnsi="Times New Roman"/>
                <w:bCs/>
                <w:lang w:val="en-GB"/>
              </w:rPr>
              <w:t xml:space="preserve">and </w:t>
            </w:r>
            <w:r w:rsidR="008771F8" w:rsidRPr="000B4F02">
              <w:rPr>
                <w:rFonts w:ascii="Times New Roman" w:hAnsi="Times New Roman"/>
                <w:b/>
                <w:lang w:val="en-GB"/>
              </w:rPr>
              <w:t xml:space="preserve">recommend </w:t>
            </w:r>
            <w:bookmarkStart w:id="19" w:name="_Hlk84159785"/>
            <w:r w:rsidR="008771F8" w:rsidRPr="000B4F02">
              <w:rPr>
                <w:rFonts w:ascii="Times New Roman" w:hAnsi="Times New Roman"/>
                <w:b/>
                <w:lang w:val="en-GB"/>
              </w:rPr>
              <w:t>new measures to capture this support comprehensively to be able to monitor it in the future</w:t>
            </w:r>
            <w:bookmarkEnd w:id="19"/>
            <w:r w:rsidR="008771F8">
              <w:rPr>
                <w:rFonts w:ascii="Times New Roman" w:hAnsi="Times New Roman"/>
                <w:bCs/>
                <w:lang w:val="en-GB"/>
              </w:rPr>
              <w:t xml:space="preserve"> (e.g. in the EC’s Eurobarometer)</w:t>
            </w:r>
            <w:r w:rsidR="004774D0" w:rsidRPr="00803ADF">
              <w:rPr>
                <w:rFonts w:ascii="Times New Roman" w:hAnsi="Times New Roman"/>
                <w:bCs/>
                <w:lang w:val="en-GB"/>
              </w:rPr>
              <w:t xml:space="preserve">. The second report will zoom in on the </w:t>
            </w:r>
            <w:r w:rsidR="004E32B9" w:rsidRPr="00803ADF">
              <w:rPr>
                <w:rFonts w:ascii="Times New Roman" w:hAnsi="Times New Roman"/>
                <w:bCs/>
                <w:lang w:val="en-GB"/>
              </w:rPr>
              <w:t xml:space="preserve">challenges related to the </w:t>
            </w:r>
            <w:r w:rsidR="004774D0" w:rsidRPr="00803ADF">
              <w:rPr>
                <w:rFonts w:ascii="Times New Roman" w:hAnsi="Times New Roman"/>
                <w:bCs/>
                <w:lang w:val="en-GB"/>
              </w:rPr>
              <w:t xml:space="preserve">contestation of liberal </w:t>
            </w:r>
            <w:r w:rsidR="004E32B9" w:rsidRPr="00803ADF">
              <w:rPr>
                <w:rFonts w:ascii="Times New Roman" w:hAnsi="Times New Roman"/>
                <w:bCs/>
                <w:lang w:val="en-GB"/>
              </w:rPr>
              <w:t>democratic ideals in the interplay of political elites and European citizens</w:t>
            </w:r>
            <w:r w:rsidR="000B4F02">
              <w:rPr>
                <w:rFonts w:ascii="Times New Roman" w:hAnsi="Times New Roman"/>
                <w:bCs/>
                <w:lang w:val="en-GB"/>
              </w:rPr>
              <w:t xml:space="preserve"> and </w:t>
            </w:r>
            <w:r w:rsidR="000B4F02" w:rsidRPr="000B4F02">
              <w:rPr>
                <w:rFonts w:ascii="Times New Roman" w:hAnsi="Times New Roman"/>
                <w:b/>
                <w:lang w:val="en-GB"/>
              </w:rPr>
              <w:t>derive recommendations on how to spot and evaluate warning signs</w:t>
            </w:r>
            <w:r w:rsidR="000B4F02">
              <w:rPr>
                <w:rFonts w:ascii="Times New Roman" w:hAnsi="Times New Roman"/>
                <w:bCs/>
                <w:lang w:val="en-GB"/>
              </w:rPr>
              <w:t xml:space="preserve"> with respect to the diffusion and of illiberal appeals and attractiveness of illiberal platforms</w:t>
            </w:r>
            <w:r w:rsidR="004E32B9" w:rsidRPr="00803ADF">
              <w:rPr>
                <w:rFonts w:ascii="Times New Roman" w:hAnsi="Times New Roman"/>
                <w:bCs/>
                <w:lang w:val="en-GB"/>
              </w:rPr>
              <w:t xml:space="preserve">. The third report will </w:t>
            </w:r>
            <w:r w:rsidR="000B4F02">
              <w:rPr>
                <w:rFonts w:ascii="Times New Roman" w:hAnsi="Times New Roman"/>
                <w:bCs/>
                <w:lang w:val="en-GB"/>
              </w:rPr>
              <w:t>highlight</w:t>
            </w:r>
            <w:r w:rsidR="000B4F02" w:rsidRPr="000B4F02">
              <w:rPr>
                <w:rFonts w:ascii="Times New Roman" w:hAnsi="Times New Roman"/>
                <w:bCs/>
                <w:lang w:val="en-GB"/>
              </w:rPr>
              <w:t xml:space="preserve"> </w:t>
            </w:r>
            <w:r w:rsidR="000B4F02">
              <w:rPr>
                <w:rFonts w:ascii="Times New Roman" w:hAnsi="Times New Roman"/>
                <w:bCs/>
                <w:lang w:val="en-GB"/>
              </w:rPr>
              <w:t>future</w:t>
            </w:r>
            <w:r w:rsidR="000B4F02" w:rsidRPr="000B4F02">
              <w:rPr>
                <w:rFonts w:ascii="Times New Roman" w:hAnsi="Times New Roman"/>
                <w:bCs/>
                <w:lang w:val="en-GB"/>
              </w:rPr>
              <w:t xml:space="preserve"> implications for democratic governance </w:t>
            </w:r>
            <w:r w:rsidR="000B4F02">
              <w:rPr>
                <w:rFonts w:ascii="Times New Roman" w:hAnsi="Times New Roman"/>
                <w:bCs/>
                <w:lang w:val="en-GB"/>
              </w:rPr>
              <w:t xml:space="preserve">and </w:t>
            </w:r>
            <w:r w:rsidR="004E32B9" w:rsidRPr="00803ADF">
              <w:rPr>
                <w:rFonts w:ascii="Times New Roman" w:hAnsi="Times New Roman"/>
                <w:bCs/>
                <w:lang w:val="en-GB"/>
              </w:rPr>
              <w:t xml:space="preserve">provide </w:t>
            </w:r>
            <w:r w:rsidR="000B4F02">
              <w:rPr>
                <w:rFonts w:ascii="Times New Roman" w:hAnsi="Times New Roman"/>
                <w:bCs/>
                <w:lang w:val="en-GB"/>
              </w:rPr>
              <w:t xml:space="preserve">specific </w:t>
            </w:r>
            <w:r w:rsidR="004E32B9" w:rsidRPr="000B4F02">
              <w:rPr>
                <w:rFonts w:ascii="Times New Roman" w:hAnsi="Times New Roman"/>
                <w:b/>
                <w:lang w:val="en-GB"/>
              </w:rPr>
              <w:t>recommendations on how to address ‘illiberal democratic’ preferences and counter illiberal appeals</w:t>
            </w:r>
            <w:r w:rsidR="004E32B9" w:rsidRPr="00803ADF">
              <w:rPr>
                <w:rFonts w:ascii="Times New Roman" w:hAnsi="Times New Roman"/>
                <w:bCs/>
                <w:lang w:val="en-GB"/>
              </w:rPr>
              <w:t xml:space="preserve">. </w:t>
            </w:r>
            <w:r w:rsidR="000B4F02">
              <w:rPr>
                <w:rFonts w:ascii="Times New Roman" w:hAnsi="Times New Roman"/>
                <w:bCs/>
                <w:lang w:val="en-GB"/>
              </w:rPr>
              <w:t>Next to their direct dissemination to relevant stakeholders, a</w:t>
            </w:r>
            <w:r w:rsidR="005F077E">
              <w:rPr>
                <w:rFonts w:ascii="Times New Roman" w:hAnsi="Times New Roman"/>
                <w:bCs/>
                <w:lang w:val="en-GB"/>
              </w:rPr>
              <w:t xml:space="preserve">ll three reports will also be published on the project website and </w:t>
            </w:r>
            <w:r w:rsidR="00CA51CC">
              <w:rPr>
                <w:rFonts w:ascii="Times New Roman" w:hAnsi="Times New Roman"/>
                <w:bCs/>
                <w:lang w:val="en-GB"/>
              </w:rPr>
              <w:t xml:space="preserve">further </w:t>
            </w:r>
            <w:r w:rsidR="005F077E">
              <w:rPr>
                <w:rFonts w:ascii="Times New Roman" w:hAnsi="Times New Roman"/>
                <w:bCs/>
                <w:lang w:val="en-GB"/>
              </w:rPr>
              <w:t xml:space="preserve">disseminated via the project’s Twitter account. </w:t>
            </w:r>
          </w:p>
          <w:p w14:paraId="5B0D41BF" w14:textId="77777777" w:rsidR="004B6A44" w:rsidRPr="00803ADF" w:rsidRDefault="004B6A44" w:rsidP="004B6A44">
            <w:pPr>
              <w:spacing w:after="60"/>
              <w:jc w:val="both"/>
              <w:rPr>
                <w:rFonts w:ascii="Times New Roman" w:hAnsi="Times New Roman"/>
                <w:b/>
                <w:lang w:val="en-GB"/>
              </w:rPr>
            </w:pPr>
            <w:r w:rsidRPr="00803ADF">
              <w:rPr>
                <w:rFonts w:ascii="Times New Roman" w:hAnsi="Times New Roman"/>
                <w:b/>
                <w:lang w:val="en-GB"/>
              </w:rPr>
              <w:t>Type of strategy:</w:t>
            </w:r>
            <w:r w:rsidRPr="00803ADF">
              <w:rPr>
                <w:rFonts w:ascii="Times New Roman" w:hAnsi="Times New Roman"/>
                <w:bCs/>
                <w:lang w:val="en-GB"/>
              </w:rPr>
              <w:t xml:space="preserve"> Dissemination, exploitation and communication</w:t>
            </w:r>
          </w:p>
          <w:p w14:paraId="26A02AE8" w14:textId="4F4A90BE" w:rsidR="004B6A44" w:rsidRPr="00803ADF" w:rsidRDefault="004B6A44" w:rsidP="004B6A44">
            <w:pPr>
              <w:spacing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 xml:space="preserve">: </w:t>
            </w:r>
            <w:r w:rsidR="00B6114B" w:rsidRPr="00803ADF">
              <w:rPr>
                <w:rFonts w:ascii="Times New Roman" w:hAnsi="Times New Roman"/>
                <w:bCs/>
                <w:lang w:val="en-GB"/>
              </w:rPr>
              <w:t>EU-level, national and regional policy-makers, NGOs and civil society organisations</w:t>
            </w:r>
          </w:p>
          <w:p w14:paraId="079D113C" w14:textId="40D272C3" w:rsidR="00A17CBB" w:rsidRPr="00803ADF" w:rsidRDefault="004B6A44" w:rsidP="004B6A44">
            <w:pPr>
              <w:spacing w:after="120"/>
              <w:jc w:val="both"/>
              <w:rPr>
                <w:rFonts w:ascii="Times New Roman" w:hAnsi="Times New Roman"/>
                <w:bCs/>
                <w:highlight w:val="yellow"/>
                <w:lang w:val="en-GB"/>
              </w:rPr>
            </w:pPr>
            <w:r w:rsidRPr="00803ADF">
              <w:rPr>
                <w:rFonts w:ascii="Times New Roman" w:hAnsi="Times New Roman"/>
                <w:b/>
                <w:lang w:val="en-GB"/>
              </w:rPr>
              <w:t xml:space="preserve">Measures to verify impact: </w:t>
            </w:r>
            <w:r w:rsidR="005F077E" w:rsidRPr="005F077E">
              <w:rPr>
                <w:rFonts w:ascii="Times New Roman" w:hAnsi="Times New Roman"/>
                <w:bCs/>
                <w:lang w:val="en-GB"/>
              </w:rPr>
              <w:t>Number of stakeholders that receive reports, their feedback and their expressions of interests to learn more about and/or further engage with DEMCORE</w:t>
            </w:r>
            <w:r w:rsidR="005F077E">
              <w:rPr>
                <w:rFonts w:ascii="Times New Roman" w:hAnsi="Times New Roman"/>
                <w:bCs/>
                <w:lang w:val="en-GB"/>
              </w:rPr>
              <w:t>; w</w:t>
            </w:r>
            <w:r w:rsidR="005F077E" w:rsidRPr="00803ADF">
              <w:rPr>
                <w:rFonts w:ascii="Times New Roman" w:hAnsi="Times New Roman"/>
                <w:bCs/>
                <w:lang w:val="en-GB"/>
              </w:rPr>
              <w:t>ebsite analytics</w:t>
            </w:r>
            <w:r w:rsidR="005F077E">
              <w:rPr>
                <w:rFonts w:ascii="Times New Roman" w:hAnsi="Times New Roman"/>
                <w:bCs/>
                <w:lang w:val="en-GB"/>
              </w:rPr>
              <w:t xml:space="preserve"> </w:t>
            </w:r>
            <w:r w:rsidR="005F077E" w:rsidRPr="00803ADF">
              <w:rPr>
                <w:rFonts w:ascii="Times New Roman" w:hAnsi="Times New Roman"/>
                <w:bCs/>
                <w:lang w:val="en-GB"/>
              </w:rPr>
              <w:t>(see ‘</w:t>
            </w:r>
            <w:r w:rsidR="005F077E">
              <w:rPr>
                <w:rFonts w:ascii="Times New Roman" w:hAnsi="Times New Roman"/>
                <w:bCs/>
                <w:lang w:val="en-GB"/>
              </w:rPr>
              <w:t>Website</w:t>
            </w:r>
            <w:r w:rsidR="005F077E" w:rsidRPr="00803ADF">
              <w:rPr>
                <w:rFonts w:ascii="Times New Roman" w:hAnsi="Times New Roman"/>
                <w:bCs/>
                <w:lang w:val="en-GB"/>
              </w:rPr>
              <w:t>’ below)</w:t>
            </w:r>
          </w:p>
        </w:tc>
      </w:tr>
      <w:tr w:rsidR="00A17CBB" w:rsidRPr="00803ADF" w14:paraId="28B0EC99" w14:textId="77777777" w:rsidTr="00921441">
        <w:tc>
          <w:tcPr>
            <w:tcW w:w="10205" w:type="dxa"/>
            <w:shd w:val="clear" w:color="auto" w:fill="F2F2F2" w:themeFill="background1" w:themeFillShade="F2"/>
          </w:tcPr>
          <w:p w14:paraId="417682E3" w14:textId="17C18BB3" w:rsidR="00B6114B" w:rsidRPr="00803ADF" w:rsidRDefault="004B6A44" w:rsidP="00B6114B">
            <w:pPr>
              <w:spacing w:before="60" w:after="60"/>
              <w:jc w:val="both"/>
              <w:rPr>
                <w:rFonts w:ascii="Times New Roman" w:hAnsi="Times New Roman"/>
                <w:bCs/>
                <w:lang w:val="en-GB"/>
              </w:rPr>
            </w:pPr>
            <w:r w:rsidRPr="00803ADF">
              <w:rPr>
                <w:rFonts w:ascii="Times New Roman" w:hAnsi="Times New Roman"/>
                <w:b/>
                <w:lang w:val="en-GB"/>
              </w:rPr>
              <w:t>Type of activity</w:t>
            </w:r>
            <w:r w:rsidRPr="00803ADF">
              <w:rPr>
                <w:rFonts w:ascii="Times New Roman" w:hAnsi="Times New Roman"/>
                <w:bCs/>
                <w:lang w:val="en-GB"/>
              </w:rPr>
              <w:t xml:space="preserve">: </w:t>
            </w:r>
            <w:r w:rsidR="00B6114B" w:rsidRPr="00803ADF">
              <w:rPr>
                <w:rFonts w:ascii="Times New Roman" w:hAnsi="Times New Roman"/>
                <w:bCs/>
                <w:u w:val="single"/>
                <w:lang w:val="en-GB"/>
              </w:rPr>
              <w:t>Liberal democracy knowledge clips</w:t>
            </w:r>
            <w:r w:rsidRPr="00803ADF">
              <w:rPr>
                <w:rFonts w:ascii="Times New Roman" w:hAnsi="Times New Roman"/>
                <w:bCs/>
                <w:lang w:val="en-GB"/>
              </w:rPr>
              <w:t xml:space="preserve">. </w:t>
            </w:r>
            <w:r w:rsidR="00B6114B" w:rsidRPr="00803ADF">
              <w:rPr>
                <w:rFonts w:ascii="Times New Roman" w:hAnsi="Times New Roman"/>
                <w:bCs/>
                <w:lang w:val="en-GB"/>
              </w:rPr>
              <w:t xml:space="preserve">DEMCORE will create a series of short knowledge clips about </w:t>
            </w:r>
            <w:r w:rsidR="005D236C">
              <w:rPr>
                <w:rFonts w:ascii="Times New Roman" w:hAnsi="Times New Roman"/>
                <w:bCs/>
                <w:lang w:val="en-GB"/>
              </w:rPr>
              <w:t xml:space="preserve">long-term </w:t>
            </w:r>
            <w:r w:rsidR="005D236C" w:rsidRPr="005D236C">
              <w:rPr>
                <w:rFonts w:ascii="Times New Roman" w:hAnsi="Times New Roman"/>
                <w:bCs/>
                <w:lang w:val="en-GB"/>
              </w:rPr>
              <w:t>trends of support for liberal democracy among European citizens and political parties</w:t>
            </w:r>
            <w:r w:rsidR="00B6114B" w:rsidRPr="00803ADF">
              <w:rPr>
                <w:rFonts w:ascii="Times New Roman" w:hAnsi="Times New Roman"/>
                <w:bCs/>
                <w:lang w:val="en-GB"/>
              </w:rPr>
              <w:t xml:space="preserve"> </w:t>
            </w:r>
            <w:r w:rsidR="005D236C">
              <w:rPr>
                <w:rFonts w:ascii="Times New Roman" w:hAnsi="Times New Roman"/>
                <w:bCs/>
                <w:lang w:val="en-GB"/>
              </w:rPr>
              <w:t>in relation to our first objective</w:t>
            </w:r>
            <w:r w:rsidR="005D236C" w:rsidRPr="005D236C">
              <w:rPr>
                <w:rFonts w:ascii="Times New Roman" w:hAnsi="Times New Roman"/>
                <w:bCs/>
                <w:lang w:val="en-GB"/>
              </w:rPr>
              <w:t>.</w:t>
            </w:r>
            <w:r w:rsidR="00B6114B" w:rsidRPr="00803ADF">
              <w:rPr>
                <w:rFonts w:ascii="Times New Roman" w:hAnsi="Times New Roman"/>
                <w:bCs/>
                <w:lang w:val="en-GB"/>
              </w:rPr>
              <w:t xml:space="preserve"> </w:t>
            </w:r>
            <w:r w:rsidR="008374AA" w:rsidRPr="00803ADF">
              <w:rPr>
                <w:rFonts w:ascii="Times New Roman" w:hAnsi="Times New Roman"/>
                <w:bCs/>
                <w:lang w:val="en-GB"/>
              </w:rPr>
              <w:t xml:space="preserve">The clips will be made in collaboration with the MFI </w:t>
            </w:r>
            <w:r w:rsidR="00276BB2" w:rsidRPr="00803ADF">
              <w:rPr>
                <w:rFonts w:ascii="Times New Roman" w:hAnsi="Times New Roman"/>
                <w:bCs/>
                <w:lang w:val="en-GB"/>
              </w:rPr>
              <w:t>Centre</w:t>
            </w:r>
            <w:r w:rsidR="008374AA" w:rsidRPr="00803ADF">
              <w:rPr>
                <w:rFonts w:ascii="Times New Roman" w:hAnsi="Times New Roman"/>
                <w:bCs/>
                <w:lang w:val="en-GB"/>
              </w:rPr>
              <w:t xml:space="preserve"> at SDU, which has extensive experience in making media industry-oriented materials</w:t>
            </w:r>
            <w:r w:rsidR="008A7796">
              <w:rPr>
                <w:rFonts w:ascii="Times New Roman" w:hAnsi="Times New Roman"/>
                <w:bCs/>
                <w:lang w:val="en-GB"/>
              </w:rPr>
              <w:t>, is well connected to journalism schools</w:t>
            </w:r>
            <w:r w:rsidR="008374AA" w:rsidRPr="00803ADF">
              <w:rPr>
                <w:rFonts w:ascii="Times New Roman" w:hAnsi="Times New Roman"/>
                <w:bCs/>
                <w:lang w:val="en-GB"/>
              </w:rPr>
              <w:t xml:space="preserve"> and is well centred for (inter)national networks.</w:t>
            </w:r>
            <w:r w:rsidR="005D236C">
              <w:rPr>
                <w:rFonts w:ascii="Times New Roman" w:hAnsi="Times New Roman"/>
                <w:bCs/>
                <w:lang w:val="en-GB"/>
              </w:rPr>
              <w:t xml:space="preserve"> </w:t>
            </w:r>
            <w:r w:rsidR="006E07F4">
              <w:rPr>
                <w:rFonts w:ascii="Times New Roman" w:hAnsi="Times New Roman"/>
                <w:bCs/>
                <w:lang w:val="en-GB"/>
              </w:rPr>
              <w:t xml:space="preserve">Each one </w:t>
            </w:r>
            <w:r w:rsidR="005D236C" w:rsidRPr="005D236C">
              <w:rPr>
                <w:rFonts w:ascii="Times New Roman" w:hAnsi="Times New Roman"/>
                <w:bCs/>
                <w:lang w:val="en-GB"/>
              </w:rPr>
              <w:t>version will be made for journalists and journalism schools</w:t>
            </w:r>
            <w:r w:rsidR="00B10FBF">
              <w:rPr>
                <w:rFonts w:ascii="Times New Roman" w:hAnsi="Times New Roman"/>
                <w:bCs/>
                <w:lang w:val="en-GB"/>
              </w:rPr>
              <w:t xml:space="preserve"> </w:t>
            </w:r>
            <w:r w:rsidR="006E07F4">
              <w:rPr>
                <w:rFonts w:ascii="Times New Roman" w:hAnsi="Times New Roman"/>
                <w:bCs/>
                <w:lang w:val="en-GB"/>
              </w:rPr>
              <w:t>to be used also beyond the project’s lifespan</w:t>
            </w:r>
            <w:r w:rsidR="005D236C" w:rsidRPr="005D236C">
              <w:rPr>
                <w:rFonts w:ascii="Times New Roman" w:hAnsi="Times New Roman"/>
                <w:bCs/>
                <w:lang w:val="en-GB"/>
              </w:rPr>
              <w:t>.</w:t>
            </w:r>
          </w:p>
          <w:p w14:paraId="638F4ED2" w14:textId="77777777" w:rsidR="004B6A44" w:rsidRPr="00803ADF" w:rsidRDefault="004B6A44" w:rsidP="004B6A44">
            <w:pPr>
              <w:spacing w:after="60"/>
              <w:jc w:val="both"/>
              <w:rPr>
                <w:rFonts w:ascii="Times New Roman" w:hAnsi="Times New Roman"/>
                <w:b/>
                <w:lang w:val="en-GB"/>
              </w:rPr>
            </w:pPr>
            <w:r w:rsidRPr="00803ADF">
              <w:rPr>
                <w:rFonts w:ascii="Times New Roman" w:hAnsi="Times New Roman"/>
                <w:b/>
                <w:lang w:val="en-GB"/>
              </w:rPr>
              <w:t>Type of strategy:</w:t>
            </w:r>
            <w:r w:rsidRPr="00803ADF">
              <w:rPr>
                <w:rFonts w:ascii="Times New Roman" w:hAnsi="Times New Roman"/>
                <w:bCs/>
                <w:lang w:val="en-GB"/>
              </w:rPr>
              <w:t xml:space="preserve"> Dissemination, exploitation and communication</w:t>
            </w:r>
          </w:p>
          <w:p w14:paraId="0BCFC3EE" w14:textId="2E6F497C" w:rsidR="004B6A44" w:rsidRPr="00803ADF" w:rsidRDefault="004B6A44" w:rsidP="004B6A44">
            <w:pPr>
              <w:spacing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w:t>
            </w:r>
            <w:r w:rsidR="00B6114B" w:rsidRPr="00803ADF">
              <w:rPr>
                <w:rFonts w:ascii="Times New Roman" w:hAnsi="Times New Roman"/>
                <w:bCs/>
                <w:lang w:val="en-GB"/>
              </w:rPr>
              <w:t xml:space="preserve"> Journalism students, journalists and professional journalism associations</w:t>
            </w:r>
          </w:p>
          <w:p w14:paraId="6BDD6D24" w14:textId="4D487151" w:rsidR="00A17CBB" w:rsidRPr="00803ADF" w:rsidRDefault="004B6A44" w:rsidP="004B6A44">
            <w:pPr>
              <w:spacing w:after="120"/>
              <w:jc w:val="both"/>
              <w:rPr>
                <w:rFonts w:ascii="Times New Roman" w:hAnsi="Times New Roman"/>
                <w:bCs/>
                <w:lang w:val="en-GB"/>
              </w:rPr>
            </w:pPr>
            <w:r w:rsidRPr="00803ADF">
              <w:rPr>
                <w:rFonts w:ascii="Times New Roman" w:hAnsi="Times New Roman"/>
                <w:b/>
                <w:lang w:val="en-GB"/>
              </w:rPr>
              <w:t>Measures to verify impact</w:t>
            </w:r>
            <w:r w:rsidRPr="00803ADF">
              <w:rPr>
                <w:rFonts w:ascii="Times New Roman" w:hAnsi="Times New Roman"/>
                <w:bCs/>
                <w:lang w:val="en-GB"/>
              </w:rPr>
              <w:t xml:space="preserve">: </w:t>
            </w:r>
            <w:r w:rsidR="00437EFB" w:rsidRPr="00803ADF">
              <w:rPr>
                <w:rFonts w:ascii="Times New Roman" w:hAnsi="Times New Roman"/>
                <w:bCs/>
                <w:lang w:val="en-GB"/>
              </w:rPr>
              <w:t xml:space="preserve">Uptake </w:t>
            </w:r>
            <w:r w:rsidR="007618F6" w:rsidRPr="00803ADF">
              <w:rPr>
                <w:rFonts w:ascii="Times New Roman" w:hAnsi="Times New Roman"/>
                <w:bCs/>
                <w:lang w:val="en-GB"/>
              </w:rPr>
              <w:t xml:space="preserve">and feedback </w:t>
            </w:r>
            <w:r w:rsidR="00437EFB" w:rsidRPr="00803ADF">
              <w:rPr>
                <w:rFonts w:ascii="Times New Roman" w:hAnsi="Times New Roman"/>
                <w:bCs/>
                <w:lang w:val="en-GB"/>
              </w:rPr>
              <w:t>by journalism schools</w:t>
            </w:r>
            <w:r w:rsidR="007618F6" w:rsidRPr="00803ADF">
              <w:rPr>
                <w:rFonts w:ascii="Times New Roman" w:hAnsi="Times New Roman"/>
                <w:bCs/>
                <w:lang w:val="en-GB"/>
              </w:rPr>
              <w:t xml:space="preserve"> within SDU’s network</w:t>
            </w:r>
          </w:p>
        </w:tc>
      </w:tr>
      <w:tr w:rsidR="00A17CBB" w:rsidRPr="00803ADF" w14:paraId="6B589D14" w14:textId="77777777" w:rsidTr="00921441">
        <w:tc>
          <w:tcPr>
            <w:tcW w:w="10205" w:type="dxa"/>
          </w:tcPr>
          <w:p w14:paraId="68286E7A" w14:textId="41D80976" w:rsidR="00A17CBB" w:rsidRPr="00803ADF" w:rsidRDefault="00A17CBB" w:rsidP="00C87786">
            <w:pPr>
              <w:spacing w:before="60" w:after="60"/>
              <w:jc w:val="both"/>
              <w:rPr>
                <w:rFonts w:ascii="Times New Roman" w:hAnsi="Times New Roman"/>
                <w:bCs/>
                <w:lang w:val="en-GB"/>
              </w:rPr>
            </w:pPr>
            <w:r w:rsidRPr="00803ADF">
              <w:rPr>
                <w:rFonts w:ascii="Times New Roman" w:hAnsi="Times New Roman"/>
                <w:b/>
                <w:lang w:val="en-GB"/>
              </w:rPr>
              <w:t>Type of activity</w:t>
            </w:r>
            <w:r w:rsidRPr="00803ADF">
              <w:rPr>
                <w:rFonts w:ascii="Times New Roman" w:hAnsi="Times New Roman"/>
                <w:bCs/>
                <w:lang w:val="en-GB"/>
              </w:rPr>
              <w:t xml:space="preserve">: </w:t>
            </w:r>
            <w:r w:rsidRPr="00AC65AC">
              <w:rPr>
                <w:rFonts w:ascii="Times New Roman" w:hAnsi="Times New Roman"/>
                <w:bCs/>
                <w:u w:val="single"/>
                <w:lang w:val="en-GB"/>
              </w:rPr>
              <w:t>Heatmaps (for sharing)</w:t>
            </w:r>
            <w:r w:rsidRPr="00AC65AC">
              <w:rPr>
                <w:rFonts w:ascii="Times New Roman" w:hAnsi="Times New Roman"/>
                <w:bCs/>
                <w:lang w:val="en-GB"/>
              </w:rPr>
              <w:t>.</w:t>
            </w:r>
            <w:r w:rsidRPr="00803ADF">
              <w:rPr>
                <w:rFonts w:ascii="Times New Roman" w:hAnsi="Times New Roman"/>
                <w:bCs/>
                <w:lang w:val="en-GB"/>
              </w:rPr>
              <w:t xml:space="preserve"> DEMCORE will produce a series of so-called heatmaps to illustrate the level and geographical distribution of current challenges to liberal democracy in a data visualisation that is facilitating for the media and policy-makers to engage with. </w:t>
            </w:r>
            <w:r w:rsidR="00BB78F8">
              <w:rPr>
                <w:rFonts w:ascii="Times New Roman" w:hAnsi="Times New Roman"/>
                <w:bCs/>
                <w:lang w:val="en-GB"/>
              </w:rPr>
              <w:t>Four</w:t>
            </w:r>
            <w:r w:rsidRPr="00803ADF">
              <w:rPr>
                <w:rFonts w:ascii="Times New Roman" w:hAnsi="Times New Roman"/>
                <w:bCs/>
                <w:lang w:val="en-GB"/>
              </w:rPr>
              <w:t xml:space="preserve"> heatmaps are produced </w:t>
            </w:r>
            <w:r w:rsidR="00B27071">
              <w:rPr>
                <w:rFonts w:ascii="Times New Roman" w:hAnsi="Times New Roman"/>
                <w:bCs/>
                <w:lang w:val="en-GB"/>
              </w:rPr>
              <w:t xml:space="preserve">following the 2024 EP election </w:t>
            </w:r>
            <w:r w:rsidRPr="00803ADF">
              <w:rPr>
                <w:rFonts w:ascii="Times New Roman" w:hAnsi="Times New Roman"/>
                <w:bCs/>
                <w:lang w:val="en-GB"/>
              </w:rPr>
              <w:t xml:space="preserve">tapping </w:t>
            </w:r>
            <w:r w:rsidR="00B27071">
              <w:rPr>
                <w:rFonts w:ascii="Times New Roman" w:hAnsi="Times New Roman"/>
                <w:bCs/>
                <w:lang w:val="en-GB"/>
              </w:rPr>
              <w:t xml:space="preserve">1) </w:t>
            </w:r>
            <w:r w:rsidR="00B27071" w:rsidRPr="00803ADF">
              <w:rPr>
                <w:rFonts w:ascii="Times New Roman" w:hAnsi="Times New Roman"/>
                <w:lang w:val="en-GB"/>
              </w:rPr>
              <w:t xml:space="preserve">party positions towards liberal democracy and </w:t>
            </w:r>
            <w:r w:rsidR="00B27071">
              <w:rPr>
                <w:rFonts w:ascii="Times New Roman" w:hAnsi="Times New Roman"/>
                <w:lang w:val="en-GB"/>
              </w:rPr>
              <w:t>2</w:t>
            </w:r>
            <w:r w:rsidR="00B27071" w:rsidRPr="00803ADF">
              <w:rPr>
                <w:rFonts w:ascii="Times New Roman" w:hAnsi="Times New Roman"/>
                <w:lang w:val="en-GB"/>
              </w:rPr>
              <w:t xml:space="preserve">) </w:t>
            </w:r>
            <w:r w:rsidR="00B27071">
              <w:rPr>
                <w:rFonts w:ascii="Times New Roman" w:hAnsi="Times New Roman"/>
                <w:lang w:val="en-GB"/>
              </w:rPr>
              <w:t xml:space="preserve">towards </w:t>
            </w:r>
            <w:r w:rsidR="00B27071" w:rsidRPr="00803ADF">
              <w:rPr>
                <w:rFonts w:ascii="Times New Roman" w:hAnsi="Times New Roman"/>
                <w:lang w:val="en-GB"/>
              </w:rPr>
              <w:t>gender equality</w:t>
            </w:r>
            <w:r w:rsidR="00BB78F8">
              <w:rPr>
                <w:rFonts w:ascii="Times New Roman" w:hAnsi="Times New Roman"/>
                <w:lang w:val="en-GB"/>
              </w:rPr>
              <w:t xml:space="preserve">; and </w:t>
            </w:r>
            <w:r w:rsidR="00BB78F8" w:rsidRPr="00BB78F8">
              <w:rPr>
                <w:rFonts w:ascii="Times New Roman" w:hAnsi="Times New Roman"/>
                <w:lang w:val="en-GB"/>
              </w:rPr>
              <w:t>the 3) geographical and 4) gender distribution of voter attitudes towards liberal democracy.</w:t>
            </w:r>
          </w:p>
          <w:p w14:paraId="72232977" w14:textId="77777777" w:rsidR="00A17CBB" w:rsidRPr="00803ADF" w:rsidRDefault="00A17CBB" w:rsidP="00A17CBB">
            <w:pPr>
              <w:spacing w:after="60"/>
              <w:jc w:val="both"/>
              <w:rPr>
                <w:rFonts w:ascii="Times New Roman" w:hAnsi="Times New Roman"/>
                <w:b/>
                <w:lang w:val="en-GB"/>
              </w:rPr>
            </w:pPr>
            <w:r w:rsidRPr="00803ADF">
              <w:rPr>
                <w:rFonts w:ascii="Times New Roman" w:hAnsi="Times New Roman"/>
                <w:b/>
                <w:lang w:val="en-GB"/>
              </w:rPr>
              <w:t xml:space="preserve">Type of strategy: </w:t>
            </w:r>
            <w:r w:rsidRPr="00803ADF">
              <w:rPr>
                <w:rFonts w:ascii="Times New Roman" w:hAnsi="Times New Roman"/>
                <w:bCs/>
                <w:lang w:val="en-GB"/>
              </w:rPr>
              <w:t xml:space="preserve">Dissemination and exploitation </w:t>
            </w:r>
          </w:p>
          <w:p w14:paraId="49FAB0B1" w14:textId="77777777" w:rsidR="00A17CBB" w:rsidRPr="00803ADF" w:rsidRDefault="00A17CBB" w:rsidP="00A17CBB">
            <w:pPr>
              <w:spacing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 Journalists, policy-makers, NGOs and civil society organisations (Europe-wide)</w:t>
            </w:r>
          </w:p>
          <w:p w14:paraId="2671806D" w14:textId="021D805F" w:rsidR="00A17CBB" w:rsidRPr="00803ADF" w:rsidRDefault="00A17CBB" w:rsidP="00A17CBB">
            <w:pPr>
              <w:spacing w:after="120"/>
              <w:jc w:val="both"/>
              <w:rPr>
                <w:rFonts w:ascii="Times New Roman" w:hAnsi="Times New Roman"/>
                <w:bCs/>
                <w:lang w:val="en-GB"/>
              </w:rPr>
            </w:pPr>
            <w:r w:rsidRPr="00803ADF">
              <w:rPr>
                <w:rFonts w:ascii="Times New Roman" w:hAnsi="Times New Roman"/>
                <w:b/>
                <w:lang w:val="en-GB"/>
              </w:rPr>
              <w:t>Measures to verify impact</w:t>
            </w:r>
            <w:r w:rsidRPr="00803ADF">
              <w:rPr>
                <w:rFonts w:ascii="Times New Roman" w:hAnsi="Times New Roman"/>
                <w:bCs/>
                <w:lang w:val="en-GB"/>
              </w:rPr>
              <w:t xml:space="preserve">: Uptake by journalists and other stakeholders </w:t>
            </w:r>
            <w:r w:rsidR="002A0663" w:rsidRPr="00803ADF">
              <w:rPr>
                <w:rFonts w:ascii="Times New Roman" w:hAnsi="Times New Roman"/>
                <w:bCs/>
                <w:lang w:val="en-GB"/>
              </w:rPr>
              <w:t>in their publications</w:t>
            </w:r>
            <w:r w:rsidR="002A0663">
              <w:rPr>
                <w:rFonts w:ascii="Times New Roman" w:hAnsi="Times New Roman"/>
                <w:bCs/>
                <w:lang w:val="en-GB"/>
              </w:rPr>
              <w:t>/communication</w:t>
            </w:r>
          </w:p>
        </w:tc>
      </w:tr>
    </w:tbl>
    <w:p w14:paraId="03224718" w14:textId="77777777" w:rsidR="00545965" w:rsidRPr="00803ADF" w:rsidRDefault="004C20B0" w:rsidP="003532DE">
      <w:pPr>
        <w:pStyle w:val="Heading5"/>
      </w:pPr>
      <w:r w:rsidRPr="00803ADF">
        <w:t>Additional e</w:t>
      </w:r>
      <w:r w:rsidR="00545965" w:rsidRPr="00803ADF">
        <w:t>xchange with the scientific community</w:t>
      </w:r>
    </w:p>
    <w:p w14:paraId="550E1E16" w14:textId="093EF163" w:rsidR="00670533" w:rsidRPr="00803ADF" w:rsidRDefault="00545965" w:rsidP="004D4A32">
      <w:pPr>
        <w:spacing w:after="240"/>
        <w:jc w:val="both"/>
        <w:rPr>
          <w:rFonts w:ascii="Times New Roman" w:hAnsi="Times New Roman"/>
          <w:bCs/>
          <w:lang w:val="en-GB"/>
        </w:rPr>
      </w:pPr>
      <w:r w:rsidRPr="00803ADF">
        <w:rPr>
          <w:rFonts w:ascii="Times New Roman" w:hAnsi="Times New Roman"/>
          <w:bCs/>
          <w:lang w:val="en-GB"/>
        </w:rPr>
        <w:lastRenderedPageBreak/>
        <w:t>DEMCORE’s c</w:t>
      </w:r>
      <w:r w:rsidR="002718F7" w:rsidRPr="00803ADF">
        <w:rPr>
          <w:rFonts w:ascii="Times New Roman" w:hAnsi="Times New Roman"/>
          <w:bCs/>
          <w:lang w:val="en-GB"/>
        </w:rPr>
        <w:t xml:space="preserve">onsortium members will regularly </w:t>
      </w:r>
      <w:r w:rsidRPr="00803ADF">
        <w:rPr>
          <w:rFonts w:ascii="Times New Roman" w:hAnsi="Times New Roman"/>
          <w:bCs/>
          <w:lang w:val="en-GB"/>
        </w:rPr>
        <w:t>present their findings</w:t>
      </w:r>
      <w:r w:rsidR="002718F7" w:rsidRPr="00803ADF">
        <w:rPr>
          <w:rFonts w:ascii="Times New Roman" w:hAnsi="Times New Roman"/>
          <w:bCs/>
          <w:lang w:val="en-GB"/>
        </w:rPr>
        <w:t xml:space="preserve"> </w:t>
      </w:r>
      <w:r w:rsidRPr="00803ADF">
        <w:rPr>
          <w:rFonts w:ascii="Times New Roman" w:hAnsi="Times New Roman"/>
          <w:bCs/>
          <w:lang w:val="en-GB"/>
        </w:rPr>
        <w:t xml:space="preserve">and organise panels at </w:t>
      </w:r>
      <w:r w:rsidRPr="00803ADF">
        <w:rPr>
          <w:rFonts w:ascii="Times New Roman" w:hAnsi="Times New Roman"/>
          <w:b/>
          <w:lang w:val="en-GB"/>
        </w:rPr>
        <w:t>international</w:t>
      </w:r>
      <w:r w:rsidR="002718F7" w:rsidRPr="00803ADF">
        <w:rPr>
          <w:rFonts w:ascii="Times New Roman" w:hAnsi="Times New Roman"/>
          <w:b/>
          <w:lang w:val="en-GB"/>
        </w:rPr>
        <w:t xml:space="preserve"> conferences</w:t>
      </w:r>
      <w:r w:rsidRPr="00803ADF">
        <w:rPr>
          <w:rFonts w:ascii="Times New Roman" w:hAnsi="Times New Roman"/>
          <w:bCs/>
          <w:lang w:val="en-GB"/>
        </w:rPr>
        <w:t xml:space="preserve"> </w:t>
      </w:r>
      <w:r w:rsidR="002718F7" w:rsidRPr="00803ADF">
        <w:rPr>
          <w:rFonts w:ascii="Times New Roman" w:hAnsi="Times New Roman"/>
          <w:bCs/>
          <w:lang w:val="en-GB"/>
        </w:rPr>
        <w:t xml:space="preserve">(e.g. APSA, EPSA, </w:t>
      </w:r>
      <w:r w:rsidRPr="00803ADF">
        <w:rPr>
          <w:rFonts w:ascii="Times New Roman" w:hAnsi="Times New Roman"/>
          <w:bCs/>
          <w:lang w:val="en-GB"/>
        </w:rPr>
        <w:t xml:space="preserve">ECPR, </w:t>
      </w:r>
      <w:r w:rsidR="002718F7" w:rsidRPr="00803ADF">
        <w:rPr>
          <w:rFonts w:ascii="Times New Roman" w:hAnsi="Times New Roman"/>
          <w:bCs/>
          <w:lang w:val="en-GB"/>
        </w:rPr>
        <w:t>EUSA, ICA)</w:t>
      </w:r>
      <w:r w:rsidR="004261EC" w:rsidRPr="00803ADF">
        <w:rPr>
          <w:rFonts w:ascii="Times New Roman" w:hAnsi="Times New Roman"/>
          <w:bCs/>
          <w:lang w:val="en-GB"/>
        </w:rPr>
        <w:t xml:space="preserve"> and in </w:t>
      </w:r>
      <w:r w:rsidR="004261EC" w:rsidRPr="00803ADF">
        <w:rPr>
          <w:rFonts w:ascii="Times New Roman" w:hAnsi="Times New Roman"/>
          <w:b/>
          <w:lang w:val="en-GB"/>
        </w:rPr>
        <w:t>invited public or academic talks</w:t>
      </w:r>
      <w:r w:rsidR="000E6CA2" w:rsidRPr="00803ADF">
        <w:rPr>
          <w:rFonts w:ascii="Times New Roman" w:hAnsi="Times New Roman"/>
          <w:bCs/>
          <w:lang w:val="en-GB"/>
        </w:rPr>
        <w:t xml:space="preserve"> that take place virtually (e.g. academic podcasts) or physically in various locations</w:t>
      </w:r>
      <w:r w:rsidR="002718F7" w:rsidRPr="00803ADF">
        <w:rPr>
          <w:rFonts w:ascii="Times New Roman" w:hAnsi="Times New Roman"/>
          <w:bCs/>
          <w:lang w:val="en-GB"/>
        </w:rPr>
        <w:t xml:space="preserve">. </w:t>
      </w:r>
      <w:r w:rsidR="00241B94" w:rsidRPr="00803ADF">
        <w:rPr>
          <w:rFonts w:ascii="Times New Roman" w:hAnsi="Times New Roman"/>
          <w:bCs/>
          <w:lang w:val="en-GB"/>
        </w:rPr>
        <w:t xml:space="preserve">Apart from the research exchange at the conference mentioned above, another aim is to collect papers at this </w:t>
      </w:r>
      <w:r w:rsidR="00D54369" w:rsidRPr="00803ADF">
        <w:rPr>
          <w:rFonts w:ascii="Times New Roman" w:hAnsi="Times New Roman"/>
          <w:bCs/>
          <w:lang w:val="en-GB"/>
        </w:rPr>
        <w:t>conference</w:t>
      </w:r>
      <w:r w:rsidR="00241B94" w:rsidRPr="00803ADF">
        <w:rPr>
          <w:rFonts w:ascii="Times New Roman" w:hAnsi="Times New Roman"/>
          <w:bCs/>
          <w:lang w:val="en-GB"/>
        </w:rPr>
        <w:t xml:space="preserve"> for the publication of a joint </w:t>
      </w:r>
      <w:r w:rsidR="00241B94" w:rsidRPr="00803ADF">
        <w:rPr>
          <w:rFonts w:ascii="Times New Roman" w:hAnsi="Times New Roman"/>
          <w:b/>
          <w:lang w:val="en-GB"/>
        </w:rPr>
        <w:t>Special Issue</w:t>
      </w:r>
      <w:r w:rsidR="00241B94" w:rsidRPr="00803ADF">
        <w:rPr>
          <w:rFonts w:ascii="Times New Roman" w:hAnsi="Times New Roman"/>
          <w:bCs/>
          <w:lang w:val="en-GB"/>
        </w:rPr>
        <w:t xml:space="preserve"> in a major academic journal (e.g. </w:t>
      </w:r>
      <w:r w:rsidR="00241B94" w:rsidRPr="00803ADF">
        <w:rPr>
          <w:rFonts w:ascii="Times New Roman" w:hAnsi="Times New Roman"/>
          <w:bCs/>
          <w:i/>
          <w:iCs/>
          <w:lang w:val="en-GB"/>
        </w:rPr>
        <w:t>European Union Politics</w:t>
      </w:r>
      <w:r w:rsidR="00241B94" w:rsidRPr="00803ADF">
        <w:rPr>
          <w:rFonts w:ascii="Times New Roman" w:hAnsi="Times New Roman"/>
          <w:bCs/>
          <w:lang w:val="en-GB"/>
        </w:rPr>
        <w:t xml:space="preserve">; </w:t>
      </w:r>
      <w:r w:rsidR="00241B94" w:rsidRPr="00803ADF">
        <w:rPr>
          <w:rFonts w:ascii="Times New Roman" w:hAnsi="Times New Roman"/>
          <w:bCs/>
          <w:i/>
          <w:iCs/>
          <w:lang w:val="en-GB"/>
        </w:rPr>
        <w:t>Journal of European Public Policy</w:t>
      </w:r>
      <w:r w:rsidR="00241B94" w:rsidRPr="00803ADF">
        <w:rPr>
          <w:rFonts w:ascii="Times New Roman" w:hAnsi="Times New Roman"/>
          <w:bCs/>
          <w:lang w:val="en-GB"/>
        </w:rPr>
        <w:t>).</w:t>
      </w:r>
      <w:r w:rsidR="004261EC" w:rsidRPr="00803ADF">
        <w:rPr>
          <w:rFonts w:ascii="Times New Roman" w:hAnsi="Times New Roman"/>
          <w:bCs/>
          <w:lang w:val="en-GB"/>
        </w:rPr>
        <w:t xml:space="preserve"> </w:t>
      </w:r>
    </w:p>
    <w:p w14:paraId="19A51EF1" w14:textId="77777777" w:rsidR="009668FE" w:rsidRPr="00803ADF" w:rsidRDefault="009668FE" w:rsidP="00356A49">
      <w:pPr>
        <w:pStyle w:val="Heading3"/>
      </w:pPr>
      <w:r w:rsidRPr="00803ADF">
        <w:t>2.2.1.2 Communication activities</w:t>
      </w:r>
    </w:p>
    <w:p w14:paraId="0DC8A9C2" w14:textId="61B944D6" w:rsidR="004D4A32" w:rsidRPr="00803ADF" w:rsidRDefault="004D4A32" w:rsidP="004D4A32">
      <w:pPr>
        <w:spacing w:after="120"/>
        <w:jc w:val="both"/>
        <w:rPr>
          <w:rFonts w:ascii="Times New Roman" w:hAnsi="Times New Roman"/>
          <w:bCs/>
          <w:lang w:val="en-GB"/>
        </w:rPr>
      </w:pPr>
      <w:r w:rsidRPr="00803ADF">
        <w:rPr>
          <w:rFonts w:ascii="TimesNewRomanPSMT" w:hAnsi="TimesNewRomanPSMT" w:cs="TimesNewRomanPSMT"/>
          <w:lang w:val="en-GB" w:eastAsia="en-GB"/>
        </w:rPr>
        <w:t>As DEMCORE’s results will have significant implications for European citizens, it is imperative to reach out to stakeholders beyond the ones identified above. DEMCORE’s</w:t>
      </w:r>
      <w:r w:rsidRPr="004D4A32">
        <w:rPr>
          <w:rFonts w:ascii="TimesNewRomanPSMT" w:hAnsi="TimesNewRomanPSMT" w:cs="TimesNewRomanPSMT"/>
          <w:b/>
          <w:bCs/>
          <w:lang w:val="en-GB" w:eastAsia="en-GB"/>
        </w:rPr>
        <w:t xml:space="preserve"> communication activities </w:t>
      </w:r>
      <w:r w:rsidRPr="00803ADF">
        <w:rPr>
          <w:rFonts w:ascii="TimesNewRomanPSMT" w:hAnsi="TimesNewRomanPSMT" w:cs="TimesNewRomanPSMT"/>
          <w:lang w:val="en-GB" w:eastAsia="en-GB"/>
        </w:rPr>
        <w:t xml:space="preserve">are aimed at fostering the project’s visibility and enhancing the public debate on the challenges </w:t>
      </w:r>
      <w:r w:rsidR="008A76F3">
        <w:rPr>
          <w:rFonts w:ascii="TimesNewRomanPSMT" w:hAnsi="TimesNewRomanPSMT" w:cs="TimesNewRomanPSMT"/>
          <w:lang w:val="en-GB" w:eastAsia="en-GB"/>
        </w:rPr>
        <w:t>to</w:t>
      </w:r>
      <w:r w:rsidRPr="00803ADF">
        <w:rPr>
          <w:rFonts w:ascii="TimesNewRomanPSMT" w:hAnsi="TimesNewRomanPSMT" w:cs="TimesNewRomanPSMT"/>
          <w:lang w:val="en-GB" w:eastAsia="en-GB"/>
        </w:rPr>
        <w:t xml:space="preserve"> European liberal democracy. Here, stake</w:t>
      </w:r>
      <w:r w:rsidR="008A76F3">
        <w:rPr>
          <w:rFonts w:ascii="TimesNewRomanPSMT" w:hAnsi="TimesNewRomanPSMT" w:cs="TimesNewRomanPSMT"/>
          <w:lang w:val="en-GB" w:eastAsia="en-GB"/>
        </w:rPr>
        <w:softHyphen/>
      </w:r>
      <w:r w:rsidRPr="00803ADF">
        <w:rPr>
          <w:rFonts w:ascii="TimesNewRomanPSMT" w:hAnsi="TimesNewRomanPSMT" w:cs="TimesNewRomanPSMT"/>
          <w:lang w:val="en-GB" w:eastAsia="en-GB"/>
        </w:rPr>
        <w:t xml:space="preserve">holders comprise, firstly, </w:t>
      </w:r>
      <w:r w:rsidRPr="00803ADF">
        <w:rPr>
          <w:rFonts w:ascii="TimesNewRomanPSMT" w:hAnsi="TimesNewRomanPSMT" w:cs="TimesNewRomanPSMT"/>
          <w:b/>
          <w:bCs/>
          <w:lang w:val="en-GB" w:eastAsia="en-GB"/>
        </w:rPr>
        <w:t xml:space="preserve">the media </w:t>
      </w:r>
      <w:r w:rsidRPr="00803ADF">
        <w:rPr>
          <w:rFonts w:ascii="TimesNewRomanPSMT" w:hAnsi="TimesNewRomanPSMT" w:cs="TimesNewRomanPSMT"/>
          <w:lang w:val="en-GB" w:eastAsia="en-GB"/>
        </w:rPr>
        <w:t xml:space="preserve">(i.e. journalists in Brussels and across the EU) through which European citizens will be reached indirectly. Secondly, we also target </w:t>
      </w:r>
      <w:r w:rsidRPr="00803ADF">
        <w:rPr>
          <w:rFonts w:ascii="TimesNewRomanPSMT" w:hAnsi="TimesNewRomanPSMT" w:cs="TimesNewRomanPSMT"/>
          <w:b/>
          <w:bCs/>
          <w:lang w:val="en-GB" w:eastAsia="en-GB"/>
        </w:rPr>
        <w:t>European citizens</w:t>
      </w:r>
      <w:r w:rsidRPr="00803ADF">
        <w:rPr>
          <w:rFonts w:ascii="TimesNewRomanPSMT" w:hAnsi="TimesNewRomanPSMT" w:cs="TimesNewRomanPSMT"/>
          <w:lang w:val="en-GB" w:eastAsia="en-GB"/>
        </w:rPr>
        <w:t xml:space="preserve"> directly at both a local and a transnational level. </w:t>
      </w:r>
      <w:r>
        <w:rPr>
          <w:rFonts w:ascii="TimesNewRomanPSMT" w:hAnsi="TimesNewRomanPSMT" w:cs="TimesNewRomanPSMT"/>
          <w:lang w:val="en-GB" w:eastAsia="en-GB"/>
        </w:rPr>
        <w:t xml:space="preserve">To </w:t>
      </w:r>
      <w:r w:rsidRPr="00803ADF">
        <w:rPr>
          <w:rFonts w:ascii="TimesNewRomanPSMT" w:hAnsi="TimesNewRomanPSMT" w:cs="TimesNewRomanPSMT"/>
          <w:lang w:val="en-GB" w:eastAsia="en-GB"/>
        </w:rPr>
        <w:t>accomplish this</w:t>
      </w:r>
      <w:r>
        <w:rPr>
          <w:rFonts w:ascii="TimesNewRomanPSMT" w:hAnsi="TimesNewRomanPSMT" w:cs="TimesNewRomanPSMT"/>
          <w:lang w:val="en-GB" w:eastAsia="en-GB"/>
        </w:rPr>
        <w:t>,</w:t>
      </w:r>
      <w:r w:rsidRPr="004D4A32">
        <w:rPr>
          <w:rFonts w:ascii="TimesNewRomanPSMT" w:hAnsi="TimesNewRomanPSMT" w:cs="TimesNewRomanPSMT"/>
          <w:lang w:val="en-GB" w:eastAsia="en-GB"/>
        </w:rPr>
        <w:t xml:space="preserve"> </w:t>
      </w:r>
      <w:r w:rsidRPr="00803ADF">
        <w:rPr>
          <w:rFonts w:ascii="TimesNewRomanPSMT" w:hAnsi="TimesNewRomanPSMT" w:cs="TimesNewRomanPSMT"/>
          <w:lang w:val="en-GB" w:eastAsia="en-GB"/>
        </w:rPr>
        <w:t xml:space="preserve">DEMCORE has the following direct means of communication: </w:t>
      </w:r>
    </w:p>
    <w:tbl>
      <w:tblPr>
        <w:tblStyle w:val="TableGrid"/>
        <w:tblW w:w="0" w:type="auto"/>
        <w:tblInd w:w="108" w:type="dxa"/>
        <w:tblLook w:val="04A0" w:firstRow="1" w:lastRow="0" w:firstColumn="1" w:lastColumn="0" w:noHBand="0" w:noVBand="1"/>
      </w:tblPr>
      <w:tblGrid>
        <w:gridCol w:w="10205"/>
      </w:tblGrid>
      <w:tr w:rsidR="00C87786" w:rsidRPr="00803ADF" w14:paraId="61A9B4A1" w14:textId="77777777" w:rsidTr="00921441">
        <w:tc>
          <w:tcPr>
            <w:tcW w:w="10205" w:type="dxa"/>
            <w:shd w:val="clear" w:color="auto" w:fill="F2F2F2" w:themeFill="background1" w:themeFillShade="F2"/>
          </w:tcPr>
          <w:p w14:paraId="20C95D0B" w14:textId="277E7D38" w:rsidR="00C87786" w:rsidRPr="00803ADF" w:rsidRDefault="00C87786" w:rsidP="00C87786">
            <w:pPr>
              <w:spacing w:before="60" w:after="60"/>
              <w:jc w:val="both"/>
              <w:rPr>
                <w:rFonts w:ascii="Times New Roman" w:hAnsi="Times New Roman"/>
                <w:bCs/>
                <w:lang w:val="en-GB"/>
              </w:rPr>
            </w:pPr>
            <w:r w:rsidRPr="00803ADF">
              <w:rPr>
                <w:rFonts w:ascii="Times New Roman" w:hAnsi="Times New Roman"/>
                <w:b/>
                <w:lang w:val="en-GB"/>
              </w:rPr>
              <w:t>Type of activity</w:t>
            </w:r>
            <w:r w:rsidRPr="00803ADF">
              <w:rPr>
                <w:rFonts w:ascii="Times New Roman" w:hAnsi="Times New Roman"/>
                <w:bCs/>
                <w:lang w:val="en-GB"/>
              </w:rPr>
              <w:t xml:space="preserve">: </w:t>
            </w:r>
            <w:r w:rsidRPr="00803ADF">
              <w:rPr>
                <w:rFonts w:ascii="Times New Roman" w:hAnsi="Times New Roman"/>
                <w:bCs/>
                <w:u w:val="single"/>
                <w:lang w:val="en-GB"/>
              </w:rPr>
              <w:t>Website</w:t>
            </w:r>
            <w:r w:rsidRPr="00803ADF">
              <w:rPr>
                <w:rFonts w:ascii="Times New Roman" w:hAnsi="Times New Roman"/>
                <w:bCs/>
                <w:lang w:val="en-GB"/>
              </w:rPr>
              <w:t xml:space="preserve">. DEMCORE will build a project website at the beginning of the project and maintain it throughout by adding new information on research outputs, events and other project activities by </w:t>
            </w:r>
            <w:r w:rsidR="006717F1">
              <w:rPr>
                <w:rFonts w:ascii="Times New Roman" w:hAnsi="Times New Roman"/>
                <w:bCs/>
                <w:lang w:val="en-GB"/>
              </w:rPr>
              <w:t>consortium</w:t>
            </w:r>
            <w:r w:rsidRPr="00803ADF">
              <w:rPr>
                <w:rFonts w:ascii="Times New Roman" w:hAnsi="Times New Roman"/>
                <w:bCs/>
                <w:lang w:val="en-GB"/>
              </w:rPr>
              <w:t xml:space="preserve"> members. It will be professionally designed, visually appealing and easy to navigate also for a non-specialist audience, with some </w:t>
            </w:r>
            <w:r w:rsidRPr="00803ADF">
              <w:rPr>
                <w:rFonts w:ascii="Times New Roman" w:hAnsi="Times New Roman"/>
                <w:b/>
                <w:lang w:val="en-GB"/>
              </w:rPr>
              <w:t xml:space="preserve">interactive elements (see ‘Heatmaps’) </w:t>
            </w:r>
            <w:r w:rsidRPr="00803ADF">
              <w:rPr>
                <w:rFonts w:ascii="Times New Roman" w:hAnsi="Times New Roman"/>
                <w:bCs/>
                <w:lang w:val="en-GB"/>
              </w:rPr>
              <w:t xml:space="preserve">alongside a </w:t>
            </w:r>
            <w:r w:rsidRPr="00803ADF">
              <w:rPr>
                <w:rFonts w:ascii="Times New Roman" w:hAnsi="Times New Roman"/>
                <w:b/>
                <w:lang w:val="en-GB"/>
              </w:rPr>
              <w:t>Twitter feed</w:t>
            </w:r>
            <w:r w:rsidRPr="00803ADF">
              <w:rPr>
                <w:rFonts w:ascii="Times New Roman" w:hAnsi="Times New Roman"/>
                <w:bCs/>
                <w:lang w:val="en-GB"/>
              </w:rPr>
              <w:t xml:space="preserve"> (see ‘Twitter account’) and </w:t>
            </w:r>
            <w:r w:rsidRPr="00803ADF">
              <w:rPr>
                <w:rFonts w:ascii="Times New Roman" w:hAnsi="Times New Roman"/>
                <w:b/>
                <w:lang w:val="en-GB"/>
              </w:rPr>
              <w:t xml:space="preserve">blogposts </w:t>
            </w:r>
            <w:r w:rsidRPr="00803ADF">
              <w:rPr>
                <w:rFonts w:ascii="Times New Roman" w:hAnsi="Times New Roman"/>
                <w:bCs/>
                <w:lang w:val="en-GB"/>
              </w:rPr>
              <w:t xml:space="preserve">(see ‘blogposts’) in relation to our public reports delivered to the European Commission. </w:t>
            </w:r>
            <w:r w:rsidR="005F077E">
              <w:rPr>
                <w:rFonts w:ascii="Times New Roman" w:hAnsi="Times New Roman"/>
                <w:bCs/>
                <w:lang w:val="en-GB"/>
              </w:rPr>
              <w:t>The website and there</w:t>
            </w:r>
            <w:r w:rsidR="002A0663">
              <w:rPr>
                <w:rFonts w:ascii="Times New Roman" w:hAnsi="Times New Roman"/>
                <w:bCs/>
                <w:lang w:val="en-GB"/>
              </w:rPr>
              <w:t>with</w:t>
            </w:r>
            <w:r w:rsidR="005F077E">
              <w:rPr>
                <w:rFonts w:ascii="Times New Roman" w:hAnsi="Times New Roman"/>
                <w:bCs/>
                <w:lang w:val="en-GB"/>
              </w:rPr>
              <w:t xml:space="preserve"> </w:t>
            </w:r>
            <w:r w:rsidR="002A0663">
              <w:rPr>
                <w:rFonts w:ascii="Times New Roman" w:hAnsi="Times New Roman"/>
                <w:bCs/>
                <w:lang w:val="en-GB"/>
              </w:rPr>
              <w:t xml:space="preserve">DEMCORE’s </w:t>
            </w:r>
            <w:r w:rsidR="005F077E">
              <w:rPr>
                <w:rFonts w:ascii="Times New Roman" w:hAnsi="Times New Roman"/>
                <w:bCs/>
                <w:lang w:val="en-GB"/>
              </w:rPr>
              <w:t xml:space="preserve">results will remain online beyond </w:t>
            </w:r>
            <w:r w:rsidR="006717F1">
              <w:rPr>
                <w:rFonts w:ascii="Times New Roman" w:hAnsi="Times New Roman"/>
                <w:bCs/>
                <w:lang w:val="en-GB"/>
              </w:rPr>
              <w:t>the project’s</w:t>
            </w:r>
            <w:r w:rsidR="005F077E">
              <w:rPr>
                <w:rFonts w:ascii="Times New Roman" w:hAnsi="Times New Roman"/>
                <w:bCs/>
                <w:lang w:val="en-GB"/>
              </w:rPr>
              <w:t xml:space="preserve"> lifespan. </w:t>
            </w:r>
          </w:p>
          <w:p w14:paraId="68032697" w14:textId="77777777" w:rsidR="00C87786" w:rsidRPr="00803ADF" w:rsidRDefault="00C87786" w:rsidP="00C87786">
            <w:pPr>
              <w:spacing w:before="60" w:after="60"/>
              <w:jc w:val="both"/>
              <w:rPr>
                <w:rFonts w:ascii="Times New Roman" w:hAnsi="Times New Roman"/>
                <w:b/>
                <w:lang w:val="en-GB"/>
              </w:rPr>
            </w:pPr>
            <w:r w:rsidRPr="00803ADF">
              <w:rPr>
                <w:rFonts w:ascii="Times New Roman" w:hAnsi="Times New Roman"/>
                <w:b/>
                <w:lang w:val="en-GB"/>
              </w:rPr>
              <w:t xml:space="preserve">Type of strategy: </w:t>
            </w:r>
            <w:r w:rsidRPr="00803ADF">
              <w:rPr>
                <w:rFonts w:ascii="Times New Roman" w:hAnsi="Times New Roman"/>
                <w:bCs/>
                <w:lang w:val="en-GB"/>
              </w:rPr>
              <w:t xml:space="preserve">Communication and dissemination </w:t>
            </w:r>
          </w:p>
          <w:p w14:paraId="5BEC6684" w14:textId="77777777" w:rsidR="00C87786" w:rsidRPr="00803ADF" w:rsidRDefault="00C87786" w:rsidP="00C87786">
            <w:pPr>
              <w:spacing w:before="60"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 Specific stakeholders identified above + media + public at large</w:t>
            </w:r>
          </w:p>
          <w:p w14:paraId="45FBA304" w14:textId="240F2B93" w:rsidR="00C87786" w:rsidRPr="00803ADF" w:rsidRDefault="00C87786" w:rsidP="00C87786">
            <w:pPr>
              <w:spacing w:before="60" w:after="120"/>
              <w:jc w:val="both"/>
              <w:rPr>
                <w:rFonts w:ascii="Times New Roman" w:hAnsi="Times New Roman"/>
                <w:bCs/>
                <w:lang w:val="en-GB"/>
              </w:rPr>
            </w:pPr>
            <w:r w:rsidRPr="00803ADF">
              <w:rPr>
                <w:rFonts w:ascii="Times New Roman" w:hAnsi="Times New Roman"/>
                <w:b/>
                <w:lang w:val="en-GB"/>
              </w:rPr>
              <w:t>Measures to verify impact</w:t>
            </w:r>
            <w:r w:rsidRPr="00803ADF">
              <w:rPr>
                <w:rFonts w:ascii="Times New Roman" w:hAnsi="Times New Roman"/>
                <w:bCs/>
                <w:lang w:val="en-GB"/>
              </w:rPr>
              <w:t>: Website analytics, including page views, clicks on links</w:t>
            </w:r>
          </w:p>
        </w:tc>
      </w:tr>
      <w:tr w:rsidR="00C87786" w:rsidRPr="00803ADF" w14:paraId="3DAEB5AC" w14:textId="77777777" w:rsidTr="00921441">
        <w:tc>
          <w:tcPr>
            <w:tcW w:w="10205" w:type="dxa"/>
          </w:tcPr>
          <w:p w14:paraId="4874053D" w14:textId="01C04A47" w:rsidR="00C87786" w:rsidRPr="00803ADF" w:rsidRDefault="00C87786" w:rsidP="00C87786">
            <w:pPr>
              <w:spacing w:before="60" w:after="60"/>
              <w:jc w:val="both"/>
              <w:rPr>
                <w:rFonts w:ascii="Times New Roman" w:hAnsi="Times New Roman"/>
                <w:bCs/>
                <w:lang w:val="en-GB"/>
              </w:rPr>
            </w:pPr>
            <w:r w:rsidRPr="00803ADF">
              <w:rPr>
                <w:rFonts w:ascii="Times New Roman" w:hAnsi="Times New Roman"/>
                <w:b/>
                <w:lang w:val="en-GB"/>
              </w:rPr>
              <w:t>Type of activity</w:t>
            </w:r>
            <w:r w:rsidRPr="00803ADF">
              <w:rPr>
                <w:rFonts w:ascii="Times New Roman" w:hAnsi="Times New Roman"/>
                <w:bCs/>
                <w:lang w:val="en-GB"/>
              </w:rPr>
              <w:t xml:space="preserve">: </w:t>
            </w:r>
            <w:r w:rsidRPr="00803ADF">
              <w:rPr>
                <w:rFonts w:ascii="Times New Roman" w:hAnsi="Times New Roman"/>
                <w:bCs/>
                <w:u w:val="single"/>
                <w:lang w:val="en-GB"/>
              </w:rPr>
              <w:t>Heatmaps (website)</w:t>
            </w:r>
            <w:r w:rsidRPr="00803ADF">
              <w:rPr>
                <w:rFonts w:ascii="Times New Roman" w:hAnsi="Times New Roman"/>
                <w:bCs/>
                <w:lang w:val="en-GB"/>
              </w:rPr>
              <w:t xml:space="preserve">. The series of heatmaps that DEMCORE will produce for journalists, policy-makers and civil society organisations (see </w:t>
            </w:r>
            <w:r w:rsidR="00E73370" w:rsidRPr="00803ADF">
              <w:rPr>
                <w:rFonts w:ascii="Times New Roman" w:hAnsi="Times New Roman"/>
                <w:bCs/>
                <w:lang w:val="en-GB"/>
              </w:rPr>
              <w:t xml:space="preserve">‘heatmaps (for sharing)’ </w:t>
            </w:r>
            <w:r w:rsidRPr="00803ADF">
              <w:rPr>
                <w:rFonts w:ascii="Times New Roman" w:hAnsi="Times New Roman"/>
                <w:bCs/>
                <w:lang w:val="en-GB"/>
              </w:rPr>
              <w:t xml:space="preserve">above) will also be made available as an interactive tool on our website. </w:t>
            </w:r>
          </w:p>
          <w:p w14:paraId="25F9C470" w14:textId="77777777" w:rsidR="00C87786" w:rsidRPr="00803ADF" w:rsidRDefault="00C87786" w:rsidP="00C87786">
            <w:pPr>
              <w:spacing w:before="60" w:after="60"/>
              <w:jc w:val="both"/>
              <w:rPr>
                <w:rFonts w:ascii="Times New Roman" w:hAnsi="Times New Roman"/>
                <w:b/>
                <w:lang w:val="en-GB"/>
              </w:rPr>
            </w:pPr>
            <w:r w:rsidRPr="00803ADF">
              <w:rPr>
                <w:rFonts w:ascii="Times New Roman" w:hAnsi="Times New Roman"/>
                <w:b/>
                <w:lang w:val="en-GB"/>
              </w:rPr>
              <w:t xml:space="preserve">Type of strategy: </w:t>
            </w:r>
            <w:r w:rsidRPr="00803ADF">
              <w:rPr>
                <w:rFonts w:ascii="Times New Roman" w:hAnsi="Times New Roman"/>
                <w:bCs/>
                <w:lang w:val="en-GB"/>
              </w:rPr>
              <w:t xml:space="preserve">Communication and dissemination </w:t>
            </w:r>
          </w:p>
          <w:p w14:paraId="79F1B6E7" w14:textId="77777777" w:rsidR="00C87786" w:rsidRPr="00803ADF" w:rsidRDefault="00C87786" w:rsidP="00C87786">
            <w:pPr>
              <w:spacing w:before="60"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 Specific stakeholders identified above + media + public at large</w:t>
            </w:r>
          </w:p>
          <w:p w14:paraId="46837F12" w14:textId="71BE4A23" w:rsidR="00C87786" w:rsidRPr="00803ADF" w:rsidRDefault="00C87786" w:rsidP="00C87786">
            <w:pPr>
              <w:spacing w:before="60" w:after="120"/>
              <w:jc w:val="both"/>
              <w:rPr>
                <w:rFonts w:ascii="Times New Roman" w:hAnsi="Times New Roman"/>
                <w:bCs/>
                <w:lang w:val="en-GB"/>
              </w:rPr>
            </w:pPr>
            <w:r w:rsidRPr="00803ADF">
              <w:rPr>
                <w:rFonts w:ascii="Times New Roman" w:hAnsi="Times New Roman"/>
                <w:b/>
                <w:lang w:val="en-GB"/>
              </w:rPr>
              <w:t>Measures to verify impact</w:t>
            </w:r>
            <w:r w:rsidRPr="00803ADF">
              <w:rPr>
                <w:rFonts w:ascii="Times New Roman" w:hAnsi="Times New Roman"/>
                <w:bCs/>
                <w:lang w:val="en-GB"/>
              </w:rPr>
              <w:t>: Website analytics, including page views, clicks on links</w:t>
            </w:r>
          </w:p>
        </w:tc>
      </w:tr>
      <w:tr w:rsidR="00C87786" w:rsidRPr="00803ADF" w14:paraId="28F09BDA" w14:textId="77777777" w:rsidTr="00921441">
        <w:tc>
          <w:tcPr>
            <w:tcW w:w="10205" w:type="dxa"/>
            <w:shd w:val="clear" w:color="auto" w:fill="F2F2F2" w:themeFill="background1" w:themeFillShade="F2"/>
          </w:tcPr>
          <w:p w14:paraId="22A361EF" w14:textId="3A969846" w:rsidR="00C87786" w:rsidRPr="00803ADF" w:rsidRDefault="00C87786" w:rsidP="00C87786">
            <w:pPr>
              <w:spacing w:before="60" w:after="60"/>
              <w:jc w:val="both"/>
              <w:rPr>
                <w:rFonts w:ascii="Times New Roman" w:hAnsi="Times New Roman"/>
                <w:bCs/>
                <w:lang w:val="en-GB"/>
              </w:rPr>
            </w:pPr>
            <w:r w:rsidRPr="00803ADF">
              <w:rPr>
                <w:rFonts w:ascii="Times New Roman" w:hAnsi="Times New Roman"/>
                <w:b/>
                <w:lang w:val="en-GB"/>
              </w:rPr>
              <w:t>Type of activity</w:t>
            </w:r>
            <w:r w:rsidRPr="00803ADF">
              <w:rPr>
                <w:rFonts w:ascii="Times New Roman" w:hAnsi="Times New Roman"/>
                <w:bCs/>
                <w:lang w:val="en-GB"/>
              </w:rPr>
              <w:t xml:space="preserve">: </w:t>
            </w:r>
            <w:r w:rsidRPr="00803ADF">
              <w:rPr>
                <w:rFonts w:ascii="Times New Roman" w:hAnsi="Times New Roman"/>
                <w:bCs/>
                <w:u w:val="single"/>
                <w:lang w:val="en-GB"/>
              </w:rPr>
              <w:t>Twitter account</w:t>
            </w:r>
            <w:r w:rsidRPr="00803ADF">
              <w:rPr>
                <w:rFonts w:ascii="Times New Roman" w:hAnsi="Times New Roman"/>
                <w:bCs/>
                <w:lang w:val="en-GB"/>
              </w:rPr>
              <w:t xml:space="preserve">. DEMCORE will open a Twitter account at the beginning of the project and </w:t>
            </w:r>
            <w:r w:rsidR="007C0C14" w:rsidRPr="00803ADF">
              <w:rPr>
                <w:rFonts w:ascii="Times New Roman" w:hAnsi="Times New Roman"/>
                <w:bCs/>
                <w:lang w:val="en-GB"/>
              </w:rPr>
              <w:t>manage</w:t>
            </w:r>
            <w:r w:rsidRPr="00803ADF">
              <w:rPr>
                <w:rFonts w:ascii="Times New Roman" w:hAnsi="Times New Roman"/>
                <w:bCs/>
                <w:lang w:val="en-GB"/>
              </w:rPr>
              <w:t xml:space="preserve"> it throughout by regularly tweeting about new information on research outputs, events and other project activities by </w:t>
            </w:r>
            <w:r w:rsidR="006717F1">
              <w:rPr>
                <w:rFonts w:ascii="Times New Roman" w:hAnsi="Times New Roman"/>
                <w:bCs/>
                <w:lang w:val="en-GB"/>
              </w:rPr>
              <w:t>consortium</w:t>
            </w:r>
            <w:r w:rsidRPr="00803ADF">
              <w:rPr>
                <w:rFonts w:ascii="Times New Roman" w:hAnsi="Times New Roman"/>
                <w:bCs/>
                <w:lang w:val="en-GB"/>
              </w:rPr>
              <w:t xml:space="preserve"> members and by regularly provide links to the project website. A dedicated social media manager will ensure an active and keen engagement with the public on Twitter. </w:t>
            </w:r>
          </w:p>
          <w:p w14:paraId="70F0C8A4" w14:textId="77777777" w:rsidR="00C87786" w:rsidRPr="00803ADF" w:rsidRDefault="00C87786" w:rsidP="00C87786">
            <w:pPr>
              <w:spacing w:before="60" w:after="60"/>
              <w:jc w:val="both"/>
              <w:rPr>
                <w:rFonts w:ascii="Times New Roman" w:hAnsi="Times New Roman"/>
                <w:b/>
                <w:lang w:val="en-GB"/>
              </w:rPr>
            </w:pPr>
            <w:r w:rsidRPr="00803ADF">
              <w:rPr>
                <w:rFonts w:ascii="Times New Roman" w:hAnsi="Times New Roman"/>
                <w:b/>
                <w:lang w:val="en-GB"/>
              </w:rPr>
              <w:t xml:space="preserve">Type of strategy: </w:t>
            </w:r>
            <w:r w:rsidRPr="00803ADF">
              <w:rPr>
                <w:rFonts w:ascii="Times New Roman" w:hAnsi="Times New Roman"/>
                <w:bCs/>
                <w:lang w:val="en-GB"/>
              </w:rPr>
              <w:t xml:space="preserve">Communication and dissemination </w:t>
            </w:r>
          </w:p>
          <w:p w14:paraId="604E2BF8" w14:textId="77777777" w:rsidR="00C87786" w:rsidRPr="00803ADF" w:rsidRDefault="00C87786" w:rsidP="00C87786">
            <w:pPr>
              <w:spacing w:before="60"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 Specific stakeholders identified above + media + public at large</w:t>
            </w:r>
          </w:p>
          <w:p w14:paraId="727C630B" w14:textId="7225507A" w:rsidR="00C87786" w:rsidRPr="00803ADF" w:rsidRDefault="00C87786" w:rsidP="00C87786">
            <w:pPr>
              <w:spacing w:before="60" w:after="120"/>
              <w:jc w:val="both"/>
              <w:rPr>
                <w:rFonts w:ascii="Times New Roman" w:hAnsi="Times New Roman"/>
                <w:bCs/>
                <w:lang w:val="en-GB"/>
              </w:rPr>
            </w:pPr>
            <w:r w:rsidRPr="00803ADF">
              <w:rPr>
                <w:rFonts w:ascii="Times New Roman" w:hAnsi="Times New Roman"/>
                <w:b/>
                <w:lang w:val="en-GB"/>
              </w:rPr>
              <w:t>Measures to verify impact</w:t>
            </w:r>
            <w:r w:rsidRPr="00803ADF">
              <w:rPr>
                <w:rFonts w:ascii="Times New Roman" w:hAnsi="Times New Roman"/>
                <w:bCs/>
                <w:lang w:val="en-GB"/>
              </w:rPr>
              <w:t xml:space="preserve">: Growth of followers over time; interaction with tweets (likes, retweets, responses) </w:t>
            </w:r>
          </w:p>
        </w:tc>
      </w:tr>
      <w:tr w:rsidR="00C87786" w:rsidRPr="00803ADF" w14:paraId="25EB0EC2" w14:textId="77777777" w:rsidTr="00921441">
        <w:tc>
          <w:tcPr>
            <w:tcW w:w="10205" w:type="dxa"/>
          </w:tcPr>
          <w:p w14:paraId="093EBD06" w14:textId="4EBF16F7" w:rsidR="00C87786" w:rsidRPr="00803ADF" w:rsidRDefault="00C87786" w:rsidP="00C87786">
            <w:pPr>
              <w:spacing w:before="60" w:after="60"/>
              <w:jc w:val="both"/>
              <w:rPr>
                <w:rFonts w:ascii="Times New Roman" w:hAnsi="Times New Roman"/>
                <w:bCs/>
                <w:lang w:val="en-GB"/>
              </w:rPr>
            </w:pPr>
            <w:r w:rsidRPr="00803ADF">
              <w:rPr>
                <w:rFonts w:ascii="Times New Roman" w:hAnsi="Times New Roman"/>
                <w:b/>
                <w:lang w:val="en-GB"/>
              </w:rPr>
              <w:t>Type of activity</w:t>
            </w:r>
            <w:r w:rsidRPr="00803ADF">
              <w:rPr>
                <w:rFonts w:ascii="Times New Roman" w:hAnsi="Times New Roman"/>
                <w:bCs/>
                <w:lang w:val="en-GB"/>
              </w:rPr>
              <w:t xml:space="preserve">: </w:t>
            </w:r>
            <w:r w:rsidRPr="00803ADF">
              <w:rPr>
                <w:rFonts w:ascii="Times New Roman" w:hAnsi="Times New Roman"/>
                <w:bCs/>
                <w:u w:val="single"/>
                <w:lang w:val="en-GB"/>
              </w:rPr>
              <w:t>Blogposts</w:t>
            </w:r>
            <w:r w:rsidRPr="00803ADF">
              <w:rPr>
                <w:rFonts w:ascii="Times New Roman" w:hAnsi="Times New Roman"/>
                <w:bCs/>
                <w:lang w:val="en-GB"/>
              </w:rPr>
              <w:t xml:space="preserve">. Upon publication of every public report, DEMCORE will publish a blogpost for a non-specialist audience </w:t>
            </w:r>
            <w:r w:rsidRPr="00803ADF">
              <w:rPr>
                <w:rFonts w:ascii="Times New Roman" w:hAnsi="Times New Roman"/>
                <w:lang w:val="en-GB"/>
              </w:rPr>
              <w:t xml:space="preserve">on its website. Additional blogposts that are connected to the scientific publications of DEMOCORE’s members will be published on the websites of renowned Blogs (e.g. LSE EUROPP, Monkey Cage, ECPR’s the Loop) – also beyond the lifespan of the project.  </w:t>
            </w:r>
          </w:p>
          <w:p w14:paraId="46E64BA6" w14:textId="77777777" w:rsidR="00C87786" w:rsidRPr="00803ADF" w:rsidRDefault="00C87786" w:rsidP="00C87786">
            <w:pPr>
              <w:spacing w:before="60" w:after="60"/>
              <w:jc w:val="both"/>
              <w:rPr>
                <w:rFonts w:ascii="Times New Roman" w:hAnsi="Times New Roman"/>
                <w:b/>
                <w:lang w:val="en-GB"/>
              </w:rPr>
            </w:pPr>
            <w:r w:rsidRPr="00803ADF">
              <w:rPr>
                <w:rFonts w:ascii="Times New Roman" w:hAnsi="Times New Roman"/>
                <w:b/>
                <w:lang w:val="en-GB"/>
              </w:rPr>
              <w:t xml:space="preserve">Type of strategy: </w:t>
            </w:r>
            <w:r w:rsidRPr="00803ADF">
              <w:rPr>
                <w:rFonts w:ascii="Times New Roman" w:hAnsi="Times New Roman"/>
                <w:bCs/>
                <w:lang w:val="en-GB"/>
              </w:rPr>
              <w:t xml:space="preserve">Communication and dissemination </w:t>
            </w:r>
          </w:p>
          <w:p w14:paraId="0BF0E930" w14:textId="77777777" w:rsidR="00C87786" w:rsidRPr="00803ADF" w:rsidRDefault="00C87786" w:rsidP="00C87786">
            <w:pPr>
              <w:spacing w:before="60" w:after="60"/>
              <w:jc w:val="both"/>
              <w:rPr>
                <w:rFonts w:ascii="Times New Roman" w:hAnsi="Times New Roman"/>
                <w:bCs/>
                <w:lang w:val="en-GB"/>
              </w:rPr>
            </w:pPr>
            <w:r w:rsidRPr="00803ADF">
              <w:rPr>
                <w:rFonts w:ascii="Times New Roman" w:hAnsi="Times New Roman"/>
                <w:b/>
                <w:lang w:val="en-GB"/>
              </w:rPr>
              <w:t>Targeted stakeholders</w:t>
            </w:r>
            <w:r w:rsidRPr="00803ADF">
              <w:rPr>
                <w:rFonts w:ascii="Times New Roman" w:hAnsi="Times New Roman"/>
                <w:bCs/>
                <w:lang w:val="en-GB"/>
              </w:rPr>
              <w:t>: Specific stakeholders identified above + media + public at large</w:t>
            </w:r>
          </w:p>
          <w:p w14:paraId="3197C19A" w14:textId="4B28AA97" w:rsidR="00C87786" w:rsidRPr="00803ADF" w:rsidRDefault="00C87786" w:rsidP="00C87786">
            <w:pPr>
              <w:spacing w:before="60" w:after="120"/>
              <w:jc w:val="both"/>
              <w:rPr>
                <w:rFonts w:ascii="Times New Roman" w:hAnsi="Times New Roman"/>
                <w:bCs/>
                <w:lang w:val="en-GB"/>
              </w:rPr>
            </w:pPr>
            <w:r w:rsidRPr="00803ADF">
              <w:rPr>
                <w:rFonts w:ascii="Times New Roman" w:hAnsi="Times New Roman"/>
                <w:b/>
                <w:lang w:val="en-GB"/>
              </w:rPr>
              <w:t>Measures to verify impact</w:t>
            </w:r>
            <w:r w:rsidRPr="00803ADF">
              <w:rPr>
                <w:rFonts w:ascii="Times New Roman" w:hAnsi="Times New Roman"/>
                <w:bCs/>
                <w:lang w:val="en-GB"/>
              </w:rPr>
              <w:t>: Website analytics, including page views, clicks on links</w:t>
            </w:r>
          </w:p>
        </w:tc>
      </w:tr>
    </w:tbl>
    <w:p w14:paraId="2D0BD4C5" w14:textId="77777777" w:rsidR="00545965" w:rsidRPr="00803ADF" w:rsidRDefault="00545965" w:rsidP="00356A49">
      <w:pPr>
        <w:pStyle w:val="Heading3"/>
      </w:pPr>
      <w:r w:rsidRPr="00803ADF">
        <w:t>2.2.2 Public disclosure of research data</w:t>
      </w:r>
    </w:p>
    <w:p w14:paraId="39EE5ADD" w14:textId="7DE03388" w:rsidR="00006699" w:rsidRPr="00803ADF" w:rsidRDefault="00006699" w:rsidP="00AD7AFF">
      <w:pPr>
        <w:pStyle w:val="BodyText"/>
        <w:spacing w:after="120"/>
        <w:ind w:left="0" w:firstLine="0"/>
        <w:jc w:val="both"/>
        <w:rPr>
          <w:sz w:val="22"/>
          <w:szCs w:val="22"/>
          <w:lang w:val="en-GB"/>
        </w:rPr>
      </w:pPr>
      <w:r w:rsidRPr="00803ADF">
        <w:rPr>
          <w:sz w:val="22"/>
          <w:szCs w:val="22"/>
          <w:lang w:val="en-GB"/>
        </w:rPr>
        <w:t>When it comes to the disclosure of research data the consortium is guided by the principle</w:t>
      </w:r>
      <w:r w:rsidR="006717F1">
        <w:rPr>
          <w:sz w:val="22"/>
          <w:szCs w:val="22"/>
          <w:lang w:val="en-GB"/>
        </w:rPr>
        <w:t>:</w:t>
      </w:r>
      <w:r w:rsidRPr="00803ADF">
        <w:rPr>
          <w:sz w:val="22"/>
          <w:szCs w:val="22"/>
          <w:lang w:val="en-GB"/>
        </w:rPr>
        <w:t xml:space="preserve"> as open as possible as restricted as necessary. We will therefore make sure that an anonymi</w:t>
      </w:r>
      <w:r w:rsidR="00803ADF" w:rsidRPr="00803ADF">
        <w:rPr>
          <w:sz w:val="22"/>
          <w:szCs w:val="22"/>
          <w:lang w:val="en-GB"/>
        </w:rPr>
        <w:t>s</w:t>
      </w:r>
      <w:r w:rsidRPr="00803ADF">
        <w:rPr>
          <w:sz w:val="22"/>
          <w:szCs w:val="22"/>
          <w:lang w:val="en-GB"/>
        </w:rPr>
        <w:t xml:space="preserve">ed and data protection conform version of our data will be easily accessible through publicly funded data archive, to ensure quick and easy access for as many interested stakeholders as possible.  </w:t>
      </w:r>
    </w:p>
    <w:p w14:paraId="0820AD33" w14:textId="77777777" w:rsidR="00545965" w:rsidRPr="00803ADF" w:rsidRDefault="00545965" w:rsidP="004D4A32">
      <w:pPr>
        <w:pStyle w:val="Heading3"/>
      </w:pPr>
      <w:r w:rsidRPr="00803ADF">
        <w:t>2.2.3 Open access publications</w:t>
      </w:r>
    </w:p>
    <w:p w14:paraId="68A139FE" w14:textId="47D66AFF" w:rsidR="00545965" w:rsidRPr="00803ADF" w:rsidRDefault="00545965" w:rsidP="00215A4C">
      <w:pPr>
        <w:spacing w:after="120"/>
        <w:jc w:val="both"/>
        <w:rPr>
          <w:rFonts w:ascii="Times New Roman" w:hAnsi="Times New Roman"/>
          <w:bCs/>
          <w:lang w:val="en-GB"/>
        </w:rPr>
      </w:pPr>
      <w:r w:rsidRPr="00803ADF">
        <w:rPr>
          <w:rFonts w:ascii="Times New Roman" w:hAnsi="Times New Roman"/>
          <w:bCs/>
          <w:lang w:val="en-GB"/>
        </w:rPr>
        <w:lastRenderedPageBreak/>
        <w:t>DEMCORE’s scientific publications, including journal articles, special issues and – if possible – books and book chapters, will be made freely accessible online through either Gold or Green Open Access. T</w:t>
      </w:r>
      <w:r w:rsidR="002634F5">
        <w:rPr>
          <w:rFonts w:ascii="Times New Roman" w:hAnsi="Times New Roman"/>
          <w:bCs/>
          <w:lang w:val="en-GB"/>
        </w:rPr>
        <w:t>he</w:t>
      </w:r>
      <w:r w:rsidRPr="00803ADF">
        <w:rPr>
          <w:rFonts w:ascii="Times New Roman" w:hAnsi="Times New Roman"/>
          <w:bCs/>
          <w:lang w:val="en-GB"/>
        </w:rPr>
        <w:t xml:space="preserve"> associated costs have been accounted for in DEMCORE’s budget. </w:t>
      </w:r>
    </w:p>
    <w:p w14:paraId="0C3AB585" w14:textId="77777777" w:rsidR="00215A4C" w:rsidRPr="00803ADF" w:rsidRDefault="00215A4C" w:rsidP="001E2743">
      <w:pPr>
        <w:pStyle w:val="Heading3"/>
      </w:pPr>
      <w:r w:rsidRPr="00803ADF">
        <w:t>2.2.</w:t>
      </w:r>
      <w:r w:rsidR="00545965" w:rsidRPr="00803ADF">
        <w:t>4</w:t>
      </w:r>
      <w:r w:rsidRPr="00803ADF">
        <w:t xml:space="preserve"> Strategy for the management of intellectual property</w:t>
      </w:r>
    </w:p>
    <w:p w14:paraId="4352668A" w14:textId="77777777" w:rsidR="00006699" w:rsidRPr="00803ADF" w:rsidRDefault="00006699" w:rsidP="00006699">
      <w:pPr>
        <w:autoSpaceDE w:val="0"/>
        <w:autoSpaceDN w:val="0"/>
        <w:spacing w:after="120"/>
        <w:jc w:val="both"/>
        <w:rPr>
          <w:rFonts w:ascii="TimesNewRomanPSMT" w:hAnsi="TimesNewRomanPSMT"/>
          <w:lang w:val="en-GB"/>
        </w:rPr>
      </w:pPr>
      <w:r w:rsidRPr="00803ADF">
        <w:rPr>
          <w:rFonts w:ascii="TimesNewRomanPSMT" w:hAnsi="TimesNewRomanPSMT"/>
          <w:lang w:val="en-GB"/>
        </w:rPr>
        <w:t>The Consortium Agreement will explicate the handling of intellectual property rights (IPR). In all events, three guiding principles will be followed:</w:t>
      </w:r>
    </w:p>
    <w:p w14:paraId="4B3490F4" w14:textId="77777777" w:rsidR="00006699" w:rsidRPr="00803ADF" w:rsidRDefault="00006699" w:rsidP="003013EE">
      <w:pPr>
        <w:numPr>
          <w:ilvl w:val="0"/>
          <w:numId w:val="19"/>
        </w:numPr>
        <w:autoSpaceDE w:val="0"/>
        <w:autoSpaceDN w:val="0"/>
        <w:ind w:left="426"/>
        <w:jc w:val="both"/>
        <w:rPr>
          <w:rFonts w:ascii="TimesNewRomanPSMT" w:hAnsi="TimesNewRomanPSMT"/>
          <w:lang w:val="en-GB"/>
        </w:rPr>
      </w:pPr>
      <w:r w:rsidRPr="00803ADF">
        <w:rPr>
          <w:rFonts w:ascii="TimesNewRomanPSMT" w:hAnsi="TimesNewRomanPSMT"/>
          <w:lang w:val="en-GB"/>
        </w:rPr>
        <w:t>Background (existing knowledge): unless expressly agreed otherwise, each partner grants to all other partners in the consortium access rights to background disclosed for the execution of the project.</w:t>
      </w:r>
    </w:p>
    <w:p w14:paraId="3AA9ABCB" w14:textId="07D393E8" w:rsidR="00006699" w:rsidRPr="00803ADF" w:rsidRDefault="00006699" w:rsidP="003013EE">
      <w:pPr>
        <w:numPr>
          <w:ilvl w:val="0"/>
          <w:numId w:val="19"/>
        </w:numPr>
        <w:autoSpaceDE w:val="0"/>
        <w:autoSpaceDN w:val="0"/>
        <w:ind w:left="426"/>
        <w:jc w:val="both"/>
        <w:rPr>
          <w:rFonts w:ascii="TimesNewRomanPSMT" w:hAnsi="TimesNewRomanPSMT"/>
          <w:lang w:val="en-GB"/>
        </w:rPr>
      </w:pPr>
      <w:r w:rsidRPr="00803ADF">
        <w:rPr>
          <w:rFonts w:ascii="TimesNewRomanPSMT" w:hAnsi="TimesNewRomanPSMT"/>
          <w:lang w:val="en-GB"/>
        </w:rPr>
        <w:t xml:space="preserve">Foreground (generated knowledge): any foreground generated during the project will be considered the result of joint effort by the partners collaborating in the specific </w:t>
      </w:r>
      <w:r w:rsidR="00726330" w:rsidRPr="00803ADF">
        <w:rPr>
          <w:rFonts w:ascii="TimesNewRomanPSMT" w:hAnsi="TimesNewRomanPSMT"/>
          <w:lang w:val="en-GB"/>
        </w:rPr>
        <w:t>Work Package</w:t>
      </w:r>
      <w:r w:rsidRPr="00803ADF">
        <w:rPr>
          <w:rFonts w:ascii="TimesNewRomanPSMT" w:hAnsi="TimesNewRomanPSMT"/>
          <w:lang w:val="en-GB"/>
        </w:rPr>
        <w:t xml:space="preserve">. As such, it shall be jointly owned, entitling all WP partners to exploit it for non-commercial purposes such as academic research, training and teaching activities. Commercial exploitation is only possible when the joint owners give prior consent and agree on fair and reasonable compensation. </w:t>
      </w:r>
    </w:p>
    <w:p w14:paraId="4EA0B3E1" w14:textId="7804D07D" w:rsidR="00215A4C" w:rsidRPr="00803ADF" w:rsidRDefault="00006699" w:rsidP="003013EE">
      <w:pPr>
        <w:numPr>
          <w:ilvl w:val="0"/>
          <w:numId w:val="19"/>
        </w:numPr>
        <w:autoSpaceDE w:val="0"/>
        <w:autoSpaceDN w:val="0"/>
        <w:spacing w:after="120"/>
        <w:ind w:left="426"/>
        <w:jc w:val="both"/>
        <w:rPr>
          <w:rFonts w:ascii="Times New Roman" w:hAnsi="Times New Roman"/>
          <w:bCs/>
          <w:lang w:val="en-GB"/>
        </w:rPr>
      </w:pPr>
      <w:r w:rsidRPr="00803ADF">
        <w:rPr>
          <w:rFonts w:ascii="TimesNewRomanPSMT" w:hAnsi="TimesNewRomanPSMT"/>
          <w:lang w:val="en-GB"/>
        </w:rPr>
        <w:t>For the use of data owned by external parties, an agreement will be drafted for each secondary dataset processed by the consortium. This agreement will detail how ownership and exploitation will be dealt with and specify any restrictions on processing techniques that may not be used.</w:t>
      </w:r>
    </w:p>
    <w:p w14:paraId="06219044" w14:textId="77777777" w:rsidR="00107E21" w:rsidRPr="00803ADF" w:rsidRDefault="00107E21" w:rsidP="00107E21">
      <w:pPr>
        <w:spacing w:after="120"/>
        <w:jc w:val="both"/>
        <w:rPr>
          <w:rFonts w:ascii="Times New Roman" w:hAnsi="Times New Roman"/>
          <w:bCs/>
          <w:lang w:val="en-GB"/>
        </w:rPr>
        <w:sectPr w:rsidR="00107E21" w:rsidRPr="00803ADF" w:rsidSect="00BD1E24">
          <w:pgSz w:w="11906" w:h="16838" w:code="9"/>
          <w:pgMar w:top="851" w:right="851" w:bottom="851" w:left="851" w:header="709" w:footer="709" w:gutter="0"/>
          <w:cols w:space="708"/>
          <w:docGrid w:linePitch="299"/>
        </w:sectPr>
      </w:pPr>
    </w:p>
    <w:p w14:paraId="50A825CB" w14:textId="77777777" w:rsidR="00D93E95" w:rsidRPr="00803ADF" w:rsidRDefault="00D93E95" w:rsidP="00356A49">
      <w:pPr>
        <w:pStyle w:val="Heading2"/>
      </w:pPr>
      <w:r w:rsidRPr="00803ADF">
        <w:lastRenderedPageBreak/>
        <w:t xml:space="preserve">2.3 </w:t>
      </w:r>
      <w:commentRangeStart w:id="20"/>
      <w:r w:rsidRPr="00803ADF">
        <w:t xml:space="preserve">Summary </w:t>
      </w:r>
      <w:commentRangeEnd w:id="20"/>
      <w:r w:rsidR="00E73370" w:rsidRPr="00803ADF">
        <w:rPr>
          <w:rStyle w:val="CommentReference"/>
          <w:rFonts w:ascii="Calibri" w:hAnsi="Calibri"/>
          <w:b w:val="0"/>
          <w:szCs w:val="20"/>
        </w:rPr>
        <w:commentReference w:id="20"/>
      </w:r>
    </w:p>
    <w:p w14:paraId="5DBEB336" w14:textId="77777777" w:rsidR="00D93E95" w:rsidRPr="00803ADF" w:rsidRDefault="00D93E95" w:rsidP="00132F60">
      <w:pPr>
        <w:rPr>
          <w:rFonts w:ascii="Times New Roman" w:hAnsi="Times New Roman"/>
          <w:b/>
          <w:color w:val="00B0F0"/>
          <w:lang w:val="en-GB"/>
        </w:rPr>
      </w:pPr>
      <w:r w:rsidRPr="00803ADF">
        <w:rPr>
          <w:rFonts w:ascii="Times New Roman" w:hAnsi="Times New Roman"/>
          <w:b/>
          <w:color w:val="00B0F0"/>
          <w:lang w:val="en-GB"/>
        </w:rPr>
        <w:t>KEY ELEMENT OF THE IMPACT SECTION</w:t>
      </w:r>
    </w:p>
    <w:tbl>
      <w:tblPr>
        <w:tblpPr w:leftFromText="180" w:rightFromText="180" w:vertAnchor="text" w:horzAnchor="margin" w:tblpY="227"/>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3685"/>
      </w:tblGrid>
      <w:tr w:rsidR="00D93E95" w:rsidRPr="00803ADF" w14:paraId="02E80992" w14:textId="77777777" w:rsidTr="006F186B">
        <w:trPr>
          <w:trHeight w:val="255"/>
        </w:trPr>
        <w:tc>
          <w:tcPr>
            <w:tcW w:w="3685" w:type="dxa"/>
            <w:shd w:val="clear" w:color="auto" w:fill="00B0F0"/>
          </w:tcPr>
          <w:p w14:paraId="77EE0FFB" w14:textId="77777777" w:rsidR="00D93E95" w:rsidRPr="00803ADF" w:rsidRDefault="00D93E95" w:rsidP="006F186B">
            <w:pPr>
              <w:jc w:val="center"/>
              <w:rPr>
                <w:rFonts w:ascii="Times New Roman" w:hAnsi="Times New Roman"/>
                <w:b/>
                <w:color w:val="00B0F0"/>
                <w:lang w:val="en-GB"/>
              </w:rPr>
            </w:pPr>
            <w:r w:rsidRPr="00803ADF">
              <w:rPr>
                <w:rFonts w:ascii="Times New Roman" w:hAnsi="Times New Roman"/>
                <w:b/>
                <w:color w:val="FFFFFF"/>
                <w:lang w:val="en-GB"/>
              </w:rPr>
              <w:t>SPECIFIC NEEDS</w:t>
            </w:r>
          </w:p>
        </w:tc>
      </w:tr>
      <w:tr w:rsidR="00D93E95" w:rsidRPr="00803ADF" w14:paraId="1D5FF21C" w14:textId="77777777" w:rsidTr="006F186B">
        <w:trPr>
          <w:trHeight w:val="7807"/>
        </w:trPr>
        <w:tc>
          <w:tcPr>
            <w:tcW w:w="3685" w:type="dxa"/>
          </w:tcPr>
          <w:p w14:paraId="1AC3E368" w14:textId="77777777" w:rsidR="00D93E95" w:rsidRPr="00803ADF" w:rsidRDefault="00D93E95" w:rsidP="006F186B">
            <w:pPr>
              <w:rPr>
                <w:rFonts w:ascii="Times New Roman" w:hAnsi="Times New Roman"/>
                <w:i/>
                <w:color w:val="00B0F0"/>
                <w:lang w:val="en-GB"/>
              </w:rPr>
            </w:pPr>
            <w:r w:rsidRPr="00803ADF">
              <w:rPr>
                <w:rFonts w:ascii="Times New Roman" w:hAnsi="Times New Roman"/>
                <w:i/>
                <w:color w:val="00B0F0"/>
                <w:lang w:val="en-GB"/>
              </w:rPr>
              <w:t>What are the specific needs that triggered this project?</w:t>
            </w:r>
          </w:p>
          <w:p w14:paraId="67F7DD8E" w14:textId="77777777" w:rsidR="00D93E95" w:rsidRPr="00803ADF" w:rsidRDefault="00D93E95" w:rsidP="006F186B">
            <w:pPr>
              <w:rPr>
                <w:rFonts w:ascii="Times New Roman" w:hAnsi="Times New Roman"/>
                <w:i/>
                <w:color w:val="00B0F0"/>
                <w:lang w:val="en-GB"/>
              </w:rPr>
            </w:pPr>
          </w:p>
          <w:p w14:paraId="2AFB7A16" w14:textId="77777777" w:rsidR="00336B75" w:rsidRPr="00803ADF" w:rsidRDefault="00361F00" w:rsidP="00D17519">
            <w:pPr>
              <w:spacing w:after="120"/>
              <w:jc w:val="both"/>
              <w:rPr>
                <w:rFonts w:ascii="Times New Roman" w:hAnsi="Times New Roman"/>
                <w:lang w:val="en-GB"/>
              </w:rPr>
            </w:pPr>
            <w:r w:rsidRPr="00803ADF">
              <w:rPr>
                <w:rFonts w:ascii="Times New Roman" w:hAnsi="Times New Roman"/>
                <w:lang w:val="en-GB"/>
              </w:rPr>
              <w:t xml:space="preserve">1) </w:t>
            </w:r>
            <w:r w:rsidR="00336B75" w:rsidRPr="00803ADF">
              <w:rPr>
                <w:rFonts w:ascii="Times New Roman" w:hAnsi="Times New Roman"/>
                <w:lang w:val="en-GB"/>
              </w:rPr>
              <w:t xml:space="preserve">We require an </w:t>
            </w:r>
            <w:r w:rsidR="00336B75" w:rsidRPr="00803ADF">
              <w:rPr>
                <w:rFonts w:ascii="Times New Roman" w:hAnsi="Times New Roman"/>
                <w:b/>
                <w:bCs/>
                <w:lang w:val="en-GB"/>
              </w:rPr>
              <w:t xml:space="preserve">in-depth understanding of the long-term trends </w:t>
            </w:r>
            <w:r w:rsidR="00336B75" w:rsidRPr="00803ADF">
              <w:rPr>
                <w:rFonts w:ascii="Times New Roman" w:hAnsi="Times New Roman"/>
                <w:lang w:val="en-GB"/>
              </w:rPr>
              <w:t>of public legitimacy</w:t>
            </w:r>
            <w:r w:rsidRPr="00803ADF">
              <w:rPr>
                <w:rFonts w:ascii="Times New Roman" w:hAnsi="Times New Roman"/>
                <w:lang w:val="en-GB"/>
              </w:rPr>
              <w:t xml:space="preserve"> </w:t>
            </w:r>
            <w:r w:rsidR="00F51BA8" w:rsidRPr="00803ADF">
              <w:rPr>
                <w:rFonts w:ascii="Times New Roman" w:hAnsi="Times New Roman"/>
                <w:lang w:val="en-GB"/>
              </w:rPr>
              <w:t>among European citizens and</w:t>
            </w:r>
            <w:r w:rsidR="00BB3ABA" w:rsidRPr="00803ADF">
              <w:rPr>
                <w:rFonts w:ascii="Times New Roman" w:hAnsi="Times New Roman"/>
                <w:lang w:val="en-GB"/>
              </w:rPr>
              <w:t xml:space="preserve"> political rhetoric of </w:t>
            </w:r>
            <w:r w:rsidR="00F51BA8" w:rsidRPr="00803ADF">
              <w:rPr>
                <w:rFonts w:ascii="Times New Roman" w:hAnsi="Times New Roman"/>
                <w:lang w:val="en-GB"/>
              </w:rPr>
              <w:t xml:space="preserve">political parties </w:t>
            </w:r>
            <w:r w:rsidR="00336B75" w:rsidRPr="00803ADF">
              <w:rPr>
                <w:rFonts w:ascii="Times New Roman" w:hAnsi="Times New Roman"/>
                <w:lang w:val="en-GB"/>
              </w:rPr>
              <w:t xml:space="preserve">towards </w:t>
            </w:r>
            <w:r w:rsidR="000052BF" w:rsidRPr="00803ADF">
              <w:rPr>
                <w:rFonts w:ascii="Times New Roman" w:hAnsi="Times New Roman"/>
                <w:lang w:val="en-GB"/>
              </w:rPr>
              <w:t>liberal democratic norms and values</w:t>
            </w:r>
            <w:r w:rsidR="00336B75" w:rsidRPr="00803ADF">
              <w:rPr>
                <w:rFonts w:ascii="Times New Roman" w:hAnsi="Times New Roman"/>
                <w:lang w:val="en-GB"/>
              </w:rPr>
              <w:t xml:space="preserve"> and </w:t>
            </w:r>
            <w:r w:rsidRPr="00803ADF">
              <w:rPr>
                <w:rFonts w:ascii="Times New Roman" w:hAnsi="Times New Roman"/>
                <w:lang w:val="en-GB"/>
              </w:rPr>
              <w:t>the extent to which these are shaped by contextual factors</w:t>
            </w:r>
            <w:r w:rsidR="00F51BA8" w:rsidRPr="00803ADF">
              <w:rPr>
                <w:rFonts w:ascii="Times New Roman" w:hAnsi="Times New Roman"/>
                <w:lang w:val="en-GB"/>
              </w:rPr>
              <w:t xml:space="preserve"> </w:t>
            </w:r>
            <w:r w:rsidR="00F51BA8" w:rsidRPr="00803ADF">
              <w:rPr>
                <w:rFonts w:ascii="Times New Roman" w:hAnsi="Times New Roman"/>
                <w:highlight w:val="lightGray"/>
                <w:lang w:val="en-GB"/>
              </w:rPr>
              <w:t>and institutions</w:t>
            </w:r>
            <w:r w:rsidR="00DD2703" w:rsidRPr="00803ADF">
              <w:rPr>
                <w:rFonts w:ascii="Times New Roman" w:hAnsi="Times New Roman"/>
                <w:lang w:val="en-GB"/>
              </w:rPr>
              <w:t xml:space="preserve"> across Europe</w:t>
            </w:r>
            <w:r w:rsidRPr="00803ADF">
              <w:rPr>
                <w:rFonts w:ascii="Times New Roman" w:hAnsi="Times New Roman"/>
                <w:lang w:val="en-GB"/>
              </w:rPr>
              <w:t xml:space="preserve">. </w:t>
            </w:r>
          </w:p>
          <w:p w14:paraId="0C876E3E" w14:textId="77777777" w:rsidR="00361F00" w:rsidRPr="00803ADF" w:rsidRDefault="00361F00" w:rsidP="00D17519">
            <w:pPr>
              <w:spacing w:after="120"/>
              <w:jc w:val="both"/>
              <w:rPr>
                <w:rFonts w:ascii="Times New Roman" w:hAnsi="Times New Roman"/>
                <w:lang w:val="en-GB"/>
              </w:rPr>
            </w:pPr>
            <w:r w:rsidRPr="00803ADF">
              <w:rPr>
                <w:rFonts w:ascii="Times New Roman" w:hAnsi="Times New Roman"/>
                <w:lang w:val="en-GB"/>
              </w:rPr>
              <w:t xml:space="preserve">2) We require a </w:t>
            </w:r>
            <w:r w:rsidRPr="00803ADF">
              <w:rPr>
                <w:rFonts w:ascii="Times New Roman" w:hAnsi="Times New Roman"/>
                <w:b/>
                <w:bCs/>
                <w:lang w:val="en-GB"/>
              </w:rPr>
              <w:t>comprehensive account of the challenges that liberal democracy i</w:t>
            </w:r>
            <w:r w:rsidR="0065354A" w:rsidRPr="00803ADF">
              <w:rPr>
                <w:rFonts w:ascii="Times New Roman" w:hAnsi="Times New Roman"/>
                <w:b/>
                <w:bCs/>
                <w:lang w:val="en-GB"/>
              </w:rPr>
              <w:t>n Europe i</w:t>
            </w:r>
            <w:r w:rsidRPr="00803ADF">
              <w:rPr>
                <w:rFonts w:ascii="Times New Roman" w:hAnsi="Times New Roman"/>
                <w:b/>
                <w:bCs/>
                <w:lang w:val="en-GB"/>
              </w:rPr>
              <w:t>s</w:t>
            </w:r>
            <w:r w:rsidR="00F90D8D" w:rsidRPr="00803ADF">
              <w:rPr>
                <w:rFonts w:ascii="Times New Roman" w:hAnsi="Times New Roman"/>
                <w:b/>
                <w:bCs/>
                <w:lang w:val="en-GB"/>
              </w:rPr>
              <w:t xml:space="preserve"> currently </w:t>
            </w:r>
            <w:r w:rsidRPr="00803ADF">
              <w:rPr>
                <w:rFonts w:ascii="Times New Roman" w:hAnsi="Times New Roman"/>
                <w:b/>
                <w:bCs/>
                <w:lang w:val="en-GB"/>
              </w:rPr>
              <w:t>facing</w:t>
            </w:r>
            <w:r w:rsidRPr="00803ADF">
              <w:rPr>
                <w:rFonts w:ascii="Times New Roman" w:hAnsi="Times New Roman"/>
                <w:lang w:val="en-GB"/>
              </w:rPr>
              <w:t xml:space="preserve"> </w:t>
            </w:r>
            <w:r w:rsidR="009908CE" w:rsidRPr="00803ADF">
              <w:rPr>
                <w:rFonts w:ascii="Times New Roman" w:hAnsi="Times New Roman"/>
                <w:lang w:val="en-GB"/>
              </w:rPr>
              <w:t xml:space="preserve">– </w:t>
            </w:r>
            <w:r w:rsidRPr="00803ADF">
              <w:rPr>
                <w:rFonts w:ascii="Times New Roman" w:hAnsi="Times New Roman"/>
                <w:lang w:val="en-GB"/>
              </w:rPr>
              <w:t>both</w:t>
            </w:r>
            <w:r w:rsidR="009908CE" w:rsidRPr="00803ADF">
              <w:rPr>
                <w:rFonts w:ascii="Times New Roman" w:hAnsi="Times New Roman"/>
                <w:lang w:val="en-GB"/>
              </w:rPr>
              <w:t xml:space="preserve"> </w:t>
            </w:r>
            <w:r w:rsidRPr="00803ADF">
              <w:rPr>
                <w:rFonts w:ascii="Times New Roman" w:hAnsi="Times New Roman"/>
                <w:lang w:val="en-GB"/>
              </w:rPr>
              <w:t>in terms of contestation of idea</w:t>
            </w:r>
            <w:r w:rsidR="00220C18" w:rsidRPr="00803ADF">
              <w:rPr>
                <w:rFonts w:ascii="Times New Roman" w:hAnsi="Times New Roman"/>
                <w:lang w:val="en-GB"/>
              </w:rPr>
              <w:t>l</w:t>
            </w:r>
            <w:r w:rsidRPr="00803ADF">
              <w:rPr>
                <w:rFonts w:ascii="Times New Roman" w:hAnsi="Times New Roman"/>
                <w:lang w:val="en-GB"/>
              </w:rPr>
              <w:t xml:space="preserve">s in public discourse and </w:t>
            </w:r>
            <w:r w:rsidR="000F1E68" w:rsidRPr="00803ADF">
              <w:rPr>
                <w:rFonts w:ascii="Times New Roman" w:hAnsi="Times New Roman"/>
                <w:lang w:val="en-GB"/>
              </w:rPr>
              <w:t xml:space="preserve">in the electoral marketplace </w:t>
            </w:r>
            <w:r w:rsidR="009908CE" w:rsidRPr="00803ADF">
              <w:rPr>
                <w:rFonts w:ascii="Times New Roman" w:hAnsi="Times New Roman"/>
                <w:lang w:val="en-GB"/>
              </w:rPr>
              <w:t xml:space="preserve">– </w:t>
            </w:r>
            <w:r w:rsidR="000F1E68" w:rsidRPr="00803ADF">
              <w:rPr>
                <w:rFonts w:ascii="Times New Roman" w:hAnsi="Times New Roman"/>
                <w:lang w:val="en-GB"/>
              </w:rPr>
              <w:t>and what role historic, political and economic context</w:t>
            </w:r>
            <w:r w:rsidR="00CD364B" w:rsidRPr="00803ADF">
              <w:rPr>
                <w:rFonts w:ascii="Times New Roman" w:hAnsi="Times New Roman"/>
                <w:lang w:val="en-GB"/>
              </w:rPr>
              <w:t>s</w:t>
            </w:r>
            <w:r w:rsidR="000F1E68" w:rsidRPr="00803ADF">
              <w:rPr>
                <w:rFonts w:ascii="Times New Roman" w:hAnsi="Times New Roman"/>
                <w:lang w:val="en-GB"/>
              </w:rPr>
              <w:t xml:space="preserve"> play for this contestation. </w:t>
            </w:r>
          </w:p>
          <w:p w14:paraId="429D089B" w14:textId="77777777" w:rsidR="00D93E95" w:rsidRPr="00803ADF" w:rsidRDefault="000F1E68" w:rsidP="00D17519">
            <w:pPr>
              <w:spacing w:after="120"/>
              <w:jc w:val="both"/>
              <w:rPr>
                <w:rFonts w:ascii="Times New Roman" w:hAnsi="Times New Roman"/>
                <w:i/>
                <w:color w:val="00B0F0"/>
                <w:lang w:val="en-GB"/>
              </w:rPr>
            </w:pPr>
            <w:r w:rsidRPr="00803ADF">
              <w:rPr>
                <w:rFonts w:ascii="Times New Roman" w:hAnsi="Times New Roman"/>
                <w:lang w:val="en-GB"/>
              </w:rPr>
              <w:t xml:space="preserve">3) We require </w:t>
            </w:r>
            <w:r w:rsidRPr="00803ADF">
              <w:rPr>
                <w:rFonts w:ascii="Times New Roman" w:hAnsi="Times New Roman"/>
                <w:b/>
                <w:bCs/>
                <w:lang w:val="en-GB"/>
              </w:rPr>
              <w:t xml:space="preserve">a </w:t>
            </w:r>
            <w:r w:rsidR="009136B2" w:rsidRPr="00803ADF">
              <w:rPr>
                <w:rFonts w:ascii="Times New Roman" w:hAnsi="Times New Roman"/>
                <w:b/>
                <w:bCs/>
                <w:lang w:val="en-GB"/>
              </w:rPr>
              <w:t>robust vision</w:t>
            </w:r>
            <w:r w:rsidRPr="00803ADF">
              <w:rPr>
                <w:rFonts w:ascii="Times New Roman" w:hAnsi="Times New Roman"/>
                <w:b/>
                <w:bCs/>
                <w:lang w:val="en-GB"/>
              </w:rPr>
              <w:t xml:space="preserve"> for the future of liberal democracy</w:t>
            </w:r>
            <w:r w:rsidR="005E5B26" w:rsidRPr="00803ADF">
              <w:rPr>
                <w:rFonts w:ascii="Times New Roman" w:hAnsi="Times New Roman"/>
                <w:lang w:val="en-GB"/>
              </w:rPr>
              <w:t xml:space="preserve"> </w:t>
            </w:r>
            <w:r w:rsidR="005E5B26" w:rsidRPr="00803ADF">
              <w:rPr>
                <w:rFonts w:ascii="Times New Roman" w:hAnsi="Times New Roman"/>
                <w:b/>
                <w:bCs/>
                <w:lang w:val="en-GB"/>
              </w:rPr>
              <w:t>in Europe</w:t>
            </w:r>
            <w:r w:rsidR="00C1033C" w:rsidRPr="00803ADF">
              <w:rPr>
                <w:rFonts w:ascii="Times New Roman" w:hAnsi="Times New Roman"/>
                <w:lang w:val="en-GB"/>
              </w:rPr>
              <w:t>, particularly for</w:t>
            </w:r>
            <w:r w:rsidR="00251322" w:rsidRPr="00803ADF">
              <w:rPr>
                <w:rFonts w:ascii="Times New Roman" w:hAnsi="Times New Roman"/>
                <w:lang w:val="en-GB"/>
              </w:rPr>
              <w:t xml:space="preserve"> institutions of democratic governance</w:t>
            </w:r>
            <w:r w:rsidR="00C1033C" w:rsidRPr="00803ADF">
              <w:rPr>
                <w:rFonts w:ascii="Times New Roman" w:hAnsi="Times New Roman"/>
                <w:lang w:val="en-GB"/>
              </w:rPr>
              <w:t>,</w:t>
            </w:r>
            <w:r w:rsidRPr="00803ADF">
              <w:rPr>
                <w:rFonts w:ascii="Times New Roman" w:hAnsi="Times New Roman"/>
                <w:lang w:val="en-GB"/>
              </w:rPr>
              <w:t xml:space="preserve"> across </w:t>
            </w:r>
            <w:r w:rsidR="005E5B26" w:rsidRPr="00803ADF">
              <w:rPr>
                <w:rFonts w:ascii="Times New Roman" w:hAnsi="Times New Roman"/>
                <w:lang w:val="en-GB"/>
              </w:rPr>
              <w:t>various</w:t>
            </w:r>
            <w:r w:rsidRPr="00803ADF">
              <w:rPr>
                <w:rFonts w:ascii="Times New Roman" w:hAnsi="Times New Roman"/>
                <w:lang w:val="en-GB"/>
              </w:rPr>
              <w:t xml:space="preserve"> domestic contexts </w:t>
            </w:r>
            <w:r w:rsidR="0071438D" w:rsidRPr="00803ADF">
              <w:rPr>
                <w:rFonts w:ascii="Times New Roman" w:hAnsi="Times New Roman"/>
                <w:lang w:val="en-GB"/>
              </w:rPr>
              <w:t>in order to counter illiberal democrats and ensure liberal democratic resilience</w:t>
            </w:r>
            <w:r w:rsidR="005C53AC" w:rsidRPr="00803ADF">
              <w:rPr>
                <w:rFonts w:ascii="Times New Roman" w:hAnsi="Times New Roman"/>
                <w:lang w:val="en-GB"/>
              </w:rPr>
              <w:t xml:space="preserve"> in the long run</w:t>
            </w:r>
            <w:r w:rsidR="0071438D" w:rsidRPr="00803ADF">
              <w:rPr>
                <w:rFonts w:ascii="Times New Roman" w:hAnsi="Times New Roman"/>
                <w:lang w:val="en-GB"/>
              </w:rPr>
              <w:t xml:space="preserve">. </w:t>
            </w:r>
          </w:p>
        </w:tc>
      </w:tr>
    </w:tbl>
    <w:p w14:paraId="04D7E0CF" w14:textId="77777777" w:rsidR="00D93E95" w:rsidRPr="00803ADF" w:rsidRDefault="00D93E95" w:rsidP="00D93E95">
      <w:pPr>
        <w:rPr>
          <w:rFonts w:ascii="Times New Roman" w:hAnsi="Times New Roman"/>
          <w:vanish/>
          <w:lang w:val="en-GB"/>
        </w:rPr>
      </w:pPr>
    </w:p>
    <w:tbl>
      <w:tblPr>
        <w:tblpPr w:leftFromText="180" w:rightFromText="180" w:vertAnchor="text" w:horzAnchor="margin" w:tblpXSpec="right" w:tblpY="237"/>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3685"/>
      </w:tblGrid>
      <w:tr w:rsidR="007D129B" w:rsidRPr="00803ADF" w14:paraId="476ADD2C" w14:textId="77777777" w:rsidTr="006F186B">
        <w:trPr>
          <w:trHeight w:val="255"/>
        </w:trPr>
        <w:tc>
          <w:tcPr>
            <w:tcW w:w="3685" w:type="dxa"/>
            <w:shd w:val="clear" w:color="auto" w:fill="00B0F0"/>
          </w:tcPr>
          <w:p w14:paraId="68D8275C" w14:textId="77777777" w:rsidR="00D93E95" w:rsidRPr="00803ADF" w:rsidRDefault="00D93E95" w:rsidP="00D93E95">
            <w:pPr>
              <w:jc w:val="center"/>
              <w:rPr>
                <w:rFonts w:ascii="Times New Roman" w:hAnsi="Times New Roman"/>
                <w:b/>
                <w:color w:val="00B0F0"/>
                <w:lang w:val="en-GB"/>
              </w:rPr>
            </w:pPr>
            <w:r w:rsidRPr="00803ADF">
              <w:rPr>
                <w:rFonts w:ascii="Times New Roman" w:hAnsi="Times New Roman"/>
                <w:b/>
                <w:color w:val="FFFFFF"/>
                <w:lang w:val="en-GB"/>
              </w:rPr>
              <w:t>D &amp; E &amp; C MEASURES</w:t>
            </w:r>
          </w:p>
        </w:tc>
      </w:tr>
      <w:tr w:rsidR="007D129B" w:rsidRPr="00803ADF" w14:paraId="66BE1F69" w14:textId="77777777" w:rsidTr="006F186B">
        <w:trPr>
          <w:trHeight w:val="7795"/>
        </w:trPr>
        <w:tc>
          <w:tcPr>
            <w:tcW w:w="3685" w:type="dxa"/>
          </w:tcPr>
          <w:p w14:paraId="69B3B846" w14:textId="77777777" w:rsidR="00D93E95" w:rsidRPr="00803ADF" w:rsidRDefault="00D93E95" w:rsidP="00D93E95">
            <w:pPr>
              <w:rPr>
                <w:rFonts w:ascii="Times New Roman" w:hAnsi="Times New Roman"/>
                <w:color w:val="00B0F0"/>
                <w:lang w:val="en-GB"/>
              </w:rPr>
            </w:pPr>
            <w:r w:rsidRPr="00803ADF">
              <w:rPr>
                <w:rFonts w:ascii="Times New Roman" w:hAnsi="Times New Roman"/>
                <w:color w:val="00B0F0"/>
                <w:lang w:val="en-GB"/>
              </w:rPr>
              <w:t xml:space="preserve">What dissemination, exploitation and communication measures will you apply to the results? </w:t>
            </w:r>
          </w:p>
          <w:p w14:paraId="2EB146B9" w14:textId="13E0DDD2" w:rsidR="00280345" w:rsidRPr="00803ADF" w:rsidRDefault="00280345" w:rsidP="00D17519">
            <w:pPr>
              <w:spacing w:before="40" w:after="120"/>
              <w:jc w:val="both"/>
              <w:rPr>
                <w:rFonts w:ascii="Times New Roman" w:hAnsi="Times New Roman"/>
                <w:lang w:val="en-GB"/>
              </w:rPr>
            </w:pPr>
            <w:r w:rsidRPr="00803ADF">
              <w:rPr>
                <w:rFonts w:ascii="Times New Roman" w:hAnsi="Times New Roman"/>
                <w:b/>
                <w:bCs/>
                <w:lang w:val="en-GB"/>
              </w:rPr>
              <w:t>Exploitation</w:t>
            </w:r>
            <w:r w:rsidRPr="00803ADF">
              <w:rPr>
                <w:rFonts w:ascii="Times New Roman" w:hAnsi="Times New Roman"/>
                <w:lang w:val="en-GB"/>
              </w:rPr>
              <w:t xml:space="preserve">: </w:t>
            </w:r>
            <w:r w:rsidR="00EC745A" w:rsidRPr="00803ADF">
              <w:rPr>
                <w:rFonts w:ascii="Times New Roman" w:hAnsi="Times New Roman"/>
                <w:lang w:val="en-GB"/>
              </w:rPr>
              <w:t>Providing</w:t>
            </w:r>
            <w:r w:rsidRPr="00803ADF">
              <w:rPr>
                <w:rFonts w:ascii="Times New Roman" w:hAnsi="Times New Roman"/>
                <w:lang w:val="en-GB"/>
              </w:rPr>
              <w:t xml:space="preserve"> </w:t>
            </w:r>
            <w:r w:rsidR="00FF6DA1" w:rsidRPr="00803ADF">
              <w:rPr>
                <w:rFonts w:ascii="Times New Roman" w:hAnsi="Times New Roman"/>
                <w:highlight w:val="yellow"/>
                <w:lang w:val="en-GB"/>
              </w:rPr>
              <w:t>“heat maps”</w:t>
            </w:r>
            <w:r w:rsidR="00FF6DA1" w:rsidRPr="00803ADF">
              <w:rPr>
                <w:rFonts w:ascii="Times New Roman" w:hAnsi="Times New Roman"/>
                <w:lang w:val="en-GB"/>
              </w:rPr>
              <w:t xml:space="preserve"> </w:t>
            </w:r>
            <w:r w:rsidR="006F186B" w:rsidRPr="00803ADF">
              <w:rPr>
                <w:rFonts w:ascii="Times New Roman" w:hAnsi="Times New Roman"/>
                <w:lang w:val="en-GB"/>
              </w:rPr>
              <w:t>to</w:t>
            </w:r>
            <w:r w:rsidRPr="00803ADF">
              <w:rPr>
                <w:rFonts w:ascii="Times New Roman" w:hAnsi="Times New Roman"/>
                <w:lang w:val="en-GB"/>
              </w:rPr>
              <w:t xml:space="preserve"> data journalists at major European newspapers (e.g. </w:t>
            </w:r>
            <w:r w:rsidRPr="00803ADF">
              <w:rPr>
                <w:rFonts w:ascii="Times New Roman" w:hAnsi="Times New Roman"/>
                <w:i/>
                <w:iCs/>
                <w:lang w:val="en-GB"/>
              </w:rPr>
              <w:t>The Guardian</w:t>
            </w:r>
            <w:r w:rsidRPr="00803ADF">
              <w:rPr>
                <w:rFonts w:ascii="Times New Roman" w:hAnsi="Times New Roman"/>
                <w:lang w:val="en-GB"/>
              </w:rPr>
              <w:t>,</w:t>
            </w:r>
            <w:r w:rsidR="006F186B" w:rsidRPr="00803ADF">
              <w:rPr>
                <w:rFonts w:ascii="Times New Roman" w:hAnsi="Times New Roman"/>
                <w:lang w:val="en-GB"/>
              </w:rPr>
              <w:t xml:space="preserve"> </w:t>
            </w:r>
            <w:r w:rsidR="006F186B" w:rsidRPr="00803ADF">
              <w:rPr>
                <w:rFonts w:ascii="Times New Roman" w:hAnsi="Times New Roman"/>
                <w:i/>
                <w:iCs/>
                <w:lang w:val="en-GB"/>
              </w:rPr>
              <w:t xml:space="preserve"> de Volkskrant,</w:t>
            </w:r>
            <w:r w:rsidRPr="00803ADF">
              <w:rPr>
                <w:rFonts w:ascii="Times New Roman" w:hAnsi="Times New Roman"/>
                <w:lang w:val="en-GB"/>
              </w:rPr>
              <w:t xml:space="preserve"> </w:t>
            </w:r>
            <w:proofErr w:type="spellStart"/>
            <w:r w:rsidRPr="00803ADF">
              <w:rPr>
                <w:rFonts w:ascii="Times New Roman" w:hAnsi="Times New Roman"/>
                <w:i/>
                <w:iCs/>
                <w:lang w:val="en-GB"/>
              </w:rPr>
              <w:t>Süddeutsche</w:t>
            </w:r>
            <w:proofErr w:type="spellEnd"/>
            <w:r w:rsidRPr="00803ADF">
              <w:rPr>
                <w:rFonts w:ascii="Times New Roman" w:hAnsi="Times New Roman"/>
                <w:i/>
                <w:iCs/>
                <w:lang w:val="en-GB"/>
              </w:rPr>
              <w:t xml:space="preserve"> Zeitung</w:t>
            </w:r>
            <w:r w:rsidRPr="00803ADF">
              <w:rPr>
                <w:rFonts w:ascii="Times New Roman" w:hAnsi="Times New Roman"/>
                <w:lang w:val="en-GB"/>
              </w:rPr>
              <w:t>)</w:t>
            </w:r>
            <w:r w:rsidR="006F186B" w:rsidRPr="00803ADF">
              <w:rPr>
                <w:rFonts w:ascii="Times New Roman" w:hAnsi="Times New Roman"/>
                <w:lang w:val="en-GB"/>
              </w:rPr>
              <w:t xml:space="preserve"> and new media</w:t>
            </w:r>
            <w:r w:rsidR="0050677C" w:rsidRPr="00803ADF">
              <w:rPr>
                <w:rFonts w:ascii="Times New Roman" w:hAnsi="Times New Roman"/>
                <w:lang w:val="en-GB"/>
              </w:rPr>
              <w:t xml:space="preserve"> for visual</w:t>
            </w:r>
            <w:r w:rsidR="00161B50" w:rsidRPr="00803ADF">
              <w:rPr>
                <w:rFonts w:ascii="Times New Roman" w:hAnsi="Times New Roman"/>
                <w:lang w:val="en-GB"/>
              </w:rPr>
              <w:t>isa</w:t>
            </w:r>
            <w:r w:rsidR="0050677C" w:rsidRPr="00803ADF">
              <w:rPr>
                <w:rFonts w:ascii="Times New Roman" w:hAnsi="Times New Roman"/>
                <w:lang w:val="en-GB"/>
              </w:rPr>
              <w:t>tion purposes</w:t>
            </w:r>
            <w:r w:rsidR="006C0750" w:rsidRPr="00803ADF">
              <w:rPr>
                <w:rFonts w:ascii="Times New Roman" w:hAnsi="Times New Roman"/>
                <w:lang w:val="en-GB"/>
              </w:rPr>
              <w:t xml:space="preserve">; public reports for policy-makers </w:t>
            </w:r>
            <w:r w:rsidR="0082543F" w:rsidRPr="00803ADF">
              <w:rPr>
                <w:rFonts w:ascii="Times New Roman" w:hAnsi="Times New Roman"/>
                <w:lang w:val="en-GB"/>
              </w:rPr>
              <w:t>and representatives of pan-European NGOs</w:t>
            </w:r>
          </w:p>
          <w:p w14:paraId="61F2F342" w14:textId="77777777" w:rsidR="00280345" w:rsidRPr="00803ADF" w:rsidRDefault="00280345" w:rsidP="00D17519">
            <w:pPr>
              <w:spacing w:after="120"/>
              <w:jc w:val="both"/>
              <w:rPr>
                <w:rFonts w:ascii="Times New Roman" w:hAnsi="Times New Roman"/>
                <w:lang w:val="en-GB"/>
              </w:rPr>
            </w:pPr>
            <w:r w:rsidRPr="00803ADF">
              <w:rPr>
                <w:rFonts w:ascii="Times New Roman" w:hAnsi="Times New Roman"/>
                <w:b/>
                <w:bCs/>
                <w:lang w:val="en-GB"/>
              </w:rPr>
              <w:t>Dissemination</w:t>
            </w:r>
            <w:r w:rsidR="006C0750" w:rsidRPr="00803ADF">
              <w:rPr>
                <w:rFonts w:ascii="Times New Roman" w:hAnsi="Times New Roman"/>
                <w:b/>
                <w:bCs/>
                <w:lang w:val="en-GB"/>
              </w:rPr>
              <w:t xml:space="preserve"> towards the scientific community</w:t>
            </w:r>
            <w:r w:rsidRPr="00803ADF">
              <w:rPr>
                <w:rFonts w:ascii="Times New Roman" w:hAnsi="Times New Roman"/>
                <w:lang w:val="en-GB"/>
              </w:rPr>
              <w:t>:</w:t>
            </w:r>
            <w:r w:rsidR="006C0750" w:rsidRPr="00803ADF">
              <w:rPr>
                <w:rFonts w:ascii="Times New Roman" w:hAnsi="Times New Roman"/>
                <w:lang w:val="en-GB"/>
              </w:rPr>
              <w:t xml:space="preserve"> conference presentations</w:t>
            </w:r>
            <w:r w:rsidR="007407AA" w:rsidRPr="00803ADF">
              <w:rPr>
                <w:rFonts w:ascii="Times New Roman" w:hAnsi="Times New Roman"/>
                <w:lang w:val="en-GB"/>
              </w:rPr>
              <w:t xml:space="preserve"> and dedicated panels</w:t>
            </w:r>
            <w:r w:rsidR="0001459E" w:rsidRPr="00803ADF">
              <w:rPr>
                <w:rFonts w:ascii="Times New Roman" w:hAnsi="Times New Roman"/>
                <w:lang w:val="en-GB"/>
              </w:rPr>
              <w:t>;</w:t>
            </w:r>
            <w:r w:rsidR="006C0750" w:rsidRPr="00803ADF">
              <w:rPr>
                <w:rFonts w:ascii="Times New Roman" w:hAnsi="Times New Roman"/>
                <w:lang w:val="en-GB"/>
              </w:rPr>
              <w:t xml:space="preserve"> </w:t>
            </w:r>
            <w:r w:rsidR="00154807" w:rsidRPr="00803ADF">
              <w:rPr>
                <w:rFonts w:ascii="Times New Roman" w:hAnsi="Times New Roman"/>
                <w:lang w:val="en-GB"/>
              </w:rPr>
              <w:t xml:space="preserve">open access </w:t>
            </w:r>
            <w:r w:rsidR="00F51BA8" w:rsidRPr="00803ADF">
              <w:rPr>
                <w:rFonts w:ascii="Times New Roman" w:hAnsi="Times New Roman"/>
                <w:lang w:val="en-GB"/>
              </w:rPr>
              <w:t>scientific</w:t>
            </w:r>
            <w:r w:rsidR="006C0750" w:rsidRPr="00803ADF">
              <w:rPr>
                <w:rFonts w:ascii="Times New Roman" w:hAnsi="Times New Roman"/>
                <w:lang w:val="en-GB"/>
              </w:rPr>
              <w:t xml:space="preserve"> publications; a</w:t>
            </w:r>
            <w:r w:rsidR="0001459E" w:rsidRPr="00803ADF">
              <w:rPr>
                <w:rFonts w:ascii="Times New Roman" w:hAnsi="Times New Roman"/>
                <w:lang w:val="en-GB"/>
              </w:rPr>
              <w:t xml:space="preserve">n academic </w:t>
            </w:r>
            <w:r w:rsidR="006C0750" w:rsidRPr="00803ADF">
              <w:rPr>
                <w:rFonts w:ascii="Times New Roman" w:hAnsi="Times New Roman"/>
                <w:lang w:val="en-GB"/>
              </w:rPr>
              <w:t xml:space="preserve">workshop; a Special Issue </w:t>
            </w:r>
            <w:r w:rsidR="00536489" w:rsidRPr="00803ADF">
              <w:rPr>
                <w:rFonts w:ascii="Times New Roman" w:hAnsi="Times New Roman"/>
                <w:lang w:val="en-GB"/>
              </w:rPr>
              <w:t>in a</w:t>
            </w:r>
            <w:r w:rsidR="001A09D3" w:rsidRPr="00803ADF">
              <w:rPr>
                <w:rFonts w:ascii="Times New Roman" w:hAnsi="Times New Roman"/>
                <w:lang w:val="en-GB"/>
              </w:rPr>
              <w:t xml:space="preserve"> major</w:t>
            </w:r>
            <w:r w:rsidR="00536489" w:rsidRPr="00803ADF">
              <w:rPr>
                <w:rFonts w:ascii="Times New Roman" w:hAnsi="Times New Roman"/>
                <w:lang w:val="en-GB"/>
              </w:rPr>
              <w:t xml:space="preserve"> academic journal</w:t>
            </w:r>
            <w:r w:rsidR="0001459E" w:rsidRPr="00803ADF">
              <w:rPr>
                <w:rFonts w:ascii="Times New Roman" w:hAnsi="Times New Roman"/>
                <w:lang w:val="en-GB"/>
              </w:rPr>
              <w:t xml:space="preserve">; </w:t>
            </w:r>
            <w:r w:rsidR="00EC745A" w:rsidRPr="00803ADF">
              <w:rPr>
                <w:rFonts w:ascii="Times New Roman" w:hAnsi="Times New Roman"/>
                <w:lang w:val="en-GB"/>
              </w:rPr>
              <w:t>make data openly available</w:t>
            </w:r>
            <w:r w:rsidR="0001459E" w:rsidRPr="00803ADF">
              <w:rPr>
                <w:rFonts w:ascii="Times New Roman" w:hAnsi="Times New Roman"/>
                <w:lang w:val="en-GB"/>
              </w:rPr>
              <w:t xml:space="preserve"> for scientific analyses</w:t>
            </w:r>
            <w:r w:rsidR="008A09F6" w:rsidRPr="00803ADF">
              <w:rPr>
                <w:rFonts w:ascii="Times New Roman" w:hAnsi="Times New Roman"/>
                <w:lang w:val="en-GB"/>
              </w:rPr>
              <w:t>,  active Twitter account, project website</w:t>
            </w:r>
          </w:p>
          <w:p w14:paraId="406B12D4" w14:textId="77777777" w:rsidR="00D93E95" w:rsidRPr="00803ADF" w:rsidRDefault="00280345" w:rsidP="00040EBC">
            <w:pPr>
              <w:spacing w:after="200"/>
              <w:jc w:val="both"/>
              <w:rPr>
                <w:rFonts w:ascii="Times New Roman" w:hAnsi="Times New Roman"/>
                <w:color w:val="00B0F0"/>
                <w:lang w:val="en-GB"/>
              </w:rPr>
            </w:pPr>
            <w:r w:rsidRPr="00803ADF">
              <w:rPr>
                <w:rFonts w:ascii="Times New Roman" w:hAnsi="Times New Roman"/>
                <w:b/>
                <w:bCs/>
                <w:lang w:val="en-GB"/>
              </w:rPr>
              <w:t>Communication</w:t>
            </w:r>
            <w:r w:rsidR="00F51BA8" w:rsidRPr="00803ADF">
              <w:rPr>
                <w:rFonts w:ascii="Times New Roman" w:hAnsi="Times New Roman"/>
                <w:b/>
                <w:bCs/>
                <w:lang w:val="en-GB"/>
              </w:rPr>
              <w:t xml:space="preserve"> towards citizens</w:t>
            </w:r>
            <w:r w:rsidR="00F51BA8" w:rsidRPr="00803ADF">
              <w:rPr>
                <w:rFonts w:ascii="Times New Roman" w:hAnsi="Times New Roman"/>
                <w:lang w:val="en-GB"/>
              </w:rPr>
              <w:t xml:space="preserve">: </w:t>
            </w:r>
            <w:r w:rsidR="00FF6DA1" w:rsidRPr="00803ADF">
              <w:rPr>
                <w:rFonts w:ascii="Times New Roman" w:hAnsi="Times New Roman"/>
                <w:lang w:val="en-GB"/>
              </w:rPr>
              <w:t>Heat maps</w:t>
            </w:r>
            <w:r w:rsidR="0001459E" w:rsidRPr="00803ADF">
              <w:rPr>
                <w:rFonts w:ascii="Times New Roman" w:hAnsi="Times New Roman"/>
                <w:lang w:val="en-GB"/>
              </w:rPr>
              <w:t>”</w:t>
            </w:r>
            <w:r w:rsidR="00CD364B" w:rsidRPr="00803ADF">
              <w:rPr>
                <w:rFonts w:ascii="Times New Roman" w:hAnsi="Times New Roman"/>
                <w:lang w:val="en-GB"/>
              </w:rPr>
              <w:t xml:space="preserve"> ahead of the 2024 European Parliament elections</w:t>
            </w:r>
            <w:r w:rsidR="0001459E" w:rsidRPr="00803ADF">
              <w:rPr>
                <w:rFonts w:ascii="Times New Roman" w:hAnsi="Times New Roman"/>
                <w:lang w:val="en-GB"/>
              </w:rPr>
              <w:t>; public events in major European cities; DEMCORE podcast series</w:t>
            </w:r>
            <w:r w:rsidR="00F15CF4" w:rsidRPr="00803ADF">
              <w:rPr>
                <w:rFonts w:ascii="Times New Roman" w:hAnsi="Times New Roman"/>
                <w:lang w:val="en-GB"/>
              </w:rPr>
              <w:t>, active Twitter account</w:t>
            </w:r>
            <w:r w:rsidR="008A09F6" w:rsidRPr="00803ADF">
              <w:rPr>
                <w:rFonts w:ascii="Times New Roman" w:hAnsi="Times New Roman"/>
                <w:lang w:val="en-GB"/>
              </w:rPr>
              <w:t xml:space="preserve">,  project website </w:t>
            </w:r>
            <w:r w:rsidR="0001459E" w:rsidRPr="00803ADF">
              <w:rPr>
                <w:rFonts w:ascii="Times New Roman" w:hAnsi="Times New Roman"/>
                <w:lang w:val="en-GB"/>
              </w:rPr>
              <w:t xml:space="preserve"> </w:t>
            </w:r>
          </w:p>
        </w:tc>
      </w:tr>
    </w:tbl>
    <w:p w14:paraId="26C7FB87" w14:textId="77777777" w:rsidR="00D93E95" w:rsidRPr="00803ADF" w:rsidRDefault="00D93E95" w:rsidP="00D93E95">
      <w:pPr>
        <w:rPr>
          <w:rFonts w:ascii="Times New Roman" w:hAnsi="Times New Roman"/>
          <w:b/>
          <w:color w:val="00B0F0"/>
          <w:lang w:val="en-GB"/>
        </w:rPr>
      </w:pPr>
    </w:p>
    <w:tbl>
      <w:tblPr>
        <w:tblpPr w:leftFromText="180" w:rightFromText="180" w:vertAnchor="text" w:horzAnchor="page" w:tblpX="4754" w:tblpY="-48"/>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7540"/>
      </w:tblGrid>
      <w:tr w:rsidR="00AA3835" w:rsidRPr="00803ADF" w14:paraId="38C0A654" w14:textId="77777777" w:rsidTr="00AA3835">
        <w:trPr>
          <w:trHeight w:val="255"/>
        </w:trPr>
        <w:tc>
          <w:tcPr>
            <w:tcW w:w="7540" w:type="dxa"/>
            <w:shd w:val="clear" w:color="auto" w:fill="00B0F0"/>
          </w:tcPr>
          <w:p w14:paraId="61093199" w14:textId="77777777" w:rsidR="00D93E95" w:rsidRPr="00803ADF" w:rsidRDefault="00D93E95" w:rsidP="00AA3835">
            <w:pPr>
              <w:jc w:val="center"/>
              <w:rPr>
                <w:rFonts w:ascii="Times New Roman" w:hAnsi="Times New Roman"/>
                <w:b/>
                <w:color w:val="FFFFFF"/>
                <w:lang w:val="en-GB"/>
              </w:rPr>
            </w:pPr>
            <w:r w:rsidRPr="00803ADF">
              <w:rPr>
                <w:rFonts w:ascii="Times New Roman" w:hAnsi="Times New Roman"/>
                <w:b/>
                <w:color w:val="FFFFFF"/>
                <w:lang w:val="en-GB"/>
              </w:rPr>
              <w:t>EXPECTED RESULTS</w:t>
            </w:r>
          </w:p>
        </w:tc>
      </w:tr>
      <w:tr w:rsidR="00AA3835" w:rsidRPr="00803ADF" w14:paraId="630035C9" w14:textId="77777777" w:rsidTr="00AA3835">
        <w:trPr>
          <w:trHeight w:val="7824"/>
        </w:trPr>
        <w:tc>
          <w:tcPr>
            <w:tcW w:w="7540" w:type="dxa"/>
          </w:tcPr>
          <w:p w14:paraId="51B9C5FF" w14:textId="77777777" w:rsidR="00D93E95" w:rsidRPr="00803ADF" w:rsidRDefault="00D93E95" w:rsidP="00AA3835">
            <w:pPr>
              <w:rPr>
                <w:rFonts w:ascii="Times New Roman" w:hAnsi="Times New Roman"/>
                <w:color w:val="00B0F0"/>
                <w:lang w:val="en-GB"/>
              </w:rPr>
            </w:pPr>
            <w:r w:rsidRPr="00803ADF">
              <w:rPr>
                <w:rFonts w:ascii="Times New Roman" w:hAnsi="Times New Roman"/>
                <w:color w:val="00B0F0"/>
                <w:lang w:val="en-GB"/>
              </w:rPr>
              <w:t xml:space="preserve">What do you expect to generate by the end of the project? </w:t>
            </w:r>
          </w:p>
          <w:p w14:paraId="5EEDAD8A" w14:textId="77777777" w:rsidR="00D93E95" w:rsidRPr="00803ADF" w:rsidRDefault="00D93E95" w:rsidP="00AA3835">
            <w:pPr>
              <w:rPr>
                <w:rFonts w:ascii="Times New Roman" w:hAnsi="Times New Roman"/>
                <w:color w:val="000000"/>
                <w:lang w:val="en-GB"/>
              </w:rPr>
            </w:pPr>
          </w:p>
          <w:p w14:paraId="5F27622B" w14:textId="77777777" w:rsidR="007D129B" w:rsidRPr="00803ADF" w:rsidRDefault="007D129B" w:rsidP="00AA3835">
            <w:pPr>
              <w:jc w:val="both"/>
              <w:rPr>
                <w:rFonts w:ascii="Times New Roman" w:hAnsi="Times New Roman"/>
                <w:lang w:val="en-GB"/>
              </w:rPr>
            </w:pPr>
          </w:p>
          <w:p w14:paraId="04EE0010" w14:textId="77777777" w:rsidR="00D93E95" w:rsidRPr="00803ADF" w:rsidRDefault="000C206E" w:rsidP="00745CF1">
            <w:pPr>
              <w:spacing w:after="120"/>
              <w:jc w:val="both"/>
              <w:rPr>
                <w:rFonts w:ascii="Times New Roman" w:hAnsi="Times New Roman"/>
                <w:lang w:val="en-GB"/>
              </w:rPr>
            </w:pPr>
            <w:r w:rsidRPr="00803ADF">
              <w:rPr>
                <w:rFonts w:ascii="Times New Roman" w:hAnsi="Times New Roman"/>
                <w:b/>
                <w:bCs/>
                <w:lang w:val="en-GB"/>
              </w:rPr>
              <w:t xml:space="preserve">Thorough </w:t>
            </w:r>
            <w:r w:rsidR="005B47D4" w:rsidRPr="00803ADF">
              <w:rPr>
                <w:rFonts w:ascii="Times New Roman" w:hAnsi="Times New Roman"/>
                <w:b/>
                <w:bCs/>
                <w:lang w:val="en-GB"/>
              </w:rPr>
              <w:t>and</w:t>
            </w:r>
            <w:r w:rsidRPr="00803ADF">
              <w:rPr>
                <w:rFonts w:ascii="Times New Roman" w:hAnsi="Times New Roman"/>
                <w:b/>
                <w:bCs/>
                <w:lang w:val="en-GB"/>
              </w:rPr>
              <w:t xml:space="preserve"> pioneering knowledge</w:t>
            </w:r>
            <w:r w:rsidRPr="00803ADF">
              <w:rPr>
                <w:rFonts w:ascii="Times New Roman" w:hAnsi="Times New Roman"/>
                <w:lang w:val="en-GB"/>
              </w:rPr>
              <w:t xml:space="preserve"> of: </w:t>
            </w:r>
          </w:p>
          <w:p w14:paraId="398523A1" w14:textId="77777777" w:rsidR="000C206E" w:rsidRPr="00803ADF" w:rsidRDefault="005B47D4" w:rsidP="003013EE">
            <w:pPr>
              <w:numPr>
                <w:ilvl w:val="0"/>
                <w:numId w:val="10"/>
              </w:numPr>
              <w:spacing w:after="120"/>
              <w:ind w:left="425" w:hanging="357"/>
              <w:jc w:val="both"/>
              <w:rPr>
                <w:rFonts w:ascii="Times New Roman" w:hAnsi="Times New Roman"/>
                <w:lang w:val="en-GB"/>
              </w:rPr>
            </w:pPr>
            <w:r w:rsidRPr="00803ADF">
              <w:rPr>
                <w:rFonts w:ascii="Times New Roman" w:hAnsi="Times New Roman"/>
                <w:lang w:val="en-GB"/>
              </w:rPr>
              <w:t>t</w:t>
            </w:r>
            <w:r w:rsidR="000C206E" w:rsidRPr="00803ADF">
              <w:rPr>
                <w:rFonts w:ascii="Times New Roman" w:hAnsi="Times New Roman"/>
                <w:lang w:val="en-GB"/>
              </w:rPr>
              <w:t xml:space="preserve">he extent to which </w:t>
            </w:r>
            <w:r w:rsidR="000C206E" w:rsidRPr="00803ADF">
              <w:rPr>
                <w:rFonts w:ascii="Times New Roman" w:hAnsi="Times New Roman"/>
                <w:b/>
                <w:bCs/>
                <w:lang w:val="en-GB"/>
              </w:rPr>
              <w:t>citizens’</w:t>
            </w:r>
            <w:r w:rsidR="000C206E" w:rsidRPr="00803ADF">
              <w:rPr>
                <w:rFonts w:ascii="Times New Roman" w:hAnsi="Times New Roman"/>
                <w:lang w:val="en-GB"/>
              </w:rPr>
              <w:t xml:space="preserve"> </w:t>
            </w:r>
            <w:r w:rsidR="000C206E" w:rsidRPr="00803ADF">
              <w:rPr>
                <w:rFonts w:ascii="Times New Roman" w:hAnsi="Times New Roman"/>
                <w:b/>
                <w:bCs/>
                <w:lang w:val="en-GB"/>
              </w:rPr>
              <w:t>attitudes</w:t>
            </w:r>
            <w:r w:rsidR="000C206E" w:rsidRPr="00803ADF">
              <w:rPr>
                <w:rFonts w:ascii="Times New Roman" w:hAnsi="Times New Roman"/>
                <w:lang w:val="en-GB"/>
              </w:rPr>
              <w:t xml:space="preserve"> towards liberal democracy have evolved over different gene</w:t>
            </w:r>
            <w:r w:rsidR="00F0520C" w:rsidRPr="00803ADF">
              <w:rPr>
                <w:rFonts w:ascii="Times New Roman" w:hAnsi="Times New Roman"/>
                <w:lang w:val="en-GB"/>
              </w:rPr>
              <w:softHyphen/>
            </w:r>
            <w:r w:rsidR="000C206E" w:rsidRPr="00803ADF">
              <w:rPr>
                <w:rFonts w:ascii="Times New Roman" w:hAnsi="Times New Roman"/>
                <w:lang w:val="en-GB"/>
              </w:rPr>
              <w:t>ra</w:t>
            </w:r>
            <w:r w:rsidR="00F0520C" w:rsidRPr="00803ADF">
              <w:rPr>
                <w:rFonts w:ascii="Times New Roman" w:hAnsi="Times New Roman"/>
                <w:lang w:val="en-GB"/>
              </w:rPr>
              <w:softHyphen/>
            </w:r>
            <w:r w:rsidR="000C206E" w:rsidRPr="00803ADF">
              <w:rPr>
                <w:rFonts w:ascii="Times New Roman" w:hAnsi="Times New Roman"/>
                <w:lang w:val="en-GB"/>
              </w:rPr>
              <w:t>tions</w:t>
            </w:r>
            <w:r w:rsidR="00F0520C" w:rsidRPr="00803ADF">
              <w:rPr>
                <w:rFonts w:ascii="Times New Roman" w:hAnsi="Times New Roman"/>
                <w:lang w:val="en-GB"/>
              </w:rPr>
              <w:t xml:space="preserve"> across Europe</w:t>
            </w:r>
            <w:r w:rsidR="000C206E" w:rsidRPr="00803ADF">
              <w:rPr>
                <w:rFonts w:ascii="Times New Roman" w:hAnsi="Times New Roman"/>
                <w:lang w:val="en-GB"/>
              </w:rPr>
              <w:t xml:space="preserve"> and th</w:t>
            </w:r>
            <w:r w:rsidR="00167AC1" w:rsidRPr="00803ADF">
              <w:rPr>
                <w:rFonts w:ascii="Times New Roman" w:hAnsi="Times New Roman"/>
                <w:lang w:val="en-GB"/>
              </w:rPr>
              <w:t>ose</w:t>
            </w:r>
            <w:r w:rsidR="000C206E" w:rsidRPr="00803ADF">
              <w:rPr>
                <w:rFonts w:ascii="Times New Roman" w:hAnsi="Times New Roman"/>
                <w:lang w:val="en-GB"/>
              </w:rPr>
              <w:t xml:space="preserve"> factors (</w:t>
            </w:r>
            <w:r w:rsidR="00FF6DA1" w:rsidRPr="00803ADF">
              <w:rPr>
                <w:rFonts w:ascii="Times New Roman" w:hAnsi="Times New Roman"/>
                <w:lang w:val="en-GB"/>
              </w:rPr>
              <w:t>historic</w:t>
            </w:r>
            <w:r w:rsidR="000C206E" w:rsidRPr="00803ADF">
              <w:rPr>
                <w:rFonts w:ascii="Times New Roman" w:hAnsi="Times New Roman"/>
                <w:lang w:val="en-GB"/>
              </w:rPr>
              <w:t>, political</w:t>
            </w:r>
            <w:r w:rsidR="00F0520C" w:rsidRPr="00803ADF">
              <w:rPr>
                <w:rFonts w:ascii="Times New Roman" w:hAnsi="Times New Roman"/>
                <w:lang w:val="en-GB"/>
              </w:rPr>
              <w:t xml:space="preserve"> and </w:t>
            </w:r>
            <w:r w:rsidR="000C206E" w:rsidRPr="00803ADF">
              <w:rPr>
                <w:rFonts w:ascii="Times New Roman" w:hAnsi="Times New Roman"/>
                <w:lang w:val="en-GB"/>
              </w:rPr>
              <w:t>economic contexts</w:t>
            </w:r>
            <w:r w:rsidR="00602DCC" w:rsidRPr="00803ADF">
              <w:rPr>
                <w:rFonts w:ascii="Times New Roman" w:hAnsi="Times New Roman"/>
                <w:lang w:val="en-GB"/>
              </w:rPr>
              <w:t>, external events</w:t>
            </w:r>
            <w:r w:rsidR="000C206E" w:rsidRPr="00803ADF">
              <w:rPr>
                <w:rFonts w:ascii="Times New Roman" w:hAnsi="Times New Roman"/>
                <w:lang w:val="en-GB"/>
              </w:rPr>
              <w:t xml:space="preserve">) that </w:t>
            </w:r>
            <w:r w:rsidR="00167AC1" w:rsidRPr="00803ADF">
              <w:rPr>
                <w:rFonts w:ascii="Times New Roman" w:hAnsi="Times New Roman"/>
                <w:lang w:val="en-GB"/>
              </w:rPr>
              <w:t>explain</w:t>
            </w:r>
            <w:r w:rsidR="000C206E" w:rsidRPr="00803ADF">
              <w:rPr>
                <w:rFonts w:ascii="Times New Roman" w:hAnsi="Times New Roman"/>
                <w:lang w:val="en-GB"/>
              </w:rPr>
              <w:t xml:space="preserve"> </w:t>
            </w:r>
            <w:r w:rsidR="00167AC1" w:rsidRPr="00803ADF">
              <w:rPr>
                <w:rFonts w:ascii="Times New Roman" w:hAnsi="Times New Roman"/>
                <w:lang w:val="en-GB"/>
              </w:rPr>
              <w:t xml:space="preserve">generational </w:t>
            </w:r>
            <w:r w:rsidR="000C206E" w:rsidRPr="00803ADF">
              <w:rPr>
                <w:rFonts w:ascii="Times New Roman" w:hAnsi="Times New Roman"/>
                <w:lang w:val="en-GB"/>
              </w:rPr>
              <w:t xml:space="preserve">differences. </w:t>
            </w:r>
          </w:p>
          <w:p w14:paraId="43B4ABB5" w14:textId="23B8926A" w:rsidR="000C206E" w:rsidRPr="00803ADF" w:rsidRDefault="005B47D4" w:rsidP="003013EE">
            <w:pPr>
              <w:numPr>
                <w:ilvl w:val="0"/>
                <w:numId w:val="10"/>
              </w:numPr>
              <w:spacing w:after="120"/>
              <w:ind w:left="426"/>
              <w:jc w:val="both"/>
              <w:rPr>
                <w:rFonts w:ascii="Times New Roman" w:hAnsi="Times New Roman"/>
                <w:lang w:val="en-GB"/>
              </w:rPr>
            </w:pPr>
            <w:r w:rsidRPr="00803ADF">
              <w:rPr>
                <w:rFonts w:ascii="Times New Roman" w:hAnsi="Times New Roman"/>
                <w:lang w:val="en-GB"/>
              </w:rPr>
              <w:t xml:space="preserve">the way </w:t>
            </w:r>
            <w:r w:rsidRPr="00803ADF">
              <w:rPr>
                <w:rFonts w:ascii="Times New Roman" w:hAnsi="Times New Roman"/>
                <w:b/>
                <w:bCs/>
                <w:lang w:val="en-GB"/>
              </w:rPr>
              <w:t>political parties</w:t>
            </w:r>
            <w:r w:rsidRPr="00803ADF">
              <w:rPr>
                <w:rFonts w:ascii="Times New Roman" w:hAnsi="Times New Roman"/>
                <w:lang w:val="en-GB"/>
              </w:rPr>
              <w:t xml:space="preserve"> have defended liberal democra</w:t>
            </w:r>
            <w:r w:rsidR="000052BF" w:rsidRPr="00803ADF">
              <w:rPr>
                <w:rFonts w:ascii="Times New Roman" w:hAnsi="Times New Roman"/>
                <w:lang w:val="en-GB"/>
              </w:rPr>
              <w:t>tic norms</w:t>
            </w:r>
            <w:r w:rsidRPr="00803ADF">
              <w:rPr>
                <w:rFonts w:ascii="Times New Roman" w:hAnsi="Times New Roman"/>
                <w:lang w:val="en-GB"/>
              </w:rPr>
              <w:t xml:space="preserve"> </w:t>
            </w:r>
            <w:r w:rsidR="000052BF" w:rsidRPr="00803ADF">
              <w:rPr>
                <w:rFonts w:ascii="Times New Roman" w:hAnsi="Times New Roman"/>
                <w:lang w:val="en-GB"/>
              </w:rPr>
              <w:t xml:space="preserve">and values </w:t>
            </w:r>
            <w:r w:rsidRPr="00803ADF">
              <w:rPr>
                <w:rFonts w:ascii="Times New Roman" w:hAnsi="Times New Roman"/>
                <w:lang w:val="en-GB"/>
              </w:rPr>
              <w:t>over the past years, how this has changed during recent European crises</w:t>
            </w:r>
            <w:r w:rsidR="00CD364B" w:rsidRPr="00803ADF">
              <w:rPr>
                <w:rFonts w:ascii="Times New Roman" w:hAnsi="Times New Roman"/>
                <w:lang w:val="en-GB"/>
              </w:rPr>
              <w:t>,</w:t>
            </w:r>
            <w:r w:rsidRPr="00803ADF">
              <w:rPr>
                <w:rFonts w:ascii="Times New Roman" w:hAnsi="Times New Roman"/>
                <w:lang w:val="en-GB"/>
              </w:rPr>
              <w:t xml:space="preserve"> </w:t>
            </w:r>
            <w:r w:rsidR="006A7C3D" w:rsidRPr="00803ADF">
              <w:rPr>
                <w:rFonts w:ascii="Times New Roman" w:hAnsi="Times New Roman"/>
                <w:lang w:val="en-GB"/>
              </w:rPr>
              <w:t xml:space="preserve">whether there are indications of transnational convergence, </w:t>
            </w:r>
            <w:r w:rsidRPr="00803ADF">
              <w:rPr>
                <w:rFonts w:ascii="Times New Roman" w:hAnsi="Times New Roman"/>
                <w:lang w:val="en-GB"/>
              </w:rPr>
              <w:t xml:space="preserve">and the reciprocal relationship between institutional </w:t>
            </w:r>
            <w:r w:rsidR="001B7CE6" w:rsidRPr="00803ADF">
              <w:rPr>
                <w:rFonts w:ascii="Times New Roman" w:hAnsi="Times New Roman"/>
                <w:lang w:val="en-GB"/>
              </w:rPr>
              <w:t>change</w:t>
            </w:r>
            <w:r w:rsidRPr="00803ADF">
              <w:rPr>
                <w:rFonts w:ascii="Times New Roman" w:hAnsi="Times New Roman"/>
                <w:lang w:val="en-GB"/>
              </w:rPr>
              <w:t xml:space="preserve"> and partisan rhetoric. </w:t>
            </w:r>
          </w:p>
          <w:p w14:paraId="052C1EE4" w14:textId="77777777" w:rsidR="005B47D4" w:rsidRPr="00803ADF" w:rsidRDefault="0002765F" w:rsidP="003013EE">
            <w:pPr>
              <w:numPr>
                <w:ilvl w:val="0"/>
                <w:numId w:val="10"/>
              </w:numPr>
              <w:spacing w:after="120"/>
              <w:ind w:left="425" w:hanging="357"/>
              <w:jc w:val="both"/>
              <w:rPr>
                <w:rFonts w:ascii="Times New Roman" w:hAnsi="Times New Roman"/>
                <w:lang w:val="en-GB"/>
              </w:rPr>
            </w:pPr>
            <w:r w:rsidRPr="00803ADF">
              <w:rPr>
                <w:rFonts w:ascii="Times New Roman" w:hAnsi="Times New Roman"/>
                <w:lang w:val="en-GB"/>
              </w:rPr>
              <w:t>t</w:t>
            </w:r>
            <w:r w:rsidR="001B7CE6" w:rsidRPr="00803ADF">
              <w:rPr>
                <w:rFonts w:ascii="Times New Roman" w:hAnsi="Times New Roman"/>
                <w:lang w:val="en-GB"/>
              </w:rPr>
              <w:t>he</w:t>
            </w:r>
            <w:r w:rsidRPr="00803ADF">
              <w:rPr>
                <w:rFonts w:ascii="Times New Roman" w:hAnsi="Times New Roman"/>
                <w:lang w:val="en-GB"/>
              </w:rPr>
              <w:t xml:space="preserve"> </w:t>
            </w:r>
            <w:commentRangeStart w:id="21"/>
            <w:r w:rsidRPr="00803ADF">
              <w:rPr>
                <w:rFonts w:ascii="Times New Roman" w:hAnsi="Times New Roman"/>
                <w:b/>
                <w:bCs/>
                <w:lang w:val="en-GB"/>
              </w:rPr>
              <w:t>dynamics of public discourse</w:t>
            </w:r>
            <w:r w:rsidRPr="00803ADF">
              <w:rPr>
                <w:rFonts w:ascii="Times New Roman" w:hAnsi="Times New Roman"/>
                <w:lang w:val="en-GB"/>
              </w:rPr>
              <w:t xml:space="preserve"> </w:t>
            </w:r>
            <w:commentRangeEnd w:id="21"/>
            <w:r w:rsidRPr="00803ADF">
              <w:rPr>
                <w:rStyle w:val="CommentReference"/>
                <w:szCs w:val="20"/>
                <w:lang w:val="en-GB"/>
              </w:rPr>
              <w:commentReference w:id="21"/>
            </w:r>
            <w:r w:rsidR="001B7CE6" w:rsidRPr="00803ADF">
              <w:rPr>
                <w:rFonts w:ascii="Times New Roman" w:hAnsi="Times New Roman"/>
                <w:lang w:val="en-GB"/>
              </w:rPr>
              <w:t>with respect to the contestation of different idea</w:t>
            </w:r>
            <w:r w:rsidR="00220C18" w:rsidRPr="00803ADF">
              <w:rPr>
                <w:rFonts w:ascii="Times New Roman" w:hAnsi="Times New Roman"/>
                <w:lang w:val="en-GB"/>
              </w:rPr>
              <w:t>l</w:t>
            </w:r>
            <w:r w:rsidR="001B7CE6" w:rsidRPr="00803ADF">
              <w:rPr>
                <w:rFonts w:ascii="Times New Roman" w:hAnsi="Times New Roman"/>
                <w:lang w:val="en-GB"/>
              </w:rPr>
              <w:t xml:space="preserve">s and perceptions of (liberal) democracy against the backdrop of varying domestic contexts and experiences and their potential to create tensions between challengers and defenders of liberal democracy in European society. </w:t>
            </w:r>
          </w:p>
          <w:p w14:paraId="08A9C608" w14:textId="77777777" w:rsidR="001B7CE6" w:rsidRPr="00803ADF" w:rsidRDefault="00E9739B" w:rsidP="003013EE">
            <w:pPr>
              <w:numPr>
                <w:ilvl w:val="0"/>
                <w:numId w:val="10"/>
              </w:numPr>
              <w:spacing w:after="120"/>
              <w:ind w:left="425" w:hanging="357"/>
              <w:jc w:val="both"/>
              <w:rPr>
                <w:rFonts w:ascii="Times New Roman" w:hAnsi="Times New Roman"/>
                <w:lang w:val="en-GB"/>
              </w:rPr>
            </w:pPr>
            <w:r w:rsidRPr="00803ADF">
              <w:rPr>
                <w:rFonts w:ascii="Times New Roman" w:hAnsi="Times New Roman"/>
                <w:lang w:val="en-GB"/>
              </w:rPr>
              <w:t xml:space="preserve">the function of </w:t>
            </w:r>
            <w:r w:rsidRPr="00803ADF">
              <w:rPr>
                <w:rFonts w:ascii="Times New Roman" w:hAnsi="Times New Roman"/>
                <w:b/>
                <w:bCs/>
                <w:lang w:val="en-GB"/>
              </w:rPr>
              <w:t>European elections in offering a marketplace</w:t>
            </w:r>
            <w:r w:rsidRPr="00803ADF">
              <w:rPr>
                <w:rFonts w:ascii="Times New Roman" w:hAnsi="Times New Roman"/>
                <w:lang w:val="en-GB"/>
              </w:rPr>
              <w:t xml:space="preserve"> of supply and demand with respect to potentially contrasting visions of (liberal) democracy in Europe </w:t>
            </w:r>
            <w:r w:rsidR="00795B8F" w:rsidRPr="00803ADF">
              <w:rPr>
                <w:rFonts w:ascii="Times New Roman" w:hAnsi="Times New Roman"/>
                <w:lang w:val="en-GB"/>
              </w:rPr>
              <w:t>as well as</w:t>
            </w:r>
            <w:r w:rsidRPr="00803ADF">
              <w:rPr>
                <w:rFonts w:ascii="Times New Roman" w:hAnsi="Times New Roman"/>
                <w:lang w:val="en-GB"/>
              </w:rPr>
              <w:t xml:space="preserve"> under what conditions</w:t>
            </w:r>
            <w:r w:rsidR="00795B8F" w:rsidRPr="00803ADF">
              <w:rPr>
                <w:rFonts w:ascii="Times New Roman" w:hAnsi="Times New Roman"/>
                <w:lang w:val="en-GB"/>
              </w:rPr>
              <w:t xml:space="preserve">, </w:t>
            </w:r>
            <w:r w:rsidRPr="00803ADF">
              <w:rPr>
                <w:rFonts w:ascii="Times New Roman" w:hAnsi="Times New Roman"/>
                <w:lang w:val="en-GB"/>
              </w:rPr>
              <w:t>among whom</w:t>
            </w:r>
            <w:r w:rsidR="00795B8F" w:rsidRPr="00803ADF">
              <w:rPr>
                <w:rFonts w:ascii="Times New Roman" w:hAnsi="Times New Roman"/>
                <w:lang w:val="en-GB"/>
              </w:rPr>
              <w:t>, and where in Europe</w:t>
            </w:r>
            <w:r w:rsidRPr="00803ADF">
              <w:rPr>
                <w:rFonts w:ascii="Times New Roman" w:hAnsi="Times New Roman"/>
                <w:lang w:val="en-GB"/>
              </w:rPr>
              <w:t xml:space="preserve"> challengers of liberal democracy are successful or not</w:t>
            </w:r>
            <w:r w:rsidR="00974302" w:rsidRPr="00803ADF">
              <w:rPr>
                <w:rFonts w:ascii="Times New Roman" w:hAnsi="Times New Roman"/>
                <w:lang w:val="en-GB"/>
              </w:rPr>
              <w:t xml:space="preserve"> among voters</w:t>
            </w:r>
            <w:r w:rsidRPr="00803ADF">
              <w:rPr>
                <w:rFonts w:ascii="Times New Roman" w:hAnsi="Times New Roman"/>
                <w:lang w:val="en-GB"/>
              </w:rPr>
              <w:t xml:space="preserve">. </w:t>
            </w:r>
          </w:p>
          <w:p w14:paraId="741ED308" w14:textId="77777777" w:rsidR="00D93E95" w:rsidRPr="00803ADF" w:rsidRDefault="00AA3835" w:rsidP="003013EE">
            <w:pPr>
              <w:numPr>
                <w:ilvl w:val="0"/>
                <w:numId w:val="10"/>
              </w:numPr>
              <w:spacing w:after="120"/>
              <w:ind w:left="425" w:hanging="357"/>
              <w:jc w:val="both"/>
              <w:rPr>
                <w:rFonts w:ascii="Times New Roman" w:hAnsi="Times New Roman"/>
                <w:lang w:val="en-GB"/>
              </w:rPr>
            </w:pPr>
            <w:r w:rsidRPr="00803ADF">
              <w:rPr>
                <w:rFonts w:ascii="Times New Roman" w:hAnsi="Times New Roman"/>
                <w:lang w:val="en-GB"/>
              </w:rPr>
              <w:t xml:space="preserve">the structure of European </w:t>
            </w:r>
            <w:r w:rsidRPr="00803ADF">
              <w:rPr>
                <w:rFonts w:ascii="Times New Roman" w:hAnsi="Times New Roman"/>
                <w:b/>
                <w:bCs/>
                <w:lang w:val="en-GB"/>
              </w:rPr>
              <w:t>citizens’ preferences</w:t>
            </w:r>
            <w:r w:rsidRPr="00803ADF">
              <w:rPr>
                <w:rFonts w:ascii="Times New Roman" w:hAnsi="Times New Roman"/>
                <w:lang w:val="en-GB"/>
              </w:rPr>
              <w:t xml:space="preserve"> for </w:t>
            </w:r>
            <w:r w:rsidR="000052BF" w:rsidRPr="00803ADF">
              <w:rPr>
                <w:rFonts w:ascii="Times New Roman" w:hAnsi="Times New Roman"/>
                <w:lang w:val="en-GB"/>
              </w:rPr>
              <w:t xml:space="preserve"> liberal democratic norms and values</w:t>
            </w:r>
            <w:r w:rsidRPr="00803ADF">
              <w:rPr>
                <w:rFonts w:ascii="Times New Roman" w:hAnsi="Times New Roman"/>
                <w:lang w:val="en-GB"/>
              </w:rPr>
              <w:t xml:space="preserve"> beyond attitudes and behaviour, the extent to which these are shaped by</w:t>
            </w:r>
            <w:r w:rsidRPr="00803ADF">
              <w:rPr>
                <w:lang w:val="en-GB"/>
              </w:rPr>
              <w:t xml:space="preserve"> </w:t>
            </w:r>
            <w:r w:rsidRPr="00803ADF">
              <w:rPr>
                <w:rFonts w:ascii="Times New Roman" w:hAnsi="Times New Roman"/>
                <w:lang w:val="en-GB"/>
              </w:rPr>
              <w:t xml:space="preserve">institutional and political mechanisms and how these counter illiberal democrats in Europe. </w:t>
            </w:r>
          </w:p>
          <w:p w14:paraId="5D92C79A" w14:textId="77777777" w:rsidR="00AA3835" w:rsidRPr="00803ADF" w:rsidRDefault="008078AD" w:rsidP="003013EE">
            <w:pPr>
              <w:numPr>
                <w:ilvl w:val="0"/>
                <w:numId w:val="10"/>
              </w:numPr>
              <w:spacing w:after="120"/>
              <w:ind w:left="425" w:hanging="357"/>
              <w:jc w:val="both"/>
              <w:rPr>
                <w:rFonts w:ascii="Times New Roman" w:hAnsi="Times New Roman"/>
                <w:lang w:val="en-GB"/>
              </w:rPr>
            </w:pPr>
            <w:r w:rsidRPr="00803ADF">
              <w:rPr>
                <w:rFonts w:ascii="Times New Roman" w:hAnsi="Times New Roman"/>
                <w:lang w:val="en-GB"/>
              </w:rPr>
              <w:t>the implications of past and current developments that affect</w:t>
            </w:r>
            <w:r w:rsidR="00746C11" w:rsidRPr="00803ADF">
              <w:rPr>
                <w:rFonts w:ascii="Times New Roman" w:hAnsi="Times New Roman"/>
                <w:lang w:val="en-GB"/>
              </w:rPr>
              <w:t xml:space="preserve"> European</w:t>
            </w:r>
            <w:r w:rsidRPr="00803ADF">
              <w:rPr>
                <w:rFonts w:ascii="Times New Roman" w:hAnsi="Times New Roman"/>
                <w:lang w:val="en-GB"/>
              </w:rPr>
              <w:t xml:space="preserve"> citizens and political parties </w:t>
            </w:r>
            <w:r w:rsidR="00746C11" w:rsidRPr="00803ADF">
              <w:rPr>
                <w:rFonts w:ascii="Times New Roman" w:hAnsi="Times New Roman"/>
                <w:lang w:val="en-GB"/>
              </w:rPr>
              <w:t>and how they</w:t>
            </w:r>
            <w:r w:rsidR="00746C11" w:rsidRPr="00803ADF">
              <w:rPr>
                <w:lang w:val="en-GB"/>
              </w:rPr>
              <w:t xml:space="preserve"> </w:t>
            </w:r>
            <w:r w:rsidR="00746C11" w:rsidRPr="00803ADF">
              <w:rPr>
                <w:rFonts w:ascii="Times New Roman" w:hAnsi="Times New Roman"/>
                <w:lang w:val="en-GB"/>
              </w:rPr>
              <w:t xml:space="preserve">inform the future of liberal democracy and ensure </w:t>
            </w:r>
            <w:r w:rsidR="00746C11" w:rsidRPr="00803ADF">
              <w:rPr>
                <w:rFonts w:ascii="Times New Roman" w:hAnsi="Times New Roman"/>
                <w:b/>
                <w:bCs/>
                <w:lang w:val="en-GB"/>
              </w:rPr>
              <w:t>resilience</w:t>
            </w:r>
            <w:r w:rsidR="00746C11" w:rsidRPr="00803ADF">
              <w:rPr>
                <w:rFonts w:ascii="Times New Roman" w:hAnsi="Times New Roman"/>
                <w:lang w:val="en-GB"/>
              </w:rPr>
              <w:t xml:space="preserve"> against illiberal tendencies. </w:t>
            </w:r>
          </w:p>
        </w:tc>
      </w:tr>
    </w:tbl>
    <w:p w14:paraId="1A1C4DDE" w14:textId="77777777" w:rsidR="00D93E95" w:rsidRPr="00803ADF" w:rsidRDefault="00D93E95" w:rsidP="00D93E95">
      <w:pPr>
        <w:rPr>
          <w:rFonts w:ascii="Times New Roman" w:hAnsi="Times New Roman"/>
          <w:vanish/>
          <w:lang w:val="en-GB"/>
        </w:rPr>
      </w:pPr>
    </w:p>
    <w:p w14:paraId="4AE3FC10" w14:textId="77777777" w:rsidR="00D93E95" w:rsidRPr="00803ADF" w:rsidRDefault="00D93E95" w:rsidP="00D93E95">
      <w:pPr>
        <w:ind w:left="1417" w:hanging="357"/>
        <w:rPr>
          <w:rFonts w:ascii="Times New Roman" w:hAnsi="Times New Roman"/>
          <w:lang w:val="en-GB"/>
        </w:rPr>
      </w:pPr>
    </w:p>
    <w:tbl>
      <w:tblPr>
        <w:tblpPr w:leftFromText="180" w:rightFromText="180" w:vertAnchor="text" w:horzAnchor="margin" w:tblpY="-15"/>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5046"/>
      </w:tblGrid>
      <w:tr w:rsidR="00D93E95" w:rsidRPr="00803ADF" w14:paraId="56D9E309" w14:textId="77777777" w:rsidTr="00364E10">
        <w:trPr>
          <w:trHeight w:val="272"/>
        </w:trPr>
        <w:tc>
          <w:tcPr>
            <w:tcW w:w="5046" w:type="dxa"/>
            <w:shd w:val="clear" w:color="auto" w:fill="00B0F0"/>
          </w:tcPr>
          <w:p w14:paraId="2749D76B" w14:textId="77777777" w:rsidR="00D93E95" w:rsidRPr="00803ADF" w:rsidRDefault="00D93E95" w:rsidP="00364E10">
            <w:pPr>
              <w:jc w:val="center"/>
              <w:rPr>
                <w:rFonts w:ascii="Times New Roman" w:hAnsi="Times New Roman"/>
                <w:b/>
                <w:color w:val="00B0F0"/>
                <w:lang w:val="en-GB"/>
              </w:rPr>
            </w:pPr>
            <w:r w:rsidRPr="00803ADF">
              <w:rPr>
                <w:rFonts w:ascii="Times New Roman" w:hAnsi="Times New Roman"/>
                <w:b/>
                <w:color w:val="FFFFFF"/>
                <w:lang w:val="en-GB"/>
              </w:rPr>
              <w:lastRenderedPageBreak/>
              <w:t>TARGET GROUPS</w:t>
            </w:r>
          </w:p>
        </w:tc>
      </w:tr>
      <w:tr w:rsidR="00D93E95" w:rsidRPr="00803ADF" w14:paraId="731A632B" w14:textId="77777777" w:rsidTr="00364E10">
        <w:trPr>
          <w:trHeight w:val="9014"/>
        </w:trPr>
        <w:tc>
          <w:tcPr>
            <w:tcW w:w="5046" w:type="dxa"/>
          </w:tcPr>
          <w:p w14:paraId="7FE7AED3" w14:textId="77777777" w:rsidR="00D93E95" w:rsidRPr="00803ADF" w:rsidRDefault="00D93E95" w:rsidP="00364E10">
            <w:pPr>
              <w:rPr>
                <w:rFonts w:ascii="Times New Roman" w:hAnsi="Times New Roman"/>
                <w:i/>
                <w:color w:val="00B0F0"/>
                <w:lang w:val="en-GB"/>
              </w:rPr>
            </w:pPr>
            <w:r w:rsidRPr="00803ADF">
              <w:rPr>
                <w:rFonts w:ascii="Times New Roman" w:hAnsi="Times New Roman"/>
                <w:i/>
                <w:color w:val="00B0F0"/>
                <w:lang w:val="en-GB"/>
              </w:rPr>
              <w:t xml:space="preserve">Who will use or further up-take the results of the project? Who will benefit from the results of the project? </w:t>
            </w:r>
          </w:p>
          <w:p w14:paraId="762ADDB1" w14:textId="77777777" w:rsidR="00D93E95" w:rsidRPr="00803ADF" w:rsidRDefault="00D93E95" w:rsidP="00364E10">
            <w:pPr>
              <w:rPr>
                <w:rFonts w:ascii="Times New Roman" w:hAnsi="Times New Roman"/>
                <w:color w:val="000000"/>
                <w:lang w:val="en-GB"/>
              </w:rPr>
            </w:pPr>
          </w:p>
          <w:p w14:paraId="6587D80B" w14:textId="77777777" w:rsidR="002D1F1F" w:rsidRPr="00803ADF" w:rsidRDefault="0050677C" w:rsidP="00364E10">
            <w:pPr>
              <w:spacing w:after="120"/>
              <w:jc w:val="both"/>
              <w:rPr>
                <w:lang w:val="en-GB"/>
              </w:rPr>
            </w:pPr>
            <w:r w:rsidRPr="00803ADF">
              <w:rPr>
                <w:rFonts w:ascii="Times New Roman" w:hAnsi="Times New Roman"/>
                <w:b/>
                <w:bCs/>
                <w:lang w:val="en-GB"/>
              </w:rPr>
              <w:t>Policy-makers at EU level</w:t>
            </w:r>
            <w:r w:rsidR="004710B2" w:rsidRPr="00803ADF">
              <w:rPr>
                <w:rFonts w:ascii="Times New Roman" w:hAnsi="Times New Roman"/>
                <w:lang w:val="en-GB"/>
              </w:rPr>
              <w:t>:</w:t>
            </w:r>
            <w:r w:rsidRPr="00803ADF">
              <w:rPr>
                <w:lang w:val="en-GB"/>
              </w:rPr>
              <w:t xml:space="preserve"> </w:t>
            </w:r>
          </w:p>
          <w:p w14:paraId="27780ADE" w14:textId="77777777" w:rsidR="002D1F1F" w:rsidRPr="00803ADF" w:rsidRDefault="0050677C" w:rsidP="003013EE">
            <w:pPr>
              <w:numPr>
                <w:ilvl w:val="0"/>
                <w:numId w:val="8"/>
              </w:numPr>
              <w:spacing w:after="120"/>
              <w:ind w:left="426" w:hanging="357"/>
              <w:rPr>
                <w:rFonts w:ascii="Times New Roman" w:hAnsi="Times New Roman"/>
                <w:lang w:val="en-GB"/>
              </w:rPr>
            </w:pPr>
            <w:proofErr w:type="spellStart"/>
            <w:r w:rsidRPr="00803ADF">
              <w:rPr>
                <w:rFonts w:ascii="Times New Roman" w:hAnsi="Times New Roman"/>
                <w:i/>
                <w:iCs/>
                <w:lang w:val="en-GB"/>
              </w:rPr>
              <w:t>Věra</w:t>
            </w:r>
            <w:proofErr w:type="spellEnd"/>
            <w:r w:rsidRPr="00803ADF">
              <w:rPr>
                <w:rFonts w:ascii="Times New Roman" w:hAnsi="Times New Roman"/>
                <w:i/>
                <w:iCs/>
                <w:lang w:val="en-GB"/>
              </w:rPr>
              <w:t xml:space="preserve"> </w:t>
            </w:r>
            <w:proofErr w:type="spellStart"/>
            <w:r w:rsidRPr="00803ADF">
              <w:rPr>
                <w:rFonts w:ascii="Times New Roman" w:hAnsi="Times New Roman"/>
                <w:i/>
                <w:iCs/>
                <w:lang w:val="en-GB"/>
              </w:rPr>
              <w:t>Jourová</w:t>
            </w:r>
            <w:proofErr w:type="spellEnd"/>
            <w:r w:rsidRPr="00803ADF">
              <w:rPr>
                <w:rFonts w:ascii="Times New Roman" w:hAnsi="Times New Roman"/>
                <w:lang w:val="en-GB"/>
              </w:rPr>
              <w:t xml:space="preserve"> (Vice-President of the </w:t>
            </w:r>
            <w:r w:rsidRPr="00803ADF">
              <w:rPr>
                <w:rFonts w:ascii="Times New Roman" w:hAnsi="Times New Roman"/>
                <w:i/>
                <w:iCs/>
                <w:lang w:val="en-GB"/>
              </w:rPr>
              <w:t>European Commission</w:t>
            </w:r>
            <w:r w:rsidRPr="00803ADF">
              <w:rPr>
                <w:rFonts w:ascii="Times New Roman" w:hAnsi="Times New Roman"/>
                <w:lang w:val="en-GB"/>
              </w:rPr>
              <w:t>, Portfolio: Values and Transparency)</w:t>
            </w:r>
          </w:p>
          <w:p w14:paraId="4345BD91" w14:textId="77777777" w:rsidR="00D93E95" w:rsidRPr="00803ADF" w:rsidRDefault="00364E10" w:rsidP="003013EE">
            <w:pPr>
              <w:numPr>
                <w:ilvl w:val="0"/>
                <w:numId w:val="8"/>
              </w:numPr>
              <w:spacing w:after="120"/>
              <w:ind w:left="426" w:hanging="357"/>
              <w:rPr>
                <w:rFonts w:ascii="Times New Roman" w:hAnsi="Times New Roman"/>
                <w:lang w:val="en-GB"/>
              </w:rPr>
            </w:pPr>
            <w:r w:rsidRPr="00803ADF">
              <w:rPr>
                <w:rFonts w:ascii="Times New Roman" w:hAnsi="Times New Roman"/>
                <w:lang w:val="en-GB"/>
              </w:rPr>
              <w:t xml:space="preserve">Members of two </w:t>
            </w:r>
            <w:r w:rsidR="0050677C" w:rsidRPr="00803ADF">
              <w:rPr>
                <w:rFonts w:ascii="Times New Roman" w:hAnsi="Times New Roman"/>
                <w:i/>
                <w:iCs/>
                <w:lang w:val="en-GB"/>
              </w:rPr>
              <w:t>European Parliament</w:t>
            </w:r>
            <w:r w:rsidR="0050677C" w:rsidRPr="00803ADF">
              <w:rPr>
                <w:rFonts w:ascii="Times New Roman" w:hAnsi="Times New Roman"/>
                <w:lang w:val="en-GB"/>
              </w:rPr>
              <w:t xml:space="preserve"> Committees</w:t>
            </w:r>
            <w:r w:rsidR="00974302" w:rsidRPr="00803ADF">
              <w:rPr>
                <w:rFonts w:ascii="Times New Roman" w:hAnsi="Times New Roman"/>
                <w:lang w:val="en-GB"/>
              </w:rPr>
              <w:t>, namely</w:t>
            </w:r>
            <w:r w:rsidR="0050677C" w:rsidRPr="00803ADF">
              <w:rPr>
                <w:rFonts w:ascii="Times New Roman" w:hAnsi="Times New Roman"/>
                <w:lang w:val="en-GB"/>
              </w:rPr>
              <w:t xml:space="preserve"> </w:t>
            </w:r>
            <w:r w:rsidR="0050677C" w:rsidRPr="00803ADF">
              <w:rPr>
                <w:rFonts w:ascii="Times New Roman" w:hAnsi="Times New Roman"/>
                <w:i/>
                <w:iCs/>
                <w:lang w:val="en-GB"/>
              </w:rPr>
              <w:t>LIBE</w:t>
            </w:r>
            <w:r w:rsidR="0050677C" w:rsidRPr="00803ADF">
              <w:rPr>
                <w:rFonts w:ascii="Times New Roman" w:hAnsi="Times New Roman"/>
                <w:lang w:val="en-GB"/>
              </w:rPr>
              <w:t xml:space="preserve"> (</w:t>
            </w:r>
            <w:r w:rsidR="002D1F1F" w:rsidRPr="00803ADF">
              <w:rPr>
                <w:rFonts w:ascii="Times New Roman" w:hAnsi="Times New Roman"/>
                <w:lang w:val="en-GB"/>
              </w:rPr>
              <w:t>Civil Liberties, Justice and Home Affairs</w:t>
            </w:r>
            <w:r w:rsidR="0050677C" w:rsidRPr="00803ADF">
              <w:rPr>
                <w:rFonts w:ascii="Times New Roman" w:hAnsi="Times New Roman"/>
                <w:lang w:val="en-GB"/>
              </w:rPr>
              <w:t xml:space="preserve">) and </w:t>
            </w:r>
            <w:r w:rsidR="0050677C" w:rsidRPr="00803ADF">
              <w:rPr>
                <w:rFonts w:ascii="Times New Roman" w:hAnsi="Times New Roman"/>
                <w:i/>
                <w:iCs/>
                <w:lang w:val="en-GB"/>
              </w:rPr>
              <w:t>AFCO</w:t>
            </w:r>
            <w:r w:rsidR="0050677C" w:rsidRPr="00803ADF">
              <w:rPr>
                <w:rFonts w:ascii="Times New Roman" w:hAnsi="Times New Roman"/>
                <w:lang w:val="en-GB"/>
              </w:rPr>
              <w:t xml:space="preserve"> (</w:t>
            </w:r>
            <w:r w:rsidR="002D1F1F" w:rsidRPr="00803ADF">
              <w:rPr>
                <w:rFonts w:ascii="Times New Roman" w:hAnsi="Times New Roman"/>
                <w:lang w:val="en-GB"/>
              </w:rPr>
              <w:t>Constitutional Affairs</w:t>
            </w:r>
            <w:r w:rsidR="0050677C" w:rsidRPr="00803ADF">
              <w:rPr>
                <w:rFonts w:ascii="Times New Roman" w:hAnsi="Times New Roman"/>
                <w:lang w:val="en-GB"/>
              </w:rPr>
              <w:t>)</w:t>
            </w:r>
          </w:p>
          <w:p w14:paraId="65863220" w14:textId="77777777" w:rsidR="002D1F1F" w:rsidRPr="00803ADF" w:rsidRDefault="00364E10" w:rsidP="003013EE">
            <w:pPr>
              <w:numPr>
                <w:ilvl w:val="0"/>
                <w:numId w:val="8"/>
              </w:numPr>
              <w:spacing w:after="120"/>
              <w:ind w:left="426" w:hanging="357"/>
              <w:rPr>
                <w:rFonts w:ascii="Times New Roman" w:hAnsi="Times New Roman"/>
                <w:lang w:val="en-GB"/>
              </w:rPr>
            </w:pPr>
            <w:r w:rsidRPr="00803ADF">
              <w:rPr>
                <w:rFonts w:ascii="Times New Roman" w:hAnsi="Times New Roman"/>
                <w:lang w:val="en-GB"/>
              </w:rPr>
              <w:t>Members of the</w:t>
            </w:r>
            <w:r w:rsidRPr="00803ADF">
              <w:rPr>
                <w:rFonts w:ascii="Times New Roman" w:hAnsi="Times New Roman"/>
                <w:i/>
                <w:iCs/>
                <w:lang w:val="en-GB"/>
              </w:rPr>
              <w:t xml:space="preserve"> </w:t>
            </w:r>
            <w:r w:rsidR="002D1F1F" w:rsidRPr="00803ADF">
              <w:rPr>
                <w:rFonts w:ascii="Times New Roman" w:hAnsi="Times New Roman"/>
                <w:i/>
                <w:iCs/>
                <w:lang w:val="en-GB"/>
              </w:rPr>
              <w:t>CIVEX</w:t>
            </w:r>
            <w:r w:rsidR="002D1F1F" w:rsidRPr="00803ADF">
              <w:rPr>
                <w:rFonts w:ascii="Times New Roman" w:hAnsi="Times New Roman"/>
                <w:lang w:val="en-GB"/>
              </w:rPr>
              <w:t xml:space="preserve"> Commission (Citizenship, Governance, Institutional </w:t>
            </w:r>
            <w:r w:rsidR="00235919" w:rsidRPr="00803ADF">
              <w:rPr>
                <w:rFonts w:ascii="Times New Roman" w:hAnsi="Times New Roman"/>
                <w:lang w:val="en-GB"/>
              </w:rPr>
              <w:t>&amp;</w:t>
            </w:r>
            <w:r w:rsidR="002D1F1F" w:rsidRPr="00803ADF">
              <w:rPr>
                <w:rFonts w:ascii="Times New Roman" w:hAnsi="Times New Roman"/>
                <w:lang w:val="en-GB"/>
              </w:rPr>
              <w:t xml:space="preserve"> External Affairs)</w:t>
            </w:r>
            <w:r w:rsidRPr="00803ADF">
              <w:rPr>
                <w:rFonts w:ascii="Times New Roman" w:hAnsi="Times New Roman"/>
                <w:lang w:val="en-GB"/>
              </w:rPr>
              <w:t xml:space="preserve"> of the</w:t>
            </w:r>
            <w:r w:rsidR="00235919" w:rsidRPr="00803ADF">
              <w:rPr>
                <w:rFonts w:ascii="Times New Roman" w:hAnsi="Times New Roman"/>
                <w:lang w:val="en-GB"/>
              </w:rPr>
              <w:t xml:space="preserve"> </w:t>
            </w:r>
            <w:r w:rsidR="002D1F1F" w:rsidRPr="00803ADF">
              <w:rPr>
                <w:rFonts w:ascii="Times New Roman" w:hAnsi="Times New Roman"/>
                <w:i/>
                <w:iCs/>
                <w:lang w:val="en-GB"/>
              </w:rPr>
              <w:t>European Committee of the Region</w:t>
            </w:r>
            <w:r w:rsidR="006C20DF" w:rsidRPr="00803ADF">
              <w:rPr>
                <w:rFonts w:ascii="Times New Roman" w:hAnsi="Times New Roman"/>
                <w:i/>
                <w:iCs/>
                <w:lang w:val="en-GB"/>
              </w:rPr>
              <w:t>s</w:t>
            </w:r>
          </w:p>
          <w:p w14:paraId="683DD648" w14:textId="77777777" w:rsidR="00573B8E" w:rsidRPr="00803ADF" w:rsidRDefault="006F7015" w:rsidP="00364E10">
            <w:pPr>
              <w:spacing w:after="120"/>
              <w:rPr>
                <w:rFonts w:ascii="Times New Roman" w:hAnsi="Times New Roman"/>
                <w:lang w:val="en-GB"/>
              </w:rPr>
            </w:pPr>
            <w:r w:rsidRPr="00803ADF">
              <w:rPr>
                <w:rFonts w:ascii="Times New Roman" w:hAnsi="Times New Roman"/>
                <w:b/>
                <w:bCs/>
                <w:lang w:val="en-GB"/>
              </w:rPr>
              <w:t>Pan-European NGO</w:t>
            </w:r>
            <w:r w:rsidRPr="00803ADF">
              <w:rPr>
                <w:rFonts w:ascii="Times New Roman" w:hAnsi="Times New Roman"/>
                <w:lang w:val="en-GB"/>
              </w:rPr>
              <w:t>s</w:t>
            </w:r>
            <w:r w:rsidR="004710B2" w:rsidRPr="00803ADF">
              <w:rPr>
                <w:rFonts w:ascii="Times New Roman" w:hAnsi="Times New Roman"/>
                <w:lang w:val="en-GB"/>
              </w:rPr>
              <w:t>:</w:t>
            </w:r>
          </w:p>
          <w:p w14:paraId="27526E23" w14:textId="77777777" w:rsidR="00573B8E" w:rsidRPr="00803ADF" w:rsidRDefault="00573B8E" w:rsidP="003013EE">
            <w:pPr>
              <w:numPr>
                <w:ilvl w:val="0"/>
                <w:numId w:val="9"/>
              </w:numPr>
              <w:spacing w:after="120"/>
              <w:ind w:left="426"/>
              <w:rPr>
                <w:rFonts w:ascii="Times New Roman" w:hAnsi="Times New Roman"/>
                <w:lang w:val="en-GB"/>
              </w:rPr>
            </w:pPr>
            <w:r w:rsidRPr="00803ADF">
              <w:rPr>
                <w:rFonts w:ascii="Times New Roman" w:hAnsi="Times New Roman"/>
                <w:i/>
                <w:iCs/>
                <w:lang w:val="en-GB"/>
              </w:rPr>
              <w:t>Civil Society Europe</w:t>
            </w:r>
            <w:r w:rsidR="00364E10" w:rsidRPr="00803ADF">
              <w:rPr>
                <w:rFonts w:ascii="Times New Roman" w:hAnsi="Times New Roman"/>
                <w:i/>
                <w:iCs/>
                <w:lang w:val="en-GB"/>
              </w:rPr>
              <w:t>,</w:t>
            </w:r>
            <w:r w:rsidR="00364E10" w:rsidRPr="00803ADF">
              <w:rPr>
                <w:rFonts w:ascii="Times New Roman" w:hAnsi="Times New Roman"/>
                <w:lang w:val="en-GB"/>
              </w:rPr>
              <w:t xml:space="preserve"> the European Coordination for Civil Society Organisations</w:t>
            </w:r>
          </w:p>
          <w:p w14:paraId="68ACC360" w14:textId="77777777" w:rsidR="006F7015" w:rsidRPr="00803ADF" w:rsidRDefault="006F7015" w:rsidP="003013EE">
            <w:pPr>
              <w:numPr>
                <w:ilvl w:val="0"/>
                <w:numId w:val="9"/>
              </w:numPr>
              <w:spacing w:after="120"/>
              <w:ind w:left="426"/>
              <w:rPr>
                <w:rFonts w:ascii="Times New Roman" w:hAnsi="Times New Roman"/>
                <w:i/>
                <w:iCs/>
                <w:lang w:val="en-GB"/>
              </w:rPr>
            </w:pPr>
            <w:r w:rsidRPr="00803ADF">
              <w:rPr>
                <w:rFonts w:ascii="Times New Roman" w:hAnsi="Times New Roman"/>
                <w:i/>
                <w:iCs/>
                <w:lang w:val="en-GB"/>
              </w:rPr>
              <w:t>European Centre for Press and Media Freedom</w:t>
            </w:r>
          </w:p>
          <w:p w14:paraId="46D01E6E" w14:textId="77777777" w:rsidR="00573B8E" w:rsidRPr="00803ADF" w:rsidRDefault="006F7015" w:rsidP="00364E10">
            <w:pPr>
              <w:spacing w:after="120"/>
              <w:rPr>
                <w:rFonts w:ascii="Times New Roman" w:hAnsi="Times New Roman"/>
                <w:lang w:val="en-GB"/>
              </w:rPr>
            </w:pPr>
            <w:r w:rsidRPr="00803ADF">
              <w:rPr>
                <w:rFonts w:ascii="Times New Roman" w:hAnsi="Times New Roman"/>
                <w:b/>
                <w:bCs/>
                <w:lang w:val="en-GB"/>
              </w:rPr>
              <w:t>Journalists</w:t>
            </w:r>
            <w:r w:rsidRPr="00803ADF">
              <w:rPr>
                <w:rFonts w:ascii="Times New Roman" w:hAnsi="Times New Roman"/>
                <w:lang w:val="en-GB"/>
              </w:rPr>
              <w:t xml:space="preserve"> </w:t>
            </w:r>
            <w:r w:rsidR="003E6728" w:rsidRPr="00803ADF">
              <w:rPr>
                <w:rFonts w:ascii="Times New Roman" w:hAnsi="Times New Roman"/>
                <w:lang w:val="en-GB"/>
              </w:rPr>
              <w:t xml:space="preserve">(through personal networks) </w:t>
            </w:r>
            <w:r w:rsidRPr="00803ADF">
              <w:rPr>
                <w:rFonts w:ascii="Times New Roman" w:hAnsi="Times New Roman"/>
                <w:b/>
                <w:bCs/>
                <w:lang w:val="en-GB"/>
              </w:rPr>
              <w:t>and</w:t>
            </w:r>
            <w:r w:rsidRPr="00803ADF">
              <w:rPr>
                <w:rFonts w:ascii="Times New Roman" w:hAnsi="Times New Roman"/>
                <w:lang w:val="en-GB"/>
              </w:rPr>
              <w:t xml:space="preserve"> </w:t>
            </w:r>
            <w:r w:rsidRPr="00803ADF">
              <w:rPr>
                <w:rFonts w:ascii="Times New Roman" w:hAnsi="Times New Roman"/>
                <w:b/>
                <w:bCs/>
                <w:lang w:val="en-GB"/>
              </w:rPr>
              <w:t>journalistic associations</w:t>
            </w:r>
            <w:r w:rsidRPr="00803ADF">
              <w:rPr>
                <w:rFonts w:ascii="Times New Roman" w:hAnsi="Times New Roman"/>
                <w:lang w:val="en-GB"/>
              </w:rPr>
              <w:t xml:space="preserve">, namely </w:t>
            </w:r>
            <w:r w:rsidR="00364E10" w:rsidRPr="00803ADF">
              <w:rPr>
                <w:rFonts w:ascii="Times New Roman" w:hAnsi="Times New Roman"/>
                <w:lang w:val="en-GB"/>
              </w:rPr>
              <w:t xml:space="preserve">the </w:t>
            </w:r>
            <w:r w:rsidRPr="00803ADF">
              <w:rPr>
                <w:rFonts w:ascii="Times New Roman" w:hAnsi="Times New Roman"/>
                <w:i/>
                <w:iCs/>
                <w:lang w:val="en-GB"/>
              </w:rPr>
              <w:t>European Federation of Journalists</w:t>
            </w:r>
            <w:r w:rsidR="00235919" w:rsidRPr="00803ADF">
              <w:rPr>
                <w:rFonts w:ascii="Times New Roman" w:hAnsi="Times New Roman"/>
                <w:lang w:val="en-GB"/>
              </w:rPr>
              <w:t xml:space="preserve"> and </w:t>
            </w:r>
            <w:r w:rsidRPr="00803ADF">
              <w:rPr>
                <w:rFonts w:ascii="Times New Roman" w:hAnsi="Times New Roman"/>
                <w:i/>
                <w:iCs/>
                <w:lang w:val="en-GB"/>
              </w:rPr>
              <w:t xml:space="preserve">European Data Journalism Network </w:t>
            </w:r>
          </w:p>
          <w:p w14:paraId="392C32A9" w14:textId="77777777" w:rsidR="00536489" w:rsidRPr="00803ADF" w:rsidRDefault="00536489" w:rsidP="00364E10">
            <w:pPr>
              <w:spacing w:after="120"/>
              <w:jc w:val="both"/>
              <w:rPr>
                <w:rFonts w:ascii="Times New Roman" w:hAnsi="Times New Roman"/>
                <w:lang w:val="en-GB"/>
              </w:rPr>
            </w:pPr>
            <w:r w:rsidRPr="00803ADF">
              <w:rPr>
                <w:rFonts w:ascii="Times New Roman" w:hAnsi="Times New Roman"/>
                <w:b/>
                <w:bCs/>
                <w:lang w:val="en-GB"/>
              </w:rPr>
              <w:t>European citizens</w:t>
            </w:r>
            <w:r w:rsidRPr="00803ADF">
              <w:rPr>
                <w:rFonts w:ascii="Times New Roman" w:hAnsi="Times New Roman"/>
                <w:lang w:val="en-GB"/>
              </w:rPr>
              <w:t xml:space="preserve"> (indirectly</w:t>
            </w:r>
            <w:r w:rsidR="00235919" w:rsidRPr="00803ADF">
              <w:rPr>
                <w:rFonts w:ascii="Times New Roman" w:hAnsi="Times New Roman"/>
                <w:lang w:val="en-GB"/>
              </w:rPr>
              <w:t xml:space="preserve"> or locally</w:t>
            </w:r>
            <w:r w:rsidRPr="00803ADF">
              <w:rPr>
                <w:rFonts w:ascii="Times New Roman" w:hAnsi="Times New Roman"/>
                <w:lang w:val="en-GB"/>
              </w:rPr>
              <w:t>)</w:t>
            </w:r>
          </w:p>
          <w:p w14:paraId="6FA048EB" w14:textId="77777777" w:rsidR="00D93E95" w:rsidRPr="00803ADF" w:rsidRDefault="00890166" w:rsidP="00364E10">
            <w:pPr>
              <w:spacing w:after="120"/>
              <w:rPr>
                <w:rFonts w:ascii="Times New Roman" w:hAnsi="Times New Roman"/>
                <w:b/>
                <w:bCs/>
                <w:color w:val="00B0F0"/>
                <w:lang w:val="en-GB"/>
              </w:rPr>
            </w:pPr>
            <w:r w:rsidRPr="00803ADF">
              <w:rPr>
                <w:rFonts w:ascii="Times New Roman" w:hAnsi="Times New Roman"/>
                <w:b/>
                <w:bCs/>
                <w:lang w:val="en-GB"/>
              </w:rPr>
              <w:t xml:space="preserve">Scientific community </w:t>
            </w:r>
            <w:r w:rsidR="00235919" w:rsidRPr="00803ADF">
              <w:rPr>
                <w:rFonts w:ascii="Times New Roman" w:hAnsi="Times New Roman"/>
                <w:lang w:val="en-GB"/>
              </w:rPr>
              <w:t>(</w:t>
            </w:r>
            <w:r w:rsidR="00364E10" w:rsidRPr="00803ADF">
              <w:rPr>
                <w:rFonts w:ascii="Times New Roman" w:hAnsi="Times New Roman"/>
                <w:lang w:val="en-GB"/>
              </w:rPr>
              <w:t xml:space="preserve">specifically </w:t>
            </w:r>
            <w:r w:rsidR="00235919" w:rsidRPr="00803ADF">
              <w:rPr>
                <w:rFonts w:ascii="Times New Roman" w:hAnsi="Times New Roman"/>
                <w:lang w:val="en-GB"/>
              </w:rPr>
              <w:t>European politics</w:t>
            </w:r>
            <w:r w:rsidR="00590A9D" w:rsidRPr="00803ADF">
              <w:rPr>
                <w:rFonts w:ascii="Times New Roman" w:hAnsi="Times New Roman"/>
                <w:lang w:val="en-GB"/>
              </w:rPr>
              <w:t xml:space="preserve"> and communication; </w:t>
            </w:r>
            <w:r w:rsidR="00364E10" w:rsidRPr="00803ADF">
              <w:rPr>
                <w:rFonts w:ascii="Times New Roman" w:hAnsi="Times New Roman"/>
                <w:lang w:val="en-GB"/>
              </w:rPr>
              <w:t>and more widely to</w:t>
            </w:r>
            <w:r w:rsidR="003E6728" w:rsidRPr="00803ADF">
              <w:rPr>
                <w:rFonts w:ascii="Times New Roman" w:hAnsi="Times New Roman"/>
                <w:lang w:val="en-GB"/>
              </w:rPr>
              <w:t xml:space="preserve"> </w:t>
            </w:r>
            <w:r w:rsidR="00364E10" w:rsidRPr="00803ADF">
              <w:rPr>
                <w:rFonts w:ascii="Times New Roman" w:hAnsi="Times New Roman"/>
                <w:lang w:val="en-GB"/>
              </w:rPr>
              <w:t xml:space="preserve">scholars of </w:t>
            </w:r>
            <w:r w:rsidR="00235919" w:rsidRPr="00803ADF">
              <w:rPr>
                <w:rFonts w:ascii="Times New Roman" w:hAnsi="Times New Roman"/>
                <w:lang w:val="en-GB"/>
              </w:rPr>
              <w:t>sociology,</w:t>
            </w:r>
            <w:r w:rsidR="00590A9D" w:rsidRPr="00803ADF">
              <w:rPr>
                <w:rFonts w:ascii="Times New Roman" w:hAnsi="Times New Roman"/>
                <w:lang w:val="en-GB"/>
              </w:rPr>
              <w:t xml:space="preserve"> history, law, philosophy, </w:t>
            </w:r>
            <w:r w:rsidR="00364E10" w:rsidRPr="00803ADF">
              <w:rPr>
                <w:rFonts w:ascii="Times New Roman" w:hAnsi="Times New Roman"/>
                <w:lang w:val="en-GB"/>
              </w:rPr>
              <w:t xml:space="preserve">and </w:t>
            </w:r>
            <w:r w:rsidR="00590A9D" w:rsidRPr="00803ADF">
              <w:rPr>
                <w:rFonts w:ascii="Times New Roman" w:hAnsi="Times New Roman"/>
                <w:lang w:val="en-GB"/>
              </w:rPr>
              <w:t>pol</w:t>
            </w:r>
            <w:r w:rsidR="00364E10" w:rsidRPr="00803ADF">
              <w:rPr>
                <w:rFonts w:ascii="Times New Roman" w:hAnsi="Times New Roman"/>
                <w:lang w:val="en-GB"/>
              </w:rPr>
              <w:t>itical</w:t>
            </w:r>
            <w:r w:rsidR="00590A9D" w:rsidRPr="00803ADF">
              <w:rPr>
                <w:rFonts w:ascii="Times New Roman" w:hAnsi="Times New Roman"/>
                <w:lang w:val="en-GB"/>
              </w:rPr>
              <w:t xml:space="preserve"> economy </w:t>
            </w:r>
            <w:r w:rsidR="00364E10" w:rsidRPr="00803ADF">
              <w:rPr>
                <w:rFonts w:ascii="Times New Roman" w:hAnsi="Times New Roman"/>
                <w:lang w:val="en-GB"/>
              </w:rPr>
              <w:t>with a regional focus on</w:t>
            </w:r>
            <w:r w:rsidR="00590A9D" w:rsidRPr="00803ADF">
              <w:rPr>
                <w:rFonts w:ascii="Times New Roman" w:hAnsi="Times New Roman"/>
                <w:lang w:val="en-GB"/>
              </w:rPr>
              <w:t xml:space="preserve"> Europe</w:t>
            </w:r>
            <w:r w:rsidR="00A21B41" w:rsidRPr="00803ADF">
              <w:rPr>
                <w:rFonts w:ascii="Times New Roman" w:hAnsi="Times New Roman"/>
                <w:lang w:val="en-GB"/>
              </w:rPr>
              <w:t>/the EU</w:t>
            </w:r>
            <w:r w:rsidR="00235919" w:rsidRPr="00803ADF">
              <w:rPr>
                <w:rFonts w:ascii="Times New Roman" w:hAnsi="Times New Roman"/>
                <w:lang w:val="en-GB"/>
              </w:rPr>
              <w:t>)</w:t>
            </w:r>
          </w:p>
        </w:tc>
      </w:tr>
    </w:tbl>
    <w:p w14:paraId="565B55F1" w14:textId="77777777" w:rsidR="00D93E95" w:rsidRPr="00803ADF" w:rsidRDefault="00D93E95" w:rsidP="00D93E95">
      <w:pPr>
        <w:rPr>
          <w:rFonts w:ascii="Times New Roman" w:hAnsi="Times New Roman"/>
          <w:vanish/>
          <w:lang w:val="en-GB"/>
        </w:rPr>
      </w:pPr>
    </w:p>
    <w:tbl>
      <w:tblPr>
        <w:tblpPr w:leftFromText="180" w:rightFromText="180" w:vertAnchor="text" w:horzAnchor="page" w:tblpX="6160" w:tblpY="-2"/>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5046"/>
      </w:tblGrid>
      <w:tr w:rsidR="00D93E95" w:rsidRPr="00803ADF" w14:paraId="671D44F7" w14:textId="77777777" w:rsidTr="00CD7E74">
        <w:trPr>
          <w:trHeight w:val="272"/>
        </w:trPr>
        <w:tc>
          <w:tcPr>
            <w:tcW w:w="5046" w:type="dxa"/>
            <w:shd w:val="clear" w:color="auto" w:fill="00B0F0"/>
          </w:tcPr>
          <w:p w14:paraId="08FCD8FE" w14:textId="77777777" w:rsidR="00D93E95" w:rsidRPr="00803ADF" w:rsidRDefault="00D93E95" w:rsidP="00364E10">
            <w:pPr>
              <w:jc w:val="center"/>
              <w:rPr>
                <w:rFonts w:ascii="Times New Roman" w:hAnsi="Times New Roman"/>
                <w:b/>
                <w:color w:val="00B0F0"/>
                <w:lang w:val="en-GB"/>
              </w:rPr>
            </w:pPr>
            <w:r w:rsidRPr="00803ADF">
              <w:rPr>
                <w:rFonts w:ascii="Times New Roman" w:hAnsi="Times New Roman"/>
                <w:b/>
                <w:color w:val="FFFFFF"/>
                <w:lang w:val="en-GB"/>
              </w:rPr>
              <w:t>OUTCOMES</w:t>
            </w:r>
          </w:p>
        </w:tc>
      </w:tr>
      <w:tr w:rsidR="00D93E95" w:rsidRPr="00803ADF" w14:paraId="15AF6EAF" w14:textId="77777777" w:rsidTr="00CD7E74">
        <w:trPr>
          <w:trHeight w:val="9003"/>
        </w:trPr>
        <w:tc>
          <w:tcPr>
            <w:tcW w:w="5046" w:type="dxa"/>
          </w:tcPr>
          <w:p w14:paraId="68EB9683" w14:textId="77777777" w:rsidR="00D93E95" w:rsidRPr="00803ADF" w:rsidRDefault="00D93E95" w:rsidP="00364E10">
            <w:pPr>
              <w:rPr>
                <w:rFonts w:ascii="Times New Roman" w:hAnsi="Times New Roman"/>
                <w:i/>
                <w:color w:val="00B0F0"/>
                <w:lang w:val="en-GB"/>
              </w:rPr>
            </w:pPr>
            <w:r w:rsidRPr="00803ADF">
              <w:rPr>
                <w:rFonts w:ascii="Times New Roman" w:hAnsi="Times New Roman"/>
                <w:i/>
                <w:color w:val="00B0F0"/>
                <w:lang w:val="en-GB"/>
              </w:rPr>
              <w:t>What change do you expect to see after successful dissemination and exploitation of project results to the target group(s)?</w:t>
            </w:r>
          </w:p>
          <w:p w14:paraId="30FA172D" w14:textId="77777777" w:rsidR="00D93E95" w:rsidRPr="00803ADF" w:rsidRDefault="00D93E95" w:rsidP="00364E10">
            <w:pPr>
              <w:rPr>
                <w:rFonts w:ascii="Times New Roman" w:hAnsi="Times New Roman"/>
                <w:b/>
                <w:lang w:val="en-GB"/>
              </w:rPr>
            </w:pPr>
          </w:p>
          <w:p w14:paraId="0557EF4B" w14:textId="77777777" w:rsidR="00D64EC1" w:rsidRPr="00803ADF" w:rsidRDefault="00D64EC1" w:rsidP="00B4014C">
            <w:pPr>
              <w:spacing w:after="120"/>
              <w:jc w:val="both"/>
              <w:rPr>
                <w:rFonts w:ascii="Times New Roman" w:hAnsi="Times New Roman"/>
                <w:lang w:val="en-GB"/>
              </w:rPr>
            </w:pPr>
            <w:r w:rsidRPr="00803ADF">
              <w:rPr>
                <w:rFonts w:ascii="Times New Roman" w:hAnsi="Times New Roman"/>
                <w:b/>
                <w:bCs/>
                <w:lang w:val="en-GB"/>
              </w:rPr>
              <w:t>Policy-makers at EU level</w:t>
            </w:r>
            <w:r w:rsidRPr="00803ADF">
              <w:rPr>
                <w:rFonts w:ascii="Times New Roman" w:hAnsi="Times New Roman"/>
                <w:lang w:val="en-GB"/>
              </w:rPr>
              <w:t>:</w:t>
            </w:r>
          </w:p>
          <w:p w14:paraId="1983D0D6" w14:textId="77777777" w:rsidR="000B119A" w:rsidRPr="00803ADF" w:rsidRDefault="000B119A" w:rsidP="003013EE">
            <w:pPr>
              <w:numPr>
                <w:ilvl w:val="0"/>
                <w:numId w:val="11"/>
              </w:numPr>
              <w:spacing w:after="120"/>
              <w:ind w:left="425" w:hanging="357"/>
              <w:rPr>
                <w:rFonts w:ascii="Times New Roman" w:hAnsi="Times New Roman"/>
                <w:lang w:val="en-GB"/>
              </w:rPr>
            </w:pPr>
            <w:r w:rsidRPr="00803ADF">
              <w:rPr>
                <w:rFonts w:ascii="Times New Roman" w:hAnsi="Times New Roman"/>
                <w:i/>
                <w:iCs/>
                <w:lang w:val="en-GB"/>
              </w:rPr>
              <w:t>Understanding</w:t>
            </w:r>
            <w:r w:rsidRPr="00803ADF">
              <w:rPr>
                <w:rFonts w:ascii="Times New Roman" w:hAnsi="Times New Roman"/>
                <w:lang w:val="en-GB"/>
              </w:rPr>
              <w:t xml:space="preserve"> patterns of citizen attitudes, behaviour and preferences for key </w:t>
            </w:r>
            <w:r w:rsidR="000052BF" w:rsidRPr="00803ADF">
              <w:rPr>
                <w:rFonts w:ascii="Times New Roman" w:hAnsi="Times New Roman"/>
                <w:lang w:val="en-GB"/>
              </w:rPr>
              <w:t>liberal democratic norms and values</w:t>
            </w:r>
            <w:r w:rsidRPr="00803ADF">
              <w:rPr>
                <w:rFonts w:ascii="Times New Roman" w:hAnsi="Times New Roman"/>
                <w:lang w:val="en-GB"/>
              </w:rPr>
              <w:t xml:space="preserve"> </w:t>
            </w:r>
            <w:r w:rsidR="00CD7E74" w:rsidRPr="00803ADF">
              <w:rPr>
                <w:rFonts w:ascii="Times New Roman" w:hAnsi="Times New Roman"/>
                <w:lang w:val="en-GB"/>
              </w:rPr>
              <w:t xml:space="preserve">across </w:t>
            </w:r>
            <w:r w:rsidRPr="00803ADF">
              <w:rPr>
                <w:rFonts w:ascii="Times New Roman" w:hAnsi="Times New Roman"/>
                <w:lang w:val="en-GB"/>
              </w:rPr>
              <w:t>generations and different political and economic contexts</w:t>
            </w:r>
          </w:p>
          <w:p w14:paraId="70EF6B3F" w14:textId="77777777" w:rsidR="00801120" w:rsidRPr="00803ADF" w:rsidRDefault="00DE1B53" w:rsidP="003013EE">
            <w:pPr>
              <w:numPr>
                <w:ilvl w:val="0"/>
                <w:numId w:val="11"/>
              </w:numPr>
              <w:spacing w:after="120"/>
              <w:ind w:left="425" w:hanging="357"/>
              <w:rPr>
                <w:rFonts w:ascii="Times New Roman" w:hAnsi="Times New Roman"/>
                <w:lang w:val="en-GB"/>
              </w:rPr>
            </w:pPr>
            <w:r w:rsidRPr="00803ADF">
              <w:rPr>
                <w:rFonts w:ascii="Times New Roman" w:hAnsi="Times New Roman"/>
                <w:lang w:val="en-GB"/>
              </w:rPr>
              <w:t>D</w:t>
            </w:r>
            <w:r w:rsidR="00801120" w:rsidRPr="00803ADF">
              <w:rPr>
                <w:rFonts w:ascii="Times New Roman" w:hAnsi="Times New Roman"/>
                <w:lang w:val="en-GB"/>
              </w:rPr>
              <w:t xml:space="preserve">eveloping </w:t>
            </w:r>
            <w:r w:rsidR="00DD1C00" w:rsidRPr="00803ADF">
              <w:rPr>
                <w:lang w:val="en-GB"/>
              </w:rPr>
              <w:t xml:space="preserve"> </w:t>
            </w:r>
            <w:r w:rsidR="00DD1C00" w:rsidRPr="00803ADF">
              <w:rPr>
                <w:rFonts w:ascii="Times New Roman" w:hAnsi="Times New Roman"/>
                <w:i/>
                <w:iCs/>
                <w:lang w:val="en-GB"/>
              </w:rPr>
              <w:t xml:space="preserve">susceptibility </w:t>
            </w:r>
            <w:r w:rsidR="00DD1C00" w:rsidRPr="00803ADF">
              <w:rPr>
                <w:rFonts w:ascii="Times New Roman" w:hAnsi="Times New Roman"/>
                <w:lang w:val="en-GB"/>
              </w:rPr>
              <w:t>towards</w:t>
            </w:r>
            <w:r w:rsidR="00801120" w:rsidRPr="00803ADF">
              <w:rPr>
                <w:rFonts w:ascii="Times New Roman" w:hAnsi="Times New Roman"/>
                <w:lang w:val="en-GB"/>
              </w:rPr>
              <w:t xml:space="preserve"> illiberal rhetoric</w:t>
            </w:r>
            <w:r w:rsidR="00D745A6" w:rsidRPr="00803ADF">
              <w:rPr>
                <w:rFonts w:ascii="Times New Roman" w:hAnsi="Times New Roman"/>
                <w:lang w:val="en-GB"/>
              </w:rPr>
              <w:t xml:space="preserve"> </w:t>
            </w:r>
            <w:r w:rsidR="00381290" w:rsidRPr="00803ADF">
              <w:rPr>
                <w:rFonts w:ascii="Times New Roman" w:hAnsi="Times New Roman"/>
                <w:lang w:val="en-GB"/>
              </w:rPr>
              <w:t xml:space="preserve">in public discourse and during election campaigns </w:t>
            </w:r>
            <w:r w:rsidR="00FA17FF" w:rsidRPr="00803ADF">
              <w:rPr>
                <w:rFonts w:ascii="Times New Roman" w:hAnsi="Times New Roman"/>
                <w:lang w:val="en-GB"/>
              </w:rPr>
              <w:t xml:space="preserve">and its consequences </w:t>
            </w:r>
            <w:r w:rsidRPr="00803ADF">
              <w:rPr>
                <w:rFonts w:ascii="Times New Roman" w:hAnsi="Times New Roman"/>
                <w:lang w:val="en-GB"/>
              </w:rPr>
              <w:t>across Europe</w:t>
            </w:r>
          </w:p>
          <w:p w14:paraId="2BF230FF" w14:textId="77777777" w:rsidR="00381290" w:rsidRPr="00803ADF" w:rsidRDefault="00381290" w:rsidP="003013EE">
            <w:pPr>
              <w:numPr>
                <w:ilvl w:val="0"/>
                <w:numId w:val="11"/>
              </w:numPr>
              <w:spacing w:after="120"/>
              <w:ind w:left="425" w:hanging="357"/>
              <w:rPr>
                <w:rFonts w:ascii="Times New Roman" w:hAnsi="Times New Roman"/>
                <w:lang w:val="en-GB"/>
              </w:rPr>
            </w:pPr>
            <w:r w:rsidRPr="00803ADF">
              <w:rPr>
                <w:rFonts w:ascii="Times New Roman" w:hAnsi="Times New Roman"/>
                <w:i/>
                <w:iCs/>
                <w:lang w:val="en-GB"/>
              </w:rPr>
              <w:t>Recognition</w:t>
            </w:r>
            <w:r w:rsidRPr="00803ADF">
              <w:rPr>
                <w:rFonts w:ascii="Times New Roman" w:hAnsi="Times New Roman"/>
                <w:lang w:val="en-GB"/>
              </w:rPr>
              <w:t xml:space="preserve"> of the relationship between</w:t>
            </w:r>
            <w:r w:rsidR="00FA17FF" w:rsidRPr="00803ADF">
              <w:rPr>
                <w:rFonts w:ascii="Times New Roman" w:hAnsi="Times New Roman"/>
                <w:lang w:val="en-GB"/>
              </w:rPr>
              <w:t xml:space="preserve"> the supply-demand-interplay and historic, </w:t>
            </w:r>
            <w:r w:rsidR="00FA17FF" w:rsidRPr="00803ADF">
              <w:rPr>
                <w:rFonts w:ascii="Times New Roman" w:hAnsi="Times New Roman"/>
                <w:highlight w:val="lightGray"/>
                <w:lang w:val="en-GB"/>
              </w:rPr>
              <w:t>insti</w:t>
            </w:r>
            <w:r w:rsidR="00DD1C00" w:rsidRPr="00803ADF">
              <w:rPr>
                <w:rFonts w:ascii="Times New Roman" w:hAnsi="Times New Roman"/>
                <w:highlight w:val="lightGray"/>
                <w:lang w:val="en-GB"/>
              </w:rPr>
              <w:softHyphen/>
            </w:r>
            <w:r w:rsidR="00FA17FF" w:rsidRPr="00803ADF">
              <w:rPr>
                <w:rFonts w:ascii="Times New Roman" w:hAnsi="Times New Roman"/>
                <w:highlight w:val="lightGray"/>
                <w:lang w:val="en-GB"/>
              </w:rPr>
              <w:t>tutional,</w:t>
            </w:r>
            <w:r w:rsidR="00FA17FF" w:rsidRPr="00803ADF">
              <w:rPr>
                <w:rFonts w:ascii="Times New Roman" w:hAnsi="Times New Roman"/>
                <w:lang w:val="en-GB"/>
              </w:rPr>
              <w:t xml:space="preserve"> political and economic contexts for the development of </w:t>
            </w:r>
            <w:r w:rsidR="00DD1C00" w:rsidRPr="00803ADF">
              <w:rPr>
                <w:rFonts w:ascii="Times New Roman" w:hAnsi="Times New Roman"/>
                <w:lang w:val="en-GB"/>
              </w:rPr>
              <w:t xml:space="preserve">European </w:t>
            </w:r>
            <w:r w:rsidR="00FA17FF" w:rsidRPr="00803ADF">
              <w:rPr>
                <w:rFonts w:ascii="Times New Roman" w:hAnsi="Times New Roman"/>
                <w:lang w:val="en-GB"/>
              </w:rPr>
              <w:t xml:space="preserve">liberal democracy </w:t>
            </w:r>
          </w:p>
          <w:p w14:paraId="054E69B4" w14:textId="77777777" w:rsidR="000B119A" w:rsidRPr="00803ADF" w:rsidRDefault="000B119A" w:rsidP="00381290">
            <w:pPr>
              <w:spacing w:after="120"/>
              <w:rPr>
                <w:rFonts w:ascii="Times New Roman" w:hAnsi="Times New Roman"/>
                <w:lang w:val="en-GB"/>
              </w:rPr>
            </w:pPr>
            <w:r w:rsidRPr="00803ADF">
              <w:rPr>
                <w:rFonts w:ascii="Times New Roman" w:hAnsi="Times New Roman"/>
                <w:b/>
                <w:bCs/>
                <w:lang w:val="en-GB"/>
              </w:rPr>
              <w:t>Pan-European NGO</w:t>
            </w:r>
            <w:r w:rsidRPr="00803ADF">
              <w:rPr>
                <w:rFonts w:ascii="Times New Roman" w:hAnsi="Times New Roman"/>
                <w:lang w:val="en-GB"/>
              </w:rPr>
              <w:t>s</w:t>
            </w:r>
            <w:r w:rsidRPr="00803ADF">
              <w:rPr>
                <w:rFonts w:ascii="Times New Roman" w:hAnsi="Times New Roman"/>
                <w:b/>
                <w:bCs/>
                <w:lang w:val="en-GB"/>
              </w:rPr>
              <w:t xml:space="preserve"> and citizens</w:t>
            </w:r>
            <w:r w:rsidRPr="00803ADF">
              <w:rPr>
                <w:rFonts w:ascii="Times New Roman" w:hAnsi="Times New Roman"/>
                <w:lang w:val="en-GB"/>
              </w:rPr>
              <w:t>:</w:t>
            </w:r>
          </w:p>
          <w:p w14:paraId="2C39C14F" w14:textId="77777777" w:rsidR="000B119A" w:rsidRPr="00803ADF" w:rsidRDefault="00FA17FF" w:rsidP="003013EE">
            <w:pPr>
              <w:numPr>
                <w:ilvl w:val="0"/>
                <w:numId w:val="11"/>
              </w:numPr>
              <w:spacing w:after="120"/>
              <w:ind w:left="425" w:hanging="357"/>
              <w:rPr>
                <w:rFonts w:ascii="Times New Roman" w:hAnsi="Times New Roman"/>
                <w:lang w:val="en-GB"/>
              </w:rPr>
            </w:pPr>
            <w:r w:rsidRPr="00803ADF">
              <w:rPr>
                <w:rFonts w:ascii="Times New Roman" w:hAnsi="Times New Roman"/>
                <w:i/>
                <w:iCs/>
                <w:lang w:val="en-GB"/>
              </w:rPr>
              <w:t>Awareness</w:t>
            </w:r>
            <w:r w:rsidRPr="00803ADF">
              <w:rPr>
                <w:rFonts w:ascii="Times New Roman" w:hAnsi="Times New Roman"/>
                <w:lang w:val="en-GB"/>
              </w:rPr>
              <w:t xml:space="preserve"> of conditions </w:t>
            </w:r>
            <w:r w:rsidR="00DE1B53" w:rsidRPr="00803ADF">
              <w:rPr>
                <w:rFonts w:ascii="Times New Roman" w:hAnsi="Times New Roman"/>
                <w:lang w:val="en-GB"/>
              </w:rPr>
              <w:t xml:space="preserve">and communicative actors </w:t>
            </w:r>
            <w:r w:rsidRPr="00803ADF">
              <w:rPr>
                <w:rFonts w:ascii="Times New Roman" w:hAnsi="Times New Roman"/>
                <w:lang w:val="en-GB"/>
              </w:rPr>
              <w:t xml:space="preserve">that foster illiberal developments, of the variety of visions of liberal democracy </w:t>
            </w:r>
            <w:r w:rsidR="00DE1B53" w:rsidRPr="00803ADF">
              <w:rPr>
                <w:rFonts w:ascii="Times New Roman" w:hAnsi="Times New Roman"/>
                <w:lang w:val="en-GB"/>
              </w:rPr>
              <w:t>(among citizens and political parties) and of ways to counter illiberal tendencies</w:t>
            </w:r>
          </w:p>
          <w:p w14:paraId="3EB9BFE7" w14:textId="77777777" w:rsidR="000B119A" w:rsidRPr="00803ADF" w:rsidRDefault="00FA17FF" w:rsidP="000B119A">
            <w:pPr>
              <w:spacing w:after="120"/>
              <w:rPr>
                <w:rFonts w:ascii="Times New Roman" w:hAnsi="Times New Roman"/>
                <w:b/>
                <w:bCs/>
                <w:lang w:val="en-GB"/>
              </w:rPr>
            </w:pPr>
            <w:r w:rsidRPr="00803ADF">
              <w:rPr>
                <w:rFonts w:ascii="Times New Roman" w:hAnsi="Times New Roman"/>
                <w:b/>
                <w:bCs/>
                <w:lang w:val="en-GB"/>
              </w:rPr>
              <w:t xml:space="preserve">Journalists and journalistic associations: </w:t>
            </w:r>
          </w:p>
          <w:p w14:paraId="7703D057" w14:textId="77777777" w:rsidR="00FA17FF" w:rsidRPr="00803ADF" w:rsidRDefault="00CD7E74" w:rsidP="003013EE">
            <w:pPr>
              <w:numPr>
                <w:ilvl w:val="0"/>
                <w:numId w:val="11"/>
              </w:numPr>
              <w:spacing w:after="120"/>
              <w:ind w:left="425" w:hanging="357"/>
              <w:rPr>
                <w:rFonts w:ascii="Times New Roman" w:hAnsi="Times New Roman"/>
                <w:lang w:val="en-GB"/>
              </w:rPr>
            </w:pPr>
            <w:r w:rsidRPr="00803ADF">
              <w:rPr>
                <w:rFonts w:ascii="Times New Roman" w:hAnsi="Times New Roman"/>
                <w:lang w:val="en-GB"/>
              </w:rPr>
              <w:t>D</w:t>
            </w:r>
            <w:r w:rsidR="00FA17FF" w:rsidRPr="00803ADF">
              <w:rPr>
                <w:rFonts w:ascii="Times New Roman" w:hAnsi="Times New Roman"/>
                <w:lang w:val="en-GB"/>
              </w:rPr>
              <w:t xml:space="preserve">ata </w:t>
            </w:r>
            <w:r w:rsidRPr="00803ADF">
              <w:rPr>
                <w:rFonts w:ascii="Times New Roman" w:hAnsi="Times New Roman"/>
                <w:i/>
                <w:iCs/>
                <w:lang w:val="en-GB"/>
              </w:rPr>
              <w:t>uptake</w:t>
            </w:r>
            <w:r w:rsidRPr="00803ADF">
              <w:rPr>
                <w:rFonts w:ascii="Times New Roman" w:hAnsi="Times New Roman"/>
                <w:lang w:val="en-GB"/>
              </w:rPr>
              <w:t xml:space="preserve"> </w:t>
            </w:r>
            <w:r w:rsidR="00FA17FF" w:rsidRPr="00803ADF">
              <w:rPr>
                <w:rFonts w:ascii="Times New Roman" w:hAnsi="Times New Roman"/>
                <w:lang w:val="en-GB"/>
              </w:rPr>
              <w:t>to perform watchdog function</w:t>
            </w:r>
          </w:p>
          <w:p w14:paraId="685C881F" w14:textId="77777777" w:rsidR="00536489" w:rsidRPr="00803ADF" w:rsidRDefault="00FA17FF" w:rsidP="00FA17FF">
            <w:pPr>
              <w:spacing w:after="120"/>
              <w:jc w:val="both"/>
              <w:rPr>
                <w:rFonts w:ascii="Times New Roman" w:hAnsi="Times New Roman"/>
                <w:b/>
                <w:bCs/>
                <w:lang w:val="en-GB"/>
              </w:rPr>
            </w:pPr>
            <w:r w:rsidRPr="00803ADF">
              <w:rPr>
                <w:rFonts w:ascii="Times New Roman" w:hAnsi="Times New Roman"/>
                <w:b/>
                <w:bCs/>
                <w:lang w:val="en-GB"/>
              </w:rPr>
              <w:t>Scientific community</w:t>
            </w:r>
          </w:p>
          <w:p w14:paraId="40DF0A78" w14:textId="77777777" w:rsidR="00CD7E74" w:rsidRPr="00803ADF" w:rsidRDefault="00CD7E74" w:rsidP="003013EE">
            <w:pPr>
              <w:numPr>
                <w:ilvl w:val="0"/>
                <w:numId w:val="11"/>
              </w:numPr>
              <w:spacing w:after="120"/>
              <w:ind w:left="425" w:hanging="357"/>
              <w:rPr>
                <w:rFonts w:ascii="Times New Roman" w:hAnsi="Times New Roman"/>
                <w:lang w:val="en-GB"/>
              </w:rPr>
            </w:pPr>
            <w:r w:rsidRPr="00803ADF">
              <w:rPr>
                <w:rFonts w:ascii="Times New Roman" w:hAnsi="Times New Roman"/>
                <w:i/>
                <w:iCs/>
                <w:lang w:val="en-GB"/>
              </w:rPr>
              <w:t>Acknowledgement</w:t>
            </w:r>
            <w:r w:rsidRPr="00803ADF">
              <w:rPr>
                <w:rFonts w:ascii="Times New Roman" w:hAnsi="Times New Roman"/>
                <w:lang w:val="en-GB"/>
              </w:rPr>
              <w:t xml:space="preserve"> of </w:t>
            </w:r>
            <w:r w:rsidRPr="00803ADF">
              <w:rPr>
                <w:rFonts w:ascii="Times New Roman" w:hAnsi="Times New Roman"/>
                <w:highlight w:val="lightGray"/>
                <w:lang w:val="en-GB"/>
              </w:rPr>
              <w:t>[our core theoretical argument</w:t>
            </w:r>
            <w:r w:rsidRPr="00803ADF">
              <w:rPr>
                <w:rFonts w:ascii="Times New Roman" w:hAnsi="Times New Roman"/>
                <w:lang w:val="en-GB"/>
              </w:rPr>
              <w:t>]</w:t>
            </w:r>
            <w:r w:rsidR="00FA17FF" w:rsidRPr="00803ADF">
              <w:rPr>
                <w:rFonts w:ascii="Times New Roman" w:hAnsi="Times New Roman"/>
                <w:lang w:val="en-GB"/>
              </w:rPr>
              <w:t xml:space="preserve"> </w:t>
            </w:r>
          </w:p>
          <w:p w14:paraId="47A16513" w14:textId="77777777" w:rsidR="00D93E95" w:rsidRPr="00803ADF" w:rsidRDefault="00CD7E74" w:rsidP="003013EE">
            <w:pPr>
              <w:numPr>
                <w:ilvl w:val="0"/>
                <w:numId w:val="11"/>
              </w:numPr>
              <w:spacing w:after="120"/>
              <w:ind w:left="425" w:hanging="357"/>
              <w:rPr>
                <w:rFonts w:ascii="Times New Roman" w:hAnsi="Times New Roman"/>
                <w:lang w:val="en-GB"/>
              </w:rPr>
            </w:pPr>
            <w:r w:rsidRPr="00803ADF">
              <w:rPr>
                <w:rFonts w:ascii="Times New Roman" w:hAnsi="Times New Roman"/>
                <w:i/>
                <w:iCs/>
                <w:lang w:val="en-GB"/>
              </w:rPr>
              <w:t>Use</w:t>
            </w:r>
            <w:r w:rsidRPr="00803ADF">
              <w:rPr>
                <w:rFonts w:ascii="Times New Roman" w:hAnsi="Times New Roman"/>
                <w:lang w:val="en-GB"/>
              </w:rPr>
              <w:t xml:space="preserve"> of our concepts, operationalisations and scientific data to further investigate the phenomenon in future research</w:t>
            </w:r>
          </w:p>
        </w:tc>
      </w:tr>
    </w:tbl>
    <w:p w14:paraId="0635EED1" w14:textId="77777777" w:rsidR="00D93E95" w:rsidRPr="00803ADF" w:rsidRDefault="00D93E95" w:rsidP="00D93E95">
      <w:pPr>
        <w:rPr>
          <w:rFonts w:ascii="Times New Roman" w:hAnsi="Times New Roman"/>
          <w:vanish/>
          <w:lang w:val="en-GB"/>
        </w:rPr>
      </w:pPr>
    </w:p>
    <w:tbl>
      <w:tblPr>
        <w:tblpPr w:leftFromText="180" w:rightFromText="180" w:vertAnchor="text" w:horzAnchor="margin" w:tblpXSpec="right" w:tblpY="-27"/>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4706"/>
      </w:tblGrid>
      <w:tr w:rsidR="00D93E95" w:rsidRPr="00803ADF" w14:paraId="47A65BEA" w14:textId="77777777" w:rsidTr="00CD7E74">
        <w:trPr>
          <w:trHeight w:val="272"/>
        </w:trPr>
        <w:tc>
          <w:tcPr>
            <w:tcW w:w="4706" w:type="dxa"/>
            <w:shd w:val="clear" w:color="auto" w:fill="00B0F0"/>
          </w:tcPr>
          <w:p w14:paraId="5E178717" w14:textId="77777777" w:rsidR="00D93E95" w:rsidRPr="00803ADF" w:rsidRDefault="00D93E95" w:rsidP="00D93E95">
            <w:pPr>
              <w:jc w:val="center"/>
              <w:rPr>
                <w:rFonts w:ascii="Times New Roman" w:hAnsi="Times New Roman"/>
                <w:b/>
                <w:color w:val="00B0F0"/>
                <w:lang w:val="en-GB"/>
              </w:rPr>
            </w:pPr>
            <w:r w:rsidRPr="00803ADF">
              <w:rPr>
                <w:rFonts w:ascii="Times New Roman" w:hAnsi="Times New Roman"/>
                <w:b/>
                <w:color w:val="FFFFFF"/>
                <w:lang w:val="en-GB"/>
              </w:rPr>
              <w:t>IMPACTS</w:t>
            </w:r>
          </w:p>
        </w:tc>
      </w:tr>
      <w:tr w:rsidR="00D93E95" w:rsidRPr="00803ADF" w14:paraId="07D9EA0B" w14:textId="77777777" w:rsidTr="00CD7E74">
        <w:trPr>
          <w:trHeight w:val="9014"/>
        </w:trPr>
        <w:tc>
          <w:tcPr>
            <w:tcW w:w="4706" w:type="dxa"/>
          </w:tcPr>
          <w:p w14:paraId="542102B0" w14:textId="77777777" w:rsidR="00D93E95" w:rsidRPr="00803ADF" w:rsidRDefault="00D93E95" w:rsidP="00AC4BD3">
            <w:pPr>
              <w:rPr>
                <w:rFonts w:ascii="Times New Roman" w:hAnsi="Times New Roman"/>
                <w:i/>
                <w:color w:val="00B0F0"/>
                <w:lang w:val="en-GB"/>
              </w:rPr>
            </w:pPr>
            <w:r w:rsidRPr="00803ADF">
              <w:rPr>
                <w:rFonts w:ascii="Times New Roman" w:hAnsi="Times New Roman"/>
                <w:i/>
                <w:color w:val="00B0F0"/>
                <w:lang w:val="en-GB"/>
              </w:rPr>
              <w:t xml:space="preserve">What are the expected wider scientific, </w:t>
            </w:r>
            <w:r w:rsidRPr="00803ADF">
              <w:rPr>
                <w:rFonts w:ascii="Times New Roman" w:hAnsi="Times New Roman"/>
                <w:i/>
                <w:color w:val="00B0F0"/>
                <w:highlight w:val="yellow"/>
                <w:lang w:val="en-GB"/>
              </w:rPr>
              <w:t>economic</w:t>
            </w:r>
            <w:r w:rsidRPr="00803ADF">
              <w:rPr>
                <w:rFonts w:ascii="Times New Roman" w:hAnsi="Times New Roman"/>
                <w:i/>
                <w:color w:val="00B0F0"/>
                <w:lang w:val="en-GB"/>
              </w:rPr>
              <w:t xml:space="preserve"> and societal effects of the project contributing to the expected impacts outlined in the respective destination in the work programme?</w:t>
            </w:r>
          </w:p>
          <w:p w14:paraId="1170FC3F" w14:textId="77777777" w:rsidR="00B02776" w:rsidRPr="00803ADF" w:rsidRDefault="00536489" w:rsidP="005F71B2">
            <w:pPr>
              <w:spacing w:before="40" w:after="120"/>
              <w:jc w:val="both"/>
              <w:rPr>
                <w:rFonts w:ascii="Times New Roman" w:hAnsi="Times New Roman"/>
                <w:lang w:val="en-GB"/>
              </w:rPr>
            </w:pPr>
            <w:r w:rsidRPr="00803ADF">
              <w:rPr>
                <w:rFonts w:ascii="Times New Roman" w:hAnsi="Times New Roman"/>
                <w:b/>
                <w:bCs/>
                <w:lang w:val="en-GB"/>
              </w:rPr>
              <w:t>Scientific</w:t>
            </w:r>
            <w:r w:rsidRPr="00803ADF">
              <w:rPr>
                <w:rFonts w:ascii="Times New Roman" w:hAnsi="Times New Roman"/>
                <w:lang w:val="en-GB"/>
              </w:rPr>
              <w:t xml:space="preserve">: </w:t>
            </w:r>
          </w:p>
          <w:p w14:paraId="3689BC5A" w14:textId="77777777" w:rsidR="00B02776" w:rsidRPr="00803ADF" w:rsidRDefault="00381290" w:rsidP="003013EE">
            <w:pPr>
              <w:numPr>
                <w:ilvl w:val="0"/>
                <w:numId w:val="11"/>
              </w:numPr>
              <w:spacing w:after="120"/>
              <w:ind w:left="425" w:hanging="357"/>
              <w:rPr>
                <w:rFonts w:ascii="Times New Roman" w:hAnsi="Times New Roman"/>
                <w:lang w:val="en-GB"/>
              </w:rPr>
            </w:pPr>
            <w:r w:rsidRPr="00803ADF">
              <w:rPr>
                <w:rFonts w:ascii="Times New Roman" w:hAnsi="Times New Roman"/>
                <w:lang w:val="en-GB"/>
              </w:rPr>
              <w:t xml:space="preserve">A </w:t>
            </w:r>
            <w:r w:rsidRPr="00803ADF">
              <w:rPr>
                <w:rFonts w:ascii="Times New Roman" w:hAnsi="Times New Roman"/>
                <w:i/>
                <w:iCs/>
                <w:lang w:val="en-GB"/>
              </w:rPr>
              <w:t>new conceptual framework</w:t>
            </w:r>
            <w:r w:rsidRPr="00803ADF">
              <w:rPr>
                <w:rFonts w:ascii="Times New Roman" w:hAnsi="Times New Roman"/>
                <w:lang w:val="en-GB"/>
              </w:rPr>
              <w:t xml:space="preserve"> </w:t>
            </w:r>
            <w:r w:rsidR="00B02776" w:rsidRPr="00803ADF">
              <w:rPr>
                <w:rFonts w:ascii="Times New Roman" w:hAnsi="Times New Roman"/>
                <w:lang w:val="en-GB"/>
              </w:rPr>
              <w:t>that provides an integrated account of the support for, contestation of and external challenges to liberal democracy in Europe</w:t>
            </w:r>
          </w:p>
          <w:p w14:paraId="5D0B9CC3" w14:textId="77777777" w:rsidR="00381290" w:rsidRPr="00803ADF" w:rsidRDefault="00B02776" w:rsidP="003013EE">
            <w:pPr>
              <w:numPr>
                <w:ilvl w:val="0"/>
                <w:numId w:val="11"/>
              </w:numPr>
              <w:spacing w:after="120"/>
              <w:ind w:left="425" w:hanging="357"/>
              <w:rPr>
                <w:rFonts w:ascii="Times New Roman" w:hAnsi="Times New Roman"/>
                <w:lang w:val="en-GB"/>
              </w:rPr>
            </w:pPr>
            <w:r w:rsidRPr="00803ADF">
              <w:rPr>
                <w:rFonts w:ascii="Times New Roman" w:hAnsi="Times New Roman"/>
                <w:i/>
                <w:iCs/>
                <w:lang w:val="en-GB"/>
              </w:rPr>
              <w:t>New operationalisations</w:t>
            </w:r>
            <w:r w:rsidRPr="00803ADF">
              <w:rPr>
                <w:rFonts w:ascii="Times New Roman" w:hAnsi="Times New Roman"/>
                <w:lang w:val="en-GB"/>
              </w:rPr>
              <w:t xml:space="preserve"> of illiberal rhetoric, party communication and behaviour, citizen attitudes, behaviour and preferences</w:t>
            </w:r>
          </w:p>
          <w:p w14:paraId="2189DD67" w14:textId="34AA7DD5" w:rsidR="00B02776" w:rsidRPr="00803ADF" w:rsidRDefault="00B02776" w:rsidP="003013EE">
            <w:pPr>
              <w:numPr>
                <w:ilvl w:val="0"/>
                <w:numId w:val="11"/>
              </w:numPr>
              <w:spacing w:after="120"/>
              <w:ind w:left="425" w:hanging="357"/>
              <w:rPr>
                <w:rFonts w:ascii="Times New Roman" w:hAnsi="Times New Roman"/>
                <w:lang w:val="en-GB"/>
              </w:rPr>
            </w:pPr>
            <w:r w:rsidRPr="00803ADF">
              <w:rPr>
                <w:rFonts w:ascii="Times New Roman" w:hAnsi="Times New Roman"/>
                <w:i/>
                <w:iCs/>
                <w:lang w:val="en-GB"/>
              </w:rPr>
              <w:t>New data</w:t>
            </w:r>
            <w:r w:rsidRPr="00803ADF">
              <w:rPr>
                <w:rFonts w:ascii="Times New Roman" w:hAnsi="Times New Roman"/>
                <w:lang w:val="en-GB"/>
              </w:rPr>
              <w:t xml:space="preserve"> that complement existing data sources (e.g. </w:t>
            </w:r>
            <w:r w:rsidRPr="00803ADF">
              <w:rPr>
                <w:rFonts w:ascii="Times New Roman" w:hAnsi="Times New Roman"/>
                <w:i/>
                <w:iCs/>
                <w:lang w:val="en-GB"/>
              </w:rPr>
              <w:t>Freedom House</w:t>
            </w:r>
            <w:r w:rsidRPr="00803ADF">
              <w:rPr>
                <w:rFonts w:ascii="Times New Roman" w:hAnsi="Times New Roman"/>
                <w:lang w:val="en-GB"/>
              </w:rPr>
              <w:t xml:space="preserve">, </w:t>
            </w:r>
            <w:r w:rsidRPr="00803ADF">
              <w:rPr>
                <w:rFonts w:ascii="Times New Roman" w:hAnsi="Times New Roman"/>
                <w:i/>
                <w:iCs/>
                <w:lang w:val="en-GB"/>
              </w:rPr>
              <w:t>Varieties of Democracy</w:t>
            </w:r>
            <w:r w:rsidRPr="00803ADF">
              <w:rPr>
                <w:rFonts w:ascii="Times New Roman" w:hAnsi="Times New Roman"/>
                <w:lang w:val="en-GB"/>
              </w:rPr>
              <w:t>) and that can henceforth be used in future scientific research</w:t>
            </w:r>
            <w:r w:rsidR="00783491" w:rsidRPr="00803ADF">
              <w:rPr>
                <w:rFonts w:ascii="Times New Roman" w:hAnsi="Times New Roman"/>
                <w:lang w:val="en-GB"/>
              </w:rPr>
              <w:t xml:space="preserve"> and will be kept alive within the </w:t>
            </w:r>
            <w:proofErr w:type="spellStart"/>
            <w:r w:rsidR="00783491" w:rsidRPr="00803ADF">
              <w:rPr>
                <w:rFonts w:ascii="Times New Roman" w:hAnsi="Times New Roman"/>
                <w:lang w:val="en-GB"/>
              </w:rPr>
              <w:t>MEDem</w:t>
            </w:r>
            <w:proofErr w:type="spellEnd"/>
            <w:r w:rsidR="00783491" w:rsidRPr="00803ADF">
              <w:rPr>
                <w:rFonts w:ascii="Times New Roman" w:hAnsi="Times New Roman"/>
                <w:lang w:val="en-GB"/>
              </w:rPr>
              <w:t xml:space="preserve"> Infrastructure</w:t>
            </w:r>
          </w:p>
          <w:p w14:paraId="40FF75DC" w14:textId="77777777" w:rsidR="00536489" w:rsidRPr="00803ADF" w:rsidRDefault="00536489" w:rsidP="00974302">
            <w:pPr>
              <w:spacing w:after="120"/>
              <w:rPr>
                <w:rFonts w:ascii="Times New Roman" w:hAnsi="Times New Roman"/>
                <w:lang w:val="en-GB"/>
              </w:rPr>
            </w:pPr>
            <w:r w:rsidRPr="00803ADF">
              <w:rPr>
                <w:rFonts w:ascii="Times New Roman" w:hAnsi="Times New Roman"/>
                <w:b/>
                <w:bCs/>
                <w:highlight w:val="red"/>
                <w:lang w:val="en-GB"/>
              </w:rPr>
              <w:t>Economic</w:t>
            </w:r>
            <w:r w:rsidR="00B02776" w:rsidRPr="00803ADF">
              <w:rPr>
                <w:rFonts w:ascii="Times New Roman" w:hAnsi="Times New Roman"/>
                <w:b/>
                <w:bCs/>
                <w:highlight w:val="red"/>
                <w:lang w:val="en-GB"/>
              </w:rPr>
              <w:t xml:space="preserve"> (or technological) – perhaps anything political instead</w:t>
            </w:r>
            <w:r w:rsidRPr="00803ADF">
              <w:rPr>
                <w:rFonts w:ascii="Times New Roman" w:hAnsi="Times New Roman"/>
                <w:highlight w:val="red"/>
                <w:lang w:val="en-GB"/>
              </w:rPr>
              <w:t>???</w:t>
            </w:r>
          </w:p>
          <w:p w14:paraId="235950AA" w14:textId="77777777" w:rsidR="00536489" w:rsidRPr="00803ADF" w:rsidRDefault="00536489" w:rsidP="00381290">
            <w:pPr>
              <w:spacing w:after="120"/>
              <w:jc w:val="both"/>
              <w:rPr>
                <w:rFonts w:ascii="Times New Roman" w:hAnsi="Times New Roman"/>
                <w:lang w:val="en-GB"/>
              </w:rPr>
            </w:pPr>
            <w:r w:rsidRPr="00803ADF">
              <w:rPr>
                <w:rFonts w:ascii="Times New Roman" w:hAnsi="Times New Roman"/>
                <w:b/>
                <w:bCs/>
                <w:lang w:val="en-GB"/>
              </w:rPr>
              <w:t>Societal</w:t>
            </w:r>
            <w:r w:rsidRPr="00803ADF">
              <w:rPr>
                <w:rFonts w:ascii="Times New Roman" w:hAnsi="Times New Roman"/>
                <w:lang w:val="en-GB"/>
              </w:rPr>
              <w:t xml:space="preserve">: </w:t>
            </w:r>
            <w:commentRangeStart w:id="22"/>
            <w:r w:rsidR="0099599A" w:rsidRPr="00803ADF">
              <w:rPr>
                <w:rFonts w:ascii="Times New Roman" w:hAnsi="Times New Roman"/>
                <w:lang w:val="en-GB"/>
              </w:rPr>
              <w:t>A</w:t>
            </w:r>
            <w:r w:rsidRPr="00803ADF">
              <w:rPr>
                <w:rFonts w:ascii="Times New Roman" w:hAnsi="Times New Roman"/>
                <w:lang w:val="en-GB"/>
              </w:rPr>
              <w:t>wareness</w:t>
            </w:r>
            <w:r w:rsidR="0099599A" w:rsidRPr="00803ADF">
              <w:rPr>
                <w:rFonts w:ascii="Times New Roman" w:hAnsi="Times New Roman"/>
                <w:lang w:val="en-GB"/>
              </w:rPr>
              <w:t xml:space="preserve"> </w:t>
            </w:r>
            <w:commentRangeEnd w:id="22"/>
            <w:r w:rsidR="00974302" w:rsidRPr="00803ADF">
              <w:rPr>
                <w:rStyle w:val="CommentReference"/>
                <w:szCs w:val="20"/>
                <w:lang w:val="en-GB"/>
              </w:rPr>
              <w:commentReference w:id="22"/>
            </w:r>
            <w:r w:rsidR="0099599A" w:rsidRPr="00803ADF">
              <w:rPr>
                <w:rFonts w:ascii="Times New Roman" w:hAnsi="Times New Roman"/>
                <w:lang w:val="en-GB"/>
              </w:rPr>
              <w:t xml:space="preserve">of the support </w:t>
            </w:r>
            <w:r w:rsidR="00381290" w:rsidRPr="00803ADF">
              <w:rPr>
                <w:rFonts w:ascii="Times New Roman" w:hAnsi="Times New Roman"/>
                <w:lang w:val="en-GB"/>
              </w:rPr>
              <w:t>for</w:t>
            </w:r>
            <w:r w:rsidR="0099599A" w:rsidRPr="00803ADF">
              <w:rPr>
                <w:rFonts w:ascii="Times New Roman" w:hAnsi="Times New Roman"/>
                <w:lang w:val="en-GB"/>
              </w:rPr>
              <w:t xml:space="preserve">, contestation of and external challenges to liberal democracy in Europe </w:t>
            </w:r>
            <w:r w:rsidR="004E2308" w:rsidRPr="00803ADF">
              <w:rPr>
                <w:rFonts w:ascii="Times New Roman" w:hAnsi="Times New Roman"/>
                <w:strike/>
                <w:highlight w:val="lightGray"/>
                <w:lang w:val="en-GB"/>
              </w:rPr>
              <w:t>alongside</w:t>
            </w:r>
            <w:r w:rsidR="0099599A" w:rsidRPr="00803ADF">
              <w:rPr>
                <w:rFonts w:ascii="Times New Roman" w:hAnsi="Times New Roman"/>
                <w:strike/>
                <w:highlight w:val="lightGray"/>
                <w:lang w:val="en-GB"/>
              </w:rPr>
              <w:t xml:space="preserve"> a wide range of tools to counter illiberal democrats and </w:t>
            </w:r>
            <w:r w:rsidR="00381290" w:rsidRPr="00803ADF">
              <w:rPr>
                <w:rFonts w:ascii="Times New Roman" w:hAnsi="Times New Roman"/>
                <w:strike/>
                <w:highlight w:val="lightGray"/>
                <w:lang w:val="en-GB"/>
              </w:rPr>
              <w:t xml:space="preserve">to </w:t>
            </w:r>
            <w:r w:rsidR="0099599A" w:rsidRPr="00803ADF">
              <w:rPr>
                <w:rFonts w:ascii="Times New Roman" w:hAnsi="Times New Roman"/>
                <w:strike/>
                <w:highlight w:val="lightGray"/>
                <w:lang w:val="en-GB"/>
              </w:rPr>
              <w:t>ensure democratic resilience</w:t>
            </w:r>
            <w:r w:rsidR="0099599A" w:rsidRPr="00803ADF">
              <w:rPr>
                <w:rFonts w:ascii="Times New Roman" w:hAnsi="Times New Roman"/>
                <w:strike/>
                <w:lang w:val="en-GB"/>
              </w:rPr>
              <w:t xml:space="preserve"> </w:t>
            </w:r>
          </w:p>
          <w:p w14:paraId="34785822" w14:textId="77777777" w:rsidR="00D93E95" w:rsidRPr="00803ADF" w:rsidRDefault="00D93E95" w:rsidP="00D93E95">
            <w:pPr>
              <w:rPr>
                <w:rFonts w:ascii="Times New Roman" w:hAnsi="Times New Roman"/>
                <w:color w:val="00B0F0"/>
                <w:lang w:val="en-GB"/>
              </w:rPr>
            </w:pPr>
          </w:p>
        </w:tc>
      </w:tr>
    </w:tbl>
    <w:p w14:paraId="4DF46BBB" w14:textId="77777777" w:rsidR="00D93E95" w:rsidRPr="00803ADF" w:rsidRDefault="00D93E95" w:rsidP="00D93E95">
      <w:pPr>
        <w:spacing w:after="200"/>
        <w:jc w:val="both"/>
        <w:rPr>
          <w:rFonts w:ascii="Times New Roman" w:hAnsi="Times New Roman"/>
          <w:b/>
          <w:bCs/>
          <w:lang w:val="en-GB"/>
        </w:rPr>
        <w:sectPr w:rsidR="00D93E95" w:rsidRPr="00803ADF" w:rsidSect="00E8725B">
          <w:pgSz w:w="16838" w:h="11906" w:orient="landscape" w:code="9"/>
          <w:pgMar w:top="851" w:right="851" w:bottom="851" w:left="851" w:header="709" w:footer="709" w:gutter="0"/>
          <w:cols w:space="708"/>
          <w:docGrid w:linePitch="299"/>
        </w:sectPr>
      </w:pPr>
    </w:p>
    <w:p w14:paraId="34D5C691" w14:textId="77777777" w:rsidR="002C039B" w:rsidRPr="00803ADF" w:rsidRDefault="002C039B" w:rsidP="00356A49">
      <w:pPr>
        <w:pStyle w:val="Heading2"/>
      </w:pPr>
      <w:r w:rsidRPr="00803ADF">
        <w:lastRenderedPageBreak/>
        <w:t xml:space="preserve">3. </w:t>
      </w:r>
      <w:r w:rsidR="002B6C02" w:rsidRPr="00803ADF">
        <w:t>QUALITY AND EFFICIENCY OF THE IMPLEMENTATION</w:t>
      </w:r>
    </w:p>
    <w:p w14:paraId="0CB47F8C" w14:textId="77777777" w:rsidR="00726330" w:rsidRPr="00803ADF" w:rsidRDefault="002C039B" w:rsidP="00356A49">
      <w:pPr>
        <w:pStyle w:val="Heading2"/>
        <w:rPr>
          <w:i/>
        </w:rPr>
      </w:pPr>
      <w:r w:rsidRPr="00803ADF">
        <w:t>3.1</w:t>
      </w:r>
      <w:r w:rsidR="00430D05" w:rsidRPr="00803ADF">
        <w:t xml:space="preserve"> </w:t>
      </w:r>
      <w:r w:rsidR="00726330" w:rsidRPr="00803ADF">
        <w:t xml:space="preserve">Work plan and resources </w:t>
      </w:r>
    </w:p>
    <w:p w14:paraId="04E5E53B" w14:textId="29F3BAA8" w:rsidR="00000DDB" w:rsidRDefault="004C6C26" w:rsidP="00DA338D">
      <w:pPr>
        <w:spacing w:before="120" w:after="120"/>
        <w:jc w:val="both"/>
        <w:rPr>
          <w:rFonts w:ascii="Times New Roman" w:hAnsi="Times New Roman"/>
          <w:lang w:val="en-GB"/>
        </w:rPr>
      </w:pPr>
      <w:r>
        <w:rPr>
          <w:rFonts w:ascii="Times New Roman" w:hAnsi="Times New Roman"/>
          <w:lang w:val="en-GB"/>
        </w:rPr>
        <w:t xml:space="preserve">DEMCORE’s work package structure is devised in such way that </w:t>
      </w:r>
      <w:r w:rsidR="00DA338D">
        <w:rPr>
          <w:rFonts w:ascii="Times New Roman" w:hAnsi="Times New Roman"/>
          <w:lang w:val="en-GB"/>
        </w:rPr>
        <w:t xml:space="preserve">it addresses its three overarching objectives effectively. </w:t>
      </w:r>
      <w:r w:rsidR="001E2743">
        <w:rPr>
          <w:rFonts w:ascii="Times New Roman" w:hAnsi="Times New Roman"/>
          <w:lang w:val="en-GB"/>
        </w:rPr>
        <w:t xml:space="preserve">Figure 3.1a depicts the relationship between the different </w:t>
      </w:r>
      <w:r w:rsidR="00DA338D">
        <w:rPr>
          <w:rFonts w:ascii="Times New Roman" w:hAnsi="Times New Roman"/>
          <w:lang w:val="en-GB"/>
        </w:rPr>
        <w:t>w</w:t>
      </w:r>
      <w:r w:rsidR="001E2743">
        <w:rPr>
          <w:rFonts w:ascii="Times New Roman" w:hAnsi="Times New Roman"/>
          <w:lang w:val="en-GB"/>
        </w:rPr>
        <w:t xml:space="preserve">ork </w:t>
      </w:r>
      <w:r w:rsidR="00DA338D">
        <w:rPr>
          <w:rFonts w:ascii="Times New Roman" w:hAnsi="Times New Roman"/>
          <w:lang w:val="en-GB"/>
        </w:rPr>
        <w:t>p</w:t>
      </w:r>
      <w:r w:rsidR="001E2743">
        <w:rPr>
          <w:rFonts w:ascii="Times New Roman" w:hAnsi="Times New Roman"/>
          <w:lang w:val="en-GB"/>
        </w:rPr>
        <w:t>ackages</w:t>
      </w:r>
      <w:r w:rsidR="00EA69B4">
        <w:rPr>
          <w:rFonts w:ascii="Times New Roman" w:hAnsi="Times New Roman"/>
          <w:lang w:val="en-GB"/>
        </w:rPr>
        <w:t xml:space="preserve">. </w:t>
      </w:r>
      <w:r w:rsidR="00146EF9" w:rsidRPr="00803ADF">
        <w:rPr>
          <w:rFonts w:ascii="Times New Roman" w:hAnsi="Times New Roman"/>
          <w:lang w:val="en-GB"/>
        </w:rPr>
        <w:t xml:space="preserve">The design is structured around the three main objectives that </w:t>
      </w:r>
      <w:r w:rsidR="00146EF9">
        <w:rPr>
          <w:rFonts w:ascii="Times New Roman" w:hAnsi="Times New Roman"/>
          <w:lang w:val="en-GB"/>
        </w:rPr>
        <w:t>DEMCORE</w:t>
      </w:r>
      <w:r w:rsidR="00146EF9" w:rsidRPr="00803ADF">
        <w:rPr>
          <w:rFonts w:ascii="Times New Roman" w:hAnsi="Times New Roman"/>
          <w:lang w:val="en-GB"/>
        </w:rPr>
        <w:t xml:space="preserve"> wishes to reali</w:t>
      </w:r>
      <w:r w:rsidR="00146EF9">
        <w:rPr>
          <w:rFonts w:ascii="Times New Roman" w:hAnsi="Times New Roman"/>
          <w:lang w:val="en-GB"/>
        </w:rPr>
        <w:t>s</w:t>
      </w:r>
      <w:r w:rsidR="00146EF9" w:rsidRPr="00803ADF">
        <w:rPr>
          <w:rFonts w:ascii="Times New Roman" w:hAnsi="Times New Roman"/>
          <w:lang w:val="en-GB"/>
        </w:rPr>
        <w:t>e.</w:t>
      </w:r>
      <w:r w:rsidR="00146EF9">
        <w:rPr>
          <w:rFonts w:ascii="Times New Roman" w:hAnsi="Times New Roman"/>
          <w:lang w:val="en-GB"/>
        </w:rPr>
        <w:t xml:space="preserve"> </w:t>
      </w:r>
      <w:r w:rsidR="00EA69B4">
        <w:rPr>
          <w:rFonts w:ascii="Times New Roman" w:hAnsi="Times New Roman"/>
          <w:lang w:val="en-GB"/>
        </w:rPr>
        <w:t xml:space="preserve">There are seven substantive Work Packages (2-8). WP2 provides the analytical framework </w:t>
      </w:r>
      <w:r w:rsidR="00EA69B4" w:rsidRPr="00803ADF">
        <w:rPr>
          <w:rFonts w:ascii="Times New Roman" w:hAnsi="Times New Roman"/>
          <w:lang w:val="en-GB"/>
        </w:rPr>
        <w:t>of the relevant historic, political and economic contexts to evaluate liberal democracies and their legitimacy</w:t>
      </w:r>
      <w:r w:rsidR="00EA69B4">
        <w:rPr>
          <w:rFonts w:ascii="Times New Roman" w:hAnsi="Times New Roman"/>
          <w:lang w:val="en-GB"/>
        </w:rPr>
        <w:t xml:space="preserve"> in the </w:t>
      </w:r>
      <w:r w:rsidR="00327A84">
        <w:rPr>
          <w:rFonts w:ascii="Times New Roman" w:hAnsi="Times New Roman"/>
          <w:lang w:val="en-GB"/>
        </w:rPr>
        <w:t xml:space="preserve">past, </w:t>
      </w:r>
      <w:r w:rsidR="00EA69B4">
        <w:rPr>
          <w:rFonts w:ascii="Times New Roman" w:hAnsi="Times New Roman"/>
          <w:lang w:val="en-GB"/>
        </w:rPr>
        <w:t xml:space="preserve">present and future, which is why it is </w:t>
      </w:r>
      <w:r w:rsidR="00327A84">
        <w:rPr>
          <w:rFonts w:ascii="Times New Roman" w:hAnsi="Times New Roman"/>
          <w:lang w:val="en-GB"/>
        </w:rPr>
        <w:t xml:space="preserve">visually </w:t>
      </w:r>
      <w:r w:rsidR="00EA69B4">
        <w:rPr>
          <w:rFonts w:ascii="Times New Roman" w:hAnsi="Times New Roman"/>
          <w:lang w:val="en-GB"/>
        </w:rPr>
        <w:t xml:space="preserve">embracing </w:t>
      </w:r>
      <w:r w:rsidR="00327A84">
        <w:rPr>
          <w:rFonts w:ascii="Times New Roman" w:hAnsi="Times New Roman"/>
          <w:lang w:val="en-GB"/>
        </w:rPr>
        <w:t>all</w:t>
      </w:r>
      <w:r w:rsidR="00EA69B4">
        <w:rPr>
          <w:rFonts w:ascii="Times New Roman" w:hAnsi="Times New Roman"/>
          <w:lang w:val="en-GB"/>
        </w:rPr>
        <w:t xml:space="preserve"> remaining substantive Work Packages. The latter are </w:t>
      </w:r>
      <w:r w:rsidR="00EA69B4" w:rsidRPr="00000DDB">
        <w:rPr>
          <w:rFonts w:ascii="Times New Roman" w:hAnsi="Times New Roman"/>
          <w:b/>
          <w:bCs/>
          <w:lang w:val="en-GB"/>
        </w:rPr>
        <w:t>clustered in pairs in their common linkage to the three overarching objectives</w:t>
      </w:r>
      <w:r w:rsidR="00EA69B4">
        <w:rPr>
          <w:rFonts w:ascii="Times New Roman" w:hAnsi="Times New Roman"/>
          <w:lang w:val="en-GB"/>
        </w:rPr>
        <w:t xml:space="preserve">. </w:t>
      </w:r>
    </w:p>
    <w:p w14:paraId="3FAE36B9" w14:textId="17AD687E" w:rsidR="004B683A" w:rsidRPr="00803ADF" w:rsidRDefault="004B683A" w:rsidP="001E2743">
      <w:pPr>
        <w:pStyle w:val="Heading3"/>
        <w:spacing w:before="180"/>
      </w:pPr>
      <w:r w:rsidRPr="00803ADF">
        <w:t>Figure 3.1a: Relationship between work packages</w:t>
      </w:r>
    </w:p>
    <w:p w14:paraId="19762895" w14:textId="5F8A7EFF" w:rsidR="00E0761C" w:rsidRPr="00803ADF" w:rsidRDefault="00941E79" w:rsidP="00941E79">
      <w:pPr>
        <w:spacing w:before="180"/>
        <w:jc w:val="both"/>
        <w:rPr>
          <w:rFonts w:ascii="Times New Roman" w:hAnsi="Times New Roman"/>
          <w:lang w:val="en-GB"/>
        </w:rPr>
      </w:pPr>
      <w:r>
        <w:rPr>
          <w:rFonts w:ascii="Times New Roman" w:hAnsi="Times New Roman"/>
          <w:noProof/>
          <w:lang w:val="en-GB"/>
        </w:rPr>
        <w:drawing>
          <wp:inline distT="0" distB="0" distL="0" distR="0" wp14:anchorId="6C1AD250" wp14:editId="5ACDFE71">
            <wp:extent cx="6480000" cy="34215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0000" cy="3421572"/>
                    </a:xfrm>
                    <a:prstGeom prst="rect">
                      <a:avLst/>
                    </a:prstGeom>
                    <a:noFill/>
                  </pic:spPr>
                </pic:pic>
              </a:graphicData>
            </a:graphic>
          </wp:inline>
        </w:drawing>
      </w:r>
    </w:p>
    <w:p w14:paraId="41824412" w14:textId="4BABD763" w:rsidR="00327A84" w:rsidRPr="00327A84" w:rsidRDefault="00357AEE" w:rsidP="00327A84">
      <w:pPr>
        <w:spacing w:before="240" w:after="120"/>
        <w:jc w:val="both"/>
        <w:rPr>
          <w:rFonts w:ascii="Times New Roman" w:hAnsi="Times New Roman"/>
          <w:lang w:val="en-GB"/>
        </w:rPr>
      </w:pPr>
      <w:r>
        <w:rPr>
          <w:rFonts w:ascii="Times New Roman" w:hAnsi="Times New Roman"/>
          <w:lang w:val="en-GB"/>
        </w:rPr>
        <w:t>To study the long-term trends</w:t>
      </w:r>
      <w:r w:rsidR="00327A84">
        <w:rPr>
          <w:rFonts w:ascii="Times New Roman" w:hAnsi="Times New Roman"/>
          <w:lang w:val="en-GB"/>
        </w:rPr>
        <w:t xml:space="preserve"> </w:t>
      </w:r>
      <w:r w:rsidR="00327A84" w:rsidRPr="00327A84">
        <w:rPr>
          <w:rFonts w:ascii="Times New Roman" w:hAnsi="Times New Roman"/>
          <w:lang w:val="en-GB"/>
        </w:rPr>
        <w:t>of support for liberal democracy</w:t>
      </w:r>
      <w:r w:rsidR="00327A84">
        <w:rPr>
          <w:rFonts w:ascii="Times New Roman" w:hAnsi="Times New Roman"/>
          <w:lang w:val="en-GB"/>
        </w:rPr>
        <w:t xml:space="preserve"> (</w:t>
      </w:r>
      <w:r w:rsidR="00327A84" w:rsidRPr="00327A84">
        <w:rPr>
          <w:rFonts w:ascii="Times New Roman" w:hAnsi="Times New Roman"/>
          <w:b/>
          <w:bCs/>
          <w:lang w:val="en-GB"/>
        </w:rPr>
        <w:t>Objective 1</w:t>
      </w:r>
      <w:r w:rsidR="00327A84">
        <w:rPr>
          <w:rFonts w:ascii="Times New Roman" w:hAnsi="Times New Roman"/>
          <w:lang w:val="en-GB"/>
        </w:rPr>
        <w:t>)</w:t>
      </w:r>
      <w:r>
        <w:rPr>
          <w:rFonts w:ascii="Times New Roman" w:hAnsi="Times New Roman"/>
          <w:lang w:val="en-GB"/>
        </w:rPr>
        <w:t>,</w:t>
      </w:r>
      <w:r w:rsidR="00327A84">
        <w:rPr>
          <w:rFonts w:ascii="Times New Roman" w:hAnsi="Times New Roman"/>
          <w:lang w:val="en-GB"/>
        </w:rPr>
        <w:t xml:space="preserve"> WP3 examines citizen attitudes towards liberal democracy while WP4 is concerned with measuring and analysing party positions and partisan rhetoric towards liberal democracy. </w:t>
      </w:r>
      <w:r w:rsidR="00327A84" w:rsidRPr="00327A84">
        <w:rPr>
          <w:rFonts w:ascii="Times New Roman" w:hAnsi="Times New Roman"/>
          <w:lang w:val="en-GB"/>
        </w:rPr>
        <w:t xml:space="preserve">To provide a comprehensive account of the challenges that liberal democracy in Europe is currently facing </w:t>
      </w:r>
      <w:r w:rsidR="00327A84">
        <w:rPr>
          <w:rFonts w:ascii="Times New Roman" w:hAnsi="Times New Roman"/>
          <w:lang w:val="en-GB"/>
        </w:rPr>
        <w:t>(</w:t>
      </w:r>
      <w:r w:rsidR="00327A84" w:rsidRPr="00327A84">
        <w:rPr>
          <w:rFonts w:ascii="Times New Roman" w:hAnsi="Times New Roman"/>
          <w:b/>
          <w:bCs/>
          <w:lang w:val="en-GB"/>
        </w:rPr>
        <w:t>Objective 2</w:t>
      </w:r>
      <w:r w:rsidR="00327A84">
        <w:rPr>
          <w:rFonts w:ascii="Times New Roman" w:hAnsi="Times New Roman"/>
          <w:lang w:val="en-GB"/>
        </w:rPr>
        <w:t xml:space="preserve">), WP5’s focus lies on the contestation of liberal democratic ideals in the public discourse that is shared between citizens and political elites. WP6 examines the electoral marketplace for different visions of liberal democracy shared by voters and political parties. To accomplish </w:t>
      </w:r>
      <w:r w:rsidR="00327A84" w:rsidRPr="00327A84">
        <w:rPr>
          <w:rFonts w:ascii="Times New Roman" w:hAnsi="Times New Roman"/>
          <w:b/>
          <w:bCs/>
          <w:lang w:val="en-GB"/>
        </w:rPr>
        <w:t xml:space="preserve">Objective 3 </w:t>
      </w:r>
      <w:r w:rsidR="00327A84">
        <w:rPr>
          <w:rFonts w:ascii="Times New Roman" w:hAnsi="Times New Roman"/>
          <w:lang w:val="en-GB"/>
        </w:rPr>
        <w:t xml:space="preserve">and develop strategies </w:t>
      </w:r>
      <w:r w:rsidR="00327A84" w:rsidRPr="00327A84">
        <w:rPr>
          <w:rFonts w:ascii="Times New Roman" w:hAnsi="Times New Roman"/>
          <w:lang w:val="en-GB"/>
        </w:rPr>
        <w:t>to counter illiberal democrats and ensure liberal democratic resilience</w:t>
      </w:r>
      <w:r w:rsidR="00327A84">
        <w:rPr>
          <w:rFonts w:ascii="Times New Roman" w:hAnsi="Times New Roman"/>
          <w:lang w:val="en-GB"/>
        </w:rPr>
        <w:t xml:space="preserve"> in the future, WP7 examines the causal mechanisms that underpin citizen preferences for “illiberal democracy” as offered in different forms by political elites. WP7 then develops </w:t>
      </w:r>
      <w:r w:rsidR="00327A84" w:rsidRPr="00327A84">
        <w:rPr>
          <w:rFonts w:ascii="Times New Roman" w:hAnsi="Times New Roman"/>
          <w:lang w:val="en-GB"/>
        </w:rPr>
        <w:t>effective strategies to ‘inoculate the vulnerable’ against illiberal appeals</w:t>
      </w:r>
      <w:r w:rsidR="00327A84">
        <w:rPr>
          <w:rFonts w:ascii="Times New Roman" w:hAnsi="Times New Roman"/>
          <w:lang w:val="en-GB"/>
        </w:rPr>
        <w:t xml:space="preserve">. </w:t>
      </w:r>
    </w:p>
    <w:p w14:paraId="78109B37" w14:textId="77777777" w:rsidR="00357AEE" w:rsidRDefault="00357AEE" w:rsidP="00327A84">
      <w:pPr>
        <w:spacing w:before="120" w:after="120"/>
        <w:jc w:val="both"/>
        <w:rPr>
          <w:rFonts w:ascii="Times New Roman" w:hAnsi="Times New Roman"/>
          <w:lang w:val="en-GB"/>
        </w:rPr>
      </w:pPr>
      <w:r>
        <w:rPr>
          <w:rFonts w:ascii="Times New Roman" w:hAnsi="Times New Roman"/>
          <w:lang w:val="en-GB"/>
        </w:rPr>
        <w:t xml:space="preserve">Finally, </w:t>
      </w:r>
      <w:r w:rsidRPr="00CE42A0">
        <w:rPr>
          <w:rFonts w:ascii="Times New Roman" w:hAnsi="Times New Roman"/>
          <w:b/>
          <w:bCs/>
          <w:lang w:val="en-GB"/>
        </w:rPr>
        <w:t>WP1 and WP9 service the substantive Work Packages</w:t>
      </w:r>
      <w:r>
        <w:rPr>
          <w:rFonts w:ascii="Times New Roman" w:hAnsi="Times New Roman"/>
          <w:lang w:val="en-GB"/>
        </w:rPr>
        <w:t>: The supportive WP1 (Management) will f</w:t>
      </w:r>
      <w:r w:rsidRPr="00143B34">
        <w:rPr>
          <w:rFonts w:ascii="Times New Roman" w:hAnsi="Times New Roman"/>
          <w:lang w:val="en-GB"/>
        </w:rPr>
        <w:t>acilitat</w:t>
      </w:r>
      <w:r>
        <w:rPr>
          <w:rFonts w:ascii="Times New Roman" w:hAnsi="Times New Roman"/>
          <w:lang w:val="en-GB"/>
        </w:rPr>
        <w:t>e</w:t>
      </w:r>
      <w:r w:rsidRPr="00143B34">
        <w:rPr>
          <w:rFonts w:ascii="Times New Roman" w:hAnsi="Times New Roman"/>
          <w:lang w:val="en-GB"/>
        </w:rPr>
        <w:t xml:space="preserve"> the work that is done in the</w:t>
      </w:r>
      <w:r>
        <w:rPr>
          <w:rFonts w:ascii="Times New Roman" w:hAnsi="Times New Roman"/>
          <w:lang w:val="en-GB"/>
        </w:rPr>
        <w:t xml:space="preserve"> remaining Work Packages, while WP9 is </w:t>
      </w:r>
      <w:r w:rsidRPr="00803ADF">
        <w:rPr>
          <w:rFonts w:ascii="Times New Roman" w:hAnsi="Times New Roman"/>
          <w:bCs/>
          <w:lang w:val="en-GB"/>
        </w:rPr>
        <w:t>dedicate</w:t>
      </w:r>
      <w:r>
        <w:rPr>
          <w:rFonts w:ascii="Times New Roman" w:hAnsi="Times New Roman"/>
          <w:bCs/>
          <w:lang w:val="en-GB"/>
        </w:rPr>
        <w:t>d</w:t>
      </w:r>
      <w:r w:rsidRPr="00803ADF">
        <w:rPr>
          <w:rFonts w:ascii="Times New Roman" w:hAnsi="Times New Roman"/>
          <w:bCs/>
          <w:lang w:val="en-GB"/>
        </w:rPr>
        <w:t xml:space="preserve"> </w:t>
      </w:r>
      <w:r>
        <w:rPr>
          <w:rFonts w:ascii="Times New Roman" w:hAnsi="Times New Roman"/>
          <w:bCs/>
          <w:lang w:val="en-GB"/>
        </w:rPr>
        <w:t xml:space="preserve">entirely </w:t>
      </w:r>
      <w:r w:rsidRPr="00803ADF">
        <w:rPr>
          <w:rFonts w:ascii="Times New Roman" w:hAnsi="Times New Roman"/>
          <w:bCs/>
          <w:lang w:val="en-GB"/>
        </w:rPr>
        <w:t>to the dissemination, exploitation and communication of our results</w:t>
      </w:r>
      <w:r>
        <w:rPr>
          <w:rFonts w:ascii="Times New Roman" w:hAnsi="Times New Roman"/>
          <w:lang w:val="en-GB"/>
        </w:rPr>
        <w:t xml:space="preserve">. Both Work Packages span from the very beginning until the final project month and are therefore crucial for the successful implementation of the project and for the effective dissemination and exploitation of DEMCORE’s results, respectively. </w:t>
      </w:r>
    </w:p>
    <w:p w14:paraId="239DE139" w14:textId="77777777" w:rsidR="00212ED9" w:rsidRPr="00357AEE" w:rsidRDefault="00212ED9" w:rsidP="00356A49">
      <w:pPr>
        <w:pStyle w:val="Heading3"/>
        <w:rPr>
          <w:b w:val="0"/>
        </w:rPr>
        <w:sectPr w:rsidR="00212ED9" w:rsidRPr="00357AEE" w:rsidSect="00FF6DA1">
          <w:pgSz w:w="11906" w:h="16838" w:code="9"/>
          <w:pgMar w:top="851" w:right="851" w:bottom="851" w:left="851" w:header="709" w:footer="709" w:gutter="0"/>
          <w:cols w:space="708"/>
          <w:docGrid w:linePitch="299"/>
        </w:sectPr>
      </w:pPr>
    </w:p>
    <w:p w14:paraId="646B42FE" w14:textId="77777777" w:rsidR="006D2912" w:rsidRPr="00803ADF" w:rsidRDefault="006D2912" w:rsidP="006D2912">
      <w:pPr>
        <w:spacing w:after="240"/>
        <w:jc w:val="both"/>
        <w:rPr>
          <w:rFonts w:ascii="Times New Roman" w:hAnsi="Times New Roman"/>
          <w:lang w:val="en-GB"/>
        </w:rPr>
      </w:pPr>
      <w:r>
        <w:rPr>
          <w:rFonts w:ascii="Times New Roman" w:hAnsi="Times New Roman"/>
          <w:lang w:val="en-GB"/>
        </w:rPr>
        <w:lastRenderedPageBreak/>
        <w:t xml:space="preserve">Figure 3.1b provides an overview of the </w:t>
      </w:r>
      <w:r w:rsidRPr="0071272E">
        <w:rPr>
          <w:rFonts w:ascii="Times New Roman" w:hAnsi="Times New Roman"/>
          <w:b/>
          <w:bCs/>
          <w:lang w:val="en-GB"/>
        </w:rPr>
        <w:t>timing</w:t>
      </w:r>
      <w:r w:rsidRPr="001E2743">
        <w:rPr>
          <w:rFonts w:ascii="Times New Roman" w:hAnsi="Times New Roman"/>
          <w:lang w:val="en-GB"/>
        </w:rPr>
        <w:t xml:space="preserve"> of the different work packages and their compo</w:t>
      </w:r>
      <w:r>
        <w:rPr>
          <w:rFonts w:ascii="Times New Roman" w:hAnsi="Times New Roman"/>
          <w:lang w:val="en-GB"/>
        </w:rPr>
        <w:softHyphen/>
      </w:r>
      <w:r w:rsidRPr="001E2743">
        <w:rPr>
          <w:rFonts w:ascii="Times New Roman" w:hAnsi="Times New Roman"/>
          <w:lang w:val="en-GB"/>
        </w:rPr>
        <w:t>nents</w:t>
      </w:r>
      <w:r>
        <w:rPr>
          <w:rFonts w:ascii="Times New Roman" w:hAnsi="Times New Roman"/>
          <w:lang w:val="en-GB"/>
        </w:rPr>
        <w:t xml:space="preserve">. It shows how the different work packages are </w:t>
      </w:r>
      <w:r w:rsidRPr="00EA69B4">
        <w:rPr>
          <w:rFonts w:ascii="Times New Roman" w:hAnsi="Times New Roman"/>
          <w:b/>
          <w:bCs/>
          <w:lang w:val="en-GB"/>
        </w:rPr>
        <w:t>logically following</w:t>
      </w:r>
      <w:r>
        <w:rPr>
          <w:rFonts w:ascii="Times New Roman" w:hAnsi="Times New Roman"/>
          <w:lang w:val="en-GB"/>
        </w:rPr>
        <w:t xml:space="preserve"> one another, with overlaps of major tasks allowing for the </w:t>
      </w:r>
      <w:r w:rsidRPr="00EA69B4">
        <w:rPr>
          <w:rFonts w:ascii="Times New Roman" w:hAnsi="Times New Roman"/>
          <w:b/>
          <w:bCs/>
          <w:lang w:val="en-GB"/>
        </w:rPr>
        <w:t>smooth implementation</w:t>
      </w:r>
      <w:r>
        <w:rPr>
          <w:rFonts w:ascii="Times New Roman" w:hAnsi="Times New Roman"/>
          <w:lang w:val="en-GB"/>
        </w:rPr>
        <w:t xml:space="preserve"> of the project as a whole. </w:t>
      </w:r>
    </w:p>
    <w:p w14:paraId="7AD60C43" w14:textId="6A1F6BBF" w:rsidR="004B683A" w:rsidRDefault="004B683A" w:rsidP="004E6B3D">
      <w:pPr>
        <w:pStyle w:val="Heading3"/>
        <w:spacing w:before="0"/>
      </w:pPr>
      <w:r w:rsidRPr="00803ADF">
        <w:t>Figure 3.1b: Timing of the different work packages and their components</w:t>
      </w:r>
    </w:p>
    <w:p w14:paraId="52757BF7" w14:textId="30614610" w:rsidR="0059258A" w:rsidRPr="00803ADF" w:rsidRDefault="006D2912" w:rsidP="006D2912">
      <w:r w:rsidRPr="006D2912">
        <w:rPr>
          <w:noProof/>
        </w:rPr>
        <w:drawing>
          <wp:inline distT="0" distB="0" distL="0" distR="0" wp14:anchorId="60BD3265" wp14:editId="38528625">
            <wp:extent cx="6479540" cy="766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9540" cy="7667625"/>
                    </a:xfrm>
                    <a:prstGeom prst="rect">
                      <a:avLst/>
                    </a:prstGeom>
                    <a:noFill/>
                    <a:ln>
                      <a:noFill/>
                    </a:ln>
                  </pic:spPr>
                </pic:pic>
              </a:graphicData>
            </a:graphic>
          </wp:inline>
        </w:drawing>
      </w:r>
    </w:p>
    <w:p w14:paraId="00A16E44" w14:textId="3DA28ADA" w:rsidR="004B683A" w:rsidRPr="00803ADF" w:rsidRDefault="004B683A" w:rsidP="007A5354">
      <w:pPr>
        <w:rPr>
          <w:lang w:val="en-GB"/>
        </w:rPr>
        <w:sectPr w:rsidR="004B683A" w:rsidRPr="00803ADF" w:rsidSect="0059258A">
          <w:pgSz w:w="11906" w:h="16838" w:code="9"/>
          <w:pgMar w:top="851" w:right="851" w:bottom="851" w:left="851" w:header="709" w:footer="709" w:gutter="0"/>
          <w:cols w:space="708"/>
          <w:docGrid w:linePitch="299"/>
        </w:sectPr>
      </w:pPr>
    </w:p>
    <w:p w14:paraId="22EB4CC1" w14:textId="77777777" w:rsidR="00BA2ED0" w:rsidRPr="00803ADF" w:rsidRDefault="00BA2ED0" w:rsidP="00BA2ED0">
      <w:pPr>
        <w:pStyle w:val="Heading2"/>
        <w:spacing w:before="0"/>
      </w:pPr>
      <w:bookmarkStart w:id="23" w:name="_Hlk82361620"/>
      <w:r w:rsidRPr="00803ADF">
        <w:lastRenderedPageBreak/>
        <w:t>Table 3.1a:</w:t>
      </w:r>
      <w:r w:rsidRPr="00803ADF" w:rsidDel="00A11A59">
        <w:t xml:space="preserve"> </w:t>
      </w:r>
      <w:r w:rsidRPr="00803ADF">
        <w:t xml:space="preserve">List of work </w:t>
      </w:r>
      <w:commentRangeStart w:id="24"/>
      <w:r w:rsidRPr="00803ADF">
        <w:t>packages</w:t>
      </w:r>
      <w:commentRangeEnd w:id="24"/>
      <w:r w:rsidR="00D36DFA">
        <w:rPr>
          <w:rStyle w:val="CommentReference"/>
          <w:rFonts w:ascii="Calibri" w:hAnsi="Calibri"/>
          <w:b w:val="0"/>
          <w:szCs w:val="20"/>
          <w:lang w:val="en-US"/>
        </w:rPr>
        <w:commentReference w:id="24"/>
      </w:r>
    </w:p>
    <w:tbl>
      <w:tblPr>
        <w:tblW w:w="10204" w:type="dxa"/>
        <w:tblInd w:w="108" w:type="dxa"/>
        <w:tblLayout w:type="fixed"/>
        <w:tblLook w:val="0000" w:firstRow="0" w:lastRow="0" w:firstColumn="0" w:lastColumn="0" w:noHBand="0" w:noVBand="0"/>
      </w:tblPr>
      <w:tblGrid>
        <w:gridCol w:w="567"/>
        <w:gridCol w:w="4930"/>
        <w:gridCol w:w="567"/>
        <w:gridCol w:w="1305"/>
        <w:gridCol w:w="1021"/>
        <w:gridCol w:w="907"/>
        <w:gridCol w:w="907"/>
      </w:tblGrid>
      <w:tr w:rsidR="00BA2ED0" w:rsidRPr="00803ADF" w14:paraId="2BC17D50" w14:textId="77777777" w:rsidTr="00060882">
        <w:trPr>
          <w:cantSplit/>
        </w:trPr>
        <w:tc>
          <w:tcPr>
            <w:tcW w:w="5497" w:type="dxa"/>
            <w:gridSpan w:val="2"/>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37EC415C" w14:textId="77777777" w:rsidR="00BA2ED0" w:rsidRPr="00803ADF" w:rsidRDefault="00BA2ED0" w:rsidP="00060882">
            <w:pPr>
              <w:spacing w:before="60" w:after="60"/>
              <w:ind w:left="34"/>
              <w:jc w:val="center"/>
              <w:rPr>
                <w:rFonts w:ascii="Times New Roman" w:hAnsi="Times New Roman"/>
                <w:b/>
                <w:lang w:val="en-GB"/>
              </w:rPr>
            </w:pPr>
            <w:r>
              <w:rPr>
                <w:rFonts w:ascii="Times New Roman" w:hAnsi="Times New Roman"/>
                <w:b/>
                <w:lang w:val="en-GB"/>
              </w:rPr>
              <w:t>Work Package</w:t>
            </w:r>
          </w:p>
        </w:tc>
        <w:tc>
          <w:tcPr>
            <w:tcW w:w="1872" w:type="dxa"/>
            <w:gridSpan w:val="2"/>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7D943791" w14:textId="77777777" w:rsidR="00BA2ED0" w:rsidRPr="00803ADF" w:rsidRDefault="00BA2ED0" w:rsidP="00060882">
            <w:pPr>
              <w:spacing w:before="60" w:after="60"/>
              <w:ind w:left="34"/>
              <w:jc w:val="center"/>
              <w:rPr>
                <w:rFonts w:ascii="Times New Roman" w:hAnsi="Times New Roman"/>
                <w:b/>
                <w:lang w:val="en-GB"/>
              </w:rPr>
            </w:pPr>
            <w:r w:rsidRPr="00803ADF">
              <w:rPr>
                <w:rFonts w:ascii="Times New Roman" w:hAnsi="Times New Roman"/>
                <w:b/>
                <w:lang w:val="en-GB"/>
              </w:rPr>
              <w:t>Lead Participant</w:t>
            </w:r>
          </w:p>
        </w:tc>
        <w:tc>
          <w:tcPr>
            <w:tcW w:w="2835" w:type="dxa"/>
            <w:gridSpan w:val="3"/>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3A24AB04" w14:textId="77777777" w:rsidR="00BA2ED0" w:rsidRPr="00803ADF" w:rsidRDefault="00BA2ED0" w:rsidP="00060882">
            <w:pPr>
              <w:spacing w:before="60" w:after="60"/>
              <w:ind w:left="34"/>
              <w:jc w:val="center"/>
              <w:rPr>
                <w:rFonts w:ascii="Times New Roman" w:hAnsi="Times New Roman"/>
                <w:b/>
                <w:lang w:val="en-GB"/>
              </w:rPr>
            </w:pPr>
          </w:p>
        </w:tc>
      </w:tr>
      <w:tr w:rsidR="00BA2ED0" w:rsidRPr="00803ADF" w14:paraId="6E3B89FB" w14:textId="77777777" w:rsidTr="00060882">
        <w:trPr>
          <w:cantSplit/>
        </w:trPr>
        <w:tc>
          <w:tcPr>
            <w:tcW w:w="567"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38F13D21" w14:textId="77777777" w:rsidR="00BA2ED0" w:rsidRPr="00803ADF" w:rsidRDefault="00BA2ED0" w:rsidP="00060882">
            <w:pPr>
              <w:spacing w:before="60" w:after="60"/>
              <w:ind w:left="34"/>
              <w:jc w:val="center"/>
              <w:rPr>
                <w:rFonts w:ascii="Times New Roman" w:hAnsi="Times New Roman"/>
                <w:b/>
                <w:lang w:val="en-GB"/>
              </w:rPr>
            </w:pPr>
            <w:r w:rsidRPr="00803ADF">
              <w:rPr>
                <w:rFonts w:ascii="Times New Roman" w:hAnsi="Times New Roman"/>
                <w:b/>
                <w:lang w:val="en-GB"/>
              </w:rPr>
              <w:t>No</w:t>
            </w:r>
          </w:p>
        </w:tc>
        <w:tc>
          <w:tcPr>
            <w:tcW w:w="4930"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19C2F761" w14:textId="77777777" w:rsidR="00BA2ED0" w:rsidRPr="00803ADF" w:rsidRDefault="00BA2ED0" w:rsidP="00060882">
            <w:pPr>
              <w:spacing w:before="60" w:after="60"/>
              <w:ind w:left="34"/>
              <w:jc w:val="center"/>
              <w:rPr>
                <w:rFonts w:ascii="Times New Roman" w:hAnsi="Times New Roman"/>
                <w:b/>
                <w:lang w:val="en-GB"/>
              </w:rPr>
            </w:pPr>
            <w:r w:rsidRPr="00803ADF">
              <w:rPr>
                <w:rFonts w:ascii="Times New Roman" w:hAnsi="Times New Roman"/>
                <w:b/>
                <w:lang w:val="en-GB"/>
              </w:rPr>
              <w:t>Title</w:t>
            </w:r>
          </w:p>
        </w:tc>
        <w:tc>
          <w:tcPr>
            <w:tcW w:w="567"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6798F64A" w14:textId="77777777" w:rsidR="00BA2ED0" w:rsidRPr="00803ADF" w:rsidRDefault="00BA2ED0" w:rsidP="00060882">
            <w:pPr>
              <w:spacing w:before="60" w:after="60"/>
              <w:ind w:left="34"/>
              <w:jc w:val="center"/>
              <w:rPr>
                <w:rFonts w:ascii="Times New Roman" w:hAnsi="Times New Roman"/>
                <w:b/>
                <w:lang w:val="en-GB"/>
              </w:rPr>
            </w:pPr>
            <w:r w:rsidRPr="00803ADF">
              <w:rPr>
                <w:rFonts w:ascii="Times New Roman" w:hAnsi="Times New Roman"/>
                <w:b/>
                <w:lang w:val="en-GB"/>
              </w:rPr>
              <w:t>No</w:t>
            </w:r>
          </w:p>
        </w:tc>
        <w:tc>
          <w:tcPr>
            <w:tcW w:w="1305"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722D5B9B" w14:textId="77777777" w:rsidR="00BA2ED0" w:rsidRPr="00803ADF" w:rsidRDefault="00BA2ED0" w:rsidP="00060882">
            <w:pPr>
              <w:spacing w:before="60" w:after="60"/>
              <w:ind w:left="34"/>
              <w:jc w:val="center"/>
              <w:rPr>
                <w:rFonts w:ascii="Times New Roman" w:hAnsi="Times New Roman"/>
                <w:b/>
                <w:lang w:val="en-GB"/>
              </w:rPr>
            </w:pPr>
            <w:r w:rsidRPr="00803ADF">
              <w:rPr>
                <w:rFonts w:ascii="Times New Roman" w:hAnsi="Times New Roman"/>
                <w:b/>
                <w:lang w:val="en-GB"/>
              </w:rPr>
              <w:t>Short Name</w:t>
            </w:r>
          </w:p>
        </w:tc>
        <w:tc>
          <w:tcPr>
            <w:tcW w:w="1021"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51204AA2" w14:textId="77777777" w:rsidR="00BA2ED0" w:rsidRPr="00803ADF" w:rsidRDefault="00BA2ED0" w:rsidP="00060882">
            <w:pPr>
              <w:spacing w:before="60" w:after="60"/>
              <w:ind w:left="34"/>
              <w:jc w:val="center"/>
              <w:rPr>
                <w:rFonts w:ascii="Times New Roman" w:hAnsi="Times New Roman"/>
                <w:b/>
                <w:lang w:val="en-GB"/>
              </w:rPr>
            </w:pPr>
            <w:commentRangeStart w:id="25"/>
            <w:r w:rsidRPr="00803ADF">
              <w:rPr>
                <w:rFonts w:ascii="Times New Roman" w:hAnsi="Times New Roman"/>
                <w:b/>
                <w:lang w:val="en-GB"/>
              </w:rPr>
              <w:t>Person-Months</w:t>
            </w:r>
            <w:commentRangeEnd w:id="25"/>
            <w:r w:rsidR="00562279">
              <w:rPr>
                <w:rStyle w:val="CommentReference"/>
                <w:szCs w:val="20"/>
              </w:rPr>
              <w:commentReference w:id="25"/>
            </w:r>
          </w:p>
        </w:tc>
        <w:tc>
          <w:tcPr>
            <w:tcW w:w="907"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5EDC1678" w14:textId="77777777" w:rsidR="00BA2ED0" w:rsidRPr="00803ADF" w:rsidRDefault="00BA2ED0" w:rsidP="00060882">
            <w:pPr>
              <w:spacing w:before="60" w:after="60"/>
              <w:ind w:left="34"/>
              <w:jc w:val="center"/>
              <w:rPr>
                <w:rFonts w:ascii="Times New Roman" w:hAnsi="Times New Roman"/>
                <w:b/>
                <w:lang w:val="en-GB"/>
              </w:rPr>
            </w:pPr>
            <w:r w:rsidRPr="00803ADF">
              <w:rPr>
                <w:rFonts w:ascii="Times New Roman" w:hAnsi="Times New Roman"/>
                <w:b/>
                <w:lang w:val="en-GB"/>
              </w:rPr>
              <w:t xml:space="preserve">Start </w:t>
            </w:r>
            <w:r>
              <w:rPr>
                <w:rFonts w:ascii="Times New Roman" w:hAnsi="Times New Roman"/>
                <w:b/>
                <w:lang w:val="en-GB"/>
              </w:rPr>
              <w:t>m</w:t>
            </w:r>
            <w:r w:rsidRPr="00803ADF">
              <w:rPr>
                <w:rFonts w:ascii="Times New Roman" w:hAnsi="Times New Roman"/>
                <w:b/>
                <w:lang w:val="en-GB"/>
              </w:rPr>
              <w:t>onth</w:t>
            </w:r>
          </w:p>
        </w:tc>
        <w:tc>
          <w:tcPr>
            <w:tcW w:w="907"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3C56EFD5" w14:textId="77777777" w:rsidR="00BA2ED0" w:rsidRPr="00803ADF" w:rsidRDefault="00BA2ED0" w:rsidP="00060882">
            <w:pPr>
              <w:spacing w:before="60" w:after="60"/>
              <w:ind w:left="34"/>
              <w:jc w:val="center"/>
              <w:rPr>
                <w:rFonts w:ascii="Times New Roman" w:hAnsi="Times New Roman"/>
                <w:b/>
                <w:lang w:val="en-GB"/>
              </w:rPr>
            </w:pPr>
            <w:r w:rsidRPr="00803ADF">
              <w:rPr>
                <w:rFonts w:ascii="Times New Roman" w:hAnsi="Times New Roman"/>
                <w:b/>
                <w:lang w:val="en-GB"/>
              </w:rPr>
              <w:t>End month</w:t>
            </w:r>
          </w:p>
        </w:tc>
      </w:tr>
      <w:tr w:rsidR="00BA2ED0" w:rsidRPr="00803ADF" w14:paraId="70E074F6" w14:textId="77777777" w:rsidTr="00060882">
        <w:trPr>
          <w:cantSplit/>
        </w:trPr>
        <w:tc>
          <w:tcPr>
            <w:tcW w:w="567" w:type="dxa"/>
            <w:tcBorders>
              <w:top w:val="single" w:sz="2" w:space="0" w:color="auto"/>
              <w:left w:val="single" w:sz="2" w:space="0" w:color="auto"/>
              <w:bottom w:val="single" w:sz="2" w:space="0" w:color="auto"/>
              <w:right w:val="single" w:sz="2" w:space="0" w:color="auto"/>
            </w:tcBorders>
          </w:tcPr>
          <w:p w14:paraId="7D294696" w14:textId="77777777" w:rsidR="00BA2ED0" w:rsidRPr="00803ADF" w:rsidRDefault="00BA2ED0" w:rsidP="00060882">
            <w:pPr>
              <w:spacing w:before="60" w:after="60"/>
              <w:ind w:left="34"/>
              <w:jc w:val="both"/>
              <w:rPr>
                <w:rFonts w:ascii="Times New Roman" w:hAnsi="Times New Roman"/>
                <w:lang w:val="en-GB"/>
              </w:rPr>
            </w:pPr>
            <w:r w:rsidRPr="00803ADF">
              <w:rPr>
                <w:rFonts w:ascii="Times New Roman" w:hAnsi="Times New Roman"/>
                <w:lang w:val="en-GB"/>
              </w:rPr>
              <w:t>1</w:t>
            </w:r>
          </w:p>
        </w:tc>
        <w:tc>
          <w:tcPr>
            <w:tcW w:w="4930" w:type="dxa"/>
            <w:tcBorders>
              <w:top w:val="single" w:sz="2" w:space="0" w:color="auto"/>
              <w:left w:val="single" w:sz="2" w:space="0" w:color="auto"/>
              <w:bottom w:val="single" w:sz="2" w:space="0" w:color="auto"/>
              <w:right w:val="single" w:sz="2" w:space="0" w:color="auto"/>
            </w:tcBorders>
          </w:tcPr>
          <w:p w14:paraId="3385D19E" w14:textId="77777777" w:rsidR="00BA2ED0" w:rsidRPr="00803ADF" w:rsidRDefault="00BA2ED0" w:rsidP="00060882">
            <w:pPr>
              <w:spacing w:before="60" w:after="60"/>
              <w:ind w:left="34"/>
              <w:rPr>
                <w:rFonts w:ascii="Times New Roman" w:hAnsi="Times New Roman"/>
                <w:lang w:val="en-GB"/>
              </w:rPr>
            </w:pPr>
            <w:r w:rsidRPr="00803ADF">
              <w:rPr>
                <w:rFonts w:ascii="Times New Roman" w:hAnsi="Times New Roman"/>
                <w:lang w:val="en-GB"/>
              </w:rPr>
              <w:t>Management</w:t>
            </w:r>
          </w:p>
        </w:tc>
        <w:tc>
          <w:tcPr>
            <w:tcW w:w="567" w:type="dxa"/>
            <w:tcBorders>
              <w:top w:val="single" w:sz="2" w:space="0" w:color="auto"/>
              <w:left w:val="single" w:sz="2" w:space="0" w:color="auto"/>
              <w:bottom w:val="single" w:sz="2" w:space="0" w:color="auto"/>
              <w:right w:val="single" w:sz="2" w:space="0" w:color="auto"/>
            </w:tcBorders>
            <w:vAlign w:val="center"/>
          </w:tcPr>
          <w:p w14:paraId="2FC76E3F"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1</w:t>
            </w:r>
          </w:p>
        </w:tc>
        <w:tc>
          <w:tcPr>
            <w:tcW w:w="1305" w:type="dxa"/>
            <w:tcBorders>
              <w:top w:val="single" w:sz="2" w:space="0" w:color="auto"/>
              <w:left w:val="single" w:sz="2" w:space="0" w:color="auto"/>
              <w:bottom w:val="single" w:sz="2" w:space="0" w:color="auto"/>
              <w:right w:val="single" w:sz="2" w:space="0" w:color="auto"/>
            </w:tcBorders>
            <w:vAlign w:val="center"/>
          </w:tcPr>
          <w:p w14:paraId="10DD242E"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UVA</w:t>
            </w:r>
          </w:p>
        </w:tc>
        <w:tc>
          <w:tcPr>
            <w:tcW w:w="1021" w:type="dxa"/>
            <w:tcBorders>
              <w:top w:val="single" w:sz="2" w:space="0" w:color="auto"/>
              <w:left w:val="single" w:sz="2" w:space="0" w:color="auto"/>
              <w:bottom w:val="single" w:sz="2" w:space="0" w:color="auto"/>
              <w:right w:val="single" w:sz="2" w:space="0" w:color="auto"/>
            </w:tcBorders>
            <w:vAlign w:val="center"/>
          </w:tcPr>
          <w:p w14:paraId="0EC1C285"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3A501892"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1</w:t>
            </w:r>
          </w:p>
        </w:tc>
        <w:tc>
          <w:tcPr>
            <w:tcW w:w="907" w:type="dxa"/>
            <w:tcBorders>
              <w:top w:val="single" w:sz="2" w:space="0" w:color="auto"/>
              <w:left w:val="single" w:sz="2" w:space="0" w:color="auto"/>
              <w:bottom w:val="single" w:sz="2" w:space="0" w:color="auto"/>
              <w:right w:val="single" w:sz="2" w:space="0" w:color="auto"/>
            </w:tcBorders>
            <w:vAlign w:val="center"/>
          </w:tcPr>
          <w:p w14:paraId="2DCB71FB"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48</w:t>
            </w:r>
          </w:p>
        </w:tc>
      </w:tr>
      <w:tr w:rsidR="00BA2ED0" w:rsidRPr="00803ADF" w14:paraId="1D4371E6" w14:textId="77777777" w:rsidTr="00060882">
        <w:trPr>
          <w:cantSplit/>
        </w:trPr>
        <w:tc>
          <w:tcPr>
            <w:tcW w:w="567" w:type="dxa"/>
            <w:tcBorders>
              <w:top w:val="single" w:sz="2" w:space="0" w:color="auto"/>
              <w:left w:val="single" w:sz="2" w:space="0" w:color="auto"/>
              <w:bottom w:val="single" w:sz="2" w:space="0" w:color="auto"/>
              <w:right w:val="single" w:sz="2" w:space="0" w:color="auto"/>
            </w:tcBorders>
          </w:tcPr>
          <w:p w14:paraId="6DF3E5D8" w14:textId="77777777" w:rsidR="00BA2ED0" w:rsidRPr="00803ADF" w:rsidRDefault="00BA2ED0" w:rsidP="00060882">
            <w:pPr>
              <w:spacing w:before="60" w:after="60"/>
              <w:ind w:left="34"/>
              <w:jc w:val="both"/>
              <w:rPr>
                <w:rFonts w:ascii="Times New Roman" w:hAnsi="Times New Roman"/>
                <w:lang w:val="en-GB"/>
              </w:rPr>
            </w:pPr>
            <w:r w:rsidRPr="00803ADF">
              <w:rPr>
                <w:rFonts w:ascii="Times New Roman" w:hAnsi="Times New Roman"/>
                <w:lang w:val="en-GB"/>
              </w:rPr>
              <w:t>2</w:t>
            </w:r>
          </w:p>
        </w:tc>
        <w:tc>
          <w:tcPr>
            <w:tcW w:w="4930" w:type="dxa"/>
            <w:tcBorders>
              <w:top w:val="single" w:sz="2" w:space="0" w:color="auto"/>
              <w:left w:val="single" w:sz="2" w:space="0" w:color="auto"/>
              <w:bottom w:val="single" w:sz="2" w:space="0" w:color="auto"/>
              <w:right w:val="single" w:sz="2" w:space="0" w:color="auto"/>
            </w:tcBorders>
          </w:tcPr>
          <w:p w14:paraId="40C57FA3" w14:textId="77777777" w:rsidR="00BA2ED0" w:rsidRPr="00803ADF" w:rsidRDefault="00BA2ED0" w:rsidP="00060882">
            <w:pPr>
              <w:spacing w:before="60" w:after="60"/>
              <w:ind w:left="34"/>
              <w:rPr>
                <w:rFonts w:ascii="Times New Roman" w:hAnsi="Times New Roman"/>
                <w:lang w:val="en-GB"/>
              </w:rPr>
            </w:pPr>
            <w:r w:rsidRPr="00803ADF">
              <w:rPr>
                <w:rFonts w:ascii="Times New Roman" w:hAnsi="Times New Roman"/>
                <w:lang w:val="en-GB"/>
              </w:rPr>
              <w:t>Connecting time and space: The context of liberal democracy</w:t>
            </w:r>
          </w:p>
        </w:tc>
        <w:tc>
          <w:tcPr>
            <w:tcW w:w="567" w:type="dxa"/>
            <w:tcBorders>
              <w:top w:val="single" w:sz="2" w:space="0" w:color="auto"/>
              <w:left w:val="single" w:sz="2" w:space="0" w:color="auto"/>
              <w:bottom w:val="single" w:sz="2" w:space="0" w:color="auto"/>
              <w:right w:val="single" w:sz="2" w:space="0" w:color="auto"/>
            </w:tcBorders>
            <w:vAlign w:val="center"/>
          </w:tcPr>
          <w:p w14:paraId="73BE66E7"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5</w:t>
            </w:r>
          </w:p>
        </w:tc>
        <w:tc>
          <w:tcPr>
            <w:tcW w:w="1305" w:type="dxa"/>
            <w:tcBorders>
              <w:top w:val="single" w:sz="2" w:space="0" w:color="auto"/>
              <w:left w:val="single" w:sz="2" w:space="0" w:color="auto"/>
              <w:bottom w:val="single" w:sz="2" w:space="0" w:color="auto"/>
              <w:right w:val="single" w:sz="2" w:space="0" w:color="auto"/>
            </w:tcBorders>
            <w:vAlign w:val="center"/>
          </w:tcPr>
          <w:p w14:paraId="6A7EB230"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GESIS</w:t>
            </w:r>
          </w:p>
        </w:tc>
        <w:tc>
          <w:tcPr>
            <w:tcW w:w="1021" w:type="dxa"/>
            <w:tcBorders>
              <w:top w:val="single" w:sz="2" w:space="0" w:color="auto"/>
              <w:left w:val="single" w:sz="2" w:space="0" w:color="auto"/>
              <w:bottom w:val="single" w:sz="2" w:space="0" w:color="auto"/>
              <w:right w:val="single" w:sz="2" w:space="0" w:color="auto"/>
            </w:tcBorders>
            <w:vAlign w:val="center"/>
          </w:tcPr>
          <w:p w14:paraId="1986C876"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62C5155B"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1</w:t>
            </w:r>
          </w:p>
        </w:tc>
        <w:tc>
          <w:tcPr>
            <w:tcW w:w="907" w:type="dxa"/>
            <w:tcBorders>
              <w:top w:val="single" w:sz="2" w:space="0" w:color="auto"/>
              <w:left w:val="single" w:sz="2" w:space="0" w:color="auto"/>
              <w:bottom w:val="single" w:sz="2" w:space="0" w:color="auto"/>
              <w:right w:val="single" w:sz="2" w:space="0" w:color="auto"/>
            </w:tcBorders>
            <w:vAlign w:val="center"/>
          </w:tcPr>
          <w:p w14:paraId="3DD130A1"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36</w:t>
            </w:r>
          </w:p>
        </w:tc>
      </w:tr>
      <w:tr w:rsidR="00BA2ED0" w:rsidRPr="00803ADF" w14:paraId="77022CD4" w14:textId="77777777" w:rsidTr="00060882">
        <w:trPr>
          <w:cantSplit/>
        </w:trPr>
        <w:tc>
          <w:tcPr>
            <w:tcW w:w="567" w:type="dxa"/>
            <w:tcBorders>
              <w:top w:val="single" w:sz="2" w:space="0" w:color="auto"/>
              <w:left w:val="single" w:sz="2" w:space="0" w:color="auto"/>
              <w:bottom w:val="single" w:sz="2" w:space="0" w:color="auto"/>
              <w:right w:val="single" w:sz="2" w:space="0" w:color="auto"/>
            </w:tcBorders>
          </w:tcPr>
          <w:p w14:paraId="3F753D20" w14:textId="77777777" w:rsidR="00BA2ED0" w:rsidRPr="00803ADF" w:rsidRDefault="00BA2ED0" w:rsidP="00060882">
            <w:pPr>
              <w:spacing w:before="60" w:after="60"/>
              <w:ind w:left="34"/>
              <w:jc w:val="both"/>
              <w:rPr>
                <w:rFonts w:ascii="Times New Roman" w:hAnsi="Times New Roman"/>
                <w:lang w:val="en-GB"/>
              </w:rPr>
            </w:pPr>
            <w:r w:rsidRPr="00803ADF">
              <w:rPr>
                <w:rFonts w:ascii="Times New Roman" w:hAnsi="Times New Roman"/>
                <w:lang w:val="en-GB"/>
              </w:rPr>
              <w:t>3</w:t>
            </w:r>
          </w:p>
        </w:tc>
        <w:tc>
          <w:tcPr>
            <w:tcW w:w="4930" w:type="dxa"/>
            <w:tcBorders>
              <w:top w:val="single" w:sz="2" w:space="0" w:color="auto"/>
              <w:left w:val="single" w:sz="2" w:space="0" w:color="auto"/>
              <w:bottom w:val="single" w:sz="2" w:space="0" w:color="auto"/>
              <w:right w:val="single" w:sz="2" w:space="0" w:color="auto"/>
            </w:tcBorders>
          </w:tcPr>
          <w:p w14:paraId="0FB6D3CA" w14:textId="77777777" w:rsidR="00BA2ED0" w:rsidRPr="00803ADF" w:rsidRDefault="00BA2ED0" w:rsidP="00060882">
            <w:pPr>
              <w:spacing w:before="60" w:after="60"/>
              <w:ind w:left="34"/>
              <w:rPr>
                <w:rFonts w:ascii="Times New Roman" w:hAnsi="Times New Roman"/>
                <w:lang w:val="en-GB"/>
              </w:rPr>
            </w:pPr>
            <w:r w:rsidRPr="00803ADF">
              <w:rPr>
                <w:rFonts w:ascii="Times New Roman" w:hAnsi="Times New Roman"/>
                <w:lang w:val="en-GB"/>
              </w:rPr>
              <w:t>Citizen attitudes towards liberal democracy</w:t>
            </w:r>
          </w:p>
        </w:tc>
        <w:tc>
          <w:tcPr>
            <w:tcW w:w="567" w:type="dxa"/>
            <w:tcBorders>
              <w:top w:val="single" w:sz="2" w:space="0" w:color="auto"/>
              <w:left w:val="single" w:sz="2" w:space="0" w:color="auto"/>
              <w:bottom w:val="single" w:sz="2" w:space="0" w:color="auto"/>
              <w:right w:val="single" w:sz="2" w:space="0" w:color="auto"/>
            </w:tcBorders>
            <w:vAlign w:val="center"/>
          </w:tcPr>
          <w:p w14:paraId="73E793B8"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1</w:t>
            </w:r>
          </w:p>
        </w:tc>
        <w:tc>
          <w:tcPr>
            <w:tcW w:w="1305" w:type="dxa"/>
            <w:tcBorders>
              <w:top w:val="single" w:sz="2" w:space="0" w:color="auto"/>
              <w:left w:val="single" w:sz="2" w:space="0" w:color="auto"/>
              <w:bottom w:val="single" w:sz="2" w:space="0" w:color="auto"/>
              <w:right w:val="single" w:sz="2" w:space="0" w:color="auto"/>
            </w:tcBorders>
            <w:vAlign w:val="center"/>
          </w:tcPr>
          <w:p w14:paraId="161AE18C" w14:textId="77777777" w:rsidR="00BA2ED0" w:rsidRPr="00803ADF" w:rsidRDefault="00BA2ED0" w:rsidP="00060882">
            <w:pPr>
              <w:spacing w:before="60" w:after="60"/>
              <w:ind w:left="34"/>
              <w:jc w:val="center"/>
              <w:rPr>
                <w:rFonts w:ascii="Times New Roman" w:hAnsi="Times New Roman"/>
                <w:highlight w:val="red"/>
                <w:lang w:val="en-GB"/>
              </w:rPr>
            </w:pPr>
            <w:r w:rsidRPr="00803ADF">
              <w:rPr>
                <w:rFonts w:ascii="Times New Roman" w:hAnsi="Times New Roman"/>
                <w:lang w:val="en-GB"/>
              </w:rPr>
              <w:t>UVA</w:t>
            </w:r>
          </w:p>
        </w:tc>
        <w:tc>
          <w:tcPr>
            <w:tcW w:w="1021" w:type="dxa"/>
            <w:tcBorders>
              <w:top w:val="single" w:sz="2" w:space="0" w:color="auto"/>
              <w:left w:val="single" w:sz="2" w:space="0" w:color="auto"/>
              <w:bottom w:val="single" w:sz="2" w:space="0" w:color="auto"/>
              <w:right w:val="single" w:sz="2" w:space="0" w:color="auto"/>
            </w:tcBorders>
            <w:vAlign w:val="center"/>
          </w:tcPr>
          <w:p w14:paraId="204B7A53"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0AA07A0D"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1</w:t>
            </w:r>
          </w:p>
        </w:tc>
        <w:tc>
          <w:tcPr>
            <w:tcW w:w="907" w:type="dxa"/>
            <w:tcBorders>
              <w:top w:val="single" w:sz="2" w:space="0" w:color="auto"/>
              <w:left w:val="single" w:sz="2" w:space="0" w:color="auto"/>
              <w:bottom w:val="single" w:sz="2" w:space="0" w:color="auto"/>
              <w:right w:val="single" w:sz="2" w:space="0" w:color="auto"/>
            </w:tcBorders>
            <w:vAlign w:val="center"/>
          </w:tcPr>
          <w:p w14:paraId="49770B88"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30</w:t>
            </w:r>
          </w:p>
        </w:tc>
      </w:tr>
      <w:tr w:rsidR="00BA2ED0" w:rsidRPr="00803ADF" w14:paraId="6E984DBD" w14:textId="77777777" w:rsidTr="00060882">
        <w:trPr>
          <w:cantSplit/>
        </w:trPr>
        <w:tc>
          <w:tcPr>
            <w:tcW w:w="567" w:type="dxa"/>
            <w:tcBorders>
              <w:top w:val="single" w:sz="2" w:space="0" w:color="auto"/>
              <w:left w:val="single" w:sz="2" w:space="0" w:color="auto"/>
              <w:bottom w:val="single" w:sz="2" w:space="0" w:color="auto"/>
              <w:right w:val="single" w:sz="2" w:space="0" w:color="auto"/>
            </w:tcBorders>
          </w:tcPr>
          <w:p w14:paraId="297ECBB6" w14:textId="77777777" w:rsidR="00BA2ED0" w:rsidRPr="00803ADF" w:rsidRDefault="00BA2ED0" w:rsidP="00060882">
            <w:pPr>
              <w:spacing w:before="60" w:after="60"/>
              <w:ind w:left="34"/>
              <w:jc w:val="both"/>
              <w:rPr>
                <w:rFonts w:ascii="Times New Roman" w:hAnsi="Times New Roman"/>
                <w:lang w:val="en-GB"/>
              </w:rPr>
            </w:pPr>
            <w:r w:rsidRPr="00803ADF">
              <w:rPr>
                <w:rFonts w:ascii="Times New Roman" w:hAnsi="Times New Roman"/>
                <w:lang w:val="en-GB"/>
              </w:rPr>
              <w:t>4</w:t>
            </w:r>
          </w:p>
        </w:tc>
        <w:tc>
          <w:tcPr>
            <w:tcW w:w="4930" w:type="dxa"/>
            <w:tcBorders>
              <w:top w:val="single" w:sz="2" w:space="0" w:color="auto"/>
              <w:left w:val="single" w:sz="2" w:space="0" w:color="auto"/>
              <w:bottom w:val="single" w:sz="2" w:space="0" w:color="auto"/>
              <w:right w:val="single" w:sz="2" w:space="0" w:color="auto"/>
            </w:tcBorders>
          </w:tcPr>
          <w:p w14:paraId="0059C0FD" w14:textId="77777777" w:rsidR="00BA2ED0" w:rsidRPr="00803ADF" w:rsidRDefault="00BA2ED0" w:rsidP="00060882">
            <w:pPr>
              <w:spacing w:before="60" w:after="60"/>
              <w:ind w:left="34"/>
              <w:rPr>
                <w:rFonts w:ascii="Times New Roman" w:hAnsi="Times New Roman"/>
                <w:lang w:val="en-GB"/>
              </w:rPr>
            </w:pPr>
            <w:commentRangeStart w:id="26"/>
            <w:r>
              <w:rPr>
                <w:rFonts w:ascii="Times New Roman" w:hAnsi="Times New Roman"/>
                <w:lang w:val="en-GB"/>
              </w:rPr>
              <w:t>Party positions towards</w:t>
            </w:r>
            <w:r w:rsidRPr="00803ADF">
              <w:rPr>
                <w:rFonts w:ascii="Times New Roman" w:hAnsi="Times New Roman"/>
                <w:lang w:val="en-GB"/>
              </w:rPr>
              <w:t xml:space="preserve"> liberal democracy</w:t>
            </w:r>
            <w:commentRangeEnd w:id="26"/>
            <w:r>
              <w:rPr>
                <w:rStyle w:val="CommentReference"/>
                <w:szCs w:val="20"/>
              </w:rPr>
              <w:commentReference w:id="26"/>
            </w:r>
          </w:p>
        </w:tc>
        <w:tc>
          <w:tcPr>
            <w:tcW w:w="567" w:type="dxa"/>
            <w:tcBorders>
              <w:top w:val="single" w:sz="2" w:space="0" w:color="auto"/>
              <w:left w:val="single" w:sz="2" w:space="0" w:color="auto"/>
              <w:bottom w:val="single" w:sz="2" w:space="0" w:color="auto"/>
              <w:right w:val="single" w:sz="2" w:space="0" w:color="auto"/>
            </w:tcBorders>
            <w:vAlign w:val="center"/>
          </w:tcPr>
          <w:p w14:paraId="0E4D6269" w14:textId="77777777" w:rsidR="00BA2ED0" w:rsidRPr="00803ADF" w:rsidRDefault="00BA2ED0" w:rsidP="00060882">
            <w:pPr>
              <w:spacing w:before="60" w:after="60"/>
              <w:ind w:left="34"/>
              <w:jc w:val="center"/>
              <w:rPr>
                <w:rFonts w:ascii="Times New Roman" w:hAnsi="Times New Roman"/>
                <w:lang w:val="en-GB"/>
              </w:rPr>
            </w:pPr>
            <w:r>
              <w:rPr>
                <w:rFonts w:ascii="Times New Roman" w:hAnsi="Times New Roman"/>
                <w:lang w:val="en-GB"/>
              </w:rPr>
              <w:t>6</w:t>
            </w:r>
          </w:p>
        </w:tc>
        <w:tc>
          <w:tcPr>
            <w:tcW w:w="1305" w:type="dxa"/>
            <w:tcBorders>
              <w:top w:val="single" w:sz="2" w:space="0" w:color="auto"/>
              <w:left w:val="single" w:sz="2" w:space="0" w:color="auto"/>
              <w:bottom w:val="single" w:sz="2" w:space="0" w:color="auto"/>
              <w:right w:val="single" w:sz="2" w:space="0" w:color="auto"/>
            </w:tcBorders>
            <w:vAlign w:val="center"/>
          </w:tcPr>
          <w:p w14:paraId="49C507F9"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UCLB</w:t>
            </w:r>
          </w:p>
        </w:tc>
        <w:tc>
          <w:tcPr>
            <w:tcW w:w="1021" w:type="dxa"/>
            <w:tcBorders>
              <w:top w:val="single" w:sz="2" w:space="0" w:color="auto"/>
              <w:left w:val="single" w:sz="2" w:space="0" w:color="auto"/>
              <w:bottom w:val="single" w:sz="2" w:space="0" w:color="auto"/>
              <w:right w:val="single" w:sz="2" w:space="0" w:color="auto"/>
            </w:tcBorders>
            <w:vAlign w:val="center"/>
          </w:tcPr>
          <w:p w14:paraId="26CFBBA6"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0A5E9358"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1</w:t>
            </w:r>
          </w:p>
        </w:tc>
        <w:tc>
          <w:tcPr>
            <w:tcW w:w="907" w:type="dxa"/>
            <w:tcBorders>
              <w:top w:val="single" w:sz="2" w:space="0" w:color="auto"/>
              <w:left w:val="single" w:sz="2" w:space="0" w:color="auto"/>
              <w:bottom w:val="single" w:sz="2" w:space="0" w:color="auto"/>
              <w:right w:val="single" w:sz="2" w:space="0" w:color="auto"/>
            </w:tcBorders>
            <w:vAlign w:val="center"/>
          </w:tcPr>
          <w:p w14:paraId="694747BF"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24</w:t>
            </w:r>
          </w:p>
        </w:tc>
      </w:tr>
      <w:tr w:rsidR="00BA2ED0" w:rsidRPr="00803ADF" w14:paraId="21403150" w14:textId="77777777" w:rsidTr="00060882">
        <w:trPr>
          <w:cantSplit/>
        </w:trPr>
        <w:tc>
          <w:tcPr>
            <w:tcW w:w="567" w:type="dxa"/>
            <w:tcBorders>
              <w:top w:val="single" w:sz="2" w:space="0" w:color="auto"/>
              <w:left w:val="single" w:sz="2" w:space="0" w:color="auto"/>
              <w:bottom w:val="single" w:sz="2" w:space="0" w:color="auto"/>
              <w:right w:val="single" w:sz="2" w:space="0" w:color="auto"/>
            </w:tcBorders>
          </w:tcPr>
          <w:p w14:paraId="63EB4651" w14:textId="77777777" w:rsidR="00BA2ED0" w:rsidRPr="00803ADF" w:rsidRDefault="00BA2ED0" w:rsidP="00060882">
            <w:pPr>
              <w:spacing w:before="60" w:after="60"/>
              <w:ind w:left="34"/>
              <w:jc w:val="both"/>
              <w:rPr>
                <w:rFonts w:ascii="Times New Roman" w:hAnsi="Times New Roman"/>
                <w:lang w:val="en-GB"/>
              </w:rPr>
            </w:pPr>
            <w:r w:rsidRPr="00803ADF">
              <w:rPr>
                <w:rFonts w:ascii="Times New Roman" w:hAnsi="Times New Roman"/>
                <w:lang w:val="en-GB"/>
              </w:rPr>
              <w:t>5</w:t>
            </w:r>
          </w:p>
        </w:tc>
        <w:tc>
          <w:tcPr>
            <w:tcW w:w="4930" w:type="dxa"/>
            <w:tcBorders>
              <w:top w:val="single" w:sz="2" w:space="0" w:color="auto"/>
              <w:left w:val="single" w:sz="2" w:space="0" w:color="auto"/>
              <w:bottom w:val="single" w:sz="2" w:space="0" w:color="auto"/>
              <w:right w:val="single" w:sz="2" w:space="0" w:color="auto"/>
            </w:tcBorders>
          </w:tcPr>
          <w:p w14:paraId="53F5789A" w14:textId="77777777" w:rsidR="00BA2ED0" w:rsidRPr="00803ADF" w:rsidRDefault="00BA2ED0" w:rsidP="00060882">
            <w:pPr>
              <w:spacing w:before="60" w:after="60"/>
              <w:ind w:left="34"/>
              <w:rPr>
                <w:rFonts w:ascii="Times New Roman" w:hAnsi="Times New Roman"/>
                <w:lang w:val="en-GB"/>
              </w:rPr>
            </w:pPr>
            <w:r w:rsidRPr="00803ADF">
              <w:rPr>
                <w:rFonts w:ascii="Times New Roman" w:hAnsi="Times New Roman"/>
                <w:lang w:val="en-GB"/>
              </w:rPr>
              <w:t xml:space="preserve">Contestation of </w:t>
            </w:r>
            <w:commentRangeStart w:id="27"/>
            <w:r>
              <w:rPr>
                <w:rFonts w:ascii="Times New Roman" w:hAnsi="Times New Roman"/>
                <w:lang w:val="en-GB"/>
              </w:rPr>
              <w:t xml:space="preserve">liberal democratic </w:t>
            </w:r>
            <w:r w:rsidRPr="00803ADF">
              <w:rPr>
                <w:rFonts w:ascii="Times New Roman" w:hAnsi="Times New Roman"/>
                <w:lang w:val="en-GB"/>
              </w:rPr>
              <w:t>ideals</w:t>
            </w:r>
            <w:commentRangeEnd w:id="27"/>
            <w:r w:rsidR="00EE4DAB">
              <w:rPr>
                <w:rStyle w:val="CommentReference"/>
                <w:szCs w:val="20"/>
              </w:rPr>
              <w:commentReference w:id="27"/>
            </w:r>
            <w:r w:rsidRPr="00803ADF">
              <w:rPr>
                <w:rFonts w:ascii="Times New Roman" w:hAnsi="Times New Roman"/>
                <w:lang w:val="en-GB"/>
              </w:rPr>
              <w:t xml:space="preserve"> in the public discourse</w:t>
            </w:r>
          </w:p>
        </w:tc>
        <w:tc>
          <w:tcPr>
            <w:tcW w:w="567" w:type="dxa"/>
            <w:tcBorders>
              <w:top w:val="single" w:sz="2" w:space="0" w:color="auto"/>
              <w:left w:val="single" w:sz="2" w:space="0" w:color="auto"/>
              <w:bottom w:val="single" w:sz="2" w:space="0" w:color="auto"/>
              <w:right w:val="single" w:sz="2" w:space="0" w:color="auto"/>
            </w:tcBorders>
            <w:vAlign w:val="center"/>
          </w:tcPr>
          <w:p w14:paraId="0B208A5C" w14:textId="77777777" w:rsidR="00BA2ED0" w:rsidRPr="00803ADF" w:rsidRDefault="00BA2ED0" w:rsidP="00060882">
            <w:pPr>
              <w:spacing w:before="60" w:after="60"/>
              <w:ind w:left="34"/>
              <w:jc w:val="center"/>
              <w:rPr>
                <w:rFonts w:ascii="Times New Roman" w:hAnsi="Times New Roman"/>
                <w:lang w:val="en-GB"/>
              </w:rPr>
            </w:pPr>
            <w:r>
              <w:rPr>
                <w:rFonts w:ascii="Times New Roman" w:hAnsi="Times New Roman"/>
                <w:lang w:val="en-GB"/>
              </w:rPr>
              <w:t>3</w:t>
            </w:r>
          </w:p>
        </w:tc>
        <w:tc>
          <w:tcPr>
            <w:tcW w:w="1305" w:type="dxa"/>
            <w:tcBorders>
              <w:top w:val="single" w:sz="2" w:space="0" w:color="auto"/>
              <w:left w:val="single" w:sz="2" w:space="0" w:color="auto"/>
              <w:bottom w:val="single" w:sz="2" w:space="0" w:color="auto"/>
              <w:right w:val="single" w:sz="2" w:space="0" w:color="auto"/>
            </w:tcBorders>
            <w:vAlign w:val="center"/>
          </w:tcPr>
          <w:p w14:paraId="7A6899CD"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UNCL</w:t>
            </w:r>
          </w:p>
        </w:tc>
        <w:tc>
          <w:tcPr>
            <w:tcW w:w="1021" w:type="dxa"/>
            <w:tcBorders>
              <w:top w:val="single" w:sz="2" w:space="0" w:color="auto"/>
              <w:left w:val="single" w:sz="2" w:space="0" w:color="auto"/>
              <w:bottom w:val="single" w:sz="2" w:space="0" w:color="auto"/>
              <w:right w:val="single" w:sz="2" w:space="0" w:color="auto"/>
            </w:tcBorders>
            <w:vAlign w:val="center"/>
          </w:tcPr>
          <w:p w14:paraId="19E13806"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702EFD0B"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17</w:t>
            </w:r>
          </w:p>
        </w:tc>
        <w:tc>
          <w:tcPr>
            <w:tcW w:w="907" w:type="dxa"/>
            <w:tcBorders>
              <w:top w:val="single" w:sz="2" w:space="0" w:color="auto"/>
              <w:left w:val="single" w:sz="2" w:space="0" w:color="auto"/>
              <w:bottom w:val="single" w:sz="2" w:space="0" w:color="auto"/>
              <w:right w:val="single" w:sz="2" w:space="0" w:color="auto"/>
            </w:tcBorders>
            <w:vAlign w:val="center"/>
          </w:tcPr>
          <w:p w14:paraId="55AE780B"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42</w:t>
            </w:r>
          </w:p>
        </w:tc>
      </w:tr>
      <w:tr w:rsidR="00BA2ED0" w:rsidRPr="00803ADF" w14:paraId="7A3D8545" w14:textId="77777777" w:rsidTr="00060882">
        <w:trPr>
          <w:cantSplit/>
        </w:trPr>
        <w:tc>
          <w:tcPr>
            <w:tcW w:w="567" w:type="dxa"/>
            <w:tcBorders>
              <w:top w:val="single" w:sz="2" w:space="0" w:color="auto"/>
              <w:left w:val="single" w:sz="2" w:space="0" w:color="auto"/>
              <w:bottom w:val="single" w:sz="2" w:space="0" w:color="auto"/>
              <w:right w:val="single" w:sz="2" w:space="0" w:color="auto"/>
            </w:tcBorders>
          </w:tcPr>
          <w:p w14:paraId="36B09272" w14:textId="77777777" w:rsidR="00BA2ED0" w:rsidRPr="00803ADF" w:rsidRDefault="00BA2ED0" w:rsidP="00060882">
            <w:pPr>
              <w:spacing w:before="60" w:after="60"/>
              <w:ind w:left="34"/>
              <w:jc w:val="both"/>
              <w:rPr>
                <w:rFonts w:ascii="Times New Roman" w:hAnsi="Times New Roman"/>
                <w:lang w:val="en-GB"/>
              </w:rPr>
            </w:pPr>
            <w:r w:rsidRPr="00803ADF">
              <w:rPr>
                <w:rFonts w:ascii="Times New Roman" w:hAnsi="Times New Roman"/>
                <w:lang w:val="en-GB"/>
              </w:rPr>
              <w:t>6</w:t>
            </w:r>
          </w:p>
        </w:tc>
        <w:tc>
          <w:tcPr>
            <w:tcW w:w="4930" w:type="dxa"/>
            <w:tcBorders>
              <w:top w:val="single" w:sz="2" w:space="0" w:color="auto"/>
              <w:left w:val="single" w:sz="2" w:space="0" w:color="auto"/>
              <w:bottom w:val="single" w:sz="2" w:space="0" w:color="auto"/>
              <w:right w:val="single" w:sz="2" w:space="0" w:color="auto"/>
            </w:tcBorders>
          </w:tcPr>
          <w:p w14:paraId="2EEEE4B9" w14:textId="77777777" w:rsidR="00BA2ED0" w:rsidRPr="00803ADF" w:rsidRDefault="00BA2ED0" w:rsidP="00060882">
            <w:pPr>
              <w:spacing w:before="60" w:after="60"/>
              <w:ind w:left="34"/>
              <w:rPr>
                <w:rFonts w:ascii="Times New Roman" w:hAnsi="Times New Roman"/>
                <w:lang w:val="en-GB"/>
              </w:rPr>
            </w:pPr>
            <w:r w:rsidRPr="00803ADF">
              <w:rPr>
                <w:rFonts w:ascii="Times New Roman" w:hAnsi="Times New Roman"/>
                <w:lang w:val="en-GB"/>
              </w:rPr>
              <w:t>Electoral marketplace for different visions of liberal democracy</w:t>
            </w:r>
          </w:p>
        </w:tc>
        <w:tc>
          <w:tcPr>
            <w:tcW w:w="567" w:type="dxa"/>
            <w:tcBorders>
              <w:top w:val="single" w:sz="2" w:space="0" w:color="auto"/>
              <w:left w:val="single" w:sz="2" w:space="0" w:color="auto"/>
              <w:bottom w:val="single" w:sz="2" w:space="0" w:color="auto"/>
              <w:right w:val="single" w:sz="2" w:space="0" w:color="auto"/>
            </w:tcBorders>
            <w:vAlign w:val="center"/>
          </w:tcPr>
          <w:p w14:paraId="1DC967B9" w14:textId="77777777" w:rsidR="00BA2ED0" w:rsidRPr="00803ADF" w:rsidRDefault="00BA2ED0" w:rsidP="00060882">
            <w:pPr>
              <w:spacing w:before="60" w:after="60"/>
              <w:ind w:left="34"/>
              <w:jc w:val="center"/>
              <w:rPr>
                <w:rFonts w:ascii="Times New Roman" w:hAnsi="Times New Roman"/>
                <w:lang w:val="en-GB"/>
              </w:rPr>
            </w:pPr>
            <w:r>
              <w:rPr>
                <w:rFonts w:ascii="Times New Roman" w:hAnsi="Times New Roman"/>
                <w:lang w:val="en-GB"/>
              </w:rPr>
              <w:t>4</w:t>
            </w:r>
          </w:p>
        </w:tc>
        <w:tc>
          <w:tcPr>
            <w:tcW w:w="1305" w:type="dxa"/>
            <w:tcBorders>
              <w:top w:val="single" w:sz="2" w:space="0" w:color="auto"/>
              <w:left w:val="single" w:sz="2" w:space="0" w:color="auto"/>
              <w:bottom w:val="single" w:sz="2" w:space="0" w:color="auto"/>
              <w:right w:val="single" w:sz="2" w:space="0" w:color="auto"/>
            </w:tcBorders>
            <w:vAlign w:val="center"/>
          </w:tcPr>
          <w:p w14:paraId="529CE7DE"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LSE</w:t>
            </w:r>
          </w:p>
        </w:tc>
        <w:tc>
          <w:tcPr>
            <w:tcW w:w="1021" w:type="dxa"/>
            <w:tcBorders>
              <w:top w:val="single" w:sz="2" w:space="0" w:color="auto"/>
              <w:left w:val="single" w:sz="2" w:space="0" w:color="auto"/>
              <w:bottom w:val="single" w:sz="2" w:space="0" w:color="auto"/>
              <w:right w:val="single" w:sz="2" w:space="0" w:color="auto"/>
            </w:tcBorders>
            <w:vAlign w:val="center"/>
          </w:tcPr>
          <w:p w14:paraId="68780A4F"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shd w:val="clear" w:color="auto" w:fill="FFFF00"/>
            <w:vAlign w:val="center"/>
          </w:tcPr>
          <w:p w14:paraId="603070A8"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1</w:t>
            </w:r>
          </w:p>
        </w:tc>
        <w:tc>
          <w:tcPr>
            <w:tcW w:w="907" w:type="dxa"/>
            <w:tcBorders>
              <w:top w:val="single" w:sz="2" w:space="0" w:color="auto"/>
              <w:left w:val="single" w:sz="2" w:space="0" w:color="auto"/>
              <w:bottom w:val="single" w:sz="2" w:space="0" w:color="auto"/>
              <w:right w:val="single" w:sz="2" w:space="0" w:color="auto"/>
            </w:tcBorders>
            <w:shd w:val="clear" w:color="auto" w:fill="FFFF00"/>
            <w:vAlign w:val="center"/>
          </w:tcPr>
          <w:p w14:paraId="3D5ED5D1"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48</w:t>
            </w:r>
          </w:p>
        </w:tc>
      </w:tr>
      <w:tr w:rsidR="00BA2ED0" w:rsidRPr="00803ADF" w14:paraId="5B8C4816" w14:textId="77777777" w:rsidTr="00060882">
        <w:trPr>
          <w:cantSplit/>
        </w:trPr>
        <w:tc>
          <w:tcPr>
            <w:tcW w:w="567" w:type="dxa"/>
            <w:tcBorders>
              <w:top w:val="single" w:sz="2" w:space="0" w:color="auto"/>
              <w:left w:val="single" w:sz="2" w:space="0" w:color="auto"/>
              <w:bottom w:val="single" w:sz="2" w:space="0" w:color="auto"/>
              <w:right w:val="single" w:sz="2" w:space="0" w:color="auto"/>
            </w:tcBorders>
          </w:tcPr>
          <w:p w14:paraId="252E99CF" w14:textId="77777777" w:rsidR="00BA2ED0" w:rsidRPr="00803ADF" w:rsidRDefault="00BA2ED0" w:rsidP="00060882">
            <w:pPr>
              <w:spacing w:before="60" w:after="60"/>
              <w:ind w:left="34"/>
              <w:jc w:val="both"/>
              <w:rPr>
                <w:rFonts w:ascii="Times New Roman" w:hAnsi="Times New Roman"/>
                <w:lang w:val="en-GB"/>
              </w:rPr>
            </w:pPr>
            <w:r w:rsidRPr="00803ADF">
              <w:rPr>
                <w:rFonts w:ascii="Times New Roman" w:hAnsi="Times New Roman"/>
                <w:lang w:val="en-GB"/>
              </w:rPr>
              <w:t>7</w:t>
            </w:r>
          </w:p>
        </w:tc>
        <w:tc>
          <w:tcPr>
            <w:tcW w:w="4930" w:type="dxa"/>
            <w:tcBorders>
              <w:top w:val="single" w:sz="2" w:space="0" w:color="auto"/>
              <w:left w:val="single" w:sz="2" w:space="0" w:color="auto"/>
              <w:bottom w:val="single" w:sz="2" w:space="0" w:color="auto"/>
              <w:right w:val="single" w:sz="2" w:space="0" w:color="auto"/>
            </w:tcBorders>
          </w:tcPr>
          <w:p w14:paraId="07CF69DA" w14:textId="77777777" w:rsidR="00BA2ED0" w:rsidRPr="00803ADF" w:rsidRDefault="00BA2ED0" w:rsidP="00060882">
            <w:pPr>
              <w:spacing w:before="60" w:after="60"/>
              <w:ind w:left="34"/>
              <w:rPr>
                <w:rFonts w:ascii="Times New Roman" w:hAnsi="Times New Roman"/>
                <w:lang w:val="en-GB"/>
              </w:rPr>
            </w:pPr>
            <w:r w:rsidRPr="00803ADF">
              <w:rPr>
                <w:rFonts w:ascii="Times New Roman" w:hAnsi="Times New Roman"/>
                <w:lang w:val="en-GB"/>
              </w:rPr>
              <w:t>Understanding preferences for “illiberal democracy”</w:t>
            </w:r>
          </w:p>
        </w:tc>
        <w:tc>
          <w:tcPr>
            <w:tcW w:w="567" w:type="dxa"/>
            <w:tcBorders>
              <w:top w:val="single" w:sz="2" w:space="0" w:color="auto"/>
              <w:left w:val="single" w:sz="2" w:space="0" w:color="auto"/>
              <w:bottom w:val="single" w:sz="2" w:space="0" w:color="auto"/>
              <w:right w:val="single" w:sz="2" w:space="0" w:color="auto"/>
            </w:tcBorders>
            <w:vAlign w:val="center"/>
          </w:tcPr>
          <w:p w14:paraId="3B1C86E5" w14:textId="77777777" w:rsidR="00BA2ED0" w:rsidRPr="00803ADF" w:rsidRDefault="00BA2ED0" w:rsidP="00060882">
            <w:pPr>
              <w:spacing w:before="60" w:after="60"/>
              <w:ind w:left="34"/>
              <w:jc w:val="center"/>
              <w:rPr>
                <w:rFonts w:ascii="Times New Roman" w:hAnsi="Times New Roman"/>
                <w:lang w:val="en-GB"/>
              </w:rPr>
            </w:pPr>
            <w:r>
              <w:rPr>
                <w:rFonts w:ascii="Times New Roman" w:hAnsi="Times New Roman"/>
                <w:lang w:val="en-GB"/>
              </w:rPr>
              <w:t>2</w:t>
            </w:r>
          </w:p>
        </w:tc>
        <w:tc>
          <w:tcPr>
            <w:tcW w:w="1305" w:type="dxa"/>
            <w:tcBorders>
              <w:top w:val="single" w:sz="2" w:space="0" w:color="auto"/>
              <w:left w:val="single" w:sz="2" w:space="0" w:color="auto"/>
              <w:bottom w:val="single" w:sz="2" w:space="0" w:color="auto"/>
              <w:right w:val="single" w:sz="2" w:space="0" w:color="auto"/>
            </w:tcBorders>
            <w:vAlign w:val="center"/>
          </w:tcPr>
          <w:p w14:paraId="506FC998"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SWPS</w:t>
            </w:r>
          </w:p>
        </w:tc>
        <w:tc>
          <w:tcPr>
            <w:tcW w:w="1021" w:type="dxa"/>
            <w:tcBorders>
              <w:top w:val="single" w:sz="2" w:space="0" w:color="auto"/>
              <w:left w:val="single" w:sz="2" w:space="0" w:color="auto"/>
              <w:bottom w:val="single" w:sz="2" w:space="0" w:color="auto"/>
              <w:right w:val="single" w:sz="2" w:space="0" w:color="auto"/>
            </w:tcBorders>
            <w:vAlign w:val="center"/>
          </w:tcPr>
          <w:p w14:paraId="6B95B438"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692FA6AD"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641A2F0F"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48</w:t>
            </w:r>
          </w:p>
        </w:tc>
      </w:tr>
      <w:tr w:rsidR="00BA2ED0" w:rsidRPr="00803ADF" w14:paraId="4614D8C3" w14:textId="77777777" w:rsidTr="00060882">
        <w:trPr>
          <w:cantSplit/>
        </w:trPr>
        <w:tc>
          <w:tcPr>
            <w:tcW w:w="567" w:type="dxa"/>
            <w:tcBorders>
              <w:top w:val="single" w:sz="2" w:space="0" w:color="auto"/>
              <w:left w:val="single" w:sz="2" w:space="0" w:color="auto"/>
              <w:bottom w:val="single" w:sz="2" w:space="0" w:color="auto"/>
              <w:right w:val="single" w:sz="2" w:space="0" w:color="auto"/>
            </w:tcBorders>
          </w:tcPr>
          <w:p w14:paraId="2FB65493" w14:textId="77777777" w:rsidR="00BA2ED0" w:rsidRPr="00803ADF" w:rsidRDefault="00BA2ED0" w:rsidP="00060882">
            <w:pPr>
              <w:spacing w:before="60" w:after="60"/>
              <w:ind w:left="34"/>
              <w:jc w:val="both"/>
              <w:rPr>
                <w:rFonts w:ascii="Times New Roman" w:hAnsi="Times New Roman"/>
                <w:lang w:val="en-GB"/>
              </w:rPr>
            </w:pPr>
            <w:r w:rsidRPr="00803ADF">
              <w:rPr>
                <w:rFonts w:ascii="Times New Roman" w:hAnsi="Times New Roman"/>
                <w:lang w:val="en-GB"/>
              </w:rPr>
              <w:t>8</w:t>
            </w:r>
          </w:p>
        </w:tc>
        <w:tc>
          <w:tcPr>
            <w:tcW w:w="4930" w:type="dxa"/>
            <w:tcBorders>
              <w:top w:val="single" w:sz="2" w:space="0" w:color="auto"/>
              <w:left w:val="single" w:sz="2" w:space="0" w:color="auto"/>
              <w:bottom w:val="single" w:sz="2" w:space="0" w:color="auto"/>
              <w:right w:val="single" w:sz="2" w:space="0" w:color="auto"/>
            </w:tcBorders>
          </w:tcPr>
          <w:p w14:paraId="00D76A6A" w14:textId="77777777" w:rsidR="00BA2ED0" w:rsidRPr="00803ADF" w:rsidRDefault="00BA2ED0" w:rsidP="00060882">
            <w:pPr>
              <w:spacing w:before="60" w:after="60"/>
              <w:ind w:left="34"/>
              <w:rPr>
                <w:rFonts w:ascii="Times New Roman" w:hAnsi="Times New Roman"/>
                <w:lang w:val="en-GB"/>
              </w:rPr>
            </w:pPr>
            <w:commentRangeStart w:id="28"/>
            <w:r>
              <w:rPr>
                <w:rFonts w:ascii="Times New Roman" w:hAnsi="Times New Roman"/>
                <w:lang w:val="en-GB"/>
              </w:rPr>
              <w:t>Inoculation against illiberal appeals</w:t>
            </w:r>
            <w:commentRangeEnd w:id="28"/>
            <w:r>
              <w:rPr>
                <w:rStyle w:val="CommentReference"/>
                <w:szCs w:val="20"/>
              </w:rPr>
              <w:commentReference w:id="28"/>
            </w:r>
          </w:p>
        </w:tc>
        <w:tc>
          <w:tcPr>
            <w:tcW w:w="567" w:type="dxa"/>
            <w:tcBorders>
              <w:top w:val="single" w:sz="2" w:space="0" w:color="auto"/>
              <w:left w:val="single" w:sz="2" w:space="0" w:color="auto"/>
              <w:bottom w:val="single" w:sz="2" w:space="0" w:color="auto"/>
              <w:right w:val="single" w:sz="2" w:space="0" w:color="auto"/>
            </w:tcBorders>
            <w:vAlign w:val="center"/>
          </w:tcPr>
          <w:p w14:paraId="631A2445"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8</w:t>
            </w:r>
          </w:p>
        </w:tc>
        <w:tc>
          <w:tcPr>
            <w:tcW w:w="1305" w:type="dxa"/>
            <w:tcBorders>
              <w:top w:val="single" w:sz="2" w:space="0" w:color="auto"/>
              <w:left w:val="single" w:sz="2" w:space="0" w:color="auto"/>
              <w:bottom w:val="single" w:sz="2" w:space="0" w:color="auto"/>
              <w:right w:val="single" w:sz="2" w:space="0" w:color="auto"/>
            </w:tcBorders>
            <w:vAlign w:val="center"/>
          </w:tcPr>
          <w:p w14:paraId="7CEE5B02" w14:textId="399EC389" w:rsidR="00BA2ED0" w:rsidRPr="00803ADF" w:rsidRDefault="00747CC6" w:rsidP="00060882">
            <w:pPr>
              <w:spacing w:before="60" w:after="60"/>
              <w:ind w:left="34"/>
              <w:jc w:val="center"/>
              <w:rPr>
                <w:rFonts w:ascii="Times New Roman" w:hAnsi="Times New Roman"/>
                <w:lang w:val="en-GB"/>
              </w:rPr>
            </w:pPr>
            <w:r>
              <w:rPr>
                <w:rFonts w:ascii="Times New Roman" w:hAnsi="Times New Roman"/>
                <w:lang w:val="en-GB"/>
              </w:rPr>
              <w:t>FNSP</w:t>
            </w:r>
          </w:p>
        </w:tc>
        <w:tc>
          <w:tcPr>
            <w:tcW w:w="1021" w:type="dxa"/>
            <w:tcBorders>
              <w:top w:val="single" w:sz="2" w:space="0" w:color="auto"/>
              <w:left w:val="single" w:sz="2" w:space="0" w:color="auto"/>
              <w:bottom w:val="single" w:sz="2" w:space="0" w:color="auto"/>
              <w:right w:val="single" w:sz="2" w:space="0" w:color="auto"/>
            </w:tcBorders>
            <w:vAlign w:val="center"/>
          </w:tcPr>
          <w:p w14:paraId="5F264F44"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5BBBC123"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4CED48F6"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48</w:t>
            </w:r>
          </w:p>
        </w:tc>
      </w:tr>
      <w:tr w:rsidR="00BA2ED0" w:rsidRPr="00803ADF" w14:paraId="72BA8A03" w14:textId="77777777" w:rsidTr="00060882">
        <w:trPr>
          <w:cantSplit/>
        </w:trPr>
        <w:tc>
          <w:tcPr>
            <w:tcW w:w="567" w:type="dxa"/>
            <w:tcBorders>
              <w:top w:val="single" w:sz="2" w:space="0" w:color="auto"/>
              <w:left w:val="single" w:sz="2" w:space="0" w:color="auto"/>
              <w:bottom w:val="single" w:sz="2" w:space="0" w:color="auto"/>
              <w:right w:val="single" w:sz="2" w:space="0" w:color="auto"/>
            </w:tcBorders>
          </w:tcPr>
          <w:p w14:paraId="28CC910D" w14:textId="77777777" w:rsidR="00BA2ED0" w:rsidRPr="00803ADF" w:rsidRDefault="00BA2ED0" w:rsidP="00060882">
            <w:pPr>
              <w:spacing w:before="60" w:after="60"/>
              <w:ind w:left="34"/>
              <w:jc w:val="both"/>
              <w:rPr>
                <w:rFonts w:ascii="Times New Roman" w:hAnsi="Times New Roman"/>
                <w:lang w:val="en-GB"/>
              </w:rPr>
            </w:pPr>
            <w:r w:rsidRPr="00803ADF">
              <w:rPr>
                <w:rFonts w:ascii="Times New Roman" w:hAnsi="Times New Roman"/>
                <w:lang w:val="en-GB"/>
              </w:rPr>
              <w:t>9</w:t>
            </w:r>
          </w:p>
        </w:tc>
        <w:tc>
          <w:tcPr>
            <w:tcW w:w="4930" w:type="dxa"/>
            <w:tcBorders>
              <w:top w:val="single" w:sz="2" w:space="0" w:color="auto"/>
              <w:left w:val="single" w:sz="2" w:space="0" w:color="auto"/>
              <w:bottom w:val="single" w:sz="2" w:space="0" w:color="auto"/>
              <w:right w:val="single" w:sz="2" w:space="0" w:color="auto"/>
            </w:tcBorders>
          </w:tcPr>
          <w:p w14:paraId="4AE55BE4" w14:textId="77777777" w:rsidR="00BA2ED0" w:rsidRPr="00803ADF" w:rsidRDefault="00BA2ED0" w:rsidP="00060882">
            <w:pPr>
              <w:spacing w:before="60" w:after="60"/>
              <w:ind w:left="34"/>
              <w:rPr>
                <w:rFonts w:ascii="Times New Roman" w:hAnsi="Times New Roman"/>
                <w:lang w:val="en-GB"/>
              </w:rPr>
            </w:pPr>
            <w:r>
              <w:rPr>
                <w:rFonts w:ascii="Times New Roman" w:hAnsi="Times New Roman"/>
                <w:lang w:val="en-GB"/>
              </w:rPr>
              <w:t>E</w:t>
            </w:r>
            <w:r w:rsidRPr="00803ADF">
              <w:rPr>
                <w:rFonts w:ascii="Times New Roman" w:hAnsi="Times New Roman"/>
                <w:lang w:val="en-GB"/>
              </w:rPr>
              <w:t>xploitation, dissemination and communication</w:t>
            </w:r>
          </w:p>
        </w:tc>
        <w:tc>
          <w:tcPr>
            <w:tcW w:w="567" w:type="dxa"/>
            <w:tcBorders>
              <w:top w:val="single" w:sz="2" w:space="0" w:color="auto"/>
              <w:left w:val="single" w:sz="2" w:space="0" w:color="auto"/>
              <w:bottom w:val="single" w:sz="2" w:space="0" w:color="auto"/>
              <w:right w:val="single" w:sz="2" w:space="0" w:color="auto"/>
            </w:tcBorders>
            <w:vAlign w:val="center"/>
          </w:tcPr>
          <w:p w14:paraId="5C030E32" w14:textId="77777777" w:rsidR="00BA2ED0" w:rsidRPr="00803ADF" w:rsidRDefault="00BA2ED0" w:rsidP="00060882">
            <w:pPr>
              <w:spacing w:before="60" w:after="60"/>
              <w:ind w:left="34"/>
              <w:jc w:val="center"/>
              <w:rPr>
                <w:rFonts w:ascii="Times New Roman" w:hAnsi="Times New Roman"/>
                <w:lang w:val="en-GB"/>
              </w:rPr>
            </w:pPr>
            <w:r>
              <w:rPr>
                <w:rFonts w:ascii="Times New Roman" w:hAnsi="Times New Roman"/>
                <w:lang w:val="en-GB"/>
              </w:rPr>
              <w:t>7</w:t>
            </w:r>
          </w:p>
        </w:tc>
        <w:tc>
          <w:tcPr>
            <w:tcW w:w="1305" w:type="dxa"/>
            <w:tcBorders>
              <w:top w:val="single" w:sz="2" w:space="0" w:color="auto"/>
              <w:left w:val="single" w:sz="2" w:space="0" w:color="auto"/>
              <w:bottom w:val="single" w:sz="2" w:space="0" w:color="auto"/>
              <w:right w:val="single" w:sz="2" w:space="0" w:color="auto"/>
            </w:tcBorders>
            <w:vAlign w:val="center"/>
          </w:tcPr>
          <w:p w14:paraId="7C44823B" w14:textId="77777777" w:rsidR="00BA2ED0" w:rsidRPr="00803ADF" w:rsidRDefault="00BA2ED0" w:rsidP="00060882">
            <w:pPr>
              <w:spacing w:before="60" w:after="60"/>
              <w:ind w:left="34"/>
              <w:jc w:val="center"/>
              <w:rPr>
                <w:rFonts w:ascii="Times New Roman" w:hAnsi="Times New Roman"/>
                <w:lang w:val="en-GB"/>
              </w:rPr>
            </w:pPr>
            <w:r w:rsidRPr="00803ADF">
              <w:rPr>
                <w:rFonts w:ascii="Times New Roman" w:hAnsi="Times New Roman"/>
                <w:lang w:val="en-GB"/>
              </w:rPr>
              <w:t>SDU</w:t>
            </w:r>
          </w:p>
        </w:tc>
        <w:tc>
          <w:tcPr>
            <w:tcW w:w="1021" w:type="dxa"/>
            <w:tcBorders>
              <w:top w:val="single" w:sz="2" w:space="0" w:color="auto"/>
              <w:left w:val="single" w:sz="2" w:space="0" w:color="auto"/>
              <w:bottom w:val="single" w:sz="2" w:space="0" w:color="auto"/>
              <w:right w:val="single" w:sz="2" w:space="0" w:color="auto"/>
            </w:tcBorders>
            <w:vAlign w:val="center"/>
          </w:tcPr>
          <w:p w14:paraId="6B450B1D" w14:textId="77777777" w:rsidR="00BA2ED0" w:rsidRPr="00803ADF" w:rsidRDefault="00BA2ED0" w:rsidP="00060882">
            <w:pPr>
              <w:spacing w:before="60" w:after="60"/>
              <w:ind w:left="34"/>
              <w:jc w:val="right"/>
              <w:rPr>
                <w:rFonts w:ascii="Times New Roman" w:hAnsi="Times New Roman"/>
                <w:lang w:val="en-GB"/>
              </w:rPr>
            </w:pPr>
          </w:p>
        </w:tc>
        <w:tc>
          <w:tcPr>
            <w:tcW w:w="907" w:type="dxa"/>
            <w:tcBorders>
              <w:top w:val="single" w:sz="2" w:space="0" w:color="auto"/>
              <w:left w:val="single" w:sz="2" w:space="0" w:color="auto"/>
              <w:bottom w:val="single" w:sz="2" w:space="0" w:color="auto"/>
              <w:right w:val="single" w:sz="2" w:space="0" w:color="auto"/>
            </w:tcBorders>
            <w:vAlign w:val="center"/>
          </w:tcPr>
          <w:p w14:paraId="52C85723"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1</w:t>
            </w:r>
          </w:p>
        </w:tc>
        <w:tc>
          <w:tcPr>
            <w:tcW w:w="907" w:type="dxa"/>
            <w:tcBorders>
              <w:top w:val="single" w:sz="2" w:space="0" w:color="auto"/>
              <w:left w:val="single" w:sz="2" w:space="0" w:color="auto"/>
              <w:bottom w:val="single" w:sz="2" w:space="0" w:color="auto"/>
              <w:right w:val="single" w:sz="2" w:space="0" w:color="auto"/>
            </w:tcBorders>
            <w:vAlign w:val="center"/>
          </w:tcPr>
          <w:p w14:paraId="6AC3C070" w14:textId="77777777" w:rsidR="00BA2ED0" w:rsidRPr="00803ADF" w:rsidRDefault="00BA2ED0" w:rsidP="00060882">
            <w:pPr>
              <w:spacing w:before="60" w:after="60"/>
              <w:ind w:left="34"/>
              <w:jc w:val="right"/>
              <w:rPr>
                <w:rFonts w:ascii="Times New Roman" w:hAnsi="Times New Roman"/>
                <w:lang w:val="en-GB"/>
              </w:rPr>
            </w:pPr>
            <w:r w:rsidRPr="00803ADF">
              <w:rPr>
                <w:rFonts w:ascii="Times New Roman" w:hAnsi="Times New Roman"/>
                <w:lang w:val="en-GB"/>
              </w:rPr>
              <w:t>48</w:t>
            </w:r>
          </w:p>
        </w:tc>
      </w:tr>
      <w:tr w:rsidR="00BA2ED0" w:rsidRPr="00803ADF" w14:paraId="17E7B523" w14:textId="77777777" w:rsidTr="00060882">
        <w:trPr>
          <w:cantSplit/>
        </w:trPr>
        <w:tc>
          <w:tcPr>
            <w:tcW w:w="7369" w:type="dxa"/>
            <w:gridSpan w:val="4"/>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794D828F" w14:textId="77777777" w:rsidR="00BA2ED0" w:rsidRPr="00803ADF" w:rsidRDefault="00BA2ED0" w:rsidP="00060882">
            <w:pPr>
              <w:spacing w:before="60" w:after="60"/>
              <w:ind w:left="34"/>
              <w:jc w:val="right"/>
              <w:rPr>
                <w:rFonts w:ascii="Times New Roman" w:hAnsi="Times New Roman"/>
                <w:b/>
                <w:bCs/>
                <w:lang w:val="en-GB"/>
              </w:rPr>
            </w:pPr>
            <w:r w:rsidRPr="00803ADF">
              <w:rPr>
                <w:rFonts w:ascii="Times New Roman" w:hAnsi="Times New Roman"/>
                <w:b/>
                <w:bCs/>
                <w:lang w:val="en-GB"/>
              </w:rPr>
              <w:t>Total person-months</w:t>
            </w:r>
          </w:p>
        </w:tc>
        <w:tc>
          <w:tcPr>
            <w:tcW w:w="1021" w:type="dxa"/>
            <w:tcBorders>
              <w:top w:val="single" w:sz="2" w:space="0" w:color="auto"/>
              <w:left w:val="single" w:sz="2" w:space="0" w:color="auto"/>
              <w:bottom w:val="single" w:sz="2" w:space="0" w:color="auto"/>
              <w:right w:val="single" w:sz="2" w:space="0" w:color="auto"/>
            </w:tcBorders>
            <w:vAlign w:val="center"/>
          </w:tcPr>
          <w:p w14:paraId="2D969053" w14:textId="77777777" w:rsidR="00BA2ED0" w:rsidRPr="00803ADF" w:rsidRDefault="00BA2ED0" w:rsidP="00060882">
            <w:pPr>
              <w:spacing w:before="60" w:after="60"/>
              <w:jc w:val="right"/>
              <w:rPr>
                <w:rFonts w:ascii="Times New Roman" w:hAnsi="Times New Roman"/>
                <w:lang w:val="en-GB"/>
              </w:rPr>
            </w:pPr>
          </w:p>
        </w:tc>
        <w:tc>
          <w:tcPr>
            <w:tcW w:w="1814" w:type="dxa"/>
            <w:gridSpan w:val="2"/>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042B9B0B" w14:textId="77777777" w:rsidR="00BA2ED0" w:rsidRPr="00803ADF" w:rsidRDefault="00BA2ED0" w:rsidP="00060882">
            <w:pPr>
              <w:spacing w:before="60" w:after="60"/>
              <w:ind w:left="34"/>
              <w:jc w:val="both"/>
              <w:rPr>
                <w:rFonts w:ascii="Times New Roman" w:hAnsi="Times New Roman"/>
                <w:lang w:val="en-GB"/>
              </w:rPr>
            </w:pPr>
          </w:p>
        </w:tc>
      </w:tr>
    </w:tbl>
    <w:p w14:paraId="5A258CD1" w14:textId="77777777" w:rsidR="00BA2ED0" w:rsidRPr="00BA2ED0" w:rsidRDefault="00BA2ED0" w:rsidP="00BA2ED0">
      <w:pPr>
        <w:rPr>
          <w:rFonts w:ascii="Times New Roman" w:hAnsi="Times New Roman"/>
        </w:rPr>
      </w:pPr>
    </w:p>
    <w:p w14:paraId="1452097F" w14:textId="316205AB" w:rsidR="00D652D1" w:rsidRPr="00803ADF" w:rsidRDefault="00D652D1" w:rsidP="006D2912">
      <w:pPr>
        <w:pStyle w:val="Heading2"/>
      </w:pPr>
      <w:r w:rsidRPr="00803ADF">
        <w:t xml:space="preserve">Table 3.1b: Work package description </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7853AE" w:rsidRPr="00803ADF" w14:paraId="5DEB46A7" w14:textId="77777777" w:rsidTr="007853AE">
        <w:trPr>
          <w:cantSplit/>
          <w:trHeight w:val="397"/>
        </w:trPr>
        <w:tc>
          <w:tcPr>
            <w:tcW w:w="2425" w:type="dxa"/>
            <w:shd w:val="clear" w:color="auto" w:fill="F2F2F2" w:themeFill="background1" w:themeFillShade="F2"/>
            <w:vAlign w:val="center"/>
          </w:tcPr>
          <w:p w14:paraId="2A42F872" w14:textId="77777777" w:rsidR="007853AE" w:rsidRPr="00803ADF" w:rsidRDefault="007853AE" w:rsidP="00C4093C">
            <w:pPr>
              <w:rPr>
                <w:rFonts w:ascii="Times New Roman" w:hAnsi="Times New Roman"/>
                <w:b/>
                <w:lang w:val="en-GB"/>
              </w:rPr>
            </w:pPr>
            <w:r w:rsidRPr="00803ADF">
              <w:rPr>
                <w:rFonts w:ascii="Times New Roman" w:hAnsi="Times New Roman"/>
                <w:b/>
                <w:lang w:val="en-GB"/>
              </w:rPr>
              <w:t xml:space="preserve">Work package number </w:t>
            </w:r>
          </w:p>
        </w:tc>
        <w:tc>
          <w:tcPr>
            <w:tcW w:w="845" w:type="dxa"/>
            <w:vAlign w:val="center"/>
          </w:tcPr>
          <w:p w14:paraId="664206CD" w14:textId="77777777" w:rsidR="007853AE" w:rsidRPr="00803ADF" w:rsidRDefault="007853AE" w:rsidP="00C4093C">
            <w:pPr>
              <w:rPr>
                <w:rFonts w:ascii="Times New Roman" w:hAnsi="Times New Roman"/>
                <w:b/>
                <w:bCs/>
                <w:lang w:val="en-GB"/>
              </w:rPr>
            </w:pPr>
            <w:r w:rsidRPr="00803ADF">
              <w:rPr>
                <w:rFonts w:ascii="Times New Roman" w:hAnsi="Times New Roman"/>
                <w:b/>
                <w:bCs/>
                <w:lang w:val="en-GB"/>
              </w:rPr>
              <w:t>1</w:t>
            </w:r>
          </w:p>
        </w:tc>
        <w:tc>
          <w:tcPr>
            <w:tcW w:w="5104" w:type="dxa"/>
            <w:gridSpan w:val="6"/>
            <w:shd w:val="clear" w:color="auto" w:fill="F2F2F2" w:themeFill="background1" w:themeFillShade="F2"/>
            <w:vAlign w:val="center"/>
          </w:tcPr>
          <w:p w14:paraId="0E0BDB10" w14:textId="77777777" w:rsidR="007853AE" w:rsidRPr="00803ADF" w:rsidRDefault="007853AE" w:rsidP="00C4093C">
            <w:pPr>
              <w:rPr>
                <w:rFonts w:ascii="Times New Roman" w:hAnsi="Times New Roman"/>
                <w:lang w:val="en-GB"/>
              </w:rPr>
            </w:pPr>
            <w:r w:rsidRPr="00803ADF">
              <w:rPr>
                <w:rFonts w:ascii="Times New Roman" w:hAnsi="Times New Roman"/>
                <w:b/>
                <w:lang w:val="en-GB"/>
              </w:rPr>
              <w:t>Lead beneficiary</w:t>
            </w:r>
          </w:p>
        </w:tc>
        <w:tc>
          <w:tcPr>
            <w:tcW w:w="1705" w:type="dxa"/>
            <w:gridSpan w:val="2"/>
            <w:vAlign w:val="center"/>
          </w:tcPr>
          <w:p w14:paraId="77DFC090" w14:textId="77777777" w:rsidR="007853AE" w:rsidRPr="00803ADF" w:rsidRDefault="007853AE" w:rsidP="00C4093C">
            <w:pPr>
              <w:rPr>
                <w:rFonts w:ascii="Times New Roman" w:hAnsi="Times New Roman"/>
                <w:b/>
                <w:bCs/>
                <w:lang w:val="en-GB"/>
              </w:rPr>
            </w:pPr>
            <w:r w:rsidRPr="00803ADF">
              <w:rPr>
                <w:rFonts w:ascii="Times New Roman" w:hAnsi="Times New Roman"/>
                <w:b/>
                <w:bCs/>
                <w:lang w:val="en-GB"/>
              </w:rPr>
              <w:t>UVA</w:t>
            </w:r>
          </w:p>
        </w:tc>
      </w:tr>
      <w:tr w:rsidR="007853AE" w:rsidRPr="00803ADF" w14:paraId="58FFE072" w14:textId="77777777" w:rsidTr="007853AE">
        <w:trPr>
          <w:cantSplit/>
          <w:trHeight w:val="397"/>
        </w:trPr>
        <w:tc>
          <w:tcPr>
            <w:tcW w:w="2425" w:type="dxa"/>
            <w:shd w:val="clear" w:color="auto" w:fill="F2F2F2" w:themeFill="background1" w:themeFillShade="F2"/>
            <w:vAlign w:val="center"/>
          </w:tcPr>
          <w:p w14:paraId="260255B4" w14:textId="77777777" w:rsidR="007853AE" w:rsidRPr="00803ADF" w:rsidRDefault="007853AE" w:rsidP="00C4093C">
            <w:pPr>
              <w:rPr>
                <w:rFonts w:ascii="Times New Roman" w:hAnsi="Times New Roman"/>
                <w:b/>
                <w:lang w:val="en-GB"/>
              </w:rPr>
            </w:pPr>
            <w:r w:rsidRPr="00803ADF">
              <w:rPr>
                <w:rFonts w:ascii="Times New Roman" w:hAnsi="Times New Roman"/>
                <w:b/>
                <w:lang w:val="en-GB"/>
              </w:rPr>
              <w:t>Work package title</w:t>
            </w:r>
          </w:p>
        </w:tc>
        <w:tc>
          <w:tcPr>
            <w:tcW w:w="7654" w:type="dxa"/>
            <w:gridSpan w:val="9"/>
            <w:vAlign w:val="center"/>
          </w:tcPr>
          <w:p w14:paraId="429E967C" w14:textId="77777777" w:rsidR="007853AE" w:rsidRPr="00803ADF" w:rsidRDefault="007853AE" w:rsidP="00C4093C">
            <w:pPr>
              <w:rPr>
                <w:rFonts w:ascii="Times New Roman" w:hAnsi="Times New Roman"/>
                <w:lang w:val="en-GB"/>
              </w:rPr>
            </w:pPr>
            <w:r w:rsidRPr="00803ADF">
              <w:rPr>
                <w:rFonts w:ascii="Times New Roman" w:hAnsi="Times New Roman"/>
                <w:lang w:val="en-GB"/>
              </w:rPr>
              <w:t>Management</w:t>
            </w:r>
          </w:p>
        </w:tc>
      </w:tr>
      <w:tr w:rsidR="007853AE" w:rsidRPr="00803ADF" w14:paraId="6811B47E" w14:textId="77777777" w:rsidTr="007853AE">
        <w:trPr>
          <w:cantSplit/>
          <w:trHeight w:val="397"/>
        </w:trPr>
        <w:tc>
          <w:tcPr>
            <w:tcW w:w="2425" w:type="dxa"/>
            <w:shd w:val="clear" w:color="auto" w:fill="F2F2F2" w:themeFill="background1" w:themeFillShade="F2"/>
            <w:vAlign w:val="center"/>
          </w:tcPr>
          <w:p w14:paraId="6B52679A" w14:textId="77777777" w:rsidR="00567137" w:rsidRPr="00803ADF" w:rsidRDefault="00567137" w:rsidP="00C4093C">
            <w:pPr>
              <w:ind w:left="1191" w:hanging="1191"/>
              <w:rPr>
                <w:rFonts w:ascii="Times New Roman" w:hAnsi="Times New Roman"/>
                <w:b/>
                <w:lang w:val="en-GB"/>
              </w:rPr>
            </w:pPr>
            <w:r w:rsidRPr="00803ADF">
              <w:rPr>
                <w:rFonts w:ascii="Times New Roman" w:hAnsi="Times New Roman"/>
                <w:b/>
                <w:lang w:val="en-GB"/>
              </w:rPr>
              <w:t>Participant number</w:t>
            </w:r>
          </w:p>
        </w:tc>
        <w:tc>
          <w:tcPr>
            <w:tcW w:w="845" w:type="dxa"/>
            <w:vAlign w:val="center"/>
          </w:tcPr>
          <w:p w14:paraId="535D7841" w14:textId="77777777" w:rsidR="00567137" w:rsidRPr="00803ADF" w:rsidRDefault="00567137" w:rsidP="00C4093C">
            <w:pPr>
              <w:jc w:val="center"/>
              <w:rPr>
                <w:rFonts w:ascii="Times New Roman" w:hAnsi="Times New Roman"/>
                <w:b/>
                <w:bCs/>
                <w:lang w:val="en-GB"/>
              </w:rPr>
            </w:pPr>
            <w:r w:rsidRPr="00803ADF">
              <w:rPr>
                <w:rFonts w:ascii="Times New Roman" w:hAnsi="Times New Roman"/>
                <w:b/>
                <w:bCs/>
                <w:lang w:val="en-GB"/>
              </w:rPr>
              <w:t>1</w:t>
            </w:r>
          </w:p>
        </w:tc>
        <w:tc>
          <w:tcPr>
            <w:tcW w:w="847" w:type="dxa"/>
            <w:vAlign w:val="center"/>
          </w:tcPr>
          <w:p w14:paraId="43DB3273" w14:textId="77777777" w:rsidR="00567137" w:rsidRPr="00803ADF" w:rsidRDefault="00567137" w:rsidP="00C4093C">
            <w:pPr>
              <w:jc w:val="center"/>
              <w:rPr>
                <w:rFonts w:ascii="Times New Roman" w:hAnsi="Times New Roman"/>
                <w:lang w:val="en-GB"/>
              </w:rPr>
            </w:pPr>
            <w:r w:rsidRPr="00803ADF">
              <w:rPr>
                <w:rFonts w:ascii="Times New Roman" w:hAnsi="Times New Roman"/>
                <w:lang w:val="en-GB"/>
              </w:rPr>
              <w:t>2</w:t>
            </w:r>
          </w:p>
        </w:tc>
        <w:tc>
          <w:tcPr>
            <w:tcW w:w="847" w:type="dxa"/>
            <w:vAlign w:val="center"/>
          </w:tcPr>
          <w:p w14:paraId="4B2B41A4" w14:textId="77777777" w:rsidR="00567137" w:rsidRPr="00803ADF" w:rsidRDefault="00567137" w:rsidP="00C4093C">
            <w:pPr>
              <w:jc w:val="center"/>
              <w:rPr>
                <w:rFonts w:ascii="Times New Roman" w:hAnsi="Times New Roman"/>
                <w:lang w:val="en-GB"/>
              </w:rPr>
            </w:pPr>
            <w:r w:rsidRPr="00803ADF">
              <w:rPr>
                <w:rFonts w:ascii="Times New Roman" w:hAnsi="Times New Roman"/>
                <w:lang w:val="en-GB"/>
              </w:rPr>
              <w:t>3</w:t>
            </w:r>
          </w:p>
        </w:tc>
        <w:tc>
          <w:tcPr>
            <w:tcW w:w="849" w:type="dxa"/>
            <w:vAlign w:val="center"/>
          </w:tcPr>
          <w:p w14:paraId="5581FE94" w14:textId="77777777" w:rsidR="00567137" w:rsidRPr="00803ADF" w:rsidRDefault="00567137" w:rsidP="00C4093C">
            <w:pPr>
              <w:jc w:val="center"/>
              <w:rPr>
                <w:rFonts w:ascii="Times New Roman" w:hAnsi="Times New Roman"/>
                <w:lang w:val="en-GB"/>
              </w:rPr>
            </w:pPr>
            <w:r w:rsidRPr="00803ADF">
              <w:rPr>
                <w:rFonts w:ascii="Times New Roman" w:hAnsi="Times New Roman"/>
                <w:lang w:val="en-GB"/>
              </w:rPr>
              <w:t>4</w:t>
            </w:r>
          </w:p>
        </w:tc>
        <w:tc>
          <w:tcPr>
            <w:tcW w:w="857" w:type="dxa"/>
            <w:vAlign w:val="center"/>
          </w:tcPr>
          <w:p w14:paraId="771050F9" w14:textId="77777777" w:rsidR="00567137" w:rsidRPr="00803ADF" w:rsidRDefault="00567137" w:rsidP="00C4093C">
            <w:pPr>
              <w:jc w:val="center"/>
              <w:rPr>
                <w:rFonts w:ascii="Times New Roman" w:hAnsi="Times New Roman"/>
                <w:lang w:val="en-GB"/>
              </w:rPr>
            </w:pPr>
            <w:r w:rsidRPr="00803ADF">
              <w:rPr>
                <w:rFonts w:ascii="Times New Roman" w:hAnsi="Times New Roman"/>
                <w:lang w:val="en-GB"/>
              </w:rPr>
              <w:t>5</w:t>
            </w:r>
          </w:p>
        </w:tc>
        <w:tc>
          <w:tcPr>
            <w:tcW w:w="852" w:type="dxa"/>
            <w:vAlign w:val="center"/>
          </w:tcPr>
          <w:p w14:paraId="47FF5F29" w14:textId="77777777" w:rsidR="00567137" w:rsidRPr="00803ADF" w:rsidRDefault="00567137" w:rsidP="00C4093C">
            <w:pPr>
              <w:jc w:val="center"/>
              <w:rPr>
                <w:rFonts w:ascii="Times New Roman" w:hAnsi="Times New Roman"/>
                <w:lang w:val="en-GB"/>
              </w:rPr>
            </w:pPr>
            <w:r w:rsidRPr="00803ADF">
              <w:rPr>
                <w:rFonts w:ascii="Times New Roman" w:hAnsi="Times New Roman"/>
                <w:lang w:val="en-GB"/>
              </w:rPr>
              <w:t>6</w:t>
            </w:r>
          </w:p>
        </w:tc>
        <w:tc>
          <w:tcPr>
            <w:tcW w:w="852" w:type="dxa"/>
            <w:vAlign w:val="center"/>
          </w:tcPr>
          <w:p w14:paraId="2AF287BB" w14:textId="77777777" w:rsidR="00567137" w:rsidRPr="00803ADF" w:rsidRDefault="00567137" w:rsidP="00C4093C">
            <w:pPr>
              <w:jc w:val="center"/>
              <w:rPr>
                <w:rFonts w:ascii="Times New Roman" w:hAnsi="Times New Roman"/>
                <w:lang w:val="en-GB"/>
              </w:rPr>
            </w:pPr>
            <w:r w:rsidRPr="00803ADF">
              <w:rPr>
                <w:rFonts w:ascii="Times New Roman" w:hAnsi="Times New Roman"/>
                <w:lang w:val="en-GB"/>
              </w:rPr>
              <w:t>7</w:t>
            </w:r>
          </w:p>
        </w:tc>
        <w:tc>
          <w:tcPr>
            <w:tcW w:w="853" w:type="dxa"/>
            <w:vAlign w:val="center"/>
          </w:tcPr>
          <w:p w14:paraId="354DD0A0" w14:textId="77777777" w:rsidR="00567137" w:rsidRPr="00803ADF" w:rsidRDefault="007853AE" w:rsidP="00567137">
            <w:pPr>
              <w:jc w:val="center"/>
              <w:rPr>
                <w:rFonts w:ascii="Times New Roman" w:hAnsi="Times New Roman"/>
                <w:lang w:val="en-GB"/>
              </w:rPr>
            </w:pPr>
            <w:r w:rsidRPr="00803ADF">
              <w:rPr>
                <w:rFonts w:ascii="Times New Roman" w:hAnsi="Times New Roman"/>
                <w:lang w:val="en-GB"/>
              </w:rPr>
              <w:t>8</w:t>
            </w:r>
          </w:p>
        </w:tc>
        <w:tc>
          <w:tcPr>
            <w:tcW w:w="852" w:type="dxa"/>
            <w:vAlign w:val="center"/>
          </w:tcPr>
          <w:p w14:paraId="05494CBD" w14:textId="77777777" w:rsidR="00567137" w:rsidRPr="00803ADF" w:rsidRDefault="007853AE" w:rsidP="00567137">
            <w:pPr>
              <w:jc w:val="center"/>
              <w:rPr>
                <w:rFonts w:ascii="Times New Roman" w:hAnsi="Times New Roman"/>
                <w:lang w:val="en-GB"/>
              </w:rPr>
            </w:pPr>
            <w:r w:rsidRPr="00803ADF">
              <w:rPr>
                <w:rFonts w:ascii="Times New Roman" w:hAnsi="Times New Roman"/>
                <w:lang w:val="en-GB"/>
              </w:rPr>
              <w:t>9</w:t>
            </w:r>
          </w:p>
        </w:tc>
      </w:tr>
      <w:tr w:rsidR="007853AE" w:rsidRPr="00803ADF" w14:paraId="4D4FBE24" w14:textId="77777777" w:rsidTr="007853AE">
        <w:trPr>
          <w:cantSplit/>
          <w:trHeight w:val="397"/>
        </w:trPr>
        <w:tc>
          <w:tcPr>
            <w:tcW w:w="2425" w:type="dxa"/>
            <w:shd w:val="clear" w:color="auto" w:fill="F2F2F2" w:themeFill="background1" w:themeFillShade="F2"/>
            <w:vAlign w:val="center"/>
          </w:tcPr>
          <w:p w14:paraId="0A462AB5" w14:textId="77777777" w:rsidR="00567137" w:rsidRPr="00803ADF" w:rsidRDefault="00567137" w:rsidP="00C4093C">
            <w:pPr>
              <w:rPr>
                <w:rFonts w:ascii="Times New Roman" w:hAnsi="Times New Roman"/>
                <w:b/>
                <w:lang w:val="en-GB"/>
              </w:rPr>
            </w:pPr>
            <w:r w:rsidRPr="00803ADF">
              <w:rPr>
                <w:rFonts w:ascii="Times New Roman" w:hAnsi="Times New Roman"/>
                <w:b/>
                <w:lang w:val="en-GB"/>
              </w:rPr>
              <w:t>Short name of participant</w:t>
            </w:r>
          </w:p>
        </w:tc>
        <w:tc>
          <w:tcPr>
            <w:tcW w:w="845" w:type="dxa"/>
            <w:vAlign w:val="center"/>
          </w:tcPr>
          <w:p w14:paraId="40E10891" w14:textId="77777777" w:rsidR="00567137" w:rsidRPr="00803ADF" w:rsidRDefault="00567137" w:rsidP="00C4093C">
            <w:pPr>
              <w:jc w:val="center"/>
              <w:rPr>
                <w:rFonts w:ascii="Times New Roman" w:hAnsi="Times New Roman"/>
                <w:b/>
                <w:bCs/>
                <w:lang w:val="en-GB"/>
              </w:rPr>
            </w:pPr>
            <w:r w:rsidRPr="00803ADF">
              <w:rPr>
                <w:rFonts w:ascii="Times New Roman" w:hAnsi="Times New Roman"/>
                <w:b/>
                <w:bCs/>
                <w:lang w:val="en-GB"/>
              </w:rPr>
              <w:t>UVA</w:t>
            </w:r>
          </w:p>
        </w:tc>
        <w:tc>
          <w:tcPr>
            <w:tcW w:w="847" w:type="dxa"/>
            <w:vAlign w:val="center"/>
          </w:tcPr>
          <w:p w14:paraId="14127FF7" w14:textId="55B27111" w:rsidR="00567137" w:rsidRPr="00803ADF" w:rsidRDefault="00E26284" w:rsidP="00C4093C">
            <w:pPr>
              <w:jc w:val="center"/>
              <w:rPr>
                <w:rFonts w:ascii="Times New Roman" w:hAnsi="Times New Roman"/>
                <w:lang w:val="en-GB"/>
              </w:rPr>
            </w:pPr>
            <w:r>
              <w:rPr>
                <w:rFonts w:ascii="Times New Roman" w:hAnsi="Times New Roman"/>
                <w:lang w:val="en-GB"/>
              </w:rPr>
              <w:t>SWPS</w:t>
            </w:r>
          </w:p>
        </w:tc>
        <w:tc>
          <w:tcPr>
            <w:tcW w:w="847" w:type="dxa"/>
            <w:vAlign w:val="center"/>
          </w:tcPr>
          <w:p w14:paraId="24C3DFAE" w14:textId="637163F6" w:rsidR="00567137" w:rsidRPr="00803ADF" w:rsidRDefault="00E26284" w:rsidP="00C4093C">
            <w:pPr>
              <w:jc w:val="center"/>
              <w:rPr>
                <w:rFonts w:ascii="Times New Roman" w:hAnsi="Times New Roman"/>
                <w:lang w:val="en-GB"/>
              </w:rPr>
            </w:pPr>
            <w:r>
              <w:rPr>
                <w:rFonts w:ascii="Times New Roman" w:hAnsi="Times New Roman"/>
                <w:lang w:val="en-GB"/>
              </w:rPr>
              <w:t>UNCL</w:t>
            </w:r>
          </w:p>
        </w:tc>
        <w:tc>
          <w:tcPr>
            <w:tcW w:w="849" w:type="dxa"/>
            <w:vAlign w:val="center"/>
          </w:tcPr>
          <w:p w14:paraId="0968CB7D" w14:textId="68BE1FBD" w:rsidR="00567137" w:rsidRPr="00803ADF" w:rsidRDefault="00E26284" w:rsidP="00C4093C">
            <w:pPr>
              <w:jc w:val="center"/>
              <w:rPr>
                <w:rFonts w:ascii="Times New Roman" w:hAnsi="Times New Roman"/>
                <w:lang w:val="en-GB"/>
              </w:rPr>
            </w:pPr>
            <w:r>
              <w:rPr>
                <w:rFonts w:ascii="Times New Roman" w:hAnsi="Times New Roman"/>
                <w:lang w:val="en-GB"/>
              </w:rPr>
              <w:t>LSE</w:t>
            </w:r>
          </w:p>
        </w:tc>
        <w:tc>
          <w:tcPr>
            <w:tcW w:w="857" w:type="dxa"/>
            <w:vAlign w:val="center"/>
          </w:tcPr>
          <w:p w14:paraId="14533382" w14:textId="77777777" w:rsidR="00567137" w:rsidRPr="00803ADF" w:rsidRDefault="00567137" w:rsidP="00C4093C">
            <w:pPr>
              <w:jc w:val="center"/>
              <w:rPr>
                <w:rFonts w:ascii="Times New Roman" w:hAnsi="Times New Roman"/>
                <w:lang w:val="en-GB"/>
              </w:rPr>
            </w:pPr>
            <w:r w:rsidRPr="00803ADF">
              <w:rPr>
                <w:rFonts w:ascii="Times New Roman" w:hAnsi="Times New Roman"/>
                <w:lang w:val="en-GB"/>
              </w:rPr>
              <w:t>GESIS</w:t>
            </w:r>
          </w:p>
        </w:tc>
        <w:tc>
          <w:tcPr>
            <w:tcW w:w="852" w:type="dxa"/>
            <w:vAlign w:val="center"/>
          </w:tcPr>
          <w:p w14:paraId="56EBC570" w14:textId="519549DC" w:rsidR="00567137" w:rsidRPr="00803ADF" w:rsidRDefault="00E26284" w:rsidP="00C4093C">
            <w:pPr>
              <w:jc w:val="center"/>
              <w:rPr>
                <w:rFonts w:ascii="Times New Roman" w:hAnsi="Times New Roman"/>
                <w:lang w:val="en-GB"/>
              </w:rPr>
            </w:pPr>
            <w:r w:rsidRPr="00803ADF">
              <w:rPr>
                <w:rFonts w:ascii="Times New Roman" w:hAnsi="Times New Roman"/>
                <w:lang w:val="en-GB"/>
              </w:rPr>
              <w:t>UCLB</w:t>
            </w:r>
          </w:p>
        </w:tc>
        <w:tc>
          <w:tcPr>
            <w:tcW w:w="852" w:type="dxa"/>
            <w:vAlign w:val="center"/>
          </w:tcPr>
          <w:p w14:paraId="2E0230E8" w14:textId="29ABFFC5" w:rsidR="00567137" w:rsidRPr="00803ADF" w:rsidRDefault="00E26284" w:rsidP="00C4093C">
            <w:pPr>
              <w:jc w:val="center"/>
              <w:rPr>
                <w:rFonts w:ascii="Times New Roman" w:hAnsi="Times New Roman"/>
                <w:lang w:val="en-GB"/>
              </w:rPr>
            </w:pPr>
            <w:r>
              <w:rPr>
                <w:rFonts w:ascii="Times New Roman" w:hAnsi="Times New Roman"/>
                <w:lang w:val="en-GB"/>
              </w:rPr>
              <w:t>SDU</w:t>
            </w:r>
          </w:p>
        </w:tc>
        <w:tc>
          <w:tcPr>
            <w:tcW w:w="853" w:type="dxa"/>
            <w:vAlign w:val="center"/>
          </w:tcPr>
          <w:p w14:paraId="251AF83E" w14:textId="5ABE908D" w:rsidR="00567137" w:rsidRPr="00803ADF" w:rsidRDefault="00747CC6" w:rsidP="00567137">
            <w:pPr>
              <w:jc w:val="center"/>
              <w:rPr>
                <w:rFonts w:ascii="Times New Roman" w:hAnsi="Times New Roman"/>
                <w:lang w:val="en-GB"/>
              </w:rPr>
            </w:pPr>
            <w:r>
              <w:rPr>
                <w:rFonts w:ascii="Times New Roman" w:hAnsi="Times New Roman"/>
                <w:lang w:val="en-GB"/>
              </w:rPr>
              <w:t>FNSP</w:t>
            </w:r>
          </w:p>
        </w:tc>
        <w:tc>
          <w:tcPr>
            <w:tcW w:w="852" w:type="dxa"/>
            <w:vAlign w:val="center"/>
          </w:tcPr>
          <w:p w14:paraId="16B232B3" w14:textId="77777777" w:rsidR="00567137" w:rsidRPr="00803ADF" w:rsidRDefault="007853AE" w:rsidP="00567137">
            <w:pPr>
              <w:jc w:val="center"/>
              <w:rPr>
                <w:rFonts w:ascii="Times New Roman" w:hAnsi="Times New Roman"/>
                <w:lang w:val="en-GB"/>
              </w:rPr>
            </w:pPr>
            <w:r w:rsidRPr="00803ADF">
              <w:rPr>
                <w:rFonts w:ascii="Times New Roman" w:hAnsi="Times New Roman"/>
                <w:lang w:val="en-GB"/>
              </w:rPr>
              <w:t>CEPS</w:t>
            </w:r>
          </w:p>
        </w:tc>
      </w:tr>
      <w:tr w:rsidR="00567137" w:rsidRPr="00803ADF" w14:paraId="19E285A6" w14:textId="77777777" w:rsidTr="006801FA">
        <w:trPr>
          <w:cantSplit/>
          <w:trHeight w:val="397"/>
        </w:trPr>
        <w:tc>
          <w:tcPr>
            <w:tcW w:w="2425" w:type="dxa"/>
            <w:shd w:val="clear" w:color="auto" w:fill="F2F2F2" w:themeFill="background1" w:themeFillShade="F2"/>
            <w:vAlign w:val="center"/>
          </w:tcPr>
          <w:p w14:paraId="073E3F00" w14:textId="77777777" w:rsidR="00567137" w:rsidRPr="00803ADF" w:rsidRDefault="00567137" w:rsidP="007853AE">
            <w:pPr>
              <w:rPr>
                <w:rFonts w:ascii="Times New Roman" w:hAnsi="Times New Roman"/>
                <w:b/>
                <w:lang w:val="en-GB"/>
              </w:rPr>
            </w:pPr>
            <w:r w:rsidRPr="00803ADF">
              <w:rPr>
                <w:rFonts w:ascii="Times New Roman" w:hAnsi="Times New Roman"/>
                <w:b/>
                <w:lang w:val="en-GB"/>
              </w:rPr>
              <w:t>Person months per</w:t>
            </w:r>
            <w:r w:rsidR="007853AE" w:rsidRPr="00803ADF">
              <w:rPr>
                <w:rFonts w:ascii="Times New Roman" w:hAnsi="Times New Roman"/>
                <w:b/>
                <w:lang w:val="en-GB"/>
              </w:rPr>
              <w:t xml:space="preserve"> </w:t>
            </w:r>
            <w:r w:rsidRPr="00803ADF">
              <w:rPr>
                <w:rFonts w:ascii="Times New Roman" w:hAnsi="Times New Roman"/>
                <w:b/>
                <w:lang w:val="en-GB"/>
              </w:rPr>
              <w:t>participant:</w:t>
            </w:r>
          </w:p>
        </w:tc>
        <w:tc>
          <w:tcPr>
            <w:tcW w:w="845" w:type="dxa"/>
            <w:vAlign w:val="center"/>
          </w:tcPr>
          <w:p w14:paraId="7A03A742" w14:textId="77777777" w:rsidR="00567137" w:rsidRPr="00803ADF" w:rsidRDefault="00203FF7" w:rsidP="00C4093C">
            <w:pPr>
              <w:jc w:val="center"/>
              <w:rPr>
                <w:rFonts w:ascii="Times New Roman" w:hAnsi="Times New Roman"/>
                <w:b/>
                <w:bCs/>
                <w:lang w:val="en-GB"/>
              </w:rPr>
            </w:pPr>
            <w:r w:rsidRPr="00803ADF">
              <w:rPr>
                <w:rFonts w:ascii="Times New Roman" w:hAnsi="Times New Roman"/>
                <w:b/>
                <w:bCs/>
                <w:lang w:val="en-GB"/>
              </w:rPr>
              <w:t>19.2</w:t>
            </w:r>
          </w:p>
        </w:tc>
        <w:tc>
          <w:tcPr>
            <w:tcW w:w="847" w:type="dxa"/>
            <w:shd w:val="clear" w:color="auto" w:fill="auto"/>
            <w:vAlign w:val="center"/>
          </w:tcPr>
          <w:p w14:paraId="79347B05" w14:textId="0A60BD1B" w:rsidR="00567137" w:rsidRPr="00803ADF" w:rsidRDefault="006801FA" w:rsidP="00C4093C">
            <w:pPr>
              <w:jc w:val="center"/>
              <w:rPr>
                <w:rFonts w:ascii="Times New Roman" w:hAnsi="Times New Roman"/>
                <w:lang w:val="en-GB"/>
              </w:rPr>
            </w:pPr>
            <w:r>
              <w:rPr>
                <w:rFonts w:ascii="Times New Roman" w:hAnsi="Times New Roman"/>
                <w:lang w:val="en-GB"/>
              </w:rPr>
              <w:t>1</w:t>
            </w:r>
          </w:p>
        </w:tc>
        <w:tc>
          <w:tcPr>
            <w:tcW w:w="847" w:type="dxa"/>
            <w:shd w:val="clear" w:color="auto" w:fill="auto"/>
            <w:vAlign w:val="center"/>
          </w:tcPr>
          <w:p w14:paraId="6D606C52" w14:textId="3C43637D" w:rsidR="00567137" w:rsidRPr="00803ADF" w:rsidRDefault="006801FA" w:rsidP="00C4093C">
            <w:pPr>
              <w:jc w:val="center"/>
              <w:rPr>
                <w:rFonts w:ascii="Times New Roman" w:hAnsi="Times New Roman"/>
                <w:lang w:val="en-GB"/>
              </w:rPr>
            </w:pPr>
            <w:r>
              <w:rPr>
                <w:rFonts w:ascii="Times New Roman" w:hAnsi="Times New Roman"/>
                <w:lang w:val="en-GB"/>
              </w:rPr>
              <w:t>1</w:t>
            </w:r>
          </w:p>
        </w:tc>
        <w:tc>
          <w:tcPr>
            <w:tcW w:w="849" w:type="dxa"/>
            <w:shd w:val="clear" w:color="auto" w:fill="auto"/>
            <w:vAlign w:val="center"/>
          </w:tcPr>
          <w:p w14:paraId="27286939" w14:textId="004C9279" w:rsidR="00567137" w:rsidRPr="00803ADF" w:rsidRDefault="006801FA" w:rsidP="00C4093C">
            <w:pPr>
              <w:jc w:val="center"/>
              <w:rPr>
                <w:rFonts w:ascii="Times New Roman" w:hAnsi="Times New Roman"/>
                <w:lang w:val="en-GB"/>
              </w:rPr>
            </w:pPr>
            <w:r>
              <w:rPr>
                <w:rFonts w:ascii="Times New Roman" w:hAnsi="Times New Roman"/>
                <w:lang w:val="en-GB"/>
              </w:rPr>
              <w:t>1</w:t>
            </w:r>
          </w:p>
        </w:tc>
        <w:tc>
          <w:tcPr>
            <w:tcW w:w="857" w:type="dxa"/>
            <w:shd w:val="clear" w:color="auto" w:fill="auto"/>
            <w:vAlign w:val="center"/>
          </w:tcPr>
          <w:p w14:paraId="545964AE" w14:textId="0D2E0F09" w:rsidR="00567137" w:rsidRPr="00803ADF" w:rsidRDefault="006801FA" w:rsidP="00C4093C">
            <w:pPr>
              <w:jc w:val="center"/>
              <w:rPr>
                <w:rFonts w:ascii="Times New Roman" w:hAnsi="Times New Roman"/>
                <w:lang w:val="en-GB"/>
              </w:rPr>
            </w:pPr>
            <w:r>
              <w:rPr>
                <w:rFonts w:ascii="Times New Roman" w:hAnsi="Times New Roman"/>
                <w:lang w:val="en-GB"/>
              </w:rPr>
              <w:t>8</w:t>
            </w:r>
          </w:p>
        </w:tc>
        <w:tc>
          <w:tcPr>
            <w:tcW w:w="852" w:type="dxa"/>
            <w:shd w:val="clear" w:color="auto" w:fill="auto"/>
            <w:vAlign w:val="center"/>
          </w:tcPr>
          <w:p w14:paraId="0478512A" w14:textId="149BDA31" w:rsidR="00567137" w:rsidRPr="00803ADF" w:rsidRDefault="006801FA" w:rsidP="00C4093C">
            <w:pPr>
              <w:jc w:val="center"/>
              <w:rPr>
                <w:rFonts w:ascii="Times New Roman" w:hAnsi="Times New Roman"/>
                <w:lang w:val="en-GB"/>
              </w:rPr>
            </w:pPr>
            <w:r>
              <w:rPr>
                <w:rFonts w:ascii="Times New Roman" w:hAnsi="Times New Roman"/>
                <w:lang w:val="en-GB"/>
              </w:rPr>
              <w:t>1</w:t>
            </w:r>
          </w:p>
        </w:tc>
        <w:tc>
          <w:tcPr>
            <w:tcW w:w="852" w:type="dxa"/>
            <w:shd w:val="clear" w:color="auto" w:fill="auto"/>
            <w:vAlign w:val="center"/>
          </w:tcPr>
          <w:p w14:paraId="16CE6598" w14:textId="7B8D91CB" w:rsidR="00567137" w:rsidRPr="00803ADF" w:rsidRDefault="006801FA" w:rsidP="00C4093C">
            <w:pPr>
              <w:jc w:val="center"/>
              <w:rPr>
                <w:rFonts w:ascii="Times New Roman" w:hAnsi="Times New Roman"/>
                <w:lang w:val="en-GB"/>
              </w:rPr>
            </w:pPr>
            <w:r>
              <w:rPr>
                <w:rFonts w:ascii="Times New Roman" w:hAnsi="Times New Roman"/>
                <w:lang w:val="en-GB"/>
              </w:rPr>
              <w:t>1</w:t>
            </w:r>
          </w:p>
        </w:tc>
        <w:tc>
          <w:tcPr>
            <w:tcW w:w="853" w:type="dxa"/>
            <w:shd w:val="clear" w:color="auto" w:fill="auto"/>
            <w:vAlign w:val="center"/>
          </w:tcPr>
          <w:p w14:paraId="071C2794" w14:textId="0D66A413" w:rsidR="00567137" w:rsidRPr="00803ADF" w:rsidRDefault="006801FA" w:rsidP="00567137">
            <w:pPr>
              <w:jc w:val="center"/>
              <w:rPr>
                <w:rFonts w:ascii="Times New Roman" w:hAnsi="Times New Roman"/>
                <w:lang w:val="en-GB"/>
              </w:rPr>
            </w:pPr>
            <w:r>
              <w:rPr>
                <w:rFonts w:ascii="Times New Roman" w:hAnsi="Times New Roman"/>
                <w:lang w:val="en-GB"/>
              </w:rPr>
              <w:t>1</w:t>
            </w:r>
          </w:p>
        </w:tc>
        <w:tc>
          <w:tcPr>
            <w:tcW w:w="852" w:type="dxa"/>
            <w:shd w:val="clear" w:color="auto" w:fill="auto"/>
            <w:vAlign w:val="center"/>
          </w:tcPr>
          <w:p w14:paraId="5E270473" w14:textId="68065471" w:rsidR="00567137" w:rsidRPr="00803ADF" w:rsidRDefault="00C01B53" w:rsidP="00567137">
            <w:pPr>
              <w:jc w:val="center"/>
              <w:rPr>
                <w:rFonts w:ascii="Times New Roman" w:hAnsi="Times New Roman"/>
                <w:lang w:val="en-GB"/>
              </w:rPr>
            </w:pPr>
            <w:r>
              <w:rPr>
                <w:rFonts w:ascii="Times New Roman" w:hAnsi="Times New Roman"/>
                <w:lang w:val="en-GB"/>
              </w:rPr>
              <w:t>0</w:t>
            </w:r>
            <w:r w:rsidR="00FA7157">
              <w:rPr>
                <w:rFonts w:ascii="Times New Roman" w:hAnsi="Times New Roman"/>
                <w:lang w:val="en-GB"/>
              </w:rPr>
              <w:t>.5</w:t>
            </w:r>
          </w:p>
        </w:tc>
      </w:tr>
      <w:tr w:rsidR="007853AE" w:rsidRPr="00803ADF" w14:paraId="5B5D8A63" w14:textId="77777777" w:rsidTr="007853AE">
        <w:trPr>
          <w:cantSplit/>
          <w:trHeight w:val="397"/>
        </w:trPr>
        <w:tc>
          <w:tcPr>
            <w:tcW w:w="2425" w:type="dxa"/>
            <w:shd w:val="clear" w:color="auto" w:fill="F2F2F2" w:themeFill="background1" w:themeFillShade="F2"/>
            <w:vAlign w:val="center"/>
          </w:tcPr>
          <w:p w14:paraId="222DEAED" w14:textId="77777777" w:rsidR="007853AE" w:rsidRPr="00803ADF" w:rsidRDefault="007853AE" w:rsidP="00C4093C">
            <w:pPr>
              <w:ind w:left="1191" w:hanging="1191"/>
              <w:rPr>
                <w:rFonts w:ascii="Times New Roman" w:hAnsi="Times New Roman"/>
                <w:b/>
                <w:lang w:val="en-GB"/>
              </w:rPr>
            </w:pPr>
            <w:r w:rsidRPr="00803ADF">
              <w:rPr>
                <w:rFonts w:ascii="Times New Roman" w:hAnsi="Times New Roman"/>
                <w:b/>
                <w:lang w:val="en-GB"/>
              </w:rPr>
              <w:t>Start month</w:t>
            </w:r>
          </w:p>
        </w:tc>
        <w:tc>
          <w:tcPr>
            <w:tcW w:w="845" w:type="dxa"/>
            <w:vAlign w:val="center"/>
          </w:tcPr>
          <w:p w14:paraId="569A53B9" w14:textId="77777777" w:rsidR="007853AE" w:rsidRPr="00803ADF" w:rsidRDefault="007853AE" w:rsidP="00C4093C">
            <w:pPr>
              <w:jc w:val="right"/>
              <w:rPr>
                <w:rFonts w:ascii="Times New Roman" w:hAnsi="Times New Roman"/>
                <w:lang w:val="en-GB"/>
              </w:rPr>
            </w:pPr>
            <w:r w:rsidRPr="00803ADF">
              <w:rPr>
                <w:rFonts w:ascii="Times New Roman" w:hAnsi="Times New Roman"/>
                <w:lang w:val="en-GB"/>
              </w:rPr>
              <w:t>1</w:t>
            </w:r>
          </w:p>
        </w:tc>
        <w:tc>
          <w:tcPr>
            <w:tcW w:w="5104" w:type="dxa"/>
            <w:gridSpan w:val="6"/>
            <w:shd w:val="clear" w:color="auto" w:fill="F2F2F2" w:themeFill="background1" w:themeFillShade="F2"/>
            <w:vAlign w:val="center"/>
          </w:tcPr>
          <w:p w14:paraId="798AC0F0" w14:textId="77777777" w:rsidR="007853AE" w:rsidRPr="00803ADF" w:rsidRDefault="007853AE" w:rsidP="007853AE">
            <w:pPr>
              <w:rPr>
                <w:rFonts w:ascii="Times New Roman" w:hAnsi="Times New Roman"/>
                <w:lang w:val="en-GB"/>
              </w:rPr>
            </w:pPr>
            <w:r w:rsidRPr="00803ADF">
              <w:rPr>
                <w:rFonts w:ascii="Times New Roman" w:hAnsi="Times New Roman"/>
                <w:b/>
                <w:lang w:val="en-GB"/>
              </w:rPr>
              <w:t>End month</w:t>
            </w:r>
          </w:p>
        </w:tc>
        <w:tc>
          <w:tcPr>
            <w:tcW w:w="1701" w:type="dxa"/>
            <w:gridSpan w:val="2"/>
            <w:vAlign w:val="center"/>
          </w:tcPr>
          <w:p w14:paraId="5B18A422" w14:textId="77777777" w:rsidR="007853AE" w:rsidRPr="00803ADF" w:rsidRDefault="007853AE" w:rsidP="007853AE">
            <w:pPr>
              <w:jc w:val="right"/>
              <w:rPr>
                <w:rFonts w:ascii="Times New Roman" w:hAnsi="Times New Roman"/>
                <w:lang w:val="en-GB"/>
              </w:rPr>
            </w:pPr>
            <w:r w:rsidRPr="00803ADF">
              <w:rPr>
                <w:rFonts w:ascii="Times New Roman" w:hAnsi="Times New Roman"/>
                <w:lang w:val="en-GB"/>
              </w:rPr>
              <w:t>48</w:t>
            </w:r>
          </w:p>
        </w:tc>
      </w:tr>
    </w:tbl>
    <w:p w14:paraId="2E92D03B" w14:textId="77777777" w:rsidR="00D652D1" w:rsidRPr="00803ADF"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427BB05E" w14:textId="77777777" w:rsidTr="00C4093C">
        <w:tc>
          <w:tcPr>
            <w:tcW w:w="10091" w:type="dxa"/>
          </w:tcPr>
          <w:p w14:paraId="514B4039" w14:textId="77777777" w:rsidR="00D652D1" w:rsidRPr="00803ADF" w:rsidRDefault="00D652D1" w:rsidP="00141D6E">
            <w:pPr>
              <w:spacing w:before="60" w:after="120"/>
              <w:rPr>
                <w:rFonts w:ascii="Times New Roman" w:hAnsi="Times New Roman"/>
                <w:lang w:val="en-GB"/>
              </w:rPr>
            </w:pPr>
            <w:r w:rsidRPr="00803ADF">
              <w:rPr>
                <w:rFonts w:ascii="Times New Roman" w:hAnsi="Times New Roman"/>
                <w:b/>
                <w:lang w:val="en-GB"/>
              </w:rPr>
              <w:t>Objectives</w:t>
            </w:r>
            <w:r w:rsidRPr="00803ADF">
              <w:rPr>
                <w:rFonts w:ascii="Times New Roman" w:hAnsi="Times New Roman"/>
                <w:lang w:val="en-GB"/>
              </w:rPr>
              <w:t xml:space="preserve"> </w:t>
            </w:r>
          </w:p>
          <w:p w14:paraId="4EEBADE9" w14:textId="33516315" w:rsidR="00AE4A0F" w:rsidRPr="00803ADF" w:rsidRDefault="00726330" w:rsidP="00143B34">
            <w:pPr>
              <w:pStyle w:val="ListParagraph"/>
              <w:widowControl/>
              <w:spacing w:after="60"/>
              <w:jc w:val="both"/>
              <w:rPr>
                <w:rFonts w:ascii="Times New Roman" w:hAnsi="Times New Roman"/>
                <w:lang w:val="en-GB"/>
              </w:rPr>
            </w:pPr>
            <w:r w:rsidRPr="00803ADF">
              <w:rPr>
                <w:rFonts w:ascii="Times New Roman" w:hAnsi="Times New Roman"/>
                <w:lang w:val="en-GB"/>
              </w:rPr>
              <w:t>This Work Package is non-substantive supportive WP facilitating the work that is done in the WPs 2-9. It does so by ensuring an effective administrative and financial implementation of DEMCORE; monitoring progress; designing and installing procedures to initiate and monitor compliance with high-quality procedures for data management, research ethics and quality assurance; mitigating risks and consulting on intellectual property rights (IPR) and legal issues; and by facilitating optimal liaison both among project partners and with the Research Executive Agency.</w:t>
            </w:r>
          </w:p>
        </w:tc>
      </w:tr>
    </w:tbl>
    <w:p w14:paraId="1E29CF22" w14:textId="77777777" w:rsidR="00D652D1" w:rsidRPr="00803ADF"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6724ED97" w14:textId="77777777" w:rsidTr="00C4093C">
        <w:tc>
          <w:tcPr>
            <w:tcW w:w="10091" w:type="dxa"/>
          </w:tcPr>
          <w:p w14:paraId="44FBFBAE" w14:textId="77777777" w:rsidR="00D652D1" w:rsidRPr="00803ADF" w:rsidRDefault="00D652D1" w:rsidP="00B53F89">
            <w:pPr>
              <w:spacing w:before="60" w:after="180"/>
              <w:jc w:val="both"/>
              <w:rPr>
                <w:rFonts w:ascii="Times New Roman" w:hAnsi="Times New Roman"/>
                <w:lang w:val="en-GB"/>
              </w:rPr>
            </w:pPr>
            <w:r w:rsidRPr="00803ADF">
              <w:rPr>
                <w:rFonts w:ascii="Times New Roman" w:hAnsi="Times New Roman"/>
                <w:b/>
                <w:lang w:val="en-GB"/>
              </w:rPr>
              <w:t>Description of work</w:t>
            </w:r>
            <w:r w:rsidRPr="00803ADF">
              <w:rPr>
                <w:rFonts w:ascii="Times New Roman" w:hAnsi="Times New Roman"/>
                <w:lang w:val="en-GB"/>
              </w:rPr>
              <w:t xml:space="preserve"> (where appropriate, broken down into tasks), lead partner and role of participants</w:t>
            </w:r>
          </w:p>
          <w:p w14:paraId="3770C5EC" w14:textId="26267C97" w:rsidR="00B10EE7" w:rsidRPr="00803ADF" w:rsidRDefault="00D652D1" w:rsidP="00DB4A71">
            <w:pPr>
              <w:spacing w:after="60"/>
              <w:rPr>
                <w:rFonts w:ascii="Times New Roman" w:hAnsi="Times New Roman"/>
                <w:lang w:val="en-GB"/>
              </w:rPr>
            </w:pPr>
            <w:r w:rsidRPr="00803ADF">
              <w:rPr>
                <w:rFonts w:ascii="Times New Roman" w:hAnsi="Times New Roman"/>
                <w:b/>
                <w:bCs/>
                <w:lang w:val="en-GB"/>
              </w:rPr>
              <w:t xml:space="preserve">Task 1.1 </w:t>
            </w:r>
            <w:r w:rsidR="00EC785C" w:rsidRPr="00803ADF">
              <w:rPr>
                <w:rFonts w:ascii="Times New Roman" w:hAnsi="Times New Roman"/>
                <w:b/>
                <w:bCs/>
                <w:lang w:val="en-GB"/>
              </w:rPr>
              <w:t>Administrative and financial management</w:t>
            </w:r>
            <w:r w:rsidRPr="00803ADF">
              <w:rPr>
                <w:rFonts w:ascii="Times New Roman" w:hAnsi="Times New Roman"/>
                <w:b/>
                <w:bCs/>
                <w:lang w:val="en-GB"/>
              </w:rPr>
              <w:t xml:space="preserve"> </w:t>
            </w:r>
            <w:r w:rsidRPr="00803ADF">
              <w:rPr>
                <w:rFonts w:ascii="Times New Roman" w:hAnsi="Times New Roman"/>
                <w:lang w:val="en-GB"/>
              </w:rPr>
              <w:t xml:space="preserve">(lead </w:t>
            </w:r>
            <w:r w:rsidR="007B633E" w:rsidRPr="00803ADF">
              <w:rPr>
                <w:rFonts w:ascii="Times New Roman" w:hAnsi="Times New Roman"/>
                <w:lang w:val="en-GB"/>
              </w:rPr>
              <w:t>UVA</w:t>
            </w:r>
            <w:r w:rsidRPr="00803ADF">
              <w:rPr>
                <w:rFonts w:ascii="Times New Roman" w:hAnsi="Times New Roman"/>
                <w:lang w:val="en-GB"/>
              </w:rPr>
              <w:t>; partners</w:t>
            </w:r>
            <w:r w:rsidR="00EC785C" w:rsidRPr="00803ADF">
              <w:rPr>
                <w:rFonts w:ascii="Times New Roman" w:hAnsi="Times New Roman"/>
                <w:lang w:val="en-GB"/>
              </w:rPr>
              <w:t>: none; duration: months 1-48</w:t>
            </w:r>
            <w:r w:rsidRPr="00803ADF">
              <w:rPr>
                <w:rFonts w:ascii="Times New Roman" w:hAnsi="Times New Roman"/>
                <w:lang w:val="en-GB"/>
              </w:rPr>
              <w:t>)</w:t>
            </w:r>
            <w:r w:rsidR="00F94681">
              <w:rPr>
                <w:rFonts w:ascii="Times New Roman" w:hAnsi="Times New Roman"/>
                <w:lang w:val="en-GB"/>
              </w:rPr>
              <w:t xml:space="preserve">: </w:t>
            </w:r>
            <w:r w:rsidR="00B10EE7" w:rsidRPr="00803ADF">
              <w:rPr>
                <w:rFonts w:ascii="Times New Roman" w:hAnsi="Times New Roman"/>
                <w:lang w:val="en-GB"/>
              </w:rPr>
              <w:t xml:space="preserve">This task </w:t>
            </w:r>
            <w:r w:rsidR="002544D7" w:rsidRPr="00803ADF">
              <w:rPr>
                <w:rFonts w:ascii="Times New Roman" w:hAnsi="Times New Roman"/>
                <w:lang w:val="en-GB"/>
              </w:rPr>
              <w:t>concerns</w:t>
            </w:r>
            <w:r w:rsidR="00B10EE7" w:rsidRPr="00803ADF">
              <w:rPr>
                <w:rFonts w:ascii="Times New Roman" w:hAnsi="Times New Roman"/>
                <w:lang w:val="en-GB"/>
              </w:rPr>
              <w:t xml:space="preserve"> proper (periodic) reporting on the administrative and financial operations of the project, and the timely delivery of deliverables. This will be achieved through detailed planning</w:t>
            </w:r>
            <w:r w:rsidR="00EB2AD8" w:rsidRPr="00803ADF">
              <w:rPr>
                <w:rFonts w:ascii="Times New Roman" w:hAnsi="Times New Roman"/>
                <w:lang w:val="en-GB"/>
              </w:rPr>
              <w:t xml:space="preserve">, </w:t>
            </w:r>
            <w:r w:rsidR="00B10EE7" w:rsidRPr="00803ADF">
              <w:rPr>
                <w:rFonts w:ascii="Times New Roman" w:hAnsi="Times New Roman"/>
                <w:lang w:val="en-GB"/>
              </w:rPr>
              <w:t>frequent communication with all consortium partners, and close liaison with the Research Executive Agency.</w:t>
            </w:r>
          </w:p>
          <w:p w14:paraId="63B35047" w14:textId="26E7D015" w:rsidR="00AE4A0F" w:rsidRPr="00803ADF" w:rsidRDefault="00D652D1" w:rsidP="00DB4A71">
            <w:pPr>
              <w:spacing w:before="60" w:after="60"/>
              <w:rPr>
                <w:rFonts w:ascii="TimesNewRomanPSMT" w:hAnsi="TimesNewRomanPSMT" w:cs="TimesNewRomanPSMT"/>
                <w:lang w:val="en-GB" w:eastAsia="en-GB"/>
              </w:rPr>
            </w:pPr>
            <w:r w:rsidRPr="00803ADF">
              <w:rPr>
                <w:rFonts w:ascii="Times New Roman" w:hAnsi="Times New Roman"/>
                <w:b/>
                <w:bCs/>
                <w:lang w:val="en-GB"/>
              </w:rPr>
              <w:t xml:space="preserve">Task 1.2 </w:t>
            </w:r>
            <w:r w:rsidR="00AE4A0F" w:rsidRPr="00803ADF">
              <w:rPr>
                <w:rFonts w:ascii="Times New Roman" w:hAnsi="Times New Roman"/>
                <w:b/>
                <w:bCs/>
                <w:lang w:val="en-GB"/>
              </w:rPr>
              <w:t xml:space="preserve">Initiate and monitor quality </w:t>
            </w:r>
            <w:commentRangeStart w:id="29"/>
            <w:r w:rsidR="00AE4A0F" w:rsidRPr="00803ADF">
              <w:rPr>
                <w:rFonts w:ascii="Times New Roman" w:hAnsi="Times New Roman"/>
                <w:b/>
                <w:bCs/>
                <w:lang w:val="en-GB"/>
              </w:rPr>
              <w:t xml:space="preserve">assurance </w:t>
            </w:r>
            <w:commentRangeEnd w:id="29"/>
            <w:r w:rsidR="008277D3" w:rsidRPr="00803ADF">
              <w:rPr>
                <w:rStyle w:val="CommentReference"/>
                <w:szCs w:val="20"/>
                <w:lang w:val="en-GB"/>
              </w:rPr>
              <w:commentReference w:id="29"/>
            </w:r>
            <w:r w:rsidRPr="00803ADF">
              <w:rPr>
                <w:rFonts w:ascii="Times New Roman" w:hAnsi="Times New Roman"/>
                <w:lang w:val="en-GB"/>
              </w:rPr>
              <w:t xml:space="preserve">(lead </w:t>
            </w:r>
            <w:r w:rsidR="007B633E" w:rsidRPr="00803ADF">
              <w:rPr>
                <w:rFonts w:ascii="Times New Roman" w:hAnsi="Times New Roman"/>
                <w:lang w:val="en-GB"/>
              </w:rPr>
              <w:t>UVA</w:t>
            </w:r>
            <w:r w:rsidRPr="00803ADF">
              <w:rPr>
                <w:rFonts w:ascii="Times New Roman" w:hAnsi="Times New Roman"/>
                <w:lang w:val="en-GB"/>
              </w:rPr>
              <w:t xml:space="preserve">; </w:t>
            </w:r>
            <w:r w:rsidR="00EC785C" w:rsidRPr="00803ADF">
              <w:rPr>
                <w:rFonts w:ascii="Times New Roman" w:hAnsi="Times New Roman"/>
                <w:lang w:val="en-GB"/>
              </w:rPr>
              <w:t xml:space="preserve">partners: </w:t>
            </w:r>
            <w:r w:rsidR="00EC785C" w:rsidRPr="00F94681">
              <w:rPr>
                <w:rFonts w:ascii="Times New Roman" w:hAnsi="Times New Roman"/>
                <w:lang w:val="en-GB"/>
              </w:rPr>
              <w:t>none</w:t>
            </w:r>
            <w:r w:rsidR="00EC785C" w:rsidRPr="00803ADF">
              <w:rPr>
                <w:rFonts w:ascii="Times New Roman" w:hAnsi="Times New Roman"/>
                <w:lang w:val="en-GB"/>
              </w:rPr>
              <w:t>; duration: months 1-48</w:t>
            </w:r>
            <w:r w:rsidRPr="00803ADF">
              <w:rPr>
                <w:rFonts w:ascii="Times New Roman" w:hAnsi="Times New Roman"/>
                <w:lang w:val="en-GB"/>
              </w:rPr>
              <w:t>)</w:t>
            </w:r>
            <w:r w:rsidR="00F94681">
              <w:rPr>
                <w:rFonts w:ascii="Times New Roman" w:hAnsi="Times New Roman"/>
                <w:lang w:val="en-GB"/>
              </w:rPr>
              <w:t xml:space="preserve">: </w:t>
            </w:r>
            <w:r w:rsidR="00AE4A0F" w:rsidRPr="00803ADF">
              <w:rPr>
                <w:rFonts w:ascii="TimesNewRomanPSMT" w:hAnsi="TimesNewRomanPSMT" w:cs="TimesNewRomanPSMT"/>
                <w:lang w:val="en-GB" w:eastAsia="en-GB"/>
              </w:rPr>
              <w:t>This task involves the install</w:t>
            </w:r>
            <w:r w:rsidR="002544D7" w:rsidRPr="00803ADF">
              <w:rPr>
                <w:rFonts w:ascii="TimesNewRomanPSMT" w:hAnsi="TimesNewRomanPSMT" w:cs="TimesNewRomanPSMT"/>
                <w:lang w:val="en-GB" w:eastAsia="en-GB"/>
              </w:rPr>
              <w:t>ation</w:t>
            </w:r>
            <w:r w:rsidR="00AE4A0F" w:rsidRPr="00803ADF">
              <w:rPr>
                <w:rFonts w:ascii="TimesNewRomanPSMT" w:hAnsi="TimesNewRomanPSMT" w:cs="TimesNewRomanPSMT"/>
                <w:lang w:val="en-GB" w:eastAsia="en-GB"/>
              </w:rPr>
              <w:t xml:space="preserve"> of consortium-wide quality assessment </w:t>
            </w:r>
            <w:r w:rsidR="002544D7" w:rsidRPr="00803ADF">
              <w:rPr>
                <w:rFonts w:ascii="TimesNewRomanPSMT" w:hAnsi="TimesNewRomanPSMT" w:cs="TimesNewRomanPSMT"/>
                <w:lang w:val="en-GB" w:eastAsia="en-GB"/>
              </w:rPr>
              <w:t>procedures</w:t>
            </w:r>
            <w:r w:rsidR="00AE4A0F" w:rsidRPr="00803ADF">
              <w:rPr>
                <w:rFonts w:ascii="TimesNewRomanPSMT" w:hAnsi="TimesNewRomanPSMT" w:cs="TimesNewRomanPSMT"/>
                <w:lang w:val="en-GB" w:eastAsia="en-GB"/>
              </w:rPr>
              <w:t xml:space="preserve"> </w:t>
            </w:r>
            <w:r w:rsidR="002544D7" w:rsidRPr="00803ADF">
              <w:rPr>
                <w:rFonts w:ascii="TimesNewRomanPSMT" w:hAnsi="TimesNewRomanPSMT" w:cs="TimesNewRomanPSMT"/>
                <w:lang w:val="en-GB" w:eastAsia="en-GB"/>
              </w:rPr>
              <w:t>in the form of an internal re</w:t>
            </w:r>
            <w:r w:rsidR="00F94681">
              <w:rPr>
                <w:rFonts w:ascii="TimesNewRomanPSMT" w:hAnsi="TimesNewRomanPSMT" w:cs="TimesNewRomanPSMT"/>
                <w:lang w:val="en-GB" w:eastAsia="en-GB"/>
              </w:rPr>
              <w:softHyphen/>
            </w:r>
            <w:r w:rsidR="002544D7" w:rsidRPr="00803ADF">
              <w:rPr>
                <w:rFonts w:ascii="TimesNewRomanPSMT" w:hAnsi="TimesNewRomanPSMT" w:cs="TimesNewRomanPSMT"/>
                <w:lang w:val="en-GB" w:eastAsia="en-GB"/>
              </w:rPr>
              <w:t xml:space="preserve">view </w:t>
            </w:r>
            <w:r w:rsidR="00AE4A0F" w:rsidRPr="00803ADF">
              <w:rPr>
                <w:rFonts w:ascii="TimesNewRomanPSMT" w:hAnsi="TimesNewRomanPSMT" w:cs="TimesNewRomanPSMT"/>
                <w:lang w:val="en-GB" w:eastAsia="en-GB"/>
              </w:rPr>
              <w:t xml:space="preserve">to ensure </w:t>
            </w:r>
            <w:r w:rsidR="00BF07E7" w:rsidRPr="00803ADF">
              <w:rPr>
                <w:rFonts w:ascii="TimesNewRomanPSMT" w:hAnsi="TimesNewRomanPSMT" w:cs="TimesNewRomanPSMT"/>
                <w:lang w:val="en-GB" w:eastAsia="en-GB"/>
              </w:rPr>
              <w:t xml:space="preserve">that the </w:t>
            </w:r>
            <w:r w:rsidR="00BF07E7" w:rsidRPr="00803ADF">
              <w:rPr>
                <w:rFonts w:ascii="Times New Roman" w:hAnsi="Times New Roman"/>
                <w:lang w:val="en-GB"/>
              </w:rPr>
              <w:t xml:space="preserve">implementation </w:t>
            </w:r>
            <w:r w:rsidR="00AE4A0F" w:rsidRPr="00803ADF">
              <w:rPr>
                <w:rFonts w:ascii="TimesNewRomanPSMT" w:hAnsi="TimesNewRomanPSMT" w:cs="TimesNewRomanPSMT"/>
                <w:lang w:val="en-GB" w:eastAsia="en-GB"/>
              </w:rPr>
              <w:t>of the project and its outcomes</w:t>
            </w:r>
            <w:r w:rsidR="00BF07E7" w:rsidRPr="00803ADF">
              <w:rPr>
                <w:rFonts w:ascii="TimesNewRomanPSMT" w:hAnsi="TimesNewRomanPSMT" w:cs="TimesNewRomanPSMT"/>
                <w:lang w:val="en-GB" w:eastAsia="en-GB"/>
              </w:rPr>
              <w:t xml:space="preserve"> is of high quality</w:t>
            </w:r>
            <w:r w:rsidR="00F94681">
              <w:rPr>
                <w:rFonts w:ascii="TimesNewRomanPSMT" w:hAnsi="TimesNewRomanPSMT" w:cs="TimesNewRomanPSMT"/>
                <w:lang w:val="en-GB" w:eastAsia="en-GB"/>
              </w:rPr>
              <w:t xml:space="preserve"> and meets ethical stan</w:t>
            </w:r>
            <w:r w:rsidR="00F94681">
              <w:rPr>
                <w:rFonts w:ascii="TimesNewRomanPSMT" w:hAnsi="TimesNewRomanPSMT" w:cs="TimesNewRomanPSMT"/>
                <w:lang w:val="en-GB" w:eastAsia="en-GB"/>
              </w:rPr>
              <w:softHyphen/>
              <w:t>dards</w:t>
            </w:r>
            <w:r w:rsidR="00AE4A0F" w:rsidRPr="00803ADF">
              <w:rPr>
                <w:rFonts w:ascii="TimesNewRomanPSMT" w:hAnsi="TimesNewRomanPSMT" w:cs="TimesNewRomanPSMT"/>
                <w:lang w:val="en-GB" w:eastAsia="en-GB"/>
              </w:rPr>
              <w:t>. The</w:t>
            </w:r>
            <w:r w:rsidR="002544D7" w:rsidRPr="00803ADF">
              <w:rPr>
                <w:rFonts w:ascii="TimesNewRomanPSMT" w:hAnsi="TimesNewRomanPSMT" w:cs="TimesNewRomanPSMT"/>
                <w:lang w:val="en-GB" w:eastAsia="en-GB"/>
              </w:rPr>
              <w:t xml:space="preserve"> respective</w:t>
            </w:r>
            <w:r w:rsidR="00AE4A0F" w:rsidRPr="00803ADF">
              <w:rPr>
                <w:rFonts w:ascii="TimesNewRomanPSMT" w:hAnsi="TimesNewRomanPSMT" w:cs="TimesNewRomanPSMT"/>
                <w:lang w:val="en-GB" w:eastAsia="en-GB"/>
              </w:rPr>
              <w:t xml:space="preserve"> measures will be subject </w:t>
            </w:r>
            <w:r w:rsidR="002544D7" w:rsidRPr="00803ADF">
              <w:rPr>
                <w:rFonts w:ascii="TimesNewRomanPSMT" w:hAnsi="TimesNewRomanPSMT" w:cs="TimesNewRomanPSMT"/>
                <w:lang w:val="en-GB" w:eastAsia="en-GB"/>
              </w:rPr>
              <w:t>to</w:t>
            </w:r>
            <w:r w:rsidR="00AE4A0F" w:rsidRPr="00803ADF">
              <w:rPr>
                <w:rFonts w:ascii="TimesNewRomanPSMT" w:hAnsi="TimesNewRomanPSMT" w:cs="TimesNewRomanPSMT"/>
                <w:lang w:val="en-GB" w:eastAsia="en-GB"/>
              </w:rPr>
              <w:t xml:space="preserve"> continuous assessment and will </w:t>
            </w:r>
            <w:r w:rsidR="00BF07E7" w:rsidRPr="00803ADF">
              <w:rPr>
                <w:rFonts w:ascii="TimesNewRomanPSMT" w:hAnsi="TimesNewRomanPSMT" w:cs="TimesNewRomanPSMT"/>
                <w:lang w:val="en-GB" w:eastAsia="en-GB"/>
              </w:rPr>
              <w:t>be</w:t>
            </w:r>
            <w:r w:rsidR="00AE4A0F" w:rsidRPr="00803ADF">
              <w:rPr>
                <w:rFonts w:ascii="TimesNewRomanPSMT" w:hAnsi="TimesNewRomanPSMT" w:cs="TimesNewRomanPSMT"/>
                <w:lang w:val="en-GB" w:eastAsia="en-GB"/>
              </w:rPr>
              <w:t xml:space="preserve"> modified when necessary.</w:t>
            </w:r>
          </w:p>
          <w:p w14:paraId="4A3A8455" w14:textId="1E9B3170" w:rsidR="004510D8" w:rsidRPr="00803ADF" w:rsidRDefault="00D652D1" w:rsidP="00DB4A71">
            <w:pPr>
              <w:spacing w:after="60"/>
              <w:rPr>
                <w:rFonts w:ascii="Times New Roman" w:hAnsi="Times New Roman"/>
                <w:lang w:val="en-GB"/>
              </w:rPr>
            </w:pPr>
            <w:r w:rsidRPr="00803ADF">
              <w:rPr>
                <w:rFonts w:ascii="Times New Roman" w:hAnsi="Times New Roman"/>
                <w:b/>
                <w:bCs/>
                <w:lang w:val="en-GB"/>
              </w:rPr>
              <w:lastRenderedPageBreak/>
              <w:t>Task 1.3 Data management</w:t>
            </w:r>
            <w:r w:rsidRPr="00803ADF">
              <w:rPr>
                <w:rFonts w:ascii="Times New Roman" w:hAnsi="Times New Roman"/>
                <w:lang w:val="en-GB"/>
              </w:rPr>
              <w:t xml:space="preserve"> (lead GESIS;</w:t>
            </w:r>
            <w:r w:rsidR="00783491" w:rsidRPr="00803ADF">
              <w:rPr>
                <w:rFonts w:ascii="Times New Roman" w:hAnsi="Times New Roman"/>
                <w:lang w:val="en-GB"/>
              </w:rPr>
              <w:t xml:space="preserve"> </w:t>
            </w:r>
            <w:r w:rsidR="00EC785C" w:rsidRPr="00803ADF">
              <w:rPr>
                <w:rFonts w:ascii="Times New Roman" w:hAnsi="Times New Roman"/>
                <w:lang w:val="en-GB"/>
              </w:rPr>
              <w:t>partners: all</w:t>
            </w:r>
            <w:r w:rsidR="006801FA">
              <w:rPr>
                <w:rFonts w:ascii="Times New Roman" w:hAnsi="Times New Roman"/>
                <w:lang w:val="en-GB"/>
              </w:rPr>
              <w:t xml:space="preserve"> data collecting partners</w:t>
            </w:r>
            <w:r w:rsidR="00EC785C" w:rsidRPr="00803ADF">
              <w:rPr>
                <w:rFonts w:ascii="Times New Roman" w:hAnsi="Times New Roman"/>
                <w:lang w:val="en-GB"/>
              </w:rPr>
              <w:t>; duration: months 1-48)</w:t>
            </w:r>
            <w:r w:rsidR="00F94681">
              <w:rPr>
                <w:rFonts w:ascii="Times New Roman" w:hAnsi="Times New Roman"/>
                <w:lang w:val="en-GB"/>
              </w:rPr>
              <w:t xml:space="preserve">: </w:t>
            </w:r>
            <w:commentRangeStart w:id="30"/>
            <w:r w:rsidR="00BF07E7" w:rsidRPr="00803ADF">
              <w:rPr>
                <w:rFonts w:ascii="Times New Roman" w:hAnsi="Times New Roman"/>
                <w:lang w:val="en-GB"/>
              </w:rPr>
              <w:t xml:space="preserve">This task </w:t>
            </w:r>
            <w:r w:rsidR="002544D7" w:rsidRPr="00803ADF">
              <w:rPr>
                <w:rFonts w:ascii="Times New Roman" w:hAnsi="Times New Roman"/>
                <w:lang w:val="en-GB"/>
              </w:rPr>
              <w:t>concerns</w:t>
            </w:r>
            <w:r w:rsidR="00BF07E7" w:rsidRPr="00803ADF">
              <w:rPr>
                <w:rFonts w:ascii="Times New Roman" w:hAnsi="Times New Roman"/>
                <w:lang w:val="en-GB"/>
              </w:rPr>
              <w:t xml:space="preserve"> comprehensive and effective data management procedures</w:t>
            </w:r>
            <w:r w:rsidR="004510D8" w:rsidRPr="00803ADF">
              <w:rPr>
                <w:rFonts w:ascii="Times New Roman" w:hAnsi="Times New Roman"/>
                <w:lang w:val="en-GB"/>
              </w:rPr>
              <w:t xml:space="preserve"> as described in section 1.2.9</w:t>
            </w:r>
            <w:r w:rsidR="00BF07E7" w:rsidRPr="00803ADF">
              <w:rPr>
                <w:rFonts w:ascii="Times New Roman" w:hAnsi="Times New Roman"/>
                <w:lang w:val="en-GB"/>
              </w:rPr>
              <w:t xml:space="preserve">. </w:t>
            </w:r>
            <w:r w:rsidR="00AE2767" w:rsidRPr="00803ADF">
              <w:rPr>
                <w:rFonts w:ascii="Times New Roman" w:hAnsi="Times New Roman"/>
                <w:lang w:val="en-GB"/>
              </w:rPr>
              <w:t>The main output of this task will be fully checked and labelled dataset</w:t>
            </w:r>
            <w:r w:rsidR="00754F65" w:rsidRPr="00803ADF">
              <w:rPr>
                <w:rFonts w:ascii="Times New Roman" w:hAnsi="Times New Roman"/>
                <w:lang w:val="en-GB"/>
              </w:rPr>
              <w:t>s</w:t>
            </w:r>
            <w:r w:rsidR="00AE2767" w:rsidRPr="00803ADF">
              <w:rPr>
                <w:rFonts w:ascii="Times New Roman" w:hAnsi="Times New Roman"/>
                <w:lang w:val="en-GB"/>
              </w:rPr>
              <w:t>, ready for analysis in SPSS, Stata, and R readable formats</w:t>
            </w:r>
            <w:r w:rsidR="00754F65" w:rsidRPr="00803ADF">
              <w:rPr>
                <w:rFonts w:ascii="Times New Roman" w:hAnsi="Times New Roman"/>
                <w:lang w:val="en-GB"/>
              </w:rPr>
              <w:t>, for data collected in WP3, WP4, WP5, WP6, WP7</w:t>
            </w:r>
            <w:r w:rsidR="002F56FE" w:rsidRPr="00803ADF">
              <w:rPr>
                <w:rFonts w:ascii="Times New Roman" w:hAnsi="Times New Roman"/>
                <w:lang w:val="en-GB"/>
              </w:rPr>
              <w:t>,</w:t>
            </w:r>
            <w:r w:rsidR="00754F65" w:rsidRPr="00803ADF">
              <w:rPr>
                <w:rFonts w:ascii="Times New Roman" w:hAnsi="Times New Roman"/>
                <w:lang w:val="en-GB"/>
              </w:rPr>
              <w:t xml:space="preserve"> and WP8</w:t>
            </w:r>
            <w:r w:rsidR="004510D8" w:rsidRPr="00803ADF">
              <w:rPr>
                <w:rFonts w:ascii="Times New Roman" w:hAnsi="Times New Roman"/>
                <w:lang w:val="en-GB"/>
              </w:rPr>
              <w:t xml:space="preserve"> as part of </w:t>
            </w:r>
            <w:r w:rsidR="004510D8" w:rsidRPr="00803ADF">
              <w:rPr>
                <w:rFonts w:ascii="Times New Roman" w:hAnsi="Times New Roman"/>
                <w:b/>
                <w:bCs/>
                <w:lang w:val="en-GB"/>
              </w:rPr>
              <w:t xml:space="preserve">DEMCORE’s commitment to open science practices </w:t>
            </w:r>
            <w:r w:rsidR="004510D8" w:rsidRPr="00803ADF">
              <w:rPr>
                <w:rFonts w:ascii="Times New Roman" w:hAnsi="Times New Roman"/>
                <w:lang w:val="en-GB"/>
              </w:rPr>
              <w:t>(see 1.2.8)</w:t>
            </w:r>
            <w:r w:rsidR="00AE2767" w:rsidRPr="00803ADF">
              <w:rPr>
                <w:rFonts w:ascii="Times New Roman" w:hAnsi="Times New Roman"/>
                <w:lang w:val="en-GB"/>
              </w:rPr>
              <w:t xml:space="preserve">. </w:t>
            </w:r>
            <w:commentRangeEnd w:id="30"/>
            <w:r w:rsidR="00071537" w:rsidRPr="00803ADF">
              <w:rPr>
                <w:rStyle w:val="CommentReference"/>
                <w:szCs w:val="20"/>
                <w:lang w:val="en-GB"/>
              </w:rPr>
              <w:commentReference w:id="30"/>
            </w:r>
          </w:p>
          <w:p w14:paraId="374B8472" w14:textId="2BF1EB54" w:rsidR="00AE4A0F" w:rsidRPr="00803ADF" w:rsidRDefault="00AE4A0F" w:rsidP="00EB045E">
            <w:pPr>
              <w:spacing w:before="60" w:after="60"/>
              <w:rPr>
                <w:rFonts w:ascii="Times New Roman" w:hAnsi="Times New Roman"/>
                <w:lang w:val="en-GB"/>
              </w:rPr>
            </w:pPr>
            <w:r w:rsidRPr="00803ADF">
              <w:rPr>
                <w:rFonts w:ascii="Times New Roman" w:hAnsi="Times New Roman"/>
                <w:b/>
                <w:bCs/>
                <w:lang w:val="en-GB"/>
              </w:rPr>
              <w:t>Task 1.4 Project coordination</w:t>
            </w:r>
            <w:r w:rsidRPr="00803ADF">
              <w:rPr>
                <w:rFonts w:ascii="Times New Roman" w:hAnsi="Times New Roman"/>
                <w:lang w:val="en-GB"/>
              </w:rPr>
              <w:t xml:space="preserve"> (lead </w:t>
            </w:r>
            <w:r w:rsidR="007B633E" w:rsidRPr="00803ADF">
              <w:rPr>
                <w:rFonts w:ascii="Times New Roman" w:hAnsi="Times New Roman"/>
                <w:lang w:val="en-GB"/>
              </w:rPr>
              <w:t>UVA</w:t>
            </w:r>
            <w:r w:rsidRPr="00803ADF">
              <w:rPr>
                <w:rFonts w:ascii="Times New Roman" w:hAnsi="Times New Roman"/>
                <w:lang w:val="en-GB"/>
              </w:rPr>
              <w:t xml:space="preserve">; partners: </w:t>
            </w:r>
            <w:r w:rsidRPr="006801FA">
              <w:rPr>
                <w:rFonts w:ascii="Times New Roman" w:hAnsi="Times New Roman"/>
                <w:lang w:val="en-GB"/>
              </w:rPr>
              <w:t>all;</w:t>
            </w:r>
            <w:r w:rsidRPr="00803ADF">
              <w:rPr>
                <w:rFonts w:ascii="Times New Roman" w:hAnsi="Times New Roman"/>
                <w:lang w:val="en-GB"/>
              </w:rPr>
              <w:t xml:space="preserve"> duration: months 1-48)</w:t>
            </w:r>
            <w:r w:rsidR="00F94681">
              <w:rPr>
                <w:rFonts w:ascii="Times New Roman" w:hAnsi="Times New Roman"/>
                <w:lang w:val="en-GB"/>
              </w:rPr>
              <w:t xml:space="preserve">: </w:t>
            </w:r>
            <w:r w:rsidR="009720F8" w:rsidRPr="00803ADF">
              <w:rPr>
                <w:rFonts w:ascii="Times New Roman" w:hAnsi="Times New Roman"/>
                <w:lang w:val="en-GB"/>
              </w:rPr>
              <w:t>This task involves the monit</w:t>
            </w:r>
            <w:r w:rsidR="00F94681">
              <w:rPr>
                <w:rFonts w:ascii="Times New Roman" w:hAnsi="Times New Roman"/>
                <w:lang w:val="en-GB"/>
              </w:rPr>
              <w:softHyphen/>
            </w:r>
            <w:r w:rsidR="009720F8" w:rsidRPr="00803ADF">
              <w:rPr>
                <w:rFonts w:ascii="Times New Roman" w:hAnsi="Times New Roman"/>
                <w:lang w:val="en-GB"/>
              </w:rPr>
              <w:t xml:space="preserve">oring of research tasks and activities in close cooperation with </w:t>
            </w:r>
            <w:r w:rsidR="00BF07E7" w:rsidRPr="00803ADF">
              <w:rPr>
                <w:rFonts w:ascii="Times New Roman" w:hAnsi="Times New Roman"/>
                <w:lang w:val="en-GB"/>
              </w:rPr>
              <w:t>all</w:t>
            </w:r>
            <w:r w:rsidR="009720F8" w:rsidRPr="00803ADF">
              <w:rPr>
                <w:rFonts w:ascii="Times New Roman" w:hAnsi="Times New Roman"/>
                <w:lang w:val="en-GB"/>
              </w:rPr>
              <w:t xml:space="preserve"> </w:t>
            </w:r>
            <w:r w:rsidR="00F94681">
              <w:rPr>
                <w:rFonts w:ascii="Times New Roman" w:hAnsi="Times New Roman"/>
                <w:lang w:val="en-GB"/>
              </w:rPr>
              <w:t>WP</w:t>
            </w:r>
            <w:r w:rsidR="009720F8" w:rsidRPr="00803ADF">
              <w:rPr>
                <w:rFonts w:ascii="Times New Roman" w:hAnsi="Times New Roman"/>
                <w:lang w:val="en-GB"/>
              </w:rPr>
              <w:t xml:space="preserve"> </w:t>
            </w:r>
            <w:r w:rsidR="00BF07E7" w:rsidRPr="00803ADF">
              <w:rPr>
                <w:rFonts w:ascii="Times New Roman" w:hAnsi="Times New Roman"/>
                <w:lang w:val="en-GB"/>
              </w:rPr>
              <w:t>l</w:t>
            </w:r>
            <w:r w:rsidR="009720F8" w:rsidRPr="00803ADF">
              <w:rPr>
                <w:rFonts w:ascii="Times New Roman" w:hAnsi="Times New Roman"/>
                <w:lang w:val="en-GB"/>
              </w:rPr>
              <w:t xml:space="preserve">eaders and the provision of prompt and effective assistance to consortium partners in order to ensure that these tasks and activities </w:t>
            </w:r>
            <w:r w:rsidR="007725D0" w:rsidRPr="00803ADF">
              <w:rPr>
                <w:rFonts w:ascii="Times New Roman" w:hAnsi="Times New Roman"/>
                <w:lang w:val="en-GB"/>
              </w:rPr>
              <w:t>– and thus the pro</w:t>
            </w:r>
            <w:r w:rsidR="00F94681">
              <w:rPr>
                <w:rFonts w:ascii="Times New Roman" w:hAnsi="Times New Roman"/>
                <w:lang w:val="en-GB"/>
              </w:rPr>
              <w:softHyphen/>
            </w:r>
            <w:r w:rsidR="007725D0" w:rsidRPr="00803ADF">
              <w:rPr>
                <w:rFonts w:ascii="Times New Roman" w:hAnsi="Times New Roman"/>
                <w:lang w:val="en-GB"/>
              </w:rPr>
              <w:t xml:space="preserve">ject as a whole – are implemented </w:t>
            </w:r>
            <w:r w:rsidR="009720F8" w:rsidRPr="00803ADF">
              <w:rPr>
                <w:rFonts w:ascii="Times New Roman" w:hAnsi="Times New Roman"/>
                <w:lang w:val="en-GB"/>
              </w:rPr>
              <w:t xml:space="preserve">successfully. </w:t>
            </w:r>
            <w:r w:rsidR="00F94681">
              <w:rPr>
                <w:rFonts w:ascii="Times New Roman" w:hAnsi="Times New Roman"/>
                <w:lang w:val="en-GB"/>
              </w:rPr>
              <w:t>It</w:t>
            </w:r>
            <w:r w:rsidR="009720F8" w:rsidRPr="00803ADF">
              <w:rPr>
                <w:rFonts w:ascii="Times New Roman" w:hAnsi="Times New Roman"/>
                <w:lang w:val="en-GB"/>
              </w:rPr>
              <w:t xml:space="preserve"> also includes the initiation of the tender</w:t>
            </w:r>
            <w:r w:rsidR="002544D7" w:rsidRPr="00803ADF">
              <w:rPr>
                <w:rFonts w:ascii="Times New Roman" w:hAnsi="Times New Roman"/>
                <w:lang w:val="en-GB"/>
              </w:rPr>
              <w:t xml:space="preserve">s for </w:t>
            </w:r>
            <w:r w:rsidR="007725D0" w:rsidRPr="00803ADF">
              <w:rPr>
                <w:rFonts w:ascii="Times New Roman" w:hAnsi="Times New Roman"/>
                <w:lang w:val="en-GB"/>
              </w:rPr>
              <w:t xml:space="preserve">the </w:t>
            </w:r>
            <w:r w:rsidR="002544D7" w:rsidRPr="00803ADF">
              <w:rPr>
                <w:rFonts w:ascii="Times New Roman" w:hAnsi="Times New Roman"/>
                <w:lang w:val="en-GB"/>
              </w:rPr>
              <w:t>re</w:t>
            </w:r>
            <w:r w:rsidR="00F94681">
              <w:rPr>
                <w:rFonts w:ascii="Times New Roman" w:hAnsi="Times New Roman"/>
                <w:lang w:val="en-GB"/>
              </w:rPr>
              <w:softHyphen/>
            </w:r>
            <w:r w:rsidR="002544D7" w:rsidRPr="00803ADF">
              <w:rPr>
                <w:rFonts w:ascii="Times New Roman" w:hAnsi="Times New Roman"/>
                <w:lang w:val="en-GB"/>
              </w:rPr>
              <w:t>search data collection in WP</w:t>
            </w:r>
            <w:r w:rsidR="00650D53" w:rsidRPr="00803ADF">
              <w:rPr>
                <w:rFonts w:ascii="Times New Roman" w:hAnsi="Times New Roman"/>
                <w:lang w:val="en-GB"/>
              </w:rPr>
              <w:t>6, WP7, and WP8, alongside</w:t>
            </w:r>
            <w:r w:rsidR="009720F8" w:rsidRPr="00803ADF">
              <w:rPr>
                <w:rFonts w:ascii="Times New Roman" w:hAnsi="Times New Roman"/>
                <w:lang w:val="en-GB"/>
              </w:rPr>
              <w:t xml:space="preserve"> the organi</w:t>
            </w:r>
            <w:r w:rsidR="00650D53" w:rsidRPr="00803ADF">
              <w:rPr>
                <w:rFonts w:ascii="Times New Roman" w:hAnsi="Times New Roman"/>
                <w:lang w:val="en-GB"/>
              </w:rPr>
              <w:t>s</w:t>
            </w:r>
            <w:r w:rsidR="009720F8" w:rsidRPr="00803ADF">
              <w:rPr>
                <w:rFonts w:ascii="Times New Roman" w:hAnsi="Times New Roman"/>
                <w:lang w:val="en-GB"/>
              </w:rPr>
              <w:t>ation of consortium meetings</w:t>
            </w:r>
            <w:r w:rsidR="00012184">
              <w:rPr>
                <w:rFonts w:ascii="Times New Roman" w:hAnsi="Times New Roman"/>
                <w:lang w:val="en-GB"/>
              </w:rPr>
              <w:t xml:space="preserve"> in months 1, 9, 18, 26, 34 and 46</w:t>
            </w:r>
            <w:r w:rsidR="00973C36" w:rsidRPr="00803ADF">
              <w:rPr>
                <w:rFonts w:ascii="Times New Roman" w:hAnsi="Times New Roman"/>
                <w:lang w:val="en-GB"/>
              </w:rPr>
              <w:t xml:space="preserve">, which are </w:t>
            </w:r>
            <w:r w:rsidR="00973C36" w:rsidRPr="00803ADF">
              <w:rPr>
                <w:rFonts w:ascii="Times New Roman" w:hAnsi="Times New Roman"/>
                <w:highlight w:val="yellow"/>
                <w:lang w:val="en-GB"/>
              </w:rPr>
              <w:t>carefully timed ahead</w:t>
            </w:r>
            <w:r w:rsidR="00973C36" w:rsidRPr="00803ADF">
              <w:rPr>
                <w:rFonts w:ascii="Times New Roman" w:hAnsi="Times New Roman"/>
                <w:lang w:val="en-GB"/>
              </w:rPr>
              <w:t xml:space="preserve"> </w:t>
            </w:r>
            <w:r w:rsidR="00973C36" w:rsidRPr="00803ADF">
              <w:rPr>
                <w:rFonts w:ascii="Times New Roman" w:hAnsi="Times New Roman"/>
                <w:highlight w:val="yellow"/>
                <w:lang w:val="en-GB"/>
              </w:rPr>
              <w:t xml:space="preserve">of major </w:t>
            </w:r>
            <w:commentRangeStart w:id="32"/>
            <w:r w:rsidR="00973C36" w:rsidRPr="00803ADF">
              <w:rPr>
                <w:rFonts w:ascii="Times New Roman" w:hAnsi="Times New Roman"/>
                <w:highlight w:val="yellow"/>
                <w:lang w:val="en-GB"/>
              </w:rPr>
              <w:t>milestones</w:t>
            </w:r>
            <w:commentRangeEnd w:id="32"/>
            <w:r w:rsidR="00B15187" w:rsidRPr="00803ADF">
              <w:rPr>
                <w:rStyle w:val="CommentReference"/>
                <w:szCs w:val="20"/>
                <w:lang w:val="en-GB"/>
              </w:rPr>
              <w:commentReference w:id="32"/>
            </w:r>
            <w:r w:rsidR="00973C36" w:rsidRPr="00803ADF">
              <w:rPr>
                <w:rFonts w:ascii="Times New Roman" w:hAnsi="Times New Roman"/>
                <w:lang w:val="en-GB"/>
              </w:rPr>
              <w:t>,</w:t>
            </w:r>
            <w:r w:rsidR="009720F8" w:rsidRPr="00803ADF">
              <w:rPr>
                <w:rFonts w:ascii="Times New Roman" w:hAnsi="Times New Roman"/>
                <w:lang w:val="en-GB"/>
              </w:rPr>
              <w:t xml:space="preserve"> and the meetings with the </w:t>
            </w:r>
            <w:r w:rsidR="00012184" w:rsidRPr="00FA4FC9">
              <w:rPr>
                <w:rFonts w:ascii="Times New Roman" w:hAnsi="Times New Roman"/>
                <w:lang w:val="en-GB"/>
              </w:rPr>
              <w:t>A</w:t>
            </w:r>
            <w:r w:rsidR="00BF07E7" w:rsidRPr="00FA4FC9">
              <w:rPr>
                <w:rFonts w:ascii="Times New Roman" w:hAnsi="Times New Roman"/>
                <w:lang w:val="en-GB"/>
              </w:rPr>
              <w:t xml:space="preserve">dvisory </w:t>
            </w:r>
            <w:r w:rsidR="00012184" w:rsidRPr="00FA4FC9">
              <w:rPr>
                <w:rFonts w:ascii="Times New Roman" w:hAnsi="Times New Roman"/>
                <w:lang w:val="en-GB"/>
              </w:rPr>
              <w:t>B</w:t>
            </w:r>
            <w:r w:rsidR="00BF07E7" w:rsidRPr="00FA4FC9">
              <w:rPr>
                <w:rFonts w:ascii="Times New Roman" w:hAnsi="Times New Roman"/>
                <w:lang w:val="en-GB"/>
              </w:rPr>
              <w:t>oard.</w:t>
            </w:r>
            <w:r w:rsidR="00BF07E7" w:rsidRPr="00803ADF">
              <w:rPr>
                <w:rFonts w:ascii="Times New Roman" w:hAnsi="Times New Roman"/>
                <w:lang w:val="en-GB"/>
              </w:rPr>
              <w:t xml:space="preserve"> </w:t>
            </w:r>
          </w:p>
        </w:tc>
      </w:tr>
    </w:tbl>
    <w:p w14:paraId="0EBBB471" w14:textId="77777777" w:rsidR="00D652D1" w:rsidRPr="00803ADF"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0312ABFC" w14:textId="77777777" w:rsidTr="00FA4FC9">
        <w:tc>
          <w:tcPr>
            <w:tcW w:w="10091" w:type="dxa"/>
            <w:shd w:val="clear" w:color="auto" w:fill="auto"/>
          </w:tcPr>
          <w:p w14:paraId="52060CD2" w14:textId="77777777" w:rsidR="00D652D1" w:rsidRPr="00803ADF" w:rsidRDefault="00D652D1" w:rsidP="0065734D">
            <w:pPr>
              <w:spacing w:before="60" w:after="180"/>
              <w:rPr>
                <w:rFonts w:ascii="Times New Roman" w:hAnsi="Times New Roman"/>
                <w:lang w:val="en-GB"/>
              </w:rPr>
            </w:pPr>
            <w:r w:rsidRPr="00803ADF">
              <w:rPr>
                <w:rFonts w:ascii="Times New Roman" w:hAnsi="Times New Roman"/>
                <w:b/>
                <w:lang w:val="en-GB"/>
              </w:rPr>
              <w:t>Deliverables</w:t>
            </w:r>
            <w:r w:rsidRPr="00803ADF">
              <w:rPr>
                <w:rFonts w:ascii="Times New Roman" w:hAnsi="Times New Roman"/>
                <w:lang w:val="en-GB"/>
              </w:rPr>
              <w:t xml:space="preserve"> (brief description and month of delivery)</w:t>
            </w:r>
          </w:p>
          <w:p w14:paraId="4D26AFDA" w14:textId="52945907" w:rsidR="00D652D1" w:rsidRPr="00803ADF" w:rsidRDefault="00D652D1" w:rsidP="00973C36">
            <w:pPr>
              <w:spacing w:after="120"/>
              <w:rPr>
                <w:rFonts w:ascii="Times New Roman" w:hAnsi="Times New Roman"/>
                <w:b/>
                <w:bCs/>
                <w:lang w:val="en-GB"/>
              </w:rPr>
            </w:pPr>
            <w:r w:rsidRPr="00803ADF">
              <w:rPr>
                <w:rFonts w:ascii="Times New Roman" w:hAnsi="Times New Roman"/>
                <w:b/>
                <w:bCs/>
                <w:lang w:val="en-GB"/>
              </w:rPr>
              <w:t xml:space="preserve">D1.1 </w:t>
            </w:r>
            <w:r w:rsidR="00973C36" w:rsidRPr="00803ADF">
              <w:rPr>
                <w:rFonts w:ascii="Times New Roman" w:hAnsi="Times New Roman"/>
                <w:b/>
                <w:bCs/>
                <w:lang w:val="en-GB"/>
              </w:rPr>
              <w:t>Quality assurance plan</w:t>
            </w:r>
            <w:r w:rsidR="003220A2" w:rsidRPr="00803ADF">
              <w:rPr>
                <w:rFonts w:ascii="Times New Roman" w:hAnsi="Times New Roman"/>
                <w:b/>
                <w:bCs/>
                <w:lang w:val="en-GB"/>
              </w:rPr>
              <w:t xml:space="preserve"> </w:t>
            </w:r>
            <w:r w:rsidR="003220A2" w:rsidRPr="00FA4FC9">
              <w:rPr>
                <w:rFonts w:ascii="Times New Roman" w:hAnsi="Times New Roman"/>
                <w:lang w:val="en-GB"/>
              </w:rPr>
              <w:t>(</w:t>
            </w:r>
            <w:r w:rsidR="00FA4FC9" w:rsidRPr="00FA4FC9">
              <w:rPr>
                <w:rFonts w:ascii="Times New Roman" w:hAnsi="Times New Roman"/>
                <w:lang w:val="en-GB"/>
              </w:rPr>
              <w:t xml:space="preserve">lead: UVA; </w:t>
            </w:r>
            <w:r w:rsidR="003220A2" w:rsidRPr="00FA4FC9">
              <w:rPr>
                <w:rFonts w:ascii="Times New Roman" w:hAnsi="Times New Roman"/>
                <w:lang w:val="en-GB"/>
              </w:rPr>
              <w:t xml:space="preserve">month of delivery: </w:t>
            </w:r>
            <w:r w:rsidR="00302C2C">
              <w:rPr>
                <w:rFonts w:ascii="Times New Roman" w:hAnsi="Times New Roman"/>
                <w:lang w:val="en-GB"/>
              </w:rPr>
              <w:t>4</w:t>
            </w:r>
            <w:r w:rsidR="003220A2" w:rsidRPr="00FA4FC9">
              <w:rPr>
                <w:rFonts w:ascii="Times New Roman" w:hAnsi="Times New Roman"/>
                <w:lang w:val="en-GB"/>
              </w:rPr>
              <w:t>)</w:t>
            </w:r>
          </w:p>
          <w:p w14:paraId="603516AF" w14:textId="20283B02" w:rsidR="00D652D1" w:rsidRPr="00803ADF" w:rsidRDefault="00D652D1" w:rsidP="00973C36">
            <w:pPr>
              <w:spacing w:after="120"/>
              <w:rPr>
                <w:rFonts w:ascii="Times New Roman" w:hAnsi="Times New Roman"/>
                <w:b/>
                <w:bCs/>
                <w:lang w:val="en-GB"/>
              </w:rPr>
            </w:pPr>
            <w:r w:rsidRPr="00803ADF">
              <w:rPr>
                <w:rFonts w:ascii="Times New Roman" w:hAnsi="Times New Roman"/>
                <w:b/>
                <w:bCs/>
                <w:lang w:val="en-GB"/>
              </w:rPr>
              <w:t>D1.</w:t>
            </w:r>
            <w:r w:rsidR="00973C36" w:rsidRPr="00803ADF">
              <w:rPr>
                <w:rFonts w:ascii="Times New Roman" w:hAnsi="Times New Roman"/>
                <w:b/>
                <w:bCs/>
                <w:lang w:val="en-GB"/>
              </w:rPr>
              <w:t>2</w:t>
            </w:r>
            <w:r w:rsidRPr="00803ADF">
              <w:rPr>
                <w:rFonts w:ascii="Times New Roman" w:hAnsi="Times New Roman"/>
                <w:b/>
                <w:bCs/>
                <w:lang w:val="en-GB"/>
              </w:rPr>
              <w:t xml:space="preserve"> Data management plan</w:t>
            </w:r>
            <w:r w:rsidR="003220A2" w:rsidRPr="00803ADF">
              <w:rPr>
                <w:rFonts w:ascii="Times New Roman" w:hAnsi="Times New Roman"/>
                <w:b/>
                <w:bCs/>
                <w:lang w:val="en-GB"/>
              </w:rPr>
              <w:t xml:space="preserve"> </w:t>
            </w:r>
            <w:r w:rsidR="003220A2" w:rsidRPr="00FA4FC9">
              <w:rPr>
                <w:rFonts w:ascii="Times New Roman" w:hAnsi="Times New Roman"/>
                <w:lang w:val="en-GB"/>
              </w:rPr>
              <w:t>(</w:t>
            </w:r>
            <w:r w:rsidR="00FA4FC9" w:rsidRPr="00FA4FC9">
              <w:rPr>
                <w:rFonts w:ascii="Times New Roman" w:hAnsi="Times New Roman"/>
                <w:lang w:val="en-GB"/>
              </w:rPr>
              <w:t xml:space="preserve">lead: GESIS; </w:t>
            </w:r>
            <w:r w:rsidR="003220A2" w:rsidRPr="00FA4FC9">
              <w:rPr>
                <w:rFonts w:ascii="Times New Roman" w:hAnsi="Times New Roman"/>
                <w:lang w:val="en-GB"/>
              </w:rPr>
              <w:t xml:space="preserve">month of delivery: </w:t>
            </w:r>
            <w:r w:rsidR="00071537" w:rsidRPr="00FA4FC9">
              <w:rPr>
                <w:rFonts w:ascii="Times New Roman" w:hAnsi="Times New Roman"/>
                <w:lang w:val="en-GB"/>
              </w:rPr>
              <w:t>4</w:t>
            </w:r>
            <w:r w:rsidR="003220A2" w:rsidRPr="00FA4FC9">
              <w:rPr>
                <w:rFonts w:ascii="Times New Roman" w:hAnsi="Times New Roman"/>
                <w:lang w:val="en-GB"/>
              </w:rPr>
              <w:t>)</w:t>
            </w:r>
          </w:p>
          <w:p w14:paraId="6FB42544" w14:textId="426C90EC" w:rsidR="00AE2767" w:rsidRPr="00FA4FC9" w:rsidRDefault="00AE2767" w:rsidP="00973C36">
            <w:pPr>
              <w:spacing w:after="120"/>
              <w:rPr>
                <w:lang w:val="en-GB"/>
              </w:rPr>
            </w:pPr>
            <w:r w:rsidRPr="00803ADF">
              <w:rPr>
                <w:rFonts w:ascii="Times New Roman" w:hAnsi="Times New Roman"/>
                <w:b/>
                <w:bCs/>
                <w:lang w:val="en-GB"/>
              </w:rPr>
              <w:t>D1.</w:t>
            </w:r>
            <w:r w:rsidR="00973C36" w:rsidRPr="00803ADF">
              <w:rPr>
                <w:rFonts w:ascii="Times New Roman" w:hAnsi="Times New Roman"/>
                <w:b/>
                <w:bCs/>
                <w:lang w:val="en-GB"/>
              </w:rPr>
              <w:t>3</w:t>
            </w:r>
            <w:r w:rsidRPr="00803ADF">
              <w:rPr>
                <w:rFonts w:ascii="Times New Roman" w:hAnsi="Times New Roman"/>
                <w:b/>
                <w:bCs/>
                <w:lang w:val="en-GB"/>
              </w:rPr>
              <w:t xml:space="preserve"> </w:t>
            </w:r>
            <w:r w:rsidR="00646CFF" w:rsidRPr="00803ADF">
              <w:rPr>
                <w:rFonts w:ascii="Times New Roman" w:hAnsi="Times New Roman"/>
                <w:b/>
                <w:bCs/>
                <w:lang w:val="en-GB"/>
              </w:rPr>
              <w:t>Data c</w:t>
            </w:r>
            <w:r w:rsidRPr="00803ADF">
              <w:rPr>
                <w:rFonts w:ascii="Times New Roman" w:hAnsi="Times New Roman"/>
                <w:b/>
                <w:bCs/>
                <w:lang w:val="en-GB"/>
              </w:rPr>
              <w:t xml:space="preserve">hecking </w:t>
            </w:r>
            <w:commentRangeStart w:id="33"/>
            <w:commentRangeStart w:id="34"/>
            <w:r w:rsidRPr="00803ADF">
              <w:rPr>
                <w:rFonts w:ascii="Times New Roman" w:hAnsi="Times New Roman"/>
                <w:b/>
                <w:bCs/>
                <w:lang w:val="en-GB"/>
              </w:rPr>
              <w:t>report</w:t>
            </w:r>
            <w:r w:rsidR="003220A2" w:rsidRPr="00803ADF">
              <w:rPr>
                <w:rFonts w:ascii="Times New Roman" w:hAnsi="Times New Roman"/>
                <w:b/>
                <w:bCs/>
                <w:lang w:val="en-GB"/>
              </w:rPr>
              <w:t xml:space="preserve"> </w:t>
            </w:r>
            <w:commentRangeEnd w:id="33"/>
            <w:r w:rsidR="004510D8" w:rsidRPr="00803ADF">
              <w:rPr>
                <w:rStyle w:val="CommentReference"/>
                <w:szCs w:val="20"/>
                <w:lang w:val="en-GB"/>
              </w:rPr>
              <w:commentReference w:id="33"/>
            </w:r>
            <w:commentRangeEnd w:id="34"/>
            <w:r w:rsidR="006801FA">
              <w:rPr>
                <w:rStyle w:val="CommentReference"/>
                <w:szCs w:val="20"/>
              </w:rPr>
              <w:commentReference w:id="34"/>
            </w:r>
            <w:r w:rsidR="00FA4FC9" w:rsidRPr="00FA4FC9">
              <w:rPr>
                <w:rFonts w:ascii="Times New Roman" w:hAnsi="Times New Roman"/>
                <w:lang w:val="en-GB"/>
              </w:rPr>
              <w:t>(lead: GESIS; month</w:t>
            </w:r>
            <w:r w:rsidR="00FA4FC9">
              <w:rPr>
                <w:rFonts w:ascii="Times New Roman" w:hAnsi="Times New Roman"/>
                <w:lang w:val="en-GB"/>
              </w:rPr>
              <w:t>s</w:t>
            </w:r>
            <w:r w:rsidR="00FA4FC9" w:rsidRPr="00FA4FC9">
              <w:rPr>
                <w:rFonts w:ascii="Times New Roman" w:hAnsi="Times New Roman"/>
                <w:lang w:val="en-GB"/>
              </w:rPr>
              <w:t xml:space="preserve"> of delivery: </w:t>
            </w:r>
            <w:r w:rsidR="00FA4FC9" w:rsidRPr="00FA4FC9">
              <w:rPr>
                <w:rFonts w:ascii="Times New Roman" w:hAnsi="Times New Roman"/>
                <w:highlight w:val="red"/>
                <w:lang w:val="en-GB"/>
              </w:rPr>
              <w:t>48</w:t>
            </w:r>
            <w:r w:rsidR="00FA4FC9" w:rsidRPr="00FA4FC9">
              <w:rPr>
                <w:rFonts w:ascii="Times New Roman" w:hAnsi="Times New Roman"/>
                <w:lang w:val="en-GB"/>
              </w:rPr>
              <w:t>)</w:t>
            </w:r>
          </w:p>
          <w:p w14:paraId="22E33FC8" w14:textId="5A00755D" w:rsidR="00973C36" w:rsidRPr="00012184" w:rsidRDefault="00AE2767" w:rsidP="000325B5">
            <w:pPr>
              <w:spacing w:after="60"/>
              <w:rPr>
                <w:rFonts w:ascii="Times New Roman" w:hAnsi="Times New Roman"/>
                <w:b/>
                <w:bCs/>
                <w:lang w:val="en-GB"/>
              </w:rPr>
            </w:pPr>
            <w:r w:rsidRPr="00803ADF">
              <w:rPr>
                <w:rFonts w:ascii="Times New Roman" w:hAnsi="Times New Roman"/>
                <w:b/>
                <w:bCs/>
                <w:lang w:val="en-GB"/>
              </w:rPr>
              <w:t>D1.</w:t>
            </w:r>
            <w:r w:rsidR="00973C36" w:rsidRPr="00803ADF">
              <w:rPr>
                <w:rFonts w:ascii="Times New Roman" w:hAnsi="Times New Roman"/>
                <w:b/>
                <w:bCs/>
                <w:lang w:val="en-GB"/>
              </w:rPr>
              <w:t>4</w:t>
            </w:r>
            <w:r w:rsidRPr="00803ADF">
              <w:rPr>
                <w:rFonts w:ascii="Times New Roman" w:hAnsi="Times New Roman"/>
                <w:b/>
                <w:bCs/>
                <w:lang w:val="en-GB"/>
              </w:rPr>
              <w:t xml:space="preserve"> </w:t>
            </w:r>
            <w:r w:rsidR="00FA4FC9">
              <w:rPr>
                <w:rFonts w:ascii="Times New Roman" w:hAnsi="Times New Roman"/>
                <w:b/>
                <w:bCs/>
                <w:lang w:val="en-GB"/>
              </w:rPr>
              <w:t xml:space="preserve">Report on data management activities </w:t>
            </w:r>
            <w:r w:rsidR="00FA4FC9" w:rsidRPr="00FA4FC9">
              <w:rPr>
                <w:rFonts w:ascii="Times New Roman" w:hAnsi="Times New Roman"/>
                <w:lang w:val="en-GB"/>
              </w:rPr>
              <w:t>(lead: GESIS; month of delivery: 48)</w:t>
            </w:r>
          </w:p>
        </w:tc>
      </w:tr>
    </w:tbl>
    <w:p w14:paraId="3F56487A" w14:textId="77777777" w:rsidR="00D652D1" w:rsidRPr="00803ADF" w:rsidRDefault="00D652D1" w:rsidP="004D4A32">
      <w:pPr>
        <w:pStyle w:val="Heading4"/>
      </w:pPr>
      <w:r w:rsidRPr="00803ADF">
        <w:t>WP2 – Connecting time and space: The context of liberal democracy (lead: GESIS)</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84"/>
        <w:gridCol w:w="816"/>
        <w:gridCol w:w="861"/>
        <w:gridCol w:w="853"/>
        <w:gridCol w:w="852"/>
      </w:tblGrid>
      <w:tr w:rsidR="00E0761C" w:rsidRPr="00803ADF" w14:paraId="33B7963E" w14:textId="77777777" w:rsidTr="00E0761C">
        <w:trPr>
          <w:cantSplit/>
          <w:trHeight w:val="397"/>
        </w:trPr>
        <w:tc>
          <w:tcPr>
            <w:tcW w:w="2425" w:type="dxa"/>
            <w:shd w:val="clear" w:color="auto" w:fill="F2F2F2" w:themeFill="background1" w:themeFillShade="F2"/>
            <w:vAlign w:val="center"/>
          </w:tcPr>
          <w:p w14:paraId="6C274C68" w14:textId="77777777" w:rsidR="00E0761C" w:rsidRPr="00803ADF" w:rsidRDefault="00E0761C" w:rsidP="00E0761C">
            <w:pPr>
              <w:rPr>
                <w:rFonts w:ascii="Times New Roman" w:hAnsi="Times New Roman"/>
                <w:b/>
                <w:lang w:val="en-GB"/>
              </w:rPr>
            </w:pPr>
            <w:r w:rsidRPr="00803ADF">
              <w:rPr>
                <w:rFonts w:ascii="Times New Roman" w:hAnsi="Times New Roman"/>
                <w:b/>
                <w:lang w:val="en-GB"/>
              </w:rPr>
              <w:t xml:space="preserve">Work package number </w:t>
            </w:r>
          </w:p>
        </w:tc>
        <w:tc>
          <w:tcPr>
            <w:tcW w:w="845" w:type="dxa"/>
            <w:vAlign w:val="center"/>
          </w:tcPr>
          <w:p w14:paraId="3AAB14B0" w14:textId="77777777" w:rsidR="00E0761C" w:rsidRPr="00803ADF" w:rsidRDefault="00E0761C" w:rsidP="00E0761C">
            <w:pPr>
              <w:rPr>
                <w:rFonts w:ascii="Times New Roman" w:hAnsi="Times New Roman"/>
                <w:b/>
                <w:bCs/>
                <w:lang w:val="en-GB"/>
              </w:rPr>
            </w:pPr>
            <w:r w:rsidRPr="00803ADF">
              <w:rPr>
                <w:rFonts w:ascii="Times New Roman" w:hAnsi="Times New Roman"/>
                <w:b/>
                <w:bCs/>
                <w:lang w:val="en-GB"/>
              </w:rPr>
              <w:t>2</w:t>
            </w:r>
          </w:p>
        </w:tc>
        <w:tc>
          <w:tcPr>
            <w:tcW w:w="5104" w:type="dxa"/>
            <w:gridSpan w:val="6"/>
            <w:shd w:val="clear" w:color="auto" w:fill="F2F2F2" w:themeFill="background1" w:themeFillShade="F2"/>
            <w:vAlign w:val="center"/>
          </w:tcPr>
          <w:p w14:paraId="504574C9" w14:textId="77777777" w:rsidR="00E0761C" w:rsidRPr="00803ADF" w:rsidRDefault="00E0761C" w:rsidP="00E0761C">
            <w:pPr>
              <w:rPr>
                <w:rFonts w:ascii="Times New Roman" w:hAnsi="Times New Roman"/>
                <w:lang w:val="en-GB"/>
              </w:rPr>
            </w:pPr>
            <w:r w:rsidRPr="00803ADF">
              <w:rPr>
                <w:rFonts w:ascii="Times New Roman" w:hAnsi="Times New Roman"/>
                <w:b/>
                <w:lang w:val="en-GB"/>
              </w:rPr>
              <w:t>Lead beneficiary</w:t>
            </w:r>
          </w:p>
        </w:tc>
        <w:tc>
          <w:tcPr>
            <w:tcW w:w="1705" w:type="dxa"/>
            <w:gridSpan w:val="2"/>
            <w:vAlign w:val="center"/>
          </w:tcPr>
          <w:p w14:paraId="139E1C7D" w14:textId="77777777" w:rsidR="00E0761C" w:rsidRPr="00803ADF" w:rsidRDefault="00E0761C" w:rsidP="00E0761C">
            <w:pPr>
              <w:rPr>
                <w:rFonts w:ascii="Times New Roman" w:hAnsi="Times New Roman"/>
                <w:b/>
                <w:bCs/>
                <w:lang w:val="en-GB"/>
              </w:rPr>
            </w:pPr>
            <w:r w:rsidRPr="00803ADF">
              <w:rPr>
                <w:rFonts w:ascii="Times New Roman" w:hAnsi="Times New Roman"/>
                <w:b/>
                <w:bCs/>
                <w:lang w:val="en-GB"/>
              </w:rPr>
              <w:t>GESIS</w:t>
            </w:r>
          </w:p>
        </w:tc>
      </w:tr>
      <w:tr w:rsidR="00E0761C" w:rsidRPr="00803ADF" w14:paraId="4A622D76" w14:textId="77777777" w:rsidTr="00E0761C">
        <w:trPr>
          <w:cantSplit/>
          <w:trHeight w:val="397"/>
        </w:trPr>
        <w:tc>
          <w:tcPr>
            <w:tcW w:w="2425" w:type="dxa"/>
            <w:shd w:val="clear" w:color="auto" w:fill="F2F2F2" w:themeFill="background1" w:themeFillShade="F2"/>
            <w:vAlign w:val="center"/>
          </w:tcPr>
          <w:p w14:paraId="250B9028" w14:textId="77777777" w:rsidR="00E0761C" w:rsidRPr="00803ADF" w:rsidRDefault="00E0761C" w:rsidP="00E0761C">
            <w:pPr>
              <w:rPr>
                <w:rFonts w:ascii="Times New Roman" w:hAnsi="Times New Roman"/>
                <w:b/>
                <w:lang w:val="en-GB"/>
              </w:rPr>
            </w:pPr>
            <w:r w:rsidRPr="00803ADF">
              <w:rPr>
                <w:rFonts w:ascii="Times New Roman" w:hAnsi="Times New Roman"/>
                <w:b/>
                <w:lang w:val="en-GB"/>
              </w:rPr>
              <w:t>Work package title</w:t>
            </w:r>
          </w:p>
        </w:tc>
        <w:tc>
          <w:tcPr>
            <w:tcW w:w="7654" w:type="dxa"/>
            <w:gridSpan w:val="9"/>
            <w:vAlign w:val="center"/>
          </w:tcPr>
          <w:p w14:paraId="47A61AE2" w14:textId="77777777" w:rsidR="00E0761C" w:rsidRPr="00803ADF" w:rsidRDefault="00E0761C" w:rsidP="00E0761C">
            <w:pPr>
              <w:rPr>
                <w:rFonts w:ascii="Times New Roman" w:hAnsi="Times New Roman"/>
                <w:lang w:val="en-GB"/>
              </w:rPr>
            </w:pPr>
            <w:r w:rsidRPr="00803ADF">
              <w:rPr>
                <w:rFonts w:ascii="Times New Roman" w:hAnsi="Times New Roman"/>
                <w:lang w:val="en-GB"/>
              </w:rPr>
              <w:t>Connecting time and space: The context of liberal democracy</w:t>
            </w:r>
          </w:p>
        </w:tc>
      </w:tr>
      <w:tr w:rsidR="00E0761C" w:rsidRPr="00803ADF" w14:paraId="688CD12B" w14:textId="77777777" w:rsidTr="00CA051A">
        <w:trPr>
          <w:cantSplit/>
          <w:trHeight w:val="397"/>
        </w:trPr>
        <w:tc>
          <w:tcPr>
            <w:tcW w:w="2425" w:type="dxa"/>
            <w:shd w:val="clear" w:color="auto" w:fill="F2F2F2" w:themeFill="background1" w:themeFillShade="F2"/>
            <w:vAlign w:val="center"/>
          </w:tcPr>
          <w:p w14:paraId="3376EE25" w14:textId="77777777" w:rsidR="00E0761C" w:rsidRPr="00803ADF" w:rsidRDefault="00E0761C" w:rsidP="00E0761C">
            <w:pPr>
              <w:ind w:left="1191" w:hanging="1191"/>
              <w:rPr>
                <w:rFonts w:ascii="Times New Roman" w:hAnsi="Times New Roman"/>
                <w:b/>
                <w:lang w:val="en-GB"/>
              </w:rPr>
            </w:pPr>
            <w:r w:rsidRPr="00803ADF">
              <w:rPr>
                <w:rFonts w:ascii="Times New Roman" w:hAnsi="Times New Roman"/>
                <w:b/>
                <w:lang w:val="en-GB"/>
              </w:rPr>
              <w:t>Participant number</w:t>
            </w:r>
          </w:p>
        </w:tc>
        <w:tc>
          <w:tcPr>
            <w:tcW w:w="845" w:type="dxa"/>
            <w:vAlign w:val="center"/>
          </w:tcPr>
          <w:p w14:paraId="749AD8F4"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1</w:t>
            </w:r>
          </w:p>
        </w:tc>
        <w:tc>
          <w:tcPr>
            <w:tcW w:w="847" w:type="dxa"/>
            <w:vAlign w:val="center"/>
          </w:tcPr>
          <w:p w14:paraId="73820ED6"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2</w:t>
            </w:r>
          </w:p>
        </w:tc>
        <w:tc>
          <w:tcPr>
            <w:tcW w:w="847" w:type="dxa"/>
            <w:vAlign w:val="center"/>
          </w:tcPr>
          <w:p w14:paraId="5F800DDE"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3</w:t>
            </w:r>
          </w:p>
        </w:tc>
        <w:tc>
          <w:tcPr>
            <w:tcW w:w="849" w:type="dxa"/>
            <w:vAlign w:val="center"/>
          </w:tcPr>
          <w:p w14:paraId="4EA0EDAA"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4</w:t>
            </w:r>
          </w:p>
        </w:tc>
        <w:tc>
          <w:tcPr>
            <w:tcW w:w="884" w:type="dxa"/>
            <w:vAlign w:val="center"/>
          </w:tcPr>
          <w:p w14:paraId="0ECA81CE" w14:textId="77777777" w:rsidR="00E0761C" w:rsidRPr="00803ADF" w:rsidRDefault="00E0761C" w:rsidP="00E0761C">
            <w:pPr>
              <w:jc w:val="center"/>
              <w:rPr>
                <w:rFonts w:ascii="Times New Roman" w:hAnsi="Times New Roman"/>
                <w:b/>
                <w:bCs/>
                <w:lang w:val="en-GB"/>
              </w:rPr>
            </w:pPr>
            <w:r w:rsidRPr="00803ADF">
              <w:rPr>
                <w:rFonts w:ascii="Times New Roman" w:hAnsi="Times New Roman"/>
                <w:b/>
                <w:bCs/>
                <w:lang w:val="en-GB"/>
              </w:rPr>
              <w:t>5</w:t>
            </w:r>
          </w:p>
        </w:tc>
        <w:tc>
          <w:tcPr>
            <w:tcW w:w="816" w:type="dxa"/>
            <w:vAlign w:val="center"/>
          </w:tcPr>
          <w:p w14:paraId="09E276A9"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6</w:t>
            </w:r>
          </w:p>
        </w:tc>
        <w:tc>
          <w:tcPr>
            <w:tcW w:w="856" w:type="dxa"/>
            <w:vAlign w:val="center"/>
          </w:tcPr>
          <w:p w14:paraId="4FEED50F"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7</w:t>
            </w:r>
          </w:p>
        </w:tc>
        <w:tc>
          <w:tcPr>
            <w:tcW w:w="853" w:type="dxa"/>
            <w:vAlign w:val="center"/>
          </w:tcPr>
          <w:p w14:paraId="18708BF9"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8</w:t>
            </w:r>
          </w:p>
        </w:tc>
        <w:tc>
          <w:tcPr>
            <w:tcW w:w="852" w:type="dxa"/>
            <w:vAlign w:val="center"/>
          </w:tcPr>
          <w:p w14:paraId="30B69C09"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9</w:t>
            </w:r>
          </w:p>
        </w:tc>
      </w:tr>
      <w:tr w:rsidR="00CA051A" w:rsidRPr="00803ADF" w14:paraId="07DA8B1E" w14:textId="77777777" w:rsidTr="00CA051A">
        <w:trPr>
          <w:cantSplit/>
          <w:trHeight w:val="397"/>
        </w:trPr>
        <w:tc>
          <w:tcPr>
            <w:tcW w:w="2425" w:type="dxa"/>
            <w:shd w:val="clear" w:color="auto" w:fill="F2F2F2" w:themeFill="background1" w:themeFillShade="F2"/>
            <w:vAlign w:val="center"/>
          </w:tcPr>
          <w:p w14:paraId="7D415EE5" w14:textId="77777777" w:rsidR="00CA051A" w:rsidRPr="00803ADF" w:rsidRDefault="00CA051A" w:rsidP="00CA051A">
            <w:pPr>
              <w:rPr>
                <w:rFonts w:ascii="Times New Roman" w:hAnsi="Times New Roman"/>
                <w:b/>
                <w:lang w:val="en-GB"/>
              </w:rPr>
            </w:pPr>
            <w:r w:rsidRPr="00803ADF">
              <w:rPr>
                <w:rFonts w:ascii="Times New Roman" w:hAnsi="Times New Roman"/>
                <w:b/>
                <w:lang w:val="en-GB"/>
              </w:rPr>
              <w:t>Short name of participant</w:t>
            </w:r>
          </w:p>
        </w:tc>
        <w:tc>
          <w:tcPr>
            <w:tcW w:w="845" w:type="dxa"/>
            <w:vAlign w:val="center"/>
          </w:tcPr>
          <w:p w14:paraId="4FE27632" w14:textId="77777777" w:rsidR="00CA051A" w:rsidRPr="00803ADF" w:rsidRDefault="00CA051A" w:rsidP="00CA051A">
            <w:pPr>
              <w:jc w:val="center"/>
              <w:rPr>
                <w:rFonts w:ascii="Times New Roman" w:hAnsi="Times New Roman"/>
                <w:lang w:val="en-GB"/>
              </w:rPr>
            </w:pPr>
            <w:r w:rsidRPr="00803ADF">
              <w:rPr>
                <w:rFonts w:ascii="Times New Roman" w:hAnsi="Times New Roman"/>
                <w:lang w:val="en-GB"/>
              </w:rPr>
              <w:t>UVA</w:t>
            </w:r>
          </w:p>
        </w:tc>
        <w:tc>
          <w:tcPr>
            <w:tcW w:w="847" w:type="dxa"/>
            <w:vAlign w:val="center"/>
          </w:tcPr>
          <w:p w14:paraId="3DDD3182" w14:textId="3F61E285" w:rsidR="00CA051A" w:rsidRPr="00803ADF" w:rsidRDefault="00CA051A" w:rsidP="00CA051A">
            <w:pPr>
              <w:jc w:val="center"/>
              <w:rPr>
                <w:rFonts w:ascii="Times New Roman" w:hAnsi="Times New Roman"/>
                <w:lang w:val="en-GB"/>
              </w:rPr>
            </w:pPr>
            <w:r>
              <w:rPr>
                <w:rFonts w:ascii="Times New Roman" w:hAnsi="Times New Roman"/>
                <w:lang w:val="en-GB"/>
              </w:rPr>
              <w:t>SWPS</w:t>
            </w:r>
          </w:p>
        </w:tc>
        <w:tc>
          <w:tcPr>
            <w:tcW w:w="847" w:type="dxa"/>
            <w:vAlign w:val="center"/>
          </w:tcPr>
          <w:p w14:paraId="69C11DCB" w14:textId="7B7C51E3" w:rsidR="00CA051A" w:rsidRPr="00803ADF" w:rsidRDefault="00CA051A" w:rsidP="00CA051A">
            <w:pPr>
              <w:jc w:val="center"/>
              <w:rPr>
                <w:rFonts w:ascii="Times New Roman" w:hAnsi="Times New Roman"/>
                <w:lang w:val="en-GB"/>
              </w:rPr>
            </w:pPr>
            <w:r>
              <w:rPr>
                <w:rFonts w:ascii="Times New Roman" w:hAnsi="Times New Roman"/>
                <w:lang w:val="en-GB"/>
              </w:rPr>
              <w:t>UNCL</w:t>
            </w:r>
          </w:p>
        </w:tc>
        <w:tc>
          <w:tcPr>
            <w:tcW w:w="849" w:type="dxa"/>
            <w:vAlign w:val="center"/>
          </w:tcPr>
          <w:p w14:paraId="30A0DF38" w14:textId="200ACC94" w:rsidR="00CA051A" w:rsidRPr="00803ADF" w:rsidRDefault="00CA051A" w:rsidP="00CA051A">
            <w:pPr>
              <w:jc w:val="center"/>
              <w:rPr>
                <w:rFonts w:ascii="Times New Roman" w:hAnsi="Times New Roman"/>
                <w:lang w:val="en-GB"/>
              </w:rPr>
            </w:pPr>
            <w:r>
              <w:rPr>
                <w:rFonts w:ascii="Times New Roman" w:hAnsi="Times New Roman"/>
                <w:lang w:val="en-GB"/>
              </w:rPr>
              <w:t>LSE</w:t>
            </w:r>
          </w:p>
        </w:tc>
        <w:tc>
          <w:tcPr>
            <w:tcW w:w="884" w:type="dxa"/>
            <w:vAlign w:val="center"/>
          </w:tcPr>
          <w:p w14:paraId="26A04575" w14:textId="7C742034" w:rsidR="00CA051A" w:rsidRPr="00CA051A" w:rsidRDefault="00CA051A" w:rsidP="00CA051A">
            <w:pPr>
              <w:jc w:val="center"/>
              <w:rPr>
                <w:rFonts w:ascii="Times New Roman" w:hAnsi="Times New Roman"/>
                <w:b/>
                <w:bCs/>
                <w:lang w:val="en-GB"/>
              </w:rPr>
            </w:pPr>
            <w:r w:rsidRPr="00CA051A">
              <w:rPr>
                <w:rFonts w:ascii="Times New Roman" w:hAnsi="Times New Roman"/>
                <w:b/>
                <w:bCs/>
                <w:lang w:val="en-GB"/>
              </w:rPr>
              <w:t>GESIS</w:t>
            </w:r>
          </w:p>
        </w:tc>
        <w:tc>
          <w:tcPr>
            <w:tcW w:w="816" w:type="dxa"/>
            <w:vAlign w:val="center"/>
          </w:tcPr>
          <w:p w14:paraId="6D95525F" w14:textId="5C1437E0" w:rsidR="00CA051A" w:rsidRPr="00803ADF" w:rsidRDefault="00CA051A" w:rsidP="00CA051A">
            <w:pPr>
              <w:jc w:val="center"/>
              <w:rPr>
                <w:rFonts w:ascii="Times New Roman" w:hAnsi="Times New Roman"/>
                <w:lang w:val="en-GB"/>
              </w:rPr>
            </w:pPr>
            <w:r w:rsidRPr="00803ADF">
              <w:rPr>
                <w:rFonts w:ascii="Times New Roman" w:hAnsi="Times New Roman"/>
                <w:lang w:val="en-GB"/>
              </w:rPr>
              <w:t>UCLB</w:t>
            </w:r>
          </w:p>
        </w:tc>
        <w:tc>
          <w:tcPr>
            <w:tcW w:w="856" w:type="dxa"/>
            <w:vAlign w:val="center"/>
          </w:tcPr>
          <w:p w14:paraId="1486018C" w14:textId="2387188A" w:rsidR="00CA051A" w:rsidRPr="00803ADF" w:rsidRDefault="00CA051A" w:rsidP="00CA051A">
            <w:pPr>
              <w:jc w:val="center"/>
              <w:rPr>
                <w:rFonts w:ascii="Times New Roman" w:hAnsi="Times New Roman"/>
                <w:lang w:val="en-GB"/>
              </w:rPr>
            </w:pPr>
            <w:r>
              <w:rPr>
                <w:rFonts w:ascii="Times New Roman" w:hAnsi="Times New Roman"/>
                <w:lang w:val="en-GB"/>
              </w:rPr>
              <w:t>SDU</w:t>
            </w:r>
          </w:p>
        </w:tc>
        <w:tc>
          <w:tcPr>
            <w:tcW w:w="853" w:type="dxa"/>
            <w:vAlign w:val="center"/>
          </w:tcPr>
          <w:p w14:paraId="73F61539" w14:textId="4DBE61EB" w:rsidR="00CA051A" w:rsidRPr="00803ADF" w:rsidRDefault="00747CC6" w:rsidP="00CA051A">
            <w:pPr>
              <w:jc w:val="center"/>
              <w:rPr>
                <w:rFonts w:ascii="Times New Roman" w:hAnsi="Times New Roman"/>
                <w:lang w:val="en-GB"/>
              </w:rPr>
            </w:pPr>
            <w:r>
              <w:rPr>
                <w:rFonts w:ascii="Times New Roman" w:hAnsi="Times New Roman"/>
                <w:lang w:val="en-GB"/>
              </w:rPr>
              <w:t>FNSP</w:t>
            </w:r>
          </w:p>
        </w:tc>
        <w:tc>
          <w:tcPr>
            <w:tcW w:w="852" w:type="dxa"/>
            <w:vAlign w:val="center"/>
          </w:tcPr>
          <w:p w14:paraId="429922D8" w14:textId="1CC1FC39" w:rsidR="00CA051A" w:rsidRPr="00803ADF" w:rsidRDefault="00CA051A" w:rsidP="00CA051A">
            <w:pPr>
              <w:jc w:val="center"/>
              <w:rPr>
                <w:rFonts w:ascii="Times New Roman" w:hAnsi="Times New Roman"/>
                <w:lang w:val="en-GB"/>
              </w:rPr>
            </w:pPr>
            <w:r w:rsidRPr="00803ADF">
              <w:rPr>
                <w:rFonts w:ascii="Times New Roman" w:hAnsi="Times New Roman"/>
                <w:lang w:val="en-GB"/>
              </w:rPr>
              <w:t>CEPS</w:t>
            </w:r>
          </w:p>
        </w:tc>
      </w:tr>
      <w:tr w:rsidR="00E0761C" w:rsidRPr="00803ADF" w14:paraId="0C3C567D" w14:textId="77777777" w:rsidTr="00777D0C">
        <w:trPr>
          <w:cantSplit/>
          <w:trHeight w:val="397"/>
        </w:trPr>
        <w:tc>
          <w:tcPr>
            <w:tcW w:w="2425" w:type="dxa"/>
            <w:shd w:val="clear" w:color="auto" w:fill="F2F2F2" w:themeFill="background1" w:themeFillShade="F2"/>
            <w:vAlign w:val="center"/>
          </w:tcPr>
          <w:p w14:paraId="6617BEC9" w14:textId="77777777" w:rsidR="00E0761C" w:rsidRPr="00803ADF" w:rsidRDefault="00E0761C" w:rsidP="00E0761C">
            <w:pPr>
              <w:rPr>
                <w:rFonts w:ascii="Times New Roman" w:hAnsi="Times New Roman"/>
                <w:b/>
                <w:lang w:val="en-GB"/>
              </w:rPr>
            </w:pPr>
            <w:r w:rsidRPr="00803ADF">
              <w:rPr>
                <w:rFonts w:ascii="Times New Roman" w:hAnsi="Times New Roman"/>
                <w:b/>
                <w:lang w:val="en-GB"/>
              </w:rPr>
              <w:t>Person months per participant:</w:t>
            </w:r>
          </w:p>
        </w:tc>
        <w:tc>
          <w:tcPr>
            <w:tcW w:w="845" w:type="dxa"/>
            <w:shd w:val="clear" w:color="auto" w:fill="auto"/>
            <w:vAlign w:val="center"/>
          </w:tcPr>
          <w:p w14:paraId="37FF0A66" w14:textId="01EF8D27" w:rsidR="00E0761C" w:rsidRPr="00803ADF" w:rsidRDefault="00777D0C" w:rsidP="00E0761C">
            <w:pPr>
              <w:jc w:val="center"/>
              <w:rPr>
                <w:rFonts w:ascii="Times New Roman" w:hAnsi="Times New Roman"/>
                <w:lang w:val="en-GB"/>
              </w:rPr>
            </w:pPr>
            <w:r>
              <w:rPr>
                <w:rFonts w:ascii="Times New Roman" w:hAnsi="Times New Roman"/>
                <w:lang w:val="en-GB"/>
              </w:rPr>
              <w:t>0</w:t>
            </w:r>
          </w:p>
        </w:tc>
        <w:tc>
          <w:tcPr>
            <w:tcW w:w="847" w:type="dxa"/>
            <w:shd w:val="clear" w:color="auto" w:fill="auto"/>
            <w:vAlign w:val="center"/>
          </w:tcPr>
          <w:p w14:paraId="4E3EBBAD" w14:textId="5E06C23F" w:rsidR="00E0761C" w:rsidRPr="00803ADF" w:rsidRDefault="00777D0C" w:rsidP="00E0761C">
            <w:pPr>
              <w:jc w:val="center"/>
              <w:rPr>
                <w:rFonts w:ascii="Times New Roman" w:hAnsi="Times New Roman"/>
                <w:lang w:val="en-GB"/>
              </w:rPr>
            </w:pPr>
            <w:r>
              <w:rPr>
                <w:rFonts w:ascii="Times New Roman" w:hAnsi="Times New Roman"/>
                <w:lang w:val="en-GB"/>
              </w:rPr>
              <w:t>0</w:t>
            </w:r>
          </w:p>
        </w:tc>
        <w:tc>
          <w:tcPr>
            <w:tcW w:w="847" w:type="dxa"/>
            <w:shd w:val="clear" w:color="auto" w:fill="auto"/>
            <w:vAlign w:val="center"/>
          </w:tcPr>
          <w:p w14:paraId="57B2C6C5" w14:textId="4456C3C1" w:rsidR="00E0761C" w:rsidRPr="00803ADF" w:rsidRDefault="00777D0C" w:rsidP="00E0761C">
            <w:pPr>
              <w:jc w:val="center"/>
              <w:rPr>
                <w:rFonts w:ascii="Times New Roman" w:hAnsi="Times New Roman"/>
                <w:lang w:val="en-GB"/>
              </w:rPr>
            </w:pPr>
            <w:r>
              <w:rPr>
                <w:rFonts w:ascii="Times New Roman" w:hAnsi="Times New Roman"/>
                <w:lang w:val="en-GB"/>
              </w:rPr>
              <w:t>0</w:t>
            </w:r>
          </w:p>
        </w:tc>
        <w:tc>
          <w:tcPr>
            <w:tcW w:w="849" w:type="dxa"/>
            <w:shd w:val="clear" w:color="auto" w:fill="auto"/>
            <w:vAlign w:val="center"/>
          </w:tcPr>
          <w:p w14:paraId="00805521" w14:textId="4FA09DED" w:rsidR="00E0761C" w:rsidRPr="00803ADF" w:rsidRDefault="00777D0C" w:rsidP="00E0761C">
            <w:pPr>
              <w:jc w:val="center"/>
              <w:rPr>
                <w:rFonts w:ascii="Times New Roman" w:hAnsi="Times New Roman"/>
                <w:lang w:val="en-GB"/>
              </w:rPr>
            </w:pPr>
            <w:r>
              <w:rPr>
                <w:rFonts w:ascii="Times New Roman" w:hAnsi="Times New Roman"/>
                <w:lang w:val="en-GB"/>
              </w:rPr>
              <w:t>0</w:t>
            </w:r>
          </w:p>
        </w:tc>
        <w:tc>
          <w:tcPr>
            <w:tcW w:w="884" w:type="dxa"/>
            <w:shd w:val="clear" w:color="auto" w:fill="auto"/>
            <w:vAlign w:val="center"/>
          </w:tcPr>
          <w:p w14:paraId="564E7322" w14:textId="74CD457C" w:rsidR="00E0761C" w:rsidRPr="00777D0C" w:rsidRDefault="00777D0C" w:rsidP="00E0761C">
            <w:pPr>
              <w:jc w:val="center"/>
              <w:rPr>
                <w:rFonts w:ascii="Times New Roman" w:hAnsi="Times New Roman"/>
                <w:b/>
                <w:bCs/>
                <w:lang w:val="en-GB"/>
              </w:rPr>
            </w:pPr>
            <w:r w:rsidRPr="00777D0C">
              <w:rPr>
                <w:rFonts w:ascii="Times New Roman" w:hAnsi="Times New Roman"/>
                <w:b/>
                <w:bCs/>
                <w:lang w:val="en-GB"/>
              </w:rPr>
              <w:t>14</w:t>
            </w:r>
          </w:p>
        </w:tc>
        <w:tc>
          <w:tcPr>
            <w:tcW w:w="816" w:type="dxa"/>
            <w:shd w:val="clear" w:color="auto" w:fill="auto"/>
            <w:vAlign w:val="center"/>
          </w:tcPr>
          <w:p w14:paraId="1AA3B646" w14:textId="5FD76CA1" w:rsidR="00E0761C" w:rsidRPr="00803ADF" w:rsidRDefault="00777D0C" w:rsidP="00E0761C">
            <w:pPr>
              <w:jc w:val="center"/>
              <w:rPr>
                <w:rFonts w:ascii="Times New Roman" w:hAnsi="Times New Roman"/>
                <w:lang w:val="en-GB"/>
              </w:rPr>
            </w:pPr>
            <w:r>
              <w:rPr>
                <w:rFonts w:ascii="Times New Roman" w:hAnsi="Times New Roman"/>
                <w:lang w:val="en-GB"/>
              </w:rPr>
              <w:t>0</w:t>
            </w:r>
          </w:p>
        </w:tc>
        <w:tc>
          <w:tcPr>
            <w:tcW w:w="856" w:type="dxa"/>
            <w:shd w:val="clear" w:color="auto" w:fill="auto"/>
            <w:vAlign w:val="center"/>
          </w:tcPr>
          <w:p w14:paraId="15944EFC" w14:textId="666F4D07" w:rsidR="00E0761C" w:rsidRPr="00803ADF" w:rsidRDefault="00777D0C" w:rsidP="00E0761C">
            <w:pPr>
              <w:jc w:val="center"/>
              <w:rPr>
                <w:rFonts w:ascii="Times New Roman" w:hAnsi="Times New Roman"/>
                <w:lang w:val="en-GB"/>
              </w:rPr>
            </w:pPr>
            <w:r>
              <w:rPr>
                <w:rFonts w:ascii="Times New Roman" w:hAnsi="Times New Roman"/>
                <w:lang w:val="en-GB"/>
              </w:rPr>
              <w:t>0</w:t>
            </w:r>
          </w:p>
        </w:tc>
        <w:tc>
          <w:tcPr>
            <w:tcW w:w="853" w:type="dxa"/>
            <w:shd w:val="clear" w:color="auto" w:fill="auto"/>
            <w:vAlign w:val="center"/>
          </w:tcPr>
          <w:p w14:paraId="75A6CBD2" w14:textId="56EAFF00" w:rsidR="00E0761C" w:rsidRPr="00803ADF" w:rsidRDefault="00777D0C" w:rsidP="00E0761C">
            <w:pPr>
              <w:jc w:val="center"/>
              <w:rPr>
                <w:rFonts w:ascii="Times New Roman" w:hAnsi="Times New Roman"/>
                <w:lang w:val="en-GB"/>
              </w:rPr>
            </w:pPr>
            <w:r>
              <w:rPr>
                <w:rFonts w:ascii="Times New Roman" w:hAnsi="Times New Roman"/>
                <w:lang w:val="en-GB"/>
              </w:rPr>
              <w:t>0</w:t>
            </w:r>
          </w:p>
        </w:tc>
        <w:tc>
          <w:tcPr>
            <w:tcW w:w="852" w:type="dxa"/>
            <w:shd w:val="clear" w:color="auto" w:fill="auto"/>
            <w:vAlign w:val="center"/>
          </w:tcPr>
          <w:p w14:paraId="1AE632EC" w14:textId="1F8FAC12" w:rsidR="00E0761C" w:rsidRPr="00803ADF" w:rsidRDefault="00C01B53" w:rsidP="00E0761C">
            <w:pPr>
              <w:jc w:val="center"/>
              <w:rPr>
                <w:rFonts w:ascii="Times New Roman" w:hAnsi="Times New Roman"/>
                <w:lang w:val="en-GB"/>
              </w:rPr>
            </w:pPr>
            <w:r>
              <w:rPr>
                <w:rFonts w:ascii="Times New Roman" w:hAnsi="Times New Roman"/>
                <w:lang w:val="en-GB"/>
              </w:rPr>
              <w:t>3</w:t>
            </w:r>
          </w:p>
        </w:tc>
      </w:tr>
      <w:tr w:rsidR="00E0761C" w:rsidRPr="00803ADF" w14:paraId="562AE81C" w14:textId="77777777" w:rsidTr="00E0761C">
        <w:trPr>
          <w:cantSplit/>
          <w:trHeight w:val="397"/>
        </w:trPr>
        <w:tc>
          <w:tcPr>
            <w:tcW w:w="2425" w:type="dxa"/>
            <w:shd w:val="clear" w:color="auto" w:fill="F2F2F2" w:themeFill="background1" w:themeFillShade="F2"/>
            <w:vAlign w:val="center"/>
          </w:tcPr>
          <w:p w14:paraId="01CEA938" w14:textId="77777777" w:rsidR="00E0761C" w:rsidRPr="00803ADF" w:rsidRDefault="00E0761C" w:rsidP="00E0761C">
            <w:pPr>
              <w:ind w:left="1191" w:hanging="1191"/>
              <w:rPr>
                <w:rFonts w:ascii="Times New Roman" w:hAnsi="Times New Roman"/>
                <w:b/>
                <w:lang w:val="en-GB"/>
              </w:rPr>
            </w:pPr>
            <w:r w:rsidRPr="00803ADF">
              <w:rPr>
                <w:rFonts w:ascii="Times New Roman" w:hAnsi="Times New Roman"/>
                <w:b/>
                <w:lang w:val="en-GB"/>
              </w:rPr>
              <w:t>Start month</w:t>
            </w:r>
          </w:p>
        </w:tc>
        <w:tc>
          <w:tcPr>
            <w:tcW w:w="845" w:type="dxa"/>
            <w:vAlign w:val="center"/>
          </w:tcPr>
          <w:p w14:paraId="703E7879" w14:textId="77777777" w:rsidR="00E0761C" w:rsidRPr="00803ADF" w:rsidRDefault="00E0761C" w:rsidP="00E0761C">
            <w:pPr>
              <w:jc w:val="right"/>
              <w:rPr>
                <w:rFonts w:ascii="Times New Roman" w:hAnsi="Times New Roman"/>
                <w:lang w:val="en-GB"/>
              </w:rPr>
            </w:pPr>
            <w:r w:rsidRPr="00803ADF">
              <w:rPr>
                <w:rFonts w:ascii="Times New Roman" w:hAnsi="Times New Roman"/>
                <w:lang w:val="en-GB"/>
              </w:rPr>
              <w:t>1</w:t>
            </w:r>
          </w:p>
        </w:tc>
        <w:tc>
          <w:tcPr>
            <w:tcW w:w="5104" w:type="dxa"/>
            <w:gridSpan w:val="6"/>
            <w:shd w:val="clear" w:color="auto" w:fill="F2F2F2" w:themeFill="background1" w:themeFillShade="F2"/>
            <w:vAlign w:val="center"/>
          </w:tcPr>
          <w:p w14:paraId="27A09D77" w14:textId="77777777" w:rsidR="00E0761C" w:rsidRPr="00803ADF" w:rsidRDefault="00E0761C" w:rsidP="00E0761C">
            <w:pPr>
              <w:rPr>
                <w:rFonts w:ascii="Times New Roman" w:hAnsi="Times New Roman"/>
                <w:lang w:val="en-GB"/>
              </w:rPr>
            </w:pPr>
            <w:r w:rsidRPr="00803ADF">
              <w:rPr>
                <w:rFonts w:ascii="Times New Roman" w:hAnsi="Times New Roman"/>
                <w:b/>
                <w:lang w:val="en-GB"/>
              </w:rPr>
              <w:t>End month</w:t>
            </w:r>
          </w:p>
        </w:tc>
        <w:tc>
          <w:tcPr>
            <w:tcW w:w="1705" w:type="dxa"/>
            <w:gridSpan w:val="2"/>
            <w:vAlign w:val="center"/>
          </w:tcPr>
          <w:p w14:paraId="57C5B12D" w14:textId="77777777" w:rsidR="00E0761C" w:rsidRPr="00803ADF" w:rsidRDefault="00E67CE9" w:rsidP="00E0761C">
            <w:pPr>
              <w:jc w:val="right"/>
              <w:rPr>
                <w:rFonts w:ascii="Times New Roman" w:hAnsi="Times New Roman"/>
                <w:lang w:val="en-GB"/>
              </w:rPr>
            </w:pPr>
            <w:r w:rsidRPr="00803ADF">
              <w:rPr>
                <w:rFonts w:ascii="Times New Roman" w:hAnsi="Times New Roman"/>
                <w:lang w:val="en-GB"/>
              </w:rPr>
              <w:t>36</w:t>
            </w:r>
          </w:p>
        </w:tc>
      </w:tr>
    </w:tbl>
    <w:p w14:paraId="47174F11" w14:textId="77777777" w:rsidR="00E0761C" w:rsidRPr="00803ADF" w:rsidRDefault="00E0761C" w:rsidP="00E0761C">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7282D39E" w14:textId="77777777" w:rsidTr="00C4093C">
        <w:tc>
          <w:tcPr>
            <w:tcW w:w="10091" w:type="dxa"/>
          </w:tcPr>
          <w:p w14:paraId="6441114C" w14:textId="77777777" w:rsidR="00D652D1" w:rsidRPr="00803ADF" w:rsidRDefault="00D652D1" w:rsidP="00141D6E">
            <w:pPr>
              <w:spacing w:before="60" w:after="120"/>
              <w:rPr>
                <w:rFonts w:ascii="Times New Roman" w:hAnsi="Times New Roman"/>
                <w:lang w:val="en-GB"/>
              </w:rPr>
            </w:pPr>
            <w:r w:rsidRPr="00803ADF">
              <w:rPr>
                <w:rFonts w:ascii="Times New Roman" w:hAnsi="Times New Roman"/>
                <w:b/>
                <w:lang w:val="en-GB"/>
              </w:rPr>
              <w:t>Objectives</w:t>
            </w:r>
            <w:r w:rsidRPr="00803ADF">
              <w:rPr>
                <w:rFonts w:ascii="Times New Roman" w:hAnsi="Times New Roman"/>
                <w:lang w:val="en-GB"/>
              </w:rPr>
              <w:t xml:space="preserve"> </w:t>
            </w:r>
          </w:p>
          <w:p w14:paraId="342617A3" w14:textId="3E069282" w:rsidR="0062022C" w:rsidRPr="00803ADF" w:rsidRDefault="0062022C" w:rsidP="00DB4A71">
            <w:pPr>
              <w:spacing w:before="60" w:after="60"/>
              <w:jc w:val="both"/>
              <w:rPr>
                <w:rFonts w:ascii="Times New Roman" w:hAnsi="Times New Roman"/>
                <w:lang w:val="en-GB"/>
              </w:rPr>
            </w:pPr>
            <w:r w:rsidRPr="00803ADF">
              <w:rPr>
                <w:rFonts w:ascii="Times New Roman" w:hAnsi="Times New Roman"/>
                <w:lang w:val="en-GB"/>
              </w:rPr>
              <w:t>WP2</w:t>
            </w:r>
            <w:r w:rsidR="00EA69B4">
              <w:rPr>
                <w:rFonts w:ascii="Times New Roman" w:hAnsi="Times New Roman"/>
                <w:lang w:val="en-GB"/>
              </w:rPr>
              <w:t xml:space="preserve"> </w:t>
            </w:r>
            <w:r w:rsidRPr="00803ADF">
              <w:rPr>
                <w:rFonts w:ascii="Times New Roman" w:hAnsi="Times New Roman"/>
                <w:lang w:val="en-GB"/>
              </w:rPr>
              <w:t xml:space="preserve">frames and feeds into the analyses conducted in the substantive WPs 3-8. Its </w:t>
            </w:r>
            <w:r w:rsidR="00777D0C">
              <w:rPr>
                <w:rFonts w:ascii="Times New Roman" w:hAnsi="Times New Roman"/>
                <w:lang w:val="en-GB"/>
              </w:rPr>
              <w:t xml:space="preserve">first </w:t>
            </w:r>
            <w:r w:rsidRPr="00803ADF">
              <w:rPr>
                <w:rFonts w:ascii="Times New Roman" w:hAnsi="Times New Roman"/>
                <w:lang w:val="en-GB"/>
              </w:rPr>
              <w:t xml:space="preserve">objective is to develop an analytical framework of the relevant historic, political and economic contexts to evaluate liberal democracies and their legitimacy. It identifies relevant indicators for each of these contexts, </w:t>
            </w:r>
            <w:r w:rsidR="00777D0C">
              <w:rPr>
                <w:rFonts w:ascii="Times New Roman" w:hAnsi="Times New Roman"/>
                <w:lang w:val="en-GB"/>
              </w:rPr>
              <w:t xml:space="preserve">and </w:t>
            </w:r>
            <w:r w:rsidRPr="00803ADF">
              <w:rPr>
                <w:rFonts w:ascii="Times New Roman" w:hAnsi="Times New Roman"/>
                <w:lang w:val="en-GB"/>
              </w:rPr>
              <w:t>collects and harmoni</w:t>
            </w:r>
            <w:r w:rsidR="00EA69B4">
              <w:rPr>
                <w:rFonts w:ascii="Times New Roman" w:hAnsi="Times New Roman"/>
                <w:lang w:val="en-GB"/>
              </w:rPr>
              <w:t>s</w:t>
            </w:r>
            <w:r w:rsidRPr="00803ADF">
              <w:rPr>
                <w:rFonts w:ascii="Times New Roman" w:hAnsi="Times New Roman"/>
                <w:lang w:val="en-GB"/>
              </w:rPr>
              <w:t xml:space="preserve">es relevant data across time (from 1990 onwards) and space (from all EU member states). </w:t>
            </w:r>
            <w:r w:rsidR="00777D0C">
              <w:rPr>
                <w:rFonts w:ascii="Times New Roman" w:hAnsi="Times New Roman"/>
                <w:lang w:val="en-GB"/>
              </w:rPr>
              <w:t xml:space="preserve">Second, </w:t>
            </w:r>
            <w:r w:rsidR="00EB045E">
              <w:rPr>
                <w:rFonts w:ascii="Times New Roman" w:hAnsi="Times New Roman"/>
                <w:lang w:val="en-GB"/>
              </w:rPr>
              <w:t xml:space="preserve">it will also describe the relevant trends in the functioning of liberal democracy in the EU member states. Third, it </w:t>
            </w:r>
            <w:r w:rsidR="00EB045E" w:rsidRPr="00EB045E">
              <w:rPr>
                <w:rFonts w:ascii="Times New Roman" w:hAnsi="Times New Roman"/>
                <w:lang w:val="en-GB"/>
              </w:rPr>
              <w:t>will describe the relevant political and institutional context at the EU level</w:t>
            </w:r>
            <w:r w:rsidR="00EB045E">
              <w:rPr>
                <w:rFonts w:ascii="Times New Roman" w:hAnsi="Times New Roman"/>
                <w:lang w:val="en-GB"/>
              </w:rPr>
              <w:t xml:space="preserve"> in order to u</w:t>
            </w:r>
            <w:r w:rsidR="00EB045E" w:rsidRPr="00EB045E">
              <w:rPr>
                <w:rFonts w:ascii="Times New Roman" w:hAnsi="Times New Roman"/>
                <w:lang w:val="en-GB"/>
              </w:rPr>
              <w:t>nderstand how EU institutions promote liberal democracy and respond to democratic backsliding in EU member states</w:t>
            </w:r>
            <w:r w:rsidR="00EB045E">
              <w:rPr>
                <w:rFonts w:ascii="Times New Roman" w:hAnsi="Times New Roman"/>
                <w:lang w:val="en-GB"/>
              </w:rPr>
              <w:t xml:space="preserve">. </w:t>
            </w:r>
          </w:p>
          <w:p w14:paraId="5F950237" w14:textId="0EB15D61" w:rsidR="00D652D1" w:rsidRPr="00803ADF" w:rsidRDefault="00EB045E" w:rsidP="00EB045E">
            <w:pPr>
              <w:spacing w:before="60" w:after="60"/>
              <w:jc w:val="both"/>
              <w:rPr>
                <w:rFonts w:ascii="Times New Roman" w:hAnsi="Times New Roman"/>
                <w:lang w:val="en-GB"/>
              </w:rPr>
            </w:pPr>
            <w:r>
              <w:rPr>
                <w:rFonts w:ascii="Times New Roman" w:hAnsi="Times New Roman"/>
                <w:lang w:val="en-GB"/>
              </w:rPr>
              <w:t xml:space="preserve">Based on these data and developments, </w:t>
            </w:r>
            <w:r w:rsidR="0062022C" w:rsidRPr="00803ADF">
              <w:rPr>
                <w:rFonts w:ascii="Times New Roman" w:hAnsi="Times New Roman"/>
                <w:lang w:val="en-GB"/>
              </w:rPr>
              <w:t xml:space="preserve">WP2 </w:t>
            </w:r>
            <w:r w:rsidR="00777D0C">
              <w:rPr>
                <w:rFonts w:ascii="Times New Roman" w:hAnsi="Times New Roman"/>
                <w:lang w:val="en-GB"/>
              </w:rPr>
              <w:t>will analyse</w:t>
            </w:r>
            <w:r w:rsidR="0062022C" w:rsidRPr="00803ADF">
              <w:rPr>
                <w:rFonts w:ascii="Times New Roman" w:hAnsi="Times New Roman"/>
                <w:lang w:val="en-GB"/>
              </w:rPr>
              <w:t xml:space="preserve"> how institutional and political mechanisms built into liberal democracies </w:t>
            </w:r>
            <w:r w:rsidR="00777D0C">
              <w:rPr>
                <w:rFonts w:ascii="Times New Roman" w:hAnsi="Times New Roman"/>
                <w:lang w:val="en-GB"/>
              </w:rPr>
              <w:t>at the EU level and cross-national</w:t>
            </w:r>
            <w:r>
              <w:rPr>
                <w:rFonts w:ascii="Times New Roman" w:hAnsi="Times New Roman"/>
                <w:lang w:val="en-GB"/>
              </w:rPr>
              <w:t>ly</w:t>
            </w:r>
            <w:r w:rsidR="00777D0C">
              <w:rPr>
                <w:rFonts w:ascii="Times New Roman" w:hAnsi="Times New Roman"/>
                <w:lang w:val="en-GB"/>
              </w:rPr>
              <w:t xml:space="preserve"> </w:t>
            </w:r>
            <w:r w:rsidR="0062022C" w:rsidRPr="00803ADF">
              <w:rPr>
                <w:rFonts w:ascii="Times New Roman" w:hAnsi="Times New Roman"/>
                <w:lang w:val="en-GB"/>
              </w:rPr>
              <w:t>have functioned as limits or as responses to democratic backsliding in governance and illiberal developments. WP2</w:t>
            </w:r>
            <w:r>
              <w:rPr>
                <w:rFonts w:ascii="Times New Roman" w:hAnsi="Times New Roman"/>
                <w:lang w:val="en-GB"/>
              </w:rPr>
              <w:t xml:space="preserve"> also</w:t>
            </w:r>
            <w:r w:rsidR="0062022C" w:rsidRPr="00803ADF">
              <w:rPr>
                <w:rFonts w:ascii="Times New Roman" w:hAnsi="Times New Roman"/>
                <w:lang w:val="en-GB"/>
              </w:rPr>
              <w:t xml:space="preserve"> examines the resistance of liberal democratic institutions to internal challenges within countries, such as demo</w:t>
            </w:r>
            <w:r w:rsidR="00EA69B4">
              <w:rPr>
                <w:rFonts w:ascii="Times New Roman" w:hAnsi="Times New Roman"/>
                <w:lang w:val="en-GB"/>
              </w:rPr>
              <w:softHyphen/>
            </w:r>
            <w:r w:rsidR="0062022C" w:rsidRPr="00803ADF">
              <w:rPr>
                <w:rFonts w:ascii="Times New Roman" w:hAnsi="Times New Roman"/>
                <w:lang w:val="en-GB"/>
              </w:rPr>
              <w:t xml:space="preserve">graphic shifts and </w:t>
            </w:r>
            <w:r>
              <w:rPr>
                <w:rFonts w:ascii="Times New Roman" w:hAnsi="Times New Roman"/>
                <w:lang w:val="en-GB"/>
              </w:rPr>
              <w:t xml:space="preserve">economic and labour </w:t>
            </w:r>
            <w:r w:rsidR="0062022C" w:rsidRPr="00803ADF">
              <w:rPr>
                <w:rFonts w:ascii="Times New Roman" w:hAnsi="Times New Roman"/>
                <w:lang w:val="en-GB"/>
              </w:rPr>
              <w:t xml:space="preserve">changes, and external challenges to liberal democracy, including the Great Recession, the changing geo-political world order, climate change and the Covid-19 pandemic. </w:t>
            </w:r>
          </w:p>
        </w:tc>
      </w:tr>
    </w:tbl>
    <w:p w14:paraId="1FFD4ADD" w14:textId="77777777" w:rsidR="00D652D1" w:rsidRPr="00803ADF"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6A4A8E3C" w14:textId="77777777" w:rsidTr="00C4093C">
        <w:tc>
          <w:tcPr>
            <w:tcW w:w="10091" w:type="dxa"/>
          </w:tcPr>
          <w:p w14:paraId="532DBA81" w14:textId="77777777" w:rsidR="00D652D1" w:rsidRPr="00803ADF" w:rsidRDefault="00D652D1" w:rsidP="00403211">
            <w:pPr>
              <w:spacing w:before="60" w:after="180"/>
              <w:jc w:val="both"/>
              <w:rPr>
                <w:rFonts w:ascii="Times New Roman" w:hAnsi="Times New Roman"/>
                <w:lang w:val="en-GB"/>
              </w:rPr>
            </w:pPr>
            <w:r w:rsidRPr="00803ADF">
              <w:rPr>
                <w:rFonts w:ascii="Times New Roman" w:hAnsi="Times New Roman"/>
                <w:b/>
                <w:lang w:val="en-GB"/>
              </w:rPr>
              <w:t>Description of work</w:t>
            </w:r>
            <w:r w:rsidRPr="00803ADF">
              <w:rPr>
                <w:rFonts w:ascii="Times New Roman" w:hAnsi="Times New Roman"/>
                <w:lang w:val="en-GB"/>
              </w:rPr>
              <w:t xml:space="preserve"> (where appropriate, broken down into tasks), lead partner and role of participants</w:t>
            </w:r>
          </w:p>
          <w:p w14:paraId="14ABE224" w14:textId="3B008620" w:rsidR="00E67CE9" w:rsidRPr="00803ADF" w:rsidRDefault="00E67CE9" w:rsidP="00DB4A71">
            <w:pPr>
              <w:spacing w:before="60" w:after="60"/>
              <w:rPr>
                <w:rFonts w:ascii="Times New Roman" w:hAnsi="Times New Roman"/>
                <w:lang w:val="en-GB"/>
              </w:rPr>
            </w:pPr>
            <w:r w:rsidRPr="00803ADF">
              <w:rPr>
                <w:rFonts w:ascii="Times New Roman" w:hAnsi="Times New Roman"/>
                <w:b/>
                <w:bCs/>
                <w:lang w:val="en-GB"/>
              </w:rPr>
              <w:t xml:space="preserve">Task 2.1 </w:t>
            </w:r>
            <w:r w:rsidR="00C006A3">
              <w:rPr>
                <w:rFonts w:ascii="Times New Roman" w:hAnsi="Times New Roman"/>
                <w:b/>
                <w:bCs/>
                <w:lang w:val="en-GB"/>
              </w:rPr>
              <w:t>Developing</w:t>
            </w:r>
            <w:r w:rsidRPr="00803ADF">
              <w:rPr>
                <w:rFonts w:ascii="Times New Roman" w:hAnsi="Times New Roman"/>
                <w:b/>
                <w:bCs/>
                <w:lang w:val="en-GB"/>
              </w:rPr>
              <w:t xml:space="preserve"> analytical framework </w:t>
            </w:r>
            <w:r w:rsidR="0065734D" w:rsidRPr="00803ADF">
              <w:rPr>
                <w:rFonts w:ascii="Times New Roman" w:hAnsi="Times New Roman"/>
                <w:lang w:val="en-GB"/>
              </w:rPr>
              <w:t>(</w:t>
            </w:r>
            <w:commentRangeStart w:id="35"/>
            <w:r w:rsidR="0065734D" w:rsidRPr="00803ADF">
              <w:rPr>
                <w:rFonts w:ascii="Times New Roman" w:hAnsi="Times New Roman"/>
                <w:lang w:val="en-GB"/>
              </w:rPr>
              <w:t xml:space="preserve">lead GESIS; partners: </w:t>
            </w:r>
            <w:r w:rsidR="006D16CC">
              <w:rPr>
                <w:rFonts w:ascii="Times New Roman" w:hAnsi="Times New Roman"/>
                <w:lang w:val="en-GB"/>
              </w:rPr>
              <w:t>CEPS</w:t>
            </w:r>
            <w:r w:rsidR="0065734D" w:rsidRPr="00803ADF">
              <w:rPr>
                <w:rFonts w:ascii="Times New Roman" w:hAnsi="Times New Roman"/>
                <w:lang w:val="en-GB"/>
              </w:rPr>
              <w:t xml:space="preserve">; </w:t>
            </w:r>
            <w:commentRangeEnd w:id="35"/>
            <w:r w:rsidR="00490C3E">
              <w:rPr>
                <w:rStyle w:val="CommentReference"/>
                <w:szCs w:val="20"/>
              </w:rPr>
              <w:commentReference w:id="35"/>
            </w:r>
            <w:r w:rsidR="0065734D" w:rsidRPr="00803ADF">
              <w:rPr>
                <w:rFonts w:ascii="Times New Roman" w:hAnsi="Times New Roman"/>
                <w:lang w:val="en-GB"/>
              </w:rPr>
              <w:t>duration: months 1-12)</w:t>
            </w:r>
            <w:r w:rsidR="009F3C33">
              <w:rPr>
                <w:rFonts w:ascii="Times New Roman" w:hAnsi="Times New Roman"/>
                <w:lang w:val="en-GB"/>
              </w:rPr>
              <w:t xml:space="preserve">: </w:t>
            </w:r>
            <w:r w:rsidR="00C006A3">
              <w:rPr>
                <w:rFonts w:ascii="Times New Roman" w:hAnsi="Times New Roman"/>
                <w:lang w:val="en-GB"/>
              </w:rPr>
              <w:t xml:space="preserve">We </w:t>
            </w:r>
            <w:r w:rsidRPr="00803ADF">
              <w:rPr>
                <w:rFonts w:ascii="Times New Roman" w:hAnsi="Times New Roman"/>
                <w:lang w:val="en-GB"/>
              </w:rPr>
              <w:t xml:space="preserve">will </w:t>
            </w:r>
            <w:r w:rsidR="009F3C33">
              <w:rPr>
                <w:rFonts w:ascii="Times New Roman" w:hAnsi="Times New Roman"/>
                <w:lang w:val="en-GB"/>
              </w:rPr>
              <w:t>develop</w:t>
            </w:r>
            <w:r w:rsidRPr="00803ADF">
              <w:rPr>
                <w:rFonts w:ascii="Times New Roman" w:hAnsi="Times New Roman"/>
                <w:lang w:val="en-GB"/>
              </w:rPr>
              <w:t xml:space="preserve"> the analytical framework</w:t>
            </w:r>
            <w:r w:rsidR="00B00332" w:rsidRPr="00803ADF">
              <w:rPr>
                <w:rFonts w:ascii="Times New Roman" w:hAnsi="Times New Roman"/>
                <w:lang w:val="en-GB"/>
              </w:rPr>
              <w:t xml:space="preserve"> of the way historic, political and</w:t>
            </w:r>
            <w:r w:rsidR="00777D0C">
              <w:rPr>
                <w:rFonts w:ascii="Times New Roman" w:hAnsi="Times New Roman"/>
                <w:lang w:val="en-GB"/>
              </w:rPr>
              <w:t xml:space="preserve"> </w:t>
            </w:r>
            <w:r w:rsidR="00B00332" w:rsidRPr="00803ADF">
              <w:rPr>
                <w:rFonts w:ascii="Times New Roman" w:hAnsi="Times New Roman"/>
                <w:lang w:val="en-GB"/>
              </w:rPr>
              <w:t>economic contexts</w:t>
            </w:r>
            <w:r w:rsidR="00777D0C">
              <w:rPr>
                <w:rFonts w:ascii="Times New Roman" w:hAnsi="Times New Roman"/>
                <w:lang w:val="en-GB"/>
              </w:rPr>
              <w:t xml:space="preserve"> and institutions</w:t>
            </w:r>
            <w:r w:rsidR="00B00332" w:rsidRPr="00803ADF">
              <w:rPr>
                <w:rFonts w:ascii="Times New Roman" w:hAnsi="Times New Roman"/>
                <w:lang w:val="en-GB"/>
              </w:rPr>
              <w:t xml:space="preserve"> may have presented chal</w:t>
            </w:r>
            <w:r w:rsidR="006C657A">
              <w:rPr>
                <w:rFonts w:ascii="Times New Roman" w:hAnsi="Times New Roman"/>
                <w:lang w:val="en-GB"/>
              </w:rPr>
              <w:softHyphen/>
            </w:r>
            <w:r w:rsidR="00B00332" w:rsidRPr="00803ADF">
              <w:rPr>
                <w:rFonts w:ascii="Times New Roman" w:hAnsi="Times New Roman"/>
                <w:lang w:val="en-GB"/>
              </w:rPr>
              <w:t xml:space="preserve">lenges to the evolvement of liberal democracies over the past decades </w:t>
            </w:r>
            <w:r w:rsidR="00C006A3">
              <w:rPr>
                <w:rFonts w:ascii="Times New Roman" w:hAnsi="Times New Roman"/>
                <w:lang w:val="en-GB"/>
              </w:rPr>
              <w:t xml:space="preserve">within and </w:t>
            </w:r>
            <w:r w:rsidR="00B00332" w:rsidRPr="00803ADF">
              <w:rPr>
                <w:rFonts w:ascii="Times New Roman" w:hAnsi="Times New Roman"/>
                <w:lang w:val="en-GB"/>
              </w:rPr>
              <w:t xml:space="preserve">across </w:t>
            </w:r>
            <w:r w:rsidR="00C006A3">
              <w:rPr>
                <w:rFonts w:ascii="Times New Roman" w:hAnsi="Times New Roman"/>
                <w:lang w:val="en-GB"/>
              </w:rPr>
              <w:t>the EU</w:t>
            </w:r>
            <w:r w:rsidR="00B00332" w:rsidRPr="00803ADF">
              <w:rPr>
                <w:rFonts w:ascii="Times New Roman" w:hAnsi="Times New Roman"/>
                <w:lang w:val="en-GB"/>
              </w:rPr>
              <w:t xml:space="preserve">. </w:t>
            </w:r>
            <w:r w:rsidRPr="00803ADF">
              <w:rPr>
                <w:rFonts w:ascii="Times New Roman" w:hAnsi="Times New Roman"/>
                <w:lang w:val="en-GB"/>
              </w:rPr>
              <w:t>The goal of this task is to identify indicators for Tasks 2.2</w:t>
            </w:r>
            <w:r w:rsidR="006C657A">
              <w:rPr>
                <w:rFonts w:ascii="Times New Roman" w:hAnsi="Times New Roman"/>
                <w:lang w:val="en-GB"/>
              </w:rPr>
              <w:t xml:space="preserve"> and </w:t>
            </w:r>
            <w:r w:rsidRPr="00803ADF">
              <w:rPr>
                <w:rFonts w:ascii="Times New Roman" w:hAnsi="Times New Roman"/>
                <w:lang w:val="en-GB"/>
              </w:rPr>
              <w:t xml:space="preserve">2.3. It will also embed WP3 and </w:t>
            </w:r>
            <w:r w:rsidR="00C20D2D" w:rsidRPr="00803ADF">
              <w:rPr>
                <w:rFonts w:ascii="Times New Roman" w:hAnsi="Times New Roman"/>
                <w:lang w:val="en-GB"/>
              </w:rPr>
              <w:t>WP4</w:t>
            </w:r>
            <w:r w:rsidRPr="00803ADF">
              <w:rPr>
                <w:rFonts w:ascii="Times New Roman" w:hAnsi="Times New Roman"/>
                <w:lang w:val="en-GB"/>
              </w:rPr>
              <w:t xml:space="preserve"> in a larger </w:t>
            </w:r>
            <w:r w:rsidRPr="00803ADF">
              <w:rPr>
                <w:rFonts w:ascii="Times New Roman" w:hAnsi="Times New Roman"/>
                <w:lang w:val="en-GB"/>
              </w:rPr>
              <w:lastRenderedPageBreak/>
              <w:t>context</w:t>
            </w:r>
            <w:r w:rsidR="00C20D2D" w:rsidRPr="00803ADF">
              <w:rPr>
                <w:rFonts w:ascii="Times New Roman" w:hAnsi="Times New Roman"/>
                <w:lang w:val="en-GB"/>
              </w:rPr>
              <w:t xml:space="preserve">, </w:t>
            </w:r>
            <w:r w:rsidRPr="00803ADF">
              <w:rPr>
                <w:rFonts w:ascii="Times New Roman" w:hAnsi="Times New Roman"/>
                <w:lang w:val="en-GB"/>
              </w:rPr>
              <w:t>act as the basis for the methodological work in the whole project</w:t>
            </w:r>
            <w:r w:rsidR="00C20D2D" w:rsidRPr="00803ADF">
              <w:rPr>
                <w:rFonts w:ascii="Times New Roman" w:hAnsi="Times New Roman"/>
                <w:lang w:val="en-GB"/>
              </w:rPr>
              <w:t>, and guide the case selection in WP7 and WP8</w:t>
            </w:r>
            <w:r w:rsidRPr="00803ADF">
              <w:rPr>
                <w:rFonts w:ascii="Times New Roman" w:hAnsi="Times New Roman"/>
                <w:lang w:val="en-GB"/>
              </w:rPr>
              <w:t xml:space="preserve">. </w:t>
            </w:r>
          </w:p>
          <w:p w14:paraId="472BE47B" w14:textId="1E2655B7" w:rsidR="001B28B6" w:rsidRPr="00803ADF" w:rsidRDefault="00E67CE9" w:rsidP="00DB4A71">
            <w:pPr>
              <w:spacing w:before="60" w:after="60"/>
              <w:rPr>
                <w:rFonts w:ascii="Times New Roman" w:hAnsi="Times New Roman"/>
                <w:lang w:val="en-GB"/>
              </w:rPr>
            </w:pPr>
            <w:r w:rsidRPr="00803ADF">
              <w:rPr>
                <w:rFonts w:ascii="Times New Roman" w:hAnsi="Times New Roman"/>
                <w:b/>
                <w:bCs/>
                <w:lang w:val="en-GB"/>
              </w:rPr>
              <w:t>Task 2.</w:t>
            </w:r>
            <w:r w:rsidR="00C006A3">
              <w:rPr>
                <w:rFonts w:ascii="Times New Roman" w:hAnsi="Times New Roman"/>
                <w:b/>
                <w:bCs/>
                <w:lang w:val="en-GB"/>
              </w:rPr>
              <w:t>2</w:t>
            </w:r>
            <w:r w:rsidRPr="00803ADF">
              <w:rPr>
                <w:rFonts w:ascii="Times New Roman" w:hAnsi="Times New Roman"/>
                <w:b/>
                <w:bCs/>
                <w:lang w:val="en-GB"/>
              </w:rPr>
              <w:t xml:space="preserve"> Building a database of context</w:t>
            </w:r>
            <w:r w:rsidR="00C006A3">
              <w:rPr>
                <w:rFonts w:ascii="Times New Roman" w:hAnsi="Times New Roman"/>
                <w:b/>
                <w:bCs/>
                <w:lang w:val="en-GB"/>
              </w:rPr>
              <w:t>s</w:t>
            </w:r>
            <w:r w:rsidRPr="00803ADF">
              <w:rPr>
                <w:rFonts w:ascii="Times New Roman" w:hAnsi="Times New Roman"/>
                <w:lang w:val="en-GB"/>
              </w:rPr>
              <w:t xml:space="preserve"> </w:t>
            </w:r>
            <w:r w:rsidRPr="00803ADF">
              <w:rPr>
                <w:rFonts w:ascii="Times New Roman" w:hAnsi="Times New Roman"/>
                <w:b/>
                <w:bCs/>
                <w:lang w:val="en-GB"/>
              </w:rPr>
              <w:t xml:space="preserve">and conditions </w:t>
            </w:r>
            <w:r w:rsidR="00D03FC6" w:rsidRPr="00803ADF">
              <w:rPr>
                <w:rFonts w:ascii="Times New Roman" w:hAnsi="Times New Roman"/>
                <w:b/>
                <w:bCs/>
                <w:lang w:val="en-GB"/>
              </w:rPr>
              <w:t>in which</w:t>
            </w:r>
            <w:r w:rsidRPr="00803ADF">
              <w:rPr>
                <w:rFonts w:ascii="Times New Roman" w:hAnsi="Times New Roman"/>
                <w:b/>
                <w:bCs/>
                <w:lang w:val="en-GB"/>
              </w:rPr>
              <w:t xml:space="preserve"> </w:t>
            </w:r>
            <w:r w:rsidR="000325B5">
              <w:rPr>
                <w:rFonts w:ascii="Times New Roman" w:hAnsi="Times New Roman"/>
                <w:b/>
                <w:bCs/>
                <w:lang w:val="en-GB"/>
              </w:rPr>
              <w:t>democratic</w:t>
            </w:r>
            <w:r w:rsidRPr="00803ADF">
              <w:rPr>
                <w:rFonts w:ascii="Times New Roman" w:hAnsi="Times New Roman"/>
                <w:b/>
                <w:bCs/>
                <w:lang w:val="en-GB"/>
              </w:rPr>
              <w:t xml:space="preserve"> institutions operate</w:t>
            </w:r>
            <w:r w:rsidRPr="00803ADF">
              <w:rPr>
                <w:rFonts w:ascii="Times New Roman" w:hAnsi="Times New Roman"/>
                <w:lang w:val="en-GB"/>
              </w:rPr>
              <w:t xml:space="preserve"> </w:t>
            </w:r>
            <w:r w:rsidR="0065734D" w:rsidRPr="00803ADF">
              <w:rPr>
                <w:rFonts w:ascii="Times New Roman" w:hAnsi="Times New Roman"/>
                <w:lang w:val="en-GB"/>
              </w:rPr>
              <w:t xml:space="preserve">(lead GESIS; partners: </w:t>
            </w:r>
            <w:r w:rsidR="00C006A3" w:rsidRPr="00803ADF">
              <w:rPr>
                <w:rFonts w:ascii="Times New Roman" w:hAnsi="Times New Roman"/>
                <w:lang w:val="en-GB"/>
              </w:rPr>
              <w:t xml:space="preserve">none; </w:t>
            </w:r>
            <w:r w:rsidR="0065734D" w:rsidRPr="00803ADF">
              <w:rPr>
                <w:rFonts w:ascii="Times New Roman" w:hAnsi="Times New Roman"/>
                <w:lang w:val="en-GB"/>
              </w:rPr>
              <w:t>duration: months 10-36)</w:t>
            </w:r>
            <w:r w:rsidR="00C006A3">
              <w:rPr>
                <w:rFonts w:ascii="Times New Roman" w:hAnsi="Times New Roman"/>
                <w:lang w:val="en-GB"/>
              </w:rPr>
              <w:t>: W</w:t>
            </w:r>
            <w:r w:rsidRPr="00803ADF">
              <w:rPr>
                <w:rFonts w:ascii="Times New Roman" w:hAnsi="Times New Roman"/>
                <w:lang w:val="en-GB"/>
              </w:rPr>
              <w:t>e will collect, structure and harmon</w:t>
            </w:r>
            <w:r w:rsidR="00161B50" w:rsidRPr="00803ADF">
              <w:rPr>
                <w:rFonts w:ascii="Times New Roman" w:hAnsi="Times New Roman"/>
                <w:lang w:val="en-GB"/>
              </w:rPr>
              <w:t>ise</w:t>
            </w:r>
            <w:r w:rsidRPr="00803ADF">
              <w:rPr>
                <w:rFonts w:ascii="Times New Roman" w:hAnsi="Times New Roman"/>
                <w:lang w:val="en-GB"/>
              </w:rPr>
              <w:t xml:space="preserve"> economic and political indicators </w:t>
            </w:r>
            <w:r w:rsidR="00E87E6F" w:rsidRPr="00803ADF">
              <w:rPr>
                <w:rFonts w:ascii="Times New Roman" w:hAnsi="Times New Roman"/>
                <w:lang w:val="en-GB"/>
              </w:rPr>
              <w:t>at</w:t>
            </w:r>
            <w:r w:rsidRPr="00803ADF">
              <w:rPr>
                <w:rFonts w:ascii="Times New Roman" w:hAnsi="Times New Roman"/>
                <w:lang w:val="en-GB"/>
              </w:rPr>
              <w:t xml:space="preserve"> the national level to depict context. We will also collect data on the impact of the various crises </w:t>
            </w:r>
            <w:r w:rsidR="00C006A3">
              <w:rPr>
                <w:rFonts w:ascii="Times New Roman" w:hAnsi="Times New Roman"/>
                <w:lang w:val="en-GB"/>
              </w:rPr>
              <w:t>at the national level, such as</w:t>
            </w:r>
            <w:r w:rsidRPr="00803ADF">
              <w:rPr>
                <w:rFonts w:ascii="Times New Roman" w:hAnsi="Times New Roman"/>
                <w:lang w:val="en-GB"/>
              </w:rPr>
              <w:t xml:space="preserve"> the Great recession, migration, the covid-19 pandemic and climate change</w:t>
            </w:r>
            <w:r w:rsidR="00C006A3">
              <w:rPr>
                <w:rFonts w:ascii="Times New Roman" w:hAnsi="Times New Roman"/>
                <w:lang w:val="en-GB"/>
              </w:rPr>
              <w:t>, as presented in section 1.2.1</w:t>
            </w:r>
            <w:r w:rsidRPr="00803ADF">
              <w:rPr>
                <w:rFonts w:ascii="Times New Roman" w:hAnsi="Times New Roman"/>
                <w:lang w:val="en-GB"/>
              </w:rPr>
              <w:t xml:space="preserve">. </w:t>
            </w:r>
          </w:p>
          <w:p w14:paraId="225D259A" w14:textId="3FB30A06" w:rsidR="00C006A3" w:rsidRPr="00803ADF" w:rsidRDefault="00C006A3" w:rsidP="00DB4A71">
            <w:pPr>
              <w:spacing w:before="60" w:after="60"/>
              <w:rPr>
                <w:rFonts w:ascii="Times New Roman" w:hAnsi="Times New Roman"/>
                <w:lang w:val="en-GB"/>
              </w:rPr>
            </w:pPr>
            <w:r w:rsidRPr="00803ADF">
              <w:rPr>
                <w:rFonts w:ascii="Times New Roman" w:hAnsi="Times New Roman"/>
                <w:b/>
                <w:bCs/>
                <w:lang w:val="en-GB"/>
              </w:rPr>
              <w:t>Task 2.</w:t>
            </w:r>
            <w:r>
              <w:rPr>
                <w:rFonts w:ascii="Times New Roman" w:hAnsi="Times New Roman"/>
                <w:b/>
                <w:bCs/>
                <w:lang w:val="en-GB"/>
              </w:rPr>
              <w:t>3</w:t>
            </w:r>
            <w:r w:rsidRPr="00803ADF">
              <w:rPr>
                <w:rFonts w:ascii="Times New Roman" w:hAnsi="Times New Roman"/>
                <w:b/>
                <w:bCs/>
                <w:lang w:val="en-GB"/>
              </w:rPr>
              <w:t xml:space="preserve"> Building a database of </w:t>
            </w:r>
            <w:r>
              <w:rPr>
                <w:rFonts w:ascii="Times New Roman" w:hAnsi="Times New Roman"/>
                <w:b/>
                <w:bCs/>
                <w:lang w:val="en-GB"/>
              </w:rPr>
              <w:t xml:space="preserve">liberal democracy indicators </w:t>
            </w:r>
            <w:r w:rsidRPr="00803ADF">
              <w:rPr>
                <w:rFonts w:ascii="Times New Roman" w:hAnsi="Times New Roman"/>
                <w:lang w:val="en-GB"/>
              </w:rPr>
              <w:t>(lead GESIS; partners: none; duration: months 10-36)</w:t>
            </w:r>
            <w:r>
              <w:rPr>
                <w:rFonts w:ascii="Times New Roman" w:hAnsi="Times New Roman"/>
                <w:lang w:val="en-GB"/>
              </w:rPr>
              <w:t xml:space="preserve">: </w:t>
            </w:r>
            <w:bookmarkStart w:id="36" w:name="_Hlk83116184"/>
            <w:r>
              <w:rPr>
                <w:rFonts w:ascii="Times New Roman" w:hAnsi="Times New Roman"/>
                <w:lang w:val="en-GB"/>
              </w:rPr>
              <w:t>W</w:t>
            </w:r>
            <w:r w:rsidRPr="00803ADF">
              <w:rPr>
                <w:rFonts w:ascii="Times New Roman" w:hAnsi="Times New Roman"/>
                <w:lang w:val="en-GB"/>
              </w:rPr>
              <w:t>e will collect, structure and harmonise indicators and instruments that characterise liberal democracy across time and space within Europe</w:t>
            </w:r>
            <w:r>
              <w:rPr>
                <w:rFonts w:ascii="Times New Roman" w:hAnsi="Times New Roman"/>
                <w:lang w:val="en-GB"/>
              </w:rPr>
              <w:t>, including civil liberties, civil rights and liberal democratic institutions, of which an overview was provided in section 1.2.1.</w:t>
            </w:r>
            <w:r w:rsidRPr="00803ADF">
              <w:rPr>
                <w:rFonts w:ascii="Times New Roman" w:hAnsi="Times New Roman"/>
                <w:lang w:val="en-GB"/>
              </w:rPr>
              <w:t xml:space="preserve"> </w:t>
            </w:r>
          </w:p>
          <w:bookmarkEnd w:id="36"/>
          <w:p w14:paraId="4E0BC7E5" w14:textId="2C786A97" w:rsidR="001B28B6" w:rsidRPr="00803ADF" w:rsidRDefault="001B28B6" w:rsidP="00DB4A71">
            <w:pPr>
              <w:spacing w:after="60"/>
              <w:rPr>
                <w:rFonts w:ascii="Times New Roman" w:hAnsi="Times New Roman"/>
                <w:lang w:val="en-GB"/>
              </w:rPr>
            </w:pPr>
            <w:r w:rsidRPr="00803ADF">
              <w:rPr>
                <w:rFonts w:ascii="Times New Roman" w:hAnsi="Times New Roman"/>
                <w:b/>
                <w:bCs/>
                <w:lang w:val="en-GB"/>
              </w:rPr>
              <w:t xml:space="preserve">Task 2.4 </w:t>
            </w:r>
            <w:r w:rsidR="00E15602" w:rsidRPr="00803ADF">
              <w:rPr>
                <w:rFonts w:ascii="Times New Roman" w:hAnsi="Times New Roman"/>
                <w:b/>
                <w:bCs/>
                <w:lang w:val="en-GB"/>
              </w:rPr>
              <w:t>Improving the understanding of liberal democracy</w:t>
            </w:r>
            <w:r w:rsidR="00C006A3">
              <w:rPr>
                <w:rFonts w:ascii="Times New Roman" w:hAnsi="Times New Roman"/>
                <w:b/>
                <w:bCs/>
                <w:lang w:val="en-GB"/>
              </w:rPr>
              <w:t xml:space="preserve"> across Europe</w:t>
            </w:r>
            <w:r w:rsidR="00E15602" w:rsidRPr="00803ADF">
              <w:rPr>
                <w:rFonts w:ascii="Times New Roman" w:hAnsi="Times New Roman"/>
                <w:lang w:val="en-GB"/>
              </w:rPr>
              <w:t xml:space="preserve"> (</w:t>
            </w:r>
            <w:r w:rsidR="0062022C" w:rsidRPr="00803ADF">
              <w:rPr>
                <w:rFonts w:ascii="Times New Roman" w:hAnsi="Times New Roman"/>
                <w:lang w:val="en-GB"/>
              </w:rPr>
              <w:t>l</w:t>
            </w:r>
            <w:r w:rsidR="00E15602" w:rsidRPr="00803ADF">
              <w:rPr>
                <w:rFonts w:ascii="Times New Roman" w:hAnsi="Times New Roman"/>
                <w:lang w:val="en-GB"/>
              </w:rPr>
              <w:t>ead: GESIS,</w:t>
            </w:r>
            <w:r w:rsidR="00D03FC6" w:rsidRPr="00803ADF">
              <w:rPr>
                <w:rFonts w:ascii="Times New Roman" w:hAnsi="Times New Roman"/>
                <w:lang w:val="en-GB"/>
              </w:rPr>
              <w:t xml:space="preserve"> partners: </w:t>
            </w:r>
            <w:r w:rsidR="006D16CC">
              <w:rPr>
                <w:rFonts w:ascii="Times New Roman" w:hAnsi="Times New Roman"/>
                <w:lang w:val="en-GB"/>
              </w:rPr>
              <w:t>none</w:t>
            </w:r>
            <w:r w:rsidR="00C006A3">
              <w:rPr>
                <w:rFonts w:ascii="Times New Roman" w:hAnsi="Times New Roman"/>
                <w:lang w:val="en-GB"/>
              </w:rPr>
              <w:t>;</w:t>
            </w:r>
            <w:r w:rsidR="00D03FC6" w:rsidRPr="00803ADF">
              <w:rPr>
                <w:rFonts w:ascii="Times New Roman" w:hAnsi="Times New Roman"/>
                <w:lang w:val="en-GB"/>
              </w:rPr>
              <w:t xml:space="preserve"> </w:t>
            </w:r>
            <w:r w:rsidR="00E15602" w:rsidRPr="00803ADF">
              <w:rPr>
                <w:rFonts w:ascii="Times New Roman" w:hAnsi="Times New Roman"/>
                <w:lang w:val="en-GB"/>
              </w:rPr>
              <w:t xml:space="preserve"> duration: </w:t>
            </w:r>
            <w:r w:rsidR="0062022C" w:rsidRPr="00803ADF">
              <w:rPr>
                <w:rFonts w:ascii="Times New Roman" w:hAnsi="Times New Roman"/>
                <w:lang w:val="en-GB"/>
              </w:rPr>
              <w:t>m</w:t>
            </w:r>
            <w:r w:rsidR="00E15602" w:rsidRPr="00803ADF">
              <w:rPr>
                <w:rFonts w:ascii="Times New Roman" w:hAnsi="Times New Roman"/>
                <w:lang w:val="en-GB"/>
              </w:rPr>
              <w:t>onth</w:t>
            </w:r>
            <w:r w:rsidR="0062022C" w:rsidRPr="00803ADF">
              <w:rPr>
                <w:rFonts w:ascii="Times New Roman" w:hAnsi="Times New Roman"/>
                <w:lang w:val="en-GB"/>
              </w:rPr>
              <w:t>s</w:t>
            </w:r>
            <w:r w:rsidR="00E15602" w:rsidRPr="00803ADF">
              <w:rPr>
                <w:rFonts w:ascii="Times New Roman" w:hAnsi="Times New Roman"/>
                <w:lang w:val="en-GB"/>
              </w:rPr>
              <w:t xml:space="preserve"> 18-36)</w:t>
            </w:r>
            <w:r w:rsidR="00C006A3">
              <w:rPr>
                <w:rFonts w:ascii="Times New Roman" w:hAnsi="Times New Roman"/>
                <w:lang w:val="en-GB"/>
              </w:rPr>
              <w:t>: W</w:t>
            </w:r>
            <w:r w:rsidR="00E15602" w:rsidRPr="00803ADF">
              <w:rPr>
                <w:rFonts w:ascii="Times New Roman" w:hAnsi="Times New Roman"/>
                <w:lang w:val="en-GB"/>
              </w:rPr>
              <w:t xml:space="preserve">e will </w:t>
            </w:r>
            <w:r w:rsidR="00C006A3">
              <w:rPr>
                <w:rFonts w:ascii="Times New Roman" w:hAnsi="Times New Roman"/>
                <w:lang w:val="en-GB"/>
              </w:rPr>
              <w:t>analyse</w:t>
            </w:r>
            <w:r w:rsidR="00E15602" w:rsidRPr="00803ADF">
              <w:rPr>
                <w:rFonts w:ascii="Times New Roman" w:hAnsi="Times New Roman"/>
                <w:lang w:val="en-GB"/>
              </w:rPr>
              <w:t xml:space="preserve"> the collected data </w:t>
            </w:r>
            <w:r w:rsidR="00C006A3">
              <w:rPr>
                <w:rFonts w:ascii="Times New Roman" w:hAnsi="Times New Roman"/>
                <w:lang w:val="en-GB"/>
              </w:rPr>
              <w:t xml:space="preserve">in order </w:t>
            </w:r>
            <w:r w:rsidR="00E15602" w:rsidRPr="00803ADF">
              <w:rPr>
                <w:rFonts w:ascii="Times New Roman" w:hAnsi="Times New Roman"/>
                <w:lang w:val="en-GB"/>
              </w:rPr>
              <w:t xml:space="preserve">to improve the understanding of democratic performance across time and within the economic and </w:t>
            </w:r>
            <w:r w:rsidR="00C006A3">
              <w:rPr>
                <w:rFonts w:ascii="Times New Roman" w:hAnsi="Times New Roman"/>
                <w:lang w:val="en-GB"/>
              </w:rPr>
              <w:t>political</w:t>
            </w:r>
            <w:r w:rsidR="00E15602" w:rsidRPr="00803ADF">
              <w:rPr>
                <w:rFonts w:ascii="Times New Roman" w:hAnsi="Times New Roman"/>
                <w:lang w:val="en-GB"/>
              </w:rPr>
              <w:t xml:space="preserve"> context</w:t>
            </w:r>
            <w:r w:rsidR="00C006A3">
              <w:rPr>
                <w:rFonts w:ascii="Times New Roman" w:hAnsi="Times New Roman"/>
                <w:lang w:val="en-GB"/>
              </w:rPr>
              <w:t>s</w:t>
            </w:r>
            <w:r w:rsidR="00E15602" w:rsidRPr="00803ADF">
              <w:rPr>
                <w:rFonts w:ascii="Times New Roman" w:hAnsi="Times New Roman"/>
                <w:lang w:val="en-GB"/>
              </w:rPr>
              <w:t>.</w:t>
            </w:r>
            <w:r w:rsidR="00C006A3">
              <w:rPr>
                <w:rFonts w:ascii="Times New Roman" w:hAnsi="Times New Roman"/>
                <w:lang w:val="en-GB"/>
              </w:rPr>
              <w:t xml:space="preserve"> W</w:t>
            </w:r>
            <w:r w:rsidR="00E15602" w:rsidRPr="00803ADF">
              <w:rPr>
                <w:rFonts w:ascii="Times New Roman" w:hAnsi="Times New Roman"/>
                <w:lang w:val="en-GB"/>
              </w:rPr>
              <w:t xml:space="preserve">e will answer major questions about the development of liberal democratic </w:t>
            </w:r>
            <w:r w:rsidR="002E2E7C" w:rsidRPr="00803ADF">
              <w:rPr>
                <w:rFonts w:ascii="Times New Roman" w:hAnsi="Times New Roman"/>
                <w:lang w:val="en-GB"/>
              </w:rPr>
              <w:t>institutions</w:t>
            </w:r>
            <w:r w:rsidR="00C006A3">
              <w:rPr>
                <w:rFonts w:ascii="Times New Roman" w:hAnsi="Times New Roman"/>
                <w:lang w:val="en-GB"/>
              </w:rPr>
              <w:t xml:space="preserve"> and shed light on their </w:t>
            </w:r>
            <w:r w:rsidR="00E15602" w:rsidRPr="00803ADF">
              <w:rPr>
                <w:rFonts w:ascii="Times New Roman" w:hAnsi="Times New Roman"/>
                <w:lang w:val="en-GB"/>
              </w:rPr>
              <w:t>resilience</w:t>
            </w:r>
            <w:r w:rsidR="00C006A3">
              <w:rPr>
                <w:rFonts w:ascii="Times New Roman" w:hAnsi="Times New Roman"/>
                <w:lang w:val="en-GB"/>
              </w:rPr>
              <w:t xml:space="preserve"> against various </w:t>
            </w:r>
            <w:r w:rsidR="00C006A3" w:rsidRPr="00803ADF">
              <w:rPr>
                <w:rFonts w:ascii="Times New Roman" w:hAnsi="Times New Roman"/>
                <w:lang w:val="en-GB"/>
              </w:rPr>
              <w:t>historic, political and economic contexts</w:t>
            </w:r>
            <w:r w:rsidR="00E15602" w:rsidRPr="00803ADF">
              <w:rPr>
                <w:rFonts w:ascii="Times New Roman" w:hAnsi="Times New Roman"/>
                <w:lang w:val="en-GB"/>
              </w:rPr>
              <w:t xml:space="preserve">. </w:t>
            </w:r>
          </w:p>
          <w:p w14:paraId="21663D4E" w14:textId="2718DD55" w:rsidR="00D03FC6" w:rsidRPr="00803ADF" w:rsidRDefault="009F255B" w:rsidP="008F0F05">
            <w:pPr>
              <w:spacing w:after="60"/>
              <w:rPr>
                <w:rFonts w:ascii="Times New Roman" w:hAnsi="Times New Roman"/>
                <w:lang w:val="en-GB"/>
              </w:rPr>
            </w:pPr>
            <w:r w:rsidRPr="00CA3C1B">
              <w:rPr>
                <w:rFonts w:ascii="Times New Roman" w:hAnsi="Times New Roman"/>
                <w:b/>
                <w:bCs/>
                <w:lang w:val="en-GB"/>
              </w:rPr>
              <w:t xml:space="preserve">Task 2.5 Understanding how EU institutions promote liberal democracy and respond to democratic backsliding in EU member states </w:t>
            </w:r>
            <w:r w:rsidRPr="00CA3C1B">
              <w:rPr>
                <w:rFonts w:ascii="Times New Roman" w:hAnsi="Times New Roman"/>
                <w:lang w:val="en-GB"/>
              </w:rPr>
              <w:t xml:space="preserve">(lead: CEPS, partners: </w:t>
            </w:r>
            <w:r w:rsidR="00490C3E">
              <w:rPr>
                <w:rFonts w:ascii="Times New Roman" w:hAnsi="Times New Roman"/>
                <w:lang w:val="en-GB"/>
              </w:rPr>
              <w:t>none</w:t>
            </w:r>
            <w:r w:rsidR="00C006A3">
              <w:rPr>
                <w:rFonts w:ascii="Times New Roman" w:hAnsi="Times New Roman"/>
                <w:lang w:val="en-GB"/>
              </w:rPr>
              <w:t xml:space="preserve">; </w:t>
            </w:r>
            <w:r w:rsidRPr="00CA3C1B">
              <w:rPr>
                <w:rFonts w:ascii="Times New Roman" w:hAnsi="Times New Roman"/>
                <w:lang w:val="en-GB"/>
              </w:rPr>
              <w:t>duration: months 18-36)</w:t>
            </w:r>
            <w:r w:rsidR="00CA3C1B">
              <w:rPr>
                <w:rFonts w:ascii="Times New Roman" w:hAnsi="Times New Roman"/>
                <w:lang w:val="en-GB"/>
              </w:rPr>
              <w:t xml:space="preserve">: </w:t>
            </w:r>
            <w:r w:rsidR="00C006A3">
              <w:rPr>
                <w:rFonts w:ascii="Times New Roman" w:hAnsi="Times New Roman"/>
                <w:lang w:val="en-GB"/>
              </w:rPr>
              <w:t>W</w:t>
            </w:r>
            <w:r w:rsidRPr="00CA3C1B">
              <w:rPr>
                <w:rFonts w:ascii="Times New Roman" w:hAnsi="Times New Roman"/>
                <w:lang w:val="en-GB"/>
              </w:rPr>
              <w:t xml:space="preserve">e will </w:t>
            </w:r>
            <w:r w:rsidRPr="00CA3C1B">
              <w:rPr>
                <w:rFonts w:ascii="Times New Roman" w:hAnsi="Times New Roman"/>
                <w:color w:val="000000"/>
                <w:bdr w:val="none" w:sz="0" w:space="0" w:color="auto" w:frame="1"/>
                <w:lang w:val="en-GB" w:eastAsia="de-DE"/>
              </w:rPr>
              <w:t>describe the relevant political</w:t>
            </w:r>
            <w:r w:rsidR="00C006A3">
              <w:rPr>
                <w:rFonts w:ascii="Times New Roman" w:hAnsi="Times New Roman"/>
                <w:color w:val="000000"/>
                <w:bdr w:val="none" w:sz="0" w:space="0" w:color="auto" w:frame="1"/>
                <w:lang w:val="en-GB" w:eastAsia="de-DE"/>
              </w:rPr>
              <w:t xml:space="preserve"> and institutional</w:t>
            </w:r>
            <w:r w:rsidRPr="00CA3C1B">
              <w:rPr>
                <w:rFonts w:ascii="Times New Roman" w:hAnsi="Times New Roman"/>
                <w:color w:val="000000"/>
                <w:bdr w:val="none" w:sz="0" w:space="0" w:color="auto" w:frame="1"/>
                <w:lang w:val="en-GB" w:eastAsia="de-DE"/>
              </w:rPr>
              <w:t xml:space="preserve"> context at the EU level</w:t>
            </w:r>
            <w:r w:rsidR="00C006A3">
              <w:rPr>
                <w:rFonts w:ascii="Times New Roman" w:hAnsi="Times New Roman"/>
                <w:color w:val="000000"/>
                <w:bdr w:val="none" w:sz="0" w:space="0" w:color="auto" w:frame="1"/>
                <w:lang w:val="en-GB" w:eastAsia="de-DE"/>
              </w:rPr>
              <w:t xml:space="preserve"> </w:t>
            </w:r>
            <w:r w:rsidR="00C006A3" w:rsidRPr="00CA3C1B">
              <w:rPr>
                <w:rFonts w:ascii="Times New Roman" w:hAnsi="Times New Roman"/>
                <w:lang w:val="en-GB"/>
              </w:rPr>
              <w:t>through document analysis</w:t>
            </w:r>
            <w:r w:rsidRPr="00CA3C1B">
              <w:rPr>
                <w:rFonts w:ascii="Times New Roman" w:hAnsi="Times New Roman"/>
                <w:color w:val="000000"/>
                <w:bdr w:val="none" w:sz="0" w:space="0" w:color="auto" w:frame="1"/>
                <w:lang w:val="en-GB" w:eastAsia="de-DE"/>
              </w:rPr>
              <w:t>. </w:t>
            </w:r>
            <w:r w:rsidRPr="00CA3C1B">
              <w:rPr>
                <w:rFonts w:ascii="Times New Roman" w:hAnsi="Times New Roman"/>
                <w:lang w:val="en-GB"/>
              </w:rPr>
              <w:t xml:space="preserve">We will take stock of the way the EC, the EP and the Council have promoted liberal democracy since the Maastricht Treaty and how they have responded to democratic backsliding in its member states. </w:t>
            </w:r>
            <w:r w:rsidR="00CA3C1B" w:rsidRPr="00CA3C1B">
              <w:rPr>
                <w:rFonts w:ascii="Times New Roman" w:hAnsi="Times New Roman"/>
                <w:lang w:val="en-GB"/>
              </w:rPr>
              <w:t xml:space="preserve">We will analyse </w:t>
            </w:r>
            <w:r w:rsidRPr="00CA3C1B">
              <w:rPr>
                <w:rFonts w:ascii="Times New Roman" w:hAnsi="Times New Roman"/>
                <w:lang w:val="en-GB"/>
              </w:rPr>
              <w:t xml:space="preserve">the legal </w:t>
            </w:r>
            <w:r w:rsidR="00E37FFE" w:rsidRPr="00CA3C1B">
              <w:rPr>
                <w:rFonts w:ascii="Times New Roman" w:hAnsi="Times New Roman"/>
                <w:lang w:val="en-GB"/>
              </w:rPr>
              <w:t>foundation</w:t>
            </w:r>
            <w:r w:rsidRPr="00CA3C1B">
              <w:rPr>
                <w:rFonts w:ascii="Times New Roman" w:hAnsi="Times New Roman"/>
                <w:lang w:val="en-GB"/>
              </w:rPr>
              <w:t xml:space="preserve"> for those measures</w:t>
            </w:r>
            <w:r w:rsidR="00E37FFE">
              <w:rPr>
                <w:rFonts w:ascii="Times New Roman" w:hAnsi="Times New Roman"/>
                <w:lang w:val="en-GB"/>
              </w:rPr>
              <w:t>,</w:t>
            </w:r>
            <w:r w:rsidRPr="00CA3C1B">
              <w:rPr>
                <w:rFonts w:ascii="Times New Roman" w:hAnsi="Times New Roman"/>
                <w:lang w:val="en-GB"/>
              </w:rPr>
              <w:t xml:space="preserve"> the measures that have been taken</w:t>
            </w:r>
            <w:r w:rsidR="00E37FFE">
              <w:rPr>
                <w:rFonts w:ascii="Times New Roman" w:hAnsi="Times New Roman"/>
                <w:lang w:val="en-GB"/>
              </w:rPr>
              <w:t xml:space="preserve"> and</w:t>
            </w:r>
            <w:r w:rsidRPr="00CA3C1B">
              <w:rPr>
                <w:rFonts w:ascii="Times New Roman" w:hAnsi="Times New Roman"/>
                <w:lang w:val="en-GB"/>
              </w:rPr>
              <w:t xml:space="preserve"> the</w:t>
            </w:r>
            <w:r w:rsidR="00E37FFE">
              <w:rPr>
                <w:rFonts w:ascii="Times New Roman" w:hAnsi="Times New Roman"/>
                <w:lang w:val="en-GB"/>
              </w:rPr>
              <w:t>ir</w:t>
            </w:r>
            <w:r w:rsidRPr="00CA3C1B">
              <w:rPr>
                <w:rFonts w:ascii="Times New Roman" w:hAnsi="Times New Roman"/>
                <w:lang w:val="en-GB"/>
              </w:rPr>
              <w:t xml:space="preserve"> effects. </w:t>
            </w:r>
            <w:r w:rsidR="00CA3C1B" w:rsidRPr="00CA3C1B">
              <w:rPr>
                <w:rFonts w:ascii="Times New Roman" w:hAnsi="Times New Roman"/>
                <w:lang w:val="en-GB"/>
              </w:rPr>
              <w:t xml:space="preserve">We </w:t>
            </w:r>
            <w:r w:rsidRPr="00CA3C1B">
              <w:rPr>
                <w:rFonts w:ascii="Times New Roman" w:hAnsi="Times New Roman"/>
                <w:lang w:val="en-GB"/>
              </w:rPr>
              <w:t xml:space="preserve">will </w:t>
            </w:r>
            <w:r w:rsidR="00CA3C1B" w:rsidRPr="00CA3C1B">
              <w:rPr>
                <w:rFonts w:ascii="Times New Roman" w:hAnsi="Times New Roman"/>
                <w:lang w:val="en-GB"/>
              </w:rPr>
              <w:t xml:space="preserve">also </w:t>
            </w:r>
            <w:r w:rsidRPr="00CA3C1B">
              <w:rPr>
                <w:rFonts w:ascii="Times New Roman" w:hAnsi="Times New Roman"/>
                <w:lang w:val="en-GB"/>
              </w:rPr>
              <w:t xml:space="preserve">assess whether and what kind of </w:t>
            </w:r>
            <w:r w:rsidR="00E37FFE">
              <w:rPr>
                <w:rFonts w:ascii="Times New Roman" w:hAnsi="Times New Roman"/>
                <w:lang w:val="en-GB"/>
              </w:rPr>
              <w:t>actions</w:t>
            </w:r>
            <w:r w:rsidRPr="00803ADF">
              <w:rPr>
                <w:rFonts w:ascii="Times New Roman" w:hAnsi="Times New Roman"/>
                <w:lang w:val="en-GB"/>
              </w:rPr>
              <w:t xml:space="preserve"> to </w:t>
            </w:r>
            <w:r w:rsidR="00CA3C1B">
              <w:rPr>
                <w:rFonts w:ascii="Times New Roman" w:hAnsi="Times New Roman"/>
                <w:lang w:val="en-GB"/>
              </w:rPr>
              <w:t>foster</w:t>
            </w:r>
            <w:r w:rsidRPr="00803ADF">
              <w:rPr>
                <w:rFonts w:ascii="Times New Roman" w:hAnsi="Times New Roman"/>
                <w:lang w:val="en-GB"/>
              </w:rPr>
              <w:t xml:space="preserve"> liberal democracy </w:t>
            </w:r>
            <w:r w:rsidR="00CA3C1B">
              <w:rPr>
                <w:rFonts w:ascii="Times New Roman" w:hAnsi="Times New Roman"/>
                <w:lang w:val="en-GB"/>
              </w:rPr>
              <w:t>follow</w:t>
            </w:r>
            <w:r w:rsidR="00E37FFE">
              <w:rPr>
                <w:rFonts w:ascii="Times New Roman" w:hAnsi="Times New Roman"/>
                <w:lang w:val="en-GB"/>
              </w:rPr>
              <w:t>ed</w:t>
            </w:r>
            <w:r w:rsidRPr="00803ADF">
              <w:rPr>
                <w:rFonts w:ascii="Times New Roman" w:hAnsi="Times New Roman"/>
                <w:lang w:val="en-GB"/>
              </w:rPr>
              <w:t xml:space="preserve"> the </w:t>
            </w:r>
            <w:r w:rsidRPr="006C657A">
              <w:rPr>
                <w:rFonts w:ascii="Times New Roman" w:hAnsi="Times New Roman"/>
                <w:i/>
                <w:iCs/>
                <w:lang w:val="en-GB"/>
              </w:rPr>
              <w:t>Conference on the Future of Europe</w:t>
            </w:r>
            <w:r w:rsidRPr="00803ADF">
              <w:rPr>
                <w:rFonts w:ascii="Times New Roman" w:hAnsi="Times New Roman"/>
                <w:lang w:val="en-GB"/>
              </w:rPr>
              <w:t>.</w:t>
            </w:r>
          </w:p>
        </w:tc>
      </w:tr>
    </w:tbl>
    <w:p w14:paraId="493F846A" w14:textId="77777777" w:rsidR="00D652D1" w:rsidRPr="00803ADF"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6B7375DD" w14:textId="77777777" w:rsidTr="00C4093C">
        <w:tc>
          <w:tcPr>
            <w:tcW w:w="10091" w:type="dxa"/>
          </w:tcPr>
          <w:p w14:paraId="24C7B093" w14:textId="77777777" w:rsidR="00D652D1" w:rsidRPr="00803ADF" w:rsidRDefault="00D652D1" w:rsidP="00403211">
            <w:pPr>
              <w:spacing w:before="60" w:after="180"/>
              <w:rPr>
                <w:rFonts w:ascii="Times New Roman" w:hAnsi="Times New Roman"/>
                <w:lang w:val="en-GB"/>
              </w:rPr>
            </w:pPr>
            <w:r w:rsidRPr="00803ADF">
              <w:rPr>
                <w:rFonts w:ascii="Times New Roman" w:hAnsi="Times New Roman"/>
                <w:b/>
                <w:lang w:val="en-GB"/>
              </w:rPr>
              <w:t>Deliverables</w:t>
            </w:r>
            <w:r w:rsidRPr="00803ADF">
              <w:rPr>
                <w:rFonts w:ascii="Times New Roman" w:hAnsi="Times New Roman"/>
                <w:lang w:val="en-GB"/>
              </w:rPr>
              <w:t xml:space="preserve"> (brief description and month of delivery)</w:t>
            </w:r>
          </w:p>
          <w:p w14:paraId="678B79BF" w14:textId="79170F27" w:rsidR="0062022C" w:rsidRPr="00803ADF" w:rsidRDefault="0062022C" w:rsidP="00DB4A71">
            <w:pPr>
              <w:spacing w:after="60"/>
              <w:rPr>
                <w:rFonts w:ascii="Times New Roman" w:hAnsi="Times New Roman"/>
                <w:lang w:val="en-GB"/>
              </w:rPr>
            </w:pPr>
            <w:r w:rsidRPr="00803ADF">
              <w:rPr>
                <w:rFonts w:ascii="Times New Roman" w:hAnsi="Times New Roman"/>
                <w:b/>
                <w:bCs/>
                <w:lang w:val="en-GB"/>
              </w:rPr>
              <w:t xml:space="preserve">D2.1 </w:t>
            </w:r>
            <w:r w:rsidR="00E30AD6">
              <w:rPr>
                <w:rFonts w:ascii="Times New Roman" w:hAnsi="Times New Roman"/>
                <w:b/>
                <w:bCs/>
                <w:lang w:val="en-GB"/>
              </w:rPr>
              <w:t>Report on the a</w:t>
            </w:r>
            <w:r w:rsidR="006D16CC">
              <w:rPr>
                <w:rFonts w:ascii="Times New Roman" w:hAnsi="Times New Roman"/>
                <w:b/>
                <w:bCs/>
                <w:lang w:val="en-GB"/>
              </w:rPr>
              <w:t>nalytical</w:t>
            </w:r>
            <w:r w:rsidRPr="00803ADF">
              <w:rPr>
                <w:rFonts w:ascii="Times New Roman" w:hAnsi="Times New Roman"/>
                <w:b/>
                <w:bCs/>
                <w:lang w:val="en-GB"/>
              </w:rPr>
              <w:t xml:space="preserve"> </w:t>
            </w:r>
            <w:commentRangeStart w:id="37"/>
            <w:r w:rsidR="006D16CC">
              <w:rPr>
                <w:rFonts w:ascii="Times New Roman" w:hAnsi="Times New Roman"/>
                <w:b/>
                <w:bCs/>
                <w:lang w:val="en-GB"/>
              </w:rPr>
              <w:t>framework</w:t>
            </w:r>
            <w:r w:rsidRPr="00803ADF">
              <w:rPr>
                <w:rFonts w:ascii="Times New Roman" w:hAnsi="Times New Roman"/>
                <w:b/>
                <w:bCs/>
                <w:lang w:val="en-GB"/>
              </w:rPr>
              <w:t xml:space="preserve"> </w:t>
            </w:r>
            <w:commentRangeEnd w:id="37"/>
            <w:r w:rsidR="00490C3E">
              <w:rPr>
                <w:rStyle w:val="CommentReference"/>
                <w:szCs w:val="20"/>
              </w:rPr>
              <w:commentReference w:id="37"/>
            </w:r>
            <w:r w:rsidRPr="00803ADF">
              <w:rPr>
                <w:rFonts w:ascii="Times New Roman" w:hAnsi="Times New Roman"/>
                <w:b/>
                <w:bCs/>
                <w:lang w:val="en-GB"/>
              </w:rPr>
              <w:t xml:space="preserve">for </w:t>
            </w:r>
            <w:r w:rsidR="006D16CC">
              <w:rPr>
                <w:rFonts w:ascii="Times New Roman" w:hAnsi="Times New Roman"/>
                <w:b/>
                <w:bCs/>
                <w:lang w:val="en-GB"/>
              </w:rPr>
              <w:t xml:space="preserve">the </w:t>
            </w:r>
            <w:r w:rsidRPr="00803ADF">
              <w:rPr>
                <w:rFonts w:ascii="Times New Roman" w:hAnsi="Times New Roman"/>
                <w:b/>
                <w:bCs/>
                <w:lang w:val="en-GB"/>
              </w:rPr>
              <w:t xml:space="preserve">entire project </w:t>
            </w:r>
            <w:r w:rsidRPr="00803ADF">
              <w:rPr>
                <w:rFonts w:ascii="Times New Roman" w:hAnsi="Times New Roman"/>
                <w:lang w:val="en-GB"/>
              </w:rPr>
              <w:t xml:space="preserve">(lead: GESIS; month of delivery: </w:t>
            </w:r>
            <w:r w:rsidR="00DC126A">
              <w:rPr>
                <w:rFonts w:ascii="Times New Roman" w:hAnsi="Times New Roman"/>
                <w:lang w:val="en-GB"/>
              </w:rPr>
              <w:t>12</w:t>
            </w:r>
            <w:r w:rsidRPr="00803ADF">
              <w:rPr>
                <w:rFonts w:ascii="Times New Roman" w:hAnsi="Times New Roman"/>
                <w:lang w:val="en-GB"/>
              </w:rPr>
              <w:t>)</w:t>
            </w:r>
            <w:r w:rsidR="006D16CC">
              <w:rPr>
                <w:rFonts w:ascii="Times New Roman" w:hAnsi="Times New Roman"/>
                <w:lang w:val="en-GB"/>
              </w:rPr>
              <w:t xml:space="preserve">: It forms </w:t>
            </w:r>
            <w:r w:rsidR="006D16CC" w:rsidRPr="00803ADF">
              <w:rPr>
                <w:rFonts w:ascii="Times New Roman" w:hAnsi="Times New Roman"/>
                <w:lang w:val="en-GB"/>
              </w:rPr>
              <w:t>the basis for the methodological work in the whole project</w:t>
            </w:r>
            <w:r w:rsidR="006D16CC">
              <w:rPr>
                <w:rFonts w:ascii="Times New Roman" w:hAnsi="Times New Roman"/>
                <w:lang w:val="en-GB"/>
              </w:rPr>
              <w:t xml:space="preserve">, </w:t>
            </w:r>
            <w:r w:rsidR="006D16CC" w:rsidRPr="00803ADF">
              <w:rPr>
                <w:rFonts w:ascii="Times New Roman" w:hAnsi="Times New Roman"/>
                <w:lang w:val="en-GB"/>
              </w:rPr>
              <w:t xml:space="preserve">embed WP3 </w:t>
            </w:r>
            <w:r w:rsidR="006D16CC">
              <w:rPr>
                <w:rFonts w:ascii="Times New Roman" w:hAnsi="Times New Roman"/>
                <w:lang w:val="en-GB"/>
              </w:rPr>
              <w:t>&amp;</w:t>
            </w:r>
            <w:r w:rsidR="006D16CC" w:rsidRPr="00803ADF">
              <w:rPr>
                <w:rFonts w:ascii="Times New Roman" w:hAnsi="Times New Roman"/>
                <w:lang w:val="en-GB"/>
              </w:rPr>
              <w:t xml:space="preserve"> WP4 in a larger context</w:t>
            </w:r>
            <w:r w:rsidR="006D16CC">
              <w:rPr>
                <w:rFonts w:ascii="Times New Roman" w:hAnsi="Times New Roman"/>
                <w:lang w:val="en-GB"/>
              </w:rPr>
              <w:t xml:space="preserve">, </w:t>
            </w:r>
            <w:r w:rsidR="006D16CC" w:rsidRPr="00803ADF">
              <w:rPr>
                <w:rFonts w:ascii="Times New Roman" w:hAnsi="Times New Roman"/>
                <w:lang w:val="en-GB"/>
              </w:rPr>
              <w:t>and guide</w:t>
            </w:r>
            <w:r w:rsidR="006D16CC">
              <w:rPr>
                <w:rFonts w:ascii="Times New Roman" w:hAnsi="Times New Roman"/>
                <w:lang w:val="en-GB"/>
              </w:rPr>
              <w:t>s</w:t>
            </w:r>
            <w:r w:rsidR="006D16CC" w:rsidRPr="00803ADF">
              <w:rPr>
                <w:rFonts w:ascii="Times New Roman" w:hAnsi="Times New Roman"/>
                <w:lang w:val="en-GB"/>
              </w:rPr>
              <w:t xml:space="preserve"> the case selection in WP7 </w:t>
            </w:r>
            <w:r w:rsidR="006D16CC">
              <w:rPr>
                <w:rFonts w:ascii="Times New Roman" w:hAnsi="Times New Roman"/>
                <w:lang w:val="en-GB"/>
              </w:rPr>
              <w:t>&amp;</w:t>
            </w:r>
            <w:r w:rsidR="006D16CC" w:rsidRPr="00803ADF">
              <w:rPr>
                <w:rFonts w:ascii="Times New Roman" w:hAnsi="Times New Roman"/>
                <w:lang w:val="en-GB"/>
              </w:rPr>
              <w:t xml:space="preserve"> WP8</w:t>
            </w:r>
            <w:r w:rsidR="006D16CC">
              <w:rPr>
                <w:rFonts w:ascii="Times New Roman" w:hAnsi="Times New Roman"/>
                <w:lang w:val="en-GB"/>
              </w:rPr>
              <w:t xml:space="preserve">. </w:t>
            </w:r>
            <w:r w:rsidR="00DC126A">
              <w:rPr>
                <w:rFonts w:ascii="Times New Roman" w:hAnsi="Times New Roman"/>
                <w:lang w:val="en-GB"/>
              </w:rPr>
              <w:t xml:space="preserve">It will be released and discussed internally in month 9. </w:t>
            </w:r>
          </w:p>
          <w:p w14:paraId="22D19C78" w14:textId="647DF64F" w:rsidR="00C20D2D" w:rsidRPr="00803ADF" w:rsidRDefault="00E67CE9" w:rsidP="00DB4A71">
            <w:pPr>
              <w:spacing w:after="60"/>
              <w:rPr>
                <w:rFonts w:ascii="Times New Roman" w:hAnsi="Times New Roman"/>
                <w:b/>
                <w:bCs/>
                <w:lang w:val="en-GB"/>
              </w:rPr>
            </w:pPr>
            <w:r w:rsidRPr="00803ADF">
              <w:rPr>
                <w:rFonts w:ascii="Times New Roman" w:hAnsi="Times New Roman"/>
                <w:b/>
                <w:bCs/>
                <w:lang w:val="en-GB"/>
              </w:rPr>
              <w:t>D2.</w:t>
            </w:r>
            <w:r w:rsidR="00490C3E">
              <w:rPr>
                <w:rFonts w:ascii="Times New Roman" w:hAnsi="Times New Roman"/>
                <w:b/>
                <w:bCs/>
                <w:lang w:val="en-GB"/>
              </w:rPr>
              <w:t>2</w:t>
            </w:r>
            <w:r w:rsidRPr="00803ADF">
              <w:rPr>
                <w:rFonts w:ascii="Times New Roman" w:hAnsi="Times New Roman"/>
                <w:b/>
                <w:bCs/>
                <w:lang w:val="en-GB"/>
              </w:rPr>
              <w:t xml:space="preserve"> Database on </w:t>
            </w:r>
            <w:r w:rsidR="000325B5" w:rsidRPr="00803ADF">
              <w:rPr>
                <w:rFonts w:ascii="Times New Roman" w:hAnsi="Times New Roman"/>
                <w:b/>
                <w:bCs/>
                <w:lang w:val="en-GB"/>
              </w:rPr>
              <w:t>context</w:t>
            </w:r>
            <w:r w:rsidR="000325B5">
              <w:rPr>
                <w:rFonts w:ascii="Times New Roman" w:hAnsi="Times New Roman"/>
                <w:b/>
                <w:bCs/>
                <w:lang w:val="en-GB"/>
              </w:rPr>
              <w:t>s</w:t>
            </w:r>
            <w:r w:rsidR="000325B5" w:rsidRPr="00803ADF">
              <w:rPr>
                <w:rFonts w:ascii="Times New Roman" w:hAnsi="Times New Roman"/>
                <w:lang w:val="en-GB"/>
              </w:rPr>
              <w:t xml:space="preserve"> </w:t>
            </w:r>
            <w:r w:rsidR="000325B5" w:rsidRPr="00803ADF">
              <w:rPr>
                <w:rFonts w:ascii="Times New Roman" w:hAnsi="Times New Roman"/>
                <w:b/>
                <w:bCs/>
                <w:lang w:val="en-GB"/>
              </w:rPr>
              <w:t xml:space="preserve">and conditions in which </w:t>
            </w:r>
            <w:r w:rsidR="000325B5">
              <w:rPr>
                <w:rFonts w:ascii="Times New Roman" w:hAnsi="Times New Roman"/>
                <w:b/>
                <w:bCs/>
                <w:lang w:val="en-GB"/>
              </w:rPr>
              <w:t>democratic</w:t>
            </w:r>
            <w:r w:rsidR="000325B5" w:rsidRPr="00803ADF">
              <w:rPr>
                <w:rFonts w:ascii="Times New Roman" w:hAnsi="Times New Roman"/>
                <w:b/>
                <w:bCs/>
                <w:lang w:val="en-GB"/>
              </w:rPr>
              <w:t xml:space="preserve"> institutions operate</w:t>
            </w:r>
            <w:r w:rsidRPr="00803ADF">
              <w:rPr>
                <w:rFonts w:ascii="Times New Roman" w:hAnsi="Times New Roman"/>
                <w:b/>
                <w:bCs/>
                <w:lang w:val="en-GB"/>
              </w:rPr>
              <w:t xml:space="preserve"> </w:t>
            </w:r>
            <w:r w:rsidR="0062022C" w:rsidRPr="00803ADF">
              <w:rPr>
                <w:rFonts w:ascii="Times New Roman" w:hAnsi="Times New Roman"/>
                <w:lang w:val="en-GB"/>
              </w:rPr>
              <w:t>(lead: GESIS; month of delivery: 36)</w:t>
            </w:r>
            <w:r w:rsidR="00FA4FC9">
              <w:rPr>
                <w:rFonts w:ascii="Times New Roman" w:hAnsi="Times New Roman"/>
                <w:lang w:val="en-GB"/>
              </w:rPr>
              <w:t xml:space="preserve">: </w:t>
            </w:r>
            <w:r w:rsidR="00C20D2D" w:rsidRPr="00803ADF">
              <w:rPr>
                <w:rFonts w:ascii="Times New Roman" w:hAnsi="Times New Roman"/>
                <w:lang w:val="en-GB"/>
              </w:rPr>
              <w:t>The final database will be structured in such a way that it will provide linking opportunities for all other data collected or used within the project</w:t>
            </w:r>
            <w:r w:rsidR="0062022C" w:rsidRPr="00803ADF">
              <w:rPr>
                <w:rFonts w:ascii="Times New Roman" w:hAnsi="Times New Roman"/>
                <w:lang w:val="en-GB"/>
              </w:rPr>
              <w:t xml:space="preserve"> (f</w:t>
            </w:r>
            <w:r w:rsidR="00F21A76" w:rsidRPr="00803ADF">
              <w:rPr>
                <w:rFonts w:ascii="Times New Roman" w:hAnsi="Times New Roman"/>
                <w:lang w:val="en-GB"/>
              </w:rPr>
              <w:t>irst internal release</w:t>
            </w:r>
            <w:r w:rsidR="0062022C" w:rsidRPr="00803ADF">
              <w:rPr>
                <w:rFonts w:ascii="Times New Roman" w:hAnsi="Times New Roman"/>
                <w:lang w:val="en-GB"/>
              </w:rPr>
              <w:t>:</w:t>
            </w:r>
            <w:r w:rsidR="00F21A76" w:rsidRPr="00803ADF">
              <w:rPr>
                <w:rFonts w:ascii="Times New Roman" w:hAnsi="Times New Roman"/>
                <w:lang w:val="en-GB"/>
              </w:rPr>
              <w:t xml:space="preserve"> </w:t>
            </w:r>
            <w:r w:rsidR="0062022C" w:rsidRPr="00803ADF">
              <w:rPr>
                <w:rFonts w:ascii="Times New Roman" w:hAnsi="Times New Roman"/>
                <w:lang w:val="en-GB"/>
              </w:rPr>
              <w:t>m</w:t>
            </w:r>
            <w:r w:rsidR="00F21A76" w:rsidRPr="00803ADF">
              <w:rPr>
                <w:rFonts w:ascii="Times New Roman" w:hAnsi="Times New Roman"/>
                <w:lang w:val="en-GB"/>
              </w:rPr>
              <w:t xml:space="preserve">onth </w:t>
            </w:r>
            <w:commentRangeStart w:id="38"/>
            <w:r w:rsidR="00F21A76" w:rsidRPr="00803ADF">
              <w:rPr>
                <w:rFonts w:ascii="Times New Roman" w:hAnsi="Times New Roman"/>
                <w:lang w:val="en-GB"/>
              </w:rPr>
              <w:t>1</w:t>
            </w:r>
            <w:r w:rsidR="00522E41">
              <w:rPr>
                <w:rFonts w:ascii="Times New Roman" w:hAnsi="Times New Roman"/>
                <w:lang w:val="en-GB"/>
              </w:rPr>
              <w:t>5</w:t>
            </w:r>
            <w:commentRangeEnd w:id="38"/>
            <w:r w:rsidR="00522E41">
              <w:rPr>
                <w:rStyle w:val="CommentReference"/>
                <w:szCs w:val="20"/>
              </w:rPr>
              <w:commentReference w:id="38"/>
            </w:r>
            <w:r w:rsidR="0062022C" w:rsidRPr="00803ADF">
              <w:rPr>
                <w:rFonts w:ascii="Times New Roman" w:hAnsi="Times New Roman"/>
                <w:lang w:val="en-GB"/>
              </w:rPr>
              <w:t>).</w:t>
            </w:r>
          </w:p>
          <w:p w14:paraId="7E16D166" w14:textId="111323E3" w:rsidR="00D652D1" w:rsidRPr="00803ADF" w:rsidRDefault="00E67CE9" w:rsidP="00DB4A71">
            <w:pPr>
              <w:spacing w:after="60"/>
              <w:rPr>
                <w:rFonts w:ascii="Times New Roman" w:hAnsi="Times New Roman"/>
                <w:lang w:val="en-GB"/>
              </w:rPr>
            </w:pPr>
            <w:r w:rsidRPr="00803ADF">
              <w:rPr>
                <w:rFonts w:ascii="Times New Roman" w:hAnsi="Times New Roman"/>
                <w:b/>
                <w:bCs/>
                <w:lang w:val="en-GB"/>
              </w:rPr>
              <w:t>D2.</w:t>
            </w:r>
            <w:r w:rsidR="00490C3E">
              <w:rPr>
                <w:rFonts w:ascii="Times New Roman" w:hAnsi="Times New Roman"/>
                <w:b/>
                <w:bCs/>
                <w:lang w:val="en-GB"/>
              </w:rPr>
              <w:t>3</w:t>
            </w:r>
            <w:r w:rsidRPr="00803ADF">
              <w:rPr>
                <w:rFonts w:ascii="Times New Roman" w:hAnsi="Times New Roman"/>
                <w:b/>
                <w:bCs/>
                <w:lang w:val="en-GB"/>
              </w:rPr>
              <w:t xml:space="preserve"> Database</w:t>
            </w:r>
            <w:r w:rsidR="000325B5">
              <w:rPr>
                <w:rFonts w:ascii="Times New Roman" w:hAnsi="Times New Roman"/>
                <w:b/>
                <w:bCs/>
                <w:lang w:val="en-GB"/>
              </w:rPr>
              <w:t xml:space="preserve"> of liberal democracy indicators</w:t>
            </w:r>
            <w:r w:rsidRPr="00803ADF">
              <w:rPr>
                <w:rFonts w:ascii="Times New Roman" w:hAnsi="Times New Roman"/>
                <w:b/>
                <w:bCs/>
                <w:lang w:val="en-GB"/>
              </w:rPr>
              <w:t xml:space="preserve"> </w:t>
            </w:r>
            <w:r w:rsidR="0062022C" w:rsidRPr="00803ADF">
              <w:rPr>
                <w:rFonts w:ascii="Times New Roman" w:hAnsi="Times New Roman"/>
                <w:lang w:val="en-GB"/>
              </w:rPr>
              <w:t>(lead: GESIS; month of delivery: 36)</w:t>
            </w:r>
            <w:r w:rsidR="00FA4FC9">
              <w:rPr>
                <w:rFonts w:ascii="Times New Roman" w:hAnsi="Times New Roman"/>
                <w:lang w:val="en-GB"/>
              </w:rPr>
              <w:t xml:space="preserve">: </w:t>
            </w:r>
            <w:r w:rsidR="00C20D2D" w:rsidRPr="00803ADF">
              <w:rPr>
                <w:rFonts w:ascii="Times New Roman" w:hAnsi="Times New Roman"/>
                <w:lang w:val="en-GB"/>
              </w:rPr>
              <w:t>The final database will be structured in such a way that it will provide linking opportunities for all other data collected or used within the project</w:t>
            </w:r>
            <w:r w:rsidR="0062022C" w:rsidRPr="00803ADF">
              <w:rPr>
                <w:rFonts w:ascii="Times New Roman" w:hAnsi="Times New Roman"/>
                <w:lang w:val="en-GB"/>
              </w:rPr>
              <w:t xml:space="preserve"> (first internal release: month 1</w:t>
            </w:r>
            <w:r w:rsidR="00522E41">
              <w:rPr>
                <w:rFonts w:ascii="Times New Roman" w:hAnsi="Times New Roman"/>
                <w:lang w:val="en-GB"/>
              </w:rPr>
              <w:t>5</w:t>
            </w:r>
            <w:r w:rsidR="0062022C" w:rsidRPr="00803ADF">
              <w:rPr>
                <w:rFonts w:ascii="Times New Roman" w:hAnsi="Times New Roman"/>
                <w:lang w:val="en-GB"/>
              </w:rPr>
              <w:t xml:space="preserve">). </w:t>
            </w:r>
          </w:p>
          <w:p w14:paraId="7C5DDA38" w14:textId="3E30E75A" w:rsidR="001B28B6" w:rsidRPr="00803ADF" w:rsidRDefault="001B28B6" w:rsidP="00DB4A71">
            <w:pPr>
              <w:spacing w:before="60" w:after="60"/>
              <w:rPr>
                <w:rFonts w:ascii="Times New Roman" w:hAnsi="Times New Roman"/>
                <w:lang w:val="en-GB"/>
              </w:rPr>
            </w:pPr>
            <w:r w:rsidRPr="00803ADF">
              <w:rPr>
                <w:rFonts w:ascii="Times New Roman" w:hAnsi="Times New Roman"/>
                <w:b/>
                <w:bCs/>
                <w:lang w:val="en-GB"/>
              </w:rPr>
              <w:t>D2.</w:t>
            </w:r>
            <w:r w:rsidR="00490C3E">
              <w:rPr>
                <w:rFonts w:ascii="Times New Roman" w:hAnsi="Times New Roman"/>
                <w:b/>
                <w:bCs/>
                <w:lang w:val="en-GB"/>
              </w:rPr>
              <w:t>4</w:t>
            </w:r>
            <w:r w:rsidRPr="00803ADF">
              <w:rPr>
                <w:rFonts w:ascii="Times New Roman" w:hAnsi="Times New Roman"/>
                <w:b/>
                <w:bCs/>
                <w:lang w:val="en-GB"/>
              </w:rPr>
              <w:t xml:space="preserve"> Report on the </w:t>
            </w:r>
            <w:r w:rsidR="006D16CC">
              <w:rPr>
                <w:rFonts w:ascii="Times New Roman" w:hAnsi="Times New Roman"/>
                <w:b/>
                <w:bCs/>
                <w:lang w:val="en-GB"/>
              </w:rPr>
              <w:t xml:space="preserve">over-time </w:t>
            </w:r>
            <w:r w:rsidRPr="00803ADF">
              <w:rPr>
                <w:rFonts w:ascii="Times New Roman" w:hAnsi="Times New Roman"/>
                <w:b/>
                <w:bCs/>
                <w:lang w:val="en-GB"/>
              </w:rPr>
              <w:t xml:space="preserve">development of liberal democracy across </w:t>
            </w:r>
            <w:r w:rsidR="006D16CC">
              <w:rPr>
                <w:rFonts w:ascii="Times New Roman" w:hAnsi="Times New Roman"/>
                <w:b/>
                <w:bCs/>
                <w:lang w:val="en-GB"/>
              </w:rPr>
              <w:t>Europe</w:t>
            </w:r>
            <w:r w:rsidRPr="00803ADF">
              <w:rPr>
                <w:rFonts w:ascii="Times New Roman" w:hAnsi="Times New Roman"/>
                <w:lang w:val="en-GB"/>
              </w:rPr>
              <w:t xml:space="preserve"> </w:t>
            </w:r>
            <w:r w:rsidR="0062022C" w:rsidRPr="00803ADF">
              <w:rPr>
                <w:rFonts w:ascii="Times New Roman" w:hAnsi="Times New Roman"/>
                <w:lang w:val="en-GB"/>
              </w:rPr>
              <w:t>(lead: GESIS; month of delivery: 36)</w:t>
            </w:r>
            <w:r w:rsidR="006D16CC">
              <w:rPr>
                <w:rFonts w:ascii="Times New Roman" w:hAnsi="Times New Roman"/>
                <w:lang w:val="en-GB"/>
              </w:rPr>
              <w:t xml:space="preserve">: It provides </w:t>
            </w:r>
            <w:r w:rsidR="00490C3E">
              <w:rPr>
                <w:rFonts w:ascii="Times New Roman" w:hAnsi="Times New Roman"/>
                <w:lang w:val="en-GB"/>
              </w:rPr>
              <w:t xml:space="preserve">information on </w:t>
            </w:r>
            <w:r w:rsidR="006D16CC">
              <w:rPr>
                <w:rFonts w:ascii="Times New Roman" w:hAnsi="Times New Roman"/>
                <w:lang w:val="en-GB"/>
              </w:rPr>
              <w:t xml:space="preserve">the cross-national </w:t>
            </w:r>
            <w:r w:rsidR="00490C3E">
              <w:rPr>
                <w:rFonts w:ascii="Times New Roman" w:hAnsi="Times New Roman"/>
                <w:lang w:val="en-GB"/>
              </w:rPr>
              <w:t xml:space="preserve">background </w:t>
            </w:r>
            <w:r w:rsidR="006D16CC">
              <w:rPr>
                <w:rFonts w:ascii="Times New Roman" w:hAnsi="Times New Roman"/>
                <w:lang w:val="en-GB"/>
              </w:rPr>
              <w:t xml:space="preserve">for the </w:t>
            </w:r>
            <w:r w:rsidR="00DC126A">
              <w:rPr>
                <w:rFonts w:ascii="Times New Roman" w:hAnsi="Times New Roman"/>
                <w:lang w:val="en-GB"/>
              </w:rPr>
              <w:t>work</w:t>
            </w:r>
            <w:r w:rsidR="006D16CC">
              <w:rPr>
                <w:rFonts w:ascii="Times New Roman" w:hAnsi="Times New Roman"/>
                <w:lang w:val="en-GB"/>
              </w:rPr>
              <w:t xml:space="preserve"> in WPs 3-8.</w:t>
            </w:r>
          </w:p>
          <w:p w14:paraId="4C6C227A" w14:textId="35000FD9" w:rsidR="00D03FC6" w:rsidRPr="00803ADF" w:rsidRDefault="00D03FC6" w:rsidP="00A9780B">
            <w:pPr>
              <w:spacing w:before="60" w:after="60"/>
              <w:rPr>
                <w:rFonts w:ascii="Times New Roman" w:hAnsi="Times New Roman"/>
                <w:lang w:val="en-GB"/>
              </w:rPr>
            </w:pPr>
            <w:r w:rsidRPr="00803ADF">
              <w:rPr>
                <w:rFonts w:ascii="Times New Roman" w:hAnsi="Times New Roman"/>
                <w:b/>
                <w:bCs/>
                <w:lang w:val="en-GB"/>
              </w:rPr>
              <w:t>D2.</w:t>
            </w:r>
            <w:r w:rsidR="00490C3E">
              <w:rPr>
                <w:rFonts w:ascii="Times New Roman" w:hAnsi="Times New Roman"/>
                <w:b/>
                <w:bCs/>
                <w:lang w:val="en-GB"/>
              </w:rPr>
              <w:t>5</w:t>
            </w:r>
            <w:r w:rsidRPr="00803ADF">
              <w:rPr>
                <w:rFonts w:ascii="Times New Roman" w:hAnsi="Times New Roman"/>
                <w:b/>
                <w:bCs/>
                <w:lang w:val="en-GB"/>
              </w:rPr>
              <w:t xml:space="preserve"> Report on the </w:t>
            </w:r>
            <w:r w:rsidR="006D16CC">
              <w:rPr>
                <w:rFonts w:ascii="Times New Roman" w:hAnsi="Times New Roman"/>
                <w:b/>
                <w:bCs/>
                <w:lang w:val="en-GB"/>
              </w:rPr>
              <w:t xml:space="preserve">EU’s promotion of liberal democracy and its </w:t>
            </w:r>
            <w:r w:rsidRPr="00803ADF">
              <w:rPr>
                <w:rFonts w:ascii="Times New Roman" w:hAnsi="Times New Roman"/>
                <w:b/>
                <w:bCs/>
                <w:lang w:val="en-GB"/>
              </w:rPr>
              <w:t xml:space="preserve">response </w:t>
            </w:r>
            <w:r w:rsidR="006D16CC">
              <w:rPr>
                <w:rFonts w:ascii="Times New Roman" w:hAnsi="Times New Roman"/>
                <w:b/>
                <w:bCs/>
                <w:lang w:val="en-GB"/>
              </w:rPr>
              <w:t>to democratic backsliding</w:t>
            </w:r>
            <w:r w:rsidRPr="00803ADF">
              <w:rPr>
                <w:rFonts w:ascii="Times New Roman" w:hAnsi="Times New Roman"/>
                <w:lang w:val="en-GB"/>
              </w:rPr>
              <w:t xml:space="preserve"> (lead: CEPS; month of delivery: </w:t>
            </w:r>
            <w:r w:rsidRPr="006D16CC">
              <w:rPr>
                <w:rFonts w:ascii="Times New Roman" w:hAnsi="Times New Roman"/>
                <w:lang w:val="en-GB"/>
              </w:rPr>
              <w:t>36</w:t>
            </w:r>
            <w:r w:rsidRPr="00803ADF">
              <w:rPr>
                <w:rFonts w:ascii="Times New Roman" w:hAnsi="Times New Roman"/>
                <w:lang w:val="en-GB"/>
              </w:rPr>
              <w:t>)</w:t>
            </w:r>
            <w:r w:rsidR="006D16CC">
              <w:rPr>
                <w:rFonts w:ascii="Times New Roman" w:hAnsi="Times New Roman"/>
                <w:lang w:val="en-GB"/>
              </w:rPr>
              <w:t xml:space="preserve">: It provides </w:t>
            </w:r>
            <w:r w:rsidR="00490C3E">
              <w:rPr>
                <w:rFonts w:ascii="Times New Roman" w:hAnsi="Times New Roman"/>
                <w:lang w:val="en-GB"/>
              </w:rPr>
              <w:t xml:space="preserve">information on </w:t>
            </w:r>
            <w:r w:rsidR="006D16CC">
              <w:rPr>
                <w:rFonts w:ascii="Times New Roman" w:hAnsi="Times New Roman"/>
                <w:lang w:val="en-GB"/>
              </w:rPr>
              <w:t xml:space="preserve">the EU institutional </w:t>
            </w:r>
            <w:r w:rsidR="00490C3E">
              <w:rPr>
                <w:rFonts w:ascii="Times New Roman" w:hAnsi="Times New Roman"/>
                <w:lang w:val="en-GB"/>
              </w:rPr>
              <w:t>background</w:t>
            </w:r>
            <w:r w:rsidR="006D16CC">
              <w:rPr>
                <w:rFonts w:ascii="Times New Roman" w:hAnsi="Times New Roman"/>
                <w:lang w:val="en-GB"/>
              </w:rPr>
              <w:t xml:space="preserve"> for the </w:t>
            </w:r>
            <w:r w:rsidR="00DC126A">
              <w:rPr>
                <w:rFonts w:ascii="Times New Roman" w:hAnsi="Times New Roman"/>
                <w:lang w:val="en-GB"/>
              </w:rPr>
              <w:t>work</w:t>
            </w:r>
            <w:r w:rsidR="006D16CC">
              <w:rPr>
                <w:rFonts w:ascii="Times New Roman" w:hAnsi="Times New Roman"/>
                <w:lang w:val="en-GB"/>
              </w:rPr>
              <w:t xml:space="preserve"> in WPs 3-8. </w:t>
            </w:r>
          </w:p>
        </w:tc>
      </w:tr>
    </w:tbl>
    <w:p w14:paraId="36A78F66" w14:textId="77777777" w:rsidR="00D652D1" w:rsidRPr="00803ADF" w:rsidRDefault="00D652D1" w:rsidP="004D4A32">
      <w:pPr>
        <w:pStyle w:val="Heading4"/>
      </w:pPr>
      <w:r w:rsidRPr="00803ADF">
        <w:t xml:space="preserve">WP3 – Citizen attitudes towards democracy (Lead: </w:t>
      </w:r>
      <w:r w:rsidR="00E0761C" w:rsidRPr="00803ADF">
        <w:t>Wouter</w:t>
      </w:r>
      <w:r w:rsidR="00452672" w:rsidRPr="00803ADF">
        <w:t xml:space="preserve"> van der Brug</w:t>
      </w:r>
      <w:r w:rsidR="00E0761C" w:rsidRPr="00803ADF">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E0761C" w:rsidRPr="00803ADF" w14:paraId="62E1CC0A" w14:textId="77777777" w:rsidTr="00E0761C">
        <w:trPr>
          <w:cantSplit/>
          <w:trHeight w:val="397"/>
        </w:trPr>
        <w:tc>
          <w:tcPr>
            <w:tcW w:w="2425" w:type="dxa"/>
            <w:shd w:val="clear" w:color="auto" w:fill="F2F2F2" w:themeFill="background1" w:themeFillShade="F2"/>
            <w:vAlign w:val="center"/>
          </w:tcPr>
          <w:p w14:paraId="55351F1C" w14:textId="77777777" w:rsidR="00E0761C" w:rsidRPr="00803ADF" w:rsidRDefault="00E0761C" w:rsidP="00E0761C">
            <w:pPr>
              <w:rPr>
                <w:rFonts w:ascii="Times New Roman" w:hAnsi="Times New Roman"/>
                <w:b/>
                <w:lang w:val="en-GB"/>
              </w:rPr>
            </w:pPr>
            <w:r w:rsidRPr="00803ADF">
              <w:rPr>
                <w:rFonts w:ascii="Times New Roman" w:hAnsi="Times New Roman"/>
                <w:b/>
                <w:lang w:val="en-GB"/>
              </w:rPr>
              <w:t xml:space="preserve">Work package number </w:t>
            </w:r>
          </w:p>
        </w:tc>
        <w:tc>
          <w:tcPr>
            <w:tcW w:w="845" w:type="dxa"/>
            <w:vAlign w:val="center"/>
          </w:tcPr>
          <w:p w14:paraId="71F753F4" w14:textId="77777777" w:rsidR="00E0761C" w:rsidRPr="00803ADF" w:rsidRDefault="00E0761C" w:rsidP="00E0761C">
            <w:pPr>
              <w:rPr>
                <w:rFonts w:ascii="Times New Roman" w:hAnsi="Times New Roman"/>
                <w:b/>
                <w:bCs/>
                <w:lang w:val="en-GB"/>
              </w:rPr>
            </w:pPr>
            <w:r w:rsidRPr="00803ADF">
              <w:rPr>
                <w:rFonts w:ascii="Times New Roman" w:hAnsi="Times New Roman"/>
                <w:b/>
                <w:bCs/>
                <w:lang w:val="en-GB"/>
              </w:rPr>
              <w:t>3</w:t>
            </w:r>
          </w:p>
        </w:tc>
        <w:tc>
          <w:tcPr>
            <w:tcW w:w="5104" w:type="dxa"/>
            <w:gridSpan w:val="6"/>
            <w:shd w:val="clear" w:color="auto" w:fill="F2F2F2" w:themeFill="background1" w:themeFillShade="F2"/>
            <w:vAlign w:val="center"/>
          </w:tcPr>
          <w:p w14:paraId="385CAF3A" w14:textId="77777777" w:rsidR="00E0761C" w:rsidRPr="00803ADF" w:rsidRDefault="00E0761C" w:rsidP="00E0761C">
            <w:pPr>
              <w:rPr>
                <w:rFonts w:ascii="Times New Roman" w:hAnsi="Times New Roman"/>
                <w:lang w:val="en-GB"/>
              </w:rPr>
            </w:pPr>
            <w:r w:rsidRPr="00803ADF">
              <w:rPr>
                <w:rFonts w:ascii="Times New Roman" w:hAnsi="Times New Roman"/>
                <w:b/>
                <w:lang w:val="en-GB"/>
              </w:rPr>
              <w:t>Lead beneficiary</w:t>
            </w:r>
          </w:p>
        </w:tc>
        <w:tc>
          <w:tcPr>
            <w:tcW w:w="1705" w:type="dxa"/>
            <w:gridSpan w:val="2"/>
            <w:vAlign w:val="center"/>
          </w:tcPr>
          <w:p w14:paraId="56BB1A03" w14:textId="77777777" w:rsidR="00E0761C" w:rsidRPr="00803ADF" w:rsidRDefault="00E0761C" w:rsidP="00E0761C">
            <w:pPr>
              <w:rPr>
                <w:rFonts w:ascii="Times New Roman" w:hAnsi="Times New Roman"/>
                <w:b/>
                <w:bCs/>
                <w:lang w:val="en-GB"/>
              </w:rPr>
            </w:pPr>
            <w:r w:rsidRPr="00803ADF">
              <w:rPr>
                <w:rFonts w:ascii="Times New Roman" w:hAnsi="Times New Roman"/>
                <w:b/>
                <w:bCs/>
                <w:lang w:val="en-GB"/>
              </w:rPr>
              <w:t>UVA</w:t>
            </w:r>
          </w:p>
        </w:tc>
      </w:tr>
      <w:tr w:rsidR="00E0761C" w:rsidRPr="00803ADF" w14:paraId="6914B9BB" w14:textId="77777777" w:rsidTr="00E0761C">
        <w:trPr>
          <w:cantSplit/>
          <w:trHeight w:val="397"/>
        </w:trPr>
        <w:tc>
          <w:tcPr>
            <w:tcW w:w="2425" w:type="dxa"/>
            <w:shd w:val="clear" w:color="auto" w:fill="F2F2F2" w:themeFill="background1" w:themeFillShade="F2"/>
            <w:vAlign w:val="center"/>
          </w:tcPr>
          <w:p w14:paraId="0B5D8B81" w14:textId="77777777" w:rsidR="00E0761C" w:rsidRPr="00803ADF" w:rsidRDefault="00E0761C" w:rsidP="00E0761C">
            <w:pPr>
              <w:rPr>
                <w:rFonts w:ascii="Times New Roman" w:hAnsi="Times New Roman"/>
                <w:b/>
                <w:lang w:val="en-GB"/>
              </w:rPr>
            </w:pPr>
            <w:r w:rsidRPr="00803ADF">
              <w:rPr>
                <w:rFonts w:ascii="Times New Roman" w:hAnsi="Times New Roman"/>
                <w:b/>
                <w:lang w:val="en-GB"/>
              </w:rPr>
              <w:t>Work package title</w:t>
            </w:r>
          </w:p>
        </w:tc>
        <w:tc>
          <w:tcPr>
            <w:tcW w:w="7654" w:type="dxa"/>
            <w:gridSpan w:val="9"/>
            <w:vAlign w:val="center"/>
          </w:tcPr>
          <w:p w14:paraId="1EBD8E9C" w14:textId="77777777" w:rsidR="00E0761C" w:rsidRPr="00803ADF" w:rsidRDefault="00E0761C" w:rsidP="00E0761C">
            <w:pPr>
              <w:rPr>
                <w:rFonts w:ascii="Times New Roman" w:hAnsi="Times New Roman"/>
                <w:lang w:val="en-GB"/>
              </w:rPr>
            </w:pPr>
            <w:r w:rsidRPr="00803ADF">
              <w:rPr>
                <w:rFonts w:ascii="Times New Roman" w:hAnsi="Times New Roman"/>
                <w:lang w:val="en-GB"/>
              </w:rPr>
              <w:t xml:space="preserve">Citizen attitudes towards liberal </w:t>
            </w:r>
            <w:commentRangeStart w:id="39"/>
            <w:r w:rsidRPr="00803ADF">
              <w:rPr>
                <w:rFonts w:ascii="Times New Roman" w:hAnsi="Times New Roman"/>
                <w:lang w:val="en-GB"/>
              </w:rPr>
              <w:t>democracy</w:t>
            </w:r>
            <w:commentRangeEnd w:id="39"/>
            <w:r w:rsidR="00B24510">
              <w:rPr>
                <w:rStyle w:val="CommentReference"/>
                <w:szCs w:val="20"/>
              </w:rPr>
              <w:commentReference w:id="39"/>
            </w:r>
          </w:p>
        </w:tc>
      </w:tr>
      <w:tr w:rsidR="00E0761C" w:rsidRPr="00803ADF" w14:paraId="5A88D497" w14:textId="77777777" w:rsidTr="00E0761C">
        <w:trPr>
          <w:cantSplit/>
          <w:trHeight w:val="397"/>
        </w:trPr>
        <w:tc>
          <w:tcPr>
            <w:tcW w:w="2425" w:type="dxa"/>
            <w:shd w:val="clear" w:color="auto" w:fill="F2F2F2" w:themeFill="background1" w:themeFillShade="F2"/>
            <w:vAlign w:val="center"/>
          </w:tcPr>
          <w:p w14:paraId="5B262A93" w14:textId="77777777" w:rsidR="00E0761C" w:rsidRPr="00803ADF" w:rsidRDefault="00E0761C" w:rsidP="00E0761C">
            <w:pPr>
              <w:ind w:left="1191" w:hanging="1191"/>
              <w:rPr>
                <w:rFonts w:ascii="Times New Roman" w:hAnsi="Times New Roman"/>
                <w:b/>
                <w:lang w:val="en-GB"/>
              </w:rPr>
            </w:pPr>
            <w:r w:rsidRPr="00803ADF">
              <w:rPr>
                <w:rFonts w:ascii="Times New Roman" w:hAnsi="Times New Roman"/>
                <w:b/>
                <w:lang w:val="en-GB"/>
              </w:rPr>
              <w:t>Participant number</w:t>
            </w:r>
          </w:p>
        </w:tc>
        <w:tc>
          <w:tcPr>
            <w:tcW w:w="845" w:type="dxa"/>
            <w:vAlign w:val="center"/>
          </w:tcPr>
          <w:p w14:paraId="623C3BF7" w14:textId="77777777" w:rsidR="00E0761C" w:rsidRPr="00803ADF" w:rsidRDefault="00E0761C" w:rsidP="00E0761C">
            <w:pPr>
              <w:jc w:val="center"/>
              <w:rPr>
                <w:rFonts w:ascii="Times New Roman" w:hAnsi="Times New Roman"/>
                <w:b/>
                <w:bCs/>
                <w:lang w:val="en-GB"/>
              </w:rPr>
            </w:pPr>
            <w:r w:rsidRPr="00803ADF">
              <w:rPr>
                <w:rFonts w:ascii="Times New Roman" w:hAnsi="Times New Roman"/>
                <w:b/>
                <w:bCs/>
                <w:lang w:val="en-GB"/>
              </w:rPr>
              <w:t>1</w:t>
            </w:r>
          </w:p>
        </w:tc>
        <w:tc>
          <w:tcPr>
            <w:tcW w:w="847" w:type="dxa"/>
            <w:vAlign w:val="center"/>
          </w:tcPr>
          <w:p w14:paraId="3BD56885"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2</w:t>
            </w:r>
          </w:p>
        </w:tc>
        <w:tc>
          <w:tcPr>
            <w:tcW w:w="847" w:type="dxa"/>
            <w:vAlign w:val="center"/>
          </w:tcPr>
          <w:p w14:paraId="05177E7A"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3</w:t>
            </w:r>
          </w:p>
        </w:tc>
        <w:tc>
          <w:tcPr>
            <w:tcW w:w="849" w:type="dxa"/>
            <w:vAlign w:val="center"/>
          </w:tcPr>
          <w:p w14:paraId="715BBEB9"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4</w:t>
            </w:r>
          </w:p>
        </w:tc>
        <w:tc>
          <w:tcPr>
            <w:tcW w:w="857" w:type="dxa"/>
            <w:vAlign w:val="center"/>
          </w:tcPr>
          <w:p w14:paraId="67B0A615"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5</w:t>
            </w:r>
          </w:p>
        </w:tc>
        <w:tc>
          <w:tcPr>
            <w:tcW w:w="852" w:type="dxa"/>
            <w:vAlign w:val="center"/>
          </w:tcPr>
          <w:p w14:paraId="7EE05C9A"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6</w:t>
            </w:r>
          </w:p>
        </w:tc>
        <w:tc>
          <w:tcPr>
            <w:tcW w:w="852" w:type="dxa"/>
            <w:vAlign w:val="center"/>
          </w:tcPr>
          <w:p w14:paraId="004D6C25"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7</w:t>
            </w:r>
          </w:p>
        </w:tc>
        <w:tc>
          <w:tcPr>
            <w:tcW w:w="853" w:type="dxa"/>
            <w:vAlign w:val="center"/>
          </w:tcPr>
          <w:p w14:paraId="353A8602"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8</w:t>
            </w:r>
          </w:p>
        </w:tc>
        <w:tc>
          <w:tcPr>
            <w:tcW w:w="852" w:type="dxa"/>
            <w:vAlign w:val="center"/>
          </w:tcPr>
          <w:p w14:paraId="2133C7E8"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9</w:t>
            </w:r>
          </w:p>
        </w:tc>
      </w:tr>
      <w:tr w:rsidR="00CA051A" w:rsidRPr="00803ADF" w14:paraId="47B36882" w14:textId="77777777" w:rsidTr="00E0761C">
        <w:trPr>
          <w:cantSplit/>
          <w:trHeight w:val="397"/>
        </w:trPr>
        <w:tc>
          <w:tcPr>
            <w:tcW w:w="2425" w:type="dxa"/>
            <w:shd w:val="clear" w:color="auto" w:fill="F2F2F2" w:themeFill="background1" w:themeFillShade="F2"/>
            <w:vAlign w:val="center"/>
          </w:tcPr>
          <w:p w14:paraId="4E507F5E" w14:textId="77777777" w:rsidR="00CA051A" w:rsidRPr="00803ADF" w:rsidRDefault="00CA051A" w:rsidP="00CA051A">
            <w:pPr>
              <w:rPr>
                <w:rFonts w:ascii="Times New Roman" w:hAnsi="Times New Roman"/>
                <w:b/>
                <w:lang w:val="en-GB"/>
              </w:rPr>
            </w:pPr>
            <w:r w:rsidRPr="00803ADF">
              <w:rPr>
                <w:rFonts w:ascii="Times New Roman" w:hAnsi="Times New Roman"/>
                <w:b/>
                <w:lang w:val="en-GB"/>
              </w:rPr>
              <w:t>Short name of participant</w:t>
            </w:r>
          </w:p>
        </w:tc>
        <w:tc>
          <w:tcPr>
            <w:tcW w:w="845" w:type="dxa"/>
            <w:vAlign w:val="center"/>
          </w:tcPr>
          <w:p w14:paraId="0133232D" w14:textId="77777777" w:rsidR="00CA051A" w:rsidRPr="00803ADF" w:rsidRDefault="00CA051A" w:rsidP="00CA051A">
            <w:pPr>
              <w:jc w:val="center"/>
              <w:rPr>
                <w:rFonts w:ascii="Times New Roman" w:hAnsi="Times New Roman"/>
                <w:b/>
                <w:bCs/>
                <w:lang w:val="en-GB"/>
              </w:rPr>
            </w:pPr>
            <w:r w:rsidRPr="00803ADF">
              <w:rPr>
                <w:rFonts w:ascii="Times New Roman" w:hAnsi="Times New Roman"/>
                <w:b/>
                <w:bCs/>
                <w:lang w:val="en-GB"/>
              </w:rPr>
              <w:t>UVA</w:t>
            </w:r>
          </w:p>
        </w:tc>
        <w:tc>
          <w:tcPr>
            <w:tcW w:w="847" w:type="dxa"/>
            <w:vAlign w:val="center"/>
          </w:tcPr>
          <w:p w14:paraId="21D929A6" w14:textId="2E0B48BD" w:rsidR="00CA051A" w:rsidRPr="00803ADF" w:rsidRDefault="00CA051A" w:rsidP="00CA051A">
            <w:pPr>
              <w:jc w:val="center"/>
              <w:rPr>
                <w:rFonts w:ascii="Times New Roman" w:hAnsi="Times New Roman"/>
                <w:lang w:val="en-GB"/>
              </w:rPr>
            </w:pPr>
            <w:r>
              <w:rPr>
                <w:rFonts w:ascii="Times New Roman" w:hAnsi="Times New Roman"/>
                <w:lang w:val="en-GB"/>
              </w:rPr>
              <w:t>SWPS</w:t>
            </w:r>
          </w:p>
        </w:tc>
        <w:tc>
          <w:tcPr>
            <w:tcW w:w="847" w:type="dxa"/>
            <w:vAlign w:val="center"/>
          </w:tcPr>
          <w:p w14:paraId="231F96E8" w14:textId="43F1DA1A" w:rsidR="00CA051A" w:rsidRPr="00803ADF" w:rsidRDefault="00CA051A" w:rsidP="00CA051A">
            <w:pPr>
              <w:jc w:val="center"/>
              <w:rPr>
                <w:rFonts w:ascii="Times New Roman" w:hAnsi="Times New Roman"/>
                <w:lang w:val="en-GB"/>
              </w:rPr>
            </w:pPr>
            <w:r>
              <w:rPr>
                <w:rFonts w:ascii="Times New Roman" w:hAnsi="Times New Roman"/>
                <w:lang w:val="en-GB"/>
              </w:rPr>
              <w:t>UNCL</w:t>
            </w:r>
          </w:p>
        </w:tc>
        <w:tc>
          <w:tcPr>
            <w:tcW w:w="849" w:type="dxa"/>
            <w:vAlign w:val="center"/>
          </w:tcPr>
          <w:p w14:paraId="0DECF9D8" w14:textId="781E548C" w:rsidR="00CA051A" w:rsidRPr="00803ADF" w:rsidRDefault="00CA051A" w:rsidP="00CA051A">
            <w:pPr>
              <w:jc w:val="center"/>
              <w:rPr>
                <w:rFonts w:ascii="Times New Roman" w:hAnsi="Times New Roman"/>
                <w:lang w:val="en-GB"/>
              </w:rPr>
            </w:pPr>
            <w:r>
              <w:rPr>
                <w:rFonts w:ascii="Times New Roman" w:hAnsi="Times New Roman"/>
                <w:lang w:val="en-GB"/>
              </w:rPr>
              <w:t>LSE</w:t>
            </w:r>
          </w:p>
        </w:tc>
        <w:tc>
          <w:tcPr>
            <w:tcW w:w="857" w:type="dxa"/>
            <w:vAlign w:val="center"/>
          </w:tcPr>
          <w:p w14:paraId="57398E19" w14:textId="5FA03007" w:rsidR="00CA051A" w:rsidRPr="00803ADF" w:rsidRDefault="00CA051A" w:rsidP="00CA051A">
            <w:pPr>
              <w:jc w:val="center"/>
              <w:rPr>
                <w:rFonts w:ascii="Times New Roman" w:hAnsi="Times New Roman"/>
                <w:lang w:val="en-GB"/>
              </w:rPr>
            </w:pPr>
            <w:r w:rsidRPr="00803ADF">
              <w:rPr>
                <w:rFonts w:ascii="Times New Roman" w:hAnsi="Times New Roman"/>
                <w:lang w:val="en-GB"/>
              </w:rPr>
              <w:t>GESIS</w:t>
            </w:r>
          </w:p>
        </w:tc>
        <w:tc>
          <w:tcPr>
            <w:tcW w:w="852" w:type="dxa"/>
            <w:vAlign w:val="center"/>
          </w:tcPr>
          <w:p w14:paraId="560D473C" w14:textId="27849F25" w:rsidR="00CA051A" w:rsidRPr="00803ADF" w:rsidRDefault="00CA051A" w:rsidP="00CA051A">
            <w:pPr>
              <w:jc w:val="center"/>
              <w:rPr>
                <w:rFonts w:ascii="Times New Roman" w:hAnsi="Times New Roman"/>
                <w:lang w:val="en-GB"/>
              </w:rPr>
            </w:pPr>
            <w:r w:rsidRPr="00803ADF">
              <w:rPr>
                <w:rFonts w:ascii="Times New Roman" w:hAnsi="Times New Roman"/>
                <w:lang w:val="en-GB"/>
              </w:rPr>
              <w:t>UCLB</w:t>
            </w:r>
          </w:p>
        </w:tc>
        <w:tc>
          <w:tcPr>
            <w:tcW w:w="852" w:type="dxa"/>
            <w:vAlign w:val="center"/>
          </w:tcPr>
          <w:p w14:paraId="5672AB67" w14:textId="3C98CBB8" w:rsidR="00CA051A" w:rsidRPr="00803ADF" w:rsidRDefault="00CA051A" w:rsidP="00CA051A">
            <w:pPr>
              <w:jc w:val="center"/>
              <w:rPr>
                <w:rFonts w:ascii="Times New Roman" w:hAnsi="Times New Roman"/>
                <w:lang w:val="en-GB"/>
              </w:rPr>
            </w:pPr>
            <w:r>
              <w:rPr>
                <w:rFonts w:ascii="Times New Roman" w:hAnsi="Times New Roman"/>
                <w:lang w:val="en-GB"/>
              </w:rPr>
              <w:t>SDU</w:t>
            </w:r>
          </w:p>
        </w:tc>
        <w:tc>
          <w:tcPr>
            <w:tcW w:w="853" w:type="dxa"/>
            <w:vAlign w:val="center"/>
          </w:tcPr>
          <w:p w14:paraId="082669C2" w14:textId="143C89E6" w:rsidR="00CA051A" w:rsidRPr="00803ADF" w:rsidRDefault="00747CC6" w:rsidP="00CA051A">
            <w:pPr>
              <w:jc w:val="center"/>
              <w:rPr>
                <w:rFonts w:ascii="Times New Roman" w:hAnsi="Times New Roman"/>
                <w:lang w:val="en-GB"/>
              </w:rPr>
            </w:pPr>
            <w:r>
              <w:rPr>
                <w:rFonts w:ascii="Times New Roman" w:hAnsi="Times New Roman"/>
                <w:lang w:val="en-GB"/>
              </w:rPr>
              <w:t>FNSP</w:t>
            </w:r>
          </w:p>
        </w:tc>
        <w:tc>
          <w:tcPr>
            <w:tcW w:w="852" w:type="dxa"/>
            <w:vAlign w:val="center"/>
          </w:tcPr>
          <w:p w14:paraId="44B3FB10" w14:textId="067A2E5F" w:rsidR="00CA051A" w:rsidRPr="00803ADF" w:rsidRDefault="00CA051A" w:rsidP="00CA051A">
            <w:pPr>
              <w:jc w:val="center"/>
              <w:rPr>
                <w:rFonts w:ascii="Times New Roman" w:hAnsi="Times New Roman"/>
                <w:lang w:val="en-GB"/>
              </w:rPr>
            </w:pPr>
            <w:r w:rsidRPr="00803ADF">
              <w:rPr>
                <w:rFonts w:ascii="Times New Roman" w:hAnsi="Times New Roman"/>
                <w:lang w:val="en-GB"/>
              </w:rPr>
              <w:t>CEPS</w:t>
            </w:r>
          </w:p>
        </w:tc>
      </w:tr>
      <w:tr w:rsidR="00E0761C" w:rsidRPr="00803ADF" w14:paraId="387C11D7" w14:textId="77777777" w:rsidTr="00460284">
        <w:trPr>
          <w:cantSplit/>
          <w:trHeight w:val="397"/>
        </w:trPr>
        <w:tc>
          <w:tcPr>
            <w:tcW w:w="2425" w:type="dxa"/>
            <w:shd w:val="clear" w:color="auto" w:fill="F2F2F2" w:themeFill="background1" w:themeFillShade="F2"/>
            <w:vAlign w:val="center"/>
          </w:tcPr>
          <w:p w14:paraId="48BD18F2" w14:textId="77777777" w:rsidR="00E0761C" w:rsidRPr="00803ADF" w:rsidRDefault="00E0761C" w:rsidP="00E0761C">
            <w:pPr>
              <w:rPr>
                <w:rFonts w:ascii="Times New Roman" w:hAnsi="Times New Roman"/>
                <w:b/>
                <w:lang w:val="en-GB"/>
              </w:rPr>
            </w:pPr>
            <w:r w:rsidRPr="00803ADF">
              <w:rPr>
                <w:rFonts w:ascii="Times New Roman" w:hAnsi="Times New Roman"/>
                <w:b/>
                <w:lang w:val="en-GB"/>
              </w:rPr>
              <w:t>Person months per participant:</w:t>
            </w:r>
          </w:p>
        </w:tc>
        <w:tc>
          <w:tcPr>
            <w:tcW w:w="845" w:type="dxa"/>
            <w:shd w:val="clear" w:color="auto" w:fill="auto"/>
            <w:vAlign w:val="center"/>
          </w:tcPr>
          <w:p w14:paraId="1972CDF7" w14:textId="6038C7D9" w:rsidR="00E0761C" w:rsidRPr="00803ADF" w:rsidRDefault="00460284" w:rsidP="00E0761C">
            <w:pPr>
              <w:jc w:val="center"/>
              <w:rPr>
                <w:rFonts w:ascii="Times New Roman" w:hAnsi="Times New Roman"/>
                <w:b/>
                <w:bCs/>
                <w:lang w:val="en-GB"/>
              </w:rPr>
            </w:pPr>
            <w:r>
              <w:rPr>
                <w:rFonts w:ascii="Times New Roman" w:hAnsi="Times New Roman"/>
                <w:b/>
                <w:bCs/>
                <w:lang w:val="en-GB"/>
              </w:rPr>
              <w:t>36.6</w:t>
            </w:r>
          </w:p>
        </w:tc>
        <w:tc>
          <w:tcPr>
            <w:tcW w:w="847" w:type="dxa"/>
            <w:shd w:val="clear" w:color="auto" w:fill="auto"/>
            <w:vAlign w:val="center"/>
          </w:tcPr>
          <w:p w14:paraId="64542C3C" w14:textId="1C51C4CE" w:rsidR="00E0761C" w:rsidRPr="00803ADF" w:rsidRDefault="00460284" w:rsidP="00E0761C">
            <w:pPr>
              <w:jc w:val="center"/>
              <w:rPr>
                <w:rFonts w:ascii="Times New Roman" w:hAnsi="Times New Roman"/>
                <w:lang w:val="en-GB"/>
              </w:rPr>
            </w:pPr>
            <w:r>
              <w:rPr>
                <w:rFonts w:ascii="Times New Roman" w:hAnsi="Times New Roman"/>
                <w:lang w:val="en-GB"/>
              </w:rPr>
              <w:t>0</w:t>
            </w:r>
          </w:p>
        </w:tc>
        <w:tc>
          <w:tcPr>
            <w:tcW w:w="847" w:type="dxa"/>
            <w:shd w:val="clear" w:color="auto" w:fill="auto"/>
            <w:vAlign w:val="center"/>
          </w:tcPr>
          <w:p w14:paraId="0C31D9C9" w14:textId="76A7BEDB" w:rsidR="00E0761C" w:rsidRPr="00803ADF" w:rsidRDefault="00460284" w:rsidP="00E0761C">
            <w:pPr>
              <w:jc w:val="center"/>
              <w:rPr>
                <w:rFonts w:ascii="Times New Roman" w:hAnsi="Times New Roman"/>
                <w:lang w:val="en-GB"/>
              </w:rPr>
            </w:pPr>
            <w:r>
              <w:rPr>
                <w:rFonts w:ascii="Times New Roman" w:hAnsi="Times New Roman"/>
                <w:lang w:val="en-GB"/>
              </w:rPr>
              <w:t>0</w:t>
            </w:r>
          </w:p>
        </w:tc>
        <w:tc>
          <w:tcPr>
            <w:tcW w:w="849" w:type="dxa"/>
            <w:shd w:val="clear" w:color="auto" w:fill="auto"/>
            <w:vAlign w:val="center"/>
          </w:tcPr>
          <w:p w14:paraId="6F7C9B48" w14:textId="03BFF85D" w:rsidR="00E0761C" w:rsidRPr="00803ADF" w:rsidRDefault="00460284" w:rsidP="00E0761C">
            <w:pPr>
              <w:jc w:val="center"/>
              <w:rPr>
                <w:rFonts w:ascii="Times New Roman" w:hAnsi="Times New Roman"/>
                <w:lang w:val="en-GB"/>
              </w:rPr>
            </w:pPr>
            <w:r>
              <w:rPr>
                <w:rFonts w:ascii="Times New Roman" w:hAnsi="Times New Roman"/>
                <w:lang w:val="en-GB"/>
              </w:rPr>
              <w:t>0</w:t>
            </w:r>
          </w:p>
        </w:tc>
        <w:tc>
          <w:tcPr>
            <w:tcW w:w="857" w:type="dxa"/>
            <w:shd w:val="clear" w:color="auto" w:fill="auto"/>
            <w:vAlign w:val="center"/>
          </w:tcPr>
          <w:p w14:paraId="1A5DF9E4" w14:textId="7D57BCA0" w:rsidR="00E0761C" w:rsidRPr="00803ADF" w:rsidRDefault="00460284" w:rsidP="00E0761C">
            <w:pPr>
              <w:jc w:val="center"/>
              <w:rPr>
                <w:rFonts w:ascii="Times New Roman" w:hAnsi="Times New Roman"/>
                <w:lang w:val="en-GB"/>
              </w:rPr>
            </w:pPr>
            <w:r>
              <w:rPr>
                <w:rFonts w:ascii="Times New Roman" w:hAnsi="Times New Roman"/>
                <w:lang w:val="en-GB"/>
              </w:rPr>
              <w:t>3</w:t>
            </w:r>
          </w:p>
        </w:tc>
        <w:tc>
          <w:tcPr>
            <w:tcW w:w="852" w:type="dxa"/>
            <w:shd w:val="clear" w:color="auto" w:fill="auto"/>
            <w:vAlign w:val="center"/>
          </w:tcPr>
          <w:p w14:paraId="2248667D" w14:textId="29EC3C70" w:rsidR="00E0761C" w:rsidRPr="00803ADF" w:rsidRDefault="00460284" w:rsidP="00E0761C">
            <w:pPr>
              <w:jc w:val="center"/>
              <w:rPr>
                <w:rFonts w:ascii="Times New Roman" w:hAnsi="Times New Roman"/>
                <w:lang w:val="en-GB"/>
              </w:rPr>
            </w:pPr>
            <w:r>
              <w:rPr>
                <w:rFonts w:ascii="Times New Roman" w:hAnsi="Times New Roman"/>
                <w:lang w:val="en-GB"/>
              </w:rPr>
              <w:t>3</w:t>
            </w:r>
          </w:p>
        </w:tc>
        <w:tc>
          <w:tcPr>
            <w:tcW w:w="852" w:type="dxa"/>
            <w:shd w:val="clear" w:color="auto" w:fill="auto"/>
            <w:vAlign w:val="center"/>
          </w:tcPr>
          <w:p w14:paraId="4E9087E6" w14:textId="60E54A5D" w:rsidR="00E0761C" w:rsidRPr="00803ADF" w:rsidRDefault="00460284" w:rsidP="00E0761C">
            <w:pPr>
              <w:jc w:val="center"/>
              <w:rPr>
                <w:rFonts w:ascii="Times New Roman" w:hAnsi="Times New Roman"/>
                <w:lang w:val="en-GB"/>
              </w:rPr>
            </w:pPr>
            <w:r>
              <w:rPr>
                <w:rFonts w:ascii="Times New Roman" w:hAnsi="Times New Roman"/>
                <w:lang w:val="en-GB"/>
              </w:rPr>
              <w:t>1.5</w:t>
            </w:r>
          </w:p>
        </w:tc>
        <w:tc>
          <w:tcPr>
            <w:tcW w:w="853" w:type="dxa"/>
            <w:shd w:val="clear" w:color="auto" w:fill="auto"/>
            <w:vAlign w:val="center"/>
          </w:tcPr>
          <w:p w14:paraId="19BA6F21" w14:textId="5762C8D8" w:rsidR="00E0761C" w:rsidRPr="00803ADF" w:rsidRDefault="00460284" w:rsidP="00E0761C">
            <w:pPr>
              <w:jc w:val="center"/>
              <w:rPr>
                <w:rFonts w:ascii="Times New Roman" w:hAnsi="Times New Roman"/>
                <w:lang w:val="en-GB"/>
              </w:rPr>
            </w:pPr>
            <w:r>
              <w:rPr>
                <w:rFonts w:ascii="Times New Roman" w:hAnsi="Times New Roman"/>
                <w:lang w:val="en-GB"/>
              </w:rPr>
              <w:t>0</w:t>
            </w:r>
          </w:p>
        </w:tc>
        <w:tc>
          <w:tcPr>
            <w:tcW w:w="852" w:type="dxa"/>
            <w:shd w:val="clear" w:color="auto" w:fill="auto"/>
            <w:vAlign w:val="center"/>
          </w:tcPr>
          <w:p w14:paraId="20460009" w14:textId="5F34B2AB" w:rsidR="00E0761C" w:rsidRPr="00803ADF" w:rsidRDefault="00C01B53" w:rsidP="00E0761C">
            <w:pPr>
              <w:jc w:val="center"/>
              <w:rPr>
                <w:rFonts w:ascii="Times New Roman" w:hAnsi="Times New Roman"/>
                <w:lang w:val="en-GB"/>
              </w:rPr>
            </w:pPr>
            <w:r>
              <w:rPr>
                <w:rFonts w:ascii="Times New Roman" w:hAnsi="Times New Roman"/>
                <w:lang w:val="en-GB"/>
              </w:rPr>
              <w:t>0</w:t>
            </w:r>
          </w:p>
        </w:tc>
      </w:tr>
      <w:tr w:rsidR="00E0761C" w:rsidRPr="00803ADF" w14:paraId="258BCB78" w14:textId="77777777" w:rsidTr="00E0761C">
        <w:trPr>
          <w:cantSplit/>
          <w:trHeight w:val="397"/>
        </w:trPr>
        <w:tc>
          <w:tcPr>
            <w:tcW w:w="2425" w:type="dxa"/>
            <w:shd w:val="clear" w:color="auto" w:fill="F2F2F2" w:themeFill="background1" w:themeFillShade="F2"/>
            <w:vAlign w:val="center"/>
          </w:tcPr>
          <w:p w14:paraId="0AC54445" w14:textId="77777777" w:rsidR="00E0761C" w:rsidRPr="00803ADF" w:rsidRDefault="00E0761C" w:rsidP="00E0761C">
            <w:pPr>
              <w:ind w:left="1191" w:hanging="1191"/>
              <w:rPr>
                <w:rFonts w:ascii="Times New Roman" w:hAnsi="Times New Roman"/>
                <w:b/>
                <w:lang w:val="en-GB"/>
              </w:rPr>
            </w:pPr>
            <w:r w:rsidRPr="00803ADF">
              <w:rPr>
                <w:rFonts w:ascii="Times New Roman" w:hAnsi="Times New Roman"/>
                <w:b/>
                <w:lang w:val="en-GB"/>
              </w:rPr>
              <w:t>Start month</w:t>
            </w:r>
          </w:p>
        </w:tc>
        <w:tc>
          <w:tcPr>
            <w:tcW w:w="845" w:type="dxa"/>
            <w:vAlign w:val="center"/>
          </w:tcPr>
          <w:p w14:paraId="4CD8B267" w14:textId="77777777" w:rsidR="00E0761C" w:rsidRPr="00803ADF" w:rsidRDefault="00452672" w:rsidP="00E0761C">
            <w:pPr>
              <w:jc w:val="right"/>
              <w:rPr>
                <w:rFonts w:ascii="Times New Roman" w:hAnsi="Times New Roman"/>
                <w:lang w:val="en-GB"/>
              </w:rPr>
            </w:pPr>
            <w:r w:rsidRPr="00803ADF">
              <w:rPr>
                <w:rFonts w:ascii="Times New Roman" w:hAnsi="Times New Roman"/>
                <w:lang w:val="en-GB"/>
              </w:rPr>
              <w:t>1</w:t>
            </w:r>
          </w:p>
        </w:tc>
        <w:tc>
          <w:tcPr>
            <w:tcW w:w="5104" w:type="dxa"/>
            <w:gridSpan w:val="6"/>
            <w:shd w:val="clear" w:color="auto" w:fill="F2F2F2" w:themeFill="background1" w:themeFillShade="F2"/>
            <w:vAlign w:val="center"/>
          </w:tcPr>
          <w:p w14:paraId="3041011F" w14:textId="77777777" w:rsidR="00E0761C" w:rsidRPr="00803ADF" w:rsidRDefault="00E0761C" w:rsidP="00E0761C">
            <w:pPr>
              <w:rPr>
                <w:rFonts w:ascii="Times New Roman" w:hAnsi="Times New Roman"/>
                <w:lang w:val="en-GB"/>
              </w:rPr>
            </w:pPr>
            <w:r w:rsidRPr="00803ADF">
              <w:rPr>
                <w:rFonts w:ascii="Times New Roman" w:hAnsi="Times New Roman"/>
                <w:b/>
                <w:lang w:val="en-GB"/>
              </w:rPr>
              <w:t>End month</w:t>
            </w:r>
          </w:p>
        </w:tc>
        <w:tc>
          <w:tcPr>
            <w:tcW w:w="1705" w:type="dxa"/>
            <w:gridSpan w:val="2"/>
            <w:vAlign w:val="center"/>
          </w:tcPr>
          <w:p w14:paraId="48D4C4B9" w14:textId="77777777" w:rsidR="00E0761C" w:rsidRPr="00803ADF" w:rsidRDefault="007C0A99" w:rsidP="00E0761C">
            <w:pPr>
              <w:jc w:val="right"/>
              <w:rPr>
                <w:rFonts w:ascii="Times New Roman" w:hAnsi="Times New Roman"/>
                <w:lang w:val="en-GB"/>
              </w:rPr>
            </w:pPr>
            <w:r w:rsidRPr="00803ADF">
              <w:rPr>
                <w:rFonts w:ascii="Times New Roman" w:hAnsi="Times New Roman"/>
                <w:lang w:val="en-GB"/>
              </w:rPr>
              <w:t>30</w:t>
            </w:r>
          </w:p>
        </w:tc>
      </w:tr>
    </w:tbl>
    <w:p w14:paraId="7F098166" w14:textId="77777777" w:rsidR="00D652D1" w:rsidRPr="00803ADF"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4F710FDA" w14:textId="77777777" w:rsidTr="007A5598">
        <w:tc>
          <w:tcPr>
            <w:tcW w:w="10091" w:type="dxa"/>
          </w:tcPr>
          <w:p w14:paraId="7B154787" w14:textId="77777777" w:rsidR="00A91C1C" w:rsidRPr="00803ADF" w:rsidRDefault="00A91C1C" w:rsidP="00A91C1C">
            <w:pPr>
              <w:spacing w:before="60" w:after="120"/>
              <w:rPr>
                <w:rFonts w:ascii="Times New Roman" w:hAnsi="Times New Roman"/>
                <w:lang w:val="en-GB"/>
              </w:rPr>
            </w:pPr>
            <w:r w:rsidRPr="00803ADF">
              <w:rPr>
                <w:rFonts w:ascii="Times New Roman" w:hAnsi="Times New Roman"/>
                <w:b/>
                <w:lang w:val="en-GB"/>
              </w:rPr>
              <w:lastRenderedPageBreak/>
              <w:t>Objectives</w:t>
            </w:r>
            <w:r w:rsidRPr="00803ADF">
              <w:rPr>
                <w:rFonts w:ascii="Times New Roman" w:hAnsi="Times New Roman"/>
                <w:lang w:val="en-GB"/>
              </w:rPr>
              <w:t xml:space="preserve"> </w:t>
            </w:r>
          </w:p>
          <w:p w14:paraId="16157FEB" w14:textId="75AD503D" w:rsidR="00A91C1C" w:rsidRPr="00803ADF" w:rsidRDefault="00A91C1C" w:rsidP="00A91C1C">
            <w:pPr>
              <w:spacing w:before="60" w:after="60"/>
              <w:jc w:val="both"/>
              <w:rPr>
                <w:rFonts w:ascii="Times New Roman" w:hAnsi="Times New Roman"/>
                <w:lang w:val="en-GB"/>
              </w:rPr>
            </w:pPr>
            <w:r w:rsidRPr="00803ADF">
              <w:rPr>
                <w:rFonts w:ascii="Times New Roman" w:hAnsi="Times New Roman"/>
                <w:lang w:val="en-GB"/>
              </w:rPr>
              <w:t xml:space="preserve">WP3 </w:t>
            </w:r>
            <w:r w:rsidR="00522E41">
              <w:rPr>
                <w:rFonts w:ascii="Times New Roman" w:hAnsi="Times New Roman"/>
                <w:lang w:val="en-GB"/>
              </w:rPr>
              <w:t>delivers</w:t>
            </w:r>
            <w:r w:rsidRPr="00803ADF">
              <w:rPr>
                <w:rFonts w:ascii="Times New Roman" w:hAnsi="Times New Roman"/>
                <w:lang w:val="en-GB"/>
              </w:rPr>
              <w:t xml:space="preserve"> the longitudinal study of citizen attitudes towards liberal democracy. It does so on the basis of European survey data </w:t>
            </w:r>
            <w:r w:rsidR="00522E41">
              <w:rPr>
                <w:rFonts w:ascii="Times New Roman" w:hAnsi="Times New Roman"/>
                <w:lang w:val="en-GB"/>
              </w:rPr>
              <w:t>collected in the EU</w:t>
            </w:r>
            <w:r w:rsidRPr="00803ADF">
              <w:rPr>
                <w:rFonts w:ascii="Times New Roman" w:hAnsi="Times New Roman"/>
                <w:lang w:val="en-GB"/>
              </w:rPr>
              <w:t>. Although existing research does mostly not focus on these elements of liberal democracy, past surveys do include comprehensive information about highly related attitudes, such as tolerance towards minorities, support for female emancipation, and authoritarianism. In WP3, we therefore  make an inventory of the available European data on these relevant attitudes from the 1990s onwards and, in as much as possible, harmon</w:t>
            </w:r>
            <w:r w:rsidR="00161B50" w:rsidRPr="00803ADF">
              <w:rPr>
                <w:rFonts w:ascii="Times New Roman" w:hAnsi="Times New Roman"/>
                <w:lang w:val="en-GB"/>
              </w:rPr>
              <w:t xml:space="preserve">ise </w:t>
            </w:r>
            <w:r w:rsidRPr="00803ADF">
              <w:rPr>
                <w:rFonts w:ascii="Times New Roman" w:hAnsi="Times New Roman"/>
                <w:lang w:val="en-GB"/>
              </w:rPr>
              <w:t>and pool them. The objectives of WP3 are threefold:</w:t>
            </w:r>
          </w:p>
          <w:p w14:paraId="13194645" w14:textId="77777777" w:rsidR="00B71ECB" w:rsidRPr="00803ADF" w:rsidRDefault="007C0A99" w:rsidP="00777D0C">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 xml:space="preserve">Identify and combine all available </w:t>
            </w:r>
            <w:r w:rsidR="00B71ECB" w:rsidRPr="00803ADF">
              <w:rPr>
                <w:rFonts w:ascii="Times New Roman" w:hAnsi="Times New Roman"/>
                <w:lang w:val="en-GB"/>
              </w:rPr>
              <w:t xml:space="preserve">European </w:t>
            </w:r>
            <w:r w:rsidRPr="00803ADF">
              <w:rPr>
                <w:rFonts w:ascii="Times New Roman" w:hAnsi="Times New Roman"/>
                <w:lang w:val="en-GB"/>
              </w:rPr>
              <w:t xml:space="preserve">survey data from data archives that measure support for liberal democracy and highly related attitudes </w:t>
            </w:r>
            <w:r w:rsidR="00B71ECB" w:rsidRPr="00803ADF">
              <w:rPr>
                <w:rFonts w:ascii="Times New Roman" w:hAnsi="Times New Roman"/>
                <w:lang w:val="en-GB"/>
              </w:rPr>
              <w:t>since</w:t>
            </w:r>
            <w:r w:rsidRPr="00803ADF">
              <w:rPr>
                <w:rFonts w:ascii="Times New Roman" w:hAnsi="Times New Roman"/>
                <w:lang w:val="en-GB"/>
              </w:rPr>
              <w:t xml:space="preserve"> 1990. </w:t>
            </w:r>
          </w:p>
          <w:p w14:paraId="3F378188" w14:textId="111A3E67" w:rsidR="00D652D1" w:rsidRPr="00777D0C" w:rsidRDefault="007536C3" w:rsidP="00777D0C">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 xml:space="preserve">Analyse and compare </w:t>
            </w:r>
            <w:r w:rsidR="00915734" w:rsidRPr="00803ADF">
              <w:rPr>
                <w:rFonts w:ascii="Times New Roman" w:hAnsi="Times New Roman"/>
                <w:lang w:val="en-GB"/>
              </w:rPr>
              <w:t xml:space="preserve">– in collaboration with WP2 and WP4 – </w:t>
            </w:r>
            <w:r w:rsidRPr="00803ADF">
              <w:rPr>
                <w:rFonts w:ascii="Times New Roman" w:hAnsi="Times New Roman"/>
                <w:lang w:val="en-GB"/>
              </w:rPr>
              <w:t>long-term</w:t>
            </w:r>
            <w:r w:rsidR="00915734" w:rsidRPr="00803ADF">
              <w:rPr>
                <w:rFonts w:ascii="Times New Roman" w:hAnsi="Times New Roman"/>
                <w:lang w:val="en-GB"/>
              </w:rPr>
              <w:t xml:space="preserve"> </w:t>
            </w:r>
            <w:r w:rsidRPr="00803ADF">
              <w:rPr>
                <w:rFonts w:ascii="Times New Roman" w:hAnsi="Times New Roman"/>
                <w:lang w:val="en-GB"/>
              </w:rPr>
              <w:t xml:space="preserve">trends in support </w:t>
            </w:r>
            <w:r w:rsidR="00B71ECB" w:rsidRPr="00803ADF">
              <w:rPr>
                <w:rFonts w:ascii="Times New Roman" w:hAnsi="Times New Roman"/>
                <w:lang w:val="en-GB"/>
              </w:rPr>
              <w:t xml:space="preserve">for liberal democratic norms and values across </w:t>
            </w:r>
            <w:r w:rsidR="00522E41">
              <w:rPr>
                <w:rFonts w:ascii="Times New Roman" w:hAnsi="Times New Roman"/>
                <w:lang w:val="en-GB"/>
              </w:rPr>
              <w:t xml:space="preserve">institutional, political and economic </w:t>
            </w:r>
            <w:r w:rsidR="00B71ECB" w:rsidRPr="00803ADF">
              <w:rPr>
                <w:rFonts w:ascii="Times New Roman" w:hAnsi="Times New Roman"/>
                <w:lang w:val="en-GB"/>
              </w:rPr>
              <w:t>contexts, and r</w:t>
            </w:r>
            <w:r w:rsidRPr="00803ADF">
              <w:rPr>
                <w:rFonts w:ascii="Times New Roman" w:hAnsi="Times New Roman"/>
                <w:lang w:val="en-GB"/>
              </w:rPr>
              <w:t xml:space="preserve">elate these </w:t>
            </w:r>
            <w:proofErr w:type="spellStart"/>
            <w:r w:rsidRPr="00803ADF">
              <w:rPr>
                <w:rFonts w:ascii="Times New Roman" w:hAnsi="Times New Roman"/>
                <w:lang w:val="en-GB"/>
              </w:rPr>
              <w:t>to</w:t>
            </w:r>
            <w:proofErr w:type="spellEnd"/>
            <w:r w:rsidR="00B71ECB" w:rsidRPr="00803ADF">
              <w:rPr>
                <w:rFonts w:ascii="Times New Roman" w:hAnsi="Times New Roman"/>
                <w:lang w:val="en-GB"/>
              </w:rPr>
              <w:t xml:space="preserve"> </w:t>
            </w:r>
            <w:r w:rsidR="00522E41">
              <w:rPr>
                <w:rFonts w:ascii="Times New Roman" w:hAnsi="Times New Roman"/>
                <w:lang w:val="en-GB"/>
              </w:rPr>
              <w:t xml:space="preserve">developments in </w:t>
            </w:r>
            <w:r w:rsidR="00B71ECB" w:rsidRPr="00803ADF">
              <w:rPr>
                <w:rFonts w:ascii="Times New Roman" w:hAnsi="Times New Roman"/>
                <w:lang w:val="en-GB"/>
              </w:rPr>
              <w:t>partisan rhetoric</w:t>
            </w:r>
            <w:r w:rsidRPr="00803ADF">
              <w:rPr>
                <w:rFonts w:ascii="Times New Roman" w:hAnsi="Times New Roman"/>
                <w:lang w:val="en-GB"/>
              </w:rPr>
              <w:t xml:space="preserve">. </w:t>
            </w:r>
            <w:r w:rsidR="00777D0C">
              <w:rPr>
                <w:rFonts w:ascii="Times New Roman" w:hAnsi="Times New Roman"/>
                <w:lang w:val="en-GB"/>
              </w:rPr>
              <w:t xml:space="preserve">This is done by focussing on </w:t>
            </w:r>
            <w:r w:rsidRPr="00777D0C">
              <w:rPr>
                <w:rFonts w:ascii="Times New Roman" w:hAnsi="Times New Roman"/>
                <w:lang w:val="en-GB"/>
              </w:rPr>
              <w:t>individual</w:t>
            </w:r>
            <w:r w:rsidR="00777D0C" w:rsidRPr="00777D0C">
              <w:rPr>
                <w:rFonts w:ascii="Times New Roman" w:hAnsi="Times New Roman"/>
                <w:lang w:val="en-GB"/>
              </w:rPr>
              <w:t>-</w:t>
            </w:r>
            <w:r w:rsidRPr="00777D0C">
              <w:rPr>
                <w:rFonts w:ascii="Times New Roman" w:hAnsi="Times New Roman"/>
                <w:lang w:val="en-GB"/>
              </w:rPr>
              <w:t>level correlates with a particular focus on generations</w:t>
            </w:r>
            <w:r w:rsidR="0009658B" w:rsidRPr="00777D0C">
              <w:rPr>
                <w:rFonts w:ascii="Times New Roman" w:hAnsi="Times New Roman"/>
                <w:lang w:val="en-GB"/>
              </w:rPr>
              <w:t xml:space="preserve"> over time</w:t>
            </w:r>
            <w:r w:rsidRPr="00777D0C">
              <w:rPr>
                <w:rFonts w:ascii="Times New Roman" w:hAnsi="Times New Roman"/>
                <w:lang w:val="en-GB"/>
              </w:rPr>
              <w:t>.</w:t>
            </w:r>
            <w:r w:rsidR="00EB045E">
              <w:rPr>
                <w:rFonts w:ascii="Times New Roman" w:hAnsi="Times New Roman"/>
                <w:lang w:val="en-GB"/>
              </w:rPr>
              <w:t xml:space="preserve"> Particular attention will be paid to gender differences in the support for liberal democracy. </w:t>
            </w:r>
          </w:p>
        </w:tc>
      </w:tr>
    </w:tbl>
    <w:p w14:paraId="3F7A090B" w14:textId="77777777" w:rsidR="00D652D1" w:rsidRPr="00803ADF" w:rsidRDefault="00D652D1" w:rsidP="00D652D1">
      <w:pPr>
        <w:rPr>
          <w:sz w:val="16"/>
          <w:szCs w:val="16"/>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2F881E31" w14:textId="77777777" w:rsidTr="00C4093C">
        <w:tc>
          <w:tcPr>
            <w:tcW w:w="10091" w:type="dxa"/>
          </w:tcPr>
          <w:p w14:paraId="47B9C596" w14:textId="77777777" w:rsidR="00D652D1" w:rsidRPr="00803ADF" w:rsidRDefault="00D652D1" w:rsidP="00C12396">
            <w:pPr>
              <w:spacing w:before="60" w:after="180"/>
              <w:jc w:val="both"/>
              <w:rPr>
                <w:rFonts w:ascii="Times New Roman" w:hAnsi="Times New Roman"/>
                <w:lang w:val="en-GB"/>
              </w:rPr>
            </w:pPr>
            <w:r w:rsidRPr="00803ADF">
              <w:rPr>
                <w:rFonts w:ascii="Times New Roman" w:hAnsi="Times New Roman"/>
                <w:b/>
                <w:lang w:val="en-GB"/>
              </w:rPr>
              <w:t>Description of work</w:t>
            </w:r>
            <w:r w:rsidRPr="00803ADF">
              <w:rPr>
                <w:rFonts w:ascii="Times New Roman" w:hAnsi="Times New Roman"/>
                <w:lang w:val="en-GB"/>
              </w:rPr>
              <w:t xml:space="preserve"> (where appropriate, broken down into tasks), lead partner and role of participants</w:t>
            </w:r>
          </w:p>
          <w:p w14:paraId="256C39CE" w14:textId="530F4619" w:rsidR="00E6298F" w:rsidRPr="00803ADF" w:rsidRDefault="007536C3" w:rsidP="00DB4A71">
            <w:pPr>
              <w:spacing w:after="60"/>
              <w:rPr>
                <w:rFonts w:ascii="Times New Roman" w:hAnsi="Times New Roman"/>
                <w:lang w:val="en-GB"/>
              </w:rPr>
            </w:pPr>
            <w:r w:rsidRPr="00803ADF">
              <w:rPr>
                <w:rFonts w:ascii="Times New Roman" w:hAnsi="Times New Roman"/>
                <w:b/>
                <w:bCs/>
                <w:lang w:val="en-GB"/>
              </w:rPr>
              <w:t>Task 3.1</w:t>
            </w:r>
            <w:r w:rsidR="00E6298F" w:rsidRPr="00803ADF">
              <w:rPr>
                <w:rFonts w:ascii="Times New Roman" w:hAnsi="Times New Roman"/>
                <w:b/>
                <w:bCs/>
                <w:lang w:val="en-GB"/>
              </w:rPr>
              <w:t xml:space="preserve"> </w:t>
            </w:r>
            <w:r w:rsidR="007609D1" w:rsidRPr="00803ADF">
              <w:rPr>
                <w:rFonts w:ascii="Times New Roman" w:hAnsi="Times New Roman"/>
                <w:b/>
                <w:bCs/>
                <w:lang w:val="en-GB"/>
              </w:rPr>
              <w:t xml:space="preserve">Building a dataset of </w:t>
            </w:r>
            <w:r w:rsidRPr="00803ADF">
              <w:rPr>
                <w:rFonts w:ascii="Times New Roman" w:hAnsi="Times New Roman"/>
                <w:b/>
                <w:bCs/>
                <w:lang w:val="en-GB"/>
              </w:rPr>
              <w:t>survey data measuring</w:t>
            </w:r>
            <w:r w:rsidR="00E6298F" w:rsidRPr="00803ADF">
              <w:rPr>
                <w:rFonts w:ascii="Times New Roman" w:hAnsi="Times New Roman"/>
                <w:b/>
                <w:bCs/>
                <w:lang w:val="en-GB"/>
              </w:rPr>
              <w:t xml:space="preserve"> public</w:t>
            </w:r>
            <w:r w:rsidRPr="00803ADF">
              <w:rPr>
                <w:rFonts w:ascii="Times New Roman" w:hAnsi="Times New Roman"/>
                <w:b/>
                <w:bCs/>
                <w:lang w:val="en-GB"/>
              </w:rPr>
              <w:t xml:space="preserve"> support for liberal democracy</w:t>
            </w:r>
            <w:r w:rsidRPr="00803ADF">
              <w:rPr>
                <w:rFonts w:ascii="Times New Roman" w:hAnsi="Times New Roman"/>
                <w:lang w:val="en-GB"/>
              </w:rPr>
              <w:t xml:space="preserve"> </w:t>
            </w:r>
            <w:r w:rsidR="00E6298F" w:rsidRPr="00803ADF">
              <w:rPr>
                <w:rFonts w:ascii="Times New Roman" w:hAnsi="Times New Roman"/>
                <w:lang w:val="en-GB"/>
              </w:rPr>
              <w:t>(lead UVA; partners:</w:t>
            </w:r>
            <w:r w:rsidR="00EB045E">
              <w:rPr>
                <w:rFonts w:ascii="Times New Roman" w:hAnsi="Times New Roman"/>
                <w:lang w:val="en-GB"/>
              </w:rPr>
              <w:t xml:space="preserve"> none</w:t>
            </w:r>
            <w:r w:rsidR="00E6298F" w:rsidRPr="00803ADF">
              <w:rPr>
                <w:rFonts w:ascii="Times New Roman" w:hAnsi="Times New Roman"/>
                <w:lang w:val="en-GB"/>
              </w:rPr>
              <w:t>; duration: months 1-12)</w:t>
            </w:r>
            <w:r w:rsidR="007257D1">
              <w:rPr>
                <w:rFonts w:ascii="Times New Roman" w:hAnsi="Times New Roman"/>
                <w:lang w:val="en-GB"/>
              </w:rPr>
              <w:t xml:space="preserve">: </w:t>
            </w:r>
            <w:r w:rsidR="007609D1" w:rsidRPr="00803ADF">
              <w:rPr>
                <w:rFonts w:ascii="Times New Roman" w:hAnsi="Times New Roman"/>
                <w:lang w:val="en-GB"/>
              </w:rPr>
              <w:t xml:space="preserve">This tasks involves a) the identification of relevant data, b) their collection, and c) their integration into one </w:t>
            </w:r>
            <w:r w:rsidR="00F62B35" w:rsidRPr="00803ADF">
              <w:rPr>
                <w:rFonts w:ascii="Times New Roman" w:hAnsi="Times New Roman"/>
                <w:lang w:val="en-GB"/>
              </w:rPr>
              <w:t>cohe</w:t>
            </w:r>
            <w:r w:rsidR="00F62B35" w:rsidRPr="00803ADF">
              <w:rPr>
                <w:rFonts w:ascii="Times New Roman" w:hAnsi="Times New Roman"/>
                <w:lang w:val="en-GB"/>
              </w:rPr>
              <w:softHyphen/>
              <w:t xml:space="preserve">sive </w:t>
            </w:r>
            <w:r w:rsidR="007609D1" w:rsidRPr="00803ADF">
              <w:rPr>
                <w:rFonts w:ascii="Times New Roman" w:hAnsi="Times New Roman"/>
                <w:lang w:val="en-GB"/>
              </w:rPr>
              <w:t>dataset. T</w:t>
            </w:r>
            <w:r w:rsidR="00F62B35" w:rsidRPr="00803ADF">
              <w:rPr>
                <w:rFonts w:ascii="Times New Roman" w:hAnsi="Times New Roman"/>
                <w:lang w:val="en-GB"/>
              </w:rPr>
              <w:t>he latter</w:t>
            </w:r>
            <w:r w:rsidR="007609D1" w:rsidRPr="00803ADF">
              <w:rPr>
                <w:rFonts w:ascii="Times New Roman" w:hAnsi="Times New Roman"/>
                <w:lang w:val="en-GB"/>
              </w:rPr>
              <w:t xml:space="preserve"> requires harmonisation of file formats, variable names and operationalisations. </w:t>
            </w:r>
          </w:p>
          <w:p w14:paraId="518AE5DD" w14:textId="0C0109B2" w:rsidR="00A91C1C" w:rsidRPr="00803ADF" w:rsidRDefault="007536C3" w:rsidP="00DB4A71">
            <w:pPr>
              <w:spacing w:after="60"/>
              <w:rPr>
                <w:rFonts w:ascii="Times New Roman" w:hAnsi="Times New Roman"/>
                <w:lang w:val="en-GB"/>
              </w:rPr>
            </w:pPr>
            <w:r w:rsidRPr="00803ADF">
              <w:rPr>
                <w:rFonts w:ascii="Times New Roman" w:hAnsi="Times New Roman"/>
                <w:b/>
                <w:bCs/>
                <w:lang w:val="en-GB"/>
              </w:rPr>
              <w:t xml:space="preserve">Task 3.2 Linking individual survey data </w:t>
            </w:r>
            <w:r w:rsidR="00522E41">
              <w:rPr>
                <w:rFonts w:ascii="Times New Roman" w:hAnsi="Times New Roman"/>
                <w:b/>
                <w:bCs/>
                <w:lang w:val="en-GB"/>
              </w:rPr>
              <w:t xml:space="preserve">with </w:t>
            </w:r>
            <w:r w:rsidRPr="00803ADF">
              <w:rPr>
                <w:rFonts w:ascii="Times New Roman" w:hAnsi="Times New Roman"/>
                <w:b/>
                <w:bCs/>
                <w:lang w:val="en-GB"/>
              </w:rPr>
              <w:t>context</w:t>
            </w:r>
            <w:r w:rsidR="007609D1" w:rsidRPr="00803ADF">
              <w:rPr>
                <w:rFonts w:ascii="Times New Roman" w:hAnsi="Times New Roman"/>
                <w:b/>
                <w:bCs/>
                <w:lang w:val="en-GB"/>
              </w:rPr>
              <w:t>ual data</w:t>
            </w:r>
            <w:r w:rsidRPr="00803ADF">
              <w:rPr>
                <w:rFonts w:ascii="Times New Roman" w:hAnsi="Times New Roman"/>
                <w:b/>
                <w:bCs/>
                <w:lang w:val="en-GB"/>
              </w:rPr>
              <w:t xml:space="preserve"> and part</w:t>
            </w:r>
            <w:r w:rsidR="007609D1" w:rsidRPr="00803ADF">
              <w:rPr>
                <w:rFonts w:ascii="Times New Roman" w:hAnsi="Times New Roman"/>
                <w:b/>
                <w:bCs/>
                <w:lang w:val="en-GB"/>
              </w:rPr>
              <w:t>isan rhetoric</w:t>
            </w:r>
            <w:r w:rsidRPr="00803ADF">
              <w:rPr>
                <w:rFonts w:ascii="Times New Roman" w:hAnsi="Times New Roman"/>
                <w:lang w:val="en-GB"/>
              </w:rPr>
              <w:t xml:space="preserve"> </w:t>
            </w:r>
            <w:r w:rsidR="00E6298F" w:rsidRPr="00803ADF">
              <w:rPr>
                <w:rFonts w:ascii="Times New Roman" w:hAnsi="Times New Roman"/>
                <w:lang w:val="en-GB"/>
              </w:rPr>
              <w:t xml:space="preserve">(lead UVA; partners: GESIS, </w:t>
            </w:r>
            <w:r w:rsidR="00E6298F" w:rsidRPr="00522E41">
              <w:rPr>
                <w:rFonts w:ascii="Times New Roman" w:hAnsi="Times New Roman"/>
                <w:lang w:val="en-GB"/>
              </w:rPr>
              <w:t>UCLB</w:t>
            </w:r>
            <w:r w:rsidR="00E6298F" w:rsidRPr="00803ADF">
              <w:rPr>
                <w:rFonts w:ascii="Times New Roman" w:hAnsi="Times New Roman"/>
                <w:lang w:val="en-GB"/>
              </w:rPr>
              <w:t xml:space="preserve">; duration: months </w:t>
            </w:r>
            <w:r w:rsidR="00E6298F" w:rsidRPr="00522E41">
              <w:rPr>
                <w:rFonts w:ascii="Times New Roman" w:hAnsi="Times New Roman"/>
                <w:lang w:val="en-GB"/>
              </w:rPr>
              <w:t>13-15</w:t>
            </w:r>
            <w:r w:rsidR="00E6298F" w:rsidRPr="00803ADF">
              <w:rPr>
                <w:rFonts w:ascii="Times New Roman" w:hAnsi="Times New Roman"/>
                <w:lang w:val="en-GB"/>
              </w:rPr>
              <w:t>)</w:t>
            </w:r>
            <w:r w:rsidR="007257D1">
              <w:rPr>
                <w:rFonts w:ascii="Times New Roman" w:hAnsi="Times New Roman"/>
                <w:lang w:val="en-GB"/>
              </w:rPr>
              <w:t>: T</w:t>
            </w:r>
            <w:r w:rsidR="00A91C1C" w:rsidRPr="00803ADF">
              <w:rPr>
                <w:rFonts w:ascii="Times New Roman" w:hAnsi="Times New Roman"/>
                <w:lang w:val="en-GB"/>
              </w:rPr>
              <w:t xml:space="preserve">his task involves linking the individual survey data from task 3.1 with data </w:t>
            </w:r>
            <w:r w:rsidR="007257D1">
              <w:rPr>
                <w:rFonts w:ascii="Times New Roman" w:hAnsi="Times New Roman"/>
                <w:lang w:val="en-GB"/>
              </w:rPr>
              <w:t>from WP2</w:t>
            </w:r>
            <w:r w:rsidR="00A91C1C" w:rsidRPr="00803ADF">
              <w:rPr>
                <w:rFonts w:ascii="Times New Roman" w:hAnsi="Times New Roman"/>
                <w:lang w:val="en-GB"/>
              </w:rPr>
              <w:t xml:space="preserve"> and WP4</w:t>
            </w:r>
            <w:r w:rsidR="00522E41">
              <w:rPr>
                <w:rFonts w:ascii="Times New Roman" w:hAnsi="Times New Roman"/>
                <w:lang w:val="en-GB"/>
              </w:rPr>
              <w:t xml:space="preserve">. The unit of analysis is the individual citizen. </w:t>
            </w:r>
          </w:p>
          <w:p w14:paraId="36E2A2B0" w14:textId="1EDDB8A0" w:rsidR="007609D1" w:rsidRPr="00803ADF" w:rsidRDefault="007536C3" w:rsidP="00522E41">
            <w:pPr>
              <w:spacing w:after="60"/>
              <w:rPr>
                <w:rFonts w:ascii="Times New Roman" w:hAnsi="Times New Roman"/>
                <w:lang w:val="en-GB"/>
              </w:rPr>
            </w:pPr>
            <w:r w:rsidRPr="00803ADF">
              <w:rPr>
                <w:rFonts w:ascii="Times New Roman" w:hAnsi="Times New Roman"/>
                <w:b/>
                <w:bCs/>
                <w:lang w:val="en-GB"/>
              </w:rPr>
              <w:t>Task 3.3 Analyse the correlates of support for liberal democracy</w:t>
            </w:r>
            <w:r w:rsidR="007609D1" w:rsidRPr="00803ADF">
              <w:rPr>
                <w:rFonts w:ascii="Times New Roman" w:hAnsi="Times New Roman"/>
                <w:lang w:val="en-GB"/>
              </w:rPr>
              <w:t xml:space="preserve"> </w:t>
            </w:r>
            <w:r w:rsidR="00E6298F" w:rsidRPr="00803ADF">
              <w:rPr>
                <w:rFonts w:ascii="Times New Roman" w:hAnsi="Times New Roman"/>
                <w:lang w:val="en-GB"/>
              </w:rPr>
              <w:t xml:space="preserve">(lead UVA; partners: </w:t>
            </w:r>
            <w:r w:rsidR="009000A8" w:rsidRPr="009000A8">
              <w:rPr>
                <w:rFonts w:ascii="Times New Roman" w:hAnsi="Times New Roman"/>
                <w:lang w:val="en-GB"/>
              </w:rPr>
              <w:t>SWPS</w:t>
            </w:r>
            <w:r w:rsidR="009000A8">
              <w:rPr>
                <w:rFonts w:ascii="Times New Roman" w:hAnsi="Times New Roman"/>
                <w:lang w:val="en-GB"/>
              </w:rPr>
              <w:t xml:space="preserve">, </w:t>
            </w:r>
            <w:r w:rsidR="00522E41">
              <w:rPr>
                <w:rFonts w:ascii="Times New Roman" w:hAnsi="Times New Roman"/>
                <w:lang w:val="en-GB"/>
              </w:rPr>
              <w:t>LSE</w:t>
            </w:r>
            <w:r w:rsidR="009000A8">
              <w:rPr>
                <w:rFonts w:ascii="Times New Roman" w:hAnsi="Times New Roman"/>
                <w:lang w:val="en-GB"/>
              </w:rPr>
              <w:t>,</w:t>
            </w:r>
            <w:r w:rsidR="00522E41">
              <w:rPr>
                <w:rFonts w:ascii="Times New Roman" w:hAnsi="Times New Roman"/>
                <w:lang w:val="en-GB"/>
              </w:rPr>
              <w:t xml:space="preserve"> </w:t>
            </w:r>
            <w:r w:rsidR="009000A8" w:rsidRPr="00803ADF">
              <w:rPr>
                <w:rFonts w:ascii="Times New Roman" w:hAnsi="Times New Roman"/>
                <w:lang w:val="en-GB"/>
              </w:rPr>
              <w:t>SDU</w:t>
            </w:r>
            <w:r w:rsidR="009000A8">
              <w:rPr>
                <w:rFonts w:ascii="Times New Roman" w:hAnsi="Times New Roman"/>
                <w:lang w:val="en-GB"/>
              </w:rPr>
              <w:t>,</w:t>
            </w:r>
            <w:r w:rsidR="009000A8" w:rsidRPr="00522E41">
              <w:rPr>
                <w:rFonts w:ascii="Times New Roman" w:hAnsi="Times New Roman"/>
                <w:lang w:val="en-GB"/>
              </w:rPr>
              <w:t xml:space="preserve"> </w:t>
            </w:r>
            <w:r w:rsidR="00E6298F" w:rsidRPr="00522E41">
              <w:rPr>
                <w:rFonts w:ascii="Times New Roman" w:hAnsi="Times New Roman"/>
                <w:lang w:val="en-GB"/>
              </w:rPr>
              <w:t>UCLB</w:t>
            </w:r>
            <w:r w:rsidR="00E6298F" w:rsidRPr="00803ADF">
              <w:rPr>
                <w:rFonts w:ascii="Times New Roman" w:hAnsi="Times New Roman"/>
                <w:lang w:val="en-GB"/>
              </w:rPr>
              <w:t>; duration: months 16-</w:t>
            </w:r>
            <w:r w:rsidR="007C0A99" w:rsidRPr="00803ADF">
              <w:rPr>
                <w:rFonts w:ascii="Times New Roman" w:hAnsi="Times New Roman"/>
                <w:lang w:val="en-GB"/>
              </w:rPr>
              <w:t>30</w:t>
            </w:r>
            <w:r w:rsidR="00E6298F" w:rsidRPr="00803ADF">
              <w:rPr>
                <w:rFonts w:ascii="Times New Roman" w:hAnsi="Times New Roman"/>
                <w:lang w:val="en-GB"/>
              </w:rPr>
              <w:t>)</w:t>
            </w:r>
            <w:r w:rsidR="00522E41">
              <w:rPr>
                <w:rFonts w:ascii="Times New Roman" w:hAnsi="Times New Roman"/>
                <w:lang w:val="en-GB"/>
              </w:rPr>
              <w:t xml:space="preserve">: </w:t>
            </w:r>
            <w:r w:rsidR="00EB045E">
              <w:rPr>
                <w:rFonts w:ascii="Times New Roman" w:hAnsi="Times New Roman"/>
                <w:lang w:val="en-GB"/>
              </w:rPr>
              <w:t xml:space="preserve">We will </w:t>
            </w:r>
            <w:r w:rsidR="00A91C1C" w:rsidRPr="00803ADF">
              <w:rPr>
                <w:rFonts w:ascii="Times New Roman" w:hAnsi="Times New Roman"/>
                <w:lang w:val="en-GB"/>
              </w:rPr>
              <w:t>analys</w:t>
            </w:r>
            <w:r w:rsidR="00EB045E">
              <w:rPr>
                <w:rFonts w:ascii="Times New Roman" w:hAnsi="Times New Roman"/>
                <w:lang w:val="en-GB"/>
              </w:rPr>
              <w:t xml:space="preserve">e </w:t>
            </w:r>
            <w:r w:rsidR="00A91C1C" w:rsidRPr="00803ADF">
              <w:rPr>
                <w:rFonts w:ascii="Times New Roman" w:hAnsi="Times New Roman"/>
                <w:lang w:val="en-GB"/>
              </w:rPr>
              <w:t>individual-level support for liberal democracy across gene</w:t>
            </w:r>
            <w:r w:rsidR="009000A8">
              <w:rPr>
                <w:rFonts w:ascii="Times New Roman" w:hAnsi="Times New Roman"/>
                <w:lang w:val="en-GB"/>
              </w:rPr>
              <w:softHyphen/>
            </w:r>
            <w:r w:rsidR="00A91C1C" w:rsidRPr="00803ADF">
              <w:rPr>
                <w:rFonts w:ascii="Times New Roman" w:hAnsi="Times New Roman"/>
                <w:lang w:val="en-GB"/>
              </w:rPr>
              <w:t xml:space="preserve">rations </w:t>
            </w:r>
            <w:r w:rsidR="00522E41">
              <w:rPr>
                <w:rFonts w:ascii="Times New Roman" w:hAnsi="Times New Roman"/>
                <w:lang w:val="en-GB"/>
              </w:rPr>
              <w:t>in</w:t>
            </w:r>
            <w:r w:rsidR="00A91C1C" w:rsidRPr="00803ADF">
              <w:rPr>
                <w:rFonts w:ascii="Times New Roman" w:hAnsi="Times New Roman"/>
                <w:lang w:val="en-GB"/>
              </w:rPr>
              <w:t xml:space="preserve"> the EU, measured against changes in party positions and </w:t>
            </w:r>
            <w:r w:rsidR="00522E41">
              <w:rPr>
                <w:rFonts w:ascii="Times New Roman" w:hAnsi="Times New Roman"/>
                <w:lang w:val="en-GB"/>
              </w:rPr>
              <w:t xml:space="preserve">institutional, </w:t>
            </w:r>
            <w:r w:rsidR="00A91C1C" w:rsidRPr="00803ADF">
              <w:rPr>
                <w:rFonts w:ascii="Times New Roman" w:hAnsi="Times New Roman"/>
                <w:lang w:val="en-GB"/>
              </w:rPr>
              <w:t>political and economic con</w:t>
            </w:r>
            <w:r w:rsidR="009000A8">
              <w:rPr>
                <w:rFonts w:ascii="Times New Roman" w:hAnsi="Times New Roman"/>
                <w:lang w:val="en-GB"/>
              </w:rPr>
              <w:softHyphen/>
            </w:r>
            <w:r w:rsidR="00A91C1C" w:rsidRPr="00803ADF">
              <w:rPr>
                <w:rFonts w:ascii="Times New Roman" w:hAnsi="Times New Roman"/>
                <w:lang w:val="en-GB"/>
              </w:rPr>
              <w:t xml:space="preserve">texts. </w:t>
            </w:r>
            <w:r w:rsidR="00EB045E">
              <w:rPr>
                <w:rFonts w:ascii="Times New Roman" w:hAnsi="Times New Roman"/>
                <w:lang w:val="en-GB"/>
              </w:rPr>
              <w:t>Particular attention will be paid to gender differences, which is why we collaborate with</w:t>
            </w:r>
            <w:r w:rsidR="00A91C1C" w:rsidRPr="00803ADF">
              <w:rPr>
                <w:rFonts w:ascii="Times New Roman" w:hAnsi="Times New Roman"/>
                <w:lang w:val="en-GB"/>
              </w:rPr>
              <w:t xml:space="preserve"> WP</w:t>
            </w:r>
            <w:r w:rsidR="00522E41">
              <w:rPr>
                <w:rFonts w:ascii="Times New Roman" w:hAnsi="Times New Roman"/>
                <w:lang w:val="en-GB"/>
              </w:rPr>
              <w:t>s</w:t>
            </w:r>
            <w:r w:rsidR="00EB045E">
              <w:rPr>
                <w:rFonts w:ascii="Times New Roman" w:hAnsi="Times New Roman"/>
                <w:lang w:val="en-GB"/>
              </w:rPr>
              <w:t xml:space="preserve"> </w:t>
            </w:r>
            <w:r w:rsidR="00522E41">
              <w:rPr>
                <w:rFonts w:ascii="Times New Roman" w:hAnsi="Times New Roman"/>
                <w:lang w:val="en-GB"/>
              </w:rPr>
              <w:t>4</w:t>
            </w:r>
            <w:r w:rsidR="00EB045E">
              <w:rPr>
                <w:rFonts w:ascii="Times New Roman" w:hAnsi="Times New Roman"/>
                <w:lang w:val="en-GB"/>
              </w:rPr>
              <w:t>, 5, 6 &amp; 7</w:t>
            </w:r>
            <w:r w:rsidR="00A91C1C" w:rsidRPr="00803ADF">
              <w:rPr>
                <w:rFonts w:ascii="Times New Roman" w:hAnsi="Times New Roman"/>
                <w:lang w:val="en-GB"/>
              </w:rPr>
              <w:t>.</w:t>
            </w:r>
          </w:p>
        </w:tc>
      </w:tr>
    </w:tbl>
    <w:p w14:paraId="13FB18FE" w14:textId="77777777" w:rsidR="00D652D1" w:rsidRPr="00803ADF" w:rsidRDefault="00D652D1" w:rsidP="00D652D1">
      <w:pPr>
        <w:rPr>
          <w:sz w:val="16"/>
          <w:szCs w:val="16"/>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1EC3EDD3" w14:textId="77777777" w:rsidTr="00C4093C">
        <w:tc>
          <w:tcPr>
            <w:tcW w:w="10091" w:type="dxa"/>
          </w:tcPr>
          <w:p w14:paraId="22FA7DED" w14:textId="77777777" w:rsidR="00D652D1" w:rsidRPr="00803ADF" w:rsidRDefault="00D652D1" w:rsidP="00C12396">
            <w:pPr>
              <w:spacing w:before="60" w:after="180"/>
              <w:rPr>
                <w:rFonts w:ascii="Times New Roman" w:hAnsi="Times New Roman"/>
                <w:lang w:val="en-GB"/>
              </w:rPr>
            </w:pPr>
            <w:r w:rsidRPr="00803ADF">
              <w:rPr>
                <w:rFonts w:ascii="Times New Roman" w:hAnsi="Times New Roman"/>
                <w:b/>
                <w:lang w:val="en-GB"/>
              </w:rPr>
              <w:t>Deliverables</w:t>
            </w:r>
            <w:r w:rsidRPr="00803ADF">
              <w:rPr>
                <w:rFonts w:ascii="Times New Roman" w:hAnsi="Times New Roman"/>
                <w:lang w:val="en-GB"/>
              </w:rPr>
              <w:t xml:space="preserve"> (brief description and month of delivery)</w:t>
            </w:r>
          </w:p>
          <w:p w14:paraId="7FC36395" w14:textId="3CF6309E" w:rsidR="00A91C1C" w:rsidRPr="00803ADF" w:rsidRDefault="00A91C1C" w:rsidP="00DB4A71">
            <w:pPr>
              <w:spacing w:after="60"/>
              <w:rPr>
                <w:rFonts w:ascii="Times New Roman" w:hAnsi="Times New Roman"/>
                <w:b/>
                <w:bCs/>
                <w:lang w:val="en-GB"/>
              </w:rPr>
            </w:pPr>
            <w:r w:rsidRPr="00803ADF">
              <w:rPr>
                <w:rFonts w:ascii="Times New Roman" w:hAnsi="Times New Roman"/>
                <w:b/>
                <w:bCs/>
                <w:lang w:val="en-GB"/>
              </w:rPr>
              <w:t xml:space="preserve">D3.1 </w:t>
            </w:r>
            <w:commentRangeStart w:id="40"/>
            <w:r w:rsidR="00E223FC">
              <w:rPr>
                <w:rFonts w:ascii="Times New Roman" w:hAnsi="Times New Roman"/>
                <w:b/>
                <w:bCs/>
                <w:lang w:val="en-GB"/>
              </w:rPr>
              <w:t>Internal</w:t>
            </w:r>
            <w:r w:rsidRPr="00803ADF">
              <w:rPr>
                <w:rFonts w:ascii="Times New Roman" w:hAnsi="Times New Roman"/>
                <w:b/>
                <w:bCs/>
                <w:lang w:val="en-GB"/>
              </w:rPr>
              <w:t xml:space="preserve"> dataset</w:t>
            </w:r>
            <w:commentRangeEnd w:id="40"/>
            <w:r w:rsidR="00E30AD6">
              <w:rPr>
                <w:rStyle w:val="CommentReference"/>
                <w:szCs w:val="20"/>
              </w:rPr>
              <w:commentReference w:id="40"/>
            </w:r>
            <w:r w:rsidR="00777D0C">
              <w:rPr>
                <w:rFonts w:ascii="Times New Roman" w:hAnsi="Times New Roman"/>
                <w:b/>
                <w:bCs/>
                <w:lang w:val="en-GB"/>
              </w:rPr>
              <w:t xml:space="preserve"> of individual-level support for liberal democracy</w:t>
            </w:r>
            <w:r w:rsidRPr="00803ADF">
              <w:rPr>
                <w:rFonts w:ascii="Times New Roman" w:hAnsi="Times New Roman"/>
                <w:lang w:val="en-GB"/>
              </w:rPr>
              <w:t xml:space="preserve"> (lead: UVA; month of delivery: </w:t>
            </w:r>
            <w:r w:rsidR="00E223FC">
              <w:rPr>
                <w:rFonts w:ascii="Times New Roman" w:hAnsi="Times New Roman"/>
                <w:lang w:val="en-GB"/>
              </w:rPr>
              <w:t>16</w:t>
            </w:r>
            <w:r w:rsidRPr="00803ADF">
              <w:rPr>
                <w:rFonts w:ascii="Times New Roman" w:hAnsi="Times New Roman"/>
                <w:lang w:val="en-GB"/>
              </w:rPr>
              <w:t>)</w:t>
            </w:r>
            <w:r w:rsidR="00E223FC">
              <w:rPr>
                <w:rFonts w:ascii="Times New Roman" w:hAnsi="Times New Roman"/>
                <w:lang w:val="en-GB"/>
              </w:rPr>
              <w:t xml:space="preserve">: As these data are collected from other sources, they will be for internal use only. </w:t>
            </w:r>
          </w:p>
          <w:p w14:paraId="0EDBBBE5" w14:textId="23479F87" w:rsidR="002B1625" w:rsidRPr="00803ADF" w:rsidRDefault="00A91C1C" w:rsidP="00DB4A71">
            <w:pPr>
              <w:spacing w:after="60"/>
              <w:rPr>
                <w:rFonts w:ascii="Times New Roman" w:hAnsi="Times New Roman"/>
                <w:lang w:val="en-GB"/>
              </w:rPr>
            </w:pPr>
            <w:r w:rsidRPr="00803ADF">
              <w:rPr>
                <w:rFonts w:ascii="Times New Roman" w:hAnsi="Times New Roman"/>
                <w:b/>
                <w:bCs/>
                <w:lang w:val="en-GB"/>
              </w:rPr>
              <w:t xml:space="preserve">D3.2 Report </w:t>
            </w:r>
            <w:r w:rsidR="00522E41">
              <w:rPr>
                <w:rFonts w:ascii="Times New Roman" w:hAnsi="Times New Roman"/>
                <w:b/>
                <w:bCs/>
                <w:lang w:val="en-GB"/>
              </w:rPr>
              <w:t>on citizen support for liberal democracy over time</w:t>
            </w:r>
            <w:r w:rsidRPr="00803ADF">
              <w:rPr>
                <w:rFonts w:ascii="Times New Roman" w:hAnsi="Times New Roman"/>
                <w:b/>
                <w:bCs/>
                <w:lang w:val="en-GB"/>
              </w:rPr>
              <w:t xml:space="preserve"> (</w:t>
            </w:r>
            <w:r w:rsidRPr="00803ADF">
              <w:rPr>
                <w:rFonts w:ascii="Times New Roman" w:hAnsi="Times New Roman"/>
                <w:lang w:val="en-GB"/>
              </w:rPr>
              <w:t>lead: UVA; month of delivery: 30)</w:t>
            </w:r>
            <w:r w:rsidR="00522E41">
              <w:rPr>
                <w:rFonts w:ascii="Times New Roman" w:hAnsi="Times New Roman"/>
                <w:lang w:val="en-GB"/>
              </w:rPr>
              <w:t xml:space="preserve">: It summaries the main findings and </w:t>
            </w:r>
            <w:r w:rsidRPr="00803ADF">
              <w:rPr>
                <w:rFonts w:ascii="Times New Roman" w:hAnsi="Times New Roman"/>
                <w:lang w:val="en-GB"/>
              </w:rPr>
              <w:t>their implications for measuring public support for liberal democracy.</w:t>
            </w:r>
            <w:r w:rsidR="00323E44">
              <w:rPr>
                <w:rFonts w:ascii="Times New Roman" w:hAnsi="Times New Roman"/>
                <w:lang w:val="en-GB"/>
              </w:rPr>
              <w:t xml:space="preserve"> It will inform the first flagship report on </w:t>
            </w:r>
            <w:r w:rsidR="00323E44" w:rsidRPr="00803ADF">
              <w:rPr>
                <w:rFonts w:ascii="Times New Roman" w:hAnsi="Times New Roman"/>
                <w:bCs/>
                <w:lang w:val="en-GB"/>
              </w:rPr>
              <w:t>long-term trends in public support for liberal democracy</w:t>
            </w:r>
            <w:r w:rsidR="00323E44">
              <w:rPr>
                <w:rFonts w:ascii="Times New Roman" w:hAnsi="Times New Roman"/>
                <w:bCs/>
                <w:lang w:val="en-GB"/>
              </w:rPr>
              <w:t xml:space="preserve">. </w:t>
            </w:r>
          </w:p>
        </w:tc>
      </w:tr>
    </w:tbl>
    <w:p w14:paraId="5F0F261F" w14:textId="77777777" w:rsidR="00D652D1" w:rsidRPr="00803ADF" w:rsidRDefault="00D652D1" w:rsidP="004D4A32">
      <w:pPr>
        <w:pStyle w:val="Heading4"/>
      </w:pPr>
      <w:r w:rsidRPr="00803ADF">
        <w:t xml:space="preserve">WP4 – Conceptions of liberal democracy by political parties (lead: </w:t>
      </w:r>
      <w:r w:rsidR="00E0761C" w:rsidRPr="00803ADF">
        <w:t>Catherine)</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E0761C" w:rsidRPr="00803ADF" w14:paraId="1C0446BD" w14:textId="77777777" w:rsidTr="00E0761C">
        <w:trPr>
          <w:cantSplit/>
          <w:trHeight w:val="397"/>
        </w:trPr>
        <w:tc>
          <w:tcPr>
            <w:tcW w:w="2425" w:type="dxa"/>
            <w:shd w:val="clear" w:color="auto" w:fill="F2F2F2" w:themeFill="background1" w:themeFillShade="F2"/>
            <w:vAlign w:val="center"/>
          </w:tcPr>
          <w:p w14:paraId="63366B85" w14:textId="77777777" w:rsidR="00E0761C" w:rsidRPr="00803ADF" w:rsidRDefault="00E0761C" w:rsidP="00E0761C">
            <w:pPr>
              <w:rPr>
                <w:rFonts w:ascii="Times New Roman" w:hAnsi="Times New Roman"/>
                <w:b/>
                <w:lang w:val="en-GB"/>
              </w:rPr>
            </w:pPr>
            <w:r w:rsidRPr="00803ADF">
              <w:rPr>
                <w:rFonts w:ascii="Times New Roman" w:hAnsi="Times New Roman"/>
                <w:b/>
                <w:lang w:val="en-GB"/>
              </w:rPr>
              <w:t xml:space="preserve">Work package number </w:t>
            </w:r>
          </w:p>
        </w:tc>
        <w:tc>
          <w:tcPr>
            <w:tcW w:w="845" w:type="dxa"/>
            <w:vAlign w:val="center"/>
          </w:tcPr>
          <w:p w14:paraId="39C7BB9D" w14:textId="77777777" w:rsidR="00E0761C" w:rsidRPr="00803ADF" w:rsidRDefault="00E0761C" w:rsidP="00E0761C">
            <w:pPr>
              <w:rPr>
                <w:rFonts w:ascii="Times New Roman" w:hAnsi="Times New Roman"/>
                <w:b/>
                <w:bCs/>
                <w:lang w:val="en-GB"/>
              </w:rPr>
            </w:pPr>
            <w:r w:rsidRPr="00803ADF">
              <w:rPr>
                <w:rFonts w:ascii="Times New Roman" w:hAnsi="Times New Roman"/>
                <w:b/>
                <w:bCs/>
                <w:lang w:val="en-GB"/>
              </w:rPr>
              <w:t>4</w:t>
            </w:r>
          </w:p>
        </w:tc>
        <w:tc>
          <w:tcPr>
            <w:tcW w:w="5104" w:type="dxa"/>
            <w:gridSpan w:val="6"/>
            <w:shd w:val="clear" w:color="auto" w:fill="F2F2F2" w:themeFill="background1" w:themeFillShade="F2"/>
            <w:vAlign w:val="center"/>
          </w:tcPr>
          <w:p w14:paraId="3E7537E6" w14:textId="77777777" w:rsidR="00E0761C" w:rsidRPr="00803ADF" w:rsidRDefault="00E0761C" w:rsidP="00E0761C">
            <w:pPr>
              <w:rPr>
                <w:rFonts w:ascii="Times New Roman" w:hAnsi="Times New Roman"/>
                <w:lang w:val="en-GB"/>
              </w:rPr>
            </w:pPr>
            <w:r w:rsidRPr="00803ADF">
              <w:rPr>
                <w:rFonts w:ascii="Times New Roman" w:hAnsi="Times New Roman"/>
                <w:b/>
                <w:lang w:val="en-GB"/>
              </w:rPr>
              <w:t>Lead beneficiary</w:t>
            </w:r>
          </w:p>
        </w:tc>
        <w:tc>
          <w:tcPr>
            <w:tcW w:w="1705" w:type="dxa"/>
            <w:gridSpan w:val="2"/>
            <w:vAlign w:val="center"/>
          </w:tcPr>
          <w:p w14:paraId="31EE3F6F" w14:textId="77777777" w:rsidR="00E0761C" w:rsidRPr="00803ADF" w:rsidRDefault="00E0761C" w:rsidP="00E0761C">
            <w:pPr>
              <w:rPr>
                <w:rFonts w:ascii="Times New Roman" w:hAnsi="Times New Roman"/>
                <w:b/>
                <w:bCs/>
                <w:lang w:val="en-GB"/>
              </w:rPr>
            </w:pPr>
            <w:r w:rsidRPr="00803ADF">
              <w:rPr>
                <w:rFonts w:ascii="Times New Roman" w:hAnsi="Times New Roman"/>
                <w:lang w:val="en-GB"/>
              </w:rPr>
              <w:t>UCLB</w:t>
            </w:r>
          </w:p>
        </w:tc>
      </w:tr>
      <w:tr w:rsidR="00E0761C" w:rsidRPr="00803ADF" w14:paraId="010BC566" w14:textId="77777777" w:rsidTr="00E0761C">
        <w:trPr>
          <w:cantSplit/>
          <w:trHeight w:val="397"/>
        </w:trPr>
        <w:tc>
          <w:tcPr>
            <w:tcW w:w="2425" w:type="dxa"/>
            <w:shd w:val="clear" w:color="auto" w:fill="F2F2F2" w:themeFill="background1" w:themeFillShade="F2"/>
            <w:vAlign w:val="center"/>
          </w:tcPr>
          <w:p w14:paraId="6B1A8A16" w14:textId="77777777" w:rsidR="00E0761C" w:rsidRPr="00803ADF" w:rsidRDefault="00E0761C" w:rsidP="00E0761C">
            <w:pPr>
              <w:rPr>
                <w:rFonts w:ascii="Times New Roman" w:hAnsi="Times New Roman"/>
                <w:b/>
                <w:lang w:val="en-GB"/>
              </w:rPr>
            </w:pPr>
            <w:r w:rsidRPr="00803ADF">
              <w:rPr>
                <w:rFonts w:ascii="Times New Roman" w:hAnsi="Times New Roman"/>
                <w:b/>
                <w:lang w:val="en-GB"/>
              </w:rPr>
              <w:t>Work package title</w:t>
            </w:r>
          </w:p>
        </w:tc>
        <w:tc>
          <w:tcPr>
            <w:tcW w:w="7654" w:type="dxa"/>
            <w:gridSpan w:val="9"/>
            <w:vAlign w:val="center"/>
          </w:tcPr>
          <w:p w14:paraId="74306E7E" w14:textId="171F3AFB" w:rsidR="00E0761C" w:rsidRPr="00803ADF" w:rsidRDefault="00537B81" w:rsidP="00E0761C">
            <w:pPr>
              <w:rPr>
                <w:rFonts w:ascii="Times New Roman" w:hAnsi="Times New Roman"/>
                <w:lang w:val="en-GB"/>
              </w:rPr>
            </w:pPr>
            <w:r>
              <w:rPr>
                <w:rFonts w:ascii="Times New Roman" w:hAnsi="Times New Roman"/>
                <w:lang w:val="en-GB"/>
              </w:rPr>
              <w:t xml:space="preserve">Party positions towards </w:t>
            </w:r>
            <w:r w:rsidR="00E0761C" w:rsidRPr="00803ADF">
              <w:rPr>
                <w:rFonts w:ascii="Times New Roman" w:hAnsi="Times New Roman"/>
                <w:lang w:val="en-GB"/>
              </w:rPr>
              <w:t>liberal democracy</w:t>
            </w:r>
          </w:p>
        </w:tc>
      </w:tr>
      <w:tr w:rsidR="00E0761C" w:rsidRPr="00803ADF" w14:paraId="51A0E1E0" w14:textId="77777777" w:rsidTr="00E0761C">
        <w:trPr>
          <w:cantSplit/>
          <w:trHeight w:val="397"/>
        </w:trPr>
        <w:tc>
          <w:tcPr>
            <w:tcW w:w="2425" w:type="dxa"/>
            <w:shd w:val="clear" w:color="auto" w:fill="F2F2F2" w:themeFill="background1" w:themeFillShade="F2"/>
            <w:vAlign w:val="center"/>
          </w:tcPr>
          <w:p w14:paraId="3BA083A4" w14:textId="77777777" w:rsidR="00E0761C" w:rsidRPr="00803ADF" w:rsidRDefault="00E0761C" w:rsidP="00E0761C">
            <w:pPr>
              <w:ind w:left="1191" w:hanging="1191"/>
              <w:rPr>
                <w:rFonts w:ascii="Times New Roman" w:hAnsi="Times New Roman"/>
                <w:b/>
                <w:lang w:val="en-GB"/>
              </w:rPr>
            </w:pPr>
            <w:r w:rsidRPr="00803ADF">
              <w:rPr>
                <w:rFonts w:ascii="Times New Roman" w:hAnsi="Times New Roman"/>
                <w:b/>
                <w:lang w:val="en-GB"/>
              </w:rPr>
              <w:t>Participant number</w:t>
            </w:r>
          </w:p>
        </w:tc>
        <w:tc>
          <w:tcPr>
            <w:tcW w:w="845" w:type="dxa"/>
            <w:vAlign w:val="center"/>
          </w:tcPr>
          <w:p w14:paraId="17E6FD27"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1</w:t>
            </w:r>
          </w:p>
        </w:tc>
        <w:tc>
          <w:tcPr>
            <w:tcW w:w="847" w:type="dxa"/>
            <w:vAlign w:val="center"/>
          </w:tcPr>
          <w:p w14:paraId="138A868E" w14:textId="77777777" w:rsidR="00E0761C" w:rsidRPr="00CA051A" w:rsidRDefault="00E0761C" w:rsidP="00E0761C">
            <w:pPr>
              <w:jc w:val="center"/>
              <w:rPr>
                <w:rFonts w:ascii="Times New Roman" w:hAnsi="Times New Roman"/>
                <w:lang w:val="en-GB"/>
              </w:rPr>
            </w:pPr>
            <w:r w:rsidRPr="00CA051A">
              <w:rPr>
                <w:rFonts w:ascii="Times New Roman" w:hAnsi="Times New Roman"/>
                <w:lang w:val="en-GB"/>
              </w:rPr>
              <w:t>2</w:t>
            </w:r>
          </w:p>
        </w:tc>
        <w:tc>
          <w:tcPr>
            <w:tcW w:w="847" w:type="dxa"/>
            <w:vAlign w:val="center"/>
          </w:tcPr>
          <w:p w14:paraId="4458B0B4"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3</w:t>
            </w:r>
          </w:p>
        </w:tc>
        <w:tc>
          <w:tcPr>
            <w:tcW w:w="849" w:type="dxa"/>
            <w:vAlign w:val="center"/>
          </w:tcPr>
          <w:p w14:paraId="197FCF4C"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4</w:t>
            </w:r>
          </w:p>
        </w:tc>
        <w:tc>
          <w:tcPr>
            <w:tcW w:w="857" w:type="dxa"/>
            <w:vAlign w:val="center"/>
          </w:tcPr>
          <w:p w14:paraId="57404B48"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5</w:t>
            </w:r>
          </w:p>
        </w:tc>
        <w:tc>
          <w:tcPr>
            <w:tcW w:w="852" w:type="dxa"/>
            <w:vAlign w:val="center"/>
          </w:tcPr>
          <w:p w14:paraId="5894FD98" w14:textId="77777777" w:rsidR="00E0761C" w:rsidRPr="00CA051A" w:rsidRDefault="00E0761C" w:rsidP="00E0761C">
            <w:pPr>
              <w:jc w:val="center"/>
              <w:rPr>
                <w:rFonts w:ascii="Times New Roman" w:hAnsi="Times New Roman"/>
                <w:b/>
                <w:bCs/>
                <w:lang w:val="en-GB"/>
              </w:rPr>
            </w:pPr>
            <w:r w:rsidRPr="00CA051A">
              <w:rPr>
                <w:rFonts w:ascii="Times New Roman" w:hAnsi="Times New Roman"/>
                <w:b/>
                <w:bCs/>
                <w:lang w:val="en-GB"/>
              </w:rPr>
              <w:t>6</w:t>
            </w:r>
          </w:p>
        </w:tc>
        <w:tc>
          <w:tcPr>
            <w:tcW w:w="852" w:type="dxa"/>
            <w:vAlign w:val="center"/>
          </w:tcPr>
          <w:p w14:paraId="66D19465"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7</w:t>
            </w:r>
          </w:p>
        </w:tc>
        <w:tc>
          <w:tcPr>
            <w:tcW w:w="853" w:type="dxa"/>
            <w:vAlign w:val="center"/>
          </w:tcPr>
          <w:p w14:paraId="1136E147"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8</w:t>
            </w:r>
          </w:p>
        </w:tc>
        <w:tc>
          <w:tcPr>
            <w:tcW w:w="852" w:type="dxa"/>
            <w:vAlign w:val="center"/>
          </w:tcPr>
          <w:p w14:paraId="016D1A91" w14:textId="77777777" w:rsidR="00E0761C" w:rsidRPr="00803ADF" w:rsidRDefault="00E0761C" w:rsidP="00E0761C">
            <w:pPr>
              <w:jc w:val="center"/>
              <w:rPr>
                <w:rFonts w:ascii="Times New Roman" w:hAnsi="Times New Roman"/>
                <w:lang w:val="en-GB"/>
              </w:rPr>
            </w:pPr>
            <w:r w:rsidRPr="00803ADF">
              <w:rPr>
                <w:rFonts w:ascii="Times New Roman" w:hAnsi="Times New Roman"/>
                <w:lang w:val="en-GB"/>
              </w:rPr>
              <w:t>9</w:t>
            </w:r>
          </w:p>
        </w:tc>
      </w:tr>
      <w:tr w:rsidR="00CA051A" w:rsidRPr="00803ADF" w14:paraId="54D6910C" w14:textId="77777777" w:rsidTr="00E0761C">
        <w:trPr>
          <w:cantSplit/>
          <w:trHeight w:val="397"/>
        </w:trPr>
        <w:tc>
          <w:tcPr>
            <w:tcW w:w="2425" w:type="dxa"/>
            <w:shd w:val="clear" w:color="auto" w:fill="F2F2F2" w:themeFill="background1" w:themeFillShade="F2"/>
            <w:vAlign w:val="center"/>
          </w:tcPr>
          <w:p w14:paraId="240626DE" w14:textId="77777777" w:rsidR="00CA051A" w:rsidRPr="00803ADF" w:rsidRDefault="00CA051A" w:rsidP="00CA051A">
            <w:pPr>
              <w:rPr>
                <w:rFonts w:ascii="Times New Roman" w:hAnsi="Times New Roman"/>
                <w:b/>
                <w:lang w:val="en-GB"/>
              </w:rPr>
            </w:pPr>
            <w:r w:rsidRPr="00803ADF">
              <w:rPr>
                <w:rFonts w:ascii="Times New Roman" w:hAnsi="Times New Roman"/>
                <w:b/>
                <w:lang w:val="en-GB"/>
              </w:rPr>
              <w:t>Short name of participant</w:t>
            </w:r>
          </w:p>
        </w:tc>
        <w:tc>
          <w:tcPr>
            <w:tcW w:w="845" w:type="dxa"/>
            <w:vAlign w:val="center"/>
          </w:tcPr>
          <w:p w14:paraId="1B0DE572" w14:textId="77777777" w:rsidR="00CA051A" w:rsidRPr="00803ADF" w:rsidRDefault="00CA051A" w:rsidP="00CA051A">
            <w:pPr>
              <w:jc w:val="center"/>
              <w:rPr>
                <w:rFonts w:ascii="Times New Roman" w:hAnsi="Times New Roman"/>
                <w:lang w:val="en-GB"/>
              </w:rPr>
            </w:pPr>
            <w:r w:rsidRPr="00803ADF">
              <w:rPr>
                <w:rFonts w:ascii="Times New Roman" w:hAnsi="Times New Roman"/>
                <w:lang w:val="en-GB"/>
              </w:rPr>
              <w:t>UVA</w:t>
            </w:r>
          </w:p>
        </w:tc>
        <w:tc>
          <w:tcPr>
            <w:tcW w:w="847" w:type="dxa"/>
            <w:vAlign w:val="center"/>
          </w:tcPr>
          <w:p w14:paraId="7F28153C" w14:textId="17BFDD68" w:rsidR="00CA051A" w:rsidRPr="00803ADF" w:rsidRDefault="00CA051A" w:rsidP="00CA051A">
            <w:pPr>
              <w:jc w:val="center"/>
              <w:rPr>
                <w:rFonts w:ascii="Times New Roman" w:hAnsi="Times New Roman"/>
                <w:b/>
                <w:bCs/>
                <w:lang w:val="en-GB"/>
              </w:rPr>
            </w:pPr>
            <w:r>
              <w:rPr>
                <w:rFonts w:ascii="Times New Roman" w:hAnsi="Times New Roman"/>
                <w:lang w:val="en-GB"/>
              </w:rPr>
              <w:t>SWPS</w:t>
            </w:r>
          </w:p>
        </w:tc>
        <w:tc>
          <w:tcPr>
            <w:tcW w:w="847" w:type="dxa"/>
            <w:vAlign w:val="center"/>
          </w:tcPr>
          <w:p w14:paraId="3FC3A24C" w14:textId="57C9E216" w:rsidR="00CA051A" w:rsidRPr="00803ADF" w:rsidRDefault="00CA051A" w:rsidP="00CA051A">
            <w:pPr>
              <w:jc w:val="center"/>
              <w:rPr>
                <w:rFonts w:ascii="Times New Roman" w:hAnsi="Times New Roman"/>
                <w:lang w:val="en-GB"/>
              </w:rPr>
            </w:pPr>
            <w:r>
              <w:rPr>
                <w:rFonts w:ascii="Times New Roman" w:hAnsi="Times New Roman"/>
                <w:lang w:val="en-GB"/>
              </w:rPr>
              <w:t>UNCL</w:t>
            </w:r>
          </w:p>
        </w:tc>
        <w:tc>
          <w:tcPr>
            <w:tcW w:w="849" w:type="dxa"/>
            <w:vAlign w:val="center"/>
          </w:tcPr>
          <w:p w14:paraId="4F360F0E" w14:textId="70C1738F" w:rsidR="00CA051A" w:rsidRPr="00803ADF" w:rsidRDefault="00CA051A" w:rsidP="00CA051A">
            <w:pPr>
              <w:jc w:val="center"/>
              <w:rPr>
                <w:rFonts w:ascii="Times New Roman" w:hAnsi="Times New Roman"/>
                <w:lang w:val="en-GB"/>
              </w:rPr>
            </w:pPr>
            <w:r>
              <w:rPr>
                <w:rFonts w:ascii="Times New Roman" w:hAnsi="Times New Roman"/>
                <w:lang w:val="en-GB"/>
              </w:rPr>
              <w:t>LSE</w:t>
            </w:r>
          </w:p>
        </w:tc>
        <w:tc>
          <w:tcPr>
            <w:tcW w:w="857" w:type="dxa"/>
            <w:vAlign w:val="center"/>
          </w:tcPr>
          <w:p w14:paraId="67EC76EE" w14:textId="39EC6854" w:rsidR="00CA051A" w:rsidRPr="00803ADF" w:rsidRDefault="00CA051A" w:rsidP="00CA051A">
            <w:pPr>
              <w:jc w:val="center"/>
              <w:rPr>
                <w:rFonts w:ascii="Times New Roman" w:hAnsi="Times New Roman"/>
                <w:lang w:val="en-GB"/>
              </w:rPr>
            </w:pPr>
            <w:r w:rsidRPr="00803ADF">
              <w:rPr>
                <w:rFonts w:ascii="Times New Roman" w:hAnsi="Times New Roman"/>
                <w:lang w:val="en-GB"/>
              </w:rPr>
              <w:t>GESIS</w:t>
            </w:r>
          </w:p>
        </w:tc>
        <w:tc>
          <w:tcPr>
            <w:tcW w:w="852" w:type="dxa"/>
            <w:vAlign w:val="center"/>
          </w:tcPr>
          <w:p w14:paraId="759B8969" w14:textId="557D6B4F" w:rsidR="00CA051A" w:rsidRPr="00CA051A" w:rsidRDefault="00CA051A" w:rsidP="00CA051A">
            <w:pPr>
              <w:jc w:val="center"/>
              <w:rPr>
                <w:rFonts w:ascii="Times New Roman" w:hAnsi="Times New Roman"/>
                <w:b/>
                <w:bCs/>
                <w:lang w:val="en-GB"/>
              </w:rPr>
            </w:pPr>
            <w:r w:rsidRPr="00CA051A">
              <w:rPr>
                <w:rFonts w:ascii="Times New Roman" w:hAnsi="Times New Roman"/>
                <w:b/>
                <w:bCs/>
                <w:lang w:val="en-GB"/>
              </w:rPr>
              <w:t>UCLB</w:t>
            </w:r>
          </w:p>
        </w:tc>
        <w:tc>
          <w:tcPr>
            <w:tcW w:w="852" w:type="dxa"/>
            <w:vAlign w:val="center"/>
          </w:tcPr>
          <w:p w14:paraId="6AF37222" w14:textId="2894DF9C" w:rsidR="00CA051A" w:rsidRPr="00803ADF" w:rsidRDefault="00CA051A" w:rsidP="00CA051A">
            <w:pPr>
              <w:jc w:val="center"/>
              <w:rPr>
                <w:rFonts w:ascii="Times New Roman" w:hAnsi="Times New Roman"/>
                <w:lang w:val="en-GB"/>
              </w:rPr>
            </w:pPr>
            <w:r>
              <w:rPr>
                <w:rFonts w:ascii="Times New Roman" w:hAnsi="Times New Roman"/>
                <w:lang w:val="en-GB"/>
              </w:rPr>
              <w:t>SDU</w:t>
            </w:r>
          </w:p>
        </w:tc>
        <w:tc>
          <w:tcPr>
            <w:tcW w:w="853" w:type="dxa"/>
            <w:vAlign w:val="center"/>
          </w:tcPr>
          <w:p w14:paraId="186E7F43" w14:textId="46144207" w:rsidR="00CA051A" w:rsidRPr="00803ADF" w:rsidRDefault="00747CC6" w:rsidP="00CA051A">
            <w:pPr>
              <w:jc w:val="center"/>
              <w:rPr>
                <w:rFonts w:ascii="Times New Roman" w:hAnsi="Times New Roman"/>
                <w:lang w:val="en-GB"/>
              </w:rPr>
            </w:pPr>
            <w:r>
              <w:rPr>
                <w:rFonts w:ascii="Times New Roman" w:hAnsi="Times New Roman"/>
                <w:lang w:val="en-GB"/>
              </w:rPr>
              <w:t>FNSP</w:t>
            </w:r>
          </w:p>
        </w:tc>
        <w:tc>
          <w:tcPr>
            <w:tcW w:w="852" w:type="dxa"/>
            <w:vAlign w:val="center"/>
          </w:tcPr>
          <w:p w14:paraId="6214D905" w14:textId="744F2FF8" w:rsidR="00CA051A" w:rsidRPr="00803ADF" w:rsidRDefault="00CA051A" w:rsidP="00CA051A">
            <w:pPr>
              <w:jc w:val="center"/>
              <w:rPr>
                <w:rFonts w:ascii="Times New Roman" w:hAnsi="Times New Roman"/>
                <w:lang w:val="en-GB"/>
              </w:rPr>
            </w:pPr>
            <w:r w:rsidRPr="00803ADF">
              <w:rPr>
                <w:rFonts w:ascii="Times New Roman" w:hAnsi="Times New Roman"/>
                <w:lang w:val="en-GB"/>
              </w:rPr>
              <w:t>CEPS</w:t>
            </w:r>
          </w:p>
        </w:tc>
      </w:tr>
      <w:tr w:rsidR="0047318F" w:rsidRPr="00803ADF" w14:paraId="7A7A9288" w14:textId="77777777" w:rsidTr="00460284">
        <w:trPr>
          <w:cantSplit/>
          <w:trHeight w:val="397"/>
        </w:trPr>
        <w:tc>
          <w:tcPr>
            <w:tcW w:w="2425" w:type="dxa"/>
            <w:shd w:val="clear" w:color="auto" w:fill="F2F2F2" w:themeFill="background1" w:themeFillShade="F2"/>
            <w:vAlign w:val="center"/>
          </w:tcPr>
          <w:p w14:paraId="46875958" w14:textId="77777777" w:rsidR="0047318F" w:rsidRPr="00803ADF" w:rsidRDefault="0047318F" w:rsidP="0047318F">
            <w:pPr>
              <w:rPr>
                <w:rFonts w:ascii="Times New Roman" w:hAnsi="Times New Roman"/>
                <w:b/>
                <w:lang w:val="en-GB"/>
              </w:rPr>
            </w:pPr>
            <w:r w:rsidRPr="00803ADF">
              <w:rPr>
                <w:rFonts w:ascii="Times New Roman" w:hAnsi="Times New Roman"/>
                <w:b/>
                <w:lang w:val="en-GB"/>
              </w:rPr>
              <w:t>Person months per participant:</w:t>
            </w:r>
          </w:p>
        </w:tc>
        <w:tc>
          <w:tcPr>
            <w:tcW w:w="845" w:type="dxa"/>
            <w:shd w:val="clear" w:color="auto" w:fill="auto"/>
            <w:vAlign w:val="center"/>
          </w:tcPr>
          <w:p w14:paraId="517B5298" w14:textId="18F4E9A5" w:rsidR="0047318F" w:rsidRPr="00803ADF" w:rsidRDefault="00460284" w:rsidP="0047318F">
            <w:pPr>
              <w:jc w:val="center"/>
              <w:rPr>
                <w:rFonts w:ascii="Times New Roman" w:hAnsi="Times New Roman"/>
                <w:lang w:val="en-GB"/>
              </w:rPr>
            </w:pPr>
            <w:r>
              <w:rPr>
                <w:rFonts w:ascii="Times New Roman" w:hAnsi="Times New Roman"/>
                <w:lang w:val="en-GB"/>
              </w:rPr>
              <w:t>0</w:t>
            </w:r>
          </w:p>
        </w:tc>
        <w:tc>
          <w:tcPr>
            <w:tcW w:w="847" w:type="dxa"/>
            <w:shd w:val="clear" w:color="auto" w:fill="auto"/>
            <w:vAlign w:val="center"/>
          </w:tcPr>
          <w:p w14:paraId="031C71F5" w14:textId="1E87123B" w:rsidR="0047318F" w:rsidRPr="00460284" w:rsidRDefault="007B19F8" w:rsidP="0047318F">
            <w:pPr>
              <w:jc w:val="center"/>
              <w:rPr>
                <w:rFonts w:ascii="Times New Roman" w:hAnsi="Times New Roman"/>
                <w:lang w:val="en-GB"/>
              </w:rPr>
            </w:pPr>
            <w:r>
              <w:rPr>
                <w:rFonts w:ascii="Times New Roman" w:hAnsi="Times New Roman"/>
                <w:lang w:val="en-GB"/>
              </w:rPr>
              <w:t>0</w:t>
            </w:r>
          </w:p>
        </w:tc>
        <w:tc>
          <w:tcPr>
            <w:tcW w:w="847" w:type="dxa"/>
            <w:shd w:val="clear" w:color="auto" w:fill="auto"/>
            <w:vAlign w:val="center"/>
          </w:tcPr>
          <w:p w14:paraId="754C6438" w14:textId="3ED31A74" w:rsidR="0047318F" w:rsidRPr="00460284" w:rsidRDefault="007B19F8" w:rsidP="0047318F">
            <w:pPr>
              <w:jc w:val="center"/>
              <w:rPr>
                <w:rFonts w:ascii="Times New Roman" w:hAnsi="Times New Roman"/>
                <w:lang w:val="en-GB"/>
              </w:rPr>
            </w:pPr>
            <w:r>
              <w:rPr>
                <w:rFonts w:ascii="Times New Roman" w:hAnsi="Times New Roman"/>
                <w:lang w:val="en-GB"/>
              </w:rPr>
              <w:t>0</w:t>
            </w:r>
          </w:p>
        </w:tc>
        <w:tc>
          <w:tcPr>
            <w:tcW w:w="849" w:type="dxa"/>
            <w:shd w:val="clear" w:color="auto" w:fill="auto"/>
            <w:vAlign w:val="center"/>
          </w:tcPr>
          <w:p w14:paraId="0EADBC99" w14:textId="43AAB6BF" w:rsidR="0047318F" w:rsidRPr="00460284" w:rsidRDefault="007B19F8" w:rsidP="0047318F">
            <w:pPr>
              <w:jc w:val="center"/>
              <w:rPr>
                <w:rFonts w:ascii="Times New Roman" w:hAnsi="Times New Roman"/>
                <w:lang w:val="en-GB"/>
              </w:rPr>
            </w:pPr>
            <w:r>
              <w:rPr>
                <w:rFonts w:ascii="Times New Roman" w:hAnsi="Times New Roman"/>
                <w:lang w:val="en-GB"/>
              </w:rPr>
              <w:t>0</w:t>
            </w:r>
          </w:p>
        </w:tc>
        <w:tc>
          <w:tcPr>
            <w:tcW w:w="857" w:type="dxa"/>
            <w:shd w:val="clear" w:color="auto" w:fill="auto"/>
            <w:vAlign w:val="center"/>
          </w:tcPr>
          <w:p w14:paraId="3A28F48D" w14:textId="14BCDB29" w:rsidR="0047318F" w:rsidRPr="00460284" w:rsidRDefault="007B19F8" w:rsidP="0047318F">
            <w:pPr>
              <w:jc w:val="center"/>
              <w:rPr>
                <w:rFonts w:ascii="Times New Roman" w:hAnsi="Times New Roman"/>
                <w:lang w:val="en-GB"/>
              </w:rPr>
            </w:pPr>
            <w:r>
              <w:rPr>
                <w:rFonts w:ascii="Times New Roman" w:hAnsi="Times New Roman"/>
                <w:lang w:val="en-GB"/>
              </w:rPr>
              <w:t>3</w:t>
            </w:r>
          </w:p>
        </w:tc>
        <w:tc>
          <w:tcPr>
            <w:tcW w:w="852" w:type="dxa"/>
            <w:shd w:val="clear" w:color="auto" w:fill="auto"/>
            <w:vAlign w:val="center"/>
          </w:tcPr>
          <w:p w14:paraId="503A9D30" w14:textId="3203C9FA" w:rsidR="0047318F" w:rsidRPr="00460284" w:rsidRDefault="007B19F8" w:rsidP="0047318F">
            <w:pPr>
              <w:jc w:val="center"/>
              <w:rPr>
                <w:rFonts w:ascii="Times New Roman" w:hAnsi="Times New Roman"/>
                <w:lang w:val="en-GB"/>
              </w:rPr>
            </w:pPr>
            <w:r>
              <w:rPr>
                <w:rFonts w:ascii="Times New Roman" w:hAnsi="Times New Roman"/>
                <w:lang w:val="en-GB"/>
              </w:rPr>
              <w:t>32</w:t>
            </w:r>
          </w:p>
        </w:tc>
        <w:tc>
          <w:tcPr>
            <w:tcW w:w="852" w:type="dxa"/>
            <w:shd w:val="clear" w:color="auto" w:fill="auto"/>
            <w:vAlign w:val="center"/>
          </w:tcPr>
          <w:p w14:paraId="73AD1DB7" w14:textId="13ED70F0" w:rsidR="0047318F" w:rsidRPr="00460284" w:rsidRDefault="007B19F8" w:rsidP="0047318F">
            <w:pPr>
              <w:jc w:val="center"/>
              <w:rPr>
                <w:rFonts w:ascii="Times New Roman" w:hAnsi="Times New Roman"/>
                <w:lang w:val="en-GB"/>
              </w:rPr>
            </w:pPr>
            <w:r>
              <w:rPr>
                <w:rFonts w:ascii="Times New Roman" w:hAnsi="Times New Roman"/>
                <w:lang w:val="en-GB"/>
              </w:rPr>
              <w:t>2</w:t>
            </w:r>
          </w:p>
        </w:tc>
        <w:tc>
          <w:tcPr>
            <w:tcW w:w="853" w:type="dxa"/>
            <w:shd w:val="clear" w:color="auto" w:fill="auto"/>
            <w:vAlign w:val="center"/>
          </w:tcPr>
          <w:p w14:paraId="5359E92B" w14:textId="2C30613A" w:rsidR="0047318F" w:rsidRPr="00460284" w:rsidRDefault="007B19F8" w:rsidP="0047318F">
            <w:pPr>
              <w:jc w:val="center"/>
              <w:rPr>
                <w:rFonts w:ascii="Times New Roman" w:hAnsi="Times New Roman"/>
                <w:lang w:val="en-GB"/>
              </w:rPr>
            </w:pPr>
            <w:r>
              <w:rPr>
                <w:rFonts w:ascii="Times New Roman" w:hAnsi="Times New Roman"/>
                <w:lang w:val="en-GB"/>
              </w:rPr>
              <w:t>0</w:t>
            </w:r>
          </w:p>
        </w:tc>
        <w:tc>
          <w:tcPr>
            <w:tcW w:w="852" w:type="dxa"/>
            <w:shd w:val="clear" w:color="auto" w:fill="auto"/>
            <w:vAlign w:val="center"/>
          </w:tcPr>
          <w:p w14:paraId="3B5301D8" w14:textId="39534C6D" w:rsidR="0047318F" w:rsidRPr="00803ADF" w:rsidRDefault="00C01B53" w:rsidP="0047318F">
            <w:pPr>
              <w:jc w:val="center"/>
              <w:rPr>
                <w:rFonts w:ascii="Times New Roman" w:hAnsi="Times New Roman"/>
                <w:lang w:val="en-GB"/>
              </w:rPr>
            </w:pPr>
            <w:r>
              <w:rPr>
                <w:rFonts w:ascii="Times New Roman" w:hAnsi="Times New Roman"/>
                <w:lang w:val="en-GB"/>
              </w:rPr>
              <w:t>1</w:t>
            </w:r>
          </w:p>
        </w:tc>
      </w:tr>
      <w:tr w:rsidR="00E0761C" w:rsidRPr="00803ADF" w14:paraId="5DB4E345" w14:textId="77777777" w:rsidTr="0012248E">
        <w:trPr>
          <w:cantSplit/>
          <w:trHeight w:val="397"/>
        </w:trPr>
        <w:tc>
          <w:tcPr>
            <w:tcW w:w="2425" w:type="dxa"/>
            <w:shd w:val="clear" w:color="auto" w:fill="F2F2F2" w:themeFill="background1" w:themeFillShade="F2"/>
            <w:vAlign w:val="center"/>
          </w:tcPr>
          <w:p w14:paraId="4B546E28" w14:textId="77777777" w:rsidR="00E0761C" w:rsidRPr="00803ADF" w:rsidRDefault="00E0761C" w:rsidP="00E0761C">
            <w:pPr>
              <w:ind w:left="1191" w:hanging="1191"/>
              <w:rPr>
                <w:rFonts w:ascii="Times New Roman" w:hAnsi="Times New Roman"/>
                <w:b/>
                <w:lang w:val="en-GB"/>
              </w:rPr>
            </w:pPr>
            <w:r w:rsidRPr="00803ADF">
              <w:rPr>
                <w:rFonts w:ascii="Times New Roman" w:hAnsi="Times New Roman"/>
                <w:b/>
                <w:lang w:val="en-GB"/>
              </w:rPr>
              <w:t>Start month</w:t>
            </w:r>
          </w:p>
        </w:tc>
        <w:tc>
          <w:tcPr>
            <w:tcW w:w="845" w:type="dxa"/>
            <w:vAlign w:val="center"/>
          </w:tcPr>
          <w:p w14:paraId="0112CD07" w14:textId="77777777" w:rsidR="00E0761C" w:rsidRPr="00803ADF" w:rsidRDefault="0012248E" w:rsidP="00E0761C">
            <w:pPr>
              <w:jc w:val="right"/>
              <w:rPr>
                <w:rFonts w:ascii="Times New Roman" w:hAnsi="Times New Roman"/>
                <w:lang w:val="en-GB"/>
              </w:rPr>
            </w:pPr>
            <w:r w:rsidRPr="00803ADF">
              <w:rPr>
                <w:rFonts w:ascii="Times New Roman" w:hAnsi="Times New Roman"/>
                <w:lang w:val="en-GB"/>
              </w:rPr>
              <w:t>1</w:t>
            </w:r>
          </w:p>
        </w:tc>
        <w:tc>
          <w:tcPr>
            <w:tcW w:w="5104" w:type="dxa"/>
            <w:gridSpan w:val="6"/>
            <w:shd w:val="clear" w:color="auto" w:fill="F2F2F2" w:themeFill="background1" w:themeFillShade="F2"/>
            <w:vAlign w:val="center"/>
          </w:tcPr>
          <w:p w14:paraId="49502683" w14:textId="77777777" w:rsidR="00E0761C" w:rsidRPr="00803ADF" w:rsidRDefault="00E0761C" w:rsidP="00E0761C">
            <w:pPr>
              <w:rPr>
                <w:rFonts w:ascii="Times New Roman" w:hAnsi="Times New Roman"/>
                <w:lang w:val="en-GB"/>
              </w:rPr>
            </w:pPr>
            <w:r w:rsidRPr="00803ADF">
              <w:rPr>
                <w:rFonts w:ascii="Times New Roman" w:hAnsi="Times New Roman"/>
                <w:b/>
                <w:lang w:val="en-GB"/>
              </w:rPr>
              <w:t>End month</w:t>
            </w:r>
          </w:p>
        </w:tc>
        <w:tc>
          <w:tcPr>
            <w:tcW w:w="1705" w:type="dxa"/>
            <w:gridSpan w:val="2"/>
            <w:vAlign w:val="center"/>
          </w:tcPr>
          <w:p w14:paraId="22E2466F" w14:textId="77777777" w:rsidR="00E0761C" w:rsidRPr="00803ADF" w:rsidRDefault="0012248E" w:rsidP="00E0761C">
            <w:pPr>
              <w:jc w:val="right"/>
              <w:rPr>
                <w:rFonts w:ascii="Times New Roman" w:hAnsi="Times New Roman"/>
                <w:lang w:val="en-GB"/>
              </w:rPr>
            </w:pPr>
            <w:r w:rsidRPr="00803ADF">
              <w:rPr>
                <w:rFonts w:ascii="Times New Roman" w:hAnsi="Times New Roman"/>
                <w:lang w:val="en-GB"/>
              </w:rPr>
              <w:t>24</w:t>
            </w:r>
          </w:p>
        </w:tc>
      </w:tr>
    </w:tbl>
    <w:p w14:paraId="7F7FAAD3" w14:textId="77777777" w:rsidR="00D652D1" w:rsidRPr="00803ADF"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7BE2DF99" w14:textId="77777777" w:rsidTr="00C4093C">
        <w:tc>
          <w:tcPr>
            <w:tcW w:w="10091" w:type="dxa"/>
          </w:tcPr>
          <w:p w14:paraId="5FC95BE8" w14:textId="77777777" w:rsidR="00D652D1" w:rsidRPr="00803ADF" w:rsidRDefault="00D652D1" w:rsidP="00141D6E">
            <w:pPr>
              <w:spacing w:before="60" w:after="120"/>
              <w:rPr>
                <w:rFonts w:ascii="Times New Roman" w:hAnsi="Times New Roman"/>
                <w:lang w:val="en-GB"/>
              </w:rPr>
            </w:pPr>
            <w:r w:rsidRPr="00803ADF">
              <w:rPr>
                <w:rFonts w:ascii="Times New Roman" w:hAnsi="Times New Roman"/>
                <w:b/>
                <w:lang w:val="en-GB"/>
              </w:rPr>
              <w:t>Objectives</w:t>
            </w:r>
            <w:r w:rsidRPr="00803ADF">
              <w:rPr>
                <w:rFonts w:ascii="Times New Roman" w:hAnsi="Times New Roman"/>
                <w:lang w:val="en-GB"/>
              </w:rPr>
              <w:t xml:space="preserve"> </w:t>
            </w:r>
          </w:p>
          <w:p w14:paraId="433F653C" w14:textId="6DDD19D5" w:rsidR="0058212F" w:rsidRPr="00803ADF" w:rsidRDefault="0058212F" w:rsidP="0058212F">
            <w:pPr>
              <w:spacing w:before="60" w:after="60"/>
              <w:jc w:val="both"/>
              <w:rPr>
                <w:rFonts w:ascii="Times New Roman" w:hAnsi="Times New Roman"/>
                <w:lang w:val="en-GB"/>
              </w:rPr>
            </w:pPr>
            <w:r w:rsidRPr="00803ADF">
              <w:rPr>
                <w:rFonts w:ascii="Times New Roman" w:hAnsi="Times New Roman"/>
                <w:lang w:val="en-GB"/>
              </w:rPr>
              <w:t xml:space="preserve">WP4 conducts a thorough and pioneering longitudinal analysis of </w:t>
            </w:r>
            <w:r w:rsidRPr="008F0F05">
              <w:rPr>
                <w:rFonts w:ascii="Times New Roman" w:hAnsi="Times New Roman"/>
                <w:lang w:val="en-GB"/>
              </w:rPr>
              <w:t xml:space="preserve">party positions towards liberal democratic norms and values. Its objectives are </w:t>
            </w:r>
            <w:commentRangeStart w:id="41"/>
            <w:r w:rsidR="008F0F05">
              <w:rPr>
                <w:rFonts w:ascii="Times New Roman" w:hAnsi="Times New Roman"/>
                <w:lang w:val="en-GB"/>
              </w:rPr>
              <w:t>two</w:t>
            </w:r>
            <w:r w:rsidRPr="008F0F05">
              <w:rPr>
                <w:rFonts w:ascii="Times New Roman" w:hAnsi="Times New Roman"/>
                <w:lang w:val="en-GB"/>
              </w:rPr>
              <w:t>fold</w:t>
            </w:r>
            <w:commentRangeEnd w:id="41"/>
            <w:r w:rsidR="00EE7337">
              <w:rPr>
                <w:rStyle w:val="CommentReference"/>
                <w:szCs w:val="20"/>
              </w:rPr>
              <w:commentReference w:id="41"/>
            </w:r>
            <w:r w:rsidRPr="008F0F05">
              <w:rPr>
                <w:rFonts w:ascii="Times New Roman" w:hAnsi="Times New Roman"/>
                <w:lang w:val="en-GB"/>
              </w:rPr>
              <w:t xml:space="preserve">: </w:t>
            </w:r>
          </w:p>
          <w:p w14:paraId="721B77ED" w14:textId="273E37D0" w:rsidR="0058212F" w:rsidRPr="008F0F05" w:rsidRDefault="0058212F" w:rsidP="003013EE">
            <w:pPr>
              <w:numPr>
                <w:ilvl w:val="0"/>
                <w:numId w:val="14"/>
              </w:numPr>
              <w:spacing w:before="60" w:after="60"/>
              <w:ind w:left="459" w:hanging="357"/>
              <w:jc w:val="both"/>
              <w:rPr>
                <w:rFonts w:ascii="Times New Roman" w:hAnsi="Times New Roman"/>
                <w:lang w:val="en-GB"/>
              </w:rPr>
            </w:pPr>
            <w:r w:rsidRPr="008F0F05">
              <w:rPr>
                <w:rFonts w:ascii="Times New Roman" w:hAnsi="Times New Roman"/>
                <w:lang w:val="en-GB"/>
              </w:rPr>
              <w:lastRenderedPageBreak/>
              <w:t xml:space="preserve">Examine how the </w:t>
            </w:r>
            <w:r w:rsidR="008F0F05" w:rsidRPr="008F0F05">
              <w:rPr>
                <w:rFonts w:ascii="Times New Roman" w:hAnsi="Times New Roman"/>
                <w:lang w:val="en-GB"/>
              </w:rPr>
              <w:t xml:space="preserve">partisan </w:t>
            </w:r>
            <w:r w:rsidRPr="008F0F05">
              <w:rPr>
                <w:rFonts w:ascii="Times New Roman" w:hAnsi="Times New Roman"/>
                <w:lang w:val="en-GB"/>
              </w:rPr>
              <w:t>rhetoric on, and challenges to, liberal democracy in general and gender equality in particular, by European parties has developed over time and across EU member states.</w:t>
            </w:r>
          </w:p>
          <w:p w14:paraId="22D4A3BA" w14:textId="77777777" w:rsidR="0058212F" w:rsidRPr="008F0F05" w:rsidRDefault="0058212F" w:rsidP="003013EE">
            <w:pPr>
              <w:numPr>
                <w:ilvl w:val="0"/>
                <w:numId w:val="14"/>
              </w:numPr>
              <w:spacing w:before="60" w:after="60"/>
              <w:ind w:left="459" w:hanging="357"/>
              <w:jc w:val="both"/>
              <w:rPr>
                <w:rFonts w:ascii="Times New Roman" w:hAnsi="Times New Roman"/>
                <w:lang w:val="en-GB"/>
              </w:rPr>
            </w:pPr>
            <w:r w:rsidRPr="008F0F05">
              <w:rPr>
                <w:rFonts w:ascii="Times New Roman" w:hAnsi="Times New Roman"/>
                <w:lang w:val="en-GB"/>
              </w:rPr>
              <w:t>Through the integration of data collected in WP2 (contexts and institutions) and WP3 (citizen attitudes), we will compare the long-term trends in elite rhetoric and public legitimacy, and explore the impact of major political and economic challenges over the past decades.</w:t>
            </w:r>
          </w:p>
          <w:p w14:paraId="08032659" w14:textId="5AD71EAE" w:rsidR="00D652D1" w:rsidRPr="00803ADF" w:rsidRDefault="0058212F" w:rsidP="0058212F">
            <w:pPr>
              <w:spacing w:before="60" w:after="60"/>
              <w:jc w:val="both"/>
              <w:rPr>
                <w:rFonts w:ascii="Times New Roman" w:hAnsi="Times New Roman"/>
                <w:lang w:val="en-GB"/>
              </w:rPr>
            </w:pPr>
            <w:r w:rsidRPr="00803ADF">
              <w:rPr>
                <w:rFonts w:ascii="Times New Roman" w:hAnsi="Times New Roman"/>
                <w:lang w:val="en-GB"/>
              </w:rPr>
              <w:t>To meet these objectives, W</w:t>
            </w:r>
            <w:r w:rsidRPr="008F0F05">
              <w:rPr>
                <w:rFonts w:ascii="Times New Roman" w:hAnsi="Times New Roman"/>
                <w:lang w:val="en-GB"/>
              </w:rPr>
              <w:t>P4 builds an original dataset, combining hand-coding and state-of-the-art computational text analysis, with the positions of political parties on core liberal democratic norms and values, using raw national and European parliamentary manifestos and political speeches. This will be integrated with the citizen survey data and economic and political events data to allow for a longitudinal analysis of the long-term trends in the functioning of liberal democratic norms and the state of equality. Finally, a mo</w:t>
            </w:r>
            <w:r w:rsidRPr="00803ADF">
              <w:rPr>
                <w:rFonts w:ascii="Times New Roman" w:hAnsi="Times New Roman"/>
                <w:lang w:val="en-GB"/>
              </w:rPr>
              <w:t xml:space="preserve">re fine-grained analysis of current party positions, combining text analysis with expert data will allow us to </w:t>
            </w:r>
            <w:r w:rsidR="008F0F05">
              <w:rPr>
                <w:rFonts w:ascii="Times New Roman" w:hAnsi="Times New Roman"/>
                <w:lang w:val="en-GB"/>
              </w:rPr>
              <w:t>contribute to</w:t>
            </w:r>
            <w:r w:rsidRPr="00803ADF">
              <w:rPr>
                <w:rFonts w:ascii="Times New Roman" w:hAnsi="Times New Roman"/>
                <w:lang w:val="en-GB"/>
              </w:rPr>
              <w:t xml:space="preserve"> </w:t>
            </w:r>
            <w:r w:rsidR="008F0F05">
              <w:rPr>
                <w:rFonts w:ascii="Times New Roman" w:hAnsi="Times New Roman"/>
                <w:lang w:val="en-GB"/>
              </w:rPr>
              <w:t>‘</w:t>
            </w:r>
            <w:r w:rsidRPr="008F0F05">
              <w:rPr>
                <w:rFonts w:ascii="Times New Roman" w:hAnsi="Times New Roman"/>
                <w:lang w:val="en-GB"/>
              </w:rPr>
              <w:t>hea</w:t>
            </w:r>
            <w:r w:rsidR="008F0F05">
              <w:rPr>
                <w:rFonts w:ascii="Times New Roman" w:hAnsi="Times New Roman"/>
                <w:lang w:val="en-GB"/>
              </w:rPr>
              <w:t>t</w:t>
            </w:r>
            <w:r w:rsidRPr="008F0F05">
              <w:rPr>
                <w:rFonts w:ascii="Times New Roman" w:hAnsi="Times New Roman"/>
                <w:lang w:val="en-GB"/>
              </w:rPr>
              <w:t>maps</w:t>
            </w:r>
            <w:r w:rsidR="008F0F05">
              <w:rPr>
                <w:rFonts w:ascii="Times New Roman" w:hAnsi="Times New Roman"/>
                <w:lang w:val="en-GB"/>
              </w:rPr>
              <w:t>’</w:t>
            </w:r>
            <w:r w:rsidRPr="008F0F05">
              <w:rPr>
                <w:rFonts w:ascii="Times New Roman" w:hAnsi="Times New Roman"/>
                <w:lang w:val="en-GB"/>
              </w:rPr>
              <w:t xml:space="preserve"> of current challenges to liberal democracy and gender equality a</w:t>
            </w:r>
            <w:r w:rsidRPr="00803ADF">
              <w:rPr>
                <w:rFonts w:ascii="Times New Roman" w:hAnsi="Times New Roman"/>
                <w:lang w:val="en-GB"/>
              </w:rPr>
              <w:t>cross the continent</w:t>
            </w:r>
            <w:r w:rsidR="008F0F05">
              <w:rPr>
                <w:rFonts w:ascii="Times New Roman" w:hAnsi="Times New Roman"/>
                <w:lang w:val="en-GB"/>
              </w:rPr>
              <w:t xml:space="preserve"> (see WP9)</w:t>
            </w:r>
            <w:r w:rsidRPr="00803ADF">
              <w:rPr>
                <w:rFonts w:ascii="Times New Roman" w:hAnsi="Times New Roman"/>
                <w:lang w:val="en-GB"/>
              </w:rPr>
              <w:t>.</w:t>
            </w:r>
          </w:p>
        </w:tc>
      </w:tr>
    </w:tbl>
    <w:p w14:paraId="49A8E46C" w14:textId="77777777" w:rsidR="00D652D1" w:rsidRPr="00803ADF"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36EA5FDC" w14:textId="77777777" w:rsidTr="00C4093C">
        <w:tc>
          <w:tcPr>
            <w:tcW w:w="10091" w:type="dxa"/>
          </w:tcPr>
          <w:p w14:paraId="6F4FD62D" w14:textId="77777777" w:rsidR="00D652D1" w:rsidRPr="00803ADF" w:rsidRDefault="00D652D1" w:rsidP="00C12396">
            <w:pPr>
              <w:spacing w:before="60" w:after="180"/>
              <w:jc w:val="both"/>
              <w:rPr>
                <w:rFonts w:ascii="Times New Roman" w:hAnsi="Times New Roman"/>
                <w:lang w:val="en-GB"/>
              </w:rPr>
            </w:pPr>
            <w:r w:rsidRPr="00803ADF">
              <w:rPr>
                <w:rFonts w:ascii="Times New Roman" w:hAnsi="Times New Roman"/>
                <w:b/>
                <w:lang w:val="en-GB"/>
              </w:rPr>
              <w:t>Description of work</w:t>
            </w:r>
            <w:r w:rsidRPr="00803ADF">
              <w:rPr>
                <w:rFonts w:ascii="Times New Roman" w:hAnsi="Times New Roman"/>
                <w:lang w:val="en-GB"/>
              </w:rPr>
              <w:t xml:space="preserve"> (where appropriate, broken down into tasks), lead partner and role of participants</w:t>
            </w:r>
          </w:p>
          <w:p w14:paraId="609F1A00" w14:textId="3CA4D84C" w:rsidR="00C47478" w:rsidRPr="00803ADF" w:rsidRDefault="00C47478" w:rsidP="00DB4A71">
            <w:pPr>
              <w:spacing w:before="60" w:after="60"/>
              <w:rPr>
                <w:rFonts w:ascii="Times New Roman" w:hAnsi="Times New Roman"/>
                <w:b/>
                <w:bCs/>
                <w:lang w:val="en-GB"/>
              </w:rPr>
            </w:pPr>
            <w:r w:rsidRPr="00803ADF">
              <w:rPr>
                <w:rFonts w:ascii="Times New Roman" w:hAnsi="Times New Roman"/>
                <w:b/>
                <w:lang w:val="en-GB"/>
              </w:rPr>
              <w:t>Task 4.1 Collecting raw materials for analysing partisan rhetoric</w:t>
            </w:r>
            <w:r w:rsidRPr="00803ADF">
              <w:rPr>
                <w:rFonts w:ascii="Times New Roman" w:hAnsi="Times New Roman"/>
                <w:lang w:val="en-GB"/>
              </w:rPr>
              <w:t xml:space="preserve"> (lead: UCLB; partners:</w:t>
            </w:r>
            <w:r w:rsidR="005B7636" w:rsidRPr="00803ADF">
              <w:rPr>
                <w:rFonts w:ascii="Times New Roman" w:hAnsi="Times New Roman"/>
                <w:lang w:val="en-GB"/>
              </w:rPr>
              <w:t xml:space="preserve"> none</w:t>
            </w:r>
            <w:r w:rsidRPr="00803ADF">
              <w:rPr>
                <w:rFonts w:ascii="Times New Roman" w:hAnsi="Times New Roman"/>
                <w:lang w:val="en-GB"/>
              </w:rPr>
              <w:t>; duration: months 1-2)</w:t>
            </w:r>
            <w:r w:rsidR="00AC2EB4">
              <w:rPr>
                <w:rFonts w:ascii="Times New Roman" w:hAnsi="Times New Roman"/>
                <w:lang w:val="en-GB"/>
              </w:rPr>
              <w:t xml:space="preserve">: </w:t>
            </w:r>
            <w:r w:rsidRPr="00803ADF">
              <w:rPr>
                <w:rFonts w:ascii="Times New Roman" w:hAnsi="Times New Roman"/>
                <w:lang w:val="en-GB"/>
              </w:rPr>
              <w:t xml:space="preserve">This tasks involves collecting the raw material, i.e. party manifestos of national and European parties and political speeches building on </w:t>
            </w:r>
            <w:proofErr w:type="spellStart"/>
            <w:r w:rsidRPr="00803ADF">
              <w:rPr>
                <w:rFonts w:ascii="Times New Roman" w:hAnsi="Times New Roman"/>
                <w:i/>
                <w:iCs/>
                <w:lang w:val="en-GB"/>
              </w:rPr>
              <w:t>ParlSpeech</w:t>
            </w:r>
            <w:proofErr w:type="spellEnd"/>
            <w:r w:rsidRPr="00803ADF">
              <w:rPr>
                <w:rFonts w:ascii="Times New Roman" w:hAnsi="Times New Roman"/>
                <w:lang w:val="en-GB"/>
              </w:rPr>
              <w:t xml:space="preserve"> and </w:t>
            </w:r>
            <w:proofErr w:type="spellStart"/>
            <w:r w:rsidRPr="00803ADF">
              <w:rPr>
                <w:rFonts w:ascii="Times New Roman" w:hAnsi="Times New Roman"/>
                <w:i/>
                <w:iCs/>
                <w:lang w:val="en-GB"/>
              </w:rPr>
              <w:t>EUSpeech</w:t>
            </w:r>
            <w:proofErr w:type="spellEnd"/>
            <w:r w:rsidRPr="00803ADF">
              <w:rPr>
                <w:rFonts w:ascii="Times New Roman" w:hAnsi="Times New Roman"/>
                <w:lang w:val="en-GB"/>
              </w:rPr>
              <w:t xml:space="preserve"> corpora. </w:t>
            </w:r>
            <w:r w:rsidR="00D5570E" w:rsidRPr="00803ADF">
              <w:rPr>
                <w:rFonts w:ascii="Times New Roman" w:hAnsi="Times New Roman"/>
                <w:lang w:val="en-GB"/>
              </w:rPr>
              <w:t>The data will be transformed into computer readable format.</w:t>
            </w:r>
          </w:p>
          <w:p w14:paraId="1119DE0C" w14:textId="403B197D" w:rsidR="00D5570E" w:rsidRPr="00803ADF" w:rsidRDefault="0047318F" w:rsidP="00DB4A71">
            <w:pPr>
              <w:spacing w:after="60"/>
              <w:rPr>
                <w:rFonts w:ascii="Times New Roman" w:hAnsi="Times New Roman"/>
                <w:lang w:val="en-GB"/>
              </w:rPr>
            </w:pPr>
            <w:r w:rsidRPr="00803ADF">
              <w:rPr>
                <w:rFonts w:ascii="Times New Roman" w:hAnsi="Times New Roman"/>
                <w:b/>
                <w:bCs/>
                <w:lang w:val="en-GB"/>
              </w:rPr>
              <w:t>Task 4.</w:t>
            </w:r>
            <w:r w:rsidR="00C47478" w:rsidRPr="00803ADF">
              <w:rPr>
                <w:rFonts w:ascii="Times New Roman" w:hAnsi="Times New Roman"/>
                <w:b/>
                <w:bCs/>
                <w:lang w:val="en-GB"/>
              </w:rPr>
              <w:t>2</w:t>
            </w:r>
            <w:r w:rsidRPr="00803ADF">
              <w:rPr>
                <w:rFonts w:ascii="Times New Roman" w:hAnsi="Times New Roman"/>
                <w:b/>
                <w:bCs/>
                <w:lang w:val="en-GB"/>
              </w:rPr>
              <w:t xml:space="preserve"> </w:t>
            </w:r>
            <w:r w:rsidR="00F366BF" w:rsidRPr="00803ADF">
              <w:rPr>
                <w:rFonts w:ascii="Times New Roman" w:hAnsi="Times New Roman"/>
                <w:b/>
                <w:bCs/>
                <w:lang w:val="en-GB"/>
              </w:rPr>
              <w:t>Development of c</w:t>
            </w:r>
            <w:r w:rsidRPr="00803ADF">
              <w:rPr>
                <w:rFonts w:ascii="Times New Roman" w:hAnsi="Times New Roman"/>
                <w:b/>
                <w:bCs/>
                <w:lang w:val="en-GB"/>
              </w:rPr>
              <w:t>oding scheme</w:t>
            </w:r>
            <w:r w:rsidR="00D5570E" w:rsidRPr="00803ADF">
              <w:rPr>
                <w:rFonts w:ascii="Times New Roman" w:hAnsi="Times New Roman"/>
                <w:b/>
                <w:bCs/>
                <w:lang w:val="en-GB"/>
              </w:rPr>
              <w:t>s</w:t>
            </w:r>
            <w:r w:rsidRPr="00803ADF">
              <w:rPr>
                <w:rFonts w:ascii="Times New Roman" w:hAnsi="Times New Roman"/>
                <w:b/>
                <w:bCs/>
                <w:lang w:val="en-GB"/>
              </w:rPr>
              <w:t xml:space="preserve"> of (il)liberal </w:t>
            </w:r>
            <w:r w:rsidR="00C47478" w:rsidRPr="00803ADF">
              <w:rPr>
                <w:rFonts w:ascii="Times New Roman" w:hAnsi="Times New Roman"/>
                <w:b/>
                <w:bCs/>
                <w:lang w:val="en-GB"/>
              </w:rPr>
              <w:t>rhetoric</w:t>
            </w:r>
            <w:r w:rsidRPr="00803ADF">
              <w:rPr>
                <w:rFonts w:ascii="Times New Roman" w:hAnsi="Times New Roman"/>
                <w:b/>
                <w:bCs/>
                <w:lang w:val="en-GB"/>
              </w:rPr>
              <w:t xml:space="preserve"> </w:t>
            </w:r>
            <w:r w:rsidR="00D5570E" w:rsidRPr="00803ADF">
              <w:rPr>
                <w:rFonts w:ascii="Times New Roman" w:hAnsi="Times New Roman"/>
                <w:b/>
                <w:bCs/>
                <w:lang w:val="en-GB"/>
              </w:rPr>
              <w:t>and gender threats</w:t>
            </w:r>
            <w:r w:rsidR="00D5570E" w:rsidRPr="00803ADF">
              <w:rPr>
                <w:rFonts w:ascii="Times New Roman" w:hAnsi="Times New Roman"/>
                <w:lang w:val="en-GB"/>
              </w:rPr>
              <w:t xml:space="preserve"> </w:t>
            </w:r>
            <w:r w:rsidRPr="00803ADF">
              <w:rPr>
                <w:rFonts w:ascii="Times New Roman" w:hAnsi="Times New Roman"/>
                <w:lang w:val="en-GB"/>
              </w:rPr>
              <w:t>(lead: UCLB</w:t>
            </w:r>
            <w:r w:rsidR="00C12396" w:rsidRPr="00803ADF">
              <w:rPr>
                <w:rFonts w:ascii="Times New Roman" w:hAnsi="Times New Roman"/>
                <w:lang w:val="en-GB"/>
              </w:rPr>
              <w:t xml:space="preserve">; partners: </w:t>
            </w:r>
            <w:r w:rsidR="007B19F8">
              <w:rPr>
                <w:rFonts w:ascii="Times New Roman" w:hAnsi="Times New Roman"/>
                <w:lang w:val="en-GB"/>
              </w:rPr>
              <w:t>SDU</w:t>
            </w:r>
            <w:r w:rsidR="005B7636" w:rsidRPr="00803ADF">
              <w:rPr>
                <w:rFonts w:ascii="Times New Roman" w:hAnsi="Times New Roman"/>
                <w:lang w:val="en-GB"/>
              </w:rPr>
              <w:t>;</w:t>
            </w:r>
            <w:r w:rsidR="00C12396" w:rsidRPr="00803ADF">
              <w:rPr>
                <w:rFonts w:ascii="Times New Roman" w:hAnsi="Times New Roman"/>
                <w:lang w:val="en-GB"/>
              </w:rPr>
              <w:t xml:space="preserve"> duration: months </w:t>
            </w:r>
            <w:r w:rsidR="00C47478" w:rsidRPr="00803ADF">
              <w:rPr>
                <w:rFonts w:ascii="Times New Roman" w:hAnsi="Times New Roman"/>
                <w:lang w:val="en-GB"/>
              </w:rPr>
              <w:t>3-12</w:t>
            </w:r>
            <w:r w:rsidR="00C12396" w:rsidRPr="00803ADF">
              <w:rPr>
                <w:rFonts w:ascii="Times New Roman" w:hAnsi="Times New Roman"/>
                <w:lang w:val="en-GB"/>
              </w:rPr>
              <w:t>)</w:t>
            </w:r>
            <w:r w:rsidR="00AC2EB4">
              <w:rPr>
                <w:rFonts w:ascii="Times New Roman" w:hAnsi="Times New Roman"/>
                <w:lang w:val="en-GB"/>
              </w:rPr>
              <w:t xml:space="preserve">: </w:t>
            </w:r>
            <w:r w:rsidR="00D5570E" w:rsidRPr="00803ADF">
              <w:rPr>
                <w:rFonts w:ascii="Times New Roman" w:hAnsi="Times New Roman"/>
                <w:lang w:val="en-GB"/>
              </w:rPr>
              <w:t>This tasks concerns the creation of a hand-coding coding scheme and the use of computational analysis to develop a computer</w:t>
            </w:r>
            <w:r w:rsidR="00803ADF" w:rsidRPr="00803ADF">
              <w:rPr>
                <w:rFonts w:ascii="Times New Roman" w:hAnsi="Times New Roman"/>
                <w:lang w:val="en-GB"/>
              </w:rPr>
              <w:t>ised</w:t>
            </w:r>
            <w:r w:rsidR="00D5570E" w:rsidRPr="00803ADF">
              <w:rPr>
                <w:rFonts w:ascii="Times New Roman" w:hAnsi="Times New Roman"/>
                <w:lang w:val="en-GB"/>
              </w:rPr>
              <w:t xml:space="preserve"> coding scheme. </w:t>
            </w:r>
          </w:p>
          <w:p w14:paraId="21D951A8" w14:textId="114AF027" w:rsidR="0058212F" w:rsidRPr="00803ADF" w:rsidRDefault="0058212F" w:rsidP="00DB4A71">
            <w:pPr>
              <w:spacing w:after="60"/>
              <w:rPr>
                <w:rFonts w:ascii="Times New Roman" w:hAnsi="Times New Roman"/>
                <w:lang w:val="en-GB"/>
              </w:rPr>
            </w:pPr>
            <w:r w:rsidRPr="00803ADF">
              <w:rPr>
                <w:rFonts w:ascii="Times New Roman" w:hAnsi="Times New Roman"/>
                <w:b/>
                <w:bCs/>
                <w:lang w:val="en-GB"/>
              </w:rPr>
              <w:t>Task 4.3 Measuring party positions towards liberal democracy and gender equality over time</w:t>
            </w:r>
            <w:r w:rsidRPr="00803ADF">
              <w:rPr>
                <w:rFonts w:ascii="Times New Roman" w:hAnsi="Times New Roman"/>
                <w:lang w:val="en-GB"/>
              </w:rPr>
              <w:t xml:space="preserve"> (lead: UCLB; partners: </w:t>
            </w:r>
            <w:r w:rsidRPr="007B19F8">
              <w:rPr>
                <w:rFonts w:ascii="Times New Roman" w:hAnsi="Times New Roman"/>
                <w:lang w:val="en-GB"/>
              </w:rPr>
              <w:t xml:space="preserve">GESIS, </w:t>
            </w:r>
            <w:r w:rsidR="007B19F8" w:rsidRPr="007B19F8">
              <w:rPr>
                <w:rFonts w:ascii="Times New Roman" w:hAnsi="Times New Roman"/>
                <w:lang w:val="en-GB"/>
              </w:rPr>
              <w:t>SDU</w:t>
            </w:r>
            <w:r w:rsidRPr="007B19F8">
              <w:rPr>
                <w:rFonts w:ascii="Times New Roman" w:hAnsi="Times New Roman"/>
                <w:lang w:val="en-GB"/>
              </w:rPr>
              <w:t>; duration: months 12-18)</w:t>
            </w:r>
            <w:r w:rsidR="00AC2EB4" w:rsidRPr="007B19F8">
              <w:rPr>
                <w:rFonts w:ascii="Times New Roman" w:hAnsi="Times New Roman"/>
                <w:lang w:val="en-GB"/>
              </w:rPr>
              <w:t xml:space="preserve">: </w:t>
            </w:r>
            <w:r w:rsidRPr="007B19F8">
              <w:rPr>
                <w:rFonts w:ascii="Times New Roman" w:hAnsi="Times New Roman"/>
                <w:lang w:val="en-GB"/>
              </w:rPr>
              <w:t>This tasks involves the coding of party positions towards liberal democracy</w:t>
            </w:r>
            <w:r w:rsidRPr="00803ADF">
              <w:rPr>
                <w:rFonts w:ascii="Times New Roman" w:hAnsi="Times New Roman"/>
                <w:lang w:val="en-GB"/>
              </w:rPr>
              <w:t xml:space="preserve"> and gender equality </w:t>
            </w:r>
            <w:r w:rsidR="00AC2EB4" w:rsidRPr="00803ADF">
              <w:rPr>
                <w:rFonts w:ascii="Times New Roman" w:hAnsi="Times New Roman"/>
                <w:lang w:val="en-GB"/>
              </w:rPr>
              <w:t xml:space="preserve">across the EU </w:t>
            </w:r>
            <w:r w:rsidRPr="00803ADF">
              <w:rPr>
                <w:rFonts w:ascii="Times New Roman" w:hAnsi="Times New Roman"/>
                <w:lang w:val="en-GB"/>
              </w:rPr>
              <w:t xml:space="preserve">up to and including </w:t>
            </w:r>
            <w:r w:rsidR="00AC2EB4">
              <w:rPr>
                <w:rFonts w:ascii="Times New Roman" w:hAnsi="Times New Roman"/>
                <w:lang w:val="en-GB"/>
              </w:rPr>
              <w:t xml:space="preserve">the </w:t>
            </w:r>
            <w:r w:rsidRPr="00803ADF">
              <w:rPr>
                <w:rFonts w:ascii="Times New Roman" w:hAnsi="Times New Roman"/>
                <w:lang w:val="en-GB"/>
              </w:rPr>
              <w:t xml:space="preserve">2024 </w:t>
            </w:r>
            <w:r w:rsidR="00AC2EB4">
              <w:rPr>
                <w:rFonts w:ascii="Times New Roman" w:hAnsi="Times New Roman"/>
                <w:lang w:val="en-GB"/>
              </w:rPr>
              <w:t>EP election</w:t>
            </w:r>
            <w:r w:rsidRPr="00803ADF">
              <w:rPr>
                <w:rFonts w:ascii="Times New Roman" w:hAnsi="Times New Roman"/>
                <w:lang w:val="en-GB"/>
              </w:rPr>
              <w:t xml:space="preserve">. This will be done through a mix of hand-coding and automated procedures to ensure validity and reliability of the coded positions. </w:t>
            </w:r>
            <w:r w:rsidR="00E223FC">
              <w:rPr>
                <w:rFonts w:ascii="Times New Roman" w:hAnsi="Times New Roman"/>
                <w:lang w:val="en-GB"/>
              </w:rPr>
              <w:t xml:space="preserve">The pre-2024 data will be made available to WP3 in month 15. </w:t>
            </w:r>
          </w:p>
          <w:p w14:paraId="45CBCFA9" w14:textId="62499C18" w:rsidR="00D652D1" w:rsidRPr="00803ADF" w:rsidRDefault="0058212F" w:rsidP="00B27071">
            <w:pPr>
              <w:spacing w:after="60"/>
              <w:rPr>
                <w:rFonts w:ascii="Times New Roman" w:hAnsi="Times New Roman"/>
                <w:lang w:val="en-GB"/>
              </w:rPr>
            </w:pPr>
            <w:r w:rsidRPr="00803ADF">
              <w:rPr>
                <w:rFonts w:ascii="Times New Roman" w:hAnsi="Times New Roman"/>
                <w:b/>
                <w:bCs/>
                <w:lang w:val="en-GB"/>
              </w:rPr>
              <w:t>Task 4.4 Time-series analysis: the relationship between partisan rhetoric, public legitimacy and institutional change in liberal democracies</w:t>
            </w:r>
            <w:r w:rsidRPr="00803ADF">
              <w:rPr>
                <w:rFonts w:ascii="Times New Roman" w:hAnsi="Times New Roman"/>
                <w:lang w:val="en-GB"/>
              </w:rPr>
              <w:t xml:space="preserve"> (lead: UCLB; partners: UVA, GESIS, SDU; duration: months 12-</w:t>
            </w:r>
            <w:r w:rsidR="00F47751">
              <w:rPr>
                <w:rFonts w:ascii="Times New Roman" w:hAnsi="Times New Roman"/>
                <w:lang w:val="en-GB"/>
              </w:rPr>
              <w:t>24</w:t>
            </w:r>
            <w:r w:rsidRPr="00803ADF">
              <w:rPr>
                <w:rFonts w:ascii="Times New Roman" w:hAnsi="Times New Roman"/>
                <w:lang w:val="en-GB"/>
              </w:rPr>
              <w:t>)</w:t>
            </w:r>
            <w:r w:rsidR="00AC2EB4">
              <w:rPr>
                <w:rFonts w:ascii="Times New Roman" w:hAnsi="Times New Roman"/>
                <w:lang w:val="en-GB"/>
              </w:rPr>
              <w:t xml:space="preserve">: </w:t>
            </w:r>
            <w:r w:rsidRPr="00803ADF">
              <w:rPr>
                <w:rFonts w:ascii="Times New Roman" w:hAnsi="Times New Roman"/>
                <w:lang w:val="en-GB"/>
              </w:rPr>
              <w:t>This tasks concerns linking the dataset on party positions towards liberal democracy and gender equality over time and across countries to public opinion data (</w:t>
            </w:r>
            <w:r w:rsidR="00AC2EB4">
              <w:rPr>
                <w:rFonts w:ascii="Times New Roman" w:hAnsi="Times New Roman"/>
                <w:lang w:val="en-GB"/>
              </w:rPr>
              <w:t>WP3</w:t>
            </w:r>
            <w:r w:rsidRPr="00803ADF">
              <w:rPr>
                <w:rFonts w:ascii="Times New Roman" w:hAnsi="Times New Roman"/>
                <w:lang w:val="en-GB"/>
              </w:rPr>
              <w:t>) and context data (</w:t>
            </w:r>
            <w:r w:rsidR="00AC2EB4">
              <w:rPr>
                <w:rFonts w:ascii="Times New Roman" w:hAnsi="Times New Roman"/>
                <w:lang w:val="en-GB"/>
              </w:rPr>
              <w:t>WP2</w:t>
            </w:r>
            <w:r w:rsidRPr="00803ADF">
              <w:rPr>
                <w:rFonts w:ascii="Times New Roman" w:hAnsi="Times New Roman"/>
                <w:lang w:val="en-GB"/>
              </w:rPr>
              <w:t xml:space="preserve">), followed by a longitudinal analysis of changes in party positions across the EU against changes in </w:t>
            </w:r>
            <w:r w:rsidR="009F54A2">
              <w:rPr>
                <w:rFonts w:ascii="Times New Roman" w:hAnsi="Times New Roman"/>
                <w:lang w:val="en-GB"/>
              </w:rPr>
              <w:t xml:space="preserve">public </w:t>
            </w:r>
            <w:r w:rsidRPr="00803ADF">
              <w:rPr>
                <w:rFonts w:ascii="Times New Roman" w:hAnsi="Times New Roman"/>
                <w:lang w:val="en-GB"/>
              </w:rPr>
              <w:t xml:space="preserve">support for liberal democracy </w:t>
            </w:r>
            <w:r w:rsidR="00AC2EB4">
              <w:rPr>
                <w:rFonts w:ascii="Times New Roman" w:hAnsi="Times New Roman"/>
                <w:lang w:val="en-GB"/>
              </w:rPr>
              <w:t>a</w:t>
            </w:r>
            <w:r w:rsidRPr="00803ADF">
              <w:rPr>
                <w:rFonts w:ascii="Times New Roman" w:hAnsi="Times New Roman"/>
                <w:lang w:val="en-GB"/>
              </w:rPr>
              <w:t xml:space="preserve">nd </w:t>
            </w:r>
            <w:r w:rsidR="00AC2EB4">
              <w:rPr>
                <w:rFonts w:ascii="Times New Roman" w:hAnsi="Times New Roman"/>
                <w:lang w:val="en-GB"/>
              </w:rPr>
              <w:t xml:space="preserve">institutional, </w:t>
            </w:r>
            <w:r w:rsidRPr="00803ADF">
              <w:rPr>
                <w:rFonts w:ascii="Times New Roman" w:hAnsi="Times New Roman"/>
                <w:lang w:val="en-GB"/>
              </w:rPr>
              <w:t>political and economic contexts.</w:t>
            </w:r>
            <w:r w:rsidR="00B27071">
              <w:rPr>
                <w:rFonts w:ascii="Times New Roman" w:hAnsi="Times New Roman"/>
                <w:lang w:val="en-GB"/>
              </w:rPr>
              <w:t xml:space="preserve"> The unit of analysis is the individual party. </w:t>
            </w:r>
          </w:p>
        </w:tc>
      </w:tr>
    </w:tbl>
    <w:p w14:paraId="586C501D" w14:textId="77777777" w:rsidR="00D652D1" w:rsidRPr="00803ADF"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0C6F4D17" w14:textId="77777777" w:rsidTr="00C4093C">
        <w:tc>
          <w:tcPr>
            <w:tcW w:w="10091" w:type="dxa"/>
          </w:tcPr>
          <w:p w14:paraId="4E4A5688" w14:textId="77777777" w:rsidR="00D652D1" w:rsidRPr="00803ADF" w:rsidRDefault="00D652D1" w:rsidP="00982128">
            <w:pPr>
              <w:spacing w:before="60" w:after="180"/>
              <w:rPr>
                <w:rFonts w:ascii="Times New Roman" w:hAnsi="Times New Roman"/>
                <w:lang w:val="en-GB"/>
              </w:rPr>
            </w:pPr>
            <w:r w:rsidRPr="00803ADF">
              <w:rPr>
                <w:rFonts w:ascii="Times New Roman" w:hAnsi="Times New Roman"/>
                <w:b/>
                <w:lang w:val="en-GB"/>
              </w:rPr>
              <w:t>Deliverables</w:t>
            </w:r>
            <w:r w:rsidRPr="00803ADF">
              <w:rPr>
                <w:rFonts w:ascii="Times New Roman" w:hAnsi="Times New Roman"/>
                <w:lang w:val="en-GB"/>
              </w:rPr>
              <w:t xml:space="preserve"> (brief description and month of delivery)</w:t>
            </w:r>
          </w:p>
          <w:p w14:paraId="6101DCE2" w14:textId="0603B987" w:rsidR="0058212F" w:rsidRDefault="0058212F" w:rsidP="00DB4A71">
            <w:pPr>
              <w:spacing w:after="60"/>
              <w:rPr>
                <w:rFonts w:ascii="Times New Roman" w:hAnsi="Times New Roman"/>
                <w:lang w:val="en-GB"/>
              </w:rPr>
            </w:pPr>
            <w:r w:rsidRPr="00803ADF">
              <w:rPr>
                <w:rFonts w:ascii="Times New Roman" w:hAnsi="Times New Roman"/>
                <w:b/>
                <w:bCs/>
                <w:lang w:val="en-GB"/>
              </w:rPr>
              <w:t xml:space="preserve">D4.1 </w:t>
            </w:r>
            <w:r w:rsidR="00E223FC">
              <w:rPr>
                <w:rFonts w:ascii="Times New Roman" w:hAnsi="Times New Roman"/>
                <w:b/>
                <w:bCs/>
                <w:lang w:val="en-GB"/>
              </w:rPr>
              <w:t xml:space="preserve">Script and coding scheme of party </w:t>
            </w:r>
            <w:commentRangeStart w:id="42"/>
            <w:r w:rsidR="00E223FC">
              <w:rPr>
                <w:rFonts w:ascii="Times New Roman" w:hAnsi="Times New Roman"/>
                <w:b/>
                <w:bCs/>
                <w:lang w:val="en-GB"/>
              </w:rPr>
              <w:t>positions</w:t>
            </w:r>
            <w:r w:rsidRPr="00803ADF">
              <w:rPr>
                <w:rFonts w:ascii="Times New Roman" w:hAnsi="Times New Roman"/>
                <w:b/>
                <w:bCs/>
                <w:lang w:val="en-GB"/>
              </w:rPr>
              <w:t xml:space="preserve"> </w:t>
            </w:r>
            <w:commentRangeEnd w:id="42"/>
            <w:r w:rsidR="00E30AD6">
              <w:rPr>
                <w:rStyle w:val="CommentReference"/>
                <w:szCs w:val="20"/>
              </w:rPr>
              <w:commentReference w:id="42"/>
            </w:r>
            <w:r w:rsidRPr="00803ADF">
              <w:rPr>
                <w:rFonts w:ascii="Times New Roman" w:hAnsi="Times New Roman"/>
                <w:lang w:val="en-GB"/>
              </w:rPr>
              <w:t>(lead: UCLB; month of delivery: 12)</w:t>
            </w:r>
            <w:r w:rsidR="00E223FC">
              <w:rPr>
                <w:rFonts w:ascii="Times New Roman" w:hAnsi="Times New Roman"/>
                <w:lang w:val="en-GB"/>
              </w:rPr>
              <w:t xml:space="preserve">: </w:t>
            </w:r>
            <w:r w:rsidRPr="00803ADF">
              <w:rPr>
                <w:rFonts w:ascii="Times New Roman" w:hAnsi="Times New Roman"/>
                <w:lang w:val="en-GB"/>
              </w:rPr>
              <w:t>Th</w:t>
            </w:r>
            <w:r w:rsidR="00E223FC">
              <w:rPr>
                <w:rFonts w:ascii="Times New Roman" w:hAnsi="Times New Roman"/>
                <w:lang w:val="en-GB"/>
              </w:rPr>
              <w:t xml:space="preserve">e coding scheme includes positions towards liberal democratic norms and values, including gender equality. </w:t>
            </w:r>
          </w:p>
          <w:p w14:paraId="57F12A56" w14:textId="17399793" w:rsidR="00E223FC" w:rsidRPr="00803ADF" w:rsidRDefault="00E223FC" w:rsidP="00DB4A71">
            <w:pPr>
              <w:spacing w:after="60"/>
              <w:rPr>
                <w:rFonts w:ascii="Times New Roman" w:hAnsi="Times New Roman"/>
                <w:lang w:val="en-GB"/>
              </w:rPr>
            </w:pPr>
            <w:r w:rsidRPr="00E223FC">
              <w:rPr>
                <w:rFonts w:ascii="Times New Roman" w:hAnsi="Times New Roman"/>
                <w:b/>
                <w:bCs/>
                <w:lang w:val="en-GB"/>
              </w:rPr>
              <w:t>D4.3</w:t>
            </w:r>
            <w:r>
              <w:rPr>
                <w:rFonts w:ascii="Times New Roman" w:hAnsi="Times New Roman"/>
                <w:lang w:val="en-GB"/>
              </w:rPr>
              <w:t xml:space="preserve"> </w:t>
            </w:r>
            <w:r w:rsidRPr="00E223FC">
              <w:rPr>
                <w:rFonts w:ascii="Times New Roman" w:hAnsi="Times New Roman"/>
                <w:b/>
                <w:bCs/>
                <w:lang w:val="en-GB"/>
              </w:rPr>
              <w:t>Dataset on party positions towards liberal democracy during the 2024 EP election</w:t>
            </w:r>
            <w:r>
              <w:rPr>
                <w:rFonts w:ascii="Times New Roman" w:hAnsi="Times New Roman"/>
                <w:lang w:val="en-GB"/>
              </w:rPr>
              <w:t xml:space="preserve"> </w:t>
            </w:r>
            <w:r w:rsidRPr="00803ADF">
              <w:rPr>
                <w:rFonts w:ascii="Times New Roman" w:hAnsi="Times New Roman"/>
                <w:lang w:val="en-GB"/>
              </w:rPr>
              <w:t xml:space="preserve">(lead: UCLB; month of delivery: </w:t>
            </w:r>
            <w:r>
              <w:rPr>
                <w:rFonts w:ascii="Times New Roman" w:hAnsi="Times New Roman"/>
                <w:lang w:val="en-GB"/>
              </w:rPr>
              <w:t>48</w:t>
            </w:r>
            <w:r w:rsidRPr="00803ADF">
              <w:rPr>
                <w:rFonts w:ascii="Times New Roman" w:hAnsi="Times New Roman"/>
                <w:lang w:val="en-GB"/>
              </w:rPr>
              <w:t>)</w:t>
            </w:r>
            <w:r>
              <w:rPr>
                <w:rFonts w:ascii="Times New Roman" w:hAnsi="Times New Roman"/>
                <w:lang w:val="en-GB"/>
              </w:rPr>
              <w:t>: Original data that have not been previously collected (internal release: month 18).</w:t>
            </w:r>
          </w:p>
          <w:p w14:paraId="2D5E5AB5" w14:textId="75453957" w:rsidR="00D652D1" w:rsidRDefault="0058212F" w:rsidP="00DB4A71">
            <w:pPr>
              <w:spacing w:after="60"/>
              <w:rPr>
                <w:rFonts w:ascii="Times New Roman" w:hAnsi="Times New Roman"/>
                <w:lang w:val="en-GB"/>
              </w:rPr>
            </w:pPr>
            <w:r w:rsidRPr="00803ADF">
              <w:rPr>
                <w:rFonts w:ascii="Times New Roman" w:hAnsi="Times New Roman"/>
                <w:b/>
                <w:bCs/>
                <w:lang w:val="en-GB"/>
              </w:rPr>
              <w:t>D4.</w:t>
            </w:r>
            <w:r w:rsidR="00E223FC">
              <w:rPr>
                <w:rFonts w:ascii="Times New Roman" w:hAnsi="Times New Roman"/>
                <w:b/>
                <w:bCs/>
                <w:lang w:val="en-GB"/>
              </w:rPr>
              <w:t>3</w:t>
            </w:r>
            <w:r w:rsidRPr="00803ADF">
              <w:rPr>
                <w:rFonts w:ascii="Times New Roman" w:hAnsi="Times New Roman"/>
                <w:b/>
                <w:bCs/>
                <w:lang w:val="en-GB"/>
              </w:rPr>
              <w:t xml:space="preserve"> Report on the longitudinal development of party positions towards liberal democracy </w:t>
            </w:r>
            <w:r w:rsidRPr="00803ADF">
              <w:rPr>
                <w:rFonts w:ascii="Times New Roman" w:hAnsi="Times New Roman"/>
                <w:lang w:val="en-GB"/>
              </w:rPr>
              <w:t xml:space="preserve">(lead: UCLB; month of delivery: </w:t>
            </w:r>
            <w:r w:rsidR="00F47751">
              <w:rPr>
                <w:rFonts w:ascii="Times New Roman" w:hAnsi="Times New Roman"/>
                <w:lang w:val="en-GB"/>
              </w:rPr>
              <w:t>24</w:t>
            </w:r>
            <w:r w:rsidRPr="00803ADF">
              <w:rPr>
                <w:rFonts w:ascii="Times New Roman" w:hAnsi="Times New Roman"/>
                <w:lang w:val="en-GB"/>
              </w:rPr>
              <w:t>)</w:t>
            </w:r>
            <w:r w:rsidR="00323E44">
              <w:rPr>
                <w:rFonts w:ascii="Times New Roman" w:hAnsi="Times New Roman"/>
                <w:lang w:val="en-GB"/>
              </w:rPr>
              <w:t xml:space="preserve">: It summaries the main findings and </w:t>
            </w:r>
            <w:r w:rsidR="00323E44" w:rsidRPr="00803ADF">
              <w:rPr>
                <w:rFonts w:ascii="Times New Roman" w:hAnsi="Times New Roman"/>
                <w:lang w:val="en-GB"/>
              </w:rPr>
              <w:t>their implications for measuring</w:t>
            </w:r>
            <w:r w:rsidR="00323E44">
              <w:rPr>
                <w:rFonts w:ascii="Times New Roman" w:hAnsi="Times New Roman"/>
                <w:lang w:val="en-GB"/>
              </w:rPr>
              <w:t xml:space="preserve"> party positions towards</w:t>
            </w:r>
            <w:r w:rsidR="00323E44" w:rsidRPr="00803ADF">
              <w:rPr>
                <w:rFonts w:ascii="Times New Roman" w:hAnsi="Times New Roman"/>
                <w:lang w:val="en-GB"/>
              </w:rPr>
              <w:t xml:space="preserve"> liberal democracy</w:t>
            </w:r>
            <w:r w:rsidR="00323E44">
              <w:rPr>
                <w:rFonts w:ascii="Times New Roman" w:hAnsi="Times New Roman"/>
                <w:lang w:val="en-GB"/>
              </w:rPr>
              <w:t>, and inform the first flagship report</w:t>
            </w:r>
            <w:r w:rsidR="00323E44">
              <w:rPr>
                <w:rFonts w:ascii="Times New Roman" w:hAnsi="Times New Roman"/>
                <w:bCs/>
                <w:lang w:val="en-GB"/>
              </w:rPr>
              <w:t>.</w:t>
            </w:r>
          </w:p>
          <w:p w14:paraId="1FC2BA3C" w14:textId="7AAE3711" w:rsidR="006532EE" w:rsidRPr="00E223FC" w:rsidRDefault="006532EE" w:rsidP="002D1760">
            <w:pPr>
              <w:spacing w:after="60"/>
              <w:rPr>
                <w:rFonts w:ascii="Times New Roman" w:hAnsi="Times New Roman"/>
                <w:b/>
                <w:bCs/>
                <w:lang w:val="en-GB"/>
              </w:rPr>
            </w:pPr>
            <w:r w:rsidRPr="00803ADF">
              <w:rPr>
                <w:rFonts w:ascii="Times New Roman" w:hAnsi="Times New Roman"/>
                <w:b/>
                <w:bCs/>
                <w:lang w:val="en-GB"/>
              </w:rPr>
              <w:t>D4.</w:t>
            </w:r>
            <w:r>
              <w:rPr>
                <w:rFonts w:ascii="Times New Roman" w:hAnsi="Times New Roman"/>
                <w:b/>
                <w:bCs/>
                <w:lang w:val="en-GB"/>
              </w:rPr>
              <w:t>4</w:t>
            </w:r>
            <w:r w:rsidRPr="00803ADF">
              <w:rPr>
                <w:rFonts w:ascii="Times New Roman" w:hAnsi="Times New Roman"/>
                <w:b/>
                <w:bCs/>
                <w:lang w:val="en-GB"/>
              </w:rPr>
              <w:t xml:space="preserve"> Report on the longitudinal development of party positions towards </w:t>
            </w:r>
            <w:r>
              <w:rPr>
                <w:rFonts w:ascii="Times New Roman" w:hAnsi="Times New Roman"/>
                <w:b/>
                <w:bCs/>
                <w:lang w:val="en-GB"/>
              </w:rPr>
              <w:t>gender equality</w:t>
            </w:r>
            <w:r w:rsidRPr="00803ADF">
              <w:rPr>
                <w:rFonts w:ascii="Times New Roman" w:hAnsi="Times New Roman"/>
                <w:b/>
                <w:bCs/>
                <w:lang w:val="en-GB"/>
              </w:rPr>
              <w:t xml:space="preserve"> </w:t>
            </w:r>
            <w:r w:rsidRPr="00803ADF">
              <w:rPr>
                <w:rFonts w:ascii="Times New Roman" w:hAnsi="Times New Roman"/>
                <w:lang w:val="en-GB"/>
              </w:rPr>
              <w:t xml:space="preserve">(lead: UCLB; month of delivery: </w:t>
            </w:r>
            <w:r w:rsidR="00F47751">
              <w:rPr>
                <w:rFonts w:ascii="Times New Roman" w:hAnsi="Times New Roman"/>
                <w:lang w:val="en-GB"/>
              </w:rPr>
              <w:t>24</w:t>
            </w:r>
            <w:r w:rsidRPr="00803ADF">
              <w:rPr>
                <w:rFonts w:ascii="Times New Roman" w:hAnsi="Times New Roman"/>
                <w:lang w:val="en-GB"/>
              </w:rPr>
              <w:t>)</w:t>
            </w:r>
            <w:r w:rsidR="00323E44">
              <w:rPr>
                <w:rFonts w:ascii="Times New Roman" w:hAnsi="Times New Roman"/>
                <w:lang w:val="en-GB"/>
              </w:rPr>
              <w:t xml:space="preserve"> It summaries the main findings and </w:t>
            </w:r>
            <w:r w:rsidR="00323E44" w:rsidRPr="00803ADF">
              <w:rPr>
                <w:rFonts w:ascii="Times New Roman" w:hAnsi="Times New Roman"/>
                <w:lang w:val="en-GB"/>
              </w:rPr>
              <w:t>their implications for measuring</w:t>
            </w:r>
            <w:r w:rsidR="00323E44">
              <w:rPr>
                <w:rFonts w:ascii="Times New Roman" w:hAnsi="Times New Roman"/>
                <w:lang w:val="en-GB"/>
              </w:rPr>
              <w:t xml:space="preserve"> party positions towards</w:t>
            </w:r>
            <w:r w:rsidR="00323E44" w:rsidRPr="00803ADF">
              <w:rPr>
                <w:rFonts w:ascii="Times New Roman" w:hAnsi="Times New Roman"/>
                <w:lang w:val="en-GB"/>
              </w:rPr>
              <w:t xml:space="preserve"> </w:t>
            </w:r>
            <w:r w:rsidR="00323E44">
              <w:rPr>
                <w:rFonts w:ascii="Times New Roman" w:hAnsi="Times New Roman"/>
                <w:lang w:val="en-GB"/>
              </w:rPr>
              <w:t>gender equality, and inform the first flagship report</w:t>
            </w:r>
            <w:r w:rsidR="00323E44">
              <w:rPr>
                <w:rFonts w:ascii="Times New Roman" w:hAnsi="Times New Roman"/>
                <w:bCs/>
                <w:lang w:val="en-GB"/>
              </w:rPr>
              <w:t>.</w:t>
            </w:r>
          </w:p>
        </w:tc>
      </w:tr>
    </w:tbl>
    <w:p w14:paraId="3B1D3C83" w14:textId="77777777" w:rsidR="00D652D1" w:rsidRPr="00803ADF" w:rsidRDefault="00D652D1" w:rsidP="004D4A32">
      <w:pPr>
        <w:pStyle w:val="Heading4"/>
      </w:pPr>
      <w:r w:rsidRPr="00803ADF">
        <w:t>WP5 - Contestation of idea</w:t>
      </w:r>
      <w:r w:rsidR="00220C18" w:rsidRPr="00803ADF">
        <w:t>l</w:t>
      </w:r>
      <w:r w:rsidRPr="00803ADF">
        <w:t xml:space="preserve">s in </w:t>
      </w:r>
      <w:r w:rsidR="00837753" w:rsidRPr="00803ADF">
        <w:t xml:space="preserve">the </w:t>
      </w:r>
      <w:r w:rsidRPr="00803ADF">
        <w:t xml:space="preserve">public discourse (lead: </w:t>
      </w:r>
      <w:r w:rsidR="00026715" w:rsidRPr="00803ADF">
        <w:t>UNCL</w:t>
      </w:r>
      <w:r w:rsidRPr="00803ADF">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5C4576" w:rsidRPr="00803ADF" w14:paraId="53659CDB" w14:textId="77777777" w:rsidTr="00CB2B72">
        <w:trPr>
          <w:cantSplit/>
          <w:trHeight w:val="397"/>
        </w:trPr>
        <w:tc>
          <w:tcPr>
            <w:tcW w:w="2425" w:type="dxa"/>
            <w:shd w:val="clear" w:color="auto" w:fill="F2F2F2" w:themeFill="background1" w:themeFillShade="F2"/>
            <w:vAlign w:val="center"/>
          </w:tcPr>
          <w:p w14:paraId="6BA74687" w14:textId="77777777" w:rsidR="005C4576" w:rsidRPr="00803ADF" w:rsidRDefault="005C4576" w:rsidP="00CB2B72">
            <w:pPr>
              <w:rPr>
                <w:rFonts w:ascii="Times New Roman" w:hAnsi="Times New Roman"/>
                <w:b/>
                <w:lang w:val="en-GB"/>
              </w:rPr>
            </w:pPr>
            <w:r w:rsidRPr="00803ADF">
              <w:rPr>
                <w:rFonts w:ascii="Times New Roman" w:hAnsi="Times New Roman"/>
                <w:b/>
                <w:lang w:val="en-GB"/>
              </w:rPr>
              <w:t xml:space="preserve">Work package number </w:t>
            </w:r>
          </w:p>
        </w:tc>
        <w:tc>
          <w:tcPr>
            <w:tcW w:w="845" w:type="dxa"/>
            <w:vAlign w:val="center"/>
          </w:tcPr>
          <w:p w14:paraId="0B499A30" w14:textId="77777777" w:rsidR="005C4576" w:rsidRPr="00803ADF" w:rsidRDefault="005C4576" w:rsidP="00CB2B72">
            <w:pPr>
              <w:rPr>
                <w:rFonts w:ascii="Times New Roman" w:hAnsi="Times New Roman"/>
                <w:b/>
                <w:bCs/>
                <w:lang w:val="en-GB"/>
              </w:rPr>
            </w:pPr>
            <w:r w:rsidRPr="00803ADF">
              <w:rPr>
                <w:rFonts w:ascii="Times New Roman" w:hAnsi="Times New Roman"/>
                <w:b/>
                <w:bCs/>
                <w:lang w:val="en-GB"/>
              </w:rPr>
              <w:t>5</w:t>
            </w:r>
          </w:p>
        </w:tc>
        <w:tc>
          <w:tcPr>
            <w:tcW w:w="5104" w:type="dxa"/>
            <w:gridSpan w:val="6"/>
            <w:shd w:val="clear" w:color="auto" w:fill="F2F2F2" w:themeFill="background1" w:themeFillShade="F2"/>
            <w:vAlign w:val="center"/>
          </w:tcPr>
          <w:p w14:paraId="21ACE1B5" w14:textId="77777777" w:rsidR="005C4576" w:rsidRPr="00803ADF" w:rsidRDefault="005C4576" w:rsidP="00CB2B72">
            <w:pPr>
              <w:rPr>
                <w:rFonts w:ascii="Times New Roman" w:hAnsi="Times New Roman"/>
                <w:lang w:val="en-GB"/>
              </w:rPr>
            </w:pPr>
            <w:r w:rsidRPr="00803ADF">
              <w:rPr>
                <w:rFonts w:ascii="Times New Roman" w:hAnsi="Times New Roman"/>
                <w:b/>
                <w:lang w:val="en-GB"/>
              </w:rPr>
              <w:t>Lead beneficiary</w:t>
            </w:r>
          </w:p>
        </w:tc>
        <w:tc>
          <w:tcPr>
            <w:tcW w:w="1705" w:type="dxa"/>
            <w:gridSpan w:val="2"/>
            <w:vAlign w:val="center"/>
          </w:tcPr>
          <w:p w14:paraId="005B8E10" w14:textId="77777777" w:rsidR="005C4576" w:rsidRPr="00803ADF" w:rsidRDefault="005C4576" w:rsidP="00CB2B72">
            <w:pPr>
              <w:rPr>
                <w:rFonts w:ascii="Times New Roman" w:hAnsi="Times New Roman"/>
                <w:b/>
                <w:bCs/>
                <w:lang w:val="en-GB"/>
              </w:rPr>
            </w:pPr>
            <w:r w:rsidRPr="00803ADF">
              <w:rPr>
                <w:rFonts w:ascii="Times New Roman" w:hAnsi="Times New Roman"/>
                <w:lang w:val="en-GB"/>
              </w:rPr>
              <w:t>UNCL</w:t>
            </w:r>
          </w:p>
        </w:tc>
      </w:tr>
      <w:tr w:rsidR="005C4576" w:rsidRPr="00803ADF" w14:paraId="30EC4D69" w14:textId="77777777" w:rsidTr="00CB2B72">
        <w:trPr>
          <w:cantSplit/>
          <w:trHeight w:val="397"/>
        </w:trPr>
        <w:tc>
          <w:tcPr>
            <w:tcW w:w="2425" w:type="dxa"/>
            <w:shd w:val="clear" w:color="auto" w:fill="F2F2F2" w:themeFill="background1" w:themeFillShade="F2"/>
            <w:vAlign w:val="center"/>
          </w:tcPr>
          <w:p w14:paraId="7C3F5B5E" w14:textId="77777777" w:rsidR="005C4576" w:rsidRPr="00803ADF" w:rsidRDefault="005C4576" w:rsidP="00CB2B72">
            <w:pPr>
              <w:rPr>
                <w:rFonts w:ascii="Times New Roman" w:hAnsi="Times New Roman"/>
                <w:b/>
                <w:lang w:val="en-GB"/>
              </w:rPr>
            </w:pPr>
            <w:r w:rsidRPr="00803ADF">
              <w:rPr>
                <w:rFonts w:ascii="Times New Roman" w:hAnsi="Times New Roman"/>
                <w:b/>
                <w:lang w:val="en-GB"/>
              </w:rPr>
              <w:t>Work package title</w:t>
            </w:r>
          </w:p>
        </w:tc>
        <w:tc>
          <w:tcPr>
            <w:tcW w:w="7654" w:type="dxa"/>
            <w:gridSpan w:val="9"/>
            <w:vAlign w:val="center"/>
          </w:tcPr>
          <w:p w14:paraId="25A11D43" w14:textId="77777777" w:rsidR="005C4576" w:rsidRPr="00803ADF" w:rsidRDefault="005C4576" w:rsidP="00CB2B72">
            <w:pPr>
              <w:rPr>
                <w:rFonts w:ascii="Times New Roman" w:hAnsi="Times New Roman"/>
                <w:lang w:val="en-GB"/>
              </w:rPr>
            </w:pPr>
            <w:r w:rsidRPr="00803ADF">
              <w:rPr>
                <w:rFonts w:ascii="Times New Roman" w:hAnsi="Times New Roman"/>
                <w:lang w:val="en-GB"/>
              </w:rPr>
              <w:t>Contestation of idea</w:t>
            </w:r>
            <w:r w:rsidR="00220C18" w:rsidRPr="00803ADF">
              <w:rPr>
                <w:rFonts w:ascii="Times New Roman" w:hAnsi="Times New Roman"/>
                <w:lang w:val="en-GB"/>
              </w:rPr>
              <w:t>l</w:t>
            </w:r>
            <w:r w:rsidRPr="00803ADF">
              <w:rPr>
                <w:rFonts w:ascii="Times New Roman" w:hAnsi="Times New Roman"/>
                <w:lang w:val="en-GB"/>
              </w:rPr>
              <w:t>s in the public discourse</w:t>
            </w:r>
          </w:p>
        </w:tc>
      </w:tr>
      <w:tr w:rsidR="005C4576" w:rsidRPr="00803ADF" w14:paraId="7830CBB1" w14:textId="77777777" w:rsidTr="00CB2B72">
        <w:trPr>
          <w:cantSplit/>
          <w:trHeight w:val="397"/>
        </w:trPr>
        <w:tc>
          <w:tcPr>
            <w:tcW w:w="2425" w:type="dxa"/>
            <w:shd w:val="clear" w:color="auto" w:fill="F2F2F2" w:themeFill="background1" w:themeFillShade="F2"/>
            <w:vAlign w:val="center"/>
          </w:tcPr>
          <w:p w14:paraId="74628637" w14:textId="77777777" w:rsidR="005C4576" w:rsidRPr="00803ADF" w:rsidRDefault="005C4576" w:rsidP="00CB2B72">
            <w:pPr>
              <w:ind w:left="1191" w:hanging="1191"/>
              <w:rPr>
                <w:rFonts w:ascii="Times New Roman" w:hAnsi="Times New Roman"/>
                <w:b/>
                <w:lang w:val="en-GB"/>
              </w:rPr>
            </w:pPr>
            <w:r w:rsidRPr="00803ADF">
              <w:rPr>
                <w:rFonts w:ascii="Times New Roman" w:hAnsi="Times New Roman"/>
                <w:b/>
                <w:lang w:val="en-GB"/>
              </w:rPr>
              <w:t>Participant number</w:t>
            </w:r>
          </w:p>
        </w:tc>
        <w:tc>
          <w:tcPr>
            <w:tcW w:w="845" w:type="dxa"/>
            <w:vAlign w:val="center"/>
          </w:tcPr>
          <w:p w14:paraId="02C3DA5B" w14:textId="77777777" w:rsidR="005C4576" w:rsidRPr="00803ADF" w:rsidRDefault="005C4576" w:rsidP="00CB2B72">
            <w:pPr>
              <w:jc w:val="center"/>
              <w:rPr>
                <w:rFonts w:ascii="Times New Roman" w:hAnsi="Times New Roman"/>
                <w:lang w:val="en-GB"/>
              </w:rPr>
            </w:pPr>
            <w:r w:rsidRPr="00803ADF">
              <w:rPr>
                <w:rFonts w:ascii="Times New Roman" w:hAnsi="Times New Roman"/>
                <w:lang w:val="en-GB"/>
              </w:rPr>
              <w:t>1</w:t>
            </w:r>
          </w:p>
        </w:tc>
        <w:tc>
          <w:tcPr>
            <w:tcW w:w="847" w:type="dxa"/>
            <w:vAlign w:val="center"/>
          </w:tcPr>
          <w:p w14:paraId="2E9C779A" w14:textId="77777777" w:rsidR="005C4576" w:rsidRPr="00803ADF" w:rsidRDefault="005C4576" w:rsidP="00CB2B72">
            <w:pPr>
              <w:jc w:val="center"/>
              <w:rPr>
                <w:rFonts w:ascii="Times New Roman" w:hAnsi="Times New Roman"/>
                <w:lang w:val="en-GB"/>
              </w:rPr>
            </w:pPr>
            <w:r w:rsidRPr="00803ADF">
              <w:rPr>
                <w:rFonts w:ascii="Times New Roman" w:hAnsi="Times New Roman"/>
                <w:lang w:val="en-GB"/>
              </w:rPr>
              <w:t>2</w:t>
            </w:r>
          </w:p>
        </w:tc>
        <w:tc>
          <w:tcPr>
            <w:tcW w:w="847" w:type="dxa"/>
            <w:vAlign w:val="center"/>
          </w:tcPr>
          <w:p w14:paraId="43A51EAC" w14:textId="77777777" w:rsidR="005C4576" w:rsidRPr="00CA051A" w:rsidRDefault="005C4576" w:rsidP="00CB2B72">
            <w:pPr>
              <w:jc w:val="center"/>
              <w:rPr>
                <w:rFonts w:ascii="Times New Roman" w:hAnsi="Times New Roman"/>
                <w:b/>
                <w:bCs/>
                <w:lang w:val="en-GB"/>
              </w:rPr>
            </w:pPr>
            <w:r w:rsidRPr="00CA051A">
              <w:rPr>
                <w:rFonts w:ascii="Times New Roman" w:hAnsi="Times New Roman"/>
                <w:b/>
                <w:bCs/>
                <w:lang w:val="en-GB"/>
              </w:rPr>
              <w:t>3</w:t>
            </w:r>
          </w:p>
        </w:tc>
        <w:tc>
          <w:tcPr>
            <w:tcW w:w="849" w:type="dxa"/>
            <w:vAlign w:val="center"/>
          </w:tcPr>
          <w:p w14:paraId="30968128" w14:textId="77777777" w:rsidR="005C4576" w:rsidRPr="00CA051A" w:rsidRDefault="005C4576" w:rsidP="00CB2B72">
            <w:pPr>
              <w:jc w:val="center"/>
              <w:rPr>
                <w:rFonts w:ascii="Times New Roman" w:hAnsi="Times New Roman"/>
                <w:lang w:val="en-GB"/>
              </w:rPr>
            </w:pPr>
            <w:r w:rsidRPr="00CA051A">
              <w:rPr>
                <w:rFonts w:ascii="Times New Roman" w:hAnsi="Times New Roman"/>
                <w:lang w:val="en-GB"/>
              </w:rPr>
              <w:t>4</w:t>
            </w:r>
          </w:p>
        </w:tc>
        <w:tc>
          <w:tcPr>
            <w:tcW w:w="857" w:type="dxa"/>
            <w:vAlign w:val="center"/>
          </w:tcPr>
          <w:p w14:paraId="18E598C0" w14:textId="77777777" w:rsidR="005C4576" w:rsidRPr="00803ADF" w:rsidRDefault="005C4576" w:rsidP="00CB2B72">
            <w:pPr>
              <w:jc w:val="center"/>
              <w:rPr>
                <w:rFonts w:ascii="Times New Roman" w:hAnsi="Times New Roman"/>
                <w:lang w:val="en-GB"/>
              </w:rPr>
            </w:pPr>
            <w:r w:rsidRPr="00803ADF">
              <w:rPr>
                <w:rFonts w:ascii="Times New Roman" w:hAnsi="Times New Roman"/>
                <w:lang w:val="en-GB"/>
              </w:rPr>
              <w:t>5</w:t>
            </w:r>
          </w:p>
        </w:tc>
        <w:tc>
          <w:tcPr>
            <w:tcW w:w="852" w:type="dxa"/>
            <w:vAlign w:val="center"/>
          </w:tcPr>
          <w:p w14:paraId="3B21C096" w14:textId="77777777" w:rsidR="005C4576" w:rsidRPr="00803ADF" w:rsidRDefault="005C4576" w:rsidP="00CB2B72">
            <w:pPr>
              <w:jc w:val="center"/>
              <w:rPr>
                <w:rFonts w:ascii="Times New Roman" w:hAnsi="Times New Roman"/>
                <w:lang w:val="en-GB"/>
              </w:rPr>
            </w:pPr>
            <w:r w:rsidRPr="00803ADF">
              <w:rPr>
                <w:rFonts w:ascii="Times New Roman" w:hAnsi="Times New Roman"/>
                <w:lang w:val="en-GB"/>
              </w:rPr>
              <w:t>6</w:t>
            </w:r>
          </w:p>
        </w:tc>
        <w:tc>
          <w:tcPr>
            <w:tcW w:w="852" w:type="dxa"/>
            <w:vAlign w:val="center"/>
          </w:tcPr>
          <w:p w14:paraId="18E6153C" w14:textId="77777777" w:rsidR="005C4576" w:rsidRPr="00803ADF" w:rsidRDefault="005C4576" w:rsidP="00CB2B72">
            <w:pPr>
              <w:jc w:val="center"/>
              <w:rPr>
                <w:rFonts w:ascii="Times New Roman" w:hAnsi="Times New Roman"/>
                <w:lang w:val="en-GB"/>
              </w:rPr>
            </w:pPr>
            <w:r w:rsidRPr="00803ADF">
              <w:rPr>
                <w:rFonts w:ascii="Times New Roman" w:hAnsi="Times New Roman"/>
                <w:lang w:val="en-GB"/>
              </w:rPr>
              <w:t>7</w:t>
            </w:r>
          </w:p>
        </w:tc>
        <w:tc>
          <w:tcPr>
            <w:tcW w:w="853" w:type="dxa"/>
            <w:vAlign w:val="center"/>
          </w:tcPr>
          <w:p w14:paraId="4DC95100" w14:textId="77777777" w:rsidR="005C4576" w:rsidRPr="00803ADF" w:rsidRDefault="005C4576" w:rsidP="00CB2B72">
            <w:pPr>
              <w:jc w:val="center"/>
              <w:rPr>
                <w:rFonts w:ascii="Times New Roman" w:hAnsi="Times New Roman"/>
                <w:lang w:val="en-GB"/>
              </w:rPr>
            </w:pPr>
            <w:r w:rsidRPr="00803ADF">
              <w:rPr>
                <w:rFonts w:ascii="Times New Roman" w:hAnsi="Times New Roman"/>
                <w:lang w:val="en-GB"/>
              </w:rPr>
              <w:t>8</w:t>
            </w:r>
          </w:p>
        </w:tc>
        <w:tc>
          <w:tcPr>
            <w:tcW w:w="852" w:type="dxa"/>
            <w:vAlign w:val="center"/>
          </w:tcPr>
          <w:p w14:paraId="3F353B4D" w14:textId="77777777" w:rsidR="005C4576" w:rsidRPr="00803ADF" w:rsidRDefault="005C4576" w:rsidP="00CB2B72">
            <w:pPr>
              <w:jc w:val="center"/>
              <w:rPr>
                <w:rFonts w:ascii="Times New Roman" w:hAnsi="Times New Roman"/>
                <w:lang w:val="en-GB"/>
              </w:rPr>
            </w:pPr>
            <w:r w:rsidRPr="00803ADF">
              <w:rPr>
                <w:rFonts w:ascii="Times New Roman" w:hAnsi="Times New Roman"/>
                <w:lang w:val="en-GB"/>
              </w:rPr>
              <w:t>9</w:t>
            </w:r>
          </w:p>
        </w:tc>
      </w:tr>
      <w:tr w:rsidR="00CA051A" w:rsidRPr="00803ADF" w14:paraId="1A5D4A59" w14:textId="77777777" w:rsidTr="00CB2B72">
        <w:trPr>
          <w:cantSplit/>
          <w:trHeight w:val="397"/>
        </w:trPr>
        <w:tc>
          <w:tcPr>
            <w:tcW w:w="2425" w:type="dxa"/>
            <w:shd w:val="clear" w:color="auto" w:fill="F2F2F2" w:themeFill="background1" w:themeFillShade="F2"/>
            <w:vAlign w:val="center"/>
          </w:tcPr>
          <w:p w14:paraId="03033386" w14:textId="77777777" w:rsidR="00CA051A" w:rsidRPr="00803ADF" w:rsidRDefault="00CA051A" w:rsidP="00CA051A">
            <w:pPr>
              <w:rPr>
                <w:rFonts w:ascii="Times New Roman" w:hAnsi="Times New Roman"/>
                <w:b/>
                <w:lang w:val="en-GB"/>
              </w:rPr>
            </w:pPr>
            <w:r w:rsidRPr="00803ADF">
              <w:rPr>
                <w:rFonts w:ascii="Times New Roman" w:hAnsi="Times New Roman"/>
                <w:b/>
                <w:lang w:val="en-GB"/>
              </w:rPr>
              <w:lastRenderedPageBreak/>
              <w:t>Short name of participant</w:t>
            </w:r>
          </w:p>
        </w:tc>
        <w:tc>
          <w:tcPr>
            <w:tcW w:w="845" w:type="dxa"/>
            <w:vAlign w:val="center"/>
          </w:tcPr>
          <w:p w14:paraId="2CDC56A6" w14:textId="77777777" w:rsidR="00CA051A" w:rsidRPr="00803ADF" w:rsidRDefault="00CA051A" w:rsidP="00CA051A">
            <w:pPr>
              <w:jc w:val="center"/>
              <w:rPr>
                <w:rFonts w:ascii="Times New Roman" w:hAnsi="Times New Roman"/>
                <w:lang w:val="en-GB"/>
              </w:rPr>
            </w:pPr>
            <w:r w:rsidRPr="00803ADF">
              <w:rPr>
                <w:rFonts w:ascii="Times New Roman" w:hAnsi="Times New Roman"/>
                <w:lang w:val="en-GB"/>
              </w:rPr>
              <w:t>UVA</w:t>
            </w:r>
          </w:p>
        </w:tc>
        <w:tc>
          <w:tcPr>
            <w:tcW w:w="847" w:type="dxa"/>
            <w:vAlign w:val="center"/>
          </w:tcPr>
          <w:p w14:paraId="1BF4F646" w14:textId="1C996AF7" w:rsidR="00CA051A" w:rsidRPr="00803ADF" w:rsidRDefault="00CA051A" w:rsidP="00CA051A">
            <w:pPr>
              <w:jc w:val="center"/>
              <w:rPr>
                <w:rFonts w:ascii="Times New Roman" w:hAnsi="Times New Roman"/>
                <w:lang w:val="en-GB"/>
              </w:rPr>
            </w:pPr>
            <w:r>
              <w:rPr>
                <w:rFonts w:ascii="Times New Roman" w:hAnsi="Times New Roman"/>
                <w:lang w:val="en-GB"/>
              </w:rPr>
              <w:t>SWPS</w:t>
            </w:r>
          </w:p>
        </w:tc>
        <w:tc>
          <w:tcPr>
            <w:tcW w:w="847" w:type="dxa"/>
            <w:vAlign w:val="center"/>
          </w:tcPr>
          <w:p w14:paraId="1F98AF5A" w14:textId="2F7F6453" w:rsidR="00CA051A" w:rsidRPr="00CA051A" w:rsidRDefault="00CA051A" w:rsidP="00CA051A">
            <w:pPr>
              <w:jc w:val="center"/>
              <w:rPr>
                <w:rFonts w:ascii="Times New Roman" w:hAnsi="Times New Roman"/>
                <w:b/>
                <w:bCs/>
                <w:lang w:val="en-GB"/>
              </w:rPr>
            </w:pPr>
            <w:r w:rsidRPr="00CA051A">
              <w:rPr>
                <w:rFonts w:ascii="Times New Roman" w:hAnsi="Times New Roman"/>
                <w:b/>
                <w:bCs/>
                <w:lang w:val="en-GB"/>
              </w:rPr>
              <w:t>UNCL</w:t>
            </w:r>
          </w:p>
        </w:tc>
        <w:tc>
          <w:tcPr>
            <w:tcW w:w="849" w:type="dxa"/>
            <w:vAlign w:val="center"/>
          </w:tcPr>
          <w:p w14:paraId="3F8BD3F5" w14:textId="28CCC28A" w:rsidR="00CA051A" w:rsidRPr="00803ADF" w:rsidRDefault="00CA051A" w:rsidP="00CA051A">
            <w:pPr>
              <w:jc w:val="center"/>
              <w:rPr>
                <w:rFonts w:ascii="Times New Roman" w:hAnsi="Times New Roman"/>
                <w:b/>
                <w:bCs/>
                <w:lang w:val="en-GB"/>
              </w:rPr>
            </w:pPr>
            <w:r>
              <w:rPr>
                <w:rFonts w:ascii="Times New Roman" w:hAnsi="Times New Roman"/>
                <w:lang w:val="en-GB"/>
              </w:rPr>
              <w:t>LSE</w:t>
            </w:r>
          </w:p>
        </w:tc>
        <w:tc>
          <w:tcPr>
            <w:tcW w:w="857" w:type="dxa"/>
            <w:vAlign w:val="center"/>
          </w:tcPr>
          <w:p w14:paraId="724F23AF" w14:textId="62711EBD" w:rsidR="00CA051A" w:rsidRPr="00803ADF" w:rsidRDefault="00CA051A" w:rsidP="00CA051A">
            <w:pPr>
              <w:jc w:val="center"/>
              <w:rPr>
                <w:rFonts w:ascii="Times New Roman" w:hAnsi="Times New Roman"/>
                <w:lang w:val="en-GB"/>
              </w:rPr>
            </w:pPr>
            <w:r w:rsidRPr="00803ADF">
              <w:rPr>
                <w:rFonts w:ascii="Times New Roman" w:hAnsi="Times New Roman"/>
                <w:lang w:val="en-GB"/>
              </w:rPr>
              <w:t>GESIS</w:t>
            </w:r>
          </w:p>
        </w:tc>
        <w:tc>
          <w:tcPr>
            <w:tcW w:w="852" w:type="dxa"/>
            <w:vAlign w:val="center"/>
          </w:tcPr>
          <w:p w14:paraId="6118EDED" w14:textId="4967BE12" w:rsidR="00CA051A" w:rsidRPr="00803ADF" w:rsidRDefault="00CA051A" w:rsidP="00CA051A">
            <w:pPr>
              <w:jc w:val="center"/>
              <w:rPr>
                <w:rFonts w:ascii="Times New Roman" w:hAnsi="Times New Roman"/>
                <w:lang w:val="en-GB"/>
              </w:rPr>
            </w:pPr>
            <w:r w:rsidRPr="00803ADF">
              <w:rPr>
                <w:rFonts w:ascii="Times New Roman" w:hAnsi="Times New Roman"/>
                <w:lang w:val="en-GB"/>
              </w:rPr>
              <w:t>UCLB</w:t>
            </w:r>
          </w:p>
        </w:tc>
        <w:tc>
          <w:tcPr>
            <w:tcW w:w="852" w:type="dxa"/>
            <w:vAlign w:val="center"/>
          </w:tcPr>
          <w:p w14:paraId="146C98F5" w14:textId="3C516D3E" w:rsidR="00CA051A" w:rsidRPr="00803ADF" w:rsidRDefault="00CA051A" w:rsidP="00CA051A">
            <w:pPr>
              <w:jc w:val="center"/>
              <w:rPr>
                <w:rFonts w:ascii="Times New Roman" w:hAnsi="Times New Roman"/>
                <w:lang w:val="en-GB"/>
              </w:rPr>
            </w:pPr>
            <w:r>
              <w:rPr>
                <w:rFonts w:ascii="Times New Roman" w:hAnsi="Times New Roman"/>
                <w:lang w:val="en-GB"/>
              </w:rPr>
              <w:t>SDU</w:t>
            </w:r>
          </w:p>
        </w:tc>
        <w:tc>
          <w:tcPr>
            <w:tcW w:w="853" w:type="dxa"/>
            <w:vAlign w:val="center"/>
          </w:tcPr>
          <w:p w14:paraId="2534AC26" w14:textId="66577E8B" w:rsidR="00CA051A" w:rsidRPr="00803ADF" w:rsidRDefault="00747CC6" w:rsidP="00CA051A">
            <w:pPr>
              <w:jc w:val="center"/>
              <w:rPr>
                <w:rFonts w:ascii="Times New Roman" w:hAnsi="Times New Roman"/>
                <w:lang w:val="en-GB"/>
              </w:rPr>
            </w:pPr>
            <w:r>
              <w:rPr>
                <w:rFonts w:ascii="Times New Roman" w:hAnsi="Times New Roman"/>
                <w:lang w:val="en-GB"/>
              </w:rPr>
              <w:t>FNSP</w:t>
            </w:r>
          </w:p>
        </w:tc>
        <w:tc>
          <w:tcPr>
            <w:tcW w:w="852" w:type="dxa"/>
            <w:vAlign w:val="center"/>
          </w:tcPr>
          <w:p w14:paraId="70BCE9AB" w14:textId="4D6188AF" w:rsidR="00CA051A" w:rsidRPr="00803ADF" w:rsidRDefault="00CA051A" w:rsidP="00CA051A">
            <w:pPr>
              <w:jc w:val="center"/>
              <w:rPr>
                <w:rFonts w:ascii="Times New Roman" w:hAnsi="Times New Roman"/>
                <w:lang w:val="en-GB"/>
              </w:rPr>
            </w:pPr>
            <w:r w:rsidRPr="00803ADF">
              <w:rPr>
                <w:rFonts w:ascii="Times New Roman" w:hAnsi="Times New Roman"/>
                <w:lang w:val="en-GB"/>
              </w:rPr>
              <w:t>CEPS</w:t>
            </w:r>
          </w:p>
        </w:tc>
      </w:tr>
      <w:tr w:rsidR="005C4576" w:rsidRPr="00803ADF" w14:paraId="596D8A8E" w14:textId="77777777" w:rsidTr="00460284">
        <w:trPr>
          <w:cantSplit/>
          <w:trHeight w:val="397"/>
        </w:trPr>
        <w:tc>
          <w:tcPr>
            <w:tcW w:w="2425" w:type="dxa"/>
            <w:shd w:val="clear" w:color="auto" w:fill="F2F2F2" w:themeFill="background1" w:themeFillShade="F2"/>
            <w:vAlign w:val="center"/>
          </w:tcPr>
          <w:p w14:paraId="07F9EA50" w14:textId="77777777" w:rsidR="005C4576" w:rsidRPr="00803ADF" w:rsidRDefault="005C4576" w:rsidP="00CB2B72">
            <w:pPr>
              <w:rPr>
                <w:rFonts w:ascii="Times New Roman" w:hAnsi="Times New Roman"/>
                <w:b/>
                <w:lang w:val="en-GB"/>
              </w:rPr>
            </w:pPr>
            <w:r w:rsidRPr="00803ADF">
              <w:rPr>
                <w:rFonts w:ascii="Times New Roman" w:hAnsi="Times New Roman"/>
                <w:b/>
                <w:lang w:val="en-GB"/>
              </w:rPr>
              <w:t>Person months per participant:</w:t>
            </w:r>
          </w:p>
        </w:tc>
        <w:tc>
          <w:tcPr>
            <w:tcW w:w="845" w:type="dxa"/>
            <w:shd w:val="clear" w:color="auto" w:fill="auto"/>
            <w:vAlign w:val="center"/>
          </w:tcPr>
          <w:p w14:paraId="199EB876" w14:textId="06B42A8C" w:rsidR="005C4576" w:rsidRPr="00460284" w:rsidRDefault="00460284" w:rsidP="00CB2B72">
            <w:pPr>
              <w:jc w:val="center"/>
              <w:rPr>
                <w:rFonts w:ascii="Times New Roman" w:hAnsi="Times New Roman"/>
                <w:lang w:val="en-GB"/>
              </w:rPr>
            </w:pPr>
            <w:r w:rsidRPr="00460284">
              <w:rPr>
                <w:rFonts w:ascii="Times New Roman" w:hAnsi="Times New Roman"/>
                <w:lang w:val="en-GB"/>
              </w:rPr>
              <w:t>5</w:t>
            </w:r>
          </w:p>
        </w:tc>
        <w:tc>
          <w:tcPr>
            <w:tcW w:w="847" w:type="dxa"/>
            <w:shd w:val="clear" w:color="auto" w:fill="auto"/>
            <w:vAlign w:val="center"/>
          </w:tcPr>
          <w:p w14:paraId="79173F96" w14:textId="35E4C7DB" w:rsidR="005C4576" w:rsidRPr="00460284" w:rsidRDefault="007B19F8" w:rsidP="00CB2B72">
            <w:pPr>
              <w:jc w:val="center"/>
              <w:rPr>
                <w:rFonts w:ascii="Times New Roman" w:hAnsi="Times New Roman"/>
                <w:lang w:val="en-GB"/>
              </w:rPr>
            </w:pPr>
            <w:r>
              <w:rPr>
                <w:rFonts w:ascii="Times New Roman" w:hAnsi="Times New Roman"/>
                <w:lang w:val="en-GB"/>
              </w:rPr>
              <w:t>0</w:t>
            </w:r>
          </w:p>
        </w:tc>
        <w:tc>
          <w:tcPr>
            <w:tcW w:w="847" w:type="dxa"/>
            <w:shd w:val="clear" w:color="auto" w:fill="auto"/>
            <w:vAlign w:val="center"/>
          </w:tcPr>
          <w:p w14:paraId="0BEF4A97" w14:textId="7074B79B" w:rsidR="005C4576" w:rsidRPr="00460284" w:rsidRDefault="007B19F8" w:rsidP="00CB2B72">
            <w:pPr>
              <w:jc w:val="center"/>
              <w:rPr>
                <w:rFonts w:ascii="Times New Roman" w:hAnsi="Times New Roman"/>
                <w:lang w:val="en-GB"/>
              </w:rPr>
            </w:pPr>
            <w:r>
              <w:rPr>
                <w:rFonts w:ascii="Times New Roman" w:hAnsi="Times New Roman"/>
                <w:lang w:val="en-GB"/>
              </w:rPr>
              <w:t>22.4</w:t>
            </w:r>
          </w:p>
        </w:tc>
        <w:tc>
          <w:tcPr>
            <w:tcW w:w="849" w:type="dxa"/>
            <w:shd w:val="clear" w:color="auto" w:fill="auto"/>
            <w:vAlign w:val="center"/>
          </w:tcPr>
          <w:p w14:paraId="760D4850" w14:textId="24D3F14C" w:rsidR="005C4576" w:rsidRPr="00460284" w:rsidRDefault="007B19F8" w:rsidP="00CB2B72">
            <w:pPr>
              <w:jc w:val="center"/>
              <w:rPr>
                <w:rFonts w:ascii="Times New Roman" w:hAnsi="Times New Roman"/>
                <w:lang w:val="en-GB"/>
              </w:rPr>
            </w:pPr>
            <w:r>
              <w:rPr>
                <w:rFonts w:ascii="Times New Roman" w:hAnsi="Times New Roman"/>
                <w:lang w:val="en-GB"/>
              </w:rPr>
              <w:t>0</w:t>
            </w:r>
          </w:p>
        </w:tc>
        <w:tc>
          <w:tcPr>
            <w:tcW w:w="857" w:type="dxa"/>
            <w:shd w:val="clear" w:color="auto" w:fill="auto"/>
            <w:vAlign w:val="center"/>
          </w:tcPr>
          <w:p w14:paraId="769C0D82" w14:textId="71DCA582" w:rsidR="005C4576" w:rsidRPr="00460284" w:rsidRDefault="007B19F8" w:rsidP="00CB2B72">
            <w:pPr>
              <w:jc w:val="center"/>
              <w:rPr>
                <w:rFonts w:ascii="Times New Roman" w:hAnsi="Times New Roman"/>
                <w:lang w:val="en-GB"/>
              </w:rPr>
            </w:pPr>
            <w:r>
              <w:rPr>
                <w:rFonts w:ascii="Times New Roman" w:hAnsi="Times New Roman"/>
                <w:lang w:val="en-GB"/>
              </w:rPr>
              <w:t>0</w:t>
            </w:r>
          </w:p>
        </w:tc>
        <w:tc>
          <w:tcPr>
            <w:tcW w:w="852" w:type="dxa"/>
            <w:shd w:val="clear" w:color="auto" w:fill="auto"/>
            <w:vAlign w:val="center"/>
          </w:tcPr>
          <w:p w14:paraId="5BBF3C85" w14:textId="619A55EC" w:rsidR="005C4576" w:rsidRPr="00460284" w:rsidRDefault="007B19F8" w:rsidP="00CB2B72">
            <w:pPr>
              <w:jc w:val="center"/>
              <w:rPr>
                <w:rFonts w:ascii="Times New Roman" w:hAnsi="Times New Roman"/>
                <w:lang w:val="en-GB"/>
              </w:rPr>
            </w:pPr>
            <w:r>
              <w:rPr>
                <w:rFonts w:ascii="Times New Roman" w:hAnsi="Times New Roman"/>
                <w:lang w:val="en-GB"/>
              </w:rPr>
              <w:t>2</w:t>
            </w:r>
          </w:p>
        </w:tc>
        <w:tc>
          <w:tcPr>
            <w:tcW w:w="852" w:type="dxa"/>
            <w:shd w:val="clear" w:color="auto" w:fill="auto"/>
            <w:vAlign w:val="center"/>
          </w:tcPr>
          <w:p w14:paraId="5281A3BD" w14:textId="14B480A0" w:rsidR="005C4576" w:rsidRPr="00460284" w:rsidRDefault="007B19F8" w:rsidP="00CB2B72">
            <w:pPr>
              <w:jc w:val="center"/>
              <w:rPr>
                <w:rFonts w:ascii="Times New Roman" w:hAnsi="Times New Roman"/>
                <w:lang w:val="en-GB"/>
              </w:rPr>
            </w:pPr>
            <w:r>
              <w:rPr>
                <w:rFonts w:ascii="Times New Roman" w:hAnsi="Times New Roman"/>
                <w:lang w:val="en-GB"/>
              </w:rPr>
              <w:t>6</w:t>
            </w:r>
          </w:p>
        </w:tc>
        <w:tc>
          <w:tcPr>
            <w:tcW w:w="853" w:type="dxa"/>
            <w:shd w:val="clear" w:color="auto" w:fill="auto"/>
            <w:vAlign w:val="center"/>
          </w:tcPr>
          <w:p w14:paraId="5273794D" w14:textId="38C64F35" w:rsidR="005C4576" w:rsidRPr="00460284" w:rsidRDefault="007B19F8" w:rsidP="00CB2B72">
            <w:pPr>
              <w:jc w:val="center"/>
              <w:rPr>
                <w:rFonts w:ascii="Times New Roman" w:hAnsi="Times New Roman"/>
                <w:lang w:val="en-GB"/>
              </w:rPr>
            </w:pPr>
            <w:r>
              <w:rPr>
                <w:rFonts w:ascii="Times New Roman" w:hAnsi="Times New Roman"/>
                <w:lang w:val="en-GB"/>
              </w:rPr>
              <w:t>0</w:t>
            </w:r>
          </w:p>
        </w:tc>
        <w:tc>
          <w:tcPr>
            <w:tcW w:w="852" w:type="dxa"/>
            <w:shd w:val="clear" w:color="auto" w:fill="auto"/>
            <w:vAlign w:val="center"/>
          </w:tcPr>
          <w:p w14:paraId="3301718A" w14:textId="03B72756" w:rsidR="005C4576" w:rsidRPr="00803ADF" w:rsidRDefault="00C01B53" w:rsidP="00CB2B72">
            <w:pPr>
              <w:jc w:val="center"/>
              <w:rPr>
                <w:rFonts w:ascii="Times New Roman" w:hAnsi="Times New Roman"/>
                <w:lang w:val="en-GB"/>
              </w:rPr>
            </w:pPr>
            <w:r>
              <w:rPr>
                <w:rFonts w:ascii="Times New Roman" w:hAnsi="Times New Roman"/>
                <w:lang w:val="en-GB"/>
              </w:rPr>
              <w:t>0</w:t>
            </w:r>
          </w:p>
        </w:tc>
      </w:tr>
      <w:tr w:rsidR="005C4576" w:rsidRPr="00803ADF" w14:paraId="4BED6787" w14:textId="77777777" w:rsidTr="00CB2B72">
        <w:trPr>
          <w:cantSplit/>
          <w:trHeight w:val="397"/>
        </w:trPr>
        <w:tc>
          <w:tcPr>
            <w:tcW w:w="2425" w:type="dxa"/>
            <w:shd w:val="clear" w:color="auto" w:fill="F2F2F2" w:themeFill="background1" w:themeFillShade="F2"/>
            <w:vAlign w:val="center"/>
          </w:tcPr>
          <w:p w14:paraId="5A69581B" w14:textId="77777777" w:rsidR="005C4576" w:rsidRPr="00803ADF" w:rsidRDefault="005C4576" w:rsidP="00CB2B72">
            <w:pPr>
              <w:ind w:left="1191" w:hanging="1191"/>
              <w:rPr>
                <w:rFonts w:ascii="Times New Roman" w:hAnsi="Times New Roman"/>
                <w:b/>
                <w:lang w:val="en-GB"/>
              </w:rPr>
            </w:pPr>
            <w:r w:rsidRPr="00803ADF">
              <w:rPr>
                <w:rFonts w:ascii="Times New Roman" w:hAnsi="Times New Roman"/>
                <w:b/>
                <w:lang w:val="en-GB"/>
              </w:rPr>
              <w:t>Start month</w:t>
            </w:r>
          </w:p>
        </w:tc>
        <w:tc>
          <w:tcPr>
            <w:tcW w:w="845" w:type="dxa"/>
            <w:vAlign w:val="center"/>
          </w:tcPr>
          <w:p w14:paraId="1665DA94" w14:textId="77777777" w:rsidR="005C4576" w:rsidRPr="00803ADF" w:rsidRDefault="00C915F7" w:rsidP="00CB2B72">
            <w:pPr>
              <w:jc w:val="right"/>
              <w:rPr>
                <w:rFonts w:ascii="Times New Roman" w:hAnsi="Times New Roman"/>
                <w:lang w:val="en-GB"/>
              </w:rPr>
            </w:pPr>
            <w:r w:rsidRPr="00803ADF">
              <w:rPr>
                <w:rFonts w:ascii="Times New Roman" w:hAnsi="Times New Roman"/>
                <w:lang w:val="en-GB"/>
              </w:rPr>
              <w:t>1</w:t>
            </w:r>
            <w:r w:rsidR="00FB0E2A" w:rsidRPr="00803ADF">
              <w:rPr>
                <w:rFonts w:ascii="Times New Roman" w:hAnsi="Times New Roman"/>
                <w:lang w:val="en-GB"/>
              </w:rPr>
              <w:t>7</w:t>
            </w:r>
          </w:p>
        </w:tc>
        <w:tc>
          <w:tcPr>
            <w:tcW w:w="5104" w:type="dxa"/>
            <w:gridSpan w:val="6"/>
            <w:shd w:val="clear" w:color="auto" w:fill="F2F2F2" w:themeFill="background1" w:themeFillShade="F2"/>
            <w:vAlign w:val="center"/>
          </w:tcPr>
          <w:p w14:paraId="5C7F2047" w14:textId="77777777" w:rsidR="005C4576" w:rsidRPr="00803ADF" w:rsidRDefault="005C4576" w:rsidP="00CB2B72">
            <w:pPr>
              <w:rPr>
                <w:rFonts w:ascii="Times New Roman" w:hAnsi="Times New Roman"/>
                <w:lang w:val="en-GB"/>
              </w:rPr>
            </w:pPr>
            <w:r w:rsidRPr="00803ADF">
              <w:rPr>
                <w:rFonts w:ascii="Times New Roman" w:hAnsi="Times New Roman"/>
                <w:b/>
                <w:lang w:val="en-GB"/>
              </w:rPr>
              <w:t>End month</w:t>
            </w:r>
          </w:p>
        </w:tc>
        <w:tc>
          <w:tcPr>
            <w:tcW w:w="1705" w:type="dxa"/>
            <w:gridSpan w:val="2"/>
            <w:vAlign w:val="center"/>
          </w:tcPr>
          <w:p w14:paraId="14062CB2" w14:textId="77777777" w:rsidR="005C4576" w:rsidRPr="00803ADF" w:rsidRDefault="00C915F7" w:rsidP="00CB2B72">
            <w:pPr>
              <w:jc w:val="right"/>
              <w:rPr>
                <w:rFonts w:ascii="Times New Roman" w:hAnsi="Times New Roman"/>
                <w:lang w:val="en-GB"/>
              </w:rPr>
            </w:pPr>
            <w:r w:rsidRPr="00803ADF">
              <w:rPr>
                <w:rFonts w:ascii="Times New Roman" w:hAnsi="Times New Roman"/>
                <w:lang w:val="en-GB"/>
              </w:rPr>
              <w:t>4</w:t>
            </w:r>
            <w:r w:rsidR="00211E9E" w:rsidRPr="00803ADF">
              <w:rPr>
                <w:rFonts w:ascii="Times New Roman" w:hAnsi="Times New Roman"/>
                <w:lang w:val="en-GB"/>
              </w:rPr>
              <w:t>2</w:t>
            </w:r>
          </w:p>
        </w:tc>
      </w:tr>
    </w:tbl>
    <w:p w14:paraId="6DA98F17" w14:textId="77777777" w:rsidR="00D652D1" w:rsidRPr="00803ADF"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1B95438A" w14:textId="77777777" w:rsidTr="00C4093C">
        <w:tc>
          <w:tcPr>
            <w:tcW w:w="10091" w:type="dxa"/>
          </w:tcPr>
          <w:p w14:paraId="1CE35886" w14:textId="77777777" w:rsidR="00D652D1" w:rsidRPr="00803ADF" w:rsidRDefault="00D652D1" w:rsidP="00141D6E">
            <w:pPr>
              <w:spacing w:before="60" w:after="120"/>
              <w:rPr>
                <w:rFonts w:ascii="Times New Roman" w:hAnsi="Times New Roman"/>
                <w:lang w:val="en-GB"/>
              </w:rPr>
            </w:pPr>
            <w:r w:rsidRPr="00803ADF">
              <w:rPr>
                <w:rFonts w:ascii="Times New Roman" w:hAnsi="Times New Roman"/>
                <w:b/>
                <w:lang w:val="en-GB"/>
              </w:rPr>
              <w:t>Objectives</w:t>
            </w:r>
            <w:r w:rsidRPr="00803ADF">
              <w:rPr>
                <w:rFonts w:ascii="Times New Roman" w:hAnsi="Times New Roman"/>
                <w:lang w:val="en-GB"/>
              </w:rPr>
              <w:t xml:space="preserve"> </w:t>
            </w:r>
          </w:p>
          <w:p w14:paraId="43400896" w14:textId="520E6B1B" w:rsidR="0058212F" w:rsidRPr="00803ADF" w:rsidRDefault="0058212F" w:rsidP="0058212F">
            <w:pPr>
              <w:spacing w:before="60" w:after="60"/>
              <w:jc w:val="both"/>
              <w:rPr>
                <w:rFonts w:ascii="Times New Roman" w:hAnsi="Times New Roman"/>
                <w:lang w:val="en-GB"/>
              </w:rPr>
            </w:pPr>
            <w:r w:rsidRPr="00803ADF">
              <w:rPr>
                <w:rFonts w:ascii="Times New Roman" w:hAnsi="Times New Roman"/>
                <w:lang w:val="en-GB"/>
              </w:rPr>
              <w:t xml:space="preserve">WP5 studies how illiberal appeals spread across on social media and what reaction they trigger from the public. It examines the dynamic between the supply side (political actors) and the demand side (citizens) when it comes to the proliferation of (il)liberal views in the transnational setting of the EU. In particular, it focuses on how the discourse of political elites shapes and is shaped by citizens’ attitudes towards liberal democracy. WP5 has the following objectives: </w:t>
            </w:r>
          </w:p>
          <w:p w14:paraId="0A9638E3" w14:textId="1A2565A3" w:rsidR="0058212F" w:rsidRPr="00803ADF" w:rsidRDefault="0058212F" w:rsidP="003013EE">
            <w:pPr>
              <w:numPr>
                <w:ilvl w:val="0"/>
                <w:numId w:val="15"/>
              </w:numPr>
              <w:spacing w:before="60" w:after="60"/>
              <w:ind w:left="462"/>
              <w:jc w:val="both"/>
              <w:rPr>
                <w:rFonts w:ascii="Times New Roman" w:hAnsi="Times New Roman"/>
                <w:lang w:val="en-GB"/>
              </w:rPr>
            </w:pPr>
            <w:r w:rsidRPr="00803ADF">
              <w:rPr>
                <w:rFonts w:ascii="Times New Roman" w:hAnsi="Times New Roman"/>
                <w:lang w:val="en-GB"/>
              </w:rPr>
              <w:t>Identify who are the main challengers and the supporters of liberal democratic norms and values</w:t>
            </w:r>
            <w:r w:rsidR="007C7D0B">
              <w:rPr>
                <w:rFonts w:ascii="Times New Roman" w:hAnsi="Times New Roman"/>
                <w:lang w:val="en-GB"/>
              </w:rPr>
              <w:t xml:space="preserve">, including </w:t>
            </w:r>
            <w:r w:rsidR="007C7D0B" w:rsidRPr="00803ADF">
              <w:rPr>
                <w:rFonts w:ascii="Times New Roman" w:hAnsi="Times New Roman"/>
                <w:lang w:val="en-GB"/>
              </w:rPr>
              <w:t>gender critical rhetoric</w:t>
            </w:r>
            <w:r w:rsidRPr="00803ADF">
              <w:rPr>
                <w:rFonts w:ascii="Times New Roman" w:hAnsi="Times New Roman"/>
                <w:lang w:val="en-GB"/>
              </w:rPr>
              <w:t xml:space="preserve">. </w:t>
            </w:r>
          </w:p>
          <w:p w14:paraId="40112080" w14:textId="77777777" w:rsidR="0058212F" w:rsidRPr="00803ADF" w:rsidRDefault="0058212F" w:rsidP="003013EE">
            <w:pPr>
              <w:numPr>
                <w:ilvl w:val="0"/>
                <w:numId w:val="15"/>
              </w:numPr>
              <w:spacing w:before="60" w:after="60"/>
              <w:ind w:left="462"/>
              <w:jc w:val="both"/>
              <w:rPr>
                <w:rFonts w:ascii="Times New Roman" w:hAnsi="Times New Roman"/>
                <w:lang w:val="en-GB"/>
              </w:rPr>
            </w:pPr>
            <w:r w:rsidRPr="00803ADF">
              <w:rPr>
                <w:rFonts w:ascii="Times New Roman" w:hAnsi="Times New Roman"/>
                <w:lang w:val="en-GB"/>
              </w:rPr>
              <w:t xml:space="preserve">Assess the extent to which these actors and their communication strategies are influential on social media.  </w:t>
            </w:r>
          </w:p>
          <w:p w14:paraId="6C18A5A4" w14:textId="538ACF2C" w:rsidR="0058212F" w:rsidRPr="00803ADF" w:rsidRDefault="0058212F" w:rsidP="003013EE">
            <w:pPr>
              <w:numPr>
                <w:ilvl w:val="0"/>
                <w:numId w:val="15"/>
              </w:numPr>
              <w:spacing w:before="60" w:after="60"/>
              <w:ind w:left="462"/>
              <w:jc w:val="both"/>
              <w:rPr>
                <w:rFonts w:ascii="Times New Roman" w:hAnsi="Times New Roman"/>
                <w:lang w:val="en-GB"/>
              </w:rPr>
            </w:pPr>
            <w:r w:rsidRPr="00803ADF">
              <w:rPr>
                <w:rFonts w:ascii="Times New Roman" w:hAnsi="Times New Roman"/>
                <w:lang w:val="en-GB"/>
              </w:rPr>
              <w:t>Given the potential of social media to provide exposure to counter-attitudinal views (</w:t>
            </w:r>
            <w:proofErr w:type="spellStart"/>
            <w:r w:rsidRPr="00803ADF">
              <w:rPr>
                <w:rFonts w:ascii="Times New Roman" w:hAnsi="Times New Roman"/>
                <w:lang w:val="en-GB"/>
              </w:rPr>
              <w:t>Barberá</w:t>
            </w:r>
            <w:proofErr w:type="spellEnd"/>
            <w:r w:rsidRPr="00803ADF">
              <w:rPr>
                <w:rFonts w:ascii="Times New Roman" w:hAnsi="Times New Roman"/>
                <w:lang w:val="en-GB"/>
              </w:rPr>
              <w:t xml:space="preserve"> et al. 2015), examine the tension between these discourses and how this tension shape attitudes towards liberal democracy among both the public and elites. </w:t>
            </w:r>
          </w:p>
          <w:p w14:paraId="41C7730B" w14:textId="089767F0" w:rsidR="00D652D1" w:rsidRPr="00803ADF" w:rsidRDefault="0058212F" w:rsidP="003013EE">
            <w:pPr>
              <w:numPr>
                <w:ilvl w:val="0"/>
                <w:numId w:val="15"/>
              </w:numPr>
              <w:spacing w:before="60" w:after="60"/>
              <w:ind w:left="462"/>
              <w:jc w:val="both"/>
              <w:rPr>
                <w:rFonts w:ascii="Times New Roman" w:hAnsi="Times New Roman"/>
                <w:lang w:val="en-GB"/>
              </w:rPr>
            </w:pPr>
            <w:r w:rsidRPr="00803ADF">
              <w:rPr>
                <w:rFonts w:ascii="Times New Roman" w:hAnsi="Times New Roman"/>
                <w:lang w:val="en-GB"/>
              </w:rPr>
              <w:t>Analyse the diffusion of (il)liberal democratic discourse across time and space and under what conditions this diffusion can be countered.</w:t>
            </w:r>
          </w:p>
        </w:tc>
      </w:tr>
    </w:tbl>
    <w:p w14:paraId="484CD71B" w14:textId="77777777" w:rsidR="00D652D1" w:rsidRPr="00803ADF"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71D2A82B" w14:textId="77777777" w:rsidTr="00C4093C">
        <w:tc>
          <w:tcPr>
            <w:tcW w:w="10091" w:type="dxa"/>
          </w:tcPr>
          <w:p w14:paraId="46E4F5B5" w14:textId="77777777" w:rsidR="00D652D1" w:rsidRPr="00803ADF" w:rsidRDefault="00D652D1" w:rsidP="0084574F">
            <w:pPr>
              <w:spacing w:before="60" w:after="180"/>
              <w:jc w:val="both"/>
              <w:rPr>
                <w:rFonts w:ascii="Times New Roman" w:hAnsi="Times New Roman"/>
                <w:lang w:val="en-GB"/>
              </w:rPr>
            </w:pPr>
            <w:r w:rsidRPr="00803ADF">
              <w:rPr>
                <w:rFonts w:ascii="Times New Roman" w:hAnsi="Times New Roman"/>
                <w:b/>
                <w:lang w:val="en-GB"/>
              </w:rPr>
              <w:t>Description of work</w:t>
            </w:r>
            <w:r w:rsidRPr="00803ADF">
              <w:rPr>
                <w:rFonts w:ascii="Times New Roman" w:hAnsi="Times New Roman"/>
                <w:lang w:val="en-GB"/>
              </w:rPr>
              <w:t xml:space="preserve"> (where appropriate, broken down into tasks), lead partner and role of participants</w:t>
            </w:r>
          </w:p>
          <w:p w14:paraId="220F38DE" w14:textId="0E58D534" w:rsidR="0058212F" w:rsidRPr="00803ADF" w:rsidRDefault="0058212F" w:rsidP="00DB4A71">
            <w:pPr>
              <w:spacing w:after="60"/>
              <w:rPr>
                <w:rFonts w:ascii="Times New Roman" w:hAnsi="Times New Roman"/>
                <w:bCs/>
                <w:lang w:val="en-GB"/>
              </w:rPr>
            </w:pPr>
            <w:r w:rsidRPr="00803ADF">
              <w:rPr>
                <w:rFonts w:ascii="Times New Roman" w:hAnsi="Times New Roman"/>
                <w:b/>
                <w:lang w:val="en-GB"/>
              </w:rPr>
              <w:t xml:space="preserve">Task 5.1 Development of codebook </w:t>
            </w:r>
            <w:r w:rsidRPr="00803ADF">
              <w:rPr>
                <w:rFonts w:ascii="Times New Roman" w:hAnsi="Times New Roman"/>
                <w:lang w:val="en-GB"/>
              </w:rPr>
              <w:t>(lead UNCL; partner</w:t>
            </w:r>
            <w:r w:rsidRPr="007B19F8">
              <w:rPr>
                <w:rFonts w:ascii="Times New Roman" w:hAnsi="Times New Roman"/>
                <w:lang w:val="en-GB"/>
              </w:rPr>
              <w:t>s: UVA, UCLB</w:t>
            </w:r>
            <w:r w:rsidR="00F47751" w:rsidRPr="007B19F8">
              <w:rPr>
                <w:rFonts w:ascii="Times New Roman" w:hAnsi="Times New Roman"/>
                <w:lang w:val="en-GB"/>
              </w:rPr>
              <w:t>, SDU</w:t>
            </w:r>
            <w:r w:rsidRPr="007B19F8">
              <w:rPr>
                <w:rFonts w:ascii="Times New Roman" w:hAnsi="Times New Roman"/>
                <w:lang w:val="en-GB"/>
              </w:rPr>
              <w:t>; duration: months 17-21)</w:t>
            </w:r>
            <w:r w:rsidR="005E7466" w:rsidRPr="007B19F8">
              <w:rPr>
                <w:rFonts w:ascii="Times New Roman" w:hAnsi="Times New Roman"/>
                <w:lang w:val="en-GB"/>
              </w:rPr>
              <w:t xml:space="preserve">: </w:t>
            </w:r>
            <w:r w:rsidRPr="007B19F8">
              <w:rPr>
                <w:rFonts w:ascii="Times New Roman" w:hAnsi="Times New Roman"/>
                <w:bCs/>
                <w:lang w:val="en-GB"/>
              </w:rPr>
              <w:t>Based on the analytical framework developed in WP2 and in co-ordination wit</w:t>
            </w:r>
            <w:r w:rsidRPr="00803ADF">
              <w:rPr>
                <w:rFonts w:ascii="Times New Roman" w:hAnsi="Times New Roman"/>
                <w:bCs/>
                <w:lang w:val="en-GB"/>
              </w:rPr>
              <w:t xml:space="preserve">h </w:t>
            </w:r>
            <w:r w:rsidR="005E7466">
              <w:rPr>
                <w:rFonts w:ascii="Times New Roman" w:hAnsi="Times New Roman"/>
                <w:bCs/>
                <w:lang w:val="en-GB"/>
              </w:rPr>
              <w:t>WP4</w:t>
            </w:r>
            <w:r w:rsidRPr="00803ADF">
              <w:rPr>
                <w:rFonts w:ascii="Times New Roman" w:hAnsi="Times New Roman"/>
                <w:bCs/>
                <w:lang w:val="en-GB"/>
              </w:rPr>
              <w:t xml:space="preserve">, </w:t>
            </w:r>
            <w:r w:rsidR="005E7466">
              <w:rPr>
                <w:rFonts w:ascii="Times New Roman" w:hAnsi="Times New Roman"/>
                <w:bCs/>
                <w:lang w:val="en-GB"/>
              </w:rPr>
              <w:t xml:space="preserve">we </w:t>
            </w:r>
            <w:r w:rsidRPr="00803ADF">
              <w:rPr>
                <w:rFonts w:ascii="Times New Roman" w:hAnsi="Times New Roman"/>
                <w:bCs/>
                <w:lang w:val="en-GB"/>
              </w:rPr>
              <w:t>develop a code</w:t>
            </w:r>
            <w:r w:rsidR="005E7466">
              <w:rPr>
                <w:rFonts w:ascii="Times New Roman" w:hAnsi="Times New Roman"/>
                <w:bCs/>
                <w:lang w:val="en-GB"/>
              </w:rPr>
              <w:softHyphen/>
            </w:r>
            <w:r w:rsidRPr="00803ADF">
              <w:rPr>
                <w:rFonts w:ascii="Times New Roman" w:hAnsi="Times New Roman"/>
                <w:bCs/>
                <w:lang w:val="en-GB"/>
              </w:rPr>
              <w:t>book to code (il)liberal discourse on social media.  It also includes compiling a list of social media profiles on Face</w:t>
            </w:r>
            <w:r w:rsidR="005E7466">
              <w:rPr>
                <w:rFonts w:ascii="Times New Roman" w:hAnsi="Times New Roman"/>
                <w:bCs/>
                <w:lang w:val="en-GB"/>
              </w:rPr>
              <w:softHyphen/>
            </w:r>
            <w:r w:rsidRPr="00803ADF">
              <w:rPr>
                <w:rFonts w:ascii="Times New Roman" w:hAnsi="Times New Roman"/>
                <w:bCs/>
                <w:lang w:val="en-GB"/>
              </w:rPr>
              <w:t xml:space="preserve">book and Twitter </w:t>
            </w:r>
            <w:r w:rsidR="005E7466" w:rsidRPr="005E7466">
              <w:rPr>
                <w:rFonts w:ascii="Times New Roman" w:hAnsi="Times New Roman"/>
                <w:bCs/>
                <w:lang w:val="en-GB"/>
              </w:rPr>
              <w:t xml:space="preserve">of relevant politicians (e.g. MPs, EP candidates, </w:t>
            </w:r>
            <w:r w:rsidR="005E7466">
              <w:rPr>
                <w:rFonts w:ascii="Times New Roman" w:hAnsi="Times New Roman"/>
                <w:bCs/>
                <w:lang w:val="en-GB"/>
              </w:rPr>
              <w:t>national and EU government mem</w:t>
            </w:r>
            <w:r w:rsidR="005E7466">
              <w:rPr>
                <w:rFonts w:ascii="Times New Roman" w:hAnsi="Times New Roman"/>
                <w:bCs/>
                <w:lang w:val="en-GB"/>
              </w:rPr>
              <w:softHyphen/>
              <w:t>ber</w:t>
            </w:r>
            <w:r w:rsidR="005E7466" w:rsidRPr="005E7466">
              <w:rPr>
                <w:rFonts w:ascii="Times New Roman" w:hAnsi="Times New Roman"/>
                <w:bCs/>
                <w:lang w:val="en-GB"/>
              </w:rPr>
              <w:t xml:space="preserve">s) ahead of </w:t>
            </w:r>
            <w:r w:rsidR="00F642B1" w:rsidRPr="00803ADF">
              <w:rPr>
                <w:rFonts w:ascii="Times New Roman" w:hAnsi="Times New Roman"/>
                <w:bCs/>
                <w:lang w:val="en-GB"/>
              </w:rPr>
              <w:t>the 2024 EP election</w:t>
            </w:r>
            <w:r w:rsidRPr="00803ADF">
              <w:rPr>
                <w:rFonts w:ascii="Times New Roman" w:hAnsi="Times New Roman"/>
                <w:bCs/>
                <w:lang w:val="en-GB"/>
              </w:rPr>
              <w:t xml:space="preserve"> to be used for the data collection alongside meta-information</w:t>
            </w:r>
            <w:r w:rsidR="007C7D0B">
              <w:rPr>
                <w:rFonts w:ascii="Times New Roman" w:hAnsi="Times New Roman"/>
                <w:bCs/>
                <w:lang w:val="en-GB"/>
              </w:rPr>
              <w:t xml:space="preserve"> that also includes the gender of the messenger</w:t>
            </w:r>
            <w:r w:rsidRPr="00803ADF">
              <w:rPr>
                <w:rFonts w:ascii="Times New Roman" w:hAnsi="Times New Roman"/>
                <w:bCs/>
                <w:lang w:val="en-GB"/>
              </w:rPr>
              <w:t>.</w:t>
            </w:r>
          </w:p>
          <w:p w14:paraId="5491CC59" w14:textId="5151524F" w:rsidR="00372BF5" w:rsidRPr="00803ADF" w:rsidRDefault="005320DC" w:rsidP="00DB4A71">
            <w:pPr>
              <w:spacing w:after="60"/>
              <w:rPr>
                <w:rFonts w:ascii="Times New Roman" w:hAnsi="Times New Roman"/>
                <w:bCs/>
                <w:lang w:val="en-GB"/>
              </w:rPr>
            </w:pPr>
            <w:r w:rsidRPr="00803ADF">
              <w:rPr>
                <w:rFonts w:ascii="Times New Roman" w:hAnsi="Times New Roman"/>
                <w:b/>
                <w:lang w:val="en-GB"/>
              </w:rPr>
              <w:t xml:space="preserve">Task 5.2 Data collection </w:t>
            </w:r>
            <w:r w:rsidRPr="00803ADF">
              <w:rPr>
                <w:rFonts w:ascii="Times New Roman" w:hAnsi="Times New Roman"/>
                <w:lang w:val="en-GB"/>
              </w:rPr>
              <w:t>(lead UNCL; partners:</w:t>
            </w:r>
            <w:r w:rsidR="00755A0D" w:rsidRPr="00803ADF">
              <w:rPr>
                <w:rFonts w:ascii="Times New Roman" w:hAnsi="Times New Roman"/>
                <w:lang w:val="en-GB"/>
              </w:rPr>
              <w:t xml:space="preserve"> none</w:t>
            </w:r>
            <w:r w:rsidRPr="00803ADF">
              <w:rPr>
                <w:rFonts w:ascii="Times New Roman" w:hAnsi="Times New Roman"/>
                <w:lang w:val="en-GB"/>
              </w:rPr>
              <w:t xml:space="preserve">; duration: months </w:t>
            </w:r>
            <w:r w:rsidR="00FC1A20" w:rsidRPr="00803ADF">
              <w:rPr>
                <w:rFonts w:ascii="Times New Roman" w:hAnsi="Times New Roman"/>
                <w:lang w:val="en-GB"/>
              </w:rPr>
              <w:t>21</w:t>
            </w:r>
            <w:r w:rsidRPr="00803ADF">
              <w:rPr>
                <w:rFonts w:ascii="Times New Roman" w:hAnsi="Times New Roman"/>
                <w:lang w:val="en-GB"/>
              </w:rPr>
              <w:t>-22)</w:t>
            </w:r>
            <w:r w:rsidR="005E7466">
              <w:rPr>
                <w:rFonts w:ascii="Times New Roman" w:hAnsi="Times New Roman"/>
                <w:lang w:val="en-GB"/>
              </w:rPr>
              <w:t xml:space="preserve">: </w:t>
            </w:r>
            <w:r w:rsidR="00372BF5" w:rsidRPr="00803ADF">
              <w:rPr>
                <w:rFonts w:ascii="Times New Roman" w:hAnsi="Times New Roman"/>
                <w:bCs/>
                <w:lang w:val="en-GB"/>
              </w:rPr>
              <w:t xml:space="preserve">Based on the </w:t>
            </w:r>
            <w:r w:rsidR="00E96501" w:rsidRPr="00803ADF">
              <w:rPr>
                <w:rFonts w:ascii="Times New Roman" w:hAnsi="Times New Roman"/>
                <w:bCs/>
                <w:lang w:val="en-GB"/>
              </w:rPr>
              <w:t xml:space="preserve">list of social media </w:t>
            </w:r>
            <w:r w:rsidR="006C0685" w:rsidRPr="00803ADF">
              <w:rPr>
                <w:rFonts w:ascii="Times New Roman" w:hAnsi="Times New Roman"/>
                <w:bCs/>
                <w:lang w:val="en-GB"/>
              </w:rPr>
              <w:t>profiles</w:t>
            </w:r>
            <w:r w:rsidR="00372BF5" w:rsidRPr="00803ADF">
              <w:rPr>
                <w:rFonts w:ascii="Times New Roman" w:hAnsi="Times New Roman"/>
                <w:bCs/>
                <w:lang w:val="en-GB"/>
              </w:rPr>
              <w:t xml:space="preserve"> we will collect via the </w:t>
            </w:r>
            <w:r w:rsidR="00372BF5" w:rsidRPr="00803ADF">
              <w:rPr>
                <w:rFonts w:ascii="Times New Roman" w:hAnsi="Times New Roman"/>
                <w:bCs/>
                <w:i/>
                <w:iCs/>
                <w:lang w:val="en-GB"/>
              </w:rPr>
              <w:t>Twitter Streaming API</w:t>
            </w:r>
            <w:r w:rsidR="00E5539E" w:rsidRPr="00803ADF">
              <w:rPr>
                <w:rFonts w:ascii="Times New Roman" w:hAnsi="Times New Roman"/>
                <w:bCs/>
                <w:lang w:val="en-GB"/>
              </w:rPr>
              <w:t xml:space="preserve">: tweets by politicians, replies to these tweets, and all tweets which mention candidates during the election campaigns. Using </w:t>
            </w:r>
            <w:proofErr w:type="spellStart"/>
            <w:r w:rsidR="00E5539E" w:rsidRPr="00803ADF">
              <w:rPr>
                <w:rFonts w:ascii="Times New Roman" w:hAnsi="Times New Roman"/>
                <w:bCs/>
                <w:i/>
                <w:iCs/>
                <w:lang w:val="en-GB"/>
              </w:rPr>
              <w:t>CrowdTangle</w:t>
            </w:r>
            <w:proofErr w:type="spellEnd"/>
            <w:r w:rsidR="00E5539E" w:rsidRPr="00803ADF">
              <w:rPr>
                <w:rFonts w:ascii="Times New Roman" w:hAnsi="Times New Roman"/>
                <w:bCs/>
                <w:lang w:val="en-GB"/>
              </w:rPr>
              <w:t xml:space="preserve"> for Facebook we will also </w:t>
            </w:r>
            <w:r w:rsidR="00372BF5" w:rsidRPr="00803ADF">
              <w:rPr>
                <w:rFonts w:ascii="Times New Roman" w:hAnsi="Times New Roman"/>
                <w:bCs/>
                <w:lang w:val="en-GB"/>
              </w:rPr>
              <w:t>collect</w:t>
            </w:r>
            <w:r w:rsidR="00E5539E" w:rsidRPr="00803ADF">
              <w:rPr>
                <w:rFonts w:ascii="Times New Roman" w:hAnsi="Times New Roman"/>
                <w:bCs/>
                <w:lang w:val="en-GB"/>
              </w:rPr>
              <w:t>:</w:t>
            </w:r>
            <w:r w:rsidR="00372BF5" w:rsidRPr="00803ADF">
              <w:rPr>
                <w:rFonts w:ascii="Times New Roman" w:hAnsi="Times New Roman"/>
                <w:bCs/>
                <w:lang w:val="en-GB"/>
              </w:rPr>
              <w:t xml:space="preserve"> </w:t>
            </w:r>
            <w:r w:rsidR="00E5539E" w:rsidRPr="00803ADF">
              <w:rPr>
                <w:rFonts w:ascii="Times New Roman" w:hAnsi="Times New Roman"/>
                <w:bCs/>
                <w:lang w:val="en-GB"/>
              </w:rPr>
              <w:t xml:space="preserve">politicians’ </w:t>
            </w:r>
            <w:r w:rsidR="00372BF5" w:rsidRPr="00803ADF">
              <w:rPr>
                <w:rFonts w:ascii="Times New Roman" w:hAnsi="Times New Roman"/>
                <w:bCs/>
                <w:lang w:val="en-GB"/>
              </w:rPr>
              <w:t>public post</w:t>
            </w:r>
            <w:r w:rsidR="00E5539E" w:rsidRPr="00803ADF">
              <w:rPr>
                <w:rFonts w:ascii="Times New Roman" w:hAnsi="Times New Roman"/>
                <w:bCs/>
                <w:lang w:val="en-GB"/>
              </w:rPr>
              <w:t>s</w:t>
            </w:r>
            <w:r w:rsidR="00372BF5" w:rsidRPr="00803ADF">
              <w:rPr>
                <w:rFonts w:ascii="Times New Roman" w:hAnsi="Times New Roman"/>
                <w:bCs/>
                <w:lang w:val="en-GB"/>
              </w:rPr>
              <w:t xml:space="preserve"> </w:t>
            </w:r>
            <w:r w:rsidR="00E5539E" w:rsidRPr="00803ADF">
              <w:rPr>
                <w:rFonts w:ascii="Times New Roman" w:hAnsi="Times New Roman"/>
                <w:bCs/>
                <w:lang w:val="en-GB"/>
              </w:rPr>
              <w:t>along</w:t>
            </w:r>
            <w:r w:rsidR="00E5539E" w:rsidRPr="00803ADF">
              <w:rPr>
                <w:rFonts w:ascii="Times New Roman" w:hAnsi="Times New Roman"/>
                <w:bCs/>
                <w:lang w:val="en-GB"/>
              </w:rPr>
              <w:softHyphen/>
              <w:t xml:space="preserve">side </w:t>
            </w:r>
            <w:r w:rsidR="00372BF5" w:rsidRPr="00803ADF">
              <w:rPr>
                <w:rFonts w:ascii="Times New Roman" w:hAnsi="Times New Roman"/>
                <w:bCs/>
                <w:lang w:val="en-GB"/>
              </w:rPr>
              <w:t>the number of likes, comments and share</w:t>
            </w:r>
            <w:r w:rsidR="00E5539E" w:rsidRPr="00803ADF">
              <w:rPr>
                <w:rFonts w:ascii="Times New Roman" w:hAnsi="Times New Roman"/>
                <w:bCs/>
                <w:lang w:val="en-GB"/>
              </w:rPr>
              <w:t>s</w:t>
            </w:r>
            <w:r w:rsidR="00372BF5" w:rsidRPr="00803ADF">
              <w:rPr>
                <w:rFonts w:ascii="Times New Roman" w:hAnsi="Times New Roman"/>
                <w:bCs/>
                <w:lang w:val="en-GB"/>
              </w:rPr>
              <w:t xml:space="preserve"> for the s</w:t>
            </w:r>
            <w:r w:rsidR="00E5539E" w:rsidRPr="00803ADF">
              <w:rPr>
                <w:rFonts w:ascii="Times New Roman" w:hAnsi="Times New Roman"/>
                <w:bCs/>
                <w:lang w:val="en-GB"/>
              </w:rPr>
              <w:t>ame four-week-period before the EP election</w:t>
            </w:r>
            <w:r w:rsidR="00372BF5" w:rsidRPr="00803ADF">
              <w:rPr>
                <w:rFonts w:ascii="Times New Roman" w:hAnsi="Times New Roman"/>
                <w:bCs/>
                <w:lang w:val="en-GB"/>
              </w:rPr>
              <w:t xml:space="preserve">. </w:t>
            </w:r>
          </w:p>
          <w:p w14:paraId="151F61E9" w14:textId="37CF7E48" w:rsidR="002F6B9D" w:rsidRPr="00803ADF" w:rsidRDefault="00211E9E" w:rsidP="00DB4A71">
            <w:pPr>
              <w:spacing w:after="60"/>
              <w:rPr>
                <w:rFonts w:ascii="Times New Roman" w:hAnsi="Times New Roman"/>
                <w:lang w:val="en-GB"/>
              </w:rPr>
            </w:pPr>
            <w:r w:rsidRPr="00803ADF">
              <w:rPr>
                <w:rFonts w:ascii="Times New Roman" w:hAnsi="Times New Roman"/>
                <w:b/>
                <w:lang w:val="en-GB"/>
              </w:rPr>
              <w:t>T</w:t>
            </w:r>
            <w:r w:rsidRPr="00F47751">
              <w:rPr>
                <w:rFonts w:ascii="Times New Roman" w:hAnsi="Times New Roman"/>
                <w:b/>
                <w:lang w:val="en-GB"/>
              </w:rPr>
              <w:t>ask 5.</w:t>
            </w:r>
            <w:r w:rsidR="00EE2A29" w:rsidRPr="00F47751">
              <w:rPr>
                <w:rFonts w:ascii="Times New Roman" w:hAnsi="Times New Roman"/>
                <w:b/>
                <w:lang w:val="en-GB"/>
              </w:rPr>
              <w:t>3</w:t>
            </w:r>
            <w:r w:rsidR="004F3825" w:rsidRPr="00F47751">
              <w:rPr>
                <w:rFonts w:ascii="Times New Roman" w:hAnsi="Times New Roman"/>
                <w:b/>
                <w:lang w:val="en-GB"/>
              </w:rPr>
              <w:t xml:space="preserve"> </w:t>
            </w:r>
            <w:r w:rsidRPr="00F47751">
              <w:rPr>
                <w:rFonts w:ascii="Times New Roman" w:hAnsi="Times New Roman"/>
                <w:b/>
                <w:lang w:val="en-GB"/>
              </w:rPr>
              <w:t xml:space="preserve">Social media analysis of the content generated by political actors </w:t>
            </w:r>
            <w:r w:rsidR="00F9501E" w:rsidRPr="00F47751">
              <w:rPr>
                <w:rFonts w:ascii="Times New Roman" w:hAnsi="Times New Roman"/>
                <w:lang w:val="en-GB"/>
              </w:rPr>
              <w:t>(lead UNCL; partners:</w:t>
            </w:r>
            <w:r w:rsidR="00755A0D" w:rsidRPr="00F47751">
              <w:rPr>
                <w:rFonts w:ascii="Times New Roman" w:hAnsi="Times New Roman"/>
                <w:lang w:val="en-GB"/>
              </w:rPr>
              <w:t xml:space="preserve"> SDU, UVA</w:t>
            </w:r>
            <w:r w:rsidR="00F47751" w:rsidRPr="00F47751">
              <w:rPr>
                <w:rFonts w:ascii="Times New Roman" w:hAnsi="Times New Roman"/>
                <w:lang w:val="en-GB"/>
              </w:rPr>
              <w:t>;</w:t>
            </w:r>
            <w:r w:rsidR="00F9501E" w:rsidRPr="00F47751">
              <w:rPr>
                <w:rFonts w:ascii="Times New Roman" w:hAnsi="Times New Roman"/>
                <w:lang w:val="en-GB"/>
              </w:rPr>
              <w:t xml:space="preserve"> duration: months </w:t>
            </w:r>
            <w:r w:rsidR="00EE2A29" w:rsidRPr="00F47751">
              <w:rPr>
                <w:rFonts w:ascii="Times New Roman" w:hAnsi="Times New Roman"/>
                <w:lang w:val="en-GB"/>
              </w:rPr>
              <w:t>23-33</w:t>
            </w:r>
            <w:r w:rsidR="00F9501E" w:rsidRPr="00F47751">
              <w:rPr>
                <w:rFonts w:ascii="Times New Roman" w:hAnsi="Times New Roman"/>
                <w:lang w:val="en-GB"/>
              </w:rPr>
              <w:t>)</w:t>
            </w:r>
            <w:r w:rsidR="005E7466" w:rsidRPr="00F47751">
              <w:rPr>
                <w:rFonts w:ascii="Times New Roman" w:hAnsi="Times New Roman"/>
                <w:lang w:val="en-GB"/>
              </w:rPr>
              <w:t xml:space="preserve">: </w:t>
            </w:r>
            <w:r w:rsidR="002F6B9D" w:rsidRPr="00F47751">
              <w:rPr>
                <w:rFonts w:ascii="Times New Roman" w:hAnsi="Times New Roman"/>
                <w:lang w:val="en-GB"/>
              </w:rPr>
              <w:t xml:space="preserve">This </w:t>
            </w:r>
            <w:r w:rsidR="0084574F" w:rsidRPr="00F47751">
              <w:rPr>
                <w:rFonts w:ascii="Times New Roman" w:hAnsi="Times New Roman"/>
                <w:lang w:val="en-GB"/>
              </w:rPr>
              <w:t xml:space="preserve">task </w:t>
            </w:r>
            <w:r w:rsidR="002F6B9D" w:rsidRPr="00F47751">
              <w:rPr>
                <w:rFonts w:ascii="Times New Roman" w:hAnsi="Times New Roman"/>
                <w:lang w:val="en-GB"/>
              </w:rPr>
              <w:t xml:space="preserve">will analyse </w:t>
            </w:r>
            <w:r w:rsidR="00E5539E" w:rsidRPr="00F47751">
              <w:rPr>
                <w:rFonts w:ascii="Times New Roman" w:hAnsi="Times New Roman"/>
                <w:lang w:val="en-GB"/>
              </w:rPr>
              <w:t>patterns of</w:t>
            </w:r>
            <w:r w:rsidR="002F6B9D" w:rsidRPr="00F47751">
              <w:rPr>
                <w:rFonts w:ascii="Times New Roman" w:hAnsi="Times New Roman"/>
                <w:lang w:val="en-GB"/>
              </w:rPr>
              <w:t xml:space="preserve"> </w:t>
            </w:r>
            <w:r w:rsidR="00E5539E" w:rsidRPr="00F47751">
              <w:rPr>
                <w:rFonts w:ascii="Times New Roman" w:hAnsi="Times New Roman"/>
                <w:lang w:val="en-GB"/>
              </w:rPr>
              <w:t>(</w:t>
            </w:r>
            <w:r w:rsidR="002F6B9D" w:rsidRPr="00F47751">
              <w:rPr>
                <w:rFonts w:ascii="Times New Roman" w:hAnsi="Times New Roman"/>
                <w:lang w:val="en-GB"/>
              </w:rPr>
              <w:t>il</w:t>
            </w:r>
            <w:r w:rsidR="00E5539E" w:rsidRPr="00F47751">
              <w:rPr>
                <w:rFonts w:ascii="Times New Roman" w:hAnsi="Times New Roman"/>
                <w:lang w:val="en-GB"/>
              </w:rPr>
              <w:t>)</w:t>
            </w:r>
            <w:r w:rsidR="002F6B9D" w:rsidRPr="00F47751">
              <w:rPr>
                <w:rFonts w:ascii="Times New Roman" w:hAnsi="Times New Roman"/>
                <w:lang w:val="en-GB"/>
              </w:rPr>
              <w:t xml:space="preserve">liberal democratic </w:t>
            </w:r>
            <w:r w:rsidR="00E5539E" w:rsidRPr="00F47751">
              <w:rPr>
                <w:rFonts w:ascii="Times New Roman" w:hAnsi="Times New Roman"/>
                <w:lang w:val="en-GB"/>
              </w:rPr>
              <w:t>discourse</w:t>
            </w:r>
            <w:r w:rsidR="002F6B9D" w:rsidRPr="00F47751">
              <w:rPr>
                <w:rFonts w:ascii="Times New Roman" w:hAnsi="Times New Roman"/>
                <w:lang w:val="en-GB"/>
              </w:rPr>
              <w:t xml:space="preserve"> </w:t>
            </w:r>
            <w:r w:rsidR="00F6799E" w:rsidRPr="00F47751">
              <w:rPr>
                <w:rFonts w:ascii="Times New Roman" w:hAnsi="Times New Roman"/>
                <w:lang w:val="en-GB"/>
              </w:rPr>
              <w:t>initiated by politi</w:t>
            </w:r>
            <w:r w:rsidR="00F6799E" w:rsidRPr="00803ADF">
              <w:rPr>
                <w:rFonts w:ascii="Times New Roman" w:hAnsi="Times New Roman"/>
                <w:lang w:val="en-GB"/>
              </w:rPr>
              <w:t>cal elites and the public response</w:t>
            </w:r>
            <w:r w:rsidR="002F6B9D" w:rsidRPr="00803ADF">
              <w:rPr>
                <w:rFonts w:ascii="Times New Roman" w:hAnsi="Times New Roman"/>
                <w:lang w:val="en-GB"/>
              </w:rPr>
              <w:t xml:space="preserve">. </w:t>
            </w:r>
            <w:r w:rsidR="00F6799E" w:rsidRPr="00803ADF">
              <w:rPr>
                <w:rFonts w:ascii="Times New Roman" w:hAnsi="Times New Roman"/>
                <w:lang w:val="en-GB"/>
              </w:rPr>
              <w:t>Since similar data were collected at the time of the 2019 EP election by the Work Package leader (Fazekas et al. 2021), we will be able to compare the diachronic evolution of (il)liberal discourse assess the extent to which if illiberal democratic discourse has a growing appeal among elites and the public.</w:t>
            </w:r>
          </w:p>
          <w:p w14:paraId="2B5A0E36" w14:textId="2E2C51DF" w:rsidR="002F6B9D" w:rsidRPr="00803ADF" w:rsidRDefault="00211E9E" w:rsidP="00DB4A71">
            <w:pPr>
              <w:spacing w:after="60"/>
              <w:rPr>
                <w:rFonts w:ascii="Times New Roman" w:hAnsi="Times New Roman"/>
                <w:lang w:val="en-GB"/>
              </w:rPr>
            </w:pPr>
            <w:r w:rsidRPr="00803ADF">
              <w:rPr>
                <w:rFonts w:ascii="Times New Roman" w:hAnsi="Times New Roman"/>
                <w:b/>
                <w:lang w:val="en-GB"/>
              </w:rPr>
              <w:t>Task 5.</w:t>
            </w:r>
            <w:r w:rsidR="00EE2A29" w:rsidRPr="00803ADF">
              <w:rPr>
                <w:rFonts w:ascii="Times New Roman" w:hAnsi="Times New Roman"/>
                <w:b/>
                <w:lang w:val="en-GB"/>
              </w:rPr>
              <w:t>4</w:t>
            </w:r>
            <w:r w:rsidRPr="00803ADF">
              <w:rPr>
                <w:rFonts w:ascii="Times New Roman" w:hAnsi="Times New Roman"/>
                <w:b/>
                <w:lang w:val="en-GB"/>
              </w:rPr>
              <w:t xml:space="preserve"> Identify successful communicational strategies that promote illiberal appeals </w:t>
            </w:r>
            <w:r w:rsidR="00F9501E" w:rsidRPr="00803ADF">
              <w:rPr>
                <w:rFonts w:ascii="Times New Roman" w:hAnsi="Times New Roman"/>
                <w:lang w:val="en-GB"/>
              </w:rPr>
              <w:t xml:space="preserve">(lead SDU; partners: </w:t>
            </w:r>
            <w:r w:rsidR="00EE2A29" w:rsidRPr="00803ADF">
              <w:rPr>
                <w:rFonts w:ascii="Times New Roman" w:hAnsi="Times New Roman"/>
                <w:lang w:val="en-GB"/>
              </w:rPr>
              <w:t xml:space="preserve">UNCL, </w:t>
            </w:r>
            <w:r w:rsidR="00EE2A29" w:rsidRPr="007B19F8">
              <w:rPr>
                <w:rFonts w:ascii="Times New Roman" w:hAnsi="Times New Roman"/>
                <w:lang w:val="en-GB"/>
              </w:rPr>
              <w:t>UVA</w:t>
            </w:r>
            <w:r w:rsidR="00F9501E" w:rsidRPr="007B19F8">
              <w:rPr>
                <w:rFonts w:ascii="Times New Roman" w:hAnsi="Times New Roman"/>
                <w:lang w:val="en-GB"/>
              </w:rPr>
              <w:t>;</w:t>
            </w:r>
            <w:r w:rsidR="00F9501E" w:rsidRPr="00803ADF">
              <w:rPr>
                <w:rFonts w:ascii="Times New Roman" w:hAnsi="Times New Roman"/>
                <w:lang w:val="en-GB"/>
              </w:rPr>
              <w:t xml:space="preserve"> duration: months </w:t>
            </w:r>
            <w:r w:rsidR="00EE2A29" w:rsidRPr="00803ADF">
              <w:rPr>
                <w:rFonts w:ascii="Times New Roman" w:hAnsi="Times New Roman"/>
                <w:lang w:val="en-GB"/>
              </w:rPr>
              <w:t>33-38</w:t>
            </w:r>
            <w:r w:rsidR="00F9501E" w:rsidRPr="00803ADF">
              <w:rPr>
                <w:rFonts w:ascii="Times New Roman" w:hAnsi="Times New Roman"/>
                <w:lang w:val="en-GB"/>
              </w:rPr>
              <w:t>)</w:t>
            </w:r>
            <w:r w:rsidR="005E7466">
              <w:rPr>
                <w:rFonts w:ascii="Times New Roman" w:hAnsi="Times New Roman"/>
                <w:lang w:val="en-GB"/>
              </w:rPr>
              <w:t xml:space="preserve">: </w:t>
            </w:r>
            <w:r w:rsidR="002F6B9D" w:rsidRPr="00803ADF">
              <w:rPr>
                <w:rFonts w:ascii="Times New Roman" w:hAnsi="Times New Roman"/>
                <w:lang w:val="en-GB"/>
              </w:rPr>
              <w:t>This</w:t>
            </w:r>
            <w:r w:rsidR="0084574F" w:rsidRPr="00803ADF">
              <w:rPr>
                <w:rFonts w:ascii="Times New Roman" w:hAnsi="Times New Roman"/>
                <w:lang w:val="en-GB"/>
              </w:rPr>
              <w:t xml:space="preserve"> task</w:t>
            </w:r>
            <w:r w:rsidR="002F6B9D" w:rsidRPr="00803ADF">
              <w:rPr>
                <w:rFonts w:ascii="Times New Roman" w:hAnsi="Times New Roman"/>
                <w:lang w:val="en-GB"/>
              </w:rPr>
              <w:t xml:space="preserve"> will analyse how </w:t>
            </w:r>
            <w:r w:rsidR="00970C60" w:rsidRPr="00803ADF">
              <w:rPr>
                <w:rFonts w:ascii="Times New Roman" w:hAnsi="Times New Roman"/>
                <w:lang w:val="en-GB"/>
              </w:rPr>
              <w:t>(</w:t>
            </w:r>
            <w:r w:rsidR="002F6B9D" w:rsidRPr="00803ADF">
              <w:rPr>
                <w:rFonts w:ascii="Times New Roman" w:hAnsi="Times New Roman"/>
                <w:lang w:val="en-GB"/>
              </w:rPr>
              <w:t>il</w:t>
            </w:r>
            <w:r w:rsidR="00970C60" w:rsidRPr="00803ADF">
              <w:rPr>
                <w:rFonts w:ascii="Times New Roman" w:hAnsi="Times New Roman"/>
                <w:lang w:val="en-GB"/>
              </w:rPr>
              <w:t>)</w:t>
            </w:r>
            <w:r w:rsidR="002F6B9D" w:rsidRPr="00803ADF">
              <w:rPr>
                <w:rFonts w:ascii="Times New Roman" w:hAnsi="Times New Roman"/>
                <w:lang w:val="en-GB"/>
              </w:rPr>
              <w:t xml:space="preserve">liberal democratic appeals are </w:t>
            </w:r>
            <w:r w:rsidR="00970C60" w:rsidRPr="00803ADF">
              <w:rPr>
                <w:rFonts w:ascii="Times New Roman" w:hAnsi="Times New Roman"/>
                <w:lang w:val="en-GB"/>
              </w:rPr>
              <w:t>promoted in terms of communication style, the use of emotive rhetoric and their association with political issues</w:t>
            </w:r>
            <w:r w:rsidR="002F6B9D" w:rsidRPr="00803ADF">
              <w:rPr>
                <w:rFonts w:ascii="Times New Roman" w:hAnsi="Times New Roman"/>
                <w:lang w:val="en-GB"/>
              </w:rPr>
              <w:t xml:space="preserve"> </w:t>
            </w:r>
            <w:r w:rsidR="00F6799E" w:rsidRPr="00803ADF">
              <w:rPr>
                <w:rFonts w:ascii="Times New Roman" w:hAnsi="Times New Roman"/>
                <w:lang w:val="en-GB"/>
              </w:rPr>
              <w:t xml:space="preserve">during the </w:t>
            </w:r>
            <w:r w:rsidR="002F6B9D" w:rsidRPr="00803ADF">
              <w:rPr>
                <w:rFonts w:ascii="Times New Roman" w:hAnsi="Times New Roman"/>
                <w:lang w:val="en-GB"/>
              </w:rPr>
              <w:t>2024 EP election</w:t>
            </w:r>
            <w:r w:rsidR="00F6799E" w:rsidRPr="00803ADF">
              <w:rPr>
                <w:rFonts w:ascii="Times New Roman" w:hAnsi="Times New Roman"/>
                <w:lang w:val="en-GB"/>
              </w:rPr>
              <w:t xml:space="preserve"> campaigns in order to assess the success of such appeals</w:t>
            </w:r>
            <w:r w:rsidR="002F6B9D" w:rsidRPr="00803ADF">
              <w:rPr>
                <w:rFonts w:ascii="Times New Roman" w:hAnsi="Times New Roman"/>
                <w:lang w:val="en-GB"/>
              </w:rPr>
              <w:t xml:space="preserve">. Taking advantage of the data availability </w:t>
            </w:r>
            <w:r w:rsidR="00F6799E" w:rsidRPr="00803ADF">
              <w:rPr>
                <w:rFonts w:ascii="Times New Roman" w:hAnsi="Times New Roman"/>
                <w:lang w:val="en-GB"/>
              </w:rPr>
              <w:t>from 2019</w:t>
            </w:r>
            <w:r w:rsidR="002F6B9D" w:rsidRPr="00803ADF">
              <w:rPr>
                <w:rFonts w:ascii="Times New Roman" w:hAnsi="Times New Roman"/>
                <w:lang w:val="en-GB"/>
              </w:rPr>
              <w:t xml:space="preserve">, we will also be able to </w:t>
            </w:r>
            <w:r w:rsidR="00970C60" w:rsidRPr="00803ADF">
              <w:rPr>
                <w:rFonts w:ascii="Times New Roman" w:hAnsi="Times New Roman"/>
                <w:lang w:val="en-GB"/>
              </w:rPr>
              <w:t>assess the</w:t>
            </w:r>
            <w:r w:rsidR="002F6B9D" w:rsidRPr="00803ADF">
              <w:rPr>
                <w:rFonts w:ascii="Times New Roman" w:hAnsi="Times New Roman"/>
                <w:lang w:val="en-GB"/>
              </w:rPr>
              <w:t xml:space="preserve"> degree to which any changes </w:t>
            </w:r>
            <w:r w:rsidR="00970C60" w:rsidRPr="00803ADF">
              <w:rPr>
                <w:rFonts w:ascii="Times New Roman" w:hAnsi="Times New Roman"/>
                <w:lang w:val="en-GB"/>
              </w:rPr>
              <w:t xml:space="preserve">in illiberal democratic appeals </w:t>
            </w:r>
            <w:r w:rsidR="002F6B9D" w:rsidRPr="00803ADF">
              <w:rPr>
                <w:rFonts w:ascii="Times New Roman" w:hAnsi="Times New Roman"/>
                <w:lang w:val="en-GB"/>
              </w:rPr>
              <w:t>contribute to the</w:t>
            </w:r>
            <w:r w:rsidR="00970C60" w:rsidRPr="00803ADF">
              <w:rPr>
                <w:rFonts w:ascii="Times New Roman" w:hAnsi="Times New Roman"/>
                <w:lang w:val="en-GB"/>
              </w:rPr>
              <w:t>ir</w:t>
            </w:r>
            <w:r w:rsidR="002F6B9D" w:rsidRPr="00803ADF">
              <w:rPr>
                <w:rFonts w:ascii="Times New Roman" w:hAnsi="Times New Roman"/>
                <w:lang w:val="en-GB"/>
              </w:rPr>
              <w:t xml:space="preserve"> popularity. </w:t>
            </w:r>
          </w:p>
          <w:p w14:paraId="04C76DF9" w14:textId="0D0FE585" w:rsidR="00D652D1" w:rsidRPr="00803ADF" w:rsidRDefault="00211E9E" w:rsidP="005E7466">
            <w:pPr>
              <w:spacing w:after="60"/>
              <w:rPr>
                <w:rFonts w:ascii="Times New Roman" w:hAnsi="Times New Roman"/>
                <w:lang w:val="en-GB"/>
              </w:rPr>
            </w:pPr>
            <w:r w:rsidRPr="00803ADF">
              <w:rPr>
                <w:rFonts w:ascii="Times New Roman" w:hAnsi="Times New Roman"/>
                <w:b/>
                <w:lang w:val="en-GB"/>
              </w:rPr>
              <w:t>Task 5.</w:t>
            </w:r>
            <w:r w:rsidR="00D2132C" w:rsidRPr="00803ADF">
              <w:rPr>
                <w:rFonts w:ascii="Times New Roman" w:hAnsi="Times New Roman"/>
                <w:b/>
                <w:lang w:val="en-GB"/>
              </w:rPr>
              <w:t>5</w:t>
            </w:r>
            <w:r w:rsidRPr="00803ADF">
              <w:rPr>
                <w:rFonts w:ascii="Times New Roman" w:hAnsi="Times New Roman"/>
                <w:b/>
                <w:lang w:val="en-GB"/>
              </w:rPr>
              <w:t xml:space="preserve"> The diffusion of illiberal democratic appeal idea across </w:t>
            </w:r>
            <w:r w:rsidR="00970C60" w:rsidRPr="00803ADF">
              <w:rPr>
                <w:rFonts w:ascii="Times New Roman" w:hAnsi="Times New Roman"/>
                <w:b/>
                <w:lang w:val="en-GB"/>
              </w:rPr>
              <w:t>Europe</w:t>
            </w:r>
            <w:r w:rsidRPr="00803ADF">
              <w:rPr>
                <w:rFonts w:ascii="Times New Roman" w:hAnsi="Times New Roman"/>
                <w:b/>
                <w:lang w:val="en-GB"/>
              </w:rPr>
              <w:t xml:space="preserve"> </w:t>
            </w:r>
            <w:r w:rsidR="00F9501E" w:rsidRPr="00803ADF">
              <w:rPr>
                <w:rFonts w:ascii="Times New Roman" w:hAnsi="Times New Roman"/>
                <w:lang w:val="en-GB"/>
              </w:rPr>
              <w:t>(lead UVA; partners:</w:t>
            </w:r>
            <w:r w:rsidR="006043AE" w:rsidRPr="00803ADF">
              <w:rPr>
                <w:rFonts w:ascii="Times New Roman" w:hAnsi="Times New Roman"/>
                <w:lang w:val="en-GB"/>
              </w:rPr>
              <w:t xml:space="preserve"> UN</w:t>
            </w:r>
            <w:r w:rsidR="006043AE" w:rsidRPr="007B19F8">
              <w:rPr>
                <w:rFonts w:ascii="Times New Roman" w:hAnsi="Times New Roman"/>
                <w:lang w:val="en-GB"/>
              </w:rPr>
              <w:t>CL</w:t>
            </w:r>
            <w:r w:rsidR="007B19F8">
              <w:rPr>
                <w:rFonts w:ascii="Times New Roman" w:hAnsi="Times New Roman"/>
                <w:lang w:val="en-GB"/>
              </w:rPr>
              <w:t>, SDU</w:t>
            </w:r>
            <w:r w:rsidR="00F9501E" w:rsidRPr="007B19F8">
              <w:rPr>
                <w:rFonts w:ascii="Times New Roman" w:hAnsi="Times New Roman"/>
                <w:lang w:val="en-GB"/>
              </w:rPr>
              <w:t>;</w:t>
            </w:r>
            <w:r w:rsidR="00F9501E" w:rsidRPr="00803ADF">
              <w:rPr>
                <w:rFonts w:ascii="Times New Roman" w:hAnsi="Times New Roman"/>
                <w:lang w:val="en-GB"/>
              </w:rPr>
              <w:t xml:space="preserve"> duration: months </w:t>
            </w:r>
            <w:r w:rsidR="006043AE" w:rsidRPr="00803ADF">
              <w:rPr>
                <w:rFonts w:ascii="Times New Roman" w:hAnsi="Times New Roman"/>
                <w:lang w:val="en-GB"/>
              </w:rPr>
              <w:t>37-42</w:t>
            </w:r>
            <w:r w:rsidR="00F9501E" w:rsidRPr="00803ADF">
              <w:rPr>
                <w:rFonts w:ascii="Times New Roman" w:hAnsi="Times New Roman"/>
                <w:lang w:val="en-GB"/>
              </w:rPr>
              <w:t>)</w:t>
            </w:r>
            <w:r w:rsidR="005E7466">
              <w:rPr>
                <w:rFonts w:ascii="Times New Roman" w:hAnsi="Times New Roman"/>
                <w:lang w:val="en-GB"/>
              </w:rPr>
              <w:t xml:space="preserve">: </w:t>
            </w:r>
            <w:r w:rsidR="0084574F" w:rsidRPr="00803ADF">
              <w:rPr>
                <w:rFonts w:ascii="Times New Roman" w:hAnsi="Times New Roman"/>
                <w:lang w:val="en-GB"/>
              </w:rPr>
              <w:t>In this task</w:t>
            </w:r>
            <w:r w:rsidRPr="00803ADF">
              <w:rPr>
                <w:rFonts w:ascii="Times New Roman" w:hAnsi="Times New Roman"/>
                <w:lang w:val="en-GB"/>
              </w:rPr>
              <w:t xml:space="preserve"> we will </w:t>
            </w:r>
            <w:r w:rsidR="00970C60" w:rsidRPr="00803ADF">
              <w:rPr>
                <w:rFonts w:ascii="Times New Roman" w:hAnsi="Times New Roman"/>
                <w:lang w:val="en-GB"/>
              </w:rPr>
              <w:t>assess the extent to which</w:t>
            </w:r>
            <w:r w:rsidR="00954EDB" w:rsidRPr="00803ADF">
              <w:rPr>
                <w:rFonts w:ascii="Times New Roman" w:hAnsi="Times New Roman"/>
                <w:lang w:val="en-GB"/>
              </w:rPr>
              <w:t xml:space="preserve"> and under what conditions</w:t>
            </w:r>
            <w:r w:rsidRPr="00803ADF">
              <w:rPr>
                <w:rFonts w:ascii="Times New Roman" w:hAnsi="Times New Roman"/>
                <w:lang w:val="en-GB"/>
              </w:rPr>
              <w:t xml:space="preserve"> </w:t>
            </w:r>
            <w:r w:rsidR="00970C60" w:rsidRPr="00803ADF">
              <w:rPr>
                <w:rFonts w:ascii="Times New Roman" w:hAnsi="Times New Roman"/>
                <w:lang w:val="en-GB"/>
              </w:rPr>
              <w:t>(</w:t>
            </w:r>
            <w:r w:rsidRPr="00803ADF">
              <w:rPr>
                <w:rFonts w:ascii="Times New Roman" w:hAnsi="Times New Roman"/>
                <w:lang w:val="en-GB"/>
              </w:rPr>
              <w:t>il</w:t>
            </w:r>
            <w:r w:rsidR="00970C60" w:rsidRPr="00803ADF">
              <w:rPr>
                <w:rFonts w:ascii="Times New Roman" w:hAnsi="Times New Roman"/>
                <w:lang w:val="en-GB"/>
              </w:rPr>
              <w:t>)</w:t>
            </w:r>
            <w:r w:rsidR="007B19F8">
              <w:rPr>
                <w:rFonts w:ascii="Times New Roman" w:hAnsi="Times New Roman"/>
                <w:lang w:val="en-GB"/>
              </w:rPr>
              <w:t xml:space="preserve"> </w:t>
            </w:r>
            <w:r w:rsidRPr="00803ADF">
              <w:rPr>
                <w:rFonts w:ascii="Times New Roman" w:hAnsi="Times New Roman"/>
                <w:lang w:val="en-GB"/>
              </w:rPr>
              <w:t>liberal democratic appeals on social media</w:t>
            </w:r>
            <w:r w:rsidR="00970C60" w:rsidRPr="00803ADF">
              <w:rPr>
                <w:rFonts w:ascii="Times New Roman" w:hAnsi="Times New Roman"/>
                <w:lang w:val="en-GB"/>
              </w:rPr>
              <w:t xml:space="preserve"> travel across European countries</w:t>
            </w:r>
            <w:r w:rsidR="00954EDB" w:rsidRPr="00803ADF">
              <w:rPr>
                <w:rFonts w:ascii="Times New Roman" w:hAnsi="Times New Roman"/>
                <w:lang w:val="en-GB"/>
              </w:rPr>
              <w:t xml:space="preserve"> (or not)</w:t>
            </w:r>
            <w:r w:rsidRPr="00803ADF">
              <w:rPr>
                <w:rFonts w:ascii="Times New Roman" w:hAnsi="Times New Roman"/>
                <w:lang w:val="en-GB"/>
              </w:rPr>
              <w:t>. This allow</w:t>
            </w:r>
            <w:r w:rsidR="00970C60" w:rsidRPr="00803ADF">
              <w:rPr>
                <w:rFonts w:ascii="Times New Roman" w:hAnsi="Times New Roman"/>
                <w:lang w:val="en-GB"/>
              </w:rPr>
              <w:t>s</w:t>
            </w:r>
            <w:r w:rsidRPr="00803ADF">
              <w:rPr>
                <w:rFonts w:ascii="Times New Roman" w:hAnsi="Times New Roman"/>
                <w:lang w:val="en-GB"/>
              </w:rPr>
              <w:t xml:space="preserve"> us to eva</w:t>
            </w:r>
            <w:r w:rsidR="007B19F8">
              <w:rPr>
                <w:rFonts w:ascii="Times New Roman" w:hAnsi="Times New Roman"/>
                <w:lang w:val="en-GB"/>
              </w:rPr>
              <w:softHyphen/>
            </w:r>
            <w:r w:rsidRPr="00803ADF">
              <w:rPr>
                <w:rFonts w:ascii="Times New Roman" w:hAnsi="Times New Roman"/>
                <w:lang w:val="en-GB"/>
              </w:rPr>
              <w:t>luate if political elites make use of a common playbook or if they contextual</w:t>
            </w:r>
            <w:r w:rsidR="00161B50" w:rsidRPr="00803ADF">
              <w:rPr>
                <w:rFonts w:ascii="Times New Roman" w:hAnsi="Times New Roman"/>
                <w:lang w:val="en-GB"/>
              </w:rPr>
              <w:t xml:space="preserve">ise </w:t>
            </w:r>
            <w:r w:rsidRPr="00803ADF">
              <w:rPr>
                <w:rFonts w:ascii="Times New Roman" w:hAnsi="Times New Roman"/>
                <w:lang w:val="en-GB"/>
              </w:rPr>
              <w:t xml:space="preserve">these messages according to a given countries’ circumstances.  </w:t>
            </w:r>
          </w:p>
        </w:tc>
      </w:tr>
    </w:tbl>
    <w:p w14:paraId="398A7B19" w14:textId="77777777" w:rsidR="00D652D1" w:rsidRPr="00803ADF"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01CD887B" w14:textId="77777777" w:rsidTr="00C4093C">
        <w:tc>
          <w:tcPr>
            <w:tcW w:w="10091" w:type="dxa"/>
          </w:tcPr>
          <w:p w14:paraId="10A14321" w14:textId="77777777" w:rsidR="00D652D1" w:rsidRPr="00803ADF" w:rsidRDefault="00D652D1" w:rsidP="0084574F">
            <w:pPr>
              <w:spacing w:before="60" w:after="180"/>
              <w:rPr>
                <w:rFonts w:ascii="Times New Roman" w:hAnsi="Times New Roman"/>
                <w:lang w:val="en-GB"/>
              </w:rPr>
            </w:pPr>
            <w:r w:rsidRPr="00803ADF">
              <w:rPr>
                <w:rFonts w:ascii="Times New Roman" w:hAnsi="Times New Roman"/>
                <w:b/>
                <w:lang w:val="en-GB"/>
              </w:rPr>
              <w:lastRenderedPageBreak/>
              <w:t>Deliverables</w:t>
            </w:r>
            <w:r w:rsidRPr="00803ADF">
              <w:rPr>
                <w:rFonts w:ascii="Times New Roman" w:hAnsi="Times New Roman"/>
                <w:lang w:val="en-GB"/>
              </w:rPr>
              <w:t xml:space="preserve"> (brief description and month of delivery)</w:t>
            </w:r>
          </w:p>
          <w:p w14:paraId="2A08C82C" w14:textId="69E4F4C2" w:rsidR="00A521DA" w:rsidRPr="00803ADF" w:rsidRDefault="00211E9E" w:rsidP="00DB4A71">
            <w:pPr>
              <w:spacing w:after="60"/>
              <w:rPr>
                <w:rFonts w:ascii="Times New Roman" w:hAnsi="Times New Roman"/>
                <w:b/>
                <w:lang w:val="en-GB"/>
              </w:rPr>
            </w:pPr>
            <w:r w:rsidRPr="00803ADF">
              <w:rPr>
                <w:rFonts w:ascii="Times New Roman" w:hAnsi="Times New Roman"/>
                <w:b/>
                <w:lang w:val="en-GB"/>
              </w:rPr>
              <w:t>D</w:t>
            </w:r>
            <w:r w:rsidR="00F9501E" w:rsidRPr="00803ADF">
              <w:rPr>
                <w:rFonts w:ascii="Times New Roman" w:hAnsi="Times New Roman"/>
                <w:b/>
                <w:lang w:val="en-GB"/>
              </w:rPr>
              <w:t>5.</w:t>
            </w:r>
            <w:r w:rsidRPr="00803ADF">
              <w:rPr>
                <w:rFonts w:ascii="Times New Roman" w:hAnsi="Times New Roman"/>
                <w:b/>
                <w:lang w:val="en-GB"/>
              </w:rPr>
              <w:t>1</w:t>
            </w:r>
            <w:r w:rsidR="00AC5C1E">
              <w:rPr>
                <w:rFonts w:ascii="Times New Roman" w:hAnsi="Times New Roman"/>
                <w:b/>
                <w:lang w:val="en-GB"/>
              </w:rPr>
              <w:t xml:space="preserve"> </w:t>
            </w:r>
            <w:commentRangeStart w:id="43"/>
            <w:r w:rsidRPr="00803ADF">
              <w:rPr>
                <w:rFonts w:ascii="Times New Roman" w:hAnsi="Times New Roman"/>
                <w:b/>
                <w:lang w:val="en-GB"/>
              </w:rPr>
              <w:t xml:space="preserve">Codebook </w:t>
            </w:r>
            <w:commentRangeEnd w:id="43"/>
            <w:r w:rsidR="00E30AD6">
              <w:rPr>
                <w:rStyle w:val="CommentReference"/>
                <w:szCs w:val="20"/>
              </w:rPr>
              <w:commentReference w:id="43"/>
            </w:r>
            <w:r w:rsidRPr="00803ADF">
              <w:rPr>
                <w:rFonts w:ascii="Times New Roman" w:hAnsi="Times New Roman"/>
                <w:b/>
                <w:lang w:val="en-GB"/>
              </w:rPr>
              <w:t>for the coding of social media content</w:t>
            </w:r>
            <w:r w:rsidR="00F9501E" w:rsidRPr="00803ADF">
              <w:rPr>
                <w:rFonts w:ascii="Times New Roman" w:hAnsi="Times New Roman"/>
                <w:b/>
                <w:lang w:val="en-GB"/>
              </w:rPr>
              <w:t xml:space="preserve"> </w:t>
            </w:r>
            <w:r w:rsidR="00F9501E" w:rsidRPr="00803ADF">
              <w:rPr>
                <w:rFonts w:ascii="Times New Roman" w:hAnsi="Times New Roman"/>
                <w:bCs/>
                <w:lang w:val="en-GB"/>
              </w:rPr>
              <w:t>(</w:t>
            </w:r>
            <w:r w:rsidR="00BC0309" w:rsidRPr="00803ADF">
              <w:rPr>
                <w:rFonts w:ascii="Times New Roman" w:hAnsi="Times New Roman"/>
                <w:bCs/>
                <w:lang w:val="en-GB"/>
              </w:rPr>
              <w:t xml:space="preserve">lead: UNCL; </w:t>
            </w:r>
            <w:r w:rsidR="00F9501E" w:rsidRPr="00803ADF">
              <w:rPr>
                <w:rFonts w:ascii="Times New Roman" w:hAnsi="Times New Roman"/>
                <w:bCs/>
                <w:lang w:val="en-GB"/>
              </w:rPr>
              <w:t xml:space="preserve">month of delivery: </w:t>
            </w:r>
            <w:r w:rsidR="00E96501" w:rsidRPr="00803ADF">
              <w:rPr>
                <w:rFonts w:ascii="Times New Roman" w:hAnsi="Times New Roman"/>
                <w:bCs/>
                <w:lang w:val="en-GB"/>
              </w:rPr>
              <w:t>22</w:t>
            </w:r>
            <w:r w:rsidRPr="00803ADF">
              <w:rPr>
                <w:rFonts w:ascii="Times New Roman" w:hAnsi="Times New Roman"/>
                <w:bCs/>
                <w:lang w:val="en-GB"/>
              </w:rPr>
              <w:t>)</w:t>
            </w:r>
            <w:r w:rsidR="00F366BF" w:rsidRPr="00803ADF">
              <w:rPr>
                <w:rFonts w:ascii="Times New Roman" w:hAnsi="Times New Roman"/>
                <w:lang w:val="en-GB"/>
              </w:rPr>
              <w:t xml:space="preserve"> </w:t>
            </w:r>
          </w:p>
          <w:p w14:paraId="033A22C2" w14:textId="0F8EA333" w:rsidR="00D2132C" w:rsidRPr="00803ADF" w:rsidRDefault="0055211F" w:rsidP="00DB4A71">
            <w:pPr>
              <w:spacing w:after="60"/>
              <w:rPr>
                <w:rFonts w:ascii="Times New Roman" w:hAnsi="Times New Roman"/>
                <w:lang w:val="en-GB"/>
              </w:rPr>
            </w:pPr>
            <w:r w:rsidRPr="00803ADF">
              <w:rPr>
                <w:rFonts w:ascii="Times New Roman" w:hAnsi="Times New Roman"/>
                <w:b/>
                <w:lang w:val="en-GB"/>
              </w:rPr>
              <w:t>D5.</w:t>
            </w:r>
            <w:r w:rsidR="00A57FA5" w:rsidRPr="00803ADF">
              <w:rPr>
                <w:rFonts w:ascii="Times New Roman" w:hAnsi="Times New Roman"/>
                <w:b/>
                <w:lang w:val="en-GB"/>
              </w:rPr>
              <w:t>2</w:t>
            </w:r>
            <w:r w:rsidRPr="00803ADF">
              <w:rPr>
                <w:rFonts w:ascii="Times New Roman" w:hAnsi="Times New Roman"/>
                <w:b/>
                <w:lang w:val="en-GB"/>
              </w:rPr>
              <w:t xml:space="preserve"> </w:t>
            </w:r>
            <w:r w:rsidR="00970C60" w:rsidRPr="00803ADF">
              <w:rPr>
                <w:rFonts w:ascii="Times New Roman" w:hAnsi="Times New Roman"/>
                <w:b/>
                <w:lang w:val="en-GB"/>
              </w:rPr>
              <w:t>D</w:t>
            </w:r>
            <w:r w:rsidR="00D2132C" w:rsidRPr="00803ADF">
              <w:rPr>
                <w:rFonts w:ascii="Times New Roman" w:hAnsi="Times New Roman"/>
                <w:b/>
                <w:lang w:val="en-GB"/>
              </w:rPr>
              <w:t xml:space="preserve">ataset of </w:t>
            </w:r>
            <w:r w:rsidR="00970C60" w:rsidRPr="00803ADF">
              <w:rPr>
                <w:rFonts w:ascii="Times New Roman" w:hAnsi="Times New Roman"/>
                <w:b/>
                <w:lang w:val="en-GB"/>
              </w:rPr>
              <w:t xml:space="preserve">(il)liberal </w:t>
            </w:r>
            <w:r w:rsidR="00D2132C" w:rsidRPr="00803ADF">
              <w:rPr>
                <w:rFonts w:ascii="Times New Roman" w:hAnsi="Times New Roman"/>
                <w:b/>
                <w:lang w:val="en-GB"/>
              </w:rPr>
              <w:t xml:space="preserve">social media communication </w:t>
            </w:r>
            <w:r w:rsidR="00970C60" w:rsidRPr="00803ADF">
              <w:rPr>
                <w:rFonts w:ascii="Times New Roman" w:hAnsi="Times New Roman"/>
                <w:b/>
                <w:lang w:val="en-GB"/>
              </w:rPr>
              <w:t>by</w:t>
            </w:r>
            <w:r w:rsidR="00D2132C" w:rsidRPr="00803ADF">
              <w:rPr>
                <w:rFonts w:ascii="Times New Roman" w:hAnsi="Times New Roman"/>
                <w:b/>
                <w:lang w:val="en-GB"/>
              </w:rPr>
              <w:t xml:space="preserve"> political elites</w:t>
            </w:r>
            <w:r w:rsidR="00BC0309" w:rsidRPr="00803ADF">
              <w:rPr>
                <w:rFonts w:ascii="Times New Roman" w:hAnsi="Times New Roman"/>
                <w:b/>
                <w:lang w:val="en-GB"/>
              </w:rPr>
              <w:t xml:space="preserve"> </w:t>
            </w:r>
            <w:r w:rsidR="00BC0309" w:rsidRPr="00803ADF">
              <w:rPr>
                <w:rFonts w:ascii="Times New Roman" w:hAnsi="Times New Roman"/>
                <w:bCs/>
                <w:lang w:val="en-GB"/>
              </w:rPr>
              <w:t xml:space="preserve">(lead: UNCL; </w:t>
            </w:r>
            <w:r w:rsidR="00D2132C" w:rsidRPr="00803ADF">
              <w:rPr>
                <w:rFonts w:ascii="Times New Roman" w:hAnsi="Times New Roman"/>
                <w:bCs/>
                <w:lang w:val="en-GB"/>
              </w:rPr>
              <w:t xml:space="preserve">month of delivery: </w:t>
            </w:r>
            <w:r w:rsidR="005E7466">
              <w:rPr>
                <w:rFonts w:ascii="Times New Roman" w:hAnsi="Times New Roman"/>
                <w:bCs/>
                <w:lang w:val="en-GB"/>
              </w:rPr>
              <w:t>48</w:t>
            </w:r>
            <w:r w:rsidR="00D2132C" w:rsidRPr="00803ADF">
              <w:rPr>
                <w:rFonts w:ascii="Times New Roman" w:hAnsi="Times New Roman"/>
                <w:bCs/>
                <w:lang w:val="en-GB"/>
              </w:rPr>
              <w:t>)</w:t>
            </w:r>
            <w:r w:rsidR="005E7466">
              <w:rPr>
                <w:rFonts w:ascii="Times New Roman" w:hAnsi="Times New Roman"/>
                <w:bCs/>
                <w:lang w:val="en-GB"/>
              </w:rPr>
              <w:t xml:space="preserve">: </w:t>
            </w:r>
            <w:r w:rsidR="00D2132C" w:rsidRPr="00803ADF">
              <w:rPr>
                <w:rFonts w:ascii="Times New Roman" w:hAnsi="Times New Roman"/>
                <w:lang w:val="en-GB"/>
              </w:rPr>
              <w:t xml:space="preserve">The dataset will be developed based on Task 5.2 </w:t>
            </w:r>
            <w:r w:rsidR="005E7466" w:rsidRPr="00803ADF">
              <w:rPr>
                <w:rFonts w:ascii="Times New Roman" w:hAnsi="Times New Roman"/>
                <w:lang w:val="en-GB"/>
              </w:rPr>
              <w:t xml:space="preserve">(internal release: month </w:t>
            </w:r>
            <w:r w:rsidR="005E7466">
              <w:rPr>
                <w:rFonts w:ascii="Times New Roman" w:hAnsi="Times New Roman"/>
                <w:lang w:val="en-GB"/>
              </w:rPr>
              <w:t>29</w:t>
            </w:r>
            <w:r w:rsidR="005E7466" w:rsidRPr="00803ADF">
              <w:rPr>
                <w:rFonts w:ascii="Times New Roman" w:hAnsi="Times New Roman"/>
                <w:lang w:val="en-GB"/>
              </w:rPr>
              <w:t>).</w:t>
            </w:r>
          </w:p>
          <w:p w14:paraId="7E6EC468" w14:textId="00E58971" w:rsidR="00D2132C" w:rsidRPr="00803ADF" w:rsidRDefault="00D2132C" w:rsidP="00DB4A71">
            <w:pPr>
              <w:spacing w:after="60"/>
              <w:rPr>
                <w:rFonts w:ascii="Times New Roman" w:hAnsi="Times New Roman"/>
                <w:bCs/>
                <w:lang w:val="en-GB"/>
              </w:rPr>
            </w:pPr>
            <w:r w:rsidRPr="00803ADF">
              <w:rPr>
                <w:rFonts w:ascii="Times New Roman" w:hAnsi="Times New Roman"/>
                <w:b/>
                <w:lang w:val="en-GB"/>
              </w:rPr>
              <w:t xml:space="preserve">D5.3 Report on the spread of illiberal democratic </w:t>
            </w:r>
            <w:r w:rsidR="00B148C4" w:rsidRPr="00803ADF">
              <w:rPr>
                <w:rFonts w:ascii="Times New Roman" w:hAnsi="Times New Roman"/>
                <w:b/>
                <w:lang w:val="en-GB"/>
              </w:rPr>
              <w:t>discourse</w:t>
            </w:r>
            <w:r w:rsidRPr="00803ADF">
              <w:rPr>
                <w:rFonts w:ascii="Times New Roman" w:hAnsi="Times New Roman"/>
                <w:b/>
                <w:lang w:val="en-GB"/>
              </w:rPr>
              <w:t xml:space="preserve"> on social media</w:t>
            </w:r>
            <w:r w:rsidR="00F47751">
              <w:rPr>
                <w:rFonts w:ascii="Times New Roman" w:hAnsi="Times New Roman"/>
                <w:b/>
                <w:lang w:val="en-GB"/>
              </w:rPr>
              <w:t xml:space="preserve"> </w:t>
            </w:r>
            <w:r w:rsidR="00BC0309" w:rsidRPr="00803ADF">
              <w:rPr>
                <w:rFonts w:ascii="Times New Roman" w:hAnsi="Times New Roman"/>
                <w:bCs/>
                <w:lang w:val="en-GB"/>
              </w:rPr>
              <w:t xml:space="preserve">(lead: UNCL; </w:t>
            </w:r>
            <w:r w:rsidRPr="00803ADF">
              <w:rPr>
                <w:rFonts w:ascii="Times New Roman" w:hAnsi="Times New Roman"/>
                <w:bCs/>
                <w:lang w:val="en-GB"/>
              </w:rPr>
              <w:t>month of delivery: 33)</w:t>
            </w:r>
            <w:r w:rsidR="00AC65AC">
              <w:rPr>
                <w:rFonts w:ascii="Times New Roman" w:hAnsi="Times New Roman"/>
                <w:bCs/>
                <w:lang w:val="en-GB"/>
              </w:rPr>
              <w:t xml:space="preserve">: It also informs the </w:t>
            </w:r>
            <w:r w:rsidR="00AC65AC" w:rsidRPr="00803ADF">
              <w:rPr>
                <w:rFonts w:ascii="Times New Roman" w:hAnsi="Times New Roman"/>
                <w:bCs/>
                <w:lang w:val="en-GB"/>
              </w:rPr>
              <w:t xml:space="preserve">second </w:t>
            </w:r>
            <w:r w:rsidR="00AC65AC">
              <w:rPr>
                <w:rFonts w:ascii="Times New Roman" w:hAnsi="Times New Roman"/>
                <w:bCs/>
                <w:lang w:val="en-GB"/>
              </w:rPr>
              <w:t xml:space="preserve">flagship </w:t>
            </w:r>
            <w:r w:rsidR="00AC65AC" w:rsidRPr="00803ADF">
              <w:rPr>
                <w:rFonts w:ascii="Times New Roman" w:hAnsi="Times New Roman"/>
                <w:bCs/>
                <w:lang w:val="en-GB"/>
              </w:rPr>
              <w:t>report on the challenges related to the contestation of liberal democratic ideals</w:t>
            </w:r>
            <w:r w:rsidR="00AC65AC">
              <w:rPr>
                <w:rFonts w:ascii="Times New Roman" w:hAnsi="Times New Roman"/>
                <w:bCs/>
                <w:lang w:val="en-GB"/>
              </w:rPr>
              <w:t xml:space="preserve">. </w:t>
            </w:r>
          </w:p>
          <w:p w14:paraId="796D2527" w14:textId="08AEA30B" w:rsidR="00D2132C" w:rsidRPr="005E7466" w:rsidRDefault="00D2132C" w:rsidP="00DB4A71">
            <w:pPr>
              <w:spacing w:after="60"/>
              <w:rPr>
                <w:rFonts w:ascii="Times New Roman" w:hAnsi="Times New Roman"/>
                <w:b/>
                <w:lang w:val="en-GB"/>
              </w:rPr>
            </w:pPr>
            <w:r w:rsidRPr="00803ADF">
              <w:rPr>
                <w:rFonts w:ascii="Times New Roman" w:hAnsi="Times New Roman"/>
                <w:b/>
                <w:lang w:val="en-GB"/>
              </w:rPr>
              <w:t xml:space="preserve">D5.4 </w:t>
            </w:r>
            <w:r w:rsidR="00BC0309" w:rsidRPr="00803ADF">
              <w:rPr>
                <w:rFonts w:ascii="Times New Roman" w:hAnsi="Times New Roman"/>
                <w:b/>
                <w:lang w:val="en-GB"/>
              </w:rPr>
              <w:t xml:space="preserve">Report </w:t>
            </w:r>
            <w:r w:rsidRPr="00803ADF">
              <w:rPr>
                <w:rFonts w:ascii="Times New Roman" w:hAnsi="Times New Roman"/>
                <w:b/>
                <w:lang w:val="en-GB"/>
              </w:rPr>
              <w:t>on the promotion of illiberal democratic appeals and their effects (</w:t>
            </w:r>
            <w:r w:rsidR="00BC0309" w:rsidRPr="00803ADF">
              <w:rPr>
                <w:rFonts w:ascii="Times New Roman" w:hAnsi="Times New Roman"/>
                <w:bCs/>
                <w:lang w:val="en-GB"/>
              </w:rPr>
              <w:t xml:space="preserve">lead: SDU; </w:t>
            </w:r>
            <w:r w:rsidRPr="00803ADF">
              <w:rPr>
                <w:rFonts w:ascii="Times New Roman" w:hAnsi="Times New Roman"/>
                <w:bCs/>
                <w:lang w:val="en-GB"/>
              </w:rPr>
              <w:t>month of delivery: 38)</w:t>
            </w:r>
            <w:r w:rsidR="00AC65AC">
              <w:rPr>
                <w:rFonts w:ascii="Times New Roman" w:hAnsi="Times New Roman"/>
                <w:bCs/>
                <w:lang w:val="en-GB"/>
              </w:rPr>
              <w:t xml:space="preserve">: It also informs the </w:t>
            </w:r>
            <w:r w:rsidR="00AC65AC" w:rsidRPr="00803ADF">
              <w:rPr>
                <w:rFonts w:ascii="Times New Roman" w:hAnsi="Times New Roman"/>
                <w:bCs/>
                <w:lang w:val="en-GB"/>
              </w:rPr>
              <w:t xml:space="preserve">second </w:t>
            </w:r>
            <w:r w:rsidR="00AC65AC">
              <w:rPr>
                <w:rFonts w:ascii="Times New Roman" w:hAnsi="Times New Roman"/>
                <w:bCs/>
                <w:lang w:val="en-GB"/>
              </w:rPr>
              <w:t xml:space="preserve">flagship </w:t>
            </w:r>
            <w:r w:rsidR="00AC65AC" w:rsidRPr="00803ADF">
              <w:rPr>
                <w:rFonts w:ascii="Times New Roman" w:hAnsi="Times New Roman"/>
                <w:bCs/>
                <w:lang w:val="en-GB"/>
              </w:rPr>
              <w:t>report</w:t>
            </w:r>
            <w:r w:rsidR="00AC65AC">
              <w:rPr>
                <w:rFonts w:ascii="Times New Roman" w:hAnsi="Times New Roman"/>
                <w:bCs/>
                <w:lang w:val="en-GB"/>
              </w:rPr>
              <w:t>.</w:t>
            </w:r>
          </w:p>
          <w:p w14:paraId="44260653" w14:textId="2EB197F7" w:rsidR="00D652D1" w:rsidRPr="005E7466" w:rsidRDefault="00D2132C" w:rsidP="00DB4A71">
            <w:pPr>
              <w:spacing w:after="60"/>
              <w:rPr>
                <w:rFonts w:ascii="Times New Roman" w:hAnsi="Times New Roman"/>
                <w:b/>
                <w:lang w:val="en-GB"/>
              </w:rPr>
            </w:pPr>
            <w:r w:rsidRPr="00803ADF">
              <w:rPr>
                <w:rFonts w:ascii="Times New Roman" w:hAnsi="Times New Roman"/>
                <w:b/>
                <w:lang w:val="en-GB"/>
              </w:rPr>
              <w:t xml:space="preserve">D5.5 </w:t>
            </w:r>
            <w:r w:rsidR="00BC0309" w:rsidRPr="00803ADF">
              <w:rPr>
                <w:rFonts w:ascii="Times New Roman" w:hAnsi="Times New Roman"/>
                <w:b/>
                <w:lang w:val="en-GB"/>
              </w:rPr>
              <w:t xml:space="preserve">Report </w:t>
            </w:r>
            <w:r w:rsidRPr="00803ADF">
              <w:rPr>
                <w:rFonts w:ascii="Times New Roman" w:hAnsi="Times New Roman"/>
                <w:b/>
                <w:lang w:val="en-GB"/>
              </w:rPr>
              <w:t xml:space="preserve">on the diffusion of illiberal democratic appeals </w:t>
            </w:r>
            <w:r w:rsidR="00A4770F" w:rsidRPr="00803ADF">
              <w:rPr>
                <w:rFonts w:ascii="Times New Roman" w:hAnsi="Times New Roman"/>
                <w:b/>
                <w:lang w:val="en-GB"/>
              </w:rPr>
              <w:t>across</w:t>
            </w:r>
            <w:r w:rsidRPr="00803ADF">
              <w:rPr>
                <w:rFonts w:ascii="Times New Roman" w:hAnsi="Times New Roman"/>
                <w:b/>
                <w:lang w:val="en-GB"/>
              </w:rPr>
              <w:t xml:space="preserve"> EU member </w:t>
            </w:r>
            <w:r w:rsidR="00A4770F" w:rsidRPr="00803ADF">
              <w:rPr>
                <w:rFonts w:ascii="Times New Roman" w:hAnsi="Times New Roman"/>
                <w:b/>
                <w:lang w:val="en-GB"/>
              </w:rPr>
              <w:t>states</w:t>
            </w:r>
            <w:r w:rsidRPr="00803ADF">
              <w:rPr>
                <w:rFonts w:ascii="Times New Roman" w:hAnsi="Times New Roman"/>
                <w:b/>
                <w:lang w:val="en-GB"/>
              </w:rPr>
              <w:t xml:space="preserve"> </w:t>
            </w:r>
            <w:r w:rsidR="00BC0309" w:rsidRPr="00803ADF">
              <w:rPr>
                <w:rFonts w:ascii="Times New Roman" w:hAnsi="Times New Roman"/>
                <w:bCs/>
                <w:lang w:val="en-GB"/>
              </w:rPr>
              <w:t xml:space="preserve">(lead: UVA; </w:t>
            </w:r>
            <w:r w:rsidRPr="00803ADF">
              <w:rPr>
                <w:rFonts w:ascii="Times New Roman" w:hAnsi="Times New Roman"/>
                <w:bCs/>
                <w:lang w:val="en-GB"/>
              </w:rPr>
              <w:t>month of delivery: 42)</w:t>
            </w:r>
            <w:r w:rsidR="00AC65AC">
              <w:rPr>
                <w:rFonts w:ascii="Times New Roman" w:hAnsi="Times New Roman"/>
                <w:bCs/>
                <w:lang w:val="en-GB"/>
              </w:rPr>
              <w:t xml:space="preserve">: It also informs the </w:t>
            </w:r>
            <w:r w:rsidR="00AC65AC" w:rsidRPr="00803ADF">
              <w:rPr>
                <w:rFonts w:ascii="Times New Roman" w:hAnsi="Times New Roman"/>
                <w:bCs/>
                <w:lang w:val="en-GB"/>
              </w:rPr>
              <w:t xml:space="preserve">second </w:t>
            </w:r>
            <w:r w:rsidR="00AC65AC">
              <w:rPr>
                <w:rFonts w:ascii="Times New Roman" w:hAnsi="Times New Roman"/>
                <w:bCs/>
                <w:lang w:val="en-GB"/>
              </w:rPr>
              <w:t xml:space="preserve">flagship </w:t>
            </w:r>
            <w:r w:rsidR="00AC65AC" w:rsidRPr="00803ADF">
              <w:rPr>
                <w:rFonts w:ascii="Times New Roman" w:hAnsi="Times New Roman"/>
                <w:bCs/>
                <w:lang w:val="en-GB"/>
              </w:rPr>
              <w:t>report</w:t>
            </w:r>
            <w:r w:rsidR="00AC65AC">
              <w:rPr>
                <w:rFonts w:ascii="Times New Roman" w:hAnsi="Times New Roman"/>
                <w:bCs/>
                <w:lang w:val="en-GB"/>
              </w:rPr>
              <w:t>.</w:t>
            </w:r>
          </w:p>
        </w:tc>
      </w:tr>
    </w:tbl>
    <w:p w14:paraId="32C34941" w14:textId="77777777" w:rsidR="00D652D1" w:rsidRPr="00803ADF" w:rsidRDefault="00D652D1" w:rsidP="004D4A32">
      <w:pPr>
        <w:pStyle w:val="Heading4"/>
      </w:pPr>
      <w:r w:rsidRPr="00803ADF">
        <w:t>WP6 - Electoral marketplace for different visions of liberal democracy (lead: LSE/Sara)</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A34E1B" w:rsidRPr="00803ADF" w14:paraId="092D489C" w14:textId="77777777" w:rsidTr="00CB2B72">
        <w:trPr>
          <w:cantSplit/>
          <w:trHeight w:val="397"/>
        </w:trPr>
        <w:tc>
          <w:tcPr>
            <w:tcW w:w="2425" w:type="dxa"/>
            <w:shd w:val="clear" w:color="auto" w:fill="F2F2F2" w:themeFill="background1" w:themeFillShade="F2"/>
            <w:vAlign w:val="center"/>
          </w:tcPr>
          <w:p w14:paraId="08DE072D"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 xml:space="preserve">Work package number </w:t>
            </w:r>
          </w:p>
        </w:tc>
        <w:tc>
          <w:tcPr>
            <w:tcW w:w="845" w:type="dxa"/>
            <w:vAlign w:val="center"/>
          </w:tcPr>
          <w:p w14:paraId="48C6048A" w14:textId="77777777" w:rsidR="00A34E1B" w:rsidRPr="00803ADF" w:rsidRDefault="00A34E1B" w:rsidP="00CB2B72">
            <w:pPr>
              <w:rPr>
                <w:rFonts w:ascii="Times New Roman" w:hAnsi="Times New Roman"/>
                <w:b/>
                <w:bCs/>
                <w:lang w:val="en-GB"/>
              </w:rPr>
            </w:pPr>
            <w:r w:rsidRPr="00803ADF">
              <w:rPr>
                <w:rFonts w:ascii="Times New Roman" w:hAnsi="Times New Roman"/>
                <w:b/>
                <w:bCs/>
                <w:lang w:val="en-GB"/>
              </w:rPr>
              <w:t>6</w:t>
            </w:r>
          </w:p>
        </w:tc>
        <w:tc>
          <w:tcPr>
            <w:tcW w:w="5104" w:type="dxa"/>
            <w:gridSpan w:val="6"/>
            <w:shd w:val="clear" w:color="auto" w:fill="F2F2F2" w:themeFill="background1" w:themeFillShade="F2"/>
            <w:vAlign w:val="center"/>
          </w:tcPr>
          <w:p w14:paraId="6FA90F00" w14:textId="77777777" w:rsidR="00A34E1B" w:rsidRPr="00803ADF" w:rsidRDefault="00A34E1B" w:rsidP="00CB2B72">
            <w:pPr>
              <w:rPr>
                <w:rFonts w:ascii="Times New Roman" w:hAnsi="Times New Roman"/>
                <w:lang w:val="en-GB"/>
              </w:rPr>
            </w:pPr>
            <w:r w:rsidRPr="00803ADF">
              <w:rPr>
                <w:rFonts w:ascii="Times New Roman" w:hAnsi="Times New Roman"/>
                <w:b/>
                <w:lang w:val="en-GB"/>
              </w:rPr>
              <w:t>Lead beneficiary</w:t>
            </w:r>
          </w:p>
        </w:tc>
        <w:tc>
          <w:tcPr>
            <w:tcW w:w="1705" w:type="dxa"/>
            <w:gridSpan w:val="2"/>
            <w:vAlign w:val="center"/>
          </w:tcPr>
          <w:p w14:paraId="43B17048" w14:textId="77777777" w:rsidR="00A34E1B" w:rsidRPr="00803ADF" w:rsidRDefault="00A34E1B" w:rsidP="00CB2B72">
            <w:pPr>
              <w:rPr>
                <w:rFonts w:ascii="Times New Roman" w:hAnsi="Times New Roman"/>
                <w:b/>
                <w:bCs/>
                <w:lang w:val="en-GB"/>
              </w:rPr>
            </w:pPr>
            <w:r w:rsidRPr="00803ADF">
              <w:rPr>
                <w:rFonts w:ascii="Times New Roman" w:hAnsi="Times New Roman"/>
                <w:b/>
                <w:bCs/>
                <w:lang w:val="en-GB"/>
              </w:rPr>
              <w:t>LSE</w:t>
            </w:r>
          </w:p>
        </w:tc>
      </w:tr>
      <w:tr w:rsidR="00A34E1B" w:rsidRPr="00803ADF" w14:paraId="278C78C3" w14:textId="77777777" w:rsidTr="00CB2B72">
        <w:trPr>
          <w:cantSplit/>
          <w:trHeight w:val="397"/>
        </w:trPr>
        <w:tc>
          <w:tcPr>
            <w:tcW w:w="2425" w:type="dxa"/>
            <w:shd w:val="clear" w:color="auto" w:fill="F2F2F2" w:themeFill="background1" w:themeFillShade="F2"/>
            <w:vAlign w:val="center"/>
          </w:tcPr>
          <w:p w14:paraId="294742F8"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Work package title</w:t>
            </w:r>
          </w:p>
        </w:tc>
        <w:tc>
          <w:tcPr>
            <w:tcW w:w="7654" w:type="dxa"/>
            <w:gridSpan w:val="9"/>
            <w:vAlign w:val="center"/>
          </w:tcPr>
          <w:p w14:paraId="2DE0E3B6" w14:textId="77777777" w:rsidR="00A34E1B" w:rsidRPr="00803ADF" w:rsidRDefault="00A34E1B" w:rsidP="00CB2B72">
            <w:pPr>
              <w:rPr>
                <w:rFonts w:ascii="Times New Roman" w:hAnsi="Times New Roman"/>
                <w:lang w:val="en-GB"/>
              </w:rPr>
            </w:pPr>
            <w:r w:rsidRPr="00803ADF">
              <w:rPr>
                <w:rFonts w:ascii="Times New Roman" w:hAnsi="Times New Roman"/>
                <w:lang w:val="en-GB"/>
              </w:rPr>
              <w:t>Electoral marketplace for different visions of liberal democracy</w:t>
            </w:r>
          </w:p>
        </w:tc>
      </w:tr>
      <w:tr w:rsidR="00A34E1B" w:rsidRPr="00803ADF" w14:paraId="0B2F6DD4" w14:textId="77777777" w:rsidTr="00CB2B72">
        <w:trPr>
          <w:cantSplit/>
          <w:trHeight w:val="397"/>
        </w:trPr>
        <w:tc>
          <w:tcPr>
            <w:tcW w:w="2425" w:type="dxa"/>
            <w:shd w:val="clear" w:color="auto" w:fill="F2F2F2" w:themeFill="background1" w:themeFillShade="F2"/>
            <w:vAlign w:val="center"/>
          </w:tcPr>
          <w:p w14:paraId="53019ACB" w14:textId="77777777" w:rsidR="00A34E1B" w:rsidRPr="00803ADF" w:rsidRDefault="00A34E1B" w:rsidP="00CB2B72">
            <w:pPr>
              <w:ind w:left="1191" w:hanging="1191"/>
              <w:rPr>
                <w:rFonts w:ascii="Times New Roman" w:hAnsi="Times New Roman"/>
                <w:b/>
                <w:lang w:val="en-GB"/>
              </w:rPr>
            </w:pPr>
            <w:r w:rsidRPr="00803ADF">
              <w:rPr>
                <w:rFonts w:ascii="Times New Roman" w:hAnsi="Times New Roman"/>
                <w:b/>
                <w:lang w:val="en-GB"/>
              </w:rPr>
              <w:t>Participant number</w:t>
            </w:r>
          </w:p>
        </w:tc>
        <w:tc>
          <w:tcPr>
            <w:tcW w:w="845" w:type="dxa"/>
            <w:vAlign w:val="center"/>
          </w:tcPr>
          <w:p w14:paraId="7F9C424C"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1</w:t>
            </w:r>
          </w:p>
        </w:tc>
        <w:tc>
          <w:tcPr>
            <w:tcW w:w="847" w:type="dxa"/>
            <w:vAlign w:val="center"/>
          </w:tcPr>
          <w:p w14:paraId="28A854AC"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2</w:t>
            </w:r>
          </w:p>
        </w:tc>
        <w:tc>
          <w:tcPr>
            <w:tcW w:w="847" w:type="dxa"/>
            <w:vAlign w:val="center"/>
          </w:tcPr>
          <w:p w14:paraId="5CC51616"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3</w:t>
            </w:r>
          </w:p>
        </w:tc>
        <w:tc>
          <w:tcPr>
            <w:tcW w:w="849" w:type="dxa"/>
            <w:vAlign w:val="center"/>
          </w:tcPr>
          <w:p w14:paraId="0FED2E66" w14:textId="77777777" w:rsidR="00A34E1B" w:rsidRPr="00CA051A" w:rsidRDefault="00A34E1B" w:rsidP="00CB2B72">
            <w:pPr>
              <w:jc w:val="center"/>
              <w:rPr>
                <w:rFonts w:ascii="Times New Roman" w:hAnsi="Times New Roman"/>
                <w:b/>
                <w:bCs/>
                <w:lang w:val="en-GB"/>
              </w:rPr>
            </w:pPr>
            <w:r w:rsidRPr="00CA051A">
              <w:rPr>
                <w:rFonts w:ascii="Times New Roman" w:hAnsi="Times New Roman"/>
                <w:b/>
                <w:bCs/>
                <w:lang w:val="en-GB"/>
              </w:rPr>
              <w:t>4</w:t>
            </w:r>
          </w:p>
        </w:tc>
        <w:tc>
          <w:tcPr>
            <w:tcW w:w="857" w:type="dxa"/>
            <w:vAlign w:val="center"/>
          </w:tcPr>
          <w:p w14:paraId="1919C1D2"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5</w:t>
            </w:r>
          </w:p>
        </w:tc>
        <w:tc>
          <w:tcPr>
            <w:tcW w:w="852" w:type="dxa"/>
            <w:vAlign w:val="center"/>
          </w:tcPr>
          <w:p w14:paraId="0C2D42B3"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6</w:t>
            </w:r>
          </w:p>
        </w:tc>
        <w:tc>
          <w:tcPr>
            <w:tcW w:w="852" w:type="dxa"/>
            <w:vAlign w:val="center"/>
          </w:tcPr>
          <w:p w14:paraId="3F64835A" w14:textId="77777777" w:rsidR="00A34E1B" w:rsidRPr="00CA051A" w:rsidRDefault="00A34E1B" w:rsidP="00CB2B72">
            <w:pPr>
              <w:jc w:val="center"/>
              <w:rPr>
                <w:rFonts w:ascii="Times New Roman" w:hAnsi="Times New Roman"/>
                <w:lang w:val="en-GB"/>
              </w:rPr>
            </w:pPr>
            <w:r w:rsidRPr="00CA051A">
              <w:rPr>
                <w:rFonts w:ascii="Times New Roman" w:hAnsi="Times New Roman"/>
                <w:lang w:val="en-GB"/>
              </w:rPr>
              <w:t>7</w:t>
            </w:r>
          </w:p>
        </w:tc>
        <w:tc>
          <w:tcPr>
            <w:tcW w:w="853" w:type="dxa"/>
            <w:vAlign w:val="center"/>
          </w:tcPr>
          <w:p w14:paraId="0E0FE1A0"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8</w:t>
            </w:r>
          </w:p>
        </w:tc>
        <w:tc>
          <w:tcPr>
            <w:tcW w:w="852" w:type="dxa"/>
            <w:vAlign w:val="center"/>
          </w:tcPr>
          <w:p w14:paraId="124F6702"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9</w:t>
            </w:r>
          </w:p>
        </w:tc>
      </w:tr>
      <w:tr w:rsidR="00CA051A" w:rsidRPr="00803ADF" w14:paraId="148DFA39" w14:textId="77777777" w:rsidTr="00CB2B72">
        <w:trPr>
          <w:cantSplit/>
          <w:trHeight w:val="397"/>
        </w:trPr>
        <w:tc>
          <w:tcPr>
            <w:tcW w:w="2425" w:type="dxa"/>
            <w:shd w:val="clear" w:color="auto" w:fill="F2F2F2" w:themeFill="background1" w:themeFillShade="F2"/>
            <w:vAlign w:val="center"/>
          </w:tcPr>
          <w:p w14:paraId="35951709" w14:textId="77777777" w:rsidR="00CA051A" w:rsidRPr="00803ADF" w:rsidRDefault="00CA051A" w:rsidP="00CA051A">
            <w:pPr>
              <w:rPr>
                <w:rFonts w:ascii="Times New Roman" w:hAnsi="Times New Roman"/>
                <w:b/>
                <w:lang w:val="en-GB"/>
              </w:rPr>
            </w:pPr>
            <w:r w:rsidRPr="00803ADF">
              <w:rPr>
                <w:rFonts w:ascii="Times New Roman" w:hAnsi="Times New Roman"/>
                <w:b/>
                <w:lang w:val="en-GB"/>
              </w:rPr>
              <w:t>Short name of participant</w:t>
            </w:r>
          </w:p>
        </w:tc>
        <w:tc>
          <w:tcPr>
            <w:tcW w:w="845" w:type="dxa"/>
            <w:vAlign w:val="center"/>
          </w:tcPr>
          <w:p w14:paraId="33A196E0" w14:textId="77777777" w:rsidR="00CA051A" w:rsidRPr="00803ADF" w:rsidRDefault="00CA051A" w:rsidP="00CA051A">
            <w:pPr>
              <w:jc w:val="center"/>
              <w:rPr>
                <w:rFonts w:ascii="Times New Roman" w:hAnsi="Times New Roman"/>
                <w:lang w:val="en-GB"/>
              </w:rPr>
            </w:pPr>
            <w:r w:rsidRPr="00803ADF">
              <w:rPr>
                <w:rFonts w:ascii="Times New Roman" w:hAnsi="Times New Roman"/>
                <w:lang w:val="en-GB"/>
              </w:rPr>
              <w:t>UVA</w:t>
            </w:r>
          </w:p>
        </w:tc>
        <w:tc>
          <w:tcPr>
            <w:tcW w:w="847" w:type="dxa"/>
            <w:vAlign w:val="center"/>
          </w:tcPr>
          <w:p w14:paraId="5925EAB6" w14:textId="05F43B95" w:rsidR="00CA051A" w:rsidRPr="00803ADF" w:rsidRDefault="00CA051A" w:rsidP="00CA051A">
            <w:pPr>
              <w:jc w:val="center"/>
              <w:rPr>
                <w:rFonts w:ascii="Times New Roman" w:hAnsi="Times New Roman"/>
                <w:lang w:val="en-GB"/>
              </w:rPr>
            </w:pPr>
            <w:r>
              <w:rPr>
                <w:rFonts w:ascii="Times New Roman" w:hAnsi="Times New Roman"/>
                <w:lang w:val="en-GB"/>
              </w:rPr>
              <w:t>SWPS</w:t>
            </w:r>
          </w:p>
        </w:tc>
        <w:tc>
          <w:tcPr>
            <w:tcW w:w="847" w:type="dxa"/>
            <w:vAlign w:val="center"/>
          </w:tcPr>
          <w:p w14:paraId="1EAA3211" w14:textId="2C38BE79" w:rsidR="00CA051A" w:rsidRPr="00803ADF" w:rsidRDefault="00CA051A" w:rsidP="00CA051A">
            <w:pPr>
              <w:jc w:val="center"/>
              <w:rPr>
                <w:rFonts w:ascii="Times New Roman" w:hAnsi="Times New Roman"/>
                <w:lang w:val="en-GB"/>
              </w:rPr>
            </w:pPr>
            <w:r>
              <w:rPr>
                <w:rFonts w:ascii="Times New Roman" w:hAnsi="Times New Roman"/>
                <w:lang w:val="en-GB"/>
              </w:rPr>
              <w:t>UNCL</w:t>
            </w:r>
          </w:p>
        </w:tc>
        <w:tc>
          <w:tcPr>
            <w:tcW w:w="849" w:type="dxa"/>
            <w:vAlign w:val="center"/>
          </w:tcPr>
          <w:p w14:paraId="024F89E0" w14:textId="6A3786AC" w:rsidR="00CA051A" w:rsidRPr="00CA051A" w:rsidRDefault="00CA051A" w:rsidP="00CA051A">
            <w:pPr>
              <w:jc w:val="center"/>
              <w:rPr>
                <w:rFonts w:ascii="Times New Roman" w:hAnsi="Times New Roman"/>
                <w:b/>
                <w:bCs/>
                <w:lang w:val="en-GB"/>
              </w:rPr>
            </w:pPr>
            <w:r w:rsidRPr="00CA051A">
              <w:rPr>
                <w:rFonts w:ascii="Times New Roman" w:hAnsi="Times New Roman"/>
                <w:b/>
                <w:bCs/>
                <w:lang w:val="en-GB"/>
              </w:rPr>
              <w:t>LSE</w:t>
            </w:r>
          </w:p>
        </w:tc>
        <w:tc>
          <w:tcPr>
            <w:tcW w:w="857" w:type="dxa"/>
            <w:vAlign w:val="center"/>
          </w:tcPr>
          <w:p w14:paraId="406905BB" w14:textId="1410D92D" w:rsidR="00CA051A" w:rsidRPr="00803ADF" w:rsidRDefault="00CA051A" w:rsidP="00CA051A">
            <w:pPr>
              <w:jc w:val="center"/>
              <w:rPr>
                <w:rFonts w:ascii="Times New Roman" w:hAnsi="Times New Roman"/>
                <w:lang w:val="en-GB"/>
              </w:rPr>
            </w:pPr>
            <w:r w:rsidRPr="00803ADF">
              <w:rPr>
                <w:rFonts w:ascii="Times New Roman" w:hAnsi="Times New Roman"/>
                <w:lang w:val="en-GB"/>
              </w:rPr>
              <w:t>GESIS</w:t>
            </w:r>
          </w:p>
        </w:tc>
        <w:tc>
          <w:tcPr>
            <w:tcW w:w="852" w:type="dxa"/>
            <w:vAlign w:val="center"/>
          </w:tcPr>
          <w:p w14:paraId="180DA8FC" w14:textId="6F7FBB25" w:rsidR="00CA051A" w:rsidRPr="00803ADF" w:rsidRDefault="00CA051A" w:rsidP="00CA051A">
            <w:pPr>
              <w:jc w:val="center"/>
              <w:rPr>
                <w:rFonts w:ascii="Times New Roman" w:hAnsi="Times New Roman"/>
                <w:lang w:val="en-GB"/>
              </w:rPr>
            </w:pPr>
            <w:r w:rsidRPr="00803ADF">
              <w:rPr>
                <w:rFonts w:ascii="Times New Roman" w:hAnsi="Times New Roman"/>
                <w:lang w:val="en-GB"/>
              </w:rPr>
              <w:t>UCLB</w:t>
            </w:r>
          </w:p>
        </w:tc>
        <w:tc>
          <w:tcPr>
            <w:tcW w:w="852" w:type="dxa"/>
            <w:vAlign w:val="center"/>
          </w:tcPr>
          <w:p w14:paraId="5F18920E" w14:textId="0D89ACF4" w:rsidR="00CA051A" w:rsidRPr="00803ADF" w:rsidRDefault="00CA051A" w:rsidP="00CA051A">
            <w:pPr>
              <w:jc w:val="center"/>
              <w:rPr>
                <w:rFonts w:ascii="Times New Roman" w:hAnsi="Times New Roman"/>
                <w:b/>
                <w:bCs/>
                <w:lang w:val="en-GB"/>
              </w:rPr>
            </w:pPr>
            <w:r>
              <w:rPr>
                <w:rFonts w:ascii="Times New Roman" w:hAnsi="Times New Roman"/>
                <w:lang w:val="en-GB"/>
              </w:rPr>
              <w:t>SDU</w:t>
            </w:r>
          </w:p>
        </w:tc>
        <w:tc>
          <w:tcPr>
            <w:tcW w:w="853" w:type="dxa"/>
            <w:vAlign w:val="center"/>
          </w:tcPr>
          <w:p w14:paraId="4CA7FA01" w14:textId="702E9BDF" w:rsidR="00CA051A" w:rsidRPr="00803ADF" w:rsidRDefault="00747CC6" w:rsidP="00CA051A">
            <w:pPr>
              <w:jc w:val="center"/>
              <w:rPr>
                <w:rFonts w:ascii="Times New Roman" w:hAnsi="Times New Roman"/>
                <w:lang w:val="en-GB"/>
              </w:rPr>
            </w:pPr>
            <w:r>
              <w:rPr>
                <w:rFonts w:ascii="Times New Roman" w:hAnsi="Times New Roman"/>
                <w:lang w:val="en-GB"/>
              </w:rPr>
              <w:t>FNSP</w:t>
            </w:r>
          </w:p>
        </w:tc>
        <w:tc>
          <w:tcPr>
            <w:tcW w:w="852" w:type="dxa"/>
            <w:vAlign w:val="center"/>
          </w:tcPr>
          <w:p w14:paraId="632EC6D0" w14:textId="55248C0A" w:rsidR="00CA051A" w:rsidRPr="00803ADF" w:rsidRDefault="00CA051A" w:rsidP="00CA051A">
            <w:pPr>
              <w:jc w:val="center"/>
              <w:rPr>
                <w:rFonts w:ascii="Times New Roman" w:hAnsi="Times New Roman"/>
                <w:lang w:val="en-GB"/>
              </w:rPr>
            </w:pPr>
            <w:r w:rsidRPr="00803ADF">
              <w:rPr>
                <w:rFonts w:ascii="Times New Roman" w:hAnsi="Times New Roman"/>
                <w:lang w:val="en-GB"/>
              </w:rPr>
              <w:t>CEPS</w:t>
            </w:r>
          </w:p>
        </w:tc>
      </w:tr>
      <w:tr w:rsidR="003D0603" w:rsidRPr="00803ADF" w14:paraId="6C39DE1B" w14:textId="77777777" w:rsidTr="00460284">
        <w:trPr>
          <w:cantSplit/>
          <w:trHeight w:val="397"/>
        </w:trPr>
        <w:tc>
          <w:tcPr>
            <w:tcW w:w="2425" w:type="dxa"/>
            <w:shd w:val="clear" w:color="auto" w:fill="F2F2F2" w:themeFill="background1" w:themeFillShade="F2"/>
            <w:vAlign w:val="center"/>
          </w:tcPr>
          <w:p w14:paraId="25C51C53" w14:textId="77777777" w:rsidR="003D0603" w:rsidRPr="00803ADF" w:rsidRDefault="003D0603" w:rsidP="003D0603">
            <w:pPr>
              <w:rPr>
                <w:rFonts w:ascii="Times New Roman" w:hAnsi="Times New Roman"/>
                <w:b/>
                <w:lang w:val="en-GB"/>
              </w:rPr>
            </w:pPr>
            <w:r w:rsidRPr="00803ADF">
              <w:rPr>
                <w:rFonts w:ascii="Times New Roman" w:hAnsi="Times New Roman"/>
                <w:b/>
                <w:lang w:val="en-GB"/>
              </w:rPr>
              <w:t>Person months per participant:</w:t>
            </w:r>
          </w:p>
        </w:tc>
        <w:tc>
          <w:tcPr>
            <w:tcW w:w="845" w:type="dxa"/>
            <w:shd w:val="clear" w:color="auto" w:fill="auto"/>
            <w:vAlign w:val="center"/>
          </w:tcPr>
          <w:p w14:paraId="15DC57CC" w14:textId="6DEF49DE" w:rsidR="003D0603" w:rsidRPr="00803ADF" w:rsidRDefault="00460284" w:rsidP="003D0603">
            <w:pPr>
              <w:jc w:val="center"/>
              <w:rPr>
                <w:rFonts w:ascii="Times New Roman" w:hAnsi="Times New Roman"/>
                <w:b/>
                <w:bCs/>
                <w:lang w:val="en-GB"/>
              </w:rPr>
            </w:pPr>
            <w:r>
              <w:rPr>
                <w:rFonts w:ascii="Times New Roman" w:hAnsi="Times New Roman"/>
                <w:lang w:val="en-GB"/>
              </w:rPr>
              <w:t>6.6</w:t>
            </w:r>
          </w:p>
        </w:tc>
        <w:tc>
          <w:tcPr>
            <w:tcW w:w="847" w:type="dxa"/>
            <w:shd w:val="clear" w:color="auto" w:fill="auto"/>
            <w:vAlign w:val="center"/>
          </w:tcPr>
          <w:p w14:paraId="4120F710" w14:textId="3A34E949" w:rsidR="003D0603" w:rsidRPr="00803ADF" w:rsidRDefault="00460284" w:rsidP="003D0603">
            <w:pPr>
              <w:jc w:val="center"/>
              <w:rPr>
                <w:rFonts w:ascii="Times New Roman" w:hAnsi="Times New Roman"/>
                <w:lang w:val="en-GB"/>
              </w:rPr>
            </w:pPr>
            <w:r>
              <w:rPr>
                <w:rFonts w:ascii="Times New Roman" w:hAnsi="Times New Roman"/>
                <w:lang w:val="en-GB"/>
              </w:rPr>
              <w:t>2</w:t>
            </w:r>
          </w:p>
        </w:tc>
        <w:tc>
          <w:tcPr>
            <w:tcW w:w="847" w:type="dxa"/>
            <w:shd w:val="clear" w:color="auto" w:fill="auto"/>
            <w:vAlign w:val="center"/>
          </w:tcPr>
          <w:p w14:paraId="28B3055E" w14:textId="4EF74CDF" w:rsidR="003D0603" w:rsidRPr="00803ADF" w:rsidRDefault="007B19F8" w:rsidP="003D0603">
            <w:pPr>
              <w:jc w:val="center"/>
              <w:rPr>
                <w:rFonts w:ascii="Times New Roman" w:hAnsi="Times New Roman"/>
                <w:lang w:val="en-GB"/>
              </w:rPr>
            </w:pPr>
            <w:r>
              <w:rPr>
                <w:rFonts w:ascii="Times New Roman" w:hAnsi="Times New Roman"/>
                <w:lang w:val="en-GB"/>
              </w:rPr>
              <w:t>1</w:t>
            </w:r>
          </w:p>
        </w:tc>
        <w:tc>
          <w:tcPr>
            <w:tcW w:w="849" w:type="dxa"/>
            <w:shd w:val="clear" w:color="auto" w:fill="auto"/>
            <w:vAlign w:val="center"/>
          </w:tcPr>
          <w:p w14:paraId="76E1B7D8" w14:textId="1C91D1F6" w:rsidR="003D0603" w:rsidRPr="00803ADF" w:rsidRDefault="00460284" w:rsidP="003D0603">
            <w:pPr>
              <w:jc w:val="center"/>
              <w:rPr>
                <w:rFonts w:ascii="Times New Roman" w:hAnsi="Times New Roman"/>
                <w:lang w:val="en-GB"/>
              </w:rPr>
            </w:pPr>
            <w:r>
              <w:rPr>
                <w:rFonts w:ascii="Times New Roman" w:hAnsi="Times New Roman"/>
                <w:lang w:val="en-GB"/>
              </w:rPr>
              <w:t>36.8</w:t>
            </w:r>
          </w:p>
        </w:tc>
        <w:tc>
          <w:tcPr>
            <w:tcW w:w="857" w:type="dxa"/>
            <w:shd w:val="clear" w:color="auto" w:fill="auto"/>
            <w:vAlign w:val="center"/>
          </w:tcPr>
          <w:p w14:paraId="4C56CB5C" w14:textId="3A99885C" w:rsidR="003D0603" w:rsidRPr="00803ADF" w:rsidRDefault="00460284" w:rsidP="003D0603">
            <w:pPr>
              <w:jc w:val="center"/>
              <w:rPr>
                <w:rFonts w:ascii="Times New Roman" w:hAnsi="Times New Roman"/>
                <w:lang w:val="en-GB"/>
              </w:rPr>
            </w:pPr>
            <w:r>
              <w:rPr>
                <w:rFonts w:ascii="Times New Roman" w:hAnsi="Times New Roman"/>
                <w:lang w:val="en-GB"/>
              </w:rPr>
              <w:t>3</w:t>
            </w:r>
          </w:p>
        </w:tc>
        <w:tc>
          <w:tcPr>
            <w:tcW w:w="852" w:type="dxa"/>
            <w:shd w:val="clear" w:color="auto" w:fill="auto"/>
            <w:vAlign w:val="center"/>
          </w:tcPr>
          <w:p w14:paraId="38C465DC" w14:textId="11D53076" w:rsidR="003D0603" w:rsidRPr="00803ADF" w:rsidRDefault="00460284" w:rsidP="003D0603">
            <w:pPr>
              <w:jc w:val="center"/>
              <w:rPr>
                <w:rFonts w:ascii="Times New Roman" w:hAnsi="Times New Roman"/>
                <w:lang w:val="en-GB"/>
              </w:rPr>
            </w:pPr>
            <w:r>
              <w:rPr>
                <w:rFonts w:ascii="Times New Roman" w:hAnsi="Times New Roman"/>
                <w:lang w:val="en-GB"/>
              </w:rPr>
              <w:t>2</w:t>
            </w:r>
          </w:p>
        </w:tc>
        <w:tc>
          <w:tcPr>
            <w:tcW w:w="852" w:type="dxa"/>
            <w:shd w:val="clear" w:color="auto" w:fill="auto"/>
            <w:vAlign w:val="center"/>
          </w:tcPr>
          <w:p w14:paraId="61846FCD" w14:textId="5E891FEC" w:rsidR="003D0603" w:rsidRPr="00CA51CC" w:rsidRDefault="00460284" w:rsidP="003D0603">
            <w:pPr>
              <w:jc w:val="center"/>
              <w:rPr>
                <w:rFonts w:ascii="Times New Roman" w:hAnsi="Times New Roman"/>
                <w:lang w:val="en-GB"/>
              </w:rPr>
            </w:pPr>
            <w:r>
              <w:rPr>
                <w:rFonts w:ascii="Times New Roman" w:hAnsi="Times New Roman"/>
                <w:lang w:val="en-GB"/>
              </w:rPr>
              <w:t>0</w:t>
            </w:r>
          </w:p>
        </w:tc>
        <w:tc>
          <w:tcPr>
            <w:tcW w:w="853" w:type="dxa"/>
            <w:shd w:val="clear" w:color="auto" w:fill="auto"/>
            <w:vAlign w:val="center"/>
          </w:tcPr>
          <w:p w14:paraId="30C2053B" w14:textId="3AB0E021" w:rsidR="003D0603" w:rsidRPr="00803ADF" w:rsidRDefault="00460284" w:rsidP="003D0603">
            <w:pPr>
              <w:jc w:val="center"/>
              <w:rPr>
                <w:rFonts w:ascii="Times New Roman" w:hAnsi="Times New Roman"/>
                <w:lang w:val="en-GB"/>
              </w:rPr>
            </w:pPr>
            <w:r>
              <w:rPr>
                <w:rFonts w:ascii="Times New Roman" w:hAnsi="Times New Roman"/>
                <w:lang w:val="en-GB"/>
              </w:rPr>
              <w:t>1</w:t>
            </w:r>
          </w:p>
        </w:tc>
        <w:tc>
          <w:tcPr>
            <w:tcW w:w="852" w:type="dxa"/>
            <w:shd w:val="clear" w:color="auto" w:fill="auto"/>
            <w:vAlign w:val="center"/>
          </w:tcPr>
          <w:p w14:paraId="1E4F88A5" w14:textId="3C31DAE4" w:rsidR="003D0603" w:rsidRPr="00803ADF" w:rsidRDefault="00C01B53" w:rsidP="003D0603">
            <w:pPr>
              <w:jc w:val="center"/>
              <w:rPr>
                <w:rFonts w:ascii="Times New Roman" w:hAnsi="Times New Roman"/>
                <w:lang w:val="en-GB"/>
              </w:rPr>
            </w:pPr>
            <w:r>
              <w:rPr>
                <w:rFonts w:ascii="Times New Roman" w:hAnsi="Times New Roman"/>
                <w:lang w:val="en-GB"/>
              </w:rPr>
              <w:t>0.5</w:t>
            </w:r>
          </w:p>
        </w:tc>
      </w:tr>
      <w:tr w:rsidR="00A34E1B" w:rsidRPr="00803ADF" w14:paraId="19BC86EA" w14:textId="77777777" w:rsidTr="006A009B">
        <w:trPr>
          <w:cantSplit/>
          <w:trHeight w:val="397"/>
        </w:trPr>
        <w:tc>
          <w:tcPr>
            <w:tcW w:w="2425" w:type="dxa"/>
            <w:shd w:val="clear" w:color="auto" w:fill="F2F2F2" w:themeFill="background1" w:themeFillShade="F2"/>
            <w:vAlign w:val="center"/>
          </w:tcPr>
          <w:p w14:paraId="030AAC8C" w14:textId="77777777" w:rsidR="00A34E1B" w:rsidRPr="00803ADF" w:rsidRDefault="00A34E1B" w:rsidP="00CB2B72">
            <w:pPr>
              <w:ind w:left="1191" w:hanging="1191"/>
              <w:rPr>
                <w:rFonts w:ascii="Times New Roman" w:hAnsi="Times New Roman"/>
                <w:b/>
                <w:lang w:val="en-GB"/>
              </w:rPr>
            </w:pPr>
            <w:r w:rsidRPr="00803ADF">
              <w:rPr>
                <w:rFonts w:ascii="Times New Roman" w:hAnsi="Times New Roman"/>
                <w:b/>
                <w:lang w:val="en-GB"/>
              </w:rPr>
              <w:t>Start month</w:t>
            </w:r>
          </w:p>
        </w:tc>
        <w:tc>
          <w:tcPr>
            <w:tcW w:w="845" w:type="dxa"/>
            <w:shd w:val="clear" w:color="auto" w:fill="auto"/>
            <w:vAlign w:val="center"/>
          </w:tcPr>
          <w:p w14:paraId="4B8A185A" w14:textId="151001EE" w:rsidR="00A34E1B" w:rsidRPr="00803ADF" w:rsidRDefault="00613385" w:rsidP="00CB2B72">
            <w:pPr>
              <w:jc w:val="right"/>
              <w:rPr>
                <w:rFonts w:ascii="Times New Roman" w:hAnsi="Times New Roman"/>
                <w:lang w:val="en-GB"/>
              </w:rPr>
            </w:pPr>
            <w:r>
              <w:rPr>
                <w:rFonts w:ascii="Times New Roman" w:hAnsi="Times New Roman"/>
                <w:lang w:val="en-GB"/>
              </w:rPr>
              <w:t>5</w:t>
            </w:r>
          </w:p>
        </w:tc>
        <w:tc>
          <w:tcPr>
            <w:tcW w:w="5104" w:type="dxa"/>
            <w:gridSpan w:val="6"/>
            <w:shd w:val="clear" w:color="auto" w:fill="F2F2F2" w:themeFill="background1" w:themeFillShade="F2"/>
            <w:vAlign w:val="center"/>
          </w:tcPr>
          <w:p w14:paraId="0BD515F5" w14:textId="77777777" w:rsidR="00A34E1B" w:rsidRPr="00803ADF" w:rsidRDefault="00A34E1B" w:rsidP="00CB2B72">
            <w:pPr>
              <w:rPr>
                <w:rFonts w:ascii="Times New Roman" w:hAnsi="Times New Roman"/>
                <w:lang w:val="en-GB"/>
              </w:rPr>
            </w:pPr>
            <w:r w:rsidRPr="00803ADF">
              <w:rPr>
                <w:rFonts w:ascii="Times New Roman" w:hAnsi="Times New Roman"/>
                <w:b/>
                <w:lang w:val="en-GB"/>
              </w:rPr>
              <w:t>End month</w:t>
            </w:r>
          </w:p>
        </w:tc>
        <w:tc>
          <w:tcPr>
            <w:tcW w:w="1705" w:type="dxa"/>
            <w:gridSpan w:val="2"/>
            <w:shd w:val="clear" w:color="auto" w:fill="auto"/>
            <w:vAlign w:val="center"/>
          </w:tcPr>
          <w:p w14:paraId="08B819A5" w14:textId="3A6A7221" w:rsidR="00A34E1B" w:rsidRPr="00803ADF" w:rsidRDefault="006A009B" w:rsidP="00CB2B72">
            <w:pPr>
              <w:jc w:val="right"/>
              <w:rPr>
                <w:rFonts w:ascii="Times New Roman" w:hAnsi="Times New Roman"/>
                <w:lang w:val="en-GB"/>
              </w:rPr>
            </w:pPr>
            <w:r>
              <w:rPr>
                <w:rFonts w:ascii="Times New Roman" w:hAnsi="Times New Roman"/>
                <w:lang w:val="en-GB"/>
              </w:rPr>
              <w:t>42</w:t>
            </w:r>
          </w:p>
        </w:tc>
      </w:tr>
    </w:tbl>
    <w:p w14:paraId="70908CC8" w14:textId="77777777" w:rsidR="00D652D1" w:rsidRPr="00803ADF"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3D75A32B" w14:textId="77777777" w:rsidTr="00C4093C">
        <w:tc>
          <w:tcPr>
            <w:tcW w:w="10091" w:type="dxa"/>
          </w:tcPr>
          <w:p w14:paraId="7475C353" w14:textId="77777777" w:rsidR="00656E25" w:rsidRPr="00803ADF" w:rsidRDefault="00656E25" w:rsidP="00656E25">
            <w:pPr>
              <w:spacing w:before="60" w:after="120"/>
              <w:rPr>
                <w:rFonts w:ascii="Times New Roman" w:hAnsi="Times New Roman"/>
                <w:lang w:val="en-GB"/>
              </w:rPr>
            </w:pPr>
            <w:r w:rsidRPr="00803ADF">
              <w:rPr>
                <w:rFonts w:ascii="Times New Roman" w:hAnsi="Times New Roman"/>
                <w:b/>
                <w:lang w:val="en-GB"/>
              </w:rPr>
              <w:t>Objectives</w:t>
            </w:r>
            <w:r w:rsidRPr="00803ADF">
              <w:rPr>
                <w:rFonts w:ascii="Times New Roman" w:hAnsi="Times New Roman"/>
                <w:lang w:val="en-GB"/>
              </w:rPr>
              <w:t xml:space="preserve"> </w:t>
            </w:r>
          </w:p>
          <w:p w14:paraId="64D32BEE" w14:textId="6FD371C9" w:rsidR="0012248E" w:rsidRPr="00803ADF" w:rsidRDefault="0012248E" w:rsidP="00DB4A71">
            <w:pPr>
              <w:spacing w:before="60" w:after="60"/>
              <w:jc w:val="both"/>
              <w:rPr>
                <w:rFonts w:ascii="Times New Roman" w:hAnsi="Times New Roman"/>
                <w:lang w:val="en-GB"/>
              </w:rPr>
            </w:pPr>
            <w:r w:rsidRPr="00803ADF">
              <w:rPr>
                <w:rFonts w:ascii="Times New Roman" w:hAnsi="Times New Roman"/>
                <w:lang w:val="en-GB"/>
              </w:rPr>
              <w:t xml:space="preserve">In order to understand the extent to which liberal democracy is anchored in people’s voting choices, </w:t>
            </w:r>
            <w:r w:rsidR="00613385">
              <w:rPr>
                <w:rFonts w:ascii="Times New Roman" w:hAnsi="Times New Roman"/>
                <w:lang w:val="en-GB"/>
              </w:rPr>
              <w:t>WP6</w:t>
            </w:r>
            <w:r w:rsidRPr="00803ADF">
              <w:rPr>
                <w:rFonts w:ascii="Times New Roman" w:hAnsi="Times New Roman"/>
                <w:lang w:val="en-GB"/>
              </w:rPr>
              <w:t xml:space="preserve"> aims to answer the following questions: </w:t>
            </w:r>
            <w:r w:rsidR="003D0603" w:rsidRPr="00803ADF">
              <w:rPr>
                <w:rFonts w:ascii="Times New Roman" w:hAnsi="Times New Roman"/>
                <w:lang w:val="en-GB"/>
              </w:rPr>
              <w:t xml:space="preserve">When and why do voters elect politicians with ‘illiberal’ platforms? </w:t>
            </w:r>
            <w:r w:rsidR="00982128" w:rsidRPr="00803ADF">
              <w:rPr>
                <w:rFonts w:ascii="Times New Roman" w:hAnsi="Times New Roman"/>
                <w:lang w:val="en-GB"/>
              </w:rPr>
              <w:t xml:space="preserve">What role do voters’ own attitudes towards </w:t>
            </w:r>
            <w:r w:rsidR="002B641B" w:rsidRPr="00803ADF">
              <w:rPr>
                <w:rFonts w:ascii="Times New Roman" w:hAnsi="Times New Roman"/>
                <w:lang w:val="en-GB"/>
              </w:rPr>
              <w:t xml:space="preserve">norms and </w:t>
            </w:r>
            <w:r w:rsidR="00982128" w:rsidRPr="00803ADF">
              <w:rPr>
                <w:rFonts w:ascii="Times New Roman" w:hAnsi="Times New Roman"/>
                <w:lang w:val="en-GB"/>
              </w:rPr>
              <w:t xml:space="preserve">values of liberal democracy play in their voting behaviour? </w:t>
            </w:r>
            <w:r w:rsidR="003D0603" w:rsidRPr="00803ADF">
              <w:rPr>
                <w:rFonts w:ascii="Times New Roman" w:hAnsi="Times New Roman"/>
                <w:lang w:val="en-GB"/>
              </w:rPr>
              <w:t xml:space="preserve">What makes some parties that challenge liberal democratic </w:t>
            </w:r>
            <w:r w:rsidR="002B641B" w:rsidRPr="00803ADF">
              <w:rPr>
                <w:rFonts w:ascii="Times New Roman" w:hAnsi="Times New Roman"/>
                <w:lang w:val="en-GB"/>
              </w:rPr>
              <w:t xml:space="preserve">norms and </w:t>
            </w:r>
            <w:r w:rsidR="00BD1E24" w:rsidRPr="00803ADF">
              <w:rPr>
                <w:rFonts w:ascii="Times New Roman" w:hAnsi="Times New Roman"/>
                <w:lang w:val="en-GB"/>
              </w:rPr>
              <w:t>values</w:t>
            </w:r>
            <w:r w:rsidR="003D0603" w:rsidRPr="00803ADF">
              <w:rPr>
                <w:rFonts w:ascii="Times New Roman" w:hAnsi="Times New Roman"/>
                <w:lang w:val="en-GB"/>
              </w:rPr>
              <w:t xml:space="preserve"> appealing? </w:t>
            </w:r>
            <w:r w:rsidR="00613385">
              <w:rPr>
                <w:rFonts w:ascii="Times New Roman" w:hAnsi="Times New Roman"/>
                <w:lang w:val="en-GB"/>
              </w:rPr>
              <w:t xml:space="preserve">Have the </w:t>
            </w:r>
            <w:r w:rsidR="00613385" w:rsidRPr="00613385">
              <w:rPr>
                <w:rFonts w:ascii="Times New Roman" w:hAnsi="Times New Roman"/>
                <w:lang w:val="en-GB"/>
              </w:rPr>
              <w:t>EU’s recent measure</w:t>
            </w:r>
            <w:r w:rsidR="00613385">
              <w:rPr>
                <w:rFonts w:ascii="Times New Roman" w:hAnsi="Times New Roman"/>
                <w:lang w:val="en-GB"/>
              </w:rPr>
              <w:t>s</w:t>
            </w:r>
            <w:r w:rsidR="00613385" w:rsidRPr="00613385">
              <w:rPr>
                <w:rFonts w:ascii="Times New Roman" w:hAnsi="Times New Roman"/>
                <w:lang w:val="en-GB"/>
              </w:rPr>
              <w:t xml:space="preserve"> to penali</w:t>
            </w:r>
            <w:r w:rsidR="00613385">
              <w:rPr>
                <w:rFonts w:ascii="Times New Roman" w:hAnsi="Times New Roman"/>
                <w:lang w:val="en-GB"/>
              </w:rPr>
              <w:t>s</w:t>
            </w:r>
            <w:r w:rsidR="00613385" w:rsidRPr="00613385">
              <w:rPr>
                <w:rFonts w:ascii="Times New Roman" w:hAnsi="Times New Roman"/>
                <w:lang w:val="en-GB"/>
              </w:rPr>
              <w:t xml:space="preserve">e states </w:t>
            </w:r>
            <w:r w:rsidR="00613385">
              <w:rPr>
                <w:rFonts w:ascii="Times New Roman" w:hAnsi="Times New Roman"/>
                <w:lang w:val="en-GB"/>
              </w:rPr>
              <w:t xml:space="preserve">for </w:t>
            </w:r>
            <w:r w:rsidR="00613385" w:rsidRPr="00613385">
              <w:rPr>
                <w:rFonts w:ascii="Times New Roman" w:hAnsi="Times New Roman"/>
                <w:lang w:val="en-GB"/>
              </w:rPr>
              <w:t xml:space="preserve">not respecting liberal values, </w:t>
            </w:r>
            <w:r w:rsidR="00613385">
              <w:rPr>
                <w:rFonts w:ascii="Times New Roman" w:hAnsi="Times New Roman"/>
                <w:lang w:val="en-GB"/>
              </w:rPr>
              <w:t>been</w:t>
            </w:r>
            <w:r w:rsidR="00613385" w:rsidRPr="00613385">
              <w:rPr>
                <w:rFonts w:ascii="Times New Roman" w:hAnsi="Times New Roman"/>
                <w:lang w:val="en-GB"/>
              </w:rPr>
              <w:t xml:space="preserve"> successful or</w:t>
            </w:r>
            <w:r w:rsidR="00613385">
              <w:rPr>
                <w:rFonts w:ascii="Times New Roman" w:hAnsi="Times New Roman"/>
                <w:lang w:val="en-GB"/>
              </w:rPr>
              <w:t xml:space="preserve"> </w:t>
            </w:r>
            <w:r w:rsidR="00613385" w:rsidRPr="00613385">
              <w:rPr>
                <w:rFonts w:ascii="Times New Roman" w:hAnsi="Times New Roman"/>
                <w:lang w:val="en-GB"/>
              </w:rPr>
              <w:t>only further</w:t>
            </w:r>
            <w:r w:rsidR="00613385">
              <w:rPr>
                <w:rFonts w:ascii="Times New Roman" w:hAnsi="Times New Roman"/>
                <w:lang w:val="en-GB"/>
              </w:rPr>
              <w:t>ed</w:t>
            </w:r>
            <w:r w:rsidR="00613385" w:rsidRPr="00613385">
              <w:rPr>
                <w:rFonts w:ascii="Times New Roman" w:hAnsi="Times New Roman"/>
                <w:lang w:val="en-GB"/>
              </w:rPr>
              <w:t xml:space="preserve"> entrenched the position of those holding illiberal beliefs</w:t>
            </w:r>
            <w:r w:rsidR="00613385">
              <w:rPr>
                <w:rFonts w:ascii="Times New Roman" w:hAnsi="Times New Roman"/>
                <w:lang w:val="en-GB"/>
              </w:rPr>
              <w:t xml:space="preserve">? And, what role do </w:t>
            </w:r>
            <w:r w:rsidR="00613385" w:rsidRPr="007C7D0B">
              <w:rPr>
                <w:rFonts w:ascii="Times New Roman" w:hAnsi="Times New Roman"/>
                <w:i/>
                <w:iCs/>
                <w:lang w:val="en-GB"/>
              </w:rPr>
              <w:t>Spitzenkandidaten</w:t>
            </w:r>
            <w:r w:rsidR="00613385">
              <w:rPr>
                <w:rFonts w:ascii="Times New Roman" w:hAnsi="Times New Roman"/>
                <w:lang w:val="en-GB"/>
              </w:rPr>
              <w:t xml:space="preserve"> and – if applicable – transnational lists play for party competition and voter behaviour in this respect? </w:t>
            </w:r>
          </w:p>
          <w:p w14:paraId="096EBA87" w14:textId="085BF164" w:rsidR="00613385" w:rsidRDefault="00613385" w:rsidP="00DB4A71">
            <w:pPr>
              <w:spacing w:before="60" w:after="60"/>
              <w:jc w:val="both"/>
              <w:rPr>
                <w:rFonts w:ascii="Times New Roman" w:hAnsi="Times New Roman"/>
                <w:lang w:val="en-GB"/>
              </w:rPr>
            </w:pPr>
            <w:r>
              <w:rPr>
                <w:rFonts w:ascii="Times New Roman" w:hAnsi="Times New Roman"/>
                <w:lang w:val="en-GB"/>
              </w:rPr>
              <w:t xml:space="preserve">WP6 </w:t>
            </w:r>
            <w:r w:rsidR="0012248E" w:rsidRPr="00803ADF">
              <w:rPr>
                <w:rFonts w:ascii="Times New Roman" w:hAnsi="Times New Roman"/>
                <w:lang w:val="en-GB"/>
              </w:rPr>
              <w:t>will design and conduct a</w:t>
            </w:r>
            <w:r w:rsidR="0012248E" w:rsidRPr="00613385">
              <w:rPr>
                <w:rFonts w:ascii="Times New Roman" w:hAnsi="Times New Roman"/>
                <w:lang w:val="en-GB"/>
              </w:rPr>
              <w:t xml:space="preserve"> post-election voter </w:t>
            </w:r>
            <w:r w:rsidR="00B63FDF" w:rsidRPr="00613385">
              <w:rPr>
                <w:rFonts w:ascii="Times New Roman" w:hAnsi="Times New Roman"/>
                <w:lang w:val="en-GB"/>
              </w:rPr>
              <w:t>survey</w:t>
            </w:r>
            <w:r w:rsidR="0012248E" w:rsidRPr="00613385">
              <w:rPr>
                <w:rFonts w:ascii="Times New Roman" w:hAnsi="Times New Roman"/>
                <w:lang w:val="en-GB"/>
              </w:rPr>
              <w:t xml:space="preserve"> in the immediate aftermath of the </w:t>
            </w:r>
            <w:r w:rsidR="00B63FDF" w:rsidRPr="00613385">
              <w:rPr>
                <w:rFonts w:ascii="Times New Roman" w:hAnsi="Times New Roman"/>
                <w:lang w:val="en-GB"/>
              </w:rPr>
              <w:t xml:space="preserve">2024 EP </w:t>
            </w:r>
            <w:r w:rsidR="0012248E" w:rsidRPr="00613385">
              <w:rPr>
                <w:rFonts w:ascii="Times New Roman" w:hAnsi="Times New Roman"/>
                <w:lang w:val="en-GB"/>
              </w:rPr>
              <w:t>election across all EU membe</w:t>
            </w:r>
            <w:r w:rsidR="0012248E" w:rsidRPr="00803ADF">
              <w:rPr>
                <w:rFonts w:ascii="Times New Roman" w:hAnsi="Times New Roman"/>
                <w:lang w:val="en-GB"/>
              </w:rPr>
              <w:t xml:space="preserve">r states. The design builds on key questions from the long-term trends in attitudes (WP3) to capture the tension between liberal ideals and other salient interests to citizens. We also integrate the coding of party positions in WP4 and the contextual data in WP2 to build a multilevel model of how individual, party- and country-level factors shape the success (or failure) of illiberal democratic parties in the electoral arena. </w:t>
            </w:r>
            <w:r w:rsidRPr="00803ADF">
              <w:rPr>
                <w:rFonts w:ascii="Times New Roman" w:hAnsi="Times New Roman"/>
                <w:lang w:val="en-GB"/>
              </w:rPr>
              <w:t>In addition, by collectin</w:t>
            </w:r>
            <w:r w:rsidRPr="00613385">
              <w:rPr>
                <w:rFonts w:ascii="Times New Roman" w:hAnsi="Times New Roman"/>
                <w:lang w:val="en-GB"/>
              </w:rPr>
              <w:t>g new voter data we delve deeper into the political gender gaps that have been shown to characterise supp</w:t>
            </w:r>
            <w:r w:rsidRPr="00803ADF">
              <w:rPr>
                <w:rFonts w:ascii="Times New Roman" w:hAnsi="Times New Roman"/>
                <w:lang w:val="en-GB"/>
              </w:rPr>
              <w:t>ort for more illiberal party platforms of radical right political parties.</w:t>
            </w:r>
            <w:r>
              <w:rPr>
                <w:rFonts w:ascii="Times New Roman" w:hAnsi="Times New Roman"/>
                <w:lang w:val="en-GB"/>
              </w:rPr>
              <w:t xml:space="preserve"> </w:t>
            </w:r>
          </w:p>
          <w:p w14:paraId="15717A83" w14:textId="309EDA01" w:rsidR="00D652D1" w:rsidRPr="00803ADF" w:rsidRDefault="00613385" w:rsidP="00DB4A71">
            <w:pPr>
              <w:spacing w:before="60" w:after="60"/>
              <w:jc w:val="both"/>
              <w:rPr>
                <w:rFonts w:ascii="Times New Roman" w:hAnsi="Times New Roman"/>
                <w:lang w:val="en-GB"/>
              </w:rPr>
            </w:pPr>
            <w:r>
              <w:rPr>
                <w:rFonts w:ascii="Times New Roman" w:hAnsi="Times New Roman"/>
                <w:lang w:val="en-GB"/>
              </w:rPr>
              <w:t>T</w:t>
            </w:r>
            <w:r w:rsidR="0012248E" w:rsidRPr="00803ADF">
              <w:rPr>
                <w:rFonts w:ascii="Times New Roman" w:hAnsi="Times New Roman"/>
                <w:lang w:val="en-GB"/>
              </w:rPr>
              <w:t xml:space="preserve">he </w:t>
            </w:r>
            <w:r w:rsidR="00B63FDF" w:rsidRPr="00803ADF">
              <w:rPr>
                <w:rFonts w:ascii="Times New Roman" w:hAnsi="Times New Roman"/>
                <w:lang w:val="en-GB"/>
              </w:rPr>
              <w:t xml:space="preserve">2024 EP </w:t>
            </w:r>
            <w:r w:rsidR="0012248E" w:rsidRPr="00803ADF">
              <w:rPr>
                <w:rFonts w:ascii="Times New Roman" w:hAnsi="Times New Roman"/>
                <w:lang w:val="en-GB"/>
              </w:rPr>
              <w:t>election provide</w:t>
            </w:r>
            <w:r w:rsidR="00B63FDF" w:rsidRPr="00803ADF">
              <w:rPr>
                <w:rFonts w:ascii="Times New Roman" w:hAnsi="Times New Roman"/>
                <w:lang w:val="en-GB"/>
              </w:rPr>
              <w:t>s</w:t>
            </w:r>
            <w:r w:rsidR="0012248E" w:rsidRPr="00803ADF">
              <w:rPr>
                <w:rFonts w:ascii="Times New Roman" w:hAnsi="Times New Roman"/>
                <w:lang w:val="en-GB"/>
              </w:rPr>
              <w:t xml:space="preserve"> a unique arena </w:t>
            </w:r>
            <w:r w:rsidR="006A009B">
              <w:rPr>
                <w:rFonts w:ascii="Times New Roman" w:hAnsi="Times New Roman"/>
                <w:lang w:val="en-GB"/>
              </w:rPr>
              <w:t xml:space="preserve">for co-creation by involving relevant </w:t>
            </w:r>
            <w:r w:rsidR="0012248E" w:rsidRPr="00803ADF">
              <w:rPr>
                <w:rFonts w:ascii="Times New Roman" w:hAnsi="Times New Roman"/>
                <w:lang w:val="en-GB"/>
              </w:rPr>
              <w:t xml:space="preserve">stakeholders </w:t>
            </w:r>
            <w:r w:rsidR="006A009B">
              <w:rPr>
                <w:rFonts w:ascii="Times New Roman" w:hAnsi="Times New Roman"/>
                <w:lang w:val="en-GB"/>
              </w:rPr>
              <w:t>in the study design</w:t>
            </w:r>
            <w:r w:rsidR="0012248E" w:rsidRPr="00803ADF">
              <w:rPr>
                <w:rFonts w:ascii="Times New Roman" w:hAnsi="Times New Roman"/>
                <w:lang w:val="en-GB"/>
              </w:rPr>
              <w:t xml:space="preserve"> (</w:t>
            </w:r>
            <w:r w:rsidR="00B63FDF" w:rsidRPr="00803ADF">
              <w:rPr>
                <w:rFonts w:ascii="Times New Roman" w:hAnsi="Times New Roman"/>
                <w:lang w:val="en-GB"/>
              </w:rPr>
              <w:t xml:space="preserve">also </w:t>
            </w:r>
            <w:r w:rsidR="0012248E" w:rsidRPr="00803ADF">
              <w:rPr>
                <w:rFonts w:ascii="Times New Roman" w:hAnsi="Times New Roman"/>
                <w:lang w:val="en-GB"/>
              </w:rPr>
              <w:t xml:space="preserve">in collaboration with </w:t>
            </w:r>
            <w:r>
              <w:rPr>
                <w:rFonts w:ascii="Times New Roman" w:hAnsi="Times New Roman"/>
                <w:lang w:val="en-GB"/>
              </w:rPr>
              <w:t>WP5</w:t>
            </w:r>
            <w:r w:rsidR="0012248E" w:rsidRPr="00803ADF">
              <w:rPr>
                <w:rFonts w:ascii="Times New Roman" w:hAnsi="Times New Roman"/>
                <w:lang w:val="en-GB"/>
              </w:rPr>
              <w:t xml:space="preserve">). </w:t>
            </w:r>
            <w:r>
              <w:rPr>
                <w:rFonts w:ascii="Times New Roman" w:hAnsi="Times New Roman"/>
                <w:lang w:val="en-GB"/>
              </w:rPr>
              <w:t>WP6</w:t>
            </w:r>
            <w:r w:rsidR="0012248E" w:rsidRPr="00803ADF">
              <w:rPr>
                <w:rFonts w:ascii="Times New Roman" w:hAnsi="Times New Roman"/>
                <w:lang w:val="en-GB"/>
              </w:rPr>
              <w:t xml:space="preserve"> will also analyse the survey data on public support for liberal democracy to contribute to th</w:t>
            </w:r>
            <w:r w:rsidR="0012248E" w:rsidRPr="00613385">
              <w:rPr>
                <w:rFonts w:ascii="Times New Roman" w:hAnsi="Times New Roman"/>
                <w:lang w:val="en-GB"/>
              </w:rPr>
              <w:t>e</w:t>
            </w:r>
            <w:bookmarkStart w:id="44" w:name="_Hlk83631230"/>
            <w:r w:rsidR="0012248E" w:rsidRPr="00613385">
              <w:rPr>
                <w:rFonts w:ascii="Times New Roman" w:hAnsi="Times New Roman"/>
                <w:lang w:val="en-GB"/>
              </w:rPr>
              <w:t xml:space="preserve"> </w:t>
            </w:r>
            <w:r>
              <w:rPr>
                <w:rFonts w:ascii="Times New Roman" w:hAnsi="Times New Roman"/>
                <w:lang w:val="en-GB"/>
              </w:rPr>
              <w:t>‘</w:t>
            </w:r>
            <w:r w:rsidR="0012248E" w:rsidRPr="00613385">
              <w:rPr>
                <w:rFonts w:ascii="Times New Roman" w:hAnsi="Times New Roman"/>
                <w:lang w:val="en-GB"/>
              </w:rPr>
              <w:t>heatmap</w:t>
            </w:r>
            <w:r>
              <w:rPr>
                <w:rFonts w:ascii="Times New Roman" w:hAnsi="Times New Roman"/>
                <w:lang w:val="en-GB"/>
              </w:rPr>
              <w:t>’</w:t>
            </w:r>
            <w:r w:rsidR="0012248E" w:rsidRPr="00613385">
              <w:rPr>
                <w:rFonts w:ascii="Times New Roman" w:hAnsi="Times New Roman"/>
                <w:lang w:val="en-GB"/>
              </w:rPr>
              <w:t xml:space="preserve"> of challenges to liberal democracy. </w:t>
            </w:r>
            <w:bookmarkEnd w:id="44"/>
          </w:p>
        </w:tc>
      </w:tr>
    </w:tbl>
    <w:p w14:paraId="65018F92" w14:textId="77777777" w:rsidR="00D652D1" w:rsidRPr="00803ADF"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52BC66ED" w14:textId="77777777" w:rsidTr="00C4093C">
        <w:tc>
          <w:tcPr>
            <w:tcW w:w="10091" w:type="dxa"/>
          </w:tcPr>
          <w:p w14:paraId="07EDC3E9" w14:textId="77777777" w:rsidR="00D652D1" w:rsidRPr="00803ADF" w:rsidRDefault="00D652D1" w:rsidP="00664F3F">
            <w:pPr>
              <w:spacing w:before="60" w:after="180"/>
              <w:jc w:val="both"/>
              <w:rPr>
                <w:rFonts w:ascii="Times New Roman" w:hAnsi="Times New Roman"/>
                <w:lang w:val="en-GB"/>
              </w:rPr>
            </w:pPr>
            <w:r w:rsidRPr="00803ADF">
              <w:rPr>
                <w:rFonts w:ascii="Times New Roman" w:hAnsi="Times New Roman"/>
                <w:b/>
                <w:lang w:val="en-GB"/>
              </w:rPr>
              <w:t>Description of work</w:t>
            </w:r>
            <w:r w:rsidRPr="00803ADF">
              <w:rPr>
                <w:rFonts w:ascii="Times New Roman" w:hAnsi="Times New Roman"/>
                <w:lang w:val="en-GB"/>
              </w:rPr>
              <w:t xml:space="preserve"> (where appropriate, broken down into tasks), lead partner and role of participants</w:t>
            </w:r>
          </w:p>
          <w:p w14:paraId="4D8DCB63" w14:textId="48526A28" w:rsidR="008C7343" w:rsidRPr="00803ADF" w:rsidRDefault="004A4AD3" w:rsidP="00DB4A71">
            <w:pPr>
              <w:widowControl/>
              <w:spacing w:after="60"/>
              <w:rPr>
                <w:rFonts w:ascii="Times New Roman" w:hAnsi="Times New Roman"/>
                <w:lang w:val="en-GB"/>
              </w:rPr>
            </w:pPr>
            <w:r w:rsidRPr="00803ADF">
              <w:rPr>
                <w:rFonts w:ascii="Times New Roman" w:hAnsi="Times New Roman"/>
                <w:b/>
                <w:bCs/>
                <w:lang w:val="en-GB"/>
              </w:rPr>
              <w:t>Task 6.1 Questionnaire development and design</w:t>
            </w:r>
            <w:r w:rsidR="008C7343" w:rsidRPr="00803ADF">
              <w:rPr>
                <w:rFonts w:ascii="Times New Roman" w:hAnsi="Times New Roman"/>
                <w:b/>
                <w:bCs/>
                <w:lang w:val="en-GB"/>
              </w:rPr>
              <w:t xml:space="preserve"> </w:t>
            </w:r>
            <w:r w:rsidR="008C7343" w:rsidRPr="00803ADF">
              <w:rPr>
                <w:rFonts w:ascii="Times New Roman" w:hAnsi="Times New Roman"/>
                <w:lang w:val="en-GB"/>
              </w:rPr>
              <w:t>(lead LSE; partners: UVA, UNCL</w:t>
            </w:r>
            <w:r w:rsidR="005B7636" w:rsidRPr="00803ADF">
              <w:rPr>
                <w:rFonts w:ascii="Times New Roman" w:hAnsi="Times New Roman"/>
                <w:lang w:val="en-GB"/>
              </w:rPr>
              <w:t xml:space="preserve">, </w:t>
            </w:r>
            <w:r w:rsidR="00221D8B" w:rsidRPr="00803ADF">
              <w:rPr>
                <w:rFonts w:ascii="Times New Roman" w:hAnsi="Times New Roman"/>
                <w:lang w:val="en-GB"/>
              </w:rPr>
              <w:t xml:space="preserve">CEPS, </w:t>
            </w:r>
            <w:r w:rsidR="005B7636" w:rsidRPr="00460284">
              <w:rPr>
                <w:rFonts w:ascii="Times New Roman" w:hAnsi="Times New Roman"/>
                <w:lang w:val="en-GB"/>
              </w:rPr>
              <w:t xml:space="preserve">GESIS, </w:t>
            </w:r>
            <w:r w:rsidR="00747CC6" w:rsidRPr="00460284">
              <w:rPr>
                <w:rFonts w:ascii="Times New Roman" w:hAnsi="Times New Roman"/>
                <w:lang w:val="en-GB"/>
              </w:rPr>
              <w:t>FNSP</w:t>
            </w:r>
            <w:r w:rsidR="008C7343" w:rsidRPr="00460284">
              <w:rPr>
                <w:rFonts w:ascii="Times New Roman" w:hAnsi="Times New Roman"/>
                <w:lang w:val="en-GB"/>
              </w:rPr>
              <w:t>;</w:t>
            </w:r>
            <w:r w:rsidR="008C7343" w:rsidRPr="00803ADF">
              <w:rPr>
                <w:rFonts w:ascii="Times New Roman" w:hAnsi="Times New Roman"/>
                <w:lang w:val="en-GB"/>
              </w:rPr>
              <w:t xml:space="preserve"> duration: </w:t>
            </w:r>
            <w:r w:rsidR="00656E25" w:rsidRPr="00803ADF">
              <w:rPr>
                <w:rFonts w:ascii="Times New Roman" w:hAnsi="Times New Roman"/>
                <w:lang w:val="en-GB"/>
              </w:rPr>
              <w:t xml:space="preserve">months </w:t>
            </w:r>
            <w:r w:rsidR="00613385">
              <w:rPr>
                <w:rFonts w:ascii="Times New Roman" w:hAnsi="Times New Roman"/>
                <w:lang w:val="en-GB"/>
              </w:rPr>
              <w:t>5</w:t>
            </w:r>
            <w:r w:rsidR="00656E25" w:rsidRPr="00803ADF">
              <w:rPr>
                <w:rFonts w:ascii="Times New Roman" w:hAnsi="Times New Roman"/>
                <w:lang w:val="en-GB"/>
              </w:rPr>
              <w:t>-21)</w:t>
            </w:r>
            <w:r w:rsidR="006A009B">
              <w:rPr>
                <w:rFonts w:ascii="Times New Roman" w:hAnsi="Times New Roman"/>
                <w:sz w:val="24"/>
                <w:szCs w:val="24"/>
                <w:lang w:val="en-GB" w:eastAsia="en-GB"/>
              </w:rPr>
              <w:t xml:space="preserve">: </w:t>
            </w:r>
            <w:r w:rsidR="00390654" w:rsidRPr="00803ADF">
              <w:rPr>
                <w:rFonts w:ascii="Times New Roman" w:hAnsi="Times New Roman"/>
                <w:lang w:val="en-GB"/>
              </w:rPr>
              <w:t>This tasks concerns the development of the master questionnaire and its translations into all relevant languages. Some of the questions will be based on previous EES voter surveys, particularly from 2019</w:t>
            </w:r>
            <w:r w:rsidR="001256DA" w:rsidRPr="00803ADF">
              <w:rPr>
                <w:rFonts w:ascii="Times New Roman" w:hAnsi="Times New Roman"/>
                <w:lang w:val="en-GB"/>
              </w:rPr>
              <w:t>, for which the complementary expertise by UNCL and UVA is imperative</w:t>
            </w:r>
            <w:r w:rsidR="00390654" w:rsidRPr="00803ADF">
              <w:rPr>
                <w:rFonts w:ascii="Times New Roman" w:hAnsi="Times New Roman"/>
                <w:lang w:val="en-GB"/>
              </w:rPr>
              <w:t xml:space="preserve">. Building on key questions from the long-term trends in attitudes (WP3), </w:t>
            </w:r>
            <w:r w:rsidR="00982128" w:rsidRPr="00803ADF">
              <w:rPr>
                <w:rFonts w:ascii="Times New Roman" w:hAnsi="Times New Roman"/>
                <w:lang w:val="en-GB"/>
              </w:rPr>
              <w:t>a</w:t>
            </w:r>
            <w:r w:rsidR="00390654" w:rsidRPr="00803ADF">
              <w:rPr>
                <w:rFonts w:ascii="Times New Roman" w:hAnsi="Times New Roman"/>
                <w:lang w:val="en-GB"/>
              </w:rPr>
              <w:t>n extensive battery of new survey questions will measure the support for liberal democra</w:t>
            </w:r>
            <w:r w:rsidR="00B74F52" w:rsidRPr="00803ADF">
              <w:rPr>
                <w:rFonts w:ascii="Times New Roman" w:hAnsi="Times New Roman"/>
                <w:lang w:val="en-GB"/>
              </w:rPr>
              <w:t xml:space="preserve">tic </w:t>
            </w:r>
            <w:r w:rsidR="002B641B" w:rsidRPr="00803ADF">
              <w:rPr>
                <w:rFonts w:ascii="Times New Roman" w:hAnsi="Times New Roman"/>
                <w:lang w:val="en-GB"/>
              </w:rPr>
              <w:t xml:space="preserve">norms and </w:t>
            </w:r>
            <w:r w:rsidR="00B74F52" w:rsidRPr="00803ADF">
              <w:rPr>
                <w:rFonts w:ascii="Times New Roman" w:hAnsi="Times New Roman"/>
                <w:lang w:val="en-GB"/>
              </w:rPr>
              <w:t>values</w:t>
            </w:r>
            <w:r w:rsidR="00390654" w:rsidRPr="00803ADF">
              <w:rPr>
                <w:rFonts w:ascii="Times New Roman" w:hAnsi="Times New Roman"/>
                <w:lang w:val="en-GB"/>
              </w:rPr>
              <w:t xml:space="preserve">. </w:t>
            </w:r>
          </w:p>
          <w:p w14:paraId="1BAC20E0" w14:textId="5AE802EB" w:rsidR="00656E25" w:rsidRPr="00803ADF" w:rsidRDefault="00656E25" w:rsidP="00DB4A71">
            <w:pPr>
              <w:spacing w:after="60"/>
              <w:rPr>
                <w:rFonts w:ascii="Times New Roman" w:hAnsi="Times New Roman"/>
                <w:lang w:val="en-GB"/>
              </w:rPr>
            </w:pPr>
            <w:r w:rsidRPr="00803ADF">
              <w:rPr>
                <w:rFonts w:ascii="Times New Roman" w:hAnsi="Times New Roman"/>
                <w:b/>
                <w:bCs/>
                <w:lang w:val="en-GB"/>
              </w:rPr>
              <w:t xml:space="preserve">Task 6.2 Conduct voter survey </w:t>
            </w:r>
            <w:r w:rsidRPr="00803ADF">
              <w:rPr>
                <w:rFonts w:ascii="Times New Roman" w:hAnsi="Times New Roman"/>
                <w:lang w:val="en-GB"/>
              </w:rPr>
              <w:t>(lead GESIS; partners: LSE; duration: months 20-24)</w:t>
            </w:r>
            <w:r w:rsidR="006A009B">
              <w:rPr>
                <w:rFonts w:ascii="Times New Roman" w:hAnsi="Times New Roman"/>
                <w:lang w:val="en-GB"/>
              </w:rPr>
              <w:t xml:space="preserve">: </w:t>
            </w:r>
            <w:r w:rsidRPr="00803ADF">
              <w:rPr>
                <w:rFonts w:ascii="Times New Roman" w:hAnsi="Times New Roman"/>
                <w:lang w:val="en-GB"/>
              </w:rPr>
              <w:t xml:space="preserve">This tasks involves the </w:t>
            </w:r>
            <w:r w:rsidRPr="00803ADF">
              <w:rPr>
                <w:rFonts w:ascii="Times New Roman" w:hAnsi="Times New Roman"/>
                <w:lang w:val="en-GB"/>
              </w:rPr>
              <w:lastRenderedPageBreak/>
              <w:t xml:space="preserve">implementation of the 2024 EP post-election study in 27 EU member states. It requires careful organisation, potential pre-tests, data collection, data checks and harmonisation of all 27 country samples into one single and cohesive dataset. </w:t>
            </w:r>
          </w:p>
          <w:p w14:paraId="5541A74F" w14:textId="004CE893" w:rsidR="00A84CA0" w:rsidRPr="00803ADF" w:rsidRDefault="004A4AD3" w:rsidP="00421518">
            <w:pPr>
              <w:widowControl/>
              <w:spacing w:after="60"/>
              <w:rPr>
                <w:rFonts w:ascii="Times New Roman" w:hAnsi="Times New Roman"/>
                <w:lang w:val="en-GB"/>
              </w:rPr>
            </w:pPr>
            <w:r w:rsidRPr="00803ADF">
              <w:rPr>
                <w:rFonts w:ascii="Times New Roman" w:hAnsi="Times New Roman"/>
                <w:b/>
                <w:bCs/>
                <w:lang w:val="en-GB"/>
              </w:rPr>
              <w:t>Task 6.3 Integrate voter, party and contextual data and analyse party choice</w:t>
            </w:r>
            <w:r w:rsidRPr="00803ADF">
              <w:rPr>
                <w:rFonts w:ascii="Times New Roman" w:hAnsi="Times New Roman"/>
                <w:lang w:val="en-GB"/>
              </w:rPr>
              <w:t xml:space="preserve"> </w:t>
            </w:r>
            <w:r w:rsidR="008C7343" w:rsidRPr="00803ADF">
              <w:rPr>
                <w:rFonts w:ascii="Times New Roman" w:hAnsi="Times New Roman"/>
                <w:lang w:val="en-GB"/>
              </w:rPr>
              <w:t>(lead LSE; partners: UCLB, GESIS</w:t>
            </w:r>
            <w:r w:rsidR="005B7636" w:rsidRPr="00803ADF">
              <w:rPr>
                <w:rFonts w:ascii="Times New Roman" w:hAnsi="Times New Roman"/>
                <w:lang w:val="en-GB"/>
              </w:rPr>
              <w:t xml:space="preserve">, </w:t>
            </w:r>
            <w:r w:rsidR="006A009B">
              <w:rPr>
                <w:rFonts w:ascii="Times New Roman" w:hAnsi="Times New Roman"/>
                <w:lang w:val="en-GB"/>
              </w:rPr>
              <w:t xml:space="preserve">UVA, </w:t>
            </w:r>
            <w:r w:rsidR="005B7636" w:rsidRPr="006A009B">
              <w:rPr>
                <w:rFonts w:ascii="Times New Roman" w:hAnsi="Times New Roman"/>
                <w:lang w:val="en-GB"/>
              </w:rPr>
              <w:t>SWPS</w:t>
            </w:r>
            <w:r w:rsidR="008C7343" w:rsidRPr="006A009B">
              <w:rPr>
                <w:rFonts w:ascii="Times New Roman" w:hAnsi="Times New Roman"/>
                <w:lang w:val="en-GB"/>
              </w:rPr>
              <w:t>;</w:t>
            </w:r>
            <w:r w:rsidR="008C7343" w:rsidRPr="00803ADF">
              <w:rPr>
                <w:rFonts w:ascii="Times New Roman" w:hAnsi="Times New Roman"/>
                <w:lang w:val="en-GB"/>
              </w:rPr>
              <w:t xml:space="preserve"> duration: months </w:t>
            </w:r>
            <w:r w:rsidR="00656E25" w:rsidRPr="00803ADF">
              <w:rPr>
                <w:rFonts w:ascii="Times New Roman" w:hAnsi="Times New Roman"/>
                <w:lang w:val="en-GB"/>
              </w:rPr>
              <w:t xml:space="preserve"> 21-42) </w:t>
            </w:r>
            <w:r w:rsidR="006A009B">
              <w:rPr>
                <w:rFonts w:ascii="Times New Roman" w:hAnsi="Times New Roman"/>
                <w:lang w:val="en-GB"/>
              </w:rPr>
              <w:t xml:space="preserve">: </w:t>
            </w:r>
            <w:r w:rsidR="00390654" w:rsidRPr="00803ADF">
              <w:rPr>
                <w:rFonts w:ascii="Times New Roman" w:hAnsi="Times New Roman"/>
                <w:lang w:val="en-GB"/>
              </w:rPr>
              <w:t xml:space="preserve">In order to integrate data within the project and understand long-term trends, this task involves linking the individual survey data from task </w:t>
            </w:r>
            <w:r w:rsidR="00671F39" w:rsidRPr="00803ADF">
              <w:rPr>
                <w:rFonts w:ascii="Times New Roman" w:hAnsi="Times New Roman"/>
                <w:lang w:val="en-GB"/>
              </w:rPr>
              <w:t>6.2</w:t>
            </w:r>
            <w:r w:rsidR="00390654" w:rsidRPr="00803ADF">
              <w:rPr>
                <w:rFonts w:ascii="Times New Roman" w:hAnsi="Times New Roman"/>
                <w:lang w:val="en-GB"/>
              </w:rPr>
              <w:t xml:space="preserve"> with </w:t>
            </w:r>
            <w:r w:rsidR="006A009B">
              <w:rPr>
                <w:rFonts w:ascii="Times New Roman" w:hAnsi="Times New Roman"/>
                <w:lang w:val="en-GB"/>
              </w:rPr>
              <w:t>contextual and insti</w:t>
            </w:r>
            <w:r w:rsidR="006A009B">
              <w:rPr>
                <w:rFonts w:ascii="Times New Roman" w:hAnsi="Times New Roman"/>
                <w:lang w:val="en-GB"/>
              </w:rPr>
              <w:softHyphen/>
              <w:t xml:space="preserve">tutional </w:t>
            </w:r>
            <w:r w:rsidR="00390654" w:rsidRPr="00803ADF">
              <w:rPr>
                <w:rFonts w:ascii="Times New Roman" w:hAnsi="Times New Roman"/>
                <w:lang w:val="en-GB"/>
              </w:rPr>
              <w:t xml:space="preserve">data </w:t>
            </w:r>
            <w:r w:rsidR="006A009B">
              <w:rPr>
                <w:rFonts w:ascii="Times New Roman" w:hAnsi="Times New Roman"/>
                <w:lang w:val="en-GB"/>
              </w:rPr>
              <w:t>(WP2)</w:t>
            </w:r>
            <w:r w:rsidR="0003557E" w:rsidRPr="00803ADF">
              <w:rPr>
                <w:rFonts w:ascii="Times New Roman" w:hAnsi="Times New Roman"/>
                <w:lang w:val="en-GB"/>
              </w:rPr>
              <w:t xml:space="preserve"> </w:t>
            </w:r>
            <w:r w:rsidR="006A009B">
              <w:rPr>
                <w:rFonts w:ascii="Times New Roman" w:hAnsi="Times New Roman"/>
                <w:lang w:val="en-GB"/>
              </w:rPr>
              <w:t xml:space="preserve">and </w:t>
            </w:r>
            <w:r w:rsidR="00390654" w:rsidRPr="00803ADF">
              <w:rPr>
                <w:rFonts w:ascii="Times New Roman" w:hAnsi="Times New Roman"/>
                <w:lang w:val="en-GB"/>
              </w:rPr>
              <w:t xml:space="preserve">party positions towards that were held at the time of the 2024 EP election </w:t>
            </w:r>
            <w:r w:rsidR="006A009B">
              <w:rPr>
                <w:rFonts w:ascii="Times New Roman" w:hAnsi="Times New Roman"/>
                <w:lang w:val="en-GB"/>
              </w:rPr>
              <w:t>(WP4)</w:t>
            </w:r>
            <w:r w:rsidR="00390654" w:rsidRPr="00803ADF">
              <w:rPr>
                <w:rFonts w:ascii="Times New Roman" w:hAnsi="Times New Roman"/>
                <w:lang w:val="en-GB"/>
              </w:rPr>
              <w:t>.</w:t>
            </w:r>
            <w:r w:rsidR="0003557E" w:rsidRPr="00803ADF">
              <w:rPr>
                <w:rFonts w:ascii="Times New Roman" w:hAnsi="Times New Roman"/>
                <w:lang w:val="en-GB"/>
              </w:rPr>
              <w:t xml:space="preserve"> </w:t>
            </w:r>
            <w:r w:rsidR="006A009B">
              <w:rPr>
                <w:rFonts w:ascii="Times New Roman" w:hAnsi="Times New Roman"/>
                <w:lang w:val="en-GB"/>
              </w:rPr>
              <w:t xml:space="preserve">UVA’s, </w:t>
            </w:r>
            <w:r w:rsidR="005B7636" w:rsidRPr="00803ADF">
              <w:rPr>
                <w:rFonts w:ascii="Times New Roman" w:hAnsi="Times New Roman"/>
                <w:lang w:val="en-GB"/>
              </w:rPr>
              <w:t xml:space="preserve">SWPS’s and </w:t>
            </w:r>
            <w:r w:rsidR="0003557E" w:rsidRPr="00803ADF">
              <w:rPr>
                <w:rFonts w:ascii="Times New Roman" w:hAnsi="Times New Roman"/>
                <w:lang w:val="en-GB"/>
              </w:rPr>
              <w:t xml:space="preserve">UNCL’s methodological expertise will be required to complete this task. </w:t>
            </w:r>
          </w:p>
        </w:tc>
      </w:tr>
    </w:tbl>
    <w:p w14:paraId="20C57B26" w14:textId="77777777" w:rsidR="00D652D1" w:rsidRPr="00803ADF"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0C0136B2" w14:textId="77777777" w:rsidTr="00C4093C">
        <w:tc>
          <w:tcPr>
            <w:tcW w:w="10091" w:type="dxa"/>
          </w:tcPr>
          <w:p w14:paraId="53122D9B" w14:textId="77777777" w:rsidR="00D652D1" w:rsidRPr="00803ADF" w:rsidRDefault="00D652D1" w:rsidP="008C7343">
            <w:pPr>
              <w:spacing w:before="60" w:after="180"/>
              <w:rPr>
                <w:rFonts w:ascii="Times New Roman" w:hAnsi="Times New Roman"/>
                <w:lang w:val="en-GB"/>
              </w:rPr>
            </w:pPr>
            <w:r w:rsidRPr="00803ADF">
              <w:rPr>
                <w:rFonts w:ascii="Times New Roman" w:hAnsi="Times New Roman"/>
                <w:b/>
                <w:lang w:val="en-GB"/>
              </w:rPr>
              <w:t>Deliverables</w:t>
            </w:r>
            <w:r w:rsidRPr="00803ADF">
              <w:rPr>
                <w:rFonts w:ascii="Times New Roman" w:hAnsi="Times New Roman"/>
                <w:lang w:val="en-GB"/>
              </w:rPr>
              <w:t xml:space="preserve"> (brief description and month of delivery)</w:t>
            </w:r>
          </w:p>
          <w:p w14:paraId="3C52C78A" w14:textId="1C0AF385" w:rsidR="00CA51CC" w:rsidRPr="00CA51CC" w:rsidRDefault="00221D8B" w:rsidP="00DB4A71">
            <w:pPr>
              <w:spacing w:before="60" w:after="60"/>
              <w:rPr>
                <w:rFonts w:ascii="Times New Roman" w:hAnsi="Times New Roman"/>
                <w:lang w:val="en-GB"/>
              </w:rPr>
            </w:pPr>
            <w:r w:rsidRPr="00CA51CC">
              <w:rPr>
                <w:rFonts w:ascii="Times New Roman" w:hAnsi="Times New Roman"/>
                <w:b/>
                <w:bCs/>
                <w:lang w:val="en-GB"/>
              </w:rPr>
              <w:t>D6.1 Stakeholder workshop in Brussels</w:t>
            </w:r>
            <w:r w:rsidR="00CA51CC">
              <w:rPr>
                <w:rFonts w:ascii="Times New Roman" w:hAnsi="Times New Roman"/>
                <w:b/>
                <w:bCs/>
                <w:lang w:val="en-GB"/>
              </w:rPr>
              <w:t xml:space="preserve"> </w:t>
            </w:r>
            <w:r w:rsidRPr="00CA51CC">
              <w:rPr>
                <w:rFonts w:ascii="Times New Roman" w:hAnsi="Times New Roman"/>
                <w:lang w:val="en-GB"/>
              </w:rPr>
              <w:t xml:space="preserve">(lead CEPS; </w:t>
            </w:r>
            <w:r w:rsidR="00CA51CC" w:rsidRPr="00CA51CC">
              <w:rPr>
                <w:rFonts w:ascii="Times New Roman" w:hAnsi="Times New Roman"/>
                <w:lang w:val="en-GB"/>
              </w:rPr>
              <w:t>m</w:t>
            </w:r>
            <w:r w:rsidRPr="00CA51CC">
              <w:rPr>
                <w:rFonts w:ascii="Times New Roman" w:hAnsi="Times New Roman"/>
                <w:lang w:val="en-GB"/>
              </w:rPr>
              <w:t>onth of delivery: 18)</w:t>
            </w:r>
            <w:r w:rsidR="00CA51CC">
              <w:rPr>
                <w:rFonts w:ascii="Times New Roman" w:hAnsi="Times New Roman"/>
                <w:lang w:val="en-GB"/>
              </w:rPr>
              <w:t xml:space="preserve">: </w:t>
            </w:r>
            <w:r w:rsidR="00CA51CC" w:rsidRPr="00CA51CC">
              <w:rPr>
                <w:rFonts w:ascii="Times New Roman" w:hAnsi="Times New Roman"/>
                <w:lang w:val="en-GB"/>
              </w:rPr>
              <w:t>This researchers-meet-policy-makers workshop is co-organised with WP5</w:t>
            </w:r>
            <w:r w:rsidR="00AC5C1E">
              <w:rPr>
                <w:rFonts w:ascii="Times New Roman" w:hAnsi="Times New Roman"/>
                <w:lang w:val="en-GB"/>
              </w:rPr>
              <w:t xml:space="preserve"> and takes place ahead of data collection</w:t>
            </w:r>
            <w:r w:rsidR="00CA51CC" w:rsidRPr="00CA51CC">
              <w:rPr>
                <w:rFonts w:ascii="Times New Roman" w:hAnsi="Times New Roman"/>
                <w:lang w:val="en-GB"/>
              </w:rPr>
              <w:t>.</w:t>
            </w:r>
          </w:p>
          <w:p w14:paraId="0AAF7074" w14:textId="17EFBC53" w:rsidR="00F16A76" w:rsidRDefault="004A4AD3" w:rsidP="00DB4A71">
            <w:pPr>
              <w:spacing w:before="60" w:after="60"/>
              <w:rPr>
                <w:rFonts w:ascii="Times New Roman" w:hAnsi="Times New Roman"/>
                <w:lang w:val="en-GB"/>
              </w:rPr>
            </w:pPr>
            <w:r w:rsidRPr="00803ADF">
              <w:rPr>
                <w:rFonts w:ascii="Times New Roman" w:hAnsi="Times New Roman"/>
                <w:b/>
                <w:bCs/>
                <w:lang w:val="en-GB"/>
              </w:rPr>
              <w:t>D6.</w:t>
            </w:r>
            <w:r w:rsidR="00CA51CC">
              <w:rPr>
                <w:rFonts w:ascii="Times New Roman" w:hAnsi="Times New Roman"/>
                <w:b/>
                <w:bCs/>
                <w:lang w:val="en-GB"/>
              </w:rPr>
              <w:t xml:space="preserve">2 </w:t>
            </w:r>
            <w:r w:rsidR="00F16A76" w:rsidRPr="00803ADF">
              <w:rPr>
                <w:rFonts w:ascii="Times New Roman" w:hAnsi="Times New Roman"/>
                <w:b/>
                <w:bCs/>
                <w:lang w:val="en-GB"/>
              </w:rPr>
              <w:t>Survey q</w:t>
            </w:r>
            <w:r w:rsidRPr="00803ADF">
              <w:rPr>
                <w:rFonts w:ascii="Times New Roman" w:hAnsi="Times New Roman"/>
                <w:b/>
                <w:bCs/>
                <w:lang w:val="en-GB"/>
              </w:rPr>
              <w:t xml:space="preserve">uestionnaire </w:t>
            </w:r>
            <w:r w:rsidR="00664F3F" w:rsidRPr="00CA51CC">
              <w:rPr>
                <w:rFonts w:ascii="Times New Roman" w:hAnsi="Times New Roman"/>
                <w:bCs/>
                <w:lang w:val="en-GB"/>
              </w:rPr>
              <w:t>(</w:t>
            </w:r>
            <w:r w:rsidR="00CA51CC" w:rsidRPr="00CA51CC">
              <w:rPr>
                <w:rFonts w:ascii="Times New Roman" w:hAnsi="Times New Roman"/>
                <w:bCs/>
                <w:lang w:val="en-GB"/>
              </w:rPr>
              <w:t xml:space="preserve">lead: LSE; </w:t>
            </w:r>
            <w:r w:rsidR="00664F3F" w:rsidRPr="00CA51CC">
              <w:rPr>
                <w:rFonts w:ascii="Times New Roman" w:hAnsi="Times New Roman"/>
                <w:bCs/>
                <w:lang w:val="en-GB"/>
              </w:rPr>
              <w:t>month of delivery: 19)</w:t>
            </w:r>
            <w:r w:rsidR="00CA51CC">
              <w:rPr>
                <w:rFonts w:ascii="Times New Roman" w:hAnsi="Times New Roman"/>
                <w:bCs/>
                <w:lang w:val="en-GB"/>
              </w:rPr>
              <w:t xml:space="preserve">: </w:t>
            </w:r>
            <w:r w:rsidR="00F16A76" w:rsidRPr="00803ADF">
              <w:rPr>
                <w:rFonts w:ascii="Times New Roman" w:hAnsi="Times New Roman"/>
                <w:lang w:val="en-GB"/>
              </w:rPr>
              <w:t xml:space="preserve">The final survey questionnaire, in all relevant languages, will be used in the 2024 EP post-election study. </w:t>
            </w:r>
          </w:p>
          <w:p w14:paraId="6318886D" w14:textId="5908CD1A" w:rsidR="00BB78F8" w:rsidRPr="00803ADF" w:rsidRDefault="00BB78F8" w:rsidP="00DB4A71">
            <w:pPr>
              <w:spacing w:before="60" w:after="60"/>
              <w:rPr>
                <w:rFonts w:ascii="Times New Roman" w:hAnsi="Times New Roman"/>
                <w:b/>
                <w:lang w:val="en-GB"/>
              </w:rPr>
            </w:pPr>
            <w:r w:rsidRPr="00BB78F8">
              <w:rPr>
                <w:rFonts w:ascii="Times New Roman" w:hAnsi="Times New Roman"/>
                <w:b/>
                <w:bCs/>
                <w:lang w:val="en-GB"/>
              </w:rPr>
              <w:t>D6.3 Dataset of the 2024 European election survey</w:t>
            </w:r>
            <w:r>
              <w:rPr>
                <w:rFonts w:ascii="Times New Roman" w:hAnsi="Times New Roman"/>
                <w:lang w:val="en-GB"/>
              </w:rPr>
              <w:t xml:space="preserve"> </w:t>
            </w:r>
            <w:r w:rsidRPr="00CA51CC">
              <w:rPr>
                <w:rFonts w:ascii="Times New Roman" w:hAnsi="Times New Roman"/>
                <w:bCs/>
                <w:lang w:val="en-GB"/>
              </w:rPr>
              <w:t xml:space="preserve">(lead: LSE; month of delivery: </w:t>
            </w:r>
            <w:r>
              <w:rPr>
                <w:rFonts w:ascii="Times New Roman" w:hAnsi="Times New Roman"/>
                <w:bCs/>
                <w:lang w:val="en-GB"/>
              </w:rPr>
              <w:t>48</w:t>
            </w:r>
            <w:r w:rsidRPr="00CA51CC">
              <w:rPr>
                <w:rFonts w:ascii="Times New Roman" w:hAnsi="Times New Roman"/>
                <w:bCs/>
                <w:lang w:val="en-GB"/>
              </w:rPr>
              <w:t>)</w:t>
            </w:r>
            <w:r>
              <w:rPr>
                <w:rFonts w:ascii="Times New Roman" w:hAnsi="Times New Roman"/>
                <w:bCs/>
                <w:lang w:val="en-GB"/>
              </w:rPr>
              <w:t xml:space="preserve">: </w:t>
            </w:r>
            <w:r w:rsidRPr="00803ADF">
              <w:rPr>
                <w:rFonts w:ascii="Times New Roman" w:hAnsi="Times New Roman"/>
                <w:lang w:val="en-GB"/>
              </w:rPr>
              <w:t xml:space="preserve">The dataset </w:t>
            </w:r>
            <w:r w:rsidR="00AC5C1E">
              <w:rPr>
                <w:rFonts w:ascii="Times New Roman" w:hAnsi="Times New Roman"/>
                <w:lang w:val="en-GB"/>
              </w:rPr>
              <w:t>is produced in</w:t>
            </w:r>
            <w:r>
              <w:rPr>
                <w:rFonts w:ascii="Times New Roman" w:hAnsi="Times New Roman"/>
                <w:lang w:val="en-GB"/>
              </w:rPr>
              <w:t xml:space="preserve"> </w:t>
            </w:r>
            <w:r w:rsidRPr="00803ADF">
              <w:rPr>
                <w:rFonts w:ascii="Times New Roman" w:hAnsi="Times New Roman"/>
                <w:lang w:val="en-GB"/>
              </w:rPr>
              <w:t xml:space="preserve">Task </w:t>
            </w:r>
            <w:r>
              <w:rPr>
                <w:rFonts w:ascii="Times New Roman" w:hAnsi="Times New Roman"/>
                <w:lang w:val="en-GB"/>
              </w:rPr>
              <w:t>6</w:t>
            </w:r>
            <w:r w:rsidRPr="00803ADF">
              <w:rPr>
                <w:rFonts w:ascii="Times New Roman" w:hAnsi="Times New Roman"/>
                <w:lang w:val="en-GB"/>
              </w:rPr>
              <w:t xml:space="preserve">.2 (internal release: month </w:t>
            </w:r>
            <w:r>
              <w:rPr>
                <w:rFonts w:ascii="Times New Roman" w:hAnsi="Times New Roman"/>
                <w:lang w:val="en-GB"/>
              </w:rPr>
              <w:t>29</w:t>
            </w:r>
            <w:r w:rsidRPr="00803ADF">
              <w:rPr>
                <w:rFonts w:ascii="Times New Roman" w:hAnsi="Times New Roman"/>
                <w:lang w:val="en-GB"/>
              </w:rPr>
              <w:t>).</w:t>
            </w:r>
          </w:p>
          <w:p w14:paraId="672B87AF" w14:textId="2A9747EA" w:rsidR="00664F3F" w:rsidRPr="00BB78F8" w:rsidRDefault="004A4AD3" w:rsidP="00BB78F8">
            <w:pPr>
              <w:spacing w:after="60"/>
              <w:rPr>
                <w:rFonts w:ascii="Times New Roman" w:hAnsi="Times New Roman"/>
                <w:lang w:val="en-GB"/>
              </w:rPr>
            </w:pPr>
            <w:r w:rsidRPr="00803ADF">
              <w:rPr>
                <w:rFonts w:ascii="Times New Roman" w:hAnsi="Times New Roman"/>
                <w:b/>
                <w:bCs/>
                <w:lang w:val="en-GB"/>
              </w:rPr>
              <w:t>D6.</w:t>
            </w:r>
            <w:r w:rsidR="00BB78F8">
              <w:rPr>
                <w:rFonts w:ascii="Times New Roman" w:hAnsi="Times New Roman"/>
                <w:b/>
                <w:bCs/>
                <w:lang w:val="en-GB"/>
              </w:rPr>
              <w:t>4</w:t>
            </w:r>
            <w:r w:rsidRPr="00803ADF">
              <w:rPr>
                <w:rFonts w:ascii="Times New Roman" w:hAnsi="Times New Roman"/>
                <w:b/>
                <w:bCs/>
                <w:lang w:val="en-GB"/>
              </w:rPr>
              <w:t xml:space="preserve"> Report</w:t>
            </w:r>
            <w:r w:rsidR="00F16A76" w:rsidRPr="00803ADF">
              <w:rPr>
                <w:rFonts w:ascii="Times New Roman" w:hAnsi="Times New Roman"/>
                <w:b/>
                <w:bCs/>
                <w:lang w:val="en-GB"/>
              </w:rPr>
              <w:t xml:space="preserve"> on the electoral market place for different visions of liberal democracy</w:t>
            </w:r>
            <w:r w:rsidR="00CA51CC">
              <w:rPr>
                <w:rFonts w:ascii="Times New Roman" w:hAnsi="Times New Roman"/>
                <w:b/>
                <w:bCs/>
                <w:lang w:val="en-GB"/>
              </w:rPr>
              <w:t xml:space="preserve"> </w:t>
            </w:r>
            <w:r w:rsidR="00664F3F" w:rsidRPr="00CA51CC">
              <w:rPr>
                <w:rFonts w:ascii="Times New Roman" w:hAnsi="Times New Roman"/>
                <w:lang w:val="en-GB"/>
              </w:rPr>
              <w:t>(</w:t>
            </w:r>
            <w:r w:rsidR="00CA51CC" w:rsidRPr="00CA51CC">
              <w:rPr>
                <w:rFonts w:ascii="Times New Roman" w:hAnsi="Times New Roman"/>
                <w:lang w:val="en-GB"/>
              </w:rPr>
              <w:t xml:space="preserve">lead: LSE; </w:t>
            </w:r>
            <w:r w:rsidR="00664F3F" w:rsidRPr="00CA51CC">
              <w:rPr>
                <w:rFonts w:ascii="Times New Roman" w:hAnsi="Times New Roman"/>
                <w:lang w:val="en-GB"/>
              </w:rPr>
              <w:t>month of delivery: 4</w:t>
            </w:r>
            <w:r w:rsidR="00421518">
              <w:rPr>
                <w:rFonts w:ascii="Times New Roman" w:hAnsi="Times New Roman"/>
                <w:lang w:val="en-GB"/>
              </w:rPr>
              <w:t>2</w:t>
            </w:r>
            <w:r w:rsidR="00664F3F" w:rsidRPr="00CA51CC">
              <w:rPr>
                <w:rFonts w:ascii="Times New Roman" w:hAnsi="Times New Roman"/>
                <w:lang w:val="en-GB"/>
              </w:rPr>
              <w:t>)</w:t>
            </w:r>
            <w:r w:rsidR="00923996">
              <w:rPr>
                <w:rFonts w:ascii="Times New Roman" w:hAnsi="Times New Roman"/>
                <w:lang w:val="en-GB"/>
              </w:rPr>
              <w:t xml:space="preserve">: </w:t>
            </w:r>
            <w:r w:rsidR="00F16A76" w:rsidRPr="00803ADF">
              <w:rPr>
                <w:rFonts w:ascii="Times New Roman" w:hAnsi="Times New Roman"/>
                <w:lang w:val="en-GB"/>
              </w:rPr>
              <w:t>This report summarises the main findings and their implications for understanding current challenges to liberal democracy in Europe</w:t>
            </w:r>
            <w:r w:rsidR="00AC65AC">
              <w:rPr>
                <w:rFonts w:ascii="Times New Roman" w:hAnsi="Times New Roman"/>
                <w:lang w:val="en-GB"/>
              </w:rPr>
              <w:t xml:space="preserve">; </w:t>
            </w:r>
            <w:r w:rsidR="00AC65AC">
              <w:rPr>
                <w:rFonts w:ascii="Times New Roman" w:hAnsi="Times New Roman"/>
                <w:bCs/>
                <w:lang w:val="en-GB"/>
              </w:rPr>
              <w:t xml:space="preserve">and informs the </w:t>
            </w:r>
            <w:r w:rsidR="00AC65AC" w:rsidRPr="00803ADF">
              <w:rPr>
                <w:rFonts w:ascii="Times New Roman" w:hAnsi="Times New Roman"/>
                <w:bCs/>
                <w:lang w:val="en-GB"/>
              </w:rPr>
              <w:t xml:space="preserve">second </w:t>
            </w:r>
            <w:r w:rsidR="00AC65AC">
              <w:rPr>
                <w:rFonts w:ascii="Times New Roman" w:hAnsi="Times New Roman"/>
                <w:bCs/>
                <w:lang w:val="en-GB"/>
              </w:rPr>
              <w:t xml:space="preserve">flagship </w:t>
            </w:r>
            <w:r w:rsidR="00AC65AC" w:rsidRPr="00803ADF">
              <w:rPr>
                <w:rFonts w:ascii="Times New Roman" w:hAnsi="Times New Roman"/>
                <w:bCs/>
                <w:lang w:val="en-GB"/>
              </w:rPr>
              <w:t>report</w:t>
            </w:r>
            <w:r w:rsidR="00AC65AC">
              <w:rPr>
                <w:rFonts w:ascii="Times New Roman" w:hAnsi="Times New Roman"/>
                <w:bCs/>
                <w:lang w:val="en-GB"/>
              </w:rPr>
              <w:t>.</w:t>
            </w:r>
          </w:p>
        </w:tc>
      </w:tr>
    </w:tbl>
    <w:p w14:paraId="6A5DB4AC" w14:textId="77777777" w:rsidR="00D652D1" w:rsidRPr="00803ADF" w:rsidRDefault="00D652D1" w:rsidP="004D4A32">
      <w:pPr>
        <w:pStyle w:val="Heading4"/>
      </w:pPr>
      <w:bookmarkStart w:id="45" w:name="_Hlk82183903"/>
      <w:r w:rsidRPr="00803ADF">
        <w:t xml:space="preserve">WP7 – </w:t>
      </w:r>
      <w:r w:rsidR="001B33BB" w:rsidRPr="00803ADF">
        <w:t>Understanding preferences for “illiberal democracy”</w:t>
      </w:r>
      <w:r w:rsidRPr="00803ADF">
        <w:t xml:space="preserve"> (Ben)</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A34E1B" w:rsidRPr="00803ADF" w14:paraId="5D413D2F" w14:textId="77777777" w:rsidTr="00CB2B72">
        <w:trPr>
          <w:cantSplit/>
          <w:trHeight w:val="397"/>
        </w:trPr>
        <w:tc>
          <w:tcPr>
            <w:tcW w:w="2425" w:type="dxa"/>
            <w:shd w:val="clear" w:color="auto" w:fill="F2F2F2" w:themeFill="background1" w:themeFillShade="F2"/>
            <w:vAlign w:val="center"/>
          </w:tcPr>
          <w:p w14:paraId="27E9255E"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 xml:space="preserve">Work package number </w:t>
            </w:r>
          </w:p>
        </w:tc>
        <w:tc>
          <w:tcPr>
            <w:tcW w:w="845" w:type="dxa"/>
            <w:vAlign w:val="center"/>
          </w:tcPr>
          <w:p w14:paraId="364B5CCB" w14:textId="77777777" w:rsidR="00A34E1B" w:rsidRPr="00803ADF" w:rsidRDefault="00A34E1B" w:rsidP="00CB2B72">
            <w:pPr>
              <w:rPr>
                <w:rFonts w:ascii="Times New Roman" w:hAnsi="Times New Roman"/>
                <w:b/>
                <w:bCs/>
                <w:lang w:val="en-GB"/>
              </w:rPr>
            </w:pPr>
            <w:r w:rsidRPr="00803ADF">
              <w:rPr>
                <w:rFonts w:ascii="Times New Roman" w:hAnsi="Times New Roman"/>
                <w:b/>
                <w:bCs/>
                <w:lang w:val="en-GB"/>
              </w:rPr>
              <w:t>7</w:t>
            </w:r>
          </w:p>
        </w:tc>
        <w:tc>
          <w:tcPr>
            <w:tcW w:w="5104" w:type="dxa"/>
            <w:gridSpan w:val="6"/>
            <w:shd w:val="clear" w:color="auto" w:fill="F2F2F2" w:themeFill="background1" w:themeFillShade="F2"/>
            <w:vAlign w:val="center"/>
          </w:tcPr>
          <w:p w14:paraId="0433A2D4" w14:textId="77777777" w:rsidR="00A34E1B" w:rsidRPr="00803ADF" w:rsidRDefault="00A34E1B" w:rsidP="00CB2B72">
            <w:pPr>
              <w:rPr>
                <w:rFonts w:ascii="Times New Roman" w:hAnsi="Times New Roman"/>
                <w:lang w:val="en-GB"/>
              </w:rPr>
            </w:pPr>
            <w:r w:rsidRPr="00803ADF">
              <w:rPr>
                <w:rFonts w:ascii="Times New Roman" w:hAnsi="Times New Roman"/>
                <w:b/>
                <w:lang w:val="en-GB"/>
              </w:rPr>
              <w:t>Lead beneficiary</w:t>
            </w:r>
          </w:p>
        </w:tc>
        <w:tc>
          <w:tcPr>
            <w:tcW w:w="1705" w:type="dxa"/>
            <w:gridSpan w:val="2"/>
            <w:vAlign w:val="center"/>
          </w:tcPr>
          <w:p w14:paraId="4BFA52A4" w14:textId="77777777" w:rsidR="00A34E1B" w:rsidRPr="00803ADF" w:rsidRDefault="00A34E1B" w:rsidP="00CB2B72">
            <w:pPr>
              <w:rPr>
                <w:rFonts w:ascii="Times New Roman" w:hAnsi="Times New Roman"/>
                <w:b/>
                <w:bCs/>
                <w:lang w:val="en-GB"/>
              </w:rPr>
            </w:pPr>
            <w:r w:rsidRPr="00803ADF">
              <w:rPr>
                <w:rFonts w:ascii="Times New Roman" w:hAnsi="Times New Roman"/>
                <w:b/>
                <w:bCs/>
                <w:lang w:val="en-GB"/>
              </w:rPr>
              <w:t>SWPS</w:t>
            </w:r>
          </w:p>
        </w:tc>
      </w:tr>
      <w:tr w:rsidR="00A34E1B" w:rsidRPr="00803ADF" w14:paraId="4AE4084D" w14:textId="77777777" w:rsidTr="00CB2B72">
        <w:trPr>
          <w:cantSplit/>
          <w:trHeight w:val="397"/>
        </w:trPr>
        <w:tc>
          <w:tcPr>
            <w:tcW w:w="2425" w:type="dxa"/>
            <w:shd w:val="clear" w:color="auto" w:fill="F2F2F2" w:themeFill="background1" w:themeFillShade="F2"/>
            <w:vAlign w:val="center"/>
          </w:tcPr>
          <w:p w14:paraId="2AD52B96"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Work package title</w:t>
            </w:r>
          </w:p>
        </w:tc>
        <w:tc>
          <w:tcPr>
            <w:tcW w:w="7654" w:type="dxa"/>
            <w:gridSpan w:val="9"/>
            <w:vAlign w:val="center"/>
          </w:tcPr>
          <w:p w14:paraId="4EF5E877" w14:textId="77777777" w:rsidR="00A34E1B" w:rsidRPr="00803ADF" w:rsidRDefault="001B33BB" w:rsidP="00CB2B72">
            <w:pPr>
              <w:rPr>
                <w:rFonts w:ascii="Times New Roman" w:hAnsi="Times New Roman"/>
                <w:lang w:val="en-GB"/>
              </w:rPr>
            </w:pPr>
            <w:bookmarkStart w:id="46" w:name="OLE_LINK13"/>
            <w:bookmarkStart w:id="47" w:name="OLE_LINK14"/>
            <w:r w:rsidRPr="00803ADF">
              <w:rPr>
                <w:rFonts w:ascii="Times New Roman" w:hAnsi="Times New Roman"/>
                <w:lang w:val="en-GB"/>
              </w:rPr>
              <w:t>Understanding preferences for “illiberal democracy”</w:t>
            </w:r>
            <w:bookmarkEnd w:id="46"/>
            <w:bookmarkEnd w:id="47"/>
          </w:p>
        </w:tc>
      </w:tr>
      <w:tr w:rsidR="00A34E1B" w:rsidRPr="00803ADF" w14:paraId="6A7FEE54" w14:textId="77777777" w:rsidTr="00CB2B72">
        <w:trPr>
          <w:cantSplit/>
          <w:trHeight w:val="397"/>
        </w:trPr>
        <w:tc>
          <w:tcPr>
            <w:tcW w:w="2425" w:type="dxa"/>
            <w:shd w:val="clear" w:color="auto" w:fill="F2F2F2" w:themeFill="background1" w:themeFillShade="F2"/>
            <w:vAlign w:val="center"/>
          </w:tcPr>
          <w:p w14:paraId="291F6178" w14:textId="77777777" w:rsidR="00A34E1B" w:rsidRPr="00803ADF" w:rsidRDefault="00A34E1B" w:rsidP="00CB2B72">
            <w:pPr>
              <w:ind w:left="1191" w:hanging="1191"/>
              <w:rPr>
                <w:rFonts w:ascii="Times New Roman" w:hAnsi="Times New Roman"/>
                <w:b/>
                <w:lang w:val="en-GB"/>
              </w:rPr>
            </w:pPr>
            <w:r w:rsidRPr="00803ADF">
              <w:rPr>
                <w:rFonts w:ascii="Times New Roman" w:hAnsi="Times New Roman"/>
                <w:b/>
                <w:lang w:val="en-GB"/>
              </w:rPr>
              <w:t>Participant number</w:t>
            </w:r>
          </w:p>
        </w:tc>
        <w:tc>
          <w:tcPr>
            <w:tcW w:w="845" w:type="dxa"/>
            <w:vAlign w:val="center"/>
          </w:tcPr>
          <w:p w14:paraId="33EAF6DC"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1</w:t>
            </w:r>
          </w:p>
        </w:tc>
        <w:tc>
          <w:tcPr>
            <w:tcW w:w="847" w:type="dxa"/>
            <w:vAlign w:val="center"/>
          </w:tcPr>
          <w:p w14:paraId="580D2D96" w14:textId="77777777" w:rsidR="00A34E1B" w:rsidRPr="00CA051A" w:rsidRDefault="00A34E1B" w:rsidP="00CB2B72">
            <w:pPr>
              <w:jc w:val="center"/>
              <w:rPr>
                <w:rFonts w:ascii="Times New Roman" w:hAnsi="Times New Roman"/>
                <w:b/>
                <w:bCs/>
                <w:lang w:val="en-GB"/>
              </w:rPr>
            </w:pPr>
            <w:r w:rsidRPr="00CA051A">
              <w:rPr>
                <w:rFonts w:ascii="Times New Roman" w:hAnsi="Times New Roman"/>
                <w:b/>
                <w:bCs/>
                <w:lang w:val="en-GB"/>
              </w:rPr>
              <w:t>2</w:t>
            </w:r>
          </w:p>
        </w:tc>
        <w:tc>
          <w:tcPr>
            <w:tcW w:w="847" w:type="dxa"/>
            <w:vAlign w:val="center"/>
          </w:tcPr>
          <w:p w14:paraId="0C9AC144" w14:textId="77777777" w:rsidR="00A34E1B" w:rsidRPr="00CA051A" w:rsidRDefault="00A34E1B" w:rsidP="00CB2B72">
            <w:pPr>
              <w:jc w:val="center"/>
              <w:rPr>
                <w:rFonts w:ascii="Times New Roman" w:hAnsi="Times New Roman"/>
                <w:lang w:val="en-GB"/>
              </w:rPr>
            </w:pPr>
            <w:r w:rsidRPr="00CA051A">
              <w:rPr>
                <w:rFonts w:ascii="Times New Roman" w:hAnsi="Times New Roman"/>
                <w:lang w:val="en-GB"/>
              </w:rPr>
              <w:t>3</w:t>
            </w:r>
          </w:p>
        </w:tc>
        <w:tc>
          <w:tcPr>
            <w:tcW w:w="849" w:type="dxa"/>
            <w:vAlign w:val="center"/>
          </w:tcPr>
          <w:p w14:paraId="27F50527"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4</w:t>
            </w:r>
          </w:p>
        </w:tc>
        <w:tc>
          <w:tcPr>
            <w:tcW w:w="857" w:type="dxa"/>
            <w:vAlign w:val="center"/>
          </w:tcPr>
          <w:p w14:paraId="7DD36C86"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5</w:t>
            </w:r>
          </w:p>
        </w:tc>
        <w:tc>
          <w:tcPr>
            <w:tcW w:w="852" w:type="dxa"/>
            <w:vAlign w:val="center"/>
          </w:tcPr>
          <w:p w14:paraId="32F75C33"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6</w:t>
            </w:r>
          </w:p>
        </w:tc>
        <w:tc>
          <w:tcPr>
            <w:tcW w:w="852" w:type="dxa"/>
            <w:vAlign w:val="center"/>
          </w:tcPr>
          <w:p w14:paraId="5698CC65"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7</w:t>
            </w:r>
          </w:p>
        </w:tc>
        <w:tc>
          <w:tcPr>
            <w:tcW w:w="853" w:type="dxa"/>
            <w:vAlign w:val="center"/>
          </w:tcPr>
          <w:p w14:paraId="3EE61D8D"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8</w:t>
            </w:r>
          </w:p>
        </w:tc>
        <w:tc>
          <w:tcPr>
            <w:tcW w:w="852" w:type="dxa"/>
            <w:vAlign w:val="center"/>
          </w:tcPr>
          <w:p w14:paraId="1D08826A"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9</w:t>
            </w:r>
          </w:p>
        </w:tc>
      </w:tr>
      <w:tr w:rsidR="00CA051A" w:rsidRPr="00803ADF" w14:paraId="725B3A71" w14:textId="77777777" w:rsidTr="00CB2B72">
        <w:trPr>
          <w:cantSplit/>
          <w:trHeight w:val="397"/>
        </w:trPr>
        <w:tc>
          <w:tcPr>
            <w:tcW w:w="2425" w:type="dxa"/>
            <w:shd w:val="clear" w:color="auto" w:fill="F2F2F2" w:themeFill="background1" w:themeFillShade="F2"/>
            <w:vAlign w:val="center"/>
          </w:tcPr>
          <w:p w14:paraId="48E6F3D7" w14:textId="77777777" w:rsidR="00CA051A" w:rsidRPr="00803ADF" w:rsidRDefault="00CA051A" w:rsidP="00CA051A">
            <w:pPr>
              <w:rPr>
                <w:rFonts w:ascii="Times New Roman" w:hAnsi="Times New Roman"/>
                <w:b/>
                <w:lang w:val="en-GB"/>
              </w:rPr>
            </w:pPr>
            <w:r w:rsidRPr="00803ADF">
              <w:rPr>
                <w:rFonts w:ascii="Times New Roman" w:hAnsi="Times New Roman"/>
                <w:b/>
                <w:lang w:val="en-GB"/>
              </w:rPr>
              <w:t>Short name of participant</w:t>
            </w:r>
          </w:p>
        </w:tc>
        <w:tc>
          <w:tcPr>
            <w:tcW w:w="845" w:type="dxa"/>
            <w:vAlign w:val="center"/>
          </w:tcPr>
          <w:p w14:paraId="5F256B73" w14:textId="77777777" w:rsidR="00CA051A" w:rsidRPr="00803ADF" w:rsidRDefault="00CA051A" w:rsidP="00CA051A">
            <w:pPr>
              <w:jc w:val="center"/>
              <w:rPr>
                <w:rFonts w:ascii="Times New Roman" w:hAnsi="Times New Roman"/>
                <w:lang w:val="en-GB"/>
              </w:rPr>
            </w:pPr>
            <w:r w:rsidRPr="00803ADF">
              <w:rPr>
                <w:rFonts w:ascii="Times New Roman" w:hAnsi="Times New Roman"/>
                <w:lang w:val="en-GB"/>
              </w:rPr>
              <w:t>UVA</w:t>
            </w:r>
          </w:p>
        </w:tc>
        <w:tc>
          <w:tcPr>
            <w:tcW w:w="847" w:type="dxa"/>
            <w:vAlign w:val="center"/>
          </w:tcPr>
          <w:p w14:paraId="39980DA5" w14:textId="7D5F86B0" w:rsidR="00CA051A" w:rsidRPr="00CA051A" w:rsidRDefault="00CA051A" w:rsidP="00CA051A">
            <w:pPr>
              <w:jc w:val="center"/>
              <w:rPr>
                <w:rFonts w:ascii="Times New Roman" w:hAnsi="Times New Roman"/>
                <w:b/>
                <w:bCs/>
                <w:lang w:val="en-GB"/>
              </w:rPr>
            </w:pPr>
            <w:r w:rsidRPr="00CA051A">
              <w:rPr>
                <w:rFonts w:ascii="Times New Roman" w:hAnsi="Times New Roman"/>
                <w:b/>
                <w:bCs/>
                <w:lang w:val="en-GB"/>
              </w:rPr>
              <w:t>SWPS</w:t>
            </w:r>
          </w:p>
        </w:tc>
        <w:tc>
          <w:tcPr>
            <w:tcW w:w="847" w:type="dxa"/>
            <w:vAlign w:val="center"/>
          </w:tcPr>
          <w:p w14:paraId="195037E1" w14:textId="3E5AE62C" w:rsidR="00CA051A" w:rsidRPr="00803ADF" w:rsidRDefault="00CA051A" w:rsidP="00CA051A">
            <w:pPr>
              <w:jc w:val="center"/>
              <w:rPr>
                <w:rFonts w:ascii="Times New Roman" w:hAnsi="Times New Roman"/>
                <w:b/>
                <w:bCs/>
                <w:lang w:val="en-GB"/>
              </w:rPr>
            </w:pPr>
            <w:r>
              <w:rPr>
                <w:rFonts w:ascii="Times New Roman" w:hAnsi="Times New Roman"/>
                <w:lang w:val="en-GB"/>
              </w:rPr>
              <w:t>UNCL</w:t>
            </w:r>
          </w:p>
        </w:tc>
        <w:tc>
          <w:tcPr>
            <w:tcW w:w="849" w:type="dxa"/>
            <w:vAlign w:val="center"/>
          </w:tcPr>
          <w:p w14:paraId="357C6A69" w14:textId="0079A475" w:rsidR="00CA051A" w:rsidRPr="00803ADF" w:rsidRDefault="00CA051A" w:rsidP="00CA051A">
            <w:pPr>
              <w:jc w:val="center"/>
              <w:rPr>
                <w:rFonts w:ascii="Times New Roman" w:hAnsi="Times New Roman"/>
                <w:lang w:val="en-GB"/>
              </w:rPr>
            </w:pPr>
            <w:r>
              <w:rPr>
                <w:rFonts w:ascii="Times New Roman" w:hAnsi="Times New Roman"/>
                <w:lang w:val="en-GB"/>
              </w:rPr>
              <w:t>LSE</w:t>
            </w:r>
          </w:p>
        </w:tc>
        <w:tc>
          <w:tcPr>
            <w:tcW w:w="857" w:type="dxa"/>
            <w:vAlign w:val="center"/>
          </w:tcPr>
          <w:p w14:paraId="010B166A" w14:textId="796C1A0A" w:rsidR="00CA051A" w:rsidRPr="00803ADF" w:rsidRDefault="00CA051A" w:rsidP="00CA051A">
            <w:pPr>
              <w:jc w:val="center"/>
              <w:rPr>
                <w:rFonts w:ascii="Times New Roman" w:hAnsi="Times New Roman"/>
                <w:lang w:val="en-GB"/>
              </w:rPr>
            </w:pPr>
            <w:r w:rsidRPr="00803ADF">
              <w:rPr>
                <w:rFonts w:ascii="Times New Roman" w:hAnsi="Times New Roman"/>
                <w:lang w:val="en-GB"/>
              </w:rPr>
              <w:t>GESIS</w:t>
            </w:r>
          </w:p>
        </w:tc>
        <w:tc>
          <w:tcPr>
            <w:tcW w:w="852" w:type="dxa"/>
            <w:vAlign w:val="center"/>
          </w:tcPr>
          <w:p w14:paraId="216792F0" w14:textId="1DC599E0" w:rsidR="00CA051A" w:rsidRPr="00803ADF" w:rsidRDefault="00CA051A" w:rsidP="00CA051A">
            <w:pPr>
              <w:jc w:val="center"/>
              <w:rPr>
                <w:rFonts w:ascii="Times New Roman" w:hAnsi="Times New Roman"/>
                <w:lang w:val="en-GB"/>
              </w:rPr>
            </w:pPr>
            <w:r w:rsidRPr="00803ADF">
              <w:rPr>
                <w:rFonts w:ascii="Times New Roman" w:hAnsi="Times New Roman"/>
                <w:lang w:val="en-GB"/>
              </w:rPr>
              <w:t>UCLB</w:t>
            </w:r>
          </w:p>
        </w:tc>
        <w:tc>
          <w:tcPr>
            <w:tcW w:w="852" w:type="dxa"/>
            <w:vAlign w:val="center"/>
          </w:tcPr>
          <w:p w14:paraId="1D7CBE08" w14:textId="45504DC9" w:rsidR="00CA051A" w:rsidRPr="00803ADF" w:rsidRDefault="00CA051A" w:rsidP="00CA051A">
            <w:pPr>
              <w:jc w:val="center"/>
              <w:rPr>
                <w:rFonts w:ascii="Times New Roman" w:hAnsi="Times New Roman"/>
                <w:lang w:val="en-GB"/>
              </w:rPr>
            </w:pPr>
            <w:r>
              <w:rPr>
                <w:rFonts w:ascii="Times New Roman" w:hAnsi="Times New Roman"/>
                <w:lang w:val="en-GB"/>
              </w:rPr>
              <w:t>SDU</w:t>
            </w:r>
          </w:p>
        </w:tc>
        <w:tc>
          <w:tcPr>
            <w:tcW w:w="853" w:type="dxa"/>
            <w:vAlign w:val="center"/>
          </w:tcPr>
          <w:p w14:paraId="55930AC4" w14:textId="01C2965B" w:rsidR="00CA051A" w:rsidRPr="00803ADF" w:rsidRDefault="00747CC6" w:rsidP="00CA051A">
            <w:pPr>
              <w:jc w:val="center"/>
              <w:rPr>
                <w:rFonts w:ascii="Times New Roman" w:hAnsi="Times New Roman"/>
                <w:lang w:val="en-GB"/>
              </w:rPr>
            </w:pPr>
            <w:r>
              <w:rPr>
                <w:rFonts w:ascii="Times New Roman" w:hAnsi="Times New Roman"/>
                <w:lang w:val="en-GB"/>
              </w:rPr>
              <w:t>FNSP</w:t>
            </w:r>
          </w:p>
        </w:tc>
        <w:tc>
          <w:tcPr>
            <w:tcW w:w="852" w:type="dxa"/>
            <w:vAlign w:val="center"/>
          </w:tcPr>
          <w:p w14:paraId="0510D8D6" w14:textId="00FCA6BA" w:rsidR="00CA051A" w:rsidRPr="00803ADF" w:rsidRDefault="00CA051A" w:rsidP="00CA051A">
            <w:pPr>
              <w:jc w:val="center"/>
              <w:rPr>
                <w:rFonts w:ascii="Times New Roman" w:hAnsi="Times New Roman"/>
                <w:lang w:val="en-GB"/>
              </w:rPr>
            </w:pPr>
            <w:r w:rsidRPr="00803ADF">
              <w:rPr>
                <w:rFonts w:ascii="Times New Roman" w:hAnsi="Times New Roman"/>
                <w:lang w:val="en-GB"/>
              </w:rPr>
              <w:t>CEPS</w:t>
            </w:r>
          </w:p>
        </w:tc>
      </w:tr>
      <w:tr w:rsidR="00A34E1B" w:rsidRPr="00803ADF" w14:paraId="2C3CE056" w14:textId="77777777" w:rsidTr="00460284">
        <w:trPr>
          <w:cantSplit/>
          <w:trHeight w:val="397"/>
        </w:trPr>
        <w:tc>
          <w:tcPr>
            <w:tcW w:w="2425" w:type="dxa"/>
            <w:shd w:val="clear" w:color="auto" w:fill="F2F2F2" w:themeFill="background1" w:themeFillShade="F2"/>
            <w:vAlign w:val="center"/>
          </w:tcPr>
          <w:p w14:paraId="30DE03CD"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Person months per participant:</w:t>
            </w:r>
          </w:p>
        </w:tc>
        <w:tc>
          <w:tcPr>
            <w:tcW w:w="845" w:type="dxa"/>
            <w:shd w:val="clear" w:color="auto" w:fill="auto"/>
            <w:vAlign w:val="center"/>
          </w:tcPr>
          <w:p w14:paraId="5044A7F6" w14:textId="0FF1BE04" w:rsidR="00A34E1B" w:rsidRPr="00460284" w:rsidRDefault="00460284" w:rsidP="00CB2B72">
            <w:pPr>
              <w:jc w:val="center"/>
              <w:rPr>
                <w:rFonts w:ascii="Times New Roman" w:hAnsi="Times New Roman"/>
                <w:lang w:val="en-GB"/>
              </w:rPr>
            </w:pPr>
            <w:r w:rsidRPr="00460284">
              <w:rPr>
                <w:rFonts w:ascii="Times New Roman" w:hAnsi="Times New Roman"/>
                <w:lang w:val="en-GB"/>
              </w:rPr>
              <w:t>0</w:t>
            </w:r>
          </w:p>
        </w:tc>
        <w:tc>
          <w:tcPr>
            <w:tcW w:w="847" w:type="dxa"/>
            <w:shd w:val="clear" w:color="auto" w:fill="auto"/>
            <w:vAlign w:val="center"/>
          </w:tcPr>
          <w:p w14:paraId="74EC760F" w14:textId="747C73C0" w:rsidR="00A34E1B" w:rsidRPr="00803ADF" w:rsidRDefault="007B19F8" w:rsidP="00CB2B72">
            <w:pPr>
              <w:jc w:val="center"/>
              <w:rPr>
                <w:rFonts w:ascii="Times New Roman" w:hAnsi="Times New Roman"/>
                <w:lang w:val="en-GB"/>
              </w:rPr>
            </w:pPr>
            <w:r>
              <w:rPr>
                <w:rFonts w:ascii="Times New Roman" w:hAnsi="Times New Roman"/>
                <w:lang w:val="en-GB"/>
              </w:rPr>
              <w:t>30</w:t>
            </w:r>
          </w:p>
        </w:tc>
        <w:tc>
          <w:tcPr>
            <w:tcW w:w="847" w:type="dxa"/>
            <w:shd w:val="clear" w:color="auto" w:fill="auto"/>
            <w:vAlign w:val="center"/>
          </w:tcPr>
          <w:p w14:paraId="2E7A1AA8" w14:textId="7BFC9566" w:rsidR="00A34E1B" w:rsidRPr="00803ADF" w:rsidRDefault="007B19F8" w:rsidP="00CB2B72">
            <w:pPr>
              <w:jc w:val="center"/>
              <w:rPr>
                <w:rFonts w:ascii="Times New Roman" w:hAnsi="Times New Roman"/>
                <w:lang w:val="en-GB"/>
              </w:rPr>
            </w:pPr>
            <w:r>
              <w:rPr>
                <w:rFonts w:ascii="Times New Roman" w:hAnsi="Times New Roman"/>
                <w:lang w:val="en-GB"/>
              </w:rPr>
              <w:t>0</w:t>
            </w:r>
          </w:p>
        </w:tc>
        <w:tc>
          <w:tcPr>
            <w:tcW w:w="849" w:type="dxa"/>
            <w:shd w:val="clear" w:color="auto" w:fill="auto"/>
            <w:vAlign w:val="center"/>
          </w:tcPr>
          <w:p w14:paraId="1D5D6697" w14:textId="23FC51FB" w:rsidR="00A34E1B" w:rsidRPr="00803ADF" w:rsidRDefault="007B19F8" w:rsidP="00CB2B72">
            <w:pPr>
              <w:jc w:val="center"/>
              <w:rPr>
                <w:rFonts w:ascii="Times New Roman" w:hAnsi="Times New Roman"/>
                <w:lang w:val="en-GB"/>
              </w:rPr>
            </w:pPr>
            <w:r>
              <w:rPr>
                <w:rFonts w:ascii="Times New Roman" w:hAnsi="Times New Roman"/>
                <w:lang w:val="en-GB"/>
              </w:rPr>
              <w:t>0</w:t>
            </w:r>
          </w:p>
        </w:tc>
        <w:tc>
          <w:tcPr>
            <w:tcW w:w="857" w:type="dxa"/>
            <w:shd w:val="clear" w:color="auto" w:fill="auto"/>
            <w:vAlign w:val="center"/>
          </w:tcPr>
          <w:p w14:paraId="2335743E" w14:textId="21E1E1A1" w:rsidR="00A34E1B" w:rsidRPr="00803ADF" w:rsidRDefault="007B19F8" w:rsidP="00CB2B72">
            <w:pPr>
              <w:jc w:val="center"/>
              <w:rPr>
                <w:rFonts w:ascii="Times New Roman" w:hAnsi="Times New Roman"/>
                <w:lang w:val="en-GB"/>
              </w:rPr>
            </w:pPr>
            <w:r>
              <w:rPr>
                <w:rFonts w:ascii="Times New Roman" w:hAnsi="Times New Roman"/>
                <w:lang w:val="en-GB"/>
              </w:rPr>
              <w:t>0</w:t>
            </w:r>
          </w:p>
        </w:tc>
        <w:tc>
          <w:tcPr>
            <w:tcW w:w="852" w:type="dxa"/>
            <w:shd w:val="clear" w:color="auto" w:fill="auto"/>
            <w:vAlign w:val="center"/>
          </w:tcPr>
          <w:p w14:paraId="54B929A4" w14:textId="782F60AD" w:rsidR="00A34E1B" w:rsidRPr="00803ADF" w:rsidRDefault="00B24510" w:rsidP="00CB2B72">
            <w:pPr>
              <w:jc w:val="center"/>
              <w:rPr>
                <w:rFonts w:ascii="Times New Roman" w:hAnsi="Times New Roman"/>
                <w:lang w:val="en-GB"/>
              </w:rPr>
            </w:pPr>
            <w:r>
              <w:rPr>
                <w:rFonts w:ascii="Times New Roman" w:hAnsi="Times New Roman"/>
                <w:lang w:val="en-GB"/>
              </w:rPr>
              <w:t>2</w:t>
            </w:r>
          </w:p>
        </w:tc>
        <w:tc>
          <w:tcPr>
            <w:tcW w:w="852" w:type="dxa"/>
            <w:shd w:val="clear" w:color="auto" w:fill="auto"/>
            <w:vAlign w:val="center"/>
          </w:tcPr>
          <w:p w14:paraId="5E7F5E7B" w14:textId="6C25D5A8" w:rsidR="00A34E1B" w:rsidRPr="00803ADF" w:rsidRDefault="007B19F8" w:rsidP="00CB2B72">
            <w:pPr>
              <w:jc w:val="center"/>
              <w:rPr>
                <w:rFonts w:ascii="Times New Roman" w:hAnsi="Times New Roman"/>
                <w:lang w:val="en-GB"/>
              </w:rPr>
            </w:pPr>
            <w:r>
              <w:rPr>
                <w:rFonts w:ascii="Times New Roman" w:hAnsi="Times New Roman"/>
                <w:lang w:val="en-GB"/>
              </w:rPr>
              <w:t>0</w:t>
            </w:r>
          </w:p>
        </w:tc>
        <w:tc>
          <w:tcPr>
            <w:tcW w:w="853" w:type="dxa"/>
            <w:shd w:val="clear" w:color="auto" w:fill="auto"/>
            <w:vAlign w:val="center"/>
          </w:tcPr>
          <w:p w14:paraId="57586FB8" w14:textId="4923594E" w:rsidR="00A34E1B" w:rsidRPr="00803ADF" w:rsidRDefault="007B19F8" w:rsidP="00CB2B72">
            <w:pPr>
              <w:jc w:val="center"/>
              <w:rPr>
                <w:rFonts w:ascii="Times New Roman" w:hAnsi="Times New Roman"/>
                <w:lang w:val="en-GB"/>
              </w:rPr>
            </w:pPr>
            <w:r>
              <w:rPr>
                <w:rFonts w:ascii="Times New Roman" w:hAnsi="Times New Roman"/>
                <w:lang w:val="en-GB"/>
              </w:rPr>
              <w:t>0</w:t>
            </w:r>
          </w:p>
        </w:tc>
        <w:tc>
          <w:tcPr>
            <w:tcW w:w="852" w:type="dxa"/>
            <w:shd w:val="clear" w:color="auto" w:fill="auto"/>
            <w:vAlign w:val="center"/>
          </w:tcPr>
          <w:p w14:paraId="76C2DA47" w14:textId="5FA733DB" w:rsidR="00A34E1B" w:rsidRPr="00803ADF" w:rsidRDefault="00C01B53" w:rsidP="00CB2B72">
            <w:pPr>
              <w:jc w:val="center"/>
              <w:rPr>
                <w:rFonts w:ascii="Times New Roman" w:hAnsi="Times New Roman"/>
                <w:lang w:val="en-GB"/>
              </w:rPr>
            </w:pPr>
            <w:r>
              <w:rPr>
                <w:rFonts w:ascii="Times New Roman" w:hAnsi="Times New Roman"/>
                <w:lang w:val="en-GB"/>
              </w:rPr>
              <w:t>2</w:t>
            </w:r>
          </w:p>
        </w:tc>
      </w:tr>
      <w:tr w:rsidR="00A34E1B" w:rsidRPr="00803ADF" w14:paraId="3EE83E89" w14:textId="77777777" w:rsidTr="00CB2B72">
        <w:trPr>
          <w:cantSplit/>
          <w:trHeight w:val="397"/>
        </w:trPr>
        <w:tc>
          <w:tcPr>
            <w:tcW w:w="2425" w:type="dxa"/>
            <w:shd w:val="clear" w:color="auto" w:fill="F2F2F2" w:themeFill="background1" w:themeFillShade="F2"/>
            <w:vAlign w:val="center"/>
          </w:tcPr>
          <w:p w14:paraId="3677178A" w14:textId="77777777" w:rsidR="00A34E1B" w:rsidRPr="00803ADF" w:rsidRDefault="00A34E1B" w:rsidP="00CB2B72">
            <w:pPr>
              <w:ind w:left="1191" w:hanging="1191"/>
              <w:rPr>
                <w:rFonts w:ascii="Times New Roman" w:hAnsi="Times New Roman"/>
                <w:b/>
                <w:lang w:val="en-GB"/>
              </w:rPr>
            </w:pPr>
            <w:r w:rsidRPr="00803ADF">
              <w:rPr>
                <w:rFonts w:ascii="Times New Roman" w:hAnsi="Times New Roman"/>
                <w:b/>
                <w:lang w:val="en-GB"/>
              </w:rPr>
              <w:t>Start month</w:t>
            </w:r>
          </w:p>
        </w:tc>
        <w:tc>
          <w:tcPr>
            <w:tcW w:w="845" w:type="dxa"/>
            <w:vAlign w:val="center"/>
          </w:tcPr>
          <w:p w14:paraId="11CEC9E0" w14:textId="77777777" w:rsidR="00A34E1B" w:rsidRPr="00803ADF" w:rsidRDefault="003A52D2" w:rsidP="00CB2B72">
            <w:pPr>
              <w:jc w:val="right"/>
              <w:rPr>
                <w:rFonts w:ascii="Times New Roman" w:hAnsi="Times New Roman"/>
                <w:lang w:val="en-GB"/>
              </w:rPr>
            </w:pPr>
            <w:r w:rsidRPr="00803ADF">
              <w:rPr>
                <w:rFonts w:ascii="Times New Roman" w:hAnsi="Times New Roman"/>
                <w:lang w:val="en-GB"/>
              </w:rPr>
              <w:t>2</w:t>
            </w:r>
            <w:r w:rsidR="001B33BB" w:rsidRPr="00803ADF">
              <w:rPr>
                <w:rFonts w:ascii="Times New Roman" w:hAnsi="Times New Roman"/>
                <w:lang w:val="en-GB"/>
              </w:rPr>
              <w:t>1</w:t>
            </w:r>
          </w:p>
        </w:tc>
        <w:tc>
          <w:tcPr>
            <w:tcW w:w="5104" w:type="dxa"/>
            <w:gridSpan w:val="6"/>
            <w:shd w:val="clear" w:color="auto" w:fill="F2F2F2" w:themeFill="background1" w:themeFillShade="F2"/>
            <w:vAlign w:val="center"/>
          </w:tcPr>
          <w:p w14:paraId="45234774" w14:textId="77777777" w:rsidR="00A34E1B" w:rsidRPr="00803ADF" w:rsidRDefault="00A34E1B" w:rsidP="00CB2B72">
            <w:pPr>
              <w:rPr>
                <w:rFonts w:ascii="Times New Roman" w:hAnsi="Times New Roman"/>
                <w:lang w:val="en-GB"/>
              </w:rPr>
            </w:pPr>
            <w:r w:rsidRPr="00803ADF">
              <w:rPr>
                <w:rFonts w:ascii="Times New Roman" w:hAnsi="Times New Roman"/>
                <w:b/>
                <w:lang w:val="en-GB"/>
              </w:rPr>
              <w:t>End month</w:t>
            </w:r>
          </w:p>
        </w:tc>
        <w:tc>
          <w:tcPr>
            <w:tcW w:w="1705" w:type="dxa"/>
            <w:gridSpan w:val="2"/>
            <w:vAlign w:val="center"/>
          </w:tcPr>
          <w:p w14:paraId="75790601" w14:textId="77777777" w:rsidR="00A34E1B" w:rsidRPr="00803ADF" w:rsidRDefault="001B33BB" w:rsidP="00CB2B72">
            <w:pPr>
              <w:jc w:val="right"/>
              <w:rPr>
                <w:rFonts w:ascii="Times New Roman" w:hAnsi="Times New Roman"/>
                <w:lang w:val="en-GB"/>
              </w:rPr>
            </w:pPr>
            <w:r w:rsidRPr="00803ADF">
              <w:rPr>
                <w:rFonts w:ascii="Times New Roman" w:hAnsi="Times New Roman"/>
                <w:lang w:val="en-GB"/>
              </w:rPr>
              <w:t>48</w:t>
            </w:r>
          </w:p>
        </w:tc>
      </w:tr>
    </w:tbl>
    <w:p w14:paraId="6EB3F671" w14:textId="77777777" w:rsidR="00D652D1" w:rsidRPr="00803ADF"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7DAC050F" w14:textId="77777777" w:rsidTr="00C4093C">
        <w:tc>
          <w:tcPr>
            <w:tcW w:w="10091" w:type="dxa"/>
          </w:tcPr>
          <w:p w14:paraId="090243BE" w14:textId="77777777" w:rsidR="00D652D1" w:rsidRPr="00803ADF" w:rsidRDefault="00D652D1" w:rsidP="00141D6E">
            <w:pPr>
              <w:spacing w:before="60" w:after="120"/>
              <w:rPr>
                <w:rFonts w:ascii="Times New Roman" w:hAnsi="Times New Roman"/>
                <w:lang w:val="en-GB"/>
              </w:rPr>
            </w:pPr>
            <w:r w:rsidRPr="00803ADF">
              <w:rPr>
                <w:rFonts w:ascii="Times New Roman" w:hAnsi="Times New Roman"/>
                <w:b/>
                <w:lang w:val="en-GB"/>
              </w:rPr>
              <w:t>Objectives</w:t>
            </w:r>
            <w:r w:rsidRPr="00803ADF">
              <w:rPr>
                <w:rFonts w:ascii="Times New Roman" w:hAnsi="Times New Roman"/>
                <w:lang w:val="en-GB"/>
              </w:rPr>
              <w:t xml:space="preserve"> </w:t>
            </w:r>
          </w:p>
          <w:p w14:paraId="36ED78B6" w14:textId="0CC0147D" w:rsidR="009E3D32" w:rsidRPr="00803ADF" w:rsidRDefault="009E3D32" w:rsidP="00141D6E">
            <w:pPr>
              <w:spacing w:before="60" w:after="60"/>
              <w:jc w:val="both"/>
              <w:rPr>
                <w:rFonts w:ascii="Times New Roman" w:hAnsi="Times New Roman"/>
                <w:bCs/>
                <w:lang w:val="en-GB"/>
              </w:rPr>
            </w:pPr>
            <w:r w:rsidRPr="00803ADF">
              <w:rPr>
                <w:rFonts w:ascii="Times New Roman" w:hAnsi="Times New Roman"/>
                <w:bCs/>
                <w:lang w:val="en-GB"/>
              </w:rPr>
              <w:t xml:space="preserve">The objectives of </w:t>
            </w:r>
            <w:r w:rsidR="00AC5C1E">
              <w:rPr>
                <w:rFonts w:ascii="Times New Roman" w:hAnsi="Times New Roman"/>
                <w:bCs/>
                <w:lang w:val="en-GB"/>
              </w:rPr>
              <w:t>WP7</w:t>
            </w:r>
            <w:r w:rsidRPr="00803ADF">
              <w:rPr>
                <w:rFonts w:ascii="Times New Roman" w:hAnsi="Times New Roman"/>
                <w:bCs/>
                <w:lang w:val="en-GB"/>
              </w:rPr>
              <w:t xml:space="preserve"> are twofold: </w:t>
            </w:r>
          </w:p>
          <w:p w14:paraId="4F3CA9CB" w14:textId="0F9E001A" w:rsidR="009E3D32" w:rsidRPr="00803ADF" w:rsidRDefault="009E3D32" w:rsidP="00DB4A71">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 xml:space="preserve">Examine </w:t>
            </w:r>
            <w:r w:rsidR="001B33BB" w:rsidRPr="00803ADF">
              <w:rPr>
                <w:rFonts w:ascii="Times New Roman" w:hAnsi="Times New Roman"/>
                <w:lang w:val="en-GB"/>
              </w:rPr>
              <w:t>the causal links between socio-demographic attributes</w:t>
            </w:r>
            <w:r w:rsidR="007C7D0B">
              <w:rPr>
                <w:rFonts w:ascii="Times New Roman" w:hAnsi="Times New Roman"/>
                <w:lang w:val="en-GB"/>
              </w:rPr>
              <w:t>, including gender,</w:t>
            </w:r>
            <w:r w:rsidR="001B33BB" w:rsidRPr="00803ADF">
              <w:rPr>
                <w:rFonts w:ascii="Times New Roman" w:hAnsi="Times New Roman"/>
                <w:lang w:val="en-GB"/>
              </w:rPr>
              <w:t xml:space="preserve"> and political </w:t>
            </w:r>
            <w:r w:rsidR="00B74F52" w:rsidRPr="00803ADF">
              <w:rPr>
                <w:rFonts w:ascii="Times New Roman" w:hAnsi="Times New Roman"/>
                <w:lang w:val="en-GB"/>
              </w:rPr>
              <w:t>attitudes</w:t>
            </w:r>
            <w:r w:rsidR="001B33BB" w:rsidRPr="00803ADF">
              <w:rPr>
                <w:rFonts w:ascii="Times New Roman" w:hAnsi="Times New Roman"/>
                <w:lang w:val="en-GB"/>
              </w:rPr>
              <w:t xml:space="preserve"> on the one hand, and preferences for illiberal solutions</w:t>
            </w:r>
            <w:r w:rsidR="00305DAA">
              <w:rPr>
                <w:rFonts w:ascii="Times New Roman" w:hAnsi="Times New Roman"/>
                <w:lang w:val="en-GB"/>
              </w:rPr>
              <w:t>,</w:t>
            </w:r>
            <w:r w:rsidR="001B33BB" w:rsidRPr="00803ADF">
              <w:rPr>
                <w:rFonts w:ascii="Times New Roman" w:hAnsi="Times New Roman"/>
                <w:lang w:val="en-GB"/>
              </w:rPr>
              <w:t xml:space="preserve"> </w:t>
            </w:r>
            <w:r w:rsidR="00305DAA">
              <w:rPr>
                <w:rFonts w:ascii="Times New Roman" w:hAnsi="Times New Roman"/>
                <w:lang w:val="en-GB"/>
              </w:rPr>
              <w:t xml:space="preserve">including for the EU, </w:t>
            </w:r>
            <w:r w:rsidR="001B33BB" w:rsidRPr="00803ADF">
              <w:rPr>
                <w:rFonts w:ascii="Times New Roman" w:hAnsi="Times New Roman"/>
                <w:lang w:val="en-GB"/>
              </w:rPr>
              <w:t xml:space="preserve">on the other. </w:t>
            </w:r>
          </w:p>
          <w:p w14:paraId="654ABC1E" w14:textId="77777777" w:rsidR="00DB589F" w:rsidRPr="00803ADF" w:rsidRDefault="009E3D32" w:rsidP="00DB4A71">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 xml:space="preserve">Analyse the extent to which </w:t>
            </w:r>
            <w:r w:rsidR="001B33BB" w:rsidRPr="00803ADF">
              <w:rPr>
                <w:rFonts w:ascii="Times New Roman" w:hAnsi="Times New Roman"/>
                <w:lang w:val="en-GB"/>
              </w:rPr>
              <w:t xml:space="preserve">extent, </w:t>
            </w:r>
            <w:r w:rsidRPr="00803ADF">
              <w:rPr>
                <w:rFonts w:ascii="Times New Roman" w:hAnsi="Times New Roman"/>
                <w:lang w:val="en-GB"/>
              </w:rPr>
              <w:t>‘</w:t>
            </w:r>
            <w:r w:rsidR="001B33BB" w:rsidRPr="00803ADF">
              <w:rPr>
                <w:rFonts w:ascii="Times New Roman" w:hAnsi="Times New Roman"/>
                <w:lang w:val="en-GB"/>
              </w:rPr>
              <w:t>pro-illiberal</w:t>
            </w:r>
            <w:r w:rsidRPr="00803ADF">
              <w:rPr>
                <w:rFonts w:ascii="Times New Roman" w:hAnsi="Times New Roman"/>
                <w:lang w:val="en-GB"/>
              </w:rPr>
              <w:t>’</w:t>
            </w:r>
            <w:r w:rsidR="001B33BB" w:rsidRPr="00803ADF">
              <w:rPr>
                <w:rFonts w:ascii="Times New Roman" w:hAnsi="Times New Roman"/>
                <w:lang w:val="en-GB"/>
              </w:rPr>
              <w:t xml:space="preserve"> behaviours are persistent over time.</w:t>
            </w:r>
          </w:p>
          <w:p w14:paraId="7F1FAFE6" w14:textId="3A13C69C" w:rsidR="00D652D1" w:rsidRPr="00803ADF" w:rsidRDefault="00DB589F" w:rsidP="006516EA">
            <w:pPr>
              <w:spacing w:before="60" w:after="60"/>
              <w:jc w:val="both"/>
              <w:rPr>
                <w:rFonts w:ascii="Times New Roman" w:hAnsi="Times New Roman"/>
                <w:lang w:val="en-GB"/>
              </w:rPr>
            </w:pPr>
            <w:r w:rsidRPr="00803ADF">
              <w:rPr>
                <w:rFonts w:ascii="Times New Roman" w:hAnsi="Times New Roman"/>
                <w:bCs/>
                <w:lang w:val="en-GB"/>
              </w:rPr>
              <w:t xml:space="preserve">To </w:t>
            </w:r>
            <w:r w:rsidR="009E3D32" w:rsidRPr="00803ADF">
              <w:rPr>
                <w:rFonts w:ascii="Times New Roman" w:hAnsi="Times New Roman"/>
                <w:bCs/>
                <w:lang w:val="en-GB"/>
              </w:rPr>
              <w:t>meet these objective</w:t>
            </w:r>
            <w:r w:rsidRPr="00803ADF">
              <w:rPr>
                <w:rFonts w:ascii="Times New Roman" w:hAnsi="Times New Roman"/>
                <w:bCs/>
                <w:lang w:val="en-GB"/>
              </w:rPr>
              <w:t xml:space="preserve">, </w:t>
            </w:r>
            <w:r w:rsidR="00AC5C1E">
              <w:rPr>
                <w:rFonts w:ascii="Times New Roman" w:hAnsi="Times New Roman"/>
                <w:bCs/>
                <w:lang w:val="en-GB"/>
              </w:rPr>
              <w:t>WP7</w:t>
            </w:r>
            <w:r w:rsidRPr="00803ADF">
              <w:rPr>
                <w:rFonts w:ascii="Times New Roman" w:hAnsi="Times New Roman"/>
                <w:bCs/>
                <w:lang w:val="en-GB"/>
              </w:rPr>
              <w:t xml:space="preserve"> </w:t>
            </w:r>
            <w:r w:rsidR="001B33BB" w:rsidRPr="00803ADF">
              <w:rPr>
                <w:rFonts w:ascii="Times New Roman" w:hAnsi="Times New Roman"/>
                <w:bCs/>
                <w:lang w:val="en-GB"/>
              </w:rPr>
              <w:t>will carry out a</w:t>
            </w:r>
            <w:r w:rsidR="001B33BB" w:rsidRPr="00803ADF">
              <w:rPr>
                <w:rFonts w:ascii="Times New Roman" w:hAnsi="Times New Roman"/>
                <w:b/>
                <w:lang w:val="en-GB"/>
              </w:rPr>
              <w:t xml:space="preserve"> </w:t>
            </w:r>
            <w:r w:rsidR="001B33BB" w:rsidRPr="00AC5C1E">
              <w:rPr>
                <w:rFonts w:ascii="Times New Roman" w:hAnsi="Times New Roman"/>
                <w:bCs/>
                <w:lang w:val="en-GB"/>
              </w:rPr>
              <w:t>panel survey in six EU member states</w:t>
            </w:r>
            <w:r w:rsidRPr="00AC5C1E">
              <w:rPr>
                <w:rFonts w:ascii="Times New Roman" w:hAnsi="Times New Roman"/>
                <w:bCs/>
                <w:lang w:val="en-GB"/>
              </w:rPr>
              <w:t xml:space="preserve">. The case selection will be guided by findings of </w:t>
            </w:r>
            <w:r w:rsidR="006516EA" w:rsidRPr="00AC5C1E">
              <w:rPr>
                <w:rFonts w:ascii="Times New Roman" w:hAnsi="Times New Roman"/>
                <w:bCs/>
                <w:lang w:val="en-GB"/>
              </w:rPr>
              <w:t>WP</w:t>
            </w:r>
            <w:r w:rsidR="00AC5C1E" w:rsidRPr="00AC5C1E">
              <w:rPr>
                <w:rFonts w:ascii="Times New Roman" w:hAnsi="Times New Roman"/>
                <w:bCs/>
                <w:lang w:val="en-GB"/>
              </w:rPr>
              <w:t xml:space="preserve">s </w:t>
            </w:r>
            <w:r w:rsidR="006516EA" w:rsidRPr="00AC5C1E">
              <w:rPr>
                <w:rFonts w:ascii="Times New Roman" w:hAnsi="Times New Roman"/>
                <w:bCs/>
                <w:lang w:val="en-GB"/>
              </w:rPr>
              <w:t>2</w:t>
            </w:r>
            <w:r w:rsidR="00AC5C1E" w:rsidRPr="00AC5C1E">
              <w:rPr>
                <w:rFonts w:ascii="Times New Roman" w:hAnsi="Times New Roman"/>
                <w:bCs/>
                <w:lang w:val="en-GB"/>
              </w:rPr>
              <w:t>-</w:t>
            </w:r>
            <w:r w:rsidRPr="00AC5C1E">
              <w:rPr>
                <w:rFonts w:ascii="Times New Roman" w:hAnsi="Times New Roman"/>
                <w:bCs/>
                <w:lang w:val="en-GB"/>
              </w:rPr>
              <w:t xml:space="preserve">6 alongside current developments at </w:t>
            </w:r>
            <w:r w:rsidRPr="00803ADF">
              <w:rPr>
                <w:rFonts w:ascii="Times New Roman" w:hAnsi="Times New Roman"/>
                <w:bCs/>
                <w:lang w:val="en-GB"/>
              </w:rPr>
              <w:t xml:space="preserve">the time of investigation. Building on insights into attitudes towards and correlates of liberal democratic </w:t>
            </w:r>
            <w:r w:rsidR="002B641B" w:rsidRPr="00803ADF">
              <w:rPr>
                <w:rFonts w:ascii="Times New Roman" w:hAnsi="Times New Roman"/>
                <w:lang w:val="en-GB"/>
              </w:rPr>
              <w:t xml:space="preserve">norms and </w:t>
            </w:r>
            <w:r w:rsidRPr="00803ADF">
              <w:rPr>
                <w:rFonts w:ascii="Times New Roman" w:hAnsi="Times New Roman"/>
                <w:bCs/>
                <w:lang w:val="en-GB"/>
              </w:rPr>
              <w:t xml:space="preserve">values generated </w:t>
            </w:r>
            <w:r w:rsidR="00F642B1" w:rsidRPr="00803ADF">
              <w:rPr>
                <w:rFonts w:ascii="Times New Roman" w:hAnsi="Times New Roman"/>
                <w:bCs/>
                <w:lang w:val="en-GB"/>
              </w:rPr>
              <w:t>by WP</w:t>
            </w:r>
            <w:r w:rsidR="00AC5C1E">
              <w:rPr>
                <w:rFonts w:ascii="Times New Roman" w:hAnsi="Times New Roman"/>
                <w:bCs/>
                <w:lang w:val="en-GB"/>
              </w:rPr>
              <w:t xml:space="preserve">s </w:t>
            </w:r>
            <w:r w:rsidR="00F642B1" w:rsidRPr="00803ADF">
              <w:rPr>
                <w:rFonts w:ascii="Times New Roman" w:hAnsi="Times New Roman"/>
                <w:bCs/>
                <w:lang w:val="en-GB"/>
              </w:rPr>
              <w:t>3</w:t>
            </w:r>
            <w:r w:rsidR="00CF11CC">
              <w:rPr>
                <w:rFonts w:ascii="Times New Roman" w:hAnsi="Times New Roman"/>
                <w:bCs/>
                <w:lang w:val="en-GB"/>
              </w:rPr>
              <w:t>, 5</w:t>
            </w:r>
            <w:r w:rsidR="00F642B1" w:rsidRPr="00803ADF">
              <w:rPr>
                <w:rFonts w:ascii="Times New Roman" w:hAnsi="Times New Roman"/>
                <w:bCs/>
                <w:lang w:val="en-GB"/>
              </w:rPr>
              <w:t xml:space="preserve"> </w:t>
            </w:r>
            <w:r w:rsidR="00AC5C1E">
              <w:rPr>
                <w:rFonts w:ascii="Times New Roman" w:hAnsi="Times New Roman"/>
                <w:bCs/>
                <w:lang w:val="en-GB"/>
              </w:rPr>
              <w:t>&amp;</w:t>
            </w:r>
            <w:r w:rsidR="00F642B1" w:rsidRPr="00803ADF">
              <w:rPr>
                <w:rFonts w:ascii="Times New Roman" w:hAnsi="Times New Roman"/>
                <w:bCs/>
                <w:lang w:val="en-GB"/>
              </w:rPr>
              <w:t xml:space="preserve"> 6, </w:t>
            </w:r>
            <w:r w:rsidR="00AC5C1E">
              <w:rPr>
                <w:rFonts w:ascii="Times New Roman" w:hAnsi="Times New Roman"/>
                <w:bCs/>
                <w:lang w:val="en-GB"/>
              </w:rPr>
              <w:t xml:space="preserve">WP7 </w:t>
            </w:r>
            <w:r w:rsidRPr="00803ADF">
              <w:rPr>
                <w:rFonts w:ascii="Times New Roman" w:hAnsi="Times New Roman"/>
                <w:bCs/>
                <w:lang w:val="en-GB"/>
              </w:rPr>
              <w:t xml:space="preserve">will focus on the causes of illiberal democratic preferences, using conjoint experiments with decision tasks concerning preferences for political regimes and outcomes. </w:t>
            </w:r>
            <w:r w:rsidR="001B33BB" w:rsidRPr="00803ADF">
              <w:rPr>
                <w:rFonts w:ascii="Times New Roman" w:hAnsi="Times New Roman"/>
                <w:bCs/>
                <w:lang w:val="en-GB"/>
              </w:rPr>
              <w:t>This approach will make it possible to estimate the relative causal impacts of multi</w:t>
            </w:r>
            <w:r w:rsidR="00AC5C1E">
              <w:rPr>
                <w:rFonts w:ascii="Times New Roman" w:hAnsi="Times New Roman"/>
                <w:bCs/>
                <w:lang w:val="en-GB"/>
              </w:rPr>
              <w:t>-</w:t>
            </w:r>
            <w:r w:rsidR="001B33BB" w:rsidRPr="00803ADF">
              <w:rPr>
                <w:rFonts w:ascii="Times New Roman" w:hAnsi="Times New Roman"/>
                <w:bCs/>
                <w:lang w:val="en-GB"/>
              </w:rPr>
              <w:t>dimensional respondent attributes and policy preferences on preferences for il</w:t>
            </w:r>
            <w:r w:rsidR="00AC11A8">
              <w:rPr>
                <w:rFonts w:ascii="Times New Roman" w:hAnsi="Times New Roman"/>
                <w:bCs/>
                <w:lang w:val="en-GB"/>
              </w:rPr>
              <w:softHyphen/>
            </w:r>
            <w:r w:rsidR="001B33BB" w:rsidRPr="00803ADF">
              <w:rPr>
                <w:rFonts w:ascii="Times New Roman" w:hAnsi="Times New Roman"/>
                <w:bCs/>
                <w:lang w:val="en-GB"/>
              </w:rPr>
              <w:t>liberalism in more realistic and holistic</w:t>
            </w:r>
            <w:r w:rsidRPr="00803ADF">
              <w:rPr>
                <w:rFonts w:ascii="Times New Roman" w:hAnsi="Times New Roman"/>
                <w:bCs/>
                <w:lang w:val="en-GB"/>
              </w:rPr>
              <w:t xml:space="preserve"> scenarios. </w:t>
            </w:r>
            <w:r w:rsidR="00646B76" w:rsidRPr="00803ADF">
              <w:rPr>
                <w:rFonts w:ascii="Times New Roman" w:hAnsi="Times New Roman"/>
                <w:bCs/>
                <w:lang w:val="en-GB"/>
              </w:rPr>
              <w:t>Additionally, t</w:t>
            </w:r>
            <w:r w:rsidRPr="00803ADF">
              <w:rPr>
                <w:rFonts w:ascii="Times New Roman" w:hAnsi="Times New Roman"/>
                <w:bCs/>
                <w:lang w:val="en-GB"/>
              </w:rPr>
              <w:t>he panel</w:t>
            </w:r>
            <w:r w:rsidR="001B33BB" w:rsidRPr="00803ADF">
              <w:rPr>
                <w:rFonts w:ascii="Times New Roman" w:hAnsi="Times New Roman"/>
                <w:bCs/>
                <w:lang w:val="en-GB"/>
              </w:rPr>
              <w:t xml:space="preserve"> design of this survey </w:t>
            </w:r>
            <w:r w:rsidR="00646B76" w:rsidRPr="00803ADF">
              <w:rPr>
                <w:rFonts w:ascii="Times New Roman" w:hAnsi="Times New Roman"/>
                <w:bCs/>
                <w:lang w:val="en-GB"/>
              </w:rPr>
              <w:t>allows</w:t>
            </w:r>
            <w:r w:rsidR="001B33BB" w:rsidRPr="00803ADF">
              <w:rPr>
                <w:rFonts w:ascii="Times New Roman" w:hAnsi="Times New Roman"/>
                <w:bCs/>
                <w:lang w:val="en-GB"/>
              </w:rPr>
              <w:t xml:space="preserve"> observ</w:t>
            </w:r>
            <w:r w:rsidR="00646B76" w:rsidRPr="00803ADF">
              <w:rPr>
                <w:rFonts w:ascii="Times New Roman" w:hAnsi="Times New Roman"/>
                <w:bCs/>
                <w:lang w:val="en-GB"/>
              </w:rPr>
              <w:t>ing</w:t>
            </w:r>
            <w:r w:rsidR="001B33BB" w:rsidRPr="00803ADF">
              <w:rPr>
                <w:rFonts w:ascii="Times New Roman" w:hAnsi="Times New Roman"/>
                <w:bCs/>
                <w:lang w:val="en-GB"/>
              </w:rPr>
              <w:t xml:space="preserve"> the stability of preferences for illiberal democracy over time.</w:t>
            </w:r>
          </w:p>
        </w:tc>
      </w:tr>
    </w:tbl>
    <w:p w14:paraId="4B4B100D" w14:textId="77777777" w:rsidR="00D652D1" w:rsidRPr="00803ADF"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2984A3FE" w14:textId="77777777" w:rsidTr="00C4093C">
        <w:tc>
          <w:tcPr>
            <w:tcW w:w="10091" w:type="dxa"/>
          </w:tcPr>
          <w:p w14:paraId="19B3A974" w14:textId="77777777" w:rsidR="00D652D1" w:rsidRPr="00803ADF" w:rsidRDefault="00D652D1" w:rsidP="004618FD">
            <w:pPr>
              <w:spacing w:before="60" w:after="180"/>
              <w:jc w:val="both"/>
              <w:rPr>
                <w:rFonts w:ascii="Times New Roman" w:hAnsi="Times New Roman"/>
                <w:lang w:val="en-GB"/>
              </w:rPr>
            </w:pPr>
            <w:r w:rsidRPr="00803ADF">
              <w:rPr>
                <w:rFonts w:ascii="Times New Roman" w:hAnsi="Times New Roman"/>
                <w:b/>
                <w:lang w:val="en-GB"/>
              </w:rPr>
              <w:t>Description of work</w:t>
            </w:r>
            <w:r w:rsidRPr="00803ADF">
              <w:rPr>
                <w:rFonts w:ascii="Times New Roman" w:hAnsi="Times New Roman"/>
                <w:lang w:val="en-GB"/>
              </w:rPr>
              <w:t xml:space="preserve"> (where appropriate, broken down into tasks), lead partner and role of participants</w:t>
            </w:r>
          </w:p>
          <w:p w14:paraId="552FEF21" w14:textId="3FC58BDA" w:rsidR="001B33BB" w:rsidRPr="00803ADF" w:rsidRDefault="00D21E5E" w:rsidP="00DB4A71">
            <w:pPr>
              <w:spacing w:before="60" w:after="60"/>
              <w:rPr>
                <w:rFonts w:ascii="Times New Roman" w:hAnsi="Times New Roman"/>
                <w:lang w:val="en-GB"/>
              </w:rPr>
            </w:pPr>
            <w:r w:rsidRPr="00803ADF">
              <w:rPr>
                <w:rFonts w:ascii="Times New Roman" w:hAnsi="Times New Roman"/>
                <w:b/>
                <w:bCs/>
                <w:lang w:val="en-GB"/>
              </w:rPr>
              <w:t xml:space="preserve">Task 7.1 Questionnaire development and design </w:t>
            </w:r>
            <w:r w:rsidRPr="00803ADF">
              <w:rPr>
                <w:rFonts w:ascii="Times New Roman" w:hAnsi="Times New Roman"/>
                <w:lang w:val="en-GB"/>
              </w:rPr>
              <w:t xml:space="preserve">(lead SWPS; partners: </w:t>
            </w:r>
            <w:r w:rsidR="00B24510">
              <w:rPr>
                <w:rFonts w:ascii="Times New Roman" w:hAnsi="Times New Roman"/>
                <w:lang w:val="en-GB"/>
              </w:rPr>
              <w:t xml:space="preserve">UCLB, </w:t>
            </w:r>
            <w:r w:rsidR="00F223F1" w:rsidRPr="00803ADF">
              <w:rPr>
                <w:rFonts w:ascii="Times New Roman" w:hAnsi="Times New Roman"/>
                <w:highlight w:val="red"/>
                <w:lang w:val="en-GB"/>
              </w:rPr>
              <w:t xml:space="preserve">LSE, </w:t>
            </w:r>
            <w:r w:rsidR="007B19F8">
              <w:rPr>
                <w:rFonts w:ascii="Times New Roman" w:hAnsi="Times New Roman"/>
                <w:highlight w:val="red"/>
                <w:lang w:val="en-GB"/>
              </w:rPr>
              <w:t>UVA,</w:t>
            </w:r>
            <w:r w:rsidR="00F223F1" w:rsidRPr="00803ADF">
              <w:rPr>
                <w:rFonts w:ascii="Times New Roman" w:hAnsi="Times New Roman"/>
                <w:highlight w:val="red"/>
                <w:lang w:val="en-GB"/>
              </w:rPr>
              <w:t xml:space="preserve"> </w:t>
            </w:r>
            <w:r w:rsidR="00747CC6">
              <w:rPr>
                <w:rFonts w:ascii="Times New Roman" w:hAnsi="Times New Roman"/>
                <w:highlight w:val="red"/>
                <w:lang w:val="en-GB"/>
              </w:rPr>
              <w:t>FNSP</w:t>
            </w:r>
            <w:r w:rsidR="00F223F1" w:rsidRPr="00803ADF">
              <w:rPr>
                <w:rFonts w:ascii="Times New Roman" w:hAnsi="Times New Roman"/>
                <w:lang w:val="en-GB"/>
              </w:rPr>
              <w:t>;</w:t>
            </w:r>
            <w:r w:rsidRPr="00803ADF">
              <w:rPr>
                <w:rFonts w:ascii="Times New Roman" w:hAnsi="Times New Roman"/>
                <w:lang w:val="en-GB"/>
              </w:rPr>
              <w:t xml:space="preserve"> duration: months 21-26)</w:t>
            </w:r>
            <w:r w:rsidR="00AC5C1E">
              <w:rPr>
                <w:rFonts w:ascii="Times New Roman" w:hAnsi="Times New Roman"/>
                <w:lang w:val="en-GB"/>
              </w:rPr>
              <w:t xml:space="preserve">: </w:t>
            </w:r>
            <w:r w:rsidRPr="00803ADF">
              <w:rPr>
                <w:rFonts w:ascii="Times New Roman" w:hAnsi="Times New Roman"/>
                <w:lang w:val="en-GB"/>
              </w:rPr>
              <w:t xml:space="preserve">This tasks concerns the development of the master questionnaire and its translations into all relevant languages. While building on the operationalisations identified (WP3) or used (WP6) in earlier </w:t>
            </w:r>
            <w:r w:rsidR="00AC5C1E">
              <w:rPr>
                <w:rFonts w:ascii="Times New Roman" w:hAnsi="Times New Roman"/>
                <w:lang w:val="en-GB"/>
              </w:rPr>
              <w:t>WPs</w:t>
            </w:r>
            <w:r w:rsidRPr="00803ADF">
              <w:rPr>
                <w:rFonts w:ascii="Times New Roman" w:hAnsi="Times New Roman"/>
                <w:lang w:val="en-GB"/>
              </w:rPr>
              <w:t xml:space="preserve">, a </w:t>
            </w:r>
            <w:r w:rsidRPr="00803ADF">
              <w:rPr>
                <w:rFonts w:ascii="Times New Roman" w:hAnsi="Times New Roman"/>
                <w:lang w:val="en-GB"/>
              </w:rPr>
              <w:lastRenderedPageBreak/>
              <w:t>comprehensive battery of survey questions will be developed that tap citizen preferences (as opposed to attitudes) for liberal democra</w:t>
            </w:r>
            <w:r w:rsidR="00B74F52" w:rsidRPr="00803ADF">
              <w:rPr>
                <w:rFonts w:ascii="Times New Roman" w:hAnsi="Times New Roman"/>
                <w:lang w:val="en-GB"/>
              </w:rPr>
              <w:t xml:space="preserve">tic </w:t>
            </w:r>
            <w:r w:rsidR="002B641B" w:rsidRPr="00803ADF">
              <w:rPr>
                <w:rFonts w:ascii="Times New Roman" w:hAnsi="Times New Roman"/>
                <w:lang w:val="en-GB"/>
              </w:rPr>
              <w:t xml:space="preserve">norms and </w:t>
            </w:r>
            <w:r w:rsidR="00B74F52" w:rsidRPr="00803ADF">
              <w:rPr>
                <w:rFonts w:ascii="Times New Roman" w:hAnsi="Times New Roman"/>
                <w:lang w:val="en-GB"/>
              </w:rPr>
              <w:t>values</w:t>
            </w:r>
            <w:r w:rsidRPr="00803ADF">
              <w:rPr>
                <w:rFonts w:ascii="Times New Roman" w:hAnsi="Times New Roman"/>
                <w:lang w:val="en-GB"/>
              </w:rPr>
              <w:t xml:space="preserve"> to study causal mechanisms underpinning these preferences. </w:t>
            </w:r>
          </w:p>
          <w:p w14:paraId="2E05C3BB" w14:textId="1DC88D33" w:rsidR="00681F73" w:rsidRPr="00803ADF" w:rsidRDefault="001B33BB" w:rsidP="00DB4A71">
            <w:pPr>
              <w:spacing w:before="60" w:after="60"/>
              <w:rPr>
                <w:rFonts w:ascii="Times New Roman" w:hAnsi="Times New Roman"/>
                <w:lang w:val="en-GB"/>
              </w:rPr>
            </w:pPr>
            <w:r w:rsidRPr="00803ADF">
              <w:rPr>
                <w:rFonts w:ascii="Times New Roman" w:hAnsi="Times New Roman"/>
                <w:b/>
                <w:bCs/>
                <w:lang w:val="en-GB"/>
              </w:rPr>
              <w:t>Task</w:t>
            </w:r>
            <w:r w:rsidR="00DB20F7" w:rsidRPr="00803ADF">
              <w:rPr>
                <w:rFonts w:ascii="Times New Roman" w:hAnsi="Times New Roman"/>
                <w:b/>
                <w:bCs/>
                <w:lang w:val="en-GB"/>
              </w:rPr>
              <w:t xml:space="preserve"> </w:t>
            </w:r>
            <w:r w:rsidRPr="00803ADF">
              <w:rPr>
                <w:rFonts w:ascii="Times New Roman" w:hAnsi="Times New Roman"/>
                <w:b/>
                <w:bCs/>
                <w:lang w:val="en-GB"/>
              </w:rPr>
              <w:t>7.2 Conduct panel survey with embedded conjoint experiments</w:t>
            </w:r>
            <w:r w:rsidRPr="00803ADF">
              <w:rPr>
                <w:rFonts w:ascii="Times New Roman" w:hAnsi="Times New Roman"/>
                <w:lang w:val="en-GB"/>
              </w:rPr>
              <w:t xml:space="preserve"> </w:t>
            </w:r>
            <w:r w:rsidR="00D21E5E" w:rsidRPr="00803ADF">
              <w:rPr>
                <w:rFonts w:ascii="Times New Roman" w:hAnsi="Times New Roman"/>
                <w:lang w:val="en-GB"/>
              </w:rPr>
              <w:t xml:space="preserve">(lead SWPS; partners: </w:t>
            </w:r>
            <w:r w:rsidR="007B19F8">
              <w:rPr>
                <w:rFonts w:ascii="Times New Roman" w:hAnsi="Times New Roman"/>
                <w:lang w:val="en-GB"/>
              </w:rPr>
              <w:t>none</w:t>
            </w:r>
            <w:r w:rsidR="00F223F1" w:rsidRPr="00803ADF">
              <w:rPr>
                <w:rFonts w:ascii="Times New Roman" w:hAnsi="Times New Roman"/>
                <w:lang w:val="en-GB"/>
              </w:rPr>
              <w:t>;</w:t>
            </w:r>
            <w:r w:rsidR="00D21E5E" w:rsidRPr="00803ADF">
              <w:rPr>
                <w:rFonts w:ascii="Times New Roman" w:hAnsi="Times New Roman"/>
                <w:lang w:val="en-GB"/>
              </w:rPr>
              <w:t xml:space="preserve"> duration: months 27-43)</w:t>
            </w:r>
            <w:r w:rsidR="00AC5C1E">
              <w:rPr>
                <w:rFonts w:ascii="Times New Roman" w:hAnsi="Times New Roman"/>
                <w:lang w:val="en-GB"/>
              </w:rPr>
              <w:t xml:space="preserve">: </w:t>
            </w:r>
            <w:r w:rsidR="00681F73" w:rsidRPr="00803ADF">
              <w:rPr>
                <w:rFonts w:ascii="Times New Roman" w:hAnsi="Times New Roman"/>
                <w:lang w:val="en-GB"/>
              </w:rPr>
              <w:t xml:space="preserve">This tasks involves the implementation of the panel survey with embedded conjoint experiments in six EU member states. It requires careful organisation, potential pre-tests, data collection, data checks and harmonisation of all </w:t>
            </w:r>
            <w:r w:rsidR="009020ED" w:rsidRPr="00803ADF">
              <w:rPr>
                <w:rFonts w:ascii="Times New Roman" w:hAnsi="Times New Roman"/>
                <w:lang w:val="en-GB"/>
              </w:rPr>
              <w:t>six</w:t>
            </w:r>
            <w:r w:rsidR="00681F73" w:rsidRPr="00803ADF">
              <w:rPr>
                <w:rFonts w:ascii="Times New Roman" w:hAnsi="Times New Roman"/>
                <w:lang w:val="en-GB"/>
              </w:rPr>
              <w:t xml:space="preserve"> country samples into one single and cohesive dataset. </w:t>
            </w:r>
          </w:p>
          <w:p w14:paraId="66536CDF" w14:textId="5AAA0377" w:rsidR="009020ED" w:rsidRPr="00803ADF" w:rsidRDefault="001B33BB" w:rsidP="00AC5C1E">
            <w:pPr>
              <w:spacing w:before="60" w:after="60"/>
              <w:rPr>
                <w:rFonts w:ascii="Times New Roman" w:hAnsi="Times New Roman"/>
                <w:lang w:val="en-GB"/>
              </w:rPr>
            </w:pPr>
            <w:r w:rsidRPr="00803ADF">
              <w:rPr>
                <w:rFonts w:ascii="Times New Roman" w:hAnsi="Times New Roman"/>
                <w:b/>
                <w:bCs/>
                <w:lang w:val="en-GB"/>
              </w:rPr>
              <w:t>Task 7.3 Analyse the causes of illiberal democratic preferences</w:t>
            </w:r>
            <w:r w:rsidRPr="00803ADF">
              <w:rPr>
                <w:rFonts w:ascii="Times New Roman" w:hAnsi="Times New Roman"/>
                <w:lang w:val="en-GB"/>
              </w:rPr>
              <w:t xml:space="preserve"> </w:t>
            </w:r>
            <w:r w:rsidR="009020ED" w:rsidRPr="00803ADF">
              <w:rPr>
                <w:rFonts w:ascii="Times New Roman" w:hAnsi="Times New Roman"/>
                <w:lang w:val="en-GB"/>
              </w:rPr>
              <w:t>(lead SWPS; partners:</w:t>
            </w:r>
            <w:r w:rsidR="00221D8B" w:rsidRPr="00803ADF">
              <w:rPr>
                <w:rFonts w:ascii="Times New Roman" w:hAnsi="Times New Roman"/>
                <w:lang w:val="en-GB"/>
              </w:rPr>
              <w:t xml:space="preserve"> CEPS,</w:t>
            </w:r>
            <w:r w:rsidR="009020ED" w:rsidRPr="00803ADF">
              <w:rPr>
                <w:rFonts w:ascii="Times New Roman" w:hAnsi="Times New Roman"/>
                <w:lang w:val="en-GB"/>
              </w:rPr>
              <w:t xml:space="preserve"> </w:t>
            </w:r>
            <w:r w:rsidR="00B24510">
              <w:rPr>
                <w:rFonts w:ascii="Times New Roman" w:hAnsi="Times New Roman"/>
                <w:lang w:val="en-GB"/>
              </w:rPr>
              <w:t xml:space="preserve">UCLB, </w:t>
            </w:r>
            <w:r w:rsidR="00F223F1" w:rsidRPr="00803ADF">
              <w:rPr>
                <w:rFonts w:ascii="Times New Roman" w:hAnsi="Times New Roman"/>
                <w:highlight w:val="red"/>
                <w:lang w:val="en-GB"/>
              </w:rPr>
              <w:t xml:space="preserve">LSE, </w:t>
            </w:r>
            <w:r w:rsidR="007B19F8">
              <w:rPr>
                <w:rFonts w:ascii="Times New Roman" w:hAnsi="Times New Roman"/>
                <w:highlight w:val="red"/>
                <w:lang w:val="en-GB"/>
              </w:rPr>
              <w:t>UVA,</w:t>
            </w:r>
            <w:r w:rsidR="00F223F1" w:rsidRPr="00803ADF">
              <w:rPr>
                <w:rFonts w:ascii="Times New Roman" w:hAnsi="Times New Roman"/>
                <w:highlight w:val="red"/>
                <w:lang w:val="en-GB"/>
              </w:rPr>
              <w:t xml:space="preserve"> </w:t>
            </w:r>
            <w:r w:rsidR="00747CC6">
              <w:rPr>
                <w:rFonts w:ascii="Times New Roman" w:hAnsi="Times New Roman"/>
                <w:highlight w:val="red"/>
                <w:lang w:val="en-GB"/>
              </w:rPr>
              <w:t>FNSP</w:t>
            </w:r>
            <w:r w:rsidR="00F223F1" w:rsidRPr="00803ADF">
              <w:rPr>
                <w:rFonts w:ascii="Times New Roman" w:hAnsi="Times New Roman"/>
                <w:lang w:val="en-GB"/>
              </w:rPr>
              <w:t xml:space="preserve">; </w:t>
            </w:r>
            <w:r w:rsidR="009020ED" w:rsidRPr="00803ADF">
              <w:rPr>
                <w:rFonts w:ascii="Times New Roman" w:hAnsi="Times New Roman"/>
                <w:lang w:val="en-GB"/>
              </w:rPr>
              <w:t>duration: months 36-48)</w:t>
            </w:r>
            <w:r w:rsidR="00AC5C1E">
              <w:rPr>
                <w:rFonts w:ascii="Times New Roman" w:hAnsi="Times New Roman"/>
                <w:color w:val="FF0000"/>
                <w:lang w:val="en-GB"/>
              </w:rPr>
              <w:t xml:space="preserve">: </w:t>
            </w:r>
            <w:r w:rsidR="009020ED" w:rsidRPr="00803ADF">
              <w:rPr>
                <w:rFonts w:ascii="Times New Roman" w:hAnsi="Times New Roman"/>
                <w:lang w:val="en-GB"/>
              </w:rPr>
              <w:t xml:space="preserve">This tasks involves the analysis of the causes for varying preferences </w:t>
            </w:r>
            <w:r w:rsidR="00B74F52" w:rsidRPr="00803ADF">
              <w:rPr>
                <w:rFonts w:ascii="Times New Roman" w:hAnsi="Times New Roman"/>
                <w:lang w:val="en-GB"/>
              </w:rPr>
              <w:t xml:space="preserve">for liberal democratic </w:t>
            </w:r>
            <w:r w:rsidR="002B641B" w:rsidRPr="00803ADF">
              <w:rPr>
                <w:rFonts w:ascii="Times New Roman" w:hAnsi="Times New Roman"/>
                <w:lang w:val="en-GB"/>
              </w:rPr>
              <w:t xml:space="preserve">norms and </w:t>
            </w:r>
            <w:r w:rsidR="00B74F52" w:rsidRPr="00803ADF">
              <w:rPr>
                <w:rFonts w:ascii="Times New Roman" w:hAnsi="Times New Roman"/>
                <w:lang w:val="en-GB"/>
              </w:rPr>
              <w:t>values</w:t>
            </w:r>
            <w:r w:rsidR="009020ED" w:rsidRPr="00803ADF">
              <w:rPr>
                <w:rFonts w:ascii="Times New Roman" w:hAnsi="Times New Roman"/>
                <w:lang w:val="en-GB"/>
              </w:rPr>
              <w:t xml:space="preserve">. Thereby, it analyses the results from the conjoint experiments and assess the extent to which </w:t>
            </w:r>
            <w:r w:rsidR="009020ED" w:rsidRPr="00803ADF">
              <w:rPr>
                <w:rFonts w:ascii="Times New Roman" w:hAnsi="Times New Roman"/>
                <w:bCs/>
                <w:lang w:val="en-GB"/>
              </w:rPr>
              <w:t>preferences for (il)liberal democracy change over time.</w:t>
            </w:r>
          </w:p>
        </w:tc>
      </w:tr>
    </w:tbl>
    <w:p w14:paraId="60942036" w14:textId="77777777" w:rsidR="00D652D1" w:rsidRPr="00803ADF"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3BF739C7" w14:textId="77777777" w:rsidTr="00C4093C">
        <w:tc>
          <w:tcPr>
            <w:tcW w:w="10091" w:type="dxa"/>
          </w:tcPr>
          <w:p w14:paraId="2DA4A8C3" w14:textId="77777777" w:rsidR="00D652D1" w:rsidRPr="00803ADF" w:rsidRDefault="00D652D1" w:rsidP="004618FD">
            <w:pPr>
              <w:spacing w:before="60" w:after="180"/>
              <w:rPr>
                <w:rFonts w:ascii="Times New Roman" w:hAnsi="Times New Roman"/>
                <w:lang w:val="en-GB"/>
              </w:rPr>
            </w:pPr>
            <w:r w:rsidRPr="00803ADF">
              <w:rPr>
                <w:rFonts w:ascii="Times New Roman" w:hAnsi="Times New Roman"/>
                <w:b/>
                <w:lang w:val="en-GB"/>
              </w:rPr>
              <w:t>Deliverables</w:t>
            </w:r>
            <w:r w:rsidRPr="00803ADF">
              <w:rPr>
                <w:rFonts w:ascii="Times New Roman" w:hAnsi="Times New Roman"/>
                <w:lang w:val="en-GB"/>
              </w:rPr>
              <w:t xml:space="preserve"> (brief description and month of delivery)</w:t>
            </w:r>
          </w:p>
          <w:p w14:paraId="0FCCB5E3" w14:textId="6BA66821" w:rsidR="002F541B" w:rsidRPr="00803ADF" w:rsidRDefault="002F541B" w:rsidP="00DB4A71">
            <w:pPr>
              <w:spacing w:before="60" w:after="60"/>
              <w:rPr>
                <w:rFonts w:ascii="Times New Roman" w:hAnsi="Times New Roman"/>
                <w:lang w:val="en-GB"/>
              </w:rPr>
            </w:pPr>
            <w:r w:rsidRPr="00AC5C1E">
              <w:rPr>
                <w:rFonts w:ascii="Times New Roman" w:hAnsi="Times New Roman"/>
                <w:b/>
                <w:bCs/>
                <w:lang w:val="en-GB"/>
              </w:rPr>
              <w:t>D7.1 Stakeholder workshop</w:t>
            </w:r>
            <w:r w:rsidR="00AC65AC">
              <w:rPr>
                <w:rFonts w:ascii="Times New Roman" w:hAnsi="Times New Roman"/>
                <w:b/>
                <w:bCs/>
                <w:lang w:val="en-GB"/>
              </w:rPr>
              <w:t xml:space="preserve"> in Brussels</w:t>
            </w:r>
            <w:r w:rsidRPr="00AC5C1E">
              <w:rPr>
                <w:rFonts w:ascii="Times New Roman" w:hAnsi="Times New Roman"/>
                <w:b/>
                <w:bCs/>
                <w:lang w:val="en-GB"/>
              </w:rPr>
              <w:t xml:space="preserve"> </w:t>
            </w:r>
            <w:r w:rsidRPr="00AC5C1E">
              <w:rPr>
                <w:rFonts w:ascii="Times New Roman" w:hAnsi="Times New Roman"/>
                <w:lang w:val="en-GB"/>
              </w:rPr>
              <w:t>(lead: CEPS; month of delivery: 25)</w:t>
            </w:r>
            <w:r w:rsidR="00AC5C1E" w:rsidRPr="00AC5C1E">
              <w:rPr>
                <w:rFonts w:ascii="Times New Roman" w:hAnsi="Times New Roman"/>
                <w:lang w:val="en-GB"/>
              </w:rPr>
              <w:t xml:space="preserve">: </w:t>
            </w:r>
            <w:r w:rsidR="00AC5C1E" w:rsidRPr="00CA51CC">
              <w:rPr>
                <w:rFonts w:ascii="Times New Roman" w:hAnsi="Times New Roman"/>
                <w:lang w:val="en-GB"/>
              </w:rPr>
              <w:t xml:space="preserve">This researchers-meet-policy-makers workshop </w:t>
            </w:r>
            <w:r w:rsidR="00AC5C1E">
              <w:rPr>
                <w:rFonts w:ascii="Times New Roman" w:hAnsi="Times New Roman"/>
                <w:lang w:val="en-GB"/>
              </w:rPr>
              <w:t>takes place ahead of data collection</w:t>
            </w:r>
            <w:r w:rsidR="00AC5C1E" w:rsidRPr="00CA51CC">
              <w:rPr>
                <w:rFonts w:ascii="Times New Roman" w:hAnsi="Times New Roman"/>
                <w:lang w:val="en-GB"/>
              </w:rPr>
              <w:t>.</w:t>
            </w:r>
          </w:p>
          <w:p w14:paraId="7243C6BB" w14:textId="4D859C66" w:rsidR="005227EB" w:rsidRPr="00803ADF" w:rsidRDefault="005227EB" w:rsidP="00DB4A71">
            <w:pPr>
              <w:spacing w:before="60" w:after="60"/>
              <w:rPr>
                <w:rFonts w:ascii="Times New Roman" w:hAnsi="Times New Roman"/>
                <w:lang w:val="en-GB"/>
              </w:rPr>
            </w:pPr>
            <w:r w:rsidRPr="00803ADF">
              <w:rPr>
                <w:rFonts w:ascii="Times New Roman" w:hAnsi="Times New Roman"/>
                <w:b/>
                <w:bCs/>
                <w:lang w:val="en-GB"/>
              </w:rPr>
              <w:t>D7.</w:t>
            </w:r>
            <w:r w:rsidR="00221D8B" w:rsidRPr="00803ADF">
              <w:rPr>
                <w:rFonts w:ascii="Times New Roman" w:hAnsi="Times New Roman"/>
                <w:b/>
                <w:bCs/>
                <w:lang w:val="en-GB"/>
              </w:rPr>
              <w:t>2</w:t>
            </w:r>
            <w:r w:rsidRPr="00803ADF">
              <w:rPr>
                <w:rFonts w:ascii="Times New Roman" w:hAnsi="Times New Roman"/>
                <w:b/>
                <w:bCs/>
                <w:lang w:val="en-GB"/>
              </w:rPr>
              <w:t xml:space="preserve"> Survey </w:t>
            </w:r>
            <w:commentRangeStart w:id="48"/>
            <w:r w:rsidRPr="00803ADF">
              <w:rPr>
                <w:rFonts w:ascii="Times New Roman" w:hAnsi="Times New Roman"/>
                <w:b/>
                <w:bCs/>
                <w:lang w:val="en-GB"/>
              </w:rPr>
              <w:t xml:space="preserve">questionnaire </w:t>
            </w:r>
            <w:commentRangeEnd w:id="48"/>
            <w:r w:rsidR="00E30AD6">
              <w:rPr>
                <w:rStyle w:val="CommentReference"/>
                <w:szCs w:val="20"/>
              </w:rPr>
              <w:commentReference w:id="48"/>
            </w:r>
            <w:r w:rsidRPr="00AC5C1E">
              <w:rPr>
                <w:rFonts w:ascii="Times New Roman" w:hAnsi="Times New Roman"/>
                <w:lang w:val="en-GB"/>
              </w:rPr>
              <w:t>(</w:t>
            </w:r>
            <w:r w:rsidR="00221D8B" w:rsidRPr="00AC5C1E">
              <w:rPr>
                <w:rFonts w:ascii="Times New Roman" w:hAnsi="Times New Roman"/>
                <w:lang w:val="en-GB"/>
              </w:rPr>
              <w:t xml:space="preserve">lead: SWPS; </w:t>
            </w:r>
            <w:r w:rsidRPr="00AC5C1E">
              <w:rPr>
                <w:rFonts w:ascii="Times New Roman" w:hAnsi="Times New Roman"/>
                <w:lang w:val="en-GB"/>
              </w:rPr>
              <w:t>month of delivery: 26)</w:t>
            </w:r>
            <w:r w:rsidR="00AC5C1E">
              <w:rPr>
                <w:rFonts w:ascii="Times New Roman" w:hAnsi="Times New Roman"/>
                <w:lang w:val="en-GB"/>
              </w:rPr>
              <w:t xml:space="preserve">: </w:t>
            </w:r>
            <w:r w:rsidRPr="00803ADF">
              <w:rPr>
                <w:rFonts w:ascii="Times New Roman" w:hAnsi="Times New Roman"/>
                <w:lang w:val="en-GB"/>
              </w:rPr>
              <w:t xml:space="preserve">The final survey questionnaire will be used in the panel survey across six countries.   </w:t>
            </w:r>
          </w:p>
          <w:p w14:paraId="08BAC60E" w14:textId="14C37E08" w:rsidR="00F223F1" w:rsidRPr="00803ADF" w:rsidRDefault="00F223F1" w:rsidP="00DB4A71">
            <w:pPr>
              <w:spacing w:before="60" w:after="60"/>
              <w:rPr>
                <w:rFonts w:ascii="Times New Roman" w:hAnsi="Times New Roman"/>
                <w:lang w:val="en-GB"/>
              </w:rPr>
            </w:pPr>
            <w:r w:rsidRPr="00803ADF">
              <w:rPr>
                <w:rFonts w:ascii="Times New Roman" w:hAnsi="Times New Roman"/>
                <w:b/>
                <w:bCs/>
                <w:lang w:val="en-GB"/>
              </w:rPr>
              <w:t xml:space="preserve">D7.3 </w:t>
            </w:r>
            <w:r w:rsidR="0089668C">
              <w:rPr>
                <w:rFonts w:ascii="Times New Roman" w:hAnsi="Times New Roman"/>
                <w:b/>
                <w:bCs/>
                <w:lang w:val="en-GB"/>
              </w:rPr>
              <w:t>P</w:t>
            </w:r>
            <w:r w:rsidRPr="00803ADF">
              <w:rPr>
                <w:rFonts w:ascii="Times New Roman" w:hAnsi="Times New Roman"/>
                <w:b/>
                <w:bCs/>
                <w:lang w:val="en-GB"/>
              </w:rPr>
              <w:t xml:space="preserve">reregistration </w:t>
            </w:r>
            <w:r w:rsidRPr="00AC5C1E">
              <w:rPr>
                <w:rFonts w:ascii="Times New Roman" w:hAnsi="Times New Roman"/>
                <w:lang w:val="en-GB"/>
              </w:rPr>
              <w:t>(</w:t>
            </w:r>
            <w:r w:rsidR="00221D8B" w:rsidRPr="00AC5C1E">
              <w:rPr>
                <w:rFonts w:ascii="Times New Roman" w:hAnsi="Times New Roman"/>
                <w:lang w:val="en-GB"/>
              </w:rPr>
              <w:t xml:space="preserve">lead: SWPS; </w:t>
            </w:r>
            <w:r w:rsidRPr="00AC5C1E">
              <w:rPr>
                <w:rFonts w:ascii="Times New Roman" w:hAnsi="Times New Roman"/>
                <w:lang w:val="en-GB"/>
              </w:rPr>
              <w:t>month of delivery: 26)</w:t>
            </w:r>
            <w:r w:rsidR="00AC5C1E" w:rsidRPr="00AC5C1E">
              <w:rPr>
                <w:rFonts w:ascii="Times New Roman" w:hAnsi="Times New Roman"/>
                <w:lang w:val="en-GB"/>
              </w:rPr>
              <w:t>:</w:t>
            </w:r>
            <w:r w:rsidR="00AC5C1E">
              <w:rPr>
                <w:rFonts w:ascii="Times New Roman" w:hAnsi="Times New Roman"/>
                <w:b/>
                <w:bCs/>
                <w:lang w:val="en-GB"/>
              </w:rPr>
              <w:t xml:space="preserve"> </w:t>
            </w:r>
            <w:r w:rsidRPr="00803ADF">
              <w:rPr>
                <w:rFonts w:ascii="Times New Roman" w:hAnsi="Times New Roman"/>
                <w:lang w:val="en-GB"/>
              </w:rPr>
              <w:t xml:space="preserve">The hypotheses for the analyses will be pre-registered prior to data collection. </w:t>
            </w:r>
          </w:p>
          <w:p w14:paraId="710DD4FD" w14:textId="70C6EC00" w:rsidR="00AC5C1E" w:rsidRPr="00803ADF" w:rsidRDefault="005227EB" w:rsidP="00DB4A71">
            <w:pPr>
              <w:spacing w:before="60" w:after="60"/>
              <w:rPr>
                <w:rFonts w:ascii="Times New Roman" w:hAnsi="Times New Roman"/>
                <w:b/>
                <w:lang w:val="en-GB"/>
              </w:rPr>
            </w:pPr>
            <w:r w:rsidRPr="00803ADF">
              <w:rPr>
                <w:rFonts w:ascii="Times New Roman" w:hAnsi="Times New Roman"/>
                <w:b/>
                <w:bCs/>
                <w:lang w:val="en-GB"/>
              </w:rPr>
              <w:t>D7.</w:t>
            </w:r>
            <w:r w:rsidR="00F223F1" w:rsidRPr="00803ADF">
              <w:rPr>
                <w:rFonts w:ascii="Times New Roman" w:hAnsi="Times New Roman"/>
                <w:b/>
                <w:bCs/>
                <w:lang w:val="en-GB"/>
              </w:rPr>
              <w:t>4</w:t>
            </w:r>
            <w:r w:rsidRPr="00803ADF">
              <w:rPr>
                <w:rFonts w:ascii="Times New Roman" w:hAnsi="Times New Roman"/>
                <w:b/>
                <w:bCs/>
                <w:lang w:val="en-GB"/>
              </w:rPr>
              <w:t xml:space="preserve"> </w:t>
            </w:r>
            <w:r w:rsidR="00AC5C1E">
              <w:rPr>
                <w:rFonts w:ascii="Times New Roman" w:hAnsi="Times New Roman"/>
                <w:b/>
                <w:bCs/>
                <w:lang w:val="en-GB"/>
              </w:rPr>
              <w:t>D</w:t>
            </w:r>
            <w:r w:rsidRPr="00803ADF">
              <w:rPr>
                <w:rFonts w:ascii="Times New Roman" w:hAnsi="Times New Roman"/>
                <w:b/>
                <w:bCs/>
                <w:lang w:val="en-GB"/>
              </w:rPr>
              <w:t>ataset</w:t>
            </w:r>
            <w:r w:rsidR="00AC5C1E">
              <w:rPr>
                <w:rFonts w:ascii="Times New Roman" w:hAnsi="Times New Roman"/>
                <w:b/>
                <w:bCs/>
                <w:lang w:val="en-GB"/>
              </w:rPr>
              <w:t xml:space="preserve"> of illiberal preferences</w:t>
            </w:r>
            <w:r w:rsidRPr="00AC5C1E">
              <w:rPr>
                <w:rFonts w:ascii="Times New Roman" w:hAnsi="Times New Roman"/>
                <w:lang w:val="en-GB"/>
              </w:rPr>
              <w:t xml:space="preserve"> (</w:t>
            </w:r>
            <w:r w:rsidR="00AC5C1E" w:rsidRPr="00AC5C1E">
              <w:rPr>
                <w:rFonts w:ascii="Times New Roman" w:hAnsi="Times New Roman"/>
                <w:lang w:val="en-GB"/>
              </w:rPr>
              <w:t xml:space="preserve">lead: SWPS; </w:t>
            </w:r>
            <w:r w:rsidRPr="00AC5C1E">
              <w:rPr>
                <w:rFonts w:ascii="Times New Roman" w:hAnsi="Times New Roman"/>
                <w:lang w:val="en-GB"/>
              </w:rPr>
              <w:t>month of delivery: 48)</w:t>
            </w:r>
            <w:r w:rsidR="00AC5C1E" w:rsidRPr="00803ADF">
              <w:rPr>
                <w:rFonts w:ascii="Times New Roman" w:hAnsi="Times New Roman"/>
                <w:lang w:val="en-GB"/>
              </w:rPr>
              <w:t xml:space="preserve"> The dataset </w:t>
            </w:r>
            <w:r w:rsidR="00AC5C1E">
              <w:rPr>
                <w:rFonts w:ascii="Times New Roman" w:hAnsi="Times New Roman"/>
                <w:lang w:val="en-GB"/>
              </w:rPr>
              <w:t xml:space="preserve">is produced in </w:t>
            </w:r>
            <w:r w:rsidR="00AC5C1E" w:rsidRPr="00803ADF">
              <w:rPr>
                <w:rFonts w:ascii="Times New Roman" w:hAnsi="Times New Roman"/>
                <w:lang w:val="en-GB"/>
              </w:rPr>
              <w:t xml:space="preserve">Task </w:t>
            </w:r>
            <w:r w:rsidR="00AC5C1E">
              <w:rPr>
                <w:rFonts w:ascii="Times New Roman" w:hAnsi="Times New Roman"/>
                <w:lang w:val="en-GB"/>
              </w:rPr>
              <w:t>7</w:t>
            </w:r>
            <w:r w:rsidR="00AC5C1E" w:rsidRPr="00803ADF">
              <w:rPr>
                <w:rFonts w:ascii="Times New Roman" w:hAnsi="Times New Roman"/>
                <w:lang w:val="en-GB"/>
              </w:rPr>
              <w:t xml:space="preserve">.2 (internal release: month </w:t>
            </w:r>
            <w:r w:rsidR="00AC5C1E">
              <w:rPr>
                <w:rFonts w:ascii="Times New Roman" w:hAnsi="Times New Roman"/>
                <w:lang w:val="en-GB"/>
              </w:rPr>
              <w:t>44</w:t>
            </w:r>
            <w:r w:rsidR="00AC5C1E" w:rsidRPr="00803ADF">
              <w:rPr>
                <w:rFonts w:ascii="Times New Roman" w:hAnsi="Times New Roman"/>
                <w:lang w:val="en-GB"/>
              </w:rPr>
              <w:t>).</w:t>
            </w:r>
          </w:p>
          <w:p w14:paraId="7F60B470" w14:textId="1047E5E7" w:rsidR="00D652D1" w:rsidRPr="00803ADF" w:rsidRDefault="001B33BB" w:rsidP="00AC5C1E">
            <w:pPr>
              <w:spacing w:before="60" w:after="60"/>
              <w:rPr>
                <w:rFonts w:ascii="Times New Roman" w:hAnsi="Times New Roman"/>
                <w:lang w:val="en-GB"/>
              </w:rPr>
            </w:pPr>
            <w:bookmarkStart w:id="49" w:name="OLE_LINK17"/>
            <w:bookmarkStart w:id="50" w:name="OLE_LINK18"/>
            <w:r w:rsidRPr="00803ADF">
              <w:rPr>
                <w:rFonts w:ascii="Times New Roman" w:hAnsi="Times New Roman"/>
                <w:b/>
                <w:bCs/>
                <w:lang w:val="en-GB"/>
              </w:rPr>
              <w:t>D7.</w:t>
            </w:r>
            <w:r w:rsidR="00F223F1" w:rsidRPr="00803ADF">
              <w:rPr>
                <w:rFonts w:ascii="Times New Roman" w:hAnsi="Times New Roman"/>
                <w:b/>
                <w:bCs/>
                <w:lang w:val="en-GB"/>
              </w:rPr>
              <w:t>5</w:t>
            </w:r>
            <w:r w:rsidRPr="00803ADF">
              <w:rPr>
                <w:rFonts w:ascii="Times New Roman" w:hAnsi="Times New Roman"/>
                <w:b/>
                <w:bCs/>
                <w:lang w:val="en-GB"/>
              </w:rPr>
              <w:t xml:space="preserve"> Report </w:t>
            </w:r>
            <w:r w:rsidR="00F16A76" w:rsidRPr="00803ADF">
              <w:rPr>
                <w:rFonts w:ascii="Times New Roman" w:hAnsi="Times New Roman"/>
                <w:b/>
                <w:bCs/>
                <w:lang w:val="en-GB"/>
              </w:rPr>
              <w:t xml:space="preserve">on the causes of illiberal democratic preferences </w:t>
            </w:r>
            <w:r w:rsidR="00663C8C" w:rsidRPr="00AC5C1E">
              <w:rPr>
                <w:rFonts w:ascii="Times New Roman" w:hAnsi="Times New Roman"/>
                <w:lang w:val="en-GB"/>
              </w:rPr>
              <w:t>(</w:t>
            </w:r>
            <w:r w:rsidR="00221D8B" w:rsidRPr="00AC5C1E">
              <w:rPr>
                <w:rFonts w:ascii="Times New Roman" w:hAnsi="Times New Roman"/>
                <w:lang w:val="en-GB"/>
              </w:rPr>
              <w:t xml:space="preserve">lead: SWPS; </w:t>
            </w:r>
            <w:r w:rsidR="00663C8C" w:rsidRPr="00AC65AC">
              <w:rPr>
                <w:rFonts w:ascii="Times New Roman" w:hAnsi="Times New Roman"/>
                <w:lang w:val="en-GB"/>
              </w:rPr>
              <w:t>month of delivery: 4</w:t>
            </w:r>
            <w:r w:rsidR="00AC5C1E" w:rsidRPr="00AC65AC">
              <w:rPr>
                <w:rFonts w:ascii="Times New Roman" w:hAnsi="Times New Roman"/>
                <w:lang w:val="en-GB"/>
              </w:rPr>
              <w:t>7</w:t>
            </w:r>
            <w:r w:rsidR="00663C8C" w:rsidRPr="00AC65AC">
              <w:rPr>
                <w:rFonts w:ascii="Times New Roman" w:hAnsi="Times New Roman"/>
                <w:lang w:val="en-GB"/>
              </w:rPr>
              <w:t>)</w:t>
            </w:r>
            <w:r w:rsidR="00AC5C1E" w:rsidRPr="00AC65AC">
              <w:rPr>
                <w:rFonts w:ascii="Times New Roman" w:hAnsi="Times New Roman"/>
                <w:lang w:val="en-GB"/>
              </w:rPr>
              <w:t xml:space="preserve">: </w:t>
            </w:r>
            <w:bookmarkEnd w:id="49"/>
            <w:bookmarkEnd w:id="50"/>
            <w:r w:rsidR="00663C8C" w:rsidRPr="00AC65AC">
              <w:rPr>
                <w:rFonts w:ascii="Times New Roman" w:hAnsi="Times New Roman"/>
                <w:lang w:val="en-GB"/>
              </w:rPr>
              <w:t>The report will summarise the main comparative findings and their implications for understanding preferences for “illiberal democracy”</w:t>
            </w:r>
            <w:r w:rsidR="00AC65AC" w:rsidRPr="00AC65AC">
              <w:rPr>
                <w:rFonts w:ascii="Times New Roman" w:hAnsi="Times New Roman"/>
                <w:lang w:val="en-GB"/>
              </w:rPr>
              <w:t xml:space="preserve">; and it informs </w:t>
            </w:r>
            <w:r w:rsidR="00AC65AC" w:rsidRPr="00AC65AC">
              <w:rPr>
                <w:rFonts w:ascii="Times New Roman" w:hAnsi="Times New Roman"/>
                <w:bCs/>
                <w:lang w:val="en-GB"/>
              </w:rPr>
              <w:t>third flagship report on future implications f</w:t>
            </w:r>
            <w:r w:rsidR="00AC65AC" w:rsidRPr="000B4F02">
              <w:rPr>
                <w:rFonts w:ascii="Times New Roman" w:hAnsi="Times New Roman"/>
                <w:bCs/>
                <w:lang w:val="en-GB"/>
              </w:rPr>
              <w:t>or democratic governance</w:t>
            </w:r>
            <w:r w:rsidR="00AC65AC">
              <w:rPr>
                <w:rFonts w:ascii="Times New Roman" w:hAnsi="Times New Roman"/>
                <w:bCs/>
                <w:lang w:val="en-GB"/>
              </w:rPr>
              <w:t xml:space="preserve">. </w:t>
            </w:r>
          </w:p>
        </w:tc>
      </w:tr>
    </w:tbl>
    <w:p w14:paraId="16706255" w14:textId="77777777" w:rsidR="00D652D1" w:rsidRPr="00803ADF" w:rsidRDefault="00D652D1" w:rsidP="00D652D1">
      <w:pPr>
        <w:rPr>
          <w:rFonts w:ascii="Times New Roman" w:hAnsi="Times New Roman"/>
          <w:lang w:val="en-GB"/>
        </w:rPr>
      </w:pPr>
    </w:p>
    <w:p w14:paraId="707924F4" w14:textId="77777777" w:rsidR="00D652D1" w:rsidRPr="00803ADF" w:rsidRDefault="00D652D1" w:rsidP="004D4A32">
      <w:pPr>
        <w:pStyle w:val="Heading4"/>
      </w:pPr>
      <w:r w:rsidRPr="00803ADF">
        <w:t xml:space="preserve">WP8 - Ensuring liberal democratic resilience (lead: </w:t>
      </w:r>
      <w:r w:rsidR="00567137" w:rsidRPr="00803ADF">
        <w:t>Sciences Po</w:t>
      </w:r>
      <w:r w:rsidRPr="00803ADF">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A34E1B" w:rsidRPr="00803ADF" w14:paraId="5D43C113" w14:textId="77777777" w:rsidTr="00CB2B72">
        <w:trPr>
          <w:cantSplit/>
          <w:trHeight w:val="397"/>
        </w:trPr>
        <w:tc>
          <w:tcPr>
            <w:tcW w:w="2425" w:type="dxa"/>
            <w:shd w:val="clear" w:color="auto" w:fill="F2F2F2" w:themeFill="background1" w:themeFillShade="F2"/>
            <w:vAlign w:val="center"/>
          </w:tcPr>
          <w:p w14:paraId="728B88D1"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 xml:space="preserve">Work package number </w:t>
            </w:r>
          </w:p>
        </w:tc>
        <w:tc>
          <w:tcPr>
            <w:tcW w:w="845" w:type="dxa"/>
            <w:vAlign w:val="center"/>
          </w:tcPr>
          <w:p w14:paraId="6E0CB495" w14:textId="77777777" w:rsidR="00A34E1B" w:rsidRPr="00803ADF" w:rsidRDefault="00A34E1B" w:rsidP="00CB2B72">
            <w:pPr>
              <w:rPr>
                <w:rFonts w:ascii="Times New Roman" w:hAnsi="Times New Roman"/>
                <w:b/>
                <w:bCs/>
                <w:lang w:val="en-GB"/>
              </w:rPr>
            </w:pPr>
            <w:r w:rsidRPr="00803ADF">
              <w:rPr>
                <w:rFonts w:ascii="Times New Roman" w:hAnsi="Times New Roman"/>
                <w:b/>
                <w:bCs/>
                <w:lang w:val="en-GB"/>
              </w:rPr>
              <w:t>8</w:t>
            </w:r>
          </w:p>
        </w:tc>
        <w:tc>
          <w:tcPr>
            <w:tcW w:w="5104" w:type="dxa"/>
            <w:gridSpan w:val="6"/>
            <w:shd w:val="clear" w:color="auto" w:fill="F2F2F2" w:themeFill="background1" w:themeFillShade="F2"/>
            <w:vAlign w:val="center"/>
          </w:tcPr>
          <w:p w14:paraId="78789F4D" w14:textId="77777777" w:rsidR="00A34E1B" w:rsidRPr="00803ADF" w:rsidRDefault="00A34E1B" w:rsidP="00CB2B72">
            <w:pPr>
              <w:rPr>
                <w:rFonts w:ascii="Times New Roman" w:hAnsi="Times New Roman"/>
                <w:lang w:val="en-GB"/>
              </w:rPr>
            </w:pPr>
            <w:r w:rsidRPr="00803ADF">
              <w:rPr>
                <w:rFonts w:ascii="Times New Roman" w:hAnsi="Times New Roman"/>
                <w:b/>
                <w:lang w:val="en-GB"/>
              </w:rPr>
              <w:t>Lead beneficiary</w:t>
            </w:r>
          </w:p>
        </w:tc>
        <w:tc>
          <w:tcPr>
            <w:tcW w:w="1705" w:type="dxa"/>
            <w:gridSpan w:val="2"/>
            <w:vAlign w:val="center"/>
          </w:tcPr>
          <w:p w14:paraId="468451D2" w14:textId="57F56752" w:rsidR="00A34E1B" w:rsidRPr="00803ADF" w:rsidRDefault="00747CC6" w:rsidP="00CB2B72">
            <w:pPr>
              <w:rPr>
                <w:rFonts w:ascii="Times New Roman" w:hAnsi="Times New Roman"/>
                <w:b/>
                <w:bCs/>
                <w:lang w:val="en-GB"/>
              </w:rPr>
            </w:pPr>
            <w:r>
              <w:rPr>
                <w:rFonts w:ascii="Times New Roman" w:hAnsi="Times New Roman"/>
                <w:b/>
                <w:bCs/>
                <w:lang w:val="en-GB"/>
              </w:rPr>
              <w:t>FNSP</w:t>
            </w:r>
          </w:p>
        </w:tc>
      </w:tr>
      <w:tr w:rsidR="00A34E1B" w:rsidRPr="00803ADF" w14:paraId="7FC4E483" w14:textId="77777777" w:rsidTr="00CB2B72">
        <w:trPr>
          <w:cantSplit/>
          <w:trHeight w:val="397"/>
        </w:trPr>
        <w:tc>
          <w:tcPr>
            <w:tcW w:w="2425" w:type="dxa"/>
            <w:shd w:val="clear" w:color="auto" w:fill="F2F2F2" w:themeFill="background1" w:themeFillShade="F2"/>
            <w:vAlign w:val="center"/>
          </w:tcPr>
          <w:p w14:paraId="0B52E34D"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Work package title</w:t>
            </w:r>
          </w:p>
        </w:tc>
        <w:tc>
          <w:tcPr>
            <w:tcW w:w="7654" w:type="dxa"/>
            <w:gridSpan w:val="9"/>
            <w:vAlign w:val="center"/>
          </w:tcPr>
          <w:p w14:paraId="05E6BBF2" w14:textId="418A6A69" w:rsidR="00A34E1B" w:rsidRPr="00803ADF" w:rsidRDefault="004B0938" w:rsidP="00CB2B72">
            <w:pPr>
              <w:rPr>
                <w:rFonts w:ascii="Times New Roman" w:hAnsi="Times New Roman"/>
                <w:lang w:val="en-GB"/>
              </w:rPr>
            </w:pPr>
            <w:r>
              <w:rPr>
                <w:rFonts w:ascii="Times New Roman" w:hAnsi="Times New Roman"/>
                <w:lang w:val="en-GB"/>
              </w:rPr>
              <w:t>Inoculation against illiberal appeals</w:t>
            </w:r>
          </w:p>
        </w:tc>
      </w:tr>
      <w:tr w:rsidR="00A34E1B" w:rsidRPr="00803ADF" w14:paraId="5C78A780" w14:textId="77777777" w:rsidTr="00CB2B72">
        <w:trPr>
          <w:cantSplit/>
          <w:trHeight w:val="397"/>
        </w:trPr>
        <w:tc>
          <w:tcPr>
            <w:tcW w:w="2425" w:type="dxa"/>
            <w:shd w:val="clear" w:color="auto" w:fill="F2F2F2" w:themeFill="background1" w:themeFillShade="F2"/>
            <w:vAlign w:val="center"/>
          </w:tcPr>
          <w:p w14:paraId="3F7F7F3C" w14:textId="77777777" w:rsidR="00A34E1B" w:rsidRPr="00803ADF" w:rsidRDefault="00A34E1B" w:rsidP="00CB2B72">
            <w:pPr>
              <w:ind w:left="1191" w:hanging="1191"/>
              <w:rPr>
                <w:rFonts w:ascii="Times New Roman" w:hAnsi="Times New Roman"/>
                <w:b/>
                <w:lang w:val="en-GB"/>
              </w:rPr>
            </w:pPr>
            <w:r w:rsidRPr="00803ADF">
              <w:rPr>
                <w:rFonts w:ascii="Times New Roman" w:hAnsi="Times New Roman"/>
                <w:b/>
                <w:lang w:val="en-GB"/>
              </w:rPr>
              <w:t>Participant number</w:t>
            </w:r>
          </w:p>
        </w:tc>
        <w:tc>
          <w:tcPr>
            <w:tcW w:w="845" w:type="dxa"/>
            <w:vAlign w:val="center"/>
          </w:tcPr>
          <w:p w14:paraId="1940EE33"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1</w:t>
            </w:r>
          </w:p>
        </w:tc>
        <w:tc>
          <w:tcPr>
            <w:tcW w:w="847" w:type="dxa"/>
            <w:vAlign w:val="center"/>
          </w:tcPr>
          <w:p w14:paraId="6AFEE65A"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2</w:t>
            </w:r>
          </w:p>
        </w:tc>
        <w:tc>
          <w:tcPr>
            <w:tcW w:w="847" w:type="dxa"/>
            <w:vAlign w:val="center"/>
          </w:tcPr>
          <w:p w14:paraId="4FD80401"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3</w:t>
            </w:r>
          </w:p>
        </w:tc>
        <w:tc>
          <w:tcPr>
            <w:tcW w:w="849" w:type="dxa"/>
            <w:vAlign w:val="center"/>
          </w:tcPr>
          <w:p w14:paraId="2D1E7733"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4</w:t>
            </w:r>
          </w:p>
        </w:tc>
        <w:tc>
          <w:tcPr>
            <w:tcW w:w="857" w:type="dxa"/>
            <w:vAlign w:val="center"/>
          </w:tcPr>
          <w:p w14:paraId="04CFBB65"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5</w:t>
            </w:r>
          </w:p>
        </w:tc>
        <w:tc>
          <w:tcPr>
            <w:tcW w:w="852" w:type="dxa"/>
            <w:vAlign w:val="center"/>
          </w:tcPr>
          <w:p w14:paraId="3054B954"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6</w:t>
            </w:r>
          </w:p>
        </w:tc>
        <w:tc>
          <w:tcPr>
            <w:tcW w:w="852" w:type="dxa"/>
            <w:vAlign w:val="center"/>
          </w:tcPr>
          <w:p w14:paraId="3D56A8BA"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7</w:t>
            </w:r>
          </w:p>
        </w:tc>
        <w:tc>
          <w:tcPr>
            <w:tcW w:w="853" w:type="dxa"/>
            <w:vAlign w:val="center"/>
          </w:tcPr>
          <w:p w14:paraId="4093BFE9" w14:textId="77777777" w:rsidR="00A34E1B" w:rsidRPr="00803ADF" w:rsidRDefault="00A34E1B" w:rsidP="00CB2B72">
            <w:pPr>
              <w:jc w:val="center"/>
              <w:rPr>
                <w:rFonts w:ascii="Times New Roman" w:hAnsi="Times New Roman"/>
                <w:b/>
                <w:bCs/>
                <w:lang w:val="en-GB"/>
              </w:rPr>
            </w:pPr>
            <w:r w:rsidRPr="00803ADF">
              <w:rPr>
                <w:rFonts w:ascii="Times New Roman" w:hAnsi="Times New Roman"/>
                <w:b/>
                <w:bCs/>
                <w:lang w:val="en-GB"/>
              </w:rPr>
              <w:t>8</w:t>
            </w:r>
          </w:p>
        </w:tc>
        <w:tc>
          <w:tcPr>
            <w:tcW w:w="852" w:type="dxa"/>
            <w:vAlign w:val="center"/>
          </w:tcPr>
          <w:p w14:paraId="7F362D66"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9</w:t>
            </w:r>
          </w:p>
        </w:tc>
      </w:tr>
      <w:tr w:rsidR="00CA051A" w:rsidRPr="00803ADF" w14:paraId="40C2A55F" w14:textId="77777777" w:rsidTr="00CB2B72">
        <w:trPr>
          <w:cantSplit/>
          <w:trHeight w:val="397"/>
        </w:trPr>
        <w:tc>
          <w:tcPr>
            <w:tcW w:w="2425" w:type="dxa"/>
            <w:shd w:val="clear" w:color="auto" w:fill="F2F2F2" w:themeFill="background1" w:themeFillShade="F2"/>
            <w:vAlign w:val="center"/>
          </w:tcPr>
          <w:p w14:paraId="1BBEC6AC" w14:textId="77777777" w:rsidR="00CA051A" w:rsidRPr="00803ADF" w:rsidRDefault="00CA051A" w:rsidP="00CA051A">
            <w:pPr>
              <w:rPr>
                <w:rFonts w:ascii="Times New Roman" w:hAnsi="Times New Roman"/>
                <w:b/>
                <w:lang w:val="en-GB"/>
              </w:rPr>
            </w:pPr>
            <w:r w:rsidRPr="00803ADF">
              <w:rPr>
                <w:rFonts w:ascii="Times New Roman" w:hAnsi="Times New Roman"/>
                <w:b/>
                <w:lang w:val="en-GB"/>
              </w:rPr>
              <w:t>Short name of participant</w:t>
            </w:r>
          </w:p>
        </w:tc>
        <w:tc>
          <w:tcPr>
            <w:tcW w:w="845" w:type="dxa"/>
            <w:vAlign w:val="center"/>
          </w:tcPr>
          <w:p w14:paraId="00D880EA" w14:textId="77777777" w:rsidR="00CA051A" w:rsidRPr="00803ADF" w:rsidRDefault="00CA051A" w:rsidP="00CA051A">
            <w:pPr>
              <w:jc w:val="center"/>
              <w:rPr>
                <w:rFonts w:ascii="Times New Roman" w:hAnsi="Times New Roman"/>
                <w:lang w:val="en-GB"/>
              </w:rPr>
            </w:pPr>
            <w:r w:rsidRPr="00803ADF">
              <w:rPr>
                <w:rFonts w:ascii="Times New Roman" w:hAnsi="Times New Roman"/>
                <w:lang w:val="en-GB"/>
              </w:rPr>
              <w:t>UVA</w:t>
            </w:r>
          </w:p>
        </w:tc>
        <w:tc>
          <w:tcPr>
            <w:tcW w:w="847" w:type="dxa"/>
            <w:vAlign w:val="center"/>
          </w:tcPr>
          <w:p w14:paraId="0CD64EFA" w14:textId="4910715F" w:rsidR="00CA051A" w:rsidRPr="00803ADF" w:rsidRDefault="00CA051A" w:rsidP="00CA051A">
            <w:pPr>
              <w:jc w:val="center"/>
              <w:rPr>
                <w:rFonts w:ascii="Times New Roman" w:hAnsi="Times New Roman"/>
                <w:lang w:val="en-GB"/>
              </w:rPr>
            </w:pPr>
            <w:r>
              <w:rPr>
                <w:rFonts w:ascii="Times New Roman" w:hAnsi="Times New Roman"/>
                <w:lang w:val="en-GB"/>
              </w:rPr>
              <w:t>SWPS</w:t>
            </w:r>
          </w:p>
        </w:tc>
        <w:tc>
          <w:tcPr>
            <w:tcW w:w="847" w:type="dxa"/>
            <w:vAlign w:val="center"/>
          </w:tcPr>
          <w:p w14:paraId="14A0889E" w14:textId="47B0BAB5" w:rsidR="00CA051A" w:rsidRPr="00803ADF" w:rsidRDefault="00CA051A" w:rsidP="00CA051A">
            <w:pPr>
              <w:jc w:val="center"/>
              <w:rPr>
                <w:rFonts w:ascii="Times New Roman" w:hAnsi="Times New Roman"/>
                <w:lang w:val="en-GB"/>
              </w:rPr>
            </w:pPr>
            <w:r>
              <w:rPr>
                <w:rFonts w:ascii="Times New Roman" w:hAnsi="Times New Roman"/>
                <w:lang w:val="en-GB"/>
              </w:rPr>
              <w:t>UNCL</w:t>
            </w:r>
          </w:p>
        </w:tc>
        <w:tc>
          <w:tcPr>
            <w:tcW w:w="849" w:type="dxa"/>
            <w:vAlign w:val="center"/>
          </w:tcPr>
          <w:p w14:paraId="6DA5D26D" w14:textId="6F0C8AE6" w:rsidR="00CA051A" w:rsidRPr="00803ADF" w:rsidRDefault="00CA051A" w:rsidP="00CA051A">
            <w:pPr>
              <w:jc w:val="center"/>
              <w:rPr>
                <w:rFonts w:ascii="Times New Roman" w:hAnsi="Times New Roman"/>
                <w:lang w:val="en-GB"/>
              </w:rPr>
            </w:pPr>
            <w:r>
              <w:rPr>
                <w:rFonts w:ascii="Times New Roman" w:hAnsi="Times New Roman"/>
                <w:lang w:val="en-GB"/>
              </w:rPr>
              <w:t>LSE</w:t>
            </w:r>
          </w:p>
        </w:tc>
        <w:tc>
          <w:tcPr>
            <w:tcW w:w="857" w:type="dxa"/>
            <w:vAlign w:val="center"/>
          </w:tcPr>
          <w:p w14:paraId="0D868A90" w14:textId="6E87A7E9" w:rsidR="00CA051A" w:rsidRPr="00803ADF" w:rsidRDefault="00CA051A" w:rsidP="00CA051A">
            <w:pPr>
              <w:jc w:val="center"/>
              <w:rPr>
                <w:rFonts w:ascii="Times New Roman" w:hAnsi="Times New Roman"/>
                <w:lang w:val="en-GB"/>
              </w:rPr>
            </w:pPr>
            <w:r w:rsidRPr="00803ADF">
              <w:rPr>
                <w:rFonts w:ascii="Times New Roman" w:hAnsi="Times New Roman"/>
                <w:lang w:val="en-GB"/>
              </w:rPr>
              <w:t>GESIS</w:t>
            </w:r>
          </w:p>
        </w:tc>
        <w:tc>
          <w:tcPr>
            <w:tcW w:w="852" w:type="dxa"/>
            <w:vAlign w:val="center"/>
          </w:tcPr>
          <w:p w14:paraId="7D7E61D8" w14:textId="1D303969" w:rsidR="00CA051A" w:rsidRPr="00803ADF" w:rsidRDefault="00CA051A" w:rsidP="00CA051A">
            <w:pPr>
              <w:jc w:val="center"/>
              <w:rPr>
                <w:rFonts w:ascii="Times New Roman" w:hAnsi="Times New Roman"/>
                <w:lang w:val="en-GB"/>
              </w:rPr>
            </w:pPr>
            <w:r w:rsidRPr="00803ADF">
              <w:rPr>
                <w:rFonts w:ascii="Times New Roman" w:hAnsi="Times New Roman"/>
                <w:lang w:val="en-GB"/>
              </w:rPr>
              <w:t>UCLB</w:t>
            </w:r>
          </w:p>
        </w:tc>
        <w:tc>
          <w:tcPr>
            <w:tcW w:w="852" w:type="dxa"/>
            <w:vAlign w:val="center"/>
          </w:tcPr>
          <w:p w14:paraId="747C89C3" w14:textId="3B20BFB3" w:rsidR="00CA051A" w:rsidRPr="00803ADF" w:rsidRDefault="00CA051A" w:rsidP="00CA051A">
            <w:pPr>
              <w:jc w:val="center"/>
              <w:rPr>
                <w:rFonts w:ascii="Times New Roman" w:hAnsi="Times New Roman"/>
                <w:lang w:val="en-GB"/>
              </w:rPr>
            </w:pPr>
            <w:r>
              <w:rPr>
                <w:rFonts w:ascii="Times New Roman" w:hAnsi="Times New Roman"/>
                <w:lang w:val="en-GB"/>
              </w:rPr>
              <w:t>SDU</w:t>
            </w:r>
          </w:p>
        </w:tc>
        <w:tc>
          <w:tcPr>
            <w:tcW w:w="853" w:type="dxa"/>
            <w:vAlign w:val="center"/>
          </w:tcPr>
          <w:p w14:paraId="68BDE610" w14:textId="4300D5DE" w:rsidR="00CA051A" w:rsidRPr="00CA051A" w:rsidRDefault="00747CC6" w:rsidP="00CA051A">
            <w:pPr>
              <w:jc w:val="center"/>
              <w:rPr>
                <w:rFonts w:ascii="Times New Roman" w:hAnsi="Times New Roman"/>
                <w:b/>
                <w:bCs/>
                <w:lang w:val="en-GB"/>
              </w:rPr>
            </w:pPr>
            <w:r>
              <w:rPr>
                <w:rFonts w:ascii="Times New Roman" w:hAnsi="Times New Roman"/>
                <w:b/>
                <w:bCs/>
                <w:lang w:val="en-GB"/>
              </w:rPr>
              <w:t>FNSP</w:t>
            </w:r>
          </w:p>
        </w:tc>
        <w:tc>
          <w:tcPr>
            <w:tcW w:w="852" w:type="dxa"/>
            <w:vAlign w:val="center"/>
          </w:tcPr>
          <w:p w14:paraId="582FE720" w14:textId="02408289" w:rsidR="00CA051A" w:rsidRPr="00803ADF" w:rsidRDefault="00CA051A" w:rsidP="00CA051A">
            <w:pPr>
              <w:jc w:val="center"/>
              <w:rPr>
                <w:rFonts w:ascii="Times New Roman" w:hAnsi="Times New Roman"/>
                <w:lang w:val="en-GB"/>
              </w:rPr>
            </w:pPr>
            <w:r w:rsidRPr="00803ADF">
              <w:rPr>
                <w:rFonts w:ascii="Times New Roman" w:hAnsi="Times New Roman"/>
                <w:lang w:val="en-GB"/>
              </w:rPr>
              <w:t>CEPS</w:t>
            </w:r>
          </w:p>
        </w:tc>
      </w:tr>
      <w:tr w:rsidR="00A34E1B" w:rsidRPr="00803ADF" w14:paraId="726FCA2B" w14:textId="77777777" w:rsidTr="00CB2B72">
        <w:trPr>
          <w:cantSplit/>
          <w:trHeight w:val="397"/>
        </w:trPr>
        <w:tc>
          <w:tcPr>
            <w:tcW w:w="2425" w:type="dxa"/>
            <w:shd w:val="clear" w:color="auto" w:fill="F2F2F2" w:themeFill="background1" w:themeFillShade="F2"/>
            <w:vAlign w:val="center"/>
          </w:tcPr>
          <w:p w14:paraId="064EF2D3"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Person months per participant:</w:t>
            </w:r>
          </w:p>
        </w:tc>
        <w:tc>
          <w:tcPr>
            <w:tcW w:w="845" w:type="dxa"/>
            <w:vAlign w:val="center"/>
          </w:tcPr>
          <w:p w14:paraId="1DC63CCE" w14:textId="48135660" w:rsidR="00A34E1B" w:rsidRPr="00460284" w:rsidRDefault="00460284" w:rsidP="00CB2B72">
            <w:pPr>
              <w:jc w:val="center"/>
              <w:rPr>
                <w:rFonts w:ascii="Times New Roman" w:hAnsi="Times New Roman"/>
                <w:lang w:val="en-GB"/>
              </w:rPr>
            </w:pPr>
            <w:r w:rsidRPr="00460284">
              <w:rPr>
                <w:rFonts w:ascii="Times New Roman" w:hAnsi="Times New Roman"/>
                <w:lang w:val="en-GB"/>
              </w:rPr>
              <w:t>0</w:t>
            </w:r>
          </w:p>
        </w:tc>
        <w:tc>
          <w:tcPr>
            <w:tcW w:w="847" w:type="dxa"/>
            <w:vAlign w:val="center"/>
          </w:tcPr>
          <w:p w14:paraId="59176E7F" w14:textId="4C9CC721" w:rsidR="00A34E1B" w:rsidRPr="00803ADF" w:rsidRDefault="00B24510" w:rsidP="00CB2B72">
            <w:pPr>
              <w:jc w:val="center"/>
              <w:rPr>
                <w:rFonts w:ascii="Times New Roman" w:hAnsi="Times New Roman"/>
                <w:lang w:val="en-GB"/>
              </w:rPr>
            </w:pPr>
            <w:r>
              <w:rPr>
                <w:rFonts w:ascii="Times New Roman" w:hAnsi="Times New Roman"/>
                <w:lang w:val="en-GB"/>
              </w:rPr>
              <w:t>2</w:t>
            </w:r>
          </w:p>
        </w:tc>
        <w:tc>
          <w:tcPr>
            <w:tcW w:w="847" w:type="dxa"/>
            <w:vAlign w:val="center"/>
          </w:tcPr>
          <w:p w14:paraId="72F6D8CC" w14:textId="764C77B7" w:rsidR="00A34E1B" w:rsidRPr="00803ADF" w:rsidRDefault="00B24510" w:rsidP="00CB2B72">
            <w:pPr>
              <w:jc w:val="center"/>
              <w:rPr>
                <w:rFonts w:ascii="Times New Roman" w:hAnsi="Times New Roman"/>
                <w:lang w:val="en-GB"/>
              </w:rPr>
            </w:pPr>
            <w:r>
              <w:rPr>
                <w:rFonts w:ascii="Times New Roman" w:hAnsi="Times New Roman"/>
                <w:lang w:val="en-GB"/>
              </w:rPr>
              <w:t>1</w:t>
            </w:r>
          </w:p>
        </w:tc>
        <w:tc>
          <w:tcPr>
            <w:tcW w:w="849" w:type="dxa"/>
            <w:vAlign w:val="center"/>
          </w:tcPr>
          <w:p w14:paraId="02E80213" w14:textId="6E99A4D5" w:rsidR="00A34E1B" w:rsidRPr="00803ADF" w:rsidRDefault="00B24510" w:rsidP="00CB2B72">
            <w:pPr>
              <w:jc w:val="center"/>
              <w:rPr>
                <w:rFonts w:ascii="Times New Roman" w:hAnsi="Times New Roman"/>
                <w:lang w:val="en-GB"/>
              </w:rPr>
            </w:pPr>
            <w:r>
              <w:rPr>
                <w:rFonts w:ascii="Times New Roman" w:hAnsi="Times New Roman"/>
                <w:lang w:val="en-GB"/>
              </w:rPr>
              <w:t>0</w:t>
            </w:r>
          </w:p>
        </w:tc>
        <w:tc>
          <w:tcPr>
            <w:tcW w:w="857" w:type="dxa"/>
            <w:vAlign w:val="center"/>
          </w:tcPr>
          <w:p w14:paraId="19A43F0A" w14:textId="17557B3D" w:rsidR="00A34E1B" w:rsidRPr="00803ADF" w:rsidRDefault="00B24510" w:rsidP="00CB2B72">
            <w:pPr>
              <w:jc w:val="center"/>
              <w:rPr>
                <w:rFonts w:ascii="Times New Roman" w:hAnsi="Times New Roman"/>
                <w:lang w:val="en-GB"/>
              </w:rPr>
            </w:pPr>
            <w:r>
              <w:rPr>
                <w:rFonts w:ascii="Times New Roman" w:hAnsi="Times New Roman"/>
                <w:lang w:val="en-GB"/>
              </w:rPr>
              <w:t>0</w:t>
            </w:r>
          </w:p>
        </w:tc>
        <w:tc>
          <w:tcPr>
            <w:tcW w:w="852" w:type="dxa"/>
            <w:vAlign w:val="center"/>
          </w:tcPr>
          <w:p w14:paraId="4D131596" w14:textId="69505FA3" w:rsidR="00A34E1B" w:rsidRPr="00803ADF" w:rsidRDefault="00B24510" w:rsidP="00CB2B72">
            <w:pPr>
              <w:jc w:val="center"/>
              <w:rPr>
                <w:rFonts w:ascii="Times New Roman" w:hAnsi="Times New Roman"/>
                <w:lang w:val="en-GB"/>
              </w:rPr>
            </w:pPr>
            <w:r>
              <w:rPr>
                <w:rFonts w:ascii="Times New Roman" w:hAnsi="Times New Roman"/>
                <w:lang w:val="en-GB"/>
              </w:rPr>
              <w:t>0</w:t>
            </w:r>
          </w:p>
        </w:tc>
        <w:tc>
          <w:tcPr>
            <w:tcW w:w="852" w:type="dxa"/>
            <w:vAlign w:val="center"/>
          </w:tcPr>
          <w:p w14:paraId="702FF9C0" w14:textId="4B71EF25" w:rsidR="00A34E1B" w:rsidRPr="00803ADF" w:rsidRDefault="00B24510" w:rsidP="00CB2B72">
            <w:pPr>
              <w:jc w:val="center"/>
              <w:rPr>
                <w:rFonts w:ascii="Times New Roman" w:hAnsi="Times New Roman"/>
                <w:lang w:val="en-GB"/>
              </w:rPr>
            </w:pPr>
            <w:r>
              <w:rPr>
                <w:rFonts w:ascii="Times New Roman" w:hAnsi="Times New Roman"/>
                <w:lang w:val="en-GB"/>
              </w:rPr>
              <w:t>0</w:t>
            </w:r>
          </w:p>
        </w:tc>
        <w:tc>
          <w:tcPr>
            <w:tcW w:w="853" w:type="dxa"/>
            <w:vAlign w:val="center"/>
          </w:tcPr>
          <w:p w14:paraId="7B8D27EB" w14:textId="54F147BE" w:rsidR="00A34E1B" w:rsidRPr="00B24510" w:rsidRDefault="00B24510" w:rsidP="00CB2B72">
            <w:pPr>
              <w:jc w:val="center"/>
              <w:rPr>
                <w:rFonts w:ascii="Times New Roman" w:hAnsi="Times New Roman"/>
                <w:b/>
                <w:bCs/>
                <w:lang w:val="en-GB"/>
              </w:rPr>
            </w:pPr>
            <w:r w:rsidRPr="00B24510">
              <w:rPr>
                <w:rFonts w:ascii="Times New Roman" w:hAnsi="Times New Roman"/>
                <w:b/>
                <w:bCs/>
                <w:lang w:val="en-GB"/>
              </w:rPr>
              <w:t>33</w:t>
            </w:r>
          </w:p>
        </w:tc>
        <w:tc>
          <w:tcPr>
            <w:tcW w:w="852" w:type="dxa"/>
            <w:vAlign w:val="center"/>
          </w:tcPr>
          <w:p w14:paraId="7141553C" w14:textId="2C7D449B" w:rsidR="00A34E1B" w:rsidRPr="00803ADF" w:rsidRDefault="00C01B53" w:rsidP="00CB2B72">
            <w:pPr>
              <w:jc w:val="center"/>
              <w:rPr>
                <w:rFonts w:ascii="Times New Roman" w:hAnsi="Times New Roman"/>
                <w:lang w:val="en-GB"/>
              </w:rPr>
            </w:pPr>
            <w:r>
              <w:rPr>
                <w:rFonts w:ascii="Times New Roman" w:hAnsi="Times New Roman"/>
                <w:lang w:val="en-GB"/>
              </w:rPr>
              <w:t>1</w:t>
            </w:r>
          </w:p>
        </w:tc>
      </w:tr>
      <w:tr w:rsidR="00A34E1B" w:rsidRPr="00803ADF" w14:paraId="7391E795" w14:textId="77777777" w:rsidTr="00CB2B72">
        <w:trPr>
          <w:cantSplit/>
          <w:trHeight w:val="397"/>
        </w:trPr>
        <w:tc>
          <w:tcPr>
            <w:tcW w:w="2425" w:type="dxa"/>
            <w:shd w:val="clear" w:color="auto" w:fill="F2F2F2" w:themeFill="background1" w:themeFillShade="F2"/>
            <w:vAlign w:val="center"/>
          </w:tcPr>
          <w:p w14:paraId="45ABB8B3" w14:textId="77777777" w:rsidR="00A34E1B" w:rsidRPr="00803ADF" w:rsidRDefault="00A34E1B" w:rsidP="00CB2B72">
            <w:pPr>
              <w:ind w:left="1191" w:hanging="1191"/>
              <w:rPr>
                <w:rFonts w:ascii="Times New Roman" w:hAnsi="Times New Roman"/>
                <w:b/>
                <w:lang w:val="en-GB"/>
              </w:rPr>
            </w:pPr>
            <w:r w:rsidRPr="00803ADF">
              <w:rPr>
                <w:rFonts w:ascii="Times New Roman" w:hAnsi="Times New Roman"/>
                <w:b/>
                <w:lang w:val="en-GB"/>
              </w:rPr>
              <w:t>Start month</w:t>
            </w:r>
          </w:p>
        </w:tc>
        <w:tc>
          <w:tcPr>
            <w:tcW w:w="845" w:type="dxa"/>
            <w:vAlign w:val="center"/>
          </w:tcPr>
          <w:p w14:paraId="67D98637" w14:textId="79A70EC2" w:rsidR="00A34E1B" w:rsidRPr="00803ADF" w:rsidRDefault="00F765E6" w:rsidP="00CB2B72">
            <w:pPr>
              <w:jc w:val="right"/>
              <w:rPr>
                <w:rFonts w:ascii="Times New Roman" w:hAnsi="Times New Roman"/>
                <w:lang w:val="en-GB"/>
              </w:rPr>
            </w:pPr>
            <w:r>
              <w:rPr>
                <w:rFonts w:ascii="Times New Roman" w:hAnsi="Times New Roman"/>
                <w:lang w:val="en-GB"/>
              </w:rPr>
              <w:t>20</w:t>
            </w:r>
          </w:p>
        </w:tc>
        <w:tc>
          <w:tcPr>
            <w:tcW w:w="5104" w:type="dxa"/>
            <w:gridSpan w:val="6"/>
            <w:shd w:val="clear" w:color="auto" w:fill="F2F2F2" w:themeFill="background1" w:themeFillShade="F2"/>
            <w:vAlign w:val="center"/>
          </w:tcPr>
          <w:p w14:paraId="1EFEC7FF" w14:textId="77777777" w:rsidR="00A34E1B" w:rsidRPr="00803ADF" w:rsidRDefault="00A34E1B" w:rsidP="00CB2B72">
            <w:pPr>
              <w:rPr>
                <w:rFonts w:ascii="Times New Roman" w:hAnsi="Times New Roman"/>
                <w:lang w:val="en-GB"/>
              </w:rPr>
            </w:pPr>
            <w:r w:rsidRPr="00803ADF">
              <w:rPr>
                <w:rFonts w:ascii="Times New Roman" w:hAnsi="Times New Roman"/>
                <w:b/>
                <w:lang w:val="en-GB"/>
              </w:rPr>
              <w:t>End month</w:t>
            </w:r>
          </w:p>
        </w:tc>
        <w:tc>
          <w:tcPr>
            <w:tcW w:w="1705" w:type="dxa"/>
            <w:gridSpan w:val="2"/>
            <w:vAlign w:val="center"/>
          </w:tcPr>
          <w:p w14:paraId="2F4B3736" w14:textId="7FD5AF56" w:rsidR="00A34E1B" w:rsidRPr="00803ADF" w:rsidRDefault="00F765E6" w:rsidP="00CB2B72">
            <w:pPr>
              <w:jc w:val="right"/>
              <w:rPr>
                <w:rFonts w:ascii="Times New Roman" w:hAnsi="Times New Roman"/>
                <w:lang w:val="en-GB"/>
              </w:rPr>
            </w:pPr>
            <w:r>
              <w:rPr>
                <w:rFonts w:ascii="Times New Roman" w:hAnsi="Times New Roman"/>
                <w:lang w:val="en-GB"/>
              </w:rPr>
              <w:t>48</w:t>
            </w:r>
          </w:p>
        </w:tc>
      </w:tr>
    </w:tbl>
    <w:p w14:paraId="3F6E3E95" w14:textId="77777777" w:rsidR="00A34E1B" w:rsidRPr="00803ADF" w:rsidRDefault="00A34E1B"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0DCC08E9" w14:textId="77777777" w:rsidTr="004B2DD4">
        <w:tc>
          <w:tcPr>
            <w:tcW w:w="10091" w:type="dxa"/>
          </w:tcPr>
          <w:p w14:paraId="0363B2EC" w14:textId="77777777" w:rsidR="00D652D1" w:rsidRPr="00803ADF" w:rsidRDefault="00D652D1" w:rsidP="008374AA">
            <w:pPr>
              <w:spacing w:before="60" w:after="120"/>
              <w:rPr>
                <w:rFonts w:ascii="Times New Roman" w:hAnsi="Times New Roman"/>
                <w:lang w:val="en-GB"/>
              </w:rPr>
            </w:pPr>
            <w:r w:rsidRPr="00803ADF">
              <w:rPr>
                <w:rFonts w:ascii="Times New Roman" w:hAnsi="Times New Roman"/>
                <w:b/>
                <w:lang w:val="en-GB"/>
              </w:rPr>
              <w:t>Objectives</w:t>
            </w:r>
            <w:r w:rsidRPr="00803ADF">
              <w:rPr>
                <w:rFonts w:ascii="Times New Roman" w:hAnsi="Times New Roman"/>
                <w:lang w:val="en-GB"/>
              </w:rPr>
              <w:t xml:space="preserve"> </w:t>
            </w:r>
          </w:p>
          <w:p w14:paraId="22D3C494" w14:textId="77777777" w:rsidR="00D13D3D" w:rsidRPr="00803ADF" w:rsidRDefault="00D13D3D" w:rsidP="00D13D3D">
            <w:pPr>
              <w:spacing w:before="60" w:after="60"/>
              <w:jc w:val="both"/>
              <w:rPr>
                <w:rFonts w:ascii="Times New Roman" w:hAnsi="Times New Roman"/>
                <w:lang w:val="en-GB"/>
              </w:rPr>
            </w:pPr>
            <w:r w:rsidRPr="00803ADF">
              <w:rPr>
                <w:rFonts w:ascii="Times New Roman" w:hAnsi="Times New Roman"/>
                <w:lang w:val="en-GB"/>
              </w:rPr>
              <w:t>The objectives of this Work Package are twofold, namely to:</w:t>
            </w:r>
          </w:p>
          <w:p w14:paraId="31292820" w14:textId="77777777" w:rsidR="00D13D3D" w:rsidRPr="00803ADF" w:rsidRDefault="00D13D3D" w:rsidP="00DB4A71">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Develop and test the effectiveness of “inoculation” messages that are designed to strengthen support for liberal democracy in the face of illiberal appeals.</w:t>
            </w:r>
          </w:p>
          <w:p w14:paraId="12F51C9C" w14:textId="77777777" w:rsidR="00D13D3D" w:rsidRPr="00803ADF" w:rsidRDefault="00D13D3D" w:rsidP="00DB4A71">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Investigate whether these inoculation messages are effective in real-world settings on social media.</w:t>
            </w:r>
          </w:p>
          <w:p w14:paraId="60573D00" w14:textId="3F6B492D" w:rsidR="00141D6E" w:rsidRPr="00803ADF" w:rsidRDefault="00F8112F" w:rsidP="00D13D3D">
            <w:pPr>
              <w:spacing w:before="120" w:after="60"/>
              <w:jc w:val="both"/>
              <w:rPr>
                <w:rFonts w:ascii="Times New Roman" w:hAnsi="Times New Roman"/>
                <w:lang w:val="en-GB"/>
              </w:rPr>
            </w:pPr>
            <w:r>
              <w:rPr>
                <w:rFonts w:ascii="Times New Roman" w:hAnsi="Times New Roman"/>
                <w:lang w:val="en-GB"/>
              </w:rPr>
              <w:t>W</w:t>
            </w:r>
            <w:r w:rsidR="00141D6E" w:rsidRPr="00803ADF">
              <w:rPr>
                <w:rFonts w:ascii="Times New Roman" w:hAnsi="Times New Roman"/>
                <w:lang w:val="en-GB"/>
              </w:rPr>
              <w:t>e envision three phases of empirical research. I</w:t>
            </w:r>
            <w:r w:rsidR="00141D6E" w:rsidRPr="00F8112F">
              <w:rPr>
                <w:rFonts w:ascii="Times New Roman" w:hAnsi="Times New Roman"/>
                <w:lang w:val="en-GB"/>
              </w:rPr>
              <w:t xml:space="preserve">n Phase 1, the WP leader will pilot test the effectiveness of traditional pre-emptive refutation messages that are designed to strengthen and reinforce pro-democracy attitudes and beliefs among those who are already supportive of liberal democracy. </w:t>
            </w:r>
            <w:r w:rsidR="008B0E81" w:rsidRPr="00F8112F">
              <w:rPr>
                <w:rFonts w:ascii="Times New Roman" w:hAnsi="Times New Roman"/>
                <w:lang w:val="en-GB"/>
              </w:rPr>
              <w:t>In Phase 2</w:t>
            </w:r>
            <w:r w:rsidR="00141D6E" w:rsidRPr="00F8112F">
              <w:rPr>
                <w:rFonts w:ascii="Times New Roman" w:hAnsi="Times New Roman"/>
                <w:lang w:val="en-GB"/>
              </w:rPr>
              <w:t>, we will inves</w:t>
            </w:r>
            <w:r>
              <w:rPr>
                <w:rFonts w:ascii="Times New Roman" w:hAnsi="Times New Roman"/>
                <w:lang w:val="en-GB"/>
              </w:rPr>
              <w:softHyphen/>
            </w:r>
            <w:r w:rsidR="00141D6E" w:rsidRPr="00F8112F">
              <w:rPr>
                <w:rFonts w:ascii="Times New Roman" w:hAnsi="Times New Roman"/>
                <w:lang w:val="en-GB"/>
              </w:rPr>
              <w:t>tigate their effectiveness using a multi-country panel study with survey experiments</w:t>
            </w:r>
            <w:r w:rsidR="007C7D0B">
              <w:rPr>
                <w:rFonts w:ascii="Times New Roman" w:hAnsi="Times New Roman"/>
                <w:lang w:val="en-GB"/>
              </w:rPr>
              <w:t>, and whether this effectiveness differs for men and women</w:t>
            </w:r>
            <w:r w:rsidR="00141D6E" w:rsidRPr="00F8112F">
              <w:rPr>
                <w:rFonts w:ascii="Times New Roman" w:hAnsi="Times New Roman"/>
                <w:lang w:val="en-GB"/>
              </w:rPr>
              <w:t>. In Phase 3, we will turn our attention to investigating whether pro-democracy therapeutic messages can work in a real-world context of social media</w:t>
            </w:r>
            <w:r w:rsidR="00634A1E" w:rsidRPr="00F8112F">
              <w:rPr>
                <w:rFonts w:ascii="Times New Roman" w:hAnsi="Times New Roman"/>
                <w:lang w:val="en-GB"/>
              </w:rPr>
              <w:t xml:space="preserve"> in collaboration with WP5</w:t>
            </w:r>
            <w:r w:rsidR="00141D6E" w:rsidRPr="00F8112F">
              <w:rPr>
                <w:rFonts w:ascii="Times New Roman" w:hAnsi="Times New Roman"/>
                <w:lang w:val="en-GB"/>
              </w:rPr>
              <w:t xml:space="preserve">. One way to reduce the spread of illiberal messages is to persuade would-be supporters of these messages to </w:t>
            </w:r>
            <w:r w:rsidR="00141D6E" w:rsidRPr="00F8112F">
              <w:rPr>
                <w:rFonts w:ascii="Times New Roman" w:hAnsi="Times New Roman"/>
                <w:i/>
                <w:lang w:val="en-GB"/>
              </w:rPr>
              <w:t>not</w:t>
            </w:r>
            <w:r w:rsidR="00141D6E" w:rsidRPr="00F8112F">
              <w:rPr>
                <w:rFonts w:ascii="Times New Roman" w:hAnsi="Times New Roman"/>
                <w:lang w:val="en-GB"/>
              </w:rPr>
              <w:t xml:space="preserve"> spread them. </w:t>
            </w:r>
            <w:r w:rsidR="00027B13" w:rsidRPr="00F8112F">
              <w:rPr>
                <w:rFonts w:ascii="Times New Roman" w:hAnsi="Times New Roman"/>
                <w:lang w:val="en-GB"/>
              </w:rPr>
              <w:t xml:space="preserve">For this, we </w:t>
            </w:r>
            <w:r>
              <w:rPr>
                <w:rFonts w:ascii="Times New Roman" w:hAnsi="Times New Roman"/>
                <w:lang w:val="en-GB"/>
              </w:rPr>
              <w:t>will</w:t>
            </w:r>
            <w:r w:rsidR="00027B13" w:rsidRPr="00F8112F">
              <w:rPr>
                <w:rFonts w:ascii="Times New Roman" w:hAnsi="Times New Roman"/>
                <w:lang w:val="en-GB"/>
              </w:rPr>
              <w:t xml:space="preserve"> train</w:t>
            </w:r>
            <w:r w:rsidR="00141D6E" w:rsidRPr="00F8112F">
              <w:rPr>
                <w:rFonts w:ascii="Times New Roman" w:hAnsi="Times New Roman"/>
                <w:lang w:val="en-GB"/>
              </w:rPr>
              <w:t xml:space="preserve"> Twitter bots to respond to il</w:t>
            </w:r>
            <w:r>
              <w:rPr>
                <w:rFonts w:ascii="Times New Roman" w:hAnsi="Times New Roman"/>
                <w:lang w:val="en-GB"/>
              </w:rPr>
              <w:softHyphen/>
            </w:r>
            <w:r w:rsidR="00141D6E" w:rsidRPr="00F8112F">
              <w:rPr>
                <w:rFonts w:ascii="Times New Roman" w:hAnsi="Times New Roman"/>
                <w:lang w:val="en-GB"/>
              </w:rPr>
              <w:t>liberal tweets with a therapeutic inoculation m</w:t>
            </w:r>
            <w:r w:rsidR="00141D6E" w:rsidRPr="00803ADF">
              <w:rPr>
                <w:rFonts w:ascii="Times New Roman" w:hAnsi="Times New Roman"/>
                <w:lang w:val="en-GB"/>
              </w:rPr>
              <w:t xml:space="preserve">essage and then study the downstream effects of these messages. </w:t>
            </w:r>
          </w:p>
        </w:tc>
      </w:tr>
    </w:tbl>
    <w:p w14:paraId="677E994D" w14:textId="77777777" w:rsidR="00D652D1" w:rsidRPr="00803ADF"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64BA8736" w14:textId="77777777" w:rsidTr="00C4093C">
        <w:tc>
          <w:tcPr>
            <w:tcW w:w="10091" w:type="dxa"/>
          </w:tcPr>
          <w:p w14:paraId="7ECC03D3" w14:textId="77777777" w:rsidR="00D652D1" w:rsidRPr="00803ADF" w:rsidRDefault="00D652D1" w:rsidP="008374AA">
            <w:pPr>
              <w:spacing w:before="60" w:after="120"/>
              <w:jc w:val="both"/>
              <w:rPr>
                <w:rFonts w:ascii="Times New Roman" w:hAnsi="Times New Roman"/>
                <w:lang w:val="en-GB"/>
              </w:rPr>
            </w:pPr>
            <w:r w:rsidRPr="00803ADF">
              <w:rPr>
                <w:rFonts w:ascii="Times New Roman" w:hAnsi="Times New Roman"/>
                <w:b/>
                <w:lang w:val="en-GB"/>
              </w:rPr>
              <w:t>Description of work</w:t>
            </w:r>
            <w:r w:rsidRPr="00803ADF">
              <w:rPr>
                <w:rFonts w:ascii="Times New Roman" w:hAnsi="Times New Roman"/>
                <w:lang w:val="en-GB"/>
              </w:rPr>
              <w:t xml:space="preserve"> (where appropriate, broken down into tasks), lead partner and role of </w:t>
            </w:r>
            <w:commentRangeStart w:id="51"/>
            <w:r w:rsidRPr="00803ADF">
              <w:rPr>
                <w:rFonts w:ascii="Times New Roman" w:hAnsi="Times New Roman"/>
                <w:lang w:val="en-GB"/>
              </w:rPr>
              <w:t>participants</w:t>
            </w:r>
            <w:commentRangeEnd w:id="51"/>
            <w:r w:rsidR="00F765E6">
              <w:rPr>
                <w:rStyle w:val="CommentReference"/>
                <w:szCs w:val="20"/>
              </w:rPr>
              <w:commentReference w:id="51"/>
            </w:r>
          </w:p>
          <w:p w14:paraId="62D0856A" w14:textId="41C0ACD7" w:rsidR="00027B13" w:rsidRPr="00803ADF" w:rsidRDefault="00567137" w:rsidP="00DB4A71">
            <w:pPr>
              <w:spacing w:after="60"/>
              <w:ind w:left="-57"/>
              <w:rPr>
                <w:rFonts w:ascii="Times New Roman" w:hAnsi="Times New Roman"/>
                <w:lang w:val="en-GB"/>
              </w:rPr>
            </w:pPr>
            <w:r w:rsidRPr="00803ADF">
              <w:rPr>
                <w:rFonts w:ascii="Times New Roman" w:hAnsi="Times New Roman"/>
                <w:b/>
                <w:bCs/>
                <w:lang w:val="en-GB"/>
              </w:rPr>
              <w:t>Task 8.1</w:t>
            </w:r>
            <w:r w:rsidRPr="00803ADF">
              <w:rPr>
                <w:rFonts w:ascii="Times New Roman" w:hAnsi="Times New Roman"/>
                <w:lang w:val="en-GB"/>
              </w:rPr>
              <w:t xml:space="preserve"> </w:t>
            </w:r>
            <w:r w:rsidR="00BD0544" w:rsidRPr="00803ADF">
              <w:rPr>
                <w:rFonts w:ascii="Times New Roman" w:hAnsi="Times New Roman"/>
                <w:b/>
                <w:bCs/>
                <w:lang w:val="en-GB"/>
              </w:rPr>
              <w:t>Develop inoculation messages</w:t>
            </w:r>
            <w:r w:rsidR="00BD0544" w:rsidRPr="00803ADF">
              <w:rPr>
                <w:rFonts w:ascii="Times New Roman" w:hAnsi="Times New Roman"/>
                <w:lang w:val="en-GB"/>
              </w:rPr>
              <w:t xml:space="preserve"> (lead </w:t>
            </w:r>
            <w:r w:rsidR="00747CC6">
              <w:rPr>
                <w:rFonts w:ascii="Times New Roman" w:hAnsi="Times New Roman"/>
                <w:lang w:val="en-GB"/>
              </w:rPr>
              <w:t>FNSP</w:t>
            </w:r>
            <w:r w:rsidR="00BD0544" w:rsidRPr="00803ADF">
              <w:rPr>
                <w:rFonts w:ascii="Times New Roman" w:hAnsi="Times New Roman"/>
                <w:lang w:val="en-GB"/>
              </w:rPr>
              <w:t xml:space="preserve">; partners: </w:t>
            </w:r>
            <w:r w:rsidR="00F223F1" w:rsidRPr="00F765E6">
              <w:rPr>
                <w:rFonts w:ascii="Times New Roman" w:hAnsi="Times New Roman"/>
                <w:lang w:val="en-GB"/>
              </w:rPr>
              <w:t xml:space="preserve">SWPS, </w:t>
            </w:r>
            <w:r w:rsidR="00F8112F" w:rsidRPr="00F765E6">
              <w:rPr>
                <w:rFonts w:ascii="Times New Roman" w:hAnsi="Times New Roman"/>
                <w:lang w:val="en-GB"/>
              </w:rPr>
              <w:t>UNCL</w:t>
            </w:r>
            <w:r w:rsidR="00F223F1" w:rsidRPr="00F765E6">
              <w:rPr>
                <w:rFonts w:ascii="Times New Roman" w:hAnsi="Times New Roman"/>
                <w:lang w:val="en-GB"/>
              </w:rPr>
              <w:t>;</w:t>
            </w:r>
            <w:r w:rsidR="00BD0544" w:rsidRPr="00803ADF">
              <w:rPr>
                <w:rFonts w:ascii="Times New Roman" w:hAnsi="Times New Roman"/>
                <w:lang w:val="en-GB"/>
              </w:rPr>
              <w:t xml:space="preserve"> duration: months </w:t>
            </w:r>
            <w:r w:rsidR="00F765E6">
              <w:rPr>
                <w:rFonts w:ascii="Times New Roman" w:hAnsi="Times New Roman"/>
                <w:lang w:val="en-GB"/>
              </w:rPr>
              <w:t>20-24</w:t>
            </w:r>
            <w:r w:rsidR="00BD0544" w:rsidRPr="00803ADF">
              <w:rPr>
                <w:rFonts w:ascii="Times New Roman" w:hAnsi="Times New Roman"/>
                <w:lang w:val="en-GB"/>
              </w:rPr>
              <w:t>)</w:t>
            </w:r>
            <w:r w:rsidR="0082076C">
              <w:rPr>
                <w:rFonts w:ascii="Times New Roman" w:hAnsi="Times New Roman"/>
                <w:lang w:val="en-GB"/>
              </w:rPr>
              <w:t xml:space="preserve">: </w:t>
            </w:r>
            <w:r w:rsidR="00027B13" w:rsidRPr="00803ADF">
              <w:rPr>
                <w:rFonts w:ascii="Times New Roman" w:hAnsi="Times New Roman"/>
                <w:lang w:val="en-GB"/>
              </w:rPr>
              <w:t>This task serves to develop pre-emptive refutation message</w:t>
            </w:r>
            <w:r w:rsidR="00027B13" w:rsidRPr="00803ADF">
              <w:rPr>
                <w:rFonts w:ascii="Times New Roman" w:hAnsi="Times New Roman"/>
                <w:bCs/>
                <w:lang w:val="en-GB"/>
              </w:rPr>
              <w:t>s</w:t>
            </w:r>
            <w:r w:rsidR="00027B13" w:rsidRPr="00803ADF">
              <w:rPr>
                <w:rFonts w:ascii="Times New Roman" w:hAnsi="Times New Roman"/>
                <w:lang w:val="en-GB"/>
              </w:rPr>
              <w:t xml:space="preserve"> that are designed to confront illiberal messages. </w:t>
            </w:r>
          </w:p>
          <w:p w14:paraId="43841006" w14:textId="5E760D4B" w:rsidR="00F765E6" w:rsidRPr="00803ADF" w:rsidRDefault="00F765E6" w:rsidP="00DB4A71">
            <w:pPr>
              <w:spacing w:after="60"/>
              <w:ind w:left="-54"/>
              <w:rPr>
                <w:rFonts w:ascii="Times New Roman" w:hAnsi="Times New Roman"/>
                <w:lang w:val="en-GB"/>
              </w:rPr>
            </w:pPr>
            <w:r w:rsidRPr="00803ADF">
              <w:rPr>
                <w:rFonts w:ascii="Times New Roman" w:hAnsi="Times New Roman"/>
                <w:b/>
                <w:bCs/>
                <w:lang w:val="en-GB"/>
              </w:rPr>
              <w:t>Task 8.</w:t>
            </w:r>
            <w:r>
              <w:rPr>
                <w:rFonts w:ascii="Times New Roman" w:hAnsi="Times New Roman"/>
                <w:b/>
                <w:bCs/>
                <w:lang w:val="en-GB"/>
              </w:rPr>
              <w:t>2</w:t>
            </w:r>
            <w:r w:rsidRPr="00803ADF">
              <w:rPr>
                <w:rFonts w:ascii="Times New Roman" w:hAnsi="Times New Roman"/>
                <w:b/>
                <w:bCs/>
                <w:lang w:val="en-GB"/>
              </w:rPr>
              <w:t xml:space="preserve"> Questionnaire development and design </w:t>
            </w:r>
            <w:r w:rsidRPr="00803ADF">
              <w:rPr>
                <w:rFonts w:ascii="Times New Roman" w:hAnsi="Times New Roman"/>
                <w:lang w:val="en-GB"/>
              </w:rPr>
              <w:t xml:space="preserve">(lead </w:t>
            </w:r>
            <w:r>
              <w:rPr>
                <w:rFonts w:ascii="Times New Roman" w:hAnsi="Times New Roman"/>
                <w:lang w:val="en-GB"/>
              </w:rPr>
              <w:t>FNSP</w:t>
            </w:r>
            <w:r w:rsidRPr="00803ADF">
              <w:rPr>
                <w:rFonts w:ascii="Times New Roman" w:hAnsi="Times New Roman"/>
                <w:lang w:val="en-GB"/>
              </w:rPr>
              <w:t xml:space="preserve">; partners: </w:t>
            </w:r>
            <w:r w:rsidRPr="00B24510">
              <w:rPr>
                <w:rFonts w:ascii="Times New Roman" w:hAnsi="Times New Roman"/>
                <w:lang w:val="en-GB"/>
              </w:rPr>
              <w:t>SWPS;</w:t>
            </w:r>
            <w:r w:rsidRPr="00803ADF">
              <w:rPr>
                <w:rFonts w:ascii="Times New Roman" w:hAnsi="Times New Roman"/>
                <w:lang w:val="en-GB"/>
              </w:rPr>
              <w:t xml:space="preserve"> duration: months </w:t>
            </w:r>
            <w:r w:rsidRPr="00F765E6">
              <w:rPr>
                <w:rFonts w:ascii="Times New Roman" w:hAnsi="Times New Roman"/>
                <w:lang w:val="en-GB"/>
              </w:rPr>
              <w:t>20-27): This tasks involves the design of survey questionnaire and of the experiments using the inoculation</w:t>
            </w:r>
            <w:r w:rsidRPr="00803ADF">
              <w:rPr>
                <w:rFonts w:ascii="Times New Roman" w:hAnsi="Times New Roman"/>
                <w:lang w:val="en-GB"/>
              </w:rPr>
              <w:t xml:space="preserve"> messages selected through the pilot study.</w:t>
            </w:r>
          </w:p>
          <w:p w14:paraId="7C95414A" w14:textId="23B72F1B" w:rsidR="00027B13" w:rsidRPr="00803ADF" w:rsidRDefault="00BD0544" w:rsidP="00DB4A71">
            <w:pPr>
              <w:spacing w:after="60"/>
              <w:ind w:left="-54"/>
              <w:rPr>
                <w:rFonts w:ascii="Times New Roman" w:hAnsi="Times New Roman"/>
                <w:lang w:val="en-GB"/>
              </w:rPr>
            </w:pPr>
            <w:r w:rsidRPr="00803ADF">
              <w:rPr>
                <w:rFonts w:ascii="Times New Roman" w:hAnsi="Times New Roman"/>
                <w:b/>
                <w:bCs/>
                <w:lang w:val="en-GB"/>
              </w:rPr>
              <w:t>Task 8.</w:t>
            </w:r>
            <w:r w:rsidR="00F765E6">
              <w:rPr>
                <w:rFonts w:ascii="Times New Roman" w:hAnsi="Times New Roman"/>
                <w:b/>
                <w:bCs/>
                <w:lang w:val="en-GB"/>
              </w:rPr>
              <w:t>3</w:t>
            </w:r>
            <w:r w:rsidRPr="00803ADF">
              <w:rPr>
                <w:rFonts w:ascii="Times New Roman" w:hAnsi="Times New Roman"/>
                <w:b/>
                <w:bCs/>
                <w:lang w:val="en-GB"/>
              </w:rPr>
              <w:t xml:space="preserve"> </w:t>
            </w:r>
            <w:r w:rsidR="00761C04" w:rsidRPr="00803ADF">
              <w:rPr>
                <w:rFonts w:ascii="Times New Roman" w:hAnsi="Times New Roman"/>
                <w:b/>
                <w:bCs/>
                <w:lang w:val="en-GB"/>
              </w:rPr>
              <w:t>Pilot effectiveness of inoculation messages</w:t>
            </w:r>
            <w:r w:rsidRPr="00803ADF">
              <w:rPr>
                <w:rFonts w:ascii="Times New Roman" w:hAnsi="Times New Roman"/>
                <w:b/>
                <w:bCs/>
                <w:lang w:val="en-GB"/>
              </w:rPr>
              <w:t xml:space="preserve"> </w:t>
            </w:r>
            <w:r w:rsidRPr="00803ADF">
              <w:rPr>
                <w:rFonts w:ascii="Times New Roman" w:hAnsi="Times New Roman"/>
                <w:lang w:val="en-GB"/>
              </w:rPr>
              <w:t xml:space="preserve">(lead </w:t>
            </w:r>
            <w:r w:rsidR="00747CC6">
              <w:rPr>
                <w:rFonts w:ascii="Times New Roman" w:hAnsi="Times New Roman"/>
                <w:lang w:val="en-GB"/>
              </w:rPr>
              <w:t>FNSP</w:t>
            </w:r>
            <w:r w:rsidRPr="00803ADF">
              <w:rPr>
                <w:rFonts w:ascii="Times New Roman" w:hAnsi="Times New Roman"/>
                <w:lang w:val="en-GB"/>
              </w:rPr>
              <w:t xml:space="preserve">; partners: </w:t>
            </w:r>
            <w:r w:rsidR="00F223F1" w:rsidRPr="00803ADF">
              <w:rPr>
                <w:rFonts w:ascii="Times New Roman" w:hAnsi="Times New Roman"/>
                <w:lang w:val="en-GB"/>
              </w:rPr>
              <w:t>none;</w:t>
            </w:r>
            <w:r w:rsidRPr="00803ADF">
              <w:rPr>
                <w:rFonts w:ascii="Times New Roman" w:hAnsi="Times New Roman"/>
                <w:lang w:val="en-GB"/>
              </w:rPr>
              <w:t xml:space="preserve"> duration: months </w:t>
            </w:r>
            <w:r w:rsidR="00F765E6">
              <w:rPr>
                <w:rFonts w:ascii="Times New Roman" w:hAnsi="Times New Roman"/>
                <w:lang w:val="en-GB"/>
              </w:rPr>
              <w:t>25-26</w:t>
            </w:r>
            <w:r w:rsidRPr="00803ADF">
              <w:rPr>
                <w:rFonts w:ascii="Times New Roman" w:hAnsi="Times New Roman"/>
                <w:lang w:val="en-GB"/>
              </w:rPr>
              <w:t>)</w:t>
            </w:r>
            <w:r w:rsidR="0082076C">
              <w:rPr>
                <w:rFonts w:ascii="Times New Roman" w:hAnsi="Times New Roman"/>
                <w:lang w:val="en-GB"/>
              </w:rPr>
              <w:t xml:space="preserve">: </w:t>
            </w:r>
            <w:r w:rsidR="00027B13" w:rsidRPr="00803ADF">
              <w:rPr>
                <w:rFonts w:ascii="Times New Roman" w:hAnsi="Times New Roman"/>
                <w:lang w:val="en-GB"/>
              </w:rPr>
              <w:t>This task serves to pilot test the</w:t>
            </w:r>
            <w:r w:rsidR="004869D3" w:rsidRPr="00803ADF">
              <w:rPr>
                <w:rFonts w:ascii="Times New Roman" w:hAnsi="Times New Roman"/>
                <w:lang w:val="en-GB"/>
              </w:rPr>
              <w:t xml:space="preserve"> effectiveness of</w:t>
            </w:r>
            <w:r w:rsidR="00027B13" w:rsidRPr="00803ADF">
              <w:rPr>
                <w:rFonts w:ascii="Times New Roman" w:hAnsi="Times New Roman"/>
                <w:lang w:val="en-GB"/>
              </w:rPr>
              <w:t xml:space="preserve"> inoculation messages in a small sample. </w:t>
            </w:r>
          </w:p>
          <w:p w14:paraId="17F16A25" w14:textId="5B556F7F" w:rsidR="004869D3" w:rsidRPr="00803ADF" w:rsidRDefault="00BD0544" w:rsidP="00DB4A71">
            <w:pPr>
              <w:spacing w:after="60"/>
              <w:ind w:left="-57"/>
              <w:rPr>
                <w:rFonts w:ascii="Times New Roman" w:hAnsi="Times New Roman"/>
                <w:lang w:val="en-GB"/>
              </w:rPr>
            </w:pPr>
            <w:r w:rsidRPr="00803ADF">
              <w:rPr>
                <w:rFonts w:ascii="Times New Roman" w:hAnsi="Times New Roman"/>
                <w:b/>
                <w:bCs/>
                <w:lang w:val="en-GB"/>
              </w:rPr>
              <w:t>Task 8.4</w:t>
            </w:r>
            <w:r w:rsidR="009D2E41" w:rsidRPr="00803ADF">
              <w:rPr>
                <w:rFonts w:ascii="Times New Roman" w:hAnsi="Times New Roman"/>
                <w:b/>
                <w:bCs/>
                <w:lang w:val="en-GB"/>
              </w:rPr>
              <w:t xml:space="preserve"> </w:t>
            </w:r>
            <w:r w:rsidR="00761C04" w:rsidRPr="00803ADF">
              <w:rPr>
                <w:rFonts w:ascii="Times New Roman" w:hAnsi="Times New Roman"/>
                <w:b/>
                <w:bCs/>
                <w:lang w:val="en-GB"/>
              </w:rPr>
              <w:t xml:space="preserve">Administer </w:t>
            </w:r>
            <w:r w:rsidRPr="00803ADF">
              <w:rPr>
                <w:rFonts w:ascii="Times New Roman" w:hAnsi="Times New Roman"/>
                <w:b/>
                <w:bCs/>
                <w:lang w:val="en-GB"/>
              </w:rPr>
              <w:t xml:space="preserve">multi-country survey experiment </w:t>
            </w:r>
            <w:r w:rsidRPr="00803ADF">
              <w:rPr>
                <w:rFonts w:ascii="Times New Roman" w:hAnsi="Times New Roman"/>
                <w:lang w:val="en-GB"/>
              </w:rPr>
              <w:t xml:space="preserve">(lead </w:t>
            </w:r>
            <w:r w:rsidR="00747CC6">
              <w:rPr>
                <w:rFonts w:ascii="Times New Roman" w:hAnsi="Times New Roman"/>
                <w:lang w:val="en-GB"/>
              </w:rPr>
              <w:t>FNSP</w:t>
            </w:r>
            <w:r w:rsidRPr="00803ADF">
              <w:rPr>
                <w:rFonts w:ascii="Times New Roman" w:hAnsi="Times New Roman"/>
                <w:lang w:val="en-GB"/>
              </w:rPr>
              <w:t>; partners:</w:t>
            </w:r>
            <w:r w:rsidR="00F765E6">
              <w:rPr>
                <w:rFonts w:ascii="Times New Roman" w:hAnsi="Times New Roman"/>
                <w:lang w:val="en-GB"/>
              </w:rPr>
              <w:t xml:space="preserve"> none</w:t>
            </w:r>
            <w:r w:rsidR="00F223F1" w:rsidRPr="00803ADF">
              <w:rPr>
                <w:rFonts w:ascii="Times New Roman" w:hAnsi="Times New Roman"/>
                <w:lang w:val="en-GB"/>
              </w:rPr>
              <w:t xml:space="preserve">; </w:t>
            </w:r>
            <w:r w:rsidRPr="00803ADF">
              <w:rPr>
                <w:rFonts w:ascii="Times New Roman" w:hAnsi="Times New Roman"/>
                <w:lang w:val="en-GB"/>
              </w:rPr>
              <w:t xml:space="preserve">duration: months </w:t>
            </w:r>
            <w:r w:rsidR="00F765E6">
              <w:rPr>
                <w:rFonts w:ascii="Times New Roman" w:hAnsi="Times New Roman"/>
                <w:lang w:val="en-GB"/>
              </w:rPr>
              <w:t>27-32</w:t>
            </w:r>
            <w:r w:rsidRPr="00803ADF">
              <w:rPr>
                <w:rFonts w:ascii="Times New Roman" w:hAnsi="Times New Roman"/>
                <w:lang w:val="en-GB"/>
              </w:rPr>
              <w:t>)</w:t>
            </w:r>
            <w:r w:rsidR="0082076C">
              <w:rPr>
                <w:rFonts w:ascii="Times New Roman" w:hAnsi="Times New Roman"/>
                <w:lang w:val="en-GB"/>
              </w:rPr>
              <w:t xml:space="preserve">: </w:t>
            </w:r>
            <w:r w:rsidR="004869D3" w:rsidRPr="00803ADF">
              <w:rPr>
                <w:rFonts w:ascii="Times New Roman" w:hAnsi="Times New Roman"/>
                <w:lang w:val="en-GB"/>
              </w:rPr>
              <w:t xml:space="preserve">This task involves the implementation of the multi-country panel study with survey experiments. </w:t>
            </w:r>
          </w:p>
          <w:p w14:paraId="2381CC62" w14:textId="4A7D791B" w:rsidR="00D13D3D" w:rsidRPr="00F765E6" w:rsidRDefault="00D13D3D" w:rsidP="00DB4A71">
            <w:pPr>
              <w:spacing w:after="60"/>
              <w:ind w:left="-57"/>
              <w:rPr>
                <w:rFonts w:ascii="Times New Roman" w:hAnsi="Times New Roman"/>
                <w:lang w:val="en-GB"/>
              </w:rPr>
            </w:pPr>
            <w:r w:rsidRPr="0082076C">
              <w:rPr>
                <w:rFonts w:ascii="Times New Roman" w:hAnsi="Times New Roman"/>
                <w:b/>
                <w:bCs/>
                <w:lang w:val="en-GB"/>
              </w:rPr>
              <w:t>Task 8.5 Analyse experimental data collected from the multi-country survey experiment</w:t>
            </w:r>
            <w:r w:rsidR="00F765E6">
              <w:rPr>
                <w:rFonts w:ascii="Times New Roman" w:hAnsi="Times New Roman"/>
                <w:b/>
                <w:bCs/>
                <w:lang w:val="en-GB"/>
              </w:rPr>
              <w:t xml:space="preserve"> </w:t>
            </w:r>
            <w:r w:rsidR="00F765E6" w:rsidRPr="00F765E6">
              <w:rPr>
                <w:rFonts w:ascii="Times New Roman" w:hAnsi="Times New Roman"/>
                <w:lang w:val="en-GB"/>
              </w:rPr>
              <w:t xml:space="preserve">(lead: FNSP; partners: </w:t>
            </w:r>
            <w:r w:rsidR="00F765E6" w:rsidRPr="00B24510">
              <w:rPr>
                <w:rFonts w:ascii="Times New Roman" w:hAnsi="Times New Roman"/>
                <w:lang w:val="en-GB"/>
              </w:rPr>
              <w:t>SWPS;</w:t>
            </w:r>
            <w:r w:rsidR="00F765E6" w:rsidRPr="00F765E6">
              <w:rPr>
                <w:rFonts w:ascii="Times New Roman" w:hAnsi="Times New Roman"/>
                <w:lang w:val="en-GB"/>
              </w:rPr>
              <w:t xml:space="preserve"> duration: months 32-</w:t>
            </w:r>
            <w:r w:rsidR="00F765E6">
              <w:rPr>
                <w:rFonts w:ascii="Times New Roman" w:hAnsi="Times New Roman"/>
                <w:lang w:val="en-GB"/>
              </w:rPr>
              <w:t>40</w:t>
            </w:r>
            <w:r w:rsidR="00F765E6" w:rsidRPr="00F765E6">
              <w:rPr>
                <w:rFonts w:ascii="Times New Roman" w:hAnsi="Times New Roman"/>
                <w:lang w:val="en-GB"/>
              </w:rPr>
              <w:t>): we examine the effectiveness of “inoculation” messages that are designed to strengthen support for liberal democracy in the face of illiberal appeals</w:t>
            </w:r>
            <w:r w:rsidR="00AC11A8">
              <w:rPr>
                <w:rFonts w:ascii="Times New Roman" w:hAnsi="Times New Roman"/>
                <w:lang w:val="en-GB"/>
              </w:rPr>
              <w:t xml:space="preserve">. </w:t>
            </w:r>
          </w:p>
          <w:p w14:paraId="096302ED" w14:textId="77A3514C" w:rsidR="0082076C" w:rsidRPr="00803ADF" w:rsidRDefault="0082076C" w:rsidP="00DB4A71">
            <w:pPr>
              <w:spacing w:after="60"/>
              <w:ind w:left="-57"/>
              <w:rPr>
                <w:rFonts w:ascii="Times New Roman" w:hAnsi="Times New Roman"/>
                <w:lang w:val="en-GB"/>
              </w:rPr>
            </w:pPr>
            <w:r w:rsidRPr="00803ADF">
              <w:rPr>
                <w:rFonts w:ascii="Times New Roman" w:hAnsi="Times New Roman"/>
                <w:b/>
                <w:bCs/>
                <w:lang w:val="en-GB"/>
              </w:rPr>
              <w:t>Task 8.</w:t>
            </w:r>
            <w:r>
              <w:rPr>
                <w:rFonts w:ascii="Times New Roman" w:hAnsi="Times New Roman"/>
                <w:b/>
                <w:bCs/>
                <w:lang w:val="en-GB"/>
              </w:rPr>
              <w:t>6</w:t>
            </w:r>
            <w:r w:rsidRPr="00803ADF">
              <w:rPr>
                <w:rFonts w:ascii="Times New Roman" w:hAnsi="Times New Roman"/>
                <w:b/>
                <w:bCs/>
                <w:lang w:val="en-GB"/>
              </w:rPr>
              <w:t xml:space="preserve"> Administer </w:t>
            </w:r>
            <w:r>
              <w:rPr>
                <w:rFonts w:ascii="Times New Roman" w:hAnsi="Times New Roman"/>
                <w:b/>
                <w:bCs/>
                <w:lang w:val="en-GB"/>
              </w:rPr>
              <w:t>Twitter intervention</w:t>
            </w:r>
            <w:r w:rsidRPr="00803ADF">
              <w:rPr>
                <w:rFonts w:ascii="Times New Roman" w:hAnsi="Times New Roman"/>
                <w:b/>
                <w:bCs/>
                <w:lang w:val="en-GB"/>
              </w:rPr>
              <w:t xml:space="preserve"> </w:t>
            </w:r>
            <w:r w:rsidRPr="00803ADF">
              <w:rPr>
                <w:rFonts w:ascii="Times New Roman" w:hAnsi="Times New Roman"/>
                <w:lang w:val="en-GB"/>
              </w:rPr>
              <w:t xml:space="preserve">(lead </w:t>
            </w:r>
            <w:r w:rsidR="00747CC6">
              <w:rPr>
                <w:rFonts w:ascii="Times New Roman" w:hAnsi="Times New Roman"/>
                <w:lang w:val="en-GB"/>
              </w:rPr>
              <w:t>FNSP</w:t>
            </w:r>
            <w:r w:rsidRPr="00803ADF">
              <w:rPr>
                <w:rFonts w:ascii="Times New Roman" w:hAnsi="Times New Roman"/>
                <w:lang w:val="en-GB"/>
              </w:rPr>
              <w:t xml:space="preserve">; partners: </w:t>
            </w:r>
            <w:r w:rsidR="00F765E6">
              <w:rPr>
                <w:rFonts w:ascii="Times New Roman" w:hAnsi="Times New Roman"/>
                <w:lang w:val="en-GB"/>
              </w:rPr>
              <w:t>none</w:t>
            </w:r>
            <w:r w:rsidRPr="00803ADF">
              <w:rPr>
                <w:rFonts w:ascii="Times New Roman" w:hAnsi="Times New Roman"/>
                <w:lang w:val="en-GB"/>
              </w:rPr>
              <w:t xml:space="preserve">; duration: months </w:t>
            </w:r>
            <w:r w:rsidR="00F765E6" w:rsidRPr="00F765E6">
              <w:rPr>
                <w:rFonts w:ascii="Times New Roman" w:hAnsi="Times New Roman"/>
                <w:lang w:val="en-GB"/>
              </w:rPr>
              <w:t>40</w:t>
            </w:r>
            <w:r w:rsidRPr="00F765E6">
              <w:rPr>
                <w:rFonts w:ascii="Times New Roman" w:hAnsi="Times New Roman"/>
                <w:lang w:val="en-GB"/>
              </w:rPr>
              <w:t>-</w:t>
            </w:r>
            <w:r w:rsidR="00F765E6" w:rsidRPr="00F765E6">
              <w:rPr>
                <w:rFonts w:ascii="Times New Roman" w:hAnsi="Times New Roman"/>
                <w:lang w:val="en-GB"/>
              </w:rPr>
              <w:t>4</w:t>
            </w:r>
            <w:r w:rsidR="00F765E6">
              <w:rPr>
                <w:rFonts w:ascii="Times New Roman" w:hAnsi="Times New Roman"/>
                <w:lang w:val="en-GB"/>
              </w:rPr>
              <w:t>3</w:t>
            </w:r>
            <w:r w:rsidRPr="00803ADF">
              <w:rPr>
                <w:rFonts w:ascii="Times New Roman" w:hAnsi="Times New Roman"/>
                <w:lang w:val="en-GB"/>
              </w:rPr>
              <w:t>)</w:t>
            </w:r>
            <w:r>
              <w:rPr>
                <w:rFonts w:ascii="Times New Roman" w:hAnsi="Times New Roman"/>
                <w:lang w:val="en-GB"/>
              </w:rPr>
              <w:t xml:space="preserve">: </w:t>
            </w:r>
            <w:r w:rsidRPr="00803ADF">
              <w:rPr>
                <w:rFonts w:ascii="Times New Roman" w:hAnsi="Times New Roman"/>
                <w:lang w:val="en-GB"/>
              </w:rPr>
              <w:t xml:space="preserve">This task involves </w:t>
            </w:r>
            <w:r w:rsidR="00F765E6" w:rsidRPr="00F8112F">
              <w:rPr>
                <w:rFonts w:ascii="Times New Roman" w:hAnsi="Times New Roman"/>
                <w:lang w:val="en-GB"/>
              </w:rPr>
              <w:t>train</w:t>
            </w:r>
            <w:r w:rsidR="00F765E6">
              <w:rPr>
                <w:rFonts w:ascii="Times New Roman" w:hAnsi="Times New Roman"/>
                <w:lang w:val="en-GB"/>
              </w:rPr>
              <w:t>ing</w:t>
            </w:r>
            <w:r w:rsidR="00F765E6" w:rsidRPr="00F8112F">
              <w:rPr>
                <w:rFonts w:ascii="Times New Roman" w:hAnsi="Times New Roman"/>
                <w:lang w:val="en-GB"/>
              </w:rPr>
              <w:t xml:space="preserve"> Twitter bots to respond to il</w:t>
            </w:r>
            <w:r w:rsidR="00F765E6">
              <w:rPr>
                <w:rFonts w:ascii="Times New Roman" w:hAnsi="Times New Roman"/>
                <w:lang w:val="en-GB"/>
              </w:rPr>
              <w:softHyphen/>
            </w:r>
            <w:r w:rsidR="00F765E6" w:rsidRPr="00F8112F">
              <w:rPr>
                <w:rFonts w:ascii="Times New Roman" w:hAnsi="Times New Roman"/>
                <w:lang w:val="en-GB"/>
              </w:rPr>
              <w:t>liberal tweets with a therapeutic inoculation m</w:t>
            </w:r>
            <w:r w:rsidR="00F765E6" w:rsidRPr="00803ADF">
              <w:rPr>
                <w:rFonts w:ascii="Times New Roman" w:hAnsi="Times New Roman"/>
                <w:lang w:val="en-GB"/>
              </w:rPr>
              <w:t>essage</w:t>
            </w:r>
            <w:r w:rsidRPr="00803ADF">
              <w:rPr>
                <w:rFonts w:ascii="Times New Roman" w:hAnsi="Times New Roman"/>
                <w:lang w:val="en-GB"/>
              </w:rPr>
              <w:t xml:space="preserve">. </w:t>
            </w:r>
          </w:p>
          <w:p w14:paraId="708CCDA8" w14:textId="6B5472D9" w:rsidR="00761C04" w:rsidRPr="00803ADF" w:rsidRDefault="00BD0544" w:rsidP="0082076C">
            <w:pPr>
              <w:spacing w:after="120"/>
              <w:ind w:left="-57"/>
              <w:rPr>
                <w:rFonts w:ascii="Times New Roman" w:hAnsi="Times New Roman"/>
                <w:lang w:val="en-GB"/>
              </w:rPr>
            </w:pPr>
            <w:r w:rsidRPr="00803ADF">
              <w:rPr>
                <w:rFonts w:ascii="Times New Roman" w:hAnsi="Times New Roman"/>
                <w:b/>
                <w:bCs/>
                <w:lang w:val="en-GB"/>
              </w:rPr>
              <w:t>Task 8.</w:t>
            </w:r>
            <w:r w:rsidR="0082076C">
              <w:rPr>
                <w:rFonts w:ascii="Times New Roman" w:hAnsi="Times New Roman"/>
                <w:b/>
                <w:bCs/>
                <w:lang w:val="en-GB"/>
              </w:rPr>
              <w:t>7</w:t>
            </w:r>
            <w:r w:rsidR="009D2E41" w:rsidRPr="00803ADF">
              <w:rPr>
                <w:rFonts w:ascii="Times New Roman" w:hAnsi="Times New Roman"/>
                <w:b/>
                <w:bCs/>
                <w:lang w:val="en-GB"/>
              </w:rPr>
              <w:t xml:space="preserve"> </w:t>
            </w:r>
            <w:r w:rsidR="00F765E6">
              <w:rPr>
                <w:rFonts w:ascii="Times New Roman" w:hAnsi="Times New Roman"/>
                <w:b/>
                <w:bCs/>
                <w:lang w:val="en-GB"/>
              </w:rPr>
              <w:t>Analyse</w:t>
            </w:r>
            <w:r w:rsidR="00761C04" w:rsidRPr="00803ADF">
              <w:rPr>
                <w:rFonts w:ascii="Times New Roman" w:hAnsi="Times New Roman"/>
                <w:b/>
                <w:bCs/>
                <w:lang w:val="en-GB"/>
              </w:rPr>
              <w:t xml:space="preserve"> the effectiveness o</w:t>
            </w:r>
            <w:r w:rsidR="00761C04" w:rsidRPr="00F765E6">
              <w:rPr>
                <w:rFonts w:ascii="Times New Roman" w:hAnsi="Times New Roman"/>
                <w:b/>
                <w:bCs/>
                <w:lang w:val="en-GB"/>
              </w:rPr>
              <w:t>f inoculation messages on Twitter</w:t>
            </w:r>
            <w:r w:rsidRPr="00F765E6">
              <w:rPr>
                <w:rFonts w:ascii="Times New Roman" w:hAnsi="Times New Roman"/>
                <w:b/>
                <w:bCs/>
                <w:lang w:val="en-GB"/>
              </w:rPr>
              <w:t xml:space="preserve"> </w:t>
            </w:r>
            <w:r w:rsidRPr="00F765E6">
              <w:rPr>
                <w:rFonts w:ascii="Times New Roman" w:hAnsi="Times New Roman"/>
                <w:lang w:val="en-GB"/>
              </w:rPr>
              <w:t xml:space="preserve">(lead </w:t>
            </w:r>
            <w:r w:rsidR="00747CC6" w:rsidRPr="00F765E6">
              <w:rPr>
                <w:rFonts w:ascii="Times New Roman" w:hAnsi="Times New Roman"/>
                <w:lang w:val="en-GB"/>
              </w:rPr>
              <w:t>FNSP</w:t>
            </w:r>
            <w:r w:rsidRPr="00F765E6">
              <w:rPr>
                <w:rFonts w:ascii="Times New Roman" w:hAnsi="Times New Roman"/>
                <w:lang w:val="en-GB"/>
              </w:rPr>
              <w:t xml:space="preserve">; partners: </w:t>
            </w:r>
            <w:r w:rsidR="00F223F1" w:rsidRPr="00F765E6">
              <w:rPr>
                <w:rFonts w:ascii="Times New Roman" w:hAnsi="Times New Roman"/>
                <w:lang w:val="en-GB"/>
              </w:rPr>
              <w:t xml:space="preserve">SWPS, </w:t>
            </w:r>
            <w:r w:rsidR="00F765E6" w:rsidRPr="00F765E6">
              <w:rPr>
                <w:rFonts w:ascii="Times New Roman" w:hAnsi="Times New Roman"/>
                <w:lang w:val="en-GB"/>
              </w:rPr>
              <w:t>UNCL</w:t>
            </w:r>
            <w:r w:rsidR="00F223F1" w:rsidRPr="00F765E6">
              <w:rPr>
                <w:rFonts w:ascii="Times New Roman" w:hAnsi="Times New Roman"/>
                <w:lang w:val="en-GB"/>
              </w:rPr>
              <w:t xml:space="preserve">; </w:t>
            </w:r>
            <w:r w:rsidRPr="00F765E6">
              <w:rPr>
                <w:rFonts w:ascii="Times New Roman" w:hAnsi="Times New Roman"/>
                <w:lang w:val="en-GB"/>
              </w:rPr>
              <w:t>du</w:t>
            </w:r>
            <w:r w:rsidRPr="00803ADF">
              <w:rPr>
                <w:rFonts w:ascii="Times New Roman" w:hAnsi="Times New Roman"/>
                <w:lang w:val="en-GB"/>
              </w:rPr>
              <w:t xml:space="preserve">ration: months </w:t>
            </w:r>
            <w:r w:rsidR="00F765E6">
              <w:rPr>
                <w:rFonts w:ascii="Times New Roman" w:hAnsi="Times New Roman"/>
                <w:lang w:val="en-GB"/>
              </w:rPr>
              <w:t>43</w:t>
            </w:r>
            <w:r w:rsidRPr="00F765E6">
              <w:rPr>
                <w:rFonts w:ascii="Times New Roman" w:hAnsi="Times New Roman"/>
                <w:lang w:val="en-GB"/>
              </w:rPr>
              <w:t>-</w:t>
            </w:r>
            <w:r w:rsidR="00F765E6" w:rsidRPr="00F765E6">
              <w:rPr>
                <w:rFonts w:ascii="Times New Roman" w:hAnsi="Times New Roman"/>
                <w:lang w:val="en-GB"/>
              </w:rPr>
              <w:t>48</w:t>
            </w:r>
            <w:r w:rsidRPr="00803ADF">
              <w:rPr>
                <w:rFonts w:ascii="Times New Roman" w:hAnsi="Times New Roman"/>
                <w:lang w:val="en-GB"/>
              </w:rPr>
              <w:t>)</w:t>
            </w:r>
            <w:r w:rsidR="0082076C">
              <w:rPr>
                <w:rFonts w:ascii="Times New Roman" w:hAnsi="Times New Roman"/>
                <w:lang w:val="en-GB"/>
              </w:rPr>
              <w:t xml:space="preserve">: </w:t>
            </w:r>
            <w:r w:rsidR="004869D3" w:rsidRPr="00803ADF">
              <w:rPr>
                <w:rFonts w:ascii="Times New Roman" w:hAnsi="Times New Roman"/>
                <w:lang w:val="en-GB"/>
              </w:rPr>
              <w:t xml:space="preserve">This task serves to investigate whether pro-democracy therapeutic messages can work in a real-world context on Twitter following the training of Twitter bots. </w:t>
            </w:r>
          </w:p>
        </w:tc>
      </w:tr>
    </w:tbl>
    <w:p w14:paraId="62E21315" w14:textId="77777777" w:rsidR="00D652D1" w:rsidRPr="00803ADF"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803ADF" w14:paraId="3501E5AE" w14:textId="77777777" w:rsidTr="00C4093C">
        <w:tc>
          <w:tcPr>
            <w:tcW w:w="10091" w:type="dxa"/>
          </w:tcPr>
          <w:p w14:paraId="1602FF1F" w14:textId="77777777" w:rsidR="00D652D1" w:rsidRPr="00803ADF" w:rsidRDefault="00D652D1" w:rsidP="008374AA">
            <w:pPr>
              <w:spacing w:before="60" w:after="120"/>
              <w:rPr>
                <w:rFonts w:ascii="Times New Roman" w:hAnsi="Times New Roman"/>
                <w:lang w:val="en-GB"/>
              </w:rPr>
            </w:pPr>
            <w:r w:rsidRPr="00803ADF">
              <w:rPr>
                <w:rFonts w:ascii="Times New Roman" w:hAnsi="Times New Roman"/>
                <w:b/>
                <w:lang w:val="en-GB"/>
              </w:rPr>
              <w:t>Deliverables</w:t>
            </w:r>
            <w:r w:rsidRPr="00803ADF">
              <w:rPr>
                <w:rFonts w:ascii="Times New Roman" w:hAnsi="Times New Roman"/>
                <w:lang w:val="en-GB"/>
              </w:rPr>
              <w:t xml:space="preserve"> (brief description and month of </w:t>
            </w:r>
            <w:commentRangeStart w:id="52"/>
            <w:r w:rsidRPr="00803ADF">
              <w:rPr>
                <w:rFonts w:ascii="Times New Roman" w:hAnsi="Times New Roman"/>
                <w:lang w:val="en-GB"/>
              </w:rPr>
              <w:t>delivery</w:t>
            </w:r>
            <w:commentRangeEnd w:id="52"/>
            <w:r w:rsidR="00127195">
              <w:rPr>
                <w:rStyle w:val="CommentReference"/>
                <w:szCs w:val="20"/>
              </w:rPr>
              <w:commentReference w:id="52"/>
            </w:r>
            <w:r w:rsidRPr="00803ADF">
              <w:rPr>
                <w:rFonts w:ascii="Times New Roman" w:hAnsi="Times New Roman"/>
                <w:lang w:val="en-GB"/>
              </w:rPr>
              <w:t>)</w:t>
            </w:r>
          </w:p>
          <w:p w14:paraId="60466FCA" w14:textId="298D29FA" w:rsidR="00BF1F98" w:rsidRPr="00CA51CC" w:rsidRDefault="002F541B" w:rsidP="00DB4A71">
            <w:pPr>
              <w:spacing w:after="60"/>
              <w:rPr>
                <w:rFonts w:ascii="Times New Roman" w:hAnsi="Times New Roman"/>
                <w:lang w:val="en-GB"/>
              </w:rPr>
            </w:pPr>
            <w:r w:rsidRPr="00BF1F98">
              <w:rPr>
                <w:rFonts w:ascii="Times New Roman" w:hAnsi="Times New Roman"/>
                <w:b/>
                <w:bCs/>
                <w:lang w:val="en-GB"/>
              </w:rPr>
              <w:t>D8.1 Stakeholder workshop</w:t>
            </w:r>
            <w:r w:rsidR="00BF1F98" w:rsidRPr="00BF1F98">
              <w:rPr>
                <w:rFonts w:ascii="Times New Roman" w:hAnsi="Times New Roman"/>
                <w:b/>
                <w:bCs/>
                <w:lang w:val="en-GB"/>
              </w:rPr>
              <w:t xml:space="preserve"> in Brussels</w:t>
            </w:r>
            <w:r w:rsidRPr="00BF1F98">
              <w:rPr>
                <w:rFonts w:ascii="Times New Roman" w:hAnsi="Times New Roman"/>
                <w:b/>
                <w:bCs/>
                <w:lang w:val="en-GB"/>
              </w:rPr>
              <w:t xml:space="preserve"> </w:t>
            </w:r>
            <w:r w:rsidRPr="00BF1F98">
              <w:rPr>
                <w:rFonts w:ascii="Times New Roman" w:hAnsi="Times New Roman"/>
                <w:lang w:val="en-GB"/>
              </w:rPr>
              <w:t xml:space="preserve">(lead: CEPS; month of delivery: </w:t>
            </w:r>
            <w:r w:rsidR="00BF1F98" w:rsidRPr="00BF1F98">
              <w:rPr>
                <w:rFonts w:ascii="Times New Roman" w:hAnsi="Times New Roman"/>
                <w:lang w:val="en-GB"/>
              </w:rPr>
              <w:t>27</w:t>
            </w:r>
            <w:r w:rsidR="00FE0C30">
              <w:rPr>
                <w:rFonts w:ascii="Times New Roman" w:hAnsi="Times New Roman"/>
                <w:lang w:val="en-GB"/>
              </w:rPr>
              <w:t>):</w:t>
            </w:r>
            <w:r w:rsidR="00BF1F98" w:rsidRPr="00CA51CC">
              <w:rPr>
                <w:rFonts w:ascii="Times New Roman" w:hAnsi="Times New Roman"/>
                <w:lang w:val="en-GB"/>
              </w:rPr>
              <w:t xml:space="preserve"> This researchers-meet-policy-makers workshop</w:t>
            </w:r>
            <w:r w:rsidR="00BF1F98">
              <w:t xml:space="preserve"> </w:t>
            </w:r>
            <w:r w:rsidR="00BF1F98" w:rsidRPr="00BF1F98">
              <w:rPr>
                <w:rFonts w:ascii="Times New Roman" w:hAnsi="Times New Roman"/>
                <w:lang w:val="en-GB"/>
              </w:rPr>
              <w:t>will be held prior to data collection</w:t>
            </w:r>
            <w:r w:rsidR="00BF1F98" w:rsidRPr="00CA51CC">
              <w:rPr>
                <w:rFonts w:ascii="Times New Roman" w:hAnsi="Times New Roman"/>
                <w:lang w:val="en-GB"/>
              </w:rPr>
              <w:t>.</w:t>
            </w:r>
          </w:p>
          <w:p w14:paraId="5A448EA7" w14:textId="350DBA8F" w:rsidR="00567137" w:rsidRPr="00803ADF" w:rsidRDefault="00567137" w:rsidP="00DB4A71">
            <w:pPr>
              <w:spacing w:after="60"/>
              <w:rPr>
                <w:rFonts w:ascii="Times New Roman" w:hAnsi="Times New Roman"/>
                <w:b/>
                <w:bCs/>
                <w:lang w:val="en-GB"/>
              </w:rPr>
            </w:pPr>
            <w:r w:rsidRPr="00803ADF">
              <w:rPr>
                <w:rFonts w:ascii="Times New Roman" w:hAnsi="Times New Roman"/>
                <w:b/>
                <w:bCs/>
                <w:lang w:val="en-GB"/>
              </w:rPr>
              <w:t>D8.</w:t>
            </w:r>
            <w:r w:rsidR="0089668C">
              <w:rPr>
                <w:rFonts w:ascii="Times New Roman" w:hAnsi="Times New Roman"/>
                <w:b/>
                <w:bCs/>
                <w:lang w:val="en-GB"/>
              </w:rPr>
              <w:t>2</w:t>
            </w:r>
            <w:r w:rsidRPr="00803ADF">
              <w:rPr>
                <w:rFonts w:ascii="Times New Roman" w:hAnsi="Times New Roman"/>
                <w:b/>
                <w:bCs/>
                <w:lang w:val="en-GB"/>
              </w:rPr>
              <w:t xml:space="preserve"> </w:t>
            </w:r>
            <w:r w:rsidR="00127195">
              <w:rPr>
                <w:rFonts w:ascii="Times New Roman" w:hAnsi="Times New Roman"/>
                <w:b/>
                <w:bCs/>
                <w:lang w:val="en-GB"/>
              </w:rPr>
              <w:t>P</w:t>
            </w:r>
            <w:r w:rsidR="00761C04" w:rsidRPr="00FE0C30">
              <w:rPr>
                <w:rFonts w:ascii="Times New Roman" w:hAnsi="Times New Roman"/>
                <w:b/>
                <w:bCs/>
                <w:lang w:val="en-GB"/>
              </w:rPr>
              <w:t>reregistration o</w:t>
            </w:r>
            <w:r w:rsidR="00761C04" w:rsidRPr="0082076C">
              <w:rPr>
                <w:rFonts w:ascii="Times New Roman" w:hAnsi="Times New Roman"/>
                <w:b/>
                <w:bCs/>
                <w:lang w:val="en-GB"/>
              </w:rPr>
              <w:t xml:space="preserve">f </w:t>
            </w:r>
            <w:r w:rsidR="0082076C" w:rsidRPr="0082076C">
              <w:rPr>
                <w:rFonts w:ascii="Times New Roman" w:hAnsi="Times New Roman"/>
                <w:b/>
                <w:bCs/>
                <w:lang w:val="en-GB"/>
              </w:rPr>
              <w:t>inoculation experiments</w:t>
            </w:r>
            <w:r w:rsidR="00761C04" w:rsidRPr="00803ADF">
              <w:rPr>
                <w:rFonts w:ascii="Times New Roman" w:hAnsi="Times New Roman"/>
                <w:lang w:val="en-GB"/>
              </w:rPr>
              <w:t xml:space="preserve"> </w:t>
            </w:r>
            <w:r w:rsidR="00FE0C30">
              <w:rPr>
                <w:rFonts w:ascii="Times New Roman" w:hAnsi="Times New Roman"/>
                <w:lang w:val="en-GB"/>
              </w:rPr>
              <w:t xml:space="preserve">(lead: </w:t>
            </w:r>
            <w:r w:rsidR="00747CC6">
              <w:rPr>
                <w:rFonts w:ascii="Times New Roman" w:hAnsi="Times New Roman"/>
                <w:lang w:val="en-GB"/>
              </w:rPr>
              <w:t>FNSP</w:t>
            </w:r>
            <w:r w:rsidR="00FE0C30">
              <w:rPr>
                <w:rFonts w:ascii="Times New Roman" w:hAnsi="Times New Roman"/>
                <w:lang w:val="en-GB"/>
              </w:rPr>
              <w:t>; month of delivery: 31</w:t>
            </w:r>
            <w:r w:rsidR="00FE0C30" w:rsidRPr="00803ADF">
              <w:rPr>
                <w:rFonts w:ascii="Times New Roman" w:hAnsi="Times New Roman"/>
                <w:lang w:val="en-GB"/>
              </w:rPr>
              <w:t>)</w:t>
            </w:r>
          </w:p>
          <w:p w14:paraId="08476E52" w14:textId="039F3ED8" w:rsidR="00761C04" w:rsidRPr="00803ADF" w:rsidRDefault="00761C04" w:rsidP="00DB4A71">
            <w:pPr>
              <w:spacing w:after="60"/>
              <w:rPr>
                <w:rFonts w:ascii="Times New Roman" w:hAnsi="Times New Roman"/>
                <w:b/>
                <w:bCs/>
                <w:lang w:val="en-GB"/>
              </w:rPr>
            </w:pPr>
            <w:r w:rsidRPr="00803ADF">
              <w:rPr>
                <w:rFonts w:ascii="Times New Roman" w:hAnsi="Times New Roman"/>
                <w:b/>
                <w:bCs/>
                <w:lang w:val="en-GB"/>
              </w:rPr>
              <w:t>D8.</w:t>
            </w:r>
            <w:r w:rsidR="0089668C">
              <w:rPr>
                <w:rFonts w:ascii="Times New Roman" w:hAnsi="Times New Roman"/>
                <w:b/>
                <w:bCs/>
                <w:lang w:val="en-GB"/>
              </w:rPr>
              <w:t xml:space="preserve">3 </w:t>
            </w:r>
            <w:r w:rsidRPr="0082076C">
              <w:rPr>
                <w:rFonts w:ascii="Times New Roman" w:hAnsi="Times New Roman"/>
                <w:b/>
                <w:bCs/>
                <w:lang w:val="en-GB"/>
              </w:rPr>
              <w:t xml:space="preserve">Report </w:t>
            </w:r>
            <w:r w:rsidR="0082076C" w:rsidRPr="0082076C">
              <w:rPr>
                <w:rFonts w:ascii="Times New Roman" w:hAnsi="Times New Roman"/>
                <w:b/>
                <w:bCs/>
                <w:lang w:val="en-GB"/>
              </w:rPr>
              <w:t>on the inoculation experiments</w:t>
            </w:r>
            <w:r w:rsidRPr="00803ADF">
              <w:rPr>
                <w:rFonts w:ascii="Times New Roman" w:hAnsi="Times New Roman"/>
                <w:lang w:val="en-GB"/>
              </w:rPr>
              <w:t xml:space="preserve"> </w:t>
            </w:r>
            <w:r w:rsidR="0082076C">
              <w:rPr>
                <w:rFonts w:ascii="Times New Roman" w:hAnsi="Times New Roman"/>
                <w:lang w:val="en-GB"/>
              </w:rPr>
              <w:t xml:space="preserve">(lead: </w:t>
            </w:r>
            <w:r w:rsidR="00747CC6">
              <w:rPr>
                <w:rFonts w:ascii="Times New Roman" w:hAnsi="Times New Roman"/>
                <w:lang w:val="en-GB"/>
              </w:rPr>
              <w:t>FNSP</w:t>
            </w:r>
            <w:r w:rsidR="0082076C">
              <w:rPr>
                <w:rFonts w:ascii="Times New Roman" w:hAnsi="Times New Roman"/>
                <w:lang w:val="en-GB"/>
              </w:rPr>
              <w:t>; month of delivery: 40</w:t>
            </w:r>
            <w:r w:rsidR="0082076C" w:rsidRPr="00803ADF">
              <w:rPr>
                <w:rFonts w:ascii="Times New Roman" w:hAnsi="Times New Roman"/>
                <w:lang w:val="en-GB"/>
              </w:rPr>
              <w:t>)</w:t>
            </w:r>
            <w:r w:rsidR="0082076C">
              <w:rPr>
                <w:rFonts w:ascii="Times New Roman" w:hAnsi="Times New Roman"/>
                <w:lang w:val="en-GB"/>
              </w:rPr>
              <w:t xml:space="preserve">: This report also </w:t>
            </w:r>
            <w:r w:rsidR="0082076C" w:rsidRPr="00803ADF">
              <w:rPr>
                <w:rFonts w:ascii="Times New Roman" w:hAnsi="Times New Roman"/>
                <w:lang w:val="en-GB"/>
              </w:rPr>
              <w:t>provid</w:t>
            </w:r>
            <w:r w:rsidR="0082076C">
              <w:rPr>
                <w:rFonts w:ascii="Times New Roman" w:hAnsi="Times New Roman"/>
                <w:lang w:val="en-GB"/>
              </w:rPr>
              <w:t>es</w:t>
            </w:r>
            <w:r w:rsidR="0082076C" w:rsidRPr="00803ADF">
              <w:rPr>
                <w:rFonts w:ascii="Times New Roman" w:hAnsi="Times New Roman"/>
                <w:lang w:val="en-GB"/>
              </w:rPr>
              <w:t xml:space="preserve"> recommendations for </w:t>
            </w:r>
            <w:r w:rsidR="0082076C">
              <w:rPr>
                <w:rFonts w:ascii="Times New Roman" w:hAnsi="Times New Roman"/>
                <w:lang w:val="en-GB"/>
              </w:rPr>
              <w:t xml:space="preserve">the </w:t>
            </w:r>
            <w:r w:rsidR="0082076C" w:rsidRPr="00803ADF">
              <w:rPr>
                <w:rFonts w:ascii="Times New Roman" w:hAnsi="Times New Roman"/>
                <w:lang w:val="en-GB"/>
              </w:rPr>
              <w:t>Twitter intervention</w:t>
            </w:r>
            <w:r w:rsidR="00AC65AC">
              <w:rPr>
                <w:rFonts w:ascii="Times New Roman" w:hAnsi="Times New Roman"/>
                <w:lang w:val="en-GB"/>
              </w:rPr>
              <w:t xml:space="preserve">; and it informs </w:t>
            </w:r>
            <w:r w:rsidR="00AC65AC" w:rsidRPr="00803ADF">
              <w:rPr>
                <w:rFonts w:ascii="Times New Roman" w:hAnsi="Times New Roman"/>
                <w:bCs/>
                <w:lang w:val="en-GB"/>
              </w:rPr>
              <w:t xml:space="preserve">third </w:t>
            </w:r>
            <w:r w:rsidR="00AC65AC">
              <w:rPr>
                <w:rFonts w:ascii="Times New Roman" w:hAnsi="Times New Roman"/>
                <w:bCs/>
                <w:lang w:val="en-GB"/>
              </w:rPr>
              <w:t xml:space="preserve">flagship </w:t>
            </w:r>
            <w:r w:rsidR="00AC65AC" w:rsidRPr="00803ADF">
              <w:rPr>
                <w:rFonts w:ascii="Times New Roman" w:hAnsi="Times New Roman"/>
                <w:bCs/>
                <w:lang w:val="en-GB"/>
              </w:rPr>
              <w:t>report</w:t>
            </w:r>
            <w:r w:rsidR="00AC65AC">
              <w:rPr>
                <w:rFonts w:ascii="Times New Roman" w:hAnsi="Times New Roman"/>
                <w:bCs/>
                <w:lang w:val="en-GB"/>
              </w:rPr>
              <w:t>.</w:t>
            </w:r>
          </w:p>
          <w:p w14:paraId="375FFCC8" w14:textId="54C75D63" w:rsidR="00761C04" w:rsidRPr="00803ADF" w:rsidRDefault="00761C04" w:rsidP="00DB4A71">
            <w:pPr>
              <w:spacing w:after="60"/>
              <w:rPr>
                <w:rFonts w:ascii="Times New Roman" w:hAnsi="Times New Roman"/>
                <w:lang w:val="en-GB"/>
              </w:rPr>
            </w:pPr>
            <w:r w:rsidRPr="00803ADF">
              <w:rPr>
                <w:rFonts w:ascii="Times New Roman" w:hAnsi="Times New Roman"/>
                <w:b/>
                <w:bCs/>
                <w:lang w:val="en-GB"/>
              </w:rPr>
              <w:t>D8.</w:t>
            </w:r>
            <w:r w:rsidR="0089668C">
              <w:rPr>
                <w:rFonts w:ascii="Times New Roman" w:hAnsi="Times New Roman"/>
                <w:b/>
                <w:bCs/>
                <w:lang w:val="en-GB"/>
              </w:rPr>
              <w:t>4</w:t>
            </w:r>
            <w:r w:rsidRPr="00803ADF">
              <w:rPr>
                <w:rFonts w:ascii="Times New Roman" w:hAnsi="Times New Roman"/>
                <w:b/>
                <w:bCs/>
                <w:lang w:val="en-GB"/>
              </w:rPr>
              <w:t xml:space="preserve"> </w:t>
            </w:r>
            <w:r w:rsidR="00127195">
              <w:rPr>
                <w:rFonts w:ascii="Times New Roman" w:hAnsi="Times New Roman"/>
                <w:b/>
                <w:bCs/>
                <w:lang w:val="en-GB"/>
              </w:rPr>
              <w:t>P</w:t>
            </w:r>
            <w:r w:rsidRPr="0082076C">
              <w:rPr>
                <w:rFonts w:ascii="Times New Roman" w:hAnsi="Times New Roman"/>
                <w:b/>
                <w:bCs/>
                <w:lang w:val="en-GB"/>
              </w:rPr>
              <w:t>reregistration of Twitter intervention</w:t>
            </w:r>
            <w:r w:rsidRPr="00803ADF">
              <w:rPr>
                <w:rFonts w:ascii="Times New Roman" w:hAnsi="Times New Roman"/>
                <w:lang w:val="en-GB"/>
              </w:rPr>
              <w:t xml:space="preserve"> </w:t>
            </w:r>
            <w:r w:rsidR="006327D8">
              <w:rPr>
                <w:rFonts w:ascii="Times New Roman" w:hAnsi="Times New Roman"/>
                <w:lang w:val="en-GB"/>
              </w:rPr>
              <w:t xml:space="preserve">(lead: </w:t>
            </w:r>
            <w:r w:rsidR="00747CC6">
              <w:rPr>
                <w:rFonts w:ascii="Times New Roman" w:hAnsi="Times New Roman"/>
                <w:lang w:val="en-GB"/>
              </w:rPr>
              <w:t>FNSP</w:t>
            </w:r>
            <w:r w:rsidR="006327D8">
              <w:rPr>
                <w:rFonts w:ascii="Times New Roman" w:hAnsi="Times New Roman"/>
                <w:lang w:val="en-GB"/>
              </w:rPr>
              <w:t>; month of delivery: 42</w:t>
            </w:r>
            <w:r w:rsidR="006327D8" w:rsidRPr="00803ADF">
              <w:rPr>
                <w:rFonts w:ascii="Times New Roman" w:hAnsi="Times New Roman"/>
                <w:lang w:val="en-GB"/>
              </w:rPr>
              <w:t>)</w:t>
            </w:r>
          </w:p>
          <w:p w14:paraId="787158F3" w14:textId="36FA3F41" w:rsidR="00761C04" w:rsidRDefault="00761C04" w:rsidP="00DB4A71">
            <w:pPr>
              <w:spacing w:after="60"/>
              <w:rPr>
                <w:rFonts w:ascii="Times New Roman" w:hAnsi="Times New Roman"/>
                <w:lang w:val="en-GB"/>
              </w:rPr>
            </w:pPr>
            <w:r w:rsidRPr="00803ADF">
              <w:rPr>
                <w:rFonts w:ascii="Times New Roman" w:hAnsi="Times New Roman"/>
                <w:b/>
                <w:bCs/>
                <w:lang w:val="en-GB"/>
              </w:rPr>
              <w:t>D8.</w:t>
            </w:r>
            <w:r w:rsidR="0089668C">
              <w:rPr>
                <w:rFonts w:ascii="Times New Roman" w:hAnsi="Times New Roman"/>
                <w:b/>
                <w:bCs/>
                <w:lang w:val="en-GB"/>
              </w:rPr>
              <w:t>5</w:t>
            </w:r>
            <w:r w:rsidRPr="0082076C">
              <w:rPr>
                <w:rFonts w:ascii="Times New Roman" w:hAnsi="Times New Roman"/>
                <w:b/>
                <w:bCs/>
                <w:lang w:val="en-GB"/>
              </w:rPr>
              <w:t xml:space="preserve"> Report </w:t>
            </w:r>
            <w:r w:rsidR="0082076C" w:rsidRPr="0082076C">
              <w:rPr>
                <w:rFonts w:ascii="Times New Roman" w:hAnsi="Times New Roman"/>
                <w:b/>
                <w:bCs/>
                <w:lang w:val="en-GB"/>
              </w:rPr>
              <w:t>on the</w:t>
            </w:r>
            <w:r w:rsidRPr="0082076C">
              <w:rPr>
                <w:rFonts w:ascii="Times New Roman" w:hAnsi="Times New Roman"/>
                <w:b/>
                <w:bCs/>
                <w:lang w:val="en-GB"/>
              </w:rPr>
              <w:t xml:space="preserve"> Twitter </w:t>
            </w:r>
            <w:r w:rsidR="0082076C">
              <w:rPr>
                <w:rFonts w:ascii="Times New Roman" w:hAnsi="Times New Roman"/>
                <w:b/>
                <w:bCs/>
                <w:lang w:val="en-GB"/>
              </w:rPr>
              <w:t>i</w:t>
            </w:r>
            <w:r w:rsidRPr="0082076C">
              <w:rPr>
                <w:rFonts w:ascii="Times New Roman" w:hAnsi="Times New Roman"/>
                <w:b/>
                <w:bCs/>
                <w:lang w:val="en-GB"/>
              </w:rPr>
              <w:t>ntervention</w:t>
            </w:r>
            <w:r w:rsidRPr="00803ADF">
              <w:rPr>
                <w:rFonts w:ascii="Times New Roman" w:hAnsi="Times New Roman"/>
                <w:lang w:val="en-GB"/>
              </w:rPr>
              <w:t xml:space="preserve"> </w:t>
            </w:r>
            <w:r w:rsidR="0082076C">
              <w:rPr>
                <w:rFonts w:ascii="Times New Roman" w:hAnsi="Times New Roman"/>
                <w:lang w:val="en-GB"/>
              </w:rPr>
              <w:t xml:space="preserve">(lead: </w:t>
            </w:r>
            <w:r w:rsidR="00747CC6">
              <w:rPr>
                <w:rFonts w:ascii="Times New Roman" w:hAnsi="Times New Roman"/>
                <w:lang w:val="en-GB"/>
              </w:rPr>
              <w:t>FNSP</w:t>
            </w:r>
            <w:r w:rsidR="0082076C">
              <w:rPr>
                <w:rFonts w:ascii="Times New Roman" w:hAnsi="Times New Roman"/>
                <w:lang w:val="en-GB"/>
              </w:rPr>
              <w:t>; month of delivery: 47</w:t>
            </w:r>
            <w:r w:rsidR="0082076C" w:rsidRPr="00803ADF">
              <w:rPr>
                <w:rFonts w:ascii="Times New Roman" w:hAnsi="Times New Roman"/>
                <w:lang w:val="en-GB"/>
              </w:rPr>
              <w:t>)</w:t>
            </w:r>
            <w:r w:rsidR="00AC65AC">
              <w:rPr>
                <w:rFonts w:ascii="Times New Roman" w:hAnsi="Times New Roman"/>
                <w:lang w:val="en-GB"/>
              </w:rPr>
              <w:t xml:space="preserve">: It also informs </w:t>
            </w:r>
            <w:r w:rsidR="00AC65AC" w:rsidRPr="00803ADF">
              <w:rPr>
                <w:rFonts w:ascii="Times New Roman" w:hAnsi="Times New Roman"/>
                <w:bCs/>
                <w:lang w:val="en-GB"/>
              </w:rPr>
              <w:t xml:space="preserve">third </w:t>
            </w:r>
            <w:r w:rsidR="00AC65AC">
              <w:rPr>
                <w:rFonts w:ascii="Times New Roman" w:hAnsi="Times New Roman"/>
                <w:bCs/>
                <w:lang w:val="en-GB"/>
              </w:rPr>
              <w:t xml:space="preserve">flagship </w:t>
            </w:r>
            <w:r w:rsidR="00AC65AC" w:rsidRPr="00803ADF">
              <w:rPr>
                <w:rFonts w:ascii="Times New Roman" w:hAnsi="Times New Roman"/>
                <w:bCs/>
                <w:lang w:val="en-GB"/>
              </w:rPr>
              <w:t>report</w:t>
            </w:r>
            <w:r w:rsidR="00AC65AC">
              <w:rPr>
                <w:rFonts w:ascii="Times New Roman" w:hAnsi="Times New Roman"/>
                <w:bCs/>
                <w:lang w:val="en-GB"/>
              </w:rPr>
              <w:t>.</w:t>
            </w:r>
          </w:p>
          <w:p w14:paraId="255CB4B4" w14:textId="3723582D" w:rsidR="00D652D1" w:rsidRDefault="0082076C" w:rsidP="00DB4A71">
            <w:pPr>
              <w:spacing w:after="60"/>
              <w:rPr>
                <w:rFonts w:ascii="Times New Roman" w:hAnsi="Times New Roman"/>
                <w:lang w:val="en-GB"/>
              </w:rPr>
            </w:pPr>
            <w:r w:rsidRPr="0082076C">
              <w:rPr>
                <w:rFonts w:ascii="Times New Roman" w:hAnsi="Times New Roman"/>
                <w:b/>
                <w:bCs/>
                <w:lang w:val="en-GB"/>
              </w:rPr>
              <w:t>D8.</w:t>
            </w:r>
            <w:r w:rsidR="0089668C">
              <w:rPr>
                <w:rFonts w:ascii="Times New Roman" w:hAnsi="Times New Roman"/>
                <w:b/>
                <w:bCs/>
                <w:lang w:val="en-GB"/>
              </w:rPr>
              <w:t>6</w:t>
            </w:r>
            <w:r w:rsidRPr="0082076C">
              <w:rPr>
                <w:rFonts w:ascii="Times New Roman" w:hAnsi="Times New Roman"/>
                <w:b/>
                <w:bCs/>
                <w:lang w:val="en-GB"/>
              </w:rPr>
              <w:t xml:space="preserve"> Data of the inoculation experiment</w:t>
            </w:r>
            <w:r>
              <w:rPr>
                <w:rFonts w:ascii="Times New Roman" w:hAnsi="Times New Roman"/>
                <w:lang w:val="en-GB"/>
              </w:rPr>
              <w:t xml:space="preserve"> (lead: </w:t>
            </w:r>
            <w:r w:rsidR="00747CC6">
              <w:rPr>
                <w:rFonts w:ascii="Times New Roman" w:hAnsi="Times New Roman"/>
                <w:lang w:val="en-GB"/>
              </w:rPr>
              <w:t>FNSP</w:t>
            </w:r>
            <w:r>
              <w:rPr>
                <w:rFonts w:ascii="Times New Roman" w:hAnsi="Times New Roman"/>
                <w:lang w:val="en-GB"/>
              </w:rPr>
              <w:t>; month of delivery: 48</w:t>
            </w:r>
            <w:r w:rsidRPr="00803ADF">
              <w:rPr>
                <w:rFonts w:ascii="Times New Roman" w:hAnsi="Times New Roman"/>
                <w:lang w:val="en-GB"/>
              </w:rPr>
              <w:t>)</w:t>
            </w:r>
          </w:p>
          <w:p w14:paraId="2F6E4961" w14:textId="65DEC312" w:rsidR="0082076C" w:rsidRPr="0082076C" w:rsidRDefault="0082076C" w:rsidP="0082076C">
            <w:pPr>
              <w:spacing w:after="120"/>
              <w:rPr>
                <w:rFonts w:ascii="Times New Roman" w:hAnsi="Times New Roman"/>
                <w:b/>
                <w:bCs/>
                <w:lang w:val="en-GB"/>
              </w:rPr>
            </w:pPr>
            <w:r w:rsidRPr="00803ADF">
              <w:rPr>
                <w:rFonts w:ascii="Times New Roman" w:hAnsi="Times New Roman"/>
                <w:b/>
                <w:bCs/>
                <w:lang w:val="en-GB"/>
              </w:rPr>
              <w:t>D8.</w:t>
            </w:r>
            <w:r w:rsidR="0089668C">
              <w:rPr>
                <w:rFonts w:ascii="Times New Roman" w:hAnsi="Times New Roman"/>
                <w:b/>
                <w:bCs/>
                <w:lang w:val="en-GB"/>
              </w:rPr>
              <w:t>7</w:t>
            </w:r>
            <w:r>
              <w:rPr>
                <w:rFonts w:ascii="Times New Roman" w:hAnsi="Times New Roman"/>
                <w:b/>
                <w:bCs/>
                <w:lang w:val="en-GB"/>
              </w:rPr>
              <w:t xml:space="preserve"> </w:t>
            </w:r>
            <w:r w:rsidRPr="0082076C">
              <w:rPr>
                <w:rFonts w:ascii="Times New Roman" w:hAnsi="Times New Roman"/>
                <w:b/>
                <w:bCs/>
                <w:lang w:val="en-GB"/>
              </w:rPr>
              <w:t xml:space="preserve">Data of the Twitter </w:t>
            </w:r>
            <w:r w:rsidR="0059258A">
              <w:rPr>
                <w:rFonts w:ascii="Times New Roman" w:hAnsi="Times New Roman"/>
                <w:b/>
                <w:bCs/>
                <w:lang w:val="en-GB"/>
              </w:rPr>
              <w:t>i</w:t>
            </w:r>
            <w:r w:rsidRPr="0082076C">
              <w:rPr>
                <w:rFonts w:ascii="Times New Roman" w:hAnsi="Times New Roman"/>
                <w:b/>
                <w:bCs/>
                <w:lang w:val="en-GB"/>
              </w:rPr>
              <w:t>ntervention</w:t>
            </w:r>
            <w:r>
              <w:rPr>
                <w:rFonts w:ascii="Times New Roman" w:hAnsi="Times New Roman"/>
                <w:lang w:val="en-GB"/>
              </w:rPr>
              <w:t xml:space="preserve"> (lead: </w:t>
            </w:r>
            <w:r w:rsidR="00747CC6">
              <w:rPr>
                <w:rFonts w:ascii="Times New Roman" w:hAnsi="Times New Roman"/>
                <w:lang w:val="en-GB"/>
              </w:rPr>
              <w:t>FNSP</w:t>
            </w:r>
            <w:r>
              <w:rPr>
                <w:rFonts w:ascii="Times New Roman" w:hAnsi="Times New Roman"/>
                <w:lang w:val="en-GB"/>
              </w:rPr>
              <w:t>; month of delivery: 48</w:t>
            </w:r>
            <w:r w:rsidRPr="00803ADF">
              <w:rPr>
                <w:rFonts w:ascii="Times New Roman" w:hAnsi="Times New Roman"/>
                <w:lang w:val="en-GB"/>
              </w:rPr>
              <w:t>)</w:t>
            </w:r>
          </w:p>
        </w:tc>
      </w:tr>
    </w:tbl>
    <w:p w14:paraId="1EC94C14" w14:textId="77777777" w:rsidR="00567137" w:rsidRPr="00803ADF" w:rsidRDefault="00567137" w:rsidP="004D4A32">
      <w:pPr>
        <w:pStyle w:val="Heading4"/>
      </w:pPr>
      <w:r w:rsidRPr="00803ADF">
        <w:t xml:space="preserve">WP9 – Exploitation, Dissemination and Communication (lead: </w:t>
      </w:r>
      <w:r w:rsidR="00341CAE" w:rsidRPr="00803ADF">
        <w:t>SDU</w:t>
      </w:r>
      <w:r w:rsidRPr="00803ADF">
        <w:t>)</w:t>
      </w:r>
    </w:p>
    <w:tbl>
      <w:tblPr>
        <w:tblW w:w="10080"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2"/>
        <w:gridCol w:w="844"/>
        <w:gridCol w:w="843"/>
        <w:gridCol w:w="844"/>
        <w:gridCol w:w="850"/>
        <w:gridCol w:w="856"/>
        <w:gridCol w:w="849"/>
        <w:gridCol w:w="853"/>
        <w:gridCol w:w="856"/>
        <w:gridCol w:w="850"/>
        <w:gridCol w:w="13"/>
      </w:tblGrid>
      <w:tr w:rsidR="00A34E1B" w:rsidRPr="00803ADF" w14:paraId="25C0C582" w14:textId="77777777" w:rsidTr="002F541B">
        <w:trPr>
          <w:cantSplit/>
          <w:trHeight w:val="397"/>
        </w:trPr>
        <w:tc>
          <w:tcPr>
            <w:tcW w:w="2422" w:type="dxa"/>
            <w:shd w:val="clear" w:color="auto" w:fill="F2F2F2" w:themeFill="background1" w:themeFillShade="F2"/>
            <w:vAlign w:val="center"/>
          </w:tcPr>
          <w:p w14:paraId="2B785D81"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 xml:space="preserve">Work package number </w:t>
            </w:r>
          </w:p>
        </w:tc>
        <w:tc>
          <w:tcPr>
            <w:tcW w:w="844" w:type="dxa"/>
            <w:vAlign w:val="center"/>
          </w:tcPr>
          <w:p w14:paraId="43A7E738" w14:textId="77777777" w:rsidR="00A34E1B" w:rsidRPr="00803ADF" w:rsidRDefault="00A34E1B" w:rsidP="00CB2B72">
            <w:pPr>
              <w:rPr>
                <w:rFonts w:ascii="Times New Roman" w:hAnsi="Times New Roman"/>
                <w:b/>
                <w:bCs/>
                <w:lang w:val="en-GB"/>
              </w:rPr>
            </w:pPr>
            <w:r w:rsidRPr="00803ADF">
              <w:rPr>
                <w:rFonts w:ascii="Times New Roman" w:hAnsi="Times New Roman"/>
                <w:b/>
                <w:bCs/>
                <w:lang w:val="en-GB"/>
              </w:rPr>
              <w:t>9</w:t>
            </w:r>
          </w:p>
        </w:tc>
        <w:tc>
          <w:tcPr>
            <w:tcW w:w="5095" w:type="dxa"/>
            <w:gridSpan w:val="6"/>
            <w:shd w:val="clear" w:color="auto" w:fill="F2F2F2" w:themeFill="background1" w:themeFillShade="F2"/>
            <w:vAlign w:val="center"/>
          </w:tcPr>
          <w:p w14:paraId="1B5E2284" w14:textId="77777777" w:rsidR="00A34E1B" w:rsidRPr="00803ADF" w:rsidRDefault="00A34E1B" w:rsidP="00CB2B72">
            <w:pPr>
              <w:rPr>
                <w:rFonts w:ascii="Times New Roman" w:hAnsi="Times New Roman"/>
                <w:lang w:val="en-GB"/>
              </w:rPr>
            </w:pPr>
            <w:r w:rsidRPr="00803ADF">
              <w:rPr>
                <w:rFonts w:ascii="Times New Roman" w:hAnsi="Times New Roman"/>
                <w:b/>
                <w:lang w:val="en-GB"/>
              </w:rPr>
              <w:t>Lead beneficiary</w:t>
            </w:r>
          </w:p>
        </w:tc>
        <w:tc>
          <w:tcPr>
            <w:tcW w:w="1719" w:type="dxa"/>
            <w:gridSpan w:val="3"/>
            <w:vAlign w:val="center"/>
          </w:tcPr>
          <w:p w14:paraId="055EED43" w14:textId="77777777" w:rsidR="00A34E1B" w:rsidRPr="00803ADF" w:rsidRDefault="00341CAE" w:rsidP="00CB2B72">
            <w:pPr>
              <w:rPr>
                <w:rFonts w:ascii="Times New Roman" w:hAnsi="Times New Roman"/>
                <w:b/>
                <w:bCs/>
                <w:lang w:val="en-GB"/>
              </w:rPr>
            </w:pPr>
            <w:r w:rsidRPr="00803ADF">
              <w:rPr>
                <w:rFonts w:ascii="Times New Roman" w:hAnsi="Times New Roman"/>
                <w:b/>
                <w:bCs/>
                <w:lang w:val="en-GB"/>
              </w:rPr>
              <w:t>SDU</w:t>
            </w:r>
          </w:p>
        </w:tc>
      </w:tr>
      <w:tr w:rsidR="002F541B" w:rsidRPr="00803ADF" w14:paraId="3D667366" w14:textId="77777777" w:rsidTr="002F541B">
        <w:trPr>
          <w:cantSplit/>
          <w:trHeight w:val="397"/>
        </w:trPr>
        <w:tc>
          <w:tcPr>
            <w:tcW w:w="2422" w:type="dxa"/>
            <w:shd w:val="clear" w:color="auto" w:fill="F2F2F2" w:themeFill="background1" w:themeFillShade="F2"/>
            <w:vAlign w:val="center"/>
          </w:tcPr>
          <w:p w14:paraId="6F65DF78" w14:textId="77777777" w:rsidR="002F541B" w:rsidRPr="00803ADF" w:rsidRDefault="002F541B" w:rsidP="00CB2B72">
            <w:pPr>
              <w:rPr>
                <w:rFonts w:ascii="Times New Roman" w:hAnsi="Times New Roman"/>
                <w:b/>
                <w:lang w:val="en-GB"/>
              </w:rPr>
            </w:pPr>
            <w:r w:rsidRPr="00803ADF">
              <w:rPr>
                <w:rFonts w:ascii="Times New Roman" w:hAnsi="Times New Roman"/>
                <w:b/>
                <w:lang w:val="en-GB"/>
              </w:rPr>
              <w:t>Work package title</w:t>
            </w:r>
          </w:p>
        </w:tc>
        <w:tc>
          <w:tcPr>
            <w:tcW w:w="7658" w:type="dxa"/>
            <w:gridSpan w:val="10"/>
            <w:vAlign w:val="center"/>
          </w:tcPr>
          <w:p w14:paraId="323AF73B" w14:textId="4D000830" w:rsidR="002F541B" w:rsidRPr="00803ADF" w:rsidRDefault="002F541B" w:rsidP="00CB2B72">
            <w:pPr>
              <w:rPr>
                <w:rFonts w:ascii="Times New Roman" w:hAnsi="Times New Roman"/>
                <w:lang w:val="en-GB"/>
              </w:rPr>
            </w:pPr>
            <w:r w:rsidRPr="00803ADF">
              <w:rPr>
                <w:rFonts w:ascii="Times New Roman" w:hAnsi="Times New Roman"/>
                <w:lang w:val="en-GB"/>
              </w:rPr>
              <w:t>Exploitation, Dissemination and Communication</w:t>
            </w:r>
          </w:p>
        </w:tc>
      </w:tr>
      <w:tr w:rsidR="00A34E1B" w:rsidRPr="00803ADF" w14:paraId="1C85ECBC" w14:textId="77777777" w:rsidTr="002F541B">
        <w:trPr>
          <w:gridAfter w:val="1"/>
          <w:wAfter w:w="13" w:type="dxa"/>
          <w:cantSplit/>
          <w:trHeight w:val="397"/>
        </w:trPr>
        <w:tc>
          <w:tcPr>
            <w:tcW w:w="2422" w:type="dxa"/>
            <w:shd w:val="clear" w:color="auto" w:fill="F2F2F2" w:themeFill="background1" w:themeFillShade="F2"/>
            <w:vAlign w:val="center"/>
          </w:tcPr>
          <w:p w14:paraId="68B52FD4" w14:textId="77777777" w:rsidR="00A34E1B" w:rsidRPr="00803ADF" w:rsidRDefault="00A34E1B" w:rsidP="00CB2B72">
            <w:pPr>
              <w:ind w:left="1191" w:hanging="1191"/>
              <w:rPr>
                <w:rFonts w:ascii="Times New Roman" w:hAnsi="Times New Roman"/>
                <w:b/>
                <w:lang w:val="en-GB"/>
              </w:rPr>
            </w:pPr>
            <w:r w:rsidRPr="00803ADF">
              <w:rPr>
                <w:rFonts w:ascii="Times New Roman" w:hAnsi="Times New Roman"/>
                <w:b/>
                <w:lang w:val="en-GB"/>
              </w:rPr>
              <w:t>Participant number</w:t>
            </w:r>
          </w:p>
        </w:tc>
        <w:tc>
          <w:tcPr>
            <w:tcW w:w="844" w:type="dxa"/>
            <w:vAlign w:val="center"/>
          </w:tcPr>
          <w:p w14:paraId="09F8C4E4"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1</w:t>
            </w:r>
          </w:p>
        </w:tc>
        <w:tc>
          <w:tcPr>
            <w:tcW w:w="843" w:type="dxa"/>
            <w:vAlign w:val="center"/>
          </w:tcPr>
          <w:p w14:paraId="27A60F62"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2</w:t>
            </w:r>
          </w:p>
        </w:tc>
        <w:tc>
          <w:tcPr>
            <w:tcW w:w="844" w:type="dxa"/>
            <w:vAlign w:val="center"/>
          </w:tcPr>
          <w:p w14:paraId="28A8F10E"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3</w:t>
            </w:r>
          </w:p>
        </w:tc>
        <w:tc>
          <w:tcPr>
            <w:tcW w:w="850" w:type="dxa"/>
            <w:vAlign w:val="center"/>
          </w:tcPr>
          <w:p w14:paraId="74346061"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4</w:t>
            </w:r>
          </w:p>
        </w:tc>
        <w:tc>
          <w:tcPr>
            <w:tcW w:w="856" w:type="dxa"/>
            <w:vAlign w:val="center"/>
          </w:tcPr>
          <w:p w14:paraId="18624F38"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5</w:t>
            </w:r>
          </w:p>
        </w:tc>
        <w:tc>
          <w:tcPr>
            <w:tcW w:w="849" w:type="dxa"/>
            <w:vAlign w:val="center"/>
          </w:tcPr>
          <w:p w14:paraId="0E85D311" w14:textId="77777777" w:rsidR="00A34E1B" w:rsidRPr="00CA051A" w:rsidRDefault="00A34E1B" w:rsidP="00CB2B72">
            <w:pPr>
              <w:jc w:val="center"/>
              <w:rPr>
                <w:rFonts w:ascii="Times New Roman" w:hAnsi="Times New Roman"/>
                <w:lang w:val="en-GB"/>
              </w:rPr>
            </w:pPr>
            <w:r w:rsidRPr="00CA051A">
              <w:rPr>
                <w:rFonts w:ascii="Times New Roman" w:hAnsi="Times New Roman"/>
                <w:lang w:val="en-GB"/>
              </w:rPr>
              <w:t>6</w:t>
            </w:r>
          </w:p>
        </w:tc>
        <w:tc>
          <w:tcPr>
            <w:tcW w:w="853" w:type="dxa"/>
            <w:vAlign w:val="center"/>
          </w:tcPr>
          <w:p w14:paraId="3EFEDDBC" w14:textId="77777777" w:rsidR="00A34E1B" w:rsidRPr="00CA051A" w:rsidRDefault="00A34E1B" w:rsidP="00CB2B72">
            <w:pPr>
              <w:jc w:val="center"/>
              <w:rPr>
                <w:rFonts w:ascii="Times New Roman" w:hAnsi="Times New Roman"/>
                <w:b/>
                <w:bCs/>
                <w:lang w:val="en-GB"/>
              </w:rPr>
            </w:pPr>
            <w:r w:rsidRPr="00CA051A">
              <w:rPr>
                <w:rFonts w:ascii="Times New Roman" w:hAnsi="Times New Roman"/>
                <w:b/>
                <w:bCs/>
                <w:lang w:val="en-GB"/>
              </w:rPr>
              <w:t>7</w:t>
            </w:r>
          </w:p>
        </w:tc>
        <w:tc>
          <w:tcPr>
            <w:tcW w:w="856" w:type="dxa"/>
            <w:vAlign w:val="center"/>
          </w:tcPr>
          <w:p w14:paraId="528D55BB"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8</w:t>
            </w:r>
          </w:p>
        </w:tc>
        <w:tc>
          <w:tcPr>
            <w:tcW w:w="850" w:type="dxa"/>
            <w:vAlign w:val="center"/>
          </w:tcPr>
          <w:p w14:paraId="131EB802" w14:textId="77777777" w:rsidR="00A34E1B" w:rsidRPr="00803ADF" w:rsidRDefault="00A34E1B" w:rsidP="00CB2B72">
            <w:pPr>
              <w:jc w:val="center"/>
              <w:rPr>
                <w:rFonts w:ascii="Times New Roman" w:hAnsi="Times New Roman"/>
                <w:lang w:val="en-GB"/>
              </w:rPr>
            </w:pPr>
            <w:r w:rsidRPr="00803ADF">
              <w:rPr>
                <w:rFonts w:ascii="Times New Roman" w:hAnsi="Times New Roman"/>
                <w:lang w:val="en-GB"/>
              </w:rPr>
              <w:t>9</w:t>
            </w:r>
          </w:p>
        </w:tc>
      </w:tr>
      <w:tr w:rsidR="00CA051A" w:rsidRPr="00803ADF" w14:paraId="21A937E0" w14:textId="77777777" w:rsidTr="002F541B">
        <w:trPr>
          <w:gridAfter w:val="1"/>
          <w:wAfter w:w="13" w:type="dxa"/>
          <w:cantSplit/>
          <w:trHeight w:val="397"/>
        </w:trPr>
        <w:tc>
          <w:tcPr>
            <w:tcW w:w="2422" w:type="dxa"/>
            <w:shd w:val="clear" w:color="auto" w:fill="F2F2F2" w:themeFill="background1" w:themeFillShade="F2"/>
            <w:vAlign w:val="center"/>
          </w:tcPr>
          <w:p w14:paraId="58D7B120" w14:textId="77777777" w:rsidR="00CA051A" w:rsidRPr="00803ADF" w:rsidRDefault="00CA051A" w:rsidP="00CA051A">
            <w:pPr>
              <w:rPr>
                <w:rFonts w:ascii="Times New Roman" w:hAnsi="Times New Roman"/>
                <w:b/>
                <w:lang w:val="en-GB"/>
              </w:rPr>
            </w:pPr>
            <w:r w:rsidRPr="00803ADF">
              <w:rPr>
                <w:rFonts w:ascii="Times New Roman" w:hAnsi="Times New Roman"/>
                <w:b/>
                <w:lang w:val="en-GB"/>
              </w:rPr>
              <w:t>Short name of participant</w:t>
            </w:r>
          </w:p>
        </w:tc>
        <w:tc>
          <w:tcPr>
            <w:tcW w:w="844" w:type="dxa"/>
            <w:vAlign w:val="center"/>
          </w:tcPr>
          <w:p w14:paraId="65B307BE" w14:textId="77777777" w:rsidR="00CA051A" w:rsidRPr="00803ADF" w:rsidRDefault="00CA051A" w:rsidP="00CA051A">
            <w:pPr>
              <w:jc w:val="center"/>
              <w:rPr>
                <w:rFonts w:ascii="Times New Roman" w:hAnsi="Times New Roman"/>
                <w:lang w:val="en-GB"/>
              </w:rPr>
            </w:pPr>
            <w:r w:rsidRPr="00803ADF">
              <w:rPr>
                <w:rFonts w:ascii="Times New Roman" w:hAnsi="Times New Roman"/>
                <w:lang w:val="en-GB"/>
              </w:rPr>
              <w:t>UVA</w:t>
            </w:r>
          </w:p>
        </w:tc>
        <w:tc>
          <w:tcPr>
            <w:tcW w:w="843" w:type="dxa"/>
            <w:vAlign w:val="center"/>
          </w:tcPr>
          <w:p w14:paraId="203CEC2D" w14:textId="19B38CCC" w:rsidR="00CA051A" w:rsidRPr="00803ADF" w:rsidRDefault="00CA051A" w:rsidP="00CA051A">
            <w:pPr>
              <w:jc w:val="center"/>
              <w:rPr>
                <w:rFonts w:ascii="Times New Roman" w:hAnsi="Times New Roman"/>
                <w:lang w:val="en-GB"/>
              </w:rPr>
            </w:pPr>
            <w:r>
              <w:rPr>
                <w:rFonts w:ascii="Times New Roman" w:hAnsi="Times New Roman"/>
                <w:lang w:val="en-GB"/>
              </w:rPr>
              <w:t>SWPS</w:t>
            </w:r>
          </w:p>
        </w:tc>
        <w:tc>
          <w:tcPr>
            <w:tcW w:w="844" w:type="dxa"/>
            <w:vAlign w:val="center"/>
          </w:tcPr>
          <w:p w14:paraId="5C3D4041" w14:textId="1A427D11" w:rsidR="00CA051A" w:rsidRPr="00803ADF" w:rsidRDefault="00CA051A" w:rsidP="00CA051A">
            <w:pPr>
              <w:jc w:val="center"/>
              <w:rPr>
                <w:rFonts w:ascii="Times New Roman" w:hAnsi="Times New Roman"/>
                <w:lang w:val="en-GB"/>
              </w:rPr>
            </w:pPr>
            <w:r>
              <w:rPr>
                <w:rFonts w:ascii="Times New Roman" w:hAnsi="Times New Roman"/>
                <w:lang w:val="en-GB"/>
              </w:rPr>
              <w:t>UNCL</w:t>
            </w:r>
          </w:p>
        </w:tc>
        <w:tc>
          <w:tcPr>
            <w:tcW w:w="850" w:type="dxa"/>
            <w:vAlign w:val="center"/>
          </w:tcPr>
          <w:p w14:paraId="34D6E983" w14:textId="2C94E8AD" w:rsidR="00CA051A" w:rsidRPr="00803ADF" w:rsidRDefault="00CA051A" w:rsidP="00CA051A">
            <w:pPr>
              <w:jc w:val="center"/>
              <w:rPr>
                <w:rFonts w:ascii="Times New Roman" w:hAnsi="Times New Roman"/>
                <w:lang w:val="en-GB"/>
              </w:rPr>
            </w:pPr>
            <w:r>
              <w:rPr>
                <w:rFonts w:ascii="Times New Roman" w:hAnsi="Times New Roman"/>
                <w:lang w:val="en-GB"/>
              </w:rPr>
              <w:t>LSE</w:t>
            </w:r>
          </w:p>
        </w:tc>
        <w:tc>
          <w:tcPr>
            <w:tcW w:w="856" w:type="dxa"/>
            <w:vAlign w:val="center"/>
          </w:tcPr>
          <w:p w14:paraId="33C90FA5" w14:textId="3DF953F8" w:rsidR="00CA051A" w:rsidRPr="00803ADF" w:rsidRDefault="00CA051A" w:rsidP="00CA051A">
            <w:pPr>
              <w:jc w:val="center"/>
              <w:rPr>
                <w:rFonts w:ascii="Times New Roman" w:hAnsi="Times New Roman"/>
                <w:lang w:val="en-GB"/>
              </w:rPr>
            </w:pPr>
            <w:r w:rsidRPr="00803ADF">
              <w:rPr>
                <w:rFonts w:ascii="Times New Roman" w:hAnsi="Times New Roman"/>
                <w:lang w:val="en-GB"/>
              </w:rPr>
              <w:t>GESIS</w:t>
            </w:r>
          </w:p>
        </w:tc>
        <w:tc>
          <w:tcPr>
            <w:tcW w:w="849" w:type="dxa"/>
            <w:vAlign w:val="center"/>
          </w:tcPr>
          <w:p w14:paraId="436A0A9A" w14:textId="0FE28F7E" w:rsidR="00CA051A" w:rsidRPr="00803ADF" w:rsidRDefault="00CA051A" w:rsidP="00CA051A">
            <w:pPr>
              <w:jc w:val="center"/>
              <w:rPr>
                <w:rFonts w:ascii="Times New Roman" w:hAnsi="Times New Roman"/>
                <w:b/>
                <w:bCs/>
                <w:lang w:val="en-GB"/>
              </w:rPr>
            </w:pPr>
            <w:r w:rsidRPr="00803ADF">
              <w:rPr>
                <w:rFonts w:ascii="Times New Roman" w:hAnsi="Times New Roman"/>
                <w:lang w:val="en-GB"/>
              </w:rPr>
              <w:t>UCLB</w:t>
            </w:r>
          </w:p>
        </w:tc>
        <w:tc>
          <w:tcPr>
            <w:tcW w:w="853" w:type="dxa"/>
            <w:vAlign w:val="center"/>
          </w:tcPr>
          <w:p w14:paraId="562591BB" w14:textId="13D22909" w:rsidR="00CA051A" w:rsidRPr="00CA051A" w:rsidRDefault="00CA051A" w:rsidP="00CA051A">
            <w:pPr>
              <w:jc w:val="center"/>
              <w:rPr>
                <w:rFonts w:ascii="Times New Roman" w:hAnsi="Times New Roman"/>
                <w:b/>
                <w:bCs/>
                <w:lang w:val="en-GB"/>
              </w:rPr>
            </w:pPr>
            <w:r w:rsidRPr="00CA051A">
              <w:rPr>
                <w:rFonts w:ascii="Times New Roman" w:hAnsi="Times New Roman"/>
                <w:b/>
                <w:bCs/>
                <w:lang w:val="en-GB"/>
              </w:rPr>
              <w:t>SDU</w:t>
            </w:r>
          </w:p>
        </w:tc>
        <w:tc>
          <w:tcPr>
            <w:tcW w:w="856" w:type="dxa"/>
            <w:vAlign w:val="center"/>
          </w:tcPr>
          <w:p w14:paraId="7A54A053" w14:textId="3786BFAD" w:rsidR="00CA051A" w:rsidRPr="00803ADF" w:rsidRDefault="00747CC6" w:rsidP="00CA051A">
            <w:pPr>
              <w:jc w:val="center"/>
              <w:rPr>
                <w:rFonts w:ascii="Times New Roman" w:hAnsi="Times New Roman"/>
                <w:lang w:val="en-GB"/>
              </w:rPr>
            </w:pPr>
            <w:r>
              <w:rPr>
                <w:rFonts w:ascii="Times New Roman" w:hAnsi="Times New Roman"/>
                <w:lang w:val="en-GB"/>
              </w:rPr>
              <w:t>FNSP</w:t>
            </w:r>
          </w:p>
        </w:tc>
        <w:tc>
          <w:tcPr>
            <w:tcW w:w="850" w:type="dxa"/>
            <w:vAlign w:val="center"/>
          </w:tcPr>
          <w:p w14:paraId="1B9797DA" w14:textId="289A9344" w:rsidR="00CA051A" w:rsidRPr="00803ADF" w:rsidRDefault="00CA051A" w:rsidP="00CA051A">
            <w:pPr>
              <w:jc w:val="center"/>
              <w:rPr>
                <w:rFonts w:ascii="Times New Roman" w:hAnsi="Times New Roman"/>
                <w:lang w:val="en-GB"/>
              </w:rPr>
            </w:pPr>
            <w:r w:rsidRPr="00803ADF">
              <w:rPr>
                <w:rFonts w:ascii="Times New Roman" w:hAnsi="Times New Roman"/>
                <w:lang w:val="en-GB"/>
              </w:rPr>
              <w:t>CEPS</w:t>
            </w:r>
          </w:p>
        </w:tc>
      </w:tr>
      <w:tr w:rsidR="00A34E1B" w:rsidRPr="00803ADF" w14:paraId="6118C398" w14:textId="77777777" w:rsidTr="002F541B">
        <w:trPr>
          <w:gridAfter w:val="1"/>
          <w:wAfter w:w="13" w:type="dxa"/>
          <w:cantSplit/>
          <w:trHeight w:val="397"/>
        </w:trPr>
        <w:tc>
          <w:tcPr>
            <w:tcW w:w="2422" w:type="dxa"/>
            <w:shd w:val="clear" w:color="auto" w:fill="F2F2F2" w:themeFill="background1" w:themeFillShade="F2"/>
            <w:vAlign w:val="center"/>
          </w:tcPr>
          <w:p w14:paraId="73D15042" w14:textId="77777777" w:rsidR="00A34E1B" w:rsidRPr="00803ADF" w:rsidRDefault="00A34E1B" w:rsidP="00CB2B72">
            <w:pPr>
              <w:rPr>
                <w:rFonts w:ascii="Times New Roman" w:hAnsi="Times New Roman"/>
                <w:b/>
                <w:lang w:val="en-GB"/>
              </w:rPr>
            </w:pPr>
            <w:r w:rsidRPr="00803ADF">
              <w:rPr>
                <w:rFonts w:ascii="Times New Roman" w:hAnsi="Times New Roman"/>
                <w:b/>
                <w:lang w:val="en-GB"/>
              </w:rPr>
              <w:t>Person months per participant:</w:t>
            </w:r>
          </w:p>
        </w:tc>
        <w:tc>
          <w:tcPr>
            <w:tcW w:w="844" w:type="dxa"/>
            <w:vAlign w:val="center"/>
          </w:tcPr>
          <w:p w14:paraId="4000E38C" w14:textId="1BE82A5E" w:rsidR="00A34E1B" w:rsidRPr="00CA4DF2" w:rsidRDefault="00CA4DF2" w:rsidP="00CB2B72">
            <w:pPr>
              <w:jc w:val="center"/>
              <w:rPr>
                <w:rFonts w:ascii="Times New Roman" w:hAnsi="Times New Roman"/>
                <w:lang w:val="en-GB"/>
              </w:rPr>
            </w:pPr>
            <w:r w:rsidRPr="00CA4DF2">
              <w:rPr>
                <w:rFonts w:ascii="Times New Roman" w:hAnsi="Times New Roman"/>
                <w:lang w:val="en-GB"/>
              </w:rPr>
              <w:t>4.6</w:t>
            </w:r>
          </w:p>
        </w:tc>
        <w:tc>
          <w:tcPr>
            <w:tcW w:w="843" w:type="dxa"/>
            <w:vAlign w:val="center"/>
          </w:tcPr>
          <w:p w14:paraId="7D26372A" w14:textId="3878E18B" w:rsidR="00A34E1B" w:rsidRPr="00803ADF" w:rsidRDefault="00CA4DF2" w:rsidP="00CB2B72">
            <w:pPr>
              <w:jc w:val="center"/>
              <w:rPr>
                <w:rFonts w:ascii="Times New Roman" w:hAnsi="Times New Roman"/>
                <w:lang w:val="en-GB"/>
              </w:rPr>
            </w:pPr>
            <w:r>
              <w:rPr>
                <w:rFonts w:ascii="Times New Roman" w:hAnsi="Times New Roman"/>
                <w:lang w:val="en-GB"/>
              </w:rPr>
              <w:t>1</w:t>
            </w:r>
          </w:p>
        </w:tc>
        <w:tc>
          <w:tcPr>
            <w:tcW w:w="844" w:type="dxa"/>
            <w:vAlign w:val="center"/>
          </w:tcPr>
          <w:p w14:paraId="3E1F4723" w14:textId="10715A2E" w:rsidR="00A34E1B" w:rsidRPr="00803ADF" w:rsidRDefault="00CA4DF2" w:rsidP="00CB2B72">
            <w:pPr>
              <w:jc w:val="center"/>
              <w:rPr>
                <w:rFonts w:ascii="Times New Roman" w:hAnsi="Times New Roman"/>
                <w:lang w:val="en-GB"/>
              </w:rPr>
            </w:pPr>
            <w:r>
              <w:rPr>
                <w:rFonts w:ascii="Times New Roman" w:hAnsi="Times New Roman"/>
                <w:lang w:val="en-GB"/>
              </w:rPr>
              <w:t>1</w:t>
            </w:r>
          </w:p>
        </w:tc>
        <w:tc>
          <w:tcPr>
            <w:tcW w:w="850" w:type="dxa"/>
            <w:vAlign w:val="center"/>
          </w:tcPr>
          <w:p w14:paraId="50F8CD60" w14:textId="679D5187" w:rsidR="00A34E1B" w:rsidRPr="00803ADF" w:rsidRDefault="00CA4DF2" w:rsidP="00CB2B72">
            <w:pPr>
              <w:jc w:val="center"/>
              <w:rPr>
                <w:rFonts w:ascii="Times New Roman" w:hAnsi="Times New Roman"/>
                <w:lang w:val="en-GB"/>
              </w:rPr>
            </w:pPr>
            <w:r>
              <w:rPr>
                <w:rFonts w:ascii="Times New Roman" w:hAnsi="Times New Roman"/>
                <w:lang w:val="en-GB"/>
              </w:rPr>
              <w:t>1</w:t>
            </w:r>
          </w:p>
        </w:tc>
        <w:tc>
          <w:tcPr>
            <w:tcW w:w="856" w:type="dxa"/>
            <w:vAlign w:val="center"/>
          </w:tcPr>
          <w:p w14:paraId="73EBB689" w14:textId="194D9870" w:rsidR="00A34E1B" w:rsidRPr="00803ADF" w:rsidRDefault="00CA4DF2" w:rsidP="00CB2B72">
            <w:pPr>
              <w:jc w:val="center"/>
              <w:rPr>
                <w:rFonts w:ascii="Times New Roman" w:hAnsi="Times New Roman"/>
                <w:lang w:val="en-GB"/>
              </w:rPr>
            </w:pPr>
            <w:r>
              <w:rPr>
                <w:rFonts w:ascii="Times New Roman" w:hAnsi="Times New Roman"/>
                <w:lang w:val="en-GB"/>
              </w:rPr>
              <w:t>1</w:t>
            </w:r>
          </w:p>
        </w:tc>
        <w:tc>
          <w:tcPr>
            <w:tcW w:w="849" w:type="dxa"/>
            <w:vAlign w:val="center"/>
          </w:tcPr>
          <w:p w14:paraId="34C69DBB" w14:textId="64ADE1F8" w:rsidR="00A34E1B" w:rsidRPr="00803ADF" w:rsidRDefault="00B24510" w:rsidP="00CB2B72">
            <w:pPr>
              <w:jc w:val="center"/>
              <w:rPr>
                <w:rFonts w:ascii="Times New Roman" w:hAnsi="Times New Roman"/>
                <w:lang w:val="en-GB"/>
              </w:rPr>
            </w:pPr>
            <w:r>
              <w:rPr>
                <w:rFonts w:ascii="Times New Roman" w:hAnsi="Times New Roman"/>
                <w:lang w:val="en-GB"/>
              </w:rPr>
              <w:t>4</w:t>
            </w:r>
          </w:p>
        </w:tc>
        <w:tc>
          <w:tcPr>
            <w:tcW w:w="853" w:type="dxa"/>
            <w:vAlign w:val="center"/>
          </w:tcPr>
          <w:p w14:paraId="429DE16E" w14:textId="1094D33F" w:rsidR="00A34E1B" w:rsidRPr="00803ADF" w:rsidRDefault="00CA4DF2" w:rsidP="00CB2B72">
            <w:pPr>
              <w:jc w:val="center"/>
              <w:rPr>
                <w:rFonts w:ascii="Times New Roman" w:hAnsi="Times New Roman"/>
                <w:lang w:val="en-GB"/>
              </w:rPr>
            </w:pPr>
            <w:r>
              <w:rPr>
                <w:rFonts w:ascii="Times New Roman" w:hAnsi="Times New Roman"/>
                <w:lang w:val="en-GB"/>
              </w:rPr>
              <w:t>15</w:t>
            </w:r>
          </w:p>
        </w:tc>
        <w:tc>
          <w:tcPr>
            <w:tcW w:w="856" w:type="dxa"/>
            <w:vAlign w:val="center"/>
          </w:tcPr>
          <w:p w14:paraId="3DDE1247" w14:textId="50DDC5D8" w:rsidR="00A34E1B" w:rsidRPr="00803ADF" w:rsidRDefault="00CA4DF2" w:rsidP="00CB2B72">
            <w:pPr>
              <w:jc w:val="center"/>
              <w:rPr>
                <w:rFonts w:ascii="Times New Roman" w:hAnsi="Times New Roman"/>
                <w:lang w:val="en-GB"/>
              </w:rPr>
            </w:pPr>
            <w:r>
              <w:rPr>
                <w:rFonts w:ascii="Times New Roman" w:hAnsi="Times New Roman"/>
                <w:lang w:val="en-GB"/>
              </w:rPr>
              <w:t>1</w:t>
            </w:r>
          </w:p>
        </w:tc>
        <w:tc>
          <w:tcPr>
            <w:tcW w:w="850" w:type="dxa"/>
            <w:vAlign w:val="center"/>
          </w:tcPr>
          <w:p w14:paraId="0B6FF50E" w14:textId="5CBDC54D" w:rsidR="00A34E1B" w:rsidRPr="00803ADF" w:rsidRDefault="00C01B53" w:rsidP="00CB2B72">
            <w:pPr>
              <w:jc w:val="center"/>
              <w:rPr>
                <w:rFonts w:ascii="Times New Roman" w:hAnsi="Times New Roman"/>
                <w:lang w:val="en-GB"/>
              </w:rPr>
            </w:pPr>
            <w:r>
              <w:rPr>
                <w:rFonts w:ascii="Times New Roman" w:hAnsi="Times New Roman"/>
                <w:lang w:val="en-GB"/>
              </w:rPr>
              <w:t>6</w:t>
            </w:r>
          </w:p>
        </w:tc>
      </w:tr>
      <w:tr w:rsidR="00A34E1B" w:rsidRPr="00803ADF" w14:paraId="230740C3" w14:textId="77777777" w:rsidTr="00896296">
        <w:trPr>
          <w:gridAfter w:val="1"/>
          <w:wAfter w:w="13" w:type="dxa"/>
          <w:cantSplit/>
          <w:trHeight w:val="397"/>
        </w:trPr>
        <w:tc>
          <w:tcPr>
            <w:tcW w:w="2422" w:type="dxa"/>
            <w:shd w:val="clear" w:color="auto" w:fill="F2F2F2" w:themeFill="background1" w:themeFillShade="F2"/>
            <w:vAlign w:val="center"/>
          </w:tcPr>
          <w:p w14:paraId="0E149030" w14:textId="77777777" w:rsidR="00A34E1B" w:rsidRPr="00803ADF" w:rsidRDefault="00A34E1B" w:rsidP="00CB2B72">
            <w:pPr>
              <w:ind w:left="1191" w:hanging="1191"/>
              <w:rPr>
                <w:rFonts w:ascii="Times New Roman" w:hAnsi="Times New Roman"/>
                <w:b/>
                <w:lang w:val="en-GB"/>
              </w:rPr>
            </w:pPr>
            <w:r w:rsidRPr="00803ADF">
              <w:rPr>
                <w:rFonts w:ascii="Times New Roman" w:hAnsi="Times New Roman"/>
                <w:b/>
                <w:lang w:val="en-GB"/>
              </w:rPr>
              <w:t>Start month</w:t>
            </w:r>
          </w:p>
        </w:tc>
        <w:tc>
          <w:tcPr>
            <w:tcW w:w="844" w:type="dxa"/>
            <w:vAlign w:val="center"/>
          </w:tcPr>
          <w:p w14:paraId="45EC3F7A" w14:textId="77777777" w:rsidR="00A34E1B" w:rsidRPr="00803ADF" w:rsidRDefault="00A34E1B" w:rsidP="00CB2B72">
            <w:pPr>
              <w:jc w:val="right"/>
              <w:rPr>
                <w:rFonts w:ascii="Times New Roman" w:hAnsi="Times New Roman"/>
                <w:lang w:val="en-GB"/>
              </w:rPr>
            </w:pPr>
            <w:r w:rsidRPr="00803ADF">
              <w:rPr>
                <w:rFonts w:ascii="Times New Roman" w:hAnsi="Times New Roman"/>
                <w:lang w:val="en-GB"/>
              </w:rPr>
              <w:t>1</w:t>
            </w:r>
          </w:p>
        </w:tc>
        <w:tc>
          <w:tcPr>
            <w:tcW w:w="5095" w:type="dxa"/>
            <w:gridSpan w:val="6"/>
            <w:shd w:val="clear" w:color="auto" w:fill="F2F2F2" w:themeFill="background1" w:themeFillShade="F2"/>
            <w:vAlign w:val="center"/>
          </w:tcPr>
          <w:p w14:paraId="134C1473" w14:textId="77777777" w:rsidR="00A34E1B" w:rsidRPr="00803ADF" w:rsidRDefault="00A34E1B" w:rsidP="00CB2B72">
            <w:pPr>
              <w:rPr>
                <w:rFonts w:ascii="Times New Roman" w:hAnsi="Times New Roman"/>
                <w:lang w:val="en-GB"/>
              </w:rPr>
            </w:pPr>
            <w:r w:rsidRPr="00803ADF">
              <w:rPr>
                <w:rFonts w:ascii="Times New Roman" w:hAnsi="Times New Roman"/>
                <w:b/>
                <w:lang w:val="en-GB"/>
              </w:rPr>
              <w:t>End month</w:t>
            </w:r>
          </w:p>
        </w:tc>
        <w:tc>
          <w:tcPr>
            <w:tcW w:w="1706" w:type="dxa"/>
            <w:gridSpan w:val="2"/>
            <w:vAlign w:val="center"/>
          </w:tcPr>
          <w:p w14:paraId="68B92D2F" w14:textId="77777777" w:rsidR="00A34E1B" w:rsidRPr="00803ADF" w:rsidRDefault="00A34E1B" w:rsidP="00CB2B72">
            <w:pPr>
              <w:jc w:val="right"/>
              <w:rPr>
                <w:rFonts w:ascii="Times New Roman" w:hAnsi="Times New Roman"/>
                <w:lang w:val="en-GB"/>
              </w:rPr>
            </w:pPr>
            <w:r w:rsidRPr="00803ADF">
              <w:rPr>
                <w:rFonts w:ascii="Times New Roman" w:hAnsi="Times New Roman"/>
                <w:lang w:val="en-GB"/>
              </w:rPr>
              <w:t>48</w:t>
            </w:r>
          </w:p>
        </w:tc>
      </w:tr>
      <w:bookmarkEnd w:id="45"/>
    </w:tbl>
    <w:p w14:paraId="684C46C3" w14:textId="77777777" w:rsidR="00567137" w:rsidRPr="00803ADF" w:rsidRDefault="00567137" w:rsidP="00567137">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567137" w:rsidRPr="00803ADF" w14:paraId="0BFA40E9" w14:textId="77777777" w:rsidTr="00E0761C">
        <w:tc>
          <w:tcPr>
            <w:tcW w:w="10091" w:type="dxa"/>
          </w:tcPr>
          <w:p w14:paraId="455757FB" w14:textId="77777777" w:rsidR="008374AA" w:rsidRPr="00803ADF" w:rsidRDefault="00567137" w:rsidP="008374AA">
            <w:pPr>
              <w:spacing w:before="60" w:after="120"/>
              <w:rPr>
                <w:rFonts w:ascii="Times New Roman" w:hAnsi="Times New Roman"/>
                <w:lang w:val="en-GB"/>
              </w:rPr>
            </w:pPr>
            <w:bookmarkStart w:id="53" w:name="_Hlk82183928"/>
            <w:r w:rsidRPr="00803ADF">
              <w:rPr>
                <w:rFonts w:ascii="Times New Roman" w:hAnsi="Times New Roman"/>
                <w:b/>
                <w:lang w:val="en-GB"/>
              </w:rPr>
              <w:t>Objectives</w:t>
            </w:r>
            <w:r w:rsidRPr="00803ADF">
              <w:rPr>
                <w:rFonts w:ascii="Times New Roman" w:hAnsi="Times New Roman"/>
                <w:lang w:val="en-GB"/>
              </w:rPr>
              <w:t xml:space="preserve"> </w:t>
            </w:r>
          </w:p>
          <w:p w14:paraId="7CF918A2" w14:textId="543A5676" w:rsidR="000158A2" w:rsidRPr="00803ADF" w:rsidRDefault="000158A2" w:rsidP="008374AA">
            <w:pPr>
              <w:spacing w:before="60" w:after="120"/>
              <w:rPr>
                <w:rFonts w:ascii="Times New Roman" w:hAnsi="Times New Roman"/>
                <w:lang w:val="en-GB"/>
              </w:rPr>
            </w:pPr>
            <w:r w:rsidRPr="00803ADF">
              <w:rPr>
                <w:rFonts w:ascii="Times New Roman" w:hAnsi="Times New Roman"/>
                <w:lang w:val="en-GB"/>
              </w:rPr>
              <w:t xml:space="preserve">WP9 is responsible for facilitating </w:t>
            </w:r>
            <w:r w:rsidR="00C613C0">
              <w:rPr>
                <w:rFonts w:ascii="Times New Roman" w:hAnsi="Times New Roman"/>
                <w:lang w:val="en-GB"/>
              </w:rPr>
              <w:t xml:space="preserve">both co-creation and </w:t>
            </w:r>
            <w:r w:rsidRPr="00803ADF">
              <w:rPr>
                <w:rFonts w:ascii="Times New Roman" w:hAnsi="Times New Roman"/>
                <w:lang w:val="en-GB"/>
              </w:rPr>
              <w:t>dissemination and for the effective communication and exploitation of DEMCORE’s results in order to maximise outreach and impact. Its specific objectives are:</w:t>
            </w:r>
          </w:p>
          <w:p w14:paraId="7B3300A0" w14:textId="1D6D26CC" w:rsidR="000158A2" w:rsidRPr="00803ADF" w:rsidRDefault="000158A2" w:rsidP="003013EE">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 xml:space="preserve">Develop </w:t>
            </w:r>
            <w:r w:rsidR="00BF1F98">
              <w:rPr>
                <w:rFonts w:ascii="Times New Roman" w:hAnsi="Times New Roman"/>
                <w:lang w:val="en-GB"/>
              </w:rPr>
              <w:t xml:space="preserve">1) </w:t>
            </w:r>
            <w:r w:rsidRPr="00803ADF">
              <w:rPr>
                <w:rFonts w:ascii="Times New Roman" w:hAnsi="Times New Roman"/>
                <w:lang w:val="en-GB"/>
              </w:rPr>
              <w:t xml:space="preserve">a comprehensive and detailed overview of relevant stakeholders at the EU, national and regional level </w:t>
            </w:r>
            <w:r w:rsidR="00BF1F98">
              <w:rPr>
                <w:rFonts w:ascii="Times New Roman" w:hAnsi="Times New Roman"/>
                <w:lang w:val="en-GB"/>
              </w:rPr>
              <w:t>and</w:t>
            </w:r>
            <w:r w:rsidRPr="00803ADF">
              <w:rPr>
                <w:rFonts w:ascii="Times New Roman" w:hAnsi="Times New Roman"/>
                <w:lang w:val="en-GB"/>
              </w:rPr>
              <w:t xml:space="preserve"> </w:t>
            </w:r>
            <w:r w:rsidR="00BF1F98">
              <w:rPr>
                <w:rFonts w:ascii="Times New Roman" w:hAnsi="Times New Roman"/>
                <w:lang w:val="en-GB"/>
              </w:rPr>
              <w:t xml:space="preserve">2) </w:t>
            </w:r>
            <w:r w:rsidRPr="00803ADF">
              <w:rPr>
                <w:rFonts w:ascii="Times New Roman" w:hAnsi="Times New Roman"/>
                <w:lang w:val="en-GB"/>
              </w:rPr>
              <w:t>a rigorous Impact Plan for the dissemination</w:t>
            </w:r>
            <w:r w:rsidR="00BF1F98">
              <w:rPr>
                <w:rFonts w:ascii="Times New Roman" w:hAnsi="Times New Roman"/>
                <w:lang w:val="en-GB"/>
              </w:rPr>
              <w:t>, communication</w:t>
            </w:r>
            <w:r w:rsidRPr="00803ADF">
              <w:rPr>
                <w:rFonts w:ascii="Times New Roman" w:hAnsi="Times New Roman"/>
                <w:lang w:val="en-GB"/>
              </w:rPr>
              <w:t xml:space="preserve"> and exploitation of </w:t>
            </w:r>
            <w:r w:rsidRPr="00803ADF">
              <w:rPr>
                <w:rFonts w:ascii="Times New Roman" w:hAnsi="Times New Roman"/>
                <w:lang w:val="en-GB"/>
              </w:rPr>
              <w:lastRenderedPageBreak/>
              <w:t xml:space="preserve">results, </w:t>
            </w:r>
            <w:r w:rsidR="00BF1F98" w:rsidRPr="00803ADF">
              <w:rPr>
                <w:rFonts w:ascii="Times New Roman" w:hAnsi="Times New Roman"/>
                <w:lang w:val="en-GB"/>
              </w:rPr>
              <w:t xml:space="preserve">alongside </w:t>
            </w:r>
            <w:r w:rsidRPr="00803ADF">
              <w:rPr>
                <w:rFonts w:ascii="Times New Roman" w:hAnsi="Times New Roman"/>
                <w:lang w:val="en-GB"/>
              </w:rPr>
              <w:t>co-creation</w:t>
            </w:r>
            <w:r w:rsidR="008374AA" w:rsidRPr="00803ADF">
              <w:rPr>
                <w:rFonts w:ascii="Times New Roman" w:hAnsi="Times New Roman"/>
                <w:lang w:val="en-GB"/>
              </w:rPr>
              <w:t xml:space="preserve">. </w:t>
            </w:r>
          </w:p>
          <w:p w14:paraId="5464D4A5" w14:textId="562D6D91" w:rsidR="000158A2" w:rsidRPr="00803ADF" w:rsidRDefault="000158A2" w:rsidP="003013EE">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 xml:space="preserve">Raise awareness and generate informed discussion on liberal democracy in Europe </w:t>
            </w:r>
            <w:r w:rsidR="008374AA" w:rsidRPr="00803ADF">
              <w:rPr>
                <w:rFonts w:ascii="Times New Roman" w:hAnsi="Times New Roman"/>
                <w:lang w:val="en-GB"/>
              </w:rPr>
              <w:t xml:space="preserve">among its stakeholders, the media and European citizens. </w:t>
            </w:r>
          </w:p>
          <w:p w14:paraId="5289CEEE" w14:textId="0BCB3AF8" w:rsidR="00DD40CB" w:rsidRPr="00803ADF" w:rsidRDefault="008374AA" w:rsidP="003013EE">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E</w:t>
            </w:r>
            <w:r w:rsidR="000158A2" w:rsidRPr="00803ADF">
              <w:rPr>
                <w:rFonts w:ascii="Times New Roman" w:hAnsi="Times New Roman"/>
                <w:lang w:val="en-GB"/>
              </w:rPr>
              <w:t xml:space="preserve">ffectively monitor </w:t>
            </w:r>
            <w:r w:rsidRPr="00803ADF">
              <w:rPr>
                <w:rFonts w:ascii="Times New Roman" w:hAnsi="Times New Roman"/>
                <w:lang w:val="en-GB"/>
              </w:rPr>
              <w:t>and consult the Advisory Board</w:t>
            </w:r>
            <w:r w:rsidR="00BF1F98">
              <w:rPr>
                <w:rFonts w:ascii="Times New Roman" w:hAnsi="Times New Roman"/>
                <w:lang w:val="en-GB"/>
              </w:rPr>
              <w:t xml:space="preserve"> </w:t>
            </w:r>
            <w:r w:rsidRPr="00803ADF">
              <w:rPr>
                <w:rFonts w:ascii="Times New Roman" w:hAnsi="Times New Roman"/>
                <w:lang w:val="en-GB"/>
              </w:rPr>
              <w:t>on the implementation of DEMCORE’s Impact Plan and adapt the Impact Plan should the need arise.</w:t>
            </w:r>
          </w:p>
          <w:p w14:paraId="08F722AF" w14:textId="725D7192" w:rsidR="00567137" w:rsidRPr="00803ADF" w:rsidRDefault="00DD40CB" w:rsidP="003013EE">
            <w:pPr>
              <w:numPr>
                <w:ilvl w:val="0"/>
                <w:numId w:val="14"/>
              </w:numPr>
              <w:spacing w:before="60" w:after="60"/>
              <w:ind w:left="459" w:hanging="357"/>
              <w:jc w:val="both"/>
              <w:rPr>
                <w:rFonts w:ascii="Times New Roman" w:hAnsi="Times New Roman"/>
                <w:lang w:val="en-GB"/>
              </w:rPr>
            </w:pPr>
            <w:r w:rsidRPr="00803ADF">
              <w:rPr>
                <w:rFonts w:ascii="Times New Roman" w:hAnsi="Times New Roman"/>
                <w:lang w:val="en-GB"/>
              </w:rPr>
              <w:t xml:space="preserve">Coordinate with consortium partners or implement DEMCORE’s major impact activities. </w:t>
            </w:r>
            <w:r w:rsidR="008374AA" w:rsidRPr="00803ADF">
              <w:rPr>
                <w:rFonts w:ascii="Times New Roman" w:hAnsi="Times New Roman"/>
                <w:lang w:val="en-GB"/>
              </w:rPr>
              <w:t xml:space="preserve"> </w:t>
            </w:r>
          </w:p>
        </w:tc>
      </w:tr>
    </w:tbl>
    <w:p w14:paraId="1A98DA00" w14:textId="77777777" w:rsidR="00567137" w:rsidRPr="00803ADF" w:rsidRDefault="00567137" w:rsidP="00567137">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567137" w:rsidRPr="00803ADF" w14:paraId="39B28947" w14:textId="77777777" w:rsidTr="00E0761C">
        <w:tc>
          <w:tcPr>
            <w:tcW w:w="10091" w:type="dxa"/>
          </w:tcPr>
          <w:p w14:paraId="74F0040B" w14:textId="77777777" w:rsidR="00567137" w:rsidRPr="00803ADF" w:rsidRDefault="00567137" w:rsidP="008374AA">
            <w:pPr>
              <w:spacing w:before="60" w:after="120"/>
              <w:jc w:val="both"/>
              <w:rPr>
                <w:rFonts w:ascii="Times New Roman" w:hAnsi="Times New Roman"/>
                <w:lang w:val="en-GB"/>
              </w:rPr>
            </w:pPr>
            <w:r w:rsidRPr="00803ADF">
              <w:rPr>
                <w:rFonts w:ascii="Times New Roman" w:hAnsi="Times New Roman"/>
                <w:b/>
                <w:lang w:val="en-GB"/>
              </w:rPr>
              <w:t>Description of work</w:t>
            </w:r>
            <w:r w:rsidRPr="00803ADF">
              <w:rPr>
                <w:rFonts w:ascii="Times New Roman" w:hAnsi="Times New Roman"/>
                <w:lang w:val="en-GB"/>
              </w:rPr>
              <w:t xml:space="preserve"> (where appropriate, broken down into tasks), lead partner and role of participants</w:t>
            </w:r>
          </w:p>
          <w:p w14:paraId="27579974" w14:textId="78CC2927" w:rsidR="000D51C7" w:rsidRPr="00803ADF" w:rsidRDefault="000D51C7" w:rsidP="00DB4A71">
            <w:pPr>
              <w:spacing w:before="60" w:after="60"/>
              <w:rPr>
                <w:rFonts w:ascii="Times New Roman" w:hAnsi="Times New Roman"/>
                <w:lang w:val="en-GB"/>
              </w:rPr>
            </w:pPr>
            <w:r w:rsidRPr="00803ADF">
              <w:rPr>
                <w:rFonts w:ascii="Times New Roman" w:hAnsi="Times New Roman"/>
                <w:b/>
                <w:bCs/>
                <w:lang w:val="en-GB"/>
              </w:rPr>
              <w:t xml:space="preserve">Task 9.1 Developing and </w:t>
            </w:r>
            <w:r w:rsidR="00C1501F" w:rsidRPr="00803ADF">
              <w:rPr>
                <w:rFonts w:ascii="Times New Roman" w:hAnsi="Times New Roman"/>
                <w:b/>
                <w:lang w:val="en-GB"/>
              </w:rPr>
              <w:t>regularly</w:t>
            </w:r>
            <w:r w:rsidR="00C1501F" w:rsidRPr="00803ADF">
              <w:rPr>
                <w:rFonts w:ascii="Times New Roman" w:hAnsi="Times New Roman"/>
                <w:bCs/>
                <w:lang w:val="en-GB"/>
              </w:rPr>
              <w:t xml:space="preserve"> </w:t>
            </w:r>
            <w:r w:rsidRPr="00803ADF">
              <w:rPr>
                <w:rFonts w:ascii="Times New Roman" w:hAnsi="Times New Roman"/>
                <w:b/>
                <w:bCs/>
                <w:lang w:val="en-GB"/>
              </w:rPr>
              <w:t xml:space="preserve">updating </w:t>
            </w:r>
            <w:r w:rsidR="00945AE6" w:rsidRPr="00803ADF">
              <w:rPr>
                <w:rFonts w:ascii="Times New Roman" w:hAnsi="Times New Roman"/>
                <w:b/>
                <w:bCs/>
                <w:lang w:val="en-GB"/>
              </w:rPr>
              <w:t>detailed Impact Plan</w:t>
            </w:r>
            <w:r w:rsidR="00BF1F98">
              <w:rPr>
                <w:rFonts w:ascii="Times New Roman" w:hAnsi="Times New Roman"/>
                <w:b/>
                <w:bCs/>
                <w:lang w:val="en-GB"/>
              </w:rPr>
              <w:t xml:space="preserve"> </w:t>
            </w:r>
            <w:r w:rsidRPr="00803ADF">
              <w:rPr>
                <w:rFonts w:ascii="Times New Roman" w:hAnsi="Times New Roman"/>
                <w:lang w:val="en-GB"/>
              </w:rPr>
              <w:t xml:space="preserve">(lead </w:t>
            </w:r>
            <w:r w:rsidR="006E07F4">
              <w:rPr>
                <w:rFonts w:ascii="Times New Roman" w:hAnsi="Times New Roman"/>
                <w:lang w:val="en-GB"/>
              </w:rPr>
              <w:t>UVA</w:t>
            </w:r>
            <w:r w:rsidRPr="00803ADF">
              <w:rPr>
                <w:rFonts w:ascii="Times New Roman" w:hAnsi="Times New Roman"/>
                <w:lang w:val="en-GB"/>
              </w:rPr>
              <w:t xml:space="preserve">; partners: </w:t>
            </w:r>
            <w:r w:rsidR="006E07F4">
              <w:rPr>
                <w:rFonts w:ascii="Times New Roman" w:hAnsi="Times New Roman"/>
                <w:lang w:val="en-GB"/>
              </w:rPr>
              <w:t>SDU</w:t>
            </w:r>
            <w:r w:rsidR="00BF1F98">
              <w:rPr>
                <w:rFonts w:ascii="Times New Roman" w:hAnsi="Times New Roman"/>
                <w:lang w:val="en-GB"/>
              </w:rPr>
              <w:t>, CEPS</w:t>
            </w:r>
            <w:r w:rsidRPr="00BF1F98">
              <w:rPr>
                <w:rFonts w:ascii="Times New Roman" w:hAnsi="Times New Roman"/>
                <w:lang w:val="en-GB"/>
              </w:rPr>
              <w:t>;</w:t>
            </w:r>
            <w:r w:rsidRPr="00803ADF">
              <w:rPr>
                <w:rFonts w:ascii="Times New Roman" w:hAnsi="Times New Roman"/>
                <w:lang w:val="en-GB"/>
              </w:rPr>
              <w:t xml:space="preserve"> duration: months 1-48)</w:t>
            </w:r>
            <w:r w:rsidR="0082076C">
              <w:rPr>
                <w:rFonts w:ascii="Times New Roman" w:hAnsi="Times New Roman"/>
                <w:lang w:val="en-GB"/>
              </w:rPr>
              <w:t xml:space="preserve">: </w:t>
            </w:r>
            <w:r w:rsidRPr="00803ADF">
              <w:rPr>
                <w:rFonts w:ascii="Times New Roman" w:hAnsi="Times New Roman"/>
                <w:lang w:val="en-GB"/>
              </w:rPr>
              <w:t>This tasks involves the development of a detailed plan for</w:t>
            </w:r>
            <w:r w:rsidR="008374AA" w:rsidRPr="00803ADF">
              <w:rPr>
                <w:rFonts w:ascii="Times New Roman" w:hAnsi="Times New Roman"/>
                <w:lang w:val="en-GB"/>
              </w:rPr>
              <w:t xml:space="preserve"> </w:t>
            </w:r>
            <w:r w:rsidRPr="00803ADF">
              <w:rPr>
                <w:rFonts w:ascii="Times New Roman" w:hAnsi="Times New Roman"/>
                <w:lang w:val="en-GB"/>
              </w:rPr>
              <w:t xml:space="preserve">dissemination and </w:t>
            </w:r>
            <w:r w:rsidR="006E07F4">
              <w:rPr>
                <w:rFonts w:ascii="Times New Roman" w:hAnsi="Times New Roman"/>
                <w:lang w:val="en-GB"/>
              </w:rPr>
              <w:t>exploi</w:t>
            </w:r>
            <w:r w:rsidR="006E07F4">
              <w:rPr>
                <w:rFonts w:ascii="Times New Roman" w:hAnsi="Times New Roman"/>
                <w:lang w:val="en-GB"/>
              </w:rPr>
              <w:softHyphen/>
            </w:r>
            <w:r w:rsidRPr="00803ADF">
              <w:rPr>
                <w:rFonts w:ascii="Times New Roman" w:hAnsi="Times New Roman"/>
                <w:lang w:val="en-GB"/>
              </w:rPr>
              <w:t>tation</w:t>
            </w:r>
            <w:r w:rsidR="00BF1F98">
              <w:rPr>
                <w:rFonts w:ascii="Times New Roman" w:hAnsi="Times New Roman"/>
                <w:lang w:val="en-GB"/>
              </w:rPr>
              <w:t>,</w:t>
            </w:r>
            <w:r w:rsidRPr="00803ADF">
              <w:rPr>
                <w:rFonts w:ascii="Times New Roman" w:hAnsi="Times New Roman"/>
                <w:lang w:val="en-GB"/>
              </w:rPr>
              <w:t xml:space="preserve"> including communi</w:t>
            </w:r>
            <w:r w:rsidR="00BF1F98">
              <w:rPr>
                <w:rFonts w:ascii="Times New Roman" w:hAnsi="Times New Roman"/>
                <w:lang w:val="en-GB"/>
              </w:rPr>
              <w:softHyphen/>
            </w:r>
            <w:r w:rsidRPr="00803ADF">
              <w:rPr>
                <w:rFonts w:ascii="Times New Roman" w:hAnsi="Times New Roman"/>
                <w:lang w:val="en-GB"/>
              </w:rPr>
              <w:t>cation activities</w:t>
            </w:r>
            <w:r w:rsidR="00BF1F98">
              <w:rPr>
                <w:rFonts w:ascii="Times New Roman" w:hAnsi="Times New Roman"/>
                <w:lang w:val="en-GB"/>
              </w:rPr>
              <w:t xml:space="preserve"> and a stakeholder overview</w:t>
            </w:r>
            <w:r w:rsidRPr="00803ADF">
              <w:rPr>
                <w:rFonts w:ascii="Times New Roman" w:hAnsi="Times New Roman"/>
                <w:lang w:val="en-GB"/>
              </w:rPr>
              <w:t xml:space="preserve"> based on our current plan </w:t>
            </w:r>
            <w:r w:rsidR="006A6754">
              <w:rPr>
                <w:rFonts w:ascii="Times New Roman" w:hAnsi="Times New Roman"/>
                <w:lang w:val="en-GB"/>
              </w:rPr>
              <w:t>(see</w:t>
            </w:r>
            <w:r w:rsidRPr="00803ADF">
              <w:rPr>
                <w:rFonts w:ascii="Times New Roman" w:hAnsi="Times New Roman"/>
                <w:lang w:val="en-GB"/>
              </w:rPr>
              <w:t xml:space="preserve"> 2.2.1</w:t>
            </w:r>
            <w:r w:rsidR="006A6754">
              <w:rPr>
                <w:rFonts w:ascii="Times New Roman" w:hAnsi="Times New Roman"/>
                <w:lang w:val="en-GB"/>
              </w:rPr>
              <w:t>)</w:t>
            </w:r>
            <w:r w:rsidRPr="00803ADF">
              <w:rPr>
                <w:rFonts w:ascii="Times New Roman" w:hAnsi="Times New Roman"/>
                <w:lang w:val="en-GB"/>
              </w:rPr>
              <w:t xml:space="preserve">. </w:t>
            </w:r>
            <w:r w:rsidR="00923996">
              <w:rPr>
                <w:rFonts w:ascii="Times New Roman" w:hAnsi="Times New Roman"/>
                <w:lang w:val="en-GB"/>
              </w:rPr>
              <w:t xml:space="preserve">It </w:t>
            </w:r>
            <w:r w:rsidRPr="00803ADF">
              <w:rPr>
                <w:rFonts w:ascii="Times New Roman" w:hAnsi="Times New Roman"/>
                <w:lang w:val="en-GB"/>
              </w:rPr>
              <w:t xml:space="preserve">will be periodically updated </w:t>
            </w:r>
            <w:r w:rsidR="006A6754">
              <w:rPr>
                <w:rFonts w:ascii="Times New Roman" w:hAnsi="Times New Roman"/>
                <w:lang w:val="en-GB"/>
              </w:rPr>
              <w:t>following</w:t>
            </w:r>
            <w:r w:rsidRPr="00803ADF">
              <w:rPr>
                <w:rFonts w:ascii="Times New Roman" w:hAnsi="Times New Roman"/>
                <w:lang w:val="en-GB"/>
              </w:rPr>
              <w:t xml:space="preserve"> the project’s progress</w:t>
            </w:r>
            <w:r w:rsidR="00923996">
              <w:rPr>
                <w:rFonts w:ascii="Times New Roman" w:hAnsi="Times New Roman"/>
                <w:lang w:val="en-GB"/>
              </w:rPr>
              <w:t xml:space="preserve"> and upon consultation with the Advisory Board</w:t>
            </w:r>
            <w:r w:rsidRPr="00803ADF">
              <w:rPr>
                <w:rFonts w:ascii="Times New Roman" w:hAnsi="Times New Roman"/>
                <w:lang w:val="en-GB"/>
              </w:rPr>
              <w:t>.</w:t>
            </w:r>
          </w:p>
          <w:p w14:paraId="49DEA65F" w14:textId="0A35FFDC" w:rsidR="007C0C14" w:rsidRPr="00803ADF" w:rsidRDefault="007C0C14" w:rsidP="00DB4A71">
            <w:pPr>
              <w:spacing w:before="60" w:after="60"/>
              <w:rPr>
                <w:rFonts w:ascii="Times New Roman" w:hAnsi="Times New Roman"/>
                <w:bCs/>
                <w:lang w:val="en-GB"/>
              </w:rPr>
            </w:pPr>
            <w:r w:rsidRPr="00803ADF">
              <w:rPr>
                <w:rFonts w:ascii="Times New Roman" w:hAnsi="Times New Roman"/>
                <w:b/>
                <w:bCs/>
                <w:lang w:val="en-GB"/>
              </w:rPr>
              <w:t xml:space="preserve">Task 9.2 Building and maintaining a project website </w:t>
            </w:r>
            <w:r w:rsidRPr="00803ADF">
              <w:rPr>
                <w:rFonts w:ascii="Times New Roman" w:hAnsi="Times New Roman"/>
                <w:lang w:val="en-GB"/>
              </w:rPr>
              <w:t>(lead UVA; partners: none; duration: months 1-48)</w:t>
            </w:r>
            <w:r w:rsidR="0082076C">
              <w:rPr>
                <w:rFonts w:ascii="Times New Roman" w:hAnsi="Times New Roman"/>
                <w:lang w:val="en-GB"/>
              </w:rPr>
              <w:t xml:space="preserve">: </w:t>
            </w:r>
            <w:r w:rsidRPr="00803ADF">
              <w:rPr>
                <w:rFonts w:ascii="Times New Roman" w:hAnsi="Times New Roman"/>
                <w:lang w:val="en-GB"/>
              </w:rPr>
              <w:t xml:space="preserve">This tasks involves </w:t>
            </w:r>
            <w:r w:rsidRPr="00803ADF">
              <w:rPr>
                <w:rFonts w:ascii="Times New Roman" w:hAnsi="Times New Roman"/>
                <w:bCs/>
                <w:lang w:val="en-GB"/>
              </w:rPr>
              <w:t>building</w:t>
            </w:r>
            <w:r w:rsidR="00923996">
              <w:rPr>
                <w:rFonts w:ascii="Times New Roman" w:hAnsi="Times New Roman"/>
                <w:bCs/>
                <w:lang w:val="en-GB"/>
              </w:rPr>
              <w:t xml:space="preserve"> and</w:t>
            </w:r>
            <w:r w:rsidRPr="00803ADF">
              <w:rPr>
                <w:rFonts w:ascii="Times New Roman" w:hAnsi="Times New Roman"/>
                <w:bCs/>
                <w:lang w:val="en-GB"/>
              </w:rPr>
              <w:t xml:space="preserve"> </w:t>
            </w:r>
            <w:r w:rsidR="00923996" w:rsidRPr="00803ADF">
              <w:rPr>
                <w:rFonts w:ascii="Times New Roman" w:hAnsi="Times New Roman"/>
                <w:bCs/>
                <w:lang w:val="en-GB"/>
              </w:rPr>
              <w:t xml:space="preserve">maintaining </w:t>
            </w:r>
            <w:r w:rsidRPr="00803ADF">
              <w:rPr>
                <w:rFonts w:ascii="Times New Roman" w:hAnsi="Times New Roman"/>
                <w:bCs/>
                <w:lang w:val="en-GB"/>
              </w:rPr>
              <w:t xml:space="preserve">a project website </w:t>
            </w:r>
            <w:r w:rsidR="00923996">
              <w:rPr>
                <w:rFonts w:ascii="Times New Roman" w:hAnsi="Times New Roman"/>
                <w:bCs/>
                <w:lang w:val="en-GB"/>
              </w:rPr>
              <w:t>(see 2.2.1.2)</w:t>
            </w:r>
            <w:r w:rsidRPr="00803ADF">
              <w:rPr>
                <w:rFonts w:ascii="Times New Roman" w:hAnsi="Times New Roman"/>
                <w:bCs/>
                <w:lang w:val="en-GB"/>
              </w:rPr>
              <w:t>.</w:t>
            </w:r>
          </w:p>
          <w:p w14:paraId="0B70C0B5" w14:textId="54A56061" w:rsidR="007C0C14" w:rsidRPr="00803ADF" w:rsidRDefault="007C0C14" w:rsidP="00DB4A71">
            <w:pPr>
              <w:spacing w:before="60" w:after="60"/>
              <w:rPr>
                <w:rFonts w:ascii="Times New Roman" w:hAnsi="Times New Roman"/>
                <w:bCs/>
                <w:lang w:val="en-GB"/>
              </w:rPr>
            </w:pPr>
            <w:r w:rsidRPr="00803ADF">
              <w:rPr>
                <w:rFonts w:ascii="Times New Roman" w:hAnsi="Times New Roman"/>
                <w:b/>
                <w:bCs/>
                <w:lang w:val="en-GB"/>
              </w:rPr>
              <w:t>Task 9.3 Creating and managing a Twitter</w:t>
            </w:r>
            <w:r w:rsidR="00196774" w:rsidRPr="00803ADF">
              <w:rPr>
                <w:rFonts w:ascii="Times New Roman" w:hAnsi="Times New Roman"/>
                <w:b/>
                <w:bCs/>
                <w:lang w:val="en-GB"/>
              </w:rPr>
              <w:t xml:space="preserve"> account</w:t>
            </w:r>
            <w:r w:rsidRPr="00803ADF">
              <w:rPr>
                <w:rFonts w:ascii="Times New Roman" w:hAnsi="Times New Roman"/>
                <w:b/>
                <w:bCs/>
                <w:lang w:val="en-GB"/>
              </w:rPr>
              <w:t xml:space="preserve"> </w:t>
            </w:r>
            <w:r w:rsidRPr="00803ADF">
              <w:rPr>
                <w:rFonts w:ascii="Times New Roman" w:hAnsi="Times New Roman"/>
                <w:lang w:val="en-GB"/>
              </w:rPr>
              <w:t>(lead UVA; partners: none; duration: months 1-48)</w:t>
            </w:r>
            <w:r w:rsidR="00A03357">
              <w:rPr>
                <w:rFonts w:ascii="Times New Roman" w:hAnsi="Times New Roman"/>
                <w:lang w:val="en-GB"/>
              </w:rPr>
              <w:t xml:space="preserve">: </w:t>
            </w:r>
            <w:r w:rsidRPr="00803ADF">
              <w:rPr>
                <w:rFonts w:ascii="Times New Roman" w:hAnsi="Times New Roman"/>
                <w:lang w:val="en-GB"/>
              </w:rPr>
              <w:t xml:space="preserve">This task involves </w:t>
            </w:r>
            <w:r w:rsidR="00923996">
              <w:rPr>
                <w:rFonts w:ascii="Times New Roman" w:hAnsi="Times New Roman"/>
                <w:bCs/>
                <w:lang w:val="en-GB"/>
              </w:rPr>
              <w:t>creating and managing a Twitter account (see 2.2.1.2)</w:t>
            </w:r>
            <w:r w:rsidR="00923996" w:rsidRPr="00803ADF">
              <w:rPr>
                <w:rFonts w:ascii="Times New Roman" w:hAnsi="Times New Roman"/>
                <w:bCs/>
                <w:lang w:val="en-GB"/>
              </w:rPr>
              <w:t>.</w:t>
            </w:r>
          </w:p>
          <w:p w14:paraId="5F8CA7F9" w14:textId="0C2D090A" w:rsidR="005E2A25" w:rsidRDefault="000E6CA2" w:rsidP="00DB4A71">
            <w:pPr>
              <w:spacing w:before="60" w:after="60"/>
              <w:rPr>
                <w:rFonts w:ascii="Times New Roman" w:hAnsi="Times New Roman"/>
                <w:b/>
                <w:bCs/>
                <w:lang w:val="en-GB"/>
              </w:rPr>
            </w:pPr>
            <w:r w:rsidRPr="00803ADF">
              <w:rPr>
                <w:rFonts w:ascii="Times New Roman" w:hAnsi="Times New Roman"/>
                <w:b/>
                <w:bCs/>
                <w:lang w:val="en-GB"/>
              </w:rPr>
              <w:t xml:space="preserve">Task 9.4 Developing </w:t>
            </w:r>
            <w:r w:rsidR="002E754D">
              <w:rPr>
                <w:rFonts w:ascii="Times New Roman" w:hAnsi="Times New Roman"/>
                <w:b/>
                <w:bCs/>
                <w:lang w:val="en-GB"/>
              </w:rPr>
              <w:t xml:space="preserve">educational </w:t>
            </w:r>
            <w:r w:rsidRPr="00803ADF">
              <w:rPr>
                <w:rFonts w:ascii="Times New Roman" w:hAnsi="Times New Roman"/>
                <w:b/>
                <w:bCs/>
                <w:lang w:val="en-GB"/>
              </w:rPr>
              <w:t>package</w:t>
            </w:r>
            <w:r w:rsidR="00210DC7">
              <w:rPr>
                <w:rFonts w:ascii="Times New Roman" w:hAnsi="Times New Roman"/>
                <w:b/>
                <w:bCs/>
                <w:lang w:val="en-GB"/>
              </w:rPr>
              <w:t xml:space="preserve"> for journalists</w:t>
            </w:r>
            <w:r w:rsidRPr="00803ADF">
              <w:rPr>
                <w:rFonts w:ascii="Times New Roman" w:hAnsi="Times New Roman"/>
                <w:b/>
                <w:bCs/>
                <w:lang w:val="en-GB"/>
              </w:rPr>
              <w:t xml:space="preserve"> </w:t>
            </w:r>
            <w:r w:rsidRPr="00803ADF">
              <w:rPr>
                <w:rFonts w:ascii="Times New Roman" w:hAnsi="Times New Roman"/>
                <w:lang w:val="en-GB"/>
              </w:rPr>
              <w:t xml:space="preserve">(lead SDU; partners: </w:t>
            </w:r>
            <w:r w:rsidR="00C01B53">
              <w:rPr>
                <w:rFonts w:ascii="Times New Roman" w:hAnsi="Times New Roman"/>
                <w:lang w:val="en-GB"/>
              </w:rPr>
              <w:t xml:space="preserve">UVA, </w:t>
            </w:r>
            <w:r w:rsidR="00580F1F">
              <w:rPr>
                <w:rFonts w:ascii="Times New Roman" w:hAnsi="Times New Roman"/>
                <w:lang w:val="en-GB"/>
              </w:rPr>
              <w:t xml:space="preserve">UNCL, LSE, </w:t>
            </w:r>
            <w:r w:rsidR="00C01B53">
              <w:rPr>
                <w:rFonts w:ascii="Times New Roman" w:hAnsi="Times New Roman"/>
                <w:lang w:val="en-GB"/>
              </w:rPr>
              <w:t>UCLB;</w:t>
            </w:r>
            <w:r w:rsidRPr="00803ADF">
              <w:rPr>
                <w:rFonts w:ascii="Times New Roman" w:hAnsi="Times New Roman"/>
                <w:lang w:val="en-GB"/>
              </w:rPr>
              <w:t xml:space="preserve"> duration: months 5-</w:t>
            </w:r>
            <w:commentRangeStart w:id="54"/>
            <w:r w:rsidRPr="00803ADF">
              <w:rPr>
                <w:rFonts w:ascii="Times New Roman" w:hAnsi="Times New Roman"/>
                <w:lang w:val="en-GB"/>
              </w:rPr>
              <w:t>1</w:t>
            </w:r>
            <w:r w:rsidR="00580F1F">
              <w:rPr>
                <w:rFonts w:ascii="Times New Roman" w:hAnsi="Times New Roman"/>
                <w:lang w:val="en-GB"/>
              </w:rPr>
              <w:t>8</w:t>
            </w:r>
            <w:commentRangeEnd w:id="54"/>
            <w:r w:rsidR="00210DC7">
              <w:rPr>
                <w:rStyle w:val="CommentReference"/>
                <w:szCs w:val="20"/>
              </w:rPr>
              <w:commentReference w:id="54"/>
            </w:r>
            <w:r w:rsidRPr="00803ADF">
              <w:rPr>
                <w:rFonts w:ascii="Times New Roman" w:hAnsi="Times New Roman"/>
                <w:lang w:val="en-GB"/>
              </w:rPr>
              <w:t>)</w:t>
            </w:r>
            <w:r w:rsidR="00A03357">
              <w:rPr>
                <w:rFonts w:ascii="Times New Roman" w:hAnsi="Times New Roman"/>
                <w:lang w:val="en-GB"/>
              </w:rPr>
              <w:t xml:space="preserve">: </w:t>
            </w:r>
            <w:r w:rsidR="005E2A25">
              <w:rPr>
                <w:rFonts w:ascii="Times New Roman" w:hAnsi="Times New Roman"/>
                <w:lang w:val="en-GB"/>
              </w:rPr>
              <w:t>We</w:t>
            </w:r>
            <w:r w:rsidR="00580F1F">
              <w:rPr>
                <w:rFonts w:ascii="Times New Roman" w:hAnsi="Times New Roman"/>
                <w:lang w:val="en-GB"/>
              </w:rPr>
              <w:t xml:space="preserve"> will develop an interactive online toolkit together with </w:t>
            </w:r>
            <w:r w:rsidR="00580F1F" w:rsidRPr="0083702A">
              <w:rPr>
                <w:rFonts w:ascii="Times New Roman" w:hAnsi="Times New Roman"/>
                <w:lang w:val="en-GB"/>
              </w:rPr>
              <w:t xml:space="preserve">key news journalists and news executives </w:t>
            </w:r>
            <w:r w:rsidR="00580F1F">
              <w:rPr>
                <w:rFonts w:ascii="Times New Roman" w:hAnsi="Times New Roman"/>
                <w:lang w:val="en-GB"/>
              </w:rPr>
              <w:t>and in consultation with leaders of WPs 3-6</w:t>
            </w:r>
            <w:r w:rsidR="005E2A25">
              <w:rPr>
                <w:rFonts w:ascii="Times New Roman" w:hAnsi="Times New Roman"/>
                <w:lang w:val="en-GB"/>
              </w:rPr>
              <w:t xml:space="preserve"> (see 2.2.1.1). The task involves making an i</w:t>
            </w:r>
            <w:r w:rsidR="005E2A25" w:rsidRPr="005E2A25">
              <w:rPr>
                <w:rFonts w:ascii="Times New Roman" w:hAnsi="Times New Roman"/>
                <w:lang w:val="en-GB"/>
              </w:rPr>
              <w:t xml:space="preserve">nventory report </w:t>
            </w:r>
            <w:r w:rsidR="005E2A25">
              <w:rPr>
                <w:rFonts w:ascii="Times New Roman" w:hAnsi="Times New Roman"/>
                <w:lang w:val="en-GB"/>
              </w:rPr>
              <w:t xml:space="preserve">of </w:t>
            </w:r>
            <w:r w:rsidR="005E2A25" w:rsidRPr="005E2A25">
              <w:rPr>
                <w:rFonts w:ascii="Times New Roman" w:hAnsi="Times New Roman"/>
                <w:lang w:val="en-GB"/>
              </w:rPr>
              <w:t>existing educational packages</w:t>
            </w:r>
            <w:r w:rsidR="005E2A25">
              <w:rPr>
                <w:rFonts w:ascii="Times New Roman" w:hAnsi="Times New Roman"/>
                <w:lang w:val="en-GB"/>
              </w:rPr>
              <w:t xml:space="preserve">, planning and creating an initial version of the toolkit, pilot-test it, and receive initial user feedback before its online rollout </w:t>
            </w:r>
            <w:r w:rsidR="00580F1F" w:rsidRPr="00803ADF">
              <w:rPr>
                <w:rFonts w:ascii="Times New Roman" w:hAnsi="Times New Roman"/>
                <w:lang w:val="en-GB"/>
              </w:rPr>
              <w:t xml:space="preserve">ahead of the 2024 EP election. </w:t>
            </w:r>
            <w:r w:rsidR="00580F1F" w:rsidRPr="00803ADF">
              <w:rPr>
                <w:rFonts w:ascii="Times New Roman" w:hAnsi="Times New Roman"/>
                <w:bCs/>
                <w:lang w:val="en-GB"/>
              </w:rPr>
              <w:t xml:space="preserve"> </w:t>
            </w:r>
          </w:p>
          <w:p w14:paraId="48D3CB24" w14:textId="676F51B0" w:rsidR="000E6CA2" w:rsidRPr="00803ADF" w:rsidRDefault="000E6CA2" w:rsidP="00DB4A71">
            <w:pPr>
              <w:spacing w:before="60" w:after="60"/>
              <w:rPr>
                <w:rFonts w:ascii="Times New Roman" w:hAnsi="Times New Roman"/>
                <w:lang w:val="en-GB"/>
              </w:rPr>
            </w:pPr>
            <w:r w:rsidRPr="00803ADF">
              <w:rPr>
                <w:rFonts w:ascii="Times New Roman" w:hAnsi="Times New Roman"/>
                <w:b/>
                <w:bCs/>
                <w:lang w:val="en-GB"/>
              </w:rPr>
              <w:t xml:space="preserve">Task 9.5 Developing series of </w:t>
            </w:r>
            <w:r w:rsidR="006E07F4">
              <w:rPr>
                <w:rFonts w:ascii="Times New Roman" w:hAnsi="Times New Roman"/>
                <w:b/>
                <w:bCs/>
                <w:lang w:val="en-GB"/>
              </w:rPr>
              <w:t xml:space="preserve">liberal democracy </w:t>
            </w:r>
            <w:r w:rsidRPr="00803ADF">
              <w:rPr>
                <w:rFonts w:ascii="Times New Roman" w:hAnsi="Times New Roman"/>
                <w:b/>
                <w:bCs/>
                <w:lang w:val="en-GB"/>
              </w:rPr>
              <w:t xml:space="preserve">knowledge clips </w:t>
            </w:r>
            <w:r w:rsidRPr="00803ADF">
              <w:rPr>
                <w:rFonts w:ascii="Times New Roman" w:hAnsi="Times New Roman"/>
                <w:lang w:val="en-GB"/>
              </w:rPr>
              <w:t xml:space="preserve">(lead SDU; partners: </w:t>
            </w:r>
            <w:r w:rsidR="00C01B53">
              <w:rPr>
                <w:rFonts w:ascii="Times New Roman" w:hAnsi="Times New Roman"/>
                <w:lang w:val="en-GB"/>
              </w:rPr>
              <w:t>UVA, UCLB;</w:t>
            </w:r>
            <w:r w:rsidR="00C01B53" w:rsidRPr="00803ADF">
              <w:rPr>
                <w:rFonts w:ascii="Times New Roman" w:hAnsi="Times New Roman"/>
                <w:lang w:val="en-GB"/>
              </w:rPr>
              <w:t xml:space="preserve"> </w:t>
            </w:r>
            <w:r w:rsidRPr="00803ADF">
              <w:rPr>
                <w:rFonts w:ascii="Times New Roman" w:hAnsi="Times New Roman"/>
                <w:lang w:val="en-GB"/>
              </w:rPr>
              <w:t>duration: months 5-2</w:t>
            </w:r>
            <w:r w:rsidR="006E07F4">
              <w:rPr>
                <w:rFonts w:ascii="Times New Roman" w:hAnsi="Times New Roman"/>
                <w:lang w:val="en-GB"/>
              </w:rPr>
              <w:t>4</w:t>
            </w:r>
            <w:r w:rsidRPr="00803ADF">
              <w:rPr>
                <w:rFonts w:ascii="Times New Roman" w:hAnsi="Times New Roman"/>
                <w:lang w:val="en-GB"/>
              </w:rPr>
              <w:t>)</w:t>
            </w:r>
            <w:r w:rsidR="00A03357">
              <w:rPr>
                <w:rFonts w:ascii="Times New Roman" w:hAnsi="Times New Roman"/>
                <w:lang w:val="en-GB"/>
              </w:rPr>
              <w:t xml:space="preserve">: </w:t>
            </w:r>
            <w:r w:rsidRPr="00803ADF">
              <w:rPr>
                <w:rFonts w:ascii="Times New Roman" w:hAnsi="Times New Roman"/>
                <w:lang w:val="en-GB"/>
              </w:rPr>
              <w:t xml:space="preserve">This task involves the making of short knowledge clips about </w:t>
            </w:r>
            <w:r w:rsidR="00B10FBF">
              <w:rPr>
                <w:rFonts w:ascii="Times New Roman" w:hAnsi="Times New Roman"/>
                <w:lang w:val="en-GB"/>
              </w:rPr>
              <w:t xml:space="preserve">long-term </w:t>
            </w:r>
            <w:r w:rsidRPr="00803ADF">
              <w:rPr>
                <w:rFonts w:ascii="Times New Roman" w:hAnsi="Times New Roman"/>
                <w:lang w:val="en-GB"/>
              </w:rPr>
              <w:t xml:space="preserve">developments in </w:t>
            </w:r>
            <w:r w:rsidR="00C01B53">
              <w:rPr>
                <w:rFonts w:ascii="Times New Roman" w:hAnsi="Times New Roman"/>
                <w:lang w:val="en-GB"/>
              </w:rPr>
              <w:t xml:space="preserve">liberal </w:t>
            </w:r>
            <w:r w:rsidRPr="00803ADF">
              <w:rPr>
                <w:rFonts w:ascii="Times New Roman" w:hAnsi="Times New Roman"/>
                <w:lang w:val="en-GB"/>
              </w:rPr>
              <w:t xml:space="preserve">democracy </w:t>
            </w:r>
            <w:r w:rsidR="00C01B53">
              <w:rPr>
                <w:rFonts w:ascii="Times New Roman" w:hAnsi="Times New Roman"/>
                <w:lang w:val="en-GB"/>
              </w:rPr>
              <w:t>in consultation with WPs 3</w:t>
            </w:r>
            <w:r w:rsidR="00B10FBF">
              <w:rPr>
                <w:rFonts w:ascii="Times New Roman" w:hAnsi="Times New Roman"/>
                <w:lang w:val="en-GB"/>
              </w:rPr>
              <w:t xml:space="preserve"> and </w:t>
            </w:r>
            <w:r w:rsidR="00C01B53">
              <w:rPr>
                <w:rFonts w:ascii="Times New Roman" w:hAnsi="Times New Roman"/>
                <w:lang w:val="en-GB"/>
              </w:rPr>
              <w:t>4</w:t>
            </w:r>
            <w:r w:rsidR="008A7796">
              <w:rPr>
                <w:rFonts w:ascii="Times New Roman" w:hAnsi="Times New Roman"/>
                <w:lang w:val="en-GB"/>
              </w:rPr>
              <w:t xml:space="preserve"> (see 2.2.1.1).</w:t>
            </w:r>
            <w:r w:rsidR="00E734B1">
              <w:rPr>
                <w:rFonts w:ascii="Times New Roman" w:hAnsi="Times New Roman"/>
                <w:lang w:val="en-GB"/>
              </w:rPr>
              <w:t xml:space="preserve"> The production includes story de</w:t>
            </w:r>
            <w:r w:rsidR="00E734B1">
              <w:rPr>
                <w:rFonts w:ascii="Times New Roman" w:hAnsi="Times New Roman"/>
                <w:lang w:val="en-GB"/>
              </w:rPr>
              <w:softHyphen/>
              <w:t>ve</w:t>
            </w:r>
            <w:r w:rsidR="00E734B1">
              <w:rPr>
                <w:rFonts w:ascii="Times New Roman" w:hAnsi="Times New Roman"/>
                <w:lang w:val="en-GB"/>
              </w:rPr>
              <w:softHyphen/>
              <w:t>lopment, gathering feedback from consortium members and SDU journalism students and finalisation.</w:t>
            </w:r>
          </w:p>
          <w:p w14:paraId="286CD82E" w14:textId="4E5BF784" w:rsidR="000E6CA2" w:rsidRPr="00803ADF" w:rsidRDefault="000E6CA2" w:rsidP="00DB4A71">
            <w:pPr>
              <w:spacing w:before="60" w:after="60"/>
              <w:rPr>
                <w:rFonts w:ascii="Times New Roman" w:hAnsi="Times New Roman"/>
                <w:bCs/>
                <w:lang w:val="en-GB"/>
              </w:rPr>
            </w:pPr>
            <w:r w:rsidRPr="00803ADF">
              <w:rPr>
                <w:rFonts w:ascii="Times New Roman" w:hAnsi="Times New Roman"/>
                <w:b/>
                <w:bCs/>
                <w:lang w:val="en-GB"/>
              </w:rPr>
              <w:t xml:space="preserve">Task 9.6 </w:t>
            </w:r>
            <w:r w:rsidR="00B60876">
              <w:rPr>
                <w:rFonts w:ascii="Times New Roman" w:hAnsi="Times New Roman"/>
                <w:b/>
                <w:bCs/>
                <w:lang w:val="en-GB"/>
              </w:rPr>
              <w:t>Coordinatin</w:t>
            </w:r>
            <w:r w:rsidR="00B60876" w:rsidRPr="00BF1F98">
              <w:rPr>
                <w:rFonts w:ascii="Times New Roman" w:hAnsi="Times New Roman"/>
                <w:b/>
                <w:bCs/>
                <w:lang w:val="en-GB"/>
              </w:rPr>
              <w:t>g</w:t>
            </w:r>
            <w:r w:rsidRPr="00BF1F98">
              <w:rPr>
                <w:rFonts w:ascii="Times New Roman" w:hAnsi="Times New Roman"/>
                <w:b/>
                <w:bCs/>
                <w:lang w:val="en-GB"/>
              </w:rPr>
              <w:t xml:space="preserve"> three stakeholder events in Brussels </w:t>
            </w:r>
            <w:r w:rsidRPr="00BF1F98">
              <w:rPr>
                <w:rFonts w:ascii="Times New Roman" w:hAnsi="Times New Roman"/>
                <w:lang w:val="en-GB"/>
              </w:rPr>
              <w:t xml:space="preserve">(lead CEPS; partners: </w:t>
            </w:r>
            <w:r w:rsidR="00923996" w:rsidRPr="00BF1F98">
              <w:rPr>
                <w:rFonts w:ascii="Times New Roman" w:hAnsi="Times New Roman"/>
                <w:lang w:val="en-GB"/>
              </w:rPr>
              <w:t xml:space="preserve">SWPS, </w:t>
            </w:r>
            <w:r w:rsidRPr="00BF1F98">
              <w:rPr>
                <w:rFonts w:ascii="Times New Roman" w:hAnsi="Times New Roman"/>
                <w:lang w:val="en-GB"/>
              </w:rPr>
              <w:t xml:space="preserve">UNCL, LSE, </w:t>
            </w:r>
            <w:r w:rsidR="00747CC6">
              <w:rPr>
                <w:rFonts w:ascii="Times New Roman" w:hAnsi="Times New Roman"/>
                <w:lang w:val="en-GB"/>
              </w:rPr>
              <w:t>FNSP</w:t>
            </w:r>
            <w:r w:rsidRPr="00BF1F98">
              <w:rPr>
                <w:rFonts w:ascii="Times New Roman" w:hAnsi="Times New Roman"/>
                <w:lang w:val="en-GB"/>
              </w:rPr>
              <w:t xml:space="preserve">; duration: months </w:t>
            </w:r>
            <w:r w:rsidR="00923996" w:rsidRPr="00BF1F98">
              <w:rPr>
                <w:rFonts w:ascii="Times New Roman" w:hAnsi="Times New Roman"/>
                <w:lang w:val="en-GB"/>
              </w:rPr>
              <w:t>15</w:t>
            </w:r>
            <w:r w:rsidRPr="00BF1F98">
              <w:rPr>
                <w:rFonts w:ascii="Times New Roman" w:hAnsi="Times New Roman"/>
                <w:lang w:val="en-GB"/>
              </w:rPr>
              <w:t>-</w:t>
            </w:r>
            <w:r w:rsidR="00BF1F98" w:rsidRPr="00BF1F98">
              <w:rPr>
                <w:rFonts w:ascii="Times New Roman" w:hAnsi="Times New Roman"/>
                <w:lang w:val="en-GB"/>
              </w:rPr>
              <w:t>30</w:t>
            </w:r>
            <w:r w:rsidRPr="00BF1F98">
              <w:rPr>
                <w:rFonts w:ascii="Times New Roman" w:hAnsi="Times New Roman"/>
                <w:lang w:val="en-GB"/>
              </w:rPr>
              <w:t>)</w:t>
            </w:r>
            <w:r w:rsidR="00A03357">
              <w:rPr>
                <w:rFonts w:ascii="Times New Roman" w:hAnsi="Times New Roman"/>
                <w:lang w:val="en-GB"/>
              </w:rPr>
              <w:t xml:space="preserve">: </w:t>
            </w:r>
            <w:r w:rsidRPr="00803ADF">
              <w:rPr>
                <w:rFonts w:ascii="Times New Roman" w:hAnsi="Times New Roman"/>
                <w:lang w:val="en-GB"/>
              </w:rPr>
              <w:t>Together with leaders of WP</w:t>
            </w:r>
            <w:r w:rsidR="00923996">
              <w:rPr>
                <w:rFonts w:ascii="Times New Roman" w:hAnsi="Times New Roman"/>
                <w:lang w:val="en-GB"/>
              </w:rPr>
              <w:t xml:space="preserve">s </w:t>
            </w:r>
            <w:r w:rsidRPr="00803ADF">
              <w:rPr>
                <w:rFonts w:ascii="Times New Roman" w:hAnsi="Times New Roman"/>
                <w:lang w:val="en-GB"/>
              </w:rPr>
              <w:t>5</w:t>
            </w:r>
            <w:r w:rsidR="00923996">
              <w:rPr>
                <w:rFonts w:ascii="Times New Roman" w:hAnsi="Times New Roman"/>
                <w:lang w:val="en-GB"/>
              </w:rPr>
              <w:t xml:space="preserve"> &amp; </w:t>
            </w:r>
            <w:r w:rsidRPr="00803ADF">
              <w:rPr>
                <w:rFonts w:ascii="Times New Roman" w:hAnsi="Times New Roman"/>
                <w:lang w:val="en-GB"/>
              </w:rPr>
              <w:t xml:space="preserve">6, WP7 and WP8, </w:t>
            </w:r>
            <w:r w:rsidRPr="00803ADF">
              <w:rPr>
                <w:rFonts w:ascii="Times New Roman" w:hAnsi="Times New Roman"/>
                <w:bCs/>
                <w:lang w:val="en-GB"/>
              </w:rPr>
              <w:t xml:space="preserve">DEMCORE plans each one stakeholder workshop </w:t>
            </w:r>
            <w:r w:rsidR="00BF1F98">
              <w:rPr>
                <w:rFonts w:ascii="Times New Roman" w:hAnsi="Times New Roman"/>
                <w:bCs/>
                <w:lang w:val="en-GB"/>
              </w:rPr>
              <w:t xml:space="preserve">to facilitate co-creation </w:t>
            </w:r>
            <w:r w:rsidRPr="00803ADF">
              <w:rPr>
                <w:rFonts w:ascii="Times New Roman" w:hAnsi="Times New Roman"/>
                <w:bCs/>
                <w:lang w:val="en-GB"/>
              </w:rPr>
              <w:t xml:space="preserve">at critical junctures of the project (see </w:t>
            </w:r>
            <w:r w:rsidR="00BF1F98">
              <w:rPr>
                <w:rFonts w:ascii="Times New Roman" w:hAnsi="Times New Roman"/>
                <w:bCs/>
                <w:lang w:val="en-GB"/>
              </w:rPr>
              <w:t>1.2.9</w:t>
            </w:r>
            <w:r w:rsidRPr="00803ADF">
              <w:rPr>
                <w:rFonts w:ascii="Times New Roman" w:hAnsi="Times New Roman"/>
                <w:bCs/>
                <w:lang w:val="en-GB"/>
              </w:rPr>
              <w:t xml:space="preserve">). </w:t>
            </w:r>
          </w:p>
          <w:p w14:paraId="42869BE1" w14:textId="47164AA6" w:rsidR="00A03357" w:rsidRDefault="0085795B" w:rsidP="00DB4A71">
            <w:pPr>
              <w:spacing w:before="60" w:after="60"/>
              <w:rPr>
                <w:rFonts w:ascii="Times New Roman" w:hAnsi="Times New Roman"/>
                <w:lang w:val="en-GB"/>
              </w:rPr>
            </w:pPr>
            <w:r w:rsidRPr="00803ADF">
              <w:rPr>
                <w:rFonts w:ascii="Times New Roman" w:hAnsi="Times New Roman"/>
                <w:b/>
                <w:bCs/>
                <w:lang w:val="en-GB"/>
              </w:rPr>
              <w:t xml:space="preserve">Task 9.7 Organising two-day academic-stakeholder conference in Amsterdam </w:t>
            </w:r>
            <w:r w:rsidRPr="00803ADF">
              <w:rPr>
                <w:rFonts w:ascii="Times New Roman" w:hAnsi="Times New Roman"/>
                <w:lang w:val="en-GB"/>
              </w:rPr>
              <w:t>(lead UVA; partners: all; duration: months 29-35)</w:t>
            </w:r>
            <w:r w:rsidR="00A03357">
              <w:rPr>
                <w:rFonts w:ascii="Times New Roman" w:hAnsi="Times New Roman"/>
                <w:lang w:val="en-GB"/>
              </w:rPr>
              <w:t xml:space="preserve">: This tasks also includes the post-event evaluation of the conference (see 2.2.1.1). </w:t>
            </w:r>
          </w:p>
          <w:p w14:paraId="5553EF52" w14:textId="00FD5A9F" w:rsidR="0085795B" w:rsidRPr="00803ADF" w:rsidRDefault="0085795B" w:rsidP="00DB4A71">
            <w:pPr>
              <w:spacing w:before="60" w:after="60"/>
              <w:rPr>
                <w:rFonts w:ascii="Times New Roman" w:hAnsi="Times New Roman"/>
                <w:lang w:val="en-GB"/>
              </w:rPr>
            </w:pPr>
            <w:r w:rsidRPr="00803ADF">
              <w:rPr>
                <w:rFonts w:ascii="Times New Roman" w:hAnsi="Times New Roman"/>
                <w:b/>
                <w:bCs/>
                <w:lang w:val="en-GB"/>
              </w:rPr>
              <w:t xml:space="preserve">Task 9.8 Coordinating public debates series in EU member states </w:t>
            </w:r>
            <w:r w:rsidRPr="00803ADF">
              <w:rPr>
                <w:rFonts w:ascii="Times New Roman" w:hAnsi="Times New Roman"/>
                <w:lang w:val="en-GB"/>
              </w:rPr>
              <w:t xml:space="preserve">(lead </w:t>
            </w:r>
            <w:r w:rsidR="00B60876">
              <w:rPr>
                <w:rFonts w:ascii="Times New Roman" w:hAnsi="Times New Roman"/>
                <w:lang w:val="en-GB"/>
              </w:rPr>
              <w:t>UVA;</w:t>
            </w:r>
            <w:r w:rsidRPr="00803ADF">
              <w:rPr>
                <w:rFonts w:ascii="Times New Roman" w:hAnsi="Times New Roman"/>
                <w:lang w:val="en-GB"/>
              </w:rPr>
              <w:t xml:space="preserve"> partners: </w:t>
            </w:r>
            <w:r w:rsidR="00B60876">
              <w:rPr>
                <w:rFonts w:ascii="Times New Roman" w:hAnsi="Times New Roman"/>
                <w:lang w:val="en-GB"/>
              </w:rPr>
              <w:t xml:space="preserve">SWPS, </w:t>
            </w:r>
            <w:r w:rsidRPr="00803ADF">
              <w:rPr>
                <w:rFonts w:ascii="Times New Roman" w:hAnsi="Times New Roman"/>
                <w:lang w:val="en-GB"/>
              </w:rPr>
              <w:t xml:space="preserve">GESIS, UCLB, </w:t>
            </w:r>
            <w:r w:rsidR="00B60876">
              <w:rPr>
                <w:rFonts w:ascii="Times New Roman" w:hAnsi="Times New Roman"/>
                <w:lang w:val="en-GB"/>
              </w:rPr>
              <w:t xml:space="preserve">SDU, </w:t>
            </w:r>
            <w:r w:rsidR="00747CC6">
              <w:rPr>
                <w:rFonts w:ascii="Times New Roman" w:hAnsi="Times New Roman"/>
                <w:lang w:val="en-GB"/>
              </w:rPr>
              <w:t>FNSP</w:t>
            </w:r>
            <w:r w:rsidRPr="00803ADF">
              <w:rPr>
                <w:rFonts w:ascii="Times New Roman" w:hAnsi="Times New Roman"/>
                <w:lang w:val="en-GB"/>
              </w:rPr>
              <w:t>; duration: months 1-48)</w:t>
            </w:r>
            <w:r w:rsidR="00A03357">
              <w:rPr>
                <w:rFonts w:ascii="Times New Roman" w:hAnsi="Times New Roman"/>
                <w:lang w:val="en-GB"/>
              </w:rPr>
              <w:t xml:space="preserve">: </w:t>
            </w:r>
            <w:r w:rsidRPr="00803ADF">
              <w:rPr>
                <w:rFonts w:ascii="Times New Roman" w:hAnsi="Times New Roman"/>
                <w:lang w:val="en-GB"/>
              </w:rPr>
              <w:t xml:space="preserve">This tasks involves the coordination of public debates, which are organised by </w:t>
            </w:r>
            <w:r w:rsidR="006717F1">
              <w:rPr>
                <w:rFonts w:ascii="Times New Roman" w:hAnsi="Times New Roman"/>
                <w:lang w:val="en-GB"/>
              </w:rPr>
              <w:t>consortium</w:t>
            </w:r>
            <w:r w:rsidRPr="00803ADF">
              <w:rPr>
                <w:rFonts w:ascii="Times New Roman" w:hAnsi="Times New Roman"/>
                <w:lang w:val="en-GB"/>
              </w:rPr>
              <w:t xml:space="preserve"> members on location throughout the project. </w:t>
            </w:r>
          </w:p>
          <w:p w14:paraId="1DC68F1D" w14:textId="4C2C83BE" w:rsidR="00CA4DF2" w:rsidRDefault="00CA4DF2" w:rsidP="00DB4A71">
            <w:pPr>
              <w:spacing w:before="60" w:after="60"/>
              <w:rPr>
                <w:rFonts w:ascii="Times New Roman" w:hAnsi="Times New Roman"/>
                <w:lang w:val="en-GB"/>
              </w:rPr>
            </w:pPr>
            <w:r w:rsidRPr="00803ADF">
              <w:rPr>
                <w:rFonts w:ascii="Times New Roman" w:hAnsi="Times New Roman"/>
                <w:b/>
                <w:bCs/>
                <w:lang w:val="en-GB"/>
              </w:rPr>
              <w:t>Task 9.</w:t>
            </w:r>
            <w:r>
              <w:rPr>
                <w:rFonts w:ascii="Times New Roman" w:hAnsi="Times New Roman"/>
                <w:b/>
                <w:bCs/>
                <w:lang w:val="en-GB"/>
              </w:rPr>
              <w:t>9</w:t>
            </w:r>
            <w:r w:rsidRPr="00803ADF">
              <w:rPr>
                <w:rFonts w:ascii="Times New Roman" w:hAnsi="Times New Roman"/>
                <w:b/>
                <w:bCs/>
                <w:lang w:val="en-GB"/>
              </w:rPr>
              <w:t xml:space="preserve"> </w:t>
            </w:r>
            <w:r>
              <w:rPr>
                <w:rFonts w:ascii="Times New Roman" w:hAnsi="Times New Roman"/>
                <w:b/>
                <w:bCs/>
                <w:lang w:val="en-GB"/>
              </w:rPr>
              <w:t>Developing</w:t>
            </w:r>
            <w:r w:rsidRPr="00803ADF">
              <w:rPr>
                <w:rFonts w:ascii="Times New Roman" w:hAnsi="Times New Roman"/>
                <w:b/>
                <w:bCs/>
                <w:lang w:val="en-GB"/>
              </w:rPr>
              <w:t xml:space="preserve"> ‘heatmap’ series </w:t>
            </w:r>
            <w:r w:rsidRPr="00803ADF">
              <w:rPr>
                <w:rFonts w:ascii="Times New Roman" w:hAnsi="Times New Roman"/>
                <w:lang w:val="en-GB"/>
              </w:rPr>
              <w:t xml:space="preserve">(lead </w:t>
            </w:r>
            <w:r w:rsidRPr="00462A12">
              <w:rPr>
                <w:rFonts w:ascii="Times New Roman" w:hAnsi="Times New Roman"/>
                <w:lang w:val="en-GB"/>
              </w:rPr>
              <w:t>UCLB;</w:t>
            </w:r>
            <w:r w:rsidRPr="00803ADF">
              <w:rPr>
                <w:rFonts w:ascii="Times New Roman" w:hAnsi="Times New Roman"/>
                <w:lang w:val="en-GB"/>
              </w:rPr>
              <w:t xml:space="preserve"> partners: GESIS, LSE</w:t>
            </w:r>
            <w:r w:rsidR="009F54A2">
              <w:rPr>
                <w:rFonts w:ascii="Times New Roman" w:hAnsi="Times New Roman"/>
                <w:lang w:val="en-GB"/>
              </w:rPr>
              <w:t>, CEPS</w:t>
            </w:r>
            <w:r w:rsidRPr="00803ADF">
              <w:rPr>
                <w:rFonts w:ascii="Times New Roman" w:hAnsi="Times New Roman"/>
                <w:lang w:val="en-GB"/>
              </w:rPr>
              <w:t xml:space="preserve">; duration: months </w:t>
            </w:r>
            <w:r w:rsidRPr="00AC2EB4">
              <w:rPr>
                <w:rFonts w:ascii="Times New Roman" w:hAnsi="Times New Roman"/>
                <w:lang w:val="en-GB"/>
              </w:rPr>
              <w:t>1</w:t>
            </w:r>
            <w:r w:rsidR="00AC2EB4" w:rsidRPr="00AC2EB4">
              <w:rPr>
                <w:rFonts w:ascii="Times New Roman" w:hAnsi="Times New Roman"/>
                <w:lang w:val="en-GB"/>
              </w:rPr>
              <w:t>8</w:t>
            </w:r>
            <w:r w:rsidRPr="00AC2EB4">
              <w:rPr>
                <w:rFonts w:ascii="Times New Roman" w:hAnsi="Times New Roman"/>
                <w:lang w:val="en-GB"/>
              </w:rPr>
              <w:t>-</w:t>
            </w:r>
            <w:r w:rsidR="00BB78F8">
              <w:rPr>
                <w:rFonts w:ascii="Times New Roman" w:hAnsi="Times New Roman"/>
                <w:lang w:val="en-GB"/>
              </w:rPr>
              <w:t>28</w:t>
            </w:r>
            <w:r w:rsidRPr="00803ADF">
              <w:rPr>
                <w:rFonts w:ascii="Times New Roman" w:hAnsi="Times New Roman"/>
                <w:lang w:val="en-GB"/>
              </w:rPr>
              <w:t>)</w:t>
            </w:r>
            <w:r>
              <w:rPr>
                <w:rFonts w:ascii="Times New Roman" w:hAnsi="Times New Roman"/>
                <w:lang w:val="en-GB"/>
              </w:rPr>
              <w:t xml:space="preserve">: </w:t>
            </w:r>
            <w:r w:rsidRPr="00803ADF">
              <w:rPr>
                <w:rFonts w:ascii="Times New Roman" w:hAnsi="Times New Roman"/>
                <w:lang w:val="en-GB"/>
              </w:rPr>
              <w:t xml:space="preserve">This tasks involves the </w:t>
            </w:r>
            <w:r>
              <w:rPr>
                <w:rFonts w:ascii="Times New Roman" w:hAnsi="Times New Roman"/>
                <w:lang w:val="en-GB"/>
              </w:rPr>
              <w:t xml:space="preserve">creation and </w:t>
            </w:r>
            <w:r w:rsidRPr="00803ADF">
              <w:rPr>
                <w:rFonts w:ascii="Times New Roman" w:hAnsi="Times New Roman"/>
                <w:lang w:val="en-GB"/>
              </w:rPr>
              <w:t xml:space="preserve">coordination of the publication of </w:t>
            </w:r>
            <w:r w:rsidR="00BB78F8">
              <w:rPr>
                <w:rFonts w:ascii="Times New Roman" w:hAnsi="Times New Roman"/>
                <w:lang w:val="en-GB"/>
              </w:rPr>
              <w:t>four</w:t>
            </w:r>
            <w:r w:rsidRPr="00803ADF">
              <w:rPr>
                <w:rFonts w:ascii="Times New Roman" w:hAnsi="Times New Roman"/>
                <w:lang w:val="en-GB"/>
              </w:rPr>
              <w:t xml:space="preserve"> heatmaps, </w:t>
            </w:r>
            <w:r>
              <w:rPr>
                <w:rFonts w:ascii="Times New Roman" w:hAnsi="Times New Roman"/>
                <w:lang w:val="en-GB"/>
              </w:rPr>
              <w:t xml:space="preserve">for </w:t>
            </w:r>
            <w:r w:rsidRPr="00803ADF">
              <w:rPr>
                <w:rFonts w:ascii="Times New Roman" w:hAnsi="Times New Roman"/>
                <w:lang w:val="en-GB"/>
              </w:rPr>
              <w:t>which</w:t>
            </w:r>
            <w:r>
              <w:rPr>
                <w:rFonts w:ascii="Times New Roman" w:hAnsi="Times New Roman"/>
                <w:lang w:val="en-GB"/>
              </w:rPr>
              <w:t xml:space="preserve"> data</w:t>
            </w:r>
            <w:r w:rsidRPr="00803ADF">
              <w:rPr>
                <w:rFonts w:ascii="Times New Roman" w:hAnsi="Times New Roman"/>
                <w:lang w:val="en-GB"/>
              </w:rPr>
              <w:t xml:space="preserve"> are provided by WP</w:t>
            </w:r>
            <w:r>
              <w:rPr>
                <w:rFonts w:ascii="Times New Roman" w:hAnsi="Times New Roman"/>
                <w:lang w:val="en-GB"/>
              </w:rPr>
              <w:t xml:space="preserve">s </w:t>
            </w:r>
            <w:r w:rsidRPr="00803ADF">
              <w:rPr>
                <w:rFonts w:ascii="Times New Roman" w:hAnsi="Times New Roman"/>
                <w:lang w:val="en-GB"/>
              </w:rPr>
              <w:t>4,</w:t>
            </w:r>
            <w:r>
              <w:rPr>
                <w:rFonts w:ascii="Times New Roman" w:hAnsi="Times New Roman"/>
                <w:lang w:val="en-GB"/>
              </w:rPr>
              <w:t xml:space="preserve"> </w:t>
            </w:r>
            <w:r w:rsidRPr="00803ADF">
              <w:rPr>
                <w:rFonts w:ascii="Times New Roman" w:hAnsi="Times New Roman"/>
                <w:lang w:val="en-GB"/>
              </w:rPr>
              <w:t>5 and 6</w:t>
            </w:r>
            <w:r w:rsidR="009F54A2">
              <w:rPr>
                <w:rFonts w:ascii="Times New Roman" w:hAnsi="Times New Roman"/>
                <w:lang w:val="en-GB"/>
              </w:rPr>
              <w:t xml:space="preserve"> in relation to the </w:t>
            </w:r>
            <w:r w:rsidR="009F54A2" w:rsidRPr="00803ADF">
              <w:rPr>
                <w:rFonts w:ascii="Times New Roman" w:hAnsi="Times New Roman"/>
                <w:lang w:val="en-GB"/>
              </w:rPr>
              <w:t>2024 EP election campaigns</w:t>
            </w:r>
            <w:r w:rsidRPr="00803ADF">
              <w:rPr>
                <w:rFonts w:ascii="Times New Roman" w:hAnsi="Times New Roman"/>
                <w:lang w:val="en-GB"/>
              </w:rPr>
              <w:t xml:space="preserve">. </w:t>
            </w:r>
            <w:r w:rsidR="009F54A2">
              <w:rPr>
                <w:rFonts w:ascii="Times New Roman" w:hAnsi="Times New Roman"/>
                <w:lang w:val="en-GB"/>
              </w:rPr>
              <w:t xml:space="preserve">They include </w:t>
            </w:r>
            <w:r w:rsidR="00B27071">
              <w:rPr>
                <w:rFonts w:ascii="Times New Roman" w:hAnsi="Times New Roman"/>
                <w:lang w:val="en-GB"/>
              </w:rPr>
              <w:t xml:space="preserve">1) </w:t>
            </w:r>
            <w:r w:rsidR="009F54A2" w:rsidRPr="00803ADF">
              <w:rPr>
                <w:rFonts w:ascii="Times New Roman" w:hAnsi="Times New Roman"/>
                <w:lang w:val="en-GB"/>
              </w:rPr>
              <w:t xml:space="preserve">party positions towards liberal democracy and </w:t>
            </w:r>
            <w:r w:rsidR="009F54A2">
              <w:rPr>
                <w:rFonts w:ascii="Times New Roman" w:hAnsi="Times New Roman"/>
                <w:lang w:val="en-GB"/>
              </w:rPr>
              <w:t>2</w:t>
            </w:r>
            <w:r w:rsidR="009F54A2" w:rsidRPr="00803ADF">
              <w:rPr>
                <w:rFonts w:ascii="Times New Roman" w:hAnsi="Times New Roman"/>
                <w:lang w:val="en-GB"/>
              </w:rPr>
              <w:t xml:space="preserve">) </w:t>
            </w:r>
            <w:r w:rsidR="00B27071">
              <w:rPr>
                <w:rFonts w:ascii="Times New Roman" w:hAnsi="Times New Roman"/>
                <w:lang w:val="en-GB"/>
              </w:rPr>
              <w:t xml:space="preserve">towards </w:t>
            </w:r>
            <w:r w:rsidR="009F54A2" w:rsidRPr="00803ADF">
              <w:rPr>
                <w:rFonts w:ascii="Times New Roman" w:hAnsi="Times New Roman"/>
                <w:lang w:val="en-GB"/>
              </w:rPr>
              <w:t>gender equality</w:t>
            </w:r>
            <w:r w:rsidR="00D656C0">
              <w:rPr>
                <w:rFonts w:ascii="Times New Roman" w:hAnsi="Times New Roman"/>
                <w:lang w:val="en-GB"/>
              </w:rPr>
              <w:t>;</w:t>
            </w:r>
            <w:r w:rsidR="00BB78F8">
              <w:rPr>
                <w:rFonts w:ascii="Times New Roman" w:hAnsi="Times New Roman"/>
                <w:lang w:val="en-GB"/>
              </w:rPr>
              <w:t xml:space="preserve"> and</w:t>
            </w:r>
            <w:r w:rsidR="00D656C0">
              <w:rPr>
                <w:rFonts w:ascii="Times New Roman" w:hAnsi="Times New Roman"/>
                <w:lang w:val="en-GB"/>
              </w:rPr>
              <w:t xml:space="preserve"> the 3) </w:t>
            </w:r>
            <w:r w:rsidR="00D656C0" w:rsidRPr="00D656C0">
              <w:rPr>
                <w:rFonts w:ascii="Times New Roman" w:hAnsi="Times New Roman"/>
                <w:lang w:val="en-GB"/>
              </w:rPr>
              <w:t>geographical and</w:t>
            </w:r>
            <w:r w:rsidR="00D656C0">
              <w:rPr>
                <w:rFonts w:ascii="Times New Roman" w:hAnsi="Times New Roman"/>
                <w:lang w:val="en-GB"/>
              </w:rPr>
              <w:t xml:space="preserve"> 4)</w:t>
            </w:r>
            <w:r w:rsidR="00D656C0" w:rsidRPr="00D656C0">
              <w:rPr>
                <w:rFonts w:ascii="Times New Roman" w:hAnsi="Times New Roman"/>
                <w:lang w:val="en-GB"/>
              </w:rPr>
              <w:t xml:space="preserve"> gender distribution of voter attitudes</w:t>
            </w:r>
            <w:r w:rsidR="00D656C0">
              <w:rPr>
                <w:rFonts w:ascii="Times New Roman" w:hAnsi="Times New Roman"/>
                <w:lang w:val="en-GB"/>
              </w:rPr>
              <w:t xml:space="preserve"> towards liberal democracy</w:t>
            </w:r>
            <w:r w:rsidR="00BB78F8">
              <w:rPr>
                <w:rFonts w:ascii="Times New Roman" w:hAnsi="Times New Roman"/>
                <w:lang w:val="en-GB"/>
              </w:rPr>
              <w:t xml:space="preserve">. </w:t>
            </w:r>
          </w:p>
          <w:p w14:paraId="126A9F0D" w14:textId="733B808C" w:rsidR="00170BF4" w:rsidRPr="00803ADF" w:rsidRDefault="0085795B" w:rsidP="00DB4A71">
            <w:pPr>
              <w:spacing w:before="60" w:after="60"/>
              <w:rPr>
                <w:rFonts w:ascii="Times New Roman" w:hAnsi="Times New Roman"/>
                <w:bCs/>
                <w:lang w:val="en-GB"/>
              </w:rPr>
            </w:pPr>
            <w:r w:rsidRPr="00803ADF">
              <w:rPr>
                <w:rFonts w:ascii="Times New Roman" w:hAnsi="Times New Roman"/>
                <w:b/>
                <w:bCs/>
                <w:lang w:val="en-GB"/>
              </w:rPr>
              <w:t>Task 9.</w:t>
            </w:r>
            <w:r w:rsidR="00CA4DF2">
              <w:rPr>
                <w:rFonts w:ascii="Times New Roman" w:hAnsi="Times New Roman"/>
                <w:b/>
                <w:bCs/>
                <w:lang w:val="en-GB"/>
              </w:rPr>
              <w:t>10</w:t>
            </w:r>
            <w:r w:rsidRPr="00803ADF">
              <w:rPr>
                <w:rFonts w:ascii="Times New Roman" w:hAnsi="Times New Roman"/>
                <w:b/>
                <w:bCs/>
                <w:lang w:val="en-GB"/>
              </w:rPr>
              <w:t xml:space="preserve"> </w:t>
            </w:r>
            <w:r w:rsidR="00170BF4" w:rsidRPr="00803ADF">
              <w:rPr>
                <w:rFonts w:ascii="Times New Roman" w:hAnsi="Times New Roman"/>
                <w:b/>
                <w:bCs/>
                <w:lang w:val="en-GB"/>
              </w:rPr>
              <w:t xml:space="preserve">Writing and distributing three flagship </w:t>
            </w:r>
            <w:r w:rsidR="00D16749">
              <w:rPr>
                <w:rFonts w:ascii="Times New Roman" w:hAnsi="Times New Roman"/>
                <w:b/>
                <w:bCs/>
                <w:lang w:val="en-GB"/>
              </w:rPr>
              <w:t xml:space="preserve">policy </w:t>
            </w:r>
            <w:r w:rsidR="00170BF4" w:rsidRPr="00803ADF">
              <w:rPr>
                <w:rFonts w:ascii="Times New Roman" w:hAnsi="Times New Roman"/>
                <w:b/>
                <w:bCs/>
                <w:lang w:val="en-GB"/>
              </w:rPr>
              <w:t>reports</w:t>
            </w:r>
            <w:r w:rsidRPr="00803ADF">
              <w:rPr>
                <w:rFonts w:ascii="Times New Roman" w:hAnsi="Times New Roman"/>
                <w:b/>
                <w:bCs/>
                <w:lang w:val="en-GB"/>
              </w:rPr>
              <w:t xml:space="preserve"> </w:t>
            </w:r>
            <w:r w:rsidRPr="00803ADF">
              <w:rPr>
                <w:rFonts w:ascii="Times New Roman" w:hAnsi="Times New Roman"/>
                <w:lang w:val="en-GB"/>
              </w:rPr>
              <w:t xml:space="preserve">(lead </w:t>
            </w:r>
            <w:r w:rsidR="00170BF4" w:rsidRPr="00803ADF">
              <w:rPr>
                <w:rFonts w:ascii="Times New Roman" w:hAnsi="Times New Roman"/>
                <w:lang w:val="en-GB"/>
              </w:rPr>
              <w:t xml:space="preserve">CEPS; </w:t>
            </w:r>
            <w:r w:rsidRPr="00803ADF">
              <w:rPr>
                <w:rFonts w:ascii="Times New Roman" w:hAnsi="Times New Roman"/>
                <w:lang w:val="en-GB"/>
              </w:rPr>
              <w:t xml:space="preserve">partners: </w:t>
            </w:r>
            <w:r w:rsidR="00170BF4" w:rsidRPr="00803ADF">
              <w:rPr>
                <w:rFonts w:ascii="Times New Roman" w:hAnsi="Times New Roman"/>
                <w:lang w:val="en-GB"/>
              </w:rPr>
              <w:t>all</w:t>
            </w:r>
            <w:r w:rsidRPr="00803ADF">
              <w:rPr>
                <w:rFonts w:ascii="Times New Roman" w:hAnsi="Times New Roman"/>
                <w:lang w:val="en-GB"/>
              </w:rPr>
              <w:t>; duration: months 1-48)</w:t>
            </w:r>
            <w:r w:rsidR="00A03357">
              <w:rPr>
                <w:rFonts w:ascii="Times New Roman" w:hAnsi="Times New Roman"/>
                <w:lang w:val="en-GB"/>
              </w:rPr>
              <w:t xml:space="preserve">: </w:t>
            </w:r>
            <w:r w:rsidR="00170BF4" w:rsidRPr="00803ADF">
              <w:rPr>
                <w:rFonts w:ascii="Times New Roman" w:hAnsi="Times New Roman"/>
                <w:lang w:val="en-GB"/>
              </w:rPr>
              <w:t xml:space="preserve">Together with </w:t>
            </w:r>
            <w:r w:rsidR="00BF1F98">
              <w:rPr>
                <w:rFonts w:ascii="Times New Roman" w:hAnsi="Times New Roman"/>
                <w:lang w:val="en-GB"/>
              </w:rPr>
              <w:t>all contributors to</w:t>
            </w:r>
            <w:r w:rsidR="00170BF4" w:rsidRPr="00803ADF">
              <w:rPr>
                <w:rFonts w:ascii="Times New Roman" w:hAnsi="Times New Roman"/>
                <w:lang w:val="en-GB"/>
              </w:rPr>
              <w:t xml:space="preserve"> </w:t>
            </w:r>
            <w:r w:rsidR="00BF1F98" w:rsidRPr="00803ADF">
              <w:rPr>
                <w:rFonts w:ascii="Times New Roman" w:hAnsi="Times New Roman"/>
                <w:lang w:val="en-GB"/>
              </w:rPr>
              <w:t>WPs</w:t>
            </w:r>
            <w:r w:rsidR="00BF1F98">
              <w:rPr>
                <w:rFonts w:ascii="Times New Roman" w:hAnsi="Times New Roman"/>
                <w:lang w:val="en-GB"/>
              </w:rPr>
              <w:t xml:space="preserve"> 2-8</w:t>
            </w:r>
            <w:r w:rsidR="00170BF4" w:rsidRPr="00803ADF">
              <w:rPr>
                <w:rFonts w:ascii="Times New Roman" w:hAnsi="Times New Roman"/>
                <w:lang w:val="en-GB"/>
              </w:rPr>
              <w:t xml:space="preserve">, </w:t>
            </w:r>
            <w:r w:rsidR="00170BF4" w:rsidRPr="00803ADF">
              <w:rPr>
                <w:rFonts w:ascii="Times New Roman" w:hAnsi="Times New Roman"/>
                <w:bCs/>
                <w:lang w:val="en-GB"/>
              </w:rPr>
              <w:t>DEMCORE will produce three flagship reports that cut across the whole project</w:t>
            </w:r>
            <w:r w:rsidR="00462A12">
              <w:rPr>
                <w:rFonts w:ascii="Times New Roman" w:hAnsi="Times New Roman"/>
                <w:bCs/>
                <w:lang w:val="en-GB"/>
              </w:rPr>
              <w:t xml:space="preserve"> and that include policy recommendations</w:t>
            </w:r>
            <w:r w:rsidR="00170BF4" w:rsidRPr="00803ADF">
              <w:rPr>
                <w:rFonts w:ascii="Times New Roman" w:hAnsi="Times New Roman"/>
                <w:bCs/>
                <w:lang w:val="en-GB"/>
              </w:rPr>
              <w:t xml:space="preserve"> (see 2.2.1.1). </w:t>
            </w:r>
          </w:p>
          <w:p w14:paraId="2A34767E" w14:textId="4CA03331" w:rsidR="00567137" w:rsidRPr="00803ADF" w:rsidRDefault="0085795B" w:rsidP="00CA4DF2">
            <w:pPr>
              <w:spacing w:before="60" w:after="120"/>
              <w:rPr>
                <w:rFonts w:ascii="Times New Roman" w:hAnsi="Times New Roman"/>
                <w:lang w:val="en-GB"/>
              </w:rPr>
            </w:pPr>
            <w:r w:rsidRPr="00803ADF">
              <w:rPr>
                <w:rFonts w:ascii="Times New Roman" w:hAnsi="Times New Roman"/>
                <w:b/>
                <w:bCs/>
                <w:lang w:val="en-GB"/>
              </w:rPr>
              <w:t>Task 9.</w:t>
            </w:r>
            <w:r w:rsidR="00170BF4" w:rsidRPr="00803ADF">
              <w:rPr>
                <w:rFonts w:ascii="Times New Roman" w:hAnsi="Times New Roman"/>
                <w:b/>
                <w:bCs/>
                <w:lang w:val="en-GB"/>
              </w:rPr>
              <w:t>1</w:t>
            </w:r>
            <w:r w:rsidR="00CA4DF2">
              <w:rPr>
                <w:rFonts w:ascii="Times New Roman" w:hAnsi="Times New Roman"/>
                <w:b/>
                <w:bCs/>
                <w:lang w:val="en-GB"/>
              </w:rPr>
              <w:t>1</w:t>
            </w:r>
            <w:r w:rsidRPr="00803ADF">
              <w:rPr>
                <w:rFonts w:ascii="Times New Roman" w:hAnsi="Times New Roman"/>
                <w:b/>
                <w:bCs/>
                <w:lang w:val="en-GB"/>
              </w:rPr>
              <w:t xml:space="preserve"> Coordinating </w:t>
            </w:r>
            <w:r w:rsidR="00462A12">
              <w:rPr>
                <w:rFonts w:ascii="Times New Roman" w:hAnsi="Times New Roman"/>
                <w:b/>
                <w:bCs/>
                <w:lang w:val="en-GB"/>
              </w:rPr>
              <w:t>public</w:t>
            </w:r>
            <w:r w:rsidR="00170BF4" w:rsidRPr="00803ADF">
              <w:rPr>
                <w:rFonts w:ascii="Times New Roman" w:hAnsi="Times New Roman"/>
                <w:b/>
                <w:bCs/>
                <w:lang w:val="en-GB"/>
              </w:rPr>
              <w:t xml:space="preserve"> report series</w:t>
            </w:r>
            <w:r w:rsidRPr="00803ADF">
              <w:rPr>
                <w:rFonts w:ascii="Times New Roman" w:hAnsi="Times New Roman"/>
                <w:b/>
                <w:bCs/>
                <w:lang w:val="en-GB"/>
              </w:rPr>
              <w:t xml:space="preserve"> </w:t>
            </w:r>
            <w:r w:rsidR="00170BF4" w:rsidRPr="00803ADF">
              <w:rPr>
                <w:rFonts w:ascii="Times New Roman" w:hAnsi="Times New Roman"/>
                <w:lang w:val="en-GB"/>
              </w:rPr>
              <w:t>(lead CEPS; partners: all; duration: months 1-48)</w:t>
            </w:r>
            <w:r w:rsidR="00A03357">
              <w:rPr>
                <w:rFonts w:ascii="Times New Roman" w:hAnsi="Times New Roman"/>
                <w:lang w:val="en-GB"/>
              </w:rPr>
              <w:t xml:space="preserve">: </w:t>
            </w:r>
            <w:r w:rsidRPr="00803ADF">
              <w:rPr>
                <w:rFonts w:ascii="Times New Roman" w:hAnsi="Times New Roman"/>
                <w:lang w:val="en-GB"/>
              </w:rPr>
              <w:t xml:space="preserve">This tasks involves the coordination of public </w:t>
            </w:r>
            <w:r w:rsidR="00170BF4" w:rsidRPr="00803ADF">
              <w:rPr>
                <w:rFonts w:ascii="Times New Roman" w:hAnsi="Times New Roman"/>
                <w:lang w:val="en-GB"/>
              </w:rPr>
              <w:t>reports</w:t>
            </w:r>
            <w:r w:rsidRPr="00803ADF">
              <w:rPr>
                <w:rFonts w:ascii="Times New Roman" w:hAnsi="Times New Roman"/>
                <w:lang w:val="en-GB"/>
              </w:rPr>
              <w:t xml:space="preserve">, which are </w:t>
            </w:r>
            <w:r w:rsidR="00170BF4" w:rsidRPr="00803ADF">
              <w:rPr>
                <w:rFonts w:ascii="Times New Roman" w:hAnsi="Times New Roman"/>
                <w:lang w:val="en-GB"/>
              </w:rPr>
              <w:t>provided by lead partners in WPs</w:t>
            </w:r>
            <w:r w:rsidR="00BF1F98">
              <w:rPr>
                <w:rFonts w:ascii="Times New Roman" w:hAnsi="Times New Roman"/>
                <w:lang w:val="en-GB"/>
              </w:rPr>
              <w:t xml:space="preserve"> 2-8</w:t>
            </w:r>
            <w:r w:rsidRPr="00803ADF">
              <w:rPr>
                <w:rFonts w:ascii="Times New Roman" w:hAnsi="Times New Roman"/>
                <w:lang w:val="en-GB"/>
              </w:rPr>
              <w:t xml:space="preserve">. </w:t>
            </w:r>
          </w:p>
        </w:tc>
      </w:tr>
    </w:tbl>
    <w:p w14:paraId="114949E7" w14:textId="77777777" w:rsidR="00567137" w:rsidRPr="00803ADF" w:rsidRDefault="00567137" w:rsidP="00567137">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567137" w:rsidRPr="00803ADF" w14:paraId="65915D5F" w14:textId="77777777" w:rsidTr="00E0761C">
        <w:tc>
          <w:tcPr>
            <w:tcW w:w="10091" w:type="dxa"/>
          </w:tcPr>
          <w:p w14:paraId="28179777" w14:textId="0635545D" w:rsidR="00567137" w:rsidRPr="00803ADF" w:rsidRDefault="00567137" w:rsidP="00F417CB">
            <w:pPr>
              <w:spacing w:before="60" w:after="120"/>
              <w:rPr>
                <w:rFonts w:ascii="Times New Roman" w:hAnsi="Times New Roman"/>
                <w:lang w:val="en-GB"/>
              </w:rPr>
            </w:pPr>
            <w:r w:rsidRPr="00803ADF">
              <w:rPr>
                <w:rFonts w:ascii="Times New Roman" w:hAnsi="Times New Roman"/>
                <w:b/>
                <w:lang w:val="en-GB"/>
              </w:rPr>
              <w:t>Deliverables</w:t>
            </w:r>
            <w:r w:rsidRPr="00803ADF">
              <w:rPr>
                <w:rFonts w:ascii="Times New Roman" w:hAnsi="Times New Roman"/>
                <w:lang w:val="en-GB"/>
              </w:rPr>
              <w:t xml:space="preserve"> (brief description and month of delivery)</w:t>
            </w:r>
          </w:p>
          <w:p w14:paraId="2C1A7C6F" w14:textId="4340EA74" w:rsidR="00282A31" w:rsidRPr="00803ADF" w:rsidRDefault="00282A31" w:rsidP="00DB4A71">
            <w:pPr>
              <w:spacing w:after="60"/>
              <w:rPr>
                <w:rFonts w:ascii="Times New Roman" w:hAnsi="Times New Roman"/>
                <w:b/>
                <w:bCs/>
                <w:lang w:val="en-GB"/>
              </w:rPr>
            </w:pPr>
            <w:r w:rsidRPr="00803ADF">
              <w:rPr>
                <w:rFonts w:ascii="Times New Roman" w:hAnsi="Times New Roman"/>
                <w:b/>
                <w:bCs/>
                <w:lang w:val="en-GB"/>
              </w:rPr>
              <w:t>D9.</w:t>
            </w:r>
            <w:r w:rsidR="00923996">
              <w:rPr>
                <w:rFonts w:ascii="Times New Roman" w:hAnsi="Times New Roman"/>
                <w:b/>
                <w:bCs/>
                <w:lang w:val="en-GB"/>
              </w:rPr>
              <w:t>1</w:t>
            </w:r>
            <w:r w:rsidRPr="00803ADF">
              <w:rPr>
                <w:rFonts w:ascii="Times New Roman" w:hAnsi="Times New Roman"/>
                <w:b/>
                <w:bCs/>
                <w:lang w:val="en-GB"/>
              </w:rPr>
              <w:t xml:space="preserve"> Detailed </w:t>
            </w:r>
            <w:r w:rsidR="00170BF4" w:rsidRPr="00803ADF">
              <w:rPr>
                <w:rFonts w:ascii="Times New Roman" w:hAnsi="Times New Roman"/>
                <w:b/>
                <w:bCs/>
                <w:lang w:val="en-GB"/>
              </w:rPr>
              <w:t>Impact Plan</w:t>
            </w:r>
            <w:r w:rsidRPr="00803ADF">
              <w:rPr>
                <w:lang w:val="en-GB"/>
              </w:rPr>
              <w:t xml:space="preserve"> </w:t>
            </w:r>
            <w:r w:rsidR="00F417CB" w:rsidRPr="00803ADF">
              <w:rPr>
                <w:rFonts w:ascii="Times New Roman" w:hAnsi="Times New Roman"/>
                <w:lang w:val="en-GB"/>
              </w:rPr>
              <w:t xml:space="preserve">(lead: </w:t>
            </w:r>
            <w:r w:rsidR="00705DCB">
              <w:rPr>
                <w:rFonts w:ascii="Times New Roman" w:hAnsi="Times New Roman"/>
                <w:lang w:val="en-GB"/>
              </w:rPr>
              <w:t>UVA</w:t>
            </w:r>
            <w:r w:rsidR="00F417CB" w:rsidRPr="00803ADF">
              <w:rPr>
                <w:rFonts w:ascii="Times New Roman" w:hAnsi="Times New Roman"/>
                <w:lang w:val="en-GB"/>
              </w:rPr>
              <w:t>; month of delivery</w:t>
            </w:r>
            <w:r w:rsidR="00F417CB" w:rsidRPr="00705DCB">
              <w:rPr>
                <w:rFonts w:ascii="Times New Roman" w:hAnsi="Times New Roman"/>
                <w:lang w:val="en-GB"/>
              </w:rPr>
              <w:t>: 6)</w:t>
            </w:r>
          </w:p>
          <w:p w14:paraId="20DB6EB3" w14:textId="6D7307BD" w:rsidR="007519CB" w:rsidRPr="00803ADF" w:rsidRDefault="007519CB" w:rsidP="00DB4A71">
            <w:pPr>
              <w:spacing w:after="60"/>
              <w:rPr>
                <w:rFonts w:ascii="Times New Roman" w:hAnsi="Times New Roman"/>
                <w:b/>
                <w:bCs/>
                <w:lang w:val="en-GB"/>
              </w:rPr>
            </w:pPr>
            <w:r w:rsidRPr="00803ADF">
              <w:rPr>
                <w:rFonts w:ascii="Times New Roman" w:hAnsi="Times New Roman"/>
                <w:b/>
                <w:bCs/>
                <w:lang w:val="en-GB"/>
              </w:rPr>
              <w:t>D9.</w:t>
            </w:r>
            <w:r w:rsidR="006E07F4">
              <w:rPr>
                <w:rFonts w:ascii="Times New Roman" w:hAnsi="Times New Roman"/>
                <w:b/>
                <w:bCs/>
                <w:lang w:val="en-GB"/>
              </w:rPr>
              <w:t>2</w:t>
            </w:r>
            <w:r w:rsidRPr="00803ADF">
              <w:rPr>
                <w:rFonts w:ascii="Times New Roman" w:hAnsi="Times New Roman"/>
                <w:b/>
                <w:bCs/>
                <w:lang w:val="en-GB"/>
              </w:rPr>
              <w:t xml:space="preserve"> </w:t>
            </w:r>
            <w:r w:rsidR="006E07F4">
              <w:rPr>
                <w:rFonts w:ascii="Times New Roman" w:hAnsi="Times New Roman"/>
                <w:b/>
                <w:bCs/>
                <w:lang w:val="en-GB"/>
              </w:rPr>
              <w:t>Educational package</w:t>
            </w:r>
            <w:r w:rsidR="00A127AE">
              <w:rPr>
                <w:rFonts w:ascii="Times New Roman" w:hAnsi="Times New Roman"/>
                <w:b/>
                <w:bCs/>
                <w:lang w:val="en-GB"/>
              </w:rPr>
              <w:t xml:space="preserve"> for journalists</w:t>
            </w:r>
            <w:r w:rsidR="009C6482">
              <w:rPr>
                <w:rFonts w:ascii="Times New Roman" w:hAnsi="Times New Roman"/>
                <w:b/>
                <w:bCs/>
                <w:lang w:val="en-GB"/>
              </w:rPr>
              <w:t xml:space="preserve"> </w:t>
            </w:r>
            <w:r w:rsidR="00F417CB" w:rsidRPr="00803ADF">
              <w:rPr>
                <w:rFonts w:ascii="Times New Roman" w:hAnsi="Times New Roman"/>
                <w:lang w:val="en-GB"/>
              </w:rPr>
              <w:t>(lead: SDU; month of delivery: 1</w:t>
            </w:r>
            <w:r w:rsidR="00580F1F">
              <w:rPr>
                <w:rFonts w:ascii="Times New Roman" w:hAnsi="Times New Roman"/>
                <w:lang w:val="en-GB"/>
              </w:rPr>
              <w:t>8</w:t>
            </w:r>
            <w:r w:rsidR="00F417CB" w:rsidRPr="00803ADF">
              <w:rPr>
                <w:rFonts w:ascii="Times New Roman" w:hAnsi="Times New Roman"/>
                <w:lang w:val="en-GB"/>
              </w:rPr>
              <w:t>)</w:t>
            </w:r>
            <w:r w:rsidR="009C6482">
              <w:rPr>
                <w:rFonts w:ascii="Times New Roman" w:hAnsi="Times New Roman"/>
                <w:lang w:val="en-GB"/>
              </w:rPr>
              <w:t xml:space="preserve"> </w:t>
            </w:r>
            <w:r w:rsidR="006E07F4">
              <w:rPr>
                <w:rFonts w:ascii="Times New Roman" w:hAnsi="Times New Roman"/>
                <w:lang w:val="en-GB"/>
              </w:rPr>
              <w:t xml:space="preserve">ready </w:t>
            </w:r>
            <w:r w:rsidR="006E07F4" w:rsidRPr="006E07F4">
              <w:rPr>
                <w:rFonts w:ascii="Times New Roman" w:hAnsi="Times New Roman"/>
                <w:lang w:val="en-GB"/>
              </w:rPr>
              <w:t>for online rollout</w:t>
            </w:r>
            <w:r w:rsidR="006E07F4">
              <w:rPr>
                <w:rFonts w:ascii="Times New Roman" w:hAnsi="Times New Roman"/>
                <w:lang w:val="en-GB"/>
              </w:rPr>
              <w:t xml:space="preserve">. </w:t>
            </w:r>
          </w:p>
          <w:p w14:paraId="36941EE1" w14:textId="61FE0EF9" w:rsidR="007519CB" w:rsidRPr="00803ADF" w:rsidRDefault="007519CB" w:rsidP="00DB4A71">
            <w:pPr>
              <w:spacing w:after="60"/>
              <w:rPr>
                <w:rFonts w:ascii="Times New Roman" w:hAnsi="Times New Roman"/>
                <w:b/>
                <w:bCs/>
                <w:lang w:val="en-GB"/>
              </w:rPr>
            </w:pPr>
            <w:r w:rsidRPr="00803ADF">
              <w:rPr>
                <w:rFonts w:ascii="Times New Roman" w:hAnsi="Times New Roman"/>
                <w:b/>
                <w:bCs/>
                <w:lang w:val="en-GB"/>
              </w:rPr>
              <w:t>D9.</w:t>
            </w:r>
            <w:r w:rsidR="006E07F4">
              <w:rPr>
                <w:rFonts w:ascii="Times New Roman" w:hAnsi="Times New Roman"/>
                <w:b/>
                <w:bCs/>
                <w:lang w:val="en-GB"/>
              </w:rPr>
              <w:t>3</w:t>
            </w:r>
            <w:r w:rsidRPr="00803ADF">
              <w:rPr>
                <w:rFonts w:ascii="Times New Roman" w:hAnsi="Times New Roman"/>
                <w:b/>
                <w:bCs/>
                <w:lang w:val="en-GB"/>
              </w:rPr>
              <w:t xml:space="preserve"> </w:t>
            </w:r>
            <w:r w:rsidR="006E07F4">
              <w:rPr>
                <w:rFonts w:ascii="Times New Roman" w:hAnsi="Times New Roman"/>
                <w:b/>
                <w:bCs/>
                <w:lang w:val="en-GB"/>
              </w:rPr>
              <w:t>Liberal democracy k</w:t>
            </w:r>
            <w:r w:rsidRPr="00803ADF">
              <w:rPr>
                <w:rFonts w:ascii="Times New Roman" w:hAnsi="Times New Roman"/>
                <w:b/>
                <w:bCs/>
                <w:lang w:val="en-GB"/>
              </w:rPr>
              <w:t xml:space="preserve">nowledge clips </w:t>
            </w:r>
            <w:r w:rsidR="00F417CB" w:rsidRPr="00803ADF">
              <w:rPr>
                <w:rFonts w:ascii="Times New Roman" w:hAnsi="Times New Roman"/>
                <w:lang w:val="en-GB"/>
              </w:rPr>
              <w:t xml:space="preserve">(lead: SDU; month of delivery: </w:t>
            </w:r>
            <w:r w:rsidR="00F417CB" w:rsidRPr="00B10FBF">
              <w:rPr>
                <w:rFonts w:ascii="Times New Roman" w:hAnsi="Times New Roman"/>
                <w:lang w:val="en-GB"/>
              </w:rPr>
              <w:t>2</w:t>
            </w:r>
            <w:r w:rsidR="006E07F4">
              <w:rPr>
                <w:rFonts w:ascii="Times New Roman" w:hAnsi="Times New Roman"/>
                <w:lang w:val="en-GB"/>
              </w:rPr>
              <w:t>4</w:t>
            </w:r>
            <w:r w:rsidR="00F417CB" w:rsidRPr="00803ADF">
              <w:rPr>
                <w:rFonts w:ascii="Times New Roman" w:hAnsi="Times New Roman"/>
                <w:lang w:val="en-GB"/>
              </w:rPr>
              <w:t>)</w:t>
            </w:r>
            <w:r w:rsidR="009C6482">
              <w:rPr>
                <w:rFonts w:ascii="Times New Roman" w:hAnsi="Times New Roman"/>
                <w:lang w:val="en-GB"/>
              </w:rPr>
              <w:t xml:space="preserve"> to </w:t>
            </w:r>
            <w:r w:rsidR="006A6754">
              <w:rPr>
                <w:rFonts w:ascii="Times New Roman" w:hAnsi="Times New Roman"/>
                <w:lang w:val="en-GB"/>
              </w:rPr>
              <w:t>be</w:t>
            </w:r>
            <w:r w:rsidR="006E07F4">
              <w:rPr>
                <w:rFonts w:ascii="Times New Roman" w:hAnsi="Times New Roman"/>
                <w:lang w:val="en-GB"/>
              </w:rPr>
              <w:t xml:space="preserve"> shared with journalists and journalism schools. </w:t>
            </w:r>
          </w:p>
          <w:p w14:paraId="512A28F8" w14:textId="38D8BD96" w:rsidR="00567137" w:rsidRDefault="00F417CB" w:rsidP="00DB4A71">
            <w:pPr>
              <w:spacing w:after="60"/>
              <w:rPr>
                <w:rFonts w:ascii="Times New Roman" w:hAnsi="Times New Roman"/>
                <w:lang w:val="en-GB"/>
              </w:rPr>
            </w:pPr>
            <w:r w:rsidRPr="00803ADF">
              <w:rPr>
                <w:rFonts w:ascii="Times New Roman" w:hAnsi="Times New Roman"/>
                <w:b/>
                <w:bCs/>
                <w:lang w:val="en-GB"/>
              </w:rPr>
              <w:t>D9.</w:t>
            </w:r>
            <w:r w:rsidR="006E07F4">
              <w:rPr>
                <w:rFonts w:ascii="Times New Roman" w:hAnsi="Times New Roman"/>
                <w:b/>
                <w:bCs/>
                <w:lang w:val="en-GB"/>
              </w:rPr>
              <w:t>4</w:t>
            </w:r>
            <w:r w:rsidR="00923996">
              <w:rPr>
                <w:rFonts w:ascii="Times New Roman" w:hAnsi="Times New Roman"/>
                <w:b/>
                <w:bCs/>
                <w:lang w:val="en-GB"/>
              </w:rPr>
              <w:t xml:space="preserve"> </w:t>
            </w:r>
            <w:r w:rsidRPr="00803ADF">
              <w:rPr>
                <w:rFonts w:ascii="Times New Roman" w:hAnsi="Times New Roman"/>
                <w:b/>
                <w:bCs/>
                <w:lang w:val="en-GB"/>
              </w:rPr>
              <w:t xml:space="preserve">Academic-stakeholder conference in Amsterdam </w:t>
            </w:r>
            <w:r w:rsidRPr="00803ADF">
              <w:rPr>
                <w:rFonts w:ascii="Times New Roman" w:hAnsi="Times New Roman"/>
                <w:lang w:val="en-GB"/>
              </w:rPr>
              <w:t>(lead: UVA; month of delivery: 33)</w:t>
            </w:r>
          </w:p>
          <w:p w14:paraId="6DEDF4B6" w14:textId="29A28FCD" w:rsidR="00CA4DF2" w:rsidRPr="00803ADF" w:rsidRDefault="00CA4DF2" w:rsidP="00DB4A71">
            <w:pPr>
              <w:spacing w:after="60"/>
              <w:rPr>
                <w:rFonts w:ascii="Times New Roman" w:hAnsi="Times New Roman"/>
                <w:lang w:val="en-GB"/>
              </w:rPr>
            </w:pPr>
            <w:r w:rsidRPr="00CA4DF2">
              <w:rPr>
                <w:rFonts w:ascii="Times New Roman" w:hAnsi="Times New Roman"/>
                <w:b/>
                <w:bCs/>
                <w:lang w:val="en-GB"/>
              </w:rPr>
              <w:lastRenderedPageBreak/>
              <w:t xml:space="preserve">D9.5 </w:t>
            </w:r>
            <w:r w:rsidR="00BB78F8">
              <w:rPr>
                <w:rFonts w:ascii="Times New Roman" w:hAnsi="Times New Roman"/>
                <w:b/>
                <w:bCs/>
                <w:lang w:val="en-GB"/>
              </w:rPr>
              <w:t>Four</w:t>
            </w:r>
            <w:r>
              <w:rPr>
                <w:rFonts w:ascii="Times New Roman" w:hAnsi="Times New Roman"/>
                <w:b/>
                <w:bCs/>
                <w:lang w:val="en-GB"/>
              </w:rPr>
              <w:t xml:space="preserve"> </w:t>
            </w:r>
            <w:r w:rsidRPr="00CA4DF2">
              <w:rPr>
                <w:rFonts w:ascii="Times New Roman" w:hAnsi="Times New Roman"/>
                <w:b/>
                <w:bCs/>
                <w:lang w:val="en-GB"/>
              </w:rPr>
              <w:t>‘</w:t>
            </w:r>
            <w:r>
              <w:rPr>
                <w:rFonts w:ascii="Times New Roman" w:hAnsi="Times New Roman"/>
                <w:b/>
                <w:bCs/>
                <w:lang w:val="en-GB"/>
              </w:rPr>
              <w:t>H</w:t>
            </w:r>
            <w:r w:rsidRPr="00CA4DF2">
              <w:rPr>
                <w:rFonts w:ascii="Times New Roman" w:hAnsi="Times New Roman"/>
                <w:b/>
                <w:bCs/>
                <w:lang w:val="en-GB"/>
              </w:rPr>
              <w:t>eatmaps’</w:t>
            </w:r>
            <w:r>
              <w:rPr>
                <w:rFonts w:ascii="Times New Roman" w:hAnsi="Times New Roman"/>
                <w:b/>
                <w:bCs/>
                <w:lang w:val="en-GB"/>
              </w:rPr>
              <w:t xml:space="preserve"> on </w:t>
            </w:r>
            <w:r w:rsidR="009F54A2">
              <w:rPr>
                <w:rFonts w:ascii="Times New Roman" w:hAnsi="Times New Roman"/>
                <w:b/>
                <w:bCs/>
                <w:lang w:val="en-GB"/>
              </w:rPr>
              <w:t xml:space="preserve">the </w:t>
            </w:r>
            <w:r w:rsidRPr="00803ADF">
              <w:rPr>
                <w:rFonts w:ascii="Times New Roman" w:hAnsi="Times New Roman"/>
                <w:b/>
                <w:bCs/>
                <w:lang w:val="en-GB"/>
              </w:rPr>
              <w:t xml:space="preserve">health of </w:t>
            </w:r>
            <w:r w:rsidR="00B27071">
              <w:rPr>
                <w:rFonts w:ascii="Times New Roman" w:hAnsi="Times New Roman"/>
                <w:b/>
                <w:bCs/>
                <w:lang w:val="en-GB"/>
              </w:rPr>
              <w:t xml:space="preserve">European </w:t>
            </w:r>
            <w:r w:rsidRPr="00803ADF">
              <w:rPr>
                <w:rFonts w:ascii="Times New Roman" w:hAnsi="Times New Roman"/>
                <w:b/>
                <w:bCs/>
                <w:lang w:val="en-GB"/>
              </w:rPr>
              <w:t>liberal democracy</w:t>
            </w:r>
            <w:r>
              <w:rPr>
                <w:rFonts w:ascii="Times New Roman" w:hAnsi="Times New Roman"/>
                <w:lang w:val="en-GB"/>
              </w:rPr>
              <w:t xml:space="preserve"> </w:t>
            </w:r>
            <w:r w:rsidRPr="00803ADF">
              <w:rPr>
                <w:rFonts w:ascii="Times New Roman" w:hAnsi="Times New Roman"/>
                <w:lang w:val="en-GB"/>
              </w:rPr>
              <w:t xml:space="preserve">(lead: </w:t>
            </w:r>
            <w:r>
              <w:rPr>
                <w:rFonts w:ascii="Times New Roman" w:hAnsi="Times New Roman"/>
                <w:lang w:val="en-GB"/>
              </w:rPr>
              <w:t>UCLB</w:t>
            </w:r>
            <w:r w:rsidRPr="00803ADF">
              <w:rPr>
                <w:rFonts w:ascii="Times New Roman" w:hAnsi="Times New Roman"/>
                <w:lang w:val="en-GB"/>
              </w:rPr>
              <w:t>; months of delivery:</w:t>
            </w:r>
            <w:r w:rsidR="002D1760">
              <w:rPr>
                <w:rFonts w:ascii="Times New Roman" w:hAnsi="Times New Roman"/>
                <w:lang w:val="en-GB"/>
              </w:rPr>
              <w:t xml:space="preserve"> </w:t>
            </w:r>
            <w:r w:rsidR="002D1760" w:rsidRPr="002D1760">
              <w:rPr>
                <w:rFonts w:ascii="Times New Roman" w:hAnsi="Times New Roman"/>
                <w:lang w:val="en-GB"/>
              </w:rPr>
              <w:t>24</w:t>
            </w:r>
            <w:r w:rsidRPr="002D1760">
              <w:rPr>
                <w:rFonts w:ascii="Times New Roman" w:hAnsi="Times New Roman"/>
                <w:lang w:val="en-GB"/>
              </w:rPr>
              <w:t xml:space="preserve">, </w:t>
            </w:r>
            <w:r w:rsidR="00BB78F8">
              <w:rPr>
                <w:rFonts w:ascii="Times New Roman" w:hAnsi="Times New Roman"/>
                <w:lang w:val="en-GB"/>
              </w:rPr>
              <w:t>27</w:t>
            </w:r>
            <w:r w:rsidRPr="00923996">
              <w:rPr>
                <w:rFonts w:ascii="Times New Roman" w:hAnsi="Times New Roman"/>
                <w:lang w:val="en-GB"/>
              </w:rPr>
              <w:t>)</w:t>
            </w:r>
            <w:r w:rsidR="002D1760">
              <w:rPr>
                <w:rFonts w:ascii="Times New Roman" w:hAnsi="Times New Roman"/>
                <w:lang w:val="en-GB"/>
              </w:rPr>
              <w:t>, published in pairs</w:t>
            </w:r>
          </w:p>
          <w:p w14:paraId="7501EA95" w14:textId="37EA2EEF" w:rsidR="00F417CB" w:rsidRPr="00D16749" w:rsidRDefault="00F417CB" w:rsidP="002D1760">
            <w:pPr>
              <w:spacing w:after="60"/>
              <w:rPr>
                <w:rFonts w:ascii="Times New Roman" w:hAnsi="Times New Roman"/>
                <w:b/>
                <w:bCs/>
                <w:lang w:val="en-GB"/>
              </w:rPr>
            </w:pPr>
            <w:r w:rsidRPr="00803ADF">
              <w:rPr>
                <w:rFonts w:ascii="Times New Roman" w:hAnsi="Times New Roman"/>
                <w:b/>
                <w:bCs/>
                <w:lang w:val="en-GB"/>
              </w:rPr>
              <w:t>D9.</w:t>
            </w:r>
            <w:r w:rsidR="00CA4DF2">
              <w:rPr>
                <w:rFonts w:ascii="Times New Roman" w:hAnsi="Times New Roman"/>
                <w:b/>
                <w:bCs/>
                <w:lang w:val="en-GB"/>
              </w:rPr>
              <w:t>6</w:t>
            </w:r>
            <w:r w:rsidRPr="00803ADF">
              <w:rPr>
                <w:rFonts w:ascii="Times New Roman" w:hAnsi="Times New Roman"/>
                <w:b/>
                <w:bCs/>
                <w:lang w:val="en-GB"/>
              </w:rPr>
              <w:t xml:space="preserve"> Three flagship </w:t>
            </w:r>
            <w:r w:rsidR="00D16749">
              <w:rPr>
                <w:rFonts w:ascii="Times New Roman" w:hAnsi="Times New Roman"/>
                <w:b/>
                <w:bCs/>
                <w:lang w:val="en-GB"/>
              </w:rPr>
              <w:t xml:space="preserve">policy </w:t>
            </w:r>
            <w:r w:rsidRPr="00803ADF">
              <w:rPr>
                <w:rFonts w:ascii="Times New Roman" w:hAnsi="Times New Roman"/>
                <w:b/>
                <w:bCs/>
                <w:lang w:val="en-GB"/>
              </w:rPr>
              <w:t xml:space="preserve">reports </w:t>
            </w:r>
            <w:r w:rsidRPr="00803ADF">
              <w:rPr>
                <w:rFonts w:ascii="Times New Roman" w:hAnsi="Times New Roman"/>
                <w:lang w:val="en-GB"/>
              </w:rPr>
              <w:t xml:space="preserve">(lead: CEPS; months of delivery: </w:t>
            </w:r>
            <w:r w:rsidR="00CA51CC" w:rsidRPr="00923996">
              <w:rPr>
                <w:rFonts w:ascii="Times New Roman" w:hAnsi="Times New Roman"/>
                <w:lang w:val="en-GB"/>
              </w:rPr>
              <w:t>30</w:t>
            </w:r>
            <w:r w:rsidRPr="00923996">
              <w:rPr>
                <w:rFonts w:ascii="Times New Roman" w:hAnsi="Times New Roman"/>
                <w:lang w:val="en-GB"/>
              </w:rPr>
              <w:t xml:space="preserve">, </w:t>
            </w:r>
            <w:r w:rsidR="00923996" w:rsidRPr="00923996">
              <w:rPr>
                <w:rFonts w:ascii="Times New Roman" w:hAnsi="Times New Roman"/>
                <w:lang w:val="en-GB"/>
              </w:rPr>
              <w:t>42</w:t>
            </w:r>
            <w:r w:rsidRPr="00923996">
              <w:rPr>
                <w:rFonts w:ascii="Times New Roman" w:hAnsi="Times New Roman"/>
                <w:lang w:val="en-GB"/>
              </w:rPr>
              <w:t xml:space="preserve">, and </w:t>
            </w:r>
            <w:r w:rsidR="00CA51CC" w:rsidRPr="00923996">
              <w:rPr>
                <w:rFonts w:ascii="Times New Roman" w:hAnsi="Times New Roman"/>
                <w:lang w:val="en-GB"/>
              </w:rPr>
              <w:t>48</w:t>
            </w:r>
            <w:r w:rsidRPr="00923996">
              <w:rPr>
                <w:rFonts w:ascii="Times New Roman" w:hAnsi="Times New Roman"/>
                <w:lang w:val="en-GB"/>
              </w:rPr>
              <w:t>)</w:t>
            </w:r>
          </w:p>
        </w:tc>
      </w:tr>
    </w:tbl>
    <w:bookmarkEnd w:id="23"/>
    <w:bookmarkEnd w:id="53"/>
    <w:p w14:paraId="14B80079" w14:textId="517FD2DF" w:rsidR="0020570B" w:rsidRPr="00803ADF" w:rsidRDefault="0020570B" w:rsidP="00356A49">
      <w:pPr>
        <w:pStyle w:val="Heading2"/>
      </w:pPr>
      <w:r w:rsidRPr="00803ADF">
        <w:lastRenderedPageBreak/>
        <w:t>Table 3.1c:</w:t>
      </w:r>
      <w:r w:rsidR="00923996">
        <w:t xml:space="preserve"> </w:t>
      </w:r>
      <w:r w:rsidRPr="00803ADF">
        <w:t xml:space="preserve">List of </w:t>
      </w:r>
      <w:r w:rsidR="00DF1DE8">
        <w:t>d</w:t>
      </w:r>
      <w:commentRangeStart w:id="55"/>
      <w:commentRangeStart w:id="56"/>
      <w:commentRangeStart w:id="57"/>
      <w:r w:rsidRPr="00803ADF">
        <w:t>eliverables</w:t>
      </w:r>
      <w:r w:rsidR="005C2FC0">
        <w:t xml:space="preserve"> </w:t>
      </w:r>
      <w:r w:rsidR="005C2FC0" w:rsidRPr="005C2FC0">
        <w:rPr>
          <w:b w:val="0"/>
          <w:bCs/>
        </w:rPr>
        <w:t xml:space="preserve">(* = embargo of an additional 24 months after the end of the project) </w:t>
      </w:r>
      <w:r w:rsidRPr="00803ADF">
        <w:t xml:space="preserve">  </w:t>
      </w:r>
      <w:commentRangeEnd w:id="55"/>
      <w:r w:rsidR="00DD40CB" w:rsidRPr="00803ADF">
        <w:rPr>
          <w:rStyle w:val="CommentReference"/>
          <w:rFonts w:ascii="Calibri" w:hAnsi="Calibri"/>
          <w:b w:val="0"/>
          <w:szCs w:val="20"/>
        </w:rPr>
        <w:commentReference w:id="55"/>
      </w:r>
      <w:commentRangeEnd w:id="56"/>
      <w:r w:rsidR="00DD40CB" w:rsidRPr="00803ADF">
        <w:rPr>
          <w:rStyle w:val="CommentReference"/>
          <w:rFonts w:ascii="Calibri" w:hAnsi="Calibri"/>
          <w:b w:val="0"/>
          <w:szCs w:val="20"/>
        </w:rPr>
        <w:commentReference w:id="56"/>
      </w:r>
      <w:commentRangeEnd w:id="57"/>
      <w:r w:rsidR="00803ADF">
        <w:rPr>
          <w:rStyle w:val="CommentReference"/>
          <w:rFonts w:ascii="Calibri" w:hAnsi="Calibri"/>
          <w:b w:val="0"/>
          <w:szCs w:val="20"/>
          <w:lang w:val="en-US"/>
        </w:rPr>
        <w:commentReference w:id="57"/>
      </w:r>
    </w:p>
    <w:tbl>
      <w:tblPr>
        <w:tblW w:w="10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5329"/>
        <w:gridCol w:w="624"/>
        <w:gridCol w:w="850"/>
        <w:gridCol w:w="1020"/>
        <w:gridCol w:w="680"/>
        <w:gridCol w:w="1020"/>
      </w:tblGrid>
      <w:tr w:rsidR="009C6482" w:rsidRPr="00803ADF" w14:paraId="6D7D9B76" w14:textId="77777777" w:rsidTr="0059258A">
        <w:trPr>
          <w:jc w:val="center"/>
        </w:trPr>
        <w:tc>
          <w:tcPr>
            <w:tcW w:w="680" w:type="dxa"/>
            <w:shd w:val="clear" w:color="auto" w:fill="F2F2F2" w:themeFill="background1" w:themeFillShade="F2"/>
            <w:vAlign w:val="center"/>
          </w:tcPr>
          <w:p w14:paraId="71F6D834" w14:textId="3B83B98B" w:rsidR="0020570B" w:rsidRPr="009C6482" w:rsidRDefault="009C6482" w:rsidP="00947BBB">
            <w:pPr>
              <w:jc w:val="center"/>
              <w:rPr>
                <w:rFonts w:ascii="Times New Roman" w:hAnsi="Times New Roman"/>
                <w:b/>
                <w:lang w:val="en-GB"/>
              </w:rPr>
            </w:pPr>
            <w:r w:rsidRPr="009C6482">
              <w:rPr>
                <w:rFonts w:ascii="Times New Roman" w:hAnsi="Times New Roman"/>
                <w:b/>
                <w:lang w:val="en-GB"/>
              </w:rPr>
              <w:t>#</w:t>
            </w:r>
          </w:p>
        </w:tc>
        <w:tc>
          <w:tcPr>
            <w:tcW w:w="5329" w:type="dxa"/>
            <w:shd w:val="clear" w:color="auto" w:fill="F2F2F2" w:themeFill="background1" w:themeFillShade="F2"/>
            <w:vAlign w:val="center"/>
          </w:tcPr>
          <w:p w14:paraId="25D13037" w14:textId="77902198" w:rsidR="0020570B" w:rsidRPr="00803ADF" w:rsidRDefault="00947BBB" w:rsidP="00947BBB">
            <w:pPr>
              <w:jc w:val="center"/>
              <w:rPr>
                <w:rFonts w:ascii="Times New Roman" w:hAnsi="Times New Roman"/>
                <w:b/>
                <w:lang w:val="en-GB"/>
              </w:rPr>
            </w:pPr>
            <w:r>
              <w:rPr>
                <w:rFonts w:ascii="Times New Roman" w:hAnsi="Times New Roman"/>
                <w:b/>
                <w:lang w:val="en-GB"/>
              </w:rPr>
              <w:t>N</w:t>
            </w:r>
            <w:r w:rsidR="0020570B" w:rsidRPr="00803ADF">
              <w:rPr>
                <w:rFonts w:ascii="Times New Roman" w:hAnsi="Times New Roman"/>
                <w:b/>
                <w:lang w:val="en-GB"/>
              </w:rPr>
              <w:t>ame</w:t>
            </w:r>
          </w:p>
        </w:tc>
        <w:tc>
          <w:tcPr>
            <w:tcW w:w="624" w:type="dxa"/>
            <w:shd w:val="clear" w:color="auto" w:fill="F2F2F2" w:themeFill="background1" w:themeFillShade="F2"/>
            <w:vAlign w:val="center"/>
          </w:tcPr>
          <w:p w14:paraId="6533620E" w14:textId="55310D45" w:rsidR="0020570B" w:rsidRPr="00803ADF" w:rsidRDefault="0020570B" w:rsidP="00947BBB">
            <w:pPr>
              <w:jc w:val="center"/>
              <w:rPr>
                <w:rFonts w:ascii="Times New Roman" w:hAnsi="Times New Roman"/>
                <w:b/>
                <w:lang w:val="en-GB"/>
              </w:rPr>
            </w:pPr>
            <w:r w:rsidRPr="00803ADF">
              <w:rPr>
                <w:rFonts w:ascii="Times New Roman" w:hAnsi="Times New Roman"/>
                <w:b/>
                <w:lang w:val="en-GB"/>
              </w:rPr>
              <w:t>W</w:t>
            </w:r>
            <w:r w:rsidR="00947BBB">
              <w:rPr>
                <w:rFonts w:ascii="Times New Roman" w:hAnsi="Times New Roman"/>
                <w:b/>
                <w:lang w:val="en-GB"/>
              </w:rPr>
              <w:t>P</w:t>
            </w:r>
          </w:p>
        </w:tc>
        <w:tc>
          <w:tcPr>
            <w:tcW w:w="850" w:type="dxa"/>
            <w:shd w:val="clear" w:color="auto" w:fill="F2F2F2" w:themeFill="background1" w:themeFillShade="F2"/>
            <w:vAlign w:val="center"/>
          </w:tcPr>
          <w:p w14:paraId="7F459623" w14:textId="55D6FB84" w:rsidR="0020570B" w:rsidRPr="00803ADF" w:rsidRDefault="00947BBB" w:rsidP="00947BBB">
            <w:pPr>
              <w:jc w:val="center"/>
              <w:rPr>
                <w:rFonts w:ascii="Times New Roman" w:hAnsi="Times New Roman"/>
                <w:b/>
                <w:lang w:val="en-GB"/>
              </w:rPr>
            </w:pPr>
            <w:r>
              <w:rPr>
                <w:rFonts w:ascii="Times New Roman" w:hAnsi="Times New Roman"/>
                <w:b/>
                <w:lang w:val="en-GB"/>
              </w:rPr>
              <w:t>L</w:t>
            </w:r>
            <w:r w:rsidR="0020570B" w:rsidRPr="00803ADF">
              <w:rPr>
                <w:rFonts w:ascii="Times New Roman" w:hAnsi="Times New Roman"/>
                <w:b/>
                <w:lang w:val="en-GB"/>
              </w:rPr>
              <w:t>ead</w:t>
            </w:r>
          </w:p>
        </w:tc>
        <w:tc>
          <w:tcPr>
            <w:tcW w:w="1020" w:type="dxa"/>
            <w:shd w:val="clear" w:color="auto" w:fill="F2F2F2" w:themeFill="background1" w:themeFillShade="F2"/>
            <w:vAlign w:val="center"/>
          </w:tcPr>
          <w:p w14:paraId="2B9DC1DD" w14:textId="77777777" w:rsidR="0020570B" w:rsidRPr="00803ADF" w:rsidRDefault="0020570B" w:rsidP="00947BBB">
            <w:pPr>
              <w:jc w:val="center"/>
              <w:rPr>
                <w:rFonts w:ascii="Times New Roman" w:hAnsi="Times New Roman"/>
                <w:b/>
                <w:lang w:val="en-GB"/>
              </w:rPr>
            </w:pPr>
            <w:r w:rsidRPr="00803ADF">
              <w:rPr>
                <w:rFonts w:ascii="Times New Roman" w:hAnsi="Times New Roman"/>
                <w:b/>
                <w:lang w:val="en-GB"/>
              </w:rPr>
              <w:t>Type</w:t>
            </w:r>
          </w:p>
        </w:tc>
        <w:tc>
          <w:tcPr>
            <w:tcW w:w="680" w:type="dxa"/>
            <w:shd w:val="clear" w:color="auto" w:fill="F2F2F2" w:themeFill="background1" w:themeFillShade="F2"/>
            <w:vAlign w:val="center"/>
          </w:tcPr>
          <w:p w14:paraId="5E230C95" w14:textId="2BCE5E66" w:rsidR="0020570B" w:rsidRPr="00803ADF" w:rsidRDefault="0020570B" w:rsidP="00947BBB">
            <w:pPr>
              <w:jc w:val="center"/>
              <w:rPr>
                <w:rFonts w:ascii="Times New Roman" w:hAnsi="Times New Roman"/>
                <w:b/>
                <w:lang w:val="en-GB"/>
              </w:rPr>
            </w:pPr>
            <w:r w:rsidRPr="00803ADF">
              <w:rPr>
                <w:rFonts w:ascii="Times New Roman" w:hAnsi="Times New Roman"/>
                <w:b/>
                <w:lang w:val="en-GB"/>
              </w:rPr>
              <w:t>Diss</w:t>
            </w:r>
            <w:r w:rsidR="00947BBB">
              <w:rPr>
                <w:rFonts w:ascii="Times New Roman" w:hAnsi="Times New Roman"/>
                <w:b/>
                <w:lang w:val="en-GB"/>
              </w:rPr>
              <w:t>.</w:t>
            </w:r>
            <w:r w:rsidRPr="00803ADF">
              <w:rPr>
                <w:rFonts w:ascii="Times New Roman" w:hAnsi="Times New Roman"/>
                <w:b/>
                <w:lang w:val="en-GB"/>
              </w:rPr>
              <w:t xml:space="preserve"> level</w:t>
            </w:r>
          </w:p>
        </w:tc>
        <w:tc>
          <w:tcPr>
            <w:tcW w:w="1020" w:type="dxa"/>
            <w:shd w:val="clear" w:color="auto" w:fill="F2F2F2" w:themeFill="background1" w:themeFillShade="F2"/>
            <w:vAlign w:val="center"/>
          </w:tcPr>
          <w:p w14:paraId="01A68D0B" w14:textId="50348E6E" w:rsidR="0020570B" w:rsidRPr="00803ADF" w:rsidRDefault="00947BBB" w:rsidP="00947BBB">
            <w:pPr>
              <w:jc w:val="center"/>
              <w:rPr>
                <w:rFonts w:ascii="Times New Roman" w:hAnsi="Times New Roman"/>
                <w:b/>
                <w:lang w:val="en-GB"/>
              </w:rPr>
            </w:pPr>
            <w:r>
              <w:rPr>
                <w:rFonts w:ascii="Times New Roman" w:hAnsi="Times New Roman"/>
                <w:b/>
                <w:lang w:val="en-GB"/>
              </w:rPr>
              <w:t>D</w:t>
            </w:r>
            <w:r w:rsidR="0020570B" w:rsidRPr="00803ADF">
              <w:rPr>
                <w:rFonts w:ascii="Times New Roman" w:hAnsi="Times New Roman"/>
                <w:b/>
                <w:lang w:val="en-GB"/>
              </w:rPr>
              <w:t>ate</w:t>
            </w:r>
            <w:r w:rsidR="00B5670A" w:rsidRPr="00803ADF">
              <w:rPr>
                <w:rFonts w:ascii="Times New Roman" w:hAnsi="Times New Roman"/>
                <w:b/>
                <w:lang w:val="en-GB"/>
              </w:rPr>
              <w:t xml:space="preserve"> </w:t>
            </w:r>
            <w:r w:rsidR="0020570B" w:rsidRPr="0059258A">
              <w:rPr>
                <w:rFonts w:ascii="Times New Roman" w:hAnsi="Times New Roman"/>
                <w:bCs/>
                <w:lang w:val="en-GB"/>
              </w:rPr>
              <w:t>(month</w:t>
            </w:r>
            <w:r w:rsidR="009C6482" w:rsidRPr="0059258A">
              <w:rPr>
                <w:rFonts w:ascii="Times New Roman" w:hAnsi="Times New Roman"/>
                <w:bCs/>
                <w:lang w:val="en-GB"/>
              </w:rPr>
              <w:t>s</w:t>
            </w:r>
            <w:r w:rsidR="0020570B" w:rsidRPr="0059258A">
              <w:rPr>
                <w:rFonts w:ascii="Times New Roman" w:hAnsi="Times New Roman"/>
                <w:bCs/>
                <w:lang w:val="en-GB"/>
              </w:rPr>
              <w:t>)</w:t>
            </w:r>
          </w:p>
        </w:tc>
      </w:tr>
      <w:tr w:rsidR="00302C2C" w:rsidRPr="00803ADF" w14:paraId="46B24A0C" w14:textId="77777777" w:rsidTr="0059258A">
        <w:trPr>
          <w:jc w:val="center"/>
        </w:trPr>
        <w:tc>
          <w:tcPr>
            <w:tcW w:w="680" w:type="dxa"/>
            <w:vAlign w:val="center"/>
          </w:tcPr>
          <w:p w14:paraId="06C1EE1D" w14:textId="77777777" w:rsidR="00302C2C" w:rsidRPr="00803ADF" w:rsidRDefault="00302C2C" w:rsidP="00302C2C">
            <w:pPr>
              <w:rPr>
                <w:rFonts w:ascii="Times New Roman" w:hAnsi="Times New Roman"/>
                <w:lang w:val="en-GB"/>
              </w:rPr>
            </w:pPr>
            <w:r w:rsidRPr="00803ADF">
              <w:rPr>
                <w:rFonts w:ascii="Times New Roman" w:hAnsi="Times New Roman"/>
                <w:color w:val="000000"/>
                <w:lang w:val="en-GB"/>
              </w:rPr>
              <w:t>D1.1</w:t>
            </w:r>
          </w:p>
        </w:tc>
        <w:tc>
          <w:tcPr>
            <w:tcW w:w="5329" w:type="dxa"/>
            <w:vAlign w:val="center"/>
          </w:tcPr>
          <w:p w14:paraId="58D8914C" w14:textId="5A30F95B" w:rsidR="00302C2C" w:rsidRPr="00302C2C" w:rsidRDefault="00302C2C" w:rsidP="00302C2C">
            <w:pPr>
              <w:rPr>
                <w:rFonts w:ascii="Times New Roman" w:hAnsi="Times New Roman"/>
                <w:lang w:val="en-GB"/>
              </w:rPr>
            </w:pPr>
            <w:r w:rsidRPr="00302C2C">
              <w:rPr>
                <w:rFonts w:ascii="Times New Roman" w:hAnsi="Times New Roman"/>
                <w:lang w:val="en-GB"/>
              </w:rPr>
              <w:t>Quality assurance plan</w:t>
            </w:r>
          </w:p>
        </w:tc>
        <w:tc>
          <w:tcPr>
            <w:tcW w:w="624" w:type="dxa"/>
            <w:vAlign w:val="center"/>
          </w:tcPr>
          <w:p w14:paraId="074AE462" w14:textId="77777777" w:rsidR="00302C2C" w:rsidRPr="00803ADF" w:rsidRDefault="00302C2C" w:rsidP="00BB78F8">
            <w:pPr>
              <w:jc w:val="right"/>
              <w:rPr>
                <w:rFonts w:ascii="Times New Roman" w:hAnsi="Times New Roman"/>
                <w:lang w:val="en-GB"/>
              </w:rPr>
            </w:pPr>
            <w:r w:rsidRPr="00803ADF">
              <w:rPr>
                <w:rFonts w:ascii="Times New Roman" w:hAnsi="Times New Roman"/>
                <w:lang w:val="en-GB"/>
              </w:rPr>
              <w:t>1</w:t>
            </w:r>
          </w:p>
        </w:tc>
        <w:tc>
          <w:tcPr>
            <w:tcW w:w="850" w:type="dxa"/>
            <w:vAlign w:val="center"/>
          </w:tcPr>
          <w:p w14:paraId="5F2839EC" w14:textId="5B38336D" w:rsidR="00302C2C" w:rsidRPr="00803ADF" w:rsidRDefault="00302C2C" w:rsidP="00F47751">
            <w:pPr>
              <w:jc w:val="center"/>
              <w:rPr>
                <w:rFonts w:ascii="Times New Roman" w:hAnsi="Times New Roman"/>
                <w:lang w:val="en-GB"/>
              </w:rPr>
            </w:pPr>
            <w:r>
              <w:rPr>
                <w:rFonts w:ascii="Times New Roman" w:hAnsi="Times New Roman"/>
                <w:lang w:val="en-GB"/>
              </w:rPr>
              <w:t>UVA</w:t>
            </w:r>
          </w:p>
        </w:tc>
        <w:tc>
          <w:tcPr>
            <w:tcW w:w="1020" w:type="dxa"/>
            <w:vAlign w:val="center"/>
          </w:tcPr>
          <w:p w14:paraId="25430706" w14:textId="59971464" w:rsidR="00302C2C" w:rsidRPr="00803ADF" w:rsidRDefault="00302C2C" w:rsidP="00F47751">
            <w:pPr>
              <w:jc w:val="center"/>
              <w:rPr>
                <w:rFonts w:ascii="Times New Roman" w:hAnsi="Times New Roman"/>
                <w:lang w:val="en-GB"/>
              </w:rPr>
            </w:pPr>
            <w:r>
              <w:rPr>
                <w:rFonts w:ascii="Times New Roman" w:hAnsi="Times New Roman"/>
                <w:lang w:val="en-GB"/>
              </w:rPr>
              <w:t>R</w:t>
            </w:r>
          </w:p>
        </w:tc>
        <w:tc>
          <w:tcPr>
            <w:tcW w:w="680" w:type="dxa"/>
            <w:vAlign w:val="center"/>
          </w:tcPr>
          <w:p w14:paraId="1771476D" w14:textId="4EB36645" w:rsidR="00302C2C" w:rsidRPr="00302C2C" w:rsidRDefault="00302C2C" w:rsidP="00F47751">
            <w:pPr>
              <w:jc w:val="center"/>
              <w:rPr>
                <w:rFonts w:ascii="Times New Roman" w:hAnsi="Times New Roman"/>
                <w:highlight w:val="yellow"/>
                <w:lang w:val="en-GB"/>
              </w:rPr>
            </w:pPr>
            <w:r w:rsidRPr="00302C2C">
              <w:rPr>
                <w:rFonts w:ascii="Times New Roman" w:hAnsi="Times New Roman"/>
                <w:highlight w:val="yellow"/>
                <w:lang w:val="en-GB"/>
              </w:rPr>
              <w:t>PU</w:t>
            </w:r>
          </w:p>
        </w:tc>
        <w:tc>
          <w:tcPr>
            <w:tcW w:w="1020" w:type="dxa"/>
            <w:vAlign w:val="center"/>
          </w:tcPr>
          <w:p w14:paraId="6FCDD6B1" w14:textId="44C8FF44" w:rsidR="00302C2C" w:rsidRPr="00803ADF" w:rsidRDefault="00302C2C" w:rsidP="00302C2C">
            <w:pPr>
              <w:jc w:val="right"/>
              <w:rPr>
                <w:rFonts w:ascii="Times New Roman" w:hAnsi="Times New Roman"/>
                <w:lang w:val="en-GB"/>
              </w:rPr>
            </w:pPr>
            <w:r>
              <w:rPr>
                <w:rFonts w:ascii="Times New Roman" w:hAnsi="Times New Roman"/>
                <w:lang w:val="en-GB"/>
              </w:rPr>
              <w:t>4</w:t>
            </w:r>
          </w:p>
        </w:tc>
      </w:tr>
      <w:tr w:rsidR="00302C2C" w:rsidRPr="00803ADF" w14:paraId="1A5B82C2" w14:textId="77777777" w:rsidTr="0059258A">
        <w:trPr>
          <w:jc w:val="center"/>
        </w:trPr>
        <w:tc>
          <w:tcPr>
            <w:tcW w:w="680" w:type="dxa"/>
            <w:vAlign w:val="center"/>
          </w:tcPr>
          <w:p w14:paraId="40CF910A" w14:textId="77777777" w:rsidR="00302C2C" w:rsidRPr="00803ADF" w:rsidRDefault="00302C2C" w:rsidP="00302C2C">
            <w:pPr>
              <w:rPr>
                <w:rFonts w:ascii="Times New Roman" w:hAnsi="Times New Roman"/>
                <w:lang w:val="en-GB"/>
              </w:rPr>
            </w:pPr>
            <w:r w:rsidRPr="00803ADF">
              <w:rPr>
                <w:rFonts w:ascii="Times New Roman" w:hAnsi="Times New Roman"/>
                <w:color w:val="000000"/>
                <w:lang w:val="en-GB"/>
              </w:rPr>
              <w:t>D1.2</w:t>
            </w:r>
          </w:p>
        </w:tc>
        <w:tc>
          <w:tcPr>
            <w:tcW w:w="5329" w:type="dxa"/>
            <w:vAlign w:val="center"/>
          </w:tcPr>
          <w:p w14:paraId="75FC0EF0" w14:textId="662AF5C4" w:rsidR="00302C2C" w:rsidRPr="00302C2C" w:rsidRDefault="00302C2C" w:rsidP="00302C2C">
            <w:pPr>
              <w:rPr>
                <w:rFonts w:ascii="Times New Roman" w:hAnsi="Times New Roman"/>
                <w:lang w:val="en-GB"/>
              </w:rPr>
            </w:pPr>
            <w:r w:rsidRPr="00302C2C">
              <w:rPr>
                <w:rFonts w:ascii="Times New Roman" w:hAnsi="Times New Roman"/>
                <w:lang w:val="en-GB"/>
              </w:rPr>
              <w:t>Data management plan</w:t>
            </w:r>
          </w:p>
        </w:tc>
        <w:tc>
          <w:tcPr>
            <w:tcW w:w="624" w:type="dxa"/>
            <w:vAlign w:val="center"/>
          </w:tcPr>
          <w:p w14:paraId="61D5F303" w14:textId="77777777" w:rsidR="00302C2C" w:rsidRPr="00803ADF" w:rsidRDefault="00302C2C" w:rsidP="00BB78F8">
            <w:pPr>
              <w:jc w:val="right"/>
              <w:rPr>
                <w:rFonts w:ascii="Times New Roman" w:hAnsi="Times New Roman"/>
                <w:lang w:val="en-GB"/>
              </w:rPr>
            </w:pPr>
            <w:r w:rsidRPr="00803ADF">
              <w:rPr>
                <w:rFonts w:ascii="Times New Roman" w:hAnsi="Times New Roman"/>
                <w:lang w:val="en-GB"/>
              </w:rPr>
              <w:t>1</w:t>
            </w:r>
          </w:p>
        </w:tc>
        <w:tc>
          <w:tcPr>
            <w:tcW w:w="850" w:type="dxa"/>
            <w:vAlign w:val="center"/>
          </w:tcPr>
          <w:p w14:paraId="67D8B498" w14:textId="1C3CEE14" w:rsidR="00302C2C" w:rsidRPr="00803ADF" w:rsidRDefault="00302C2C" w:rsidP="00F47751">
            <w:pPr>
              <w:jc w:val="center"/>
              <w:rPr>
                <w:rFonts w:ascii="Times New Roman" w:hAnsi="Times New Roman"/>
                <w:lang w:val="en-GB"/>
              </w:rPr>
            </w:pPr>
            <w:r>
              <w:rPr>
                <w:rFonts w:ascii="Times New Roman" w:hAnsi="Times New Roman"/>
                <w:lang w:val="en-GB"/>
              </w:rPr>
              <w:t>GESIS</w:t>
            </w:r>
          </w:p>
        </w:tc>
        <w:tc>
          <w:tcPr>
            <w:tcW w:w="1020" w:type="dxa"/>
            <w:vAlign w:val="center"/>
          </w:tcPr>
          <w:p w14:paraId="7F952ABE" w14:textId="00956F71" w:rsidR="00302C2C" w:rsidRPr="00803ADF" w:rsidRDefault="006B5C75" w:rsidP="00F47751">
            <w:pPr>
              <w:jc w:val="center"/>
              <w:rPr>
                <w:rFonts w:ascii="Times New Roman" w:hAnsi="Times New Roman"/>
                <w:lang w:val="en-GB"/>
              </w:rPr>
            </w:pPr>
            <w:r>
              <w:rPr>
                <w:rFonts w:ascii="Times New Roman" w:hAnsi="Times New Roman"/>
                <w:lang w:val="en-GB"/>
              </w:rPr>
              <w:t>DMP</w:t>
            </w:r>
          </w:p>
        </w:tc>
        <w:tc>
          <w:tcPr>
            <w:tcW w:w="680" w:type="dxa"/>
            <w:vAlign w:val="center"/>
          </w:tcPr>
          <w:p w14:paraId="1895C113" w14:textId="394A0E73" w:rsidR="00302C2C" w:rsidRPr="00302C2C" w:rsidRDefault="00302C2C" w:rsidP="00F47751">
            <w:pPr>
              <w:jc w:val="center"/>
              <w:rPr>
                <w:rFonts w:ascii="Times New Roman" w:hAnsi="Times New Roman"/>
                <w:highlight w:val="yellow"/>
                <w:lang w:val="en-GB"/>
              </w:rPr>
            </w:pPr>
            <w:r w:rsidRPr="00302C2C">
              <w:rPr>
                <w:rFonts w:ascii="Times New Roman" w:hAnsi="Times New Roman"/>
                <w:highlight w:val="yellow"/>
                <w:lang w:val="en-GB"/>
              </w:rPr>
              <w:t>PU</w:t>
            </w:r>
          </w:p>
        </w:tc>
        <w:tc>
          <w:tcPr>
            <w:tcW w:w="1020" w:type="dxa"/>
            <w:vAlign w:val="center"/>
          </w:tcPr>
          <w:p w14:paraId="441CA7BB" w14:textId="6DF59A35" w:rsidR="00302C2C" w:rsidRPr="00803ADF" w:rsidRDefault="00302C2C" w:rsidP="00302C2C">
            <w:pPr>
              <w:jc w:val="right"/>
              <w:rPr>
                <w:rFonts w:ascii="Times New Roman" w:hAnsi="Times New Roman"/>
                <w:lang w:val="en-GB"/>
              </w:rPr>
            </w:pPr>
            <w:r>
              <w:rPr>
                <w:rFonts w:ascii="Times New Roman" w:hAnsi="Times New Roman"/>
                <w:lang w:val="en-GB"/>
              </w:rPr>
              <w:t>4</w:t>
            </w:r>
          </w:p>
        </w:tc>
      </w:tr>
      <w:tr w:rsidR="00302C2C" w:rsidRPr="00803ADF" w14:paraId="510EB23D" w14:textId="77777777" w:rsidTr="0059258A">
        <w:trPr>
          <w:jc w:val="center"/>
        </w:trPr>
        <w:tc>
          <w:tcPr>
            <w:tcW w:w="680" w:type="dxa"/>
            <w:vAlign w:val="center"/>
          </w:tcPr>
          <w:p w14:paraId="43B40D71" w14:textId="77777777" w:rsidR="00302C2C" w:rsidRPr="00803ADF" w:rsidRDefault="00302C2C" w:rsidP="00302C2C">
            <w:pPr>
              <w:rPr>
                <w:rFonts w:ascii="Times New Roman" w:hAnsi="Times New Roman"/>
                <w:lang w:val="en-GB"/>
              </w:rPr>
            </w:pPr>
            <w:r w:rsidRPr="00803ADF">
              <w:rPr>
                <w:rFonts w:ascii="Times New Roman" w:hAnsi="Times New Roman"/>
                <w:color w:val="000000"/>
                <w:lang w:val="en-GB"/>
              </w:rPr>
              <w:t>D1.3</w:t>
            </w:r>
          </w:p>
        </w:tc>
        <w:tc>
          <w:tcPr>
            <w:tcW w:w="5329" w:type="dxa"/>
            <w:vAlign w:val="center"/>
          </w:tcPr>
          <w:p w14:paraId="6D746E08" w14:textId="16E65A6F" w:rsidR="00302C2C" w:rsidRPr="00302C2C" w:rsidRDefault="00302C2C" w:rsidP="00302C2C">
            <w:pPr>
              <w:rPr>
                <w:rFonts w:ascii="Times New Roman" w:hAnsi="Times New Roman"/>
                <w:lang w:val="en-GB"/>
              </w:rPr>
            </w:pPr>
            <w:r w:rsidRPr="00302C2C">
              <w:rPr>
                <w:rFonts w:ascii="Times New Roman" w:hAnsi="Times New Roman"/>
                <w:lang w:val="en-GB"/>
              </w:rPr>
              <w:t>Data checking report</w:t>
            </w:r>
          </w:p>
        </w:tc>
        <w:tc>
          <w:tcPr>
            <w:tcW w:w="624" w:type="dxa"/>
            <w:vAlign w:val="center"/>
          </w:tcPr>
          <w:p w14:paraId="26AE1BC6" w14:textId="77777777" w:rsidR="00302C2C" w:rsidRPr="00803ADF" w:rsidRDefault="00302C2C" w:rsidP="00BB78F8">
            <w:pPr>
              <w:jc w:val="right"/>
              <w:rPr>
                <w:rFonts w:ascii="Times New Roman" w:hAnsi="Times New Roman"/>
                <w:lang w:val="en-GB"/>
              </w:rPr>
            </w:pPr>
            <w:r w:rsidRPr="00803ADF">
              <w:rPr>
                <w:rFonts w:ascii="Times New Roman" w:hAnsi="Times New Roman"/>
                <w:lang w:val="en-GB"/>
              </w:rPr>
              <w:t>1</w:t>
            </w:r>
          </w:p>
        </w:tc>
        <w:tc>
          <w:tcPr>
            <w:tcW w:w="850" w:type="dxa"/>
            <w:vAlign w:val="center"/>
          </w:tcPr>
          <w:p w14:paraId="006C3FF1" w14:textId="14242DEC" w:rsidR="00302C2C" w:rsidRPr="00803ADF" w:rsidRDefault="00302C2C" w:rsidP="00F47751">
            <w:pPr>
              <w:jc w:val="center"/>
              <w:rPr>
                <w:rFonts w:ascii="Times New Roman" w:hAnsi="Times New Roman"/>
                <w:lang w:val="en-GB"/>
              </w:rPr>
            </w:pPr>
            <w:r>
              <w:rPr>
                <w:rFonts w:ascii="Times New Roman" w:hAnsi="Times New Roman"/>
                <w:lang w:val="en-GB"/>
              </w:rPr>
              <w:t>GESIS</w:t>
            </w:r>
          </w:p>
        </w:tc>
        <w:tc>
          <w:tcPr>
            <w:tcW w:w="1020" w:type="dxa"/>
            <w:vAlign w:val="center"/>
          </w:tcPr>
          <w:p w14:paraId="53DDBF31" w14:textId="739F92A2" w:rsidR="00302C2C" w:rsidRPr="00803ADF" w:rsidRDefault="00302C2C" w:rsidP="00F47751">
            <w:pPr>
              <w:jc w:val="center"/>
              <w:rPr>
                <w:rFonts w:ascii="Times New Roman" w:hAnsi="Times New Roman"/>
                <w:lang w:val="en-GB"/>
              </w:rPr>
            </w:pPr>
            <w:r>
              <w:rPr>
                <w:rFonts w:ascii="Times New Roman" w:hAnsi="Times New Roman"/>
                <w:lang w:val="en-GB"/>
              </w:rPr>
              <w:t>R</w:t>
            </w:r>
          </w:p>
        </w:tc>
        <w:tc>
          <w:tcPr>
            <w:tcW w:w="680" w:type="dxa"/>
            <w:vAlign w:val="center"/>
          </w:tcPr>
          <w:p w14:paraId="7CFC8EF1" w14:textId="01EDE924" w:rsidR="00302C2C" w:rsidRPr="00302C2C" w:rsidRDefault="00302C2C" w:rsidP="00F47751">
            <w:pPr>
              <w:jc w:val="center"/>
              <w:rPr>
                <w:rFonts w:ascii="Times New Roman" w:hAnsi="Times New Roman"/>
                <w:highlight w:val="yellow"/>
                <w:lang w:val="en-GB"/>
              </w:rPr>
            </w:pPr>
            <w:r w:rsidRPr="00302C2C">
              <w:rPr>
                <w:rFonts w:ascii="Times New Roman" w:hAnsi="Times New Roman"/>
                <w:highlight w:val="yellow"/>
                <w:lang w:val="en-GB"/>
              </w:rPr>
              <w:t>PU</w:t>
            </w:r>
          </w:p>
        </w:tc>
        <w:tc>
          <w:tcPr>
            <w:tcW w:w="1020" w:type="dxa"/>
            <w:vAlign w:val="center"/>
          </w:tcPr>
          <w:p w14:paraId="0004BE8C" w14:textId="1B97B639" w:rsidR="00302C2C" w:rsidRPr="00302C2C" w:rsidRDefault="00302C2C" w:rsidP="00302C2C">
            <w:pPr>
              <w:jc w:val="right"/>
              <w:rPr>
                <w:rFonts w:ascii="Times New Roman" w:hAnsi="Times New Roman"/>
                <w:highlight w:val="yellow"/>
                <w:lang w:val="en-GB"/>
              </w:rPr>
            </w:pPr>
            <w:r w:rsidRPr="00302C2C">
              <w:rPr>
                <w:rFonts w:ascii="Times New Roman" w:hAnsi="Times New Roman"/>
                <w:highlight w:val="yellow"/>
                <w:lang w:val="en-GB"/>
              </w:rPr>
              <w:t>48</w:t>
            </w:r>
          </w:p>
        </w:tc>
      </w:tr>
      <w:tr w:rsidR="00302C2C" w:rsidRPr="00803ADF" w14:paraId="3ACF501D" w14:textId="77777777" w:rsidTr="0059258A">
        <w:trPr>
          <w:jc w:val="center"/>
        </w:trPr>
        <w:tc>
          <w:tcPr>
            <w:tcW w:w="680" w:type="dxa"/>
            <w:vAlign w:val="center"/>
          </w:tcPr>
          <w:p w14:paraId="3BD89C8A" w14:textId="77777777" w:rsidR="00302C2C" w:rsidRPr="00803ADF" w:rsidRDefault="00302C2C" w:rsidP="00302C2C">
            <w:pPr>
              <w:rPr>
                <w:rFonts w:ascii="Times New Roman" w:hAnsi="Times New Roman"/>
                <w:lang w:val="en-GB"/>
              </w:rPr>
            </w:pPr>
            <w:r w:rsidRPr="00803ADF">
              <w:rPr>
                <w:rFonts w:ascii="Times New Roman" w:hAnsi="Times New Roman"/>
                <w:color w:val="000000"/>
                <w:lang w:val="en-GB"/>
              </w:rPr>
              <w:t>D1.4</w:t>
            </w:r>
          </w:p>
        </w:tc>
        <w:tc>
          <w:tcPr>
            <w:tcW w:w="5329" w:type="dxa"/>
            <w:vAlign w:val="center"/>
          </w:tcPr>
          <w:p w14:paraId="7FFA1B51" w14:textId="7F341042" w:rsidR="00302C2C" w:rsidRPr="00302C2C" w:rsidRDefault="00302C2C" w:rsidP="00302C2C">
            <w:pPr>
              <w:rPr>
                <w:rFonts w:ascii="Times New Roman" w:hAnsi="Times New Roman"/>
                <w:lang w:val="en-GB"/>
              </w:rPr>
            </w:pPr>
            <w:r w:rsidRPr="00302C2C">
              <w:rPr>
                <w:rFonts w:ascii="Times New Roman" w:hAnsi="Times New Roman"/>
                <w:lang w:val="en-GB"/>
              </w:rPr>
              <w:t>Report on data management activities</w:t>
            </w:r>
          </w:p>
        </w:tc>
        <w:tc>
          <w:tcPr>
            <w:tcW w:w="624" w:type="dxa"/>
            <w:vAlign w:val="center"/>
          </w:tcPr>
          <w:p w14:paraId="38F6F3AE" w14:textId="77777777" w:rsidR="00302C2C" w:rsidRPr="00803ADF" w:rsidRDefault="00302C2C" w:rsidP="00BB78F8">
            <w:pPr>
              <w:jc w:val="right"/>
              <w:rPr>
                <w:rFonts w:ascii="Times New Roman" w:hAnsi="Times New Roman"/>
                <w:lang w:val="en-GB"/>
              </w:rPr>
            </w:pPr>
            <w:r w:rsidRPr="00803ADF">
              <w:rPr>
                <w:rFonts w:ascii="Times New Roman" w:hAnsi="Times New Roman"/>
                <w:lang w:val="en-GB"/>
              </w:rPr>
              <w:t>1</w:t>
            </w:r>
          </w:p>
        </w:tc>
        <w:tc>
          <w:tcPr>
            <w:tcW w:w="850" w:type="dxa"/>
            <w:vAlign w:val="center"/>
          </w:tcPr>
          <w:p w14:paraId="74EF1A6C" w14:textId="4B0277B2" w:rsidR="00302C2C" w:rsidRPr="00803ADF" w:rsidRDefault="00302C2C" w:rsidP="00F47751">
            <w:pPr>
              <w:jc w:val="center"/>
              <w:rPr>
                <w:rFonts w:ascii="Times New Roman" w:hAnsi="Times New Roman"/>
                <w:lang w:val="en-GB"/>
              </w:rPr>
            </w:pPr>
            <w:r>
              <w:rPr>
                <w:rFonts w:ascii="Times New Roman" w:hAnsi="Times New Roman"/>
                <w:lang w:val="en-GB"/>
              </w:rPr>
              <w:t>GESIS</w:t>
            </w:r>
          </w:p>
        </w:tc>
        <w:tc>
          <w:tcPr>
            <w:tcW w:w="1020" w:type="dxa"/>
            <w:vAlign w:val="center"/>
          </w:tcPr>
          <w:p w14:paraId="13D594A1" w14:textId="4BC9594C" w:rsidR="00302C2C" w:rsidRPr="00803ADF" w:rsidRDefault="00302C2C" w:rsidP="00F47751">
            <w:pPr>
              <w:jc w:val="center"/>
              <w:rPr>
                <w:rFonts w:ascii="Times New Roman" w:hAnsi="Times New Roman"/>
                <w:lang w:val="en-GB"/>
              </w:rPr>
            </w:pPr>
            <w:r>
              <w:rPr>
                <w:rFonts w:ascii="Times New Roman" w:hAnsi="Times New Roman"/>
                <w:lang w:val="en-GB"/>
              </w:rPr>
              <w:t>R</w:t>
            </w:r>
          </w:p>
        </w:tc>
        <w:tc>
          <w:tcPr>
            <w:tcW w:w="680" w:type="dxa"/>
            <w:vAlign w:val="center"/>
          </w:tcPr>
          <w:p w14:paraId="03B38D7A" w14:textId="1F15B457" w:rsidR="00302C2C" w:rsidRPr="00302C2C" w:rsidRDefault="00302C2C" w:rsidP="00F47751">
            <w:pPr>
              <w:jc w:val="center"/>
              <w:rPr>
                <w:rFonts w:ascii="Times New Roman" w:hAnsi="Times New Roman"/>
                <w:highlight w:val="yellow"/>
                <w:lang w:val="en-GB"/>
              </w:rPr>
            </w:pPr>
            <w:r w:rsidRPr="00302C2C">
              <w:rPr>
                <w:rFonts w:ascii="Times New Roman" w:hAnsi="Times New Roman"/>
                <w:highlight w:val="yellow"/>
                <w:lang w:val="en-GB"/>
              </w:rPr>
              <w:t>PU</w:t>
            </w:r>
          </w:p>
        </w:tc>
        <w:tc>
          <w:tcPr>
            <w:tcW w:w="1020" w:type="dxa"/>
            <w:vAlign w:val="center"/>
          </w:tcPr>
          <w:p w14:paraId="1A474283" w14:textId="0F80F3FC" w:rsidR="00302C2C" w:rsidRPr="00302C2C" w:rsidRDefault="00302C2C" w:rsidP="00302C2C">
            <w:pPr>
              <w:jc w:val="right"/>
              <w:rPr>
                <w:rFonts w:ascii="Times New Roman" w:hAnsi="Times New Roman"/>
                <w:highlight w:val="yellow"/>
                <w:lang w:val="en-GB"/>
              </w:rPr>
            </w:pPr>
            <w:r w:rsidRPr="00302C2C">
              <w:rPr>
                <w:rFonts w:ascii="Times New Roman" w:hAnsi="Times New Roman"/>
                <w:highlight w:val="yellow"/>
                <w:lang w:val="en-GB"/>
              </w:rPr>
              <w:t>48</w:t>
            </w:r>
          </w:p>
        </w:tc>
      </w:tr>
      <w:tr w:rsidR="002D3751" w:rsidRPr="00803ADF" w14:paraId="5DE329F5" w14:textId="77777777" w:rsidTr="0059258A">
        <w:trPr>
          <w:jc w:val="center"/>
        </w:trPr>
        <w:tc>
          <w:tcPr>
            <w:tcW w:w="680" w:type="dxa"/>
            <w:vAlign w:val="center"/>
          </w:tcPr>
          <w:p w14:paraId="5626EBD5" w14:textId="77777777" w:rsidR="002D3751" w:rsidRPr="00803ADF" w:rsidRDefault="002D3751" w:rsidP="002D3751">
            <w:pPr>
              <w:rPr>
                <w:rFonts w:ascii="Times New Roman" w:hAnsi="Times New Roman"/>
                <w:color w:val="000000"/>
                <w:lang w:val="en-GB"/>
              </w:rPr>
            </w:pPr>
            <w:r w:rsidRPr="00803ADF">
              <w:rPr>
                <w:rFonts w:ascii="Times New Roman" w:hAnsi="Times New Roman"/>
                <w:color w:val="000000"/>
                <w:lang w:val="en-GB"/>
              </w:rPr>
              <w:t>D2.1</w:t>
            </w:r>
          </w:p>
        </w:tc>
        <w:tc>
          <w:tcPr>
            <w:tcW w:w="5329" w:type="dxa"/>
            <w:vAlign w:val="center"/>
          </w:tcPr>
          <w:p w14:paraId="2E322FE8" w14:textId="196C5477" w:rsidR="002D3751" w:rsidRPr="00803ADF" w:rsidRDefault="00E30AD6" w:rsidP="002D3751">
            <w:pPr>
              <w:rPr>
                <w:rFonts w:ascii="Times New Roman" w:hAnsi="Times New Roman"/>
                <w:color w:val="000000"/>
                <w:lang w:val="en-GB"/>
              </w:rPr>
            </w:pPr>
            <w:r>
              <w:rPr>
                <w:rFonts w:ascii="Times New Roman" w:hAnsi="Times New Roman"/>
                <w:color w:val="000000"/>
                <w:lang w:val="en-GB"/>
              </w:rPr>
              <w:t>Report on the a</w:t>
            </w:r>
            <w:r w:rsidR="002D3751" w:rsidRPr="00302C2C">
              <w:rPr>
                <w:rFonts w:ascii="Times New Roman" w:hAnsi="Times New Roman"/>
                <w:color w:val="000000"/>
                <w:lang w:val="en-GB"/>
              </w:rPr>
              <w:t>nalytical framework for the entire project</w:t>
            </w:r>
          </w:p>
        </w:tc>
        <w:tc>
          <w:tcPr>
            <w:tcW w:w="624" w:type="dxa"/>
            <w:vAlign w:val="center"/>
          </w:tcPr>
          <w:p w14:paraId="5664B5D7" w14:textId="77777777" w:rsidR="002D3751" w:rsidRPr="00803ADF" w:rsidRDefault="002D3751" w:rsidP="00BB78F8">
            <w:pPr>
              <w:jc w:val="right"/>
              <w:rPr>
                <w:rFonts w:ascii="Times New Roman" w:hAnsi="Times New Roman"/>
                <w:color w:val="000000"/>
                <w:lang w:val="en-GB"/>
              </w:rPr>
            </w:pPr>
            <w:r w:rsidRPr="00803ADF">
              <w:rPr>
                <w:rFonts w:ascii="Times New Roman" w:hAnsi="Times New Roman"/>
                <w:color w:val="000000"/>
                <w:lang w:val="en-GB"/>
              </w:rPr>
              <w:t>2</w:t>
            </w:r>
          </w:p>
        </w:tc>
        <w:tc>
          <w:tcPr>
            <w:tcW w:w="850" w:type="dxa"/>
            <w:vAlign w:val="center"/>
          </w:tcPr>
          <w:p w14:paraId="70A0DBC9" w14:textId="3BE5CB91" w:rsidR="002D3751" w:rsidRPr="00803ADF" w:rsidRDefault="002D3751" w:rsidP="00F47751">
            <w:pPr>
              <w:jc w:val="center"/>
              <w:rPr>
                <w:rFonts w:ascii="Times New Roman" w:hAnsi="Times New Roman"/>
                <w:color w:val="000000"/>
                <w:lang w:val="en-GB"/>
              </w:rPr>
            </w:pPr>
            <w:r w:rsidRPr="003F0083">
              <w:rPr>
                <w:rFonts w:ascii="Times New Roman" w:hAnsi="Times New Roman"/>
                <w:lang w:val="en-GB"/>
              </w:rPr>
              <w:t>GESIS</w:t>
            </w:r>
          </w:p>
        </w:tc>
        <w:tc>
          <w:tcPr>
            <w:tcW w:w="1020" w:type="dxa"/>
            <w:vAlign w:val="center"/>
          </w:tcPr>
          <w:p w14:paraId="661C9053" w14:textId="731BA785" w:rsidR="002D3751" w:rsidRPr="00803ADF" w:rsidRDefault="002D3751" w:rsidP="00F47751">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70D9A5FA" w14:textId="07A6B3EF" w:rsidR="002D3751" w:rsidRPr="00803ADF" w:rsidRDefault="002D3751" w:rsidP="00F47751">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68C16240" w14:textId="62DFA435" w:rsidR="002D3751" w:rsidRPr="00803ADF" w:rsidRDefault="002D3751" w:rsidP="002D3751">
            <w:pPr>
              <w:jc w:val="right"/>
              <w:rPr>
                <w:rFonts w:ascii="Times New Roman" w:hAnsi="Times New Roman"/>
                <w:color w:val="000000"/>
                <w:lang w:val="en-GB"/>
              </w:rPr>
            </w:pPr>
            <w:r>
              <w:rPr>
                <w:rFonts w:ascii="Times New Roman" w:hAnsi="Times New Roman"/>
                <w:color w:val="000000"/>
                <w:lang w:val="en-GB"/>
              </w:rPr>
              <w:t>12</w:t>
            </w:r>
          </w:p>
        </w:tc>
      </w:tr>
      <w:tr w:rsidR="002D3751" w:rsidRPr="00803ADF" w14:paraId="2D173D94" w14:textId="77777777" w:rsidTr="0059258A">
        <w:trPr>
          <w:jc w:val="center"/>
        </w:trPr>
        <w:tc>
          <w:tcPr>
            <w:tcW w:w="680" w:type="dxa"/>
            <w:vAlign w:val="center"/>
          </w:tcPr>
          <w:p w14:paraId="6ECD8DBE" w14:textId="77777777" w:rsidR="002D3751" w:rsidRPr="00803ADF" w:rsidRDefault="002D3751" w:rsidP="002D3751">
            <w:pPr>
              <w:rPr>
                <w:rFonts w:ascii="Times New Roman" w:hAnsi="Times New Roman"/>
                <w:color w:val="000000"/>
                <w:lang w:val="en-GB"/>
              </w:rPr>
            </w:pPr>
            <w:r w:rsidRPr="00803ADF">
              <w:rPr>
                <w:rFonts w:ascii="Times New Roman" w:hAnsi="Times New Roman"/>
                <w:color w:val="000000"/>
                <w:lang w:val="en-GB"/>
              </w:rPr>
              <w:t>D2.2</w:t>
            </w:r>
          </w:p>
        </w:tc>
        <w:tc>
          <w:tcPr>
            <w:tcW w:w="5329" w:type="dxa"/>
            <w:vAlign w:val="center"/>
          </w:tcPr>
          <w:p w14:paraId="5EC3A7E2" w14:textId="11933924" w:rsidR="002D3751" w:rsidRPr="00803ADF" w:rsidRDefault="002D3751" w:rsidP="002D3751">
            <w:pPr>
              <w:rPr>
                <w:rFonts w:ascii="Times New Roman" w:hAnsi="Times New Roman"/>
                <w:color w:val="000000"/>
                <w:lang w:val="en-GB"/>
              </w:rPr>
            </w:pPr>
            <w:r w:rsidRPr="002D3751">
              <w:rPr>
                <w:rFonts w:ascii="Times New Roman" w:hAnsi="Times New Roman"/>
                <w:color w:val="000000"/>
                <w:lang w:val="en-GB"/>
              </w:rPr>
              <w:t>Database on contexts and conditions in which democratic institutions operate</w:t>
            </w:r>
          </w:p>
        </w:tc>
        <w:tc>
          <w:tcPr>
            <w:tcW w:w="624" w:type="dxa"/>
            <w:vAlign w:val="center"/>
          </w:tcPr>
          <w:p w14:paraId="130C7EAB" w14:textId="77777777" w:rsidR="002D3751" w:rsidRPr="00803ADF" w:rsidRDefault="002D3751" w:rsidP="00BB78F8">
            <w:pPr>
              <w:jc w:val="right"/>
              <w:rPr>
                <w:rFonts w:ascii="Times New Roman" w:hAnsi="Times New Roman"/>
                <w:color w:val="000000"/>
                <w:lang w:val="en-GB"/>
              </w:rPr>
            </w:pPr>
            <w:r w:rsidRPr="00803ADF">
              <w:rPr>
                <w:rFonts w:ascii="Times New Roman" w:hAnsi="Times New Roman"/>
                <w:color w:val="000000"/>
                <w:lang w:val="en-GB"/>
              </w:rPr>
              <w:t>2</w:t>
            </w:r>
          </w:p>
        </w:tc>
        <w:tc>
          <w:tcPr>
            <w:tcW w:w="850" w:type="dxa"/>
            <w:vAlign w:val="center"/>
          </w:tcPr>
          <w:p w14:paraId="6164195F" w14:textId="79BF6019" w:rsidR="002D3751" w:rsidRPr="00803ADF" w:rsidRDefault="002D3751" w:rsidP="00F47751">
            <w:pPr>
              <w:jc w:val="center"/>
              <w:rPr>
                <w:rFonts w:ascii="Times New Roman" w:hAnsi="Times New Roman"/>
                <w:color w:val="000000"/>
                <w:lang w:val="en-GB"/>
              </w:rPr>
            </w:pPr>
            <w:r w:rsidRPr="003F0083">
              <w:rPr>
                <w:rFonts w:ascii="Times New Roman" w:hAnsi="Times New Roman"/>
                <w:lang w:val="en-GB"/>
              </w:rPr>
              <w:t>GESIS</w:t>
            </w:r>
          </w:p>
        </w:tc>
        <w:tc>
          <w:tcPr>
            <w:tcW w:w="1020" w:type="dxa"/>
            <w:vAlign w:val="center"/>
          </w:tcPr>
          <w:p w14:paraId="582E34A4" w14:textId="4127162E" w:rsidR="002D3751" w:rsidRPr="00803ADF" w:rsidRDefault="002D3751" w:rsidP="00F47751">
            <w:pPr>
              <w:jc w:val="center"/>
              <w:rPr>
                <w:rFonts w:ascii="Times New Roman" w:hAnsi="Times New Roman"/>
                <w:color w:val="000000"/>
                <w:lang w:val="en-GB"/>
              </w:rPr>
            </w:pPr>
            <w:r>
              <w:rPr>
                <w:rFonts w:ascii="Times New Roman" w:hAnsi="Times New Roman"/>
                <w:color w:val="000000"/>
                <w:lang w:val="en-GB"/>
              </w:rPr>
              <w:t>DATA</w:t>
            </w:r>
          </w:p>
        </w:tc>
        <w:tc>
          <w:tcPr>
            <w:tcW w:w="680" w:type="dxa"/>
            <w:vAlign w:val="center"/>
          </w:tcPr>
          <w:p w14:paraId="7FA65D54" w14:textId="241A211D" w:rsidR="002D3751" w:rsidRPr="00803ADF" w:rsidRDefault="002D3751" w:rsidP="00F47751">
            <w:pPr>
              <w:jc w:val="center"/>
              <w:rPr>
                <w:rFonts w:ascii="Times New Roman" w:hAnsi="Times New Roman"/>
                <w:color w:val="000000"/>
                <w:lang w:val="en-GB"/>
              </w:rPr>
            </w:pPr>
            <w:r w:rsidRPr="00302C2C">
              <w:rPr>
                <w:rFonts w:ascii="Times New Roman" w:hAnsi="Times New Roman"/>
                <w:highlight w:val="yellow"/>
                <w:lang w:val="en-GB"/>
              </w:rPr>
              <w:t>PU</w:t>
            </w:r>
            <w:r>
              <w:rPr>
                <w:rFonts w:ascii="Times New Roman" w:hAnsi="Times New Roman"/>
                <w:lang w:val="en-GB"/>
              </w:rPr>
              <w:t>*</w:t>
            </w:r>
          </w:p>
        </w:tc>
        <w:tc>
          <w:tcPr>
            <w:tcW w:w="1020" w:type="dxa"/>
            <w:vAlign w:val="center"/>
          </w:tcPr>
          <w:p w14:paraId="2C5752FB" w14:textId="38AB623E" w:rsidR="002D3751" w:rsidRPr="00803ADF" w:rsidRDefault="002D3751" w:rsidP="002D3751">
            <w:pPr>
              <w:jc w:val="right"/>
              <w:rPr>
                <w:rFonts w:ascii="Times New Roman" w:hAnsi="Times New Roman"/>
                <w:color w:val="000000"/>
                <w:lang w:val="en-GB"/>
              </w:rPr>
            </w:pPr>
            <w:r>
              <w:rPr>
                <w:rFonts w:ascii="Times New Roman" w:hAnsi="Times New Roman"/>
                <w:color w:val="000000"/>
                <w:lang w:val="en-GB"/>
              </w:rPr>
              <w:t>36</w:t>
            </w:r>
          </w:p>
        </w:tc>
      </w:tr>
      <w:tr w:rsidR="002D3751" w:rsidRPr="00803ADF" w14:paraId="2552B17B" w14:textId="77777777" w:rsidTr="0059258A">
        <w:trPr>
          <w:jc w:val="center"/>
        </w:trPr>
        <w:tc>
          <w:tcPr>
            <w:tcW w:w="680" w:type="dxa"/>
            <w:vAlign w:val="center"/>
          </w:tcPr>
          <w:p w14:paraId="6FA21ACC" w14:textId="77777777" w:rsidR="002D3751" w:rsidRPr="00803ADF" w:rsidRDefault="002D3751" w:rsidP="002D3751">
            <w:pPr>
              <w:rPr>
                <w:rFonts w:ascii="Times New Roman" w:hAnsi="Times New Roman"/>
                <w:color w:val="000000"/>
                <w:lang w:val="en-GB"/>
              </w:rPr>
            </w:pPr>
            <w:r w:rsidRPr="00803ADF">
              <w:rPr>
                <w:rFonts w:ascii="Times New Roman" w:hAnsi="Times New Roman"/>
                <w:color w:val="000000"/>
                <w:lang w:val="en-GB"/>
              </w:rPr>
              <w:t>D2.3</w:t>
            </w:r>
          </w:p>
        </w:tc>
        <w:tc>
          <w:tcPr>
            <w:tcW w:w="5329" w:type="dxa"/>
            <w:vAlign w:val="center"/>
          </w:tcPr>
          <w:p w14:paraId="38EB019D" w14:textId="4CF507C5" w:rsidR="002D3751" w:rsidRPr="00803ADF" w:rsidRDefault="002D3751" w:rsidP="002D3751">
            <w:pPr>
              <w:rPr>
                <w:rFonts w:ascii="Times New Roman" w:hAnsi="Times New Roman"/>
                <w:color w:val="000000"/>
                <w:lang w:val="en-GB"/>
              </w:rPr>
            </w:pPr>
            <w:r w:rsidRPr="002D3751">
              <w:rPr>
                <w:rFonts w:ascii="Times New Roman" w:hAnsi="Times New Roman"/>
                <w:color w:val="000000"/>
                <w:lang w:val="en-GB"/>
              </w:rPr>
              <w:t>Database of liberal democracy indicators</w:t>
            </w:r>
          </w:p>
        </w:tc>
        <w:tc>
          <w:tcPr>
            <w:tcW w:w="624" w:type="dxa"/>
            <w:vAlign w:val="center"/>
          </w:tcPr>
          <w:p w14:paraId="2AA9C777" w14:textId="77777777" w:rsidR="002D3751" w:rsidRPr="00803ADF" w:rsidRDefault="002D3751" w:rsidP="00BB78F8">
            <w:pPr>
              <w:jc w:val="right"/>
              <w:rPr>
                <w:rFonts w:ascii="Times New Roman" w:hAnsi="Times New Roman"/>
                <w:color w:val="000000"/>
                <w:lang w:val="en-GB"/>
              </w:rPr>
            </w:pPr>
            <w:r w:rsidRPr="00803ADF">
              <w:rPr>
                <w:rFonts w:ascii="Times New Roman" w:hAnsi="Times New Roman"/>
                <w:color w:val="000000"/>
                <w:lang w:val="en-GB"/>
              </w:rPr>
              <w:t>2</w:t>
            </w:r>
          </w:p>
        </w:tc>
        <w:tc>
          <w:tcPr>
            <w:tcW w:w="850" w:type="dxa"/>
            <w:vAlign w:val="center"/>
          </w:tcPr>
          <w:p w14:paraId="4E55FB7E" w14:textId="3DD6AAE6" w:rsidR="002D3751" w:rsidRPr="00803ADF" w:rsidRDefault="002D3751" w:rsidP="00F47751">
            <w:pPr>
              <w:jc w:val="center"/>
              <w:rPr>
                <w:rFonts w:ascii="Times New Roman" w:hAnsi="Times New Roman"/>
                <w:color w:val="000000"/>
                <w:lang w:val="en-GB"/>
              </w:rPr>
            </w:pPr>
            <w:r w:rsidRPr="003F0083">
              <w:rPr>
                <w:rFonts w:ascii="Times New Roman" w:hAnsi="Times New Roman"/>
                <w:lang w:val="en-GB"/>
              </w:rPr>
              <w:t>GESIS</w:t>
            </w:r>
          </w:p>
        </w:tc>
        <w:tc>
          <w:tcPr>
            <w:tcW w:w="1020" w:type="dxa"/>
            <w:vAlign w:val="center"/>
          </w:tcPr>
          <w:p w14:paraId="539DF3C1" w14:textId="20084A44" w:rsidR="002D3751" w:rsidRPr="00803ADF" w:rsidRDefault="002D3751" w:rsidP="00F47751">
            <w:pPr>
              <w:jc w:val="center"/>
              <w:rPr>
                <w:rFonts w:ascii="Times New Roman" w:hAnsi="Times New Roman"/>
                <w:color w:val="000000"/>
                <w:lang w:val="en-GB"/>
              </w:rPr>
            </w:pPr>
            <w:r>
              <w:rPr>
                <w:rFonts w:ascii="Times New Roman" w:hAnsi="Times New Roman"/>
                <w:color w:val="000000"/>
                <w:lang w:val="en-GB"/>
              </w:rPr>
              <w:t>DATA</w:t>
            </w:r>
          </w:p>
        </w:tc>
        <w:tc>
          <w:tcPr>
            <w:tcW w:w="680" w:type="dxa"/>
            <w:vAlign w:val="center"/>
          </w:tcPr>
          <w:p w14:paraId="6D9D0AED" w14:textId="68AC1F54" w:rsidR="002D3751" w:rsidRPr="00803ADF" w:rsidRDefault="002D3751" w:rsidP="00F47751">
            <w:pPr>
              <w:jc w:val="center"/>
              <w:rPr>
                <w:rFonts w:ascii="Times New Roman" w:hAnsi="Times New Roman"/>
                <w:color w:val="000000"/>
                <w:lang w:val="en-GB"/>
              </w:rPr>
            </w:pPr>
            <w:r w:rsidRPr="00302C2C">
              <w:rPr>
                <w:rFonts w:ascii="Times New Roman" w:hAnsi="Times New Roman"/>
                <w:highlight w:val="yellow"/>
                <w:lang w:val="en-GB"/>
              </w:rPr>
              <w:t>PU</w:t>
            </w:r>
            <w:r>
              <w:rPr>
                <w:rFonts w:ascii="Times New Roman" w:hAnsi="Times New Roman"/>
                <w:lang w:val="en-GB"/>
              </w:rPr>
              <w:t>*</w:t>
            </w:r>
          </w:p>
        </w:tc>
        <w:tc>
          <w:tcPr>
            <w:tcW w:w="1020" w:type="dxa"/>
            <w:vAlign w:val="center"/>
          </w:tcPr>
          <w:p w14:paraId="3CB921CE" w14:textId="21E4A7F6" w:rsidR="002D3751" w:rsidRPr="00803ADF" w:rsidRDefault="002D3751" w:rsidP="002D3751">
            <w:pPr>
              <w:jc w:val="right"/>
              <w:rPr>
                <w:rFonts w:ascii="Times New Roman" w:hAnsi="Times New Roman"/>
                <w:color w:val="000000"/>
                <w:lang w:val="en-GB"/>
              </w:rPr>
            </w:pPr>
            <w:r>
              <w:rPr>
                <w:rFonts w:ascii="Times New Roman" w:hAnsi="Times New Roman"/>
                <w:color w:val="000000"/>
                <w:lang w:val="en-GB"/>
              </w:rPr>
              <w:t>36</w:t>
            </w:r>
          </w:p>
        </w:tc>
      </w:tr>
      <w:tr w:rsidR="002D3751" w:rsidRPr="00803ADF" w14:paraId="392DEB7A" w14:textId="77777777" w:rsidTr="0059258A">
        <w:trPr>
          <w:jc w:val="center"/>
        </w:trPr>
        <w:tc>
          <w:tcPr>
            <w:tcW w:w="680" w:type="dxa"/>
            <w:vAlign w:val="center"/>
          </w:tcPr>
          <w:p w14:paraId="706F86C2" w14:textId="77777777" w:rsidR="002D3751" w:rsidRPr="00803ADF" w:rsidRDefault="002D3751" w:rsidP="002D3751">
            <w:pPr>
              <w:rPr>
                <w:rFonts w:ascii="Times New Roman" w:hAnsi="Times New Roman"/>
                <w:color w:val="000000"/>
                <w:lang w:val="en-GB"/>
              </w:rPr>
            </w:pPr>
            <w:r w:rsidRPr="00803ADF">
              <w:rPr>
                <w:rFonts w:ascii="Times New Roman" w:hAnsi="Times New Roman"/>
                <w:color w:val="000000"/>
                <w:lang w:val="en-GB"/>
              </w:rPr>
              <w:t>D2.4</w:t>
            </w:r>
          </w:p>
        </w:tc>
        <w:tc>
          <w:tcPr>
            <w:tcW w:w="5329" w:type="dxa"/>
            <w:vAlign w:val="center"/>
          </w:tcPr>
          <w:p w14:paraId="0191C0D5" w14:textId="670D23D1" w:rsidR="002D3751" w:rsidRPr="00803ADF" w:rsidRDefault="002D3751" w:rsidP="002D3751">
            <w:pPr>
              <w:rPr>
                <w:rFonts w:ascii="Times New Roman" w:hAnsi="Times New Roman"/>
                <w:color w:val="000000"/>
                <w:lang w:val="en-GB"/>
              </w:rPr>
            </w:pPr>
            <w:r w:rsidRPr="002D3751">
              <w:rPr>
                <w:rFonts w:ascii="Times New Roman" w:hAnsi="Times New Roman"/>
                <w:color w:val="000000"/>
                <w:lang w:val="en-GB"/>
              </w:rPr>
              <w:t>Report on the over-time development of liberal democracy across Europe</w:t>
            </w:r>
          </w:p>
        </w:tc>
        <w:tc>
          <w:tcPr>
            <w:tcW w:w="624" w:type="dxa"/>
            <w:vAlign w:val="center"/>
          </w:tcPr>
          <w:p w14:paraId="4F9F64B3" w14:textId="77777777" w:rsidR="002D3751" w:rsidRPr="00803ADF" w:rsidRDefault="002D3751" w:rsidP="00BB78F8">
            <w:pPr>
              <w:jc w:val="right"/>
              <w:rPr>
                <w:rFonts w:ascii="Times New Roman" w:hAnsi="Times New Roman"/>
                <w:color w:val="000000"/>
                <w:lang w:val="en-GB"/>
              </w:rPr>
            </w:pPr>
            <w:r w:rsidRPr="00803ADF">
              <w:rPr>
                <w:rFonts w:ascii="Times New Roman" w:hAnsi="Times New Roman"/>
                <w:color w:val="000000"/>
                <w:lang w:val="en-GB"/>
              </w:rPr>
              <w:t>2</w:t>
            </w:r>
          </w:p>
        </w:tc>
        <w:tc>
          <w:tcPr>
            <w:tcW w:w="850" w:type="dxa"/>
            <w:vAlign w:val="center"/>
          </w:tcPr>
          <w:p w14:paraId="30E6FF25" w14:textId="6F67114B" w:rsidR="002D3751" w:rsidRPr="00803ADF" w:rsidRDefault="002D3751" w:rsidP="00F47751">
            <w:pPr>
              <w:jc w:val="center"/>
              <w:rPr>
                <w:rFonts w:ascii="Times New Roman" w:hAnsi="Times New Roman"/>
                <w:color w:val="000000"/>
                <w:lang w:val="en-GB"/>
              </w:rPr>
            </w:pPr>
            <w:r w:rsidRPr="003F0083">
              <w:rPr>
                <w:rFonts w:ascii="Times New Roman" w:hAnsi="Times New Roman"/>
                <w:lang w:val="en-GB"/>
              </w:rPr>
              <w:t>GESIS</w:t>
            </w:r>
          </w:p>
        </w:tc>
        <w:tc>
          <w:tcPr>
            <w:tcW w:w="1020" w:type="dxa"/>
            <w:vAlign w:val="center"/>
          </w:tcPr>
          <w:p w14:paraId="28D704C3" w14:textId="3B588D10" w:rsidR="002D3751" w:rsidRPr="00803ADF" w:rsidRDefault="002D3751" w:rsidP="00F47751">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5BDE69E8" w14:textId="4F1AC900" w:rsidR="002D3751" w:rsidRPr="00803ADF" w:rsidRDefault="002D3751" w:rsidP="00F47751">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7E91C48A" w14:textId="7443AF9F" w:rsidR="002D3751" w:rsidRPr="00803ADF" w:rsidRDefault="002D3751" w:rsidP="002D3751">
            <w:pPr>
              <w:jc w:val="right"/>
              <w:rPr>
                <w:rFonts w:ascii="Times New Roman" w:hAnsi="Times New Roman"/>
                <w:color w:val="000000"/>
                <w:lang w:val="en-GB"/>
              </w:rPr>
            </w:pPr>
            <w:r>
              <w:rPr>
                <w:rFonts w:ascii="Times New Roman" w:hAnsi="Times New Roman"/>
                <w:color w:val="000000"/>
                <w:lang w:val="en-GB"/>
              </w:rPr>
              <w:t>36</w:t>
            </w:r>
          </w:p>
        </w:tc>
      </w:tr>
      <w:tr w:rsidR="002D3751" w:rsidRPr="00803ADF" w14:paraId="3AFFA5A5" w14:textId="77777777" w:rsidTr="0059258A">
        <w:trPr>
          <w:jc w:val="center"/>
        </w:trPr>
        <w:tc>
          <w:tcPr>
            <w:tcW w:w="680" w:type="dxa"/>
            <w:vAlign w:val="center"/>
          </w:tcPr>
          <w:p w14:paraId="592DF320" w14:textId="015D4284" w:rsidR="002D3751" w:rsidRPr="00803ADF" w:rsidRDefault="002D3751" w:rsidP="002D3751">
            <w:pPr>
              <w:rPr>
                <w:rFonts w:ascii="Times New Roman" w:hAnsi="Times New Roman"/>
                <w:color w:val="000000"/>
                <w:lang w:val="en-GB"/>
              </w:rPr>
            </w:pPr>
            <w:r>
              <w:rPr>
                <w:rFonts w:ascii="Times New Roman" w:hAnsi="Times New Roman"/>
                <w:color w:val="000000"/>
                <w:lang w:val="en-GB"/>
              </w:rPr>
              <w:t>D2.5</w:t>
            </w:r>
          </w:p>
        </w:tc>
        <w:tc>
          <w:tcPr>
            <w:tcW w:w="5329" w:type="dxa"/>
            <w:vAlign w:val="center"/>
          </w:tcPr>
          <w:p w14:paraId="52D4F707" w14:textId="48AAB76F" w:rsidR="002D3751" w:rsidRPr="00803ADF" w:rsidRDefault="002D3751" w:rsidP="002D3751">
            <w:pPr>
              <w:rPr>
                <w:rFonts w:ascii="Times New Roman" w:hAnsi="Times New Roman"/>
                <w:color w:val="000000"/>
                <w:lang w:val="en-GB"/>
              </w:rPr>
            </w:pPr>
            <w:r w:rsidRPr="002D3751">
              <w:rPr>
                <w:rFonts w:ascii="Times New Roman" w:hAnsi="Times New Roman"/>
                <w:color w:val="000000"/>
                <w:lang w:val="en-GB"/>
              </w:rPr>
              <w:t>Report on the EU’s promotion of liberal democracy and its response to democratic backsliding</w:t>
            </w:r>
          </w:p>
        </w:tc>
        <w:tc>
          <w:tcPr>
            <w:tcW w:w="624" w:type="dxa"/>
            <w:vAlign w:val="center"/>
          </w:tcPr>
          <w:p w14:paraId="4F15B0AB" w14:textId="600F5EFC" w:rsidR="002D3751" w:rsidRPr="00803ADF" w:rsidRDefault="002D3751" w:rsidP="00BB78F8">
            <w:pPr>
              <w:jc w:val="right"/>
              <w:rPr>
                <w:rFonts w:ascii="Times New Roman" w:hAnsi="Times New Roman"/>
                <w:color w:val="000000"/>
                <w:lang w:val="en-GB"/>
              </w:rPr>
            </w:pPr>
            <w:r>
              <w:rPr>
                <w:rFonts w:ascii="Times New Roman" w:hAnsi="Times New Roman"/>
                <w:color w:val="000000"/>
                <w:lang w:val="en-GB"/>
              </w:rPr>
              <w:t>2</w:t>
            </w:r>
          </w:p>
        </w:tc>
        <w:tc>
          <w:tcPr>
            <w:tcW w:w="850" w:type="dxa"/>
            <w:vAlign w:val="center"/>
          </w:tcPr>
          <w:p w14:paraId="0E2763E5" w14:textId="21166489" w:rsidR="002D3751" w:rsidRPr="00803ADF" w:rsidRDefault="002D3751" w:rsidP="00F47751">
            <w:pPr>
              <w:jc w:val="center"/>
              <w:rPr>
                <w:rFonts w:ascii="Times New Roman" w:hAnsi="Times New Roman"/>
                <w:color w:val="000000"/>
                <w:lang w:val="en-GB"/>
              </w:rPr>
            </w:pPr>
            <w:r>
              <w:rPr>
                <w:rFonts w:ascii="Times New Roman" w:hAnsi="Times New Roman"/>
                <w:color w:val="000000"/>
                <w:lang w:val="en-GB"/>
              </w:rPr>
              <w:t>CEPS</w:t>
            </w:r>
          </w:p>
        </w:tc>
        <w:tc>
          <w:tcPr>
            <w:tcW w:w="1020" w:type="dxa"/>
            <w:vAlign w:val="center"/>
          </w:tcPr>
          <w:p w14:paraId="182FFE84" w14:textId="06F68BA9" w:rsidR="002D3751" w:rsidRPr="00803ADF" w:rsidRDefault="002D3751" w:rsidP="00F47751">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0443DBE2" w14:textId="2FF95599" w:rsidR="002D3751" w:rsidRPr="00803ADF" w:rsidRDefault="002D3751" w:rsidP="00F47751">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3A571CFB" w14:textId="63B54E63" w:rsidR="002D3751" w:rsidRPr="00803ADF" w:rsidRDefault="002D3751" w:rsidP="002D3751">
            <w:pPr>
              <w:jc w:val="right"/>
              <w:rPr>
                <w:rFonts w:ascii="Times New Roman" w:hAnsi="Times New Roman"/>
                <w:color w:val="000000"/>
                <w:lang w:val="en-GB"/>
              </w:rPr>
            </w:pPr>
            <w:r>
              <w:rPr>
                <w:rFonts w:ascii="Times New Roman" w:hAnsi="Times New Roman"/>
                <w:color w:val="000000"/>
                <w:lang w:val="en-GB"/>
              </w:rPr>
              <w:t>36</w:t>
            </w:r>
          </w:p>
        </w:tc>
      </w:tr>
      <w:tr w:rsidR="009C6482" w:rsidRPr="00803ADF" w14:paraId="0A6046AA" w14:textId="77777777" w:rsidTr="0059258A">
        <w:trPr>
          <w:jc w:val="center"/>
        </w:trPr>
        <w:tc>
          <w:tcPr>
            <w:tcW w:w="680" w:type="dxa"/>
            <w:vAlign w:val="center"/>
          </w:tcPr>
          <w:p w14:paraId="31AF7F36" w14:textId="77777777" w:rsidR="00B5670A" w:rsidRPr="00803ADF" w:rsidRDefault="00B5670A" w:rsidP="009C6482">
            <w:pPr>
              <w:rPr>
                <w:rFonts w:ascii="Times New Roman" w:hAnsi="Times New Roman"/>
                <w:color w:val="000000"/>
                <w:lang w:val="en-GB"/>
              </w:rPr>
            </w:pPr>
            <w:r w:rsidRPr="00803ADF">
              <w:rPr>
                <w:rFonts w:ascii="Times New Roman" w:hAnsi="Times New Roman"/>
                <w:color w:val="000000"/>
                <w:lang w:val="en-GB"/>
              </w:rPr>
              <w:t>D3.1</w:t>
            </w:r>
          </w:p>
        </w:tc>
        <w:tc>
          <w:tcPr>
            <w:tcW w:w="5329" w:type="dxa"/>
            <w:vAlign w:val="center"/>
          </w:tcPr>
          <w:p w14:paraId="34B016EE" w14:textId="4889C968" w:rsidR="00B5670A" w:rsidRPr="00803ADF" w:rsidRDefault="005E7466" w:rsidP="009C6482">
            <w:pPr>
              <w:rPr>
                <w:rFonts w:ascii="Times New Roman" w:hAnsi="Times New Roman"/>
                <w:color w:val="000000"/>
                <w:lang w:val="en-GB"/>
              </w:rPr>
            </w:pPr>
            <w:r>
              <w:rPr>
                <w:rFonts w:ascii="Times New Roman" w:hAnsi="Times New Roman"/>
                <w:color w:val="000000"/>
                <w:lang w:val="en-GB"/>
              </w:rPr>
              <w:t>Internal</w:t>
            </w:r>
            <w:r w:rsidR="005C2FC0" w:rsidRPr="005C2FC0">
              <w:rPr>
                <w:rFonts w:ascii="Times New Roman" w:hAnsi="Times New Roman"/>
                <w:color w:val="000000"/>
                <w:lang w:val="en-GB"/>
              </w:rPr>
              <w:t xml:space="preserve"> dataset of individual-level support for liberal democracy</w:t>
            </w:r>
          </w:p>
        </w:tc>
        <w:tc>
          <w:tcPr>
            <w:tcW w:w="624" w:type="dxa"/>
            <w:vAlign w:val="center"/>
          </w:tcPr>
          <w:p w14:paraId="626C79E8" w14:textId="77777777" w:rsidR="00B5670A" w:rsidRPr="00803ADF" w:rsidRDefault="00B5670A" w:rsidP="00BB78F8">
            <w:pPr>
              <w:jc w:val="right"/>
              <w:rPr>
                <w:rFonts w:ascii="Times New Roman" w:hAnsi="Times New Roman"/>
                <w:color w:val="000000"/>
                <w:lang w:val="en-GB"/>
              </w:rPr>
            </w:pPr>
            <w:r w:rsidRPr="00803ADF">
              <w:rPr>
                <w:rFonts w:ascii="Times New Roman" w:hAnsi="Times New Roman"/>
                <w:color w:val="000000"/>
                <w:lang w:val="en-GB"/>
              </w:rPr>
              <w:t>3</w:t>
            </w:r>
          </w:p>
        </w:tc>
        <w:tc>
          <w:tcPr>
            <w:tcW w:w="850" w:type="dxa"/>
            <w:vAlign w:val="center"/>
          </w:tcPr>
          <w:p w14:paraId="768DA420" w14:textId="4B20DE0D" w:rsidR="00B5670A" w:rsidRPr="00803ADF" w:rsidRDefault="005C2FC0" w:rsidP="00F47751">
            <w:pPr>
              <w:jc w:val="center"/>
              <w:rPr>
                <w:rFonts w:ascii="Times New Roman" w:hAnsi="Times New Roman"/>
                <w:color w:val="000000"/>
                <w:lang w:val="en-GB"/>
              </w:rPr>
            </w:pPr>
            <w:r>
              <w:rPr>
                <w:rFonts w:ascii="Times New Roman" w:hAnsi="Times New Roman"/>
                <w:color w:val="000000"/>
                <w:lang w:val="en-GB"/>
              </w:rPr>
              <w:t>UVA</w:t>
            </w:r>
          </w:p>
        </w:tc>
        <w:tc>
          <w:tcPr>
            <w:tcW w:w="1020" w:type="dxa"/>
            <w:vAlign w:val="center"/>
          </w:tcPr>
          <w:p w14:paraId="32DE6094" w14:textId="400757D1" w:rsidR="00B5670A" w:rsidRPr="00803ADF" w:rsidRDefault="005C2FC0" w:rsidP="00F47751">
            <w:pPr>
              <w:jc w:val="center"/>
              <w:rPr>
                <w:rFonts w:ascii="Times New Roman" w:hAnsi="Times New Roman"/>
                <w:color w:val="000000"/>
                <w:lang w:val="en-GB"/>
              </w:rPr>
            </w:pPr>
            <w:r>
              <w:rPr>
                <w:rFonts w:ascii="Times New Roman" w:hAnsi="Times New Roman"/>
                <w:color w:val="000000"/>
                <w:lang w:val="en-GB"/>
              </w:rPr>
              <w:t>DATA</w:t>
            </w:r>
          </w:p>
        </w:tc>
        <w:tc>
          <w:tcPr>
            <w:tcW w:w="680" w:type="dxa"/>
            <w:vAlign w:val="center"/>
          </w:tcPr>
          <w:p w14:paraId="182BD879" w14:textId="6EDC53DD" w:rsidR="00B5670A" w:rsidRPr="00803ADF" w:rsidRDefault="005E7466" w:rsidP="00F47751">
            <w:pPr>
              <w:jc w:val="center"/>
              <w:rPr>
                <w:rFonts w:ascii="Times New Roman" w:hAnsi="Times New Roman"/>
                <w:color w:val="000000"/>
                <w:lang w:val="en-GB"/>
              </w:rPr>
            </w:pPr>
            <w:r>
              <w:rPr>
                <w:rFonts w:ascii="Times New Roman" w:hAnsi="Times New Roman"/>
                <w:color w:val="000000"/>
                <w:lang w:val="en-GB"/>
              </w:rPr>
              <w:t>SEN</w:t>
            </w:r>
          </w:p>
        </w:tc>
        <w:tc>
          <w:tcPr>
            <w:tcW w:w="1020" w:type="dxa"/>
            <w:vAlign w:val="center"/>
          </w:tcPr>
          <w:p w14:paraId="651C511A" w14:textId="2FB4BADF" w:rsidR="00B5670A" w:rsidRPr="00803ADF" w:rsidRDefault="005E7466" w:rsidP="009C6482">
            <w:pPr>
              <w:jc w:val="right"/>
              <w:rPr>
                <w:rFonts w:ascii="Times New Roman" w:hAnsi="Times New Roman"/>
                <w:color w:val="000000"/>
                <w:lang w:val="en-GB"/>
              </w:rPr>
            </w:pPr>
            <w:r>
              <w:rPr>
                <w:rFonts w:ascii="Times New Roman" w:hAnsi="Times New Roman"/>
                <w:color w:val="000000"/>
                <w:lang w:val="en-GB"/>
              </w:rPr>
              <w:t>16</w:t>
            </w:r>
          </w:p>
        </w:tc>
      </w:tr>
      <w:tr w:rsidR="009C6482" w:rsidRPr="00803ADF" w14:paraId="328E02F4" w14:textId="77777777" w:rsidTr="0059258A">
        <w:trPr>
          <w:jc w:val="center"/>
        </w:trPr>
        <w:tc>
          <w:tcPr>
            <w:tcW w:w="680" w:type="dxa"/>
            <w:vAlign w:val="center"/>
          </w:tcPr>
          <w:p w14:paraId="2A8390AC" w14:textId="77777777" w:rsidR="00B5670A" w:rsidRPr="00803ADF" w:rsidRDefault="00B5670A" w:rsidP="009C6482">
            <w:pPr>
              <w:rPr>
                <w:rFonts w:ascii="Times New Roman" w:hAnsi="Times New Roman"/>
                <w:color w:val="000000"/>
                <w:lang w:val="en-GB"/>
              </w:rPr>
            </w:pPr>
            <w:r w:rsidRPr="00803ADF">
              <w:rPr>
                <w:rFonts w:ascii="Times New Roman" w:hAnsi="Times New Roman"/>
                <w:color w:val="000000"/>
                <w:lang w:val="en-GB"/>
              </w:rPr>
              <w:t>D3.2</w:t>
            </w:r>
          </w:p>
        </w:tc>
        <w:tc>
          <w:tcPr>
            <w:tcW w:w="5329" w:type="dxa"/>
            <w:vAlign w:val="center"/>
          </w:tcPr>
          <w:p w14:paraId="1451D0B5" w14:textId="174E7CC4" w:rsidR="00B5670A" w:rsidRPr="00803ADF" w:rsidRDefault="005C2FC0" w:rsidP="009C6482">
            <w:pPr>
              <w:rPr>
                <w:rFonts w:ascii="Times New Roman" w:hAnsi="Times New Roman"/>
                <w:color w:val="000000"/>
                <w:lang w:val="en-GB"/>
              </w:rPr>
            </w:pPr>
            <w:r w:rsidRPr="005C2FC0">
              <w:rPr>
                <w:rFonts w:ascii="Times New Roman" w:hAnsi="Times New Roman"/>
                <w:color w:val="000000"/>
                <w:lang w:val="en-GB"/>
              </w:rPr>
              <w:t>Report on citizen support for liberal democracy over time</w:t>
            </w:r>
          </w:p>
        </w:tc>
        <w:tc>
          <w:tcPr>
            <w:tcW w:w="624" w:type="dxa"/>
            <w:vAlign w:val="center"/>
          </w:tcPr>
          <w:p w14:paraId="21C06867" w14:textId="77777777" w:rsidR="00B5670A" w:rsidRPr="00803ADF" w:rsidRDefault="00B5670A" w:rsidP="00BB78F8">
            <w:pPr>
              <w:jc w:val="right"/>
              <w:rPr>
                <w:rFonts w:ascii="Times New Roman" w:hAnsi="Times New Roman"/>
                <w:color w:val="000000"/>
                <w:lang w:val="en-GB"/>
              </w:rPr>
            </w:pPr>
            <w:r w:rsidRPr="00803ADF">
              <w:rPr>
                <w:rFonts w:ascii="Times New Roman" w:hAnsi="Times New Roman"/>
                <w:color w:val="000000"/>
                <w:lang w:val="en-GB"/>
              </w:rPr>
              <w:t>3</w:t>
            </w:r>
          </w:p>
        </w:tc>
        <w:tc>
          <w:tcPr>
            <w:tcW w:w="850" w:type="dxa"/>
            <w:vAlign w:val="center"/>
          </w:tcPr>
          <w:p w14:paraId="6D71F72E" w14:textId="701A31A1" w:rsidR="00B5670A" w:rsidRPr="00803ADF" w:rsidRDefault="005C2FC0" w:rsidP="00F47751">
            <w:pPr>
              <w:jc w:val="center"/>
              <w:rPr>
                <w:rFonts w:ascii="Times New Roman" w:hAnsi="Times New Roman"/>
                <w:color w:val="000000"/>
                <w:lang w:val="en-GB"/>
              </w:rPr>
            </w:pPr>
            <w:r>
              <w:rPr>
                <w:rFonts w:ascii="Times New Roman" w:hAnsi="Times New Roman"/>
                <w:color w:val="000000"/>
                <w:lang w:val="en-GB"/>
              </w:rPr>
              <w:t>UVA</w:t>
            </w:r>
          </w:p>
        </w:tc>
        <w:tc>
          <w:tcPr>
            <w:tcW w:w="1020" w:type="dxa"/>
            <w:vAlign w:val="center"/>
          </w:tcPr>
          <w:p w14:paraId="48248FA7" w14:textId="4A50AC69" w:rsidR="00B5670A" w:rsidRPr="00803ADF" w:rsidRDefault="005C2FC0" w:rsidP="00F47751">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3DA7E1E5" w14:textId="6F00027A" w:rsidR="00B5670A" w:rsidRPr="00803ADF" w:rsidRDefault="005C2FC0" w:rsidP="00F47751">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6C91DB11" w14:textId="638A439C" w:rsidR="00B5670A" w:rsidRPr="00803ADF" w:rsidRDefault="005C2FC0" w:rsidP="009C6482">
            <w:pPr>
              <w:jc w:val="right"/>
              <w:rPr>
                <w:rFonts w:ascii="Times New Roman" w:hAnsi="Times New Roman"/>
                <w:color w:val="000000"/>
                <w:lang w:val="en-GB"/>
              </w:rPr>
            </w:pPr>
            <w:r>
              <w:rPr>
                <w:rFonts w:ascii="Times New Roman" w:hAnsi="Times New Roman"/>
                <w:color w:val="000000"/>
                <w:lang w:val="en-GB"/>
              </w:rPr>
              <w:t>30</w:t>
            </w:r>
          </w:p>
        </w:tc>
      </w:tr>
      <w:tr w:rsidR="005E7466" w:rsidRPr="00803ADF" w14:paraId="28FFDF43" w14:textId="77777777" w:rsidTr="0059258A">
        <w:trPr>
          <w:jc w:val="center"/>
        </w:trPr>
        <w:tc>
          <w:tcPr>
            <w:tcW w:w="680" w:type="dxa"/>
            <w:vAlign w:val="center"/>
          </w:tcPr>
          <w:p w14:paraId="0D141426" w14:textId="77777777" w:rsidR="005E7466" w:rsidRPr="00803ADF" w:rsidRDefault="005E7466" w:rsidP="005E7466">
            <w:pPr>
              <w:rPr>
                <w:rFonts w:ascii="Times New Roman" w:hAnsi="Times New Roman"/>
                <w:color w:val="000000"/>
                <w:lang w:val="en-GB"/>
              </w:rPr>
            </w:pPr>
            <w:r w:rsidRPr="00803ADF">
              <w:rPr>
                <w:rFonts w:ascii="Times New Roman" w:hAnsi="Times New Roman"/>
                <w:color w:val="000000"/>
                <w:lang w:val="en-GB"/>
              </w:rPr>
              <w:t>D4.1</w:t>
            </w:r>
          </w:p>
        </w:tc>
        <w:tc>
          <w:tcPr>
            <w:tcW w:w="5329" w:type="dxa"/>
            <w:vAlign w:val="center"/>
          </w:tcPr>
          <w:p w14:paraId="5655B08C" w14:textId="72C45556" w:rsidR="005E7466" w:rsidRPr="005E7466" w:rsidRDefault="005E7466" w:rsidP="005E7466">
            <w:pPr>
              <w:rPr>
                <w:rFonts w:ascii="Times New Roman" w:hAnsi="Times New Roman"/>
                <w:color w:val="000000"/>
                <w:lang w:val="en-GB"/>
              </w:rPr>
            </w:pPr>
            <w:r w:rsidRPr="005E7466">
              <w:rPr>
                <w:rFonts w:ascii="Times New Roman" w:hAnsi="Times New Roman"/>
                <w:lang w:val="en-GB"/>
              </w:rPr>
              <w:t>Script and coding scheme of party positions</w:t>
            </w:r>
          </w:p>
        </w:tc>
        <w:tc>
          <w:tcPr>
            <w:tcW w:w="624" w:type="dxa"/>
            <w:vAlign w:val="center"/>
          </w:tcPr>
          <w:p w14:paraId="3062D449" w14:textId="77777777" w:rsidR="005E7466" w:rsidRPr="00803ADF" w:rsidRDefault="005E7466" w:rsidP="00BB78F8">
            <w:pPr>
              <w:jc w:val="right"/>
              <w:rPr>
                <w:rFonts w:ascii="Times New Roman" w:hAnsi="Times New Roman"/>
                <w:color w:val="000000"/>
                <w:lang w:val="en-GB"/>
              </w:rPr>
            </w:pPr>
            <w:r w:rsidRPr="00803ADF">
              <w:rPr>
                <w:rFonts w:ascii="Times New Roman" w:hAnsi="Times New Roman"/>
                <w:color w:val="000000"/>
                <w:lang w:val="en-GB"/>
              </w:rPr>
              <w:t>4</w:t>
            </w:r>
          </w:p>
        </w:tc>
        <w:tc>
          <w:tcPr>
            <w:tcW w:w="850" w:type="dxa"/>
            <w:vAlign w:val="center"/>
          </w:tcPr>
          <w:p w14:paraId="5A76BDCC" w14:textId="48EB0C11" w:rsidR="005E7466" w:rsidRPr="00803ADF" w:rsidRDefault="005E7466" w:rsidP="00F47751">
            <w:pPr>
              <w:jc w:val="center"/>
              <w:rPr>
                <w:rFonts w:ascii="Times New Roman" w:hAnsi="Times New Roman"/>
                <w:color w:val="000000"/>
                <w:lang w:val="en-GB"/>
              </w:rPr>
            </w:pPr>
            <w:r w:rsidRPr="005E4EC7">
              <w:rPr>
                <w:rFonts w:ascii="Times New Roman" w:hAnsi="Times New Roman"/>
                <w:lang w:val="en-GB"/>
              </w:rPr>
              <w:t>UCLB</w:t>
            </w:r>
          </w:p>
        </w:tc>
        <w:tc>
          <w:tcPr>
            <w:tcW w:w="1020" w:type="dxa"/>
            <w:vAlign w:val="center"/>
          </w:tcPr>
          <w:p w14:paraId="185C2DAD" w14:textId="7EF74E41" w:rsidR="005E7466" w:rsidRPr="00803ADF" w:rsidRDefault="005E7466" w:rsidP="00F47751">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23511546" w14:textId="35C860CA" w:rsidR="005E7466" w:rsidRPr="00803ADF" w:rsidRDefault="005E7466" w:rsidP="00F47751">
            <w:pPr>
              <w:jc w:val="center"/>
              <w:rPr>
                <w:rFonts w:ascii="Times New Roman" w:hAnsi="Times New Roman"/>
                <w:color w:val="000000"/>
                <w:lang w:val="en-GB"/>
              </w:rPr>
            </w:pPr>
            <w:r w:rsidRPr="004B7236">
              <w:rPr>
                <w:rFonts w:ascii="Times New Roman" w:hAnsi="Times New Roman"/>
                <w:color w:val="000000"/>
                <w:lang w:val="en-GB"/>
              </w:rPr>
              <w:t>PU</w:t>
            </w:r>
          </w:p>
        </w:tc>
        <w:tc>
          <w:tcPr>
            <w:tcW w:w="1020" w:type="dxa"/>
            <w:vAlign w:val="center"/>
          </w:tcPr>
          <w:p w14:paraId="78A9E695" w14:textId="593EA22F" w:rsidR="005E7466" w:rsidRPr="00803ADF" w:rsidRDefault="005E7466" w:rsidP="005E7466">
            <w:pPr>
              <w:jc w:val="right"/>
              <w:rPr>
                <w:rFonts w:ascii="Times New Roman" w:hAnsi="Times New Roman"/>
                <w:color w:val="000000"/>
                <w:lang w:val="en-GB"/>
              </w:rPr>
            </w:pPr>
            <w:r>
              <w:rPr>
                <w:rFonts w:ascii="Times New Roman" w:hAnsi="Times New Roman"/>
                <w:color w:val="000000"/>
                <w:lang w:val="en-GB"/>
              </w:rPr>
              <w:t>12</w:t>
            </w:r>
          </w:p>
        </w:tc>
      </w:tr>
      <w:tr w:rsidR="005E7466" w:rsidRPr="00803ADF" w14:paraId="46D12F97" w14:textId="77777777" w:rsidTr="0059258A">
        <w:trPr>
          <w:jc w:val="center"/>
        </w:trPr>
        <w:tc>
          <w:tcPr>
            <w:tcW w:w="680" w:type="dxa"/>
            <w:vAlign w:val="center"/>
          </w:tcPr>
          <w:p w14:paraId="7B24CE00" w14:textId="77777777" w:rsidR="005E7466" w:rsidRPr="00803ADF" w:rsidRDefault="005E7466" w:rsidP="005E7466">
            <w:pPr>
              <w:rPr>
                <w:rFonts w:ascii="Times New Roman" w:hAnsi="Times New Roman"/>
                <w:color w:val="000000"/>
                <w:lang w:val="en-GB"/>
              </w:rPr>
            </w:pPr>
            <w:r w:rsidRPr="00803ADF">
              <w:rPr>
                <w:rFonts w:ascii="Times New Roman" w:hAnsi="Times New Roman"/>
                <w:color w:val="000000"/>
                <w:lang w:val="en-GB"/>
              </w:rPr>
              <w:t>D4.2</w:t>
            </w:r>
          </w:p>
        </w:tc>
        <w:tc>
          <w:tcPr>
            <w:tcW w:w="5329" w:type="dxa"/>
            <w:vAlign w:val="center"/>
          </w:tcPr>
          <w:p w14:paraId="4DFFCCD6" w14:textId="31F5F5B3" w:rsidR="005E7466" w:rsidRPr="005E7466" w:rsidRDefault="005E7466" w:rsidP="005E7466">
            <w:pPr>
              <w:rPr>
                <w:rFonts w:ascii="Times New Roman" w:hAnsi="Times New Roman"/>
                <w:color w:val="000000"/>
                <w:lang w:val="en-GB"/>
              </w:rPr>
            </w:pPr>
            <w:r w:rsidRPr="005E7466">
              <w:rPr>
                <w:rFonts w:ascii="Times New Roman" w:hAnsi="Times New Roman"/>
                <w:lang w:val="en-GB"/>
              </w:rPr>
              <w:t>Dataset on party positions towards liberal democracy during the 2024 EP election</w:t>
            </w:r>
          </w:p>
        </w:tc>
        <w:tc>
          <w:tcPr>
            <w:tcW w:w="624" w:type="dxa"/>
            <w:vAlign w:val="center"/>
          </w:tcPr>
          <w:p w14:paraId="69620AE0" w14:textId="77777777" w:rsidR="005E7466" w:rsidRPr="00803ADF" w:rsidRDefault="005E7466" w:rsidP="00BB78F8">
            <w:pPr>
              <w:jc w:val="right"/>
              <w:rPr>
                <w:rFonts w:ascii="Times New Roman" w:hAnsi="Times New Roman"/>
                <w:color w:val="000000"/>
                <w:lang w:val="en-GB"/>
              </w:rPr>
            </w:pPr>
            <w:r w:rsidRPr="00803ADF">
              <w:rPr>
                <w:rFonts w:ascii="Times New Roman" w:hAnsi="Times New Roman"/>
                <w:color w:val="000000"/>
                <w:lang w:val="en-GB"/>
              </w:rPr>
              <w:t>4</w:t>
            </w:r>
          </w:p>
        </w:tc>
        <w:tc>
          <w:tcPr>
            <w:tcW w:w="850" w:type="dxa"/>
            <w:vAlign w:val="center"/>
          </w:tcPr>
          <w:p w14:paraId="71482B1C" w14:textId="7C3ABE57" w:rsidR="005E7466" w:rsidRPr="00803ADF" w:rsidRDefault="005E7466" w:rsidP="00F47751">
            <w:pPr>
              <w:jc w:val="center"/>
              <w:rPr>
                <w:rFonts w:ascii="Times New Roman" w:hAnsi="Times New Roman"/>
                <w:color w:val="000000"/>
                <w:lang w:val="en-GB"/>
              </w:rPr>
            </w:pPr>
            <w:r w:rsidRPr="005E4EC7">
              <w:rPr>
                <w:rFonts w:ascii="Times New Roman" w:hAnsi="Times New Roman"/>
                <w:lang w:val="en-GB"/>
              </w:rPr>
              <w:t>UCLB</w:t>
            </w:r>
          </w:p>
        </w:tc>
        <w:tc>
          <w:tcPr>
            <w:tcW w:w="1020" w:type="dxa"/>
            <w:vAlign w:val="center"/>
          </w:tcPr>
          <w:p w14:paraId="78AAB50C" w14:textId="247B271C" w:rsidR="005E7466" w:rsidRPr="00803ADF" w:rsidRDefault="005E7466" w:rsidP="00F47751">
            <w:pPr>
              <w:jc w:val="center"/>
              <w:rPr>
                <w:rFonts w:ascii="Times New Roman" w:hAnsi="Times New Roman"/>
                <w:color w:val="000000"/>
                <w:lang w:val="en-GB"/>
              </w:rPr>
            </w:pPr>
            <w:r>
              <w:rPr>
                <w:rFonts w:ascii="Times New Roman" w:hAnsi="Times New Roman"/>
                <w:color w:val="000000"/>
                <w:lang w:val="en-GB"/>
              </w:rPr>
              <w:t>DATA</w:t>
            </w:r>
          </w:p>
        </w:tc>
        <w:tc>
          <w:tcPr>
            <w:tcW w:w="680" w:type="dxa"/>
            <w:vAlign w:val="center"/>
          </w:tcPr>
          <w:p w14:paraId="47F09282" w14:textId="43DF9358" w:rsidR="005E7466" w:rsidRPr="00F47751" w:rsidRDefault="005E7466" w:rsidP="00F47751">
            <w:pPr>
              <w:jc w:val="center"/>
              <w:rPr>
                <w:rFonts w:ascii="Times New Roman" w:hAnsi="Times New Roman"/>
                <w:color w:val="000000"/>
                <w:highlight w:val="yellow"/>
                <w:lang w:val="en-GB"/>
              </w:rPr>
            </w:pPr>
            <w:r w:rsidRPr="00F47751">
              <w:rPr>
                <w:rFonts w:ascii="Times New Roman" w:hAnsi="Times New Roman"/>
                <w:color w:val="000000"/>
                <w:highlight w:val="yellow"/>
                <w:lang w:val="en-GB"/>
              </w:rPr>
              <w:t>PU*</w:t>
            </w:r>
          </w:p>
        </w:tc>
        <w:tc>
          <w:tcPr>
            <w:tcW w:w="1020" w:type="dxa"/>
            <w:vAlign w:val="center"/>
          </w:tcPr>
          <w:p w14:paraId="73315685" w14:textId="551488E2" w:rsidR="005E7466" w:rsidRPr="00F47751" w:rsidRDefault="005E7466" w:rsidP="005E7466">
            <w:pPr>
              <w:jc w:val="right"/>
              <w:rPr>
                <w:rFonts w:ascii="Times New Roman" w:hAnsi="Times New Roman"/>
                <w:color w:val="000000"/>
                <w:highlight w:val="yellow"/>
                <w:lang w:val="en-GB"/>
              </w:rPr>
            </w:pPr>
            <w:r w:rsidRPr="00F47751">
              <w:rPr>
                <w:rFonts w:ascii="Times New Roman" w:hAnsi="Times New Roman"/>
                <w:color w:val="000000"/>
                <w:highlight w:val="yellow"/>
                <w:lang w:val="en-GB"/>
              </w:rPr>
              <w:t>48</w:t>
            </w:r>
          </w:p>
        </w:tc>
      </w:tr>
      <w:tr w:rsidR="005E7466" w:rsidRPr="00803ADF" w14:paraId="5F8C33AB" w14:textId="77777777" w:rsidTr="0059258A">
        <w:trPr>
          <w:jc w:val="center"/>
        </w:trPr>
        <w:tc>
          <w:tcPr>
            <w:tcW w:w="680" w:type="dxa"/>
            <w:vAlign w:val="center"/>
          </w:tcPr>
          <w:p w14:paraId="621B96AF" w14:textId="77777777" w:rsidR="005E7466" w:rsidRPr="00803ADF" w:rsidRDefault="005E7466" w:rsidP="005E7466">
            <w:pPr>
              <w:rPr>
                <w:rFonts w:ascii="Times New Roman" w:hAnsi="Times New Roman"/>
                <w:color w:val="000000"/>
                <w:lang w:val="en-GB"/>
              </w:rPr>
            </w:pPr>
            <w:r w:rsidRPr="00803ADF">
              <w:rPr>
                <w:rFonts w:ascii="Times New Roman" w:hAnsi="Times New Roman"/>
                <w:color w:val="000000"/>
                <w:lang w:val="en-GB"/>
              </w:rPr>
              <w:t>D4.3</w:t>
            </w:r>
          </w:p>
        </w:tc>
        <w:tc>
          <w:tcPr>
            <w:tcW w:w="5329" w:type="dxa"/>
            <w:vAlign w:val="center"/>
          </w:tcPr>
          <w:p w14:paraId="5770A7D1" w14:textId="29E4AB35" w:rsidR="005E7466" w:rsidRPr="005E7466" w:rsidRDefault="005E7466" w:rsidP="005E7466">
            <w:pPr>
              <w:rPr>
                <w:rFonts w:ascii="Times New Roman" w:hAnsi="Times New Roman"/>
                <w:color w:val="000000"/>
                <w:lang w:val="en-GB"/>
              </w:rPr>
            </w:pPr>
            <w:r w:rsidRPr="005E7466">
              <w:rPr>
                <w:rFonts w:ascii="Times New Roman" w:hAnsi="Times New Roman"/>
                <w:lang w:val="en-GB"/>
              </w:rPr>
              <w:t>Report on the longitudinal development of party positions towards liberal democracy</w:t>
            </w:r>
          </w:p>
        </w:tc>
        <w:tc>
          <w:tcPr>
            <w:tcW w:w="624" w:type="dxa"/>
            <w:vAlign w:val="center"/>
          </w:tcPr>
          <w:p w14:paraId="17E2DA84" w14:textId="77777777" w:rsidR="005E7466" w:rsidRPr="00803ADF" w:rsidRDefault="005E7466" w:rsidP="00BB78F8">
            <w:pPr>
              <w:jc w:val="right"/>
              <w:rPr>
                <w:rFonts w:ascii="Times New Roman" w:hAnsi="Times New Roman"/>
                <w:color w:val="000000"/>
                <w:lang w:val="en-GB"/>
              </w:rPr>
            </w:pPr>
            <w:r w:rsidRPr="00803ADF">
              <w:rPr>
                <w:rFonts w:ascii="Times New Roman" w:hAnsi="Times New Roman"/>
                <w:color w:val="000000"/>
                <w:lang w:val="en-GB"/>
              </w:rPr>
              <w:t>4</w:t>
            </w:r>
          </w:p>
        </w:tc>
        <w:tc>
          <w:tcPr>
            <w:tcW w:w="850" w:type="dxa"/>
            <w:vAlign w:val="center"/>
          </w:tcPr>
          <w:p w14:paraId="74E5A868" w14:textId="74A50B76" w:rsidR="005E7466" w:rsidRPr="00803ADF" w:rsidRDefault="005E7466" w:rsidP="00F47751">
            <w:pPr>
              <w:jc w:val="center"/>
              <w:rPr>
                <w:rFonts w:ascii="Times New Roman" w:hAnsi="Times New Roman"/>
                <w:color w:val="000000"/>
                <w:lang w:val="en-GB"/>
              </w:rPr>
            </w:pPr>
            <w:r w:rsidRPr="005E4EC7">
              <w:rPr>
                <w:rFonts w:ascii="Times New Roman" w:hAnsi="Times New Roman"/>
                <w:lang w:val="en-GB"/>
              </w:rPr>
              <w:t>UCLB</w:t>
            </w:r>
          </w:p>
        </w:tc>
        <w:tc>
          <w:tcPr>
            <w:tcW w:w="1020" w:type="dxa"/>
            <w:vAlign w:val="center"/>
          </w:tcPr>
          <w:p w14:paraId="297A8F4D" w14:textId="1DD12C69" w:rsidR="005E7466" w:rsidRPr="00803ADF" w:rsidRDefault="005E7466" w:rsidP="00F47751">
            <w:pPr>
              <w:jc w:val="center"/>
              <w:rPr>
                <w:rFonts w:ascii="Times New Roman" w:hAnsi="Times New Roman"/>
                <w:color w:val="000000"/>
                <w:lang w:val="en-GB"/>
              </w:rPr>
            </w:pPr>
            <w:r w:rsidRPr="00EB6D86">
              <w:rPr>
                <w:rFonts w:ascii="Times New Roman" w:hAnsi="Times New Roman"/>
                <w:color w:val="000000"/>
                <w:lang w:val="en-GB"/>
              </w:rPr>
              <w:t>R</w:t>
            </w:r>
          </w:p>
        </w:tc>
        <w:tc>
          <w:tcPr>
            <w:tcW w:w="680" w:type="dxa"/>
            <w:vAlign w:val="center"/>
          </w:tcPr>
          <w:p w14:paraId="5DD837A4" w14:textId="292B43C7" w:rsidR="005E7466" w:rsidRPr="00803ADF" w:rsidRDefault="005E7466" w:rsidP="00F47751">
            <w:pPr>
              <w:jc w:val="center"/>
              <w:rPr>
                <w:rFonts w:ascii="Times New Roman" w:hAnsi="Times New Roman"/>
                <w:color w:val="000000"/>
                <w:lang w:val="en-GB"/>
              </w:rPr>
            </w:pPr>
            <w:r w:rsidRPr="004B7236">
              <w:rPr>
                <w:rFonts w:ascii="Times New Roman" w:hAnsi="Times New Roman"/>
                <w:color w:val="000000"/>
                <w:lang w:val="en-GB"/>
              </w:rPr>
              <w:t>PU</w:t>
            </w:r>
          </w:p>
        </w:tc>
        <w:tc>
          <w:tcPr>
            <w:tcW w:w="1020" w:type="dxa"/>
            <w:vAlign w:val="center"/>
          </w:tcPr>
          <w:p w14:paraId="4ADB7109" w14:textId="5954DF6A" w:rsidR="005E7466" w:rsidRPr="00803ADF" w:rsidRDefault="00F47751" w:rsidP="005E7466">
            <w:pPr>
              <w:jc w:val="right"/>
              <w:rPr>
                <w:rFonts w:ascii="Times New Roman" w:hAnsi="Times New Roman"/>
                <w:color w:val="000000"/>
                <w:lang w:val="en-GB"/>
              </w:rPr>
            </w:pPr>
            <w:r>
              <w:rPr>
                <w:rFonts w:ascii="Times New Roman" w:hAnsi="Times New Roman"/>
                <w:color w:val="000000"/>
                <w:lang w:val="en-GB"/>
              </w:rPr>
              <w:t>24</w:t>
            </w:r>
          </w:p>
        </w:tc>
      </w:tr>
      <w:tr w:rsidR="005E7466" w:rsidRPr="00803ADF" w14:paraId="3CD5B398" w14:textId="77777777" w:rsidTr="0059258A">
        <w:trPr>
          <w:jc w:val="center"/>
        </w:trPr>
        <w:tc>
          <w:tcPr>
            <w:tcW w:w="680" w:type="dxa"/>
            <w:vAlign w:val="center"/>
          </w:tcPr>
          <w:p w14:paraId="20A71950" w14:textId="77777777" w:rsidR="005E7466" w:rsidRPr="00803ADF" w:rsidRDefault="005E7466" w:rsidP="005E7466">
            <w:pPr>
              <w:rPr>
                <w:rFonts w:ascii="Times New Roman" w:hAnsi="Times New Roman"/>
                <w:color w:val="000000"/>
                <w:lang w:val="en-GB"/>
              </w:rPr>
            </w:pPr>
            <w:r w:rsidRPr="00803ADF">
              <w:rPr>
                <w:rFonts w:ascii="Times New Roman" w:hAnsi="Times New Roman"/>
                <w:color w:val="000000"/>
                <w:lang w:val="en-GB"/>
              </w:rPr>
              <w:t>D4.4</w:t>
            </w:r>
          </w:p>
        </w:tc>
        <w:tc>
          <w:tcPr>
            <w:tcW w:w="5329" w:type="dxa"/>
            <w:vAlign w:val="center"/>
          </w:tcPr>
          <w:p w14:paraId="4582E502" w14:textId="0949EDA5" w:rsidR="005E7466" w:rsidRPr="00F47751" w:rsidRDefault="005E7466" w:rsidP="005E7466">
            <w:pPr>
              <w:rPr>
                <w:rFonts w:ascii="Times New Roman" w:hAnsi="Times New Roman"/>
                <w:color w:val="000000"/>
                <w:lang w:val="en-GB"/>
              </w:rPr>
            </w:pPr>
            <w:r w:rsidRPr="00F47751">
              <w:rPr>
                <w:rFonts w:ascii="Times New Roman" w:hAnsi="Times New Roman"/>
                <w:lang w:val="en-GB"/>
              </w:rPr>
              <w:t>Report on the longitudinal development of party positions towards gender equality</w:t>
            </w:r>
          </w:p>
        </w:tc>
        <w:tc>
          <w:tcPr>
            <w:tcW w:w="624" w:type="dxa"/>
            <w:vAlign w:val="center"/>
          </w:tcPr>
          <w:p w14:paraId="49985A7D" w14:textId="77777777" w:rsidR="005E7466" w:rsidRPr="00803ADF" w:rsidRDefault="005E7466" w:rsidP="00BB78F8">
            <w:pPr>
              <w:jc w:val="right"/>
              <w:rPr>
                <w:rFonts w:ascii="Times New Roman" w:hAnsi="Times New Roman"/>
                <w:color w:val="000000"/>
                <w:lang w:val="en-GB"/>
              </w:rPr>
            </w:pPr>
            <w:r w:rsidRPr="00803ADF">
              <w:rPr>
                <w:rFonts w:ascii="Times New Roman" w:hAnsi="Times New Roman"/>
                <w:color w:val="000000"/>
                <w:lang w:val="en-GB"/>
              </w:rPr>
              <w:t>4</w:t>
            </w:r>
          </w:p>
        </w:tc>
        <w:tc>
          <w:tcPr>
            <w:tcW w:w="850" w:type="dxa"/>
            <w:vAlign w:val="center"/>
          </w:tcPr>
          <w:p w14:paraId="74D4424D" w14:textId="7AB59172" w:rsidR="005E7466" w:rsidRPr="00803ADF" w:rsidRDefault="005E7466" w:rsidP="00F47751">
            <w:pPr>
              <w:jc w:val="center"/>
              <w:rPr>
                <w:rFonts w:ascii="Times New Roman" w:hAnsi="Times New Roman"/>
                <w:color w:val="000000"/>
                <w:lang w:val="en-GB"/>
              </w:rPr>
            </w:pPr>
            <w:r w:rsidRPr="005E4EC7">
              <w:rPr>
                <w:rFonts w:ascii="Times New Roman" w:hAnsi="Times New Roman"/>
                <w:lang w:val="en-GB"/>
              </w:rPr>
              <w:t>UCLB</w:t>
            </w:r>
          </w:p>
        </w:tc>
        <w:tc>
          <w:tcPr>
            <w:tcW w:w="1020" w:type="dxa"/>
            <w:vAlign w:val="center"/>
          </w:tcPr>
          <w:p w14:paraId="0E007C76" w14:textId="7CA16F23" w:rsidR="005E7466" w:rsidRPr="00803ADF" w:rsidRDefault="005E7466" w:rsidP="00F47751">
            <w:pPr>
              <w:jc w:val="center"/>
              <w:rPr>
                <w:rFonts w:ascii="Times New Roman" w:hAnsi="Times New Roman"/>
                <w:color w:val="000000"/>
                <w:lang w:val="en-GB"/>
              </w:rPr>
            </w:pPr>
            <w:r w:rsidRPr="00EB6D86">
              <w:rPr>
                <w:rFonts w:ascii="Times New Roman" w:hAnsi="Times New Roman"/>
                <w:color w:val="000000"/>
                <w:lang w:val="en-GB"/>
              </w:rPr>
              <w:t>R</w:t>
            </w:r>
          </w:p>
        </w:tc>
        <w:tc>
          <w:tcPr>
            <w:tcW w:w="680" w:type="dxa"/>
            <w:vAlign w:val="center"/>
          </w:tcPr>
          <w:p w14:paraId="43B37157" w14:textId="47E98FDA" w:rsidR="005E7466" w:rsidRPr="00803ADF" w:rsidRDefault="00F47751" w:rsidP="00F47751">
            <w:pPr>
              <w:jc w:val="center"/>
              <w:rPr>
                <w:rFonts w:ascii="Times New Roman" w:hAnsi="Times New Roman"/>
                <w:color w:val="000000"/>
                <w:lang w:val="en-GB"/>
              </w:rPr>
            </w:pPr>
            <w:r w:rsidRPr="004B7236">
              <w:rPr>
                <w:rFonts w:ascii="Times New Roman" w:hAnsi="Times New Roman"/>
                <w:color w:val="000000"/>
                <w:lang w:val="en-GB"/>
              </w:rPr>
              <w:t>P</w:t>
            </w:r>
            <w:r>
              <w:rPr>
                <w:rFonts w:ascii="Times New Roman" w:hAnsi="Times New Roman"/>
                <w:color w:val="000000"/>
                <w:lang w:val="en-GB"/>
              </w:rPr>
              <w:t>U</w:t>
            </w:r>
          </w:p>
        </w:tc>
        <w:tc>
          <w:tcPr>
            <w:tcW w:w="1020" w:type="dxa"/>
            <w:vAlign w:val="center"/>
          </w:tcPr>
          <w:p w14:paraId="560FF277" w14:textId="6622E638" w:rsidR="005E7466" w:rsidRPr="00803ADF" w:rsidRDefault="00F47751" w:rsidP="005E7466">
            <w:pPr>
              <w:jc w:val="right"/>
              <w:rPr>
                <w:rFonts w:ascii="Times New Roman" w:hAnsi="Times New Roman"/>
                <w:color w:val="000000"/>
                <w:lang w:val="en-GB"/>
              </w:rPr>
            </w:pPr>
            <w:r>
              <w:rPr>
                <w:rFonts w:ascii="Times New Roman" w:hAnsi="Times New Roman"/>
                <w:color w:val="000000"/>
                <w:lang w:val="en-GB"/>
              </w:rPr>
              <w:t>24</w:t>
            </w:r>
          </w:p>
        </w:tc>
      </w:tr>
      <w:tr w:rsidR="00F47751" w:rsidRPr="00803ADF" w14:paraId="698F9F58" w14:textId="77777777" w:rsidTr="0059258A">
        <w:trPr>
          <w:jc w:val="center"/>
        </w:trPr>
        <w:tc>
          <w:tcPr>
            <w:tcW w:w="680" w:type="dxa"/>
            <w:vAlign w:val="center"/>
          </w:tcPr>
          <w:p w14:paraId="36D9F1A7" w14:textId="77777777" w:rsidR="00F47751" w:rsidRPr="00803ADF" w:rsidRDefault="00F47751" w:rsidP="00F47751">
            <w:pPr>
              <w:rPr>
                <w:rFonts w:ascii="Times New Roman" w:hAnsi="Times New Roman"/>
                <w:color w:val="000000"/>
                <w:lang w:val="en-GB"/>
              </w:rPr>
            </w:pPr>
            <w:r w:rsidRPr="00803ADF">
              <w:rPr>
                <w:rFonts w:ascii="Times New Roman" w:hAnsi="Times New Roman"/>
                <w:color w:val="000000"/>
                <w:lang w:val="en-GB"/>
              </w:rPr>
              <w:t>D5.1</w:t>
            </w:r>
          </w:p>
        </w:tc>
        <w:tc>
          <w:tcPr>
            <w:tcW w:w="5329" w:type="dxa"/>
            <w:vAlign w:val="center"/>
          </w:tcPr>
          <w:p w14:paraId="62187021" w14:textId="5CFAF5EF" w:rsidR="00F47751" w:rsidRPr="00F47751" w:rsidRDefault="00F47751" w:rsidP="00F47751">
            <w:pPr>
              <w:rPr>
                <w:rFonts w:ascii="Times New Roman" w:hAnsi="Times New Roman"/>
                <w:color w:val="000000"/>
                <w:lang w:val="en-GB"/>
              </w:rPr>
            </w:pPr>
            <w:r w:rsidRPr="00F47751">
              <w:rPr>
                <w:rFonts w:ascii="Times New Roman" w:hAnsi="Times New Roman"/>
                <w:lang w:val="en-GB"/>
              </w:rPr>
              <w:t>Codebook for the coding of social media content</w:t>
            </w:r>
          </w:p>
        </w:tc>
        <w:tc>
          <w:tcPr>
            <w:tcW w:w="624" w:type="dxa"/>
            <w:vAlign w:val="center"/>
          </w:tcPr>
          <w:p w14:paraId="5E92815F" w14:textId="77777777" w:rsidR="00F47751" w:rsidRPr="00803ADF" w:rsidRDefault="00F47751" w:rsidP="00BB78F8">
            <w:pPr>
              <w:jc w:val="right"/>
              <w:rPr>
                <w:rFonts w:ascii="Times New Roman" w:hAnsi="Times New Roman"/>
                <w:color w:val="000000"/>
                <w:lang w:val="en-GB"/>
              </w:rPr>
            </w:pPr>
            <w:r w:rsidRPr="00803ADF">
              <w:rPr>
                <w:rFonts w:ascii="Times New Roman" w:hAnsi="Times New Roman"/>
                <w:color w:val="000000"/>
                <w:lang w:val="en-GB"/>
              </w:rPr>
              <w:t>5</w:t>
            </w:r>
          </w:p>
        </w:tc>
        <w:tc>
          <w:tcPr>
            <w:tcW w:w="850" w:type="dxa"/>
            <w:vAlign w:val="center"/>
          </w:tcPr>
          <w:p w14:paraId="3579FC1E" w14:textId="3B76F7D7" w:rsidR="00F47751" w:rsidRPr="00803ADF" w:rsidRDefault="00F47751" w:rsidP="00F47751">
            <w:pPr>
              <w:jc w:val="center"/>
              <w:rPr>
                <w:rFonts w:ascii="Times New Roman" w:hAnsi="Times New Roman"/>
                <w:color w:val="000000"/>
                <w:lang w:val="en-GB"/>
              </w:rPr>
            </w:pPr>
            <w:r>
              <w:rPr>
                <w:rFonts w:ascii="Times New Roman" w:hAnsi="Times New Roman"/>
                <w:color w:val="000000"/>
                <w:lang w:val="en-GB"/>
              </w:rPr>
              <w:t>UNCL</w:t>
            </w:r>
          </w:p>
        </w:tc>
        <w:tc>
          <w:tcPr>
            <w:tcW w:w="1020" w:type="dxa"/>
            <w:vAlign w:val="center"/>
          </w:tcPr>
          <w:p w14:paraId="23C9E63D" w14:textId="4AB5211B" w:rsidR="00F47751" w:rsidRPr="00803ADF" w:rsidRDefault="00F47751" w:rsidP="00F47751">
            <w:pPr>
              <w:jc w:val="center"/>
              <w:rPr>
                <w:rFonts w:ascii="Times New Roman" w:hAnsi="Times New Roman"/>
                <w:color w:val="000000"/>
                <w:lang w:val="en-GB"/>
              </w:rPr>
            </w:pPr>
            <w:r w:rsidRPr="00EB6D86">
              <w:rPr>
                <w:rFonts w:ascii="Times New Roman" w:hAnsi="Times New Roman"/>
                <w:color w:val="000000"/>
                <w:lang w:val="en-GB"/>
              </w:rPr>
              <w:t>R</w:t>
            </w:r>
          </w:p>
        </w:tc>
        <w:tc>
          <w:tcPr>
            <w:tcW w:w="680" w:type="dxa"/>
            <w:vAlign w:val="center"/>
          </w:tcPr>
          <w:p w14:paraId="139275C0" w14:textId="719AD587" w:rsidR="00F47751" w:rsidRPr="00803ADF" w:rsidRDefault="00F47751" w:rsidP="00F47751">
            <w:pPr>
              <w:jc w:val="center"/>
              <w:rPr>
                <w:rFonts w:ascii="Times New Roman" w:hAnsi="Times New Roman"/>
                <w:color w:val="000000"/>
                <w:lang w:val="en-GB"/>
              </w:rPr>
            </w:pPr>
            <w:r w:rsidRPr="004B7236">
              <w:rPr>
                <w:rFonts w:ascii="Times New Roman" w:hAnsi="Times New Roman"/>
                <w:color w:val="000000"/>
                <w:lang w:val="en-GB"/>
              </w:rPr>
              <w:t>P</w:t>
            </w:r>
            <w:r>
              <w:rPr>
                <w:rFonts w:ascii="Times New Roman" w:hAnsi="Times New Roman"/>
                <w:color w:val="000000"/>
                <w:lang w:val="en-GB"/>
              </w:rPr>
              <w:t>U</w:t>
            </w:r>
          </w:p>
        </w:tc>
        <w:tc>
          <w:tcPr>
            <w:tcW w:w="1020" w:type="dxa"/>
            <w:vAlign w:val="center"/>
          </w:tcPr>
          <w:p w14:paraId="74BBF414" w14:textId="78727978" w:rsidR="00F47751" w:rsidRPr="00803ADF" w:rsidRDefault="00F47751" w:rsidP="00F47751">
            <w:pPr>
              <w:jc w:val="right"/>
              <w:rPr>
                <w:rFonts w:ascii="Times New Roman" w:hAnsi="Times New Roman"/>
                <w:color w:val="000000"/>
                <w:lang w:val="en-GB"/>
              </w:rPr>
            </w:pPr>
            <w:r>
              <w:rPr>
                <w:rFonts w:ascii="Times New Roman" w:hAnsi="Times New Roman"/>
                <w:color w:val="000000"/>
                <w:lang w:val="en-GB"/>
              </w:rPr>
              <w:t>22</w:t>
            </w:r>
          </w:p>
        </w:tc>
      </w:tr>
      <w:tr w:rsidR="00F47751" w:rsidRPr="00803ADF" w14:paraId="24107404" w14:textId="77777777" w:rsidTr="0059258A">
        <w:trPr>
          <w:jc w:val="center"/>
        </w:trPr>
        <w:tc>
          <w:tcPr>
            <w:tcW w:w="680" w:type="dxa"/>
            <w:vAlign w:val="center"/>
          </w:tcPr>
          <w:p w14:paraId="45E0EB61" w14:textId="77777777" w:rsidR="00F47751" w:rsidRPr="00803ADF" w:rsidRDefault="00F47751" w:rsidP="00F47751">
            <w:pPr>
              <w:rPr>
                <w:rFonts w:ascii="Times New Roman" w:hAnsi="Times New Roman"/>
                <w:color w:val="000000"/>
                <w:lang w:val="en-GB"/>
              </w:rPr>
            </w:pPr>
            <w:r w:rsidRPr="00803ADF">
              <w:rPr>
                <w:rFonts w:ascii="Times New Roman" w:hAnsi="Times New Roman"/>
                <w:color w:val="000000"/>
                <w:lang w:val="en-GB"/>
              </w:rPr>
              <w:t>D5.2</w:t>
            </w:r>
          </w:p>
        </w:tc>
        <w:tc>
          <w:tcPr>
            <w:tcW w:w="5329" w:type="dxa"/>
            <w:vAlign w:val="center"/>
          </w:tcPr>
          <w:p w14:paraId="60B2BE1B" w14:textId="6A85B832" w:rsidR="00F47751" w:rsidRPr="00F47751" w:rsidRDefault="00F47751" w:rsidP="00F47751">
            <w:pPr>
              <w:rPr>
                <w:rFonts w:ascii="Times New Roman" w:hAnsi="Times New Roman"/>
                <w:color w:val="000000"/>
                <w:lang w:val="en-GB"/>
              </w:rPr>
            </w:pPr>
            <w:r w:rsidRPr="00F47751">
              <w:rPr>
                <w:rFonts w:ascii="Times New Roman" w:hAnsi="Times New Roman"/>
                <w:lang w:val="en-GB"/>
              </w:rPr>
              <w:t>Dataset of (il)liberal social media communication by political elites</w:t>
            </w:r>
          </w:p>
        </w:tc>
        <w:tc>
          <w:tcPr>
            <w:tcW w:w="624" w:type="dxa"/>
            <w:vAlign w:val="center"/>
          </w:tcPr>
          <w:p w14:paraId="4433F1CB" w14:textId="77777777" w:rsidR="00F47751" w:rsidRPr="00803ADF" w:rsidRDefault="00F47751" w:rsidP="00BB78F8">
            <w:pPr>
              <w:jc w:val="right"/>
              <w:rPr>
                <w:rFonts w:ascii="Times New Roman" w:hAnsi="Times New Roman"/>
                <w:color w:val="000000"/>
                <w:lang w:val="en-GB"/>
              </w:rPr>
            </w:pPr>
            <w:r w:rsidRPr="00803ADF">
              <w:rPr>
                <w:rFonts w:ascii="Times New Roman" w:hAnsi="Times New Roman"/>
                <w:color w:val="000000"/>
                <w:lang w:val="en-GB"/>
              </w:rPr>
              <w:t>5</w:t>
            </w:r>
          </w:p>
        </w:tc>
        <w:tc>
          <w:tcPr>
            <w:tcW w:w="850" w:type="dxa"/>
          </w:tcPr>
          <w:p w14:paraId="17CFC660" w14:textId="043A0705" w:rsidR="00F47751" w:rsidRPr="00803ADF" w:rsidRDefault="00F47751" w:rsidP="00F47751">
            <w:pPr>
              <w:jc w:val="center"/>
              <w:rPr>
                <w:rFonts w:ascii="Times New Roman" w:hAnsi="Times New Roman"/>
                <w:color w:val="000000"/>
                <w:lang w:val="en-GB"/>
              </w:rPr>
            </w:pPr>
            <w:r w:rsidRPr="005E5FA6">
              <w:rPr>
                <w:rFonts w:ascii="Times New Roman" w:hAnsi="Times New Roman"/>
                <w:color w:val="000000"/>
                <w:lang w:val="en-GB"/>
              </w:rPr>
              <w:t>UNCL</w:t>
            </w:r>
          </w:p>
        </w:tc>
        <w:tc>
          <w:tcPr>
            <w:tcW w:w="1020" w:type="dxa"/>
            <w:vAlign w:val="center"/>
          </w:tcPr>
          <w:p w14:paraId="18FA0B3F" w14:textId="64806F34" w:rsidR="00F47751" w:rsidRPr="00803ADF" w:rsidRDefault="00F47751" w:rsidP="00F47751">
            <w:pPr>
              <w:jc w:val="center"/>
              <w:rPr>
                <w:rFonts w:ascii="Times New Roman" w:hAnsi="Times New Roman"/>
                <w:color w:val="000000"/>
                <w:lang w:val="en-GB"/>
              </w:rPr>
            </w:pPr>
            <w:r>
              <w:rPr>
                <w:rFonts w:ascii="Times New Roman" w:hAnsi="Times New Roman"/>
                <w:color w:val="000000"/>
                <w:lang w:val="en-GB"/>
              </w:rPr>
              <w:t>DATA</w:t>
            </w:r>
          </w:p>
        </w:tc>
        <w:tc>
          <w:tcPr>
            <w:tcW w:w="680" w:type="dxa"/>
            <w:vAlign w:val="center"/>
          </w:tcPr>
          <w:p w14:paraId="4B8E3678" w14:textId="0558E018" w:rsidR="00F47751" w:rsidRPr="00803ADF" w:rsidRDefault="00F47751" w:rsidP="00F47751">
            <w:pPr>
              <w:jc w:val="center"/>
              <w:rPr>
                <w:rFonts w:ascii="Times New Roman" w:hAnsi="Times New Roman"/>
                <w:color w:val="000000"/>
                <w:lang w:val="en-GB"/>
              </w:rPr>
            </w:pPr>
            <w:r w:rsidRPr="00F47751">
              <w:rPr>
                <w:rFonts w:ascii="Times New Roman" w:hAnsi="Times New Roman"/>
                <w:color w:val="000000"/>
                <w:highlight w:val="yellow"/>
                <w:lang w:val="en-GB"/>
              </w:rPr>
              <w:t>PU*</w:t>
            </w:r>
          </w:p>
        </w:tc>
        <w:tc>
          <w:tcPr>
            <w:tcW w:w="1020" w:type="dxa"/>
            <w:vAlign w:val="center"/>
          </w:tcPr>
          <w:p w14:paraId="29CC777B" w14:textId="3D99AE4B" w:rsidR="00F47751" w:rsidRPr="00803ADF" w:rsidRDefault="00F47751" w:rsidP="00F47751">
            <w:pPr>
              <w:jc w:val="right"/>
              <w:rPr>
                <w:rFonts w:ascii="Times New Roman" w:hAnsi="Times New Roman"/>
                <w:color w:val="000000"/>
                <w:lang w:val="en-GB"/>
              </w:rPr>
            </w:pPr>
            <w:r w:rsidRPr="00F47751">
              <w:rPr>
                <w:rFonts w:ascii="Times New Roman" w:hAnsi="Times New Roman"/>
                <w:color w:val="000000"/>
                <w:highlight w:val="yellow"/>
                <w:lang w:val="en-GB"/>
              </w:rPr>
              <w:t>48</w:t>
            </w:r>
          </w:p>
        </w:tc>
      </w:tr>
      <w:tr w:rsidR="00F47751" w:rsidRPr="00803ADF" w14:paraId="55CBE31E" w14:textId="77777777" w:rsidTr="0059258A">
        <w:trPr>
          <w:jc w:val="center"/>
        </w:trPr>
        <w:tc>
          <w:tcPr>
            <w:tcW w:w="680" w:type="dxa"/>
            <w:vAlign w:val="center"/>
          </w:tcPr>
          <w:p w14:paraId="263F7820" w14:textId="77777777" w:rsidR="00F47751" w:rsidRPr="00803ADF" w:rsidRDefault="00F47751" w:rsidP="00F47751">
            <w:pPr>
              <w:rPr>
                <w:rFonts w:ascii="Times New Roman" w:hAnsi="Times New Roman"/>
                <w:color w:val="000000"/>
                <w:lang w:val="en-GB"/>
              </w:rPr>
            </w:pPr>
            <w:r w:rsidRPr="00803ADF">
              <w:rPr>
                <w:rFonts w:ascii="Times New Roman" w:hAnsi="Times New Roman"/>
                <w:color w:val="000000"/>
                <w:lang w:val="en-GB"/>
              </w:rPr>
              <w:t>D5.3</w:t>
            </w:r>
          </w:p>
        </w:tc>
        <w:tc>
          <w:tcPr>
            <w:tcW w:w="5329" w:type="dxa"/>
            <w:vAlign w:val="center"/>
          </w:tcPr>
          <w:p w14:paraId="6BF01FB7" w14:textId="47460CE2" w:rsidR="00F47751" w:rsidRPr="00F47751" w:rsidRDefault="00F47751" w:rsidP="00F47751">
            <w:pPr>
              <w:rPr>
                <w:rFonts w:ascii="Times New Roman" w:hAnsi="Times New Roman"/>
                <w:color w:val="000000"/>
                <w:lang w:val="en-GB"/>
              </w:rPr>
            </w:pPr>
            <w:r w:rsidRPr="00F47751">
              <w:rPr>
                <w:rFonts w:ascii="Times New Roman" w:hAnsi="Times New Roman"/>
                <w:lang w:val="en-GB"/>
              </w:rPr>
              <w:t>Report on the spread of illiberal democratic discourse on social media</w:t>
            </w:r>
          </w:p>
        </w:tc>
        <w:tc>
          <w:tcPr>
            <w:tcW w:w="624" w:type="dxa"/>
            <w:vAlign w:val="center"/>
          </w:tcPr>
          <w:p w14:paraId="75FDA33E" w14:textId="77777777" w:rsidR="00F47751" w:rsidRPr="00803ADF" w:rsidRDefault="00F47751" w:rsidP="00BB78F8">
            <w:pPr>
              <w:jc w:val="right"/>
              <w:rPr>
                <w:rFonts w:ascii="Times New Roman" w:hAnsi="Times New Roman"/>
                <w:color w:val="000000"/>
                <w:lang w:val="en-GB"/>
              </w:rPr>
            </w:pPr>
            <w:r w:rsidRPr="00803ADF">
              <w:rPr>
                <w:rFonts w:ascii="Times New Roman" w:hAnsi="Times New Roman"/>
                <w:color w:val="000000"/>
                <w:lang w:val="en-GB"/>
              </w:rPr>
              <w:t>5</w:t>
            </w:r>
          </w:p>
        </w:tc>
        <w:tc>
          <w:tcPr>
            <w:tcW w:w="850" w:type="dxa"/>
          </w:tcPr>
          <w:p w14:paraId="1E6C73CB" w14:textId="412C0124" w:rsidR="00F47751" w:rsidRPr="00803ADF" w:rsidRDefault="00F47751" w:rsidP="00F47751">
            <w:pPr>
              <w:jc w:val="center"/>
              <w:rPr>
                <w:rFonts w:ascii="Times New Roman" w:hAnsi="Times New Roman"/>
                <w:color w:val="000000"/>
                <w:lang w:val="en-GB"/>
              </w:rPr>
            </w:pPr>
            <w:r w:rsidRPr="005E5FA6">
              <w:rPr>
                <w:rFonts w:ascii="Times New Roman" w:hAnsi="Times New Roman"/>
                <w:color w:val="000000"/>
                <w:lang w:val="en-GB"/>
              </w:rPr>
              <w:t>UNCL</w:t>
            </w:r>
          </w:p>
        </w:tc>
        <w:tc>
          <w:tcPr>
            <w:tcW w:w="1020" w:type="dxa"/>
          </w:tcPr>
          <w:p w14:paraId="41A2E65F" w14:textId="4A1EA2A5" w:rsidR="00F47751" w:rsidRPr="00803ADF" w:rsidRDefault="00F47751" w:rsidP="00F47751">
            <w:pPr>
              <w:jc w:val="center"/>
              <w:rPr>
                <w:rFonts w:ascii="Times New Roman" w:hAnsi="Times New Roman"/>
                <w:color w:val="000000"/>
                <w:lang w:val="en-GB"/>
              </w:rPr>
            </w:pPr>
            <w:r w:rsidRPr="00F35D18">
              <w:rPr>
                <w:rFonts w:ascii="Times New Roman" w:hAnsi="Times New Roman"/>
                <w:color w:val="000000"/>
                <w:lang w:val="en-GB"/>
              </w:rPr>
              <w:t>R</w:t>
            </w:r>
          </w:p>
        </w:tc>
        <w:tc>
          <w:tcPr>
            <w:tcW w:w="680" w:type="dxa"/>
            <w:vAlign w:val="center"/>
          </w:tcPr>
          <w:p w14:paraId="216CAA1F" w14:textId="78C3E111" w:rsidR="00F47751" w:rsidRPr="00803ADF" w:rsidRDefault="00F47751" w:rsidP="00F47751">
            <w:pPr>
              <w:jc w:val="center"/>
              <w:rPr>
                <w:rFonts w:ascii="Times New Roman" w:hAnsi="Times New Roman"/>
                <w:color w:val="000000"/>
                <w:lang w:val="en-GB"/>
              </w:rPr>
            </w:pPr>
            <w:r w:rsidRPr="004B7236">
              <w:rPr>
                <w:rFonts w:ascii="Times New Roman" w:hAnsi="Times New Roman"/>
                <w:color w:val="000000"/>
                <w:lang w:val="en-GB"/>
              </w:rPr>
              <w:t>P</w:t>
            </w:r>
            <w:r>
              <w:rPr>
                <w:rFonts w:ascii="Times New Roman" w:hAnsi="Times New Roman"/>
                <w:color w:val="000000"/>
                <w:lang w:val="en-GB"/>
              </w:rPr>
              <w:t>U</w:t>
            </w:r>
          </w:p>
        </w:tc>
        <w:tc>
          <w:tcPr>
            <w:tcW w:w="1020" w:type="dxa"/>
            <w:vAlign w:val="center"/>
          </w:tcPr>
          <w:p w14:paraId="60C73868" w14:textId="7F84A918" w:rsidR="00F47751" w:rsidRPr="00803ADF" w:rsidRDefault="00F47751" w:rsidP="00F47751">
            <w:pPr>
              <w:jc w:val="right"/>
              <w:rPr>
                <w:rFonts w:ascii="Times New Roman" w:hAnsi="Times New Roman"/>
                <w:color w:val="000000"/>
                <w:lang w:val="en-GB"/>
              </w:rPr>
            </w:pPr>
            <w:r>
              <w:rPr>
                <w:rFonts w:ascii="Times New Roman" w:hAnsi="Times New Roman"/>
                <w:color w:val="000000"/>
                <w:lang w:val="en-GB"/>
              </w:rPr>
              <w:t>33</w:t>
            </w:r>
          </w:p>
        </w:tc>
      </w:tr>
      <w:tr w:rsidR="00F47751" w:rsidRPr="00803ADF" w14:paraId="6EAE87B4" w14:textId="77777777" w:rsidTr="0059258A">
        <w:trPr>
          <w:jc w:val="center"/>
        </w:trPr>
        <w:tc>
          <w:tcPr>
            <w:tcW w:w="680" w:type="dxa"/>
            <w:vAlign w:val="center"/>
          </w:tcPr>
          <w:p w14:paraId="09D4E0F9" w14:textId="77777777" w:rsidR="00F47751" w:rsidRPr="00803ADF" w:rsidRDefault="00F47751" w:rsidP="00F47751">
            <w:pPr>
              <w:rPr>
                <w:rFonts w:ascii="Times New Roman" w:hAnsi="Times New Roman"/>
                <w:color w:val="000000"/>
                <w:lang w:val="en-GB"/>
              </w:rPr>
            </w:pPr>
            <w:r w:rsidRPr="00803ADF">
              <w:rPr>
                <w:rFonts w:ascii="Times New Roman" w:hAnsi="Times New Roman"/>
                <w:color w:val="000000"/>
                <w:lang w:val="en-GB"/>
              </w:rPr>
              <w:t>D5.4</w:t>
            </w:r>
          </w:p>
        </w:tc>
        <w:tc>
          <w:tcPr>
            <w:tcW w:w="5329" w:type="dxa"/>
            <w:vAlign w:val="center"/>
          </w:tcPr>
          <w:p w14:paraId="46C77996" w14:textId="61B77831" w:rsidR="00F47751" w:rsidRPr="00F47751" w:rsidRDefault="00F47751" w:rsidP="00F47751">
            <w:pPr>
              <w:rPr>
                <w:rFonts w:ascii="Times New Roman" w:hAnsi="Times New Roman"/>
                <w:color w:val="000000"/>
                <w:lang w:val="en-GB"/>
              </w:rPr>
            </w:pPr>
            <w:r w:rsidRPr="00F47751">
              <w:rPr>
                <w:rFonts w:ascii="Times New Roman" w:hAnsi="Times New Roman"/>
                <w:lang w:val="en-GB"/>
              </w:rPr>
              <w:t>Report on the promotion of illiberal democratic appeals and their effects</w:t>
            </w:r>
          </w:p>
        </w:tc>
        <w:tc>
          <w:tcPr>
            <w:tcW w:w="624" w:type="dxa"/>
            <w:vAlign w:val="center"/>
          </w:tcPr>
          <w:p w14:paraId="6D90541E" w14:textId="77777777" w:rsidR="00F47751" w:rsidRPr="00803ADF" w:rsidRDefault="00F47751" w:rsidP="00BB78F8">
            <w:pPr>
              <w:jc w:val="right"/>
              <w:rPr>
                <w:rFonts w:ascii="Times New Roman" w:hAnsi="Times New Roman"/>
                <w:color w:val="000000"/>
                <w:lang w:val="en-GB"/>
              </w:rPr>
            </w:pPr>
            <w:r w:rsidRPr="00803ADF">
              <w:rPr>
                <w:rFonts w:ascii="Times New Roman" w:hAnsi="Times New Roman"/>
                <w:color w:val="000000"/>
                <w:lang w:val="en-GB"/>
              </w:rPr>
              <w:t>5</w:t>
            </w:r>
          </w:p>
        </w:tc>
        <w:tc>
          <w:tcPr>
            <w:tcW w:w="850" w:type="dxa"/>
            <w:vAlign w:val="center"/>
          </w:tcPr>
          <w:p w14:paraId="54F800ED" w14:textId="13D8B2C6" w:rsidR="00F47751" w:rsidRPr="00803ADF" w:rsidRDefault="00F47751" w:rsidP="00F47751">
            <w:pPr>
              <w:jc w:val="center"/>
              <w:rPr>
                <w:rFonts w:ascii="Times New Roman" w:hAnsi="Times New Roman"/>
                <w:color w:val="000000"/>
                <w:lang w:val="en-GB"/>
              </w:rPr>
            </w:pPr>
            <w:r>
              <w:rPr>
                <w:rFonts w:ascii="Times New Roman" w:hAnsi="Times New Roman"/>
                <w:color w:val="000000"/>
                <w:lang w:val="en-GB"/>
              </w:rPr>
              <w:t>SDU</w:t>
            </w:r>
          </w:p>
        </w:tc>
        <w:tc>
          <w:tcPr>
            <w:tcW w:w="1020" w:type="dxa"/>
            <w:vAlign w:val="center"/>
          </w:tcPr>
          <w:p w14:paraId="49487204" w14:textId="14526FA8" w:rsidR="00F47751" w:rsidRPr="00803ADF" w:rsidRDefault="00F47751" w:rsidP="00F47751">
            <w:pPr>
              <w:jc w:val="center"/>
              <w:rPr>
                <w:rFonts w:ascii="Times New Roman" w:hAnsi="Times New Roman"/>
                <w:color w:val="000000"/>
                <w:lang w:val="en-GB"/>
              </w:rPr>
            </w:pPr>
            <w:r w:rsidRPr="00F35D18">
              <w:rPr>
                <w:rFonts w:ascii="Times New Roman" w:hAnsi="Times New Roman"/>
                <w:color w:val="000000"/>
                <w:lang w:val="en-GB"/>
              </w:rPr>
              <w:t>R</w:t>
            </w:r>
          </w:p>
        </w:tc>
        <w:tc>
          <w:tcPr>
            <w:tcW w:w="680" w:type="dxa"/>
            <w:vAlign w:val="center"/>
          </w:tcPr>
          <w:p w14:paraId="7B4AEF32" w14:textId="0D9E30A8" w:rsidR="00F47751" w:rsidRPr="00803ADF" w:rsidRDefault="00F47751" w:rsidP="00F47751">
            <w:pPr>
              <w:jc w:val="center"/>
              <w:rPr>
                <w:rFonts w:ascii="Times New Roman" w:hAnsi="Times New Roman"/>
                <w:color w:val="000000"/>
                <w:lang w:val="en-GB"/>
              </w:rPr>
            </w:pPr>
            <w:r w:rsidRPr="004B7236">
              <w:rPr>
                <w:rFonts w:ascii="Times New Roman" w:hAnsi="Times New Roman"/>
                <w:color w:val="000000"/>
                <w:lang w:val="en-GB"/>
              </w:rPr>
              <w:t>P</w:t>
            </w:r>
            <w:r>
              <w:rPr>
                <w:rFonts w:ascii="Times New Roman" w:hAnsi="Times New Roman"/>
                <w:color w:val="000000"/>
                <w:lang w:val="en-GB"/>
              </w:rPr>
              <w:t>U</w:t>
            </w:r>
          </w:p>
        </w:tc>
        <w:tc>
          <w:tcPr>
            <w:tcW w:w="1020" w:type="dxa"/>
            <w:vAlign w:val="center"/>
          </w:tcPr>
          <w:p w14:paraId="04C75903" w14:textId="0E02B511" w:rsidR="00F47751" w:rsidRPr="00803ADF" w:rsidRDefault="00F47751" w:rsidP="00F47751">
            <w:pPr>
              <w:jc w:val="right"/>
              <w:rPr>
                <w:rFonts w:ascii="Times New Roman" w:hAnsi="Times New Roman"/>
                <w:color w:val="000000"/>
                <w:lang w:val="en-GB"/>
              </w:rPr>
            </w:pPr>
            <w:r>
              <w:rPr>
                <w:rFonts w:ascii="Times New Roman" w:hAnsi="Times New Roman"/>
                <w:color w:val="000000"/>
                <w:lang w:val="en-GB"/>
              </w:rPr>
              <w:t>38</w:t>
            </w:r>
          </w:p>
        </w:tc>
      </w:tr>
      <w:tr w:rsidR="00F47751" w:rsidRPr="00803ADF" w14:paraId="313B3DDD" w14:textId="77777777" w:rsidTr="0059258A">
        <w:trPr>
          <w:jc w:val="center"/>
        </w:trPr>
        <w:tc>
          <w:tcPr>
            <w:tcW w:w="680" w:type="dxa"/>
            <w:vAlign w:val="center"/>
          </w:tcPr>
          <w:p w14:paraId="3898E666" w14:textId="77777777" w:rsidR="00F47751" w:rsidRPr="00803ADF" w:rsidRDefault="00F47751" w:rsidP="00F47751">
            <w:pPr>
              <w:rPr>
                <w:rFonts w:ascii="Times New Roman" w:hAnsi="Times New Roman"/>
                <w:color w:val="000000"/>
                <w:lang w:val="en-GB"/>
              </w:rPr>
            </w:pPr>
            <w:r w:rsidRPr="00803ADF">
              <w:rPr>
                <w:rFonts w:ascii="Times New Roman" w:hAnsi="Times New Roman"/>
                <w:color w:val="000000"/>
                <w:lang w:val="en-GB"/>
              </w:rPr>
              <w:t>D5.5</w:t>
            </w:r>
          </w:p>
        </w:tc>
        <w:tc>
          <w:tcPr>
            <w:tcW w:w="5329" w:type="dxa"/>
            <w:vAlign w:val="center"/>
          </w:tcPr>
          <w:p w14:paraId="5CCBA102" w14:textId="6EA88410" w:rsidR="00F47751" w:rsidRPr="00F47751" w:rsidRDefault="00F47751" w:rsidP="00F47751">
            <w:pPr>
              <w:rPr>
                <w:rFonts w:ascii="Times New Roman" w:hAnsi="Times New Roman"/>
                <w:color w:val="000000"/>
                <w:lang w:val="en-GB"/>
              </w:rPr>
            </w:pPr>
            <w:r w:rsidRPr="00F47751">
              <w:rPr>
                <w:rFonts w:ascii="Times New Roman" w:hAnsi="Times New Roman"/>
                <w:lang w:val="en-GB"/>
              </w:rPr>
              <w:t>Report on the diffusion of illiberal democratic appeals across EU member states</w:t>
            </w:r>
          </w:p>
        </w:tc>
        <w:tc>
          <w:tcPr>
            <w:tcW w:w="624" w:type="dxa"/>
            <w:vAlign w:val="center"/>
          </w:tcPr>
          <w:p w14:paraId="0AECAE49" w14:textId="77777777" w:rsidR="00F47751" w:rsidRPr="00803ADF" w:rsidRDefault="00F47751" w:rsidP="00BB78F8">
            <w:pPr>
              <w:jc w:val="right"/>
              <w:rPr>
                <w:rFonts w:ascii="Times New Roman" w:hAnsi="Times New Roman"/>
                <w:color w:val="000000"/>
                <w:lang w:val="en-GB"/>
              </w:rPr>
            </w:pPr>
            <w:r w:rsidRPr="00803ADF">
              <w:rPr>
                <w:rFonts w:ascii="Times New Roman" w:hAnsi="Times New Roman"/>
                <w:color w:val="000000"/>
                <w:lang w:val="en-GB"/>
              </w:rPr>
              <w:t>5</w:t>
            </w:r>
          </w:p>
        </w:tc>
        <w:tc>
          <w:tcPr>
            <w:tcW w:w="850" w:type="dxa"/>
            <w:vAlign w:val="center"/>
          </w:tcPr>
          <w:p w14:paraId="34E6D0DB" w14:textId="6DC75370" w:rsidR="00F47751" w:rsidRPr="00803ADF" w:rsidRDefault="00F47751" w:rsidP="00F47751">
            <w:pPr>
              <w:jc w:val="center"/>
              <w:rPr>
                <w:rFonts w:ascii="Times New Roman" w:hAnsi="Times New Roman"/>
                <w:color w:val="000000"/>
                <w:lang w:val="en-GB"/>
              </w:rPr>
            </w:pPr>
            <w:r>
              <w:rPr>
                <w:rFonts w:ascii="Times New Roman" w:hAnsi="Times New Roman"/>
                <w:color w:val="000000"/>
                <w:lang w:val="en-GB"/>
              </w:rPr>
              <w:t>UVA</w:t>
            </w:r>
          </w:p>
        </w:tc>
        <w:tc>
          <w:tcPr>
            <w:tcW w:w="1020" w:type="dxa"/>
            <w:vAlign w:val="center"/>
          </w:tcPr>
          <w:p w14:paraId="15E72D17" w14:textId="39924018" w:rsidR="00F47751" w:rsidRPr="00803ADF" w:rsidRDefault="00F47751" w:rsidP="00F47751">
            <w:pPr>
              <w:jc w:val="center"/>
              <w:rPr>
                <w:rFonts w:ascii="Times New Roman" w:hAnsi="Times New Roman"/>
                <w:color w:val="000000"/>
                <w:lang w:val="en-GB"/>
              </w:rPr>
            </w:pPr>
            <w:r w:rsidRPr="00F35D18">
              <w:rPr>
                <w:rFonts w:ascii="Times New Roman" w:hAnsi="Times New Roman"/>
                <w:color w:val="000000"/>
                <w:lang w:val="en-GB"/>
              </w:rPr>
              <w:t>R</w:t>
            </w:r>
          </w:p>
        </w:tc>
        <w:tc>
          <w:tcPr>
            <w:tcW w:w="680" w:type="dxa"/>
            <w:vAlign w:val="center"/>
          </w:tcPr>
          <w:p w14:paraId="60B9826D" w14:textId="08BD4AAB" w:rsidR="00F47751" w:rsidRPr="00803ADF" w:rsidRDefault="00F47751" w:rsidP="00F47751">
            <w:pPr>
              <w:jc w:val="center"/>
              <w:rPr>
                <w:rFonts w:ascii="Times New Roman" w:hAnsi="Times New Roman"/>
                <w:color w:val="000000"/>
                <w:lang w:val="en-GB"/>
              </w:rPr>
            </w:pPr>
            <w:r w:rsidRPr="004B7236">
              <w:rPr>
                <w:rFonts w:ascii="Times New Roman" w:hAnsi="Times New Roman"/>
                <w:color w:val="000000"/>
                <w:lang w:val="en-GB"/>
              </w:rPr>
              <w:t>P</w:t>
            </w:r>
            <w:r>
              <w:rPr>
                <w:rFonts w:ascii="Times New Roman" w:hAnsi="Times New Roman"/>
                <w:color w:val="000000"/>
                <w:lang w:val="en-GB"/>
              </w:rPr>
              <w:t>U</w:t>
            </w:r>
          </w:p>
        </w:tc>
        <w:tc>
          <w:tcPr>
            <w:tcW w:w="1020" w:type="dxa"/>
            <w:vAlign w:val="center"/>
          </w:tcPr>
          <w:p w14:paraId="47CD7CD8" w14:textId="4062DA77" w:rsidR="00F47751" w:rsidRPr="00803ADF" w:rsidRDefault="00F47751" w:rsidP="00F47751">
            <w:pPr>
              <w:jc w:val="right"/>
              <w:rPr>
                <w:rFonts w:ascii="Times New Roman" w:hAnsi="Times New Roman"/>
                <w:color w:val="000000"/>
                <w:lang w:val="en-GB"/>
              </w:rPr>
            </w:pPr>
            <w:r>
              <w:rPr>
                <w:rFonts w:ascii="Times New Roman" w:hAnsi="Times New Roman"/>
                <w:color w:val="000000"/>
                <w:lang w:val="en-GB"/>
              </w:rPr>
              <w:t>42</w:t>
            </w:r>
          </w:p>
        </w:tc>
      </w:tr>
      <w:tr w:rsidR="00BB78F8" w:rsidRPr="00803ADF" w14:paraId="0A817FB3" w14:textId="77777777" w:rsidTr="0059258A">
        <w:trPr>
          <w:jc w:val="center"/>
        </w:trPr>
        <w:tc>
          <w:tcPr>
            <w:tcW w:w="680" w:type="dxa"/>
            <w:vAlign w:val="center"/>
          </w:tcPr>
          <w:p w14:paraId="48C1277E" w14:textId="77777777" w:rsidR="00BB78F8" w:rsidRPr="00803ADF" w:rsidRDefault="00BB78F8" w:rsidP="00BB78F8">
            <w:pPr>
              <w:rPr>
                <w:rFonts w:ascii="Times New Roman" w:hAnsi="Times New Roman"/>
                <w:color w:val="000000"/>
                <w:lang w:val="en-GB"/>
              </w:rPr>
            </w:pPr>
            <w:r w:rsidRPr="00803ADF">
              <w:rPr>
                <w:rFonts w:ascii="Times New Roman" w:hAnsi="Times New Roman"/>
                <w:color w:val="000000"/>
                <w:lang w:val="en-GB"/>
              </w:rPr>
              <w:t>D6.1</w:t>
            </w:r>
          </w:p>
        </w:tc>
        <w:tc>
          <w:tcPr>
            <w:tcW w:w="5329" w:type="dxa"/>
            <w:vAlign w:val="center"/>
          </w:tcPr>
          <w:p w14:paraId="3514EF4E" w14:textId="3AFFB639" w:rsidR="00BB78F8" w:rsidRPr="00BB78F8" w:rsidRDefault="00BB78F8" w:rsidP="00BB78F8">
            <w:pPr>
              <w:rPr>
                <w:rFonts w:ascii="Times New Roman" w:hAnsi="Times New Roman"/>
                <w:color w:val="000000"/>
                <w:lang w:val="en-GB"/>
              </w:rPr>
            </w:pPr>
            <w:r w:rsidRPr="00BB78F8">
              <w:rPr>
                <w:rFonts w:ascii="Times New Roman" w:hAnsi="Times New Roman"/>
                <w:lang w:val="en-GB"/>
              </w:rPr>
              <w:t>Stakeholder workshop in Brussels</w:t>
            </w:r>
          </w:p>
        </w:tc>
        <w:tc>
          <w:tcPr>
            <w:tcW w:w="624" w:type="dxa"/>
            <w:vAlign w:val="center"/>
          </w:tcPr>
          <w:p w14:paraId="7F2D57B4" w14:textId="77777777" w:rsidR="00BB78F8" w:rsidRPr="00803ADF" w:rsidRDefault="00BB78F8" w:rsidP="00BB78F8">
            <w:pPr>
              <w:jc w:val="right"/>
              <w:rPr>
                <w:rFonts w:ascii="Times New Roman" w:hAnsi="Times New Roman"/>
                <w:color w:val="000000"/>
                <w:lang w:val="en-GB"/>
              </w:rPr>
            </w:pPr>
            <w:r w:rsidRPr="00803ADF">
              <w:rPr>
                <w:rFonts w:ascii="Times New Roman" w:hAnsi="Times New Roman"/>
                <w:color w:val="000000"/>
                <w:lang w:val="en-GB"/>
              </w:rPr>
              <w:t>6</w:t>
            </w:r>
          </w:p>
        </w:tc>
        <w:tc>
          <w:tcPr>
            <w:tcW w:w="850" w:type="dxa"/>
            <w:vAlign w:val="center"/>
          </w:tcPr>
          <w:p w14:paraId="098A8277" w14:textId="111601DE" w:rsidR="00BB78F8" w:rsidRPr="00803ADF" w:rsidRDefault="00BB78F8" w:rsidP="00BB78F8">
            <w:pPr>
              <w:jc w:val="center"/>
              <w:rPr>
                <w:rFonts w:ascii="Times New Roman" w:hAnsi="Times New Roman"/>
                <w:color w:val="000000"/>
                <w:lang w:val="en-GB"/>
              </w:rPr>
            </w:pPr>
            <w:r>
              <w:rPr>
                <w:rFonts w:ascii="Times New Roman" w:hAnsi="Times New Roman"/>
                <w:color w:val="000000"/>
                <w:lang w:val="en-GB"/>
              </w:rPr>
              <w:t>CEPS</w:t>
            </w:r>
          </w:p>
        </w:tc>
        <w:tc>
          <w:tcPr>
            <w:tcW w:w="1020" w:type="dxa"/>
            <w:vAlign w:val="center"/>
          </w:tcPr>
          <w:p w14:paraId="21BBBC44" w14:textId="499D170F" w:rsidR="00BB78F8" w:rsidRPr="00803ADF" w:rsidRDefault="00BB78F8" w:rsidP="00BB78F8">
            <w:pPr>
              <w:jc w:val="center"/>
              <w:rPr>
                <w:rFonts w:ascii="Times New Roman" w:hAnsi="Times New Roman"/>
                <w:color w:val="000000"/>
                <w:lang w:val="en-GB"/>
              </w:rPr>
            </w:pPr>
            <w:r>
              <w:rPr>
                <w:rFonts w:ascii="Times New Roman" w:hAnsi="Times New Roman"/>
                <w:color w:val="000000"/>
                <w:lang w:val="en-GB"/>
              </w:rPr>
              <w:t>OTHER</w:t>
            </w:r>
          </w:p>
        </w:tc>
        <w:tc>
          <w:tcPr>
            <w:tcW w:w="680" w:type="dxa"/>
            <w:vAlign w:val="center"/>
          </w:tcPr>
          <w:p w14:paraId="3A32368C" w14:textId="2A8A83E0" w:rsidR="00BB78F8" w:rsidRPr="00803ADF" w:rsidRDefault="00BB78F8" w:rsidP="00BB78F8">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33637B64" w14:textId="3522A39A" w:rsidR="00BB78F8" w:rsidRPr="00803ADF" w:rsidRDefault="00BB78F8" w:rsidP="00BB78F8">
            <w:pPr>
              <w:jc w:val="right"/>
              <w:rPr>
                <w:rFonts w:ascii="Times New Roman" w:hAnsi="Times New Roman"/>
                <w:color w:val="000000"/>
                <w:lang w:val="en-GB"/>
              </w:rPr>
            </w:pPr>
            <w:r>
              <w:rPr>
                <w:rFonts w:ascii="Times New Roman" w:hAnsi="Times New Roman"/>
                <w:color w:val="000000"/>
                <w:lang w:val="en-GB"/>
              </w:rPr>
              <w:t>18</w:t>
            </w:r>
          </w:p>
        </w:tc>
      </w:tr>
      <w:tr w:rsidR="00BB78F8" w:rsidRPr="00803ADF" w14:paraId="66F4FC77" w14:textId="77777777" w:rsidTr="0059258A">
        <w:trPr>
          <w:jc w:val="center"/>
        </w:trPr>
        <w:tc>
          <w:tcPr>
            <w:tcW w:w="680" w:type="dxa"/>
            <w:vAlign w:val="center"/>
          </w:tcPr>
          <w:p w14:paraId="250CBDBC" w14:textId="77777777" w:rsidR="00BB78F8" w:rsidRPr="00803ADF" w:rsidRDefault="00BB78F8" w:rsidP="00BB78F8">
            <w:pPr>
              <w:rPr>
                <w:rFonts w:ascii="Times New Roman" w:hAnsi="Times New Roman"/>
                <w:color w:val="000000"/>
                <w:lang w:val="en-GB"/>
              </w:rPr>
            </w:pPr>
            <w:r w:rsidRPr="00803ADF">
              <w:rPr>
                <w:rFonts w:ascii="Times New Roman" w:hAnsi="Times New Roman"/>
                <w:color w:val="000000"/>
                <w:lang w:val="en-GB"/>
              </w:rPr>
              <w:t>D6.2</w:t>
            </w:r>
          </w:p>
        </w:tc>
        <w:tc>
          <w:tcPr>
            <w:tcW w:w="5329" w:type="dxa"/>
            <w:vAlign w:val="center"/>
          </w:tcPr>
          <w:p w14:paraId="74D7A89D" w14:textId="30710CEA" w:rsidR="00BB78F8" w:rsidRPr="00BB78F8" w:rsidRDefault="00BB78F8" w:rsidP="00BB78F8">
            <w:pPr>
              <w:rPr>
                <w:rFonts w:ascii="Times New Roman" w:hAnsi="Times New Roman"/>
                <w:color w:val="000000"/>
                <w:lang w:val="en-GB"/>
              </w:rPr>
            </w:pPr>
            <w:r w:rsidRPr="00BB78F8">
              <w:rPr>
                <w:rFonts w:ascii="Times New Roman" w:hAnsi="Times New Roman"/>
                <w:lang w:val="en-GB"/>
              </w:rPr>
              <w:t>Survey questionnaire</w:t>
            </w:r>
          </w:p>
        </w:tc>
        <w:tc>
          <w:tcPr>
            <w:tcW w:w="624" w:type="dxa"/>
            <w:vAlign w:val="center"/>
          </w:tcPr>
          <w:p w14:paraId="106C8EA4" w14:textId="77777777" w:rsidR="00BB78F8" w:rsidRPr="00803ADF" w:rsidRDefault="00BB78F8" w:rsidP="00BB78F8">
            <w:pPr>
              <w:jc w:val="right"/>
              <w:rPr>
                <w:rFonts w:ascii="Times New Roman" w:hAnsi="Times New Roman"/>
                <w:color w:val="000000"/>
                <w:lang w:val="en-GB"/>
              </w:rPr>
            </w:pPr>
            <w:r w:rsidRPr="00803ADF">
              <w:rPr>
                <w:rFonts w:ascii="Times New Roman" w:hAnsi="Times New Roman"/>
                <w:color w:val="000000"/>
                <w:lang w:val="en-GB"/>
              </w:rPr>
              <w:t>6</w:t>
            </w:r>
          </w:p>
        </w:tc>
        <w:tc>
          <w:tcPr>
            <w:tcW w:w="850" w:type="dxa"/>
            <w:vAlign w:val="center"/>
          </w:tcPr>
          <w:p w14:paraId="2FA8E9F1" w14:textId="1054921E" w:rsidR="00BB78F8" w:rsidRPr="00803ADF" w:rsidRDefault="00BB78F8" w:rsidP="00BB78F8">
            <w:pPr>
              <w:jc w:val="center"/>
              <w:rPr>
                <w:rFonts w:ascii="Times New Roman" w:hAnsi="Times New Roman"/>
                <w:color w:val="000000"/>
                <w:lang w:val="en-GB"/>
              </w:rPr>
            </w:pPr>
            <w:r>
              <w:rPr>
                <w:rFonts w:ascii="Times New Roman" w:hAnsi="Times New Roman"/>
                <w:color w:val="000000"/>
                <w:lang w:val="en-GB"/>
              </w:rPr>
              <w:t>LSE</w:t>
            </w:r>
          </w:p>
        </w:tc>
        <w:tc>
          <w:tcPr>
            <w:tcW w:w="1020" w:type="dxa"/>
            <w:vAlign w:val="center"/>
          </w:tcPr>
          <w:p w14:paraId="7E239D83" w14:textId="1776370F" w:rsidR="00BB78F8" w:rsidRPr="00803ADF" w:rsidRDefault="00BB78F8" w:rsidP="00BB78F8">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375E9810" w14:textId="62557603" w:rsidR="00BB78F8" w:rsidRPr="00803ADF" w:rsidRDefault="00BB78F8" w:rsidP="00BB78F8">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42FC5FD3" w14:textId="3F8A7DE0" w:rsidR="00BB78F8" w:rsidRPr="00803ADF" w:rsidRDefault="00BB78F8" w:rsidP="00BB78F8">
            <w:pPr>
              <w:jc w:val="right"/>
              <w:rPr>
                <w:rFonts w:ascii="Times New Roman" w:hAnsi="Times New Roman"/>
                <w:color w:val="000000"/>
                <w:lang w:val="en-GB"/>
              </w:rPr>
            </w:pPr>
            <w:r>
              <w:rPr>
                <w:rFonts w:ascii="Times New Roman" w:hAnsi="Times New Roman"/>
                <w:color w:val="000000"/>
                <w:lang w:val="en-GB"/>
              </w:rPr>
              <w:t>19</w:t>
            </w:r>
          </w:p>
        </w:tc>
      </w:tr>
      <w:tr w:rsidR="00BB78F8" w:rsidRPr="00803ADF" w14:paraId="4FD4EA0A" w14:textId="77777777" w:rsidTr="0059258A">
        <w:trPr>
          <w:jc w:val="center"/>
        </w:trPr>
        <w:tc>
          <w:tcPr>
            <w:tcW w:w="680" w:type="dxa"/>
            <w:vAlign w:val="center"/>
          </w:tcPr>
          <w:p w14:paraId="5F8640C3" w14:textId="77777777" w:rsidR="00BB78F8" w:rsidRPr="00803ADF" w:rsidRDefault="00BB78F8" w:rsidP="00BB78F8">
            <w:pPr>
              <w:rPr>
                <w:rFonts w:ascii="Times New Roman" w:hAnsi="Times New Roman"/>
                <w:color w:val="000000"/>
                <w:lang w:val="en-GB"/>
              </w:rPr>
            </w:pPr>
            <w:r w:rsidRPr="00803ADF">
              <w:rPr>
                <w:rFonts w:ascii="Times New Roman" w:hAnsi="Times New Roman"/>
                <w:color w:val="000000"/>
                <w:lang w:val="en-GB"/>
              </w:rPr>
              <w:t>D6.3</w:t>
            </w:r>
          </w:p>
        </w:tc>
        <w:tc>
          <w:tcPr>
            <w:tcW w:w="5329" w:type="dxa"/>
            <w:vAlign w:val="center"/>
          </w:tcPr>
          <w:p w14:paraId="3C6F6962" w14:textId="01EBCBBF" w:rsidR="00BB78F8" w:rsidRPr="00BB78F8" w:rsidRDefault="00BB78F8" w:rsidP="00BB78F8">
            <w:pPr>
              <w:rPr>
                <w:rFonts w:ascii="Times New Roman" w:hAnsi="Times New Roman"/>
                <w:color w:val="000000"/>
                <w:lang w:val="en-GB"/>
              </w:rPr>
            </w:pPr>
            <w:r w:rsidRPr="00BB78F8">
              <w:rPr>
                <w:rFonts w:ascii="Times New Roman" w:hAnsi="Times New Roman"/>
                <w:lang w:val="en-GB"/>
              </w:rPr>
              <w:t>Dataset of the 2024 European election survey</w:t>
            </w:r>
          </w:p>
        </w:tc>
        <w:tc>
          <w:tcPr>
            <w:tcW w:w="624" w:type="dxa"/>
            <w:vAlign w:val="center"/>
          </w:tcPr>
          <w:p w14:paraId="192AA7B3" w14:textId="77777777" w:rsidR="00BB78F8" w:rsidRPr="00803ADF" w:rsidRDefault="00BB78F8" w:rsidP="00BB78F8">
            <w:pPr>
              <w:jc w:val="right"/>
              <w:rPr>
                <w:rFonts w:ascii="Times New Roman" w:hAnsi="Times New Roman"/>
                <w:color w:val="000000"/>
                <w:lang w:val="en-GB"/>
              </w:rPr>
            </w:pPr>
            <w:r w:rsidRPr="00803ADF">
              <w:rPr>
                <w:rFonts w:ascii="Times New Roman" w:hAnsi="Times New Roman"/>
                <w:color w:val="000000"/>
                <w:lang w:val="en-GB"/>
              </w:rPr>
              <w:t>6</w:t>
            </w:r>
          </w:p>
        </w:tc>
        <w:tc>
          <w:tcPr>
            <w:tcW w:w="850" w:type="dxa"/>
            <w:vAlign w:val="center"/>
          </w:tcPr>
          <w:p w14:paraId="1470425D" w14:textId="513395C7" w:rsidR="00BB78F8" w:rsidRPr="00803ADF" w:rsidRDefault="00BB78F8" w:rsidP="00BB78F8">
            <w:pPr>
              <w:jc w:val="center"/>
              <w:rPr>
                <w:rFonts w:ascii="Times New Roman" w:hAnsi="Times New Roman"/>
                <w:color w:val="000000"/>
                <w:lang w:val="en-GB"/>
              </w:rPr>
            </w:pPr>
            <w:r>
              <w:rPr>
                <w:rFonts w:ascii="Times New Roman" w:hAnsi="Times New Roman"/>
                <w:color w:val="000000"/>
                <w:lang w:val="en-GB"/>
              </w:rPr>
              <w:t>LSE</w:t>
            </w:r>
          </w:p>
        </w:tc>
        <w:tc>
          <w:tcPr>
            <w:tcW w:w="1020" w:type="dxa"/>
            <w:vAlign w:val="center"/>
          </w:tcPr>
          <w:p w14:paraId="31AEB670" w14:textId="4F7A86F6" w:rsidR="00BB78F8" w:rsidRPr="00803ADF" w:rsidRDefault="00BB78F8" w:rsidP="00BB78F8">
            <w:pPr>
              <w:jc w:val="center"/>
              <w:rPr>
                <w:rFonts w:ascii="Times New Roman" w:hAnsi="Times New Roman"/>
                <w:color w:val="000000"/>
                <w:lang w:val="en-GB"/>
              </w:rPr>
            </w:pPr>
            <w:r>
              <w:rPr>
                <w:rFonts w:ascii="Times New Roman" w:hAnsi="Times New Roman"/>
                <w:color w:val="000000"/>
                <w:lang w:val="en-GB"/>
              </w:rPr>
              <w:t>DATA</w:t>
            </w:r>
          </w:p>
        </w:tc>
        <w:tc>
          <w:tcPr>
            <w:tcW w:w="680" w:type="dxa"/>
            <w:vAlign w:val="center"/>
          </w:tcPr>
          <w:p w14:paraId="1699B990" w14:textId="26542A6A" w:rsidR="00BB78F8" w:rsidRPr="00803ADF" w:rsidRDefault="00BB78F8" w:rsidP="00BB78F8">
            <w:pPr>
              <w:jc w:val="center"/>
              <w:rPr>
                <w:rFonts w:ascii="Times New Roman" w:hAnsi="Times New Roman"/>
                <w:color w:val="000000"/>
                <w:lang w:val="en-GB"/>
              </w:rPr>
            </w:pPr>
            <w:r w:rsidRPr="00F47751">
              <w:rPr>
                <w:rFonts w:ascii="Times New Roman" w:hAnsi="Times New Roman"/>
                <w:color w:val="000000"/>
                <w:highlight w:val="yellow"/>
                <w:lang w:val="en-GB"/>
              </w:rPr>
              <w:t>PU*</w:t>
            </w:r>
          </w:p>
        </w:tc>
        <w:tc>
          <w:tcPr>
            <w:tcW w:w="1020" w:type="dxa"/>
            <w:vAlign w:val="center"/>
          </w:tcPr>
          <w:p w14:paraId="227078BF" w14:textId="05EBDF7B" w:rsidR="00BB78F8" w:rsidRPr="00803ADF" w:rsidRDefault="00BB78F8" w:rsidP="00BB78F8">
            <w:pPr>
              <w:jc w:val="right"/>
              <w:rPr>
                <w:rFonts w:ascii="Times New Roman" w:hAnsi="Times New Roman"/>
                <w:color w:val="000000"/>
                <w:lang w:val="en-GB"/>
              </w:rPr>
            </w:pPr>
            <w:r w:rsidRPr="00F47751">
              <w:rPr>
                <w:rFonts w:ascii="Times New Roman" w:hAnsi="Times New Roman"/>
                <w:color w:val="000000"/>
                <w:highlight w:val="yellow"/>
                <w:lang w:val="en-GB"/>
              </w:rPr>
              <w:t>48</w:t>
            </w:r>
          </w:p>
        </w:tc>
      </w:tr>
      <w:tr w:rsidR="00BB78F8" w:rsidRPr="00803ADF" w14:paraId="7BAD5B2F" w14:textId="77777777" w:rsidTr="0059258A">
        <w:trPr>
          <w:jc w:val="center"/>
        </w:trPr>
        <w:tc>
          <w:tcPr>
            <w:tcW w:w="680" w:type="dxa"/>
            <w:vAlign w:val="center"/>
          </w:tcPr>
          <w:p w14:paraId="5A11D9CF" w14:textId="6AA87C20" w:rsidR="00BB78F8" w:rsidRPr="00803ADF" w:rsidRDefault="00BB78F8" w:rsidP="00BB78F8">
            <w:pPr>
              <w:rPr>
                <w:rFonts w:ascii="Times New Roman" w:hAnsi="Times New Roman"/>
                <w:color w:val="000000"/>
                <w:lang w:val="en-GB"/>
              </w:rPr>
            </w:pPr>
            <w:r>
              <w:rPr>
                <w:rFonts w:ascii="Times New Roman" w:hAnsi="Times New Roman"/>
                <w:color w:val="000000"/>
                <w:lang w:val="en-GB"/>
              </w:rPr>
              <w:t>D6.4</w:t>
            </w:r>
          </w:p>
        </w:tc>
        <w:tc>
          <w:tcPr>
            <w:tcW w:w="5329" w:type="dxa"/>
            <w:vAlign w:val="center"/>
          </w:tcPr>
          <w:p w14:paraId="79DDC292" w14:textId="4FAED760" w:rsidR="00BB78F8" w:rsidRPr="00BB78F8" w:rsidRDefault="00BB78F8" w:rsidP="00BB78F8">
            <w:pPr>
              <w:rPr>
                <w:rFonts w:ascii="Times New Roman" w:hAnsi="Times New Roman"/>
                <w:lang w:val="en-GB"/>
              </w:rPr>
            </w:pPr>
            <w:r w:rsidRPr="00BB78F8">
              <w:rPr>
                <w:rFonts w:ascii="Times New Roman" w:hAnsi="Times New Roman"/>
                <w:lang w:val="en-GB"/>
              </w:rPr>
              <w:t>Report on the electoral market place for different visions of liberal democracy</w:t>
            </w:r>
          </w:p>
        </w:tc>
        <w:tc>
          <w:tcPr>
            <w:tcW w:w="624" w:type="dxa"/>
            <w:vAlign w:val="center"/>
          </w:tcPr>
          <w:p w14:paraId="4B7E5C37" w14:textId="38321D77" w:rsidR="00BB78F8" w:rsidRPr="00803ADF" w:rsidRDefault="00BB78F8" w:rsidP="00BB78F8">
            <w:pPr>
              <w:jc w:val="right"/>
              <w:rPr>
                <w:rFonts w:ascii="Times New Roman" w:hAnsi="Times New Roman"/>
                <w:color w:val="000000"/>
                <w:lang w:val="en-GB"/>
              </w:rPr>
            </w:pPr>
            <w:r>
              <w:rPr>
                <w:rFonts w:ascii="Times New Roman" w:hAnsi="Times New Roman"/>
                <w:color w:val="000000"/>
                <w:lang w:val="en-GB"/>
              </w:rPr>
              <w:t>6</w:t>
            </w:r>
          </w:p>
        </w:tc>
        <w:tc>
          <w:tcPr>
            <w:tcW w:w="850" w:type="dxa"/>
            <w:vAlign w:val="center"/>
          </w:tcPr>
          <w:p w14:paraId="49A48984" w14:textId="1C4A823B" w:rsidR="00BB78F8" w:rsidRDefault="00BB78F8" w:rsidP="00BB78F8">
            <w:pPr>
              <w:jc w:val="center"/>
              <w:rPr>
                <w:rFonts w:ascii="Times New Roman" w:hAnsi="Times New Roman"/>
                <w:color w:val="000000"/>
                <w:lang w:val="en-GB"/>
              </w:rPr>
            </w:pPr>
            <w:r>
              <w:rPr>
                <w:rFonts w:ascii="Times New Roman" w:hAnsi="Times New Roman"/>
                <w:color w:val="000000"/>
                <w:lang w:val="en-GB"/>
              </w:rPr>
              <w:t>LSE</w:t>
            </w:r>
          </w:p>
        </w:tc>
        <w:tc>
          <w:tcPr>
            <w:tcW w:w="1020" w:type="dxa"/>
            <w:vAlign w:val="center"/>
          </w:tcPr>
          <w:p w14:paraId="483C5722" w14:textId="7172D085" w:rsidR="00BB78F8" w:rsidRDefault="00BB78F8" w:rsidP="00BB78F8">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4DE78672" w14:textId="5FCA49F1" w:rsidR="00BB78F8" w:rsidRPr="00BB78F8" w:rsidRDefault="00BB78F8" w:rsidP="00BB78F8">
            <w:pPr>
              <w:jc w:val="center"/>
              <w:rPr>
                <w:rFonts w:ascii="Times New Roman" w:hAnsi="Times New Roman"/>
                <w:color w:val="000000"/>
                <w:lang w:val="en-GB"/>
              </w:rPr>
            </w:pPr>
            <w:r w:rsidRPr="00BB78F8">
              <w:rPr>
                <w:rFonts w:ascii="Times New Roman" w:hAnsi="Times New Roman"/>
                <w:color w:val="000000"/>
                <w:lang w:val="en-GB"/>
              </w:rPr>
              <w:t>PU</w:t>
            </w:r>
          </w:p>
        </w:tc>
        <w:tc>
          <w:tcPr>
            <w:tcW w:w="1020" w:type="dxa"/>
            <w:vAlign w:val="center"/>
          </w:tcPr>
          <w:p w14:paraId="461DAE1D" w14:textId="4789A001" w:rsidR="00BB78F8" w:rsidRPr="00BB78F8" w:rsidRDefault="00BB78F8" w:rsidP="00BB78F8">
            <w:pPr>
              <w:jc w:val="right"/>
              <w:rPr>
                <w:rFonts w:ascii="Times New Roman" w:hAnsi="Times New Roman"/>
                <w:color w:val="000000"/>
                <w:lang w:val="en-GB"/>
              </w:rPr>
            </w:pPr>
            <w:r w:rsidRPr="00BB78F8">
              <w:rPr>
                <w:rFonts w:ascii="Times New Roman" w:hAnsi="Times New Roman"/>
                <w:color w:val="000000"/>
                <w:lang w:val="en-GB"/>
              </w:rPr>
              <w:t>42</w:t>
            </w:r>
          </w:p>
        </w:tc>
      </w:tr>
      <w:tr w:rsidR="00AC65AC" w:rsidRPr="00803ADF" w14:paraId="26F411A3" w14:textId="77777777" w:rsidTr="0059258A">
        <w:trPr>
          <w:jc w:val="center"/>
        </w:trPr>
        <w:tc>
          <w:tcPr>
            <w:tcW w:w="680" w:type="dxa"/>
            <w:vAlign w:val="center"/>
          </w:tcPr>
          <w:p w14:paraId="36235361" w14:textId="77777777" w:rsidR="00AC65AC" w:rsidRPr="00803ADF" w:rsidRDefault="00AC65AC" w:rsidP="00AC65AC">
            <w:pPr>
              <w:rPr>
                <w:rFonts w:ascii="Times New Roman" w:hAnsi="Times New Roman"/>
                <w:color w:val="000000"/>
                <w:lang w:val="en-GB"/>
              </w:rPr>
            </w:pPr>
            <w:r w:rsidRPr="00803ADF">
              <w:rPr>
                <w:rFonts w:ascii="Times New Roman" w:hAnsi="Times New Roman"/>
                <w:color w:val="000000"/>
                <w:lang w:val="en-GB"/>
              </w:rPr>
              <w:t>D7.1</w:t>
            </w:r>
          </w:p>
        </w:tc>
        <w:tc>
          <w:tcPr>
            <w:tcW w:w="5329" w:type="dxa"/>
            <w:vAlign w:val="center"/>
          </w:tcPr>
          <w:p w14:paraId="0442909A" w14:textId="4559FC5F" w:rsidR="00AC65AC" w:rsidRPr="00AC65AC" w:rsidRDefault="00AC65AC" w:rsidP="00AC65AC">
            <w:pPr>
              <w:rPr>
                <w:rFonts w:ascii="Times New Roman" w:hAnsi="Times New Roman"/>
                <w:color w:val="000000"/>
                <w:lang w:val="en-GB"/>
              </w:rPr>
            </w:pPr>
            <w:r w:rsidRPr="00AC65AC">
              <w:rPr>
                <w:rFonts w:ascii="Times New Roman" w:hAnsi="Times New Roman"/>
                <w:lang w:val="en-GB"/>
              </w:rPr>
              <w:t>Stakeholder workshop in Brussels</w:t>
            </w:r>
          </w:p>
        </w:tc>
        <w:tc>
          <w:tcPr>
            <w:tcW w:w="624" w:type="dxa"/>
            <w:vAlign w:val="center"/>
          </w:tcPr>
          <w:p w14:paraId="08B207B1" w14:textId="10BD8CA5" w:rsidR="00AC65AC" w:rsidRPr="00803ADF" w:rsidRDefault="00AC65AC" w:rsidP="00AC65AC">
            <w:pPr>
              <w:jc w:val="right"/>
              <w:rPr>
                <w:rFonts w:ascii="Times New Roman" w:hAnsi="Times New Roman"/>
                <w:color w:val="000000"/>
                <w:lang w:val="en-GB"/>
              </w:rPr>
            </w:pPr>
            <w:r>
              <w:rPr>
                <w:rFonts w:ascii="Times New Roman" w:hAnsi="Times New Roman"/>
                <w:color w:val="000000"/>
                <w:lang w:val="en-GB"/>
              </w:rPr>
              <w:t>7</w:t>
            </w:r>
          </w:p>
        </w:tc>
        <w:tc>
          <w:tcPr>
            <w:tcW w:w="850" w:type="dxa"/>
            <w:vAlign w:val="center"/>
          </w:tcPr>
          <w:p w14:paraId="30DDB711" w14:textId="7A1B0DA5" w:rsidR="00AC65AC" w:rsidRPr="00803ADF" w:rsidRDefault="00AC65AC" w:rsidP="00AC65AC">
            <w:pPr>
              <w:jc w:val="center"/>
              <w:rPr>
                <w:rFonts w:ascii="Times New Roman" w:hAnsi="Times New Roman"/>
                <w:color w:val="000000"/>
                <w:lang w:val="en-GB"/>
              </w:rPr>
            </w:pPr>
            <w:r>
              <w:rPr>
                <w:rFonts w:ascii="Times New Roman" w:hAnsi="Times New Roman"/>
                <w:color w:val="000000"/>
                <w:lang w:val="en-GB"/>
              </w:rPr>
              <w:t>CEPS</w:t>
            </w:r>
          </w:p>
        </w:tc>
        <w:tc>
          <w:tcPr>
            <w:tcW w:w="1020" w:type="dxa"/>
            <w:vAlign w:val="center"/>
          </w:tcPr>
          <w:p w14:paraId="44C4CFA2" w14:textId="7AE76727" w:rsidR="00AC65AC" w:rsidRPr="00803ADF" w:rsidRDefault="00AC65AC" w:rsidP="00AC65AC">
            <w:pPr>
              <w:jc w:val="center"/>
              <w:rPr>
                <w:rFonts w:ascii="Times New Roman" w:hAnsi="Times New Roman"/>
                <w:color w:val="000000"/>
                <w:lang w:val="en-GB"/>
              </w:rPr>
            </w:pPr>
            <w:r>
              <w:rPr>
                <w:rFonts w:ascii="Times New Roman" w:hAnsi="Times New Roman"/>
                <w:color w:val="000000"/>
                <w:lang w:val="en-GB"/>
              </w:rPr>
              <w:t>OTHER</w:t>
            </w:r>
          </w:p>
        </w:tc>
        <w:tc>
          <w:tcPr>
            <w:tcW w:w="680" w:type="dxa"/>
            <w:vAlign w:val="center"/>
          </w:tcPr>
          <w:p w14:paraId="4D5E4621" w14:textId="1A6D38E2" w:rsidR="00AC65AC" w:rsidRPr="00803ADF" w:rsidRDefault="00AC65AC" w:rsidP="00AC65AC">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34B53662" w14:textId="105FD08B" w:rsidR="00AC65AC" w:rsidRPr="00803ADF" w:rsidRDefault="00AC65AC" w:rsidP="00AC65AC">
            <w:pPr>
              <w:jc w:val="right"/>
              <w:rPr>
                <w:rFonts w:ascii="Times New Roman" w:hAnsi="Times New Roman"/>
                <w:color w:val="000000"/>
                <w:lang w:val="en-GB"/>
              </w:rPr>
            </w:pPr>
            <w:r>
              <w:rPr>
                <w:rFonts w:ascii="Times New Roman" w:hAnsi="Times New Roman"/>
                <w:color w:val="000000"/>
                <w:lang w:val="en-GB"/>
              </w:rPr>
              <w:t>25</w:t>
            </w:r>
          </w:p>
        </w:tc>
      </w:tr>
      <w:tr w:rsidR="00AC65AC" w:rsidRPr="00803ADF" w14:paraId="39FC1081" w14:textId="77777777" w:rsidTr="0059258A">
        <w:trPr>
          <w:jc w:val="center"/>
        </w:trPr>
        <w:tc>
          <w:tcPr>
            <w:tcW w:w="680" w:type="dxa"/>
            <w:vAlign w:val="center"/>
          </w:tcPr>
          <w:p w14:paraId="7C55715A" w14:textId="77777777" w:rsidR="00AC65AC" w:rsidRPr="00803ADF" w:rsidRDefault="00AC65AC" w:rsidP="00AC65AC">
            <w:pPr>
              <w:rPr>
                <w:rFonts w:ascii="Times New Roman" w:hAnsi="Times New Roman"/>
                <w:color w:val="000000"/>
                <w:lang w:val="en-GB"/>
              </w:rPr>
            </w:pPr>
            <w:r w:rsidRPr="00803ADF">
              <w:rPr>
                <w:rFonts w:ascii="Times New Roman" w:hAnsi="Times New Roman"/>
                <w:color w:val="000000"/>
                <w:lang w:val="en-GB"/>
              </w:rPr>
              <w:t>D7.2</w:t>
            </w:r>
          </w:p>
        </w:tc>
        <w:tc>
          <w:tcPr>
            <w:tcW w:w="5329" w:type="dxa"/>
            <w:vAlign w:val="center"/>
          </w:tcPr>
          <w:p w14:paraId="74EA9369" w14:textId="3B3C9A36" w:rsidR="00AC65AC" w:rsidRPr="00AC65AC" w:rsidRDefault="00AC65AC" w:rsidP="00AC65AC">
            <w:pPr>
              <w:rPr>
                <w:rFonts w:ascii="Times New Roman" w:hAnsi="Times New Roman"/>
                <w:color w:val="000000"/>
                <w:lang w:val="en-GB"/>
              </w:rPr>
            </w:pPr>
            <w:r w:rsidRPr="00AC65AC">
              <w:rPr>
                <w:rFonts w:ascii="Times New Roman" w:hAnsi="Times New Roman"/>
                <w:lang w:val="en-GB"/>
              </w:rPr>
              <w:t>Survey questionnaire</w:t>
            </w:r>
          </w:p>
        </w:tc>
        <w:tc>
          <w:tcPr>
            <w:tcW w:w="624" w:type="dxa"/>
            <w:vAlign w:val="center"/>
          </w:tcPr>
          <w:p w14:paraId="66261DF3" w14:textId="77777777" w:rsidR="00AC65AC" w:rsidRPr="00803ADF" w:rsidRDefault="00AC65AC" w:rsidP="00AC65AC">
            <w:pPr>
              <w:jc w:val="right"/>
              <w:rPr>
                <w:rFonts w:ascii="Times New Roman" w:hAnsi="Times New Roman"/>
                <w:color w:val="000000"/>
                <w:lang w:val="en-GB"/>
              </w:rPr>
            </w:pPr>
            <w:r w:rsidRPr="00803ADF">
              <w:rPr>
                <w:rFonts w:ascii="Times New Roman" w:hAnsi="Times New Roman"/>
                <w:color w:val="000000"/>
                <w:lang w:val="en-GB"/>
              </w:rPr>
              <w:t>7</w:t>
            </w:r>
          </w:p>
        </w:tc>
        <w:tc>
          <w:tcPr>
            <w:tcW w:w="850" w:type="dxa"/>
            <w:vAlign w:val="center"/>
          </w:tcPr>
          <w:p w14:paraId="5F57E864" w14:textId="1DB59344" w:rsidR="00AC65AC" w:rsidRPr="00803ADF" w:rsidRDefault="00AC65AC" w:rsidP="00AC65AC">
            <w:pPr>
              <w:jc w:val="center"/>
              <w:rPr>
                <w:rFonts w:ascii="Times New Roman" w:hAnsi="Times New Roman"/>
                <w:color w:val="000000"/>
                <w:lang w:val="en-GB"/>
              </w:rPr>
            </w:pPr>
            <w:r>
              <w:rPr>
                <w:rFonts w:ascii="Times New Roman" w:hAnsi="Times New Roman"/>
                <w:color w:val="000000"/>
                <w:lang w:val="en-GB"/>
              </w:rPr>
              <w:t>SWPS</w:t>
            </w:r>
          </w:p>
        </w:tc>
        <w:tc>
          <w:tcPr>
            <w:tcW w:w="1020" w:type="dxa"/>
            <w:vAlign w:val="center"/>
          </w:tcPr>
          <w:p w14:paraId="4A7B1A7F" w14:textId="1FE11476" w:rsidR="00AC65AC" w:rsidRPr="00803ADF" w:rsidRDefault="00AC65AC" w:rsidP="00AC65AC">
            <w:pPr>
              <w:jc w:val="center"/>
              <w:rPr>
                <w:rFonts w:ascii="Times New Roman" w:hAnsi="Times New Roman"/>
                <w:color w:val="000000"/>
                <w:lang w:val="en-GB"/>
              </w:rPr>
            </w:pPr>
            <w:r>
              <w:rPr>
                <w:rFonts w:ascii="Times New Roman" w:hAnsi="Times New Roman"/>
                <w:color w:val="000000"/>
                <w:lang w:val="en-GB"/>
              </w:rPr>
              <w:t>R</w:t>
            </w:r>
          </w:p>
        </w:tc>
        <w:tc>
          <w:tcPr>
            <w:tcW w:w="680" w:type="dxa"/>
          </w:tcPr>
          <w:p w14:paraId="6FB44FA1" w14:textId="606ACAA7" w:rsidR="00AC65AC" w:rsidRPr="00803ADF" w:rsidRDefault="00AC65AC" w:rsidP="00AC65AC">
            <w:pPr>
              <w:jc w:val="center"/>
              <w:rPr>
                <w:rFonts w:ascii="Times New Roman" w:hAnsi="Times New Roman"/>
                <w:color w:val="000000"/>
                <w:lang w:val="en-GB"/>
              </w:rPr>
            </w:pPr>
            <w:r w:rsidRPr="00214574">
              <w:rPr>
                <w:rFonts w:ascii="Times New Roman" w:hAnsi="Times New Roman"/>
                <w:color w:val="000000"/>
                <w:lang w:val="en-GB"/>
              </w:rPr>
              <w:t>PU</w:t>
            </w:r>
          </w:p>
        </w:tc>
        <w:tc>
          <w:tcPr>
            <w:tcW w:w="1020" w:type="dxa"/>
            <w:vAlign w:val="center"/>
          </w:tcPr>
          <w:p w14:paraId="735FB6FE" w14:textId="144BB25C" w:rsidR="00AC65AC" w:rsidRPr="00803ADF" w:rsidRDefault="00AC65AC" w:rsidP="00AC65AC">
            <w:pPr>
              <w:jc w:val="right"/>
              <w:rPr>
                <w:rFonts w:ascii="Times New Roman" w:hAnsi="Times New Roman"/>
                <w:color w:val="000000"/>
                <w:lang w:val="en-GB"/>
              </w:rPr>
            </w:pPr>
            <w:r>
              <w:rPr>
                <w:rFonts w:ascii="Times New Roman" w:hAnsi="Times New Roman"/>
                <w:color w:val="000000"/>
                <w:lang w:val="en-GB"/>
              </w:rPr>
              <w:t>26</w:t>
            </w:r>
          </w:p>
        </w:tc>
      </w:tr>
      <w:tr w:rsidR="00AC65AC" w:rsidRPr="00803ADF" w14:paraId="552D8CF1" w14:textId="77777777" w:rsidTr="0059258A">
        <w:trPr>
          <w:jc w:val="center"/>
        </w:trPr>
        <w:tc>
          <w:tcPr>
            <w:tcW w:w="680" w:type="dxa"/>
            <w:vAlign w:val="center"/>
          </w:tcPr>
          <w:p w14:paraId="161203CD" w14:textId="77777777" w:rsidR="00AC65AC" w:rsidRPr="00803ADF" w:rsidRDefault="00AC65AC" w:rsidP="00AC65AC">
            <w:pPr>
              <w:rPr>
                <w:rFonts w:ascii="Times New Roman" w:hAnsi="Times New Roman"/>
                <w:color w:val="000000"/>
                <w:lang w:val="en-GB"/>
              </w:rPr>
            </w:pPr>
            <w:r w:rsidRPr="00803ADF">
              <w:rPr>
                <w:rFonts w:ascii="Times New Roman" w:hAnsi="Times New Roman"/>
                <w:color w:val="000000"/>
                <w:lang w:val="en-GB"/>
              </w:rPr>
              <w:t>D7.3</w:t>
            </w:r>
          </w:p>
        </w:tc>
        <w:tc>
          <w:tcPr>
            <w:tcW w:w="5329" w:type="dxa"/>
            <w:vAlign w:val="center"/>
          </w:tcPr>
          <w:p w14:paraId="4C288845" w14:textId="2AA79551" w:rsidR="00AC65AC" w:rsidRPr="00AC65AC" w:rsidRDefault="0089668C" w:rsidP="00AC65AC">
            <w:pPr>
              <w:rPr>
                <w:rFonts w:ascii="Times New Roman" w:hAnsi="Times New Roman"/>
                <w:color w:val="000000"/>
                <w:lang w:val="en-GB"/>
              </w:rPr>
            </w:pPr>
            <w:r>
              <w:rPr>
                <w:rFonts w:ascii="Times New Roman" w:hAnsi="Times New Roman"/>
                <w:lang w:val="en-GB"/>
              </w:rPr>
              <w:t>P</w:t>
            </w:r>
            <w:r w:rsidR="00AC65AC" w:rsidRPr="00AC65AC">
              <w:rPr>
                <w:rFonts w:ascii="Times New Roman" w:hAnsi="Times New Roman"/>
                <w:lang w:val="en-GB"/>
              </w:rPr>
              <w:t>reregistration</w:t>
            </w:r>
          </w:p>
        </w:tc>
        <w:tc>
          <w:tcPr>
            <w:tcW w:w="624" w:type="dxa"/>
            <w:vAlign w:val="center"/>
          </w:tcPr>
          <w:p w14:paraId="4A008CC4" w14:textId="77777777" w:rsidR="00AC65AC" w:rsidRPr="00803ADF" w:rsidRDefault="00AC65AC" w:rsidP="00AC65AC">
            <w:pPr>
              <w:jc w:val="right"/>
              <w:rPr>
                <w:rFonts w:ascii="Times New Roman" w:hAnsi="Times New Roman"/>
                <w:color w:val="000000"/>
                <w:lang w:val="en-GB"/>
              </w:rPr>
            </w:pPr>
            <w:r w:rsidRPr="00803ADF">
              <w:rPr>
                <w:rFonts w:ascii="Times New Roman" w:hAnsi="Times New Roman"/>
                <w:color w:val="000000"/>
                <w:lang w:val="en-GB"/>
              </w:rPr>
              <w:t>7</w:t>
            </w:r>
          </w:p>
        </w:tc>
        <w:tc>
          <w:tcPr>
            <w:tcW w:w="850" w:type="dxa"/>
          </w:tcPr>
          <w:p w14:paraId="122522E8" w14:textId="39700661" w:rsidR="00AC65AC" w:rsidRPr="00803ADF" w:rsidRDefault="00AC65AC" w:rsidP="00AC65AC">
            <w:pPr>
              <w:jc w:val="center"/>
              <w:rPr>
                <w:rFonts w:ascii="Times New Roman" w:hAnsi="Times New Roman"/>
                <w:color w:val="000000"/>
                <w:lang w:val="en-GB"/>
              </w:rPr>
            </w:pPr>
            <w:r w:rsidRPr="00BE7EA6">
              <w:rPr>
                <w:rFonts w:ascii="Times New Roman" w:hAnsi="Times New Roman"/>
                <w:color w:val="000000"/>
                <w:lang w:val="en-GB"/>
              </w:rPr>
              <w:t>SWPS</w:t>
            </w:r>
          </w:p>
        </w:tc>
        <w:tc>
          <w:tcPr>
            <w:tcW w:w="1020" w:type="dxa"/>
            <w:vAlign w:val="center"/>
          </w:tcPr>
          <w:p w14:paraId="35B8E0BE" w14:textId="18DAC0F2" w:rsidR="00AC65AC" w:rsidRPr="00803ADF" w:rsidRDefault="00AC65AC" w:rsidP="00AC65AC">
            <w:pPr>
              <w:jc w:val="center"/>
              <w:rPr>
                <w:rFonts w:ascii="Times New Roman" w:hAnsi="Times New Roman"/>
                <w:color w:val="000000"/>
                <w:lang w:val="en-GB"/>
              </w:rPr>
            </w:pPr>
            <w:r>
              <w:rPr>
                <w:rFonts w:ascii="Times New Roman" w:hAnsi="Times New Roman"/>
                <w:color w:val="000000"/>
                <w:lang w:val="en-GB"/>
              </w:rPr>
              <w:t>R</w:t>
            </w:r>
          </w:p>
        </w:tc>
        <w:tc>
          <w:tcPr>
            <w:tcW w:w="680" w:type="dxa"/>
          </w:tcPr>
          <w:p w14:paraId="1092B749" w14:textId="5856C450" w:rsidR="00AC65AC" w:rsidRPr="00803ADF" w:rsidRDefault="00AC65AC" w:rsidP="00AC65AC">
            <w:pPr>
              <w:jc w:val="center"/>
              <w:rPr>
                <w:rFonts w:ascii="Times New Roman" w:hAnsi="Times New Roman"/>
                <w:color w:val="000000"/>
                <w:lang w:val="en-GB"/>
              </w:rPr>
            </w:pPr>
            <w:r w:rsidRPr="00214574">
              <w:rPr>
                <w:rFonts w:ascii="Times New Roman" w:hAnsi="Times New Roman"/>
                <w:color w:val="000000"/>
                <w:lang w:val="en-GB"/>
              </w:rPr>
              <w:t>PU</w:t>
            </w:r>
          </w:p>
        </w:tc>
        <w:tc>
          <w:tcPr>
            <w:tcW w:w="1020" w:type="dxa"/>
            <w:vAlign w:val="center"/>
          </w:tcPr>
          <w:p w14:paraId="678E3253" w14:textId="02BB8F79" w:rsidR="00AC65AC" w:rsidRPr="00803ADF" w:rsidRDefault="00AC65AC" w:rsidP="00AC65AC">
            <w:pPr>
              <w:jc w:val="right"/>
              <w:rPr>
                <w:rFonts w:ascii="Times New Roman" w:hAnsi="Times New Roman"/>
                <w:color w:val="000000"/>
                <w:lang w:val="en-GB"/>
              </w:rPr>
            </w:pPr>
            <w:r>
              <w:rPr>
                <w:rFonts w:ascii="Times New Roman" w:hAnsi="Times New Roman"/>
                <w:color w:val="000000"/>
                <w:lang w:val="en-GB"/>
              </w:rPr>
              <w:t>26</w:t>
            </w:r>
          </w:p>
        </w:tc>
      </w:tr>
      <w:tr w:rsidR="00AC65AC" w:rsidRPr="00803ADF" w14:paraId="1FA3F1D9" w14:textId="77777777" w:rsidTr="0059258A">
        <w:trPr>
          <w:jc w:val="center"/>
        </w:trPr>
        <w:tc>
          <w:tcPr>
            <w:tcW w:w="680" w:type="dxa"/>
            <w:vAlign w:val="center"/>
          </w:tcPr>
          <w:p w14:paraId="4F84DDE1" w14:textId="77777777" w:rsidR="00AC65AC" w:rsidRPr="00803ADF" w:rsidRDefault="00AC65AC" w:rsidP="00AC65AC">
            <w:pPr>
              <w:rPr>
                <w:rFonts w:ascii="Times New Roman" w:hAnsi="Times New Roman"/>
                <w:color w:val="000000"/>
                <w:lang w:val="en-GB"/>
              </w:rPr>
            </w:pPr>
            <w:r w:rsidRPr="00803ADF">
              <w:rPr>
                <w:rFonts w:ascii="Times New Roman" w:hAnsi="Times New Roman"/>
                <w:color w:val="000000"/>
                <w:lang w:val="en-GB"/>
              </w:rPr>
              <w:t>D7.4</w:t>
            </w:r>
          </w:p>
        </w:tc>
        <w:tc>
          <w:tcPr>
            <w:tcW w:w="5329" w:type="dxa"/>
            <w:vAlign w:val="center"/>
          </w:tcPr>
          <w:p w14:paraId="3740E2E5" w14:textId="147E9A1C" w:rsidR="00AC65AC" w:rsidRPr="00AC65AC" w:rsidRDefault="00AC65AC" w:rsidP="00AC65AC">
            <w:pPr>
              <w:rPr>
                <w:rFonts w:ascii="Times New Roman" w:hAnsi="Times New Roman"/>
                <w:color w:val="000000"/>
                <w:lang w:val="en-GB"/>
              </w:rPr>
            </w:pPr>
            <w:r w:rsidRPr="00AC65AC">
              <w:rPr>
                <w:rFonts w:ascii="Times New Roman" w:hAnsi="Times New Roman"/>
                <w:lang w:val="en-GB"/>
              </w:rPr>
              <w:t>Dataset of illiberal preferences</w:t>
            </w:r>
          </w:p>
        </w:tc>
        <w:tc>
          <w:tcPr>
            <w:tcW w:w="624" w:type="dxa"/>
            <w:vAlign w:val="center"/>
          </w:tcPr>
          <w:p w14:paraId="4F4D4315" w14:textId="77777777" w:rsidR="00AC65AC" w:rsidRPr="00803ADF" w:rsidRDefault="00AC65AC" w:rsidP="00AC65AC">
            <w:pPr>
              <w:jc w:val="right"/>
              <w:rPr>
                <w:rFonts w:ascii="Times New Roman" w:hAnsi="Times New Roman"/>
                <w:color w:val="000000"/>
                <w:lang w:val="en-GB"/>
              </w:rPr>
            </w:pPr>
            <w:r w:rsidRPr="00803ADF">
              <w:rPr>
                <w:rFonts w:ascii="Times New Roman" w:hAnsi="Times New Roman"/>
                <w:color w:val="000000"/>
                <w:lang w:val="en-GB"/>
              </w:rPr>
              <w:t>7</w:t>
            </w:r>
          </w:p>
        </w:tc>
        <w:tc>
          <w:tcPr>
            <w:tcW w:w="850" w:type="dxa"/>
          </w:tcPr>
          <w:p w14:paraId="621358F0" w14:textId="19B19460" w:rsidR="00AC65AC" w:rsidRPr="00803ADF" w:rsidRDefault="00AC65AC" w:rsidP="00AC65AC">
            <w:pPr>
              <w:jc w:val="center"/>
              <w:rPr>
                <w:rFonts w:ascii="Times New Roman" w:hAnsi="Times New Roman"/>
                <w:color w:val="000000"/>
                <w:lang w:val="en-GB"/>
              </w:rPr>
            </w:pPr>
            <w:r w:rsidRPr="00BE7EA6">
              <w:rPr>
                <w:rFonts w:ascii="Times New Roman" w:hAnsi="Times New Roman"/>
                <w:color w:val="000000"/>
                <w:lang w:val="en-GB"/>
              </w:rPr>
              <w:t>SWPS</w:t>
            </w:r>
          </w:p>
        </w:tc>
        <w:tc>
          <w:tcPr>
            <w:tcW w:w="1020" w:type="dxa"/>
            <w:vAlign w:val="center"/>
          </w:tcPr>
          <w:p w14:paraId="1B47E700" w14:textId="6E3C07CD" w:rsidR="00AC65AC" w:rsidRPr="00803ADF" w:rsidRDefault="00AC65AC" w:rsidP="00AC65AC">
            <w:pPr>
              <w:jc w:val="center"/>
              <w:rPr>
                <w:rFonts w:ascii="Times New Roman" w:hAnsi="Times New Roman"/>
                <w:color w:val="000000"/>
                <w:lang w:val="en-GB"/>
              </w:rPr>
            </w:pPr>
            <w:r>
              <w:rPr>
                <w:rFonts w:ascii="Times New Roman" w:hAnsi="Times New Roman"/>
                <w:color w:val="000000"/>
                <w:lang w:val="en-GB"/>
              </w:rPr>
              <w:t>DATA</w:t>
            </w:r>
          </w:p>
        </w:tc>
        <w:tc>
          <w:tcPr>
            <w:tcW w:w="680" w:type="dxa"/>
            <w:vAlign w:val="center"/>
          </w:tcPr>
          <w:p w14:paraId="3075AF7C" w14:textId="65093216" w:rsidR="00AC65AC" w:rsidRPr="00803ADF" w:rsidRDefault="00AC65AC" w:rsidP="00AC65AC">
            <w:pPr>
              <w:jc w:val="center"/>
              <w:rPr>
                <w:rFonts w:ascii="Times New Roman" w:hAnsi="Times New Roman"/>
                <w:color w:val="000000"/>
                <w:lang w:val="en-GB"/>
              </w:rPr>
            </w:pPr>
            <w:r w:rsidRPr="00F47751">
              <w:rPr>
                <w:rFonts w:ascii="Times New Roman" w:hAnsi="Times New Roman"/>
                <w:color w:val="000000"/>
                <w:highlight w:val="yellow"/>
                <w:lang w:val="en-GB"/>
              </w:rPr>
              <w:t>PU*</w:t>
            </w:r>
          </w:p>
        </w:tc>
        <w:tc>
          <w:tcPr>
            <w:tcW w:w="1020" w:type="dxa"/>
            <w:vAlign w:val="center"/>
          </w:tcPr>
          <w:p w14:paraId="2DDA02A3" w14:textId="2CD35ED2" w:rsidR="00AC65AC" w:rsidRPr="00803ADF" w:rsidRDefault="00AC65AC" w:rsidP="00AC65AC">
            <w:pPr>
              <w:jc w:val="right"/>
              <w:rPr>
                <w:rFonts w:ascii="Times New Roman" w:hAnsi="Times New Roman"/>
                <w:color w:val="000000"/>
                <w:lang w:val="en-GB"/>
              </w:rPr>
            </w:pPr>
            <w:r w:rsidRPr="00F47751">
              <w:rPr>
                <w:rFonts w:ascii="Times New Roman" w:hAnsi="Times New Roman"/>
                <w:color w:val="000000"/>
                <w:highlight w:val="yellow"/>
                <w:lang w:val="en-GB"/>
              </w:rPr>
              <w:t>48</w:t>
            </w:r>
          </w:p>
        </w:tc>
      </w:tr>
      <w:tr w:rsidR="00AC65AC" w:rsidRPr="00803ADF" w14:paraId="0AAC2B7E" w14:textId="77777777" w:rsidTr="0059258A">
        <w:trPr>
          <w:jc w:val="center"/>
        </w:trPr>
        <w:tc>
          <w:tcPr>
            <w:tcW w:w="680" w:type="dxa"/>
            <w:vAlign w:val="center"/>
          </w:tcPr>
          <w:p w14:paraId="6F81C202" w14:textId="77777777" w:rsidR="00AC65AC" w:rsidRPr="00803ADF" w:rsidRDefault="00AC65AC" w:rsidP="00AC65AC">
            <w:pPr>
              <w:rPr>
                <w:rFonts w:ascii="Times New Roman" w:hAnsi="Times New Roman"/>
                <w:color w:val="000000"/>
                <w:lang w:val="en-GB"/>
              </w:rPr>
            </w:pPr>
            <w:r w:rsidRPr="00803ADF">
              <w:rPr>
                <w:rFonts w:ascii="Times New Roman" w:hAnsi="Times New Roman"/>
                <w:color w:val="000000"/>
                <w:lang w:val="en-GB"/>
              </w:rPr>
              <w:t>D7.5</w:t>
            </w:r>
          </w:p>
        </w:tc>
        <w:tc>
          <w:tcPr>
            <w:tcW w:w="5329" w:type="dxa"/>
            <w:vAlign w:val="center"/>
          </w:tcPr>
          <w:p w14:paraId="5FFCBF0F" w14:textId="39CBD9E4" w:rsidR="00AC65AC" w:rsidRPr="00AC65AC" w:rsidRDefault="00AC65AC" w:rsidP="00AC65AC">
            <w:pPr>
              <w:rPr>
                <w:rFonts w:ascii="Times New Roman" w:hAnsi="Times New Roman"/>
                <w:color w:val="000000"/>
                <w:lang w:val="en-GB"/>
              </w:rPr>
            </w:pPr>
            <w:r w:rsidRPr="00AC65AC">
              <w:rPr>
                <w:rFonts w:ascii="Times New Roman" w:hAnsi="Times New Roman"/>
                <w:lang w:val="en-GB"/>
              </w:rPr>
              <w:t>Report on the causes of illiberal democratic preferences</w:t>
            </w:r>
          </w:p>
        </w:tc>
        <w:tc>
          <w:tcPr>
            <w:tcW w:w="624" w:type="dxa"/>
            <w:vAlign w:val="center"/>
          </w:tcPr>
          <w:p w14:paraId="7E3A97DC" w14:textId="77777777" w:rsidR="00AC65AC" w:rsidRPr="00803ADF" w:rsidRDefault="00AC65AC" w:rsidP="00AC65AC">
            <w:pPr>
              <w:jc w:val="right"/>
              <w:rPr>
                <w:rFonts w:ascii="Times New Roman" w:hAnsi="Times New Roman"/>
                <w:color w:val="000000"/>
                <w:lang w:val="en-GB"/>
              </w:rPr>
            </w:pPr>
            <w:r w:rsidRPr="00803ADF">
              <w:rPr>
                <w:rFonts w:ascii="Times New Roman" w:hAnsi="Times New Roman"/>
                <w:color w:val="000000"/>
                <w:lang w:val="en-GB"/>
              </w:rPr>
              <w:t>7</w:t>
            </w:r>
          </w:p>
        </w:tc>
        <w:tc>
          <w:tcPr>
            <w:tcW w:w="850" w:type="dxa"/>
          </w:tcPr>
          <w:p w14:paraId="28E0C4F7" w14:textId="4C95F83F" w:rsidR="00AC65AC" w:rsidRPr="00803ADF" w:rsidRDefault="00AC65AC" w:rsidP="00AC65AC">
            <w:pPr>
              <w:jc w:val="center"/>
              <w:rPr>
                <w:rFonts w:ascii="Times New Roman" w:hAnsi="Times New Roman"/>
                <w:color w:val="000000"/>
                <w:lang w:val="en-GB"/>
              </w:rPr>
            </w:pPr>
            <w:r w:rsidRPr="00BE7EA6">
              <w:rPr>
                <w:rFonts w:ascii="Times New Roman" w:hAnsi="Times New Roman"/>
                <w:color w:val="000000"/>
                <w:lang w:val="en-GB"/>
              </w:rPr>
              <w:t>SWPS</w:t>
            </w:r>
          </w:p>
        </w:tc>
        <w:tc>
          <w:tcPr>
            <w:tcW w:w="1020" w:type="dxa"/>
            <w:vAlign w:val="center"/>
          </w:tcPr>
          <w:p w14:paraId="51F0FCE3" w14:textId="059CF728" w:rsidR="00AC65AC" w:rsidRPr="00803ADF" w:rsidRDefault="00AC65AC" w:rsidP="00AC65AC">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25228368" w14:textId="13B604E9" w:rsidR="00AC65AC" w:rsidRPr="00803ADF" w:rsidRDefault="00AC65AC" w:rsidP="00AC65AC">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3817F8AF" w14:textId="55247A42" w:rsidR="00AC65AC" w:rsidRPr="00803ADF" w:rsidRDefault="00AC65AC" w:rsidP="00AC65AC">
            <w:pPr>
              <w:jc w:val="right"/>
              <w:rPr>
                <w:rFonts w:ascii="Times New Roman" w:hAnsi="Times New Roman"/>
                <w:color w:val="000000"/>
                <w:lang w:val="en-GB"/>
              </w:rPr>
            </w:pPr>
            <w:r>
              <w:rPr>
                <w:rFonts w:ascii="Times New Roman" w:hAnsi="Times New Roman"/>
                <w:color w:val="000000"/>
                <w:lang w:val="en-GB"/>
              </w:rPr>
              <w:t>47</w:t>
            </w:r>
          </w:p>
        </w:tc>
      </w:tr>
      <w:tr w:rsidR="00BC0718" w:rsidRPr="00803ADF" w14:paraId="6F2A67E2" w14:textId="77777777" w:rsidTr="0059258A">
        <w:trPr>
          <w:jc w:val="center"/>
        </w:trPr>
        <w:tc>
          <w:tcPr>
            <w:tcW w:w="680" w:type="dxa"/>
            <w:vAlign w:val="center"/>
          </w:tcPr>
          <w:p w14:paraId="0A0D330E" w14:textId="77777777" w:rsidR="00BC0718" w:rsidRPr="00803ADF" w:rsidRDefault="00BC0718" w:rsidP="00BC0718">
            <w:pPr>
              <w:rPr>
                <w:rFonts w:ascii="Times New Roman" w:hAnsi="Times New Roman"/>
                <w:color w:val="000000"/>
                <w:lang w:val="en-GB"/>
              </w:rPr>
            </w:pPr>
            <w:r w:rsidRPr="00803ADF">
              <w:rPr>
                <w:rFonts w:ascii="Times New Roman" w:hAnsi="Times New Roman"/>
                <w:color w:val="000000"/>
                <w:lang w:val="en-GB"/>
              </w:rPr>
              <w:t>D8.1</w:t>
            </w:r>
          </w:p>
        </w:tc>
        <w:tc>
          <w:tcPr>
            <w:tcW w:w="5329" w:type="dxa"/>
            <w:vAlign w:val="center"/>
          </w:tcPr>
          <w:p w14:paraId="376C4EFE" w14:textId="5F572566" w:rsidR="00BC0718" w:rsidRPr="0059258A" w:rsidRDefault="00BC0718" w:rsidP="00BC0718">
            <w:pPr>
              <w:rPr>
                <w:rFonts w:ascii="Times New Roman" w:hAnsi="Times New Roman"/>
                <w:color w:val="000000"/>
                <w:lang w:val="en-GB"/>
              </w:rPr>
            </w:pPr>
            <w:r w:rsidRPr="0059258A">
              <w:rPr>
                <w:rFonts w:ascii="Times New Roman" w:hAnsi="Times New Roman"/>
                <w:lang w:val="en-GB"/>
              </w:rPr>
              <w:t>Stakeholder workshop in Brussels</w:t>
            </w:r>
          </w:p>
        </w:tc>
        <w:tc>
          <w:tcPr>
            <w:tcW w:w="624" w:type="dxa"/>
            <w:vAlign w:val="center"/>
          </w:tcPr>
          <w:p w14:paraId="511F34DF" w14:textId="1556D0CF" w:rsidR="00BC0718" w:rsidRPr="00803ADF" w:rsidRDefault="00BC0718" w:rsidP="00BC0718">
            <w:pPr>
              <w:jc w:val="right"/>
              <w:rPr>
                <w:rFonts w:ascii="Times New Roman" w:hAnsi="Times New Roman"/>
                <w:color w:val="000000"/>
                <w:lang w:val="en-GB"/>
              </w:rPr>
            </w:pPr>
            <w:r>
              <w:rPr>
                <w:rFonts w:ascii="Times New Roman" w:hAnsi="Times New Roman"/>
                <w:color w:val="000000"/>
                <w:lang w:val="en-GB"/>
              </w:rPr>
              <w:t>8</w:t>
            </w:r>
          </w:p>
        </w:tc>
        <w:tc>
          <w:tcPr>
            <w:tcW w:w="850" w:type="dxa"/>
            <w:vAlign w:val="center"/>
          </w:tcPr>
          <w:p w14:paraId="353C3D9B" w14:textId="09EF2684"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CEPS</w:t>
            </w:r>
          </w:p>
        </w:tc>
        <w:tc>
          <w:tcPr>
            <w:tcW w:w="1020" w:type="dxa"/>
            <w:vAlign w:val="center"/>
          </w:tcPr>
          <w:p w14:paraId="6314410B" w14:textId="36A54409"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OTHER</w:t>
            </w:r>
          </w:p>
        </w:tc>
        <w:tc>
          <w:tcPr>
            <w:tcW w:w="680" w:type="dxa"/>
            <w:vAlign w:val="center"/>
          </w:tcPr>
          <w:p w14:paraId="1B1025C1" w14:textId="7D2FDBF1"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55852006" w14:textId="16605A56" w:rsidR="00BC0718" w:rsidRPr="00803ADF" w:rsidRDefault="00BC0718" w:rsidP="00BC0718">
            <w:pPr>
              <w:jc w:val="right"/>
              <w:rPr>
                <w:rFonts w:ascii="Times New Roman" w:hAnsi="Times New Roman"/>
                <w:color w:val="000000"/>
                <w:lang w:val="en-GB"/>
              </w:rPr>
            </w:pPr>
            <w:r>
              <w:rPr>
                <w:rFonts w:ascii="Times New Roman" w:hAnsi="Times New Roman"/>
                <w:color w:val="000000"/>
                <w:lang w:val="en-GB"/>
              </w:rPr>
              <w:t>27</w:t>
            </w:r>
          </w:p>
        </w:tc>
      </w:tr>
      <w:tr w:rsidR="0089668C" w:rsidRPr="00803ADF" w14:paraId="2336CAA3" w14:textId="77777777" w:rsidTr="0059258A">
        <w:trPr>
          <w:jc w:val="center"/>
        </w:trPr>
        <w:tc>
          <w:tcPr>
            <w:tcW w:w="680" w:type="dxa"/>
            <w:vAlign w:val="center"/>
          </w:tcPr>
          <w:p w14:paraId="5FFFBA08" w14:textId="3DD1BFDE" w:rsidR="0089668C" w:rsidRPr="00803ADF" w:rsidRDefault="0089668C" w:rsidP="0089668C">
            <w:pPr>
              <w:rPr>
                <w:rFonts w:ascii="Times New Roman" w:hAnsi="Times New Roman"/>
                <w:color w:val="000000"/>
                <w:lang w:val="en-GB"/>
              </w:rPr>
            </w:pPr>
            <w:r w:rsidRPr="00803ADF">
              <w:rPr>
                <w:rFonts w:ascii="Times New Roman" w:hAnsi="Times New Roman"/>
                <w:color w:val="000000"/>
                <w:lang w:val="en-GB"/>
              </w:rPr>
              <w:t>D8.2</w:t>
            </w:r>
          </w:p>
        </w:tc>
        <w:tc>
          <w:tcPr>
            <w:tcW w:w="5329" w:type="dxa"/>
            <w:vAlign w:val="center"/>
          </w:tcPr>
          <w:p w14:paraId="7090B333" w14:textId="41CFA7A4" w:rsidR="0089668C" w:rsidRPr="0059258A" w:rsidRDefault="0089668C" w:rsidP="0089668C">
            <w:pPr>
              <w:rPr>
                <w:rFonts w:ascii="Times New Roman" w:hAnsi="Times New Roman"/>
                <w:color w:val="000000"/>
                <w:lang w:val="en-GB"/>
              </w:rPr>
            </w:pPr>
            <w:r>
              <w:rPr>
                <w:rFonts w:ascii="Times New Roman" w:hAnsi="Times New Roman"/>
                <w:lang w:val="en-GB"/>
              </w:rPr>
              <w:t>P</w:t>
            </w:r>
            <w:r w:rsidRPr="0059258A">
              <w:rPr>
                <w:rFonts w:ascii="Times New Roman" w:hAnsi="Times New Roman"/>
                <w:lang w:val="en-GB"/>
              </w:rPr>
              <w:t>reregistration of inoculation experiments</w:t>
            </w:r>
          </w:p>
        </w:tc>
        <w:tc>
          <w:tcPr>
            <w:tcW w:w="624" w:type="dxa"/>
            <w:vAlign w:val="center"/>
          </w:tcPr>
          <w:p w14:paraId="7A3793C0" w14:textId="77777777" w:rsidR="0089668C" w:rsidRPr="00803ADF" w:rsidRDefault="0089668C" w:rsidP="0089668C">
            <w:pPr>
              <w:jc w:val="right"/>
              <w:rPr>
                <w:rFonts w:ascii="Times New Roman" w:hAnsi="Times New Roman"/>
                <w:color w:val="000000"/>
                <w:lang w:val="en-GB"/>
              </w:rPr>
            </w:pPr>
            <w:r w:rsidRPr="00803ADF">
              <w:rPr>
                <w:rFonts w:ascii="Times New Roman" w:hAnsi="Times New Roman"/>
                <w:color w:val="000000"/>
                <w:lang w:val="en-GB"/>
              </w:rPr>
              <w:t>8</w:t>
            </w:r>
          </w:p>
        </w:tc>
        <w:tc>
          <w:tcPr>
            <w:tcW w:w="850" w:type="dxa"/>
            <w:vAlign w:val="center"/>
          </w:tcPr>
          <w:p w14:paraId="412C2011" w14:textId="0DF5E58D" w:rsidR="0089668C" w:rsidRPr="00803ADF" w:rsidRDefault="0089668C" w:rsidP="0089668C">
            <w:pPr>
              <w:jc w:val="center"/>
              <w:rPr>
                <w:rFonts w:ascii="Times New Roman" w:hAnsi="Times New Roman"/>
                <w:color w:val="000000"/>
                <w:lang w:val="en-GB"/>
              </w:rPr>
            </w:pPr>
            <w:r w:rsidRPr="00E42719">
              <w:rPr>
                <w:rFonts w:ascii="Times New Roman" w:hAnsi="Times New Roman"/>
                <w:color w:val="000000"/>
                <w:lang w:val="en-GB"/>
              </w:rPr>
              <w:t>FNSP</w:t>
            </w:r>
          </w:p>
        </w:tc>
        <w:tc>
          <w:tcPr>
            <w:tcW w:w="1020" w:type="dxa"/>
            <w:vAlign w:val="center"/>
          </w:tcPr>
          <w:p w14:paraId="54D6F4A1" w14:textId="20D53E77" w:rsidR="0089668C" w:rsidRPr="00803ADF" w:rsidRDefault="0089668C" w:rsidP="0089668C">
            <w:pPr>
              <w:jc w:val="center"/>
              <w:rPr>
                <w:rFonts w:ascii="Times New Roman" w:hAnsi="Times New Roman"/>
                <w:color w:val="000000"/>
                <w:lang w:val="en-GB"/>
              </w:rPr>
            </w:pPr>
            <w:r>
              <w:rPr>
                <w:rFonts w:ascii="Times New Roman" w:hAnsi="Times New Roman"/>
                <w:color w:val="000000"/>
                <w:lang w:val="en-GB"/>
              </w:rPr>
              <w:t>R</w:t>
            </w:r>
          </w:p>
        </w:tc>
        <w:tc>
          <w:tcPr>
            <w:tcW w:w="680" w:type="dxa"/>
          </w:tcPr>
          <w:p w14:paraId="5573B721" w14:textId="5F569965" w:rsidR="0089668C" w:rsidRPr="00803ADF" w:rsidRDefault="0089668C" w:rsidP="0089668C">
            <w:pPr>
              <w:jc w:val="center"/>
              <w:rPr>
                <w:rFonts w:ascii="Times New Roman" w:hAnsi="Times New Roman"/>
                <w:color w:val="000000"/>
                <w:lang w:val="en-GB"/>
              </w:rPr>
            </w:pPr>
            <w:r w:rsidRPr="003E6F04">
              <w:rPr>
                <w:rFonts w:ascii="Times New Roman" w:hAnsi="Times New Roman"/>
                <w:color w:val="000000"/>
                <w:lang w:val="en-GB"/>
              </w:rPr>
              <w:t>PU</w:t>
            </w:r>
          </w:p>
        </w:tc>
        <w:tc>
          <w:tcPr>
            <w:tcW w:w="1020" w:type="dxa"/>
            <w:vAlign w:val="center"/>
          </w:tcPr>
          <w:p w14:paraId="53454361" w14:textId="364883F5" w:rsidR="0089668C" w:rsidRPr="00803ADF" w:rsidRDefault="0089668C" w:rsidP="0089668C">
            <w:pPr>
              <w:jc w:val="right"/>
              <w:rPr>
                <w:rFonts w:ascii="Times New Roman" w:hAnsi="Times New Roman"/>
                <w:color w:val="000000"/>
                <w:lang w:val="en-GB"/>
              </w:rPr>
            </w:pPr>
            <w:r>
              <w:rPr>
                <w:rFonts w:ascii="Times New Roman" w:hAnsi="Times New Roman"/>
                <w:color w:val="000000"/>
                <w:lang w:val="en-GB"/>
              </w:rPr>
              <w:t>31</w:t>
            </w:r>
          </w:p>
        </w:tc>
      </w:tr>
      <w:tr w:rsidR="0089668C" w:rsidRPr="00803ADF" w14:paraId="659D0C65" w14:textId="77777777" w:rsidTr="0059258A">
        <w:trPr>
          <w:jc w:val="center"/>
        </w:trPr>
        <w:tc>
          <w:tcPr>
            <w:tcW w:w="680" w:type="dxa"/>
            <w:vAlign w:val="center"/>
          </w:tcPr>
          <w:p w14:paraId="0808A65C" w14:textId="35EFC223" w:rsidR="0089668C" w:rsidRPr="00803ADF" w:rsidRDefault="0089668C" w:rsidP="0089668C">
            <w:pPr>
              <w:rPr>
                <w:rFonts w:ascii="Times New Roman" w:hAnsi="Times New Roman"/>
                <w:color w:val="000000"/>
                <w:lang w:val="en-GB"/>
              </w:rPr>
            </w:pPr>
            <w:r w:rsidRPr="00803ADF">
              <w:rPr>
                <w:rFonts w:ascii="Times New Roman" w:hAnsi="Times New Roman"/>
                <w:color w:val="000000"/>
                <w:lang w:val="en-GB"/>
              </w:rPr>
              <w:t>D8.3</w:t>
            </w:r>
          </w:p>
        </w:tc>
        <w:tc>
          <w:tcPr>
            <w:tcW w:w="5329" w:type="dxa"/>
            <w:vAlign w:val="center"/>
          </w:tcPr>
          <w:p w14:paraId="4EE2D46A" w14:textId="3E674AF2" w:rsidR="0089668C" w:rsidRPr="0059258A" w:rsidRDefault="0089668C" w:rsidP="0089668C">
            <w:pPr>
              <w:rPr>
                <w:rFonts w:ascii="Times New Roman" w:hAnsi="Times New Roman"/>
                <w:color w:val="000000"/>
                <w:lang w:val="en-GB"/>
              </w:rPr>
            </w:pPr>
            <w:r w:rsidRPr="0059258A">
              <w:rPr>
                <w:rFonts w:ascii="Times New Roman" w:hAnsi="Times New Roman"/>
                <w:lang w:val="en-GB"/>
              </w:rPr>
              <w:t>Report on the inoculation experiments</w:t>
            </w:r>
          </w:p>
        </w:tc>
        <w:tc>
          <w:tcPr>
            <w:tcW w:w="624" w:type="dxa"/>
            <w:vAlign w:val="center"/>
          </w:tcPr>
          <w:p w14:paraId="6EFBBACD" w14:textId="77777777" w:rsidR="0089668C" w:rsidRPr="00803ADF" w:rsidRDefault="0089668C" w:rsidP="0089668C">
            <w:pPr>
              <w:jc w:val="right"/>
              <w:rPr>
                <w:rFonts w:ascii="Times New Roman" w:hAnsi="Times New Roman"/>
                <w:color w:val="000000"/>
                <w:lang w:val="en-GB"/>
              </w:rPr>
            </w:pPr>
            <w:r w:rsidRPr="00803ADF">
              <w:rPr>
                <w:rFonts w:ascii="Times New Roman" w:hAnsi="Times New Roman"/>
                <w:color w:val="000000"/>
                <w:lang w:val="en-GB"/>
              </w:rPr>
              <w:t>8</w:t>
            </w:r>
          </w:p>
        </w:tc>
        <w:tc>
          <w:tcPr>
            <w:tcW w:w="850" w:type="dxa"/>
            <w:vAlign w:val="center"/>
          </w:tcPr>
          <w:p w14:paraId="4A3A3193" w14:textId="2D7406F9" w:rsidR="0089668C" w:rsidRPr="00803ADF" w:rsidRDefault="0089668C" w:rsidP="0089668C">
            <w:pPr>
              <w:jc w:val="center"/>
              <w:rPr>
                <w:rFonts w:ascii="Times New Roman" w:hAnsi="Times New Roman"/>
                <w:color w:val="000000"/>
                <w:lang w:val="en-GB"/>
              </w:rPr>
            </w:pPr>
            <w:r w:rsidRPr="00E42719">
              <w:rPr>
                <w:rFonts w:ascii="Times New Roman" w:hAnsi="Times New Roman"/>
                <w:color w:val="000000"/>
                <w:lang w:val="en-GB"/>
              </w:rPr>
              <w:t>FNSP</w:t>
            </w:r>
          </w:p>
        </w:tc>
        <w:tc>
          <w:tcPr>
            <w:tcW w:w="1020" w:type="dxa"/>
            <w:vAlign w:val="center"/>
          </w:tcPr>
          <w:p w14:paraId="358CABD8" w14:textId="24D940B9" w:rsidR="0089668C" w:rsidRPr="00803ADF" w:rsidRDefault="0089668C" w:rsidP="0089668C">
            <w:pPr>
              <w:jc w:val="center"/>
              <w:rPr>
                <w:rFonts w:ascii="Times New Roman" w:hAnsi="Times New Roman"/>
                <w:color w:val="000000"/>
                <w:lang w:val="en-GB"/>
              </w:rPr>
            </w:pPr>
            <w:r>
              <w:rPr>
                <w:rFonts w:ascii="Times New Roman" w:hAnsi="Times New Roman"/>
                <w:color w:val="000000"/>
                <w:lang w:val="en-GB"/>
              </w:rPr>
              <w:t>R</w:t>
            </w:r>
          </w:p>
        </w:tc>
        <w:tc>
          <w:tcPr>
            <w:tcW w:w="680" w:type="dxa"/>
          </w:tcPr>
          <w:p w14:paraId="70A95655" w14:textId="1847A3D1" w:rsidR="0089668C" w:rsidRPr="00803ADF" w:rsidRDefault="0089668C" w:rsidP="0089668C">
            <w:pPr>
              <w:jc w:val="center"/>
              <w:rPr>
                <w:rFonts w:ascii="Times New Roman" w:hAnsi="Times New Roman"/>
                <w:color w:val="000000"/>
                <w:lang w:val="en-GB"/>
              </w:rPr>
            </w:pPr>
            <w:r w:rsidRPr="003E6F04">
              <w:rPr>
                <w:rFonts w:ascii="Times New Roman" w:hAnsi="Times New Roman"/>
                <w:color w:val="000000"/>
                <w:lang w:val="en-GB"/>
              </w:rPr>
              <w:t>PU</w:t>
            </w:r>
          </w:p>
        </w:tc>
        <w:tc>
          <w:tcPr>
            <w:tcW w:w="1020" w:type="dxa"/>
            <w:vAlign w:val="center"/>
          </w:tcPr>
          <w:p w14:paraId="2B61E50E" w14:textId="3C5F7934" w:rsidR="0089668C" w:rsidRPr="00803ADF" w:rsidRDefault="0089668C" w:rsidP="0089668C">
            <w:pPr>
              <w:jc w:val="right"/>
              <w:rPr>
                <w:rFonts w:ascii="Times New Roman" w:hAnsi="Times New Roman"/>
                <w:color w:val="000000"/>
                <w:lang w:val="en-GB"/>
              </w:rPr>
            </w:pPr>
            <w:r>
              <w:rPr>
                <w:rFonts w:ascii="Times New Roman" w:hAnsi="Times New Roman"/>
                <w:color w:val="000000"/>
                <w:lang w:val="en-GB"/>
              </w:rPr>
              <w:t>40</w:t>
            </w:r>
          </w:p>
        </w:tc>
      </w:tr>
      <w:tr w:rsidR="0089668C" w:rsidRPr="00803ADF" w14:paraId="3AA177F5" w14:textId="77777777" w:rsidTr="0059258A">
        <w:trPr>
          <w:jc w:val="center"/>
        </w:trPr>
        <w:tc>
          <w:tcPr>
            <w:tcW w:w="680" w:type="dxa"/>
            <w:vAlign w:val="center"/>
          </w:tcPr>
          <w:p w14:paraId="54F17560" w14:textId="39902554" w:rsidR="0089668C" w:rsidRPr="00803ADF" w:rsidRDefault="0089668C" w:rsidP="0089668C">
            <w:pPr>
              <w:rPr>
                <w:rFonts w:ascii="Times New Roman" w:hAnsi="Times New Roman"/>
                <w:color w:val="000000"/>
                <w:lang w:val="en-GB"/>
              </w:rPr>
            </w:pPr>
            <w:r w:rsidRPr="00803ADF">
              <w:rPr>
                <w:rFonts w:ascii="Times New Roman" w:hAnsi="Times New Roman"/>
                <w:color w:val="000000"/>
                <w:lang w:val="en-GB"/>
              </w:rPr>
              <w:t>D8.4</w:t>
            </w:r>
          </w:p>
        </w:tc>
        <w:tc>
          <w:tcPr>
            <w:tcW w:w="5329" w:type="dxa"/>
            <w:vAlign w:val="center"/>
          </w:tcPr>
          <w:p w14:paraId="4E30D949" w14:textId="599493CF" w:rsidR="0089668C" w:rsidRPr="0059258A" w:rsidRDefault="0089668C" w:rsidP="0089668C">
            <w:pPr>
              <w:rPr>
                <w:rFonts w:ascii="Times New Roman" w:hAnsi="Times New Roman"/>
                <w:color w:val="000000"/>
                <w:lang w:val="en-GB"/>
              </w:rPr>
            </w:pPr>
            <w:r>
              <w:rPr>
                <w:rFonts w:ascii="Times New Roman" w:hAnsi="Times New Roman"/>
                <w:lang w:val="en-GB"/>
              </w:rPr>
              <w:t>P</w:t>
            </w:r>
            <w:r w:rsidRPr="0059258A">
              <w:rPr>
                <w:rFonts w:ascii="Times New Roman" w:hAnsi="Times New Roman"/>
                <w:lang w:val="en-GB"/>
              </w:rPr>
              <w:t>reregistration of Twitter intervention</w:t>
            </w:r>
          </w:p>
        </w:tc>
        <w:tc>
          <w:tcPr>
            <w:tcW w:w="624" w:type="dxa"/>
            <w:vAlign w:val="center"/>
          </w:tcPr>
          <w:p w14:paraId="430CB78F" w14:textId="77777777" w:rsidR="0089668C" w:rsidRPr="00803ADF" w:rsidRDefault="0089668C" w:rsidP="0089668C">
            <w:pPr>
              <w:jc w:val="right"/>
              <w:rPr>
                <w:rFonts w:ascii="Times New Roman" w:hAnsi="Times New Roman"/>
                <w:color w:val="000000"/>
                <w:lang w:val="en-GB"/>
              </w:rPr>
            </w:pPr>
            <w:r w:rsidRPr="00803ADF">
              <w:rPr>
                <w:rFonts w:ascii="Times New Roman" w:hAnsi="Times New Roman"/>
                <w:color w:val="000000"/>
                <w:lang w:val="en-GB"/>
              </w:rPr>
              <w:t>8</w:t>
            </w:r>
          </w:p>
        </w:tc>
        <w:tc>
          <w:tcPr>
            <w:tcW w:w="850" w:type="dxa"/>
            <w:vAlign w:val="center"/>
          </w:tcPr>
          <w:p w14:paraId="59EAD452" w14:textId="573C5380" w:rsidR="0089668C" w:rsidRPr="00803ADF" w:rsidRDefault="0089668C" w:rsidP="0089668C">
            <w:pPr>
              <w:jc w:val="center"/>
              <w:rPr>
                <w:rFonts w:ascii="Times New Roman" w:hAnsi="Times New Roman"/>
                <w:color w:val="000000"/>
                <w:lang w:val="en-GB"/>
              </w:rPr>
            </w:pPr>
            <w:r w:rsidRPr="00E42719">
              <w:rPr>
                <w:rFonts w:ascii="Times New Roman" w:hAnsi="Times New Roman"/>
                <w:color w:val="000000"/>
                <w:lang w:val="en-GB"/>
              </w:rPr>
              <w:t>FNSP</w:t>
            </w:r>
          </w:p>
        </w:tc>
        <w:tc>
          <w:tcPr>
            <w:tcW w:w="1020" w:type="dxa"/>
            <w:vAlign w:val="center"/>
          </w:tcPr>
          <w:p w14:paraId="20E032CB" w14:textId="3D94B586" w:rsidR="0089668C" w:rsidRPr="00803ADF" w:rsidRDefault="0089668C" w:rsidP="0089668C">
            <w:pPr>
              <w:jc w:val="center"/>
              <w:rPr>
                <w:rFonts w:ascii="Times New Roman" w:hAnsi="Times New Roman"/>
                <w:color w:val="000000"/>
                <w:lang w:val="en-GB"/>
              </w:rPr>
            </w:pPr>
            <w:r>
              <w:rPr>
                <w:rFonts w:ascii="Times New Roman" w:hAnsi="Times New Roman"/>
                <w:color w:val="000000"/>
                <w:lang w:val="en-GB"/>
              </w:rPr>
              <w:t>R</w:t>
            </w:r>
          </w:p>
        </w:tc>
        <w:tc>
          <w:tcPr>
            <w:tcW w:w="680" w:type="dxa"/>
          </w:tcPr>
          <w:p w14:paraId="540969E4" w14:textId="0F644087" w:rsidR="0089668C" w:rsidRPr="00803ADF" w:rsidRDefault="0089668C" w:rsidP="0089668C">
            <w:pPr>
              <w:jc w:val="center"/>
              <w:rPr>
                <w:rFonts w:ascii="Times New Roman" w:hAnsi="Times New Roman"/>
                <w:color w:val="000000"/>
                <w:lang w:val="en-GB"/>
              </w:rPr>
            </w:pPr>
            <w:r w:rsidRPr="003E6F04">
              <w:rPr>
                <w:rFonts w:ascii="Times New Roman" w:hAnsi="Times New Roman"/>
                <w:color w:val="000000"/>
                <w:lang w:val="en-GB"/>
              </w:rPr>
              <w:t>PU</w:t>
            </w:r>
          </w:p>
        </w:tc>
        <w:tc>
          <w:tcPr>
            <w:tcW w:w="1020" w:type="dxa"/>
            <w:vAlign w:val="center"/>
          </w:tcPr>
          <w:p w14:paraId="083028FF" w14:textId="28B675DD" w:rsidR="0089668C" w:rsidRPr="00803ADF" w:rsidRDefault="0089668C" w:rsidP="0089668C">
            <w:pPr>
              <w:jc w:val="right"/>
              <w:rPr>
                <w:rFonts w:ascii="Times New Roman" w:hAnsi="Times New Roman"/>
                <w:color w:val="000000"/>
                <w:lang w:val="en-GB"/>
              </w:rPr>
            </w:pPr>
            <w:r>
              <w:rPr>
                <w:rFonts w:ascii="Times New Roman" w:hAnsi="Times New Roman"/>
                <w:color w:val="000000"/>
                <w:lang w:val="en-GB"/>
              </w:rPr>
              <w:t>42</w:t>
            </w:r>
          </w:p>
        </w:tc>
      </w:tr>
      <w:tr w:rsidR="0089668C" w:rsidRPr="00803ADF" w14:paraId="24B17D44" w14:textId="77777777" w:rsidTr="0059258A">
        <w:trPr>
          <w:jc w:val="center"/>
        </w:trPr>
        <w:tc>
          <w:tcPr>
            <w:tcW w:w="680" w:type="dxa"/>
            <w:vAlign w:val="center"/>
          </w:tcPr>
          <w:p w14:paraId="5F83CA1E" w14:textId="70C70520" w:rsidR="0089668C" w:rsidRPr="00803ADF" w:rsidRDefault="0089668C" w:rsidP="0089668C">
            <w:pPr>
              <w:rPr>
                <w:rFonts w:ascii="Times New Roman" w:hAnsi="Times New Roman"/>
                <w:color w:val="000000"/>
                <w:lang w:val="en-GB"/>
              </w:rPr>
            </w:pPr>
            <w:r w:rsidRPr="00803ADF">
              <w:rPr>
                <w:rFonts w:ascii="Times New Roman" w:hAnsi="Times New Roman"/>
                <w:color w:val="000000"/>
                <w:lang w:val="en-GB"/>
              </w:rPr>
              <w:t>D8.5</w:t>
            </w:r>
          </w:p>
        </w:tc>
        <w:tc>
          <w:tcPr>
            <w:tcW w:w="5329" w:type="dxa"/>
            <w:vAlign w:val="center"/>
          </w:tcPr>
          <w:p w14:paraId="5DEDD21D" w14:textId="7353CE38" w:rsidR="0089668C" w:rsidRPr="0059258A" w:rsidRDefault="0089668C" w:rsidP="0089668C">
            <w:pPr>
              <w:rPr>
                <w:rFonts w:ascii="Times New Roman" w:hAnsi="Times New Roman"/>
                <w:color w:val="000000"/>
                <w:lang w:val="en-GB"/>
              </w:rPr>
            </w:pPr>
            <w:r w:rsidRPr="0059258A">
              <w:rPr>
                <w:rFonts w:ascii="Times New Roman" w:hAnsi="Times New Roman"/>
                <w:lang w:val="en-GB"/>
              </w:rPr>
              <w:t>Report on the Twitter intervention</w:t>
            </w:r>
          </w:p>
        </w:tc>
        <w:tc>
          <w:tcPr>
            <w:tcW w:w="624" w:type="dxa"/>
            <w:vAlign w:val="center"/>
          </w:tcPr>
          <w:p w14:paraId="07A28DFC" w14:textId="77777777" w:rsidR="0089668C" w:rsidRPr="00803ADF" w:rsidRDefault="0089668C" w:rsidP="0089668C">
            <w:pPr>
              <w:jc w:val="right"/>
              <w:rPr>
                <w:rFonts w:ascii="Times New Roman" w:hAnsi="Times New Roman"/>
                <w:color w:val="000000"/>
                <w:lang w:val="en-GB"/>
              </w:rPr>
            </w:pPr>
            <w:r w:rsidRPr="00803ADF">
              <w:rPr>
                <w:rFonts w:ascii="Times New Roman" w:hAnsi="Times New Roman"/>
                <w:color w:val="000000"/>
                <w:lang w:val="en-GB"/>
              </w:rPr>
              <w:t>8</w:t>
            </w:r>
          </w:p>
        </w:tc>
        <w:tc>
          <w:tcPr>
            <w:tcW w:w="850" w:type="dxa"/>
            <w:vAlign w:val="center"/>
          </w:tcPr>
          <w:p w14:paraId="022DC229" w14:textId="405C358F" w:rsidR="0089668C" w:rsidRPr="00803ADF" w:rsidRDefault="0089668C" w:rsidP="0089668C">
            <w:pPr>
              <w:jc w:val="center"/>
              <w:rPr>
                <w:rFonts w:ascii="Times New Roman" w:hAnsi="Times New Roman"/>
                <w:color w:val="000000"/>
                <w:lang w:val="en-GB"/>
              </w:rPr>
            </w:pPr>
            <w:r w:rsidRPr="00E42719">
              <w:rPr>
                <w:rFonts w:ascii="Times New Roman" w:hAnsi="Times New Roman"/>
                <w:color w:val="000000"/>
                <w:lang w:val="en-GB"/>
              </w:rPr>
              <w:t>FNSP</w:t>
            </w:r>
          </w:p>
        </w:tc>
        <w:tc>
          <w:tcPr>
            <w:tcW w:w="1020" w:type="dxa"/>
            <w:vAlign w:val="center"/>
          </w:tcPr>
          <w:p w14:paraId="307E488E" w14:textId="0D04B7FD" w:rsidR="0089668C" w:rsidRPr="00803ADF" w:rsidRDefault="0089668C" w:rsidP="0089668C">
            <w:pPr>
              <w:jc w:val="center"/>
              <w:rPr>
                <w:rFonts w:ascii="Times New Roman" w:hAnsi="Times New Roman"/>
                <w:color w:val="000000"/>
                <w:lang w:val="en-GB"/>
              </w:rPr>
            </w:pPr>
            <w:r>
              <w:rPr>
                <w:rFonts w:ascii="Times New Roman" w:hAnsi="Times New Roman"/>
                <w:color w:val="000000"/>
                <w:lang w:val="en-GB"/>
              </w:rPr>
              <w:t>R</w:t>
            </w:r>
          </w:p>
        </w:tc>
        <w:tc>
          <w:tcPr>
            <w:tcW w:w="680" w:type="dxa"/>
          </w:tcPr>
          <w:p w14:paraId="77B24920" w14:textId="140C25FB" w:rsidR="0089668C" w:rsidRPr="00803ADF" w:rsidRDefault="0089668C" w:rsidP="0089668C">
            <w:pPr>
              <w:jc w:val="center"/>
              <w:rPr>
                <w:rFonts w:ascii="Times New Roman" w:hAnsi="Times New Roman"/>
                <w:color w:val="000000"/>
                <w:lang w:val="en-GB"/>
              </w:rPr>
            </w:pPr>
            <w:r w:rsidRPr="003E6F04">
              <w:rPr>
                <w:rFonts w:ascii="Times New Roman" w:hAnsi="Times New Roman"/>
                <w:color w:val="000000"/>
                <w:lang w:val="en-GB"/>
              </w:rPr>
              <w:t>PU</w:t>
            </w:r>
          </w:p>
        </w:tc>
        <w:tc>
          <w:tcPr>
            <w:tcW w:w="1020" w:type="dxa"/>
            <w:vAlign w:val="center"/>
          </w:tcPr>
          <w:p w14:paraId="0DAC43CB" w14:textId="3FF06392" w:rsidR="0089668C" w:rsidRPr="00803ADF" w:rsidRDefault="0089668C" w:rsidP="0089668C">
            <w:pPr>
              <w:jc w:val="right"/>
              <w:rPr>
                <w:rFonts w:ascii="Times New Roman" w:hAnsi="Times New Roman"/>
                <w:color w:val="000000"/>
                <w:lang w:val="en-GB"/>
              </w:rPr>
            </w:pPr>
            <w:r>
              <w:rPr>
                <w:rFonts w:ascii="Times New Roman" w:hAnsi="Times New Roman"/>
                <w:color w:val="000000"/>
                <w:lang w:val="en-GB"/>
              </w:rPr>
              <w:t>47</w:t>
            </w:r>
          </w:p>
        </w:tc>
      </w:tr>
      <w:tr w:rsidR="0089668C" w:rsidRPr="00803ADF" w14:paraId="7E040EA1" w14:textId="77777777" w:rsidTr="0059258A">
        <w:trPr>
          <w:jc w:val="center"/>
        </w:trPr>
        <w:tc>
          <w:tcPr>
            <w:tcW w:w="680" w:type="dxa"/>
            <w:vAlign w:val="center"/>
          </w:tcPr>
          <w:p w14:paraId="3ED2E91E" w14:textId="4B4EBC09" w:rsidR="0089668C" w:rsidRPr="00803ADF" w:rsidRDefault="0089668C" w:rsidP="0089668C">
            <w:pPr>
              <w:rPr>
                <w:rFonts w:ascii="Times New Roman" w:hAnsi="Times New Roman"/>
                <w:color w:val="000000"/>
                <w:lang w:val="en-GB"/>
              </w:rPr>
            </w:pPr>
            <w:r w:rsidRPr="00803ADF">
              <w:rPr>
                <w:rFonts w:ascii="Times New Roman" w:hAnsi="Times New Roman"/>
                <w:color w:val="000000"/>
                <w:lang w:val="en-GB"/>
              </w:rPr>
              <w:t>D8.6</w:t>
            </w:r>
          </w:p>
        </w:tc>
        <w:tc>
          <w:tcPr>
            <w:tcW w:w="5329" w:type="dxa"/>
            <w:vAlign w:val="center"/>
          </w:tcPr>
          <w:p w14:paraId="3C45F56C" w14:textId="7580C55E" w:rsidR="0089668C" w:rsidRPr="0059258A" w:rsidRDefault="0089668C" w:rsidP="0089668C">
            <w:pPr>
              <w:rPr>
                <w:rFonts w:ascii="Times New Roman" w:hAnsi="Times New Roman"/>
                <w:color w:val="000000"/>
                <w:lang w:val="en-GB"/>
              </w:rPr>
            </w:pPr>
            <w:r w:rsidRPr="0059258A">
              <w:rPr>
                <w:rFonts w:ascii="Times New Roman" w:hAnsi="Times New Roman"/>
                <w:lang w:val="en-GB"/>
              </w:rPr>
              <w:t>Data of the inoculation experiment</w:t>
            </w:r>
          </w:p>
        </w:tc>
        <w:tc>
          <w:tcPr>
            <w:tcW w:w="624" w:type="dxa"/>
            <w:vAlign w:val="center"/>
          </w:tcPr>
          <w:p w14:paraId="62E4FBAF" w14:textId="014F1B9F" w:rsidR="0089668C" w:rsidRPr="00803ADF" w:rsidRDefault="0089668C" w:rsidP="0089668C">
            <w:pPr>
              <w:jc w:val="right"/>
              <w:rPr>
                <w:rFonts w:ascii="Times New Roman" w:hAnsi="Times New Roman"/>
                <w:color w:val="000000"/>
                <w:lang w:val="en-GB"/>
              </w:rPr>
            </w:pPr>
            <w:r>
              <w:rPr>
                <w:rFonts w:ascii="Times New Roman" w:hAnsi="Times New Roman"/>
                <w:color w:val="000000"/>
                <w:lang w:val="en-GB"/>
              </w:rPr>
              <w:t>8</w:t>
            </w:r>
          </w:p>
        </w:tc>
        <w:tc>
          <w:tcPr>
            <w:tcW w:w="850" w:type="dxa"/>
            <w:vAlign w:val="center"/>
          </w:tcPr>
          <w:p w14:paraId="05986569" w14:textId="2C7F838B" w:rsidR="0089668C" w:rsidRPr="00803ADF" w:rsidRDefault="0089668C" w:rsidP="0089668C">
            <w:pPr>
              <w:jc w:val="center"/>
              <w:rPr>
                <w:rFonts w:ascii="Times New Roman" w:hAnsi="Times New Roman"/>
                <w:color w:val="000000"/>
                <w:lang w:val="en-GB"/>
              </w:rPr>
            </w:pPr>
            <w:r w:rsidRPr="00E42719">
              <w:rPr>
                <w:rFonts w:ascii="Times New Roman" w:hAnsi="Times New Roman"/>
                <w:color w:val="000000"/>
                <w:lang w:val="en-GB"/>
              </w:rPr>
              <w:t>FNSP</w:t>
            </w:r>
          </w:p>
        </w:tc>
        <w:tc>
          <w:tcPr>
            <w:tcW w:w="1020" w:type="dxa"/>
            <w:vAlign w:val="center"/>
          </w:tcPr>
          <w:p w14:paraId="427711C9" w14:textId="74DA45AA" w:rsidR="0089668C" w:rsidRPr="00803ADF" w:rsidRDefault="0089668C" w:rsidP="0089668C">
            <w:pPr>
              <w:jc w:val="center"/>
              <w:rPr>
                <w:rFonts w:ascii="Times New Roman" w:hAnsi="Times New Roman"/>
                <w:color w:val="000000"/>
                <w:lang w:val="en-GB"/>
              </w:rPr>
            </w:pPr>
            <w:r>
              <w:rPr>
                <w:rFonts w:ascii="Times New Roman" w:hAnsi="Times New Roman"/>
                <w:color w:val="000000"/>
                <w:lang w:val="en-GB"/>
              </w:rPr>
              <w:t>DATA</w:t>
            </w:r>
          </w:p>
        </w:tc>
        <w:tc>
          <w:tcPr>
            <w:tcW w:w="680" w:type="dxa"/>
            <w:vAlign w:val="center"/>
          </w:tcPr>
          <w:p w14:paraId="6CF21F0A" w14:textId="5B39F5BE" w:rsidR="0089668C" w:rsidRPr="003E6F04" w:rsidRDefault="0089668C" w:rsidP="0089668C">
            <w:pPr>
              <w:jc w:val="center"/>
              <w:rPr>
                <w:rFonts w:ascii="Times New Roman" w:hAnsi="Times New Roman"/>
                <w:color w:val="000000"/>
                <w:lang w:val="en-GB"/>
              </w:rPr>
            </w:pPr>
            <w:r w:rsidRPr="00F47751">
              <w:rPr>
                <w:rFonts w:ascii="Times New Roman" w:hAnsi="Times New Roman"/>
                <w:color w:val="000000"/>
                <w:highlight w:val="yellow"/>
                <w:lang w:val="en-GB"/>
              </w:rPr>
              <w:t>PU*</w:t>
            </w:r>
          </w:p>
        </w:tc>
        <w:tc>
          <w:tcPr>
            <w:tcW w:w="1020" w:type="dxa"/>
            <w:vAlign w:val="center"/>
          </w:tcPr>
          <w:p w14:paraId="1F9DA65D" w14:textId="50FB743E" w:rsidR="0089668C" w:rsidRPr="00803ADF" w:rsidRDefault="0089668C" w:rsidP="0089668C">
            <w:pPr>
              <w:jc w:val="right"/>
              <w:rPr>
                <w:rFonts w:ascii="Times New Roman" w:hAnsi="Times New Roman"/>
                <w:color w:val="000000"/>
                <w:lang w:val="en-GB"/>
              </w:rPr>
            </w:pPr>
            <w:r w:rsidRPr="00F47751">
              <w:rPr>
                <w:rFonts w:ascii="Times New Roman" w:hAnsi="Times New Roman"/>
                <w:color w:val="000000"/>
                <w:highlight w:val="yellow"/>
                <w:lang w:val="en-GB"/>
              </w:rPr>
              <w:t>48</w:t>
            </w:r>
          </w:p>
        </w:tc>
      </w:tr>
      <w:tr w:rsidR="0089668C" w:rsidRPr="00803ADF" w14:paraId="69D3A849" w14:textId="77777777" w:rsidTr="0059258A">
        <w:trPr>
          <w:jc w:val="center"/>
        </w:trPr>
        <w:tc>
          <w:tcPr>
            <w:tcW w:w="680" w:type="dxa"/>
            <w:vAlign w:val="center"/>
          </w:tcPr>
          <w:p w14:paraId="50996888" w14:textId="13C4A02E" w:rsidR="0089668C" w:rsidRPr="00803ADF" w:rsidRDefault="0089668C" w:rsidP="0089668C">
            <w:pPr>
              <w:rPr>
                <w:rFonts w:ascii="Times New Roman" w:hAnsi="Times New Roman"/>
                <w:color w:val="000000"/>
                <w:lang w:val="en-GB"/>
              </w:rPr>
            </w:pPr>
            <w:r>
              <w:rPr>
                <w:rFonts w:ascii="Times New Roman" w:hAnsi="Times New Roman"/>
                <w:color w:val="000000"/>
                <w:lang w:val="en-GB"/>
              </w:rPr>
              <w:t>D8.7</w:t>
            </w:r>
          </w:p>
        </w:tc>
        <w:tc>
          <w:tcPr>
            <w:tcW w:w="5329" w:type="dxa"/>
            <w:vAlign w:val="center"/>
          </w:tcPr>
          <w:p w14:paraId="284C123C" w14:textId="31B53504" w:rsidR="0089668C" w:rsidRPr="0059258A" w:rsidRDefault="0089668C" w:rsidP="0089668C">
            <w:pPr>
              <w:rPr>
                <w:rFonts w:ascii="Times New Roman" w:hAnsi="Times New Roman"/>
                <w:color w:val="000000"/>
                <w:lang w:val="en-GB"/>
              </w:rPr>
            </w:pPr>
            <w:r w:rsidRPr="0059258A">
              <w:rPr>
                <w:rFonts w:ascii="Times New Roman" w:hAnsi="Times New Roman"/>
                <w:lang w:val="en-GB"/>
              </w:rPr>
              <w:t>Data of the Twitter intervention</w:t>
            </w:r>
          </w:p>
        </w:tc>
        <w:tc>
          <w:tcPr>
            <w:tcW w:w="624" w:type="dxa"/>
            <w:vAlign w:val="center"/>
          </w:tcPr>
          <w:p w14:paraId="09643FB2" w14:textId="52E35710" w:rsidR="0089668C" w:rsidRPr="00803ADF" w:rsidRDefault="0089668C" w:rsidP="0089668C">
            <w:pPr>
              <w:jc w:val="right"/>
              <w:rPr>
                <w:rFonts w:ascii="Times New Roman" w:hAnsi="Times New Roman"/>
                <w:color w:val="000000"/>
                <w:lang w:val="en-GB"/>
              </w:rPr>
            </w:pPr>
            <w:r>
              <w:rPr>
                <w:rFonts w:ascii="Times New Roman" w:hAnsi="Times New Roman"/>
                <w:color w:val="000000"/>
                <w:lang w:val="en-GB"/>
              </w:rPr>
              <w:t>8</w:t>
            </w:r>
          </w:p>
        </w:tc>
        <w:tc>
          <w:tcPr>
            <w:tcW w:w="850" w:type="dxa"/>
            <w:vAlign w:val="center"/>
          </w:tcPr>
          <w:p w14:paraId="65EC5678" w14:textId="32E6481C" w:rsidR="0089668C" w:rsidRPr="00803ADF" w:rsidRDefault="0089668C" w:rsidP="0089668C">
            <w:pPr>
              <w:jc w:val="center"/>
              <w:rPr>
                <w:rFonts w:ascii="Times New Roman" w:hAnsi="Times New Roman"/>
                <w:color w:val="000000"/>
                <w:lang w:val="en-GB"/>
              </w:rPr>
            </w:pPr>
            <w:r w:rsidRPr="00E42719">
              <w:rPr>
                <w:rFonts w:ascii="Times New Roman" w:hAnsi="Times New Roman"/>
                <w:color w:val="000000"/>
                <w:lang w:val="en-GB"/>
              </w:rPr>
              <w:t>FNSP</w:t>
            </w:r>
          </w:p>
        </w:tc>
        <w:tc>
          <w:tcPr>
            <w:tcW w:w="1020" w:type="dxa"/>
            <w:vAlign w:val="center"/>
          </w:tcPr>
          <w:p w14:paraId="36BE2C63" w14:textId="74AF7D8C" w:rsidR="0089668C" w:rsidRPr="00803ADF" w:rsidRDefault="0089668C" w:rsidP="0089668C">
            <w:pPr>
              <w:jc w:val="center"/>
              <w:rPr>
                <w:rFonts w:ascii="Times New Roman" w:hAnsi="Times New Roman"/>
                <w:color w:val="000000"/>
                <w:lang w:val="en-GB"/>
              </w:rPr>
            </w:pPr>
            <w:r>
              <w:rPr>
                <w:rFonts w:ascii="Times New Roman" w:hAnsi="Times New Roman"/>
                <w:color w:val="000000"/>
                <w:lang w:val="en-GB"/>
              </w:rPr>
              <w:t>DATA</w:t>
            </w:r>
          </w:p>
        </w:tc>
        <w:tc>
          <w:tcPr>
            <w:tcW w:w="680" w:type="dxa"/>
            <w:vAlign w:val="center"/>
          </w:tcPr>
          <w:p w14:paraId="38B98FEE" w14:textId="00061B2E" w:rsidR="0089668C" w:rsidRPr="003E6F04" w:rsidRDefault="0089668C" w:rsidP="0089668C">
            <w:pPr>
              <w:jc w:val="center"/>
              <w:rPr>
                <w:rFonts w:ascii="Times New Roman" w:hAnsi="Times New Roman"/>
                <w:color w:val="000000"/>
                <w:lang w:val="en-GB"/>
              </w:rPr>
            </w:pPr>
            <w:r w:rsidRPr="00F47751">
              <w:rPr>
                <w:rFonts w:ascii="Times New Roman" w:hAnsi="Times New Roman"/>
                <w:color w:val="000000"/>
                <w:highlight w:val="yellow"/>
                <w:lang w:val="en-GB"/>
              </w:rPr>
              <w:t>PU*</w:t>
            </w:r>
          </w:p>
        </w:tc>
        <w:tc>
          <w:tcPr>
            <w:tcW w:w="1020" w:type="dxa"/>
            <w:vAlign w:val="center"/>
          </w:tcPr>
          <w:p w14:paraId="41D37F9E" w14:textId="03CA61A5" w:rsidR="0089668C" w:rsidRPr="00803ADF" w:rsidRDefault="0089668C" w:rsidP="0089668C">
            <w:pPr>
              <w:jc w:val="right"/>
              <w:rPr>
                <w:rFonts w:ascii="Times New Roman" w:hAnsi="Times New Roman"/>
                <w:color w:val="000000"/>
                <w:lang w:val="en-GB"/>
              </w:rPr>
            </w:pPr>
            <w:r w:rsidRPr="00F47751">
              <w:rPr>
                <w:rFonts w:ascii="Times New Roman" w:hAnsi="Times New Roman"/>
                <w:color w:val="000000"/>
                <w:highlight w:val="yellow"/>
                <w:lang w:val="en-GB"/>
              </w:rPr>
              <w:t>48</w:t>
            </w:r>
          </w:p>
        </w:tc>
      </w:tr>
      <w:tr w:rsidR="00BC0718" w:rsidRPr="00803ADF" w14:paraId="3D954602" w14:textId="77777777" w:rsidTr="0059258A">
        <w:trPr>
          <w:jc w:val="center"/>
        </w:trPr>
        <w:tc>
          <w:tcPr>
            <w:tcW w:w="680" w:type="dxa"/>
            <w:vAlign w:val="center"/>
          </w:tcPr>
          <w:p w14:paraId="481F6E39" w14:textId="77777777" w:rsidR="00BC0718" w:rsidRPr="00803ADF" w:rsidRDefault="00BC0718" w:rsidP="00BC0718">
            <w:pPr>
              <w:rPr>
                <w:rFonts w:ascii="Times New Roman" w:hAnsi="Times New Roman"/>
                <w:color w:val="000000"/>
                <w:lang w:val="en-GB"/>
              </w:rPr>
            </w:pPr>
            <w:r w:rsidRPr="00803ADF">
              <w:rPr>
                <w:rFonts w:ascii="Times New Roman" w:hAnsi="Times New Roman"/>
                <w:color w:val="000000"/>
                <w:lang w:val="en-GB"/>
              </w:rPr>
              <w:lastRenderedPageBreak/>
              <w:t>D9.1</w:t>
            </w:r>
          </w:p>
        </w:tc>
        <w:tc>
          <w:tcPr>
            <w:tcW w:w="5329" w:type="dxa"/>
            <w:vAlign w:val="center"/>
          </w:tcPr>
          <w:p w14:paraId="78D45659" w14:textId="7BB85497" w:rsidR="00BC0718" w:rsidRPr="0059258A" w:rsidRDefault="00BC0718" w:rsidP="00BC0718">
            <w:pPr>
              <w:rPr>
                <w:rFonts w:ascii="Times New Roman" w:hAnsi="Times New Roman"/>
                <w:color w:val="000000"/>
                <w:lang w:val="en-GB"/>
              </w:rPr>
            </w:pPr>
            <w:r w:rsidRPr="0059258A">
              <w:rPr>
                <w:rFonts w:ascii="Times New Roman" w:hAnsi="Times New Roman"/>
                <w:color w:val="000000"/>
                <w:lang w:val="en-GB"/>
              </w:rPr>
              <w:t xml:space="preserve">Detailed impact plan </w:t>
            </w:r>
          </w:p>
        </w:tc>
        <w:tc>
          <w:tcPr>
            <w:tcW w:w="624" w:type="dxa"/>
            <w:vAlign w:val="center"/>
          </w:tcPr>
          <w:p w14:paraId="050185C7" w14:textId="77777777" w:rsidR="00BC0718" w:rsidRPr="00803ADF" w:rsidRDefault="00BC0718" w:rsidP="00BC0718">
            <w:pPr>
              <w:jc w:val="right"/>
              <w:rPr>
                <w:rFonts w:ascii="Times New Roman" w:hAnsi="Times New Roman"/>
                <w:color w:val="000000"/>
                <w:lang w:val="en-GB"/>
              </w:rPr>
            </w:pPr>
            <w:r w:rsidRPr="00803ADF">
              <w:rPr>
                <w:rFonts w:ascii="Times New Roman" w:hAnsi="Times New Roman"/>
                <w:color w:val="000000"/>
                <w:lang w:val="en-GB"/>
              </w:rPr>
              <w:t>9</w:t>
            </w:r>
          </w:p>
        </w:tc>
        <w:tc>
          <w:tcPr>
            <w:tcW w:w="850" w:type="dxa"/>
            <w:vAlign w:val="center"/>
          </w:tcPr>
          <w:p w14:paraId="2675D712" w14:textId="19BE2EC9"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UVA</w:t>
            </w:r>
          </w:p>
        </w:tc>
        <w:tc>
          <w:tcPr>
            <w:tcW w:w="1020" w:type="dxa"/>
            <w:vAlign w:val="center"/>
          </w:tcPr>
          <w:p w14:paraId="11C894B9" w14:textId="68045232"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56FE461C" w14:textId="1B87C944"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73D49642" w14:textId="30158A38" w:rsidR="00BC0718" w:rsidRPr="00803ADF" w:rsidRDefault="00BC0718" w:rsidP="00BC0718">
            <w:pPr>
              <w:jc w:val="right"/>
              <w:rPr>
                <w:rFonts w:ascii="Times New Roman" w:hAnsi="Times New Roman"/>
                <w:color w:val="000000"/>
                <w:lang w:val="en-GB"/>
              </w:rPr>
            </w:pPr>
            <w:r>
              <w:rPr>
                <w:rFonts w:ascii="Times New Roman" w:hAnsi="Times New Roman"/>
                <w:color w:val="000000"/>
                <w:lang w:val="en-GB"/>
              </w:rPr>
              <w:t>6</w:t>
            </w:r>
          </w:p>
        </w:tc>
      </w:tr>
      <w:tr w:rsidR="00BC0718" w:rsidRPr="00803ADF" w14:paraId="58B6E62F" w14:textId="77777777" w:rsidTr="0059258A">
        <w:trPr>
          <w:jc w:val="center"/>
        </w:trPr>
        <w:tc>
          <w:tcPr>
            <w:tcW w:w="680" w:type="dxa"/>
            <w:vAlign w:val="center"/>
          </w:tcPr>
          <w:p w14:paraId="22AB8116" w14:textId="77777777" w:rsidR="00BC0718" w:rsidRPr="00803ADF" w:rsidRDefault="00BC0718" w:rsidP="00BC0718">
            <w:pPr>
              <w:rPr>
                <w:rFonts w:ascii="Times New Roman" w:hAnsi="Times New Roman"/>
                <w:color w:val="000000"/>
                <w:lang w:val="en-GB"/>
              </w:rPr>
            </w:pPr>
            <w:r w:rsidRPr="00803ADF">
              <w:rPr>
                <w:rFonts w:ascii="Times New Roman" w:hAnsi="Times New Roman"/>
                <w:color w:val="000000"/>
                <w:lang w:val="en-GB"/>
              </w:rPr>
              <w:t>D9.2</w:t>
            </w:r>
          </w:p>
        </w:tc>
        <w:tc>
          <w:tcPr>
            <w:tcW w:w="5329" w:type="dxa"/>
            <w:vAlign w:val="center"/>
          </w:tcPr>
          <w:p w14:paraId="2883F1F9" w14:textId="5BF1C07E" w:rsidR="00BC0718" w:rsidRPr="00803ADF" w:rsidRDefault="00BC0718" w:rsidP="00BC0718">
            <w:pPr>
              <w:rPr>
                <w:rFonts w:ascii="Times New Roman" w:hAnsi="Times New Roman"/>
                <w:color w:val="000000"/>
                <w:lang w:val="en-GB"/>
              </w:rPr>
            </w:pPr>
            <w:r w:rsidRPr="009C6482">
              <w:rPr>
                <w:rFonts w:ascii="Times New Roman" w:hAnsi="Times New Roman"/>
                <w:color w:val="000000"/>
                <w:lang w:val="en-GB"/>
              </w:rPr>
              <w:t>Educational package</w:t>
            </w:r>
            <w:r>
              <w:rPr>
                <w:rFonts w:ascii="Times New Roman" w:hAnsi="Times New Roman"/>
                <w:color w:val="000000"/>
                <w:lang w:val="en-GB"/>
              </w:rPr>
              <w:t xml:space="preserve"> for journalists</w:t>
            </w:r>
          </w:p>
        </w:tc>
        <w:tc>
          <w:tcPr>
            <w:tcW w:w="624" w:type="dxa"/>
            <w:vAlign w:val="center"/>
          </w:tcPr>
          <w:p w14:paraId="68E6B426" w14:textId="77777777" w:rsidR="00BC0718" w:rsidRPr="00803ADF" w:rsidRDefault="00BC0718" w:rsidP="00BC0718">
            <w:pPr>
              <w:jc w:val="right"/>
              <w:rPr>
                <w:rFonts w:ascii="Times New Roman" w:hAnsi="Times New Roman"/>
                <w:color w:val="000000"/>
                <w:lang w:val="en-GB"/>
              </w:rPr>
            </w:pPr>
            <w:r w:rsidRPr="00803ADF">
              <w:rPr>
                <w:rFonts w:ascii="Times New Roman" w:hAnsi="Times New Roman"/>
                <w:color w:val="000000"/>
                <w:lang w:val="en-GB"/>
              </w:rPr>
              <w:t>9</w:t>
            </w:r>
          </w:p>
        </w:tc>
        <w:tc>
          <w:tcPr>
            <w:tcW w:w="850" w:type="dxa"/>
            <w:vAlign w:val="center"/>
          </w:tcPr>
          <w:p w14:paraId="7599F5B6" w14:textId="2657E786"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SDU</w:t>
            </w:r>
          </w:p>
        </w:tc>
        <w:tc>
          <w:tcPr>
            <w:tcW w:w="1020" w:type="dxa"/>
            <w:vAlign w:val="center"/>
          </w:tcPr>
          <w:p w14:paraId="2E743424" w14:textId="42E30311"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DEC</w:t>
            </w:r>
          </w:p>
        </w:tc>
        <w:tc>
          <w:tcPr>
            <w:tcW w:w="680" w:type="dxa"/>
            <w:vAlign w:val="center"/>
          </w:tcPr>
          <w:p w14:paraId="3B0107A5" w14:textId="4D9417E0"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318F121E" w14:textId="489F6EF2" w:rsidR="00BC0718" w:rsidRPr="00803ADF" w:rsidRDefault="00BC0718" w:rsidP="00BC0718">
            <w:pPr>
              <w:jc w:val="right"/>
              <w:rPr>
                <w:rFonts w:ascii="Times New Roman" w:hAnsi="Times New Roman"/>
                <w:color w:val="000000"/>
                <w:lang w:val="en-GB"/>
              </w:rPr>
            </w:pPr>
            <w:r>
              <w:rPr>
                <w:rFonts w:ascii="Times New Roman" w:hAnsi="Times New Roman"/>
                <w:color w:val="000000"/>
                <w:lang w:val="en-GB"/>
              </w:rPr>
              <w:t>18</w:t>
            </w:r>
          </w:p>
        </w:tc>
      </w:tr>
      <w:tr w:rsidR="00BC0718" w:rsidRPr="00803ADF" w14:paraId="682B62F8" w14:textId="77777777" w:rsidTr="0059258A">
        <w:trPr>
          <w:jc w:val="center"/>
        </w:trPr>
        <w:tc>
          <w:tcPr>
            <w:tcW w:w="680" w:type="dxa"/>
            <w:vAlign w:val="center"/>
          </w:tcPr>
          <w:p w14:paraId="7BA97861" w14:textId="77777777" w:rsidR="00BC0718" w:rsidRPr="00803ADF" w:rsidRDefault="00BC0718" w:rsidP="00BC0718">
            <w:pPr>
              <w:rPr>
                <w:rFonts w:ascii="Times New Roman" w:hAnsi="Times New Roman"/>
                <w:color w:val="000000"/>
                <w:lang w:val="en-GB"/>
              </w:rPr>
            </w:pPr>
            <w:r w:rsidRPr="00803ADF">
              <w:rPr>
                <w:rFonts w:ascii="Times New Roman" w:hAnsi="Times New Roman"/>
                <w:color w:val="000000"/>
                <w:lang w:val="en-GB"/>
              </w:rPr>
              <w:t>D9.3</w:t>
            </w:r>
          </w:p>
        </w:tc>
        <w:tc>
          <w:tcPr>
            <w:tcW w:w="5329" w:type="dxa"/>
            <w:vAlign w:val="center"/>
          </w:tcPr>
          <w:p w14:paraId="2F7C233D" w14:textId="0989A53B" w:rsidR="00BC0718" w:rsidRPr="00803ADF" w:rsidRDefault="00BC0718" w:rsidP="00BC0718">
            <w:pPr>
              <w:rPr>
                <w:rFonts w:ascii="Times New Roman" w:hAnsi="Times New Roman"/>
                <w:color w:val="000000"/>
                <w:lang w:val="en-GB"/>
              </w:rPr>
            </w:pPr>
            <w:r w:rsidRPr="009C6482">
              <w:rPr>
                <w:rFonts w:ascii="Times New Roman" w:hAnsi="Times New Roman"/>
                <w:color w:val="000000"/>
                <w:lang w:val="en-GB"/>
              </w:rPr>
              <w:t>Liberal democracy knowledge clips</w:t>
            </w:r>
          </w:p>
        </w:tc>
        <w:tc>
          <w:tcPr>
            <w:tcW w:w="624" w:type="dxa"/>
            <w:vAlign w:val="center"/>
          </w:tcPr>
          <w:p w14:paraId="4860BAB2" w14:textId="77777777" w:rsidR="00BC0718" w:rsidRPr="00803ADF" w:rsidRDefault="00BC0718" w:rsidP="00BC0718">
            <w:pPr>
              <w:jc w:val="right"/>
              <w:rPr>
                <w:rFonts w:ascii="Times New Roman" w:hAnsi="Times New Roman"/>
                <w:color w:val="000000"/>
                <w:lang w:val="en-GB"/>
              </w:rPr>
            </w:pPr>
            <w:r w:rsidRPr="00803ADF">
              <w:rPr>
                <w:rFonts w:ascii="Times New Roman" w:hAnsi="Times New Roman"/>
                <w:color w:val="000000"/>
                <w:lang w:val="en-GB"/>
              </w:rPr>
              <w:t>9</w:t>
            </w:r>
          </w:p>
        </w:tc>
        <w:tc>
          <w:tcPr>
            <w:tcW w:w="850" w:type="dxa"/>
            <w:vAlign w:val="center"/>
          </w:tcPr>
          <w:p w14:paraId="41E708D8" w14:textId="1027EA7C"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SDU</w:t>
            </w:r>
          </w:p>
        </w:tc>
        <w:tc>
          <w:tcPr>
            <w:tcW w:w="1020" w:type="dxa"/>
            <w:vAlign w:val="center"/>
          </w:tcPr>
          <w:p w14:paraId="574B1990" w14:textId="08BAE202"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DEC</w:t>
            </w:r>
          </w:p>
        </w:tc>
        <w:tc>
          <w:tcPr>
            <w:tcW w:w="680" w:type="dxa"/>
            <w:vAlign w:val="center"/>
          </w:tcPr>
          <w:p w14:paraId="77209402" w14:textId="5A24CF25"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37DB03BE" w14:textId="1582A65A" w:rsidR="00BC0718" w:rsidRPr="00803ADF" w:rsidRDefault="00BC0718" w:rsidP="00BC0718">
            <w:pPr>
              <w:jc w:val="right"/>
              <w:rPr>
                <w:rFonts w:ascii="Times New Roman" w:hAnsi="Times New Roman"/>
                <w:color w:val="000000"/>
                <w:lang w:val="en-GB"/>
              </w:rPr>
            </w:pPr>
            <w:r>
              <w:rPr>
                <w:rFonts w:ascii="Times New Roman" w:hAnsi="Times New Roman"/>
                <w:color w:val="000000"/>
                <w:lang w:val="en-GB"/>
              </w:rPr>
              <w:t>24</w:t>
            </w:r>
          </w:p>
        </w:tc>
      </w:tr>
      <w:tr w:rsidR="00BC0718" w:rsidRPr="00803ADF" w14:paraId="621D3B03" w14:textId="77777777" w:rsidTr="0059258A">
        <w:trPr>
          <w:jc w:val="center"/>
        </w:trPr>
        <w:tc>
          <w:tcPr>
            <w:tcW w:w="680" w:type="dxa"/>
            <w:vAlign w:val="center"/>
          </w:tcPr>
          <w:p w14:paraId="6380A0DA" w14:textId="77777777" w:rsidR="00BC0718" w:rsidRPr="00803ADF" w:rsidRDefault="00BC0718" w:rsidP="00BC0718">
            <w:pPr>
              <w:rPr>
                <w:rFonts w:ascii="Times New Roman" w:hAnsi="Times New Roman"/>
                <w:color w:val="000000"/>
                <w:lang w:val="en-GB"/>
              </w:rPr>
            </w:pPr>
            <w:r w:rsidRPr="00803ADF">
              <w:rPr>
                <w:rFonts w:ascii="Times New Roman" w:hAnsi="Times New Roman"/>
                <w:color w:val="000000"/>
                <w:lang w:val="en-GB"/>
              </w:rPr>
              <w:t>D9.4</w:t>
            </w:r>
          </w:p>
        </w:tc>
        <w:tc>
          <w:tcPr>
            <w:tcW w:w="5329" w:type="dxa"/>
            <w:vAlign w:val="center"/>
          </w:tcPr>
          <w:p w14:paraId="58A7C673" w14:textId="67906CB3" w:rsidR="00BC0718" w:rsidRPr="00803ADF" w:rsidRDefault="00BC0718" w:rsidP="00BC0718">
            <w:pPr>
              <w:rPr>
                <w:rFonts w:ascii="Times New Roman" w:hAnsi="Times New Roman"/>
                <w:color w:val="000000"/>
                <w:lang w:val="en-GB"/>
              </w:rPr>
            </w:pPr>
            <w:r w:rsidRPr="009C6482">
              <w:rPr>
                <w:rFonts w:ascii="Times New Roman" w:hAnsi="Times New Roman"/>
                <w:color w:val="000000"/>
                <w:lang w:val="en-GB"/>
              </w:rPr>
              <w:t>Academic-stakeholder conference in Amsterdam</w:t>
            </w:r>
          </w:p>
        </w:tc>
        <w:tc>
          <w:tcPr>
            <w:tcW w:w="624" w:type="dxa"/>
            <w:vAlign w:val="center"/>
          </w:tcPr>
          <w:p w14:paraId="37752243" w14:textId="77777777" w:rsidR="00BC0718" w:rsidRPr="00803ADF" w:rsidRDefault="00BC0718" w:rsidP="00BC0718">
            <w:pPr>
              <w:jc w:val="right"/>
              <w:rPr>
                <w:rFonts w:ascii="Times New Roman" w:hAnsi="Times New Roman"/>
                <w:color w:val="000000"/>
                <w:lang w:val="en-GB"/>
              </w:rPr>
            </w:pPr>
            <w:r w:rsidRPr="00803ADF">
              <w:rPr>
                <w:rFonts w:ascii="Times New Roman" w:hAnsi="Times New Roman"/>
                <w:color w:val="000000"/>
                <w:lang w:val="en-GB"/>
              </w:rPr>
              <w:t>9</w:t>
            </w:r>
          </w:p>
        </w:tc>
        <w:tc>
          <w:tcPr>
            <w:tcW w:w="850" w:type="dxa"/>
            <w:vAlign w:val="center"/>
          </w:tcPr>
          <w:p w14:paraId="23B0412E" w14:textId="341FD561"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UVA</w:t>
            </w:r>
          </w:p>
        </w:tc>
        <w:tc>
          <w:tcPr>
            <w:tcW w:w="1020" w:type="dxa"/>
            <w:vAlign w:val="center"/>
          </w:tcPr>
          <w:p w14:paraId="3BC13736" w14:textId="29FF761B"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OTHER</w:t>
            </w:r>
          </w:p>
        </w:tc>
        <w:tc>
          <w:tcPr>
            <w:tcW w:w="680" w:type="dxa"/>
            <w:vAlign w:val="center"/>
          </w:tcPr>
          <w:p w14:paraId="7E6FE09D" w14:textId="1191C76A"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2508EA9C" w14:textId="6ADB19EF" w:rsidR="00BC0718" w:rsidRPr="00803ADF" w:rsidRDefault="00BC0718" w:rsidP="00BC0718">
            <w:pPr>
              <w:jc w:val="right"/>
              <w:rPr>
                <w:rFonts w:ascii="Times New Roman" w:hAnsi="Times New Roman"/>
                <w:color w:val="000000"/>
                <w:lang w:val="en-GB"/>
              </w:rPr>
            </w:pPr>
            <w:r>
              <w:rPr>
                <w:rFonts w:ascii="Times New Roman" w:hAnsi="Times New Roman"/>
                <w:color w:val="000000"/>
                <w:lang w:val="en-GB"/>
              </w:rPr>
              <w:t>33</w:t>
            </w:r>
          </w:p>
        </w:tc>
      </w:tr>
      <w:tr w:rsidR="00BC0718" w:rsidRPr="00803ADF" w14:paraId="50154FFB" w14:textId="77777777" w:rsidTr="0089668C">
        <w:trPr>
          <w:jc w:val="center"/>
        </w:trPr>
        <w:tc>
          <w:tcPr>
            <w:tcW w:w="680" w:type="dxa"/>
            <w:vAlign w:val="center"/>
          </w:tcPr>
          <w:p w14:paraId="39526ED0" w14:textId="46583AB7" w:rsidR="00BC0718" w:rsidRPr="00803ADF" w:rsidRDefault="00BC0718" w:rsidP="00BC0718">
            <w:pPr>
              <w:rPr>
                <w:rFonts w:ascii="Times New Roman" w:hAnsi="Times New Roman"/>
                <w:color w:val="000000"/>
                <w:lang w:val="en-GB"/>
              </w:rPr>
            </w:pPr>
            <w:r w:rsidRPr="00803ADF">
              <w:rPr>
                <w:rFonts w:ascii="Times New Roman" w:hAnsi="Times New Roman"/>
                <w:color w:val="000000"/>
                <w:lang w:val="en-GB"/>
              </w:rPr>
              <w:t>D9.5</w:t>
            </w:r>
          </w:p>
        </w:tc>
        <w:tc>
          <w:tcPr>
            <w:tcW w:w="5329" w:type="dxa"/>
            <w:vAlign w:val="center"/>
          </w:tcPr>
          <w:p w14:paraId="2A71F0FD" w14:textId="6103E81A" w:rsidR="00BC0718" w:rsidRPr="009C6482" w:rsidRDefault="00BC0718" w:rsidP="00BC0718">
            <w:pPr>
              <w:rPr>
                <w:rFonts w:ascii="Times New Roman" w:hAnsi="Times New Roman"/>
                <w:color w:val="000000"/>
                <w:lang w:val="en-GB"/>
              </w:rPr>
            </w:pPr>
            <w:r w:rsidRPr="00CA4DF2">
              <w:rPr>
                <w:rFonts w:ascii="Times New Roman" w:hAnsi="Times New Roman"/>
                <w:color w:val="000000"/>
                <w:lang w:val="en-GB"/>
              </w:rPr>
              <w:t xml:space="preserve"> ‘Heatmaps’ on health of liberal democracy</w:t>
            </w:r>
          </w:p>
        </w:tc>
        <w:tc>
          <w:tcPr>
            <w:tcW w:w="624" w:type="dxa"/>
            <w:vAlign w:val="center"/>
          </w:tcPr>
          <w:p w14:paraId="7036E210" w14:textId="2C6F3930" w:rsidR="00BC0718" w:rsidRPr="00803ADF" w:rsidRDefault="00BC0718" w:rsidP="00BC0718">
            <w:pPr>
              <w:jc w:val="right"/>
              <w:rPr>
                <w:rFonts w:ascii="Times New Roman" w:hAnsi="Times New Roman"/>
                <w:color w:val="000000"/>
                <w:lang w:val="en-GB"/>
              </w:rPr>
            </w:pPr>
            <w:r>
              <w:rPr>
                <w:rFonts w:ascii="Times New Roman" w:hAnsi="Times New Roman"/>
                <w:color w:val="000000"/>
                <w:lang w:val="en-GB"/>
              </w:rPr>
              <w:t>9</w:t>
            </w:r>
          </w:p>
        </w:tc>
        <w:tc>
          <w:tcPr>
            <w:tcW w:w="850" w:type="dxa"/>
            <w:vAlign w:val="center"/>
          </w:tcPr>
          <w:p w14:paraId="048B7CF2" w14:textId="45C00E00" w:rsidR="00BC0718" w:rsidRDefault="00BC0718" w:rsidP="00BC0718">
            <w:pPr>
              <w:jc w:val="center"/>
              <w:rPr>
                <w:rFonts w:ascii="Times New Roman" w:hAnsi="Times New Roman"/>
                <w:color w:val="000000"/>
                <w:lang w:val="en-GB"/>
              </w:rPr>
            </w:pPr>
            <w:r>
              <w:rPr>
                <w:rFonts w:ascii="Times New Roman" w:hAnsi="Times New Roman"/>
                <w:color w:val="000000"/>
                <w:lang w:val="en-GB"/>
              </w:rPr>
              <w:t>UCLB</w:t>
            </w:r>
          </w:p>
        </w:tc>
        <w:tc>
          <w:tcPr>
            <w:tcW w:w="1020" w:type="dxa"/>
            <w:vAlign w:val="center"/>
          </w:tcPr>
          <w:p w14:paraId="76451093" w14:textId="203A8047" w:rsidR="00BC0718" w:rsidRDefault="00BC0718" w:rsidP="00BC0718">
            <w:pPr>
              <w:jc w:val="center"/>
              <w:rPr>
                <w:rFonts w:ascii="Times New Roman" w:hAnsi="Times New Roman"/>
                <w:color w:val="000000"/>
                <w:lang w:val="en-GB"/>
              </w:rPr>
            </w:pPr>
            <w:r>
              <w:rPr>
                <w:rFonts w:ascii="Times New Roman" w:hAnsi="Times New Roman"/>
                <w:color w:val="000000"/>
                <w:lang w:val="en-GB"/>
              </w:rPr>
              <w:t>DEC</w:t>
            </w:r>
          </w:p>
        </w:tc>
        <w:tc>
          <w:tcPr>
            <w:tcW w:w="680" w:type="dxa"/>
            <w:vAlign w:val="center"/>
          </w:tcPr>
          <w:p w14:paraId="5299CE3D" w14:textId="5D901667" w:rsidR="00BC0718" w:rsidRDefault="00BC0718" w:rsidP="00BC0718">
            <w:pPr>
              <w:jc w:val="center"/>
              <w:rPr>
                <w:rFonts w:ascii="Times New Roman" w:hAnsi="Times New Roman"/>
                <w:color w:val="000000"/>
                <w:lang w:val="en-GB"/>
              </w:rPr>
            </w:pPr>
            <w:r>
              <w:rPr>
                <w:rFonts w:ascii="Times New Roman" w:hAnsi="Times New Roman"/>
                <w:color w:val="000000"/>
                <w:lang w:val="en-GB"/>
              </w:rPr>
              <w:t>PU</w:t>
            </w:r>
          </w:p>
        </w:tc>
        <w:tc>
          <w:tcPr>
            <w:tcW w:w="1020" w:type="dxa"/>
            <w:shd w:val="clear" w:color="auto" w:fill="auto"/>
            <w:vAlign w:val="center"/>
          </w:tcPr>
          <w:p w14:paraId="7189D74B" w14:textId="60450A0D" w:rsidR="00BC0718" w:rsidRDefault="0089668C" w:rsidP="00BC0718">
            <w:pPr>
              <w:jc w:val="right"/>
              <w:rPr>
                <w:rFonts w:ascii="Times New Roman" w:hAnsi="Times New Roman"/>
                <w:color w:val="000000"/>
                <w:lang w:val="en-GB"/>
              </w:rPr>
            </w:pPr>
            <w:r>
              <w:rPr>
                <w:rFonts w:ascii="Times New Roman" w:hAnsi="Times New Roman"/>
                <w:color w:val="000000"/>
                <w:lang w:val="en-GB"/>
              </w:rPr>
              <w:t>24,27</w:t>
            </w:r>
          </w:p>
        </w:tc>
      </w:tr>
      <w:tr w:rsidR="00BC0718" w:rsidRPr="00803ADF" w14:paraId="4CC566DB" w14:textId="77777777" w:rsidTr="0059258A">
        <w:trPr>
          <w:jc w:val="center"/>
        </w:trPr>
        <w:tc>
          <w:tcPr>
            <w:tcW w:w="680" w:type="dxa"/>
            <w:vAlign w:val="center"/>
          </w:tcPr>
          <w:p w14:paraId="166DC1DA" w14:textId="175B71C8" w:rsidR="00BC0718" w:rsidRPr="00803ADF" w:rsidRDefault="00BC0718" w:rsidP="00BC0718">
            <w:pPr>
              <w:rPr>
                <w:rFonts w:ascii="Times New Roman" w:hAnsi="Times New Roman"/>
                <w:color w:val="000000"/>
                <w:lang w:val="en-GB"/>
              </w:rPr>
            </w:pPr>
            <w:r w:rsidRPr="00803ADF">
              <w:rPr>
                <w:rFonts w:ascii="Times New Roman" w:hAnsi="Times New Roman"/>
                <w:color w:val="000000"/>
                <w:lang w:val="en-GB"/>
              </w:rPr>
              <w:t>D9.</w:t>
            </w:r>
            <w:r>
              <w:rPr>
                <w:rFonts w:ascii="Times New Roman" w:hAnsi="Times New Roman"/>
                <w:color w:val="000000"/>
                <w:lang w:val="en-GB"/>
              </w:rPr>
              <w:t>6</w:t>
            </w:r>
          </w:p>
        </w:tc>
        <w:tc>
          <w:tcPr>
            <w:tcW w:w="5329" w:type="dxa"/>
            <w:vAlign w:val="center"/>
          </w:tcPr>
          <w:p w14:paraId="0BB280EB" w14:textId="281045CC" w:rsidR="00BC0718" w:rsidRPr="00803ADF" w:rsidRDefault="00BC0718" w:rsidP="00BC0718">
            <w:pPr>
              <w:rPr>
                <w:rFonts w:ascii="Times New Roman" w:hAnsi="Times New Roman"/>
                <w:color w:val="000000"/>
                <w:lang w:val="en-GB"/>
              </w:rPr>
            </w:pPr>
            <w:r w:rsidRPr="009C6482">
              <w:rPr>
                <w:rFonts w:ascii="Times New Roman" w:hAnsi="Times New Roman"/>
                <w:color w:val="000000"/>
                <w:lang w:val="en-GB"/>
              </w:rPr>
              <w:t>Three flagship policy reports</w:t>
            </w:r>
          </w:p>
        </w:tc>
        <w:tc>
          <w:tcPr>
            <w:tcW w:w="624" w:type="dxa"/>
            <w:vAlign w:val="center"/>
          </w:tcPr>
          <w:p w14:paraId="5A087E1A" w14:textId="77777777" w:rsidR="00BC0718" w:rsidRPr="00803ADF" w:rsidRDefault="00BC0718" w:rsidP="00BC0718">
            <w:pPr>
              <w:jc w:val="right"/>
              <w:rPr>
                <w:rFonts w:ascii="Times New Roman" w:hAnsi="Times New Roman"/>
                <w:color w:val="000000"/>
                <w:lang w:val="en-GB"/>
              </w:rPr>
            </w:pPr>
            <w:r w:rsidRPr="00803ADF">
              <w:rPr>
                <w:rFonts w:ascii="Times New Roman" w:hAnsi="Times New Roman"/>
                <w:color w:val="000000"/>
                <w:lang w:val="en-GB"/>
              </w:rPr>
              <w:t>9</w:t>
            </w:r>
          </w:p>
        </w:tc>
        <w:tc>
          <w:tcPr>
            <w:tcW w:w="850" w:type="dxa"/>
            <w:vAlign w:val="center"/>
          </w:tcPr>
          <w:p w14:paraId="12DA9745" w14:textId="79046233"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CEPS</w:t>
            </w:r>
          </w:p>
        </w:tc>
        <w:tc>
          <w:tcPr>
            <w:tcW w:w="1020" w:type="dxa"/>
            <w:vAlign w:val="center"/>
          </w:tcPr>
          <w:p w14:paraId="66E9F427" w14:textId="4862BC01"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R</w:t>
            </w:r>
          </w:p>
        </w:tc>
        <w:tc>
          <w:tcPr>
            <w:tcW w:w="680" w:type="dxa"/>
            <w:vAlign w:val="center"/>
          </w:tcPr>
          <w:p w14:paraId="38485DF3" w14:textId="5C9D875C" w:rsidR="00BC0718" w:rsidRPr="00803ADF" w:rsidRDefault="00BC0718" w:rsidP="00BC0718">
            <w:pPr>
              <w:jc w:val="center"/>
              <w:rPr>
                <w:rFonts w:ascii="Times New Roman" w:hAnsi="Times New Roman"/>
                <w:color w:val="000000"/>
                <w:lang w:val="en-GB"/>
              </w:rPr>
            </w:pPr>
            <w:r>
              <w:rPr>
                <w:rFonts w:ascii="Times New Roman" w:hAnsi="Times New Roman"/>
                <w:color w:val="000000"/>
                <w:lang w:val="en-GB"/>
              </w:rPr>
              <w:t>PU</w:t>
            </w:r>
          </w:p>
        </w:tc>
        <w:tc>
          <w:tcPr>
            <w:tcW w:w="1020" w:type="dxa"/>
            <w:vAlign w:val="center"/>
          </w:tcPr>
          <w:p w14:paraId="4B490EB1" w14:textId="352DE1A0" w:rsidR="00BC0718" w:rsidRPr="00803ADF" w:rsidRDefault="00BC0718" w:rsidP="00BC0718">
            <w:pPr>
              <w:jc w:val="right"/>
              <w:rPr>
                <w:rFonts w:ascii="Times New Roman" w:hAnsi="Times New Roman"/>
                <w:color w:val="000000"/>
                <w:lang w:val="en-GB"/>
              </w:rPr>
            </w:pPr>
            <w:r>
              <w:rPr>
                <w:rFonts w:ascii="Times New Roman" w:hAnsi="Times New Roman"/>
                <w:color w:val="000000"/>
                <w:lang w:val="en-GB"/>
              </w:rPr>
              <w:t>30,42,48</w:t>
            </w:r>
          </w:p>
        </w:tc>
      </w:tr>
    </w:tbl>
    <w:p w14:paraId="4EADA3DD" w14:textId="77777777" w:rsidR="002C039B" w:rsidRPr="00803ADF" w:rsidRDefault="002C039B" w:rsidP="00C20360">
      <w:pPr>
        <w:pStyle w:val="Heading2"/>
        <w:spacing w:before="180"/>
      </w:pPr>
      <w:r w:rsidRPr="00803ADF">
        <w:t>Table 3.1d:</w:t>
      </w:r>
      <w:r w:rsidR="004E3190" w:rsidRPr="00803ADF">
        <w:t xml:space="preserve"> </w:t>
      </w:r>
      <w:r w:rsidRPr="00803ADF">
        <w:t xml:space="preserve">List of milestones </w:t>
      </w:r>
    </w:p>
    <w:tbl>
      <w:tblPr>
        <w:tblW w:w="102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2"/>
        <w:gridCol w:w="2551"/>
        <w:gridCol w:w="896"/>
        <w:gridCol w:w="1077"/>
        <w:gridCol w:w="5046"/>
      </w:tblGrid>
      <w:tr w:rsidR="00720FCE" w:rsidRPr="00803ADF" w14:paraId="1DDC5D86" w14:textId="77777777" w:rsidTr="00127195">
        <w:tc>
          <w:tcPr>
            <w:tcW w:w="632" w:type="dxa"/>
            <w:shd w:val="clear" w:color="auto" w:fill="F2F2F2" w:themeFill="background1" w:themeFillShade="F2"/>
          </w:tcPr>
          <w:p w14:paraId="7674235C" w14:textId="25B53367" w:rsidR="002C039B" w:rsidRPr="00803ADF" w:rsidRDefault="00720FCE" w:rsidP="00643026">
            <w:pPr>
              <w:jc w:val="center"/>
              <w:rPr>
                <w:rFonts w:ascii="Times New Roman" w:hAnsi="Times New Roman"/>
                <w:b/>
                <w:bCs/>
                <w:lang w:val="en-GB"/>
              </w:rPr>
            </w:pPr>
            <w:r>
              <w:rPr>
                <w:rFonts w:ascii="Times New Roman" w:hAnsi="Times New Roman"/>
                <w:b/>
                <w:bCs/>
                <w:lang w:val="en-GB"/>
              </w:rPr>
              <w:t>#</w:t>
            </w:r>
          </w:p>
        </w:tc>
        <w:tc>
          <w:tcPr>
            <w:tcW w:w="2551" w:type="dxa"/>
            <w:shd w:val="clear" w:color="auto" w:fill="F2F2F2" w:themeFill="background1" w:themeFillShade="F2"/>
          </w:tcPr>
          <w:p w14:paraId="607D6499" w14:textId="080A92E1" w:rsidR="002C039B" w:rsidRPr="00803ADF" w:rsidRDefault="00720FCE" w:rsidP="00643026">
            <w:pPr>
              <w:jc w:val="center"/>
              <w:rPr>
                <w:rFonts w:ascii="Times New Roman" w:hAnsi="Times New Roman"/>
                <w:b/>
                <w:bCs/>
                <w:lang w:val="en-GB"/>
              </w:rPr>
            </w:pPr>
            <w:r>
              <w:rPr>
                <w:rFonts w:ascii="Times New Roman" w:hAnsi="Times New Roman"/>
                <w:b/>
                <w:bCs/>
                <w:lang w:val="en-GB"/>
              </w:rPr>
              <w:t>N</w:t>
            </w:r>
            <w:r w:rsidR="002C039B" w:rsidRPr="00803ADF">
              <w:rPr>
                <w:rFonts w:ascii="Times New Roman" w:hAnsi="Times New Roman"/>
                <w:b/>
                <w:bCs/>
                <w:lang w:val="en-GB"/>
              </w:rPr>
              <w:t>ame</w:t>
            </w:r>
          </w:p>
        </w:tc>
        <w:tc>
          <w:tcPr>
            <w:tcW w:w="896" w:type="dxa"/>
            <w:shd w:val="clear" w:color="auto" w:fill="F2F2F2" w:themeFill="background1" w:themeFillShade="F2"/>
          </w:tcPr>
          <w:p w14:paraId="45893C3D" w14:textId="4C973F04" w:rsidR="002C039B" w:rsidRPr="00803ADF" w:rsidRDefault="00720FCE" w:rsidP="00643026">
            <w:pPr>
              <w:jc w:val="center"/>
              <w:rPr>
                <w:rFonts w:ascii="Times New Roman" w:hAnsi="Times New Roman"/>
                <w:b/>
                <w:bCs/>
                <w:lang w:val="en-GB"/>
              </w:rPr>
            </w:pPr>
            <w:r>
              <w:rPr>
                <w:rFonts w:ascii="Times New Roman" w:hAnsi="Times New Roman"/>
                <w:b/>
                <w:bCs/>
                <w:lang w:val="en-GB"/>
              </w:rPr>
              <w:t>WP</w:t>
            </w:r>
            <w:r w:rsidR="002C039B" w:rsidRPr="00803ADF">
              <w:rPr>
                <w:rFonts w:ascii="Times New Roman" w:hAnsi="Times New Roman"/>
                <w:b/>
                <w:bCs/>
                <w:lang w:val="en-GB"/>
              </w:rPr>
              <w:t>(s)</w:t>
            </w:r>
          </w:p>
        </w:tc>
        <w:tc>
          <w:tcPr>
            <w:tcW w:w="1077" w:type="dxa"/>
            <w:shd w:val="clear" w:color="auto" w:fill="F2F2F2" w:themeFill="background1" w:themeFillShade="F2"/>
          </w:tcPr>
          <w:p w14:paraId="3CD8D743" w14:textId="63C29220" w:rsidR="002C039B" w:rsidRPr="00803ADF" w:rsidRDefault="002C039B" w:rsidP="00643026">
            <w:pPr>
              <w:jc w:val="center"/>
              <w:rPr>
                <w:rFonts w:ascii="Times New Roman" w:hAnsi="Times New Roman"/>
                <w:b/>
                <w:bCs/>
                <w:lang w:val="en-GB"/>
              </w:rPr>
            </w:pPr>
            <w:r w:rsidRPr="00803ADF">
              <w:rPr>
                <w:rFonts w:ascii="Times New Roman" w:hAnsi="Times New Roman"/>
                <w:b/>
                <w:bCs/>
                <w:lang w:val="en-GB"/>
              </w:rPr>
              <w:t>Due date</w:t>
            </w:r>
            <w:r w:rsidR="00720FCE">
              <w:rPr>
                <w:rFonts w:ascii="Times New Roman" w:hAnsi="Times New Roman"/>
                <w:b/>
                <w:bCs/>
                <w:lang w:val="en-GB"/>
              </w:rPr>
              <w:t xml:space="preserve"> </w:t>
            </w:r>
            <w:r w:rsidR="00720FCE" w:rsidRPr="00DF1DE8">
              <w:rPr>
                <w:rFonts w:ascii="Times New Roman" w:hAnsi="Times New Roman"/>
                <w:lang w:val="en-GB"/>
              </w:rPr>
              <w:t>(month)</w:t>
            </w:r>
          </w:p>
        </w:tc>
        <w:tc>
          <w:tcPr>
            <w:tcW w:w="5046" w:type="dxa"/>
            <w:shd w:val="clear" w:color="auto" w:fill="F2F2F2" w:themeFill="background1" w:themeFillShade="F2"/>
          </w:tcPr>
          <w:p w14:paraId="65C6FCC7" w14:textId="77777777" w:rsidR="002C039B" w:rsidRPr="00803ADF" w:rsidRDefault="002C039B" w:rsidP="00643026">
            <w:pPr>
              <w:jc w:val="center"/>
              <w:rPr>
                <w:rFonts w:ascii="Times New Roman" w:hAnsi="Times New Roman"/>
                <w:b/>
                <w:bCs/>
                <w:lang w:val="en-GB"/>
              </w:rPr>
            </w:pPr>
            <w:r w:rsidRPr="00803ADF">
              <w:rPr>
                <w:rFonts w:ascii="Times New Roman" w:hAnsi="Times New Roman"/>
                <w:b/>
                <w:bCs/>
                <w:lang w:val="en-GB"/>
              </w:rPr>
              <w:t>Means of verification</w:t>
            </w:r>
          </w:p>
        </w:tc>
      </w:tr>
      <w:tr w:rsidR="00A70108" w:rsidRPr="00803ADF" w14:paraId="2F0CB0A4" w14:textId="77777777" w:rsidTr="00127195">
        <w:tc>
          <w:tcPr>
            <w:tcW w:w="632" w:type="dxa"/>
          </w:tcPr>
          <w:p w14:paraId="29FCA17E" w14:textId="57321272" w:rsidR="002C039B" w:rsidRPr="00803ADF" w:rsidRDefault="00720FCE" w:rsidP="00DB4A71">
            <w:pPr>
              <w:jc w:val="center"/>
              <w:rPr>
                <w:rFonts w:ascii="Times New Roman" w:hAnsi="Times New Roman"/>
                <w:lang w:val="en-GB"/>
              </w:rPr>
            </w:pPr>
            <w:r>
              <w:rPr>
                <w:rFonts w:ascii="Times New Roman" w:hAnsi="Times New Roman"/>
                <w:lang w:val="en-GB"/>
              </w:rPr>
              <w:t>M1</w:t>
            </w:r>
          </w:p>
        </w:tc>
        <w:tc>
          <w:tcPr>
            <w:tcW w:w="2551" w:type="dxa"/>
          </w:tcPr>
          <w:p w14:paraId="5BCC2102" w14:textId="77777777" w:rsidR="002C039B" w:rsidRPr="00803ADF" w:rsidRDefault="002C039B" w:rsidP="00127195">
            <w:pPr>
              <w:rPr>
                <w:rFonts w:ascii="Times New Roman" w:hAnsi="Times New Roman"/>
                <w:lang w:val="en-GB"/>
              </w:rPr>
            </w:pPr>
          </w:p>
        </w:tc>
        <w:tc>
          <w:tcPr>
            <w:tcW w:w="896" w:type="dxa"/>
          </w:tcPr>
          <w:p w14:paraId="411B3972" w14:textId="77777777" w:rsidR="002C039B" w:rsidRPr="00803ADF" w:rsidRDefault="002C039B" w:rsidP="00127195">
            <w:pPr>
              <w:jc w:val="right"/>
              <w:rPr>
                <w:rFonts w:ascii="Times New Roman" w:hAnsi="Times New Roman"/>
                <w:lang w:val="en-GB"/>
              </w:rPr>
            </w:pPr>
          </w:p>
        </w:tc>
        <w:tc>
          <w:tcPr>
            <w:tcW w:w="1077" w:type="dxa"/>
          </w:tcPr>
          <w:p w14:paraId="4C779D96" w14:textId="77777777" w:rsidR="002C039B" w:rsidRPr="00803ADF" w:rsidRDefault="002C039B" w:rsidP="00127195">
            <w:pPr>
              <w:jc w:val="right"/>
              <w:rPr>
                <w:rFonts w:ascii="Times New Roman" w:hAnsi="Times New Roman"/>
                <w:lang w:val="en-GB"/>
              </w:rPr>
            </w:pPr>
          </w:p>
        </w:tc>
        <w:tc>
          <w:tcPr>
            <w:tcW w:w="5046" w:type="dxa"/>
          </w:tcPr>
          <w:p w14:paraId="23E54ECC" w14:textId="77777777" w:rsidR="002C039B" w:rsidRPr="00803ADF" w:rsidRDefault="002C039B" w:rsidP="00127195">
            <w:pPr>
              <w:rPr>
                <w:rFonts w:ascii="Times New Roman" w:hAnsi="Times New Roman"/>
                <w:lang w:val="en-GB"/>
              </w:rPr>
            </w:pPr>
          </w:p>
        </w:tc>
      </w:tr>
      <w:tr w:rsidR="00A70108" w:rsidRPr="00803ADF" w14:paraId="792D054B" w14:textId="77777777" w:rsidTr="00127195">
        <w:tc>
          <w:tcPr>
            <w:tcW w:w="632" w:type="dxa"/>
          </w:tcPr>
          <w:p w14:paraId="14E156D4" w14:textId="42CB1B9F" w:rsidR="002C039B" w:rsidRPr="00803ADF" w:rsidRDefault="00720FCE" w:rsidP="00DB4A71">
            <w:pPr>
              <w:jc w:val="center"/>
              <w:rPr>
                <w:rFonts w:ascii="Times New Roman" w:hAnsi="Times New Roman"/>
                <w:lang w:val="en-GB"/>
              </w:rPr>
            </w:pPr>
            <w:r>
              <w:rPr>
                <w:rFonts w:ascii="Times New Roman" w:hAnsi="Times New Roman"/>
                <w:lang w:val="en-GB"/>
              </w:rPr>
              <w:t>M2</w:t>
            </w:r>
          </w:p>
        </w:tc>
        <w:tc>
          <w:tcPr>
            <w:tcW w:w="2551" w:type="dxa"/>
          </w:tcPr>
          <w:p w14:paraId="23CCAEED" w14:textId="77777777" w:rsidR="002C039B" w:rsidRPr="00803ADF" w:rsidRDefault="002C039B" w:rsidP="00127195">
            <w:pPr>
              <w:rPr>
                <w:rFonts w:ascii="Times New Roman" w:hAnsi="Times New Roman"/>
                <w:lang w:val="en-GB"/>
              </w:rPr>
            </w:pPr>
          </w:p>
        </w:tc>
        <w:tc>
          <w:tcPr>
            <w:tcW w:w="896" w:type="dxa"/>
          </w:tcPr>
          <w:p w14:paraId="7E5F7E81" w14:textId="77777777" w:rsidR="002C039B" w:rsidRPr="00803ADF" w:rsidRDefault="002C039B" w:rsidP="00127195">
            <w:pPr>
              <w:jc w:val="right"/>
              <w:rPr>
                <w:rFonts w:ascii="Times New Roman" w:hAnsi="Times New Roman"/>
                <w:lang w:val="en-GB"/>
              </w:rPr>
            </w:pPr>
          </w:p>
        </w:tc>
        <w:tc>
          <w:tcPr>
            <w:tcW w:w="1077" w:type="dxa"/>
          </w:tcPr>
          <w:p w14:paraId="308514D9" w14:textId="77777777" w:rsidR="002C039B" w:rsidRPr="00803ADF" w:rsidRDefault="002C039B" w:rsidP="00127195">
            <w:pPr>
              <w:jc w:val="right"/>
              <w:rPr>
                <w:rFonts w:ascii="Times New Roman" w:hAnsi="Times New Roman"/>
                <w:lang w:val="en-GB"/>
              </w:rPr>
            </w:pPr>
          </w:p>
        </w:tc>
        <w:tc>
          <w:tcPr>
            <w:tcW w:w="5046" w:type="dxa"/>
          </w:tcPr>
          <w:p w14:paraId="7C7D9794" w14:textId="77777777" w:rsidR="002C039B" w:rsidRPr="00803ADF" w:rsidRDefault="002C039B" w:rsidP="00127195">
            <w:pPr>
              <w:rPr>
                <w:rFonts w:ascii="Times New Roman" w:hAnsi="Times New Roman"/>
                <w:lang w:val="en-GB"/>
              </w:rPr>
            </w:pPr>
          </w:p>
        </w:tc>
      </w:tr>
      <w:tr w:rsidR="00A70108" w:rsidRPr="00803ADF" w14:paraId="69CEFE13" w14:textId="77777777" w:rsidTr="00127195">
        <w:tc>
          <w:tcPr>
            <w:tcW w:w="632" w:type="dxa"/>
          </w:tcPr>
          <w:p w14:paraId="4F310A40" w14:textId="71585F74" w:rsidR="002C039B" w:rsidRPr="00803ADF" w:rsidRDefault="00720FCE" w:rsidP="00DB4A71">
            <w:pPr>
              <w:jc w:val="center"/>
              <w:rPr>
                <w:rFonts w:ascii="Times New Roman" w:hAnsi="Times New Roman"/>
                <w:lang w:val="en-GB"/>
              </w:rPr>
            </w:pPr>
            <w:r>
              <w:rPr>
                <w:rFonts w:ascii="Times New Roman" w:hAnsi="Times New Roman"/>
                <w:lang w:val="en-GB"/>
              </w:rPr>
              <w:t>M3</w:t>
            </w:r>
          </w:p>
        </w:tc>
        <w:tc>
          <w:tcPr>
            <w:tcW w:w="2551" w:type="dxa"/>
          </w:tcPr>
          <w:p w14:paraId="27632AC5" w14:textId="77777777" w:rsidR="002C039B" w:rsidRPr="00803ADF" w:rsidRDefault="002C039B" w:rsidP="00127195">
            <w:pPr>
              <w:rPr>
                <w:rFonts w:ascii="Times New Roman" w:hAnsi="Times New Roman"/>
                <w:lang w:val="en-GB"/>
              </w:rPr>
            </w:pPr>
          </w:p>
        </w:tc>
        <w:tc>
          <w:tcPr>
            <w:tcW w:w="896" w:type="dxa"/>
          </w:tcPr>
          <w:p w14:paraId="226C822A" w14:textId="77777777" w:rsidR="002C039B" w:rsidRPr="00803ADF" w:rsidRDefault="002C039B" w:rsidP="00127195">
            <w:pPr>
              <w:jc w:val="right"/>
              <w:rPr>
                <w:rFonts w:ascii="Times New Roman" w:hAnsi="Times New Roman"/>
                <w:lang w:val="en-GB"/>
              </w:rPr>
            </w:pPr>
          </w:p>
        </w:tc>
        <w:tc>
          <w:tcPr>
            <w:tcW w:w="1077" w:type="dxa"/>
          </w:tcPr>
          <w:p w14:paraId="37CA3A62" w14:textId="77777777" w:rsidR="002C039B" w:rsidRPr="00803ADF" w:rsidRDefault="002C039B" w:rsidP="00127195">
            <w:pPr>
              <w:jc w:val="right"/>
              <w:rPr>
                <w:rFonts w:ascii="Times New Roman" w:hAnsi="Times New Roman"/>
                <w:lang w:val="en-GB"/>
              </w:rPr>
            </w:pPr>
          </w:p>
        </w:tc>
        <w:tc>
          <w:tcPr>
            <w:tcW w:w="5046" w:type="dxa"/>
          </w:tcPr>
          <w:p w14:paraId="642E931F" w14:textId="77777777" w:rsidR="002C039B" w:rsidRPr="00803ADF" w:rsidRDefault="002C039B" w:rsidP="00127195">
            <w:pPr>
              <w:rPr>
                <w:rFonts w:ascii="Times New Roman" w:hAnsi="Times New Roman"/>
                <w:lang w:val="en-GB"/>
              </w:rPr>
            </w:pPr>
          </w:p>
        </w:tc>
      </w:tr>
      <w:tr w:rsidR="00A70108" w:rsidRPr="00803ADF" w14:paraId="396ED236" w14:textId="77777777" w:rsidTr="00127195">
        <w:tc>
          <w:tcPr>
            <w:tcW w:w="632" w:type="dxa"/>
          </w:tcPr>
          <w:p w14:paraId="44F61BBC" w14:textId="123B7511" w:rsidR="002C039B" w:rsidRPr="00803ADF" w:rsidRDefault="00720FCE" w:rsidP="00DB4A71">
            <w:pPr>
              <w:jc w:val="center"/>
              <w:rPr>
                <w:rFonts w:ascii="Times New Roman" w:hAnsi="Times New Roman"/>
                <w:lang w:val="en-GB"/>
              </w:rPr>
            </w:pPr>
            <w:r>
              <w:rPr>
                <w:rFonts w:ascii="Times New Roman" w:hAnsi="Times New Roman"/>
                <w:lang w:val="en-GB"/>
              </w:rPr>
              <w:t>M4</w:t>
            </w:r>
          </w:p>
        </w:tc>
        <w:tc>
          <w:tcPr>
            <w:tcW w:w="2551" w:type="dxa"/>
          </w:tcPr>
          <w:p w14:paraId="3092C64D" w14:textId="48920AEA" w:rsidR="002C039B" w:rsidRPr="00803ADF" w:rsidRDefault="00E30AD6" w:rsidP="00127195">
            <w:pPr>
              <w:rPr>
                <w:rFonts w:ascii="Times New Roman" w:hAnsi="Times New Roman"/>
                <w:lang w:val="en-GB"/>
              </w:rPr>
            </w:pPr>
            <w:r>
              <w:rPr>
                <w:rFonts w:ascii="Times New Roman" w:hAnsi="Times New Roman"/>
                <w:lang w:val="en-GB"/>
              </w:rPr>
              <w:t>Analytical framework</w:t>
            </w:r>
          </w:p>
        </w:tc>
        <w:tc>
          <w:tcPr>
            <w:tcW w:w="896" w:type="dxa"/>
          </w:tcPr>
          <w:p w14:paraId="09CE4AFF" w14:textId="25B97F83" w:rsidR="002C039B" w:rsidRPr="00803ADF" w:rsidRDefault="00E30AD6" w:rsidP="00127195">
            <w:pPr>
              <w:jc w:val="right"/>
              <w:rPr>
                <w:rFonts w:ascii="Times New Roman" w:hAnsi="Times New Roman"/>
                <w:lang w:val="en-GB"/>
              </w:rPr>
            </w:pPr>
            <w:r>
              <w:rPr>
                <w:rFonts w:ascii="Times New Roman" w:hAnsi="Times New Roman"/>
                <w:lang w:val="en-GB"/>
              </w:rPr>
              <w:t>2</w:t>
            </w:r>
          </w:p>
        </w:tc>
        <w:tc>
          <w:tcPr>
            <w:tcW w:w="1077" w:type="dxa"/>
          </w:tcPr>
          <w:p w14:paraId="4A1FD601" w14:textId="585D8986" w:rsidR="002C039B" w:rsidRPr="00803ADF" w:rsidRDefault="00E30AD6" w:rsidP="00127195">
            <w:pPr>
              <w:jc w:val="right"/>
              <w:rPr>
                <w:rFonts w:ascii="Times New Roman" w:hAnsi="Times New Roman"/>
                <w:lang w:val="en-GB"/>
              </w:rPr>
            </w:pPr>
            <w:r>
              <w:rPr>
                <w:rFonts w:ascii="Times New Roman" w:hAnsi="Times New Roman"/>
                <w:lang w:val="en-GB"/>
              </w:rPr>
              <w:t>9</w:t>
            </w:r>
          </w:p>
        </w:tc>
        <w:tc>
          <w:tcPr>
            <w:tcW w:w="5046" w:type="dxa"/>
          </w:tcPr>
          <w:p w14:paraId="4261B523" w14:textId="5F59D722" w:rsidR="002C039B" w:rsidRPr="00803ADF" w:rsidRDefault="00E30AD6" w:rsidP="00127195">
            <w:pPr>
              <w:rPr>
                <w:rFonts w:ascii="Times New Roman" w:hAnsi="Times New Roman"/>
                <w:lang w:val="en-GB"/>
              </w:rPr>
            </w:pPr>
            <w:r>
              <w:rPr>
                <w:rFonts w:ascii="Times New Roman" w:hAnsi="Times New Roman"/>
                <w:lang w:val="en-GB"/>
              </w:rPr>
              <w:t>Report (D2.1) on the analytical framework for the entire project (month 12)</w:t>
            </w:r>
          </w:p>
        </w:tc>
      </w:tr>
      <w:tr w:rsidR="00DF1DE8" w:rsidRPr="00803ADF" w14:paraId="4FACB9EA" w14:textId="77777777" w:rsidTr="00127195">
        <w:tc>
          <w:tcPr>
            <w:tcW w:w="632" w:type="dxa"/>
          </w:tcPr>
          <w:p w14:paraId="062A3E97" w14:textId="4701A9A7" w:rsidR="00DF1DE8" w:rsidRDefault="00DF1DE8" w:rsidP="00DB4A71">
            <w:pPr>
              <w:jc w:val="center"/>
              <w:rPr>
                <w:rFonts w:ascii="Times New Roman" w:hAnsi="Times New Roman"/>
                <w:lang w:val="en-GB"/>
              </w:rPr>
            </w:pPr>
            <w:r>
              <w:rPr>
                <w:rFonts w:ascii="Times New Roman" w:hAnsi="Times New Roman"/>
                <w:lang w:val="en-GB"/>
              </w:rPr>
              <w:t>M5</w:t>
            </w:r>
          </w:p>
        </w:tc>
        <w:tc>
          <w:tcPr>
            <w:tcW w:w="2551" w:type="dxa"/>
          </w:tcPr>
          <w:p w14:paraId="1DAFDE01" w14:textId="77777777" w:rsidR="00DF1DE8" w:rsidRPr="00803ADF" w:rsidRDefault="00DF1DE8" w:rsidP="00127195">
            <w:pPr>
              <w:rPr>
                <w:rFonts w:ascii="Times New Roman" w:hAnsi="Times New Roman"/>
                <w:lang w:val="en-GB"/>
              </w:rPr>
            </w:pPr>
          </w:p>
        </w:tc>
        <w:tc>
          <w:tcPr>
            <w:tcW w:w="896" w:type="dxa"/>
          </w:tcPr>
          <w:p w14:paraId="7EE49A36" w14:textId="77777777" w:rsidR="00DF1DE8" w:rsidRPr="00803ADF" w:rsidRDefault="00DF1DE8" w:rsidP="00127195">
            <w:pPr>
              <w:jc w:val="right"/>
              <w:rPr>
                <w:rFonts w:ascii="Times New Roman" w:hAnsi="Times New Roman"/>
                <w:lang w:val="en-GB"/>
              </w:rPr>
            </w:pPr>
          </w:p>
        </w:tc>
        <w:tc>
          <w:tcPr>
            <w:tcW w:w="1077" w:type="dxa"/>
          </w:tcPr>
          <w:p w14:paraId="22FCFF42" w14:textId="77777777" w:rsidR="00DF1DE8" w:rsidRPr="00803ADF" w:rsidRDefault="00DF1DE8" w:rsidP="00127195">
            <w:pPr>
              <w:jc w:val="right"/>
              <w:rPr>
                <w:rFonts w:ascii="Times New Roman" w:hAnsi="Times New Roman"/>
                <w:lang w:val="en-GB"/>
              </w:rPr>
            </w:pPr>
          </w:p>
        </w:tc>
        <w:tc>
          <w:tcPr>
            <w:tcW w:w="5046" w:type="dxa"/>
          </w:tcPr>
          <w:p w14:paraId="5ED94158" w14:textId="77777777" w:rsidR="00DF1DE8" w:rsidRPr="00803ADF" w:rsidRDefault="00DF1DE8" w:rsidP="00127195">
            <w:pPr>
              <w:rPr>
                <w:rFonts w:ascii="Times New Roman" w:hAnsi="Times New Roman"/>
                <w:lang w:val="en-GB"/>
              </w:rPr>
            </w:pPr>
          </w:p>
        </w:tc>
      </w:tr>
      <w:tr w:rsidR="00DF1DE8" w:rsidRPr="00803ADF" w14:paraId="7197D643" w14:textId="77777777" w:rsidTr="00127195">
        <w:tc>
          <w:tcPr>
            <w:tcW w:w="632" w:type="dxa"/>
          </w:tcPr>
          <w:p w14:paraId="726DE9D8" w14:textId="27A5A45E" w:rsidR="00DF1DE8" w:rsidRDefault="00DF1DE8" w:rsidP="00DB4A71">
            <w:pPr>
              <w:jc w:val="center"/>
              <w:rPr>
                <w:rFonts w:ascii="Times New Roman" w:hAnsi="Times New Roman"/>
                <w:lang w:val="en-GB"/>
              </w:rPr>
            </w:pPr>
            <w:r>
              <w:rPr>
                <w:rFonts w:ascii="Times New Roman" w:hAnsi="Times New Roman"/>
                <w:lang w:val="en-GB"/>
              </w:rPr>
              <w:t>M6</w:t>
            </w:r>
          </w:p>
        </w:tc>
        <w:tc>
          <w:tcPr>
            <w:tcW w:w="2551" w:type="dxa"/>
          </w:tcPr>
          <w:p w14:paraId="7DB0FCC6" w14:textId="77777777" w:rsidR="00DF1DE8" w:rsidRPr="00803ADF" w:rsidRDefault="00DF1DE8" w:rsidP="00127195">
            <w:pPr>
              <w:rPr>
                <w:rFonts w:ascii="Times New Roman" w:hAnsi="Times New Roman"/>
                <w:lang w:val="en-GB"/>
              </w:rPr>
            </w:pPr>
          </w:p>
        </w:tc>
        <w:tc>
          <w:tcPr>
            <w:tcW w:w="896" w:type="dxa"/>
          </w:tcPr>
          <w:p w14:paraId="09DE3B22" w14:textId="77777777" w:rsidR="00DF1DE8" w:rsidRPr="00803ADF" w:rsidRDefault="00DF1DE8" w:rsidP="00127195">
            <w:pPr>
              <w:jc w:val="right"/>
              <w:rPr>
                <w:rFonts w:ascii="Times New Roman" w:hAnsi="Times New Roman"/>
                <w:lang w:val="en-GB"/>
              </w:rPr>
            </w:pPr>
          </w:p>
        </w:tc>
        <w:tc>
          <w:tcPr>
            <w:tcW w:w="1077" w:type="dxa"/>
          </w:tcPr>
          <w:p w14:paraId="2D8F3CED" w14:textId="77777777" w:rsidR="00DF1DE8" w:rsidRPr="00803ADF" w:rsidRDefault="00DF1DE8" w:rsidP="00127195">
            <w:pPr>
              <w:jc w:val="right"/>
              <w:rPr>
                <w:rFonts w:ascii="Times New Roman" w:hAnsi="Times New Roman"/>
                <w:lang w:val="en-GB"/>
              </w:rPr>
            </w:pPr>
          </w:p>
        </w:tc>
        <w:tc>
          <w:tcPr>
            <w:tcW w:w="5046" w:type="dxa"/>
          </w:tcPr>
          <w:p w14:paraId="6B212510" w14:textId="77777777" w:rsidR="00DF1DE8" w:rsidRPr="00803ADF" w:rsidRDefault="00DF1DE8" w:rsidP="00127195">
            <w:pPr>
              <w:rPr>
                <w:rFonts w:ascii="Times New Roman" w:hAnsi="Times New Roman"/>
                <w:lang w:val="en-GB"/>
              </w:rPr>
            </w:pPr>
          </w:p>
        </w:tc>
      </w:tr>
      <w:tr w:rsidR="00DF1DE8" w:rsidRPr="00803ADF" w14:paraId="76DAA762" w14:textId="77777777" w:rsidTr="00127195">
        <w:tc>
          <w:tcPr>
            <w:tcW w:w="632" w:type="dxa"/>
          </w:tcPr>
          <w:p w14:paraId="07A5E05F" w14:textId="36E87D00" w:rsidR="00DF1DE8" w:rsidRDefault="00DF1DE8" w:rsidP="00DB4A71">
            <w:pPr>
              <w:jc w:val="center"/>
              <w:rPr>
                <w:rFonts w:ascii="Times New Roman" w:hAnsi="Times New Roman"/>
                <w:lang w:val="en-GB"/>
              </w:rPr>
            </w:pPr>
            <w:r>
              <w:rPr>
                <w:rFonts w:ascii="Times New Roman" w:hAnsi="Times New Roman"/>
                <w:lang w:val="en-GB"/>
              </w:rPr>
              <w:t>M7</w:t>
            </w:r>
          </w:p>
        </w:tc>
        <w:tc>
          <w:tcPr>
            <w:tcW w:w="2551" w:type="dxa"/>
          </w:tcPr>
          <w:p w14:paraId="019D4E91" w14:textId="77777777" w:rsidR="00DF1DE8" w:rsidRPr="00803ADF" w:rsidRDefault="00DF1DE8" w:rsidP="00127195">
            <w:pPr>
              <w:rPr>
                <w:rFonts w:ascii="Times New Roman" w:hAnsi="Times New Roman"/>
                <w:lang w:val="en-GB"/>
              </w:rPr>
            </w:pPr>
          </w:p>
        </w:tc>
        <w:tc>
          <w:tcPr>
            <w:tcW w:w="896" w:type="dxa"/>
          </w:tcPr>
          <w:p w14:paraId="0ADBD10B" w14:textId="77777777" w:rsidR="00DF1DE8" w:rsidRPr="00803ADF" w:rsidRDefault="00DF1DE8" w:rsidP="00127195">
            <w:pPr>
              <w:jc w:val="right"/>
              <w:rPr>
                <w:rFonts w:ascii="Times New Roman" w:hAnsi="Times New Roman"/>
                <w:lang w:val="en-GB"/>
              </w:rPr>
            </w:pPr>
          </w:p>
        </w:tc>
        <w:tc>
          <w:tcPr>
            <w:tcW w:w="1077" w:type="dxa"/>
          </w:tcPr>
          <w:p w14:paraId="2DEF4799" w14:textId="77777777" w:rsidR="00DF1DE8" w:rsidRPr="00803ADF" w:rsidRDefault="00DF1DE8" w:rsidP="00127195">
            <w:pPr>
              <w:jc w:val="right"/>
              <w:rPr>
                <w:rFonts w:ascii="Times New Roman" w:hAnsi="Times New Roman"/>
                <w:lang w:val="en-GB"/>
              </w:rPr>
            </w:pPr>
          </w:p>
        </w:tc>
        <w:tc>
          <w:tcPr>
            <w:tcW w:w="5046" w:type="dxa"/>
          </w:tcPr>
          <w:p w14:paraId="4F9A8B31" w14:textId="77777777" w:rsidR="00DF1DE8" w:rsidRPr="00803ADF" w:rsidRDefault="00DF1DE8" w:rsidP="00127195">
            <w:pPr>
              <w:rPr>
                <w:rFonts w:ascii="Times New Roman" w:hAnsi="Times New Roman"/>
                <w:lang w:val="en-GB"/>
              </w:rPr>
            </w:pPr>
          </w:p>
        </w:tc>
      </w:tr>
      <w:tr w:rsidR="00DF1DE8" w:rsidRPr="00803ADF" w14:paraId="34F969C2" w14:textId="77777777" w:rsidTr="00127195">
        <w:tc>
          <w:tcPr>
            <w:tcW w:w="632" w:type="dxa"/>
          </w:tcPr>
          <w:p w14:paraId="6731B3BB" w14:textId="5C28B508" w:rsidR="00DF1DE8" w:rsidRDefault="00DF1DE8" w:rsidP="00DB4A71">
            <w:pPr>
              <w:jc w:val="center"/>
              <w:rPr>
                <w:rFonts w:ascii="Times New Roman" w:hAnsi="Times New Roman"/>
                <w:lang w:val="en-GB"/>
              </w:rPr>
            </w:pPr>
            <w:r>
              <w:rPr>
                <w:rFonts w:ascii="Times New Roman" w:hAnsi="Times New Roman"/>
                <w:lang w:val="en-GB"/>
              </w:rPr>
              <w:t>M8</w:t>
            </w:r>
          </w:p>
        </w:tc>
        <w:tc>
          <w:tcPr>
            <w:tcW w:w="2551" w:type="dxa"/>
          </w:tcPr>
          <w:p w14:paraId="78C8FAC6" w14:textId="77777777" w:rsidR="00DF1DE8" w:rsidRPr="00803ADF" w:rsidRDefault="00DF1DE8" w:rsidP="00127195">
            <w:pPr>
              <w:rPr>
                <w:rFonts w:ascii="Times New Roman" w:hAnsi="Times New Roman"/>
                <w:lang w:val="en-GB"/>
              </w:rPr>
            </w:pPr>
          </w:p>
        </w:tc>
        <w:tc>
          <w:tcPr>
            <w:tcW w:w="896" w:type="dxa"/>
          </w:tcPr>
          <w:p w14:paraId="51498912" w14:textId="77777777" w:rsidR="00DF1DE8" w:rsidRPr="00803ADF" w:rsidRDefault="00DF1DE8" w:rsidP="00127195">
            <w:pPr>
              <w:jc w:val="right"/>
              <w:rPr>
                <w:rFonts w:ascii="Times New Roman" w:hAnsi="Times New Roman"/>
                <w:lang w:val="en-GB"/>
              </w:rPr>
            </w:pPr>
          </w:p>
        </w:tc>
        <w:tc>
          <w:tcPr>
            <w:tcW w:w="1077" w:type="dxa"/>
          </w:tcPr>
          <w:p w14:paraId="0D1C5D38" w14:textId="77777777" w:rsidR="00DF1DE8" w:rsidRPr="00803ADF" w:rsidRDefault="00DF1DE8" w:rsidP="00127195">
            <w:pPr>
              <w:jc w:val="right"/>
              <w:rPr>
                <w:rFonts w:ascii="Times New Roman" w:hAnsi="Times New Roman"/>
                <w:lang w:val="en-GB"/>
              </w:rPr>
            </w:pPr>
          </w:p>
        </w:tc>
        <w:tc>
          <w:tcPr>
            <w:tcW w:w="5046" w:type="dxa"/>
          </w:tcPr>
          <w:p w14:paraId="1430F37B" w14:textId="77777777" w:rsidR="00DF1DE8" w:rsidRPr="00803ADF" w:rsidRDefault="00DF1DE8" w:rsidP="00127195">
            <w:pPr>
              <w:rPr>
                <w:rFonts w:ascii="Times New Roman" w:hAnsi="Times New Roman"/>
                <w:lang w:val="en-GB"/>
              </w:rPr>
            </w:pPr>
          </w:p>
        </w:tc>
      </w:tr>
      <w:tr w:rsidR="00DF1DE8" w:rsidRPr="00803ADF" w14:paraId="32AC0EE0" w14:textId="77777777" w:rsidTr="00127195">
        <w:tc>
          <w:tcPr>
            <w:tcW w:w="632" w:type="dxa"/>
          </w:tcPr>
          <w:p w14:paraId="24957E6F" w14:textId="702B8574" w:rsidR="00DF1DE8" w:rsidRDefault="00DF1DE8" w:rsidP="00DB4A71">
            <w:pPr>
              <w:jc w:val="center"/>
              <w:rPr>
                <w:rFonts w:ascii="Times New Roman" w:hAnsi="Times New Roman"/>
                <w:lang w:val="en-GB"/>
              </w:rPr>
            </w:pPr>
            <w:r>
              <w:rPr>
                <w:rFonts w:ascii="Times New Roman" w:hAnsi="Times New Roman"/>
                <w:lang w:val="en-GB"/>
              </w:rPr>
              <w:t>M9</w:t>
            </w:r>
          </w:p>
        </w:tc>
        <w:tc>
          <w:tcPr>
            <w:tcW w:w="2551" w:type="dxa"/>
          </w:tcPr>
          <w:p w14:paraId="162025EB" w14:textId="05E26B6D" w:rsidR="00DF1DE8" w:rsidRPr="00803ADF" w:rsidRDefault="0089668C" w:rsidP="00127195">
            <w:pPr>
              <w:rPr>
                <w:rFonts w:ascii="Times New Roman" w:hAnsi="Times New Roman"/>
                <w:lang w:val="en-GB"/>
              </w:rPr>
            </w:pPr>
            <w:r w:rsidRPr="00127195">
              <w:rPr>
                <w:rFonts w:ascii="Times New Roman" w:hAnsi="Times New Roman"/>
                <w:lang w:val="en-GB"/>
              </w:rPr>
              <w:t xml:space="preserve">Ethical approval </w:t>
            </w:r>
            <w:r>
              <w:rPr>
                <w:rFonts w:ascii="Times New Roman" w:hAnsi="Times New Roman"/>
                <w:lang w:val="en-GB"/>
              </w:rPr>
              <w:t>for</w:t>
            </w:r>
            <w:r w:rsidRPr="00127195">
              <w:rPr>
                <w:rFonts w:ascii="Times New Roman" w:hAnsi="Times New Roman"/>
                <w:lang w:val="en-GB"/>
              </w:rPr>
              <w:t xml:space="preserve"> </w:t>
            </w:r>
            <w:r>
              <w:rPr>
                <w:rFonts w:ascii="Times New Roman" w:hAnsi="Times New Roman"/>
                <w:lang w:val="en-GB"/>
              </w:rPr>
              <w:t>‘preferences’</w:t>
            </w:r>
            <w:r w:rsidRPr="00127195">
              <w:rPr>
                <w:rFonts w:ascii="Times New Roman" w:hAnsi="Times New Roman"/>
                <w:lang w:val="en-GB"/>
              </w:rPr>
              <w:t xml:space="preserve"> experiment</w:t>
            </w:r>
            <w:r>
              <w:rPr>
                <w:rFonts w:ascii="Times New Roman" w:hAnsi="Times New Roman"/>
                <w:lang w:val="en-GB"/>
              </w:rPr>
              <w:t>s</w:t>
            </w:r>
          </w:p>
        </w:tc>
        <w:tc>
          <w:tcPr>
            <w:tcW w:w="896" w:type="dxa"/>
          </w:tcPr>
          <w:p w14:paraId="6A5B67AF" w14:textId="5A3FDD0F" w:rsidR="00DF1DE8" w:rsidRPr="00803ADF" w:rsidRDefault="0089668C" w:rsidP="00127195">
            <w:pPr>
              <w:jc w:val="right"/>
              <w:rPr>
                <w:rFonts w:ascii="Times New Roman" w:hAnsi="Times New Roman"/>
                <w:lang w:val="en-GB"/>
              </w:rPr>
            </w:pPr>
            <w:r>
              <w:rPr>
                <w:rFonts w:ascii="Times New Roman" w:hAnsi="Times New Roman"/>
                <w:lang w:val="en-GB"/>
              </w:rPr>
              <w:t>7</w:t>
            </w:r>
          </w:p>
        </w:tc>
        <w:tc>
          <w:tcPr>
            <w:tcW w:w="1077" w:type="dxa"/>
          </w:tcPr>
          <w:p w14:paraId="4FA59112" w14:textId="1315FCDE" w:rsidR="00DF1DE8" w:rsidRPr="00803ADF" w:rsidRDefault="0089668C" w:rsidP="00127195">
            <w:pPr>
              <w:jc w:val="right"/>
              <w:rPr>
                <w:rFonts w:ascii="Times New Roman" w:hAnsi="Times New Roman"/>
                <w:lang w:val="en-GB"/>
              </w:rPr>
            </w:pPr>
            <w:r>
              <w:rPr>
                <w:rFonts w:ascii="Times New Roman" w:hAnsi="Times New Roman"/>
                <w:lang w:val="en-GB"/>
              </w:rPr>
              <w:t>26</w:t>
            </w:r>
          </w:p>
        </w:tc>
        <w:tc>
          <w:tcPr>
            <w:tcW w:w="5046" w:type="dxa"/>
          </w:tcPr>
          <w:p w14:paraId="1DBB39FB" w14:textId="5638B17D" w:rsidR="00DF1DE8" w:rsidRPr="00803ADF" w:rsidRDefault="0089668C" w:rsidP="00127195">
            <w:pPr>
              <w:rPr>
                <w:rFonts w:ascii="Times New Roman" w:hAnsi="Times New Roman"/>
                <w:lang w:val="en-GB"/>
              </w:rPr>
            </w:pPr>
            <w:r>
              <w:rPr>
                <w:rFonts w:ascii="Times New Roman" w:hAnsi="Times New Roman"/>
                <w:lang w:val="en-GB"/>
              </w:rPr>
              <w:t xml:space="preserve">Ethical approval received by Ethical Review Board of </w:t>
            </w:r>
            <w:r>
              <w:rPr>
                <w:rFonts w:ascii="Times New Roman" w:hAnsi="Times New Roman"/>
                <w:lang w:val="en-GB"/>
              </w:rPr>
              <w:t>SWPS</w:t>
            </w:r>
            <w:r>
              <w:rPr>
                <w:rFonts w:ascii="Times New Roman" w:hAnsi="Times New Roman"/>
                <w:lang w:val="en-GB"/>
              </w:rPr>
              <w:t>.</w:t>
            </w:r>
          </w:p>
        </w:tc>
      </w:tr>
      <w:tr w:rsidR="00DF1DE8" w:rsidRPr="00803ADF" w14:paraId="3A5F71CD" w14:textId="77777777" w:rsidTr="00127195">
        <w:tc>
          <w:tcPr>
            <w:tcW w:w="632" w:type="dxa"/>
          </w:tcPr>
          <w:p w14:paraId="22FE38C0" w14:textId="6313DACB" w:rsidR="00DF1DE8" w:rsidRDefault="00DF1DE8" w:rsidP="00DB4A71">
            <w:pPr>
              <w:jc w:val="center"/>
              <w:rPr>
                <w:rFonts w:ascii="Times New Roman" w:hAnsi="Times New Roman"/>
                <w:lang w:val="en-GB"/>
              </w:rPr>
            </w:pPr>
            <w:r>
              <w:rPr>
                <w:rFonts w:ascii="Times New Roman" w:hAnsi="Times New Roman"/>
                <w:lang w:val="en-GB"/>
              </w:rPr>
              <w:t>M10</w:t>
            </w:r>
          </w:p>
        </w:tc>
        <w:tc>
          <w:tcPr>
            <w:tcW w:w="2551" w:type="dxa"/>
          </w:tcPr>
          <w:p w14:paraId="0DD3E0D0" w14:textId="77777777" w:rsidR="00DF1DE8" w:rsidRPr="00803ADF" w:rsidRDefault="00DF1DE8" w:rsidP="00127195">
            <w:pPr>
              <w:rPr>
                <w:rFonts w:ascii="Times New Roman" w:hAnsi="Times New Roman"/>
                <w:lang w:val="en-GB"/>
              </w:rPr>
            </w:pPr>
          </w:p>
        </w:tc>
        <w:tc>
          <w:tcPr>
            <w:tcW w:w="896" w:type="dxa"/>
          </w:tcPr>
          <w:p w14:paraId="146454D8" w14:textId="77777777" w:rsidR="00DF1DE8" w:rsidRPr="00803ADF" w:rsidRDefault="00DF1DE8" w:rsidP="00127195">
            <w:pPr>
              <w:jc w:val="right"/>
              <w:rPr>
                <w:rFonts w:ascii="Times New Roman" w:hAnsi="Times New Roman"/>
                <w:lang w:val="en-GB"/>
              </w:rPr>
            </w:pPr>
          </w:p>
        </w:tc>
        <w:tc>
          <w:tcPr>
            <w:tcW w:w="1077" w:type="dxa"/>
          </w:tcPr>
          <w:p w14:paraId="6817AEAB" w14:textId="77777777" w:rsidR="00DF1DE8" w:rsidRPr="00803ADF" w:rsidRDefault="00DF1DE8" w:rsidP="00127195">
            <w:pPr>
              <w:jc w:val="right"/>
              <w:rPr>
                <w:rFonts w:ascii="Times New Roman" w:hAnsi="Times New Roman"/>
                <w:lang w:val="en-GB"/>
              </w:rPr>
            </w:pPr>
          </w:p>
        </w:tc>
        <w:tc>
          <w:tcPr>
            <w:tcW w:w="5046" w:type="dxa"/>
          </w:tcPr>
          <w:p w14:paraId="6F94CBE8" w14:textId="77777777" w:rsidR="00DF1DE8" w:rsidRPr="00803ADF" w:rsidRDefault="00DF1DE8" w:rsidP="00127195">
            <w:pPr>
              <w:rPr>
                <w:rFonts w:ascii="Times New Roman" w:hAnsi="Times New Roman"/>
                <w:lang w:val="en-GB"/>
              </w:rPr>
            </w:pPr>
          </w:p>
        </w:tc>
      </w:tr>
      <w:tr w:rsidR="00DF1DE8" w:rsidRPr="00803ADF" w14:paraId="2102C634" w14:textId="77777777" w:rsidTr="00127195">
        <w:tc>
          <w:tcPr>
            <w:tcW w:w="632" w:type="dxa"/>
          </w:tcPr>
          <w:p w14:paraId="71455E36" w14:textId="7BDA77BF" w:rsidR="00DF1DE8" w:rsidRDefault="00DF1DE8" w:rsidP="00DB4A71">
            <w:pPr>
              <w:jc w:val="center"/>
              <w:rPr>
                <w:rFonts w:ascii="Times New Roman" w:hAnsi="Times New Roman"/>
                <w:lang w:val="en-GB"/>
              </w:rPr>
            </w:pPr>
            <w:r>
              <w:rPr>
                <w:rFonts w:ascii="Times New Roman" w:hAnsi="Times New Roman"/>
                <w:lang w:val="en-GB"/>
              </w:rPr>
              <w:t>M11</w:t>
            </w:r>
          </w:p>
        </w:tc>
        <w:tc>
          <w:tcPr>
            <w:tcW w:w="2551" w:type="dxa"/>
          </w:tcPr>
          <w:p w14:paraId="0D3C3F9F" w14:textId="56509ECB" w:rsidR="00DF1DE8" w:rsidRPr="00803ADF" w:rsidRDefault="00127195" w:rsidP="00127195">
            <w:pPr>
              <w:rPr>
                <w:rFonts w:ascii="Times New Roman" w:hAnsi="Times New Roman"/>
                <w:lang w:val="en-GB"/>
              </w:rPr>
            </w:pPr>
            <w:r>
              <w:rPr>
                <w:rFonts w:ascii="Times New Roman" w:hAnsi="Times New Roman"/>
                <w:lang w:val="en-GB"/>
              </w:rPr>
              <w:t>Pilot study</w:t>
            </w:r>
          </w:p>
        </w:tc>
        <w:tc>
          <w:tcPr>
            <w:tcW w:w="896" w:type="dxa"/>
          </w:tcPr>
          <w:p w14:paraId="5B616FEE" w14:textId="4F3536FC" w:rsidR="00DF1DE8" w:rsidRPr="00803ADF" w:rsidRDefault="00127195" w:rsidP="00127195">
            <w:pPr>
              <w:jc w:val="right"/>
              <w:rPr>
                <w:rFonts w:ascii="Times New Roman" w:hAnsi="Times New Roman"/>
                <w:lang w:val="en-GB"/>
              </w:rPr>
            </w:pPr>
            <w:commentRangeStart w:id="58"/>
            <w:r>
              <w:rPr>
                <w:rFonts w:ascii="Times New Roman" w:hAnsi="Times New Roman"/>
                <w:lang w:val="en-GB"/>
              </w:rPr>
              <w:t>8</w:t>
            </w:r>
            <w:commentRangeEnd w:id="58"/>
            <w:r w:rsidR="0041110B">
              <w:rPr>
                <w:rStyle w:val="CommentReference"/>
                <w:szCs w:val="20"/>
              </w:rPr>
              <w:commentReference w:id="58"/>
            </w:r>
          </w:p>
        </w:tc>
        <w:tc>
          <w:tcPr>
            <w:tcW w:w="1077" w:type="dxa"/>
          </w:tcPr>
          <w:p w14:paraId="440FEE01" w14:textId="4643962D" w:rsidR="00DF1DE8" w:rsidRPr="00803ADF" w:rsidRDefault="00127195" w:rsidP="00127195">
            <w:pPr>
              <w:jc w:val="right"/>
              <w:rPr>
                <w:rFonts w:ascii="Times New Roman" w:hAnsi="Times New Roman"/>
                <w:lang w:val="en-GB"/>
              </w:rPr>
            </w:pPr>
            <w:r>
              <w:rPr>
                <w:rFonts w:ascii="Times New Roman" w:hAnsi="Times New Roman"/>
                <w:lang w:val="en-GB"/>
              </w:rPr>
              <w:t>29</w:t>
            </w:r>
          </w:p>
        </w:tc>
        <w:tc>
          <w:tcPr>
            <w:tcW w:w="5046" w:type="dxa"/>
          </w:tcPr>
          <w:p w14:paraId="322A6F76" w14:textId="6AE95F8C" w:rsidR="00DF1DE8" w:rsidRPr="00803ADF" w:rsidRDefault="00127195" w:rsidP="00127195">
            <w:pPr>
              <w:rPr>
                <w:rFonts w:ascii="Times New Roman" w:hAnsi="Times New Roman"/>
                <w:lang w:val="en-GB"/>
              </w:rPr>
            </w:pPr>
            <w:r>
              <w:rPr>
                <w:rFonts w:ascii="Times New Roman" w:hAnsi="Times New Roman"/>
                <w:lang w:val="en-GB"/>
              </w:rPr>
              <w:t xml:space="preserve">Results from pilot study </w:t>
            </w:r>
            <w:r w:rsidR="0089668C">
              <w:rPr>
                <w:rFonts w:ascii="Times New Roman" w:hAnsi="Times New Roman"/>
                <w:lang w:val="en-GB"/>
              </w:rPr>
              <w:t xml:space="preserve">are </w:t>
            </w:r>
            <w:r>
              <w:rPr>
                <w:rFonts w:ascii="Times New Roman" w:hAnsi="Times New Roman"/>
                <w:lang w:val="en-GB"/>
              </w:rPr>
              <w:t xml:space="preserve">ready for analysis. </w:t>
            </w:r>
          </w:p>
        </w:tc>
      </w:tr>
      <w:tr w:rsidR="00DF1DE8" w:rsidRPr="00803ADF" w14:paraId="16B828DA" w14:textId="77777777" w:rsidTr="00127195">
        <w:tc>
          <w:tcPr>
            <w:tcW w:w="632" w:type="dxa"/>
          </w:tcPr>
          <w:p w14:paraId="5AD41D06" w14:textId="37F80FEE" w:rsidR="00DF1DE8" w:rsidRDefault="00DF1DE8" w:rsidP="00DB4A71">
            <w:pPr>
              <w:jc w:val="center"/>
              <w:rPr>
                <w:rFonts w:ascii="Times New Roman" w:hAnsi="Times New Roman"/>
                <w:lang w:val="en-GB"/>
              </w:rPr>
            </w:pPr>
            <w:r>
              <w:rPr>
                <w:rFonts w:ascii="Times New Roman" w:hAnsi="Times New Roman"/>
                <w:lang w:val="en-GB"/>
              </w:rPr>
              <w:t>M12</w:t>
            </w:r>
          </w:p>
        </w:tc>
        <w:tc>
          <w:tcPr>
            <w:tcW w:w="2551" w:type="dxa"/>
          </w:tcPr>
          <w:p w14:paraId="166A5F93" w14:textId="7264FC02" w:rsidR="00DF1DE8" w:rsidRPr="00127195" w:rsidRDefault="00127195" w:rsidP="00127195">
            <w:pPr>
              <w:rPr>
                <w:rFonts w:ascii="Times New Roman" w:hAnsi="Times New Roman"/>
                <w:lang w:val="en-GB"/>
              </w:rPr>
            </w:pPr>
            <w:r w:rsidRPr="00127195">
              <w:rPr>
                <w:rFonts w:ascii="Times New Roman" w:hAnsi="Times New Roman"/>
                <w:lang w:val="en-GB"/>
              </w:rPr>
              <w:t xml:space="preserve">Ethical approval </w:t>
            </w:r>
            <w:r w:rsidR="0089668C">
              <w:rPr>
                <w:rFonts w:ascii="Times New Roman" w:hAnsi="Times New Roman"/>
                <w:lang w:val="en-GB"/>
              </w:rPr>
              <w:t>for</w:t>
            </w:r>
            <w:r w:rsidRPr="00127195">
              <w:rPr>
                <w:rFonts w:ascii="Times New Roman" w:hAnsi="Times New Roman"/>
                <w:lang w:val="en-GB"/>
              </w:rPr>
              <w:t xml:space="preserve"> inoculation experiment</w:t>
            </w:r>
            <w:r>
              <w:rPr>
                <w:rFonts w:ascii="Times New Roman" w:hAnsi="Times New Roman"/>
                <w:lang w:val="en-GB"/>
              </w:rPr>
              <w:t>s</w:t>
            </w:r>
          </w:p>
        </w:tc>
        <w:tc>
          <w:tcPr>
            <w:tcW w:w="896" w:type="dxa"/>
          </w:tcPr>
          <w:p w14:paraId="09E14F91" w14:textId="6987FADB" w:rsidR="00DF1DE8" w:rsidRPr="00803ADF" w:rsidRDefault="00127195" w:rsidP="00127195">
            <w:pPr>
              <w:jc w:val="right"/>
              <w:rPr>
                <w:rFonts w:ascii="Times New Roman" w:hAnsi="Times New Roman"/>
                <w:lang w:val="en-GB"/>
              </w:rPr>
            </w:pPr>
            <w:r>
              <w:rPr>
                <w:rFonts w:ascii="Times New Roman" w:hAnsi="Times New Roman"/>
                <w:lang w:val="en-GB"/>
              </w:rPr>
              <w:t>8</w:t>
            </w:r>
          </w:p>
        </w:tc>
        <w:tc>
          <w:tcPr>
            <w:tcW w:w="1077" w:type="dxa"/>
          </w:tcPr>
          <w:p w14:paraId="23B613E4" w14:textId="3B017110" w:rsidR="00DF1DE8" w:rsidRPr="00803ADF" w:rsidRDefault="00127195" w:rsidP="00127195">
            <w:pPr>
              <w:jc w:val="right"/>
              <w:rPr>
                <w:rFonts w:ascii="Times New Roman" w:hAnsi="Times New Roman"/>
                <w:lang w:val="en-GB"/>
              </w:rPr>
            </w:pPr>
            <w:r>
              <w:rPr>
                <w:rFonts w:ascii="Times New Roman" w:hAnsi="Times New Roman"/>
                <w:lang w:val="en-GB"/>
              </w:rPr>
              <w:t>31</w:t>
            </w:r>
          </w:p>
        </w:tc>
        <w:tc>
          <w:tcPr>
            <w:tcW w:w="5046" w:type="dxa"/>
          </w:tcPr>
          <w:p w14:paraId="1B25DDBC" w14:textId="160D7B88" w:rsidR="00DF1DE8" w:rsidRPr="00803ADF" w:rsidRDefault="0089668C" w:rsidP="00127195">
            <w:pPr>
              <w:rPr>
                <w:rFonts w:ascii="Times New Roman" w:hAnsi="Times New Roman"/>
                <w:lang w:val="en-GB"/>
              </w:rPr>
            </w:pPr>
            <w:r>
              <w:rPr>
                <w:rFonts w:ascii="Times New Roman" w:hAnsi="Times New Roman"/>
                <w:lang w:val="en-GB"/>
              </w:rPr>
              <w:t xml:space="preserve">Ethical approval received by Ethical Review Board of FNSP. </w:t>
            </w:r>
          </w:p>
        </w:tc>
      </w:tr>
      <w:tr w:rsidR="00DF1DE8" w:rsidRPr="00803ADF" w14:paraId="7CAF5560" w14:textId="77777777" w:rsidTr="00127195">
        <w:tc>
          <w:tcPr>
            <w:tcW w:w="632" w:type="dxa"/>
          </w:tcPr>
          <w:p w14:paraId="76E2A3BC" w14:textId="15994B93" w:rsidR="00DF1DE8" w:rsidRDefault="00DF1DE8" w:rsidP="00DB4A71">
            <w:pPr>
              <w:jc w:val="center"/>
              <w:rPr>
                <w:rFonts w:ascii="Times New Roman" w:hAnsi="Times New Roman"/>
                <w:lang w:val="en-GB"/>
              </w:rPr>
            </w:pPr>
            <w:r>
              <w:rPr>
                <w:rFonts w:ascii="Times New Roman" w:hAnsi="Times New Roman"/>
                <w:lang w:val="en-GB"/>
              </w:rPr>
              <w:t>M13</w:t>
            </w:r>
          </w:p>
        </w:tc>
        <w:tc>
          <w:tcPr>
            <w:tcW w:w="2551" w:type="dxa"/>
          </w:tcPr>
          <w:p w14:paraId="6FB04C92" w14:textId="5DB17421" w:rsidR="00DF1DE8" w:rsidRPr="00803ADF" w:rsidRDefault="00127195" w:rsidP="00127195">
            <w:pPr>
              <w:rPr>
                <w:rFonts w:ascii="Times New Roman" w:hAnsi="Times New Roman"/>
                <w:lang w:val="en-GB"/>
              </w:rPr>
            </w:pPr>
            <w:r w:rsidRPr="00127195">
              <w:rPr>
                <w:rFonts w:ascii="Times New Roman" w:hAnsi="Times New Roman"/>
                <w:lang w:val="en-GB"/>
              </w:rPr>
              <w:t>Ethical approval</w:t>
            </w:r>
            <w:r>
              <w:rPr>
                <w:rFonts w:ascii="Times New Roman" w:hAnsi="Times New Roman"/>
                <w:lang w:val="en-GB"/>
              </w:rPr>
              <w:t xml:space="preserve"> </w:t>
            </w:r>
            <w:r w:rsidR="0089668C">
              <w:rPr>
                <w:rFonts w:ascii="Times New Roman" w:hAnsi="Times New Roman"/>
                <w:lang w:val="en-GB"/>
              </w:rPr>
              <w:t>for</w:t>
            </w:r>
            <w:r>
              <w:rPr>
                <w:rFonts w:ascii="Times New Roman" w:hAnsi="Times New Roman"/>
                <w:lang w:val="en-GB"/>
              </w:rPr>
              <w:t xml:space="preserve"> Twitter intervention </w:t>
            </w:r>
          </w:p>
        </w:tc>
        <w:tc>
          <w:tcPr>
            <w:tcW w:w="896" w:type="dxa"/>
          </w:tcPr>
          <w:p w14:paraId="59765ED2" w14:textId="20AF84F8" w:rsidR="00DF1DE8" w:rsidRPr="00803ADF" w:rsidRDefault="00127195" w:rsidP="00127195">
            <w:pPr>
              <w:jc w:val="right"/>
              <w:rPr>
                <w:rFonts w:ascii="Times New Roman" w:hAnsi="Times New Roman"/>
                <w:lang w:val="en-GB"/>
              </w:rPr>
            </w:pPr>
            <w:r>
              <w:rPr>
                <w:rFonts w:ascii="Times New Roman" w:hAnsi="Times New Roman"/>
                <w:lang w:val="en-GB"/>
              </w:rPr>
              <w:t>8</w:t>
            </w:r>
          </w:p>
        </w:tc>
        <w:tc>
          <w:tcPr>
            <w:tcW w:w="1077" w:type="dxa"/>
          </w:tcPr>
          <w:p w14:paraId="2D2079C7" w14:textId="03C00313" w:rsidR="00DF1DE8" w:rsidRPr="00803ADF" w:rsidRDefault="00127195" w:rsidP="00127195">
            <w:pPr>
              <w:jc w:val="right"/>
              <w:rPr>
                <w:rFonts w:ascii="Times New Roman" w:hAnsi="Times New Roman"/>
                <w:lang w:val="en-GB"/>
              </w:rPr>
            </w:pPr>
            <w:r>
              <w:rPr>
                <w:rFonts w:ascii="Times New Roman" w:hAnsi="Times New Roman"/>
                <w:lang w:val="en-GB"/>
              </w:rPr>
              <w:t>42</w:t>
            </w:r>
          </w:p>
        </w:tc>
        <w:tc>
          <w:tcPr>
            <w:tcW w:w="5046" w:type="dxa"/>
          </w:tcPr>
          <w:p w14:paraId="51EC98D0" w14:textId="72DFC716" w:rsidR="00DF1DE8" w:rsidRPr="0089668C" w:rsidRDefault="0089668C" w:rsidP="00127195">
            <w:pPr>
              <w:rPr>
                <w:rFonts w:ascii="Times New Roman" w:hAnsi="Times New Roman"/>
                <w:b/>
                <w:bCs/>
                <w:lang w:val="en-GB"/>
              </w:rPr>
            </w:pPr>
            <w:r>
              <w:rPr>
                <w:rFonts w:ascii="Times New Roman" w:hAnsi="Times New Roman"/>
                <w:lang w:val="en-GB"/>
              </w:rPr>
              <w:t>Ethical approval received by Ethical Review Board of FNSP.</w:t>
            </w:r>
          </w:p>
        </w:tc>
      </w:tr>
      <w:tr w:rsidR="00DF1DE8" w:rsidRPr="00803ADF" w14:paraId="432F0C83" w14:textId="77777777" w:rsidTr="00127195">
        <w:tc>
          <w:tcPr>
            <w:tcW w:w="632" w:type="dxa"/>
          </w:tcPr>
          <w:p w14:paraId="1FD4E7AC" w14:textId="009623A4" w:rsidR="00DF1DE8" w:rsidRDefault="00DF1DE8" w:rsidP="00DB4A71">
            <w:pPr>
              <w:jc w:val="center"/>
              <w:rPr>
                <w:rFonts w:ascii="Times New Roman" w:hAnsi="Times New Roman"/>
                <w:lang w:val="en-GB"/>
              </w:rPr>
            </w:pPr>
            <w:r>
              <w:rPr>
                <w:rFonts w:ascii="Times New Roman" w:hAnsi="Times New Roman"/>
                <w:lang w:val="en-GB"/>
              </w:rPr>
              <w:t>M14</w:t>
            </w:r>
          </w:p>
        </w:tc>
        <w:tc>
          <w:tcPr>
            <w:tcW w:w="2551" w:type="dxa"/>
          </w:tcPr>
          <w:p w14:paraId="45C8846E" w14:textId="59A54949" w:rsidR="00DF1DE8" w:rsidRPr="00803ADF" w:rsidRDefault="00E30AD6" w:rsidP="00E30AD6">
            <w:pPr>
              <w:rPr>
                <w:rFonts w:ascii="Times New Roman" w:hAnsi="Times New Roman"/>
                <w:lang w:val="en-GB"/>
              </w:rPr>
            </w:pPr>
            <w:r>
              <w:rPr>
                <w:rFonts w:ascii="Times New Roman" w:hAnsi="Times New Roman"/>
                <w:lang w:val="en-GB"/>
              </w:rPr>
              <w:t>Project website</w:t>
            </w:r>
          </w:p>
        </w:tc>
        <w:tc>
          <w:tcPr>
            <w:tcW w:w="896" w:type="dxa"/>
          </w:tcPr>
          <w:p w14:paraId="388D4CB9" w14:textId="1812DF33" w:rsidR="00DF1DE8" w:rsidRPr="00803ADF" w:rsidRDefault="00E30AD6" w:rsidP="00127195">
            <w:pPr>
              <w:jc w:val="right"/>
              <w:rPr>
                <w:rFonts w:ascii="Times New Roman" w:hAnsi="Times New Roman"/>
                <w:lang w:val="en-GB"/>
              </w:rPr>
            </w:pPr>
            <w:r>
              <w:rPr>
                <w:rFonts w:ascii="Times New Roman" w:hAnsi="Times New Roman"/>
                <w:lang w:val="en-GB"/>
              </w:rPr>
              <w:t>9</w:t>
            </w:r>
          </w:p>
        </w:tc>
        <w:tc>
          <w:tcPr>
            <w:tcW w:w="1077" w:type="dxa"/>
          </w:tcPr>
          <w:p w14:paraId="1FC52A1A" w14:textId="34F950DC" w:rsidR="00DF1DE8" w:rsidRPr="00803ADF" w:rsidRDefault="00E30AD6" w:rsidP="00127195">
            <w:pPr>
              <w:jc w:val="right"/>
              <w:rPr>
                <w:rFonts w:ascii="Times New Roman" w:hAnsi="Times New Roman"/>
                <w:lang w:val="en-GB"/>
              </w:rPr>
            </w:pPr>
            <w:r>
              <w:rPr>
                <w:rFonts w:ascii="Times New Roman" w:hAnsi="Times New Roman"/>
                <w:lang w:val="en-GB"/>
              </w:rPr>
              <w:t>1</w:t>
            </w:r>
          </w:p>
        </w:tc>
        <w:tc>
          <w:tcPr>
            <w:tcW w:w="5046" w:type="dxa"/>
          </w:tcPr>
          <w:p w14:paraId="69ECF991" w14:textId="77777777" w:rsidR="00DF1DE8" w:rsidRPr="00803ADF" w:rsidRDefault="00DF1DE8" w:rsidP="00127195">
            <w:pPr>
              <w:rPr>
                <w:rFonts w:ascii="Times New Roman" w:hAnsi="Times New Roman"/>
                <w:lang w:val="en-GB"/>
              </w:rPr>
            </w:pPr>
          </w:p>
        </w:tc>
      </w:tr>
      <w:tr w:rsidR="00DF1DE8" w:rsidRPr="00803ADF" w14:paraId="13275A12" w14:textId="77777777" w:rsidTr="00127195">
        <w:tc>
          <w:tcPr>
            <w:tcW w:w="632" w:type="dxa"/>
          </w:tcPr>
          <w:p w14:paraId="53448C84" w14:textId="3C4A22C8" w:rsidR="00DF1DE8" w:rsidRDefault="00DF1DE8" w:rsidP="00DB4A71">
            <w:pPr>
              <w:jc w:val="center"/>
              <w:rPr>
                <w:rFonts w:ascii="Times New Roman" w:hAnsi="Times New Roman"/>
                <w:lang w:val="en-GB"/>
              </w:rPr>
            </w:pPr>
            <w:r>
              <w:rPr>
                <w:rFonts w:ascii="Times New Roman" w:hAnsi="Times New Roman"/>
                <w:lang w:val="en-GB"/>
              </w:rPr>
              <w:t>M15</w:t>
            </w:r>
          </w:p>
        </w:tc>
        <w:tc>
          <w:tcPr>
            <w:tcW w:w="2551" w:type="dxa"/>
          </w:tcPr>
          <w:p w14:paraId="07CF8D88" w14:textId="10ADFFFF" w:rsidR="00DF1DE8" w:rsidRPr="00803ADF" w:rsidRDefault="00E30AD6" w:rsidP="00127195">
            <w:pPr>
              <w:rPr>
                <w:rFonts w:ascii="Times New Roman" w:hAnsi="Times New Roman"/>
                <w:lang w:val="en-GB"/>
              </w:rPr>
            </w:pPr>
            <w:r>
              <w:rPr>
                <w:rFonts w:ascii="Times New Roman" w:hAnsi="Times New Roman"/>
                <w:lang w:val="en-GB"/>
              </w:rPr>
              <w:t>Project Twitter account</w:t>
            </w:r>
          </w:p>
        </w:tc>
        <w:tc>
          <w:tcPr>
            <w:tcW w:w="896" w:type="dxa"/>
          </w:tcPr>
          <w:p w14:paraId="40754B43" w14:textId="270962CC" w:rsidR="00DF1DE8" w:rsidRPr="00803ADF" w:rsidRDefault="00E30AD6" w:rsidP="00127195">
            <w:pPr>
              <w:jc w:val="right"/>
              <w:rPr>
                <w:rFonts w:ascii="Times New Roman" w:hAnsi="Times New Roman"/>
                <w:lang w:val="en-GB"/>
              </w:rPr>
            </w:pPr>
            <w:r>
              <w:rPr>
                <w:rFonts w:ascii="Times New Roman" w:hAnsi="Times New Roman"/>
                <w:lang w:val="en-GB"/>
              </w:rPr>
              <w:t>9</w:t>
            </w:r>
          </w:p>
        </w:tc>
        <w:tc>
          <w:tcPr>
            <w:tcW w:w="1077" w:type="dxa"/>
          </w:tcPr>
          <w:p w14:paraId="6ED50D4C" w14:textId="5B9FCB81" w:rsidR="00DF1DE8" w:rsidRPr="00803ADF" w:rsidRDefault="00E30AD6" w:rsidP="00127195">
            <w:pPr>
              <w:jc w:val="right"/>
              <w:rPr>
                <w:rFonts w:ascii="Times New Roman" w:hAnsi="Times New Roman"/>
                <w:lang w:val="en-GB"/>
              </w:rPr>
            </w:pPr>
            <w:r>
              <w:rPr>
                <w:rFonts w:ascii="Times New Roman" w:hAnsi="Times New Roman"/>
                <w:lang w:val="en-GB"/>
              </w:rPr>
              <w:t>1</w:t>
            </w:r>
          </w:p>
        </w:tc>
        <w:tc>
          <w:tcPr>
            <w:tcW w:w="5046" w:type="dxa"/>
          </w:tcPr>
          <w:p w14:paraId="7E6C1324" w14:textId="77777777" w:rsidR="00DF1DE8" w:rsidRPr="00803ADF" w:rsidRDefault="00DF1DE8" w:rsidP="00127195">
            <w:pPr>
              <w:rPr>
                <w:rFonts w:ascii="Times New Roman" w:hAnsi="Times New Roman"/>
                <w:lang w:val="en-GB"/>
              </w:rPr>
            </w:pPr>
          </w:p>
        </w:tc>
      </w:tr>
      <w:tr w:rsidR="00E30AD6" w:rsidRPr="00803ADF" w14:paraId="7EF79890" w14:textId="77777777" w:rsidTr="00127195">
        <w:tc>
          <w:tcPr>
            <w:tcW w:w="632" w:type="dxa"/>
          </w:tcPr>
          <w:p w14:paraId="6B5DFB08" w14:textId="77777777" w:rsidR="00E30AD6" w:rsidRDefault="00E30AD6" w:rsidP="00DB4A71">
            <w:pPr>
              <w:jc w:val="center"/>
              <w:rPr>
                <w:rFonts w:ascii="Times New Roman" w:hAnsi="Times New Roman"/>
                <w:lang w:val="en-GB"/>
              </w:rPr>
            </w:pPr>
          </w:p>
        </w:tc>
        <w:tc>
          <w:tcPr>
            <w:tcW w:w="2551" w:type="dxa"/>
          </w:tcPr>
          <w:p w14:paraId="0F744231" w14:textId="45BC05E3" w:rsidR="00E30AD6" w:rsidRPr="00E30AD6" w:rsidRDefault="00E30AD6" w:rsidP="00127195">
            <w:pPr>
              <w:rPr>
                <w:rFonts w:ascii="Times New Roman" w:hAnsi="Times New Roman"/>
                <w:lang w:val="en-GB"/>
              </w:rPr>
            </w:pPr>
            <w:r w:rsidRPr="00E30AD6">
              <w:rPr>
                <w:rFonts w:ascii="Times New Roman" w:hAnsi="Times New Roman"/>
                <w:lang w:val="en-GB"/>
              </w:rPr>
              <w:t xml:space="preserve">Inventory report </w:t>
            </w:r>
            <w:r w:rsidR="002573DD">
              <w:rPr>
                <w:rFonts w:ascii="Times New Roman" w:hAnsi="Times New Roman"/>
                <w:lang w:val="en-GB"/>
              </w:rPr>
              <w:t xml:space="preserve">of </w:t>
            </w:r>
            <w:r w:rsidRPr="00E30AD6">
              <w:rPr>
                <w:rFonts w:ascii="Times New Roman" w:hAnsi="Times New Roman"/>
                <w:lang w:val="en-GB"/>
              </w:rPr>
              <w:t>existing educational packages</w:t>
            </w:r>
          </w:p>
        </w:tc>
        <w:tc>
          <w:tcPr>
            <w:tcW w:w="896" w:type="dxa"/>
          </w:tcPr>
          <w:p w14:paraId="7A1C1502" w14:textId="2E1FF996" w:rsidR="00E30AD6" w:rsidRPr="00803ADF" w:rsidRDefault="00E30AD6" w:rsidP="00127195">
            <w:pPr>
              <w:jc w:val="right"/>
              <w:rPr>
                <w:rFonts w:ascii="Times New Roman" w:hAnsi="Times New Roman"/>
                <w:lang w:val="en-GB"/>
              </w:rPr>
            </w:pPr>
            <w:r>
              <w:rPr>
                <w:rFonts w:ascii="Times New Roman" w:hAnsi="Times New Roman"/>
                <w:lang w:val="en-GB"/>
              </w:rPr>
              <w:t>9</w:t>
            </w:r>
          </w:p>
        </w:tc>
        <w:tc>
          <w:tcPr>
            <w:tcW w:w="1077" w:type="dxa"/>
          </w:tcPr>
          <w:p w14:paraId="225EEB4F" w14:textId="7C2933D2" w:rsidR="00E30AD6" w:rsidRPr="00803ADF" w:rsidRDefault="00E30AD6" w:rsidP="00127195">
            <w:pPr>
              <w:jc w:val="right"/>
              <w:rPr>
                <w:rFonts w:ascii="Times New Roman" w:hAnsi="Times New Roman"/>
                <w:lang w:val="en-GB"/>
              </w:rPr>
            </w:pPr>
            <w:r>
              <w:rPr>
                <w:rFonts w:ascii="Times New Roman" w:hAnsi="Times New Roman"/>
                <w:lang w:val="en-GB"/>
              </w:rPr>
              <w:t>5</w:t>
            </w:r>
          </w:p>
        </w:tc>
        <w:tc>
          <w:tcPr>
            <w:tcW w:w="5046" w:type="dxa"/>
          </w:tcPr>
          <w:p w14:paraId="2E75F9A9" w14:textId="77777777" w:rsidR="00E30AD6" w:rsidRPr="00803ADF" w:rsidRDefault="00E30AD6" w:rsidP="00127195">
            <w:pPr>
              <w:rPr>
                <w:rFonts w:ascii="Times New Roman" w:hAnsi="Times New Roman"/>
                <w:lang w:val="en-GB"/>
              </w:rPr>
            </w:pPr>
          </w:p>
        </w:tc>
      </w:tr>
      <w:tr w:rsidR="00E30AD6" w:rsidRPr="00803ADF" w14:paraId="31861F4B" w14:textId="77777777" w:rsidTr="00127195">
        <w:tc>
          <w:tcPr>
            <w:tcW w:w="632" w:type="dxa"/>
          </w:tcPr>
          <w:p w14:paraId="51BD5DA4" w14:textId="77777777" w:rsidR="00E30AD6" w:rsidRDefault="00E30AD6" w:rsidP="00DB4A71">
            <w:pPr>
              <w:jc w:val="center"/>
              <w:rPr>
                <w:rFonts w:ascii="Times New Roman" w:hAnsi="Times New Roman"/>
                <w:lang w:val="en-GB"/>
              </w:rPr>
            </w:pPr>
          </w:p>
        </w:tc>
        <w:tc>
          <w:tcPr>
            <w:tcW w:w="2551" w:type="dxa"/>
          </w:tcPr>
          <w:p w14:paraId="68BE47B9" w14:textId="45940CFB" w:rsidR="00E30AD6" w:rsidRPr="00E30AD6" w:rsidRDefault="00E30AD6" w:rsidP="00127195">
            <w:pPr>
              <w:rPr>
                <w:rFonts w:ascii="Times New Roman" w:hAnsi="Times New Roman"/>
                <w:lang w:val="en-GB"/>
              </w:rPr>
            </w:pPr>
            <w:r w:rsidRPr="00E30AD6">
              <w:rPr>
                <w:rFonts w:ascii="Times New Roman" w:hAnsi="Times New Roman"/>
                <w:lang w:val="en-GB"/>
              </w:rPr>
              <w:t xml:space="preserve">Toolkit outline </w:t>
            </w:r>
          </w:p>
        </w:tc>
        <w:tc>
          <w:tcPr>
            <w:tcW w:w="896" w:type="dxa"/>
          </w:tcPr>
          <w:p w14:paraId="66D27AAB" w14:textId="5BC2DD10" w:rsidR="00E30AD6" w:rsidRPr="00803ADF" w:rsidRDefault="002573DD" w:rsidP="00127195">
            <w:pPr>
              <w:jc w:val="right"/>
              <w:rPr>
                <w:rFonts w:ascii="Times New Roman" w:hAnsi="Times New Roman"/>
                <w:lang w:val="en-GB"/>
              </w:rPr>
            </w:pPr>
            <w:r>
              <w:rPr>
                <w:rFonts w:ascii="Times New Roman" w:hAnsi="Times New Roman"/>
                <w:lang w:val="en-GB"/>
              </w:rPr>
              <w:t>9</w:t>
            </w:r>
          </w:p>
        </w:tc>
        <w:tc>
          <w:tcPr>
            <w:tcW w:w="1077" w:type="dxa"/>
          </w:tcPr>
          <w:p w14:paraId="33B8D2A1" w14:textId="4E1C8757" w:rsidR="00E30AD6" w:rsidRPr="00803ADF" w:rsidRDefault="002573DD" w:rsidP="00127195">
            <w:pPr>
              <w:jc w:val="right"/>
              <w:rPr>
                <w:rFonts w:ascii="Times New Roman" w:hAnsi="Times New Roman"/>
                <w:lang w:val="en-GB"/>
              </w:rPr>
            </w:pPr>
            <w:r>
              <w:rPr>
                <w:rFonts w:ascii="Times New Roman" w:hAnsi="Times New Roman"/>
                <w:lang w:val="en-GB"/>
              </w:rPr>
              <w:t>12</w:t>
            </w:r>
          </w:p>
        </w:tc>
        <w:tc>
          <w:tcPr>
            <w:tcW w:w="5046" w:type="dxa"/>
          </w:tcPr>
          <w:p w14:paraId="54754287" w14:textId="7CE57A34" w:rsidR="00E30AD6" w:rsidRPr="00803ADF" w:rsidRDefault="002573DD" w:rsidP="00127195">
            <w:pPr>
              <w:rPr>
                <w:rFonts w:ascii="Times New Roman" w:hAnsi="Times New Roman"/>
                <w:lang w:val="en-GB"/>
              </w:rPr>
            </w:pPr>
            <w:r>
              <w:rPr>
                <w:rFonts w:ascii="Times New Roman" w:hAnsi="Times New Roman"/>
                <w:lang w:val="en-GB"/>
              </w:rPr>
              <w:t xml:space="preserve">Receive </w:t>
            </w:r>
            <w:r w:rsidRPr="002573DD">
              <w:rPr>
                <w:rFonts w:ascii="Times New Roman" w:hAnsi="Times New Roman"/>
                <w:lang w:val="en-GB"/>
              </w:rPr>
              <w:t>initial user group feedback</w:t>
            </w:r>
            <w:r>
              <w:rPr>
                <w:rFonts w:ascii="Times New Roman" w:hAnsi="Times New Roman"/>
                <w:lang w:val="en-GB"/>
              </w:rPr>
              <w:t xml:space="preserve"> on the outline. </w:t>
            </w:r>
          </w:p>
        </w:tc>
      </w:tr>
      <w:tr w:rsidR="00E30AD6" w:rsidRPr="00803ADF" w14:paraId="1512C01E" w14:textId="77777777" w:rsidTr="00127195">
        <w:tc>
          <w:tcPr>
            <w:tcW w:w="632" w:type="dxa"/>
          </w:tcPr>
          <w:p w14:paraId="2B638C6D" w14:textId="77777777" w:rsidR="00E30AD6" w:rsidRDefault="00E30AD6" w:rsidP="00DB4A71">
            <w:pPr>
              <w:jc w:val="center"/>
              <w:rPr>
                <w:rFonts w:ascii="Times New Roman" w:hAnsi="Times New Roman"/>
                <w:lang w:val="en-GB"/>
              </w:rPr>
            </w:pPr>
          </w:p>
        </w:tc>
        <w:tc>
          <w:tcPr>
            <w:tcW w:w="2551" w:type="dxa"/>
          </w:tcPr>
          <w:p w14:paraId="250EF449" w14:textId="66635B3B" w:rsidR="00E30AD6" w:rsidRPr="00E30AD6" w:rsidRDefault="00E30AD6" w:rsidP="00127195">
            <w:pPr>
              <w:rPr>
                <w:rFonts w:ascii="Times New Roman" w:hAnsi="Times New Roman"/>
                <w:lang w:val="en-GB"/>
              </w:rPr>
            </w:pPr>
            <w:r w:rsidRPr="00E30AD6">
              <w:rPr>
                <w:rFonts w:ascii="Times New Roman" w:hAnsi="Times New Roman"/>
                <w:lang w:val="en-GB"/>
              </w:rPr>
              <w:t>Story development</w:t>
            </w:r>
            <w:r w:rsidR="002573DD" w:rsidRPr="00E30AD6">
              <w:rPr>
                <w:rFonts w:ascii="Times New Roman" w:hAnsi="Times New Roman"/>
                <w:lang w:val="en-GB"/>
              </w:rPr>
              <w:t xml:space="preserve"> </w:t>
            </w:r>
            <w:r w:rsidR="002573DD">
              <w:rPr>
                <w:rFonts w:ascii="Times New Roman" w:hAnsi="Times New Roman"/>
                <w:lang w:val="en-GB"/>
              </w:rPr>
              <w:t>of</w:t>
            </w:r>
            <w:r w:rsidR="002573DD" w:rsidRPr="00E30AD6">
              <w:rPr>
                <w:rFonts w:ascii="Times New Roman" w:hAnsi="Times New Roman"/>
                <w:lang w:val="en-GB"/>
              </w:rPr>
              <w:t xml:space="preserve"> knowledge clips</w:t>
            </w:r>
          </w:p>
        </w:tc>
        <w:tc>
          <w:tcPr>
            <w:tcW w:w="896" w:type="dxa"/>
          </w:tcPr>
          <w:p w14:paraId="49BE6152" w14:textId="32AD5ED9" w:rsidR="00E30AD6" w:rsidRPr="00803ADF" w:rsidRDefault="002573DD" w:rsidP="00127195">
            <w:pPr>
              <w:jc w:val="right"/>
              <w:rPr>
                <w:rFonts w:ascii="Times New Roman" w:hAnsi="Times New Roman"/>
                <w:lang w:val="en-GB"/>
              </w:rPr>
            </w:pPr>
            <w:r>
              <w:rPr>
                <w:rFonts w:ascii="Times New Roman" w:hAnsi="Times New Roman"/>
                <w:lang w:val="en-GB"/>
              </w:rPr>
              <w:t>9</w:t>
            </w:r>
          </w:p>
        </w:tc>
        <w:tc>
          <w:tcPr>
            <w:tcW w:w="1077" w:type="dxa"/>
          </w:tcPr>
          <w:p w14:paraId="27A86799" w14:textId="7FA65E4B" w:rsidR="00E30AD6" w:rsidRPr="00803ADF" w:rsidRDefault="002573DD" w:rsidP="00127195">
            <w:pPr>
              <w:jc w:val="right"/>
              <w:rPr>
                <w:rFonts w:ascii="Times New Roman" w:hAnsi="Times New Roman"/>
                <w:lang w:val="en-GB"/>
              </w:rPr>
            </w:pPr>
            <w:r>
              <w:rPr>
                <w:rFonts w:ascii="Times New Roman" w:hAnsi="Times New Roman"/>
                <w:lang w:val="en-GB"/>
              </w:rPr>
              <w:t>15</w:t>
            </w:r>
          </w:p>
        </w:tc>
        <w:tc>
          <w:tcPr>
            <w:tcW w:w="5046" w:type="dxa"/>
          </w:tcPr>
          <w:p w14:paraId="029B2623" w14:textId="0CF3F525" w:rsidR="00E30AD6" w:rsidRPr="00803ADF" w:rsidRDefault="002573DD" w:rsidP="00127195">
            <w:pPr>
              <w:rPr>
                <w:rFonts w:ascii="Times New Roman" w:hAnsi="Times New Roman"/>
                <w:lang w:val="en-GB"/>
              </w:rPr>
            </w:pPr>
            <w:r>
              <w:rPr>
                <w:rFonts w:ascii="Times New Roman" w:hAnsi="Times New Roman"/>
                <w:lang w:val="en-GB"/>
              </w:rPr>
              <w:t xml:space="preserve">Receive initial </w:t>
            </w:r>
            <w:r>
              <w:rPr>
                <w:rFonts w:ascii="Times New Roman" w:hAnsi="Times New Roman"/>
                <w:lang w:val="en-GB"/>
              </w:rPr>
              <w:t>feedback from consortium members and SDU journalism students</w:t>
            </w:r>
            <w:r>
              <w:rPr>
                <w:rFonts w:ascii="Times New Roman" w:hAnsi="Times New Roman"/>
                <w:lang w:val="en-GB"/>
              </w:rPr>
              <w:t xml:space="preserve">. </w:t>
            </w:r>
          </w:p>
        </w:tc>
      </w:tr>
      <w:tr w:rsidR="00E30AD6" w:rsidRPr="00803ADF" w14:paraId="0F3BD212" w14:textId="77777777" w:rsidTr="00127195">
        <w:tc>
          <w:tcPr>
            <w:tcW w:w="632" w:type="dxa"/>
          </w:tcPr>
          <w:p w14:paraId="54122328" w14:textId="77777777" w:rsidR="00E30AD6" w:rsidRDefault="00E30AD6" w:rsidP="00DB4A71">
            <w:pPr>
              <w:jc w:val="center"/>
              <w:rPr>
                <w:rFonts w:ascii="Times New Roman" w:hAnsi="Times New Roman"/>
                <w:lang w:val="en-GB"/>
              </w:rPr>
            </w:pPr>
          </w:p>
        </w:tc>
        <w:tc>
          <w:tcPr>
            <w:tcW w:w="2551" w:type="dxa"/>
          </w:tcPr>
          <w:p w14:paraId="56DB9FC7" w14:textId="77777777" w:rsidR="00E30AD6" w:rsidRPr="00803ADF" w:rsidRDefault="00E30AD6" w:rsidP="00127195">
            <w:pPr>
              <w:rPr>
                <w:rFonts w:ascii="Times New Roman" w:hAnsi="Times New Roman"/>
                <w:lang w:val="en-GB"/>
              </w:rPr>
            </w:pPr>
          </w:p>
        </w:tc>
        <w:tc>
          <w:tcPr>
            <w:tcW w:w="896" w:type="dxa"/>
          </w:tcPr>
          <w:p w14:paraId="428D84DD" w14:textId="77777777" w:rsidR="00E30AD6" w:rsidRPr="00803ADF" w:rsidRDefault="00E30AD6" w:rsidP="00127195">
            <w:pPr>
              <w:jc w:val="right"/>
              <w:rPr>
                <w:rFonts w:ascii="Times New Roman" w:hAnsi="Times New Roman"/>
                <w:lang w:val="en-GB"/>
              </w:rPr>
            </w:pPr>
          </w:p>
        </w:tc>
        <w:tc>
          <w:tcPr>
            <w:tcW w:w="1077" w:type="dxa"/>
          </w:tcPr>
          <w:p w14:paraId="4A2ED785" w14:textId="77777777" w:rsidR="00E30AD6" w:rsidRPr="00803ADF" w:rsidRDefault="00E30AD6" w:rsidP="00127195">
            <w:pPr>
              <w:jc w:val="right"/>
              <w:rPr>
                <w:rFonts w:ascii="Times New Roman" w:hAnsi="Times New Roman"/>
                <w:lang w:val="en-GB"/>
              </w:rPr>
            </w:pPr>
          </w:p>
        </w:tc>
        <w:tc>
          <w:tcPr>
            <w:tcW w:w="5046" w:type="dxa"/>
          </w:tcPr>
          <w:p w14:paraId="020EDCDE" w14:textId="77777777" w:rsidR="00E30AD6" w:rsidRPr="00803ADF" w:rsidRDefault="00E30AD6" w:rsidP="00127195">
            <w:pPr>
              <w:rPr>
                <w:rFonts w:ascii="Times New Roman" w:hAnsi="Times New Roman"/>
                <w:lang w:val="en-GB"/>
              </w:rPr>
            </w:pPr>
          </w:p>
        </w:tc>
      </w:tr>
      <w:tr w:rsidR="00E30AD6" w:rsidRPr="00803ADF" w14:paraId="514325ED" w14:textId="77777777" w:rsidTr="00127195">
        <w:tc>
          <w:tcPr>
            <w:tcW w:w="632" w:type="dxa"/>
          </w:tcPr>
          <w:p w14:paraId="6AFFB06D" w14:textId="77777777" w:rsidR="00E30AD6" w:rsidRDefault="00E30AD6" w:rsidP="00DB4A71">
            <w:pPr>
              <w:jc w:val="center"/>
              <w:rPr>
                <w:rFonts w:ascii="Times New Roman" w:hAnsi="Times New Roman"/>
                <w:lang w:val="en-GB"/>
              </w:rPr>
            </w:pPr>
          </w:p>
        </w:tc>
        <w:tc>
          <w:tcPr>
            <w:tcW w:w="2551" w:type="dxa"/>
          </w:tcPr>
          <w:p w14:paraId="6E2035EA" w14:textId="77777777" w:rsidR="00E30AD6" w:rsidRPr="00803ADF" w:rsidRDefault="00E30AD6" w:rsidP="00127195">
            <w:pPr>
              <w:rPr>
                <w:rFonts w:ascii="Times New Roman" w:hAnsi="Times New Roman"/>
                <w:lang w:val="en-GB"/>
              </w:rPr>
            </w:pPr>
          </w:p>
        </w:tc>
        <w:tc>
          <w:tcPr>
            <w:tcW w:w="896" w:type="dxa"/>
          </w:tcPr>
          <w:p w14:paraId="64C136A2" w14:textId="77777777" w:rsidR="00E30AD6" w:rsidRPr="00803ADF" w:rsidRDefault="00E30AD6" w:rsidP="00127195">
            <w:pPr>
              <w:jc w:val="right"/>
              <w:rPr>
                <w:rFonts w:ascii="Times New Roman" w:hAnsi="Times New Roman"/>
                <w:lang w:val="en-GB"/>
              </w:rPr>
            </w:pPr>
          </w:p>
        </w:tc>
        <w:tc>
          <w:tcPr>
            <w:tcW w:w="1077" w:type="dxa"/>
          </w:tcPr>
          <w:p w14:paraId="6359E2F4" w14:textId="77777777" w:rsidR="00E30AD6" w:rsidRPr="00803ADF" w:rsidRDefault="00E30AD6" w:rsidP="00127195">
            <w:pPr>
              <w:jc w:val="right"/>
              <w:rPr>
                <w:rFonts w:ascii="Times New Roman" w:hAnsi="Times New Roman"/>
                <w:lang w:val="en-GB"/>
              </w:rPr>
            </w:pPr>
          </w:p>
        </w:tc>
        <w:tc>
          <w:tcPr>
            <w:tcW w:w="5046" w:type="dxa"/>
          </w:tcPr>
          <w:p w14:paraId="0A649F62" w14:textId="77777777" w:rsidR="00E30AD6" w:rsidRPr="00803ADF" w:rsidRDefault="00E30AD6" w:rsidP="00127195">
            <w:pPr>
              <w:rPr>
                <w:rFonts w:ascii="Times New Roman" w:hAnsi="Times New Roman"/>
                <w:lang w:val="en-GB"/>
              </w:rPr>
            </w:pPr>
          </w:p>
        </w:tc>
      </w:tr>
    </w:tbl>
    <w:p w14:paraId="2478AA15" w14:textId="77777777" w:rsidR="002C039B" w:rsidRPr="00803ADF" w:rsidRDefault="002C039B" w:rsidP="00C20360">
      <w:pPr>
        <w:pStyle w:val="Heading2"/>
        <w:spacing w:before="180"/>
        <w:rPr>
          <w:i/>
          <w:lang w:eastAsia="fr-BE"/>
        </w:rPr>
      </w:pPr>
      <w:r w:rsidRPr="00803ADF">
        <w:t>Table 3.1e:</w:t>
      </w:r>
      <w:r w:rsidR="004E3190" w:rsidRPr="00803ADF">
        <w:t xml:space="preserve"> </w:t>
      </w:r>
      <w:r w:rsidRPr="00803ADF">
        <w:t xml:space="preserve">Critical risks for implementation </w:t>
      </w:r>
    </w:p>
    <w:tbl>
      <w:tblPr>
        <w:tblW w:w="102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1020"/>
        <w:gridCol w:w="5783"/>
      </w:tblGrid>
      <w:tr w:rsidR="002C039B" w:rsidRPr="00803ADF" w14:paraId="6C8A682D" w14:textId="77777777" w:rsidTr="00B83F04">
        <w:tc>
          <w:tcPr>
            <w:tcW w:w="3402" w:type="dxa"/>
            <w:shd w:val="clear" w:color="auto" w:fill="F2F2F2" w:themeFill="background1" w:themeFillShade="F2"/>
          </w:tcPr>
          <w:p w14:paraId="4421B794" w14:textId="3C34EED1" w:rsidR="002C039B" w:rsidRPr="00803ADF" w:rsidRDefault="00720FCE" w:rsidP="00643026">
            <w:pPr>
              <w:spacing w:line="276" w:lineRule="auto"/>
              <w:jc w:val="center"/>
              <w:rPr>
                <w:rFonts w:ascii="Times New Roman" w:hAnsi="Times New Roman"/>
                <w:b/>
                <w:bCs/>
                <w:lang w:val="en-GB"/>
              </w:rPr>
            </w:pPr>
            <w:r>
              <w:rPr>
                <w:rFonts w:ascii="Times New Roman" w:hAnsi="Times New Roman"/>
                <w:b/>
                <w:bCs/>
                <w:lang w:val="en-GB"/>
              </w:rPr>
              <w:t>Risk d</w:t>
            </w:r>
            <w:r w:rsidR="002C039B" w:rsidRPr="00803ADF">
              <w:rPr>
                <w:rFonts w:ascii="Times New Roman" w:hAnsi="Times New Roman"/>
                <w:b/>
                <w:bCs/>
                <w:lang w:val="en-GB"/>
              </w:rPr>
              <w:t xml:space="preserve">escription </w:t>
            </w:r>
            <w:r>
              <w:rPr>
                <w:rFonts w:ascii="Times New Roman" w:hAnsi="Times New Roman"/>
                <w:b/>
                <w:bCs/>
                <w:lang w:val="en-GB"/>
              </w:rPr>
              <w:t xml:space="preserve">&amp; </w:t>
            </w:r>
            <w:r w:rsidR="002C039B" w:rsidRPr="00803ADF">
              <w:rPr>
                <w:rFonts w:ascii="Times New Roman" w:hAnsi="Times New Roman"/>
                <w:b/>
                <w:bCs/>
                <w:lang w:val="en-GB"/>
              </w:rPr>
              <w:t>level of likelihood</w:t>
            </w:r>
          </w:p>
        </w:tc>
        <w:tc>
          <w:tcPr>
            <w:tcW w:w="1020" w:type="dxa"/>
            <w:shd w:val="clear" w:color="auto" w:fill="F2F2F2" w:themeFill="background1" w:themeFillShade="F2"/>
          </w:tcPr>
          <w:p w14:paraId="5C8C7B56" w14:textId="1714E299" w:rsidR="002C039B" w:rsidRPr="00803ADF" w:rsidRDefault="002C039B" w:rsidP="00643026">
            <w:pPr>
              <w:spacing w:line="276" w:lineRule="auto"/>
              <w:jc w:val="center"/>
              <w:rPr>
                <w:rFonts w:ascii="Times New Roman" w:hAnsi="Times New Roman"/>
                <w:b/>
                <w:bCs/>
                <w:lang w:val="en-GB"/>
              </w:rPr>
            </w:pPr>
            <w:r w:rsidRPr="00803ADF">
              <w:rPr>
                <w:rFonts w:ascii="Times New Roman" w:hAnsi="Times New Roman"/>
                <w:b/>
                <w:bCs/>
                <w:lang w:val="en-GB"/>
              </w:rPr>
              <w:t>W</w:t>
            </w:r>
            <w:r w:rsidR="00720FCE">
              <w:rPr>
                <w:rFonts w:ascii="Times New Roman" w:hAnsi="Times New Roman"/>
                <w:b/>
                <w:bCs/>
                <w:lang w:val="en-GB"/>
              </w:rPr>
              <w:t>P</w:t>
            </w:r>
            <w:r w:rsidRPr="00803ADF">
              <w:rPr>
                <w:rFonts w:ascii="Times New Roman" w:hAnsi="Times New Roman"/>
                <w:b/>
                <w:bCs/>
                <w:lang w:val="en-GB"/>
              </w:rPr>
              <w:t>(s) involved</w:t>
            </w:r>
          </w:p>
        </w:tc>
        <w:tc>
          <w:tcPr>
            <w:tcW w:w="5783" w:type="dxa"/>
            <w:shd w:val="clear" w:color="auto" w:fill="F2F2F2" w:themeFill="background1" w:themeFillShade="F2"/>
          </w:tcPr>
          <w:p w14:paraId="14647287" w14:textId="77777777" w:rsidR="002C039B" w:rsidRPr="00803ADF" w:rsidRDefault="002C039B" w:rsidP="00643026">
            <w:pPr>
              <w:spacing w:line="276" w:lineRule="auto"/>
              <w:jc w:val="center"/>
              <w:rPr>
                <w:rFonts w:ascii="Times New Roman" w:hAnsi="Times New Roman"/>
                <w:b/>
                <w:bCs/>
                <w:lang w:val="en-GB"/>
              </w:rPr>
            </w:pPr>
            <w:r w:rsidRPr="00803ADF">
              <w:rPr>
                <w:rFonts w:ascii="Times New Roman" w:hAnsi="Times New Roman"/>
                <w:b/>
                <w:bCs/>
                <w:lang w:val="en-GB"/>
              </w:rPr>
              <w:t xml:space="preserve">Proposed risk-mitigation </w:t>
            </w:r>
            <w:commentRangeStart w:id="59"/>
            <w:r w:rsidRPr="00803ADF">
              <w:rPr>
                <w:rFonts w:ascii="Times New Roman" w:hAnsi="Times New Roman"/>
                <w:b/>
                <w:bCs/>
                <w:lang w:val="en-GB"/>
              </w:rPr>
              <w:t>measures</w:t>
            </w:r>
            <w:commentRangeEnd w:id="59"/>
            <w:r w:rsidR="00F112C8">
              <w:rPr>
                <w:rStyle w:val="CommentReference"/>
                <w:szCs w:val="20"/>
              </w:rPr>
              <w:commentReference w:id="59"/>
            </w:r>
          </w:p>
        </w:tc>
      </w:tr>
      <w:tr w:rsidR="005E2A25" w:rsidRPr="00803ADF" w14:paraId="1494A7EE" w14:textId="77777777" w:rsidTr="00B83F04">
        <w:tc>
          <w:tcPr>
            <w:tcW w:w="3402" w:type="dxa"/>
          </w:tcPr>
          <w:p w14:paraId="39184E55" w14:textId="43482019" w:rsidR="005E2A25" w:rsidRPr="00803ADF" w:rsidRDefault="00A70108" w:rsidP="00DB4A71">
            <w:pPr>
              <w:rPr>
                <w:rFonts w:ascii="Times New Roman" w:hAnsi="Times New Roman"/>
                <w:lang w:val="en-GB"/>
              </w:rPr>
            </w:pPr>
            <w:r w:rsidRPr="00A70108">
              <w:rPr>
                <w:rFonts w:ascii="Times New Roman" w:hAnsi="Times New Roman"/>
                <w:lang w:val="en-GB"/>
              </w:rPr>
              <w:t>Conflicts among</w:t>
            </w:r>
            <w:r>
              <w:rPr>
                <w:rFonts w:ascii="Times New Roman" w:hAnsi="Times New Roman"/>
                <w:lang w:val="en-GB"/>
              </w:rPr>
              <w:t xml:space="preserve"> </w:t>
            </w:r>
            <w:r w:rsidRPr="00A70108">
              <w:rPr>
                <w:rFonts w:ascii="Times New Roman" w:hAnsi="Times New Roman"/>
                <w:lang w:val="en-GB"/>
              </w:rPr>
              <w:t>partners arise (LOW</w:t>
            </w:r>
            <w:r>
              <w:rPr>
                <w:rFonts w:ascii="Times New Roman" w:hAnsi="Times New Roman"/>
                <w:lang w:val="en-GB"/>
              </w:rPr>
              <w:t xml:space="preserve"> </w:t>
            </w:r>
            <w:r w:rsidRPr="00A70108">
              <w:rPr>
                <w:rFonts w:ascii="Times New Roman" w:hAnsi="Times New Roman"/>
                <w:lang w:val="en-GB"/>
              </w:rPr>
              <w:t>RISK)</w:t>
            </w:r>
          </w:p>
        </w:tc>
        <w:tc>
          <w:tcPr>
            <w:tcW w:w="1020" w:type="dxa"/>
          </w:tcPr>
          <w:p w14:paraId="7481E2D3" w14:textId="41043147" w:rsidR="005E2A25" w:rsidRPr="00803ADF" w:rsidRDefault="00A70108" w:rsidP="00DB4A71">
            <w:pPr>
              <w:jc w:val="center"/>
              <w:rPr>
                <w:rFonts w:ascii="Times New Roman" w:hAnsi="Times New Roman"/>
                <w:lang w:val="en-GB"/>
              </w:rPr>
            </w:pPr>
            <w:r>
              <w:rPr>
                <w:rFonts w:ascii="Times New Roman" w:hAnsi="Times New Roman"/>
                <w:lang w:val="en-GB"/>
              </w:rPr>
              <w:t>1</w:t>
            </w:r>
          </w:p>
        </w:tc>
        <w:tc>
          <w:tcPr>
            <w:tcW w:w="5783" w:type="dxa"/>
          </w:tcPr>
          <w:p w14:paraId="35E7B196" w14:textId="17154B41" w:rsidR="005E2A25" w:rsidRPr="00803ADF" w:rsidRDefault="00A70108" w:rsidP="00DB4A71">
            <w:pPr>
              <w:rPr>
                <w:rFonts w:ascii="Times New Roman" w:hAnsi="Times New Roman"/>
                <w:lang w:val="en-GB"/>
              </w:rPr>
            </w:pPr>
            <w:r>
              <w:rPr>
                <w:rFonts w:ascii="Times New Roman" w:hAnsi="Times New Roman"/>
                <w:lang w:val="en-GB"/>
              </w:rPr>
              <w:t>The r</w:t>
            </w:r>
            <w:r w:rsidRPr="00A70108">
              <w:rPr>
                <w:rFonts w:ascii="Times New Roman" w:hAnsi="Times New Roman"/>
                <w:lang w:val="en-GB"/>
              </w:rPr>
              <w:t>esearchers involved have a track-record of working effectively together in other collaborative projects and infrastructures.</w:t>
            </w:r>
            <w:r>
              <w:rPr>
                <w:rFonts w:ascii="Times New Roman" w:hAnsi="Times New Roman"/>
                <w:lang w:val="en-GB"/>
              </w:rPr>
              <w:t xml:space="preserve"> Yet, in case of conflict, t</w:t>
            </w:r>
            <w:r w:rsidRPr="00A70108">
              <w:rPr>
                <w:rFonts w:ascii="Times New Roman" w:hAnsi="Times New Roman"/>
                <w:lang w:val="en-GB"/>
              </w:rPr>
              <w:t>he coordinator will mediate to find a</w:t>
            </w:r>
            <w:r>
              <w:rPr>
                <w:rFonts w:ascii="Times New Roman" w:hAnsi="Times New Roman"/>
                <w:lang w:val="en-GB"/>
              </w:rPr>
              <w:t xml:space="preserve"> </w:t>
            </w:r>
            <w:r w:rsidRPr="00A70108">
              <w:rPr>
                <w:rFonts w:ascii="Times New Roman" w:hAnsi="Times New Roman"/>
                <w:lang w:val="en-GB"/>
              </w:rPr>
              <w:t xml:space="preserve">consensual </w:t>
            </w:r>
            <w:r>
              <w:rPr>
                <w:rFonts w:ascii="Times New Roman" w:hAnsi="Times New Roman"/>
                <w:lang w:val="en-GB"/>
              </w:rPr>
              <w:t>s</w:t>
            </w:r>
            <w:r w:rsidRPr="00A70108">
              <w:rPr>
                <w:rFonts w:ascii="Times New Roman" w:hAnsi="Times New Roman"/>
                <w:lang w:val="en-GB"/>
              </w:rPr>
              <w:t>olu</w:t>
            </w:r>
            <w:r>
              <w:rPr>
                <w:rFonts w:ascii="Times New Roman" w:hAnsi="Times New Roman"/>
                <w:lang w:val="en-GB"/>
              </w:rPr>
              <w:softHyphen/>
            </w:r>
            <w:r w:rsidRPr="00A70108">
              <w:rPr>
                <w:rFonts w:ascii="Times New Roman" w:hAnsi="Times New Roman"/>
                <w:lang w:val="en-GB"/>
              </w:rPr>
              <w:t xml:space="preserve">tion and, in case of no solution, take a binding decision. </w:t>
            </w:r>
          </w:p>
        </w:tc>
      </w:tr>
      <w:tr w:rsidR="00A70108" w:rsidRPr="00803ADF" w14:paraId="3AC72B90" w14:textId="77777777" w:rsidTr="00B83F04">
        <w:tc>
          <w:tcPr>
            <w:tcW w:w="3402" w:type="dxa"/>
          </w:tcPr>
          <w:p w14:paraId="78B720D6" w14:textId="2EA0F0D9" w:rsidR="00A70108" w:rsidRPr="00A70108" w:rsidRDefault="00A70108" w:rsidP="00DB4A71">
            <w:pPr>
              <w:rPr>
                <w:rFonts w:ascii="Times New Roman" w:hAnsi="Times New Roman"/>
                <w:lang w:val="en-GB"/>
              </w:rPr>
            </w:pPr>
            <w:r w:rsidRPr="00A70108">
              <w:rPr>
                <w:rFonts w:ascii="Times New Roman" w:hAnsi="Times New Roman"/>
                <w:lang w:val="en-GB"/>
              </w:rPr>
              <w:t>Legal issues arise</w:t>
            </w:r>
            <w:r>
              <w:rPr>
                <w:rFonts w:ascii="Times New Roman" w:hAnsi="Times New Roman"/>
                <w:lang w:val="en-GB"/>
              </w:rPr>
              <w:t xml:space="preserve"> </w:t>
            </w:r>
            <w:r w:rsidRPr="00A70108">
              <w:rPr>
                <w:rFonts w:ascii="Times New Roman" w:hAnsi="Times New Roman"/>
                <w:lang w:val="en-GB"/>
              </w:rPr>
              <w:t>(LOW RISK)</w:t>
            </w:r>
          </w:p>
        </w:tc>
        <w:tc>
          <w:tcPr>
            <w:tcW w:w="1020" w:type="dxa"/>
          </w:tcPr>
          <w:p w14:paraId="2473985B" w14:textId="6F449171" w:rsidR="00A70108" w:rsidRDefault="00A70108" w:rsidP="00DB4A71">
            <w:pPr>
              <w:jc w:val="center"/>
              <w:rPr>
                <w:rFonts w:ascii="Times New Roman" w:hAnsi="Times New Roman"/>
                <w:lang w:val="en-GB"/>
              </w:rPr>
            </w:pPr>
            <w:r>
              <w:rPr>
                <w:rFonts w:ascii="Times New Roman" w:hAnsi="Times New Roman"/>
                <w:lang w:val="en-GB"/>
              </w:rPr>
              <w:t>1</w:t>
            </w:r>
          </w:p>
        </w:tc>
        <w:tc>
          <w:tcPr>
            <w:tcW w:w="5783" w:type="dxa"/>
          </w:tcPr>
          <w:p w14:paraId="01A890C9" w14:textId="0860C782" w:rsidR="00A70108" w:rsidRPr="00A70108" w:rsidRDefault="00A70108" w:rsidP="00DB4A71">
            <w:pPr>
              <w:rPr>
                <w:rFonts w:ascii="Times New Roman" w:hAnsi="Times New Roman"/>
                <w:lang w:val="en-GB"/>
              </w:rPr>
            </w:pPr>
            <w:r w:rsidRPr="00A70108">
              <w:rPr>
                <w:rFonts w:ascii="Times New Roman" w:hAnsi="Times New Roman"/>
                <w:lang w:val="en-GB"/>
              </w:rPr>
              <w:t>The coordinator will contact the legal experts of the EC and/or the Data Protection Officer</w:t>
            </w:r>
            <w:r>
              <w:rPr>
                <w:rFonts w:ascii="Times New Roman" w:hAnsi="Times New Roman"/>
                <w:lang w:val="en-GB"/>
              </w:rPr>
              <w:t xml:space="preserve"> </w:t>
            </w:r>
            <w:r w:rsidRPr="00A70108">
              <w:rPr>
                <w:rFonts w:ascii="Times New Roman" w:hAnsi="Times New Roman"/>
                <w:lang w:val="en-GB"/>
              </w:rPr>
              <w:t>in order to resolve the issue.</w:t>
            </w:r>
          </w:p>
        </w:tc>
      </w:tr>
      <w:tr w:rsidR="00A70108" w:rsidRPr="00803ADF" w14:paraId="6EFCE3DD" w14:textId="77777777" w:rsidTr="00B83F04">
        <w:tc>
          <w:tcPr>
            <w:tcW w:w="3402" w:type="dxa"/>
          </w:tcPr>
          <w:p w14:paraId="018D7F26" w14:textId="592896B8" w:rsidR="00A70108" w:rsidRPr="00A70108" w:rsidRDefault="00A70108" w:rsidP="00DB4A71">
            <w:pPr>
              <w:rPr>
                <w:rFonts w:ascii="Times New Roman" w:hAnsi="Times New Roman"/>
                <w:lang w:val="en-GB"/>
              </w:rPr>
            </w:pPr>
            <w:r>
              <w:rPr>
                <w:rFonts w:ascii="Times New Roman" w:hAnsi="Times New Roman"/>
                <w:lang w:val="en-GB"/>
              </w:rPr>
              <w:t xml:space="preserve">Personnel changes at participating institutions </w:t>
            </w:r>
            <w:r w:rsidRPr="00A70108">
              <w:rPr>
                <w:rFonts w:ascii="Times New Roman" w:hAnsi="Times New Roman"/>
                <w:lang w:val="en-GB"/>
              </w:rPr>
              <w:t>(LOW RISK)</w:t>
            </w:r>
          </w:p>
        </w:tc>
        <w:tc>
          <w:tcPr>
            <w:tcW w:w="1020" w:type="dxa"/>
          </w:tcPr>
          <w:p w14:paraId="2C53788C" w14:textId="6A05B395" w:rsidR="00A70108" w:rsidRDefault="00A70108" w:rsidP="00DB4A71">
            <w:pPr>
              <w:jc w:val="center"/>
              <w:rPr>
                <w:rFonts w:ascii="Times New Roman" w:hAnsi="Times New Roman"/>
                <w:lang w:val="en-GB"/>
              </w:rPr>
            </w:pPr>
            <w:r>
              <w:rPr>
                <w:rFonts w:ascii="Times New Roman" w:hAnsi="Times New Roman"/>
                <w:lang w:val="en-GB"/>
              </w:rPr>
              <w:t>1</w:t>
            </w:r>
          </w:p>
        </w:tc>
        <w:tc>
          <w:tcPr>
            <w:tcW w:w="5783" w:type="dxa"/>
          </w:tcPr>
          <w:p w14:paraId="19445EFE" w14:textId="386DF7D0" w:rsidR="00A70108" w:rsidRPr="00A70108" w:rsidRDefault="00A70108" w:rsidP="00DB4A71">
            <w:pPr>
              <w:rPr>
                <w:rFonts w:ascii="Times New Roman" w:hAnsi="Times New Roman"/>
                <w:lang w:val="en-GB"/>
              </w:rPr>
            </w:pPr>
            <w:r>
              <w:rPr>
                <w:rFonts w:ascii="Times New Roman" w:hAnsi="Times New Roman"/>
                <w:lang w:val="en-GB"/>
              </w:rPr>
              <w:t>The r</w:t>
            </w:r>
            <w:r w:rsidRPr="00A70108">
              <w:rPr>
                <w:rFonts w:ascii="Times New Roman" w:hAnsi="Times New Roman"/>
                <w:lang w:val="en-GB"/>
              </w:rPr>
              <w:t xml:space="preserve">esearchers involved </w:t>
            </w:r>
            <w:r w:rsidR="00B83F04">
              <w:rPr>
                <w:rFonts w:ascii="Times New Roman" w:hAnsi="Times New Roman"/>
                <w:lang w:val="en-GB"/>
              </w:rPr>
              <w:t xml:space="preserve">are embedded in teams at their institutions, particularly the coordinator. Together with the respective partner, the coordinator will find a solution for a replacement, if necessary. </w:t>
            </w:r>
            <w:r w:rsidR="00F112C8">
              <w:rPr>
                <w:rFonts w:ascii="Times New Roman" w:hAnsi="Times New Roman"/>
                <w:lang w:val="en-GB"/>
              </w:rPr>
              <w:t xml:space="preserve">In case of early career researchers, we will hire replacements. </w:t>
            </w:r>
          </w:p>
        </w:tc>
      </w:tr>
      <w:tr w:rsidR="00A70108" w:rsidRPr="00803ADF" w14:paraId="2BD3FBDD" w14:textId="77777777" w:rsidTr="00B83F04">
        <w:tc>
          <w:tcPr>
            <w:tcW w:w="3402" w:type="dxa"/>
          </w:tcPr>
          <w:p w14:paraId="468C0ED4" w14:textId="40206FBE" w:rsidR="00A70108" w:rsidRPr="00A70108" w:rsidRDefault="00A70108" w:rsidP="00DB4A71">
            <w:pPr>
              <w:rPr>
                <w:rFonts w:ascii="Times New Roman" w:hAnsi="Times New Roman"/>
                <w:lang w:val="en-GB"/>
              </w:rPr>
            </w:pPr>
            <w:r w:rsidRPr="00A70108">
              <w:rPr>
                <w:rFonts w:ascii="Times New Roman" w:hAnsi="Times New Roman"/>
                <w:lang w:val="en-GB"/>
              </w:rPr>
              <w:t xml:space="preserve">Dispersion of illiberal tendencies could entail that these become more </w:t>
            </w:r>
            <w:r w:rsidRPr="00A70108">
              <w:rPr>
                <w:rFonts w:ascii="Times New Roman" w:hAnsi="Times New Roman"/>
                <w:lang w:val="en-GB"/>
              </w:rPr>
              <w:lastRenderedPageBreak/>
              <w:t>difficult to grasp methodologically</w:t>
            </w:r>
            <w:r>
              <w:rPr>
                <w:rFonts w:ascii="Times New Roman" w:hAnsi="Times New Roman"/>
                <w:lang w:val="en-GB"/>
              </w:rPr>
              <w:t xml:space="preserve"> </w:t>
            </w:r>
            <w:r w:rsidRPr="00A70108">
              <w:rPr>
                <w:rFonts w:ascii="Times New Roman" w:hAnsi="Times New Roman"/>
                <w:lang w:val="en-GB"/>
              </w:rPr>
              <w:t>(LOW RISK)</w:t>
            </w:r>
          </w:p>
        </w:tc>
        <w:tc>
          <w:tcPr>
            <w:tcW w:w="1020" w:type="dxa"/>
          </w:tcPr>
          <w:p w14:paraId="0621A87F" w14:textId="39D68A98" w:rsidR="00A70108" w:rsidRDefault="00A70108" w:rsidP="00DB4A71">
            <w:pPr>
              <w:jc w:val="center"/>
              <w:rPr>
                <w:rFonts w:ascii="Times New Roman" w:hAnsi="Times New Roman"/>
                <w:lang w:val="en-GB"/>
              </w:rPr>
            </w:pPr>
            <w:r>
              <w:rPr>
                <w:rFonts w:ascii="Times New Roman" w:hAnsi="Times New Roman"/>
                <w:lang w:val="en-GB"/>
              </w:rPr>
              <w:lastRenderedPageBreak/>
              <w:t>4,5,6,7,8</w:t>
            </w:r>
          </w:p>
        </w:tc>
        <w:tc>
          <w:tcPr>
            <w:tcW w:w="5783" w:type="dxa"/>
          </w:tcPr>
          <w:p w14:paraId="5449BC91" w14:textId="446EC093" w:rsidR="00A70108" w:rsidRPr="00A70108" w:rsidRDefault="00A70108" w:rsidP="00DB4A71">
            <w:pPr>
              <w:rPr>
                <w:rFonts w:ascii="Times New Roman" w:hAnsi="Times New Roman"/>
                <w:lang w:val="en-GB"/>
              </w:rPr>
            </w:pPr>
            <w:commentRangeStart w:id="60"/>
            <w:r w:rsidRPr="00803ADF">
              <w:rPr>
                <w:rFonts w:ascii="Times New Roman" w:hAnsi="Times New Roman"/>
                <w:lang w:val="en-GB"/>
              </w:rPr>
              <w:t xml:space="preserve">This will be addressed through the extensive analysis of a) past and current developments in citizen attitudes and political </w:t>
            </w:r>
            <w:r w:rsidRPr="00803ADF">
              <w:rPr>
                <w:rFonts w:ascii="Times New Roman" w:hAnsi="Times New Roman"/>
                <w:lang w:val="en-GB"/>
              </w:rPr>
              <w:lastRenderedPageBreak/>
              <w:t>rhetoric; b) variation in public discourse and in the electoral marketplace which considers voices from across the political spectrum both among the supply and the demand side; and c) variation in preferences for key norms of liberal democracy. All of these analyses are conducted across different temporal and geographic contexts and the respective measures will be based on existing and new survey questions alongside manual and automated content analyses in order to maximise validity and reliability of our measures.</w:t>
            </w:r>
            <w:commentRangeEnd w:id="60"/>
            <w:r w:rsidR="0092629A">
              <w:rPr>
                <w:rStyle w:val="CommentReference"/>
                <w:szCs w:val="20"/>
              </w:rPr>
              <w:commentReference w:id="60"/>
            </w:r>
          </w:p>
        </w:tc>
      </w:tr>
      <w:tr w:rsidR="00B83F04" w:rsidRPr="00803ADF" w14:paraId="5164B746" w14:textId="77777777" w:rsidTr="00B83F04">
        <w:tc>
          <w:tcPr>
            <w:tcW w:w="3402" w:type="dxa"/>
          </w:tcPr>
          <w:p w14:paraId="6318FE2F" w14:textId="3EF6FFCA" w:rsidR="00B83F04" w:rsidRPr="00A70108" w:rsidRDefault="00B83F04" w:rsidP="00DB4A71">
            <w:pPr>
              <w:rPr>
                <w:rFonts w:ascii="Times New Roman" w:hAnsi="Times New Roman"/>
                <w:lang w:val="en-GB"/>
              </w:rPr>
            </w:pPr>
            <w:r>
              <w:rPr>
                <w:rFonts w:ascii="Times New Roman" w:hAnsi="Times New Roman"/>
                <w:lang w:val="en-GB"/>
              </w:rPr>
              <w:lastRenderedPageBreak/>
              <w:t>Machine learning may be more resource-intensive than expected (LOW RISK)</w:t>
            </w:r>
          </w:p>
        </w:tc>
        <w:tc>
          <w:tcPr>
            <w:tcW w:w="1020" w:type="dxa"/>
          </w:tcPr>
          <w:p w14:paraId="50DC2FEF" w14:textId="24BFC466" w:rsidR="00B83F04" w:rsidRDefault="00B83F04" w:rsidP="00DB4A71">
            <w:pPr>
              <w:jc w:val="center"/>
              <w:rPr>
                <w:rFonts w:ascii="Times New Roman" w:hAnsi="Times New Roman"/>
                <w:lang w:val="en-GB"/>
              </w:rPr>
            </w:pPr>
            <w:r>
              <w:rPr>
                <w:rFonts w:ascii="Times New Roman" w:hAnsi="Times New Roman"/>
                <w:lang w:val="en-GB"/>
              </w:rPr>
              <w:t>5</w:t>
            </w:r>
          </w:p>
        </w:tc>
        <w:tc>
          <w:tcPr>
            <w:tcW w:w="5783" w:type="dxa"/>
          </w:tcPr>
          <w:p w14:paraId="2A27BC04" w14:textId="1277C1FF" w:rsidR="00B83F04" w:rsidRPr="00803ADF" w:rsidRDefault="00B83F04" w:rsidP="00DB4A71">
            <w:pPr>
              <w:rPr>
                <w:rFonts w:ascii="Times New Roman" w:hAnsi="Times New Roman"/>
                <w:lang w:val="en-GB"/>
              </w:rPr>
            </w:pPr>
            <w:r>
              <w:rPr>
                <w:rFonts w:ascii="Times New Roman" w:hAnsi="Times New Roman"/>
                <w:lang w:val="en-GB"/>
              </w:rPr>
              <w:t>Alongside</w:t>
            </w:r>
            <w:r w:rsidRPr="00B83F04">
              <w:rPr>
                <w:rFonts w:ascii="Times New Roman" w:hAnsi="Times New Roman"/>
                <w:lang w:val="en-GB"/>
              </w:rPr>
              <w:t xml:space="preserve"> new approaches (e.g. word embeddings) </w:t>
            </w:r>
            <w:r>
              <w:rPr>
                <w:rFonts w:ascii="Times New Roman" w:hAnsi="Times New Roman"/>
                <w:lang w:val="en-GB"/>
              </w:rPr>
              <w:t>that</w:t>
            </w:r>
            <w:r w:rsidRPr="00B83F04">
              <w:rPr>
                <w:rFonts w:ascii="Times New Roman" w:hAnsi="Times New Roman"/>
                <w:lang w:val="en-GB"/>
              </w:rPr>
              <w:t xml:space="preserve"> offer better results, </w:t>
            </w:r>
            <w:r>
              <w:rPr>
                <w:rFonts w:ascii="Times New Roman" w:hAnsi="Times New Roman"/>
                <w:lang w:val="en-GB"/>
              </w:rPr>
              <w:t>DEMCORE will collect a</w:t>
            </w:r>
            <w:r w:rsidRPr="00B83F04">
              <w:rPr>
                <w:rFonts w:ascii="Times New Roman" w:hAnsi="Times New Roman"/>
                <w:lang w:val="en-GB"/>
              </w:rPr>
              <w:t xml:space="preserve"> large random sample of social media content </w:t>
            </w:r>
            <w:r>
              <w:rPr>
                <w:rFonts w:ascii="Times New Roman" w:hAnsi="Times New Roman"/>
                <w:lang w:val="en-GB"/>
              </w:rPr>
              <w:t xml:space="preserve">that will be </w:t>
            </w:r>
            <w:r w:rsidRPr="00B83F04">
              <w:rPr>
                <w:rFonts w:ascii="Times New Roman" w:hAnsi="Times New Roman"/>
                <w:lang w:val="en-GB"/>
              </w:rPr>
              <w:t xml:space="preserve">annotated by trained humans. Thus, the results of this exercise can be considered representative for the entire social media communication of </w:t>
            </w:r>
            <w:r>
              <w:rPr>
                <w:rFonts w:ascii="Times New Roman" w:hAnsi="Times New Roman"/>
                <w:lang w:val="en-GB"/>
              </w:rPr>
              <w:t xml:space="preserve">political elites </w:t>
            </w:r>
            <w:r w:rsidRPr="00B83F04">
              <w:rPr>
                <w:rFonts w:ascii="Times New Roman" w:hAnsi="Times New Roman"/>
                <w:lang w:val="en-GB"/>
              </w:rPr>
              <w:t>and those who interact with them.</w:t>
            </w:r>
          </w:p>
        </w:tc>
      </w:tr>
      <w:tr w:rsidR="00F112C8" w:rsidRPr="00803ADF" w14:paraId="46D5FB59" w14:textId="77777777" w:rsidTr="00B83F04">
        <w:tc>
          <w:tcPr>
            <w:tcW w:w="3402" w:type="dxa"/>
          </w:tcPr>
          <w:p w14:paraId="24985290" w14:textId="3BFE1447" w:rsidR="00F112C8" w:rsidRDefault="00F112C8" w:rsidP="00DB4A71">
            <w:pPr>
              <w:rPr>
                <w:rFonts w:ascii="Times New Roman" w:hAnsi="Times New Roman"/>
                <w:lang w:val="en-GB"/>
              </w:rPr>
            </w:pPr>
            <w:r>
              <w:rPr>
                <w:rFonts w:ascii="Times New Roman" w:hAnsi="Times New Roman"/>
                <w:lang w:val="en-GB"/>
              </w:rPr>
              <w:t>Cross-national survey design could lead to variation in the number of survey respondents across countries (LOW RISK)</w:t>
            </w:r>
          </w:p>
        </w:tc>
        <w:tc>
          <w:tcPr>
            <w:tcW w:w="1020" w:type="dxa"/>
          </w:tcPr>
          <w:p w14:paraId="02A4287F" w14:textId="0E3D2B59" w:rsidR="00F112C8" w:rsidRDefault="00F112C8" w:rsidP="00DB4A71">
            <w:pPr>
              <w:jc w:val="center"/>
              <w:rPr>
                <w:rFonts w:ascii="Times New Roman" w:hAnsi="Times New Roman"/>
                <w:lang w:val="en-GB"/>
              </w:rPr>
            </w:pPr>
            <w:r>
              <w:rPr>
                <w:rFonts w:ascii="Times New Roman" w:hAnsi="Times New Roman"/>
                <w:lang w:val="en-GB"/>
              </w:rPr>
              <w:t>6,7,8</w:t>
            </w:r>
          </w:p>
        </w:tc>
        <w:tc>
          <w:tcPr>
            <w:tcW w:w="5783" w:type="dxa"/>
          </w:tcPr>
          <w:p w14:paraId="6EB23CDE" w14:textId="78831BC8" w:rsidR="00F112C8" w:rsidRDefault="00F112C8" w:rsidP="00DB4A71">
            <w:pPr>
              <w:rPr>
                <w:rFonts w:ascii="Times New Roman" w:hAnsi="Times New Roman"/>
                <w:lang w:val="en-GB"/>
              </w:rPr>
            </w:pPr>
            <w:r>
              <w:rPr>
                <w:rFonts w:ascii="Times New Roman" w:hAnsi="Times New Roman"/>
                <w:lang w:val="en-GB"/>
              </w:rPr>
              <w:t xml:space="preserve">We will work with an excellent pollster, such as Gallup with whom the collaborated before. They will have ample experience, high quality panels and will advise us on the feasibility of the study in different countries. </w:t>
            </w:r>
          </w:p>
        </w:tc>
      </w:tr>
      <w:tr w:rsidR="00B83F04" w:rsidRPr="00803ADF" w14:paraId="31C3E0F3" w14:textId="77777777" w:rsidTr="00B83F04">
        <w:tc>
          <w:tcPr>
            <w:tcW w:w="3402" w:type="dxa"/>
          </w:tcPr>
          <w:p w14:paraId="5E5E26BA" w14:textId="77777777" w:rsidR="00B83F04" w:rsidRPr="00A70108" w:rsidRDefault="00B83F04" w:rsidP="00DB4A71">
            <w:pPr>
              <w:rPr>
                <w:rFonts w:ascii="Times New Roman" w:hAnsi="Times New Roman"/>
                <w:lang w:val="en-GB"/>
              </w:rPr>
            </w:pPr>
            <w:r w:rsidRPr="00B83F04">
              <w:rPr>
                <w:rFonts w:ascii="Times New Roman" w:hAnsi="Times New Roman"/>
                <w:lang w:val="en-GB"/>
              </w:rPr>
              <w:t>Low response rates due to survey fatigue could reduce the quality of our data</w:t>
            </w:r>
            <w:r>
              <w:rPr>
                <w:rFonts w:ascii="Times New Roman" w:hAnsi="Times New Roman"/>
                <w:lang w:val="en-GB"/>
              </w:rPr>
              <w:t xml:space="preserve"> (LOW RISK)</w:t>
            </w:r>
          </w:p>
        </w:tc>
        <w:tc>
          <w:tcPr>
            <w:tcW w:w="1020" w:type="dxa"/>
          </w:tcPr>
          <w:p w14:paraId="5D0093FF" w14:textId="77777777" w:rsidR="00B83F04" w:rsidRDefault="00B83F04" w:rsidP="00DB4A71">
            <w:pPr>
              <w:jc w:val="center"/>
              <w:rPr>
                <w:rFonts w:ascii="Times New Roman" w:hAnsi="Times New Roman"/>
                <w:lang w:val="en-GB"/>
              </w:rPr>
            </w:pPr>
            <w:r>
              <w:rPr>
                <w:rFonts w:ascii="Times New Roman" w:hAnsi="Times New Roman"/>
                <w:lang w:val="en-GB"/>
              </w:rPr>
              <w:t>6,7,8</w:t>
            </w:r>
          </w:p>
        </w:tc>
        <w:tc>
          <w:tcPr>
            <w:tcW w:w="5783" w:type="dxa"/>
          </w:tcPr>
          <w:p w14:paraId="7A3A8316" w14:textId="64A726BC" w:rsidR="00B83F04" w:rsidRPr="00A70108" w:rsidRDefault="00B83F04" w:rsidP="00DB4A71">
            <w:pPr>
              <w:rPr>
                <w:rFonts w:ascii="Times New Roman" w:hAnsi="Times New Roman"/>
                <w:lang w:val="en-GB"/>
              </w:rPr>
            </w:pPr>
            <w:r>
              <w:rPr>
                <w:rFonts w:ascii="Times New Roman" w:hAnsi="Times New Roman"/>
                <w:lang w:val="en-GB"/>
              </w:rPr>
              <w:t xml:space="preserve">We will </w:t>
            </w:r>
            <w:r w:rsidR="00F112C8">
              <w:rPr>
                <w:rFonts w:ascii="Times New Roman" w:hAnsi="Times New Roman"/>
                <w:lang w:val="en-GB"/>
              </w:rPr>
              <w:t xml:space="preserve">rely on the pollster’s </w:t>
            </w:r>
            <w:r>
              <w:rPr>
                <w:rFonts w:ascii="Times New Roman" w:hAnsi="Times New Roman"/>
                <w:lang w:val="en-GB"/>
              </w:rPr>
              <w:t>advi</w:t>
            </w:r>
            <w:r w:rsidR="00F112C8">
              <w:rPr>
                <w:rFonts w:ascii="Times New Roman" w:hAnsi="Times New Roman"/>
                <w:lang w:val="en-GB"/>
              </w:rPr>
              <w:t>c</w:t>
            </w:r>
            <w:r>
              <w:rPr>
                <w:rFonts w:ascii="Times New Roman" w:hAnsi="Times New Roman"/>
                <w:lang w:val="en-GB"/>
              </w:rPr>
              <w:t>e on the length of the surveys.</w:t>
            </w:r>
          </w:p>
        </w:tc>
      </w:tr>
      <w:tr w:rsidR="00A70108" w:rsidRPr="00803ADF" w14:paraId="5081E01B" w14:textId="77777777" w:rsidTr="00B83F04">
        <w:tc>
          <w:tcPr>
            <w:tcW w:w="3402" w:type="dxa"/>
          </w:tcPr>
          <w:p w14:paraId="4D7C87F6" w14:textId="3D57B522" w:rsidR="00A70108" w:rsidRPr="00A70108" w:rsidRDefault="00B83F04" w:rsidP="00DB4A71">
            <w:pPr>
              <w:rPr>
                <w:rFonts w:ascii="Times New Roman" w:hAnsi="Times New Roman"/>
                <w:lang w:val="en-GB"/>
              </w:rPr>
            </w:pPr>
            <w:r>
              <w:rPr>
                <w:rFonts w:ascii="Times New Roman" w:hAnsi="Times New Roman"/>
                <w:lang w:val="en-GB"/>
              </w:rPr>
              <w:t>Twitter and/or Facebook API may become unavailable (LOW RISK)</w:t>
            </w:r>
          </w:p>
        </w:tc>
        <w:tc>
          <w:tcPr>
            <w:tcW w:w="1020" w:type="dxa"/>
          </w:tcPr>
          <w:p w14:paraId="3D78D7B6" w14:textId="678C899F" w:rsidR="00A70108" w:rsidRDefault="00B83F04" w:rsidP="00DB4A71">
            <w:pPr>
              <w:jc w:val="center"/>
              <w:rPr>
                <w:rFonts w:ascii="Times New Roman" w:hAnsi="Times New Roman"/>
                <w:lang w:val="en-GB"/>
              </w:rPr>
            </w:pPr>
            <w:r>
              <w:rPr>
                <w:rFonts w:ascii="Times New Roman" w:hAnsi="Times New Roman"/>
                <w:lang w:val="en-GB"/>
              </w:rPr>
              <w:t>5,8</w:t>
            </w:r>
          </w:p>
        </w:tc>
        <w:tc>
          <w:tcPr>
            <w:tcW w:w="5783" w:type="dxa"/>
          </w:tcPr>
          <w:p w14:paraId="5FF837CF" w14:textId="273D80E8" w:rsidR="00A70108" w:rsidRPr="00A70108" w:rsidRDefault="00B83F04" w:rsidP="00DB4A71">
            <w:pPr>
              <w:rPr>
                <w:rFonts w:ascii="Times New Roman" w:hAnsi="Times New Roman"/>
                <w:lang w:val="en-GB"/>
              </w:rPr>
            </w:pPr>
            <w:r>
              <w:rPr>
                <w:rFonts w:ascii="Times New Roman" w:hAnsi="Times New Roman"/>
                <w:lang w:val="en-GB"/>
              </w:rPr>
              <w:t xml:space="preserve">In this case, </w:t>
            </w:r>
            <w:r w:rsidRPr="00B83F04">
              <w:rPr>
                <w:rFonts w:ascii="Times New Roman" w:hAnsi="Times New Roman"/>
                <w:lang w:val="en-GB"/>
              </w:rPr>
              <w:t xml:space="preserve">we </w:t>
            </w:r>
            <w:r>
              <w:rPr>
                <w:rFonts w:ascii="Times New Roman" w:hAnsi="Times New Roman"/>
                <w:lang w:val="en-GB"/>
              </w:rPr>
              <w:t>would</w:t>
            </w:r>
            <w:r w:rsidRPr="00B83F04">
              <w:rPr>
                <w:rFonts w:ascii="Times New Roman" w:hAnsi="Times New Roman"/>
                <w:lang w:val="en-GB"/>
              </w:rPr>
              <w:t xml:space="preserve"> seek to acquire the social media content directly from the platforms. Based on past experience this would cost around </w:t>
            </w:r>
            <w:r>
              <w:rPr>
                <w:rFonts w:ascii="Times New Roman" w:hAnsi="Times New Roman"/>
                <w:lang w:val="en-GB"/>
              </w:rPr>
              <w:t xml:space="preserve">EUR 15,000. </w:t>
            </w:r>
          </w:p>
        </w:tc>
      </w:tr>
      <w:tr w:rsidR="00A70108" w:rsidRPr="00803ADF" w14:paraId="65D5DCFF" w14:textId="77777777" w:rsidTr="00B83F04">
        <w:tc>
          <w:tcPr>
            <w:tcW w:w="3402" w:type="dxa"/>
          </w:tcPr>
          <w:p w14:paraId="68357BC0" w14:textId="30D436D4" w:rsidR="00A70108" w:rsidRPr="00A70108" w:rsidRDefault="00F112C8" w:rsidP="00DB4A71">
            <w:pPr>
              <w:rPr>
                <w:rFonts w:ascii="Times New Roman" w:hAnsi="Times New Roman"/>
                <w:lang w:val="en-GB"/>
              </w:rPr>
            </w:pPr>
            <w:r>
              <w:rPr>
                <w:rFonts w:ascii="Times New Roman" w:hAnsi="Times New Roman"/>
                <w:lang w:val="en-GB"/>
              </w:rPr>
              <w:t>Data handling may expose privacy violations (LOW RISK)</w:t>
            </w:r>
          </w:p>
        </w:tc>
        <w:tc>
          <w:tcPr>
            <w:tcW w:w="1020" w:type="dxa"/>
          </w:tcPr>
          <w:p w14:paraId="66D953AF" w14:textId="406F0C59" w:rsidR="00A70108" w:rsidRDefault="00F112C8" w:rsidP="00DB4A71">
            <w:pPr>
              <w:jc w:val="center"/>
              <w:rPr>
                <w:rFonts w:ascii="Times New Roman" w:hAnsi="Times New Roman"/>
                <w:lang w:val="en-GB"/>
              </w:rPr>
            </w:pPr>
            <w:r>
              <w:rPr>
                <w:rFonts w:ascii="Times New Roman" w:hAnsi="Times New Roman"/>
                <w:lang w:val="en-GB"/>
              </w:rPr>
              <w:t xml:space="preserve">All </w:t>
            </w:r>
          </w:p>
        </w:tc>
        <w:tc>
          <w:tcPr>
            <w:tcW w:w="5783" w:type="dxa"/>
          </w:tcPr>
          <w:p w14:paraId="3A6C3FBC" w14:textId="0B450987" w:rsidR="00A70108" w:rsidRPr="00A70108" w:rsidRDefault="00F112C8" w:rsidP="00DB4A71">
            <w:pPr>
              <w:rPr>
                <w:rFonts w:ascii="Times New Roman" w:hAnsi="Times New Roman"/>
                <w:lang w:val="en-GB"/>
              </w:rPr>
            </w:pPr>
            <w:r>
              <w:rPr>
                <w:rFonts w:ascii="Times New Roman" w:hAnsi="Times New Roman"/>
                <w:lang w:val="en-GB"/>
              </w:rPr>
              <w:t xml:space="preserve">DEMCORE will follow very strict protocols that comply with European GDPR regulation. </w:t>
            </w:r>
          </w:p>
        </w:tc>
      </w:tr>
    </w:tbl>
    <w:p w14:paraId="629222D6" w14:textId="25FB002C" w:rsidR="002C039B" w:rsidRPr="00C20360" w:rsidRDefault="002C039B" w:rsidP="00C20360">
      <w:pPr>
        <w:pStyle w:val="Heading2"/>
        <w:spacing w:before="180"/>
      </w:pPr>
      <w:r w:rsidRPr="00803ADF">
        <w:t>Table 3.1f: Summary of staff effort</w:t>
      </w:r>
      <w:r w:rsidR="007D3DCB">
        <w:t xml:space="preserve"> </w:t>
      </w:r>
      <w:r w:rsidR="00FB67A1">
        <w:t xml:space="preserve">per Work Package and </w:t>
      </w:r>
      <w:r w:rsidR="00947BBB">
        <w:t>Participant</w:t>
      </w:r>
      <w:r w:rsidR="00FB67A1">
        <w:t xml:space="preserve"> in Person Months (PMs</w:t>
      </w:r>
      <w:r w:rsidR="007D3DCB">
        <w:t>)</w:t>
      </w:r>
    </w:p>
    <w:tbl>
      <w:tblPr>
        <w:tblW w:w="102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1"/>
        <w:gridCol w:w="1702"/>
        <w:gridCol w:w="737"/>
        <w:gridCol w:w="737"/>
        <w:gridCol w:w="737"/>
        <w:gridCol w:w="737"/>
        <w:gridCol w:w="737"/>
        <w:gridCol w:w="737"/>
        <w:gridCol w:w="737"/>
        <w:gridCol w:w="737"/>
        <w:gridCol w:w="737"/>
        <w:gridCol w:w="1587"/>
      </w:tblGrid>
      <w:tr w:rsidR="0097119B" w:rsidRPr="00803ADF" w14:paraId="12E02658" w14:textId="77777777" w:rsidTr="004A2B9C">
        <w:trPr>
          <w:trHeight w:val="283"/>
        </w:trPr>
        <w:tc>
          <w:tcPr>
            <w:tcW w:w="281" w:type="dxa"/>
            <w:tcBorders>
              <w:top w:val="single" w:sz="4" w:space="0" w:color="auto"/>
              <w:left w:val="single" w:sz="4" w:space="0" w:color="auto"/>
            </w:tcBorders>
            <w:shd w:val="clear" w:color="auto" w:fill="F2F2F2" w:themeFill="background1" w:themeFillShade="F2"/>
            <w:vAlign w:val="center"/>
          </w:tcPr>
          <w:p w14:paraId="1B4F5BEA" w14:textId="061098A6" w:rsidR="0097119B" w:rsidRPr="00803ADF" w:rsidRDefault="004A2B9C" w:rsidP="00693815">
            <w:pPr>
              <w:rPr>
                <w:rFonts w:ascii="Times New Roman" w:hAnsi="Times New Roman"/>
                <w:b/>
                <w:bCs/>
                <w:lang w:val="en-GB"/>
              </w:rPr>
            </w:pPr>
            <w:r>
              <w:rPr>
                <w:rFonts w:ascii="Times New Roman" w:hAnsi="Times New Roman"/>
                <w:b/>
                <w:bCs/>
                <w:lang w:val="en-GB"/>
              </w:rPr>
              <w:t>#</w:t>
            </w:r>
          </w:p>
        </w:tc>
        <w:tc>
          <w:tcPr>
            <w:tcW w:w="1702" w:type="dxa"/>
            <w:shd w:val="clear" w:color="auto" w:fill="F2F2F2" w:themeFill="background1" w:themeFillShade="F2"/>
            <w:vAlign w:val="center"/>
          </w:tcPr>
          <w:p w14:paraId="6854326E" w14:textId="109FEB38" w:rsidR="0097119B" w:rsidRPr="00803ADF" w:rsidRDefault="00A810EF" w:rsidP="00A810EF">
            <w:pPr>
              <w:jc w:val="center"/>
              <w:rPr>
                <w:rFonts w:ascii="Times New Roman" w:hAnsi="Times New Roman"/>
                <w:b/>
                <w:bCs/>
                <w:lang w:val="en-GB"/>
              </w:rPr>
            </w:pPr>
            <w:r>
              <w:rPr>
                <w:rFonts w:ascii="Times New Roman" w:hAnsi="Times New Roman"/>
                <w:b/>
                <w:bCs/>
                <w:lang w:val="en-GB"/>
              </w:rPr>
              <w:t>P</w:t>
            </w:r>
            <w:r w:rsidRPr="00803ADF">
              <w:rPr>
                <w:rFonts w:ascii="Times New Roman" w:hAnsi="Times New Roman"/>
                <w:b/>
                <w:bCs/>
                <w:lang w:val="en-GB"/>
              </w:rPr>
              <w:t>ar</w:t>
            </w:r>
            <w:r>
              <w:rPr>
                <w:rFonts w:ascii="Times New Roman" w:hAnsi="Times New Roman"/>
                <w:b/>
                <w:bCs/>
                <w:lang w:val="en-GB"/>
              </w:rPr>
              <w:t>ticipant</w:t>
            </w:r>
          </w:p>
        </w:tc>
        <w:tc>
          <w:tcPr>
            <w:tcW w:w="737" w:type="dxa"/>
            <w:shd w:val="clear" w:color="auto" w:fill="F2F2F2" w:themeFill="background1" w:themeFillShade="F2"/>
            <w:vAlign w:val="center"/>
          </w:tcPr>
          <w:p w14:paraId="4E85D043" w14:textId="27259865"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WP1</w:t>
            </w:r>
          </w:p>
        </w:tc>
        <w:tc>
          <w:tcPr>
            <w:tcW w:w="737" w:type="dxa"/>
            <w:shd w:val="clear" w:color="auto" w:fill="F2F2F2" w:themeFill="background1" w:themeFillShade="F2"/>
            <w:vAlign w:val="center"/>
          </w:tcPr>
          <w:p w14:paraId="7E937347" w14:textId="77777777"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WP2</w:t>
            </w:r>
          </w:p>
        </w:tc>
        <w:tc>
          <w:tcPr>
            <w:tcW w:w="737" w:type="dxa"/>
            <w:shd w:val="clear" w:color="auto" w:fill="F2F2F2" w:themeFill="background1" w:themeFillShade="F2"/>
            <w:vAlign w:val="center"/>
          </w:tcPr>
          <w:p w14:paraId="79BA5BEE" w14:textId="77777777"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WP3</w:t>
            </w:r>
          </w:p>
        </w:tc>
        <w:tc>
          <w:tcPr>
            <w:tcW w:w="737" w:type="dxa"/>
            <w:shd w:val="clear" w:color="auto" w:fill="F2F2F2" w:themeFill="background1" w:themeFillShade="F2"/>
            <w:vAlign w:val="center"/>
          </w:tcPr>
          <w:p w14:paraId="7D65C473" w14:textId="77777777"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WP4</w:t>
            </w:r>
          </w:p>
        </w:tc>
        <w:tc>
          <w:tcPr>
            <w:tcW w:w="737" w:type="dxa"/>
            <w:shd w:val="clear" w:color="auto" w:fill="F2F2F2" w:themeFill="background1" w:themeFillShade="F2"/>
            <w:vAlign w:val="center"/>
          </w:tcPr>
          <w:p w14:paraId="442E6DE2" w14:textId="77777777"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WP5</w:t>
            </w:r>
          </w:p>
        </w:tc>
        <w:tc>
          <w:tcPr>
            <w:tcW w:w="737" w:type="dxa"/>
            <w:shd w:val="clear" w:color="auto" w:fill="F2F2F2" w:themeFill="background1" w:themeFillShade="F2"/>
            <w:vAlign w:val="center"/>
          </w:tcPr>
          <w:p w14:paraId="443A458D" w14:textId="77777777"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WP6</w:t>
            </w:r>
          </w:p>
        </w:tc>
        <w:tc>
          <w:tcPr>
            <w:tcW w:w="737" w:type="dxa"/>
            <w:shd w:val="clear" w:color="auto" w:fill="F2F2F2" w:themeFill="background1" w:themeFillShade="F2"/>
            <w:vAlign w:val="center"/>
          </w:tcPr>
          <w:p w14:paraId="0A8B12E2" w14:textId="77777777"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WP7</w:t>
            </w:r>
          </w:p>
        </w:tc>
        <w:tc>
          <w:tcPr>
            <w:tcW w:w="737" w:type="dxa"/>
            <w:shd w:val="clear" w:color="auto" w:fill="F2F2F2" w:themeFill="background1" w:themeFillShade="F2"/>
            <w:vAlign w:val="center"/>
          </w:tcPr>
          <w:p w14:paraId="146027B8" w14:textId="77777777"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WP8</w:t>
            </w:r>
          </w:p>
        </w:tc>
        <w:tc>
          <w:tcPr>
            <w:tcW w:w="737" w:type="dxa"/>
            <w:shd w:val="clear" w:color="auto" w:fill="F2F2F2" w:themeFill="background1" w:themeFillShade="F2"/>
            <w:vAlign w:val="center"/>
          </w:tcPr>
          <w:p w14:paraId="47E0797D" w14:textId="77777777"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WP9</w:t>
            </w:r>
          </w:p>
        </w:tc>
        <w:tc>
          <w:tcPr>
            <w:tcW w:w="1587" w:type="dxa"/>
            <w:shd w:val="clear" w:color="auto" w:fill="F2F2F2" w:themeFill="background1" w:themeFillShade="F2"/>
          </w:tcPr>
          <w:p w14:paraId="09A17A5E" w14:textId="342869D1" w:rsidR="0097119B" w:rsidRPr="00803ADF" w:rsidRDefault="0097119B" w:rsidP="00693815">
            <w:pPr>
              <w:jc w:val="center"/>
              <w:rPr>
                <w:rFonts w:ascii="Times New Roman" w:hAnsi="Times New Roman"/>
                <w:bCs/>
                <w:lang w:val="en-GB"/>
              </w:rPr>
            </w:pPr>
            <w:r w:rsidRPr="00803ADF">
              <w:rPr>
                <w:rFonts w:ascii="Times New Roman" w:hAnsi="Times New Roman"/>
                <w:b/>
                <w:bCs/>
                <w:lang w:val="en-GB"/>
              </w:rPr>
              <w:t xml:space="preserve">Total </w:t>
            </w:r>
            <w:r>
              <w:rPr>
                <w:rFonts w:ascii="Times New Roman" w:hAnsi="Times New Roman"/>
                <w:b/>
                <w:bCs/>
                <w:lang w:val="en-GB"/>
              </w:rPr>
              <w:t>PMs per P</w:t>
            </w:r>
            <w:r w:rsidRPr="00803ADF">
              <w:rPr>
                <w:rFonts w:ascii="Times New Roman" w:hAnsi="Times New Roman"/>
                <w:b/>
                <w:bCs/>
                <w:lang w:val="en-GB"/>
              </w:rPr>
              <w:t>ar</w:t>
            </w:r>
            <w:r>
              <w:rPr>
                <w:rFonts w:ascii="Times New Roman" w:hAnsi="Times New Roman"/>
                <w:b/>
                <w:bCs/>
                <w:lang w:val="en-GB"/>
              </w:rPr>
              <w:t>tic</w:t>
            </w:r>
            <w:r w:rsidR="00A810EF">
              <w:rPr>
                <w:rFonts w:ascii="Times New Roman" w:hAnsi="Times New Roman"/>
                <w:b/>
                <w:bCs/>
                <w:lang w:val="en-GB"/>
              </w:rPr>
              <w:t>ipant</w:t>
            </w:r>
          </w:p>
        </w:tc>
      </w:tr>
      <w:tr w:rsidR="00B24510" w:rsidRPr="00803ADF" w14:paraId="5DED907C" w14:textId="77777777" w:rsidTr="00B24510">
        <w:trPr>
          <w:trHeight w:val="340"/>
        </w:trPr>
        <w:tc>
          <w:tcPr>
            <w:tcW w:w="281" w:type="dxa"/>
            <w:shd w:val="clear" w:color="auto" w:fill="F2F2F2" w:themeFill="background1" w:themeFillShade="F2"/>
            <w:vAlign w:val="center"/>
          </w:tcPr>
          <w:p w14:paraId="3C2BA84E" w14:textId="5074B013" w:rsidR="00B24510" w:rsidRPr="00803ADF" w:rsidRDefault="00B24510" w:rsidP="00B24510">
            <w:pPr>
              <w:rPr>
                <w:rFonts w:ascii="Times New Roman" w:hAnsi="Times New Roman"/>
                <w:b/>
                <w:bCs/>
                <w:lang w:val="en-GB"/>
              </w:rPr>
            </w:pPr>
            <w:r>
              <w:rPr>
                <w:rFonts w:ascii="Times New Roman" w:hAnsi="Times New Roman"/>
                <w:b/>
                <w:bCs/>
                <w:lang w:val="en-GB"/>
              </w:rPr>
              <w:t>1</w:t>
            </w:r>
          </w:p>
        </w:tc>
        <w:tc>
          <w:tcPr>
            <w:tcW w:w="1702" w:type="dxa"/>
            <w:shd w:val="clear" w:color="auto" w:fill="F2F2F2" w:themeFill="background1" w:themeFillShade="F2"/>
            <w:vAlign w:val="center"/>
          </w:tcPr>
          <w:p w14:paraId="347E9EB8" w14:textId="7B44C8E0" w:rsidR="00B24510" w:rsidRDefault="00B24510" w:rsidP="00B24510">
            <w:pPr>
              <w:rPr>
                <w:rFonts w:ascii="Times New Roman" w:hAnsi="Times New Roman"/>
                <w:bCs/>
                <w:lang w:val="en-GB"/>
              </w:rPr>
            </w:pPr>
            <w:r w:rsidRPr="00803ADF">
              <w:rPr>
                <w:rFonts w:ascii="Times New Roman" w:hAnsi="Times New Roman"/>
                <w:b/>
                <w:bCs/>
                <w:lang w:val="en-GB"/>
              </w:rPr>
              <w:t>UVA</w:t>
            </w:r>
          </w:p>
        </w:tc>
        <w:tc>
          <w:tcPr>
            <w:tcW w:w="737" w:type="dxa"/>
            <w:shd w:val="clear" w:color="auto" w:fill="F2F2F2" w:themeFill="background1" w:themeFillShade="F2"/>
            <w:vAlign w:val="center"/>
          </w:tcPr>
          <w:p w14:paraId="71E483DC" w14:textId="02CD88B7" w:rsidR="00B24510" w:rsidRPr="00B24510" w:rsidRDefault="00B24510" w:rsidP="00B24510">
            <w:pPr>
              <w:jc w:val="right"/>
              <w:rPr>
                <w:rFonts w:ascii="Times New Roman" w:hAnsi="Times New Roman"/>
                <w:b/>
                <w:bCs/>
                <w:lang w:val="en-GB"/>
              </w:rPr>
            </w:pPr>
            <w:r w:rsidRPr="00B24510">
              <w:rPr>
                <w:rFonts w:ascii="Times New Roman" w:hAnsi="Times New Roman"/>
                <w:b/>
                <w:bCs/>
                <w:color w:val="000000"/>
                <w:lang w:eastAsia="nl-NL"/>
              </w:rPr>
              <w:t>19.2</w:t>
            </w:r>
          </w:p>
        </w:tc>
        <w:tc>
          <w:tcPr>
            <w:tcW w:w="737" w:type="dxa"/>
            <w:vAlign w:val="center"/>
          </w:tcPr>
          <w:p w14:paraId="66A392B8" w14:textId="57CD20AB" w:rsidR="00B24510" w:rsidRPr="00B24510" w:rsidRDefault="00B24510" w:rsidP="00B24510">
            <w:pPr>
              <w:jc w:val="right"/>
              <w:rPr>
                <w:rFonts w:ascii="Times New Roman" w:hAnsi="Times New Roman"/>
                <w:bCs/>
                <w:lang w:val="en-GB"/>
              </w:rPr>
            </w:pPr>
            <w:r w:rsidRPr="00B24510">
              <w:rPr>
                <w:rFonts w:ascii="Times New Roman" w:hAnsi="Times New Roman"/>
                <w:color w:val="000000"/>
                <w:lang w:eastAsia="nl-NL"/>
              </w:rPr>
              <w:t>0.0</w:t>
            </w:r>
          </w:p>
        </w:tc>
        <w:tc>
          <w:tcPr>
            <w:tcW w:w="737" w:type="dxa"/>
            <w:shd w:val="clear" w:color="auto" w:fill="F2F2F2" w:themeFill="background1" w:themeFillShade="F2"/>
            <w:vAlign w:val="center"/>
          </w:tcPr>
          <w:p w14:paraId="2C408A2A" w14:textId="6DA4D17D" w:rsidR="00B24510" w:rsidRPr="00B24510" w:rsidRDefault="00B24510" w:rsidP="00B24510">
            <w:pPr>
              <w:jc w:val="right"/>
              <w:rPr>
                <w:rFonts w:ascii="Times New Roman" w:hAnsi="Times New Roman"/>
                <w:b/>
                <w:bCs/>
              </w:rPr>
            </w:pPr>
            <w:r w:rsidRPr="00B24510">
              <w:rPr>
                <w:rFonts w:ascii="Times New Roman" w:hAnsi="Times New Roman"/>
                <w:b/>
                <w:bCs/>
                <w:color w:val="000000"/>
                <w:lang w:eastAsia="nl-NL"/>
              </w:rPr>
              <w:t>36.6</w:t>
            </w:r>
          </w:p>
        </w:tc>
        <w:tc>
          <w:tcPr>
            <w:tcW w:w="737" w:type="dxa"/>
            <w:vAlign w:val="center"/>
          </w:tcPr>
          <w:p w14:paraId="4301479F" w14:textId="5A541822" w:rsidR="00B24510" w:rsidRPr="00B24510" w:rsidRDefault="00B24510" w:rsidP="00B24510">
            <w:pPr>
              <w:jc w:val="right"/>
              <w:rPr>
                <w:rFonts w:ascii="Times New Roman" w:hAnsi="Times New Roman"/>
                <w:bCs/>
                <w:lang w:val="en-GB"/>
              </w:rPr>
            </w:pPr>
            <w:r w:rsidRPr="00B24510">
              <w:rPr>
                <w:rFonts w:ascii="Times New Roman" w:hAnsi="Times New Roman"/>
                <w:color w:val="000000"/>
                <w:lang w:eastAsia="nl-NL"/>
              </w:rPr>
              <w:t>0.0</w:t>
            </w:r>
          </w:p>
        </w:tc>
        <w:tc>
          <w:tcPr>
            <w:tcW w:w="737" w:type="dxa"/>
            <w:vAlign w:val="center"/>
          </w:tcPr>
          <w:p w14:paraId="23257ADA" w14:textId="051B81C7" w:rsidR="00B24510" w:rsidRPr="00B24510" w:rsidRDefault="00B24510" w:rsidP="00B24510">
            <w:pPr>
              <w:jc w:val="right"/>
              <w:rPr>
                <w:rFonts w:ascii="Times New Roman" w:hAnsi="Times New Roman"/>
                <w:bCs/>
                <w:lang w:val="en-GB"/>
              </w:rPr>
            </w:pPr>
            <w:r w:rsidRPr="00B24510">
              <w:rPr>
                <w:rFonts w:ascii="Times New Roman" w:hAnsi="Times New Roman"/>
                <w:color w:val="000000"/>
                <w:lang w:eastAsia="nl-NL"/>
              </w:rPr>
              <w:t>5.0</w:t>
            </w:r>
          </w:p>
        </w:tc>
        <w:tc>
          <w:tcPr>
            <w:tcW w:w="737" w:type="dxa"/>
            <w:vAlign w:val="center"/>
          </w:tcPr>
          <w:p w14:paraId="6FE6B9BC" w14:textId="58CB55C3" w:rsidR="00B24510" w:rsidRPr="00B24510" w:rsidRDefault="00B24510" w:rsidP="00B24510">
            <w:pPr>
              <w:jc w:val="right"/>
              <w:rPr>
                <w:rFonts w:ascii="Times New Roman" w:hAnsi="Times New Roman"/>
                <w:bCs/>
                <w:lang w:val="en-GB"/>
              </w:rPr>
            </w:pPr>
            <w:r w:rsidRPr="00B24510">
              <w:rPr>
                <w:rFonts w:ascii="Times New Roman" w:hAnsi="Times New Roman"/>
                <w:color w:val="000000"/>
                <w:lang w:eastAsia="nl-NL"/>
              </w:rPr>
              <w:t>6.6</w:t>
            </w:r>
          </w:p>
        </w:tc>
        <w:tc>
          <w:tcPr>
            <w:tcW w:w="737" w:type="dxa"/>
            <w:vAlign w:val="center"/>
          </w:tcPr>
          <w:p w14:paraId="01705883" w14:textId="7CCF1A59" w:rsidR="00B24510" w:rsidRPr="00B24510" w:rsidRDefault="00B24510" w:rsidP="00B24510">
            <w:pPr>
              <w:jc w:val="right"/>
              <w:rPr>
                <w:rFonts w:ascii="Times New Roman" w:hAnsi="Times New Roman"/>
                <w:bCs/>
                <w:lang w:val="en-GB"/>
              </w:rPr>
            </w:pPr>
            <w:r w:rsidRPr="00B24510">
              <w:rPr>
                <w:rFonts w:ascii="Times New Roman" w:hAnsi="Times New Roman"/>
                <w:color w:val="000000"/>
                <w:lang w:eastAsia="nl-NL"/>
              </w:rPr>
              <w:t>0.0</w:t>
            </w:r>
          </w:p>
        </w:tc>
        <w:tc>
          <w:tcPr>
            <w:tcW w:w="737" w:type="dxa"/>
            <w:vAlign w:val="center"/>
          </w:tcPr>
          <w:p w14:paraId="4E004CC4" w14:textId="2660EBA9" w:rsidR="00B24510" w:rsidRPr="00B24510" w:rsidRDefault="00B24510" w:rsidP="00B24510">
            <w:pPr>
              <w:jc w:val="right"/>
              <w:rPr>
                <w:rFonts w:ascii="Times New Roman" w:hAnsi="Times New Roman"/>
                <w:bCs/>
                <w:lang w:val="en-GB"/>
              </w:rPr>
            </w:pPr>
            <w:r w:rsidRPr="00B24510">
              <w:rPr>
                <w:rFonts w:ascii="Times New Roman" w:hAnsi="Times New Roman"/>
                <w:color w:val="000000"/>
                <w:lang w:eastAsia="nl-NL"/>
              </w:rPr>
              <w:t>0.0</w:t>
            </w:r>
          </w:p>
        </w:tc>
        <w:tc>
          <w:tcPr>
            <w:tcW w:w="737" w:type="dxa"/>
            <w:vAlign w:val="center"/>
          </w:tcPr>
          <w:p w14:paraId="7C8DD75D" w14:textId="24346E42" w:rsidR="00B24510" w:rsidRPr="00B24510" w:rsidRDefault="00B24510" w:rsidP="00B24510">
            <w:pPr>
              <w:jc w:val="right"/>
              <w:rPr>
                <w:rFonts w:ascii="Times New Roman" w:hAnsi="Times New Roman"/>
                <w:bCs/>
                <w:lang w:val="en-GB"/>
              </w:rPr>
            </w:pPr>
            <w:r w:rsidRPr="00B24510">
              <w:rPr>
                <w:rFonts w:ascii="Times New Roman" w:hAnsi="Times New Roman"/>
                <w:color w:val="000000"/>
                <w:lang w:eastAsia="nl-NL"/>
              </w:rPr>
              <w:t>4.6</w:t>
            </w:r>
          </w:p>
        </w:tc>
        <w:tc>
          <w:tcPr>
            <w:tcW w:w="1587" w:type="dxa"/>
            <w:shd w:val="clear" w:color="auto" w:fill="F2F2F2" w:themeFill="background1" w:themeFillShade="F2"/>
            <w:vAlign w:val="center"/>
          </w:tcPr>
          <w:p w14:paraId="688C001F" w14:textId="79011C2C" w:rsidR="00B24510" w:rsidRPr="00B24510" w:rsidRDefault="00B24510" w:rsidP="00B24510">
            <w:pPr>
              <w:jc w:val="right"/>
              <w:rPr>
                <w:rFonts w:ascii="Times New Roman" w:hAnsi="Times New Roman"/>
                <w:b/>
                <w:bCs/>
                <w:lang w:val="en-GB"/>
              </w:rPr>
            </w:pPr>
            <w:r w:rsidRPr="00B24510">
              <w:rPr>
                <w:rFonts w:ascii="Times New Roman" w:hAnsi="Times New Roman"/>
                <w:b/>
                <w:bCs/>
              </w:rPr>
              <w:t>72.0</w:t>
            </w:r>
          </w:p>
        </w:tc>
      </w:tr>
      <w:tr w:rsidR="00B24510" w:rsidRPr="00803ADF" w14:paraId="77FADEE5" w14:textId="77777777" w:rsidTr="00B24510">
        <w:trPr>
          <w:trHeight w:val="340"/>
        </w:trPr>
        <w:tc>
          <w:tcPr>
            <w:tcW w:w="281" w:type="dxa"/>
            <w:shd w:val="clear" w:color="auto" w:fill="F2F2F2" w:themeFill="background1" w:themeFillShade="F2"/>
            <w:vAlign w:val="center"/>
          </w:tcPr>
          <w:p w14:paraId="7DCCBC1C" w14:textId="27939F72" w:rsidR="00B24510" w:rsidRPr="00803ADF" w:rsidRDefault="00B24510" w:rsidP="00B24510">
            <w:pPr>
              <w:rPr>
                <w:rFonts w:ascii="Times New Roman" w:hAnsi="Times New Roman"/>
                <w:b/>
                <w:bCs/>
                <w:lang w:val="en-GB"/>
              </w:rPr>
            </w:pPr>
            <w:r>
              <w:rPr>
                <w:rFonts w:ascii="Times New Roman" w:hAnsi="Times New Roman"/>
                <w:b/>
                <w:bCs/>
                <w:lang w:val="en-GB"/>
              </w:rPr>
              <w:t>2</w:t>
            </w:r>
          </w:p>
        </w:tc>
        <w:tc>
          <w:tcPr>
            <w:tcW w:w="1702" w:type="dxa"/>
            <w:shd w:val="clear" w:color="auto" w:fill="F2F2F2" w:themeFill="background1" w:themeFillShade="F2"/>
            <w:vAlign w:val="center"/>
          </w:tcPr>
          <w:p w14:paraId="099E66E7" w14:textId="301AD7F4" w:rsidR="00B24510" w:rsidRPr="00803ADF" w:rsidRDefault="00B24510" w:rsidP="00B24510">
            <w:pPr>
              <w:rPr>
                <w:rFonts w:ascii="Times New Roman" w:hAnsi="Times New Roman"/>
                <w:lang w:val="en-GB"/>
              </w:rPr>
            </w:pPr>
            <w:r w:rsidRPr="00803ADF">
              <w:rPr>
                <w:rFonts w:ascii="Times New Roman" w:hAnsi="Times New Roman"/>
                <w:b/>
                <w:bCs/>
                <w:lang w:val="en-GB"/>
              </w:rPr>
              <w:t>SWPS</w:t>
            </w:r>
          </w:p>
        </w:tc>
        <w:tc>
          <w:tcPr>
            <w:tcW w:w="737" w:type="dxa"/>
            <w:vAlign w:val="center"/>
          </w:tcPr>
          <w:p w14:paraId="325980EC" w14:textId="0636721A"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vAlign w:val="center"/>
          </w:tcPr>
          <w:p w14:paraId="2EB3B63A" w14:textId="08F2DAED"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3F629667" w14:textId="1B3680AA"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4430C443" w14:textId="3DB5DF6B"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1DE605D3" w14:textId="55936BF7"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1C7A2E12" w14:textId="3FFCB101"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2.0</w:t>
            </w:r>
          </w:p>
        </w:tc>
        <w:tc>
          <w:tcPr>
            <w:tcW w:w="737" w:type="dxa"/>
            <w:shd w:val="clear" w:color="auto" w:fill="F2F2F2" w:themeFill="background1" w:themeFillShade="F2"/>
            <w:vAlign w:val="center"/>
          </w:tcPr>
          <w:p w14:paraId="164627C8" w14:textId="35972FF2" w:rsidR="00B24510" w:rsidRPr="00B24510" w:rsidRDefault="00B24510" w:rsidP="00B24510">
            <w:pPr>
              <w:jc w:val="right"/>
              <w:rPr>
                <w:rFonts w:ascii="Times New Roman" w:hAnsi="Times New Roman"/>
                <w:b/>
                <w:bCs/>
              </w:rPr>
            </w:pPr>
            <w:r w:rsidRPr="00B24510">
              <w:rPr>
                <w:rFonts w:ascii="Times New Roman" w:hAnsi="Times New Roman"/>
                <w:b/>
                <w:bCs/>
                <w:color w:val="000000"/>
                <w:lang w:eastAsia="nl-NL"/>
              </w:rPr>
              <w:t>30.0</w:t>
            </w:r>
          </w:p>
        </w:tc>
        <w:tc>
          <w:tcPr>
            <w:tcW w:w="737" w:type="dxa"/>
            <w:vAlign w:val="center"/>
          </w:tcPr>
          <w:p w14:paraId="1C70E2D3" w14:textId="08267441"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2.0</w:t>
            </w:r>
          </w:p>
        </w:tc>
        <w:tc>
          <w:tcPr>
            <w:tcW w:w="737" w:type="dxa"/>
            <w:vAlign w:val="center"/>
          </w:tcPr>
          <w:p w14:paraId="31BA70DA" w14:textId="1EE34D3C"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1587" w:type="dxa"/>
            <w:shd w:val="clear" w:color="auto" w:fill="F2F2F2" w:themeFill="background1" w:themeFillShade="F2"/>
            <w:vAlign w:val="center"/>
          </w:tcPr>
          <w:p w14:paraId="58881783" w14:textId="111F3942" w:rsidR="00B24510" w:rsidRPr="00B24510" w:rsidRDefault="00B24510" w:rsidP="00B24510">
            <w:pPr>
              <w:jc w:val="right"/>
              <w:rPr>
                <w:rFonts w:ascii="Times New Roman" w:hAnsi="Times New Roman"/>
                <w:b/>
                <w:bCs/>
                <w:lang w:val="en-GB"/>
              </w:rPr>
            </w:pPr>
            <w:r w:rsidRPr="00B24510">
              <w:rPr>
                <w:rFonts w:ascii="Times New Roman" w:hAnsi="Times New Roman"/>
                <w:b/>
                <w:bCs/>
              </w:rPr>
              <w:t>36.0</w:t>
            </w:r>
          </w:p>
        </w:tc>
      </w:tr>
      <w:tr w:rsidR="00B24510" w:rsidRPr="00803ADF" w14:paraId="2284DD7E" w14:textId="77777777" w:rsidTr="00B24510">
        <w:trPr>
          <w:trHeight w:val="340"/>
        </w:trPr>
        <w:tc>
          <w:tcPr>
            <w:tcW w:w="281" w:type="dxa"/>
            <w:shd w:val="clear" w:color="auto" w:fill="F2F2F2" w:themeFill="background1" w:themeFillShade="F2"/>
            <w:vAlign w:val="center"/>
          </w:tcPr>
          <w:p w14:paraId="6E45DD04" w14:textId="6558AA62" w:rsidR="00B24510" w:rsidRPr="00803ADF" w:rsidRDefault="00B24510" w:rsidP="00B24510">
            <w:pPr>
              <w:rPr>
                <w:rFonts w:ascii="Times New Roman" w:hAnsi="Times New Roman"/>
                <w:b/>
                <w:bCs/>
                <w:lang w:val="en-GB"/>
              </w:rPr>
            </w:pPr>
            <w:r>
              <w:rPr>
                <w:rFonts w:ascii="Times New Roman" w:hAnsi="Times New Roman"/>
                <w:b/>
                <w:bCs/>
                <w:lang w:val="en-GB"/>
              </w:rPr>
              <w:t>3</w:t>
            </w:r>
          </w:p>
        </w:tc>
        <w:tc>
          <w:tcPr>
            <w:tcW w:w="1702" w:type="dxa"/>
            <w:shd w:val="clear" w:color="auto" w:fill="F2F2F2" w:themeFill="background1" w:themeFillShade="F2"/>
            <w:vAlign w:val="center"/>
          </w:tcPr>
          <w:p w14:paraId="1A5A733A" w14:textId="5F9DB1E0" w:rsidR="00B24510" w:rsidRPr="00803ADF" w:rsidRDefault="00B24510" w:rsidP="00B24510">
            <w:pPr>
              <w:rPr>
                <w:rFonts w:ascii="Times New Roman" w:hAnsi="Times New Roman"/>
                <w:lang w:val="en-GB"/>
              </w:rPr>
            </w:pPr>
            <w:r w:rsidRPr="00803ADF">
              <w:rPr>
                <w:rFonts w:ascii="Times New Roman" w:hAnsi="Times New Roman"/>
                <w:b/>
                <w:bCs/>
                <w:lang w:val="en-GB"/>
              </w:rPr>
              <w:t>UNCL</w:t>
            </w:r>
          </w:p>
        </w:tc>
        <w:tc>
          <w:tcPr>
            <w:tcW w:w="737" w:type="dxa"/>
            <w:vAlign w:val="center"/>
          </w:tcPr>
          <w:p w14:paraId="093CDCF7" w14:textId="2ED6C25C"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vAlign w:val="center"/>
          </w:tcPr>
          <w:p w14:paraId="7EF5A29A" w14:textId="7852F614"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306BFAF6" w14:textId="13868AF6"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39878383" w14:textId="7A31CAAD"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F2F2F2" w:themeFill="background1" w:themeFillShade="F2"/>
            <w:vAlign w:val="center"/>
          </w:tcPr>
          <w:p w14:paraId="1ECD11C2" w14:textId="2619743C" w:rsidR="00B24510" w:rsidRPr="00B24510" w:rsidRDefault="00B24510" w:rsidP="00B24510">
            <w:pPr>
              <w:jc w:val="right"/>
              <w:rPr>
                <w:rFonts w:ascii="Times New Roman" w:hAnsi="Times New Roman"/>
                <w:b/>
                <w:bCs/>
              </w:rPr>
            </w:pPr>
            <w:r w:rsidRPr="00B24510">
              <w:rPr>
                <w:rFonts w:ascii="Times New Roman" w:hAnsi="Times New Roman"/>
                <w:b/>
                <w:bCs/>
                <w:color w:val="000000"/>
                <w:lang w:eastAsia="nl-NL"/>
              </w:rPr>
              <w:t>22.4</w:t>
            </w:r>
          </w:p>
        </w:tc>
        <w:tc>
          <w:tcPr>
            <w:tcW w:w="737" w:type="dxa"/>
            <w:shd w:val="clear" w:color="auto" w:fill="auto"/>
            <w:vAlign w:val="center"/>
          </w:tcPr>
          <w:p w14:paraId="3C2EF8CC" w14:textId="704B11A2"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shd w:val="clear" w:color="auto" w:fill="auto"/>
            <w:vAlign w:val="center"/>
          </w:tcPr>
          <w:p w14:paraId="710B8239" w14:textId="463967E7"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618FB5EC" w14:textId="65E10A9E"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shd w:val="clear" w:color="auto" w:fill="auto"/>
            <w:vAlign w:val="center"/>
          </w:tcPr>
          <w:p w14:paraId="61430A41" w14:textId="7FE18801" w:rsidR="00B24510" w:rsidRPr="00B24510" w:rsidRDefault="00B24510" w:rsidP="00B24510">
            <w:pPr>
              <w:jc w:val="right"/>
              <w:rPr>
                <w:rFonts w:ascii="Times New Roman" w:hAnsi="Times New Roman"/>
                <w:color w:val="FF0000"/>
                <w:lang w:val="en-GB"/>
              </w:rPr>
            </w:pPr>
            <w:r w:rsidRPr="00B24510">
              <w:rPr>
                <w:rFonts w:ascii="Times New Roman" w:hAnsi="Times New Roman"/>
                <w:color w:val="000000"/>
                <w:lang w:eastAsia="nl-NL"/>
              </w:rPr>
              <w:t>1.0</w:t>
            </w:r>
          </w:p>
        </w:tc>
        <w:tc>
          <w:tcPr>
            <w:tcW w:w="1587" w:type="dxa"/>
            <w:shd w:val="clear" w:color="auto" w:fill="F2F2F2" w:themeFill="background1" w:themeFillShade="F2"/>
            <w:vAlign w:val="center"/>
          </w:tcPr>
          <w:p w14:paraId="63ED528D" w14:textId="2259BEAD" w:rsidR="00B24510" w:rsidRPr="00B24510" w:rsidRDefault="00B24510" w:rsidP="00B24510">
            <w:pPr>
              <w:jc w:val="right"/>
              <w:rPr>
                <w:rFonts w:ascii="Times New Roman" w:hAnsi="Times New Roman"/>
                <w:b/>
                <w:bCs/>
                <w:lang w:val="en-GB"/>
              </w:rPr>
            </w:pPr>
            <w:r w:rsidRPr="00B24510">
              <w:rPr>
                <w:rFonts w:ascii="Times New Roman" w:hAnsi="Times New Roman"/>
                <w:b/>
                <w:bCs/>
              </w:rPr>
              <w:t>26.4</w:t>
            </w:r>
          </w:p>
        </w:tc>
      </w:tr>
      <w:tr w:rsidR="00B24510" w:rsidRPr="00803ADF" w14:paraId="17A843EC" w14:textId="77777777" w:rsidTr="00B24510">
        <w:trPr>
          <w:trHeight w:val="340"/>
        </w:trPr>
        <w:tc>
          <w:tcPr>
            <w:tcW w:w="281" w:type="dxa"/>
            <w:shd w:val="clear" w:color="auto" w:fill="F2F2F2" w:themeFill="background1" w:themeFillShade="F2"/>
            <w:vAlign w:val="center"/>
          </w:tcPr>
          <w:p w14:paraId="5E31DE53" w14:textId="158D66DE" w:rsidR="00B24510" w:rsidRPr="00803ADF" w:rsidRDefault="00B24510" w:rsidP="00B24510">
            <w:pPr>
              <w:rPr>
                <w:rFonts w:ascii="Times New Roman" w:hAnsi="Times New Roman"/>
                <w:b/>
                <w:bCs/>
                <w:lang w:val="en-GB"/>
              </w:rPr>
            </w:pPr>
            <w:r>
              <w:rPr>
                <w:rFonts w:ascii="Times New Roman" w:hAnsi="Times New Roman"/>
                <w:b/>
                <w:bCs/>
                <w:lang w:val="en-GB"/>
              </w:rPr>
              <w:t>4</w:t>
            </w:r>
          </w:p>
        </w:tc>
        <w:tc>
          <w:tcPr>
            <w:tcW w:w="1702" w:type="dxa"/>
            <w:shd w:val="clear" w:color="auto" w:fill="F2F2F2" w:themeFill="background1" w:themeFillShade="F2"/>
            <w:vAlign w:val="center"/>
          </w:tcPr>
          <w:p w14:paraId="66D5070F" w14:textId="617BFD5F" w:rsidR="00B24510" w:rsidRPr="00803ADF" w:rsidRDefault="00B24510" w:rsidP="00B24510">
            <w:pPr>
              <w:rPr>
                <w:rFonts w:ascii="Times New Roman" w:hAnsi="Times New Roman"/>
                <w:lang w:val="en-GB"/>
              </w:rPr>
            </w:pPr>
            <w:r w:rsidRPr="00803ADF">
              <w:rPr>
                <w:rFonts w:ascii="Times New Roman" w:hAnsi="Times New Roman"/>
                <w:b/>
                <w:bCs/>
                <w:lang w:val="en-GB"/>
              </w:rPr>
              <w:t>LSE</w:t>
            </w:r>
          </w:p>
        </w:tc>
        <w:tc>
          <w:tcPr>
            <w:tcW w:w="737" w:type="dxa"/>
            <w:vAlign w:val="center"/>
          </w:tcPr>
          <w:p w14:paraId="3A2AEECB" w14:textId="42B8D1A1"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vAlign w:val="center"/>
          </w:tcPr>
          <w:p w14:paraId="1C17B704" w14:textId="3897787E"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54D4E30D" w14:textId="727487ED"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06175852" w14:textId="4A0116C1"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48A3F929" w14:textId="01D9151B"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F2F2F2" w:themeFill="background1" w:themeFillShade="F2"/>
            <w:vAlign w:val="center"/>
          </w:tcPr>
          <w:p w14:paraId="559A7CA6" w14:textId="4EF56824"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36.8</w:t>
            </w:r>
          </w:p>
        </w:tc>
        <w:tc>
          <w:tcPr>
            <w:tcW w:w="737" w:type="dxa"/>
            <w:shd w:val="clear" w:color="auto" w:fill="auto"/>
            <w:vAlign w:val="center"/>
          </w:tcPr>
          <w:p w14:paraId="22ACD595" w14:textId="6D85FCB2"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5B8A7079" w14:textId="485E99FB"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6909A666" w14:textId="49C6B9AC"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1587" w:type="dxa"/>
            <w:shd w:val="clear" w:color="auto" w:fill="F2F2F2" w:themeFill="background1" w:themeFillShade="F2"/>
            <w:vAlign w:val="center"/>
          </w:tcPr>
          <w:p w14:paraId="32418C18" w14:textId="39BB965D" w:rsidR="00B24510" w:rsidRPr="00B24510" w:rsidRDefault="00B24510" w:rsidP="00B24510">
            <w:pPr>
              <w:jc w:val="right"/>
              <w:rPr>
                <w:rFonts w:ascii="Times New Roman" w:hAnsi="Times New Roman"/>
                <w:b/>
                <w:bCs/>
                <w:lang w:val="en-GB"/>
              </w:rPr>
            </w:pPr>
            <w:r w:rsidRPr="00B24510">
              <w:rPr>
                <w:rFonts w:ascii="Times New Roman" w:hAnsi="Times New Roman"/>
                <w:b/>
                <w:bCs/>
              </w:rPr>
              <w:t>38.8</w:t>
            </w:r>
          </w:p>
        </w:tc>
      </w:tr>
      <w:tr w:rsidR="00B24510" w:rsidRPr="00803ADF" w14:paraId="343FD15B" w14:textId="77777777" w:rsidTr="00B24510">
        <w:trPr>
          <w:trHeight w:val="340"/>
        </w:trPr>
        <w:tc>
          <w:tcPr>
            <w:tcW w:w="281" w:type="dxa"/>
            <w:shd w:val="clear" w:color="auto" w:fill="F2F2F2" w:themeFill="background1" w:themeFillShade="F2"/>
            <w:vAlign w:val="center"/>
          </w:tcPr>
          <w:p w14:paraId="2D4267FD" w14:textId="6CB01063" w:rsidR="00B24510" w:rsidRPr="00803ADF" w:rsidRDefault="00B24510" w:rsidP="00B24510">
            <w:pPr>
              <w:rPr>
                <w:rFonts w:ascii="Times New Roman" w:hAnsi="Times New Roman"/>
                <w:b/>
                <w:bCs/>
                <w:lang w:val="en-GB"/>
              </w:rPr>
            </w:pPr>
            <w:r>
              <w:rPr>
                <w:rFonts w:ascii="Times New Roman" w:hAnsi="Times New Roman"/>
                <w:b/>
                <w:bCs/>
                <w:lang w:val="en-GB"/>
              </w:rPr>
              <w:t>5</w:t>
            </w:r>
          </w:p>
        </w:tc>
        <w:tc>
          <w:tcPr>
            <w:tcW w:w="1702" w:type="dxa"/>
            <w:shd w:val="clear" w:color="auto" w:fill="F2F2F2" w:themeFill="background1" w:themeFillShade="F2"/>
            <w:vAlign w:val="center"/>
          </w:tcPr>
          <w:p w14:paraId="6DB6CE83" w14:textId="6CB40019" w:rsidR="00B24510" w:rsidRPr="00803ADF" w:rsidRDefault="00B24510" w:rsidP="00B24510">
            <w:pPr>
              <w:rPr>
                <w:rFonts w:ascii="Times New Roman" w:hAnsi="Times New Roman"/>
                <w:lang w:val="en-GB"/>
              </w:rPr>
            </w:pPr>
            <w:r w:rsidRPr="00803ADF">
              <w:rPr>
                <w:rFonts w:ascii="Times New Roman" w:hAnsi="Times New Roman"/>
                <w:b/>
                <w:bCs/>
                <w:lang w:val="en-GB"/>
              </w:rPr>
              <w:t>GESIS</w:t>
            </w:r>
          </w:p>
        </w:tc>
        <w:tc>
          <w:tcPr>
            <w:tcW w:w="737" w:type="dxa"/>
            <w:vAlign w:val="center"/>
          </w:tcPr>
          <w:p w14:paraId="679C11AD" w14:textId="5D7AEE76"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8.0</w:t>
            </w:r>
          </w:p>
        </w:tc>
        <w:tc>
          <w:tcPr>
            <w:tcW w:w="737" w:type="dxa"/>
            <w:shd w:val="clear" w:color="auto" w:fill="F2F2F2" w:themeFill="background1" w:themeFillShade="F2"/>
            <w:vAlign w:val="center"/>
          </w:tcPr>
          <w:p w14:paraId="695EFF99" w14:textId="3A700BF9" w:rsidR="00B24510" w:rsidRPr="00B24510" w:rsidRDefault="00B24510" w:rsidP="00B24510">
            <w:pPr>
              <w:jc w:val="right"/>
              <w:rPr>
                <w:rFonts w:ascii="Times New Roman" w:hAnsi="Times New Roman"/>
                <w:b/>
                <w:bCs/>
                <w:lang w:val="en-GB"/>
              </w:rPr>
            </w:pPr>
            <w:r w:rsidRPr="00B24510">
              <w:rPr>
                <w:rFonts w:ascii="Times New Roman" w:hAnsi="Times New Roman"/>
                <w:b/>
                <w:bCs/>
                <w:color w:val="000000"/>
                <w:lang w:eastAsia="nl-NL"/>
              </w:rPr>
              <w:t>14.0</w:t>
            </w:r>
          </w:p>
        </w:tc>
        <w:tc>
          <w:tcPr>
            <w:tcW w:w="737" w:type="dxa"/>
            <w:vAlign w:val="center"/>
          </w:tcPr>
          <w:p w14:paraId="7C80840B" w14:textId="3D09E144"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3.0</w:t>
            </w:r>
          </w:p>
        </w:tc>
        <w:tc>
          <w:tcPr>
            <w:tcW w:w="737" w:type="dxa"/>
            <w:vAlign w:val="center"/>
          </w:tcPr>
          <w:p w14:paraId="695696AD" w14:textId="73A47F22"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3.0</w:t>
            </w:r>
          </w:p>
        </w:tc>
        <w:tc>
          <w:tcPr>
            <w:tcW w:w="737" w:type="dxa"/>
            <w:shd w:val="clear" w:color="auto" w:fill="auto"/>
            <w:vAlign w:val="center"/>
          </w:tcPr>
          <w:p w14:paraId="39DF4E47" w14:textId="1CD3E37E"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46CAD50E" w14:textId="17D1F4B0"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3.0</w:t>
            </w:r>
          </w:p>
        </w:tc>
        <w:tc>
          <w:tcPr>
            <w:tcW w:w="737" w:type="dxa"/>
            <w:shd w:val="clear" w:color="auto" w:fill="auto"/>
            <w:vAlign w:val="center"/>
          </w:tcPr>
          <w:p w14:paraId="6E5C5D10" w14:textId="05A7547C"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686B2CFD" w14:textId="41D7A83A"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72A9E19D" w14:textId="6783332D"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1587" w:type="dxa"/>
            <w:shd w:val="clear" w:color="auto" w:fill="F2F2F2" w:themeFill="background1" w:themeFillShade="F2"/>
            <w:vAlign w:val="center"/>
          </w:tcPr>
          <w:p w14:paraId="7A413FF7" w14:textId="51B1F72F" w:rsidR="00B24510" w:rsidRPr="00B24510" w:rsidRDefault="00B24510" w:rsidP="00B24510">
            <w:pPr>
              <w:jc w:val="right"/>
              <w:rPr>
                <w:rFonts w:ascii="Times New Roman" w:hAnsi="Times New Roman"/>
                <w:b/>
                <w:bCs/>
                <w:lang w:val="en-GB"/>
              </w:rPr>
            </w:pPr>
            <w:r w:rsidRPr="00B24510">
              <w:rPr>
                <w:rFonts w:ascii="Times New Roman" w:hAnsi="Times New Roman"/>
                <w:b/>
                <w:bCs/>
              </w:rPr>
              <w:t>32.0</w:t>
            </w:r>
          </w:p>
        </w:tc>
      </w:tr>
      <w:tr w:rsidR="00B24510" w:rsidRPr="00803ADF" w14:paraId="4A87AF71" w14:textId="77777777" w:rsidTr="00B24510">
        <w:trPr>
          <w:trHeight w:val="340"/>
        </w:trPr>
        <w:tc>
          <w:tcPr>
            <w:tcW w:w="281" w:type="dxa"/>
            <w:shd w:val="clear" w:color="auto" w:fill="F2F2F2" w:themeFill="background1" w:themeFillShade="F2"/>
            <w:vAlign w:val="center"/>
          </w:tcPr>
          <w:p w14:paraId="0F4F55D2" w14:textId="39719994" w:rsidR="00B24510" w:rsidRPr="00803ADF" w:rsidRDefault="00B24510" w:rsidP="00B24510">
            <w:pPr>
              <w:rPr>
                <w:rFonts w:ascii="Times New Roman" w:hAnsi="Times New Roman"/>
                <w:b/>
                <w:bCs/>
                <w:lang w:val="en-GB"/>
              </w:rPr>
            </w:pPr>
            <w:r>
              <w:rPr>
                <w:rFonts w:ascii="Times New Roman" w:hAnsi="Times New Roman"/>
                <w:b/>
                <w:bCs/>
                <w:lang w:val="en-GB"/>
              </w:rPr>
              <w:t>6</w:t>
            </w:r>
          </w:p>
        </w:tc>
        <w:tc>
          <w:tcPr>
            <w:tcW w:w="1702" w:type="dxa"/>
            <w:shd w:val="clear" w:color="auto" w:fill="F2F2F2" w:themeFill="background1" w:themeFillShade="F2"/>
            <w:vAlign w:val="center"/>
          </w:tcPr>
          <w:p w14:paraId="1913C94F" w14:textId="40840C52" w:rsidR="00B24510" w:rsidRPr="00803ADF" w:rsidRDefault="00B24510" w:rsidP="00B24510">
            <w:pPr>
              <w:rPr>
                <w:rFonts w:ascii="Times New Roman" w:hAnsi="Times New Roman"/>
                <w:lang w:val="en-GB"/>
              </w:rPr>
            </w:pPr>
            <w:r>
              <w:rPr>
                <w:rFonts w:ascii="Times New Roman" w:hAnsi="Times New Roman"/>
                <w:b/>
                <w:bCs/>
                <w:lang w:val="en-GB"/>
              </w:rPr>
              <w:t>UCLB</w:t>
            </w:r>
          </w:p>
        </w:tc>
        <w:tc>
          <w:tcPr>
            <w:tcW w:w="737" w:type="dxa"/>
            <w:vAlign w:val="center"/>
          </w:tcPr>
          <w:p w14:paraId="719C10E2" w14:textId="09F0802A" w:rsidR="00B24510" w:rsidRPr="00B24510" w:rsidRDefault="00B24510" w:rsidP="00B24510">
            <w:pPr>
              <w:jc w:val="right"/>
              <w:rPr>
                <w:rFonts w:ascii="Times New Roman" w:hAnsi="Times New Roman"/>
                <w:color w:val="FF0000"/>
                <w:lang w:val="en-GB"/>
              </w:rPr>
            </w:pPr>
            <w:r w:rsidRPr="00B24510">
              <w:rPr>
                <w:rFonts w:ascii="Times New Roman" w:hAnsi="Times New Roman"/>
                <w:color w:val="000000"/>
                <w:lang w:eastAsia="nl-NL"/>
              </w:rPr>
              <w:t>1.0</w:t>
            </w:r>
          </w:p>
        </w:tc>
        <w:tc>
          <w:tcPr>
            <w:tcW w:w="737" w:type="dxa"/>
            <w:vAlign w:val="center"/>
          </w:tcPr>
          <w:p w14:paraId="0B40A5C4" w14:textId="1F5CC0DE"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4A2406D3" w14:textId="29831A24" w:rsidR="00B24510" w:rsidRPr="00B24510" w:rsidRDefault="00B24510" w:rsidP="00B24510">
            <w:pPr>
              <w:jc w:val="right"/>
              <w:rPr>
                <w:rFonts w:ascii="Times New Roman" w:hAnsi="Times New Roman"/>
                <w:color w:val="FF0000"/>
                <w:lang w:val="en-GB"/>
              </w:rPr>
            </w:pPr>
            <w:r w:rsidRPr="00B24510">
              <w:rPr>
                <w:rFonts w:ascii="Times New Roman" w:hAnsi="Times New Roman"/>
                <w:color w:val="000000"/>
                <w:lang w:eastAsia="nl-NL"/>
              </w:rPr>
              <w:t>3.0</w:t>
            </w:r>
          </w:p>
        </w:tc>
        <w:tc>
          <w:tcPr>
            <w:tcW w:w="737" w:type="dxa"/>
            <w:shd w:val="clear" w:color="auto" w:fill="F2F2F2" w:themeFill="background1" w:themeFillShade="F2"/>
            <w:vAlign w:val="center"/>
          </w:tcPr>
          <w:p w14:paraId="6326B673" w14:textId="6ADE9ECE" w:rsidR="00B24510" w:rsidRPr="00B24510" w:rsidRDefault="00B24510" w:rsidP="00B24510">
            <w:pPr>
              <w:jc w:val="right"/>
              <w:rPr>
                <w:rFonts w:ascii="Times New Roman" w:hAnsi="Times New Roman"/>
                <w:b/>
                <w:bCs/>
                <w:lang w:val="en-GB"/>
              </w:rPr>
            </w:pPr>
            <w:r w:rsidRPr="00B24510">
              <w:rPr>
                <w:rFonts w:ascii="Times New Roman" w:hAnsi="Times New Roman"/>
                <w:b/>
                <w:bCs/>
                <w:color w:val="000000"/>
                <w:lang w:eastAsia="nl-NL"/>
              </w:rPr>
              <w:t>32.0</w:t>
            </w:r>
          </w:p>
        </w:tc>
        <w:tc>
          <w:tcPr>
            <w:tcW w:w="737" w:type="dxa"/>
            <w:shd w:val="clear" w:color="auto" w:fill="auto"/>
            <w:vAlign w:val="center"/>
          </w:tcPr>
          <w:p w14:paraId="5F3245E6" w14:textId="1ED3CD0F"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2.0</w:t>
            </w:r>
          </w:p>
        </w:tc>
        <w:tc>
          <w:tcPr>
            <w:tcW w:w="737" w:type="dxa"/>
            <w:shd w:val="clear" w:color="auto" w:fill="auto"/>
            <w:vAlign w:val="center"/>
          </w:tcPr>
          <w:p w14:paraId="26B06684" w14:textId="30C14BA5"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2.0</w:t>
            </w:r>
          </w:p>
        </w:tc>
        <w:tc>
          <w:tcPr>
            <w:tcW w:w="737" w:type="dxa"/>
            <w:shd w:val="clear" w:color="auto" w:fill="auto"/>
            <w:vAlign w:val="center"/>
          </w:tcPr>
          <w:p w14:paraId="5859A740" w14:textId="7BC91FB5"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2.0</w:t>
            </w:r>
          </w:p>
        </w:tc>
        <w:tc>
          <w:tcPr>
            <w:tcW w:w="737" w:type="dxa"/>
            <w:shd w:val="clear" w:color="auto" w:fill="auto"/>
            <w:vAlign w:val="center"/>
          </w:tcPr>
          <w:p w14:paraId="02721F2A" w14:textId="37F51EAB"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6F224AB9" w14:textId="73B9D4B2" w:rsidR="00B24510" w:rsidRPr="00B24510" w:rsidRDefault="00B24510" w:rsidP="00B24510">
            <w:pPr>
              <w:jc w:val="right"/>
              <w:rPr>
                <w:rFonts w:ascii="Times New Roman" w:hAnsi="Times New Roman"/>
                <w:color w:val="FF0000"/>
                <w:lang w:val="en-GB"/>
              </w:rPr>
            </w:pPr>
            <w:r w:rsidRPr="00B24510">
              <w:rPr>
                <w:rFonts w:ascii="Times New Roman" w:hAnsi="Times New Roman"/>
                <w:color w:val="000000"/>
                <w:lang w:eastAsia="nl-NL"/>
              </w:rPr>
              <w:t>4.0</w:t>
            </w:r>
          </w:p>
        </w:tc>
        <w:tc>
          <w:tcPr>
            <w:tcW w:w="1587" w:type="dxa"/>
            <w:shd w:val="clear" w:color="auto" w:fill="F2F2F2" w:themeFill="background1" w:themeFillShade="F2"/>
            <w:vAlign w:val="center"/>
          </w:tcPr>
          <w:p w14:paraId="11998B75" w14:textId="61DD2F00" w:rsidR="00B24510" w:rsidRPr="00B24510" w:rsidRDefault="00B24510" w:rsidP="00B24510">
            <w:pPr>
              <w:jc w:val="right"/>
              <w:rPr>
                <w:rFonts w:ascii="Times New Roman" w:hAnsi="Times New Roman"/>
                <w:b/>
                <w:bCs/>
              </w:rPr>
            </w:pPr>
            <w:r w:rsidRPr="00B24510">
              <w:rPr>
                <w:rFonts w:ascii="Times New Roman" w:hAnsi="Times New Roman"/>
                <w:b/>
                <w:bCs/>
              </w:rPr>
              <w:t>46.0</w:t>
            </w:r>
          </w:p>
        </w:tc>
      </w:tr>
      <w:tr w:rsidR="00B24510" w:rsidRPr="00803ADF" w14:paraId="5514DA2A" w14:textId="77777777" w:rsidTr="00B24510">
        <w:trPr>
          <w:trHeight w:val="340"/>
        </w:trPr>
        <w:tc>
          <w:tcPr>
            <w:tcW w:w="281" w:type="dxa"/>
            <w:shd w:val="clear" w:color="auto" w:fill="F2F2F2" w:themeFill="background1" w:themeFillShade="F2"/>
            <w:vAlign w:val="center"/>
          </w:tcPr>
          <w:p w14:paraId="526254C5" w14:textId="561DA718" w:rsidR="00B24510" w:rsidRPr="00803ADF" w:rsidRDefault="00B24510" w:rsidP="00B24510">
            <w:pPr>
              <w:rPr>
                <w:rFonts w:ascii="Times New Roman" w:hAnsi="Times New Roman"/>
                <w:b/>
                <w:bCs/>
                <w:lang w:val="en-GB"/>
              </w:rPr>
            </w:pPr>
            <w:r>
              <w:rPr>
                <w:rFonts w:ascii="Times New Roman" w:hAnsi="Times New Roman"/>
                <w:b/>
                <w:bCs/>
                <w:lang w:val="en-GB"/>
              </w:rPr>
              <w:t>7</w:t>
            </w:r>
          </w:p>
        </w:tc>
        <w:tc>
          <w:tcPr>
            <w:tcW w:w="1702" w:type="dxa"/>
            <w:shd w:val="clear" w:color="auto" w:fill="F2F2F2" w:themeFill="background1" w:themeFillShade="F2"/>
            <w:vAlign w:val="center"/>
          </w:tcPr>
          <w:p w14:paraId="5B2DDA18" w14:textId="5CF5596A" w:rsidR="00B24510" w:rsidRPr="00803ADF" w:rsidRDefault="00B24510" w:rsidP="00B24510">
            <w:pPr>
              <w:rPr>
                <w:rFonts w:ascii="Times New Roman" w:hAnsi="Times New Roman"/>
                <w:lang w:val="en-GB"/>
              </w:rPr>
            </w:pPr>
            <w:r w:rsidRPr="00803ADF">
              <w:rPr>
                <w:rFonts w:ascii="Times New Roman" w:hAnsi="Times New Roman"/>
                <w:b/>
                <w:bCs/>
                <w:lang w:val="en-GB"/>
              </w:rPr>
              <w:t>SDU</w:t>
            </w:r>
          </w:p>
        </w:tc>
        <w:tc>
          <w:tcPr>
            <w:tcW w:w="737" w:type="dxa"/>
            <w:vAlign w:val="center"/>
          </w:tcPr>
          <w:p w14:paraId="215AF7CA" w14:textId="15435524"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vAlign w:val="center"/>
          </w:tcPr>
          <w:p w14:paraId="39E0BB47" w14:textId="7547D2B5"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7D7D63C9" w14:textId="376AC6B7"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1.5</w:t>
            </w:r>
          </w:p>
        </w:tc>
        <w:tc>
          <w:tcPr>
            <w:tcW w:w="737" w:type="dxa"/>
            <w:vAlign w:val="center"/>
          </w:tcPr>
          <w:p w14:paraId="4E6A23C9" w14:textId="00EEC453"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2.0</w:t>
            </w:r>
          </w:p>
        </w:tc>
        <w:tc>
          <w:tcPr>
            <w:tcW w:w="737" w:type="dxa"/>
            <w:shd w:val="clear" w:color="auto" w:fill="auto"/>
            <w:vAlign w:val="center"/>
          </w:tcPr>
          <w:p w14:paraId="58EBA2F8" w14:textId="6A5D076A"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6.0</w:t>
            </w:r>
          </w:p>
        </w:tc>
        <w:tc>
          <w:tcPr>
            <w:tcW w:w="737" w:type="dxa"/>
            <w:shd w:val="clear" w:color="auto" w:fill="auto"/>
            <w:vAlign w:val="center"/>
          </w:tcPr>
          <w:p w14:paraId="62D7F2D6" w14:textId="2331ECCC"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118BE76B" w14:textId="7C503211"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3F39A806" w14:textId="5DB7E9FB"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F2F2F2" w:themeFill="background1" w:themeFillShade="F2"/>
            <w:vAlign w:val="center"/>
          </w:tcPr>
          <w:p w14:paraId="21EFB1D8" w14:textId="318B54E8" w:rsidR="00B24510" w:rsidRPr="00B24510" w:rsidRDefault="00B24510" w:rsidP="00B24510">
            <w:pPr>
              <w:jc w:val="right"/>
              <w:rPr>
                <w:rFonts w:ascii="Times New Roman" w:hAnsi="Times New Roman"/>
                <w:b/>
                <w:bCs/>
                <w:lang w:val="en-GB"/>
              </w:rPr>
            </w:pPr>
            <w:r w:rsidRPr="00B24510">
              <w:rPr>
                <w:rFonts w:ascii="Times New Roman" w:hAnsi="Times New Roman"/>
                <w:b/>
                <w:bCs/>
                <w:color w:val="000000"/>
                <w:lang w:eastAsia="nl-NL"/>
              </w:rPr>
              <w:t>15.0</w:t>
            </w:r>
          </w:p>
        </w:tc>
        <w:tc>
          <w:tcPr>
            <w:tcW w:w="1587" w:type="dxa"/>
            <w:shd w:val="clear" w:color="auto" w:fill="F2F2F2" w:themeFill="background1" w:themeFillShade="F2"/>
            <w:vAlign w:val="center"/>
          </w:tcPr>
          <w:p w14:paraId="03865FC6" w14:textId="771AB4F9" w:rsidR="00B24510" w:rsidRPr="00B24510" w:rsidRDefault="00B24510" w:rsidP="00B24510">
            <w:pPr>
              <w:jc w:val="right"/>
              <w:rPr>
                <w:rFonts w:ascii="Times New Roman" w:hAnsi="Times New Roman"/>
                <w:b/>
                <w:bCs/>
                <w:lang w:val="en-GB"/>
              </w:rPr>
            </w:pPr>
            <w:r w:rsidRPr="00B24510">
              <w:rPr>
                <w:rFonts w:ascii="Times New Roman" w:hAnsi="Times New Roman"/>
                <w:b/>
                <w:bCs/>
              </w:rPr>
              <w:t>25.5</w:t>
            </w:r>
          </w:p>
        </w:tc>
      </w:tr>
      <w:tr w:rsidR="00B24510" w:rsidRPr="00803ADF" w14:paraId="2E89828F" w14:textId="77777777" w:rsidTr="00B24510">
        <w:trPr>
          <w:trHeight w:val="340"/>
        </w:trPr>
        <w:tc>
          <w:tcPr>
            <w:tcW w:w="281" w:type="dxa"/>
            <w:shd w:val="clear" w:color="auto" w:fill="F2F2F2" w:themeFill="background1" w:themeFillShade="F2"/>
            <w:vAlign w:val="center"/>
          </w:tcPr>
          <w:p w14:paraId="1C024FAE" w14:textId="4AA025E0" w:rsidR="00B24510" w:rsidRPr="00803ADF" w:rsidRDefault="00B24510" w:rsidP="00B24510">
            <w:pPr>
              <w:rPr>
                <w:rFonts w:ascii="Times New Roman" w:hAnsi="Times New Roman"/>
                <w:b/>
                <w:bCs/>
                <w:lang w:val="en-GB"/>
              </w:rPr>
            </w:pPr>
            <w:r>
              <w:rPr>
                <w:rFonts w:ascii="Times New Roman" w:hAnsi="Times New Roman"/>
                <w:b/>
                <w:bCs/>
                <w:lang w:val="en-GB"/>
              </w:rPr>
              <w:t>8</w:t>
            </w:r>
          </w:p>
        </w:tc>
        <w:tc>
          <w:tcPr>
            <w:tcW w:w="1702" w:type="dxa"/>
            <w:shd w:val="clear" w:color="auto" w:fill="F2F2F2" w:themeFill="background1" w:themeFillShade="F2"/>
            <w:vAlign w:val="center"/>
          </w:tcPr>
          <w:p w14:paraId="7B49CD77" w14:textId="5D57F899" w:rsidR="00B24510" w:rsidRPr="00803ADF" w:rsidRDefault="00B24510" w:rsidP="00B24510">
            <w:pPr>
              <w:rPr>
                <w:rFonts w:ascii="Times New Roman" w:hAnsi="Times New Roman"/>
                <w:lang w:val="en-GB"/>
              </w:rPr>
            </w:pPr>
            <w:r>
              <w:rPr>
                <w:rFonts w:ascii="Times New Roman" w:hAnsi="Times New Roman"/>
                <w:b/>
                <w:bCs/>
                <w:lang w:val="en-GB"/>
              </w:rPr>
              <w:t>FNSP</w:t>
            </w:r>
          </w:p>
        </w:tc>
        <w:tc>
          <w:tcPr>
            <w:tcW w:w="737" w:type="dxa"/>
            <w:vAlign w:val="center"/>
          </w:tcPr>
          <w:p w14:paraId="1FB7988F" w14:textId="7C351130"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vAlign w:val="center"/>
          </w:tcPr>
          <w:p w14:paraId="61647153" w14:textId="54237DE0"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655C7303" w14:textId="64F733C8"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26B52F94" w14:textId="2927E858"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0FEF136A" w14:textId="2D60DD38"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auto"/>
            <w:vAlign w:val="center"/>
          </w:tcPr>
          <w:p w14:paraId="61C88A65" w14:textId="207AE4A5"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shd w:val="clear" w:color="auto" w:fill="auto"/>
            <w:vAlign w:val="center"/>
          </w:tcPr>
          <w:p w14:paraId="65722A11" w14:textId="5F15DC20"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shd w:val="clear" w:color="auto" w:fill="F2F2F2" w:themeFill="background1" w:themeFillShade="F2"/>
            <w:vAlign w:val="center"/>
          </w:tcPr>
          <w:p w14:paraId="67C4C529" w14:textId="7FD785AC"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33.0</w:t>
            </w:r>
          </w:p>
        </w:tc>
        <w:tc>
          <w:tcPr>
            <w:tcW w:w="737" w:type="dxa"/>
            <w:shd w:val="clear" w:color="auto" w:fill="auto"/>
            <w:vAlign w:val="center"/>
          </w:tcPr>
          <w:p w14:paraId="02CCA0D2" w14:textId="7306814D" w:rsidR="00B24510" w:rsidRPr="00B24510" w:rsidRDefault="00B24510" w:rsidP="00B24510">
            <w:pPr>
              <w:jc w:val="right"/>
              <w:rPr>
                <w:rFonts w:ascii="Times New Roman" w:hAnsi="Times New Roman"/>
                <w:color w:val="FF0000"/>
                <w:lang w:val="en-GB"/>
              </w:rPr>
            </w:pPr>
            <w:r w:rsidRPr="00B24510">
              <w:rPr>
                <w:rFonts w:ascii="Times New Roman" w:hAnsi="Times New Roman"/>
                <w:color w:val="000000"/>
                <w:lang w:eastAsia="nl-NL"/>
              </w:rPr>
              <w:t>1.0</w:t>
            </w:r>
          </w:p>
        </w:tc>
        <w:tc>
          <w:tcPr>
            <w:tcW w:w="1587" w:type="dxa"/>
            <w:shd w:val="clear" w:color="auto" w:fill="F2F2F2" w:themeFill="background1" w:themeFillShade="F2"/>
            <w:vAlign w:val="center"/>
          </w:tcPr>
          <w:p w14:paraId="7F42537B" w14:textId="0C3990F6" w:rsidR="00B24510" w:rsidRPr="00B24510" w:rsidRDefault="00B24510" w:rsidP="00B24510">
            <w:pPr>
              <w:jc w:val="right"/>
              <w:rPr>
                <w:rFonts w:ascii="Times New Roman" w:hAnsi="Times New Roman"/>
                <w:b/>
                <w:bCs/>
                <w:lang w:val="en-GB"/>
              </w:rPr>
            </w:pPr>
            <w:r w:rsidRPr="00B24510">
              <w:rPr>
                <w:rFonts w:ascii="Times New Roman" w:hAnsi="Times New Roman"/>
                <w:b/>
                <w:bCs/>
              </w:rPr>
              <w:t>36.0</w:t>
            </w:r>
          </w:p>
        </w:tc>
      </w:tr>
      <w:tr w:rsidR="00B24510" w:rsidRPr="00803ADF" w14:paraId="56D2AB7D" w14:textId="77777777" w:rsidTr="00B24510">
        <w:trPr>
          <w:trHeight w:val="340"/>
        </w:trPr>
        <w:tc>
          <w:tcPr>
            <w:tcW w:w="281" w:type="dxa"/>
            <w:shd w:val="clear" w:color="auto" w:fill="F2F2F2" w:themeFill="background1" w:themeFillShade="F2"/>
            <w:vAlign w:val="center"/>
          </w:tcPr>
          <w:p w14:paraId="6C626F81" w14:textId="7CD9DA43" w:rsidR="00B24510" w:rsidRPr="00803ADF" w:rsidRDefault="00B24510" w:rsidP="00B24510">
            <w:pPr>
              <w:rPr>
                <w:rFonts w:ascii="Times New Roman" w:hAnsi="Times New Roman"/>
                <w:b/>
                <w:bCs/>
                <w:lang w:val="en-GB"/>
              </w:rPr>
            </w:pPr>
            <w:r>
              <w:rPr>
                <w:rFonts w:ascii="Times New Roman" w:hAnsi="Times New Roman"/>
                <w:b/>
                <w:bCs/>
                <w:lang w:val="en-GB"/>
              </w:rPr>
              <w:t>9</w:t>
            </w:r>
          </w:p>
        </w:tc>
        <w:tc>
          <w:tcPr>
            <w:tcW w:w="1702" w:type="dxa"/>
            <w:shd w:val="clear" w:color="auto" w:fill="F2F2F2" w:themeFill="background1" w:themeFillShade="F2"/>
            <w:vAlign w:val="center"/>
          </w:tcPr>
          <w:p w14:paraId="46F19636" w14:textId="0510683F" w:rsidR="00B24510" w:rsidRPr="00803ADF" w:rsidRDefault="00B24510" w:rsidP="00B24510">
            <w:pPr>
              <w:rPr>
                <w:rFonts w:ascii="Times New Roman" w:hAnsi="Times New Roman"/>
                <w:lang w:val="en-GB"/>
              </w:rPr>
            </w:pPr>
            <w:r w:rsidRPr="00803ADF">
              <w:rPr>
                <w:rFonts w:ascii="Times New Roman" w:hAnsi="Times New Roman"/>
                <w:b/>
                <w:bCs/>
                <w:lang w:val="en-GB"/>
              </w:rPr>
              <w:t>CEPS</w:t>
            </w:r>
          </w:p>
        </w:tc>
        <w:tc>
          <w:tcPr>
            <w:tcW w:w="737" w:type="dxa"/>
            <w:vAlign w:val="center"/>
          </w:tcPr>
          <w:p w14:paraId="175C939D" w14:textId="72312DEB"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0.5</w:t>
            </w:r>
          </w:p>
        </w:tc>
        <w:tc>
          <w:tcPr>
            <w:tcW w:w="737" w:type="dxa"/>
            <w:vAlign w:val="center"/>
          </w:tcPr>
          <w:p w14:paraId="5597A94D" w14:textId="2D3BCE03"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3.0</w:t>
            </w:r>
          </w:p>
        </w:tc>
        <w:tc>
          <w:tcPr>
            <w:tcW w:w="737" w:type="dxa"/>
            <w:vAlign w:val="center"/>
          </w:tcPr>
          <w:p w14:paraId="3646E2D0" w14:textId="417822C0"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5878185B" w14:textId="1D90C44C"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vAlign w:val="center"/>
          </w:tcPr>
          <w:p w14:paraId="124B5040" w14:textId="5B55E89E"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0.0</w:t>
            </w:r>
          </w:p>
        </w:tc>
        <w:tc>
          <w:tcPr>
            <w:tcW w:w="737" w:type="dxa"/>
            <w:vAlign w:val="center"/>
          </w:tcPr>
          <w:p w14:paraId="6E525E05" w14:textId="20117276"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0.5</w:t>
            </w:r>
          </w:p>
        </w:tc>
        <w:tc>
          <w:tcPr>
            <w:tcW w:w="737" w:type="dxa"/>
            <w:vAlign w:val="center"/>
          </w:tcPr>
          <w:p w14:paraId="68EDDD8D" w14:textId="16DF22DF"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2.0</w:t>
            </w:r>
          </w:p>
        </w:tc>
        <w:tc>
          <w:tcPr>
            <w:tcW w:w="737" w:type="dxa"/>
            <w:vAlign w:val="center"/>
          </w:tcPr>
          <w:p w14:paraId="08594E41" w14:textId="66F2D34A" w:rsidR="00B24510" w:rsidRPr="00B24510" w:rsidRDefault="00B24510" w:rsidP="00B24510">
            <w:pPr>
              <w:jc w:val="right"/>
              <w:rPr>
                <w:rFonts w:ascii="Times New Roman" w:hAnsi="Times New Roman"/>
                <w:lang w:val="en-GB"/>
              </w:rPr>
            </w:pPr>
            <w:r w:rsidRPr="00B24510">
              <w:rPr>
                <w:rFonts w:ascii="Times New Roman" w:hAnsi="Times New Roman"/>
                <w:color w:val="000000"/>
                <w:lang w:eastAsia="nl-NL"/>
              </w:rPr>
              <w:t>1.0</w:t>
            </w:r>
          </w:p>
        </w:tc>
        <w:tc>
          <w:tcPr>
            <w:tcW w:w="737" w:type="dxa"/>
            <w:vAlign w:val="center"/>
          </w:tcPr>
          <w:p w14:paraId="651BD9E5" w14:textId="0B89DC1C"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6.0</w:t>
            </w:r>
          </w:p>
        </w:tc>
        <w:tc>
          <w:tcPr>
            <w:tcW w:w="1587" w:type="dxa"/>
            <w:shd w:val="clear" w:color="auto" w:fill="F2F2F2" w:themeFill="background1" w:themeFillShade="F2"/>
            <w:vAlign w:val="center"/>
          </w:tcPr>
          <w:p w14:paraId="78830E90" w14:textId="5E502450" w:rsidR="00B24510" w:rsidRPr="00B24510" w:rsidRDefault="00B24510" w:rsidP="00B24510">
            <w:pPr>
              <w:jc w:val="right"/>
              <w:rPr>
                <w:rFonts w:ascii="Times New Roman" w:hAnsi="Times New Roman"/>
                <w:b/>
                <w:bCs/>
                <w:lang w:val="en-GB"/>
              </w:rPr>
            </w:pPr>
            <w:r w:rsidRPr="00B24510">
              <w:rPr>
                <w:rFonts w:ascii="Times New Roman" w:hAnsi="Times New Roman"/>
                <w:b/>
                <w:bCs/>
              </w:rPr>
              <w:t>14.0</w:t>
            </w:r>
          </w:p>
        </w:tc>
      </w:tr>
      <w:tr w:rsidR="00B24510" w:rsidRPr="00803ADF" w14:paraId="753CB2E1" w14:textId="77777777" w:rsidTr="00B24510">
        <w:trPr>
          <w:trHeight w:val="340"/>
        </w:trPr>
        <w:tc>
          <w:tcPr>
            <w:tcW w:w="1983" w:type="dxa"/>
            <w:gridSpan w:val="2"/>
            <w:shd w:val="clear" w:color="auto" w:fill="F2F2F2" w:themeFill="background1" w:themeFillShade="F2"/>
            <w:vAlign w:val="center"/>
          </w:tcPr>
          <w:p w14:paraId="045A6ACC" w14:textId="7C987465" w:rsidR="00B24510" w:rsidRPr="00803ADF" w:rsidRDefault="00B24510" w:rsidP="00B24510">
            <w:pPr>
              <w:rPr>
                <w:rFonts w:ascii="Times New Roman" w:hAnsi="Times New Roman"/>
                <w:lang w:val="en-GB"/>
              </w:rPr>
            </w:pPr>
            <w:r w:rsidRPr="00803ADF">
              <w:rPr>
                <w:rFonts w:ascii="Times New Roman" w:hAnsi="Times New Roman"/>
                <w:b/>
                <w:bCs/>
                <w:lang w:val="en-GB"/>
              </w:rPr>
              <w:t xml:space="preserve">Total </w:t>
            </w:r>
            <w:r>
              <w:rPr>
                <w:rFonts w:ascii="Times New Roman" w:hAnsi="Times New Roman"/>
                <w:b/>
                <w:bCs/>
                <w:lang w:val="en-GB"/>
              </w:rPr>
              <w:t>PMs per WP</w:t>
            </w:r>
          </w:p>
        </w:tc>
        <w:tc>
          <w:tcPr>
            <w:tcW w:w="737" w:type="dxa"/>
            <w:shd w:val="clear" w:color="auto" w:fill="F2F2F2" w:themeFill="background1" w:themeFillShade="F2"/>
            <w:vAlign w:val="center"/>
          </w:tcPr>
          <w:p w14:paraId="6F2F4317" w14:textId="5555DB79"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33.7</w:t>
            </w:r>
          </w:p>
        </w:tc>
        <w:tc>
          <w:tcPr>
            <w:tcW w:w="737" w:type="dxa"/>
            <w:shd w:val="clear" w:color="auto" w:fill="F2F2F2" w:themeFill="background1" w:themeFillShade="F2"/>
            <w:vAlign w:val="center"/>
          </w:tcPr>
          <w:p w14:paraId="032DC2F8" w14:textId="556AB56E"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17.0</w:t>
            </w:r>
          </w:p>
        </w:tc>
        <w:tc>
          <w:tcPr>
            <w:tcW w:w="737" w:type="dxa"/>
            <w:shd w:val="clear" w:color="auto" w:fill="F2F2F2" w:themeFill="background1" w:themeFillShade="F2"/>
            <w:vAlign w:val="center"/>
          </w:tcPr>
          <w:p w14:paraId="0D9D5014" w14:textId="32C6690D"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44.1</w:t>
            </w:r>
          </w:p>
        </w:tc>
        <w:tc>
          <w:tcPr>
            <w:tcW w:w="737" w:type="dxa"/>
            <w:shd w:val="clear" w:color="auto" w:fill="F2F2F2" w:themeFill="background1" w:themeFillShade="F2"/>
            <w:vAlign w:val="center"/>
          </w:tcPr>
          <w:p w14:paraId="6715DAA5" w14:textId="509C840E"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38.0</w:t>
            </w:r>
          </w:p>
        </w:tc>
        <w:tc>
          <w:tcPr>
            <w:tcW w:w="737" w:type="dxa"/>
            <w:shd w:val="clear" w:color="auto" w:fill="F2F2F2" w:themeFill="background1" w:themeFillShade="F2"/>
            <w:vAlign w:val="center"/>
          </w:tcPr>
          <w:p w14:paraId="4C71D271" w14:textId="7CD9241C"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35.4</w:t>
            </w:r>
          </w:p>
        </w:tc>
        <w:tc>
          <w:tcPr>
            <w:tcW w:w="737" w:type="dxa"/>
            <w:shd w:val="clear" w:color="auto" w:fill="F2F2F2" w:themeFill="background1" w:themeFillShade="F2"/>
            <w:vAlign w:val="center"/>
          </w:tcPr>
          <w:p w14:paraId="45A32579" w14:textId="2D3420F1"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52.9</w:t>
            </w:r>
          </w:p>
        </w:tc>
        <w:tc>
          <w:tcPr>
            <w:tcW w:w="737" w:type="dxa"/>
            <w:shd w:val="clear" w:color="auto" w:fill="F2F2F2" w:themeFill="background1" w:themeFillShade="F2"/>
            <w:vAlign w:val="center"/>
          </w:tcPr>
          <w:p w14:paraId="1EE1666E" w14:textId="15B2FBD4"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34.0</w:t>
            </w:r>
          </w:p>
        </w:tc>
        <w:tc>
          <w:tcPr>
            <w:tcW w:w="737" w:type="dxa"/>
            <w:shd w:val="clear" w:color="auto" w:fill="F2F2F2" w:themeFill="background1" w:themeFillShade="F2"/>
            <w:vAlign w:val="center"/>
          </w:tcPr>
          <w:p w14:paraId="48234AC6" w14:textId="071B30DF"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37.0</w:t>
            </w:r>
          </w:p>
        </w:tc>
        <w:tc>
          <w:tcPr>
            <w:tcW w:w="737" w:type="dxa"/>
            <w:shd w:val="clear" w:color="auto" w:fill="F2F2F2" w:themeFill="background1" w:themeFillShade="F2"/>
            <w:vAlign w:val="center"/>
          </w:tcPr>
          <w:p w14:paraId="0CF86C58" w14:textId="4870D65A" w:rsidR="00B24510" w:rsidRPr="00B24510" w:rsidRDefault="00B24510" w:rsidP="00B24510">
            <w:pPr>
              <w:jc w:val="right"/>
              <w:rPr>
                <w:rFonts w:ascii="Times New Roman" w:hAnsi="Times New Roman"/>
                <w:lang w:val="en-GB"/>
              </w:rPr>
            </w:pPr>
            <w:r w:rsidRPr="00B24510">
              <w:rPr>
                <w:rFonts w:ascii="Times New Roman" w:hAnsi="Times New Roman"/>
                <w:b/>
                <w:bCs/>
                <w:color w:val="000000"/>
                <w:lang w:eastAsia="nl-NL"/>
              </w:rPr>
              <w:t>34.6</w:t>
            </w:r>
          </w:p>
        </w:tc>
        <w:tc>
          <w:tcPr>
            <w:tcW w:w="1587" w:type="dxa"/>
            <w:shd w:val="clear" w:color="auto" w:fill="F2F2F2" w:themeFill="background1" w:themeFillShade="F2"/>
            <w:vAlign w:val="center"/>
          </w:tcPr>
          <w:p w14:paraId="31611A5A" w14:textId="3503FDD5" w:rsidR="00B24510" w:rsidRPr="00B24510" w:rsidRDefault="00B24510" w:rsidP="00B24510">
            <w:pPr>
              <w:jc w:val="right"/>
              <w:rPr>
                <w:rFonts w:ascii="Times New Roman" w:hAnsi="Times New Roman"/>
                <w:b/>
                <w:lang w:val="en-GB"/>
              </w:rPr>
            </w:pPr>
            <w:r w:rsidRPr="00B24510">
              <w:rPr>
                <w:rFonts w:ascii="Times New Roman" w:hAnsi="Times New Roman"/>
                <w:b/>
                <w:bCs/>
                <w:color w:val="000000"/>
                <w:lang w:eastAsia="nl-NL"/>
              </w:rPr>
              <w:t>326.7</w:t>
            </w:r>
          </w:p>
        </w:tc>
      </w:tr>
    </w:tbl>
    <w:p w14:paraId="67DF0013" w14:textId="038C5446" w:rsidR="002C039B" w:rsidRPr="00803ADF" w:rsidRDefault="002C039B" w:rsidP="00C01B53">
      <w:pPr>
        <w:pStyle w:val="Heading2"/>
        <w:spacing w:before="180"/>
      </w:pPr>
      <w:r w:rsidRPr="00803ADF">
        <w:t>Table 3.1g:</w:t>
      </w:r>
      <w:r w:rsidR="00A46D8E" w:rsidRPr="00803ADF">
        <w:t xml:space="preserve"> </w:t>
      </w:r>
      <w:r w:rsidRPr="00C20360">
        <w:t>‘Subcontracting co</w:t>
      </w:r>
      <w:r w:rsidRPr="00803ADF">
        <w:t xml:space="preserve">sts’ items </w:t>
      </w:r>
    </w:p>
    <w:tbl>
      <w:tblPr>
        <w:tblW w:w="102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81"/>
        <w:gridCol w:w="1020"/>
        <w:gridCol w:w="6804"/>
      </w:tblGrid>
      <w:tr w:rsidR="002C039B" w:rsidRPr="00803ADF" w14:paraId="7B08B383" w14:textId="77777777" w:rsidTr="0097119B">
        <w:tc>
          <w:tcPr>
            <w:tcW w:w="10205" w:type="dxa"/>
            <w:gridSpan w:val="3"/>
            <w:shd w:val="clear" w:color="auto" w:fill="F2F2F2" w:themeFill="background1" w:themeFillShade="F2"/>
          </w:tcPr>
          <w:p w14:paraId="7112D881" w14:textId="77777777" w:rsidR="002C039B" w:rsidRPr="00803ADF" w:rsidRDefault="002C039B" w:rsidP="00643026">
            <w:pPr>
              <w:rPr>
                <w:rFonts w:ascii="Times New Roman" w:hAnsi="Times New Roman"/>
                <w:b/>
                <w:bCs/>
                <w:lang w:val="en-GB"/>
              </w:rPr>
            </w:pPr>
            <w:r w:rsidRPr="00803ADF">
              <w:rPr>
                <w:rFonts w:ascii="Times New Roman" w:hAnsi="Times New Roman"/>
                <w:b/>
                <w:bCs/>
                <w:lang w:val="en-GB"/>
              </w:rPr>
              <w:t>Participant Number/Short Name</w:t>
            </w:r>
          </w:p>
        </w:tc>
      </w:tr>
      <w:tr w:rsidR="002C039B" w:rsidRPr="00803ADF" w14:paraId="0045BA0D" w14:textId="77777777" w:rsidTr="0097119B">
        <w:tc>
          <w:tcPr>
            <w:tcW w:w="2381" w:type="dxa"/>
            <w:shd w:val="clear" w:color="auto" w:fill="F2F2F2" w:themeFill="background1" w:themeFillShade="F2"/>
          </w:tcPr>
          <w:p w14:paraId="17DBA31A" w14:textId="77777777" w:rsidR="002C039B" w:rsidRPr="00803ADF" w:rsidRDefault="002C039B" w:rsidP="00643026">
            <w:pPr>
              <w:rPr>
                <w:rFonts w:ascii="Times New Roman" w:hAnsi="Times New Roman"/>
                <w:b/>
                <w:bCs/>
                <w:lang w:val="en-GB"/>
              </w:rPr>
            </w:pPr>
          </w:p>
        </w:tc>
        <w:tc>
          <w:tcPr>
            <w:tcW w:w="1020" w:type="dxa"/>
            <w:shd w:val="clear" w:color="auto" w:fill="F2F2F2" w:themeFill="background1" w:themeFillShade="F2"/>
          </w:tcPr>
          <w:p w14:paraId="600CCF52" w14:textId="77777777" w:rsidR="002C039B" w:rsidRPr="00803ADF" w:rsidRDefault="002C039B" w:rsidP="00643026">
            <w:pPr>
              <w:rPr>
                <w:rFonts w:ascii="Times New Roman" w:hAnsi="Times New Roman"/>
                <w:b/>
                <w:bCs/>
                <w:lang w:val="en-GB"/>
              </w:rPr>
            </w:pPr>
            <w:r w:rsidRPr="00803ADF">
              <w:rPr>
                <w:rFonts w:ascii="Times New Roman" w:hAnsi="Times New Roman"/>
                <w:b/>
                <w:bCs/>
                <w:lang w:val="en-GB"/>
              </w:rPr>
              <w:t>Cost (€)</w:t>
            </w:r>
          </w:p>
        </w:tc>
        <w:tc>
          <w:tcPr>
            <w:tcW w:w="6801" w:type="dxa"/>
            <w:shd w:val="clear" w:color="auto" w:fill="F2F2F2" w:themeFill="background1" w:themeFillShade="F2"/>
          </w:tcPr>
          <w:p w14:paraId="667A6370" w14:textId="77777777" w:rsidR="002C039B" w:rsidRPr="00803ADF" w:rsidRDefault="002C039B" w:rsidP="00643026">
            <w:pPr>
              <w:rPr>
                <w:rFonts w:ascii="Times New Roman" w:hAnsi="Times New Roman"/>
                <w:b/>
                <w:bCs/>
                <w:lang w:val="en-GB"/>
              </w:rPr>
            </w:pPr>
            <w:r w:rsidRPr="00803ADF">
              <w:rPr>
                <w:rFonts w:ascii="Times New Roman" w:hAnsi="Times New Roman"/>
                <w:b/>
                <w:bCs/>
                <w:lang w:val="en-GB"/>
              </w:rPr>
              <w:t>Description of tasks and justification</w:t>
            </w:r>
          </w:p>
        </w:tc>
      </w:tr>
      <w:tr w:rsidR="002C039B" w:rsidRPr="00803ADF" w14:paraId="35204442" w14:textId="77777777" w:rsidTr="0097119B">
        <w:tc>
          <w:tcPr>
            <w:tcW w:w="2381" w:type="dxa"/>
            <w:shd w:val="clear" w:color="auto" w:fill="F2F2F2" w:themeFill="background1" w:themeFillShade="F2"/>
          </w:tcPr>
          <w:p w14:paraId="0DFF2997" w14:textId="77777777" w:rsidR="002C039B" w:rsidRPr="00803ADF" w:rsidRDefault="002C039B" w:rsidP="00643026">
            <w:pPr>
              <w:jc w:val="right"/>
              <w:rPr>
                <w:rFonts w:ascii="Times New Roman" w:hAnsi="Times New Roman"/>
                <w:b/>
                <w:bCs/>
                <w:lang w:val="en-GB"/>
              </w:rPr>
            </w:pPr>
            <w:r w:rsidRPr="00803ADF">
              <w:rPr>
                <w:rFonts w:ascii="Times New Roman" w:hAnsi="Times New Roman"/>
                <w:b/>
                <w:bCs/>
                <w:lang w:val="en-GB"/>
              </w:rPr>
              <w:t>Subcontracting</w:t>
            </w:r>
            <w:r w:rsidRPr="00803ADF" w:rsidDel="001D6BF2">
              <w:rPr>
                <w:rFonts w:ascii="Times New Roman" w:hAnsi="Times New Roman"/>
                <w:b/>
                <w:lang w:val="en-GB"/>
              </w:rPr>
              <w:t xml:space="preserve"> </w:t>
            </w:r>
          </w:p>
        </w:tc>
        <w:tc>
          <w:tcPr>
            <w:tcW w:w="1020" w:type="dxa"/>
          </w:tcPr>
          <w:p w14:paraId="10EB476C" w14:textId="77777777" w:rsidR="002C039B" w:rsidRPr="00803ADF" w:rsidRDefault="002C039B" w:rsidP="00643026">
            <w:pPr>
              <w:rPr>
                <w:rFonts w:ascii="Times New Roman" w:hAnsi="Times New Roman"/>
                <w:bCs/>
                <w:lang w:val="en-GB"/>
              </w:rPr>
            </w:pPr>
          </w:p>
        </w:tc>
        <w:tc>
          <w:tcPr>
            <w:tcW w:w="6801" w:type="dxa"/>
          </w:tcPr>
          <w:p w14:paraId="2D1FB99B" w14:textId="77777777" w:rsidR="002C039B" w:rsidRPr="00803ADF" w:rsidRDefault="002C039B" w:rsidP="00643026">
            <w:pPr>
              <w:rPr>
                <w:rFonts w:ascii="Times New Roman" w:hAnsi="Times New Roman"/>
                <w:bCs/>
                <w:lang w:val="en-GB"/>
              </w:rPr>
            </w:pPr>
          </w:p>
        </w:tc>
      </w:tr>
    </w:tbl>
    <w:p w14:paraId="18174450" w14:textId="77777777" w:rsidR="002C039B" w:rsidRPr="00803ADF" w:rsidRDefault="002C039B" w:rsidP="00C20360">
      <w:pPr>
        <w:pStyle w:val="Heading2"/>
        <w:spacing w:before="180"/>
      </w:pPr>
      <w:r w:rsidRPr="00803ADF">
        <w:t>Table 3.1h:</w:t>
      </w:r>
      <w:r w:rsidR="00A46D8E" w:rsidRPr="00803ADF">
        <w:t xml:space="preserve"> </w:t>
      </w:r>
      <w:r w:rsidRPr="00803ADF">
        <w:rPr>
          <w:bCs/>
        </w:rPr>
        <w:t>‘</w:t>
      </w:r>
      <w:r w:rsidRPr="00803ADF">
        <w:t xml:space="preserve">Purchase costs’ items (travel and subsistence, equipment and other goods, works and services) </w:t>
      </w:r>
    </w:p>
    <w:tbl>
      <w:tblPr>
        <w:tblW w:w="102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81"/>
        <w:gridCol w:w="1020"/>
        <w:gridCol w:w="6804"/>
      </w:tblGrid>
      <w:tr w:rsidR="002C039B" w:rsidRPr="00803ADF" w14:paraId="75327FF1" w14:textId="77777777" w:rsidTr="0097119B">
        <w:tc>
          <w:tcPr>
            <w:tcW w:w="10205" w:type="dxa"/>
            <w:gridSpan w:val="3"/>
            <w:shd w:val="clear" w:color="auto" w:fill="F2F2F2" w:themeFill="background1" w:themeFillShade="F2"/>
          </w:tcPr>
          <w:p w14:paraId="4FA48295" w14:textId="77777777" w:rsidR="002C039B" w:rsidRPr="00803ADF" w:rsidRDefault="002C039B" w:rsidP="00643026">
            <w:pPr>
              <w:rPr>
                <w:rFonts w:ascii="Times New Roman" w:hAnsi="Times New Roman"/>
                <w:b/>
                <w:bCs/>
                <w:lang w:val="en-GB"/>
              </w:rPr>
            </w:pPr>
            <w:r w:rsidRPr="00803ADF">
              <w:rPr>
                <w:rFonts w:ascii="Times New Roman" w:hAnsi="Times New Roman"/>
                <w:b/>
                <w:bCs/>
                <w:lang w:val="en-GB"/>
              </w:rPr>
              <w:t>Participant Number/Short Name</w:t>
            </w:r>
          </w:p>
        </w:tc>
      </w:tr>
      <w:tr w:rsidR="002C039B" w:rsidRPr="00803ADF" w14:paraId="76EA0206" w14:textId="77777777" w:rsidTr="0097119B">
        <w:trPr>
          <w:trHeight w:val="271"/>
        </w:trPr>
        <w:tc>
          <w:tcPr>
            <w:tcW w:w="2381" w:type="dxa"/>
            <w:shd w:val="clear" w:color="auto" w:fill="F2F2F2" w:themeFill="background1" w:themeFillShade="F2"/>
          </w:tcPr>
          <w:p w14:paraId="2D633D62" w14:textId="77777777" w:rsidR="002C039B" w:rsidRPr="00803ADF" w:rsidRDefault="002C039B" w:rsidP="00643026">
            <w:pPr>
              <w:rPr>
                <w:rFonts w:ascii="Times New Roman" w:hAnsi="Times New Roman"/>
                <w:b/>
                <w:bCs/>
                <w:lang w:val="en-GB"/>
              </w:rPr>
            </w:pPr>
          </w:p>
        </w:tc>
        <w:tc>
          <w:tcPr>
            <w:tcW w:w="1020" w:type="dxa"/>
            <w:shd w:val="clear" w:color="auto" w:fill="F2F2F2" w:themeFill="background1" w:themeFillShade="F2"/>
          </w:tcPr>
          <w:p w14:paraId="5336A3C1" w14:textId="77777777" w:rsidR="002C039B" w:rsidRPr="00803ADF" w:rsidRDefault="002C039B" w:rsidP="00643026">
            <w:pPr>
              <w:rPr>
                <w:rFonts w:ascii="Times New Roman" w:hAnsi="Times New Roman"/>
                <w:b/>
                <w:bCs/>
                <w:lang w:val="en-GB"/>
              </w:rPr>
            </w:pPr>
            <w:r w:rsidRPr="00803ADF">
              <w:rPr>
                <w:rFonts w:ascii="Times New Roman" w:hAnsi="Times New Roman"/>
                <w:b/>
                <w:bCs/>
                <w:lang w:val="en-GB"/>
              </w:rPr>
              <w:t>Cost (€)</w:t>
            </w:r>
          </w:p>
        </w:tc>
        <w:tc>
          <w:tcPr>
            <w:tcW w:w="6801" w:type="dxa"/>
            <w:shd w:val="clear" w:color="auto" w:fill="F2F2F2" w:themeFill="background1" w:themeFillShade="F2"/>
          </w:tcPr>
          <w:p w14:paraId="72350411" w14:textId="77777777" w:rsidR="002C039B" w:rsidRPr="00803ADF" w:rsidRDefault="002C039B" w:rsidP="00643026">
            <w:pPr>
              <w:rPr>
                <w:rFonts w:ascii="Times New Roman" w:hAnsi="Times New Roman"/>
                <w:b/>
                <w:bCs/>
                <w:lang w:val="en-GB"/>
              </w:rPr>
            </w:pPr>
            <w:r w:rsidRPr="00803ADF">
              <w:rPr>
                <w:rFonts w:ascii="Times New Roman" w:hAnsi="Times New Roman"/>
                <w:b/>
                <w:bCs/>
                <w:lang w:val="en-GB"/>
              </w:rPr>
              <w:t>Justification</w:t>
            </w:r>
          </w:p>
        </w:tc>
      </w:tr>
      <w:tr w:rsidR="002C039B" w:rsidRPr="00803ADF" w14:paraId="338AE11A" w14:textId="77777777" w:rsidTr="0097119B">
        <w:tc>
          <w:tcPr>
            <w:tcW w:w="2381" w:type="dxa"/>
            <w:shd w:val="clear" w:color="auto" w:fill="F2F2F2" w:themeFill="background1" w:themeFillShade="F2"/>
          </w:tcPr>
          <w:p w14:paraId="0A5C9825" w14:textId="77777777" w:rsidR="002C039B" w:rsidRPr="00803ADF" w:rsidRDefault="002C039B" w:rsidP="00643026">
            <w:pPr>
              <w:jc w:val="right"/>
              <w:rPr>
                <w:rFonts w:ascii="Times New Roman" w:hAnsi="Times New Roman"/>
                <w:b/>
                <w:bCs/>
                <w:lang w:val="en-GB"/>
              </w:rPr>
            </w:pPr>
            <w:r w:rsidRPr="00803ADF">
              <w:rPr>
                <w:rFonts w:ascii="Times New Roman" w:hAnsi="Times New Roman"/>
                <w:b/>
                <w:bCs/>
                <w:lang w:val="en-GB"/>
              </w:rPr>
              <w:t>Travel and subsistence</w:t>
            </w:r>
            <w:r w:rsidRPr="00803ADF" w:rsidDel="001D6BF2">
              <w:rPr>
                <w:rFonts w:ascii="Times New Roman" w:hAnsi="Times New Roman"/>
                <w:b/>
                <w:lang w:val="en-GB"/>
              </w:rPr>
              <w:t xml:space="preserve"> </w:t>
            </w:r>
          </w:p>
        </w:tc>
        <w:tc>
          <w:tcPr>
            <w:tcW w:w="1020" w:type="dxa"/>
          </w:tcPr>
          <w:p w14:paraId="1D456F94" w14:textId="77777777" w:rsidR="002C039B" w:rsidRPr="00803ADF" w:rsidRDefault="002C039B" w:rsidP="00643026">
            <w:pPr>
              <w:rPr>
                <w:rFonts w:ascii="Times New Roman" w:hAnsi="Times New Roman"/>
                <w:bCs/>
                <w:lang w:val="en-GB"/>
              </w:rPr>
            </w:pPr>
          </w:p>
        </w:tc>
        <w:tc>
          <w:tcPr>
            <w:tcW w:w="6801" w:type="dxa"/>
          </w:tcPr>
          <w:p w14:paraId="0BD633B8" w14:textId="77777777" w:rsidR="002C039B" w:rsidRPr="00803ADF" w:rsidRDefault="002C039B" w:rsidP="00643026">
            <w:pPr>
              <w:rPr>
                <w:rFonts w:ascii="Times New Roman" w:hAnsi="Times New Roman"/>
                <w:bCs/>
                <w:lang w:val="en-GB"/>
              </w:rPr>
            </w:pPr>
          </w:p>
        </w:tc>
      </w:tr>
      <w:tr w:rsidR="002C039B" w:rsidRPr="00803ADF" w14:paraId="6662E5ED" w14:textId="77777777" w:rsidTr="0097119B">
        <w:tc>
          <w:tcPr>
            <w:tcW w:w="2381" w:type="dxa"/>
            <w:shd w:val="clear" w:color="auto" w:fill="F2F2F2" w:themeFill="background1" w:themeFillShade="F2"/>
          </w:tcPr>
          <w:p w14:paraId="71EA7251" w14:textId="77777777" w:rsidR="002C039B" w:rsidRPr="00803ADF" w:rsidRDefault="002C039B" w:rsidP="00643026">
            <w:pPr>
              <w:jc w:val="right"/>
              <w:rPr>
                <w:rFonts w:ascii="Times New Roman" w:hAnsi="Times New Roman"/>
                <w:b/>
                <w:lang w:val="en-GB"/>
              </w:rPr>
            </w:pPr>
            <w:r w:rsidRPr="00803ADF">
              <w:rPr>
                <w:rFonts w:ascii="Times New Roman" w:hAnsi="Times New Roman"/>
                <w:b/>
                <w:bCs/>
                <w:lang w:val="en-GB"/>
              </w:rPr>
              <w:t>Equipment</w:t>
            </w:r>
            <w:r w:rsidRPr="00803ADF" w:rsidDel="001D6BF2">
              <w:rPr>
                <w:rFonts w:ascii="Times New Roman" w:hAnsi="Times New Roman"/>
                <w:b/>
                <w:lang w:val="en-GB"/>
              </w:rPr>
              <w:t xml:space="preserve"> </w:t>
            </w:r>
          </w:p>
        </w:tc>
        <w:tc>
          <w:tcPr>
            <w:tcW w:w="1020" w:type="dxa"/>
          </w:tcPr>
          <w:p w14:paraId="4A307F64" w14:textId="77777777" w:rsidR="002C039B" w:rsidRPr="00803ADF" w:rsidRDefault="002C039B" w:rsidP="00643026">
            <w:pPr>
              <w:rPr>
                <w:rFonts w:ascii="Times New Roman" w:hAnsi="Times New Roman"/>
                <w:lang w:val="en-GB"/>
              </w:rPr>
            </w:pPr>
          </w:p>
        </w:tc>
        <w:tc>
          <w:tcPr>
            <w:tcW w:w="6801" w:type="dxa"/>
          </w:tcPr>
          <w:p w14:paraId="419403CF" w14:textId="77777777" w:rsidR="002C039B" w:rsidRPr="00803ADF" w:rsidRDefault="002C039B" w:rsidP="00643026">
            <w:pPr>
              <w:rPr>
                <w:rFonts w:ascii="Times New Roman" w:hAnsi="Times New Roman"/>
                <w:lang w:val="en-GB"/>
              </w:rPr>
            </w:pPr>
          </w:p>
        </w:tc>
      </w:tr>
      <w:tr w:rsidR="002C039B" w:rsidRPr="00803ADF" w14:paraId="2D4E1258" w14:textId="77777777" w:rsidTr="0097119B">
        <w:tc>
          <w:tcPr>
            <w:tcW w:w="2381" w:type="dxa"/>
            <w:shd w:val="clear" w:color="auto" w:fill="F2F2F2" w:themeFill="background1" w:themeFillShade="F2"/>
          </w:tcPr>
          <w:p w14:paraId="7B1BAB1B" w14:textId="77777777" w:rsidR="002C039B" w:rsidRPr="00803ADF" w:rsidDel="00403C7D" w:rsidRDefault="002C039B" w:rsidP="00643026">
            <w:pPr>
              <w:jc w:val="right"/>
              <w:rPr>
                <w:rFonts w:ascii="Times New Roman" w:hAnsi="Times New Roman"/>
                <w:b/>
                <w:bCs/>
                <w:lang w:val="en-GB"/>
              </w:rPr>
            </w:pPr>
            <w:r w:rsidRPr="00803ADF">
              <w:rPr>
                <w:rFonts w:ascii="Times New Roman" w:hAnsi="Times New Roman"/>
                <w:b/>
                <w:bCs/>
                <w:lang w:val="en-GB"/>
              </w:rPr>
              <w:lastRenderedPageBreak/>
              <w:t>Other goods, works and services</w:t>
            </w:r>
          </w:p>
        </w:tc>
        <w:tc>
          <w:tcPr>
            <w:tcW w:w="1020" w:type="dxa"/>
          </w:tcPr>
          <w:p w14:paraId="6F802E3B" w14:textId="77777777" w:rsidR="002C039B" w:rsidRPr="00803ADF" w:rsidRDefault="002C039B" w:rsidP="00643026">
            <w:pPr>
              <w:rPr>
                <w:rFonts w:ascii="Times New Roman" w:hAnsi="Times New Roman"/>
                <w:lang w:val="en-GB"/>
              </w:rPr>
            </w:pPr>
          </w:p>
        </w:tc>
        <w:tc>
          <w:tcPr>
            <w:tcW w:w="6801" w:type="dxa"/>
          </w:tcPr>
          <w:p w14:paraId="237A7E5A" w14:textId="77777777" w:rsidR="002C039B" w:rsidRPr="00803ADF" w:rsidRDefault="002C039B" w:rsidP="00643026">
            <w:pPr>
              <w:rPr>
                <w:rFonts w:ascii="Times New Roman" w:hAnsi="Times New Roman"/>
                <w:lang w:val="en-GB"/>
              </w:rPr>
            </w:pPr>
          </w:p>
        </w:tc>
      </w:tr>
      <w:tr w:rsidR="002C039B" w:rsidRPr="00803ADF" w14:paraId="32C24F5D" w14:textId="77777777" w:rsidTr="0097119B">
        <w:tc>
          <w:tcPr>
            <w:tcW w:w="2381" w:type="dxa"/>
            <w:shd w:val="clear" w:color="auto" w:fill="F2F2F2" w:themeFill="background1" w:themeFillShade="F2"/>
          </w:tcPr>
          <w:p w14:paraId="27229708" w14:textId="77777777" w:rsidR="002C039B" w:rsidRPr="00803ADF" w:rsidRDefault="002C039B" w:rsidP="00643026">
            <w:pPr>
              <w:jc w:val="right"/>
              <w:rPr>
                <w:rFonts w:ascii="Times New Roman" w:hAnsi="Times New Roman"/>
                <w:b/>
                <w:bCs/>
                <w:lang w:val="en-GB"/>
              </w:rPr>
            </w:pPr>
            <w:r w:rsidRPr="00803ADF">
              <w:rPr>
                <w:rFonts w:ascii="Times New Roman" w:hAnsi="Times New Roman"/>
                <w:b/>
                <w:bCs/>
                <w:lang w:val="en-GB"/>
              </w:rPr>
              <w:t>Remaining purchase costs (&lt;15% of pers. Costs)</w:t>
            </w:r>
          </w:p>
        </w:tc>
        <w:tc>
          <w:tcPr>
            <w:tcW w:w="1020" w:type="dxa"/>
          </w:tcPr>
          <w:p w14:paraId="7508D84F" w14:textId="77777777" w:rsidR="002C039B" w:rsidRPr="00803ADF" w:rsidRDefault="002C039B" w:rsidP="00643026">
            <w:pPr>
              <w:rPr>
                <w:rFonts w:ascii="Times New Roman" w:hAnsi="Times New Roman"/>
                <w:lang w:val="en-GB"/>
              </w:rPr>
            </w:pPr>
          </w:p>
        </w:tc>
        <w:tc>
          <w:tcPr>
            <w:tcW w:w="6801" w:type="dxa"/>
            <w:tcBorders>
              <w:bottom w:val="nil"/>
              <w:right w:val="nil"/>
            </w:tcBorders>
          </w:tcPr>
          <w:p w14:paraId="6F5F36B2" w14:textId="77777777" w:rsidR="002C039B" w:rsidRPr="00803ADF" w:rsidRDefault="002C039B" w:rsidP="00643026">
            <w:pPr>
              <w:rPr>
                <w:rFonts w:ascii="Times New Roman" w:hAnsi="Times New Roman"/>
                <w:lang w:val="en-GB"/>
              </w:rPr>
            </w:pPr>
          </w:p>
        </w:tc>
      </w:tr>
      <w:tr w:rsidR="002C039B" w:rsidRPr="00803ADF" w14:paraId="68D18A48" w14:textId="77777777" w:rsidTr="0097119B">
        <w:tc>
          <w:tcPr>
            <w:tcW w:w="2381" w:type="dxa"/>
            <w:shd w:val="clear" w:color="auto" w:fill="F2F2F2" w:themeFill="background1" w:themeFillShade="F2"/>
          </w:tcPr>
          <w:p w14:paraId="636B70A2" w14:textId="77777777" w:rsidR="002C039B" w:rsidRPr="00803ADF" w:rsidRDefault="002C039B" w:rsidP="00643026">
            <w:pPr>
              <w:jc w:val="right"/>
              <w:rPr>
                <w:rFonts w:ascii="Times New Roman" w:hAnsi="Times New Roman"/>
                <w:b/>
                <w:bCs/>
                <w:lang w:val="en-GB"/>
              </w:rPr>
            </w:pPr>
            <w:r w:rsidRPr="00803ADF">
              <w:rPr>
                <w:rFonts w:ascii="Times New Roman" w:hAnsi="Times New Roman"/>
                <w:b/>
                <w:bCs/>
                <w:lang w:val="en-GB"/>
              </w:rPr>
              <w:t>Total</w:t>
            </w:r>
          </w:p>
        </w:tc>
        <w:tc>
          <w:tcPr>
            <w:tcW w:w="1020" w:type="dxa"/>
          </w:tcPr>
          <w:p w14:paraId="2BCCEC7E" w14:textId="77777777" w:rsidR="002C039B" w:rsidRPr="00803ADF" w:rsidRDefault="002C039B" w:rsidP="00643026">
            <w:pPr>
              <w:rPr>
                <w:rFonts w:ascii="Times New Roman" w:hAnsi="Times New Roman"/>
                <w:lang w:val="en-GB"/>
              </w:rPr>
            </w:pPr>
          </w:p>
        </w:tc>
        <w:tc>
          <w:tcPr>
            <w:tcW w:w="6801" w:type="dxa"/>
            <w:tcBorders>
              <w:top w:val="nil"/>
              <w:bottom w:val="nil"/>
              <w:right w:val="nil"/>
            </w:tcBorders>
          </w:tcPr>
          <w:p w14:paraId="6F9957FD" w14:textId="77777777" w:rsidR="002C039B" w:rsidRPr="00803ADF" w:rsidRDefault="002C039B" w:rsidP="00643026">
            <w:pPr>
              <w:rPr>
                <w:rFonts w:ascii="Times New Roman" w:hAnsi="Times New Roman"/>
                <w:lang w:val="en-GB"/>
              </w:rPr>
            </w:pPr>
          </w:p>
        </w:tc>
      </w:tr>
    </w:tbl>
    <w:p w14:paraId="6C3A0419" w14:textId="61594DE6" w:rsidR="002C039B" w:rsidRPr="00803ADF" w:rsidRDefault="002C039B" w:rsidP="00C20360">
      <w:pPr>
        <w:pStyle w:val="Heading2"/>
        <w:spacing w:before="180"/>
      </w:pPr>
      <w:r w:rsidRPr="00803ADF">
        <w:t>Table 3.1i:</w:t>
      </w:r>
      <w:r w:rsidR="00A46D8E" w:rsidRPr="00803ADF">
        <w:t xml:space="preserve"> </w:t>
      </w:r>
      <w:r w:rsidRPr="00803ADF">
        <w:t>‘Other costs categories’ items (e.g. internally invoiced goods and services)</w:t>
      </w:r>
    </w:p>
    <w:tbl>
      <w:tblPr>
        <w:tblW w:w="102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81"/>
        <w:gridCol w:w="1020"/>
        <w:gridCol w:w="6804"/>
      </w:tblGrid>
      <w:tr w:rsidR="002C039B" w:rsidRPr="00803ADF" w14:paraId="336AB2E9" w14:textId="77777777" w:rsidTr="0097119B">
        <w:tc>
          <w:tcPr>
            <w:tcW w:w="10205" w:type="dxa"/>
            <w:gridSpan w:val="3"/>
            <w:shd w:val="clear" w:color="auto" w:fill="F2F2F2" w:themeFill="background1" w:themeFillShade="F2"/>
          </w:tcPr>
          <w:p w14:paraId="08BC1B29" w14:textId="77777777" w:rsidR="002C039B" w:rsidRPr="00803ADF" w:rsidRDefault="002C039B" w:rsidP="00643026">
            <w:pPr>
              <w:rPr>
                <w:rFonts w:ascii="Times New Roman" w:hAnsi="Times New Roman"/>
                <w:b/>
                <w:bCs/>
                <w:lang w:val="en-GB"/>
              </w:rPr>
            </w:pPr>
            <w:r w:rsidRPr="00803ADF">
              <w:rPr>
                <w:rFonts w:ascii="Times New Roman" w:hAnsi="Times New Roman"/>
                <w:b/>
                <w:bCs/>
                <w:lang w:val="en-GB"/>
              </w:rPr>
              <w:t>Participant Number/Short Name</w:t>
            </w:r>
          </w:p>
        </w:tc>
      </w:tr>
      <w:tr w:rsidR="002C039B" w:rsidRPr="00803ADF" w14:paraId="03DFBB16" w14:textId="77777777" w:rsidTr="0097119B">
        <w:tc>
          <w:tcPr>
            <w:tcW w:w="2381" w:type="dxa"/>
            <w:shd w:val="clear" w:color="auto" w:fill="F2F2F2" w:themeFill="background1" w:themeFillShade="F2"/>
          </w:tcPr>
          <w:p w14:paraId="1F5E6545" w14:textId="77777777" w:rsidR="002C039B" w:rsidRPr="00803ADF" w:rsidRDefault="002C039B" w:rsidP="00643026">
            <w:pPr>
              <w:rPr>
                <w:rFonts w:ascii="Times New Roman" w:hAnsi="Times New Roman"/>
                <w:b/>
                <w:bCs/>
                <w:lang w:val="en-GB"/>
              </w:rPr>
            </w:pPr>
          </w:p>
        </w:tc>
        <w:tc>
          <w:tcPr>
            <w:tcW w:w="1020" w:type="dxa"/>
            <w:shd w:val="clear" w:color="auto" w:fill="F2F2F2" w:themeFill="background1" w:themeFillShade="F2"/>
          </w:tcPr>
          <w:p w14:paraId="035FCCA1" w14:textId="77777777" w:rsidR="002C039B" w:rsidRPr="00803ADF" w:rsidRDefault="002C039B" w:rsidP="00643026">
            <w:pPr>
              <w:rPr>
                <w:rFonts w:ascii="Times New Roman" w:hAnsi="Times New Roman"/>
                <w:b/>
                <w:bCs/>
                <w:lang w:val="en-GB"/>
              </w:rPr>
            </w:pPr>
            <w:r w:rsidRPr="00803ADF">
              <w:rPr>
                <w:rFonts w:ascii="Times New Roman" w:hAnsi="Times New Roman"/>
                <w:b/>
                <w:bCs/>
                <w:lang w:val="en-GB"/>
              </w:rPr>
              <w:t>Cost (€)</w:t>
            </w:r>
          </w:p>
        </w:tc>
        <w:tc>
          <w:tcPr>
            <w:tcW w:w="6801" w:type="dxa"/>
            <w:shd w:val="clear" w:color="auto" w:fill="F2F2F2" w:themeFill="background1" w:themeFillShade="F2"/>
          </w:tcPr>
          <w:p w14:paraId="0D39F7AF" w14:textId="77777777" w:rsidR="002C039B" w:rsidRPr="00803ADF" w:rsidRDefault="002C039B" w:rsidP="00643026">
            <w:pPr>
              <w:rPr>
                <w:rFonts w:ascii="Times New Roman" w:hAnsi="Times New Roman"/>
                <w:b/>
                <w:bCs/>
                <w:lang w:val="en-GB"/>
              </w:rPr>
            </w:pPr>
            <w:r w:rsidRPr="00803ADF">
              <w:rPr>
                <w:rFonts w:ascii="Times New Roman" w:hAnsi="Times New Roman"/>
                <w:b/>
                <w:bCs/>
                <w:lang w:val="en-GB"/>
              </w:rPr>
              <w:t>Justification</w:t>
            </w:r>
          </w:p>
        </w:tc>
      </w:tr>
      <w:tr w:rsidR="002C039B" w:rsidRPr="00803ADF" w14:paraId="1A3F6C0A" w14:textId="77777777" w:rsidTr="0097119B">
        <w:tc>
          <w:tcPr>
            <w:tcW w:w="2381" w:type="dxa"/>
            <w:shd w:val="clear" w:color="auto" w:fill="F2F2F2" w:themeFill="background1" w:themeFillShade="F2"/>
          </w:tcPr>
          <w:p w14:paraId="3918EB8C" w14:textId="77777777" w:rsidR="002C039B" w:rsidRPr="00803ADF" w:rsidRDefault="002C039B" w:rsidP="00643026">
            <w:pPr>
              <w:jc w:val="right"/>
              <w:rPr>
                <w:rFonts w:ascii="Times New Roman" w:hAnsi="Times New Roman"/>
                <w:b/>
                <w:bCs/>
                <w:lang w:val="en-GB"/>
              </w:rPr>
            </w:pPr>
            <w:r w:rsidRPr="00803ADF">
              <w:rPr>
                <w:rFonts w:ascii="Times New Roman" w:hAnsi="Times New Roman"/>
                <w:b/>
                <w:bCs/>
                <w:lang w:val="en-GB"/>
              </w:rPr>
              <w:t>Internally invoiced goods and services</w:t>
            </w:r>
          </w:p>
        </w:tc>
        <w:tc>
          <w:tcPr>
            <w:tcW w:w="1020" w:type="dxa"/>
          </w:tcPr>
          <w:p w14:paraId="0C112850" w14:textId="77777777" w:rsidR="002C039B" w:rsidRPr="00803ADF" w:rsidRDefault="002C039B" w:rsidP="00643026">
            <w:pPr>
              <w:rPr>
                <w:rFonts w:ascii="Times New Roman" w:hAnsi="Times New Roman"/>
                <w:bCs/>
                <w:lang w:val="en-GB"/>
              </w:rPr>
            </w:pPr>
          </w:p>
        </w:tc>
        <w:tc>
          <w:tcPr>
            <w:tcW w:w="6801" w:type="dxa"/>
          </w:tcPr>
          <w:p w14:paraId="09443F5C" w14:textId="77777777" w:rsidR="002C039B" w:rsidRPr="00803ADF" w:rsidRDefault="002C039B" w:rsidP="00643026">
            <w:pPr>
              <w:rPr>
                <w:rFonts w:ascii="Times New Roman" w:hAnsi="Times New Roman"/>
                <w:bCs/>
                <w:lang w:val="en-GB"/>
              </w:rPr>
            </w:pPr>
          </w:p>
        </w:tc>
      </w:tr>
      <w:tr w:rsidR="002C039B" w:rsidRPr="00803ADF" w14:paraId="3F2F6D40" w14:textId="77777777" w:rsidTr="0097119B">
        <w:tc>
          <w:tcPr>
            <w:tcW w:w="2381" w:type="dxa"/>
            <w:shd w:val="clear" w:color="auto" w:fill="F2F2F2" w:themeFill="background1" w:themeFillShade="F2"/>
          </w:tcPr>
          <w:p w14:paraId="0E207747" w14:textId="77777777" w:rsidR="002C039B" w:rsidRPr="00803ADF" w:rsidRDefault="002C039B" w:rsidP="00643026">
            <w:pPr>
              <w:jc w:val="right"/>
              <w:rPr>
                <w:rFonts w:ascii="Times New Roman" w:hAnsi="Times New Roman"/>
                <w:b/>
                <w:bCs/>
                <w:lang w:val="en-GB"/>
              </w:rPr>
            </w:pPr>
            <w:r w:rsidRPr="00803ADF">
              <w:rPr>
                <w:rFonts w:ascii="Times New Roman" w:hAnsi="Times New Roman"/>
                <w:b/>
                <w:bCs/>
                <w:lang w:val="en-GB"/>
              </w:rPr>
              <w:t>…</w:t>
            </w:r>
          </w:p>
        </w:tc>
        <w:tc>
          <w:tcPr>
            <w:tcW w:w="1020" w:type="dxa"/>
          </w:tcPr>
          <w:p w14:paraId="0E8CA8C0" w14:textId="77777777" w:rsidR="002C039B" w:rsidRPr="00803ADF" w:rsidRDefault="002C039B" w:rsidP="00643026">
            <w:pPr>
              <w:rPr>
                <w:rFonts w:ascii="Times New Roman" w:hAnsi="Times New Roman"/>
                <w:bCs/>
                <w:lang w:val="en-GB"/>
              </w:rPr>
            </w:pPr>
          </w:p>
        </w:tc>
        <w:tc>
          <w:tcPr>
            <w:tcW w:w="6801" w:type="dxa"/>
          </w:tcPr>
          <w:p w14:paraId="45328BF1" w14:textId="77777777" w:rsidR="002C039B" w:rsidRPr="00803ADF" w:rsidRDefault="002C039B" w:rsidP="00643026">
            <w:pPr>
              <w:rPr>
                <w:rFonts w:ascii="Times New Roman" w:hAnsi="Times New Roman"/>
                <w:bCs/>
                <w:lang w:val="en-GB"/>
              </w:rPr>
            </w:pPr>
          </w:p>
        </w:tc>
      </w:tr>
    </w:tbl>
    <w:p w14:paraId="378DDEBB" w14:textId="77777777" w:rsidR="00A344AF" w:rsidRPr="00803ADF" w:rsidRDefault="00A344AF" w:rsidP="00C20360">
      <w:pPr>
        <w:pStyle w:val="Heading2"/>
        <w:spacing w:before="180"/>
      </w:pPr>
      <w:r w:rsidRPr="00803ADF">
        <w:t>Table 3.1j:</w:t>
      </w:r>
      <w:r w:rsidR="00A46D8E" w:rsidRPr="00803ADF">
        <w:t xml:space="preserve"> </w:t>
      </w:r>
      <w:r w:rsidRPr="00803ADF">
        <w:t>‘In-kind contributions’ provided by third parties</w:t>
      </w:r>
    </w:p>
    <w:tbl>
      <w:tblPr>
        <w:tblW w:w="102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1985"/>
        <w:gridCol w:w="964"/>
        <w:gridCol w:w="4992"/>
      </w:tblGrid>
      <w:tr w:rsidR="00A344AF" w:rsidRPr="00803ADF" w14:paraId="048F8F53" w14:textId="77777777" w:rsidTr="0097119B">
        <w:tc>
          <w:tcPr>
            <w:tcW w:w="10205" w:type="dxa"/>
            <w:gridSpan w:val="4"/>
            <w:shd w:val="clear" w:color="auto" w:fill="F2F2F2" w:themeFill="background1" w:themeFillShade="F2"/>
          </w:tcPr>
          <w:p w14:paraId="58A672D1" w14:textId="77777777" w:rsidR="00A344AF" w:rsidRPr="00803ADF" w:rsidRDefault="00A344AF" w:rsidP="00885115">
            <w:pPr>
              <w:rPr>
                <w:rFonts w:ascii="Times New Roman" w:hAnsi="Times New Roman"/>
                <w:b/>
                <w:bCs/>
                <w:lang w:val="en-GB"/>
              </w:rPr>
            </w:pPr>
            <w:r w:rsidRPr="00803ADF">
              <w:rPr>
                <w:rFonts w:ascii="Times New Roman" w:hAnsi="Times New Roman"/>
                <w:b/>
                <w:bCs/>
                <w:lang w:val="en-GB"/>
              </w:rPr>
              <w:t>Participant Number/Short Name</w:t>
            </w:r>
          </w:p>
        </w:tc>
      </w:tr>
      <w:tr w:rsidR="00A344AF" w:rsidRPr="00803ADF" w14:paraId="4528D13F" w14:textId="77777777" w:rsidTr="0097119B">
        <w:tc>
          <w:tcPr>
            <w:tcW w:w="2268" w:type="dxa"/>
            <w:shd w:val="clear" w:color="auto" w:fill="F2F2F2" w:themeFill="background1" w:themeFillShade="F2"/>
          </w:tcPr>
          <w:p w14:paraId="127A1D00" w14:textId="77777777" w:rsidR="00A344AF" w:rsidRPr="00803ADF" w:rsidRDefault="00A344AF" w:rsidP="00885115">
            <w:pPr>
              <w:rPr>
                <w:rFonts w:ascii="Times New Roman" w:hAnsi="Times New Roman"/>
                <w:b/>
                <w:bCs/>
                <w:lang w:val="en-GB"/>
              </w:rPr>
            </w:pPr>
            <w:r w:rsidRPr="00803ADF">
              <w:rPr>
                <w:rFonts w:ascii="Times New Roman" w:hAnsi="Times New Roman"/>
                <w:b/>
                <w:bCs/>
                <w:lang w:val="en-GB"/>
              </w:rPr>
              <w:t>Third party name</w:t>
            </w:r>
          </w:p>
        </w:tc>
        <w:tc>
          <w:tcPr>
            <w:tcW w:w="1985" w:type="dxa"/>
            <w:shd w:val="clear" w:color="auto" w:fill="F2F2F2" w:themeFill="background1" w:themeFillShade="F2"/>
          </w:tcPr>
          <w:p w14:paraId="71B7452A" w14:textId="77777777" w:rsidR="00A344AF" w:rsidRPr="00803ADF" w:rsidRDefault="00A344AF" w:rsidP="00885115">
            <w:pPr>
              <w:rPr>
                <w:rFonts w:ascii="Times New Roman" w:hAnsi="Times New Roman"/>
                <w:b/>
                <w:bCs/>
                <w:lang w:val="en-GB"/>
              </w:rPr>
            </w:pPr>
            <w:r w:rsidRPr="00803ADF">
              <w:rPr>
                <w:rFonts w:ascii="Times New Roman" w:hAnsi="Times New Roman"/>
                <w:b/>
                <w:bCs/>
                <w:lang w:val="en-GB"/>
              </w:rPr>
              <w:t>Category</w:t>
            </w:r>
          </w:p>
        </w:tc>
        <w:tc>
          <w:tcPr>
            <w:tcW w:w="964" w:type="dxa"/>
            <w:shd w:val="clear" w:color="auto" w:fill="F2F2F2" w:themeFill="background1" w:themeFillShade="F2"/>
          </w:tcPr>
          <w:p w14:paraId="1EE556FE" w14:textId="77777777" w:rsidR="00A344AF" w:rsidRPr="00803ADF" w:rsidRDefault="00A344AF" w:rsidP="00885115">
            <w:pPr>
              <w:rPr>
                <w:rFonts w:ascii="Times New Roman" w:hAnsi="Times New Roman"/>
                <w:b/>
                <w:bCs/>
                <w:lang w:val="en-GB"/>
              </w:rPr>
            </w:pPr>
            <w:r w:rsidRPr="00803ADF">
              <w:rPr>
                <w:rFonts w:ascii="Times New Roman" w:hAnsi="Times New Roman"/>
                <w:b/>
                <w:bCs/>
                <w:lang w:val="en-GB"/>
              </w:rPr>
              <w:t>Cost (€)</w:t>
            </w:r>
          </w:p>
        </w:tc>
        <w:tc>
          <w:tcPr>
            <w:tcW w:w="4992" w:type="dxa"/>
            <w:shd w:val="clear" w:color="auto" w:fill="F2F2F2" w:themeFill="background1" w:themeFillShade="F2"/>
          </w:tcPr>
          <w:p w14:paraId="5F471621" w14:textId="77777777" w:rsidR="00A344AF" w:rsidRPr="00803ADF" w:rsidRDefault="00A344AF" w:rsidP="00885115">
            <w:pPr>
              <w:rPr>
                <w:rFonts w:ascii="Times New Roman" w:hAnsi="Times New Roman"/>
                <w:b/>
                <w:bCs/>
                <w:lang w:val="en-GB"/>
              </w:rPr>
            </w:pPr>
            <w:r w:rsidRPr="00803ADF">
              <w:rPr>
                <w:rFonts w:ascii="Times New Roman" w:hAnsi="Times New Roman"/>
                <w:b/>
                <w:bCs/>
                <w:lang w:val="en-GB"/>
              </w:rPr>
              <w:t>Justification</w:t>
            </w:r>
          </w:p>
        </w:tc>
      </w:tr>
      <w:tr w:rsidR="00A344AF" w:rsidRPr="00803ADF" w14:paraId="6AF42FCA" w14:textId="77777777" w:rsidTr="0097119B">
        <w:tc>
          <w:tcPr>
            <w:tcW w:w="2268" w:type="dxa"/>
          </w:tcPr>
          <w:p w14:paraId="49F02EE2" w14:textId="77777777" w:rsidR="00A344AF" w:rsidRPr="00803ADF" w:rsidRDefault="00A344AF" w:rsidP="00885115">
            <w:pPr>
              <w:jc w:val="right"/>
              <w:rPr>
                <w:rFonts w:ascii="Times New Roman" w:hAnsi="Times New Roman"/>
                <w:b/>
                <w:bCs/>
                <w:lang w:val="en-GB"/>
              </w:rPr>
            </w:pPr>
          </w:p>
        </w:tc>
        <w:tc>
          <w:tcPr>
            <w:tcW w:w="1985" w:type="dxa"/>
          </w:tcPr>
          <w:p w14:paraId="1E437B81" w14:textId="77777777" w:rsidR="00A344AF" w:rsidRPr="00803ADF" w:rsidRDefault="00A344AF" w:rsidP="00885115">
            <w:pPr>
              <w:spacing w:before="120" w:after="120"/>
              <w:rPr>
                <w:rFonts w:ascii="Times New Roman" w:hAnsi="Times New Roman"/>
                <w:b/>
                <w:bCs/>
                <w:lang w:val="en-GB"/>
              </w:rPr>
            </w:pPr>
            <w:r w:rsidRPr="00803ADF">
              <w:rPr>
                <w:rFonts w:ascii="Times New Roman" w:hAnsi="Times New Roman"/>
                <w:b/>
                <w:bCs/>
                <w:lang w:val="en-GB"/>
              </w:rPr>
              <w:t>Select between</w:t>
            </w:r>
          </w:p>
          <w:p w14:paraId="1DE5D0D1" w14:textId="77777777" w:rsidR="00A344AF" w:rsidRPr="00803ADF" w:rsidRDefault="00A344AF" w:rsidP="00885115">
            <w:pPr>
              <w:spacing w:before="120" w:after="120"/>
              <w:rPr>
                <w:rFonts w:ascii="Times New Roman" w:hAnsi="Times New Roman"/>
                <w:bCs/>
                <w:i/>
                <w:color w:val="4AA55B"/>
                <w:lang w:val="en-GB" w:eastAsia="en-GB"/>
              </w:rPr>
            </w:pPr>
            <w:r w:rsidRPr="00803ADF">
              <w:rPr>
                <w:rFonts w:ascii="Times New Roman" w:hAnsi="Times New Roman"/>
                <w:bCs/>
                <w:color w:val="595959"/>
                <w:lang w:val="en-GB" w:eastAsia="en-GB"/>
              </w:rPr>
              <w:t>Seconded personnel</w:t>
            </w:r>
          </w:p>
          <w:p w14:paraId="1488AA4F" w14:textId="77777777" w:rsidR="00A344AF" w:rsidRPr="00803ADF" w:rsidRDefault="00A344AF" w:rsidP="00885115">
            <w:pPr>
              <w:spacing w:before="120" w:after="120"/>
              <w:rPr>
                <w:rFonts w:ascii="Times New Roman" w:hAnsi="Times New Roman"/>
                <w:bCs/>
                <w:i/>
                <w:color w:val="4AA55B"/>
                <w:lang w:val="en-GB" w:eastAsia="en-GB"/>
              </w:rPr>
            </w:pPr>
            <w:r w:rsidRPr="00803ADF">
              <w:rPr>
                <w:rFonts w:ascii="Times New Roman" w:hAnsi="Times New Roman"/>
                <w:bCs/>
                <w:color w:val="595959"/>
                <w:lang w:val="en-GB" w:eastAsia="en-GB"/>
              </w:rPr>
              <w:t>Travel and subsistence</w:t>
            </w:r>
          </w:p>
          <w:p w14:paraId="59FA5E02" w14:textId="77777777" w:rsidR="00A344AF" w:rsidRPr="00803ADF" w:rsidRDefault="00A344AF" w:rsidP="00885115">
            <w:pPr>
              <w:spacing w:before="120" w:after="120"/>
              <w:rPr>
                <w:rFonts w:ascii="Times New Roman" w:hAnsi="Times New Roman"/>
                <w:bCs/>
                <w:i/>
                <w:color w:val="4AA55B"/>
                <w:lang w:val="en-GB" w:eastAsia="en-GB"/>
              </w:rPr>
            </w:pPr>
            <w:r w:rsidRPr="00803ADF">
              <w:rPr>
                <w:rFonts w:ascii="Times New Roman" w:hAnsi="Times New Roman"/>
                <w:bCs/>
                <w:color w:val="595959"/>
                <w:lang w:val="en-GB" w:eastAsia="en-GB"/>
              </w:rPr>
              <w:t>Equipment</w:t>
            </w:r>
          </w:p>
          <w:p w14:paraId="74F54D3D" w14:textId="77777777" w:rsidR="00A344AF" w:rsidRPr="00803ADF" w:rsidRDefault="00A344AF" w:rsidP="00885115">
            <w:pPr>
              <w:spacing w:before="120" w:after="120"/>
              <w:rPr>
                <w:rFonts w:ascii="Times New Roman" w:hAnsi="Times New Roman"/>
                <w:bCs/>
                <w:color w:val="595959"/>
                <w:lang w:val="en-GB" w:eastAsia="en-GB"/>
              </w:rPr>
            </w:pPr>
            <w:r w:rsidRPr="00803ADF">
              <w:rPr>
                <w:rFonts w:ascii="Times New Roman" w:hAnsi="Times New Roman"/>
                <w:bCs/>
                <w:color w:val="595959"/>
                <w:lang w:val="en-GB" w:eastAsia="en-GB"/>
              </w:rPr>
              <w:t>Other goods, works and services</w:t>
            </w:r>
          </w:p>
          <w:p w14:paraId="01A10730" w14:textId="77777777" w:rsidR="00A344AF" w:rsidRPr="00803ADF" w:rsidRDefault="00A344AF" w:rsidP="00885115">
            <w:pPr>
              <w:spacing w:before="120" w:after="120"/>
              <w:rPr>
                <w:rFonts w:ascii="Times New Roman" w:hAnsi="Times New Roman"/>
                <w:b/>
                <w:bCs/>
                <w:lang w:val="en-GB"/>
              </w:rPr>
            </w:pPr>
            <w:r w:rsidRPr="00803ADF">
              <w:rPr>
                <w:rFonts w:ascii="Times New Roman" w:hAnsi="Times New Roman"/>
                <w:bCs/>
                <w:color w:val="595959"/>
                <w:lang w:val="en-GB" w:eastAsia="en-GB"/>
              </w:rPr>
              <w:t xml:space="preserve">Internally invoiced goods and services </w:t>
            </w:r>
          </w:p>
        </w:tc>
        <w:tc>
          <w:tcPr>
            <w:tcW w:w="964" w:type="dxa"/>
          </w:tcPr>
          <w:p w14:paraId="199D70D1" w14:textId="77777777" w:rsidR="00A344AF" w:rsidRPr="00803ADF" w:rsidRDefault="00A344AF" w:rsidP="00885115">
            <w:pPr>
              <w:rPr>
                <w:rFonts w:ascii="Times New Roman" w:hAnsi="Times New Roman"/>
                <w:bCs/>
                <w:lang w:val="en-GB"/>
              </w:rPr>
            </w:pPr>
          </w:p>
        </w:tc>
        <w:tc>
          <w:tcPr>
            <w:tcW w:w="4992" w:type="dxa"/>
          </w:tcPr>
          <w:p w14:paraId="47FDB421" w14:textId="77777777" w:rsidR="00A344AF" w:rsidRPr="00803ADF" w:rsidRDefault="00A344AF" w:rsidP="00885115">
            <w:pPr>
              <w:rPr>
                <w:rFonts w:ascii="Times New Roman" w:hAnsi="Times New Roman"/>
                <w:bCs/>
                <w:lang w:val="en-GB"/>
              </w:rPr>
            </w:pPr>
          </w:p>
        </w:tc>
      </w:tr>
      <w:tr w:rsidR="00A344AF" w:rsidRPr="00803ADF" w14:paraId="69C13680" w14:textId="77777777" w:rsidTr="0097119B">
        <w:tc>
          <w:tcPr>
            <w:tcW w:w="2268" w:type="dxa"/>
          </w:tcPr>
          <w:p w14:paraId="34DA39CA" w14:textId="77777777" w:rsidR="00A344AF" w:rsidRPr="00803ADF" w:rsidRDefault="00A344AF" w:rsidP="00885115">
            <w:pPr>
              <w:jc w:val="right"/>
              <w:rPr>
                <w:rFonts w:ascii="Times New Roman" w:hAnsi="Times New Roman"/>
                <w:b/>
                <w:bCs/>
                <w:lang w:val="en-GB"/>
              </w:rPr>
            </w:pPr>
          </w:p>
        </w:tc>
        <w:tc>
          <w:tcPr>
            <w:tcW w:w="1985" w:type="dxa"/>
          </w:tcPr>
          <w:p w14:paraId="32E7D951" w14:textId="77777777" w:rsidR="00A344AF" w:rsidRPr="00803ADF" w:rsidRDefault="00A344AF" w:rsidP="00885115">
            <w:pPr>
              <w:jc w:val="right"/>
              <w:rPr>
                <w:rFonts w:ascii="Times New Roman" w:hAnsi="Times New Roman"/>
                <w:b/>
                <w:bCs/>
                <w:lang w:val="en-GB"/>
              </w:rPr>
            </w:pPr>
          </w:p>
        </w:tc>
        <w:tc>
          <w:tcPr>
            <w:tcW w:w="964" w:type="dxa"/>
          </w:tcPr>
          <w:p w14:paraId="0388D797" w14:textId="77777777" w:rsidR="00A344AF" w:rsidRPr="00803ADF" w:rsidRDefault="00A344AF" w:rsidP="00885115">
            <w:pPr>
              <w:rPr>
                <w:rFonts w:ascii="Times New Roman" w:hAnsi="Times New Roman"/>
                <w:bCs/>
                <w:lang w:val="en-GB"/>
              </w:rPr>
            </w:pPr>
          </w:p>
        </w:tc>
        <w:tc>
          <w:tcPr>
            <w:tcW w:w="4992" w:type="dxa"/>
          </w:tcPr>
          <w:p w14:paraId="33C36332" w14:textId="77777777" w:rsidR="00A344AF" w:rsidRPr="00803ADF" w:rsidRDefault="00A344AF" w:rsidP="00885115">
            <w:pPr>
              <w:rPr>
                <w:rFonts w:ascii="Times New Roman" w:hAnsi="Times New Roman"/>
                <w:bCs/>
                <w:lang w:val="en-GB"/>
              </w:rPr>
            </w:pPr>
          </w:p>
        </w:tc>
      </w:tr>
    </w:tbl>
    <w:p w14:paraId="60051C50" w14:textId="77777777" w:rsidR="00040EBC" w:rsidRPr="00803ADF" w:rsidRDefault="00040EBC" w:rsidP="00C20360">
      <w:pPr>
        <w:pStyle w:val="Heading2"/>
        <w:spacing w:before="240"/>
      </w:pPr>
      <w:r w:rsidRPr="00803ADF">
        <w:t>3.2</w:t>
      </w:r>
      <w:r w:rsidR="00430D05" w:rsidRPr="00803ADF">
        <w:t xml:space="preserve"> </w:t>
      </w:r>
      <w:r w:rsidRPr="00803ADF">
        <w:t>Capacity of participants and consortium as a whole</w:t>
      </w:r>
    </w:p>
    <w:p w14:paraId="3F1C1BDA" w14:textId="77777777" w:rsidR="007C626C" w:rsidRPr="00803ADF" w:rsidRDefault="007C626C" w:rsidP="00DB4A71">
      <w:pPr>
        <w:spacing w:after="60"/>
        <w:jc w:val="both"/>
        <w:rPr>
          <w:rFonts w:ascii="Times New Roman" w:hAnsi="Times New Roman"/>
          <w:lang w:val="en-GB"/>
        </w:rPr>
      </w:pPr>
      <w:r w:rsidRPr="00803ADF">
        <w:rPr>
          <w:rFonts w:ascii="Times New Roman" w:hAnsi="Times New Roman"/>
          <w:lang w:val="en-GB"/>
        </w:rPr>
        <w:t xml:space="preserve">The DEMCORE consortium has been formed to ensure that (a) that the membership brings together a critical mass of top class academic institutions involving the core disciplines of political science, </w:t>
      </w:r>
      <w:r w:rsidR="00896ED9" w:rsidRPr="00803ADF">
        <w:rPr>
          <w:rFonts w:ascii="Times New Roman" w:hAnsi="Times New Roman"/>
          <w:lang w:val="en-GB"/>
        </w:rPr>
        <w:t xml:space="preserve">political psychology, </w:t>
      </w:r>
      <w:r w:rsidRPr="00803ADF">
        <w:rPr>
          <w:rFonts w:ascii="Times New Roman" w:hAnsi="Times New Roman"/>
          <w:lang w:val="en-GB"/>
        </w:rPr>
        <w:t xml:space="preserve">communication and data sciences; (b) that the participating scholars are leaders in their fields and could contribute the complementary knowledge and skills necessary to produce a comprehensive knowledge base and have a proven track-record of collaboration; (c) that the consortium expresses our commitment to gender representation and geographical diversity across Europe; and (d) that the consortium – including CEPS as a core partner– reflects the commitment to undertake policy relevant research and engage with relevant stakeholders. </w:t>
      </w:r>
    </w:p>
    <w:p w14:paraId="34655E86" w14:textId="77777777" w:rsidR="007C626C" w:rsidRPr="00803ADF" w:rsidRDefault="007C626C" w:rsidP="00DB4A71">
      <w:pPr>
        <w:spacing w:after="60"/>
        <w:jc w:val="both"/>
        <w:rPr>
          <w:rFonts w:ascii="Times New Roman" w:hAnsi="Times New Roman"/>
          <w:lang w:val="en-GB"/>
        </w:rPr>
      </w:pPr>
      <w:r w:rsidRPr="00803ADF">
        <w:rPr>
          <w:rFonts w:ascii="Times New Roman" w:hAnsi="Times New Roman"/>
          <w:lang w:val="en-GB"/>
        </w:rPr>
        <w:t>In essence, the DEMCORE consortium brings together world-leading scholars across the social sciences with complementary of expertise in the areas of democracy, public opinion, political parties, institutions and media, a geographical spread across Northern, Southern and Central and Eastern Europe, strong female leadership and a track-record of engaging with policy-makers and practitioners.</w:t>
      </w:r>
    </w:p>
    <w:p w14:paraId="2FE81CD6" w14:textId="77777777" w:rsidR="007C626C" w:rsidRPr="00803ADF" w:rsidRDefault="007C626C" w:rsidP="008049A0">
      <w:pPr>
        <w:pStyle w:val="Heading3"/>
        <w:spacing w:before="180"/>
      </w:pPr>
      <w:r w:rsidRPr="00803ADF">
        <w:t xml:space="preserve">3.2.1 Academic Excellence, Disciplinary Range and Methodological </w:t>
      </w:r>
      <w:r w:rsidR="007B633E" w:rsidRPr="00803ADF">
        <w:t>R</w:t>
      </w:r>
      <w:r w:rsidRPr="00803ADF">
        <w:t>ange and Gender</w:t>
      </w:r>
    </w:p>
    <w:p w14:paraId="76A715A1" w14:textId="10EC1AF3" w:rsidR="007C626C" w:rsidRPr="00803ADF" w:rsidRDefault="007C626C" w:rsidP="00DB4A71">
      <w:pPr>
        <w:spacing w:after="60"/>
        <w:jc w:val="both"/>
        <w:rPr>
          <w:rFonts w:ascii="Times New Roman" w:hAnsi="Times New Roman"/>
          <w:lang w:val="en-GB"/>
        </w:rPr>
      </w:pPr>
      <w:r w:rsidRPr="00803ADF">
        <w:rPr>
          <w:rFonts w:ascii="Times New Roman" w:hAnsi="Times New Roman"/>
          <w:lang w:val="en-GB"/>
        </w:rPr>
        <w:t xml:space="preserve">DEMCORE brings together top scholars in the </w:t>
      </w:r>
      <w:r w:rsidRPr="00803ADF">
        <w:rPr>
          <w:rFonts w:ascii="Times New Roman" w:hAnsi="Times New Roman"/>
          <w:b/>
          <w:bCs/>
          <w:lang w:val="en-GB"/>
        </w:rPr>
        <w:t>disciplines of political science, communication, political psycho</w:t>
      </w:r>
      <w:r w:rsidR="00716FC1">
        <w:rPr>
          <w:rFonts w:ascii="Times New Roman" w:hAnsi="Times New Roman"/>
          <w:b/>
          <w:bCs/>
          <w:lang w:val="en-GB"/>
        </w:rPr>
        <w:softHyphen/>
      </w:r>
      <w:r w:rsidRPr="00803ADF">
        <w:rPr>
          <w:rFonts w:ascii="Times New Roman" w:hAnsi="Times New Roman"/>
          <w:b/>
          <w:bCs/>
          <w:lang w:val="en-GB"/>
        </w:rPr>
        <w:t>logy</w:t>
      </w:r>
      <w:r w:rsidR="00716FC1">
        <w:rPr>
          <w:rFonts w:ascii="Times New Roman" w:hAnsi="Times New Roman"/>
          <w:b/>
          <w:bCs/>
          <w:lang w:val="en-GB"/>
        </w:rPr>
        <w:t>, European studies</w:t>
      </w:r>
      <w:r w:rsidRPr="00803ADF">
        <w:rPr>
          <w:rFonts w:ascii="Times New Roman" w:hAnsi="Times New Roman"/>
          <w:b/>
          <w:bCs/>
          <w:lang w:val="en-GB"/>
        </w:rPr>
        <w:t xml:space="preserve"> and data science,</w:t>
      </w:r>
      <w:r w:rsidRPr="00803ADF">
        <w:rPr>
          <w:rFonts w:ascii="Times New Roman" w:hAnsi="Times New Roman"/>
          <w:lang w:val="en-GB"/>
        </w:rPr>
        <w:t xml:space="preserve"> based at some of the very best research universities in Europe and partnering with one of the leading think tanks in European Affairs – CEPS – as well as the largest German infra</w:t>
      </w:r>
      <w:r w:rsidR="006717F1">
        <w:rPr>
          <w:rFonts w:ascii="Times New Roman" w:hAnsi="Times New Roman"/>
          <w:lang w:val="en-GB"/>
        </w:rPr>
        <w:softHyphen/>
      </w:r>
      <w:r w:rsidRPr="00803ADF">
        <w:rPr>
          <w:rFonts w:ascii="Times New Roman" w:hAnsi="Times New Roman"/>
          <w:lang w:val="en-GB"/>
        </w:rPr>
        <w:t xml:space="preserve">structure institute for the social sciences, GESIS. The consortium consists of senior </w:t>
      </w:r>
      <w:r w:rsidR="00716FC1">
        <w:rPr>
          <w:rFonts w:ascii="Times New Roman" w:hAnsi="Times New Roman"/>
          <w:lang w:val="en-GB"/>
        </w:rPr>
        <w:t xml:space="preserve">and junior </w:t>
      </w:r>
      <w:r w:rsidR="007B633E" w:rsidRPr="00803ADF">
        <w:rPr>
          <w:rFonts w:ascii="Times New Roman" w:hAnsi="Times New Roman"/>
          <w:lang w:val="en-GB"/>
        </w:rPr>
        <w:t>researchers</w:t>
      </w:r>
      <w:r w:rsidRPr="00803ADF">
        <w:rPr>
          <w:rFonts w:ascii="Times New Roman" w:hAnsi="Times New Roman"/>
          <w:lang w:val="en-GB"/>
        </w:rPr>
        <w:t xml:space="preserve"> and will provide unique career development opportunities for a pool of postdoctoral and doctoral researchers who will bene</w:t>
      </w:r>
      <w:r w:rsidR="006717F1">
        <w:rPr>
          <w:rFonts w:ascii="Times New Roman" w:hAnsi="Times New Roman"/>
          <w:lang w:val="en-GB"/>
        </w:rPr>
        <w:softHyphen/>
      </w:r>
      <w:r w:rsidRPr="00803ADF">
        <w:rPr>
          <w:rFonts w:ascii="Times New Roman" w:hAnsi="Times New Roman"/>
          <w:lang w:val="en-GB"/>
        </w:rPr>
        <w:t xml:space="preserve">fit from DEMCORE and the mentoring experience of the senior scholars involved. The participating scholars are leaders in their fields who have published in top journals and quality presses and who regularly present papers at major international and national conferences. Importantly, the consortium spans both the </w:t>
      </w:r>
      <w:r w:rsidRPr="00803ADF">
        <w:rPr>
          <w:rFonts w:ascii="Times New Roman" w:hAnsi="Times New Roman"/>
          <w:b/>
          <w:bCs/>
          <w:lang w:val="en-GB"/>
        </w:rPr>
        <w:t>academic and policy relevant knowledge</w:t>
      </w:r>
      <w:r w:rsidRPr="00803ADF">
        <w:rPr>
          <w:rFonts w:ascii="Times New Roman" w:hAnsi="Times New Roman"/>
          <w:lang w:val="en-GB"/>
        </w:rPr>
        <w:t xml:space="preserve"> necessary for the research outlined in this proposal and has the theoretical, analytical and methodological capacity needed to deliver high quality, policy relevant research output. One of the partners, CEPS, is among the top think tanks in Europe, offering an extensive network of partner institutes throughout the world and </w:t>
      </w:r>
      <w:r w:rsidRPr="00803ADF">
        <w:rPr>
          <w:rFonts w:ascii="Times New Roman" w:hAnsi="Times New Roman"/>
          <w:lang w:val="en-GB"/>
        </w:rPr>
        <w:lastRenderedPageBreak/>
        <w:t xml:space="preserve">the ability to analyse policy-relevant questions and disseminate research findings with relevance to European </w:t>
      </w:r>
      <w:r w:rsidRPr="00306732">
        <w:rPr>
          <w:rFonts w:ascii="Times New Roman" w:hAnsi="Times New Roman"/>
          <w:lang w:val="en-GB"/>
        </w:rPr>
        <w:t xml:space="preserve">affairs. In addition, the consortium members have extensive networks and established relationships with many of the actors who are directly concerned with the subject matter of this proposal: </w:t>
      </w:r>
      <w:r w:rsidR="00306732" w:rsidRPr="00306732">
        <w:rPr>
          <w:rFonts w:ascii="Times New Roman" w:hAnsi="Times New Roman"/>
          <w:lang w:val="en-GB"/>
        </w:rPr>
        <w:t>EU and national-level policy-makers</w:t>
      </w:r>
      <w:r w:rsidRPr="00306732">
        <w:rPr>
          <w:rFonts w:ascii="Times New Roman" w:hAnsi="Times New Roman"/>
          <w:lang w:val="en-GB"/>
        </w:rPr>
        <w:t xml:space="preserve">, NGOs and civil society </w:t>
      </w:r>
      <w:r w:rsidR="00306732" w:rsidRPr="00306732">
        <w:rPr>
          <w:rFonts w:ascii="Times New Roman" w:hAnsi="Times New Roman"/>
          <w:lang w:val="en-GB"/>
        </w:rPr>
        <w:t>organisations, and journalists</w:t>
      </w:r>
      <w:r w:rsidRPr="00306732">
        <w:rPr>
          <w:rFonts w:ascii="Times New Roman" w:hAnsi="Times New Roman"/>
          <w:lang w:val="en-GB"/>
        </w:rPr>
        <w:t xml:space="preserve">. The </w:t>
      </w:r>
      <w:r w:rsidRPr="00306732">
        <w:rPr>
          <w:rFonts w:ascii="Times New Roman" w:hAnsi="Times New Roman"/>
          <w:b/>
          <w:bCs/>
          <w:lang w:val="en-GB"/>
        </w:rPr>
        <w:t xml:space="preserve">advisory board </w:t>
      </w:r>
      <w:r w:rsidRPr="00306732">
        <w:rPr>
          <w:rFonts w:ascii="Times New Roman" w:hAnsi="Times New Roman"/>
          <w:lang w:val="en-GB"/>
        </w:rPr>
        <w:t>also combines academic expertise and</w:t>
      </w:r>
      <w:r w:rsidRPr="00803ADF">
        <w:rPr>
          <w:rFonts w:ascii="Times New Roman" w:hAnsi="Times New Roman"/>
          <w:lang w:val="en-GB"/>
        </w:rPr>
        <w:t xml:space="preserve"> linkages </w:t>
      </w:r>
      <w:r w:rsidR="00BD5390" w:rsidRPr="00803ADF">
        <w:rPr>
          <w:rFonts w:ascii="Times New Roman" w:hAnsi="Times New Roman"/>
          <w:lang w:val="en-GB"/>
        </w:rPr>
        <w:t xml:space="preserve">with </w:t>
      </w:r>
      <w:r w:rsidRPr="00803ADF">
        <w:rPr>
          <w:rFonts w:ascii="Times New Roman" w:hAnsi="Times New Roman"/>
          <w:lang w:val="en-GB"/>
        </w:rPr>
        <w:t>the policy wor</w:t>
      </w:r>
      <w:r w:rsidR="00BD5390" w:rsidRPr="00803ADF">
        <w:rPr>
          <w:rFonts w:ascii="Times New Roman" w:hAnsi="Times New Roman"/>
          <w:lang w:val="en-GB"/>
        </w:rPr>
        <w:t>l</w:t>
      </w:r>
      <w:r w:rsidRPr="00803ADF">
        <w:rPr>
          <w:rFonts w:ascii="Times New Roman" w:hAnsi="Times New Roman"/>
          <w:lang w:val="en-GB"/>
        </w:rPr>
        <w:t>d and will strengthen the consortium’s capacity to link innovative research with policy-relevant engagement with key actors.</w:t>
      </w:r>
    </w:p>
    <w:p w14:paraId="02F5C42B" w14:textId="0BA06A7F" w:rsidR="007C626C" w:rsidRDefault="007C626C" w:rsidP="00DB4A71">
      <w:pPr>
        <w:spacing w:after="60"/>
        <w:jc w:val="both"/>
        <w:rPr>
          <w:rFonts w:ascii="Times New Roman" w:hAnsi="Times New Roman"/>
          <w:lang w:val="en-GB"/>
        </w:rPr>
      </w:pPr>
      <w:r w:rsidRPr="00803ADF">
        <w:rPr>
          <w:rFonts w:ascii="Times New Roman" w:hAnsi="Times New Roman"/>
          <w:lang w:val="en-GB"/>
        </w:rPr>
        <w:t>The consortium brings together experts in political science, communication</w:t>
      </w:r>
      <w:r w:rsidR="00896ED9" w:rsidRPr="00803ADF">
        <w:rPr>
          <w:rFonts w:ascii="Times New Roman" w:hAnsi="Times New Roman"/>
          <w:lang w:val="en-GB"/>
        </w:rPr>
        <w:t xml:space="preserve"> science</w:t>
      </w:r>
      <w:r w:rsidRPr="00803ADF">
        <w:rPr>
          <w:rFonts w:ascii="Times New Roman" w:hAnsi="Times New Roman"/>
          <w:lang w:val="en-GB"/>
        </w:rPr>
        <w:t xml:space="preserve">, political psychology and data science with particular expertise in challenges to liberal democracy. From the perspective of </w:t>
      </w:r>
      <w:r w:rsidRPr="00803ADF">
        <w:rPr>
          <w:rFonts w:ascii="Times New Roman" w:hAnsi="Times New Roman"/>
          <w:b/>
          <w:bCs/>
          <w:lang w:val="en-GB"/>
        </w:rPr>
        <w:t>political science</w:t>
      </w:r>
      <w:r w:rsidRPr="00803ADF">
        <w:rPr>
          <w:rFonts w:ascii="Times New Roman" w:hAnsi="Times New Roman"/>
          <w:lang w:val="en-GB"/>
        </w:rPr>
        <w:t xml:space="preserve">, Wouter </w:t>
      </w:r>
      <w:r w:rsidR="00716FC1">
        <w:rPr>
          <w:rFonts w:ascii="Times New Roman" w:hAnsi="Times New Roman"/>
          <w:lang w:val="en-GB"/>
        </w:rPr>
        <w:t>Van der Brug</w:t>
      </w:r>
      <w:r w:rsidRPr="00803ADF">
        <w:rPr>
          <w:rFonts w:ascii="Times New Roman" w:hAnsi="Times New Roman"/>
          <w:lang w:val="en-GB"/>
        </w:rPr>
        <w:t xml:space="preserve"> (U</w:t>
      </w:r>
      <w:r w:rsidR="007B633E" w:rsidRPr="00803ADF">
        <w:rPr>
          <w:rFonts w:ascii="Times New Roman" w:hAnsi="Times New Roman"/>
          <w:lang w:val="en-GB"/>
        </w:rPr>
        <w:t>V</w:t>
      </w:r>
      <w:r w:rsidRPr="00803ADF">
        <w:rPr>
          <w:rFonts w:ascii="Times New Roman" w:hAnsi="Times New Roman"/>
          <w:lang w:val="en-GB"/>
        </w:rPr>
        <w:t>A) is a world-leading scholar of the radical right parties, voting behaviour and challenges to liberal democracy. Catherine De Vries (</w:t>
      </w:r>
      <w:r w:rsidR="00896ED9" w:rsidRPr="00803ADF">
        <w:rPr>
          <w:rFonts w:ascii="Times New Roman" w:hAnsi="Times New Roman"/>
          <w:lang w:val="en-GB"/>
        </w:rPr>
        <w:t>UCLB</w:t>
      </w:r>
      <w:r w:rsidRPr="00803ADF">
        <w:rPr>
          <w:rFonts w:ascii="Times New Roman" w:hAnsi="Times New Roman"/>
          <w:lang w:val="en-GB"/>
        </w:rPr>
        <w:t xml:space="preserve">) is </w:t>
      </w:r>
      <w:r w:rsidR="00896ED9" w:rsidRPr="00803ADF">
        <w:rPr>
          <w:rFonts w:ascii="Times New Roman" w:hAnsi="Times New Roman"/>
          <w:lang w:val="en-GB"/>
        </w:rPr>
        <w:t xml:space="preserve">an internationally renowned </w:t>
      </w:r>
      <w:r w:rsidRPr="00803ADF">
        <w:rPr>
          <w:rFonts w:ascii="Times New Roman" w:hAnsi="Times New Roman"/>
          <w:lang w:val="en-GB"/>
        </w:rPr>
        <w:t xml:space="preserve">expert of public opinion and parties, and has recently written an award-winning book on Euroscepticism. </w:t>
      </w:r>
      <w:r w:rsidR="00896ED9" w:rsidRPr="00803ADF">
        <w:rPr>
          <w:rFonts w:ascii="Times New Roman" w:hAnsi="Times New Roman"/>
          <w:lang w:val="en-GB"/>
        </w:rPr>
        <w:t xml:space="preserve">Another acclaimed scholar is </w:t>
      </w:r>
      <w:r w:rsidRPr="00803ADF">
        <w:rPr>
          <w:rFonts w:ascii="Times New Roman" w:hAnsi="Times New Roman"/>
          <w:lang w:val="en-GB"/>
        </w:rPr>
        <w:t>Sara Hobolt (LSE)</w:t>
      </w:r>
      <w:r w:rsidR="00896ED9" w:rsidRPr="00803ADF">
        <w:rPr>
          <w:rFonts w:ascii="Times New Roman" w:hAnsi="Times New Roman"/>
          <w:lang w:val="en-GB"/>
        </w:rPr>
        <w:t>,</w:t>
      </w:r>
      <w:r w:rsidRPr="00803ADF">
        <w:rPr>
          <w:rFonts w:ascii="Times New Roman" w:hAnsi="Times New Roman"/>
          <w:lang w:val="en-GB"/>
        </w:rPr>
        <w:t xml:space="preserve"> </w:t>
      </w:r>
      <w:r w:rsidR="00896ED9" w:rsidRPr="00803ADF">
        <w:rPr>
          <w:rFonts w:ascii="Times New Roman" w:hAnsi="Times New Roman"/>
          <w:lang w:val="en-GB"/>
        </w:rPr>
        <w:t xml:space="preserve">who </w:t>
      </w:r>
      <w:r w:rsidRPr="00803ADF">
        <w:rPr>
          <w:rFonts w:ascii="Times New Roman" w:hAnsi="Times New Roman"/>
          <w:lang w:val="en-GB"/>
        </w:rPr>
        <w:t>has also published high impact research on voters and parties, as well as on Brexit and referendums more generally. Based at SWPS in Poland, Ben Stanley provides essential scholarship on democratic back</w:t>
      </w:r>
      <w:r w:rsidR="006717F1">
        <w:rPr>
          <w:rFonts w:ascii="Times New Roman" w:hAnsi="Times New Roman"/>
          <w:lang w:val="en-GB"/>
        </w:rPr>
        <w:softHyphen/>
      </w:r>
      <w:r w:rsidRPr="00803ADF">
        <w:rPr>
          <w:rFonts w:ascii="Times New Roman" w:hAnsi="Times New Roman"/>
          <w:lang w:val="en-GB"/>
        </w:rPr>
        <w:t>sliding and populism in Central and Eastern Europe. From the communication perspective, Katjana Gattermann (U</w:t>
      </w:r>
      <w:r w:rsidR="007B633E" w:rsidRPr="00803ADF">
        <w:rPr>
          <w:rFonts w:ascii="Times New Roman" w:hAnsi="Times New Roman"/>
          <w:lang w:val="en-GB"/>
        </w:rPr>
        <w:t>V</w:t>
      </w:r>
      <w:r w:rsidRPr="00803ADF">
        <w:rPr>
          <w:rFonts w:ascii="Times New Roman" w:hAnsi="Times New Roman"/>
          <w:lang w:val="en-GB"/>
        </w:rPr>
        <w:t xml:space="preserve">A) is a rising star in the field of </w:t>
      </w:r>
      <w:r w:rsidRPr="00803ADF">
        <w:rPr>
          <w:rFonts w:ascii="Times New Roman" w:hAnsi="Times New Roman"/>
          <w:b/>
          <w:bCs/>
          <w:lang w:val="en-GB"/>
        </w:rPr>
        <w:t>political communication</w:t>
      </w:r>
      <w:r w:rsidRPr="00803ADF">
        <w:rPr>
          <w:rFonts w:ascii="Times New Roman" w:hAnsi="Times New Roman"/>
          <w:lang w:val="en-GB"/>
        </w:rPr>
        <w:t xml:space="preserve"> and journalism, political behaviour and public opinion within the </w:t>
      </w:r>
      <w:r w:rsidR="00716FC1">
        <w:rPr>
          <w:rFonts w:ascii="Times New Roman" w:hAnsi="Times New Roman"/>
          <w:lang w:val="en-GB"/>
        </w:rPr>
        <w:t>EU</w:t>
      </w:r>
      <w:r w:rsidRPr="00803ADF">
        <w:rPr>
          <w:rFonts w:ascii="Times New Roman" w:hAnsi="Times New Roman"/>
          <w:lang w:val="en-GB"/>
        </w:rPr>
        <w:t xml:space="preserve">. Claes </w:t>
      </w:r>
      <w:r w:rsidR="00896ED9" w:rsidRPr="00803ADF">
        <w:rPr>
          <w:rFonts w:ascii="Times New Roman" w:hAnsi="Times New Roman"/>
          <w:lang w:val="en-GB"/>
        </w:rPr>
        <w:t>De Vreese</w:t>
      </w:r>
      <w:r w:rsidRPr="00803ADF">
        <w:rPr>
          <w:rFonts w:ascii="Times New Roman" w:hAnsi="Times New Roman"/>
          <w:lang w:val="en-GB"/>
        </w:rPr>
        <w:t xml:space="preserve"> (SDU) is a world-leading scholar of political communication, focusing on AI, media and democracy. He is the scientific director of the Digital Democracy </w:t>
      </w:r>
      <w:r w:rsidR="00276BB2" w:rsidRPr="00803ADF">
        <w:rPr>
          <w:rFonts w:ascii="Times New Roman" w:hAnsi="Times New Roman"/>
          <w:lang w:val="en-GB"/>
        </w:rPr>
        <w:t>Centre</w:t>
      </w:r>
      <w:r w:rsidRPr="00803ADF">
        <w:rPr>
          <w:rFonts w:ascii="Times New Roman" w:hAnsi="Times New Roman"/>
          <w:lang w:val="en-GB"/>
        </w:rPr>
        <w:t xml:space="preserve"> and recently served as President of the International Communication Association. Further expertise in the area of social media is brought to the project by Sebastian Popa (</w:t>
      </w:r>
      <w:r w:rsidR="00896ED9" w:rsidRPr="00803ADF">
        <w:rPr>
          <w:rFonts w:ascii="Times New Roman" w:hAnsi="Times New Roman"/>
          <w:lang w:val="en-GB"/>
        </w:rPr>
        <w:t>UNCL</w:t>
      </w:r>
      <w:r w:rsidRPr="00803ADF">
        <w:rPr>
          <w:rFonts w:ascii="Times New Roman" w:hAnsi="Times New Roman"/>
          <w:lang w:val="en-GB"/>
        </w:rPr>
        <w:t xml:space="preserve">) who specializes in using state-of-the art methods to analyse the of social media in electoral campaigns. From the perspective of </w:t>
      </w:r>
      <w:r w:rsidRPr="00803ADF">
        <w:rPr>
          <w:rFonts w:ascii="Times New Roman" w:hAnsi="Times New Roman"/>
          <w:b/>
          <w:bCs/>
          <w:lang w:val="en-GB"/>
        </w:rPr>
        <w:t>political psychology</w:t>
      </w:r>
      <w:r w:rsidRPr="00803ADF">
        <w:rPr>
          <w:rFonts w:ascii="Times New Roman" w:hAnsi="Times New Roman"/>
          <w:lang w:val="en-GB"/>
        </w:rPr>
        <w:t>, Kevin Arceneaux (</w:t>
      </w:r>
      <w:r w:rsidR="00747CC6">
        <w:rPr>
          <w:rFonts w:ascii="Times New Roman" w:hAnsi="Times New Roman"/>
          <w:lang w:val="en-GB"/>
        </w:rPr>
        <w:t>FNSP</w:t>
      </w:r>
      <w:r w:rsidRPr="00803ADF">
        <w:rPr>
          <w:rFonts w:ascii="Times New Roman" w:hAnsi="Times New Roman"/>
          <w:lang w:val="en-GB"/>
        </w:rPr>
        <w:t xml:space="preserve">) provides world-leading expertise in the study of attitude formation, the role of human biology, and experimental methodology. </w:t>
      </w:r>
      <w:r w:rsidR="00716FC1" w:rsidRPr="00716FC1">
        <w:rPr>
          <w:rFonts w:ascii="Times New Roman" w:hAnsi="Times New Roman"/>
          <w:b/>
          <w:bCs/>
          <w:lang w:val="en-GB"/>
        </w:rPr>
        <w:t xml:space="preserve">European studies </w:t>
      </w:r>
      <w:r w:rsidR="00716FC1">
        <w:rPr>
          <w:rFonts w:ascii="Times New Roman" w:hAnsi="Times New Roman"/>
          <w:lang w:val="en-GB"/>
        </w:rPr>
        <w:t xml:space="preserve">is represented by Sophia </w:t>
      </w:r>
      <w:proofErr w:type="spellStart"/>
      <w:r w:rsidR="00716FC1">
        <w:rPr>
          <w:rFonts w:ascii="Times New Roman" w:hAnsi="Times New Roman"/>
          <w:lang w:val="en-GB"/>
        </w:rPr>
        <w:t>Russack</w:t>
      </w:r>
      <w:proofErr w:type="spellEnd"/>
      <w:r w:rsidR="00716FC1">
        <w:rPr>
          <w:rFonts w:ascii="Times New Roman" w:hAnsi="Times New Roman"/>
          <w:lang w:val="en-GB"/>
        </w:rPr>
        <w:t xml:space="preserve"> (CEPS), whose expertise lies on the </w:t>
      </w:r>
      <w:r w:rsidR="00716FC1" w:rsidRPr="00716FC1">
        <w:rPr>
          <w:rFonts w:ascii="Times New Roman" w:hAnsi="Times New Roman"/>
          <w:lang w:val="en-GB"/>
        </w:rPr>
        <w:t>EU institutional architecture, decision-making processes and institutional reform</w:t>
      </w:r>
      <w:r w:rsidR="00716FC1">
        <w:rPr>
          <w:rFonts w:ascii="Times New Roman" w:hAnsi="Times New Roman"/>
          <w:lang w:val="en-GB"/>
        </w:rPr>
        <w:t xml:space="preserve">, and Steven Blockmans, who is </w:t>
      </w:r>
      <w:r w:rsidR="00716FC1" w:rsidRPr="00716FC1">
        <w:rPr>
          <w:rFonts w:ascii="Times New Roman" w:hAnsi="Times New Roman"/>
          <w:lang w:val="en-GB"/>
        </w:rPr>
        <w:t>Director of Research at CEPS</w:t>
      </w:r>
      <w:r w:rsidR="00716FC1">
        <w:rPr>
          <w:rFonts w:ascii="Times New Roman" w:hAnsi="Times New Roman"/>
          <w:lang w:val="en-GB"/>
        </w:rPr>
        <w:t xml:space="preserve"> and author of several books, including </w:t>
      </w:r>
      <w:r w:rsidR="00356A49">
        <w:rPr>
          <w:rFonts w:ascii="Times New Roman" w:hAnsi="Times New Roman"/>
          <w:lang w:val="en-GB"/>
        </w:rPr>
        <w:t xml:space="preserve">books </w:t>
      </w:r>
      <w:r w:rsidR="00716FC1">
        <w:rPr>
          <w:rFonts w:ascii="Times New Roman" w:hAnsi="Times New Roman"/>
          <w:lang w:val="en-GB"/>
        </w:rPr>
        <w:t xml:space="preserve">on </w:t>
      </w:r>
      <w:r w:rsidR="00356A49">
        <w:rPr>
          <w:rFonts w:ascii="Times New Roman" w:hAnsi="Times New Roman"/>
          <w:lang w:val="en-GB"/>
        </w:rPr>
        <w:t xml:space="preserve">democracy in the EU and </w:t>
      </w:r>
      <w:r w:rsidR="00716FC1">
        <w:rPr>
          <w:rFonts w:ascii="Times New Roman" w:hAnsi="Times New Roman"/>
          <w:lang w:val="en-GB"/>
        </w:rPr>
        <w:t>t</w:t>
      </w:r>
      <w:r w:rsidR="00716FC1" w:rsidRPr="00716FC1">
        <w:rPr>
          <w:rFonts w:ascii="Times New Roman" w:hAnsi="Times New Roman"/>
          <w:lang w:val="en-GB"/>
        </w:rPr>
        <w:t xml:space="preserve">he EU’s </w:t>
      </w:r>
      <w:r w:rsidR="00356A49">
        <w:rPr>
          <w:rFonts w:ascii="Times New Roman" w:hAnsi="Times New Roman"/>
          <w:lang w:val="en-GB"/>
        </w:rPr>
        <w:t>r</w:t>
      </w:r>
      <w:r w:rsidR="00716FC1" w:rsidRPr="00716FC1">
        <w:rPr>
          <w:rFonts w:ascii="Times New Roman" w:hAnsi="Times New Roman"/>
          <w:lang w:val="en-GB"/>
        </w:rPr>
        <w:t xml:space="preserve">ole in </w:t>
      </w:r>
      <w:r w:rsidR="00356A49">
        <w:rPr>
          <w:rFonts w:ascii="Times New Roman" w:hAnsi="Times New Roman"/>
          <w:lang w:val="en-GB"/>
        </w:rPr>
        <w:t>g</w:t>
      </w:r>
      <w:r w:rsidR="00716FC1" w:rsidRPr="00716FC1">
        <w:rPr>
          <w:rFonts w:ascii="Times New Roman" w:hAnsi="Times New Roman"/>
          <w:lang w:val="en-GB"/>
        </w:rPr>
        <w:t xml:space="preserve">lobal </w:t>
      </w:r>
      <w:r w:rsidR="00356A49">
        <w:rPr>
          <w:rFonts w:ascii="Times New Roman" w:hAnsi="Times New Roman"/>
          <w:lang w:val="en-GB"/>
        </w:rPr>
        <w:t>g</w:t>
      </w:r>
      <w:r w:rsidR="00716FC1" w:rsidRPr="00716FC1">
        <w:rPr>
          <w:rFonts w:ascii="Times New Roman" w:hAnsi="Times New Roman"/>
          <w:lang w:val="en-GB"/>
        </w:rPr>
        <w:t>overnance</w:t>
      </w:r>
      <w:r w:rsidR="00716FC1">
        <w:rPr>
          <w:rFonts w:ascii="Times New Roman" w:hAnsi="Times New Roman"/>
          <w:lang w:val="en-GB"/>
        </w:rPr>
        <w:t xml:space="preserve">. </w:t>
      </w:r>
      <w:r w:rsidRPr="00803ADF">
        <w:rPr>
          <w:rFonts w:ascii="Times New Roman" w:hAnsi="Times New Roman"/>
          <w:lang w:val="en-GB"/>
        </w:rPr>
        <w:t xml:space="preserve">Finally, the consortium has excellent expertise and infrastructure in the </w:t>
      </w:r>
      <w:r w:rsidRPr="00803ADF">
        <w:rPr>
          <w:rFonts w:ascii="Times New Roman" w:hAnsi="Times New Roman"/>
          <w:b/>
          <w:bCs/>
          <w:lang w:val="en-GB"/>
        </w:rPr>
        <w:t>data mana</w:t>
      </w:r>
      <w:r w:rsidR="00C20360">
        <w:rPr>
          <w:rFonts w:ascii="Times New Roman" w:hAnsi="Times New Roman"/>
          <w:b/>
          <w:bCs/>
          <w:lang w:val="en-GB"/>
        </w:rPr>
        <w:softHyphen/>
      </w:r>
      <w:r w:rsidRPr="00803ADF">
        <w:rPr>
          <w:rFonts w:ascii="Times New Roman" w:hAnsi="Times New Roman"/>
          <w:b/>
          <w:bCs/>
          <w:lang w:val="en-GB"/>
        </w:rPr>
        <w:t>gement</w:t>
      </w:r>
      <w:r w:rsidRPr="00803ADF">
        <w:rPr>
          <w:rFonts w:ascii="Times New Roman" w:hAnsi="Times New Roman"/>
          <w:lang w:val="en-GB"/>
        </w:rPr>
        <w:t xml:space="preserve"> and </w:t>
      </w:r>
      <w:r w:rsidRPr="00803ADF">
        <w:rPr>
          <w:rFonts w:ascii="Times New Roman" w:hAnsi="Times New Roman"/>
          <w:b/>
          <w:bCs/>
          <w:lang w:val="en-GB"/>
        </w:rPr>
        <w:t>data sciences</w:t>
      </w:r>
      <w:r w:rsidRPr="00803ADF">
        <w:rPr>
          <w:rFonts w:ascii="Times New Roman" w:hAnsi="Times New Roman"/>
          <w:lang w:val="en-GB"/>
        </w:rPr>
        <w:t xml:space="preserve"> with Alexia Katsanidou, who is the scientific director of the GESIS Department Survey Data Curation and a</w:t>
      </w:r>
      <w:r w:rsidR="00716FC1">
        <w:rPr>
          <w:rFonts w:ascii="Times New Roman" w:hAnsi="Times New Roman"/>
          <w:lang w:val="en-GB"/>
        </w:rPr>
        <w:t xml:space="preserve"> leading </w:t>
      </w:r>
      <w:r w:rsidRPr="00803ADF">
        <w:rPr>
          <w:rFonts w:ascii="Times New Roman" w:hAnsi="Times New Roman"/>
          <w:lang w:val="en-GB"/>
        </w:rPr>
        <w:t xml:space="preserve">expert in social science data infrastructures, management and methods. </w:t>
      </w:r>
      <w:r w:rsidRPr="00803ADF">
        <w:rPr>
          <w:rFonts w:ascii="Times New Roman" w:hAnsi="Times New Roman"/>
          <w:b/>
          <w:bCs/>
          <w:lang w:val="en-GB"/>
        </w:rPr>
        <w:t>Methodo</w:t>
      </w:r>
      <w:r w:rsidR="00C20360">
        <w:rPr>
          <w:rFonts w:ascii="Times New Roman" w:hAnsi="Times New Roman"/>
          <w:b/>
          <w:bCs/>
          <w:lang w:val="en-GB"/>
        </w:rPr>
        <w:softHyphen/>
      </w:r>
      <w:r w:rsidRPr="00803ADF">
        <w:rPr>
          <w:rFonts w:ascii="Times New Roman" w:hAnsi="Times New Roman"/>
          <w:b/>
          <w:bCs/>
          <w:lang w:val="en-GB"/>
        </w:rPr>
        <w:t>logically</w:t>
      </w:r>
      <w:r w:rsidRPr="00803ADF">
        <w:rPr>
          <w:rFonts w:ascii="Times New Roman" w:hAnsi="Times New Roman"/>
          <w:lang w:val="en-GB"/>
        </w:rPr>
        <w:t>, the team brings together expertise in survey methods and questionnaire design (</w:t>
      </w:r>
      <w:r w:rsidR="00716FC1">
        <w:rPr>
          <w:rFonts w:ascii="Times New Roman" w:hAnsi="Times New Roman"/>
          <w:lang w:val="en-GB"/>
        </w:rPr>
        <w:t>Van der Brug</w:t>
      </w:r>
      <w:r w:rsidRPr="00803ADF">
        <w:rPr>
          <w:rFonts w:ascii="Times New Roman" w:hAnsi="Times New Roman"/>
          <w:lang w:val="en-GB"/>
        </w:rPr>
        <w:t xml:space="preserve">, Hobolt, De Vries, Katsanidou), quantitative analysis of texts and (social) media (Popa, Gattermann, De Vries, Hobolt, </w:t>
      </w:r>
      <w:r w:rsidR="00896ED9" w:rsidRPr="00803ADF">
        <w:rPr>
          <w:rFonts w:ascii="Times New Roman" w:hAnsi="Times New Roman"/>
          <w:lang w:val="en-GB"/>
        </w:rPr>
        <w:t>De Vreese</w:t>
      </w:r>
      <w:r w:rsidRPr="00803ADF">
        <w:rPr>
          <w:rFonts w:ascii="Times New Roman" w:hAnsi="Times New Roman"/>
          <w:lang w:val="en-GB"/>
        </w:rPr>
        <w:t>), experimental methods (Arceneaux, Stanley, Hobolt</w:t>
      </w:r>
      <w:r w:rsidR="00896ED9" w:rsidRPr="00803ADF">
        <w:rPr>
          <w:rFonts w:ascii="Times New Roman" w:hAnsi="Times New Roman"/>
          <w:lang w:val="en-GB"/>
        </w:rPr>
        <w:t>, Gattermann</w:t>
      </w:r>
      <w:r w:rsidRPr="00803ADF">
        <w:rPr>
          <w:rFonts w:ascii="Times New Roman" w:hAnsi="Times New Roman"/>
          <w:lang w:val="en-GB"/>
        </w:rPr>
        <w:t>), focus groups (De Vries) and data science and data infrastructures (</w:t>
      </w:r>
      <w:r w:rsidR="00896ED9" w:rsidRPr="00803ADF">
        <w:rPr>
          <w:rFonts w:ascii="Times New Roman" w:hAnsi="Times New Roman"/>
          <w:lang w:val="en-GB"/>
        </w:rPr>
        <w:t>De Vreese</w:t>
      </w:r>
      <w:r w:rsidRPr="00803ADF">
        <w:rPr>
          <w:rFonts w:ascii="Times New Roman" w:hAnsi="Times New Roman"/>
          <w:lang w:val="en-GB"/>
        </w:rPr>
        <w:t>, Katsanidou).</w:t>
      </w:r>
      <w:r w:rsidR="00B56714">
        <w:rPr>
          <w:rFonts w:ascii="Times New Roman" w:hAnsi="Times New Roman"/>
          <w:lang w:val="en-GB"/>
        </w:rPr>
        <w:t xml:space="preserve"> All </w:t>
      </w:r>
      <w:r w:rsidR="006717F1">
        <w:rPr>
          <w:rFonts w:ascii="Times New Roman" w:hAnsi="Times New Roman"/>
          <w:lang w:val="en-GB"/>
        </w:rPr>
        <w:t>consortium</w:t>
      </w:r>
      <w:r w:rsidR="00B56714">
        <w:rPr>
          <w:rFonts w:ascii="Times New Roman" w:hAnsi="Times New Roman"/>
          <w:lang w:val="en-GB"/>
        </w:rPr>
        <w:t xml:space="preserve"> partners are </w:t>
      </w:r>
      <w:r w:rsidR="00B56714" w:rsidRPr="00C20360">
        <w:rPr>
          <w:rFonts w:ascii="Times New Roman" w:hAnsi="Times New Roman"/>
          <w:b/>
          <w:bCs/>
          <w:lang w:val="en-GB"/>
        </w:rPr>
        <w:t>committed to open science</w:t>
      </w:r>
      <w:r w:rsidR="00B56714" w:rsidRPr="00B56714">
        <w:rPr>
          <w:rFonts w:ascii="Times New Roman" w:hAnsi="Times New Roman"/>
          <w:lang w:val="en-GB"/>
        </w:rPr>
        <w:t>, with GESIS providing the data infrastructure for open access and individual members as influential</w:t>
      </w:r>
      <w:r w:rsidR="00B56714">
        <w:rPr>
          <w:rFonts w:ascii="Times New Roman" w:hAnsi="Times New Roman"/>
          <w:lang w:val="en-GB"/>
        </w:rPr>
        <w:t xml:space="preserve"> promoters in their fields, including Arceneaux as Editor of the Journal of Experimental Political Science and De Vreese as former President of the International Communication Association. </w:t>
      </w:r>
    </w:p>
    <w:p w14:paraId="297350B5" w14:textId="2EC12F00" w:rsidR="007C626C" w:rsidRPr="00803ADF" w:rsidRDefault="007C626C" w:rsidP="00DB4A71">
      <w:pPr>
        <w:spacing w:after="60"/>
        <w:jc w:val="both"/>
        <w:rPr>
          <w:rFonts w:ascii="Times New Roman" w:hAnsi="Times New Roman"/>
          <w:lang w:val="en-GB"/>
        </w:rPr>
      </w:pPr>
      <w:r w:rsidRPr="00803ADF">
        <w:rPr>
          <w:rFonts w:ascii="Times New Roman" w:hAnsi="Times New Roman"/>
          <w:lang w:val="en-GB"/>
        </w:rPr>
        <w:t>The consortium is coordinated by Katjana Gattermann (U</w:t>
      </w:r>
      <w:r w:rsidR="007B633E" w:rsidRPr="00803ADF">
        <w:rPr>
          <w:rFonts w:ascii="Times New Roman" w:hAnsi="Times New Roman"/>
          <w:lang w:val="en-GB"/>
        </w:rPr>
        <w:t>V</w:t>
      </w:r>
      <w:r w:rsidRPr="00803ADF">
        <w:rPr>
          <w:rFonts w:ascii="Times New Roman" w:hAnsi="Times New Roman"/>
          <w:lang w:val="en-GB"/>
        </w:rPr>
        <w:t>A)</w:t>
      </w:r>
      <w:r w:rsidR="00197F60" w:rsidRPr="00803ADF">
        <w:rPr>
          <w:rFonts w:ascii="Times New Roman" w:hAnsi="Times New Roman"/>
          <w:lang w:val="en-GB"/>
        </w:rPr>
        <w:t>,</w:t>
      </w:r>
      <w:r w:rsidRPr="00803ADF">
        <w:rPr>
          <w:rFonts w:ascii="Times New Roman" w:hAnsi="Times New Roman"/>
          <w:lang w:val="en-GB"/>
        </w:rPr>
        <w:t xml:space="preserve"> who has considerable research management ex</w:t>
      </w:r>
      <w:r w:rsidR="00356A49">
        <w:rPr>
          <w:rFonts w:ascii="Times New Roman" w:hAnsi="Times New Roman"/>
          <w:lang w:val="en-GB"/>
        </w:rPr>
        <w:softHyphen/>
      </w:r>
      <w:r w:rsidRPr="00803ADF">
        <w:rPr>
          <w:rFonts w:ascii="Times New Roman" w:hAnsi="Times New Roman"/>
          <w:lang w:val="en-GB"/>
        </w:rPr>
        <w:t>peri</w:t>
      </w:r>
      <w:r w:rsidR="006717F1">
        <w:rPr>
          <w:rFonts w:ascii="Times New Roman" w:hAnsi="Times New Roman"/>
          <w:lang w:val="en-GB"/>
        </w:rPr>
        <w:softHyphen/>
      </w:r>
      <w:r w:rsidRPr="00803ADF">
        <w:rPr>
          <w:rFonts w:ascii="Times New Roman" w:hAnsi="Times New Roman"/>
          <w:lang w:val="en-GB"/>
        </w:rPr>
        <w:t>ence as</w:t>
      </w:r>
      <w:r w:rsidR="00197F60" w:rsidRPr="00803ADF">
        <w:rPr>
          <w:rFonts w:ascii="Times New Roman" w:hAnsi="Times New Roman"/>
          <w:lang w:val="en-GB"/>
        </w:rPr>
        <w:t xml:space="preserve"> Director of the former Erasmus Academic Network on Parliamentary Democracy in Europe (PADEMIA), which was funded by European Union Lifelong Learning Programme and the EACEA and brought together 56 academic institutions from 31 European countries between 2013 and 2016. She is also the</w:t>
      </w:r>
      <w:r w:rsidRPr="00803ADF">
        <w:rPr>
          <w:rFonts w:ascii="Times New Roman" w:hAnsi="Times New Roman"/>
          <w:lang w:val="en-GB"/>
        </w:rPr>
        <w:t xml:space="preserve"> </w:t>
      </w:r>
      <w:r w:rsidR="00197F60" w:rsidRPr="00803ADF">
        <w:rPr>
          <w:rFonts w:ascii="Times New Roman" w:hAnsi="Times New Roman"/>
          <w:lang w:val="en-GB"/>
        </w:rPr>
        <w:t xml:space="preserve">Co-Founder </w:t>
      </w:r>
      <w:r w:rsidRPr="00803ADF">
        <w:rPr>
          <w:rFonts w:ascii="Times New Roman" w:hAnsi="Times New Roman"/>
          <w:lang w:val="en-GB"/>
        </w:rPr>
        <w:t xml:space="preserve">of the ECPR Standing Group ‘Political Communication’ </w:t>
      </w:r>
      <w:r w:rsidR="00197F60" w:rsidRPr="00803ADF">
        <w:rPr>
          <w:rFonts w:ascii="Times New Roman" w:hAnsi="Times New Roman"/>
          <w:lang w:val="en-GB"/>
        </w:rPr>
        <w:t xml:space="preserve">and has served as the first Convenor, </w:t>
      </w:r>
      <w:r w:rsidRPr="00803ADF">
        <w:rPr>
          <w:rFonts w:ascii="Times New Roman" w:hAnsi="Times New Roman"/>
          <w:lang w:val="en-GB"/>
        </w:rPr>
        <w:t xml:space="preserve">and </w:t>
      </w:r>
      <w:r w:rsidR="00197F60" w:rsidRPr="00803ADF">
        <w:rPr>
          <w:rFonts w:ascii="Times New Roman" w:hAnsi="Times New Roman"/>
          <w:lang w:val="en-GB"/>
        </w:rPr>
        <w:t xml:space="preserve">was </w:t>
      </w:r>
      <w:r w:rsidRPr="00803ADF">
        <w:rPr>
          <w:rFonts w:ascii="Times New Roman" w:hAnsi="Times New Roman"/>
          <w:lang w:val="en-GB"/>
        </w:rPr>
        <w:t>Principal Investigator of a</w:t>
      </w:r>
      <w:r w:rsidR="00896ED9" w:rsidRPr="00803ADF">
        <w:rPr>
          <w:rFonts w:ascii="Times New Roman" w:hAnsi="Times New Roman"/>
          <w:lang w:val="en-GB"/>
        </w:rPr>
        <w:t xml:space="preserve"> recently concluded</w:t>
      </w:r>
      <w:r w:rsidRPr="00803ADF">
        <w:rPr>
          <w:rFonts w:ascii="Times New Roman" w:hAnsi="Times New Roman"/>
          <w:lang w:val="en-GB"/>
        </w:rPr>
        <w:t xml:space="preserve"> NW</w:t>
      </w:r>
      <w:r w:rsidR="00896ED9" w:rsidRPr="00803ADF">
        <w:rPr>
          <w:rFonts w:ascii="Times New Roman" w:hAnsi="Times New Roman"/>
          <w:lang w:val="en-GB"/>
        </w:rPr>
        <w:t>O</w:t>
      </w:r>
      <w:r w:rsidRPr="00803ADF">
        <w:rPr>
          <w:rFonts w:ascii="Times New Roman" w:hAnsi="Times New Roman"/>
          <w:lang w:val="en-GB"/>
        </w:rPr>
        <w:t xml:space="preserve">-funded project. She is supported by a strong team of scholars and </w:t>
      </w:r>
      <w:r w:rsidR="00A07F3A">
        <w:rPr>
          <w:rFonts w:ascii="Times New Roman" w:hAnsi="Times New Roman"/>
          <w:lang w:val="en-GB"/>
        </w:rPr>
        <w:t xml:space="preserve">senior advisors at the Project Office of the </w:t>
      </w:r>
      <w:r w:rsidR="00A07F3A" w:rsidRPr="00A07F3A">
        <w:rPr>
          <w:rFonts w:ascii="Times New Roman" w:hAnsi="Times New Roman"/>
          <w:lang w:val="en-GB"/>
        </w:rPr>
        <w:t>Faculty of Social and Behavioural Sciences</w:t>
      </w:r>
      <w:r w:rsidR="00A07F3A">
        <w:rPr>
          <w:rFonts w:ascii="Times New Roman" w:hAnsi="Times New Roman"/>
          <w:lang w:val="en-GB"/>
        </w:rPr>
        <w:t xml:space="preserve"> at UVA</w:t>
      </w:r>
      <w:r w:rsidRPr="00803ADF">
        <w:rPr>
          <w:rFonts w:ascii="Times New Roman" w:hAnsi="Times New Roman"/>
          <w:lang w:val="en-GB"/>
        </w:rPr>
        <w:t xml:space="preserve">. This consortium thus puts emphasis on </w:t>
      </w:r>
      <w:r w:rsidRPr="00803ADF">
        <w:rPr>
          <w:rFonts w:ascii="Times New Roman" w:hAnsi="Times New Roman"/>
          <w:b/>
          <w:bCs/>
          <w:lang w:val="en-GB"/>
        </w:rPr>
        <w:t>strong female leadership and gender representation</w:t>
      </w:r>
      <w:r w:rsidRPr="00803ADF">
        <w:rPr>
          <w:rFonts w:ascii="Times New Roman" w:hAnsi="Times New Roman"/>
          <w:lang w:val="en-GB"/>
        </w:rPr>
        <w:t xml:space="preserve">, with four </w:t>
      </w:r>
      <w:r w:rsidR="00A07F3A">
        <w:rPr>
          <w:rFonts w:ascii="Times New Roman" w:hAnsi="Times New Roman"/>
          <w:lang w:val="en-GB"/>
        </w:rPr>
        <w:t xml:space="preserve">out of seven </w:t>
      </w:r>
      <w:r w:rsidR="00197F60" w:rsidRPr="00803ADF">
        <w:rPr>
          <w:rFonts w:ascii="Times New Roman" w:hAnsi="Times New Roman"/>
          <w:lang w:val="en-GB"/>
        </w:rPr>
        <w:t xml:space="preserve">substantive </w:t>
      </w:r>
      <w:r w:rsidR="00726330" w:rsidRPr="00803ADF">
        <w:rPr>
          <w:rFonts w:ascii="Times New Roman" w:hAnsi="Times New Roman"/>
          <w:lang w:val="en-GB"/>
        </w:rPr>
        <w:t>Work Package</w:t>
      </w:r>
      <w:r w:rsidRPr="00803ADF">
        <w:rPr>
          <w:rFonts w:ascii="Times New Roman" w:hAnsi="Times New Roman"/>
          <w:lang w:val="en-GB"/>
        </w:rPr>
        <w:t>s led by women (Gattermann, De Vries, Hobolt and Katsanidou). In the recruitment of researchers for DEMCORE, we will ensure that the calls for posts are designed to attract female candidates, that interview boards are balanced and that there is mentoring of early career scholars, both female and male, in the consortium. All activities of the consor</w:t>
      </w:r>
      <w:r w:rsidR="006717F1">
        <w:rPr>
          <w:rFonts w:ascii="Times New Roman" w:hAnsi="Times New Roman"/>
          <w:lang w:val="en-GB"/>
        </w:rPr>
        <w:softHyphen/>
      </w:r>
      <w:r w:rsidRPr="00803ADF">
        <w:rPr>
          <w:rFonts w:ascii="Times New Roman" w:hAnsi="Times New Roman"/>
          <w:lang w:val="en-GB"/>
        </w:rPr>
        <w:t xml:space="preserve">tium, </w:t>
      </w:r>
      <w:r w:rsidR="00A07F3A">
        <w:rPr>
          <w:rFonts w:ascii="Times New Roman" w:hAnsi="Times New Roman"/>
          <w:lang w:val="en-GB"/>
        </w:rPr>
        <w:t xml:space="preserve">including </w:t>
      </w:r>
      <w:r w:rsidRPr="00803ADF">
        <w:rPr>
          <w:rFonts w:ascii="Times New Roman" w:hAnsi="Times New Roman"/>
          <w:lang w:val="en-GB"/>
        </w:rPr>
        <w:t>conferences</w:t>
      </w:r>
      <w:r w:rsidR="00A07F3A">
        <w:rPr>
          <w:rFonts w:ascii="Times New Roman" w:hAnsi="Times New Roman"/>
          <w:lang w:val="en-GB"/>
        </w:rPr>
        <w:t xml:space="preserve">, public debates </w:t>
      </w:r>
      <w:r w:rsidRPr="00803ADF">
        <w:rPr>
          <w:rFonts w:ascii="Times New Roman" w:hAnsi="Times New Roman"/>
          <w:lang w:val="en-GB"/>
        </w:rPr>
        <w:t xml:space="preserve">and stakeholder </w:t>
      </w:r>
      <w:r w:rsidR="00A07F3A">
        <w:rPr>
          <w:rFonts w:ascii="Times New Roman" w:hAnsi="Times New Roman"/>
          <w:lang w:val="en-GB"/>
        </w:rPr>
        <w:t>workshops</w:t>
      </w:r>
      <w:r w:rsidRPr="00803ADF">
        <w:rPr>
          <w:rFonts w:ascii="Times New Roman" w:hAnsi="Times New Roman"/>
          <w:lang w:val="en-GB"/>
        </w:rPr>
        <w:t xml:space="preserve"> will be designed to </w:t>
      </w:r>
      <w:r w:rsidR="00A07F3A" w:rsidRPr="00803ADF">
        <w:rPr>
          <w:rFonts w:ascii="Times New Roman" w:hAnsi="Times New Roman"/>
          <w:lang w:val="en-GB"/>
        </w:rPr>
        <w:t>guarantee</w:t>
      </w:r>
      <w:r w:rsidRPr="00803ADF">
        <w:rPr>
          <w:rFonts w:ascii="Times New Roman" w:hAnsi="Times New Roman"/>
          <w:lang w:val="en-GB"/>
        </w:rPr>
        <w:t xml:space="preserve"> balanced gender representation.</w:t>
      </w:r>
    </w:p>
    <w:p w14:paraId="47EBF43E" w14:textId="0C784169" w:rsidR="007C626C" w:rsidRPr="00803ADF" w:rsidRDefault="007C626C" w:rsidP="00DB4A71">
      <w:pPr>
        <w:spacing w:after="60"/>
        <w:jc w:val="both"/>
        <w:rPr>
          <w:rFonts w:ascii="Times New Roman" w:hAnsi="Times New Roman"/>
          <w:lang w:val="en-GB"/>
        </w:rPr>
      </w:pPr>
      <w:r w:rsidRPr="00803ADF">
        <w:rPr>
          <w:rFonts w:ascii="Times New Roman" w:hAnsi="Times New Roman"/>
          <w:lang w:val="en-GB"/>
        </w:rPr>
        <w:t xml:space="preserve">Our </w:t>
      </w:r>
      <w:r w:rsidRPr="00803ADF">
        <w:rPr>
          <w:rFonts w:ascii="Times New Roman" w:hAnsi="Times New Roman"/>
          <w:b/>
          <w:bCs/>
          <w:lang w:val="en-GB"/>
        </w:rPr>
        <w:t>Advisory Board</w:t>
      </w:r>
      <w:r w:rsidRPr="00803ADF">
        <w:rPr>
          <w:rFonts w:ascii="Times New Roman" w:hAnsi="Times New Roman"/>
          <w:lang w:val="en-GB"/>
        </w:rPr>
        <w:t xml:space="preserve"> also has outstanding female members, who play a leading role in the policy debate on democracy Europe. It includes </w:t>
      </w:r>
      <w:r w:rsidRPr="00803ADF">
        <w:rPr>
          <w:rFonts w:ascii="Times New Roman" w:hAnsi="Times New Roman"/>
          <w:b/>
          <w:bCs/>
          <w:lang w:val="en-GB"/>
        </w:rPr>
        <w:t xml:space="preserve">Heather </w:t>
      </w:r>
      <w:proofErr w:type="spellStart"/>
      <w:r w:rsidRPr="00803ADF">
        <w:rPr>
          <w:rFonts w:ascii="Times New Roman" w:hAnsi="Times New Roman"/>
          <w:b/>
          <w:bCs/>
          <w:lang w:val="en-GB"/>
        </w:rPr>
        <w:t>Grabbe</w:t>
      </w:r>
      <w:proofErr w:type="spellEnd"/>
      <w:r w:rsidRPr="00803ADF">
        <w:rPr>
          <w:rFonts w:ascii="Times New Roman" w:hAnsi="Times New Roman"/>
          <w:lang w:val="en-GB"/>
        </w:rPr>
        <w:t xml:space="preserve">, director of the Open Society European Policy Institute, who works to ensure that open society values are at the heart of EU policies and actions, both inside and outside its borders, and will provide invaluable advice to DEMCORE on how the findings on liberal democracy can inform EU policies and action. Another member of the Board is </w:t>
      </w:r>
      <w:r w:rsidRPr="00803ADF">
        <w:rPr>
          <w:rFonts w:ascii="Times New Roman" w:hAnsi="Times New Roman"/>
          <w:b/>
          <w:bCs/>
          <w:lang w:val="en-GB"/>
        </w:rPr>
        <w:t xml:space="preserve">Isabell Hoffmann </w:t>
      </w:r>
      <w:r w:rsidRPr="00803ADF">
        <w:rPr>
          <w:rFonts w:ascii="Times New Roman" w:hAnsi="Times New Roman"/>
          <w:lang w:val="en-GB"/>
        </w:rPr>
        <w:t xml:space="preserve">of the Bertelsmann Foundation, who is founder of </w:t>
      </w:r>
      <w:proofErr w:type="spellStart"/>
      <w:r w:rsidRPr="00803ADF">
        <w:rPr>
          <w:rFonts w:ascii="Times New Roman" w:hAnsi="Times New Roman"/>
          <w:i/>
          <w:iCs/>
          <w:lang w:val="en-GB"/>
        </w:rPr>
        <w:t>eupinions</w:t>
      </w:r>
      <w:proofErr w:type="spellEnd"/>
      <w:r w:rsidRPr="00803ADF">
        <w:rPr>
          <w:rFonts w:ascii="Times New Roman" w:hAnsi="Times New Roman"/>
          <w:i/>
          <w:iCs/>
          <w:lang w:val="en-GB"/>
        </w:rPr>
        <w:t xml:space="preserve">, </w:t>
      </w:r>
      <w:r w:rsidRPr="00803ADF">
        <w:rPr>
          <w:rFonts w:ascii="Times New Roman" w:hAnsi="Times New Roman"/>
          <w:lang w:val="en-GB"/>
        </w:rPr>
        <w:t xml:space="preserve">an independent platform for European public opinion. Hoffmann also brings expertise from the media as a former political editor </w:t>
      </w:r>
      <w:r w:rsidR="00A345B8" w:rsidRPr="00803ADF">
        <w:rPr>
          <w:rFonts w:ascii="Times New Roman" w:hAnsi="Times New Roman"/>
          <w:lang w:val="en-GB"/>
        </w:rPr>
        <w:t>at</w:t>
      </w:r>
      <w:r w:rsidRPr="00803ADF">
        <w:rPr>
          <w:rFonts w:ascii="Times New Roman" w:hAnsi="Times New Roman"/>
          <w:lang w:val="en-GB"/>
        </w:rPr>
        <w:t xml:space="preserve"> the German weekly newspaper </w:t>
      </w:r>
      <w:r w:rsidRPr="00803ADF">
        <w:rPr>
          <w:rFonts w:ascii="Times New Roman" w:hAnsi="Times New Roman"/>
          <w:i/>
          <w:iCs/>
          <w:lang w:val="en-GB"/>
        </w:rPr>
        <w:t>Die Zeit</w:t>
      </w:r>
      <w:r w:rsidRPr="00803ADF">
        <w:rPr>
          <w:rFonts w:ascii="Times New Roman" w:hAnsi="Times New Roman"/>
          <w:lang w:val="en-GB"/>
        </w:rPr>
        <w:t xml:space="preserve">. A third member of the Board is </w:t>
      </w:r>
      <w:r w:rsidRPr="00803ADF">
        <w:rPr>
          <w:rFonts w:ascii="Times New Roman" w:hAnsi="Times New Roman"/>
          <w:b/>
          <w:bCs/>
          <w:lang w:val="en-GB"/>
        </w:rPr>
        <w:t>R. Dan</w:t>
      </w:r>
      <w:r w:rsidR="00A345B8" w:rsidRPr="00803ADF">
        <w:rPr>
          <w:rFonts w:ascii="Times New Roman" w:hAnsi="Times New Roman"/>
          <w:b/>
          <w:bCs/>
          <w:lang w:val="en-GB"/>
        </w:rPr>
        <w:t>iel</w:t>
      </w:r>
      <w:r w:rsidRPr="00803ADF">
        <w:rPr>
          <w:rFonts w:ascii="Times New Roman" w:hAnsi="Times New Roman"/>
          <w:b/>
          <w:bCs/>
          <w:lang w:val="en-GB"/>
        </w:rPr>
        <w:t xml:space="preserve"> Kelemen</w:t>
      </w:r>
      <w:r w:rsidRPr="00803ADF">
        <w:rPr>
          <w:rFonts w:ascii="Times New Roman" w:hAnsi="Times New Roman"/>
          <w:lang w:val="en-GB"/>
        </w:rPr>
        <w:t>, professor and Jean Monnet Chair at Rutgers University, US, and one of the lead</w:t>
      </w:r>
      <w:r w:rsidR="00A345B8" w:rsidRPr="00803ADF">
        <w:rPr>
          <w:rFonts w:ascii="Times New Roman" w:hAnsi="Times New Roman"/>
          <w:lang w:val="en-GB"/>
        </w:rPr>
        <w:t>ing</w:t>
      </w:r>
      <w:r w:rsidRPr="00803ADF">
        <w:rPr>
          <w:rFonts w:ascii="Times New Roman" w:hAnsi="Times New Roman"/>
          <w:lang w:val="en-GB"/>
        </w:rPr>
        <w:t xml:space="preserve"> scholars of democratic backsliding within the EU. </w:t>
      </w:r>
      <w:r w:rsidRPr="00803ADF">
        <w:rPr>
          <w:rFonts w:ascii="Times New Roman" w:hAnsi="Times New Roman"/>
          <w:b/>
          <w:bCs/>
          <w:lang w:val="en-GB"/>
        </w:rPr>
        <w:t>Erik Jones</w:t>
      </w:r>
      <w:r w:rsidRPr="00803ADF">
        <w:rPr>
          <w:rFonts w:ascii="Times New Roman" w:hAnsi="Times New Roman"/>
          <w:lang w:val="en-GB"/>
        </w:rPr>
        <w:t xml:space="preserve">, Director of the Robert Schuman Centre for Advanced Studies at </w:t>
      </w:r>
      <w:r w:rsidRPr="00803ADF">
        <w:rPr>
          <w:rFonts w:ascii="Times New Roman" w:hAnsi="Times New Roman"/>
          <w:lang w:val="en-GB"/>
        </w:rPr>
        <w:lastRenderedPageBreak/>
        <w:t xml:space="preserve">the European University Institute, is another distinguished member of the advisory board who brings unparalleled expertise on EU affairs and engagements with EU institutions. </w:t>
      </w:r>
      <w:proofErr w:type="spellStart"/>
      <w:r w:rsidR="00D35429" w:rsidRPr="00803ADF">
        <w:rPr>
          <w:rFonts w:ascii="Times New Roman" w:hAnsi="Times New Roman"/>
          <w:b/>
          <w:bCs/>
          <w:lang w:val="en-GB"/>
        </w:rPr>
        <w:t>Michiel</w:t>
      </w:r>
      <w:proofErr w:type="spellEnd"/>
      <w:r w:rsidR="00D35429" w:rsidRPr="00803ADF">
        <w:rPr>
          <w:rFonts w:ascii="Times New Roman" w:hAnsi="Times New Roman"/>
          <w:b/>
          <w:bCs/>
          <w:lang w:val="en-GB"/>
        </w:rPr>
        <w:t xml:space="preserve"> van </w:t>
      </w:r>
      <w:proofErr w:type="spellStart"/>
      <w:r w:rsidR="00D35429" w:rsidRPr="00803ADF">
        <w:rPr>
          <w:rFonts w:ascii="Times New Roman" w:hAnsi="Times New Roman"/>
          <w:b/>
          <w:bCs/>
          <w:lang w:val="en-GB"/>
        </w:rPr>
        <w:t>Hulten</w:t>
      </w:r>
      <w:proofErr w:type="spellEnd"/>
      <w:r w:rsidR="00D35429" w:rsidRPr="00803ADF">
        <w:rPr>
          <w:rFonts w:ascii="Times New Roman" w:hAnsi="Times New Roman"/>
          <w:lang w:val="en-GB"/>
        </w:rPr>
        <w:t xml:space="preserve"> is Director of Transparency International EU. </w:t>
      </w:r>
      <w:r w:rsidR="0076770F" w:rsidRPr="00803ADF">
        <w:rPr>
          <w:rFonts w:ascii="Times New Roman" w:hAnsi="Times New Roman"/>
          <w:lang w:val="en-GB"/>
        </w:rPr>
        <w:t xml:space="preserve">He </w:t>
      </w:r>
      <w:r w:rsidR="00D35429" w:rsidRPr="00803ADF">
        <w:rPr>
          <w:rFonts w:ascii="Times New Roman" w:hAnsi="Times New Roman"/>
          <w:lang w:val="en-GB"/>
        </w:rPr>
        <w:t>was</w:t>
      </w:r>
      <w:r w:rsidR="0076770F" w:rsidRPr="00803ADF">
        <w:rPr>
          <w:rFonts w:ascii="Times New Roman" w:hAnsi="Times New Roman"/>
          <w:lang w:val="en-GB"/>
        </w:rPr>
        <w:t xml:space="preserve"> also</w:t>
      </w:r>
      <w:r w:rsidR="00D35429" w:rsidRPr="00803ADF">
        <w:rPr>
          <w:rFonts w:ascii="Times New Roman" w:hAnsi="Times New Roman"/>
          <w:lang w:val="en-GB"/>
        </w:rPr>
        <w:t xml:space="preserve"> a Member of the European Parliament and managing director of </w:t>
      </w:r>
      <w:proofErr w:type="spellStart"/>
      <w:r w:rsidR="00D35429" w:rsidRPr="00803ADF">
        <w:rPr>
          <w:rFonts w:ascii="Times New Roman" w:hAnsi="Times New Roman"/>
          <w:i/>
          <w:iCs/>
          <w:lang w:val="en-GB"/>
        </w:rPr>
        <w:t>VoteWatch</w:t>
      </w:r>
      <w:proofErr w:type="spellEnd"/>
      <w:r w:rsidR="00D35429" w:rsidRPr="00803ADF">
        <w:rPr>
          <w:rFonts w:ascii="Times New Roman" w:hAnsi="Times New Roman"/>
          <w:i/>
          <w:iCs/>
          <w:lang w:val="en-GB"/>
        </w:rPr>
        <w:t xml:space="preserve"> Europe</w:t>
      </w:r>
      <w:r w:rsidR="00D35429" w:rsidRPr="00803ADF">
        <w:rPr>
          <w:rFonts w:ascii="Times New Roman" w:hAnsi="Times New Roman"/>
          <w:lang w:val="en-GB"/>
        </w:rPr>
        <w:t xml:space="preserve">, the organisation that monitors the decision-making processes of the EU institutions. His expertise in issues around democracy, transparency, accountability and citizenship will be invaluable to DEMCORE. </w:t>
      </w:r>
      <w:r w:rsidRPr="00803ADF">
        <w:rPr>
          <w:rFonts w:ascii="Times New Roman" w:hAnsi="Times New Roman"/>
          <w:lang w:val="en-GB"/>
        </w:rPr>
        <w:t>The Advisory Board was thus chosen to bring both academic expertise as well as policy engagement to the project, and members will be invited to contribute to the project with advice at insights from the very inception.</w:t>
      </w:r>
    </w:p>
    <w:p w14:paraId="4205B9C0" w14:textId="77777777" w:rsidR="007C626C" w:rsidRPr="00356A49" w:rsidRDefault="007C626C" w:rsidP="008049A0">
      <w:pPr>
        <w:pStyle w:val="Heading3"/>
        <w:spacing w:before="180"/>
      </w:pPr>
      <w:r w:rsidRPr="00356A49">
        <w:t xml:space="preserve">3.2.2 Complementarity, Cross-Institutional Collaboration </w:t>
      </w:r>
    </w:p>
    <w:p w14:paraId="400BDE37" w14:textId="1138E098" w:rsidR="007C626C" w:rsidRPr="00803ADF" w:rsidRDefault="007C626C" w:rsidP="00C20360">
      <w:pPr>
        <w:spacing w:after="120"/>
        <w:jc w:val="both"/>
        <w:rPr>
          <w:rFonts w:ascii="Times New Roman" w:hAnsi="Times New Roman"/>
          <w:lang w:val="en-GB"/>
        </w:rPr>
      </w:pPr>
      <w:r w:rsidRPr="00803ADF">
        <w:rPr>
          <w:rFonts w:ascii="Times New Roman" w:hAnsi="Times New Roman"/>
          <w:lang w:val="en-GB"/>
        </w:rPr>
        <w:t>The consortium is well-placed to deliver its ambitious objectives, not only due to the complementarity and expertise of the network, but also because the research</w:t>
      </w:r>
      <w:r w:rsidR="00DC59DF" w:rsidRPr="00803ADF">
        <w:rPr>
          <w:rFonts w:ascii="Times New Roman" w:hAnsi="Times New Roman"/>
          <w:lang w:val="en-GB"/>
        </w:rPr>
        <w:t>ers</w:t>
      </w:r>
      <w:r w:rsidRPr="00803ADF">
        <w:rPr>
          <w:rFonts w:ascii="Times New Roman" w:hAnsi="Times New Roman"/>
          <w:lang w:val="en-GB"/>
        </w:rPr>
        <w:t xml:space="preserve"> involved have a track-record of working effectively together in other </w:t>
      </w:r>
      <w:r w:rsidRPr="00803ADF">
        <w:rPr>
          <w:rFonts w:ascii="Times New Roman" w:hAnsi="Times New Roman"/>
          <w:b/>
          <w:bCs/>
          <w:lang w:val="en-GB"/>
        </w:rPr>
        <w:t>collaborative projects and infrastructures</w:t>
      </w:r>
      <w:r w:rsidRPr="00803ADF">
        <w:rPr>
          <w:rFonts w:ascii="Times New Roman" w:hAnsi="Times New Roman"/>
          <w:lang w:val="en-GB"/>
        </w:rPr>
        <w:t>. The researchers in this project have worked together on ambitious collaborative infrastructure and research projects, such as the European Elections Study (</w:t>
      </w:r>
      <w:r w:rsidR="00716FC1">
        <w:rPr>
          <w:rFonts w:ascii="Times New Roman" w:hAnsi="Times New Roman"/>
          <w:lang w:val="en-GB"/>
        </w:rPr>
        <w:t>Van der Brug</w:t>
      </w:r>
      <w:r w:rsidRPr="00803ADF">
        <w:rPr>
          <w:rFonts w:ascii="Times New Roman" w:hAnsi="Times New Roman"/>
          <w:lang w:val="en-GB"/>
        </w:rPr>
        <w:t xml:space="preserve">, Gattermann, Hobolt, Popa, </w:t>
      </w:r>
      <w:r w:rsidR="00896ED9" w:rsidRPr="00803ADF">
        <w:rPr>
          <w:rFonts w:ascii="Times New Roman" w:hAnsi="Times New Roman"/>
          <w:lang w:val="en-GB"/>
        </w:rPr>
        <w:t>De Vreese</w:t>
      </w:r>
      <w:r w:rsidRPr="00803ADF">
        <w:rPr>
          <w:rFonts w:ascii="Times New Roman" w:hAnsi="Times New Roman"/>
          <w:lang w:val="en-GB"/>
        </w:rPr>
        <w:t xml:space="preserve">), the European Voter (Katsanidou, </w:t>
      </w:r>
      <w:r w:rsidR="00716FC1">
        <w:rPr>
          <w:rFonts w:ascii="Times New Roman" w:hAnsi="Times New Roman"/>
          <w:lang w:val="en-GB"/>
        </w:rPr>
        <w:t>Van der Brug</w:t>
      </w:r>
      <w:r w:rsidRPr="00803ADF">
        <w:rPr>
          <w:rFonts w:ascii="Times New Roman" w:hAnsi="Times New Roman"/>
          <w:lang w:val="en-GB"/>
        </w:rPr>
        <w:t xml:space="preserve">), </w:t>
      </w:r>
      <w:proofErr w:type="spellStart"/>
      <w:r w:rsidRPr="00803ADF">
        <w:rPr>
          <w:rFonts w:ascii="Times New Roman" w:hAnsi="Times New Roman"/>
          <w:i/>
          <w:iCs/>
          <w:lang w:val="en-GB"/>
        </w:rPr>
        <w:t>eup</w:t>
      </w:r>
      <w:r w:rsidR="00DC59DF" w:rsidRPr="00803ADF">
        <w:rPr>
          <w:rFonts w:ascii="Times New Roman" w:hAnsi="Times New Roman"/>
          <w:i/>
          <w:iCs/>
          <w:lang w:val="en-GB"/>
        </w:rPr>
        <w:t>i</w:t>
      </w:r>
      <w:r w:rsidRPr="00803ADF">
        <w:rPr>
          <w:rFonts w:ascii="Times New Roman" w:hAnsi="Times New Roman"/>
          <w:i/>
          <w:iCs/>
          <w:lang w:val="en-GB"/>
        </w:rPr>
        <w:t>nions</w:t>
      </w:r>
      <w:proofErr w:type="spellEnd"/>
      <w:r w:rsidRPr="00803ADF">
        <w:rPr>
          <w:rFonts w:ascii="Times New Roman" w:hAnsi="Times New Roman"/>
          <w:lang w:val="en-GB"/>
        </w:rPr>
        <w:t xml:space="preserve"> (De Vries, Hoffmann, Hobolt), Monitoring Electoral Democracy </w:t>
      </w:r>
      <w:proofErr w:type="spellStart"/>
      <w:r w:rsidRPr="00803ADF">
        <w:rPr>
          <w:rFonts w:ascii="Times New Roman" w:hAnsi="Times New Roman"/>
          <w:lang w:val="en-GB"/>
        </w:rPr>
        <w:t>MED</w:t>
      </w:r>
      <w:r w:rsidR="00DC59DF" w:rsidRPr="00803ADF">
        <w:rPr>
          <w:rFonts w:ascii="Times New Roman" w:hAnsi="Times New Roman"/>
          <w:lang w:val="en-GB"/>
        </w:rPr>
        <w:t>em</w:t>
      </w:r>
      <w:proofErr w:type="spellEnd"/>
      <w:r w:rsidRPr="00803ADF">
        <w:rPr>
          <w:rFonts w:ascii="Times New Roman" w:hAnsi="Times New Roman"/>
          <w:lang w:val="en-GB"/>
        </w:rPr>
        <w:t xml:space="preserve"> (</w:t>
      </w:r>
      <w:r w:rsidR="00716FC1">
        <w:rPr>
          <w:rFonts w:ascii="Times New Roman" w:hAnsi="Times New Roman"/>
          <w:lang w:val="en-GB"/>
        </w:rPr>
        <w:t>Van der Brug</w:t>
      </w:r>
      <w:r w:rsidRPr="00803ADF">
        <w:rPr>
          <w:rFonts w:ascii="Times New Roman" w:hAnsi="Times New Roman"/>
          <w:lang w:val="en-GB"/>
        </w:rPr>
        <w:t xml:space="preserve">, Hobolt, Katsanidou, Popa, </w:t>
      </w:r>
      <w:r w:rsidR="00896ED9" w:rsidRPr="00803ADF">
        <w:rPr>
          <w:rFonts w:ascii="Times New Roman" w:hAnsi="Times New Roman"/>
          <w:lang w:val="en-GB"/>
        </w:rPr>
        <w:t>De Vreese</w:t>
      </w:r>
      <w:r w:rsidRPr="00803ADF">
        <w:rPr>
          <w:rFonts w:ascii="Times New Roman" w:hAnsi="Times New Roman"/>
          <w:lang w:val="en-GB"/>
        </w:rPr>
        <w:t>) and the CSES (</w:t>
      </w:r>
      <w:r w:rsidR="00716FC1">
        <w:rPr>
          <w:rFonts w:ascii="Times New Roman" w:hAnsi="Times New Roman"/>
          <w:lang w:val="en-GB"/>
        </w:rPr>
        <w:t>Van der Brug</w:t>
      </w:r>
      <w:r w:rsidRPr="00803ADF">
        <w:rPr>
          <w:rFonts w:ascii="Times New Roman" w:hAnsi="Times New Roman"/>
          <w:lang w:val="en-GB"/>
        </w:rPr>
        <w:t xml:space="preserve">, De Vries, Hobolt). These successful collaborative efforts have shown that the researchers involved in the consortium complement each other and can  work effectively together within and across the </w:t>
      </w:r>
      <w:r w:rsidR="00726330" w:rsidRPr="00803ADF">
        <w:rPr>
          <w:rFonts w:ascii="Times New Roman" w:hAnsi="Times New Roman"/>
          <w:lang w:val="en-GB"/>
        </w:rPr>
        <w:t>Work Package</w:t>
      </w:r>
      <w:r w:rsidRPr="00803ADF">
        <w:rPr>
          <w:rFonts w:ascii="Times New Roman" w:hAnsi="Times New Roman"/>
          <w:lang w:val="en-GB"/>
        </w:rPr>
        <w:t xml:space="preserve">s. Every node of the consortium has at least one person who has worked intensively with a colleague in another institution. This greatly reduces the transaction costs, facilitates working together to deliver the project as conceived and will make mutual support across the consortium easier to achieve. It also illustrates the wealth of experience in the consortium in terms of data collection, questionnaire design and data analysis in a cross-national setting. The scholars working on deepening and expanding data sets on </w:t>
      </w:r>
      <w:r w:rsidR="00DC59DF" w:rsidRPr="00803ADF">
        <w:rPr>
          <w:rFonts w:ascii="Times New Roman" w:hAnsi="Times New Roman"/>
          <w:lang w:val="en-GB"/>
        </w:rPr>
        <w:t>Work Packages</w:t>
      </w:r>
      <w:r w:rsidRPr="00803ADF">
        <w:rPr>
          <w:rFonts w:ascii="Times New Roman" w:hAnsi="Times New Roman"/>
          <w:lang w:val="en-GB"/>
        </w:rPr>
        <w:t xml:space="preserve"> 3 and 4 are building on already existing high quality data sets, thus maximising the potential for </w:t>
      </w:r>
      <w:r w:rsidR="00DC59DF" w:rsidRPr="00803ADF">
        <w:rPr>
          <w:rFonts w:ascii="Times New Roman" w:hAnsi="Times New Roman"/>
          <w:lang w:val="en-GB"/>
        </w:rPr>
        <w:t>DEMCORE</w:t>
      </w:r>
      <w:r w:rsidRPr="00803ADF">
        <w:rPr>
          <w:rFonts w:ascii="Times New Roman" w:hAnsi="Times New Roman"/>
          <w:lang w:val="en-GB"/>
        </w:rPr>
        <w:t xml:space="preserve"> to produce a unique resource on liberal democracy of substantial added value. In addition, the consortium will </w:t>
      </w:r>
      <w:r w:rsidR="00C04B1C" w:rsidRPr="00803ADF">
        <w:rPr>
          <w:rFonts w:ascii="Times New Roman" w:hAnsi="Times New Roman"/>
          <w:lang w:val="en-GB"/>
        </w:rPr>
        <w:t>jointly</w:t>
      </w:r>
      <w:r w:rsidR="00986259" w:rsidRPr="00803ADF">
        <w:rPr>
          <w:rFonts w:ascii="Times New Roman" w:hAnsi="Times New Roman"/>
          <w:lang w:val="en-GB"/>
        </w:rPr>
        <w:t xml:space="preserve"> </w:t>
      </w:r>
      <w:r w:rsidRPr="00803ADF">
        <w:rPr>
          <w:rFonts w:ascii="Times New Roman" w:hAnsi="Times New Roman"/>
          <w:lang w:val="en-GB"/>
        </w:rPr>
        <w:t>collect original data, both cross-national survey data (</w:t>
      </w:r>
      <w:r w:rsidR="00A07F3A">
        <w:rPr>
          <w:rFonts w:ascii="Times New Roman" w:hAnsi="Times New Roman"/>
          <w:lang w:val="en-GB"/>
        </w:rPr>
        <w:t>WP</w:t>
      </w:r>
      <w:r w:rsidR="00986259" w:rsidRPr="00803ADF">
        <w:rPr>
          <w:rFonts w:ascii="Times New Roman" w:hAnsi="Times New Roman"/>
          <w:lang w:val="en-GB"/>
        </w:rPr>
        <w:t>6</w:t>
      </w:r>
      <w:r w:rsidRPr="00803ADF">
        <w:rPr>
          <w:rFonts w:ascii="Times New Roman" w:hAnsi="Times New Roman"/>
          <w:lang w:val="en-GB"/>
        </w:rPr>
        <w:t>) and micro-level experimental data (</w:t>
      </w:r>
      <w:r w:rsidR="00A07F3A">
        <w:rPr>
          <w:rFonts w:ascii="Times New Roman" w:hAnsi="Times New Roman"/>
          <w:lang w:val="en-GB"/>
        </w:rPr>
        <w:t>WP7 &amp; WP8</w:t>
      </w:r>
      <w:r w:rsidRPr="00803ADF">
        <w:rPr>
          <w:rFonts w:ascii="Times New Roman" w:hAnsi="Times New Roman"/>
          <w:lang w:val="en-GB"/>
        </w:rPr>
        <w:t>)</w:t>
      </w:r>
      <w:r w:rsidR="00986259" w:rsidRPr="00803ADF">
        <w:rPr>
          <w:rFonts w:ascii="Times New Roman" w:hAnsi="Times New Roman"/>
          <w:lang w:val="en-GB"/>
        </w:rPr>
        <w:t xml:space="preserve"> alongside social media data (</w:t>
      </w:r>
      <w:r w:rsidR="00A07F3A">
        <w:rPr>
          <w:rFonts w:ascii="Times New Roman" w:hAnsi="Times New Roman"/>
          <w:lang w:val="en-GB"/>
        </w:rPr>
        <w:t>WP5</w:t>
      </w:r>
      <w:r w:rsidR="00986259" w:rsidRPr="00803ADF">
        <w:rPr>
          <w:rFonts w:ascii="Times New Roman" w:hAnsi="Times New Roman"/>
          <w:lang w:val="en-GB"/>
        </w:rPr>
        <w:t>).</w:t>
      </w:r>
      <w:r w:rsidR="00A07F3A">
        <w:rPr>
          <w:rFonts w:ascii="Times New Roman" w:hAnsi="Times New Roman"/>
          <w:lang w:val="en-GB"/>
        </w:rPr>
        <w:t xml:space="preserve"> </w:t>
      </w:r>
      <w:r w:rsidRPr="00803ADF">
        <w:rPr>
          <w:rFonts w:ascii="Times New Roman" w:hAnsi="Times New Roman"/>
          <w:lang w:val="en-GB"/>
        </w:rPr>
        <w:t xml:space="preserve">Given the experience of the researchers involved, and the </w:t>
      </w:r>
      <w:r w:rsidR="00DC59DF" w:rsidRPr="00803ADF">
        <w:rPr>
          <w:rFonts w:ascii="Times New Roman" w:hAnsi="Times New Roman"/>
          <w:lang w:val="en-GB"/>
        </w:rPr>
        <w:t xml:space="preserve">outstanding </w:t>
      </w:r>
      <w:r w:rsidRPr="00803ADF">
        <w:rPr>
          <w:rFonts w:ascii="Times New Roman" w:hAnsi="Times New Roman"/>
          <w:lang w:val="en-GB"/>
        </w:rPr>
        <w:t xml:space="preserve">expertise of GESIS on data infrastructures, the consortium is very well </w:t>
      </w:r>
      <w:r w:rsidRPr="00306732">
        <w:rPr>
          <w:rFonts w:ascii="Times New Roman" w:hAnsi="Times New Roman"/>
          <w:lang w:val="en-GB"/>
        </w:rPr>
        <w:t xml:space="preserve">placed to undertake and deliver on </w:t>
      </w:r>
      <w:r w:rsidR="00A07F3A" w:rsidRPr="00306732">
        <w:rPr>
          <w:rFonts w:ascii="Times New Roman" w:hAnsi="Times New Roman"/>
          <w:lang w:val="en-GB"/>
        </w:rPr>
        <w:t>data</w:t>
      </w:r>
      <w:r w:rsidRPr="00306732">
        <w:rPr>
          <w:rFonts w:ascii="Times New Roman" w:hAnsi="Times New Roman"/>
          <w:lang w:val="en-GB"/>
        </w:rPr>
        <w:t xml:space="preserve"> integration, development and analysis.</w:t>
      </w:r>
    </w:p>
    <w:p w14:paraId="2258B607" w14:textId="77777777" w:rsidR="007C626C" w:rsidRPr="00803ADF" w:rsidRDefault="007C626C" w:rsidP="008049A0">
      <w:pPr>
        <w:pStyle w:val="Heading3"/>
        <w:spacing w:before="180"/>
      </w:pPr>
      <w:r w:rsidRPr="00803ADF">
        <w:t>3.2.3 Engagement and Impact</w:t>
      </w:r>
    </w:p>
    <w:p w14:paraId="404C0069" w14:textId="6E8049C4" w:rsidR="007C626C" w:rsidRPr="00803ADF" w:rsidRDefault="007C626C" w:rsidP="00B56714">
      <w:pPr>
        <w:spacing w:after="240"/>
        <w:jc w:val="both"/>
        <w:rPr>
          <w:rFonts w:ascii="Times New Roman" w:hAnsi="Times New Roman"/>
          <w:lang w:val="en-GB"/>
        </w:rPr>
      </w:pPr>
      <w:r w:rsidRPr="00803ADF">
        <w:rPr>
          <w:rFonts w:ascii="Times New Roman" w:hAnsi="Times New Roman"/>
          <w:lang w:val="en-GB"/>
        </w:rPr>
        <w:t xml:space="preserve">The DEMCORE consortium is well-placed to deliver the evidence-based policy recommendation and wider </w:t>
      </w:r>
      <w:r w:rsidRPr="00803ADF">
        <w:rPr>
          <w:rFonts w:ascii="Times New Roman" w:hAnsi="Times New Roman"/>
          <w:b/>
          <w:bCs/>
          <w:lang w:val="en-GB"/>
        </w:rPr>
        <w:t>engagement</w:t>
      </w:r>
      <w:r w:rsidRPr="00803ADF">
        <w:rPr>
          <w:rFonts w:ascii="Times New Roman" w:hAnsi="Times New Roman"/>
          <w:lang w:val="en-GB"/>
        </w:rPr>
        <w:t xml:space="preserve"> that that is a core part of its objectives. All of the researchers involved in the project have considerable </w:t>
      </w:r>
      <w:r w:rsidRPr="00A07F3A">
        <w:rPr>
          <w:rFonts w:ascii="Times New Roman" w:hAnsi="Times New Roman"/>
          <w:lang w:val="en-GB"/>
        </w:rPr>
        <w:t xml:space="preserve">experience in engagement with </w:t>
      </w:r>
      <w:r w:rsidR="00A07F3A" w:rsidRPr="00A07F3A">
        <w:rPr>
          <w:rFonts w:ascii="Times New Roman" w:hAnsi="Times New Roman"/>
          <w:lang w:val="en-GB"/>
        </w:rPr>
        <w:t xml:space="preserve">relevant </w:t>
      </w:r>
      <w:r w:rsidRPr="00A07F3A">
        <w:rPr>
          <w:rFonts w:ascii="Times New Roman" w:hAnsi="Times New Roman"/>
          <w:lang w:val="en-GB"/>
        </w:rPr>
        <w:t>stakeholders,</w:t>
      </w:r>
      <w:r w:rsidR="007B1458">
        <w:rPr>
          <w:rFonts w:ascii="Times New Roman" w:hAnsi="Times New Roman"/>
          <w:lang w:val="en-GB"/>
        </w:rPr>
        <w:t xml:space="preserve"> </w:t>
      </w:r>
      <w:r w:rsidR="00A07F3A" w:rsidRPr="00A07F3A">
        <w:rPr>
          <w:rFonts w:ascii="Times New Roman" w:hAnsi="Times New Roman"/>
          <w:lang w:val="en-GB"/>
        </w:rPr>
        <w:t>including</w:t>
      </w:r>
      <w:r w:rsidRPr="00A07F3A">
        <w:rPr>
          <w:rFonts w:ascii="Times New Roman" w:hAnsi="Times New Roman"/>
          <w:lang w:val="en-GB"/>
        </w:rPr>
        <w:t xml:space="preserve"> </w:t>
      </w:r>
      <w:r w:rsidR="00A07F3A" w:rsidRPr="00A07F3A">
        <w:rPr>
          <w:rFonts w:ascii="Times New Roman" w:hAnsi="Times New Roman"/>
          <w:lang w:val="en-GB"/>
        </w:rPr>
        <w:t xml:space="preserve">national and EU-level </w:t>
      </w:r>
      <w:r w:rsidRPr="00A07F3A">
        <w:rPr>
          <w:rFonts w:ascii="Times New Roman" w:hAnsi="Times New Roman"/>
          <w:lang w:val="en-GB"/>
        </w:rPr>
        <w:t>policy-makers</w:t>
      </w:r>
      <w:r w:rsidR="00A07F3A" w:rsidRPr="00A07F3A">
        <w:rPr>
          <w:rFonts w:ascii="Times New Roman" w:hAnsi="Times New Roman"/>
          <w:lang w:val="en-GB"/>
        </w:rPr>
        <w:t xml:space="preserve"> and</w:t>
      </w:r>
      <w:r w:rsidR="00A07F3A">
        <w:rPr>
          <w:rFonts w:ascii="Times New Roman" w:hAnsi="Times New Roman"/>
          <w:lang w:val="en-GB"/>
        </w:rPr>
        <w:t xml:space="preserve"> journa</w:t>
      </w:r>
      <w:r w:rsidR="007B1458">
        <w:rPr>
          <w:rFonts w:ascii="Times New Roman" w:hAnsi="Times New Roman"/>
          <w:lang w:val="en-GB"/>
        </w:rPr>
        <w:softHyphen/>
      </w:r>
      <w:r w:rsidR="00A07F3A">
        <w:rPr>
          <w:rFonts w:ascii="Times New Roman" w:hAnsi="Times New Roman"/>
          <w:lang w:val="en-GB"/>
        </w:rPr>
        <w:t>lists</w:t>
      </w:r>
      <w:r w:rsidRPr="00803ADF">
        <w:rPr>
          <w:rFonts w:ascii="Times New Roman" w:hAnsi="Times New Roman"/>
          <w:lang w:val="en-GB"/>
        </w:rPr>
        <w:t xml:space="preserve">. They also have access to important networks that allow them to engage with policy-makers and the wider public, For example, De Vries </w:t>
      </w:r>
      <w:r w:rsidR="00DC59DF" w:rsidRPr="00803ADF">
        <w:rPr>
          <w:rFonts w:ascii="Times New Roman" w:hAnsi="Times New Roman"/>
          <w:lang w:val="en-GB"/>
        </w:rPr>
        <w:t xml:space="preserve">frequently provides </w:t>
      </w:r>
      <w:r w:rsidRPr="00803ADF">
        <w:rPr>
          <w:rFonts w:ascii="Times New Roman" w:hAnsi="Times New Roman"/>
          <w:lang w:val="en-GB"/>
        </w:rPr>
        <w:t xml:space="preserve">commentary in newspaper outlets, including as columnist for the Dutch </w:t>
      </w:r>
      <w:r w:rsidRPr="00803ADF">
        <w:rPr>
          <w:rFonts w:ascii="Times New Roman" w:hAnsi="Times New Roman"/>
          <w:i/>
          <w:iCs/>
          <w:lang w:val="en-GB"/>
        </w:rPr>
        <w:t xml:space="preserve">Het </w:t>
      </w:r>
      <w:proofErr w:type="spellStart"/>
      <w:r w:rsidRPr="00803ADF">
        <w:rPr>
          <w:rFonts w:ascii="Times New Roman" w:hAnsi="Times New Roman"/>
          <w:i/>
          <w:iCs/>
          <w:lang w:val="en-GB"/>
        </w:rPr>
        <w:t>Financieele</w:t>
      </w:r>
      <w:proofErr w:type="spellEnd"/>
      <w:r w:rsidRPr="00803ADF">
        <w:rPr>
          <w:rFonts w:ascii="Times New Roman" w:hAnsi="Times New Roman"/>
          <w:i/>
          <w:iCs/>
          <w:lang w:val="en-GB"/>
        </w:rPr>
        <w:t xml:space="preserve"> </w:t>
      </w:r>
      <w:proofErr w:type="spellStart"/>
      <w:r w:rsidRPr="00803ADF">
        <w:rPr>
          <w:rFonts w:ascii="Times New Roman" w:hAnsi="Times New Roman"/>
          <w:i/>
          <w:iCs/>
          <w:lang w:val="en-GB"/>
        </w:rPr>
        <w:t>Dagblad</w:t>
      </w:r>
      <w:proofErr w:type="spellEnd"/>
      <w:r w:rsidRPr="00803ADF">
        <w:rPr>
          <w:rFonts w:ascii="Times New Roman" w:hAnsi="Times New Roman"/>
          <w:lang w:val="en-GB"/>
        </w:rPr>
        <w:t xml:space="preserve">, and she serves as the scientific advisor for </w:t>
      </w:r>
      <w:proofErr w:type="spellStart"/>
      <w:r w:rsidRPr="00803ADF">
        <w:rPr>
          <w:rFonts w:ascii="Times New Roman" w:hAnsi="Times New Roman"/>
          <w:i/>
          <w:iCs/>
          <w:lang w:val="en-GB"/>
        </w:rPr>
        <w:t>eupinions</w:t>
      </w:r>
      <w:proofErr w:type="spellEnd"/>
      <w:r w:rsidRPr="00803ADF">
        <w:rPr>
          <w:rFonts w:ascii="Times New Roman" w:hAnsi="Times New Roman"/>
          <w:lang w:val="en-GB"/>
        </w:rPr>
        <w:t xml:space="preserve"> funded by the Bertelsmann Foundation and a member of European Integration Committee of the Dutch Advisory Council on Foreign Affairs. Another example is </w:t>
      </w:r>
      <w:r w:rsidR="00896ED9" w:rsidRPr="00803ADF">
        <w:rPr>
          <w:rFonts w:ascii="Times New Roman" w:hAnsi="Times New Roman"/>
          <w:lang w:val="en-GB"/>
        </w:rPr>
        <w:t>De Vreese</w:t>
      </w:r>
      <w:r w:rsidRPr="00803ADF">
        <w:rPr>
          <w:rFonts w:ascii="Times New Roman" w:hAnsi="Times New Roman"/>
          <w:lang w:val="en-GB"/>
        </w:rPr>
        <w:t xml:space="preserve"> who is director the Digital Democracy </w:t>
      </w:r>
      <w:r w:rsidR="0037522D" w:rsidRPr="00803ADF">
        <w:rPr>
          <w:rFonts w:ascii="Times New Roman" w:hAnsi="Times New Roman"/>
          <w:lang w:val="en-GB"/>
        </w:rPr>
        <w:t>Centre</w:t>
      </w:r>
      <w:r w:rsidRPr="00803ADF">
        <w:rPr>
          <w:rFonts w:ascii="Times New Roman" w:hAnsi="Times New Roman"/>
          <w:lang w:val="en-GB"/>
        </w:rPr>
        <w:t xml:space="preserve"> at SDU, and who will work closely on impact i</w:t>
      </w:r>
      <w:r w:rsidR="00986259" w:rsidRPr="00803ADF">
        <w:rPr>
          <w:rFonts w:ascii="Times New Roman" w:hAnsi="Times New Roman"/>
          <w:lang w:val="en-GB"/>
        </w:rPr>
        <w:t xml:space="preserve">n </w:t>
      </w:r>
      <w:r w:rsidRPr="00803ADF">
        <w:rPr>
          <w:rFonts w:ascii="Times New Roman" w:hAnsi="Times New Roman"/>
          <w:lang w:val="en-GB"/>
        </w:rPr>
        <w:t xml:space="preserve">collaboration with the </w:t>
      </w:r>
      <w:r w:rsidR="0037522D" w:rsidRPr="00803ADF">
        <w:rPr>
          <w:rFonts w:ascii="Times New Roman" w:hAnsi="Times New Roman"/>
          <w:lang w:val="en-GB"/>
        </w:rPr>
        <w:t xml:space="preserve">Media Research and Innovation Centre (MFI Centre) </w:t>
      </w:r>
      <w:r w:rsidRPr="00803ADF">
        <w:rPr>
          <w:rFonts w:ascii="Times New Roman" w:hAnsi="Times New Roman"/>
          <w:lang w:val="en-GB"/>
        </w:rPr>
        <w:t xml:space="preserve">at SDU, which has extensive experience in making industry oriented materials. </w:t>
      </w:r>
      <w:r w:rsidR="0037522D" w:rsidRPr="00803ADF">
        <w:rPr>
          <w:rFonts w:ascii="Times New Roman" w:hAnsi="Times New Roman"/>
          <w:lang w:val="en-GB"/>
        </w:rPr>
        <w:t>Likewise, the Amsterdam Centre for European Studies (ACES) at UVA</w:t>
      </w:r>
      <w:r w:rsidR="0037522D" w:rsidRPr="00803ADF">
        <w:rPr>
          <w:lang w:val="en-GB"/>
        </w:rPr>
        <w:t xml:space="preserve"> </w:t>
      </w:r>
      <w:r w:rsidR="0037522D" w:rsidRPr="00803ADF">
        <w:rPr>
          <w:rFonts w:ascii="Times New Roman" w:hAnsi="Times New Roman"/>
          <w:lang w:val="en-GB"/>
        </w:rPr>
        <w:t>is an interdisciplinary centre of excellence on contemporary Europe</w:t>
      </w:r>
      <w:r w:rsidR="00A07F3A">
        <w:rPr>
          <w:rFonts w:ascii="Times New Roman" w:hAnsi="Times New Roman"/>
          <w:lang w:val="en-GB"/>
        </w:rPr>
        <w:t xml:space="preserve"> and </w:t>
      </w:r>
      <w:r w:rsidR="0037522D" w:rsidRPr="00803ADF">
        <w:rPr>
          <w:rFonts w:ascii="Times New Roman" w:hAnsi="Times New Roman"/>
          <w:lang w:val="en-GB"/>
        </w:rPr>
        <w:t xml:space="preserve">the </w:t>
      </w:r>
      <w:r w:rsidR="00A07F3A">
        <w:rPr>
          <w:rFonts w:ascii="Times New Roman" w:hAnsi="Times New Roman"/>
          <w:lang w:val="en-GB"/>
        </w:rPr>
        <w:t>EU</w:t>
      </w:r>
      <w:r w:rsidR="0037522D" w:rsidRPr="00803ADF">
        <w:rPr>
          <w:rFonts w:ascii="Times New Roman" w:hAnsi="Times New Roman"/>
          <w:lang w:val="en-GB"/>
        </w:rPr>
        <w:t xml:space="preserve">. </w:t>
      </w:r>
      <w:r w:rsidR="00A345B8" w:rsidRPr="00803ADF">
        <w:rPr>
          <w:rFonts w:ascii="Times New Roman" w:hAnsi="Times New Roman"/>
          <w:lang w:val="en-GB"/>
        </w:rPr>
        <w:t>Its objectives include increasing the wider visibility and policy impact of European research while enhancing the quality of the public debate on contemporary Europe, by engaging a variety of audiences within and beyond the Netherlands.</w:t>
      </w:r>
      <w:r w:rsidR="0037522D" w:rsidRPr="00803ADF">
        <w:rPr>
          <w:rFonts w:ascii="Times New Roman" w:hAnsi="Times New Roman"/>
          <w:lang w:val="en-GB"/>
        </w:rPr>
        <w:t xml:space="preserve"> </w:t>
      </w:r>
      <w:r w:rsidRPr="00803ADF">
        <w:rPr>
          <w:rFonts w:ascii="Times New Roman" w:hAnsi="Times New Roman"/>
          <w:lang w:val="en-GB"/>
        </w:rPr>
        <w:t xml:space="preserve">Moreover, CEPS has access to a wide range of networks and institutional settings, comprising research institutes and non-for profit organisations from all over Europe and beyond, that will enable DEMCORE to extend its outreach. The consortium’s </w:t>
      </w:r>
      <w:r w:rsidRPr="00803ADF">
        <w:rPr>
          <w:rFonts w:ascii="Times New Roman" w:hAnsi="Times New Roman"/>
          <w:b/>
          <w:bCs/>
          <w:lang w:val="en-GB"/>
        </w:rPr>
        <w:t>strong networks</w:t>
      </w:r>
      <w:r w:rsidRPr="00803ADF">
        <w:rPr>
          <w:rFonts w:ascii="Times New Roman" w:hAnsi="Times New Roman"/>
          <w:lang w:val="en-GB"/>
        </w:rPr>
        <w:t xml:space="preserve"> in Brussels as well as </w:t>
      </w:r>
      <w:r w:rsidR="00986259" w:rsidRPr="00803ADF">
        <w:rPr>
          <w:rFonts w:ascii="Times New Roman" w:hAnsi="Times New Roman"/>
          <w:lang w:val="en-GB"/>
        </w:rPr>
        <w:t>in European</w:t>
      </w:r>
      <w:r w:rsidRPr="00803ADF">
        <w:rPr>
          <w:rFonts w:ascii="Times New Roman" w:hAnsi="Times New Roman"/>
          <w:lang w:val="en-GB"/>
        </w:rPr>
        <w:t xml:space="preserve"> capitals are an asset and will assure that the research findings and recommendations are disseminated effectively. The consortium will also lead to the esta</w:t>
      </w:r>
      <w:r w:rsidR="006717F1">
        <w:rPr>
          <w:rFonts w:ascii="Times New Roman" w:hAnsi="Times New Roman"/>
          <w:lang w:val="en-GB"/>
        </w:rPr>
        <w:softHyphen/>
      </w:r>
      <w:r w:rsidRPr="00803ADF">
        <w:rPr>
          <w:rFonts w:ascii="Times New Roman" w:hAnsi="Times New Roman"/>
          <w:lang w:val="en-GB"/>
        </w:rPr>
        <w:t>blishment of new networks by integrating early career scholars and researchers into a European</w:t>
      </w:r>
      <w:r w:rsidR="00986259" w:rsidRPr="00803ADF">
        <w:rPr>
          <w:rFonts w:ascii="Times New Roman" w:hAnsi="Times New Roman"/>
          <w:lang w:val="en-GB"/>
        </w:rPr>
        <w:t>-</w:t>
      </w:r>
      <w:r w:rsidRPr="00803ADF">
        <w:rPr>
          <w:rFonts w:ascii="Times New Roman" w:hAnsi="Times New Roman"/>
          <w:lang w:val="en-GB"/>
        </w:rPr>
        <w:t>wide community of scholars working on aspects of liberal democracy, populism, public opinion and party competition.</w:t>
      </w:r>
    </w:p>
    <w:p w14:paraId="421ABA26" w14:textId="77777777" w:rsidR="00401FD4" w:rsidRPr="00803ADF" w:rsidRDefault="00401FD4" w:rsidP="00356A49">
      <w:pPr>
        <w:pStyle w:val="Heading2"/>
      </w:pPr>
      <w:r w:rsidRPr="00803ADF">
        <w:t>References</w:t>
      </w:r>
    </w:p>
    <w:p w14:paraId="166421B2" w14:textId="77777777" w:rsidR="008B0962" w:rsidRPr="00803ADF" w:rsidRDefault="008B0962"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Aalberg</w:t>
      </w:r>
      <w:proofErr w:type="spellEnd"/>
      <w:r w:rsidRPr="00803ADF">
        <w:rPr>
          <w:rFonts w:ascii="Times New Roman" w:hAnsi="Times New Roman"/>
          <w:bCs/>
          <w:sz w:val="20"/>
          <w:szCs w:val="20"/>
          <w:lang w:val="en-GB"/>
        </w:rPr>
        <w:t xml:space="preserve"> T, Reinemann C, Esser F, </w:t>
      </w:r>
      <w:r w:rsidR="009D60C7" w:rsidRPr="00803ADF">
        <w:rPr>
          <w:rFonts w:ascii="Times New Roman" w:hAnsi="Times New Roman"/>
          <w:bCs/>
          <w:sz w:val="20"/>
          <w:szCs w:val="20"/>
          <w:lang w:val="en-GB"/>
        </w:rPr>
        <w:t>Strömbäck</w:t>
      </w:r>
      <w:r w:rsidRPr="00803ADF">
        <w:rPr>
          <w:rFonts w:ascii="Times New Roman" w:hAnsi="Times New Roman"/>
          <w:bCs/>
          <w:sz w:val="20"/>
          <w:szCs w:val="20"/>
          <w:lang w:val="en-GB"/>
        </w:rPr>
        <w:t xml:space="preserve"> J and </w:t>
      </w:r>
      <w:r w:rsidR="009D60C7" w:rsidRPr="00803ADF">
        <w:rPr>
          <w:rFonts w:ascii="Times New Roman" w:hAnsi="Times New Roman"/>
          <w:bCs/>
          <w:sz w:val="20"/>
          <w:szCs w:val="20"/>
          <w:lang w:val="en-GB"/>
        </w:rPr>
        <w:t>De Vreese CH</w:t>
      </w:r>
      <w:r w:rsidRPr="00803ADF">
        <w:rPr>
          <w:rFonts w:ascii="Times New Roman" w:hAnsi="Times New Roman"/>
          <w:bCs/>
          <w:sz w:val="20"/>
          <w:szCs w:val="20"/>
          <w:lang w:val="en-GB"/>
        </w:rPr>
        <w:t xml:space="preserve"> (eds) (2016) </w:t>
      </w:r>
      <w:r w:rsidRPr="00803ADF">
        <w:rPr>
          <w:rFonts w:ascii="Times New Roman" w:hAnsi="Times New Roman"/>
          <w:bCs/>
          <w:i/>
          <w:iCs/>
          <w:sz w:val="20"/>
          <w:szCs w:val="20"/>
          <w:lang w:val="en-GB"/>
        </w:rPr>
        <w:t>Populist Political Communication in Europe</w:t>
      </w:r>
      <w:r w:rsidRPr="00803ADF">
        <w:rPr>
          <w:rFonts w:ascii="Times New Roman" w:hAnsi="Times New Roman"/>
          <w:bCs/>
          <w:sz w:val="20"/>
          <w:szCs w:val="20"/>
          <w:lang w:val="en-GB"/>
        </w:rPr>
        <w:t xml:space="preserve">. New York: Routledge. </w:t>
      </w:r>
    </w:p>
    <w:p w14:paraId="1A6D5919"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Almond GA and </w:t>
      </w:r>
      <w:proofErr w:type="spellStart"/>
      <w:r w:rsidRPr="00803ADF">
        <w:rPr>
          <w:rFonts w:ascii="Times New Roman" w:hAnsi="Times New Roman"/>
          <w:bCs/>
          <w:sz w:val="20"/>
          <w:szCs w:val="20"/>
          <w:lang w:val="en-GB"/>
        </w:rPr>
        <w:t>Verba</w:t>
      </w:r>
      <w:proofErr w:type="spellEnd"/>
      <w:r w:rsidRPr="00803ADF">
        <w:rPr>
          <w:rFonts w:ascii="Times New Roman" w:hAnsi="Times New Roman"/>
          <w:bCs/>
          <w:sz w:val="20"/>
          <w:szCs w:val="20"/>
          <w:lang w:val="en-GB"/>
        </w:rPr>
        <w:t xml:space="preserve"> S (1963)</w:t>
      </w:r>
      <w:r w:rsidRPr="00803ADF">
        <w:rPr>
          <w:rFonts w:ascii="Times New Roman" w:hAnsi="Times New Roman"/>
          <w:sz w:val="20"/>
          <w:szCs w:val="20"/>
          <w:lang w:val="en-GB"/>
        </w:rPr>
        <w:t xml:space="preserve"> </w:t>
      </w:r>
      <w:r w:rsidRPr="00803ADF">
        <w:rPr>
          <w:rFonts w:ascii="Times New Roman" w:hAnsi="Times New Roman"/>
          <w:bCs/>
          <w:i/>
          <w:iCs/>
          <w:sz w:val="20"/>
          <w:szCs w:val="20"/>
          <w:lang w:val="en-GB"/>
        </w:rPr>
        <w:t>The Civic Culture: Political Attitudes and Democracy in Five Nations</w:t>
      </w:r>
      <w:r w:rsidRPr="00803ADF">
        <w:rPr>
          <w:rFonts w:ascii="Times New Roman" w:hAnsi="Times New Roman"/>
          <w:bCs/>
          <w:sz w:val="20"/>
          <w:szCs w:val="20"/>
          <w:lang w:val="en-GB"/>
        </w:rPr>
        <w:t xml:space="preserve">. Princeton: Princeton University Press. </w:t>
      </w:r>
    </w:p>
    <w:p w14:paraId="6FFFC6BB" w14:textId="77777777" w:rsidR="00CB700F" w:rsidRPr="00803ADF" w:rsidRDefault="00CB700F" w:rsidP="003D4600">
      <w:pPr>
        <w:ind w:left="284" w:hanging="284"/>
        <w:rPr>
          <w:rFonts w:ascii="Times New Roman" w:hAnsi="Times New Roman"/>
          <w:sz w:val="20"/>
          <w:szCs w:val="20"/>
          <w:lang w:val="en-GB"/>
        </w:rPr>
      </w:pPr>
      <w:r w:rsidRPr="00803ADF">
        <w:rPr>
          <w:rFonts w:ascii="Times New Roman" w:hAnsi="Times New Roman"/>
          <w:sz w:val="20"/>
          <w:szCs w:val="20"/>
          <w:lang w:val="en-GB"/>
        </w:rPr>
        <w:t xml:space="preserve">American Political Science Association (2012) </w:t>
      </w:r>
      <w:r w:rsidRPr="00803ADF">
        <w:rPr>
          <w:rFonts w:ascii="Times New Roman" w:hAnsi="Times New Roman"/>
          <w:i/>
          <w:iCs/>
          <w:sz w:val="20"/>
          <w:szCs w:val="20"/>
          <w:lang w:val="en-GB"/>
        </w:rPr>
        <w:t>A guide to professional ethics in political science</w:t>
      </w:r>
      <w:r w:rsidRPr="00803ADF">
        <w:rPr>
          <w:rFonts w:ascii="Times New Roman" w:hAnsi="Times New Roman"/>
          <w:sz w:val="20"/>
          <w:szCs w:val="20"/>
          <w:lang w:val="en-GB"/>
        </w:rPr>
        <w:t xml:space="preserve">. Available at: </w:t>
      </w:r>
      <w:hyperlink r:id="rId28" w:history="1">
        <w:r w:rsidRPr="00803ADF">
          <w:rPr>
            <w:rStyle w:val="Hyperlink"/>
            <w:rFonts w:ascii="Times New Roman" w:hAnsi="Times New Roman"/>
            <w:sz w:val="20"/>
            <w:szCs w:val="20"/>
            <w:lang w:val="en-GB"/>
          </w:rPr>
          <w:t>https://www.apsanet.org/portals/54/Files/Publications/APSAEthicsGuide2012.pdf</w:t>
        </w:r>
      </w:hyperlink>
      <w:r w:rsidRPr="00803ADF">
        <w:rPr>
          <w:rFonts w:ascii="Times New Roman" w:hAnsi="Times New Roman"/>
          <w:sz w:val="20"/>
          <w:szCs w:val="20"/>
          <w:lang w:val="en-GB"/>
        </w:rPr>
        <w:t xml:space="preserve"> </w:t>
      </w:r>
    </w:p>
    <w:p w14:paraId="4277EC0B" w14:textId="77777777" w:rsidR="003D4600" w:rsidRPr="00803ADF" w:rsidRDefault="003D4600" w:rsidP="003D4600">
      <w:pPr>
        <w:ind w:left="284" w:hanging="284"/>
        <w:rPr>
          <w:rFonts w:ascii="Times New Roman" w:hAnsi="Times New Roman"/>
          <w:sz w:val="20"/>
          <w:szCs w:val="20"/>
          <w:lang w:val="en-GB"/>
        </w:rPr>
      </w:pPr>
      <w:r w:rsidRPr="00803ADF">
        <w:rPr>
          <w:rFonts w:ascii="Times New Roman" w:hAnsi="Times New Roman"/>
          <w:sz w:val="20"/>
          <w:szCs w:val="20"/>
          <w:lang w:val="en-GB"/>
        </w:rPr>
        <w:lastRenderedPageBreak/>
        <w:t xml:space="preserve">Arceneaux K and Vander </w:t>
      </w:r>
      <w:proofErr w:type="spellStart"/>
      <w:r w:rsidRPr="00803ADF">
        <w:rPr>
          <w:rFonts w:ascii="Times New Roman" w:hAnsi="Times New Roman"/>
          <w:sz w:val="20"/>
          <w:szCs w:val="20"/>
          <w:lang w:val="en-GB"/>
        </w:rPr>
        <w:t>Wielen</w:t>
      </w:r>
      <w:proofErr w:type="spellEnd"/>
      <w:r w:rsidRPr="00803ADF">
        <w:rPr>
          <w:rFonts w:ascii="Times New Roman" w:hAnsi="Times New Roman"/>
          <w:sz w:val="20"/>
          <w:szCs w:val="20"/>
          <w:lang w:val="en-GB"/>
        </w:rPr>
        <w:t xml:space="preserve"> R (2017) </w:t>
      </w:r>
      <w:r w:rsidRPr="00803ADF">
        <w:rPr>
          <w:rFonts w:ascii="Times New Roman" w:hAnsi="Times New Roman"/>
          <w:i/>
          <w:sz w:val="20"/>
          <w:szCs w:val="20"/>
          <w:lang w:val="en-GB"/>
        </w:rPr>
        <w:t xml:space="preserve">Taming Intuition: How Reflection Promotes Minimizes Partisan Reasoning and Promotes Democratic Accountability. </w:t>
      </w:r>
      <w:r w:rsidRPr="00803ADF">
        <w:rPr>
          <w:rFonts w:ascii="Times New Roman" w:hAnsi="Times New Roman"/>
          <w:sz w:val="20"/>
          <w:szCs w:val="20"/>
          <w:lang w:val="en-GB"/>
        </w:rPr>
        <w:t>Cambridge: Cambridge University Press.</w:t>
      </w:r>
    </w:p>
    <w:p w14:paraId="0DA7426F"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Arceneaux K, Bakker BN, Hobolt SB and De Vries CE (2020) </w:t>
      </w:r>
      <w:r w:rsidRPr="00803ADF">
        <w:rPr>
          <w:rFonts w:ascii="Times New Roman" w:hAnsi="Times New Roman"/>
          <w:bCs/>
          <w:i/>
          <w:iCs/>
          <w:sz w:val="20"/>
          <w:szCs w:val="20"/>
          <w:lang w:val="en-GB"/>
        </w:rPr>
        <w:t>Is COVID-19 a Threat to Liberal Democracy?</w:t>
      </w:r>
      <w:r w:rsidRPr="00803ADF">
        <w:rPr>
          <w:rFonts w:ascii="Times New Roman" w:hAnsi="Times New Roman"/>
          <w:i/>
          <w:iCs/>
          <w:sz w:val="20"/>
          <w:szCs w:val="20"/>
          <w:lang w:val="en-GB"/>
        </w:rPr>
        <w:t xml:space="preserve"> </w:t>
      </w:r>
      <w:r w:rsidRPr="00803ADF">
        <w:rPr>
          <w:rFonts w:ascii="Times New Roman" w:hAnsi="Times New Roman"/>
          <w:bCs/>
          <w:sz w:val="20"/>
          <w:szCs w:val="20"/>
          <w:lang w:val="en-GB"/>
        </w:rPr>
        <w:t xml:space="preserve">Preprint from </w:t>
      </w:r>
      <w:proofErr w:type="spellStart"/>
      <w:r w:rsidRPr="00803ADF">
        <w:rPr>
          <w:rFonts w:ascii="Times New Roman" w:hAnsi="Times New Roman"/>
          <w:bCs/>
          <w:sz w:val="20"/>
          <w:szCs w:val="20"/>
          <w:lang w:val="en-GB"/>
        </w:rPr>
        <w:t>PsyArXiv</w:t>
      </w:r>
      <w:proofErr w:type="spellEnd"/>
      <w:r w:rsidRPr="00803ADF">
        <w:rPr>
          <w:rFonts w:ascii="Times New Roman" w:hAnsi="Times New Roman"/>
          <w:bCs/>
          <w:sz w:val="20"/>
          <w:szCs w:val="20"/>
          <w:lang w:val="en-GB"/>
        </w:rPr>
        <w:t>, DOI: 10.31234/osf.io/8e4pa</w:t>
      </w:r>
    </w:p>
    <w:p w14:paraId="64AC4708" w14:textId="77777777" w:rsidR="00A90683" w:rsidRPr="00803ADF" w:rsidRDefault="00A90683" w:rsidP="00BA5A83">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Armingeon</w:t>
      </w:r>
      <w:proofErr w:type="spellEnd"/>
      <w:r w:rsidRPr="00803ADF">
        <w:rPr>
          <w:rFonts w:ascii="Times New Roman" w:hAnsi="Times New Roman"/>
          <w:bCs/>
          <w:sz w:val="20"/>
          <w:szCs w:val="20"/>
          <w:lang w:val="en-GB"/>
        </w:rPr>
        <w:t xml:space="preserve"> K and </w:t>
      </w:r>
      <w:proofErr w:type="spellStart"/>
      <w:r w:rsidRPr="00803ADF">
        <w:rPr>
          <w:rFonts w:ascii="Times New Roman" w:hAnsi="Times New Roman"/>
          <w:bCs/>
          <w:sz w:val="20"/>
          <w:szCs w:val="20"/>
          <w:lang w:val="en-GB"/>
        </w:rPr>
        <w:t>Guthmann</w:t>
      </w:r>
      <w:proofErr w:type="spellEnd"/>
      <w:r w:rsidRPr="00803ADF">
        <w:rPr>
          <w:rFonts w:ascii="Times New Roman" w:hAnsi="Times New Roman"/>
          <w:bCs/>
          <w:sz w:val="20"/>
          <w:szCs w:val="20"/>
          <w:lang w:val="en-GB"/>
        </w:rPr>
        <w:t xml:space="preserve"> K (2014) Democracy in crisis? The declining support for national democracy in European countries, 2007–2011. </w:t>
      </w:r>
      <w:r w:rsidRPr="00803ADF">
        <w:rPr>
          <w:rFonts w:ascii="Times New Roman" w:hAnsi="Times New Roman"/>
          <w:bCs/>
          <w:i/>
          <w:iCs/>
          <w:sz w:val="20"/>
          <w:szCs w:val="20"/>
          <w:lang w:val="en-GB"/>
        </w:rPr>
        <w:t>European Journal of Political Research</w:t>
      </w:r>
      <w:r w:rsidRPr="00803ADF">
        <w:rPr>
          <w:rFonts w:ascii="Times New Roman" w:hAnsi="Times New Roman"/>
          <w:bCs/>
          <w:sz w:val="20"/>
          <w:szCs w:val="20"/>
          <w:lang w:val="en-GB"/>
        </w:rPr>
        <w:t xml:space="preserve"> 53(3): 423-442. </w:t>
      </w:r>
    </w:p>
    <w:p w14:paraId="402DEC47" w14:textId="77777777" w:rsidR="00BA5A83" w:rsidRPr="00803ADF" w:rsidRDefault="00BA5A83" w:rsidP="00BA5A83">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Barberá</w:t>
      </w:r>
      <w:proofErr w:type="spellEnd"/>
      <w:r w:rsidRPr="00803ADF">
        <w:rPr>
          <w:rFonts w:ascii="Times New Roman" w:hAnsi="Times New Roman"/>
          <w:bCs/>
          <w:sz w:val="20"/>
          <w:szCs w:val="20"/>
          <w:lang w:val="en-GB"/>
        </w:rPr>
        <w:t xml:space="preserve"> P, </w:t>
      </w:r>
      <w:proofErr w:type="spellStart"/>
      <w:r w:rsidRPr="00803ADF">
        <w:rPr>
          <w:rFonts w:ascii="Times New Roman" w:hAnsi="Times New Roman"/>
          <w:bCs/>
          <w:sz w:val="20"/>
          <w:szCs w:val="20"/>
          <w:lang w:val="en-GB"/>
        </w:rPr>
        <w:t>Jost</w:t>
      </w:r>
      <w:proofErr w:type="spellEnd"/>
      <w:r w:rsidRPr="00803ADF">
        <w:rPr>
          <w:rFonts w:ascii="Times New Roman" w:hAnsi="Times New Roman"/>
          <w:bCs/>
          <w:sz w:val="20"/>
          <w:szCs w:val="20"/>
          <w:lang w:val="en-GB"/>
        </w:rPr>
        <w:t xml:space="preserve"> JT, </w:t>
      </w:r>
      <w:proofErr w:type="spellStart"/>
      <w:r w:rsidRPr="00803ADF">
        <w:rPr>
          <w:rFonts w:ascii="Times New Roman" w:hAnsi="Times New Roman"/>
          <w:bCs/>
          <w:sz w:val="20"/>
          <w:szCs w:val="20"/>
          <w:lang w:val="en-GB"/>
        </w:rPr>
        <w:t>Nagler</w:t>
      </w:r>
      <w:proofErr w:type="spellEnd"/>
      <w:r w:rsidRPr="00803ADF">
        <w:rPr>
          <w:rFonts w:ascii="Times New Roman" w:hAnsi="Times New Roman"/>
          <w:bCs/>
          <w:sz w:val="20"/>
          <w:szCs w:val="20"/>
          <w:lang w:val="en-GB"/>
        </w:rPr>
        <w:t xml:space="preserve"> J, Tucker JA and Bonneau R (2015) Tweeting From Left to Right: Is Online Political Communication More Than an Echo Chamber? </w:t>
      </w:r>
      <w:r w:rsidRPr="00803ADF">
        <w:rPr>
          <w:rFonts w:ascii="Times New Roman" w:hAnsi="Times New Roman"/>
          <w:bCs/>
          <w:i/>
          <w:iCs/>
          <w:sz w:val="20"/>
          <w:szCs w:val="20"/>
          <w:lang w:val="en-GB"/>
        </w:rPr>
        <w:t>Psychological Science</w:t>
      </w:r>
      <w:r w:rsidRPr="00803ADF">
        <w:rPr>
          <w:rFonts w:ascii="Times New Roman" w:hAnsi="Times New Roman"/>
          <w:bCs/>
          <w:sz w:val="20"/>
          <w:szCs w:val="20"/>
          <w:lang w:val="en-GB"/>
        </w:rPr>
        <w:t xml:space="preserve"> 26(10): 1531-1542.</w:t>
      </w:r>
    </w:p>
    <w:p w14:paraId="3CCE28A0" w14:textId="77777777" w:rsidR="00BA5A83" w:rsidRPr="00803ADF" w:rsidRDefault="00BA5A83" w:rsidP="00BA5A83">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Barberá</w:t>
      </w:r>
      <w:proofErr w:type="spellEnd"/>
      <w:r w:rsidRPr="00803ADF">
        <w:rPr>
          <w:rFonts w:ascii="Times New Roman" w:hAnsi="Times New Roman"/>
          <w:bCs/>
          <w:sz w:val="20"/>
          <w:szCs w:val="20"/>
          <w:lang w:val="en-GB"/>
        </w:rPr>
        <w:t xml:space="preserve"> P, Vaccari C and </w:t>
      </w:r>
      <w:proofErr w:type="spellStart"/>
      <w:r w:rsidRPr="00803ADF">
        <w:rPr>
          <w:rFonts w:ascii="Times New Roman" w:hAnsi="Times New Roman"/>
          <w:bCs/>
          <w:sz w:val="20"/>
          <w:szCs w:val="20"/>
          <w:lang w:val="en-GB"/>
        </w:rPr>
        <w:t>Valeriani</w:t>
      </w:r>
      <w:proofErr w:type="spellEnd"/>
      <w:r w:rsidRPr="00803ADF">
        <w:rPr>
          <w:rFonts w:ascii="Times New Roman" w:hAnsi="Times New Roman"/>
          <w:bCs/>
          <w:sz w:val="20"/>
          <w:szCs w:val="20"/>
          <w:lang w:val="en-GB"/>
        </w:rPr>
        <w:t xml:space="preserve"> A (2017) Social Media, Personalisation of News Reporting, and Media Systems’ Polarisation in Europe. In: Barisione M and  </w:t>
      </w:r>
      <w:proofErr w:type="spellStart"/>
      <w:r w:rsidRPr="00803ADF">
        <w:rPr>
          <w:rFonts w:ascii="Times New Roman" w:hAnsi="Times New Roman"/>
          <w:bCs/>
          <w:sz w:val="20"/>
          <w:szCs w:val="20"/>
          <w:lang w:val="en-GB"/>
        </w:rPr>
        <w:t>Michailidou</w:t>
      </w:r>
      <w:proofErr w:type="spellEnd"/>
      <w:r w:rsidRPr="00803ADF">
        <w:rPr>
          <w:rFonts w:ascii="Times New Roman" w:hAnsi="Times New Roman"/>
          <w:bCs/>
          <w:sz w:val="20"/>
          <w:szCs w:val="20"/>
          <w:lang w:val="en-GB"/>
        </w:rPr>
        <w:t xml:space="preserve"> A (eds.) </w:t>
      </w:r>
      <w:r w:rsidRPr="00803ADF">
        <w:rPr>
          <w:rFonts w:ascii="Times New Roman" w:hAnsi="Times New Roman"/>
          <w:bCs/>
          <w:i/>
          <w:iCs/>
          <w:sz w:val="20"/>
          <w:szCs w:val="20"/>
          <w:lang w:val="en-GB"/>
        </w:rPr>
        <w:t>Social Media and European Politics: Rethinking Power and Legitimacy in the Digital Era</w:t>
      </w:r>
      <w:r w:rsidRPr="00803ADF">
        <w:rPr>
          <w:rFonts w:ascii="Times New Roman" w:hAnsi="Times New Roman"/>
          <w:bCs/>
          <w:sz w:val="20"/>
          <w:szCs w:val="20"/>
          <w:lang w:val="en-GB"/>
        </w:rPr>
        <w:t>. London: Palgrave Macmillan, pp. 25-52.</w:t>
      </w:r>
    </w:p>
    <w:p w14:paraId="4BF94AE1" w14:textId="77777777" w:rsidR="00BA5A83" w:rsidRPr="00803ADF" w:rsidRDefault="00BA5A83" w:rsidP="00BA5A83">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Barberá</w:t>
      </w:r>
      <w:proofErr w:type="spellEnd"/>
      <w:r w:rsidRPr="00803ADF">
        <w:rPr>
          <w:rFonts w:ascii="Times New Roman" w:hAnsi="Times New Roman"/>
          <w:bCs/>
          <w:sz w:val="20"/>
          <w:szCs w:val="20"/>
          <w:lang w:val="en-GB"/>
        </w:rPr>
        <w:t xml:space="preserve"> P and </w:t>
      </w:r>
      <w:proofErr w:type="spellStart"/>
      <w:r w:rsidRPr="00803ADF">
        <w:rPr>
          <w:rFonts w:ascii="Times New Roman" w:hAnsi="Times New Roman"/>
          <w:bCs/>
          <w:sz w:val="20"/>
          <w:szCs w:val="20"/>
          <w:lang w:val="en-GB"/>
        </w:rPr>
        <w:t>Zeitzoff</w:t>
      </w:r>
      <w:proofErr w:type="spellEnd"/>
      <w:r w:rsidRPr="00803ADF">
        <w:rPr>
          <w:rFonts w:ascii="Times New Roman" w:hAnsi="Times New Roman"/>
          <w:bCs/>
          <w:sz w:val="20"/>
          <w:szCs w:val="20"/>
          <w:lang w:val="en-GB"/>
        </w:rPr>
        <w:t xml:space="preserve"> T (2018) The New Public Address System: Why Do World Leaders Adopt Social Media? </w:t>
      </w:r>
      <w:r w:rsidRPr="00803ADF">
        <w:rPr>
          <w:rFonts w:ascii="Times New Roman" w:hAnsi="Times New Roman"/>
          <w:bCs/>
          <w:i/>
          <w:iCs/>
          <w:sz w:val="20"/>
          <w:szCs w:val="20"/>
          <w:lang w:val="en-GB"/>
        </w:rPr>
        <w:t>International Studies Quarterly</w:t>
      </w:r>
      <w:r w:rsidRPr="00803ADF">
        <w:rPr>
          <w:rFonts w:ascii="Times New Roman" w:hAnsi="Times New Roman"/>
          <w:bCs/>
          <w:sz w:val="20"/>
          <w:szCs w:val="20"/>
          <w:lang w:val="en-GB"/>
        </w:rPr>
        <w:t xml:space="preserve"> 62(1): 121-130.</w:t>
      </w:r>
    </w:p>
    <w:p w14:paraId="35BA81E4" w14:textId="77777777" w:rsidR="00C771E0" w:rsidRPr="00803ADF" w:rsidRDefault="00C771E0" w:rsidP="00C771E0">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Bartha A, </w:t>
      </w:r>
      <w:proofErr w:type="spellStart"/>
      <w:r w:rsidRPr="00803ADF">
        <w:rPr>
          <w:rFonts w:ascii="Times New Roman" w:hAnsi="Times New Roman"/>
          <w:bCs/>
          <w:sz w:val="20"/>
          <w:szCs w:val="20"/>
          <w:lang w:val="en-GB"/>
        </w:rPr>
        <w:t>Boda</w:t>
      </w:r>
      <w:proofErr w:type="spellEnd"/>
      <w:r w:rsidRPr="00803ADF">
        <w:rPr>
          <w:rFonts w:ascii="Times New Roman" w:hAnsi="Times New Roman"/>
          <w:bCs/>
          <w:sz w:val="20"/>
          <w:szCs w:val="20"/>
          <w:lang w:val="en-GB"/>
        </w:rPr>
        <w:t xml:space="preserve"> Z and </w:t>
      </w:r>
      <w:proofErr w:type="spellStart"/>
      <w:r w:rsidRPr="00803ADF">
        <w:rPr>
          <w:rFonts w:ascii="Times New Roman" w:hAnsi="Times New Roman"/>
          <w:bCs/>
          <w:sz w:val="20"/>
          <w:szCs w:val="20"/>
          <w:lang w:val="en-GB"/>
        </w:rPr>
        <w:t>Szikra</w:t>
      </w:r>
      <w:proofErr w:type="spellEnd"/>
      <w:r w:rsidRPr="00803ADF">
        <w:rPr>
          <w:rFonts w:ascii="Times New Roman" w:hAnsi="Times New Roman"/>
          <w:bCs/>
          <w:sz w:val="20"/>
          <w:szCs w:val="20"/>
          <w:lang w:val="en-GB"/>
        </w:rPr>
        <w:t xml:space="preserve"> D (2020) When Populist Leaders Govern: Conceptualising Populism in Policy Making. </w:t>
      </w:r>
      <w:r w:rsidRPr="00803ADF">
        <w:rPr>
          <w:rFonts w:ascii="Times New Roman" w:hAnsi="Times New Roman"/>
          <w:bCs/>
          <w:i/>
          <w:iCs/>
          <w:sz w:val="20"/>
          <w:szCs w:val="20"/>
          <w:lang w:val="en-GB"/>
        </w:rPr>
        <w:t>Politics and Governance</w:t>
      </w:r>
      <w:r w:rsidRPr="00803ADF">
        <w:rPr>
          <w:rFonts w:ascii="Times New Roman" w:hAnsi="Times New Roman"/>
          <w:bCs/>
          <w:sz w:val="20"/>
          <w:szCs w:val="20"/>
          <w:lang w:val="en-GB"/>
        </w:rPr>
        <w:t xml:space="preserve"> 8(3): 71-81. </w:t>
      </w:r>
    </w:p>
    <w:p w14:paraId="4F15CDBC" w14:textId="77777777" w:rsidR="004F1BDD" w:rsidRPr="00803ADF" w:rsidRDefault="004F1BDD"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Bermeo</w:t>
      </w:r>
      <w:proofErr w:type="spellEnd"/>
      <w:r w:rsidRPr="00803ADF">
        <w:rPr>
          <w:rFonts w:ascii="Times New Roman" w:hAnsi="Times New Roman"/>
          <w:bCs/>
          <w:sz w:val="20"/>
          <w:szCs w:val="20"/>
          <w:lang w:val="en-GB"/>
        </w:rPr>
        <w:t xml:space="preserve"> N (2016) On Democratic Backsliding. </w:t>
      </w:r>
      <w:r w:rsidRPr="00803ADF">
        <w:rPr>
          <w:rFonts w:ascii="Times New Roman" w:hAnsi="Times New Roman"/>
          <w:bCs/>
          <w:i/>
          <w:iCs/>
          <w:sz w:val="20"/>
          <w:szCs w:val="20"/>
          <w:lang w:val="en-GB"/>
        </w:rPr>
        <w:t>Journal of Democracy</w:t>
      </w:r>
      <w:r w:rsidRPr="00803ADF">
        <w:rPr>
          <w:rFonts w:ascii="Times New Roman" w:hAnsi="Times New Roman"/>
          <w:bCs/>
          <w:sz w:val="20"/>
          <w:szCs w:val="20"/>
          <w:lang w:val="en-GB"/>
        </w:rPr>
        <w:t xml:space="preserve"> 27(1): 5-19. </w:t>
      </w:r>
    </w:p>
    <w:p w14:paraId="3608F438" w14:textId="77777777" w:rsidR="00924C9F" w:rsidRPr="00803ADF" w:rsidRDefault="00924C9F" w:rsidP="00924C9F">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Braun D, Popa SA and Schmitt H (2019) Responding to the crisis: Eurosceptic parties of the left and right and their changing position towards the European Union. </w:t>
      </w:r>
      <w:r w:rsidRPr="00803ADF">
        <w:rPr>
          <w:rFonts w:ascii="Times New Roman" w:hAnsi="Times New Roman"/>
          <w:bCs/>
          <w:i/>
          <w:iCs/>
          <w:sz w:val="20"/>
          <w:szCs w:val="20"/>
          <w:lang w:val="en-GB"/>
        </w:rPr>
        <w:t>European Journal of Political Research</w:t>
      </w:r>
      <w:r w:rsidRPr="00803ADF">
        <w:rPr>
          <w:rFonts w:ascii="Times New Roman" w:hAnsi="Times New Roman"/>
          <w:bCs/>
          <w:sz w:val="20"/>
          <w:szCs w:val="20"/>
          <w:lang w:val="en-GB"/>
        </w:rPr>
        <w:t xml:space="preserve"> 58(3): 797-819. </w:t>
      </w:r>
    </w:p>
    <w:p w14:paraId="1231B732" w14:textId="7C310C13" w:rsidR="001967AF" w:rsidRPr="00803ADF" w:rsidRDefault="001967AF" w:rsidP="003D4600">
      <w:pPr>
        <w:ind w:left="284" w:hanging="284"/>
        <w:rPr>
          <w:rFonts w:ascii="Times New Roman" w:hAnsi="Times New Roman"/>
          <w:sz w:val="20"/>
          <w:szCs w:val="20"/>
          <w:lang w:val="en-GB"/>
        </w:rPr>
      </w:pPr>
      <w:proofErr w:type="spellStart"/>
      <w:r w:rsidRPr="00803ADF">
        <w:rPr>
          <w:rFonts w:ascii="Times New Roman" w:hAnsi="Times New Roman"/>
          <w:color w:val="222222"/>
          <w:sz w:val="20"/>
          <w:szCs w:val="20"/>
          <w:shd w:val="clear" w:color="auto" w:fill="FFFFFF"/>
          <w:lang w:val="en-GB"/>
        </w:rPr>
        <w:t>Broockman</w:t>
      </w:r>
      <w:proofErr w:type="spellEnd"/>
      <w:r w:rsidRPr="00803ADF">
        <w:rPr>
          <w:rFonts w:ascii="Times New Roman" w:hAnsi="Times New Roman"/>
          <w:color w:val="222222"/>
          <w:sz w:val="20"/>
          <w:szCs w:val="20"/>
          <w:shd w:val="clear" w:color="auto" w:fill="FFFFFF"/>
          <w:lang w:val="en-GB"/>
        </w:rPr>
        <w:t xml:space="preserve"> DE, </w:t>
      </w:r>
      <w:proofErr w:type="spellStart"/>
      <w:r w:rsidRPr="00803ADF">
        <w:rPr>
          <w:rFonts w:ascii="Times New Roman" w:hAnsi="Times New Roman"/>
          <w:color w:val="222222"/>
          <w:sz w:val="20"/>
          <w:szCs w:val="20"/>
          <w:shd w:val="clear" w:color="auto" w:fill="FFFFFF"/>
          <w:lang w:val="en-GB"/>
        </w:rPr>
        <w:t>Kalla</w:t>
      </w:r>
      <w:proofErr w:type="spellEnd"/>
      <w:r w:rsidRPr="00803ADF">
        <w:rPr>
          <w:rFonts w:ascii="Times New Roman" w:hAnsi="Times New Roman"/>
          <w:color w:val="222222"/>
          <w:sz w:val="20"/>
          <w:szCs w:val="20"/>
          <w:shd w:val="clear" w:color="auto" w:fill="FFFFFF"/>
          <w:lang w:val="en-GB"/>
        </w:rPr>
        <w:t xml:space="preserve"> JL</w:t>
      </w:r>
      <w:r w:rsidRPr="00803ADF">
        <w:rPr>
          <w:rFonts w:ascii="Times New Roman" w:hAnsi="Times New Roman"/>
          <w:sz w:val="20"/>
          <w:szCs w:val="20"/>
          <w:lang w:val="en-GB"/>
        </w:rPr>
        <w:t xml:space="preserve"> and Westwood SJ (2020) Does Affective Polarization Undermine Democratic Norms or Accountability? Maybe Not. OSF Preprints. DOI: 10.31219/osf.io/9btsq </w:t>
      </w:r>
    </w:p>
    <w:p w14:paraId="2EBD9027" w14:textId="77777777" w:rsidR="004F1BDD" w:rsidRPr="00803ADF" w:rsidRDefault="00D05895"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Buštíková</w:t>
      </w:r>
      <w:proofErr w:type="spellEnd"/>
      <w:r w:rsidRPr="00803ADF">
        <w:rPr>
          <w:rFonts w:ascii="Times New Roman" w:hAnsi="Times New Roman"/>
          <w:bCs/>
          <w:sz w:val="20"/>
          <w:szCs w:val="20"/>
          <w:lang w:val="en-GB"/>
        </w:rPr>
        <w:t xml:space="preserve"> </w:t>
      </w:r>
      <w:r w:rsidR="004F1BDD" w:rsidRPr="00803ADF">
        <w:rPr>
          <w:rFonts w:ascii="Times New Roman" w:hAnsi="Times New Roman"/>
          <w:bCs/>
          <w:sz w:val="20"/>
          <w:szCs w:val="20"/>
          <w:lang w:val="en-GB"/>
        </w:rPr>
        <w:t xml:space="preserve">L and Guasti P (2017) The Illiberal Turn or Swerve in Central Europe? </w:t>
      </w:r>
      <w:r w:rsidR="004F1BDD" w:rsidRPr="00803ADF">
        <w:rPr>
          <w:rFonts w:ascii="Times New Roman" w:hAnsi="Times New Roman"/>
          <w:bCs/>
          <w:i/>
          <w:iCs/>
          <w:sz w:val="20"/>
          <w:szCs w:val="20"/>
          <w:lang w:val="en-GB"/>
        </w:rPr>
        <w:t>Politics and Governance</w:t>
      </w:r>
      <w:r w:rsidR="004F1BDD" w:rsidRPr="00803ADF">
        <w:rPr>
          <w:rFonts w:ascii="Times New Roman" w:hAnsi="Times New Roman"/>
          <w:bCs/>
          <w:sz w:val="20"/>
          <w:szCs w:val="20"/>
          <w:lang w:val="en-GB"/>
        </w:rPr>
        <w:t xml:space="preserve"> 5(4): 166-176.</w:t>
      </w:r>
    </w:p>
    <w:p w14:paraId="4A9858DC" w14:textId="77777777" w:rsidR="004F1BDD" w:rsidRPr="00803ADF" w:rsidRDefault="004F1BDD"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Buzogány</w:t>
      </w:r>
      <w:proofErr w:type="spellEnd"/>
      <w:r w:rsidRPr="00803ADF">
        <w:rPr>
          <w:rFonts w:ascii="Times New Roman" w:hAnsi="Times New Roman"/>
          <w:bCs/>
          <w:sz w:val="20"/>
          <w:szCs w:val="20"/>
          <w:lang w:val="en-GB"/>
        </w:rPr>
        <w:t xml:space="preserve"> A (2017) Illiberal democracy in Hungary: authoritarian diffusion or domestic causation? </w:t>
      </w:r>
      <w:r w:rsidRPr="00803ADF">
        <w:rPr>
          <w:rFonts w:ascii="Times New Roman" w:hAnsi="Times New Roman"/>
          <w:bCs/>
          <w:i/>
          <w:iCs/>
          <w:sz w:val="20"/>
          <w:szCs w:val="20"/>
          <w:lang w:val="en-GB"/>
        </w:rPr>
        <w:t>Democratization</w:t>
      </w:r>
      <w:r w:rsidRPr="00803ADF">
        <w:rPr>
          <w:rFonts w:ascii="Times New Roman" w:hAnsi="Times New Roman"/>
          <w:bCs/>
          <w:sz w:val="20"/>
          <w:szCs w:val="20"/>
          <w:lang w:val="en-GB"/>
        </w:rPr>
        <w:t xml:space="preserve"> 24(7): 1307-1325. </w:t>
      </w:r>
    </w:p>
    <w:p w14:paraId="5195C7E3"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Castillo-Ortiz P (2019) The Illiberal Abuse of Constitutional Courts in Europe. </w:t>
      </w:r>
      <w:r w:rsidRPr="00803ADF">
        <w:rPr>
          <w:rFonts w:ascii="Times New Roman" w:hAnsi="Times New Roman"/>
          <w:bCs/>
          <w:i/>
          <w:iCs/>
          <w:sz w:val="20"/>
          <w:szCs w:val="20"/>
          <w:lang w:val="en-GB"/>
        </w:rPr>
        <w:t>European Constitutional Law Review</w:t>
      </w:r>
      <w:r w:rsidRPr="00803ADF">
        <w:rPr>
          <w:rFonts w:ascii="Times New Roman" w:hAnsi="Times New Roman"/>
          <w:bCs/>
          <w:sz w:val="20"/>
          <w:szCs w:val="20"/>
          <w:lang w:val="en-GB"/>
        </w:rPr>
        <w:t xml:space="preserve"> 15(1): 48-72. </w:t>
      </w:r>
    </w:p>
    <w:p w14:paraId="7A2232BE" w14:textId="77777777" w:rsidR="004F1BDD" w:rsidRPr="00803ADF" w:rsidRDefault="004F1BDD"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Cianetti</w:t>
      </w:r>
      <w:proofErr w:type="spellEnd"/>
      <w:r w:rsidRPr="00803ADF">
        <w:rPr>
          <w:rFonts w:ascii="Times New Roman" w:hAnsi="Times New Roman"/>
          <w:bCs/>
          <w:sz w:val="20"/>
          <w:szCs w:val="20"/>
          <w:lang w:val="en-GB"/>
        </w:rPr>
        <w:t xml:space="preserve"> L, Dawson L and Hanley S (2018) Rethinking “democratic backsliding” in Central and Eastern Europe – looking beyond Hungary and Poland. </w:t>
      </w:r>
      <w:r w:rsidRPr="00803ADF">
        <w:rPr>
          <w:rFonts w:ascii="Times New Roman" w:hAnsi="Times New Roman"/>
          <w:bCs/>
          <w:i/>
          <w:iCs/>
          <w:sz w:val="20"/>
          <w:szCs w:val="20"/>
          <w:lang w:val="en-GB"/>
        </w:rPr>
        <w:t>East European Politics</w:t>
      </w:r>
      <w:r w:rsidRPr="00803ADF">
        <w:rPr>
          <w:rFonts w:ascii="Times New Roman" w:hAnsi="Times New Roman"/>
          <w:bCs/>
          <w:sz w:val="20"/>
          <w:szCs w:val="20"/>
          <w:lang w:val="en-GB"/>
        </w:rPr>
        <w:t xml:space="preserve"> 34(3): 243-256,</w:t>
      </w:r>
    </w:p>
    <w:p w14:paraId="0D0196B7" w14:textId="77777777" w:rsidR="005D2B3D" w:rsidRPr="00803ADF" w:rsidRDefault="005D2B3D" w:rsidP="005D2B3D">
      <w:pPr>
        <w:ind w:left="284" w:hanging="284"/>
        <w:rPr>
          <w:rFonts w:ascii="Times New Roman" w:hAnsi="Times New Roman"/>
          <w:bCs/>
          <w:sz w:val="20"/>
          <w:szCs w:val="20"/>
          <w:lang w:val="en-GB"/>
        </w:rPr>
      </w:pPr>
      <w:r w:rsidRPr="00626913">
        <w:rPr>
          <w:rFonts w:ascii="Times New Roman" w:hAnsi="Times New Roman"/>
          <w:bCs/>
          <w:sz w:val="20"/>
          <w:szCs w:val="20"/>
          <w:lang w:val="en-GB"/>
        </w:rPr>
        <w:t xml:space="preserve">Coman R and </w:t>
      </w:r>
      <w:proofErr w:type="spellStart"/>
      <w:r w:rsidRPr="00626913">
        <w:rPr>
          <w:rFonts w:ascii="Times New Roman" w:hAnsi="Times New Roman"/>
          <w:bCs/>
          <w:sz w:val="20"/>
          <w:szCs w:val="20"/>
          <w:lang w:val="en-GB"/>
        </w:rPr>
        <w:t>Volintiru</w:t>
      </w:r>
      <w:proofErr w:type="spellEnd"/>
      <w:r w:rsidRPr="00626913">
        <w:rPr>
          <w:rFonts w:ascii="Times New Roman" w:hAnsi="Times New Roman"/>
          <w:bCs/>
          <w:sz w:val="20"/>
          <w:szCs w:val="20"/>
          <w:lang w:val="en-GB"/>
        </w:rPr>
        <w:t xml:space="preserve"> C (2021) Anti-liberal ideas and institutional change in Central and Eastern Europe. </w:t>
      </w:r>
      <w:r w:rsidRPr="00626913">
        <w:rPr>
          <w:rFonts w:ascii="Times New Roman" w:hAnsi="Times New Roman"/>
          <w:bCs/>
          <w:i/>
          <w:iCs/>
          <w:sz w:val="20"/>
          <w:szCs w:val="20"/>
          <w:lang w:val="en-GB"/>
        </w:rPr>
        <w:t>European Politics and Society</w:t>
      </w:r>
      <w:r w:rsidRPr="00626913">
        <w:rPr>
          <w:rFonts w:ascii="Times New Roman" w:hAnsi="Times New Roman"/>
          <w:bCs/>
          <w:sz w:val="20"/>
          <w:szCs w:val="20"/>
          <w:lang w:val="en-GB"/>
        </w:rPr>
        <w:t xml:space="preserve">, </w:t>
      </w:r>
      <w:proofErr w:type="spellStart"/>
      <w:r w:rsidRPr="00626913">
        <w:rPr>
          <w:rFonts w:ascii="Times New Roman" w:hAnsi="Times New Roman"/>
          <w:bCs/>
          <w:sz w:val="20"/>
          <w:szCs w:val="20"/>
          <w:lang w:val="en-GB"/>
        </w:rPr>
        <w:t>Epub</w:t>
      </w:r>
      <w:proofErr w:type="spellEnd"/>
      <w:r w:rsidRPr="00626913">
        <w:rPr>
          <w:rFonts w:ascii="Times New Roman" w:hAnsi="Times New Roman"/>
          <w:bCs/>
          <w:sz w:val="20"/>
          <w:szCs w:val="20"/>
          <w:lang w:val="en-GB"/>
        </w:rPr>
        <w:t xml:space="preserve"> ahead of print 26 July 2021 DOI: 10.1080/23745118.2021.1956236</w:t>
      </w:r>
    </w:p>
    <w:p w14:paraId="10FFAF58" w14:textId="77777777" w:rsidR="003D4600" w:rsidRPr="00803ADF" w:rsidRDefault="003D4600" w:rsidP="003D4600">
      <w:pPr>
        <w:ind w:left="284" w:hanging="284"/>
        <w:rPr>
          <w:rFonts w:ascii="Times New Roman" w:hAnsi="Times New Roman"/>
          <w:sz w:val="20"/>
          <w:szCs w:val="20"/>
          <w:lang w:val="en-GB"/>
        </w:rPr>
      </w:pPr>
      <w:r w:rsidRPr="00803ADF">
        <w:rPr>
          <w:rFonts w:ascii="Times New Roman" w:hAnsi="Times New Roman"/>
          <w:sz w:val="20"/>
          <w:szCs w:val="20"/>
          <w:lang w:val="en-GB"/>
        </w:rPr>
        <w:t xml:space="preserve">Compton J and Ivanov B (2013) Vaccinating Voters: Surveying Political Campaign Inoculation Scholarship. </w:t>
      </w:r>
      <w:r w:rsidRPr="00803ADF">
        <w:rPr>
          <w:rFonts w:ascii="Times New Roman" w:hAnsi="Times New Roman"/>
          <w:i/>
          <w:iCs/>
          <w:sz w:val="20"/>
          <w:szCs w:val="20"/>
          <w:lang w:val="en-GB"/>
        </w:rPr>
        <w:t>Annals of the International Communication Association</w:t>
      </w:r>
      <w:r w:rsidRPr="00803ADF">
        <w:rPr>
          <w:rFonts w:ascii="Times New Roman" w:hAnsi="Times New Roman"/>
          <w:sz w:val="20"/>
          <w:szCs w:val="20"/>
          <w:lang w:val="en-GB"/>
        </w:rPr>
        <w:t xml:space="preserve"> 37(1): 251-283. </w:t>
      </w:r>
    </w:p>
    <w:p w14:paraId="3BF673AC" w14:textId="77777777" w:rsidR="003D4600" w:rsidRPr="00803ADF" w:rsidRDefault="003D4600" w:rsidP="003D4600">
      <w:pPr>
        <w:ind w:left="284" w:hanging="284"/>
        <w:rPr>
          <w:rFonts w:ascii="Times New Roman" w:hAnsi="Times New Roman"/>
          <w:sz w:val="20"/>
          <w:szCs w:val="20"/>
          <w:lang w:val="en-GB"/>
        </w:rPr>
      </w:pPr>
      <w:r w:rsidRPr="00803ADF">
        <w:rPr>
          <w:rFonts w:ascii="Times New Roman" w:hAnsi="Times New Roman"/>
          <w:sz w:val="20"/>
          <w:szCs w:val="20"/>
          <w:lang w:val="en-GB"/>
        </w:rPr>
        <w:t xml:space="preserve">Compton J, Linden S, Cook J and </w:t>
      </w:r>
      <w:proofErr w:type="spellStart"/>
      <w:r w:rsidRPr="00803ADF">
        <w:rPr>
          <w:rFonts w:ascii="Times New Roman" w:hAnsi="Times New Roman"/>
          <w:sz w:val="20"/>
          <w:szCs w:val="20"/>
          <w:lang w:val="en-GB"/>
        </w:rPr>
        <w:t>Basol</w:t>
      </w:r>
      <w:proofErr w:type="spellEnd"/>
      <w:r w:rsidRPr="00803ADF">
        <w:rPr>
          <w:rFonts w:ascii="Times New Roman" w:hAnsi="Times New Roman"/>
          <w:sz w:val="20"/>
          <w:szCs w:val="20"/>
          <w:lang w:val="en-GB"/>
        </w:rPr>
        <w:t xml:space="preserve"> M (2021) Inoculation Theory in the Post‐truth Era: Extant Findings and New Frontiers for Contested Science, Misinformation, and Conspiracy Theories. </w:t>
      </w:r>
      <w:r w:rsidRPr="00803ADF">
        <w:rPr>
          <w:rFonts w:ascii="Times New Roman" w:hAnsi="Times New Roman"/>
          <w:i/>
          <w:iCs/>
          <w:sz w:val="20"/>
          <w:szCs w:val="20"/>
          <w:lang w:val="en-GB"/>
        </w:rPr>
        <w:t>Social and Personality Psychology Compass</w:t>
      </w:r>
      <w:r w:rsidRPr="00803ADF">
        <w:rPr>
          <w:rFonts w:ascii="Times New Roman" w:hAnsi="Times New Roman"/>
          <w:sz w:val="20"/>
          <w:szCs w:val="20"/>
          <w:lang w:val="en-GB"/>
        </w:rPr>
        <w:t xml:space="preserve"> 15(6). DOI: 10.1111/spc3.12602. </w:t>
      </w:r>
    </w:p>
    <w:p w14:paraId="78C069DE" w14:textId="77777777" w:rsidR="005D3D73" w:rsidRPr="00803ADF" w:rsidRDefault="005D3D73" w:rsidP="005D3D73">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Coppedge</w:t>
      </w:r>
      <w:proofErr w:type="spellEnd"/>
      <w:r w:rsidRPr="00803ADF">
        <w:rPr>
          <w:rFonts w:ascii="Times New Roman" w:hAnsi="Times New Roman"/>
          <w:bCs/>
          <w:sz w:val="20"/>
          <w:szCs w:val="20"/>
          <w:lang w:val="en-GB"/>
        </w:rPr>
        <w:t xml:space="preserve"> M, Lindberg S, </w:t>
      </w:r>
      <w:proofErr w:type="spellStart"/>
      <w:r w:rsidRPr="00803ADF">
        <w:rPr>
          <w:rFonts w:ascii="Times New Roman" w:hAnsi="Times New Roman"/>
          <w:bCs/>
          <w:sz w:val="20"/>
          <w:szCs w:val="20"/>
          <w:lang w:val="en-GB"/>
        </w:rPr>
        <w:t>Skaaning</w:t>
      </w:r>
      <w:proofErr w:type="spellEnd"/>
      <w:r w:rsidRPr="00803ADF">
        <w:rPr>
          <w:rFonts w:ascii="Times New Roman" w:hAnsi="Times New Roman"/>
          <w:bCs/>
          <w:sz w:val="20"/>
          <w:szCs w:val="20"/>
          <w:lang w:val="en-GB"/>
        </w:rPr>
        <w:t xml:space="preserve"> S-E and </w:t>
      </w:r>
      <w:proofErr w:type="spellStart"/>
      <w:r w:rsidRPr="00803ADF">
        <w:rPr>
          <w:rFonts w:ascii="Times New Roman" w:hAnsi="Times New Roman"/>
          <w:bCs/>
          <w:sz w:val="20"/>
          <w:szCs w:val="20"/>
          <w:lang w:val="en-GB"/>
        </w:rPr>
        <w:t>Teorell</w:t>
      </w:r>
      <w:proofErr w:type="spellEnd"/>
      <w:r w:rsidRPr="00803ADF">
        <w:rPr>
          <w:rFonts w:ascii="Times New Roman" w:hAnsi="Times New Roman"/>
          <w:bCs/>
          <w:sz w:val="20"/>
          <w:szCs w:val="20"/>
          <w:lang w:val="en-GB"/>
        </w:rPr>
        <w:t xml:space="preserve"> J (2016) Measuring high level democratic principles using the V-Dem data. </w:t>
      </w:r>
      <w:r w:rsidRPr="00803ADF">
        <w:rPr>
          <w:rFonts w:ascii="Times New Roman" w:hAnsi="Times New Roman"/>
          <w:bCs/>
          <w:i/>
          <w:iCs/>
          <w:sz w:val="20"/>
          <w:szCs w:val="20"/>
          <w:lang w:val="en-GB"/>
        </w:rPr>
        <w:t>International Political Science Review</w:t>
      </w:r>
      <w:r w:rsidRPr="00803ADF">
        <w:rPr>
          <w:rFonts w:ascii="Times New Roman" w:hAnsi="Times New Roman"/>
          <w:bCs/>
          <w:sz w:val="20"/>
          <w:szCs w:val="20"/>
          <w:lang w:val="en-GB"/>
        </w:rPr>
        <w:t xml:space="preserve"> 37(5): 580-593. </w:t>
      </w:r>
    </w:p>
    <w:p w14:paraId="08AA686E" w14:textId="77777777" w:rsidR="00C25779" w:rsidRPr="00803ADF" w:rsidRDefault="00C25779" w:rsidP="00C25779">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Cordero G and Simón P (2016) Economic Crisis and Support for Democracy in Europe. </w:t>
      </w:r>
      <w:r w:rsidRPr="00803ADF">
        <w:rPr>
          <w:rFonts w:ascii="Times New Roman" w:hAnsi="Times New Roman"/>
          <w:bCs/>
          <w:i/>
          <w:iCs/>
          <w:sz w:val="20"/>
          <w:szCs w:val="20"/>
          <w:lang w:val="en-GB"/>
        </w:rPr>
        <w:t>West European Politics</w:t>
      </w:r>
      <w:r w:rsidRPr="00803ADF">
        <w:rPr>
          <w:rFonts w:ascii="Times New Roman" w:hAnsi="Times New Roman"/>
          <w:bCs/>
          <w:sz w:val="20"/>
          <w:szCs w:val="20"/>
          <w:lang w:val="en-GB"/>
        </w:rPr>
        <w:t xml:space="preserve"> 39(2): 305-325. </w:t>
      </w:r>
    </w:p>
    <w:p w14:paraId="0033BF1F" w14:textId="77777777" w:rsidR="000E61F0" w:rsidRPr="00803ADF" w:rsidRDefault="00E04C11" w:rsidP="004D05E3">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Dahl RA (1956) </w:t>
      </w:r>
      <w:r w:rsidRPr="00803ADF">
        <w:rPr>
          <w:rFonts w:ascii="Times New Roman" w:hAnsi="Times New Roman"/>
          <w:bCs/>
          <w:i/>
          <w:iCs/>
          <w:sz w:val="20"/>
          <w:szCs w:val="20"/>
          <w:lang w:val="en-GB"/>
        </w:rPr>
        <w:t xml:space="preserve">A Preface to Democratic Theory: How Does Popular Sovereignty Function in America? </w:t>
      </w:r>
      <w:r w:rsidRPr="00803ADF">
        <w:rPr>
          <w:rFonts w:ascii="Times New Roman" w:hAnsi="Times New Roman"/>
          <w:bCs/>
          <w:sz w:val="20"/>
          <w:szCs w:val="20"/>
          <w:lang w:val="en-GB"/>
        </w:rPr>
        <w:t>Chicago, IL: University of Chicago Press.</w:t>
      </w:r>
    </w:p>
    <w:p w14:paraId="5C37A901" w14:textId="77777777" w:rsidR="00924C9F" w:rsidRPr="00803ADF" w:rsidRDefault="00924C9F" w:rsidP="00EF78F5">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De Vries CE (2018) </w:t>
      </w:r>
      <w:r w:rsidRPr="00803ADF">
        <w:rPr>
          <w:rFonts w:ascii="Times New Roman" w:hAnsi="Times New Roman"/>
          <w:bCs/>
          <w:i/>
          <w:iCs/>
          <w:sz w:val="20"/>
          <w:szCs w:val="20"/>
          <w:lang w:val="en-GB"/>
        </w:rPr>
        <w:t>Euroscepticism and the Future of European Integration</w:t>
      </w:r>
      <w:r w:rsidRPr="00803ADF">
        <w:rPr>
          <w:rFonts w:ascii="Times New Roman" w:hAnsi="Times New Roman"/>
          <w:bCs/>
          <w:sz w:val="20"/>
          <w:szCs w:val="20"/>
          <w:lang w:val="en-GB"/>
        </w:rPr>
        <w:t xml:space="preserve">. Oxford: Oxford University Press. </w:t>
      </w:r>
    </w:p>
    <w:p w14:paraId="5E5B73AA" w14:textId="77777777" w:rsidR="00EF78F5" w:rsidRPr="00803ADF" w:rsidRDefault="00EF78F5" w:rsidP="00EF78F5">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De Vries CE and Edwards EE (2009) Taking Europe to its Extremes: Extremist Parties and Public Euroscepticism. </w:t>
      </w:r>
      <w:r w:rsidRPr="00803ADF">
        <w:rPr>
          <w:rFonts w:ascii="Times New Roman" w:hAnsi="Times New Roman"/>
          <w:bCs/>
          <w:i/>
          <w:iCs/>
          <w:sz w:val="20"/>
          <w:szCs w:val="20"/>
          <w:lang w:val="en-GB"/>
        </w:rPr>
        <w:t>Party Politics</w:t>
      </w:r>
      <w:r w:rsidRPr="00803ADF">
        <w:rPr>
          <w:rFonts w:ascii="Times New Roman" w:hAnsi="Times New Roman"/>
          <w:bCs/>
          <w:sz w:val="20"/>
          <w:szCs w:val="20"/>
          <w:lang w:val="en-GB"/>
        </w:rPr>
        <w:t xml:space="preserve"> 15(1): 5-28. </w:t>
      </w:r>
    </w:p>
    <w:p w14:paraId="757122FC" w14:textId="77777777" w:rsidR="004231D1" w:rsidRPr="00803ADF" w:rsidRDefault="004231D1" w:rsidP="004231D1">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De Vries CE and Hobolt SB (2020) </w:t>
      </w:r>
      <w:r w:rsidRPr="00803ADF">
        <w:rPr>
          <w:rFonts w:ascii="Times New Roman" w:hAnsi="Times New Roman"/>
          <w:bCs/>
          <w:i/>
          <w:iCs/>
          <w:sz w:val="20"/>
          <w:szCs w:val="20"/>
          <w:lang w:val="en-GB"/>
        </w:rPr>
        <w:t>Political Entrepreneurs</w:t>
      </w:r>
      <w:r w:rsidR="00AA09F1" w:rsidRPr="00803ADF">
        <w:rPr>
          <w:rFonts w:ascii="Times New Roman" w:hAnsi="Times New Roman"/>
          <w:bCs/>
          <w:i/>
          <w:iCs/>
          <w:sz w:val="20"/>
          <w:szCs w:val="20"/>
          <w:lang w:val="en-GB"/>
        </w:rPr>
        <w:t>: The Rise of Challenger Parties in Europe</w:t>
      </w:r>
      <w:r w:rsidRPr="00803ADF">
        <w:rPr>
          <w:rFonts w:ascii="Times New Roman" w:hAnsi="Times New Roman"/>
          <w:bCs/>
          <w:sz w:val="20"/>
          <w:szCs w:val="20"/>
          <w:lang w:val="en-GB"/>
        </w:rPr>
        <w:t>. Princeton: Princeton University Press.</w:t>
      </w:r>
    </w:p>
    <w:p w14:paraId="105822C6" w14:textId="77777777" w:rsidR="008B37AE" w:rsidRPr="00803ADF" w:rsidRDefault="008B37AE" w:rsidP="008B37AE">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De Wilde P and Trenz H-J (2012) Denouncing European integration: Euroscepticism as polity contestation. </w:t>
      </w:r>
      <w:r w:rsidRPr="00803ADF">
        <w:rPr>
          <w:rFonts w:ascii="Times New Roman" w:hAnsi="Times New Roman"/>
          <w:bCs/>
          <w:i/>
          <w:iCs/>
          <w:sz w:val="20"/>
          <w:szCs w:val="20"/>
          <w:lang w:val="en-GB"/>
        </w:rPr>
        <w:t>European Journal of Social Theory</w:t>
      </w:r>
      <w:r w:rsidRPr="00803ADF">
        <w:rPr>
          <w:rFonts w:ascii="Times New Roman" w:hAnsi="Times New Roman"/>
          <w:bCs/>
          <w:sz w:val="20"/>
          <w:szCs w:val="20"/>
          <w:lang w:val="en-GB"/>
        </w:rPr>
        <w:t xml:space="preserve"> 15(4): 537-554. </w:t>
      </w:r>
    </w:p>
    <w:p w14:paraId="07AE1F0B" w14:textId="77777777" w:rsidR="004F1BDD" w:rsidRPr="00803ADF" w:rsidRDefault="004F1BDD"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Drinóczi</w:t>
      </w:r>
      <w:proofErr w:type="spellEnd"/>
      <w:r w:rsidRPr="00803ADF">
        <w:rPr>
          <w:rFonts w:ascii="Times New Roman" w:hAnsi="Times New Roman"/>
          <w:bCs/>
          <w:sz w:val="20"/>
          <w:szCs w:val="20"/>
          <w:lang w:val="en-GB"/>
        </w:rPr>
        <w:t xml:space="preserve"> T and </w:t>
      </w:r>
      <w:proofErr w:type="spellStart"/>
      <w:r w:rsidRPr="00803ADF">
        <w:rPr>
          <w:rFonts w:ascii="Times New Roman" w:hAnsi="Times New Roman"/>
          <w:bCs/>
          <w:sz w:val="20"/>
          <w:szCs w:val="20"/>
          <w:lang w:val="en-GB"/>
        </w:rPr>
        <w:t>Bień-Kacała</w:t>
      </w:r>
      <w:proofErr w:type="spellEnd"/>
      <w:r w:rsidRPr="00803ADF">
        <w:rPr>
          <w:rFonts w:ascii="Times New Roman" w:hAnsi="Times New Roman"/>
          <w:bCs/>
          <w:sz w:val="20"/>
          <w:szCs w:val="20"/>
          <w:lang w:val="en-GB"/>
        </w:rPr>
        <w:t xml:space="preserve"> A (2020) COVID-19 in Hungary and Poland: extraordinary situation and illiberal constitutionalism. </w:t>
      </w:r>
      <w:r w:rsidRPr="00803ADF">
        <w:rPr>
          <w:rFonts w:ascii="Times New Roman" w:hAnsi="Times New Roman"/>
          <w:bCs/>
          <w:i/>
          <w:iCs/>
          <w:sz w:val="20"/>
          <w:szCs w:val="20"/>
          <w:lang w:val="en-GB"/>
        </w:rPr>
        <w:t>The Theory and Practice of Legislation</w:t>
      </w:r>
      <w:r w:rsidRPr="00803ADF">
        <w:rPr>
          <w:rFonts w:ascii="Times New Roman" w:hAnsi="Times New Roman"/>
          <w:bCs/>
          <w:sz w:val="20"/>
          <w:szCs w:val="20"/>
          <w:lang w:val="en-GB"/>
        </w:rPr>
        <w:t xml:space="preserve"> 8(1-2): 171-192. </w:t>
      </w:r>
    </w:p>
    <w:p w14:paraId="3DE9A1B8"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Engler S, Brunner P, </w:t>
      </w:r>
      <w:proofErr w:type="spellStart"/>
      <w:r w:rsidRPr="00803ADF">
        <w:rPr>
          <w:rFonts w:ascii="Times New Roman" w:hAnsi="Times New Roman"/>
          <w:bCs/>
          <w:sz w:val="20"/>
          <w:szCs w:val="20"/>
          <w:lang w:val="en-GB"/>
        </w:rPr>
        <w:t>Loviat</w:t>
      </w:r>
      <w:proofErr w:type="spellEnd"/>
      <w:r w:rsidRPr="00803ADF">
        <w:rPr>
          <w:rFonts w:ascii="Times New Roman" w:hAnsi="Times New Roman"/>
          <w:bCs/>
          <w:sz w:val="20"/>
          <w:szCs w:val="20"/>
          <w:lang w:val="en-GB"/>
        </w:rPr>
        <w:t xml:space="preserve"> R</w:t>
      </w:r>
      <w:r w:rsidR="005B1F0D" w:rsidRPr="00803ADF">
        <w:rPr>
          <w:rFonts w:ascii="Times New Roman" w:hAnsi="Times New Roman"/>
          <w:bCs/>
          <w:sz w:val="20"/>
          <w:szCs w:val="20"/>
          <w:lang w:val="en-GB"/>
        </w:rPr>
        <w:t xml:space="preserve"> et al.</w:t>
      </w:r>
      <w:r w:rsidRPr="00803ADF">
        <w:rPr>
          <w:rFonts w:ascii="Times New Roman" w:hAnsi="Times New Roman"/>
          <w:bCs/>
          <w:sz w:val="20"/>
          <w:szCs w:val="20"/>
          <w:lang w:val="en-GB"/>
        </w:rPr>
        <w:t xml:space="preserve"> (2021) Democracy in times of the pandemic: explaining the variation of COVID-19 policies across European democracies. </w:t>
      </w:r>
      <w:r w:rsidRPr="00803ADF">
        <w:rPr>
          <w:rFonts w:ascii="Times New Roman" w:hAnsi="Times New Roman"/>
          <w:bCs/>
          <w:i/>
          <w:iCs/>
          <w:sz w:val="20"/>
          <w:szCs w:val="20"/>
          <w:lang w:val="en-GB"/>
        </w:rPr>
        <w:t>West European Politics</w:t>
      </w:r>
      <w:r w:rsidRPr="00803ADF">
        <w:rPr>
          <w:rFonts w:ascii="Times New Roman" w:hAnsi="Times New Roman"/>
          <w:bCs/>
          <w:sz w:val="20"/>
          <w:szCs w:val="20"/>
          <w:lang w:val="en-GB"/>
        </w:rPr>
        <w:t xml:space="preserve"> 44(5-6): 1077-1102. </w:t>
      </w:r>
    </w:p>
    <w:p w14:paraId="46EDD693" w14:textId="77777777" w:rsidR="00E226F1" w:rsidRPr="00803ADF" w:rsidRDefault="00E226F1" w:rsidP="00E226F1">
      <w:pPr>
        <w:ind w:left="284" w:hanging="284"/>
        <w:rPr>
          <w:rFonts w:ascii="Times New Roman" w:hAnsi="Times New Roman"/>
          <w:bCs/>
          <w:sz w:val="20"/>
          <w:szCs w:val="20"/>
          <w:lang w:val="en-GB"/>
        </w:rPr>
      </w:pPr>
      <w:r w:rsidRPr="00803ADF">
        <w:rPr>
          <w:rFonts w:ascii="Times New Roman" w:hAnsi="Times New Roman"/>
          <w:bCs/>
          <w:sz w:val="20"/>
          <w:szCs w:val="20"/>
          <w:lang w:val="en-GB"/>
        </w:rPr>
        <w:t>Ernst N</w:t>
      </w:r>
      <w:r w:rsidRPr="00803ADF">
        <w:rPr>
          <w:rFonts w:ascii="Times New Roman" w:hAnsi="Times New Roman"/>
          <w:sz w:val="20"/>
          <w:szCs w:val="20"/>
          <w:lang w:val="en-GB"/>
        </w:rPr>
        <w:t xml:space="preserve">, </w:t>
      </w:r>
      <w:proofErr w:type="spellStart"/>
      <w:r w:rsidRPr="00803ADF">
        <w:rPr>
          <w:rFonts w:ascii="Times New Roman" w:hAnsi="Times New Roman"/>
          <w:bCs/>
          <w:sz w:val="20"/>
          <w:szCs w:val="20"/>
          <w:lang w:val="en-GB"/>
        </w:rPr>
        <w:t>Engesser</w:t>
      </w:r>
      <w:proofErr w:type="spellEnd"/>
      <w:r w:rsidRPr="00803ADF">
        <w:rPr>
          <w:rFonts w:ascii="Times New Roman" w:hAnsi="Times New Roman"/>
          <w:bCs/>
          <w:sz w:val="20"/>
          <w:szCs w:val="20"/>
          <w:lang w:val="en-GB"/>
        </w:rPr>
        <w:t xml:space="preserve"> S, </w:t>
      </w:r>
      <w:proofErr w:type="spellStart"/>
      <w:r w:rsidRPr="00803ADF">
        <w:rPr>
          <w:rFonts w:ascii="Times New Roman" w:hAnsi="Times New Roman"/>
          <w:bCs/>
          <w:sz w:val="20"/>
          <w:szCs w:val="20"/>
          <w:lang w:val="en-GB"/>
        </w:rPr>
        <w:t>Büchel</w:t>
      </w:r>
      <w:proofErr w:type="spellEnd"/>
      <w:r w:rsidRPr="00803ADF">
        <w:rPr>
          <w:rFonts w:ascii="Times New Roman" w:hAnsi="Times New Roman"/>
          <w:bCs/>
          <w:sz w:val="20"/>
          <w:szCs w:val="20"/>
          <w:lang w:val="en-GB"/>
        </w:rPr>
        <w:t xml:space="preserve"> F, Blassnig S and Esser F (2017) Extreme Parties and Populism: An Analysis of Facebook and Twitter across Six Countries. </w:t>
      </w:r>
      <w:r w:rsidRPr="00803ADF">
        <w:rPr>
          <w:rFonts w:ascii="Times New Roman" w:hAnsi="Times New Roman"/>
          <w:bCs/>
          <w:i/>
          <w:iCs/>
          <w:sz w:val="20"/>
          <w:szCs w:val="20"/>
          <w:lang w:val="en-GB"/>
        </w:rPr>
        <w:t>Information, Communication &amp; Society</w:t>
      </w:r>
      <w:r w:rsidRPr="00803ADF">
        <w:rPr>
          <w:rFonts w:ascii="Times New Roman" w:hAnsi="Times New Roman"/>
          <w:bCs/>
          <w:sz w:val="20"/>
          <w:szCs w:val="20"/>
          <w:lang w:val="en-GB"/>
        </w:rPr>
        <w:t xml:space="preserve"> 20(9): 1347-1364.</w:t>
      </w:r>
    </w:p>
    <w:p w14:paraId="2D4DB13A" w14:textId="77777777" w:rsidR="00E226F1" w:rsidRPr="00803ADF" w:rsidRDefault="00E226F1" w:rsidP="00E226F1">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European Commission (2021) </w:t>
      </w:r>
      <w:r w:rsidRPr="00803ADF">
        <w:rPr>
          <w:rFonts w:ascii="Times New Roman" w:hAnsi="Times New Roman"/>
          <w:bCs/>
          <w:i/>
          <w:iCs/>
          <w:sz w:val="20"/>
          <w:szCs w:val="20"/>
          <w:lang w:val="en-GB"/>
        </w:rPr>
        <w:t xml:space="preserve">Eurobarometer 93.1 </w:t>
      </w:r>
      <w:r w:rsidRPr="00803ADF">
        <w:rPr>
          <w:rFonts w:ascii="Times New Roman" w:hAnsi="Times New Roman"/>
          <w:bCs/>
          <w:sz w:val="20"/>
          <w:szCs w:val="20"/>
          <w:lang w:val="en-GB"/>
        </w:rPr>
        <w:t>(2020). Kantar Public, Brussels [producer]. GESIS Data Archive, Cologne. ZA7649 Data file Version 1.2.0, https://doi.org/10.4232/1.13746</w:t>
      </w:r>
    </w:p>
    <w:p w14:paraId="1894C029" w14:textId="77777777" w:rsidR="00E226F1" w:rsidRPr="00803ADF" w:rsidRDefault="00E226F1" w:rsidP="00E226F1">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Fazekas Z, Popa SA, Schmitt H, </w:t>
      </w:r>
      <w:proofErr w:type="spellStart"/>
      <w:r w:rsidRPr="00803ADF">
        <w:rPr>
          <w:rFonts w:ascii="Times New Roman" w:hAnsi="Times New Roman"/>
          <w:bCs/>
          <w:sz w:val="20"/>
          <w:szCs w:val="20"/>
          <w:lang w:val="en-GB"/>
        </w:rPr>
        <w:t>Barberá</w:t>
      </w:r>
      <w:proofErr w:type="spellEnd"/>
      <w:r w:rsidRPr="00803ADF">
        <w:rPr>
          <w:rFonts w:ascii="Times New Roman" w:hAnsi="Times New Roman"/>
          <w:bCs/>
          <w:sz w:val="20"/>
          <w:szCs w:val="20"/>
          <w:lang w:val="en-GB"/>
        </w:rPr>
        <w:t xml:space="preserve"> P and </w:t>
      </w:r>
      <w:proofErr w:type="spellStart"/>
      <w:r w:rsidRPr="00803ADF">
        <w:rPr>
          <w:rFonts w:ascii="Times New Roman" w:hAnsi="Times New Roman"/>
          <w:bCs/>
          <w:sz w:val="20"/>
          <w:szCs w:val="20"/>
          <w:lang w:val="en-GB"/>
        </w:rPr>
        <w:t>Theocharis</w:t>
      </w:r>
      <w:proofErr w:type="spellEnd"/>
      <w:r w:rsidRPr="00803ADF">
        <w:rPr>
          <w:rFonts w:ascii="Times New Roman" w:hAnsi="Times New Roman"/>
          <w:bCs/>
          <w:sz w:val="20"/>
          <w:szCs w:val="20"/>
          <w:lang w:val="en-GB"/>
        </w:rPr>
        <w:t xml:space="preserve"> Y(2021) Elite-Public Interaction on Twitter: EU Issue Expansion in the Campaign. </w:t>
      </w:r>
      <w:r w:rsidRPr="00803ADF">
        <w:rPr>
          <w:rFonts w:ascii="Times New Roman" w:hAnsi="Times New Roman"/>
          <w:bCs/>
          <w:i/>
          <w:iCs/>
          <w:sz w:val="20"/>
          <w:szCs w:val="20"/>
          <w:lang w:val="en-GB"/>
        </w:rPr>
        <w:t>European Journal of Political Research</w:t>
      </w:r>
      <w:r w:rsidRPr="00803ADF">
        <w:rPr>
          <w:rFonts w:ascii="Times New Roman" w:hAnsi="Times New Roman"/>
          <w:bCs/>
          <w:sz w:val="20"/>
          <w:szCs w:val="20"/>
          <w:lang w:val="en-GB"/>
        </w:rPr>
        <w:t xml:space="preserve"> 60(2): 376-396.</w:t>
      </w:r>
    </w:p>
    <w:p w14:paraId="1D9CA051" w14:textId="764D3FCB" w:rsidR="00A90683" w:rsidRPr="00803ADF" w:rsidRDefault="00A90683" w:rsidP="009624D7">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Ferrin M and </w:t>
      </w:r>
      <w:proofErr w:type="spellStart"/>
      <w:r w:rsidRPr="00803ADF">
        <w:rPr>
          <w:rFonts w:ascii="Times New Roman" w:hAnsi="Times New Roman"/>
          <w:bCs/>
          <w:sz w:val="20"/>
          <w:szCs w:val="20"/>
          <w:lang w:val="en-GB"/>
        </w:rPr>
        <w:t>Kriesi</w:t>
      </w:r>
      <w:proofErr w:type="spellEnd"/>
      <w:r w:rsidRPr="00803ADF">
        <w:rPr>
          <w:rFonts w:ascii="Times New Roman" w:hAnsi="Times New Roman"/>
          <w:bCs/>
          <w:sz w:val="20"/>
          <w:szCs w:val="20"/>
          <w:lang w:val="en-GB"/>
        </w:rPr>
        <w:t xml:space="preserve"> H </w:t>
      </w:r>
      <w:r w:rsidR="009624D7" w:rsidRPr="00803ADF">
        <w:rPr>
          <w:rFonts w:ascii="Times New Roman" w:hAnsi="Times New Roman"/>
          <w:bCs/>
          <w:sz w:val="20"/>
          <w:szCs w:val="20"/>
          <w:lang w:val="en-GB"/>
        </w:rPr>
        <w:t xml:space="preserve">(eds) </w:t>
      </w:r>
      <w:r w:rsidRPr="00803ADF">
        <w:rPr>
          <w:rFonts w:ascii="Times New Roman" w:hAnsi="Times New Roman"/>
          <w:bCs/>
          <w:sz w:val="20"/>
          <w:szCs w:val="20"/>
          <w:lang w:val="en-GB"/>
        </w:rPr>
        <w:t xml:space="preserve">(2016) </w:t>
      </w:r>
      <w:r w:rsidRPr="00803ADF">
        <w:rPr>
          <w:rFonts w:ascii="Times New Roman" w:hAnsi="Times New Roman"/>
          <w:bCs/>
          <w:i/>
          <w:iCs/>
          <w:sz w:val="20"/>
          <w:szCs w:val="20"/>
          <w:lang w:val="en-GB"/>
        </w:rPr>
        <w:t>How Europeans View and Evaluate Democracy</w:t>
      </w:r>
      <w:r w:rsidRPr="00803ADF">
        <w:rPr>
          <w:rFonts w:ascii="Times New Roman" w:hAnsi="Times New Roman"/>
          <w:bCs/>
          <w:sz w:val="20"/>
          <w:szCs w:val="20"/>
          <w:lang w:val="en-GB"/>
        </w:rPr>
        <w:t>. Oxford: Oxford University</w:t>
      </w:r>
      <w:r w:rsidR="009624D7" w:rsidRPr="00803ADF">
        <w:rPr>
          <w:rFonts w:ascii="Times New Roman" w:hAnsi="Times New Roman"/>
          <w:bCs/>
          <w:sz w:val="20"/>
          <w:szCs w:val="20"/>
          <w:lang w:val="en-GB"/>
        </w:rPr>
        <w:t xml:space="preserve"> </w:t>
      </w:r>
      <w:r w:rsidRPr="00803ADF">
        <w:rPr>
          <w:rFonts w:ascii="Times New Roman" w:hAnsi="Times New Roman"/>
          <w:bCs/>
          <w:sz w:val="20"/>
          <w:szCs w:val="20"/>
          <w:lang w:val="en-GB"/>
        </w:rPr>
        <w:t>Press.</w:t>
      </w:r>
    </w:p>
    <w:p w14:paraId="0C9534CE" w14:textId="51DFF2B4" w:rsidR="001967AF" w:rsidRPr="00803ADF" w:rsidRDefault="001967AF" w:rsidP="009624D7">
      <w:pPr>
        <w:ind w:left="284" w:hanging="284"/>
        <w:rPr>
          <w:rFonts w:ascii="Times New Roman" w:hAnsi="Times New Roman"/>
          <w:bCs/>
          <w:sz w:val="20"/>
          <w:szCs w:val="20"/>
          <w:lang w:val="en-GB"/>
        </w:rPr>
      </w:pPr>
      <w:r w:rsidRPr="00626913">
        <w:rPr>
          <w:rFonts w:ascii="Times New Roman" w:hAnsi="Times New Roman"/>
          <w:bCs/>
          <w:sz w:val="20"/>
          <w:szCs w:val="20"/>
          <w:lang w:val="en-GB"/>
        </w:rPr>
        <w:t xml:space="preserve">Finkel EJ, Bail CA, </w:t>
      </w:r>
      <w:proofErr w:type="spellStart"/>
      <w:r w:rsidRPr="00626913">
        <w:rPr>
          <w:rFonts w:ascii="Times New Roman" w:hAnsi="Times New Roman"/>
          <w:bCs/>
          <w:sz w:val="20"/>
          <w:szCs w:val="20"/>
          <w:lang w:val="en-GB"/>
        </w:rPr>
        <w:t>Cikara</w:t>
      </w:r>
      <w:proofErr w:type="spellEnd"/>
      <w:r w:rsidRPr="00626913">
        <w:rPr>
          <w:rFonts w:ascii="Times New Roman" w:hAnsi="Times New Roman"/>
          <w:bCs/>
          <w:sz w:val="20"/>
          <w:szCs w:val="20"/>
          <w:lang w:val="en-GB"/>
        </w:rPr>
        <w:t xml:space="preserve"> M et al. (2020) Political Sectarianism in America. </w:t>
      </w:r>
      <w:r w:rsidRPr="00626913">
        <w:rPr>
          <w:rFonts w:ascii="Times New Roman" w:hAnsi="Times New Roman"/>
          <w:bCs/>
          <w:i/>
          <w:iCs/>
          <w:sz w:val="20"/>
          <w:szCs w:val="20"/>
          <w:lang w:val="en-GB"/>
        </w:rPr>
        <w:t>Science</w:t>
      </w:r>
      <w:r w:rsidRPr="00626913">
        <w:rPr>
          <w:rFonts w:ascii="Times New Roman" w:hAnsi="Times New Roman"/>
          <w:bCs/>
          <w:sz w:val="20"/>
          <w:szCs w:val="20"/>
          <w:lang w:val="en-GB"/>
        </w:rPr>
        <w:t xml:space="preserve"> 370(6516): 533-536.</w:t>
      </w:r>
    </w:p>
    <w:p w14:paraId="654F2ADF"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Freedom House (2020) </w:t>
      </w:r>
      <w:r w:rsidRPr="00803ADF">
        <w:rPr>
          <w:rFonts w:ascii="Times New Roman" w:hAnsi="Times New Roman"/>
          <w:bCs/>
          <w:i/>
          <w:iCs/>
          <w:sz w:val="20"/>
          <w:szCs w:val="20"/>
          <w:lang w:val="en-GB"/>
        </w:rPr>
        <w:t xml:space="preserve">Freedom in the World 2020: A leaderless struggle for democracy. </w:t>
      </w:r>
      <w:r w:rsidRPr="00803ADF">
        <w:rPr>
          <w:rFonts w:ascii="Times New Roman" w:hAnsi="Times New Roman"/>
          <w:bCs/>
          <w:sz w:val="20"/>
          <w:szCs w:val="20"/>
          <w:lang w:val="en-GB"/>
        </w:rPr>
        <w:t xml:space="preserve">Washington. </w:t>
      </w:r>
    </w:p>
    <w:p w14:paraId="292CA2F3" w14:textId="77777777" w:rsidR="00EE3AA5" w:rsidRPr="00803ADF" w:rsidRDefault="00EE3AA5" w:rsidP="00EE3AA5">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Gabel M and Hix S (2002) Defining the EU Political Space: An Empirical Study of the European Elections Manifestos, 1979-1999. </w:t>
      </w:r>
      <w:r w:rsidRPr="00803ADF">
        <w:rPr>
          <w:rFonts w:ascii="Times New Roman" w:hAnsi="Times New Roman"/>
          <w:bCs/>
          <w:i/>
          <w:iCs/>
          <w:sz w:val="20"/>
          <w:szCs w:val="20"/>
          <w:lang w:val="en-GB"/>
        </w:rPr>
        <w:t>Comparative Political Studies</w:t>
      </w:r>
      <w:r w:rsidRPr="00803ADF">
        <w:rPr>
          <w:rFonts w:ascii="Times New Roman" w:hAnsi="Times New Roman"/>
          <w:bCs/>
          <w:sz w:val="20"/>
          <w:szCs w:val="20"/>
          <w:lang w:val="en-GB"/>
        </w:rPr>
        <w:t xml:space="preserve"> 35(8): 934-964. </w:t>
      </w:r>
    </w:p>
    <w:p w14:paraId="30741A5F" w14:textId="77777777" w:rsidR="00AC562C" w:rsidRPr="00803ADF" w:rsidRDefault="00AC562C" w:rsidP="00E226F1">
      <w:pPr>
        <w:ind w:left="284" w:hanging="284"/>
        <w:rPr>
          <w:rFonts w:ascii="Times New Roman" w:hAnsi="Times New Roman"/>
          <w:bCs/>
          <w:sz w:val="20"/>
          <w:szCs w:val="20"/>
          <w:lang w:val="en-GB"/>
        </w:rPr>
      </w:pPr>
      <w:r w:rsidRPr="00803ADF">
        <w:rPr>
          <w:rFonts w:ascii="Times New Roman" w:hAnsi="Times New Roman"/>
          <w:bCs/>
          <w:sz w:val="20"/>
          <w:szCs w:val="20"/>
          <w:lang w:val="en-GB"/>
        </w:rPr>
        <w:lastRenderedPageBreak/>
        <w:t xml:space="preserve">Gattermann K, De Vreese CH and Van der Brug W (2021) </w:t>
      </w:r>
      <w:r w:rsidR="00DB2253" w:rsidRPr="00803ADF">
        <w:rPr>
          <w:rFonts w:ascii="Times New Roman" w:hAnsi="Times New Roman"/>
          <w:bCs/>
          <w:sz w:val="20"/>
          <w:szCs w:val="20"/>
          <w:lang w:val="en-GB"/>
        </w:rPr>
        <w:t xml:space="preserve">Introduction: </w:t>
      </w:r>
      <w:r w:rsidRPr="00803ADF">
        <w:rPr>
          <w:rFonts w:ascii="Times New Roman" w:hAnsi="Times New Roman"/>
          <w:bCs/>
          <w:sz w:val="20"/>
          <w:szCs w:val="20"/>
          <w:lang w:val="en-GB"/>
        </w:rPr>
        <w:t xml:space="preserve">No longer second-order? Explaining the European Parliament elections of 2019. </w:t>
      </w:r>
      <w:r w:rsidRPr="00803ADF">
        <w:rPr>
          <w:rFonts w:ascii="Times New Roman" w:hAnsi="Times New Roman"/>
          <w:bCs/>
          <w:i/>
          <w:iCs/>
          <w:sz w:val="20"/>
          <w:szCs w:val="20"/>
          <w:lang w:val="en-GB"/>
        </w:rPr>
        <w:t>Politics</w:t>
      </w:r>
      <w:r w:rsidR="00DB2253" w:rsidRPr="00803ADF">
        <w:rPr>
          <w:rFonts w:ascii="Times New Roman" w:hAnsi="Times New Roman"/>
          <w:bCs/>
          <w:sz w:val="20"/>
          <w:szCs w:val="20"/>
          <w:lang w:val="en-GB"/>
        </w:rPr>
        <w:t xml:space="preserve"> 41(4): 423-432. </w:t>
      </w:r>
    </w:p>
    <w:p w14:paraId="1FDDA9E6" w14:textId="77777777" w:rsidR="00D44486" w:rsidRPr="00803ADF" w:rsidRDefault="00D44486" w:rsidP="00E226F1">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Goldberg AC, Van Elsas EJ and De Vreese CH (2021) One union, different futures? Public preferences for the EU’s future and their explanations in 10 EU countries. </w:t>
      </w:r>
      <w:r w:rsidRPr="00803ADF">
        <w:rPr>
          <w:rFonts w:ascii="Times New Roman" w:hAnsi="Times New Roman"/>
          <w:bCs/>
          <w:i/>
          <w:iCs/>
          <w:sz w:val="20"/>
          <w:szCs w:val="20"/>
          <w:lang w:val="en-GB"/>
        </w:rPr>
        <w:t>European Union Politics</w:t>
      </w:r>
      <w:r w:rsidRPr="00803ADF">
        <w:rPr>
          <w:rFonts w:ascii="Times New Roman" w:hAnsi="Times New Roman"/>
          <w:bCs/>
          <w:sz w:val="20"/>
          <w:szCs w:val="20"/>
          <w:lang w:val="en-GB"/>
        </w:rPr>
        <w:t xml:space="preserve">. </w:t>
      </w:r>
      <w:proofErr w:type="spellStart"/>
      <w:r w:rsidRPr="00803ADF">
        <w:rPr>
          <w:rFonts w:ascii="Times New Roman" w:hAnsi="Times New Roman"/>
          <w:bCs/>
          <w:sz w:val="20"/>
          <w:szCs w:val="20"/>
          <w:lang w:val="en-GB"/>
        </w:rPr>
        <w:t>Epub</w:t>
      </w:r>
      <w:proofErr w:type="spellEnd"/>
      <w:r w:rsidRPr="00803ADF">
        <w:rPr>
          <w:rFonts w:ascii="Times New Roman" w:hAnsi="Times New Roman"/>
          <w:bCs/>
          <w:sz w:val="20"/>
          <w:szCs w:val="20"/>
          <w:lang w:val="en-GB"/>
        </w:rPr>
        <w:t xml:space="preserve"> ahead of print 3 August 2021. DOI:</w:t>
      </w:r>
      <w:r w:rsidRPr="00803ADF">
        <w:rPr>
          <w:sz w:val="20"/>
          <w:szCs w:val="20"/>
          <w:lang w:val="en-GB"/>
        </w:rPr>
        <w:t xml:space="preserve"> </w:t>
      </w:r>
      <w:r w:rsidRPr="00803ADF">
        <w:rPr>
          <w:rFonts w:ascii="Times New Roman" w:hAnsi="Times New Roman"/>
          <w:bCs/>
          <w:sz w:val="20"/>
          <w:szCs w:val="20"/>
          <w:lang w:val="en-GB"/>
        </w:rPr>
        <w:t>10.1177/14651165211034150</w:t>
      </w:r>
    </w:p>
    <w:p w14:paraId="15CB9820" w14:textId="77777777" w:rsidR="00AA09F1" w:rsidRPr="00803ADF" w:rsidRDefault="00AA09F1" w:rsidP="00AA09F1">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Graham MH and </w:t>
      </w:r>
      <w:proofErr w:type="spellStart"/>
      <w:r w:rsidRPr="00803ADF">
        <w:rPr>
          <w:rFonts w:ascii="Times New Roman" w:hAnsi="Times New Roman"/>
          <w:bCs/>
          <w:sz w:val="20"/>
          <w:szCs w:val="20"/>
          <w:lang w:val="en-GB"/>
        </w:rPr>
        <w:t>Svolik</w:t>
      </w:r>
      <w:proofErr w:type="spellEnd"/>
      <w:r w:rsidRPr="00803ADF">
        <w:rPr>
          <w:rFonts w:ascii="Times New Roman" w:hAnsi="Times New Roman"/>
          <w:bCs/>
          <w:sz w:val="20"/>
          <w:szCs w:val="20"/>
          <w:lang w:val="en-GB"/>
        </w:rPr>
        <w:t xml:space="preserve"> MW (2020) Democracy in America? Partisanship, Polarization, and the Robustness of Support for Democracy in the United States. </w:t>
      </w:r>
      <w:r w:rsidRPr="00803ADF">
        <w:rPr>
          <w:rFonts w:ascii="Times New Roman" w:hAnsi="Times New Roman"/>
          <w:bCs/>
          <w:i/>
          <w:iCs/>
          <w:sz w:val="20"/>
          <w:szCs w:val="20"/>
          <w:lang w:val="en-GB"/>
        </w:rPr>
        <w:t>American Political Science Review</w:t>
      </w:r>
      <w:r w:rsidRPr="00803ADF">
        <w:rPr>
          <w:rFonts w:ascii="Times New Roman" w:hAnsi="Times New Roman"/>
          <w:bCs/>
          <w:sz w:val="20"/>
          <w:szCs w:val="20"/>
          <w:lang w:val="en-GB"/>
        </w:rPr>
        <w:t xml:space="preserve"> 114(2): 392-409. </w:t>
      </w:r>
    </w:p>
    <w:p w14:paraId="5FAB3758" w14:textId="77777777" w:rsidR="003D4600" w:rsidRPr="00803ADF" w:rsidRDefault="003D4600" w:rsidP="003D4600">
      <w:pPr>
        <w:ind w:left="284" w:hanging="284"/>
        <w:rPr>
          <w:rFonts w:ascii="Times New Roman" w:hAnsi="Times New Roman"/>
          <w:sz w:val="20"/>
          <w:szCs w:val="20"/>
          <w:lang w:val="en-GB"/>
        </w:rPr>
      </w:pPr>
      <w:proofErr w:type="spellStart"/>
      <w:r w:rsidRPr="00803ADF">
        <w:rPr>
          <w:rFonts w:ascii="Times New Roman" w:hAnsi="Times New Roman"/>
          <w:sz w:val="20"/>
          <w:szCs w:val="20"/>
          <w:lang w:val="en-GB"/>
        </w:rPr>
        <w:t>Groenendyk</w:t>
      </w:r>
      <w:proofErr w:type="spellEnd"/>
      <w:r w:rsidRPr="00803ADF">
        <w:rPr>
          <w:rFonts w:ascii="Times New Roman" w:hAnsi="Times New Roman"/>
          <w:sz w:val="20"/>
          <w:szCs w:val="20"/>
          <w:lang w:val="en-GB"/>
        </w:rPr>
        <w:t xml:space="preserve"> E and </w:t>
      </w:r>
      <w:proofErr w:type="spellStart"/>
      <w:r w:rsidRPr="00803ADF">
        <w:rPr>
          <w:rFonts w:ascii="Times New Roman" w:hAnsi="Times New Roman"/>
          <w:sz w:val="20"/>
          <w:szCs w:val="20"/>
          <w:lang w:val="en-GB"/>
        </w:rPr>
        <w:t>Krupnikov</w:t>
      </w:r>
      <w:proofErr w:type="spellEnd"/>
      <w:r w:rsidRPr="00803ADF">
        <w:rPr>
          <w:rFonts w:ascii="Times New Roman" w:hAnsi="Times New Roman"/>
          <w:sz w:val="20"/>
          <w:szCs w:val="20"/>
          <w:lang w:val="en-GB"/>
        </w:rPr>
        <w:t xml:space="preserve"> Y (2021) What Motivates Reasoning? A Theory of Goal‐Dependent Political Evaluation. </w:t>
      </w:r>
      <w:r w:rsidRPr="00803ADF">
        <w:rPr>
          <w:rFonts w:ascii="Times New Roman" w:hAnsi="Times New Roman"/>
          <w:i/>
          <w:iCs/>
          <w:sz w:val="20"/>
          <w:szCs w:val="20"/>
          <w:lang w:val="en-GB"/>
        </w:rPr>
        <w:t>American Journal of Political Science</w:t>
      </w:r>
      <w:r w:rsidRPr="00803ADF">
        <w:rPr>
          <w:rFonts w:ascii="Times New Roman" w:hAnsi="Times New Roman"/>
          <w:sz w:val="20"/>
          <w:szCs w:val="20"/>
          <w:lang w:val="en-GB"/>
        </w:rPr>
        <w:t xml:space="preserve"> 65(1): 180-196. </w:t>
      </w:r>
    </w:p>
    <w:p w14:paraId="467721A8" w14:textId="77777777" w:rsidR="002D7B66" w:rsidRPr="00803ADF" w:rsidRDefault="002D7B66"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Grzymala-Busse</w:t>
      </w:r>
      <w:proofErr w:type="spellEnd"/>
      <w:r w:rsidRPr="00803ADF">
        <w:rPr>
          <w:rFonts w:ascii="Times New Roman" w:hAnsi="Times New Roman"/>
          <w:bCs/>
          <w:sz w:val="20"/>
          <w:szCs w:val="20"/>
          <w:lang w:val="en-GB"/>
        </w:rPr>
        <w:t xml:space="preserve"> A (2019) How Populists Rule: The Consequences for Democratic Governance. </w:t>
      </w:r>
      <w:r w:rsidRPr="00803ADF">
        <w:rPr>
          <w:rFonts w:ascii="Times New Roman" w:hAnsi="Times New Roman"/>
          <w:bCs/>
          <w:i/>
          <w:iCs/>
          <w:sz w:val="20"/>
          <w:szCs w:val="20"/>
          <w:lang w:val="en-GB"/>
        </w:rPr>
        <w:t>Polity</w:t>
      </w:r>
      <w:r w:rsidRPr="00803ADF">
        <w:rPr>
          <w:rFonts w:ascii="Times New Roman" w:hAnsi="Times New Roman"/>
          <w:bCs/>
          <w:sz w:val="20"/>
          <w:szCs w:val="20"/>
          <w:lang w:val="en-GB"/>
        </w:rPr>
        <w:t xml:space="preserve"> 51(4): 707-717. </w:t>
      </w:r>
    </w:p>
    <w:p w14:paraId="6352F914"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Guasti P (2020) The Impact of the COVID-19 Pandemic in Central and Eastern Europe: The Rise of Autocracy and Democratic Resilience. </w:t>
      </w:r>
      <w:r w:rsidRPr="00803ADF">
        <w:rPr>
          <w:rFonts w:ascii="Times New Roman" w:hAnsi="Times New Roman"/>
          <w:bCs/>
          <w:i/>
          <w:iCs/>
          <w:sz w:val="20"/>
          <w:szCs w:val="20"/>
          <w:lang w:val="en-GB"/>
        </w:rPr>
        <w:t>Democratic Theory</w:t>
      </w:r>
      <w:r w:rsidRPr="00803ADF">
        <w:rPr>
          <w:rFonts w:ascii="Times New Roman" w:hAnsi="Times New Roman"/>
          <w:bCs/>
          <w:sz w:val="20"/>
          <w:szCs w:val="20"/>
          <w:lang w:val="en-GB"/>
        </w:rPr>
        <w:t xml:space="preserve"> 7(2): 47-60. </w:t>
      </w:r>
    </w:p>
    <w:p w14:paraId="52A3A9B5" w14:textId="77777777" w:rsidR="00AA09F1" w:rsidRPr="00803ADF" w:rsidRDefault="00AA09F1" w:rsidP="00AA09F1">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Hainmueller</w:t>
      </w:r>
      <w:proofErr w:type="spellEnd"/>
      <w:r w:rsidRPr="00803ADF">
        <w:rPr>
          <w:rFonts w:ascii="Times New Roman" w:hAnsi="Times New Roman"/>
          <w:bCs/>
          <w:sz w:val="20"/>
          <w:szCs w:val="20"/>
          <w:lang w:val="en-GB"/>
        </w:rPr>
        <w:t xml:space="preserve"> J, Hopkins DJ and Yamamoto T (2014) Causal Inference in Conjoint Analysis: Understanding Multidimensional Choices via Stated Preference Experiments. </w:t>
      </w:r>
      <w:r w:rsidRPr="00803ADF">
        <w:rPr>
          <w:rFonts w:ascii="Times New Roman" w:hAnsi="Times New Roman"/>
          <w:bCs/>
          <w:i/>
          <w:iCs/>
          <w:sz w:val="20"/>
          <w:szCs w:val="20"/>
          <w:lang w:val="en-GB"/>
        </w:rPr>
        <w:t xml:space="preserve">Political Analysis </w:t>
      </w:r>
      <w:r w:rsidRPr="00803ADF">
        <w:rPr>
          <w:rFonts w:ascii="Times New Roman" w:hAnsi="Times New Roman"/>
          <w:bCs/>
          <w:sz w:val="20"/>
          <w:szCs w:val="20"/>
          <w:lang w:val="en-GB"/>
        </w:rPr>
        <w:t xml:space="preserve">22(1): 1-30. </w:t>
      </w:r>
    </w:p>
    <w:p w14:paraId="6BB269C2"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Hakhverdian A and Mayne Q (2012) Institutional Trust, Education, and Corruption: A Micro-Macro Interactive Approach. </w:t>
      </w:r>
      <w:r w:rsidRPr="00803ADF">
        <w:rPr>
          <w:rFonts w:ascii="Times New Roman" w:hAnsi="Times New Roman"/>
          <w:bCs/>
          <w:i/>
          <w:iCs/>
          <w:sz w:val="20"/>
          <w:szCs w:val="20"/>
          <w:lang w:val="en-GB"/>
        </w:rPr>
        <w:t>The Journal of Politics</w:t>
      </w:r>
      <w:r w:rsidRPr="00803ADF">
        <w:rPr>
          <w:rFonts w:ascii="Times New Roman" w:hAnsi="Times New Roman"/>
          <w:bCs/>
          <w:sz w:val="20"/>
          <w:szCs w:val="20"/>
          <w:lang w:val="en-GB"/>
        </w:rPr>
        <w:t xml:space="preserve"> 74(3): 739-750.</w:t>
      </w:r>
    </w:p>
    <w:p w14:paraId="50D27824" w14:textId="77777777" w:rsidR="004F1BDD" w:rsidRPr="00803ADF" w:rsidRDefault="004F1BDD"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Halmai</w:t>
      </w:r>
      <w:proofErr w:type="spellEnd"/>
      <w:r w:rsidRPr="00803ADF">
        <w:rPr>
          <w:rFonts w:ascii="Times New Roman" w:hAnsi="Times New Roman"/>
          <w:bCs/>
          <w:sz w:val="20"/>
          <w:szCs w:val="20"/>
          <w:lang w:val="en-GB"/>
        </w:rPr>
        <w:t xml:space="preserve"> G (2019) Populism, authoritarianism and constitutionalism. </w:t>
      </w:r>
      <w:r w:rsidRPr="00803ADF">
        <w:rPr>
          <w:rFonts w:ascii="Times New Roman" w:hAnsi="Times New Roman"/>
          <w:bCs/>
          <w:i/>
          <w:iCs/>
          <w:sz w:val="20"/>
          <w:szCs w:val="20"/>
          <w:lang w:val="en-GB"/>
        </w:rPr>
        <w:t xml:space="preserve">German Law Journal </w:t>
      </w:r>
      <w:r w:rsidRPr="00803ADF">
        <w:rPr>
          <w:rFonts w:ascii="Times New Roman" w:hAnsi="Times New Roman"/>
          <w:bCs/>
          <w:sz w:val="20"/>
          <w:szCs w:val="20"/>
          <w:lang w:val="en-GB"/>
        </w:rPr>
        <w:t xml:space="preserve">20(3): 296-313. </w:t>
      </w:r>
    </w:p>
    <w:p w14:paraId="3557CC0E" w14:textId="77777777" w:rsidR="008E6C8A" w:rsidRPr="00803ADF" w:rsidRDefault="008E6C8A" w:rsidP="008E6C8A">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Harder RA, </w:t>
      </w:r>
      <w:proofErr w:type="spellStart"/>
      <w:r w:rsidRPr="00803ADF">
        <w:rPr>
          <w:rFonts w:ascii="Times New Roman" w:hAnsi="Times New Roman"/>
          <w:bCs/>
          <w:sz w:val="20"/>
          <w:szCs w:val="20"/>
          <w:lang w:val="en-GB"/>
        </w:rPr>
        <w:t>Sevenans</w:t>
      </w:r>
      <w:proofErr w:type="spellEnd"/>
      <w:r w:rsidRPr="00803ADF">
        <w:rPr>
          <w:rFonts w:ascii="Times New Roman" w:hAnsi="Times New Roman"/>
          <w:bCs/>
          <w:sz w:val="20"/>
          <w:szCs w:val="20"/>
          <w:lang w:val="en-GB"/>
        </w:rPr>
        <w:t xml:space="preserve"> J and Van Aelst P (2017) Intermedia Agenda Setting in the Social Media Age: How Traditional Players Dominate the News Agenda in Election Times. </w:t>
      </w:r>
      <w:r w:rsidRPr="00803ADF">
        <w:rPr>
          <w:rFonts w:ascii="Times New Roman" w:hAnsi="Times New Roman"/>
          <w:bCs/>
          <w:i/>
          <w:iCs/>
          <w:sz w:val="20"/>
          <w:szCs w:val="20"/>
          <w:lang w:val="en-GB"/>
        </w:rPr>
        <w:t>The International Journal of Press/Politics</w:t>
      </w:r>
      <w:r w:rsidRPr="00803ADF">
        <w:rPr>
          <w:rFonts w:ascii="Times New Roman" w:hAnsi="Times New Roman"/>
          <w:bCs/>
          <w:sz w:val="20"/>
          <w:szCs w:val="20"/>
          <w:lang w:val="en-GB"/>
        </w:rPr>
        <w:t xml:space="preserve"> 22(3): 275-293.</w:t>
      </w:r>
    </w:p>
    <w:p w14:paraId="043BF9CD" w14:textId="77777777" w:rsidR="001E78E4" w:rsidRPr="00803ADF" w:rsidRDefault="001E78E4" w:rsidP="001E78E4">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Herman LE, </w:t>
      </w:r>
      <w:proofErr w:type="spellStart"/>
      <w:r w:rsidRPr="00803ADF">
        <w:rPr>
          <w:rFonts w:ascii="Times New Roman" w:hAnsi="Times New Roman"/>
          <w:bCs/>
          <w:sz w:val="20"/>
          <w:szCs w:val="20"/>
          <w:lang w:val="en-GB"/>
        </w:rPr>
        <w:t>Hoerner</w:t>
      </w:r>
      <w:proofErr w:type="spellEnd"/>
      <w:r w:rsidRPr="00803ADF">
        <w:rPr>
          <w:rFonts w:ascii="Times New Roman" w:hAnsi="Times New Roman"/>
          <w:bCs/>
          <w:sz w:val="20"/>
          <w:szCs w:val="20"/>
          <w:lang w:val="en-GB"/>
        </w:rPr>
        <w:t xml:space="preserve"> J and Lacey J (2021) Why does the European Right accommodate backsliding states? An analysis of 24 European People’s Party votes (2011–2019). </w:t>
      </w:r>
      <w:r w:rsidRPr="00803ADF">
        <w:rPr>
          <w:rFonts w:ascii="Times New Roman" w:hAnsi="Times New Roman"/>
          <w:bCs/>
          <w:i/>
          <w:iCs/>
          <w:sz w:val="20"/>
          <w:szCs w:val="20"/>
          <w:lang w:val="en-GB"/>
        </w:rPr>
        <w:t>European Political Science Review</w:t>
      </w:r>
      <w:r w:rsidRPr="00803ADF">
        <w:rPr>
          <w:rFonts w:ascii="Times New Roman" w:hAnsi="Times New Roman"/>
          <w:bCs/>
          <w:sz w:val="20"/>
          <w:szCs w:val="20"/>
          <w:lang w:val="en-GB"/>
        </w:rPr>
        <w:t xml:space="preserve"> 13(2): 169-187. </w:t>
      </w:r>
    </w:p>
    <w:p w14:paraId="4A4398CA" w14:textId="77777777" w:rsidR="00692BDC" w:rsidRPr="00803ADF" w:rsidRDefault="00692BDC" w:rsidP="00692BDC">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Harteveld E, Van Der Brug W, Dahlberg S and </w:t>
      </w:r>
      <w:proofErr w:type="spellStart"/>
      <w:r w:rsidRPr="00803ADF">
        <w:rPr>
          <w:rFonts w:ascii="Times New Roman" w:hAnsi="Times New Roman"/>
          <w:bCs/>
          <w:sz w:val="20"/>
          <w:szCs w:val="20"/>
          <w:lang w:val="en-GB"/>
        </w:rPr>
        <w:t>Kokkonen</w:t>
      </w:r>
      <w:proofErr w:type="spellEnd"/>
      <w:r w:rsidRPr="00803ADF">
        <w:rPr>
          <w:rFonts w:ascii="Times New Roman" w:hAnsi="Times New Roman"/>
          <w:bCs/>
          <w:sz w:val="20"/>
          <w:szCs w:val="20"/>
          <w:lang w:val="en-GB"/>
        </w:rPr>
        <w:t xml:space="preserve"> A (2015) The gender gap in populist radical-right voting: examining the demand side in Western and Eastern Europe. </w:t>
      </w:r>
      <w:r w:rsidRPr="00803ADF">
        <w:rPr>
          <w:rFonts w:ascii="Times New Roman" w:hAnsi="Times New Roman"/>
          <w:bCs/>
          <w:i/>
          <w:iCs/>
          <w:sz w:val="20"/>
          <w:szCs w:val="20"/>
          <w:lang w:val="en-GB"/>
        </w:rPr>
        <w:t>Patterns of Prejudice</w:t>
      </w:r>
      <w:r w:rsidRPr="00803ADF">
        <w:rPr>
          <w:rFonts w:ascii="Times New Roman" w:hAnsi="Times New Roman"/>
          <w:bCs/>
          <w:sz w:val="20"/>
          <w:szCs w:val="20"/>
          <w:lang w:val="en-GB"/>
        </w:rPr>
        <w:t xml:space="preserve"> 49(1-2): 103-134.</w:t>
      </w:r>
    </w:p>
    <w:p w14:paraId="1E49550D" w14:textId="77777777" w:rsidR="00692BDC" w:rsidRPr="00803ADF" w:rsidRDefault="00692BDC" w:rsidP="00692BDC">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Harteveld E, Dahlberg S, </w:t>
      </w:r>
      <w:proofErr w:type="spellStart"/>
      <w:r w:rsidRPr="00803ADF">
        <w:rPr>
          <w:rFonts w:ascii="Times New Roman" w:hAnsi="Times New Roman"/>
          <w:bCs/>
          <w:sz w:val="20"/>
          <w:szCs w:val="20"/>
          <w:lang w:val="en-GB"/>
        </w:rPr>
        <w:t>Kokkonen</w:t>
      </w:r>
      <w:proofErr w:type="spellEnd"/>
      <w:r w:rsidRPr="00803ADF">
        <w:rPr>
          <w:rFonts w:ascii="Times New Roman" w:hAnsi="Times New Roman"/>
          <w:bCs/>
          <w:sz w:val="20"/>
          <w:szCs w:val="20"/>
          <w:lang w:val="en-GB"/>
        </w:rPr>
        <w:t xml:space="preserve"> A and Van Der Brug W (2019a) Gender differences in vote choice: Social cues and social harmony as heuristics.</w:t>
      </w:r>
      <w:r w:rsidRPr="00803ADF">
        <w:rPr>
          <w:rFonts w:ascii="Times New Roman" w:hAnsi="Times New Roman"/>
          <w:bCs/>
          <w:i/>
          <w:iCs/>
          <w:sz w:val="20"/>
          <w:szCs w:val="20"/>
          <w:lang w:val="en-GB"/>
        </w:rPr>
        <w:t xml:space="preserve"> British Journal of Political Science</w:t>
      </w:r>
      <w:r w:rsidRPr="00803ADF">
        <w:rPr>
          <w:rFonts w:ascii="Times New Roman" w:hAnsi="Times New Roman"/>
          <w:bCs/>
          <w:sz w:val="20"/>
          <w:szCs w:val="20"/>
          <w:lang w:val="en-GB"/>
        </w:rPr>
        <w:t xml:space="preserve"> 49(3): 1141-1161. </w:t>
      </w:r>
    </w:p>
    <w:p w14:paraId="2BC8C921" w14:textId="326B9A84" w:rsidR="00803ADF" w:rsidRPr="00803ADF" w:rsidRDefault="00803ADF" w:rsidP="00803ADF">
      <w:pPr>
        <w:ind w:left="284" w:hanging="284"/>
        <w:rPr>
          <w:rFonts w:ascii="Times New Roman" w:hAnsi="Times New Roman"/>
          <w:bCs/>
          <w:sz w:val="20"/>
          <w:szCs w:val="20"/>
          <w:lang w:val="en-GB"/>
        </w:rPr>
      </w:pPr>
      <w:r w:rsidRPr="00803ADF">
        <w:rPr>
          <w:rFonts w:ascii="Times New Roman" w:hAnsi="Times New Roman"/>
          <w:bCs/>
          <w:sz w:val="20"/>
          <w:szCs w:val="20"/>
          <w:lang w:val="en-GB"/>
        </w:rPr>
        <w:t>Highton</w:t>
      </w:r>
      <w:r>
        <w:rPr>
          <w:rFonts w:ascii="Times New Roman" w:hAnsi="Times New Roman"/>
          <w:bCs/>
          <w:sz w:val="20"/>
          <w:szCs w:val="20"/>
          <w:lang w:val="en-GB"/>
        </w:rPr>
        <w:t xml:space="preserve"> B (2009) </w:t>
      </w:r>
      <w:r w:rsidRPr="00803ADF">
        <w:rPr>
          <w:rFonts w:ascii="Times New Roman" w:hAnsi="Times New Roman"/>
          <w:bCs/>
          <w:sz w:val="20"/>
          <w:szCs w:val="20"/>
          <w:lang w:val="en-GB"/>
        </w:rPr>
        <w:t>Revisiting the relationship between educational attainment and political sophistication.</w:t>
      </w:r>
      <w:r>
        <w:rPr>
          <w:rFonts w:ascii="Times New Roman" w:hAnsi="Times New Roman"/>
          <w:bCs/>
          <w:sz w:val="20"/>
          <w:szCs w:val="20"/>
          <w:lang w:val="en-GB"/>
        </w:rPr>
        <w:t xml:space="preserve"> </w:t>
      </w:r>
      <w:r w:rsidRPr="00803ADF">
        <w:rPr>
          <w:rFonts w:ascii="Times New Roman" w:hAnsi="Times New Roman"/>
          <w:bCs/>
          <w:i/>
          <w:iCs/>
          <w:sz w:val="20"/>
          <w:szCs w:val="20"/>
          <w:lang w:val="en-GB"/>
        </w:rPr>
        <w:t>The Journal of Politics</w:t>
      </w:r>
      <w:r w:rsidRPr="00803ADF">
        <w:rPr>
          <w:rFonts w:ascii="Times New Roman" w:hAnsi="Times New Roman"/>
          <w:bCs/>
          <w:sz w:val="20"/>
          <w:szCs w:val="20"/>
          <w:lang w:val="en-GB"/>
        </w:rPr>
        <w:t xml:space="preserve"> 71</w:t>
      </w:r>
      <w:r>
        <w:rPr>
          <w:rFonts w:ascii="Times New Roman" w:hAnsi="Times New Roman"/>
          <w:bCs/>
          <w:sz w:val="20"/>
          <w:szCs w:val="20"/>
          <w:lang w:val="en-GB"/>
        </w:rPr>
        <w:t>(</w:t>
      </w:r>
      <w:r w:rsidRPr="00803ADF">
        <w:rPr>
          <w:rFonts w:ascii="Times New Roman" w:hAnsi="Times New Roman"/>
          <w:bCs/>
          <w:sz w:val="20"/>
          <w:szCs w:val="20"/>
          <w:lang w:val="en-GB"/>
        </w:rPr>
        <w:t>4): 1564-1576.</w:t>
      </w:r>
    </w:p>
    <w:p w14:paraId="755C1ECC" w14:textId="6A8B17A4"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Hobolt SB (2012) Citizen Satisfaction with Democracy in the European Union. </w:t>
      </w:r>
      <w:r w:rsidRPr="00803ADF">
        <w:rPr>
          <w:rFonts w:ascii="Times New Roman" w:hAnsi="Times New Roman"/>
          <w:bCs/>
          <w:i/>
          <w:iCs/>
          <w:sz w:val="20"/>
          <w:szCs w:val="20"/>
          <w:lang w:val="en-GB"/>
        </w:rPr>
        <w:t xml:space="preserve">Journal of Common Market Studies </w:t>
      </w:r>
      <w:r w:rsidRPr="00803ADF">
        <w:rPr>
          <w:rFonts w:ascii="Times New Roman" w:hAnsi="Times New Roman"/>
          <w:bCs/>
          <w:sz w:val="20"/>
          <w:szCs w:val="20"/>
          <w:lang w:val="en-GB"/>
        </w:rPr>
        <w:t>50(S1): 88-105.</w:t>
      </w:r>
    </w:p>
    <w:p w14:paraId="517ADC5B" w14:textId="77777777" w:rsidR="002F2765" w:rsidRPr="00803ADF" w:rsidRDefault="002F2765"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Hooghe L, Marks G and Wilson CJ (2002) Does left/right structure party positions on European integration? </w:t>
      </w:r>
      <w:r w:rsidRPr="00803ADF">
        <w:rPr>
          <w:rFonts w:ascii="Times New Roman" w:hAnsi="Times New Roman"/>
          <w:bCs/>
          <w:i/>
          <w:iCs/>
          <w:sz w:val="20"/>
          <w:szCs w:val="20"/>
          <w:lang w:val="en-GB"/>
        </w:rPr>
        <w:t>Comparative Political Studies</w:t>
      </w:r>
      <w:r w:rsidRPr="00803ADF">
        <w:rPr>
          <w:rFonts w:ascii="Times New Roman" w:hAnsi="Times New Roman"/>
          <w:bCs/>
          <w:sz w:val="20"/>
          <w:szCs w:val="20"/>
          <w:lang w:val="en-GB"/>
        </w:rPr>
        <w:t xml:space="preserve"> 35(8): 965-989.</w:t>
      </w:r>
    </w:p>
    <w:p w14:paraId="5804C7BA" w14:textId="4C4EC2AE" w:rsidR="00803ADF" w:rsidRDefault="00803ADF"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Hooghe</w:t>
      </w:r>
      <w:r>
        <w:rPr>
          <w:rFonts w:ascii="Times New Roman" w:hAnsi="Times New Roman"/>
          <w:bCs/>
          <w:sz w:val="20"/>
          <w:szCs w:val="20"/>
          <w:lang w:val="en-GB"/>
        </w:rPr>
        <w:t xml:space="preserve"> </w:t>
      </w:r>
      <w:r w:rsidRPr="00803ADF">
        <w:rPr>
          <w:rFonts w:ascii="Times New Roman" w:hAnsi="Times New Roman"/>
          <w:bCs/>
          <w:sz w:val="20"/>
          <w:szCs w:val="20"/>
          <w:lang w:val="en-GB"/>
        </w:rPr>
        <w:t>M and Dassonneville</w:t>
      </w:r>
      <w:r>
        <w:rPr>
          <w:rFonts w:ascii="Times New Roman" w:hAnsi="Times New Roman"/>
          <w:bCs/>
          <w:sz w:val="20"/>
          <w:szCs w:val="20"/>
          <w:lang w:val="en-GB"/>
        </w:rPr>
        <w:t xml:space="preserve"> R (2011) </w:t>
      </w:r>
      <w:r w:rsidRPr="00803ADF">
        <w:rPr>
          <w:rFonts w:ascii="Times New Roman" w:hAnsi="Times New Roman"/>
          <w:bCs/>
          <w:sz w:val="20"/>
          <w:szCs w:val="20"/>
          <w:lang w:val="en-GB"/>
        </w:rPr>
        <w:t xml:space="preserve">The effects of civic education on political knowledge. A two year panel survey among Belgian adolescents. </w:t>
      </w:r>
      <w:r w:rsidRPr="00803ADF">
        <w:rPr>
          <w:rFonts w:ascii="Times New Roman" w:hAnsi="Times New Roman"/>
          <w:bCs/>
          <w:i/>
          <w:iCs/>
          <w:sz w:val="20"/>
          <w:szCs w:val="20"/>
          <w:lang w:val="en-GB"/>
        </w:rPr>
        <w:t>Educational Assessment, Evaluation and Accountability</w:t>
      </w:r>
      <w:r w:rsidRPr="00803ADF">
        <w:rPr>
          <w:rFonts w:ascii="Times New Roman" w:hAnsi="Times New Roman"/>
          <w:bCs/>
          <w:sz w:val="20"/>
          <w:szCs w:val="20"/>
          <w:lang w:val="en-GB"/>
        </w:rPr>
        <w:t xml:space="preserve"> 23</w:t>
      </w:r>
      <w:r>
        <w:rPr>
          <w:rFonts w:ascii="Times New Roman" w:hAnsi="Times New Roman"/>
          <w:bCs/>
          <w:sz w:val="20"/>
          <w:szCs w:val="20"/>
          <w:lang w:val="en-GB"/>
        </w:rPr>
        <w:t>(</w:t>
      </w:r>
      <w:r w:rsidRPr="00803ADF">
        <w:rPr>
          <w:rFonts w:ascii="Times New Roman" w:hAnsi="Times New Roman"/>
          <w:bCs/>
          <w:sz w:val="20"/>
          <w:szCs w:val="20"/>
          <w:lang w:val="en-GB"/>
        </w:rPr>
        <w:t>4): 321-339.</w:t>
      </w:r>
    </w:p>
    <w:p w14:paraId="7164825F" w14:textId="3A89EAE3"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Inglehart R (2003) How Solid is Mass Support for Democracy – And How Can We Measure It? </w:t>
      </w:r>
      <w:r w:rsidRPr="00803ADF">
        <w:rPr>
          <w:rFonts w:ascii="Times New Roman" w:hAnsi="Times New Roman"/>
          <w:bCs/>
          <w:i/>
          <w:iCs/>
          <w:sz w:val="20"/>
          <w:szCs w:val="20"/>
          <w:lang w:val="en-GB"/>
        </w:rPr>
        <w:t>PS: Political Science &amp; Politics</w:t>
      </w:r>
      <w:r w:rsidRPr="00803ADF">
        <w:rPr>
          <w:rFonts w:ascii="Times New Roman" w:hAnsi="Times New Roman"/>
          <w:bCs/>
          <w:sz w:val="20"/>
          <w:szCs w:val="20"/>
          <w:lang w:val="en-GB"/>
        </w:rPr>
        <w:t xml:space="preserve"> 36(1): 51-57.</w:t>
      </w:r>
    </w:p>
    <w:p w14:paraId="37EA6542" w14:textId="77777777" w:rsidR="003D4600" w:rsidRPr="00803ADF" w:rsidRDefault="003D4600" w:rsidP="003D4600">
      <w:pPr>
        <w:ind w:left="284" w:hanging="284"/>
        <w:rPr>
          <w:rFonts w:ascii="Times New Roman" w:hAnsi="Times New Roman"/>
          <w:sz w:val="20"/>
          <w:szCs w:val="20"/>
          <w:lang w:val="en-GB"/>
        </w:rPr>
      </w:pPr>
      <w:r w:rsidRPr="00803ADF">
        <w:rPr>
          <w:rFonts w:ascii="Times New Roman" w:hAnsi="Times New Roman"/>
          <w:sz w:val="20"/>
          <w:szCs w:val="20"/>
          <w:lang w:val="en-GB"/>
        </w:rPr>
        <w:t>Ivanov B, Parker KA and Dillingham L (2020) Inoculation Theory as a Strategic Tool. In</w:t>
      </w:r>
      <w:r w:rsidR="00A161C4" w:rsidRPr="00803ADF">
        <w:rPr>
          <w:rFonts w:ascii="Times New Roman" w:hAnsi="Times New Roman"/>
          <w:sz w:val="20"/>
          <w:szCs w:val="20"/>
          <w:lang w:val="en-GB"/>
        </w:rPr>
        <w:t>: O’Hair HD and O’Hair MJ (eds)</w:t>
      </w:r>
      <w:r w:rsidRPr="00803ADF">
        <w:rPr>
          <w:rFonts w:ascii="Times New Roman" w:hAnsi="Times New Roman"/>
          <w:sz w:val="20"/>
          <w:szCs w:val="20"/>
          <w:lang w:val="en-GB"/>
        </w:rPr>
        <w:t xml:space="preserve"> </w:t>
      </w:r>
      <w:r w:rsidRPr="00803ADF">
        <w:rPr>
          <w:rFonts w:ascii="Times New Roman" w:hAnsi="Times New Roman"/>
          <w:i/>
          <w:iCs/>
          <w:sz w:val="20"/>
          <w:szCs w:val="20"/>
          <w:lang w:val="en-GB"/>
        </w:rPr>
        <w:t>The Handbook of Applied Communication Research</w:t>
      </w:r>
      <w:r w:rsidR="00A161C4" w:rsidRPr="00803ADF">
        <w:rPr>
          <w:rFonts w:ascii="Times New Roman" w:hAnsi="Times New Roman"/>
          <w:i/>
          <w:iCs/>
          <w:sz w:val="20"/>
          <w:szCs w:val="20"/>
          <w:lang w:val="en-GB"/>
        </w:rPr>
        <w:t xml:space="preserve"> </w:t>
      </w:r>
      <w:r w:rsidR="00A161C4" w:rsidRPr="00803ADF">
        <w:rPr>
          <w:rFonts w:ascii="Times New Roman" w:hAnsi="Times New Roman"/>
          <w:sz w:val="20"/>
          <w:szCs w:val="20"/>
          <w:lang w:val="en-GB"/>
        </w:rPr>
        <w:t>(Vol. 1). Hoboken:</w:t>
      </w:r>
      <w:r w:rsidRPr="00803ADF">
        <w:rPr>
          <w:rFonts w:ascii="Times New Roman" w:hAnsi="Times New Roman"/>
          <w:sz w:val="20"/>
          <w:szCs w:val="20"/>
          <w:lang w:val="en-GB"/>
        </w:rPr>
        <w:t xml:space="preserve"> Wiley</w:t>
      </w:r>
      <w:r w:rsidR="00A161C4" w:rsidRPr="00803ADF">
        <w:rPr>
          <w:rFonts w:ascii="Times New Roman" w:hAnsi="Times New Roman"/>
          <w:sz w:val="20"/>
          <w:szCs w:val="20"/>
          <w:lang w:val="en-GB"/>
        </w:rPr>
        <w:t>, pp. 11-28.</w:t>
      </w:r>
    </w:p>
    <w:p w14:paraId="363B5A70" w14:textId="77777777" w:rsidR="007C1F6E" w:rsidRPr="00803ADF" w:rsidRDefault="007C1F6E" w:rsidP="007C1F6E">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Jungar</w:t>
      </w:r>
      <w:proofErr w:type="spellEnd"/>
      <w:r w:rsidRPr="00803ADF">
        <w:rPr>
          <w:rFonts w:ascii="Times New Roman" w:hAnsi="Times New Roman"/>
          <w:bCs/>
          <w:sz w:val="20"/>
          <w:szCs w:val="20"/>
          <w:lang w:val="en-GB"/>
        </w:rPr>
        <w:t xml:space="preserve"> AC and </w:t>
      </w:r>
      <w:proofErr w:type="spellStart"/>
      <w:r w:rsidRPr="00803ADF">
        <w:rPr>
          <w:rFonts w:ascii="Times New Roman" w:hAnsi="Times New Roman"/>
          <w:bCs/>
          <w:sz w:val="20"/>
          <w:szCs w:val="20"/>
          <w:lang w:val="en-GB"/>
        </w:rPr>
        <w:t>Jupskås</w:t>
      </w:r>
      <w:proofErr w:type="spellEnd"/>
      <w:r w:rsidRPr="00803ADF">
        <w:rPr>
          <w:rFonts w:ascii="Times New Roman" w:hAnsi="Times New Roman"/>
          <w:bCs/>
          <w:sz w:val="20"/>
          <w:szCs w:val="20"/>
          <w:lang w:val="en-GB"/>
        </w:rPr>
        <w:t xml:space="preserve"> AR (2014) Populist Radical Right Parties in the Nordic Region: A New and Distinct Party Family? </w:t>
      </w:r>
      <w:r w:rsidRPr="00803ADF">
        <w:rPr>
          <w:rFonts w:ascii="Times New Roman" w:hAnsi="Times New Roman"/>
          <w:bCs/>
          <w:i/>
          <w:iCs/>
          <w:sz w:val="20"/>
          <w:szCs w:val="20"/>
          <w:lang w:val="en-GB"/>
        </w:rPr>
        <w:t xml:space="preserve">Scandinavian Political Studies </w:t>
      </w:r>
      <w:r w:rsidRPr="00803ADF">
        <w:rPr>
          <w:rFonts w:ascii="Times New Roman" w:hAnsi="Times New Roman"/>
          <w:bCs/>
          <w:sz w:val="20"/>
          <w:szCs w:val="20"/>
          <w:lang w:val="en-GB"/>
        </w:rPr>
        <w:t xml:space="preserve">37(3): 215-238. </w:t>
      </w:r>
    </w:p>
    <w:p w14:paraId="1E093CC7" w14:textId="77777777" w:rsidR="00E226F1" w:rsidRPr="00803ADF" w:rsidRDefault="00E226F1" w:rsidP="00E226F1">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Jungherr</w:t>
      </w:r>
      <w:proofErr w:type="spellEnd"/>
      <w:r w:rsidRPr="00803ADF">
        <w:rPr>
          <w:rFonts w:ascii="Times New Roman" w:hAnsi="Times New Roman"/>
          <w:bCs/>
          <w:sz w:val="20"/>
          <w:szCs w:val="20"/>
          <w:lang w:val="en-GB"/>
        </w:rPr>
        <w:t xml:space="preserve"> A, Schroeder R and Stier S (2019) Digital Media and the Surge of Political Outsiders: Explaining the Success of Political Challengers in the United States, Germany, and China. </w:t>
      </w:r>
      <w:r w:rsidRPr="00803ADF">
        <w:rPr>
          <w:rFonts w:ascii="Times New Roman" w:hAnsi="Times New Roman"/>
          <w:bCs/>
          <w:i/>
          <w:iCs/>
          <w:sz w:val="20"/>
          <w:szCs w:val="20"/>
          <w:lang w:val="en-GB"/>
        </w:rPr>
        <w:t>Social Media &amp; Society</w:t>
      </w:r>
      <w:r w:rsidRPr="00803ADF">
        <w:rPr>
          <w:rFonts w:ascii="Times New Roman" w:hAnsi="Times New Roman"/>
          <w:bCs/>
          <w:sz w:val="20"/>
          <w:szCs w:val="20"/>
          <w:lang w:val="en-GB"/>
        </w:rPr>
        <w:t xml:space="preserve"> 5(3): 1-12.</w:t>
      </w:r>
    </w:p>
    <w:p w14:paraId="636D59B6" w14:textId="77777777" w:rsidR="00416B10" w:rsidRPr="00803ADF" w:rsidRDefault="00416B10" w:rsidP="00F953F5">
      <w:pPr>
        <w:ind w:left="284" w:hanging="284"/>
        <w:rPr>
          <w:rFonts w:ascii="Times New Roman" w:hAnsi="Times New Roman"/>
          <w:sz w:val="20"/>
          <w:szCs w:val="20"/>
          <w:lang w:val="en-GB"/>
        </w:rPr>
      </w:pPr>
      <w:r w:rsidRPr="00803ADF">
        <w:rPr>
          <w:rFonts w:ascii="Times New Roman" w:hAnsi="Times New Roman"/>
          <w:sz w:val="20"/>
          <w:szCs w:val="20"/>
          <w:lang w:val="en-GB"/>
        </w:rPr>
        <w:t xml:space="preserve">Jurado I, Léon S and Walter S (2018) </w:t>
      </w:r>
      <w:r w:rsidRPr="00803ADF">
        <w:rPr>
          <w:rFonts w:ascii="Times New Roman" w:hAnsi="Times New Roman"/>
          <w:i/>
          <w:iCs/>
          <w:sz w:val="20"/>
          <w:szCs w:val="20"/>
          <w:lang w:val="en-GB"/>
        </w:rPr>
        <w:t>European Preferences for Brexit: Evidence from a conjoint experiment in Germany and Spain</w:t>
      </w:r>
      <w:r w:rsidRPr="00803ADF">
        <w:rPr>
          <w:rFonts w:ascii="Times New Roman" w:hAnsi="Times New Roman"/>
          <w:sz w:val="20"/>
          <w:szCs w:val="20"/>
          <w:lang w:val="en-GB"/>
        </w:rPr>
        <w:t>. Paper presented at the 2018 APSA Conference in Boston.</w:t>
      </w:r>
    </w:p>
    <w:p w14:paraId="75177687" w14:textId="77777777" w:rsidR="00F953F5" w:rsidRPr="00803ADF" w:rsidRDefault="00F953F5" w:rsidP="00F953F5">
      <w:pPr>
        <w:ind w:left="284" w:hanging="284"/>
        <w:rPr>
          <w:rFonts w:ascii="Times New Roman" w:hAnsi="Times New Roman"/>
          <w:sz w:val="20"/>
          <w:szCs w:val="20"/>
          <w:lang w:val="en-GB"/>
        </w:rPr>
      </w:pPr>
      <w:r w:rsidRPr="00803ADF">
        <w:rPr>
          <w:rFonts w:ascii="Times New Roman" w:hAnsi="Times New Roman"/>
          <w:sz w:val="20"/>
          <w:szCs w:val="20"/>
          <w:lang w:val="en-GB"/>
        </w:rPr>
        <w:t xml:space="preserve">Jolley D and Douglas KM (2017) Prevention Is Better than Cure: Addressing Anti-Vaccine Conspiracy Theories. </w:t>
      </w:r>
      <w:r w:rsidRPr="00803ADF">
        <w:rPr>
          <w:rFonts w:ascii="Times New Roman" w:hAnsi="Times New Roman"/>
          <w:i/>
          <w:iCs/>
          <w:sz w:val="20"/>
          <w:szCs w:val="20"/>
          <w:lang w:val="en-GB"/>
        </w:rPr>
        <w:t>Journal of Applied Social Psychology</w:t>
      </w:r>
      <w:r w:rsidRPr="00803ADF">
        <w:rPr>
          <w:rFonts w:ascii="Times New Roman" w:hAnsi="Times New Roman"/>
          <w:sz w:val="20"/>
          <w:szCs w:val="20"/>
          <w:lang w:val="en-GB"/>
        </w:rPr>
        <w:t xml:space="preserve"> 47(8): 459-469. </w:t>
      </w:r>
    </w:p>
    <w:p w14:paraId="202B09F6"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Karp JA, Banducci SA and Bowler S (2003) To know it is to love it? Satisfaction with democracy in the European Union. </w:t>
      </w:r>
      <w:r w:rsidRPr="00803ADF">
        <w:rPr>
          <w:rFonts w:ascii="Times New Roman" w:hAnsi="Times New Roman"/>
          <w:bCs/>
          <w:i/>
          <w:iCs/>
          <w:sz w:val="20"/>
          <w:szCs w:val="20"/>
          <w:lang w:val="en-GB"/>
        </w:rPr>
        <w:t>Comparative Political Studies</w:t>
      </w:r>
      <w:r w:rsidRPr="00803ADF">
        <w:rPr>
          <w:rFonts w:ascii="Times New Roman" w:hAnsi="Times New Roman"/>
          <w:bCs/>
          <w:sz w:val="20"/>
          <w:szCs w:val="20"/>
          <w:lang w:val="en-GB"/>
        </w:rPr>
        <w:t xml:space="preserve"> 36(3): 271-292. </w:t>
      </w:r>
    </w:p>
    <w:p w14:paraId="2E29F204"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Kelemen RD (2017) Europe’s Other Democratic Deficit: National Authoritarianism in Europe’s Democratic Union. </w:t>
      </w:r>
      <w:r w:rsidRPr="00803ADF">
        <w:rPr>
          <w:rFonts w:ascii="Times New Roman" w:hAnsi="Times New Roman"/>
          <w:bCs/>
          <w:i/>
          <w:iCs/>
          <w:sz w:val="20"/>
          <w:szCs w:val="20"/>
          <w:lang w:val="en-GB"/>
        </w:rPr>
        <w:t>Government and Opposition</w:t>
      </w:r>
      <w:r w:rsidRPr="00803ADF">
        <w:rPr>
          <w:rFonts w:ascii="Times New Roman" w:hAnsi="Times New Roman"/>
          <w:bCs/>
          <w:sz w:val="20"/>
          <w:szCs w:val="20"/>
          <w:lang w:val="en-GB"/>
        </w:rPr>
        <w:t xml:space="preserve"> 52(2): 211-238. </w:t>
      </w:r>
    </w:p>
    <w:p w14:paraId="3321725C" w14:textId="77777777" w:rsidR="00914D89" w:rsidRPr="00803ADF" w:rsidRDefault="00914D89" w:rsidP="009E7B76">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Kittilson</w:t>
      </w:r>
      <w:proofErr w:type="spellEnd"/>
      <w:r w:rsidRPr="00803ADF">
        <w:rPr>
          <w:rFonts w:ascii="Times New Roman" w:hAnsi="Times New Roman"/>
          <w:bCs/>
          <w:sz w:val="20"/>
          <w:szCs w:val="20"/>
          <w:lang w:val="en-GB"/>
        </w:rPr>
        <w:t xml:space="preserve"> MC (2016) </w:t>
      </w:r>
      <w:r w:rsidRPr="00803ADF">
        <w:rPr>
          <w:rFonts w:ascii="Times New Roman" w:hAnsi="Times New Roman"/>
          <w:bCs/>
          <w:i/>
          <w:iCs/>
          <w:sz w:val="20"/>
          <w:szCs w:val="20"/>
          <w:lang w:val="en-GB"/>
        </w:rPr>
        <w:t xml:space="preserve">Gender and Political </w:t>
      </w:r>
      <w:proofErr w:type="spellStart"/>
      <w:r w:rsidRPr="00803ADF">
        <w:rPr>
          <w:rFonts w:ascii="Times New Roman" w:hAnsi="Times New Roman"/>
          <w:bCs/>
          <w:i/>
          <w:iCs/>
          <w:sz w:val="20"/>
          <w:szCs w:val="20"/>
          <w:lang w:val="en-GB"/>
        </w:rPr>
        <w:t>Behavior</w:t>
      </w:r>
      <w:proofErr w:type="spellEnd"/>
      <w:r w:rsidRPr="00803ADF">
        <w:rPr>
          <w:rFonts w:ascii="Times New Roman" w:hAnsi="Times New Roman"/>
          <w:bCs/>
          <w:sz w:val="20"/>
          <w:szCs w:val="20"/>
          <w:lang w:val="en-GB"/>
        </w:rPr>
        <w:t xml:space="preserve">. Oxford Research </w:t>
      </w:r>
      <w:proofErr w:type="spellStart"/>
      <w:r w:rsidRPr="00803ADF">
        <w:rPr>
          <w:rFonts w:ascii="Times New Roman" w:hAnsi="Times New Roman"/>
          <w:bCs/>
          <w:sz w:val="20"/>
          <w:szCs w:val="20"/>
          <w:lang w:val="en-GB"/>
        </w:rPr>
        <w:t>Encyclopedia</w:t>
      </w:r>
      <w:proofErr w:type="spellEnd"/>
      <w:r w:rsidRPr="00803ADF">
        <w:rPr>
          <w:rFonts w:ascii="Times New Roman" w:hAnsi="Times New Roman"/>
          <w:bCs/>
          <w:sz w:val="20"/>
          <w:szCs w:val="20"/>
          <w:lang w:val="en-GB"/>
        </w:rPr>
        <w:t xml:space="preserve"> of Politics. </w:t>
      </w:r>
      <w:r w:rsidR="009E7B76" w:rsidRPr="00803ADF">
        <w:rPr>
          <w:rFonts w:ascii="Times New Roman" w:hAnsi="Times New Roman"/>
          <w:bCs/>
          <w:sz w:val="20"/>
          <w:szCs w:val="20"/>
          <w:lang w:val="en-GB"/>
        </w:rPr>
        <w:t>DOI: 10.1093/</w:t>
      </w:r>
      <w:proofErr w:type="spellStart"/>
      <w:r w:rsidR="009E7B76" w:rsidRPr="00803ADF">
        <w:rPr>
          <w:rFonts w:ascii="Times New Roman" w:hAnsi="Times New Roman"/>
          <w:bCs/>
          <w:sz w:val="20"/>
          <w:szCs w:val="20"/>
          <w:lang w:val="en-GB"/>
        </w:rPr>
        <w:t>acrefore</w:t>
      </w:r>
      <w:proofErr w:type="spellEnd"/>
      <w:r w:rsidR="009E7B76" w:rsidRPr="00803ADF">
        <w:rPr>
          <w:rFonts w:ascii="Times New Roman" w:hAnsi="Times New Roman"/>
          <w:bCs/>
          <w:sz w:val="20"/>
          <w:szCs w:val="20"/>
          <w:lang w:val="en-GB"/>
        </w:rPr>
        <w:t>/9780190228637.013.71</w:t>
      </w:r>
      <w:r w:rsidRPr="00803ADF">
        <w:rPr>
          <w:rFonts w:ascii="Times New Roman" w:hAnsi="Times New Roman"/>
          <w:bCs/>
          <w:sz w:val="20"/>
          <w:szCs w:val="20"/>
          <w:lang w:val="en-GB"/>
        </w:rPr>
        <w:t xml:space="preserve"> </w:t>
      </w:r>
    </w:p>
    <w:p w14:paraId="252CF510" w14:textId="77777777" w:rsidR="003849A7" w:rsidRPr="00803ADF" w:rsidRDefault="003849A7" w:rsidP="009E7B76">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Kittilson</w:t>
      </w:r>
      <w:proofErr w:type="spellEnd"/>
      <w:r w:rsidRPr="00803ADF">
        <w:rPr>
          <w:rFonts w:ascii="Times New Roman" w:hAnsi="Times New Roman"/>
          <w:bCs/>
          <w:sz w:val="20"/>
          <w:szCs w:val="20"/>
          <w:lang w:val="en-GB"/>
        </w:rPr>
        <w:t xml:space="preserve"> MC and </w:t>
      </w:r>
      <w:proofErr w:type="spellStart"/>
      <w:r w:rsidRPr="00803ADF">
        <w:rPr>
          <w:rFonts w:ascii="Times New Roman" w:hAnsi="Times New Roman"/>
          <w:bCs/>
          <w:sz w:val="20"/>
          <w:szCs w:val="20"/>
          <w:lang w:val="en-GB"/>
        </w:rPr>
        <w:t>Schwindt</w:t>
      </w:r>
      <w:proofErr w:type="spellEnd"/>
      <w:r w:rsidRPr="00803ADF">
        <w:rPr>
          <w:rFonts w:ascii="Times New Roman" w:hAnsi="Times New Roman"/>
          <w:bCs/>
          <w:sz w:val="20"/>
          <w:szCs w:val="20"/>
          <w:lang w:val="en-GB"/>
        </w:rPr>
        <w:t xml:space="preserve">-Bayer LA (2012) </w:t>
      </w:r>
      <w:r w:rsidRPr="00803ADF">
        <w:rPr>
          <w:rFonts w:ascii="Times New Roman" w:hAnsi="Times New Roman"/>
          <w:bCs/>
          <w:i/>
          <w:iCs/>
          <w:sz w:val="20"/>
          <w:szCs w:val="20"/>
          <w:lang w:val="en-GB"/>
        </w:rPr>
        <w:t>The Gendered Effects of Electoral Institutions: Political Engagement and Participation</w:t>
      </w:r>
      <w:r w:rsidRPr="00803ADF">
        <w:rPr>
          <w:rFonts w:ascii="Times New Roman" w:hAnsi="Times New Roman"/>
          <w:bCs/>
          <w:sz w:val="20"/>
          <w:szCs w:val="20"/>
          <w:lang w:val="en-GB"/>
        </w:rPr>
        <w:t xml:space="preserve">. Oxford: Oxford University Press. </w:t>
      </w:r>
    </w:p>
    <w:p w14:paraId="48C21EC9" w14:textId="77777777" w:rsidR="00E648BF" w:rsidRPr="00803ADF" w:rsidRDefault="00E648BF" w:rsidP="009E7B76">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Klein O, Hardwicke TE, </w:t>
      </w:r>
      <w:proofErr w:type="spellStart"/>
      <w:r w:rsidRPr="00803ADF">
        <w:rPr>
          <w:rFonts w:ascii="Times New Roman" w:hAnsi="Times New Roman"/>
          <w:bCs/>
          <w:sz w:val="20"/>
          <w:szCs w:val="20"/>
          <w:lang w:val="en-GB"/>
        </w:rPr>
        <w:t>Aust</w:t>
      </w:r>
      <w:proofErr w:type="spellEnd"/>
      <w:r w:rsidRPr="00803ADF">
        <w:rPr>
          <w:rFonts w:ascii="Times New Roman" w:hAnsi="Times New Roman"/>
          <w:bCs/>
          <w:sz w:val="20"/>
          <w:szCs w:val="20"/>
          <w:lang w:val="en-GB"/>
        </w:rPr>
        <w:t xml:space="preserve"> F et al. (2018) A practical guide for transparency in psychological science. </w:t>
      </w:r>
      <w:r w:rsidRPr="00803ADF">
        <w:rPr>
          <w:rFonts w:ascii="Times New Roman" w:hAnsi="Times New Roman"/>
          <w:bCs/>
          <w:i/>
          <w:iCs/>
          <w:sz w:val="20"/>
          <w:szCs w:val="20"/>
          <w:lang w:val="en-GB"/>
        </w:rPr>
        <w:t xml:space="preserve">Collabra: Psychology </w:t>
      </w:r>
      <w:r w:rsidRPr="00803ADF">
        <w:rPr>
          <w:rFonts w:ascii="Times New Roman" w:hAnsi="Times New Roman"/>
          <w:bCs/>
          <w:sz w:val="20"/>
          <w:szCs w:val="20"/>
          <w:lang w:val="en-GB"/>
        </w:rPr>
        <w:t xml:space="preserve">4(1): 20. </w:t>
      </w:r>
    </w:p>
    <w:p w14:paraId="2B5AA46B" w14:textId="77777777" w:rsidR="004618FD" w:rsidRPr="00803ADF" w:rsidRDefault="004618FD" w:rsidP="004618F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Kruikemeier S, Gattermann K and Vliegenthart R (2018) Understanding the dynamics of politicians’ visibility in traditional and social media. </w:t>
      </w:r>
      <w:r w:rsidRPr="00803ADF">
        <w:rPr>
          <w:rFonts w:ascii="Times New Roman" w:hAnsi="Times New Roman"/>
          <w:bCs/>
          <w:i/>
          <w:iCs/>
          <w:sz w:val="20"/>
          <w:szCs w:val="20"/>
          <w:lang w:val="en-GB"/>
        </w:rPr>
        <w:t>The Information Society</w:t>
      </w:r>
      <w:r w:rsidRPr="00803ADF">
        <w:rPr>
          <w:rFonts w:ascii="Times New Roman" w:hAnsi="Times New Roman"/>
          <w:bCs/>
          <w:sz w:val="20"/>
          <w:szCs w:val="20"/>
          <w:lang w:val="en-GB"/>
        </w:rPr>
        <w:t xml:space="preserve"> 34(4): 1-14. </w:t>
      </w:r>
    </w:p>
    <w:p w14:paraId="4F625B36" w14:textId="77777777" w:rsidR="00E226F1" w:rsidRPr="00803ADF" w:rsidRDefault="00E226F1" w:rsidP="009E7B76">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Larsson AO 2(015) The EU Parliament on Twitter - Assessing the Permanent Online Practices of Parliamentarians. </w:t>
      </w:r>
      <w:r w:rsidRPr="00803ADF">
        <w:rPr>
          <w:rFonts w:ascii="Times New Roman" w:hAnsi="Times New Roman"/>
          <w:bCs/>
          <w:i/>
          <w:iCs/>
          <w:sz w:val="20"/>
          <w:szCs w:val="20"/>
          <w:lang w:val="en-GB"/>
        </w:rPr>
        <w:t>Journal of Information Technology &amp; Politics</w:t>
      </w:r>
      <w:r w:rsidRPr="00803ADF">
        <w:rPr>
          <w:rFonts w:ascii="Times New Roman" w:hAnsi="Times New Roman"/>
          <w:bCs/>
          <w:sz w:val="20"/>
          <w:szCs w:val="20"/>
          <w:lang w:val="en-GB"/>
        </w:rPr>
        <w:t xml:space="preserve"> 12(2): 149-166.</w:t>
      </w:r>
    </w:p>
    <w:p w14:paraId="0B520541" w14:textId="77777777" w:rsidR="00E226F1" w:rsidRPr="00803ADF" w:rsidRDefault="00E226F1" w:rsidP="009E7B76">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Levitsky</w:t>
      </w:r>
      <w:proofErr w:type="spellEnd"/>
      <w:r w:rsidRPr="00803ADF">
        <w:rPr>
          <w:rFonts w:ascii="Times New Roman" w:hAnsi="Times New Roman"/>
          <w:bCs/>
          <w:sz w:val="20"/>
          <w:szCs w:val="20"/>
          <w:lang w:val="en-GB"/>
        </w:rPr>
        <w:t xml:space="preserve"> S and Way LA (2020) The New Competitive Authoritarianism . </w:t>
      </w:r>
      <w:r w:rsidRPr="00803ADF">
        <w:rPr>
          <w:rFonts w:ascii="Times New Roman" w:hAnsi="Times New Roman"/>
          <w:bCs/>
          <w:i/>
          <w:iCs/>
          <w:sz w:val="20"/>
          <w:szCs w:val="20"/>
          <w:lang w:val="en-GB"/>
        </w:rPr>
        <w:t>Journal of Democracy</w:t>
      </w:r>
      <w:r w:rsidRPr="00803ADF">
        <w:rPr>
          <w:rFonts w:ascii="Times New Roman" w:hAnsi="Times New Roman"/>
          <w:bCs/>
          <w:sz w:val="20"/>
          <w:szCs w:val="20"/>
          <w:lang w:val="en-GB"/>
        </w:rPr>
        <w:t xml:space="preserve"> 31(1): 51-65.</w:t>
      </w:r>
    </w:p>
    <w:p w14:paraId="64A051E6" w14:textId="77777777" w:rsidR="004F1BDD" w:rsidRPr="00803ADF" w:rsidRDefault="004F1BDD" w:rsidP="009E7B76">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Levitsky</w:t>
      </w:r>
      <w:proofErr w:type="spellEnd"/>
      <w:r w:rsidRPr="00803ADF">
        <w:rPr>
          <w:rFonts w:ascii="Times New Roman" w:hAnsi="Times New Roman"/>
          <w:bCs/>
          <w:sz w:val="20"/>
          <w:szCs w:val="20"/>
          <w:lang w:val="en-GB"/>
        </w:rPr>
        <w:t xml:space="preserve"> S and </w:t>
      </w:r>
      <w:proofErr w:type="spellStart"/>
      <w:r w:rsidRPr="00803ADF">
        <w:rPr>
          <w:rFonts w:ascii="Times New Roman" w:hAnsi="Times New Roman"/>
          <w:bCs/>
          <w:sz w:val="20"/>
          <w:szCs w:val="20"/>
          <w:lang w:val="en-GB"/>
        </w:rPr>
        <w:t>Ziblatt</w:t>
      </w:r>
      <w:proofErr w:type="spellEnd"/>
      <w:r w:rsidRPr="00803ADF">
        <w:rPr>
          <w:rFonts w:ascii="Times New Roman" w:hAnsi="Times New Roman"/>
          <w:bCs/>
          <w:sz w:val="20"/>
          <w:szCs w:val="20"/>
          <w:lang w:val="en-GB"/>
        </w:rPr>
        <w:t xml:space="preserve"> D (2018) How Democracies Die: What History Reveals about our Future. New York: Crown</w:t>
      </w:r>
    </w:p>
    <w:p w14:paraId="4EA5B2DD" w14:textId="77777777" w:rsidR="00F953F5" w:rsidRPr="00803ADF" w:rsidRDefault="00F953F5" w:rsidP="00F953F5">
      <w:pPr>
        <w:ind w:left="284" w:hanging="284"/>
        <w:rPr>
          <w:rFonts w:ascii="Times New Roman" w:hAnsi="Times New Roman"/>
          <w:sz w:val="20"/>
          <w:szCs w:val="20"/>
          <w:lang w:val="en-GB"/>
        </w:rPr>
      </w:pPr>
      <w:proofErr w:type="spellStart"/>
      <w:r w:rsidRPr="00803ADF">
        <w:rPr>
          <w:rFonts w:ascii="Times New Roman" w:hAnsi="Times New Roman"/>
          <w:sz w:val="20"/>
          <w:szCs w:val="20"/>
          <w:lang w:val="en-GB"/>
        </w:rPr>
        <w:t>Maertens</w:t>
      </w:r>
      <w:proofErr w:type="spellEnd"/>
      <w:r w:rsidRPr="00803ADF">
        <w:rPr>
          <w:rFonts w:ascii="Times New Roman" w:hAnsi="Times New Roman"/>
          <w:sz w:val="20"/>
          <w:szCs w:val="20"/>
          <w:lang w:val="en-GB"/>
        </w:rPr>
        <w:t xml:space="preserve"> R, </w:t>
      </w:r>
      <w:proofErr w:type="spellStart"/>
      <w:r w:rsidRPr="00803ADF">
        <w:rPr>
          <w:rFonts w:ascii="Times New Roman" w:hAnsi="Times New Roman"/>
          <w:sz w:val="20"/>
          <w:szCs w:val="20"/>
          <w:lang w:val="en-GB"/>
        </w:rPr>
        <w:t>Anseel</w:t>
      </w:r>
      <w:proofErr w:type="spellEnd"/>
      <w:r w:rsidRPr="00803ADF">
        <w:rPr>
          <w:rFonts w:ascii="Times New Roman" w:hAnsi="Times New Roman"/>
          <w:sz w:val="20"/>
          <w:szCs w:val="20"/>
          <w:lang w:val="en-GB"/>
        </w:rPr>
        <w:t xml:space="preserve"> F and Van der Linden S (2020) Combatting Climate Change Misinformation: Evidence for Longevity of </w:t>
      </w:r>
      <w:r w:rsidRPr="00803ADF">
        <w:rPr>
          <w:rFonts w:ascii="Times New Roman" w:hAnsi="Times New Roman"/>
          <w:sz w:val="20"/>
          <w:szCs w:val="20"/>
          <w:lang w:val="en-GB"/>
        </w:rPr>
        <w:lastRenderedPageBreak/>
        <w:t xml:space="preserve">Inoculation and Consensus Messaging Effects. </w:t>
      </w:r>
      <w:r w:rsidRPr="00803ADF">
        <w:rPr>
          <w:rFonts w:ascii="Times New Roman" w:hAnsi="Times New Roman"/>
          <w:i/>
          <w:iCs/>
          <w:sz w:val="20"/>
          <w:szCs w:val="20"/>
          <w:lang w:val="en-GB"/>
        </w:rPr>
        <w:t>Journal of Environmental Psychology</w:t>
      </w:r>
      <w:r w:rsidRPr="00803ADF">
        <w:rPr>
          <w:rFonts w:ascii="Times New Roman" w:hAnsi="Times New Roman"/>
          <w:sz w:val="20"/>
          <w:szCs w:val="20"/>
          <w:lang w:val="en-GB"/>
        </w:rPr>
        <w:t xml:space="preserve"> 70(August): 101455. </w:t>
      </w:r>
    </w:p>
    <w:p w14:paraId="45CB98D5" w14:textId="77777777" w:rsidR="00B77D32" w:rsidRPr="00803ADF" w:rsidRDefault="00B77D32" w:rsidP="00B77D32">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Mauk M (2020) Rebuilding Trust in Broken Systems? Populist Party Success and Citizens’ Trust in Democratic Institutions. </w:t>
      </w:r>
      <w:r w:rsidRPr="00803ADF">
        <w:rPr>
          <w:rFonts w:ascii="Times New Roman" w:hAnsi="Times New Roman"/>
          <w:bCs/>
          <w:i/>
          <w:iCs/>
          <w:sz w:val="20"/>
          <w:szCs w:val="20"/>
          <w:lang w:val="en-GB"/>
        </w:rPr>
        <w:t>Politics and Governance</w:t>
      </w:r>
      <w:r w:rsidRPr="00803ADF">
        <w:rPr>
          <w:rFonts w:ascii="Times New Roman" w:hAnsi="Times New Roman"/>
          <w:bCs/>
          <w:sz w:val="20"/>
          <w:szCs w:val="20"/>
          <w:lang w:val="en-GB"/>
        </w:rPr>
        <w:t xml:space="preserve"> 8(3): 45-58. </w:t>
      </w:r>
    </w:p>
    <w:p w14:paraId="2EB30756" w14:textId="77777777" w:rsidR="005B1F0D" w:rsidRPr="00803ADF" w:rsidRDefault="005B1F0D" w:rsidP="005B1F0D">
      <w:pPr>
        <w:ind w:left="284" w:hanging="284"/>
        <w:rPr>
          <w:rFonts w:ascii="Times New Roman" w:hAnsi="Times New Roman"/>
          <w:sz w:val="20"/>
          <w:szCs w:val="20"/>
          <w:lang w:val="en-GB"/>
        </w:rPr>
      </w:pPr>
      <w:r w:rsidRPr="00803ADF">
        <w:rPr>
          <w:rFonts w:ascii="Times New Roman" w:hAnsi="Times New Roman"/>
          <w:sz w:val="20"/>
          <w:szCs w:val="20"/>
          <w:lang w:val="en-GB"/>
        </w:rPr>
        <w:t>McGuire WJ (1964) Some contemporary approaches. In: Berkowitz L (ed) Advances in experimental social psychology (Vol. 1). New York and London: Academic Press, pp. 191-229.</w:t>
      </w:r>
    </w:p>
    <w:p w14:paraId="252D2D8F" w14:textId="77777777" w:rsidR="004F1BDD" w:rsidRPr="00803ADF" w:rsidRDefault="004F1BDD"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Mechkova</w:t>
      </w:r>
      <w:proofErr w:type="spellEnd"/>
      <w:r w:rsidRPr="00803ADF">
        <w:rPr>
          <w:rFonts w:ascii="Times New Roman" w:hAnsi="Times New Roman"/>
          <w:bCs/>
          <w:sz w:val="20"/>
          <w:szCs w:val="20"/>
          <w:lang w:val="en-GB"/>
        </w:rPr>
        <w:t xml:space="preserve"> V, </w:t>
      </w:r>
      <w:proofErr w:type="spellStart"/>
      <w:r w:rsidRPr="00803ADF">
        <w:rPr>
          <w:rFonts w:ascii="Times New Roman" w:hAnsi="Times New Roman"/>
          <w:bCs/>
          <w:sz w:val="20"/>
          <w:szCs w:val="20"/>
          <w:lang w:val="en-GB"/>
        </w:rPr>
        <w:t>Lührmann</w:t>
      </w:r>
      <w:proofErr w:type="spellEnd"/>
      <w:r w:rsidRPr="00803ADF">
        <w:rPr>
          <w:rFonts w:ascii="Times New Roman" w:hAnsi="Times New Roman"/>
          <w:bCs/>
          <w:sz w:val="20"/>
          <w:szCs w:val="20"/>
          <w:lang w:val="en-GB"/>
        </w:rPr>
        <w:t xml:space="preserve"> A and Lindberg SI (2017) How much democratic backsliding? </w:t>
      </w:r>
      <w:r w:rsidRPr="00803ADF">
        <w:rPr>
          <w:rFonts w:ascii="Times New Roman" w:hAnsi="Times New Roman"/>
          <w:bCs/>
          <w:i/>
          <w:iCs/>
          <w:sz w:val="20"/>
          <w:szCs w:val="20"/>
          <w:lang w:val="en-GB"/>
        </w:rPr>
        <w:t>Journal of Democracy</w:t>
      </w:r>
      <w:r w:rsidRPr="00803ADF">
        <w:rPr>
          <w:rFonts w:ascii="Times New Roman" w:hAnsi="Times New Roman"/>
          <w:bCs/>
          <w:sz w:val="20"/>
          <w:szCs w:val="20"/>
          <w:lang w:val="en-GB"/>
        </w:rPr>
        <w:t xml:space="preserve"> 28(4): 162-169.</w:t>
      </w:r>
    </w:p>
    <w:p w14:paraId="27E63912" w14:textId="77777777" w:rsidR="00AD2520" w:rsidRPr="00803ADF" w:rsidRDefault="00AD2520" w:rsidP="00AD2520">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Meijers MJ and Van der Veer H (2019) MEP Responses to Democratic Backsliding in Hungary and Poland: An Analysis of Agenda-Setting and Voting Behaviour. </w:t>
      </w:r>
      <w:r w:rsidRPr="00803ADF">
        <w:rPr>
          <w:rFonts w:ascii="Times New Roman" w:hAnsi="Times New Roman"/>
          <w:bCs/>
          <w:i/>
          <w:iCs/>
          <w:sz w:val="20"/>
          <w:szCs w:val="20"/>
          <w:lang w:val="en-GB"/>
        </w:rPr>
        <w:t>Journal of Common Market Studies</w:t>
      </w:r>
      <w:r w:rsidRPr="00803ADF">
        <w:rPr>
          <w:rFonts w:ascii="Times New Roman" w:hAnsi="Times New Roman"/>
          <w:bCs/>
          <w:sz w:val="20"/>
          <w:szCs w:val="20"/>
          <w:lang w:val="en-GB"/>
        </w:rPr>
        <w:t xml:space="preserve"> 57(4): 838-856. </w:t>
      </w:r>
    </w:p>
    <w:p w14:paraId="4628243B" w14:textId="77777777" w:rsidR="00E04C11" w:rsidRPr="00803ADF" w:rsidRDefault="00E04C11" w:rsidP="00E04C11">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Mény</w:t>
      </w:r>
      <w:proofErr w:type="spellEnd"/>
      <w:r w:rsidRPr="00803ADF">
        <w:rPr>
          <w:rFonts w:ascii="Times New Roman" w:hAnsi="Times New Roman"/>
          <w:bCs/>
          <w:sz w:val="20"/>
          <w:szCs w:val="20"/>
          <w:lang w:val="en-GB"/>
        </w:rPr>
        <w:t xml:space="preserve"> Y (2003) De La </w:t>
      </w:r>
      <w:proofErr w:type="spellStart"/>
      <w:r w:rsidRPr="00803ADF">
        <w:rPr>
          <w:rFonts w:ascii="Times New Roman" w:hAnsi="Times New Roman"/>
          <w:bCs/>
          <w:sz w:val="20"/>
          <w:szCs w:val="20"/>
          <w:lang w:val="en-GB"/>
        </w:rPr>
        <w:t>Démocratie</w:t>
      </w:r>
      <w:proofErr w:type="spellEnd"/>
      <w:r w:rsidRPr="00803ADF">
        <w:rPr>
          <w:rFonts w:ascii="Times New Roman" w:hAnsi="Times New Roman"/>
          <w:bCs/>
          <w:sz w:val="20"/>
          <w:szCs w:val="20"/>
          <w:lang w:val="en-GB"/>
        </w:rPr>
        <w:t xml:space="preserve"> </w:t>
      </w:r>
      <w:proofErr w:type="spellStart"/>
      <w:r w:rsidRPr="00803ADF">
        <w:rPr>
          <w:rFonts w:ascii="Times New Roman" w:hAnsi="Times New Roman"/>
          <w:bCs/>
          <w:sz w:val="20"/>
          <w:szCs w:val="20"/>
          <w:lang w:val="en-GB"/>
        </w:rPr>
        <w:t>en</w:t>
      </w:r>
      <w:proofErr w:type="spellEnd"/>
      <w:r w:rsidRPr="00803ADF">
        <w:rPr>
          <w:rFonts w:ascii="Times New Roman" w:hAnsi="Times New Roman"/>
          <w:bCs/>
          <w:sz w:val="20"/>
          <w:szCs w:val="20"/>
          <w:lang w:val="en-GB"/>
        </w:rPr>
        <w:t xml:space="preserve"> Europe: Old Concepts and New Challenges. J</w:t>
      </w:r>
      <w:r w:rsidRPr="00803ADF">
        <w:rPr>
          <w:rFonts w:ascii="Times New Roman" w:hAnsi="Times New Roman"/>
          <w:bCs/>
          <w:i/>
          <w:iCs/>
          <w:sz w:val="20"/>
          <w:szCs w:val="20"/>
          <w:lang w:val="en-GB"/>
        </w:rPr>
        <w:t>ournal of Common Market Studies</w:t>
      </w:r>
      <w:r w:rsidRPr="00803ADF">
        <w:rPr>
          <w:rFonts w:ascii="Times New Roman" w:hAnsi="Times New Roman"/>
          <w:bCs/>
          <w:sz w:val="20"/>
          <w:szCs w:val="20"/>
          <w:lang w:val="en-GB"/>
        </w:rPr>
        <w:t xml:space="preserve"> 41(1): 1-13.</w:t>
      </w:r>
    </w:p>
    <w:p w14:paraId="0D02CA39" w14:textId="77777777" w:rsidR="00E648BF" w:rsidRPr="00803ADF" w:rsidRDefault="006A61BF" w:rsidP="006A61BF">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Michailidou</w:t>
      </w:r>
      <w:proofErr w:type="spellEnd"/>
      <w:r w:rsidRPr="00803ADF">
        <w:rPr>
          <w:rFonts w:ascii="Times New Roman" w:hAnsi="Times New Roman"/>
          <w:bCs/>
          <w:sz w:val="20"/>
          <w:szCs w:val="20"/>
          <w:lang w:val="en-GB"/>
        </w:rPr>
        <w:t xml:space="preserve"> A (2015) The role of the public in shaping EU contestation: Euroscepticism and online news media. </w:t>
      </w:r>
      <w:r w:rsidRPr="00803ADF">
        <w:rPr>
          <w:rFonts w:ascii="Times New Roman" w:hAnsi="Times New Roman"/>
          <w:bCs/>
          <w:i/>
          <w:iCs/>
          <w:sz w:val="20"/>
          <w:szCs w:val="20"/>
          <w:lang w:val="en-GB"/>
        </w:rPr>
        <w:t>International Political Science Review</w:t>
      </w:r>
      <w:r w:rsidRPr="00803ADF">
        <w:rPr>
          <w:rFonts w:ascii="Times New Roman" w:hAnsi="Times New Roman"/>
          <w:bCs/>
          <w:sz w:val="20"/>
          <w:szCs w:val="20"/>
          <w:lang w:val="en-GB"/>
        </w:rPr>
        <w:t xml:space="preserve"> 36(3): 324-336.</w:t>
      </w:r>
    </w:p>
    <w:p w14:paraId="3F149791" w14:textId="77777777" w:rsidR="006A61BF" w:rsidRPr="00803ADF" w:rsidRDefault="00E648BF" w:rsidP="006A61BF">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Miguel E, Camerer C, Casey K et al. (2014) Promoting Transparency in Social Science Research. </w:t>
      </w:r>
      <w:r w:rsidRPr="00803ADF">
        <w:rPr>
          <w:rFonts w:ascii="Times New Roman" w:hAnsi="Times New Roman"/>
          <w:bCs/>
          <w:i/>
          <w:iCs/>
          <w:sz w:val="20"/>
          <w:szCs w:val="20"/>
          <w:lang w:val="en-GB"/>
        </w:rPr>
        <w:t>Science</w:t>
      </w:r>
      <w:r w:rsidRPr="00803ADF">
        <w:rPr>
          <w:rFonts w:ascii="Times New Roman" w:hAnsi="Times New Roman"/>
          <w:bCs/>
          <w:sz w:val="20"/>
          <w:szCs w:val="20"/>
          <w:lang w:val="en-GB"/>
        </w:rPr>
        <w:t xml:space="preserve"> 343(6166): 30-31.</w:t>
      </w:r>
    </w:p>
    <w:p w14:paraId="7BB87359" w14:textId="77777777" w:rsidR="00EE647E" w:rsidRPr="00803ADF" w:rsidRDefault="00EE647E" w:rsidP="00EE647E">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Mudde</w:t>
      </w:r>
      <w:proofErr w:type="spellEnd"/>
      <w:r w:rsidRPr="00803ADF">
        <w:rPr>
          <w:rFonts w:ascii="Times New Roman" w:hAnsi="Times New Roman"/>
          <w:bCs/>
          <w:sz w:val="20"/>
          <w:szCs w:val="20"/>
          <w:lang w:val="en-GB"/>
        </w:rPr>
        <w:t xml:space="preserve"> C (2016) Europe’s Populist Surge: A Long Time in the Making. </w:t>
      </w:r>
      <w:r w:rsidRPr="00803ADF">
        <w:rPr>
          <w:rFonts w:ascii="Times New Roman" w:hAnsi="Times New Roman"/>
          <w:bCs/>
          <w:i/>
          <w:iCs/>
          <w:sz w:val="20"/>
          <w:szCs w:val="20"/>
          <w:lang w:val="en-GB"/>
        </w:rPr>
        <w:t>Foreign Affairs</w:t>
      </w:r>
      <w:r w:rsidRPr="00803ADF">
        <w:rPr>
          <w:rFonts w:ascii="Times New Roman" w:hAnsi="Times New Roman"/>
          <w:bCs/>
          <w:sz w:val="20"/>
          <w:szCs w:val="20"/>
          <w:lang w:val="en-GB"/>
        </w:rPr>
        <w:t xml:space="preserve"> 95(6): 25-30. </w:t>
      </w:r>
    </w:p>
    <w:p w14:paraId="6E2E0D33" w14:textId="77777777" w:rsidR="008920AB" w:rsidRPr="00803ADF" w:rsidRDefault="008920AB" w:rsidP="008920AB">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Mudde</w:t>
      </w:r>
      <w:proofErr w:type="spellEnd"/>
      <w:r w:rsidRPr="00803ADF">
        <w:rPr>
          <w:rFonts w:ascii="Times New Roman" w:hAnsi="Times New Roman"/>
          <w:bCs/>
          <w:sz w:val="20"/>
          <w:szCs w:val="20"/>
          <w:lang w:val="en-GB"/>
        </w:rPr>
        <w:t xml:space="preserve"> C and </w:t>
      </w:r>
      <w:proofErr w:type="spellStart"/>
      <w:r w:rsidRPr="00803ADF">
        <w:rPr>
          <w:rFonts w:ascii="Times New Roman" w:hAnsi="Times New Roman"/>
          <w:bCs/>
          <w:sz w:val="20"/>
          <w:szCs w:val="20"/>
          <w:lang w:val="en-GB"/>
        </w:rPr>
        <w:t>Kaltwasser</w:t>
      </w:r>
      <w:proofErr w:type="spellEnd"/>
      <w:r w:rsidRPr="00803ADF">
        <w:rPr>
          <w:rFonts w:ascii="Times New Roman" w:hAnsi="Times New Roman"/>
          <w:bCs/>
          <w:sz w:val="20"/>
          <w:szCs w:val="20"/>
          <w:lang w:val="en-GB"/>
        </w:rPr>
        <w:t xml:space="preserve"> CR (eds) (2012) Populism in Europe and the Americas: Threat or Corrective for Democracy? </w:t>
      </w:r>
      <w:r w:rsidR="009278C3" w:rsidRPr="00803ADF">
        <w:rPr>
          <w:rFonts w:ascii="Times New Roman" w:hAnsi="Times New Roman"/>
          <w:bCs/>
          <w:sz w:val="20"/>
          <w:szCs w:val="20"/>
          <w:lang w:val="en-GB"/>
        </w:rPr>
        <w:t>New York</w:t>
      </w:r>
      <w:r w:rsidRPr="00803ADF">
        <w:rPr>
          <w:rFonts w:ascii="Times New Roman" w:hAnsi="Times New Roman"/>
          <w:bCs/>
          <w:sz w:val="20"/>
          <w:szCs w:val="20"/>
          <w:lang w:val="en-GB"/>
        </w:rPr>
        <w:t>: Cambridge University Press.</w:t>
      </w:r>
    </w:p>
    <w:p w14:paraId="675ED4E8" w14:textId="77777777" w:rsidR="005B1F0D" w:rsidRPr="00803ADF" w:rsidRDefault="005B1F0D" w:rsidP="005B1F0D">
      <w:pPr>
        <w:ind w:left="284" w:hanging="284"/>
        <w:rPr>
          <w:rFonts w:ascii="Times New Roman" w:hAnsi="Times New Roman"/>
          <w:sz w:val="20"/>
          <w:szCs w:val="20"/>
          <w:lang w:val="en-GB"/>
        </w:rPr>
      </w:pPr>
      <w:r w:rsidRPr="00803ADF">
        <w:rPr>
          <w:rFonts w:ascii="Times New Roman" w:hAnsi="Times New Roman"/>
          <w:sz w:val="20"/>
          <w:szCs w:val="20"/>
          <w:lang w:val="en-GB"/>
        </w:rPr>
        <w:t xml:space="preserve">Munger K (2017) </w:t>
      </w:r>
      <w:proofErr w:type="spellStart"/>
      <w:r w:rsidRPr="00803ADF">
        <w:rPr>
          <w:rFonts w:ascii="Times New Roman" w:hAnsi="Times New Roman"/>
          <w:sz w:val="20"/>
          <w:szCs w:val="20"/>
          <w:lang w:val="en-GB"/>
        </w:rPr>
        <w:t>Tweetment</w:t>
      </w:r>
      <w:proofErr w:type="spellEnd"/>
      <w:r w:rsidRPr="00803ADF">
        <w:rPr>
          <w:rFonts w:ascii="Times New Roman" w:hAnsi="Times New Roman"/>
          <w:sz w:val="20"/>
          <w:szCs w:val="20"/>
          <w:lang w:val="en-GB"/>
        </w:rPr>
        <w:t xml:space="preserve"> Effects on the Tweeted: Experimentally Reducing Racist Harassment. </w:t>
      </w:r>
      <w:r w:rsidRPr="00803ADF">
        <w:rPr>
          <w:rFonts w:ascii="Times New Roman" w:hAnsi="Times New Roman"/>
          <w:i/>
          <w:iCs/>
          <w:sz w:val="20"/>
          <w:szCs w:val="20"/>
          <w:lang w:val="en-GB"/>
        </w:rPr>
        <w:t xml:space="preserve">Political </w:t>
      </w:r>
      <w:proofErr w:type="spellStart"/>
      <w:r w:rsidRPr="00803ADF">
        <w:rPr>
          <w:rFonts w:ascii="Times New Roman" w:hAnsi="Times New Roman"/>
          <w:i/>
          <w:iCs/>
          <w:sz w:val="20"/>
          <w:szCs w:val="20"/>
          <w:lang w:val="en-GB"/>
        </w:rPr>
        <w:t>Behavior</w:t>
      </w:r>
      <w:proofErr w:type="spellEnd"/>
      <w:r w:rsidRPr="00803ADF">
        <w:rPr>
          <w:rFonts w:ascii="Times New Roman" w:hAnsi="Times New Roman"/>
          <w:sz w:val="20"/>
          <w:szCs w:val="20"/>
          <w:lang w:val="en-GB"/>
        </w:rPr>
        <w:t xml:space="preserve"> 39(3): 629-649. </w:t>
      </w:r>
    </w:p>
    <w:p w14:paraId="4F391EED" w14:textId="77777777" w:rsidR="00BE438F" w:rsidRPr="00803ADF" w:rsidRDefault="00BE438F" w:rsidP="00BE438F">
      <w:pPr>
        <w:ind w:left="284" w:hanging="284"/>
        <w:rPr>
          <w:rFonts w:ascii="Times New Roman" w:hAnsi="Times New Roman"/>
          <w:sz w:val="20"/>
          <w:szCs w:val="20"/>
          <w:lang w:val="en-GB"/>
        </w:rPr>
      </w:pPr>
      <w:r w:rsidRPr="00803ADF">
        <w:rPr>
          <w:rFonts w:ascii="Times New Roman" w:hAnsi="Times New Roman"/>
          <w:sz w:val="20"/>
          <w:szCs w:val="20"/>
          <w:lang w:val="en-GB"/>
        </w:rPr>
        <w:t xml:space="preserve">Munger K (2021) Don’t @ Me: Experimentally Reducing Partisan Incivility on Twitter. </w:t>
      </w:r>
      <w:r w:rsidRPr="00803ADF">
        <w:rPr>
          <w:rFonts w:ascii="Times New Roman" w:hAnsi="Times New Roman"/>
          <w:i/>
          <w:iCs/>
          <w:sz w:val="20"/>
          <w:szCs w:val="20"/>
          <w:lang w:val="en-GB"/>
        </w:rPr>
        <w:t>Journal of Experimental Political Science</w:t>
      </w:r>
      <w:r w:rsidRPr="00803ADF">
        <w:rPr>
          <w:rFonts w:ascii="Times New Roman" w:hAnsi="Times New Roman"/>
          <w:sz w:val="20"/>
          <w:szCs w:val="20"/>
          <w:lang w:val="en-GB"/>
        </w:rPr>
        <w:t xml:space="preserve"> 8(2): 102-116. </w:t>
      </w:r>
    </w:p>
    <w:p w14:paraId="68FA80B1" w14:textId="77777777" w:rsidR="001E78E4" w:rsidRPr="00803ADF" w:rsidRDefault="001E78E4" w:rsidP="001E78E4">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Norman L (2021) To Democratize or to Protect? How the Response to Anti‐System Parties Reshapes the EU’s Transnational Party System. </w:t>
      </w:r>
      <w:r w:rsidRPr="00803ADF">
        <w:rPr>
          <w:rFonts w:ascii="Times New Roman" w:hAnsi="Times New Roman"/>
          <w:bCs/>
          <w:i/>
          <w:iCs/>
          <w:sz w:val="20"/>
          <w:szCs w:val="20"/>
          <w:lang w:val="en-GB"/>
        </w:rPr>
        <w:t>Journal of Common Market Studies</w:t>
      </w:r>
      <w:r w:rsidRPr="00803ADF">
        <w:rPr>
          <w:rFonts w:ascii="Times New Roman" w:hAnsi="Times New Roman"/>
          <w:bCs/>
          <w:sz w:val="20"/>
          <w:szCs w:val="20"/>
          <w:lang w:val="en-GB"/>
        </w:rPr>
        <w:t xml:space="preserve"> 59(3): 721-737. </w:t>
      </w:r>
    </w:p>
    <w:p w14:paraId="6D28036E" w14:textId="77777777" w:rsidR="00006503" w:rsidRPr="00803ADF" w:rsidRDefault="00006503"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Norris P (2011) </w:t>
      </w:r>
      <w:r w:rsidRPr="00803ADF">
        <w:rPr>
          <w:rFonts w:ascii="Times New Roman" w:hAnsi="Times New Roman"/>
          <w:bCs/>
          <w:i/>
          <w:iCs/>
          <w:sz w:val="20"/>
          <w:szCs w:val="20"/>
          <w:lang w:val="en-GB"/>
        </w:rPr>
        <w:t>Democratic Deficit: Critical Citizens Revisited</w:t>
      </w:r>
      <w:r w:rsidRPr="00803ADF">
        <w:rPr>
          <w:rFonts w:ascii="Times New Roman" w:hAnsi="Times New Roman"/>
          <w:bCs/>
          <w:sz w:val="20"/>
          <w:szCs w:val="20"/>
          <w:lang w:val="en-GB"/>
        </w:rPr>
        <w:t>. New York: Cambridge University Press.</w:t>
      </w:r>
    </w:p>
    <w:p w14:paraId="331879D7" w14:textId="77777777" w:rsidR="00006503" w:rsidRPr="00803ADF" w:rsidRDefault="00006503"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Norris P (2017) Is Western Democracy Backsliding? Diagnosing the Risks. </w:t>
      </w:r>
      <w:r w:rsidRPr="00803ADF">
        <w:rPr>
          <w:rFonts w:ascii="Times New Roman" w:hAnsi="Times New Roman"/>
          <w:bCs/>
          <w:i/>
          <w:iCs/>
          <w:sz w:val="20"/>
          <w:szCs w:val="20"/>
          <w:lang w:val="en-GB"/>
        </w:rPr>
        <w:t>Journal of Democracy</w:t>
      </w:r>
      <w:r w:rsidRPr="00803ADF">
        <w:rPr>
          <w:rFonts w:ascii="Times New Roman" w:hAnsi="Times New Roman"/>
          <w:bCs/>
          <w:sz w:val="20"/>
          <w:szCs w:val="20"/>
          <w:lang w:val="en-GB"/>
        </w:rPr>
        <w:t xml:space="preserve"> Web Exchange, </w:t>
      </w:r>
      <w:hyperlink r:id="rId29" w:history="1">
        <w:r w:rsidR="00534135" w:rsidRPr="00803ADF">
          <w:rPr>
            <w:rStyle w:val="Hyperlink"/>
            <w:rFonts w:ascii="Times New Roman" w:hAnsi="Times New Roman"/>
            <w:bCs/>
            <w:sz w:val="20"/>
            <w:szCs w:val="20"/>
            <w:lang w:val="en-GB"/>
          </w:rPr>
          <w:t>https://bit.ly/3DOcsLl</w:t>
        </w:r>
      </w:hyperlink>
      <w:r w:rsidR="00534135" w:rsidRPr="00803ADF">
        <w:rPr>
          <w:rFonts w:ascii="Times New Roman" w:hAnsi="Times New Roman"/>
          <w:bCs/>
          <w:sz w:val="20"/>
          <w:szCs w:val="20"/>
          <w:lang w:val="en-GB"/>
        </w:rPr>
        <w:t xml:space="preserve"> </w:t>
      </w:r>
    </w:p>
    <w:p w14:paraId="4D06EFB7" w14:textId="77777777" w:rsidR="007C1F6E" w:rsidRPr="00803ADF" w:rsidRDefault="007C1F6E" w:rsidP="007C1F6E">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Norris P and Inglehart R (2019) </w:t>
      </w:r>
      <w:r w:rsidRPr="00803ADF">
        <w:rPr>
          <w:rFonts w:ascii="Times New Roman" w:hAnsi="Times New Roman"/>
          <w:bCs/>
          <w:i/>
          <w:iCs/>
          <w:sz w:val="20"/>
          <w:szCs w:val="20"/>
          <w:lang w:val="en-GB"/>
        </w:rPr>
        <w:t>Cultural Backlash: Trump, Brexit, and the Rise of Authoritarian Populism.</w:t>
      </w:r>
      <w:r w:rsidRPr="00803ADF">
        <w:rPr>
          <w:rFonts w:ascii="Times New Roman" w:hAnsi="Times New Roman"/>
          <w:bCs/>
          <w:sz w:val="20"/>
          <w:szCs w:val="20"/>
          <w:lang w:val="en-GB"/>
        </w:rPr>
        <w:t xml:space="preserve"> New York: Cambridge University Press. </w:t>
      </w:r>
    </w:p>
    <w:p w14:paraId="1E272BAE" w14:textId="77777777" w:rsidR="00FA1162" w:rsidRPr="00803ADF" w:rsidRDefault="00FA1162" w:rsidP="007C1F6E">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Nosek</w:t>
      </w:r>
      <w:proofErr w:type="spellEnd"/>
      <w:r w:rsidRPr="00803ADF">
        <w:rPr>
          <w:rFonts w:ascii="Times New Roman" w:hAnsi="Times New Roman"/>
          <w:bCs/>
          <w:sz w:val="20"/>
          <w:szCs w:val="20"/>
          <w:lang w:val="en-GB"/>
        </w:rPr>
        <w:t xml:space="preserve"> BA, Alter G, Banks GC et al. (2015) Promoting an open research culture. </w:t>
      </w:r>
      <w:r w:rsidRPr="00803ADF">
        <w:rPr>
          <w:rFonts w:ascii="Times New Roman" w:hAnsi="Times New Roman"/>
          <w:bCs/>
          <w:i/>
          <w:iCs/>
          <w:sz w:val="20"/>
          <w:szCs w:val="20"/>
          <w:lang w:val="en-GB"/>
        </w:rPr>
        <w:t>Science</w:t>
      </w:r>
      <w:r w:rsidRPr="00803ADF">
        <w:rPr>
          <w:rFonts w:ascii="Times New Roman" w:hAnsi="Times New Roman"/>
          <w:bCs/>
          <w:sz w:val="20"/>
          <w:szCs w:val="20"/>
          <w:lang w:val="en-GB"/>
        </w:rPr>
        <w:t xml:space="preserve"> 348(6242):1422-1425.</w:t>
      </w:r>
    </w:p>
    <w:p w14:paraId="5FC370C6" w14:textId="77777777" w:rsidR="00E226F1" w:rsidRPr="00803ADF" w:rsidRDefault="00E226F1" w:rsidP="00E226F1">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Osnabrügge</w:t>
      </w:r>
      <w:proofErr w:type="spellEnd"/>
      <w:r w:rsidRPr="00803ADF">
        <w:rPr>
          <w:rFonts w:ascii="Times New Roman" w:hAnsi="Times New Roman"/>
          <w:bCs/>
          <w:sz w:val="20"/>
          <w:szCs w:val="20"/>
          <w:lang w:val="en-GB"/>
        </w:rPr>
        <w:t xml:space="preserve"> M, Hobolt SB and Rodon T (2021) Playing to the Gallery: Emotive Rhetoric in Parliaments. </w:t>
      </w:r>
      <w:r w:rsidRPr="00803ADF">
        <w:rPr>
          <w:rFonts w:ascii="Times New Roman" w:hAnsi="Times New Roman"/>
          <w:bCs/>
          <w:i/>
          <w:iCs/>
          <w:sz w:val="20"/>
          <w:szCs w:val="20"/>
          <w:lang w:val="en-GB"/>
        </w:rPr>
        <w:t xml:space="preserve">American Political Science Review </w:t>
      </w:r>
      <w:r w:rsidRPr="00803ADF">
        <w:rPr>
          <w:rFonts w:ascii="Times New Roman" w:hAnsi="Times New Roman"/>
          <w:bCs/>
          <w:sz w:val="20"/>
          <w:szCs w:val="20"/>
          <w:lang w:val="en-GB"/>
        </w:rPr>
        <w:t>115(3): 885-899.</w:t>
      </w:r>
    </w:p>
    <w:p w14:paraId="57578BE1" w14:textId="77777777" w:rsidR="005B1F0D" w:rsidRPr="00803ADF" w:rsidRDefault="005B1F0D" w:rsidP="005B1F0D">
      <w:pPr>
        <w:ind w:left="284" w:hanging="284"/>
        <w:rPr>
          <w:rFonts w:ascii="Times New Roman" w:hAnsi="Times New Roman"/>
          <w:sz w:val="20"/>
          <w:szCs w:val="20"/>
          <w:lang w:val="en-GB"/>
        </w:rPr>
      </w:pPr>
      <w:r w:rsidRPr="00803ADF">
        <w:rPr>
          <w:rFonts w:ascii="Times New Roman" w:hAnsi="Times New Roman"/>
          <w:sz w:val="20"/>
          <w:szCs w:val="20"/>
          <w:lang w:val="en-GB"/>
        </w:rPr>
        <w:t xml:space="preserve">Pfau M and Burgoon M (1988) Inoculation in Political Campaign Communication. </w:t>
      </w:r>
      <w:r w:rsidRPr="00803ADF">
        <w:rPr>
          <w:rFonts w:ascii="Times New Roman" w:hAnsi="Times New Roman"/>
          <w:i/>
          <w:iCs/>
          <w:sz w:val="20"/>
          <w:szCs w:val="20"/>
          <w:lang w:val="en-GB"/>
        </w:rPr>
        <w:t>Human Communication Research</w:t>
      </w:r>
      <w:r w:rsidRPr="00803ADF">
        <w:rPr>
          <w:rFonts w:ascii="Times New Roman" w:hAnsi="Times New Roman"/>
          <w:sz w:val="20"/>
          <w:szCs w:val="20"/>
          <w:lang w:val="en-GB"/>
        </w:rPr>
        <w:t xml:space="preserve"> 15(1): 91-111.</w:t>
      </w:r>
    </w:p>
    <w:p w14:paraId="549E160C" w14:textId="77777777" w:rsidR="005B1F0D" w:rsidRPr="00803ADF" w:rsidRDefault="005B1F0D" w:rsidP="005B1F0D">
      <w:pPr>
        <w:ind w:left="284" w:hanging="284"/>
        <w:rPr>
          <w:rFonts w:ascii="Times New Roman" w:hAnsi="Times New Roman"/>
          <w:sz w:val="20"/>
          <w:szCs w:val="20"/>
          <w:lang w:val="en-GB"/>
        </w:rPr>
      </w:pPr>
      <w:r w:rsidRPr="00803ADF">
        <w:rPr>
          <w:rFonts w:ascii="Times New Roman" w:hAnsi="Times New Roman"/>
          <w:sz w:val="20"/>
          <w:szCs w:val="20"/>
          <w:lang w:val="en-GB"/>
        </w:rPr>
        <w:t xml:space="preserve">Pfau M, Holbert RL, </w:t>
      </w:r>
      <w:proofErr w:type="spellStart"/>
      <w:r w:rsidRPr="00803ADF">
        <w:rPr>
          <w:rFonts w:ascii="Times New Roman" w:hAnsi="Times New Roman"/>
          <w:sz w:val="20"/>
          <w:szCs w:val="20"/>
          <w:lang w:val="en-GB"/>
        </w:rPr>
        <w:t>Zubric</w:t>
      </w:r>
      <w:proofErr w:type="spellEnd"/>
      <w:r w:rsidRPr="00803ADF">
        <w:rPr>
          <w:rFonts w:ascii="Times New Roman" w:hAnsi="Times New Roman"/>
          <w:sz w:val="20"/>
          <w:szCs w:val="20"/>
          <w:lang w:val="en-GB"/>
        </w:rPr>
        <w:t xml:space="preserve"> SJ et al. (2000) Role and Influence of Communication Modality in the Process of Resistance to Persuasion. </w:t>
      </w:r>
      <w:r w:rsidRPr="00803ADF">
        <w:rPr>
          <w:rFonts w:ascii="Times New Roman" w:hAnsi="Times New Roman"/>
          <w:i/>
          <w:iCs/>
          <w:sz w:val="20"/>
          <w:szCs w:val="20"/>
          <w:lang w:val="en-GB"/>
        </w:rPr>
        <w:t>Media Psychology</w:t>
      </w:r>
      <w:r w:rsidRPr="00803ADF">
        <w:rPr>
          <w:rFonts w:ascii="Times New Roman" w:hAnsi="Times New Roman"/>
          <w:sz w:val="20"/>
          <w:szCs w:val="20"/>
          <w:lang w:val="en-GB"/>
        </w:rPr>
        <w:t xml:space="preserve"> 2(1): 1</w:t>
      </w:r>
      <w:r w:rsidR="004F6D33" w:rsidRPr="00803ADF">
        <w:rPr>
          <w:rFonts w:ascii="Times New Roman" w:hAnsi="Times New Roman"/>
          <w:sz w:val="20"/>
          <w:szCs w:val="20"/>
          <w:lang w:val="en-GB"/>
        </w:rPr>
        <w:t>-</w:t>
      </w:r>
      <w:r w:rsidRPr="00803ADF">
        <w:rPr>
          <w:rFonts w:ascii="Times New Roman" w:hAnsi="Times New Roman"/>
          <w:sz w:val="20"/>
          <w:szCs w:val="20"/>
          <w:lang w:val="en-GB"/>
        </w:rPr>
        <w:t xml:space="preserve">33. </w:t>
      </w:r>
    </w:p>
    <w:p w14:paraId="4FC0A5FF" w14:textId="77777777" w:rsidR="004F6D33" w:rsidRPr="00803ADF" w:rsidRDefault="004F6D33" w:rsidP="004F6D33">
      <w:pPr>
        <w:ind w:left="284" w:hanging="284"/>
        <w:rPr>
          <w:rFonts w:ascii="Times New Roman" w:hAnsi="Times New Roman"/>
          <w:sz w:val="20"/>
          <w:szCs w:val="20"/>
          <w:lang w:val="en-GB"/>
        </w:rPr>
      </w:pPr>
      <w:proofErr w:type="spellStart"/>
      <w:r w:rsidRPr="00803ADF">
        <w:rPr>
          <w:rFonts w:ascii="Times New Roman" w:hAnsi="Times New Roman"/>
          <w:sz w:val="20"/>
          <w:szCs w:val="20"/>
          <w:lang w:val="en-GB"/>
        </w:rPr>
        <w:t>Pirro</w:t>
      </w:r>
      <w:proofErr w:type="spellEnd"/>
      <w:r w:rsidRPr="00803ADF">
        <w:rPr>
          <w:rFonts w:ascii="Times New Roman" w:hAnsi="Times New Roman"/>
          <w:sz w:val="20"/>
          <w:szCs w:val="20"/>
          <w:lang w:val="en-GB"/>
        </w:rPr>
        <w:t xml:space="preserve"> ALP and Stanley B (2021) Forging, Bending, and Breaking: Enacting the “Illiberal Playbook” in Hungary and Poland. </w:t>
      </w:r>
      <w:r w:rsidRPr="00803ADF">
        <w:rPr>
          <w:rFonts w:ascii="Times New Roman" w:hAnsi="Times New Roman"/>
          <w:i/>
          <w:iCs/>
          <w:sz w:val="20"/>
          <w:szCs w:val="20"/>
          <w:lang w:val="en-GB"/>
        </w:rPr>
        <w:t>Perspectives on Politics</w:t>
      </w:r>
      <w:r w:rsidR="008E440D" w:rsidRPr="00803ADF">
        <w:rPr>
          <w:rFonts w:ascii="Times New Roman" w:hAnsi="Times New Roman"/>
          <w:sz w:val="20"/>
          <w:szCs w:val="20"/>
          <w:lang w:val="en-GB"/>
        </w:rPr>
        <w:t xml:space="preserve">. </w:t>
      </w:r>
      <w:proofErr w:type="spellStart"/>
      <w:r w:rsidR="008E440D" w:rsidRPr="00803ADF">
        <w:rPr>
          <w:rFonts w:ascii="Times New Roman" w:hAnsi="Times New Roman"/>
          <w:bCs/>
          <w:sz w:val="20"/>
          <w:szCs w:val="20"/>
          <w:lang w:val="en-GB"/>
        </w:rPr>
        <w:t>Epub</w:t>
      </w:r>
      <w:proofErr w:type="spellEnd"/>
      <w:r w:rsidR="008E440D" w:rsidRPr="00803ADF">
        <w:rPr>
          <w:rFonts w:ascii="Times New Roman" w:hAnsi="Times New Roman"/>
          <w:bCs/>
          <w:sz w:val="20"/>
          <w:szCs w:val="20"/>
          <w:lang w:val="en-GB"/>
        </w:rPr>
        <w:t xml:space="preserve"> ahead of print 9 July 2021. DOI:</w:t>
      </w:r>
      <w:r w:rsidRPr="00803ADF">
        <w:rPr>
          <w:rFonts w:ascii="Times New Roman" w:hAnsi="Times New Roman"/>
          <w:sz w:val="20"/>
          <w:szCs w:val="20"/>
          <w:lang w:val="en-GB"/>
        </w:rPr>
        <w:t>10.1017/S1537592721001924</w:t>
      </w:r>
    </w:p>
    <w:p w14:paraId="04F60D4C" w14:textId="77777777" w:rsidR="00E226F1" w:rsidRPr="00803ADF" w:rsidRDefault="00E226F1" w:rsidP="00E226F1">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Popa SA, Fazekas Z ,Braun D and </w:t>
      </w:r>
      <w:proofErr w:type="spellStart"/>
      <w:r w:rsidRPr="00803ADF">
        <w:rPr>
          <w:rFonts w:ascii="Times New Roman" w:hAnsi="Times New Roman"/>
          <w:bCs/>
          <w:sz w:val="20"/>
          <w:szCs w:val="20"/>
          <w:lang w:val="en-GB"/>
        </w:rPr>
        <w:t>Leidecker-Sandmann</w:t>
      </w:r>
      <w:proofErr w:type="spellEnd"/>
      <w:r w:rsidRPr="00803ADF">
        <w:rPr>
          <w:rFonts w:ascii="Times New Roman" w:hAnsi="Times New Roman"/>
          <w:bCs/>
          <w:sz w:val="20"/>
          <w:szCs w:val="20"/>
          <w:lang w:val="en-GB"/>
        </w:rPr>
        <w:t xml:space="preserve"> MM (2019) Informing the Public: How Party Communication Builds Opportunity Structures. </w:t>
      </w:r>
      <w:r w:rsidRPr="00803ADF">
        <w:rPr>
          <w:rFonts w:ascii="Times New Roman" w:hAnsi="Times New Roman"/>
          <w:bCs/>
          <w:i/>
          <w:iCs/>
          <w:sz w:val="20"/>
          <w:szCs w:val="20"/>
          <w:lang w:val="en-GB"/>
        </w:rPr>
        <w:t>Political Communication</w:t>
      </w:r>
      <w:r w:rsidRPr="00803ADF">
        <w:rPr>
          <w:rFonts w:ascii="Times New Roman" w:hAnsi="Times New Roman"/>
          <w:bCs/>
          <w:sz w:val="20"/>
          <w:szCs w:val="20"/>
          <w:lang w:val="en-GB"/>
        </w:rPr>
        <w:t xml:space="preserve"> 37(3): 329-349.</w:t>
      </w:r>
    </w:p>
    <w:p w14:paraId="6E68CD76" w14:textId="77777777" w:rsidR="007F5FF7" w:rsidRPr="00803ADF" w:rsidRDefault="007F5FF7" w:rsidP="007F5FF7">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Reif</w:t>
      </w:r>
      <w:proofErr w:type="spellEnd"/>
      <w:r w:rsidRPr="00803ADF">
        <w:rPr>
          <w:rFonts w:ascii="Times New Roman" w:hAnsi="Times New Roman"/>
          <w:bCs/>
          <w:sz w:val="20"/>
          <w:szCs w:val="20"/>
          <w:lang w:val="en-GB"/>
        </w:rPr>
        <w:t xml:space="preserve"> K and Schmitt H (1980) Nine second order national elections: A conceptual framework for the analysis of European election results. </w:t>
      </w:r>
      <w:r w:rsidRPr="00803ADF">
        <w:rPr>
          <w:rFonts w:ascii="Times New Roman" w:hAnsi="Times New Roman"/>
          <w:bCs/>
          <w:i/>
          <w:iCs/>
          <w:sz w:val="20"/>
          <w:szCs w:val="20"/>
          <w:lang w:val="en-GB"/>
        </w:rPr>
        <w:t xml:space="preserve">European Journal of Political Research </w:t>
      </w:r>
      <w:r w:rsidRPr="00803ADF">
        <w:rPr>
          <w:rFonts w:ascii="Times New Roman" w:hAnsi="Times New Roman"/>
          <w:bCs/>
          <w:sz w:val="20"/>
          <w:szCs w:val="20"/>
          <w:lang w:val="en-GB"/>
        </w:rPr>
        <w:t>8(1): 3-44.</w:t>
      </w:r>
    </w:p>
    <w:p w14:paraId="459F1231" w14:textId="77777777" w:rsidR="008F0C83" w:rsidRPr="00803ADF" w:rsidRDefault="008F0C83" w:rsidP="004B2C56">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Rooduijn M, </w:t>
      </w:r>
      <w:r w:rsidR="004B2C56" w:rsidRPr="00803ADF">
        <w:rPr>
          <w:rFonts w:ascii="Times New Roman" w:hAnsi="Times New Roman"/>
          <w:bCs/>
          <w:sz w:val="20"/>
          <w:szCs w:val="20"/>
          <w:lang w:val="en-GB"/>
        </w:rPr>
        <w:t>D</w:t>
      </w:r>
      <w:r w:rsidRPr="00803ADF">
        <w:rPr>
          <w:rFonts w:ascii="Times New Roman" w:hAnsi="Times New Roman"/>
          <w:bCs/>
          <w:sz w:val="20"/>
          <w:szCs w:val="20"/>
          <w:lang w:val="en-GB"/>
        </w:rPr>
        <w:t xml:space="preserve">e Lange SL and </w:t>
      </w:r>
      <w:r w:rsidR="004B2C56" w:rsidRPr="00803ADF">
        <w:rPr>
          <w:rFonts w:ascii="Times New Roman" w:hAnsi="Times New Roman"/>
          <w:bCs/>
          <w:sz w:val="20"/>
          <w:szCs w:val="20"/>
          <w:lang w:val="en-GB"/>
        </w:rPr>
        <w:t>V</w:t>
      </w:r>
      <w:r w:rsidRPr="00803ADF">
        <w:rPr>
          <w:rFonts w:ascii="Times New Roman" w:hAnsi="Times New Roman"/>
          <w:bCs/>
          <w:sz w:val="20"/>
          <w:szCs w:val="20"/>
          <w:lang w:val="en-GB"/>
        </w:rPr>
        <w:t>an der Brug W (</w:t>
      </w:r>
      <w:r w:rsidR="004B2C56" w:rsidRPr="00803ADF">
        <w:rPr>
          <w:rFonts w:ascii="Times New Roman" w:hAnsi="Times New Roman"/>
          <w:bCs/>
          <w:sz w:val="20"/>
          <w:szCs w:val="20"/>
          <w:lang w:val="en-GB"/>
        </w:rPr>
        <w:t xml:space="preserve">2014) A populist Zeitgeist? Programmatic contagion by populist parties in Western Europe. </w:t>
      </w:r>
      <w:r w:rsidR="004B2C56" w:rsidRPr="00803ADF">
        <w:rPr>
          <w:rFonts w:ascii="Times New Roman" w:hAnsi="Times New Roman"/>
          <w:bCs/>
          <w:i/>
          <w:iCs/>
          <w:sz w:val="20"/>
          <w:szCs w:val="20"/>
          <w:lang w:val="en-GB"/>
        </w:rPr>
        <w:t>Party Politics</w:t>
      </w:r>
      <w:r w:rsidR="004B2C56" w:rsidRPr="00803ADF">
        <w:rPr>
          <w:rFonts w:ascii="Times New Roman" w:hAnsi="Times New Roman"/>
          <w:bCs/>
          <w:sz w:val="20"/>
          <w:szCs w:val="20"/>
          <w:lang w:val="en-GB"/>
        </w:rPr>
        <w:t xml:space="preserve"> 20(4): 563-575. </w:t>
      </w:r>
    </w:p>
    <w:p w14:paraId="0289B20E" w14:textId="77777777" w:rsidR="00825A45" w:rsidRPr="00803ADF" w:rsidRDefault="00825A45" w:rsidP="00825A45">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Rovny</w:t>
      </w:r>
      <w:proofErr w:type="spellEnd"/>
      <w:r w:rsidRPr="00803ADF">
        <w:rPr>
          <w:rFonts w:ascii="Times New Roman" w:hAnsi="Times New Roman"/>
          <w:bCs/>
          <w:sz w:val="20"/>
          <w:szCs w:val="20"/>
          <w:lang w:val="en-GB"/>
        </w:rPr>
        <w:t xml:space="preserve"> J and Edwards EE (2012) Struggle over Dimensionality Party Competition in Western and Eastern Europe. </w:t>
      </w:r>
      <w:r w:rsidRPr="00803ADF">
        <w:rPr>
          <w:rFonts w:ascii="Times New Roman" w:hAnsi="Times New Roman"/>
          <w:bCs/>
          <w:i/>
          <w:iCs/>
          <w:sz w:val="20"/>
          <w:szCs w:val="20"/>
          <w:lang w:val="en-GB"/>
        </w:rPr>
        <w:t>East European Politics and Societies</w:t>
      </w:r>
      <w:r w:rsidRPr="00803ADF">
        <w:rPr>
          <w:rFonts w:ascii="Times New Roman" w:hAnsi="Times New Roman"/>
          <w:bCs/>
          <w:sz w:val="20"/>
          <w:szCs w:val="20"/>
          <w:lang w:val="en-GB"/>
        </w:rPr>
        <w:t xml:space="preserve"> 26(1): 56-74. </w:t>
      </w:r>
    </w:p>
    <w:p w14:paraId="778064CD" w14:textId="77777777" w:rsidR="00E04C11" w:rsidRPr="00803ADF" w:rsidRDefault="00E04C11" w:rsidP="00825A45">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Sartori G (1995) </w:t>
      </w:r>
      <w:r w:rsidRPr="00803ADF">
        <w:rPr>
          <w:rFonts w:ascii="Times New Roman" w:hAnsi="Times New Roman"/>
          <w:bCs/>
          <w:i/>
          <w:iCs/>
          <w:sz w:val="20"/>
          <w:szCs w:val="20"/>
          <w:lang w:val="en-GB"/>
        </w:rPr>
        <w:t>How far can free government travel?</w:t>
      </w:r>
      <w:r w:rsidRPr="00803ADF">
        <w:rPr>
          <w:rFonts w:ascii="Times New Roman" w:hAnsi="Times New Roman"/>
          <w:bCs/>
          <w:sz w:val="20"/>
          <w:szCs w:val="20"/>
          <w:lang w:val="en-GB"/>
        </w:rPr>
        <w:t xml:space="preserve"> Journal of Democracy 6(3): 101-111.</w:t>
      </w:r>
    </w:p>
    <w:p w14:paraId="13A802A4" w14:textId="77777777" w:rsidR="009624D7" w:rsidRPr="00803ADF" w:rsidRDefault="009624D7"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Schedler</w:t>
      </w:r>
      <w:proofErr w:type="spellEnd"/>
      <w:r w:rsidRPr="00803ADF">
        <w:rPr>
          <w:rFonts w:ascii="Times New Roman" w:hAnsi="Times New Roman"/>
          <w:bCs/>
          <w:sz w:val="20"/>
          <w:szCs w:val="20"/>
          <w:lang w:val="en-GB"/>
        </w:rPr>
        <w:t xml:space="preserve"> A and Sarsfield R (2007)</w:t>
      </w:r>
      <w:r w:rsidRPr="00803ADF">
        <w:rPr>
          <w:rFonts w:ascii="Times New Roman" w:hAnsi="Times New Roman"/>
          <w:sz w:val="20"/>
          <w:szCs w:val="20"/>
          <w:lang w:val="en-GB"/>
        </w:rPr>
        <w:t xml:space="preserve"> </w:t>
      </w:r>
      <w:r w:rsidRPr="00803ADF">
        <w:rPr>
          <w:rFonts w:ascii="Times New Roman" w:hAnsi="Times New Roman"/>
          <w:bCs/>
          <w:sz w:val="20"/>
          <w:szCs w:val="20"/>
          <w:lang w:val="en-GB"/>
        </w:rPr>
        <w:t xml:space="preserve">Democrats with adjectives: Linking direct and indirect measures of democratic support. </w:t>
      </w:r>
      <w:r w:rsidRPr="00803ADF">
        <w:rPr>
          <w:rFonts w:ascii="Times New Roman" w:hAnsi="Times New Roman"/>
          <w:bCs/>
          <w:i/>
          <w:iCs/>
          <w:sz w:val="20"/>
          <w:szCs w:val="20"/>
          <w:lang w:val="en-GB"/>
        </w:rPr>
        <w:t>European Journal of Political Research</w:t>
      </w:r>
      <w:r w:rsidRPr="00803ADF">
        <w:rPr>
          <w:rFonts w:ascii="Times New Roman" w:hAnsi="Times New Roman"/>
          <w:bCs/>
          <w:sz w:val="20"/>
          <w:szCs w:val="20"/>
          <w:lang w:val="en-GB"/>
        </w:rPr>
        <w:t xml:space="preserve"> 46(5): 637-659. </w:t>
      </w:r>
    </w:p>
    <w:p w14:paraId="2F7A02DA"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Schlipphak B and Treib O (2017) Playing the blame game on Brussels: the domestic political effects of EU interventions against democratic backsliding. </w:t>
      </w:r>
      <w:r w:rsidRPr="00803ADF">
        <w:rPr>
          <w:rFonts w:ascii="Times New Roman" w:hAnsi="Times New Roman"/>
          <w:bCs/>
          <w:i/>
          <w:iCs/>
          <w:sz w:val="20"/>
          <w:szCs w:val="20"/>
          <w:lang w:val="en-GB"/>
        </w:rPr>
        <w:t>Journal of European Public Policy</w:t>
      </w:r>
      <w:r w:rsidRPr="00803ADF">
        <w:rPr>
          <w:rFonts w:ascii="Times New Roman" w:hAnsi="Times New Roman"/>
          <w:bCs/>
          <w:sz w:val="20"/>
          <w:szCs w:val="20"/>
          <w:lang w:val="en-GB"/>
        </w:rPr>
        <w:t xml:space="preserve"> 24(3): 352-365. </w:t>
      </w:r>
    </w:p>
    <w:p w14:paraId="76CC44A7" w14:textId="77777777" w:rsidR="004F1BDD" w:rsidRPr="00803ADF" w:rsidRDefault="004F1BDD"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Sedelmeier</w:t>
      </w:r>
      <w:proofErr w:type="spellEnd"/>
      <w:r w:rsidRPr="00803ADF">
        <w:rPr>
          <w:rFonts w:ascii="Times New Roman" w:hAnsi="Times New Roman"/>
          <w:bCs/>
          <w:sz w:val="20"/>
          <w:szCs w:val="20"/>
          <w:lang w:val="en-GB"/>
        </w:rPr>
        <w:t xml:space="preserve"> U (2014) Anchoring Democracy from Above? The European Union  and Democratic Backsliding in Hungary and Romania after Accession. </w:t>
      </w:r>
      <w:r w:rsidRPr="00803ADF">
        <w:rPr>
          <w:rFonts w:ascii="Times New Roman" w:hAnsi="Times New Roman"/>
          <w:bCs/>
          <w:i/>
          <w:iCs/>
          <w:sz w:val="20"/>
          <w:szCs w:val="20"/>
          <w:lang w:val="en-GB"/>
        </w:rPr>
        <w:t>Journal of Common Market Studies</w:t>
      </w:r>
      <w:r w:rsidRPr="00803ADF">
        <w:rPr>
          <w:rFonts w:ascii="Times New Roman" w:hAnsi="Times New Roman"/>
          <w:bCs/>
          <w:sz w:val="20"/>
          <w:szCs w:val="20"/>
          <w:lang w:val="en-GB"/>
        </w:rPr>
        <w:t xml:space="preserve"> 52(1): 105-121. </w:t>
      </w:r>
    </w:p>
    <w:p w14:paraId="1572A43F" w14:textId="77777777" w:rsidR="005D2B3D" w:rsidRPr="00803ADF" w:rsidRDefault="005D2B3D" w:rsidP="005D2B3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Singh SP and Williams NS (2021) What type of democracy do Chileans want? </w:t>
      </w:r>
      <w:r w:rsidRPr="00803ADF">
        <w:rPr>
          <w:rFonts w:ascii="Times New Roman" w:hAnsi="Times New Roman"/>
          <w:bCs/>
          <w:i/>
          <w:iCs/>
          <w:sz w:val="20"/>
          <w:szCs w:val="20"/>
          <w:lang w:val="en-GB"/>
        </w:rPr>
        <w:t xml:space="preserve">Research &amp; Politics </w:t>
      </w:r>
      <w:r w:rsidRPr="00803ADF">
        <w:rPr>
          <w:rFonts w:ascii="Times New Roman" w:hAnsi="Times New Roman"/>
          <w:bCs/>
          <w:sz w:val="20"/>
          <w:szCs w:val="20"/>
          <w:lang w:val="en-GB"/>
        </w:rPr>
        <w:t xml:space="preserve">8(3): 1-8. </w:t>
      </w:r>
    </w:p>
    <w:p w14:paraId="6A13B5D0" w14:textId="77777777" w:rsidR="004F1BDD" w:rsidRPr="00803ADF" w:rsidRDefault="004F1BDD" w:rsidP="004F1BDD">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Stanley B (2019) A New Populist Divide? Correspondences of Supply and Demand in the 2015 Polish Parliamentary Elections. </w:t>
      </w:r>
      <w:r w:rsidRPr="00803ADF">
        <w:rPr>
          <w:rFonts w:ascii="Times New Roman" w:hAnsi="Times New Roman"/>
          <w:bCs/>
          <w:i/>
          <w:iCs/>
          <w:sz w:val="20"/>
          <w:szCs w:val="20"/>
          <w:lang w:val="en-GB"/>
        </w:rPr>
        <w:t>East European Politics and Societies and Cultures</w:t>
      </w:r>
      <w:r w:rsidRPr="00803ADF">
        <w:rPr>
          <w:rFonts w:ascii="Times New Roman" w:hAnsi="Times New Roman"/>
          <w:bCs/>
          <w:sz w:val="20"/>
          <w:szCs w:val="20"/>
          <w:lang w:val="en-GB"/>
        </w:rPr>
        <w:t xml:space="preserve"> 33(1): 17-43.</w:t>
      </w:r>
    </w:p>
    <w:p w14:paraId="1132DDDB" w14:textId="77777777" w:rsidR="005B1F0D" w:rsidRPr="00803ADF" w:rsidRDefault="005B1F0D" w:rsidP="005B1F0D">
      <w:pPr>
        <w:ind w:left="284" w:hanging="284"/>
        <w:rPr>
          <w:rFonts w:ascii="Times New Roman" w:hAnsi="Times New Roman"/>
          <w:sz w:val="20"/>
          <w:szCs w:val="20"/>
          <w:lang w:val="en-GB"/>
        </w:rPr>
      </w:pPr>
      <w:r w:rsidRPr="00803ADF">
        <w:rPr>
          <w:rFonts w:ascii="Times New Roman" w:hAnsi="Times New Roman"/>
          <w:sz w:val="20"/>
          <w:szCs w:val="20"/>
          <w:lang w:val="en-GB"/>
        </w:rPr>
        <w:t xml:space="preserve">Stanovich KE and West RF (2000) Individual Differences in Reasoning: Implications for the Rationality Debate. </w:t>
      </w:r>
      <w:proofErr w:type="spellStart"/>
      <w:r w:rsidRPr="00803ADF">
        <w:rPr>
          <w:rFonts w:ascii="Times New Roman" w:hAnsi="Times New Roman"/>
          <w:i/>
          <w:iCs/>
          <w:sz w:val="20"/>
          <w:szCs w:val="20"/>
          <w:lang w:val="en-GB"/>
        </w:rPr>
        <w:t>Behavioral</w:t>
      </w:r>
      <w:proofErr w:type="spellEnd"/>
      <w:r w:rsidRPr="00803ADF">
        <w:rPr>
          <w:rFonts w:ascii="Times New Roman" w:hAnsi="Times New Roman"/>
          <w:i/>
          <w:iCs/>
          <w:sz w:val="20"/>
          <w:szCs w:val="20"/>
          <w:lang w:val="en-GB"/>
        </w:rPr>
        <w:t xml:space="preserve"> and Brain Sciences</w:t>
      </w:r>
      <w:r w:rsidRPr="00803ADF">
        <w:rPr>
          <w:rFonts w:ascii="Times New Roman" w:hAnsi="Times New Roman"/>
          <w:sz w:val="20"/>
          <w:szCs w:val="20"/>
          <w:lang w:val="en-GB"/>
        </w:rPr>
        <w:t xml:space="preserve"> 23(January): 645-726.</w:t>
      </w:r>
    </w:p>
    <w:p w14:paraId="311CD686" w14:textId="77777777" w:rsidR="00EF78F5" w:rsidRPr="00803ADF" w:rsidRDefault="00EF78F5" w:rsidP="00EF78F5">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Taggart P (1998) A touchstone of dissent: Euroscepticism in contemporary Western European party systems. </w:t>
      </w:r>
      <w:r w:rsidRPr="00803ADF">
        <w:rPr>
          <w:rFonts w:ascii="Times New Roman" w:hAnsi="Times New Roman"/>
          <w:bCs/>
          <w:i/>
          <w:iCs/>
          <w:sz w:val="20"/>
          <w:szCs w:val="20"/>
          <w:lang w:val="en-GB"/>
        </w:rPr>
        <w:t>European Journal of Political Research</w:t>
      </w:r>
      <w:r w:rsidRPr="00803ADF">
        <w:rPr>
          <w:rFonts w:ascii="Times New Roman" w:hAnsi="Times New Roman"/>
          <w:bCs/>
          <w:sz w:val="20"/>
          <w:szCs w:val="20"/>
          <w:lang w:val="en-GB"/>
        </w:rPr>
        <w:t xml:space="preserve"> 33: 363-388. </w:t>
      </w:r>
    </w:p>
    <w:p w14:paraId="5BA30C48" w14:textId="77777777" w:rsidR="00AE7977" w:rsidRPr="00803ADF" w:rsidRDefault="00AE7977" w:rsidP="00AE7977">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Teixeira CP, </w:t>
      </w:r>
      <w:proofErr w:type="spellStart"/>
      <w:r w:rsidRPr="00803ADF">
        <w:rPr>
          <w:rFonts w:ascii="Times New Roman" w:hAnsi="Times New Roman"/>
          <w:bCs/>
          <w:sz w:val="20"/>
          <w:szCs w:val="20"/>
          <w:lang w:val="en-GB"/>
        </w:rPr>
        <w:t>Tsatsanis</w:t>
      </w:r>
      <w:proofErr w:type="spellEnd"/>
      <w:r w:rsidRPr="00803ADF">
        <w:rPr>
          <w:rFonts w:ascii="Times New Roman" w:hAnsi="Times New Roman"/>
          <w:bCs/>
          <w:sz w:val="20"/>
          <w:szCs w:val="20"/>
          <w:lang w:val="en-GB"/>
        </w:rPr>
        <w:t xml:space="preserve"> E and </w:t>
      </w:r>
      <w:proofErr w:type="spellStart"/>
      <w:r w:rsidRPr="00803ADF">
        <w:rPr>
          <w:rFonts w:ascii="Times New Roman" w:hAnsi="Times New Roman"/>
          <w:bCs/>
          <w:sz w:val="20"/>
          <w:szCs w:val="20"/>
          <w:lang w:val="en-GB"/>
        </w:rPr>
        <w:t>Belchior</w:t>
      </w:r>
      <w:proofErr w:type="spellEnd"/>
      <w:r w:rsidRPr="00803ADF">
        <w:rPr>
          <w:rFonts w:ascii="Times New Roman" w:hAnsi="Times New Roman"/>
          <w:bCs/>
          <w:sz w:val="20"/>
          <w:szCs w:val="20"/>
          <w:lang w:val="en-GB"/>
        </w:rPr>
        <w:t xml:space="preserve"> AM (2014) Support for Democracy in Times of Crisis: Diffuse and Specific Regime Support in Portugal and Greece. </w:t>
      </w:r>
      <w:r w:rsidRPr="00803ADF">
        <w:rPr>
          <w:rFonts w:ascii="Times New Roman" w:hAnsi="Times New Roman"/>
          <w:bCs/>
          <w:i/>
          <w:iCs/>
          <w:sz w:val="20"/>
          <w:szCs w:val="20"/>
          <w:lang w:val="en-GB"/>
        </w:rPr>
        <w:t>South European Society and Politics</w:t>
      </w:r>
      <w:r w:rsidRPr="00803ADF">
        <w:rPr>
          <w:rFonts w:ascii="Times New Roman" w:hAnsi="Times New Roman"/>
          <w:bCs/>
          <w:sz w:val="20"/>
          <w:szCs w:val="20"/>
          <w:lang w:val="en-GB"/>
        </w:rPr>
        <w:t xml:space="preserve"> 19(4) 501-518. </w:t>
      </w:r>
    </w:p>
    <w:p w14:paraId="3EDE08A6" w14:textId="77777777" w:rsidR="00E226F1" w:rsidRPr="00803ADF" w:rsidRDefault="00E226F1" w:rsidP="00E226F1">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Theocharis</w:t>
      </w:r>
      <w:proofErr w:type="spellEnd"/>
      <w:r w:rsidRPr="00803ADF">
        <w:rPr>
          <w:rFonts w:ascii="Times New Roman" w:hAnsi="Times New Roman"/>
          <w:bCs/>
          <w:sz w:val="20"/>
          <w:szCs w:val="20"/>
          <w:lang w:val="en-GB"/>
        </w:rPr>
        <w:t xml:space="preserve"> Y, </w:t>
      </w:r>
      <w:proofErr w:type="spellStart"/>
      <w:r w:rsidRPr="00803ADF">
        <w:rPr>
          <w:rFonts w:ascii="Times New Roman" w:hAnsi="Times New Roman"/>
          <w:bCs/>
          <w:sz w:val="20"/>
          <w:szCs w:val="20"/>
          <w:lang w:val="en-GB"/>
        </w:rPr>
        <w:t>Barberá</w:t>
      </w:r>
      <w:proofErr w:type="spellEnd"/>
      <w:r w:rsidRPr="00803ADF">
        <w:rPr>
          <w:rFonts w:ascii="Times New Roman" w:hAnsi="Times New Roman"/>
          <w:bCs/>
          <w:sz w:val="20"/>
          <w:szCs w:val="20"/>
          <w:lang w:val="en-GB"/>
        </w:rPr>
        <w:t xml:space="preserve"> P, Fazekas Z and Popa SA (2020) The Dynamics of Political Incivility On Twitter. </w:t>
      </w:r>
      <w:r w:rsidRPr="00803ADF">
        <w:rPr>
          <w:rFonts w:ascii="Times New Roman" w:hAnsi="Times New Roman"/>
          <w:bCs/>
          <w:i/>
          <w:iCs/>
          <w:sz w:val="20"/>
          <w:szCs w:val="20"/>
          <w:lang w:val="en-GB"/>
        </w:rPr>
        <w:t>Sage Open</w:t>
      </w:r>
      <w:r w:rsidRPr="00803ADF">
        <w:rPr>
          <w:rFonts w:ascii="Times New Roman" w:hAnsi="Times New Roman"/>
          <w:bCs/>
          <w:sz w:val="20"/>
          <w:szCs w:val="20"/>
          <w:lang w:val="en-GB"/>
        </w:rPr>
        <w:t xml:space="preserve"> 10(20): 1-15.</w:t>
      </w:r>
    </w:p>
    <w:p w14:paraId="66FEA9C9" w14:textId="77777777" w:rsidR="00E226F1" w:rsidRPr="00803ADF" w:rsidRDefault="00E226F1" w:rsidP="00E226F1">
      <w:pPr>
        <w:ind w:left="284" w:hanging="284"/>
        <w:rPr>
          <w:rFonts w:ascii="Times New Roman" w:hAnsi="Times New Roman"/>
          <w:bCs/>
          <w:sz w:val="20"/>
          <w:szCs w:val="20"/>
          <w:lang w:val="en-GB"/>
        </w:rPr>
      </w:pPr>
      <w:r w:rsidRPr="00803ADF">
        <w:rPr>
          <w:rFonts w:ascii="Times New Roman" w:hAnsi="Times New Roman"/>
          <w:bCs/>
          <w:sz w:val="20"/>
          <w:szCs w:val="20"/>
          <w:lang w:val="en-GB"/>
        </w:rPr>
        <w:lastRenderedPageBreak/>
        <w:t xml:space="preserve">Tucker JA, </w:t>
      </w:r>
      <w:proofErr w:type="spellStart"/>
      <w:r w:rsidRPr="00803ADF">
        <w:rPr>
          <w:rFonts w:ascii="Times New Roman" w:hAnsi="Times New Roman"/>
          <w:bCs/>
          <w:sz w:val="20"/>
          <w:szCs w:val="20"/>
          <w:lang w:val="en-GB"/>
        </w:rPr>
        <w:t>Theocharis</w:t>
      </w:r>
      <w:proofErr w:type="spellEnd"/>
      <w:r w:rsidRPr="00803ADF">
        <w:rPr>
          <w:rFonts w:ascii="Times New Roman" w:hAnsi="Times New Roman"/>
          <w:bCs/>
          <w:sz w:val="20"/>
          <w:szCs w:val="20"/>
          <w:lang w:val="en-GB"/>
        </w:rPr>
        <w:t xml:space="preserve"> Y, Roberts ME and </w:t>
      </w:r>
      <w:proofErr w:type="spellStart"/>
      <w:r w:rsidRPr="00803ADF">
        <w:rPr>
          <w:rFonts w:ascii="Times New Roman" w:hAnsi="Times New Roman"/>
          <w:bCs/>
          <w:sz w:val="20"/>
          <w:szCs w:val="20"/>
          <w:lang w:val="en-GB"/>
        </w:rPr>
        <w:t>Barberá</w:t>
      </w:r>
      <w:proofErr w:type="spellEnd"/>
      <w:r w:rsidRPr="00803ADF">
        <w:rPr>
          <w:rFonts w:ascii="Times New Roman" w:hAnsi="Times New Roman"/>
          <w:bCs/>
          <w:sz w:val="20"/>
          <w:szCs w:val="20"/>
          <w:lang w:val="en-GB"/>
        </w:rPr>
        <w:t xml:space="preserve"> P (2017) From Liberation to Turmoil: Social Media And Democracy. </w:t>
      </w:r>
      <w:r w:rsidRPr="00803ADF">
        <w:rPr>
          <w:rFonts w:ascii="Times New Roman" w:hAnsi="Times New Roman"/>
          <w:bCs/>
          <w:i/>
          <w:iCs/>
          <w:sz w:val="20"/>
          <w:szCs w:val="20"/>
          <w:lang w:val="en-GB"/>
        </w:rPr>
        <w:t>Journal of Democracy</w:t>
      </w:r>
      <w:r w:rsidRPr="00803ADF">
        <w:rPr>
          <w:rFonts w:ascii="Times New Roman" w:hAnsi="Times New Roman"/>
          <w:bCs/>
          <w:sz w:val="20"/>
          <w:szCs w:val="20"/>
          <w:lang w:val="en-GB"/>
        </w:rPr>
        <w:t xml:space="preserve"> 28(4): 46-59.</w:t>
      </w:r>
    </w:p>
    <w:p w14:paraId="52C469EC" w14:textId="5DF4DBA8" w:rsidR="00E226F1" w:rsidRPr="00803ADF" w:rsidRDefault="00E226F1" w:rsidP="00E226F1">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Tucker JA, Guess A, </w:t>
      </w:r>
      <w:proofErr w:type="spellStart"/>
      <w:r w:rsidRPr="00803ADF">
        <w:rPr>
          <w:rFonts w:ascii="Times New Roman" w:hAnsi="Times New Roman"/>
          <w:bCs/>
          <w:sz w:val="20"/>
          <w:szCs w:val="20"/>
          <w:lang w:val="en-GB"/>
        </w:rPr>
        <w:t>Barberá</w:t>
      </w:r>
      <w:proofErr w:type="spellEnd"/>
      <w:r w:rsidRPr="00803ADF">
        <w:rPr>
          <w:rFonts w:ascii="Times New Roman" w:hAnsi="Times New Roman"/>
          <w:bCs/>
          <w:sz w:val="20"/>
          <w:szCs w:val="20"/>
          <w:lang w:val="en-GB"/>
        </w:rPr>
        <w:t xml:space="preserve"> P et al. (2018) Social Media, Political Polarization, and Political Disinformation: A Review of the Scientific Literature (19 March 2018). Available at SSRN: </w:t>
      </w:r>
      <w:hyperlink r:id="rId30" w:history="1">
        <w:r w:rsidRPr="00803ADF">
          <w:rPr>
            <w:rStyle w:val="Hyperlink"/>
            <w:rFonts w:ascii="Times New Roman" w:hAnsi="Times New Roman"/>
            <w:bCs/>
            <w:sz w:val="20"/>
            <w:szCs w:val="20"/>
            <w:lang w:val="en-GB"/>
          </w:rPr>
          <w:t>https://ssrn.com/abstract=3144139</w:t>
        </w:r>
      </w:hyperlink>
    </w:p>
    <w:p w14:paraId="54205DC5" w14:textId="77777777" w:rsidR="002F2765" w:rsidRPr="00803ADF" w:rsidRDefault="002F2765" w:rsidP="002F2765">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Vachudova</w:t>
      </w:r>
      <w:proofErr w:type="spellEnd"/>
      <w:r w:rsidRPr="00803ADF">
        <w:rPr>
          <w:rFonts w:ascii="Times New Roman" w:hAnsi="Times New Roman"/>
          <w:bCs/>
          <w:sz w:val="20"/>
          <w:szCs w:val="20"/>
          <w:lang w:val="en-GB"/>
        </w:rPr>
        <w:t xml:space="preserve"> MA (2021) Populism, Democracy, and Party System Change in Europe. </w:t>
      </w:r>
      <w:r w:rsidRPr="00803ADF">
        <w:rPr>
          <w:rFonts w:ascii="Times New Roman" w:hAnsi="Times New Roman"/>
          <w:bCs/>
          <w:i/>
          <w:iCs/>
          <w:sz w:val="20"/>
          <w:szCs w:val="20"/>
          <w:lang w:val="en-GB"/>
        </w:rPr>
        <w:t>Annual Review of Political Science</w:t>
      </w:r>
      <w:r w:rsidRPr="00803ADF">
        <w:rPr>
          <w:rFonts w:ascii="Times New Roman" w:hAnsi="Times New Roman"/>
          <w:bCs/>
          <w:sz w:val="20"/>
          <w:szCs w:val="20"/>
          <w:lang w:val="en-GB"/>
        </w:rPr>
        <w:t xml:space="preserve"> 24: 471-498. </w:t>
      </w:r>
    </w:p>
    <w:p w14:paraId="78BA4300" w14:textId="77777777" w:rsidR="007C69C5" w:rsidRPr="00803ADF" w:rsidRDefault="007C69C5" w:rsidP="007C69C5">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Van Atteveldt W, </w:t>
      </w:r>
      <w:proofErr w:type="spellStart"/>
      <w:r w:rsidRPr="00803ADF">
        <w:rPr>
          <w:rFonts w:ascii="Times New Roman" w:hAnsi="Times New Roman"/>
          <w:bCs/>
          <w:sz w:val="20"/>
          <w:szCs w:val="20"/>
          <w:lang w:val="en-GB"/>
        </w:rPr>
        <w:t>Strycharz</w:t>
      </w:r>
      <w:proofErr w:type="spellEnd"/>
      <w:r w:rsidRPr="00803ADF">
        <w:rPr>
          <w:rFonts w:ascii="Times New Roman" w:hAnsi="Times New Roman"/>
          <w:bCs/>
          <w:sz w:val="20"/>
          <w:szCs w:val="20"/>
          <w:lang w:val="en-GB"/>
        </w:rPr>
        <w:t xml:space="preserve"> J, Trilling D and </w:t>
      </w:r>
      <w:proofErr w:type="spellStart"/>
      <w:r w:rsidRPr="00803ADF">
        <w:rPr>
          <w:rFonts w:ascii="Times New Roman" w:hAnsi="Times New Roman"/>
          <w:bCs/>
          <w:sz w:val="20"/>
          <w:szCs w:val="20"/>
          <w:lang w:val="en-GB"/>
        </w:rPr>
        <w:t>Welbers</w:t>
      </w:r>
      <w:proofErr w:type="spellEnd"/>
      <w:r w:rsidRPr="00803ADF">
        <w:rPr>
          <w:rFonts w:ascii="Times New Roman" w:hAnsi="Times New Roman"/>
          <w:bCs/>
          <w:sz w:val="20"/>
          <w:szCs w:val="20"/>
          <w:lang w:val="en-GB"/>
        </w:rPr>
        <w:t xml:space="preserve"> K (2019) Toward Open Computational Communication Science: A Practical Road Map for Reusable Data and Code. </w:t>
      </w:r>
      <w:r w:rsidRPr="00803ADF">
        <w:rPr>
          <w:rFonts w:ascii="Times New Roman" w:hAnsi="Times New Roman"/>
          <w:bCs/>
          <w:i/>
          <w:iCs/>
          <w:sz w:val="20"/>
          <w:szCs w:val="20"/>
          <w:lang w:val="en-GB"/>
        </w:rPr>
        <w:t>International Journal of Communication</w:t>
      </w:r>
      <w:r w:rsidRPr="00803ADF">
        <w:rPr>
          <w:rFonts w:ascii="Times New Roman" w:hAnsi="Times New Roman"/>
          <w:bCs/>
          <w:sz w:val="20"/>
          <w:szCs w:val="20"/>
          <w:lang w:val="en-GB"/>
        </w:rPr>
        <w:t xml:space="preserve"> 13: 3935-3954. </w:t>
      </w:r>
    </w:p>
    <w:p w14:paraId="290FE5CB" w14:textId="77777777" w:rsidR="00F3415E" w:rsidRPr="00803ADF" w:rsidRDefault="00F3415E" w:rsidP="00F3415E">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Van der Brug W, Gattermann K and De Vreese CH (2016) Introduction: How different were the European elections of 2014? </w:t>
      </w:r>
      <w:r w:rsidRPr="00803ADF">
        <w:rPr>
          <w:rFonts w:ascii="Times New Roman" w:hAnsi="Times New Roman"/>
          <w:bCs/>
          <w:i/>
          <w:iCs/>
          <w:sz w:val="20"/>
          <w:szCs w:val="20"/>
          <w:lang w:val="en-GB"/>
        </w:rPr>
        <w:t>Politics and Governance</w:t>
      </w:r>
      <w:r w:rsidRPr="00803ADF">
        <w:rPr>
          <w:rFonts w:ascii="Times New Roman" w:hAnsi="Times New Roman"/>
          <w:bCs/>
          <w:sz w:val="20"/>
          <w:szCs w:val="20"/>
          <w:lang w:val="en-GB"/>
        </w:rPr>
        <w:t xml:space="preserve"> 4(1): 1-8.</w:t>
      </w:r>
    </w:p>
    <w:p w14:paraId="61EF5D7B" w14:textId="77777777" w:rsidR="004F1BDD" w:rsidRPr="00803ADF" w:rsidRDefault="004F1BDD" w:rsidP="004F1BDD">
      <w:pPr>
        <w:ind w:left="284" w:hanging="284"/>
        <w:rPr>
          <w:rFonts w:ascii="Times New Roman" w:hAnsi="Times New Roman"/>
          <w:bCs/>
          <w:sz w:val="20"/>
          <w:szCs w:val="20"/>
          <w:lang w:val="en-GB"/>
        </w:rPr>
      </w:pPr>
      <w:bookmarkStart w:id="61" w:name="_Hlk83809380"/>
      <w:r w:rsidRPr="00803ADF">
        <w:rPr>
          <w:rFonts w:ascii="Times New Roman" w:hAnsi="Times New Roman"/>
          <w:bCs/>
          <w:sz w:val="20"/>
          <w:szCs w:val="20"/>
          <w:lang w:val="en-GB"/>
        </w:rPr>
        <w:t xml:space="preserve">Van der Brug W, Popa SA, Hobolt SB and Schmitt H (2021a) Illiberal democratic attitudes and support for the EU. </w:t>
      </w:r>
      <w:r w:rsidRPr="00803ADF">
        <w:rPr>
          <w:rFonts w:ascii="Times New Roman" w:hAnsi="Times New Roman"/>
          <w:bCs/>
          <w:i/>
          <w:iCs/>
          <w:sz w:val="20"/>
          <w:szCs w:val="20"/>
          <w:lang w:val="en-GB"/>
        </w:rPr>
        <w:t>Politics</w:t>
      </w:r>
      <w:r w:rsidRPr="00803ADF">
        <w:rPr>
          <w:rFonts w:ascii="Times New Roman" w:hAnsi="Times New Roman"/>
          <w:bCs/>
          <w:sz w:val="20"/>
          <w:szCs w:val="20"/>
          <w:lang w:val="en-GB"/>
        </w:rPr>
        <w:t xml:space="preserve">. </w:t>
      </w:r>
      <w:proofErr w:type="spellStart"/>
      <w:r w:rsidRPr="00803ADF">
        <w:rPr>
          <w:rFonts w:ascii="Times New Roman" w:hAnsi="Times New Roman"/>
          <w:bCs/>
          <w:sz w:val="20"/>
          <w:szCs w:val="20"/>
          <w:lang w:val="en-GB"/>
        </w:rPr>
        <w:t>Epub</w:t>
      </w:r>
      <w:proofErr w:type="spellEnd"/>
      <w:r w:rsidRPr="00803ADF">
        <w:rPr>
          <w:rFonts w:ascii="Times New Roman" w:hAnsi="Times New Roman"/>
          <w:bCs/>
          <w:sz w:val="20"/>
          <w:szCs w:val="20"/>
          <w:lang w:val="en-GB"/>
        </w:rPr>
        <w:t xml:space="preserve"> ahead of print 15 February 2021. DOI:10.1177/0263395720975970.</w:t>
      </w:r>
    </w:p>
    <w:p w14:paraId="36E2357D" w14:textId="77777777" w:rsidR="00AA09F1" w:rsidRPr="00803ADF" w:rsidRDefault="00AA09F1" w:rsidP="00AA09F1">
      <w:pPr>
        <w:ind w:left="284" w:hanging="284"/>
        <w:rPr>
          <w:rFonts w:ascii="Times New Roman" w:hAnsi="Times New Roman"/>
          <w:bCs/>
          <w:sz w:val="20"/>
          <w:szCs w:val="20"/>
          <w:lang w:val="en-GB"/>
        </w:rPr>
      </w:pPr>
      <w:r w:rsidRPr="00803ADF">
        <w:rPr>
          <w:rFonts w:ascii="Times New Roman" w:hAnsi="Times New Roman"/>
          <w:bCs/>
          <w:sz w:val="20"/>
          <w:szCs w:val="20"/>
          <w:lang w:val="en-GB"/>
        </w:rPr>
        <w:t>Van der Brug W, Popa SA, Hobolt SB and Schmitt H (2021b</w:t>
      </w:r>
      <w:r w:rsidR="00DB20F7" w:rsidRPr="00803ADF">
        <w:rPr>
          <w:rFonts w:ascii="Times New Roman" w:hAnsi="Times New Roman"/>
          <w:bCs/>
          <w:sz w:val="20"/>
          <w:szCs w:val="20"/>
          <w:lang w:val="en-GB"/>
        </w:rPr>
        <w:t>, in press</w:t>
      </w:r>
      <w:r w:rsidRPr="00803ADF">
        <w:rPr>
          <w:rFonts w:ascii="Times New Roman" w:hAnsi="Times New Roman"/>
          <w:bCs/>
          <w:sz w:val="20"/>
          <w:szCs w:val="20"/>
          <w:lang w:val="en-GB"/>
        </w:rPr>
        <w:t xml:space="preserve">) </w:t>
      </w:r>
      <w:r w:rsidR="00DB20F7" w:rsidRPr="00803ADF">
        <w:rPr>
          <w:rFonts w:ascii="Times New Roman" w:hAnsi="Times New Roman"/>
          <w:bCs/>
          <w:sz w:val="20"/>
          <w:szCs w:val="20"/>
          <w:lang w:val="en-GB"/>
        </w:rPr>
        <w:t xml:space="preserve">Incumbency, populism and support for liberal democratic norms. </w:t>
      </w:r>
      <w:r w:rsidR="00DB20F7" w:rsidRPr="00803ADF">
        <w:rPr>
          <w:rFonts w:ascii="Times New Roman" w:hAnsi="Times New Roman"/>
          <w:bCs/>
          <w:i/>
          <w:iCs/>
          <w:sz w:val="20"/>
          <w:szCs w:val="20"/>
          <w:lang w:val="en-GB"/>
        </w:rPr>
        <w:t xml:space="preserve">Journal of Democracy </w:t>
      </w:r>
      <w:r w:rsidR="00DB20F7" w:rsidRPr="00803ADF">
        <w:rPr>
          <w:rFonts w:ascii="Times New Roman" w:hAnsi="Times New Roman"/>
          <w:bCs/>
          <w:sz w:val="20"/>
          <w:szCs w:val="20"/>
          <w:lang w:val="en-GB"/>
        </w:rPr>
        <w:t>32(4)</w:t>
      </w:r>
    </w:p>
    <w:bookmarkEnd w:id="61"/>
    <w:p w14:paraId="1F2AD547" w14:textId="5BD333D6" w:rsidR="002C6AA0" w:rsidRPr="00803ADF" w:rsidRDefault="008B5D89" w:rsidP="00AA09F1">
      <w:pPr>
        <w:ind w:left="284" w:hanging="284"/>
        <w:rPr>
          <w:rFonts w:ascii="Times New Roman" w:hAnsi="Times New Roman"/>
          <w:bCs/>
          <w:sz w:val="20"/>
          <w:szCs w:val="20"/>
          <w:lang w:val="en-GB"/>
        </w:rPr>
      </w:pPr>
      <w:r w:rsidRPr="00803ADF">
        <w:rPr>
          <w:rFonts w:ascii="Times New Roman" w:hAnsi="Times New Roman"/>
          <w:bCs/>
          <w:sz w:val="20"/>
          <w:szCs w:val="20"/>
          <w:lang w:val="en-GB"/>
        </w:rPr>
        <w:t>V</w:t>
      </w:r>
      <w:r w:rsidR="002C6AA0" w:rsidRPr="00803ADF">
        <w:rPr>
          <w:rFonts w:ascii="Times New Roman" w:hAnsi="Times New Roman"/>
          <w:bCs/>
          <w:sz w:val="20"/>
          <w:szCs w:val="20"/>
          <w:lang w:val="en-GB"/>
        </w:rPr>
        <w:t xml:space="preserve">an der Brug W, Gattermann K and De Vreese CH (2021c). </w:t>
      </w:r>
      <w:r w:rsidR="00AB2E68" w:rsidRPr="00AB2E68">
        <w:rPr>
          <w:rFonts w:ascii="Times New Roman" w:hAnsi="Times New Roman"/>
          <w:bCs/>
          <w:sz w:val="20"/>
          <w:szCs w:val="20"/>
          <w:lang w:val="en-GB"/>
        </w:rPr>
        <w:t>Electoral responses to the increased contestation over European integration</w:t>
      </w:r>
      <w:r w:rsidR="00AB2E68">
        <w:rPr>
          <w:rFonts w:ascii="Times New Roman" w:hAnsi="Times New Roman"/>
          <w:bCs/>
          <w:sz w:val="20"/>
          <w:szCs w:val="20"/>
          <w:lang w:val="en-GB"/>
        </w:rPr>
        <w:t>:</w:t>
      </w:r>
      <w:r w:rsidR="00AB2E68" w:rsidRPr="00AB2E68">
        <w:rPr>
          <w:rFonts w:ascii="Times New Roman" w:hAnsi="Times New Roman"/>
          <w:bCs/>
          <w:sz w:val="20"/>
          <w:szCs w:val="20"/>
          <w:lang w:val="en-GB"/>
        </w:rPr>
        <w:t xml:space="preserve"> The European Elections of 2019 and beyond</w:t>
      </w:r>
      <w:r w:rsidR="002C6AA0" w:rsidRPr="00803ADF">
        <w:rPr>
          <w:rFonts w:ascii="Times New Roman" w:hAnsi="Times New Roman"/>
          <w:bCs/>
          <w:sz w:val="20"/>
          <w:szCs w:val="20"/>
          <w:lang w:val="en-GB"/>
        </w:rPr>
        <w:t xml:space="preserve">. </w:t>
      </w:r>
      <w:r w:rsidR="002C6AA0" w:rsidRPr="00803ADF">
        <w:rPr>
          <w:rFonts w:ascii="Times New Roman" w:hAnsi="Times New Roman"/>
          <w:bCs/>
          <w:i/>
          <w:iCs/>
          <w:sz w:val="20"/>
          <w:szCs w:val="20"/>
          <w:lang w:val="en-GB"/>
        </w:rPr>
        <w:t>European Union Politics</w:t>
      </w:r>
      <w:r w:rsidR="00AB2E68">
        <w:rPr>
          <w:rFonts w:ascii="Times New Roman" w:hAnsi="Times New Roman"/>
          <w:bCs/>
          <w:sz w:val="20"/>
          <w:szCs w:val="20"/>
          <w:lang w:val="en-GB"/>
        </w:rPr>
        <w:t xml:space="preserve">. </w:t>
      </w:r>
      <w:proofErr w:type="spellStart"/>
      <w:r w:rsidR="00AB2E68" w:rsidRPr="00803ADF">
        <w:rPr>
          <w:rFonts w:ascii="Times New Roman" w:hAnsi="Times New Roman"/>
          <w:bCs/>
          <w:sz w:val="20"/>
          <w:szCs w:val="20"/>
          <w:lang w:val="en-GB"/>
        </w:rPr>
        <w:t>Epub</w:t>
      </w:r>
      <w:proofErr w:type="spellEnd"/>
      <w:r w:rsidR="00AB2E68" w:rsidRPr="00803ADF">
        <w:rPr>
          <w:rFonts w:ascii="Times New Roman" w:hAnsi="Times New Roman"/>
          <w:bCs/>
          <w:sz w:val="20"/>
          <w:szCs w:val="20"/>
          <w:lang w:val="en-GB"/>
        </w:rPr>
        <w:t xml:space="preserve"> ahead of print </w:t>
      </w:r>
      <w:r w:rsidR="00AB2E68">
        <w:rPr>
          <w:rFonts w:ascii="Times New Roman" w:hAnsi="Times New Roman"/>
          <w:bCs/>
          <w:sz w:val="20"/>
          <w:szCs w:val="20"/>
          <w:lang w:val="en-GB"/>
        </w:rPr>
        <w:t xml:space="preserve">30 September </w:t>
      </w:r>
      <w:r w:rsidR="00AB2E68" w:rsidRPr="00803ADF">
        <w:rPr>
          <w:rFonts w:ascii="Times New Roman" w:hAnsi="Times New Roman"/>
          <w:bCs/>
          <w:sz w:val="20"/>
          <w:szCs w:val="20"/>
          <w:lang w:val="en-GB"/>
        </w:rPr>
        <w:t>2021</w:t>
      </w:r>
      <w:r w:rsidR="00AB2E68">
        <w:rPr>
          <w:rFonts w:ascii="Times New Roman" w:hAnsi="Times New Roman"/>
          <w:bCs/>
          <w:sz w:val="20"/>
          <w:szCs w:val="20"/>
          <w:lang w:val="en-GB"/>
        </w:rPr>
        <w:t xml:space="preserve">. </w:t>
      </w:r>
      <w:r w:rsidR="002C6AA0" w:rsidRPr="00803ADF">
        <w:rPr>
          <w:rFonts w:ascii="Times New Roman" w:hAnsi="Times New Roman"/>
          <w:bCs/>
          <w:sz w:val="20"/>
          <w:szCs w:val="20"/>
          <w:lang w:val="en-GB"/>
        </w:rPr>
        <w:t>DOI: 10.1177/14651165211036263</w:t>
      </w:r>
    </w:p>
    <w:p w14:paraId="4944C89A" w14:textId="77777777" w:rsidR="002F2765" w:rsidRPr="00803ADF" w:rsidRDefault="002F2765" w:rsidP="002F3580">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Van de </w:t>
      </w:r>
      <w:proofErr w:type="spellStart"/>
      <w:r w:rsidRPr="00803ADF">
        <w:rPr>
          <w:rFonts w:ascii="Times New Roman" w:hAnsi="Times New Roman"/>
          <w:bCs/>
          <w:sz w:val="20"/>
          <w:szCs w:val="20"/>
          <w:lang w:val="en-GB"/>
        </w:rPr>
        <w:t>Wardt</w:t>
      </w:r>
      <w:proofErr w:type="spellEnd"/>
      <w:r w:rsidRPr="00803ADF">
        <w:rPr>
          <w:rFonts w:ascii="Times New Roman" w:hAnsi="Times New Roman"/>
          <w:bCs/>
          <w:sz w:val="20"/>
          <w:szCs w:val="20"/>
          <w:lang w:val="en-GB"/>
        </w:rPr>
        <w:t xml:space="preserve"> M, De Vries CE and Hobolt SB (2014) Exploiting the cracks: Wedge issues in multiparty competition. </w:t>
      </w:r>
      <w:r w:rsidRPr="00803ADF">
        <w:rPr>
          <w:rFonts w:ascii="Times New Roman" w:hAnsi="Times New Roman"/>
          <w:bCs/>
          <w:i/>
          <w:iCs/>
          <w:sz w:val="20"/>
          <w:szCs w:val="20"/>
          <w:lang w:val="en-GB"/>
        </w:rPr>
        <w:t>The Journal of Politics</w:t>
      </w:r>
      <w:r w:rsidRPr="00803ADF">
        <w:rPr>
          <w:rFonts w:ascii="Times New Roman" w:hAnsi="Times New Roman"/>
          <w:bCs/>
          <w:sz w:val="20"/>
          <w:szCs w:val="20"/>
          <w:lang w:val="en-GB"/>
        </w:rPr>
        <w:t xml:space="preserve"> 76(4): 986-999.</w:t>
      </w:r>
    </w:p>
    <w:p w14:paraId="6ED0A48B" w14:textId="77777777" w:rsidR="002F3580" w:rsidRPr="00803ADF" w:rsidRDefault="002F3580" w:rsidP="002F3580">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Van </w:t>
      </w:r>
      <w:proofErr w:type="spellStart"/>
      <w:r w:rsidRPr="00803ADF">
        <w:rPr>
          <w:rFonts w:ascii="Times New Roman" w:hAnsi="Times New Roman"/>
          <w:bCs/>
          <w:sz w:val="20"/>
          <w:szCs w:val="20"/>
          <w:lang w:val="en-GB"/>
        </w:rPr>
        <w:t>Hauwaert</w:t>
      </w:r>
      <w:proofErr w:type="spellEnd"/>
      <w:r w:rsidRPr="00803ADF">
        <w:rPr>
          <w:rFonts w:ascii="Times New Roman" w:hAnsi="Times New Roman"/>
          <w:bCs/>
          <w:sz w:val="20"/>
          <w:szCs w:val="20"/>
          <w:lang w:val="en-GB"/>
        </w:rPr>
        <w:t xml:space="preserve"> SM and Van Kessel S (2018) Beyond protest and discontent: A cross-national analysis of the effect of populist attitudes and issue positions on populist party support. </w:t>
      </w:r>
      <w:r w:rsidRPr="00803ADF">
        <w:rPr>
          <w:rFonts w:ascii="Times New Roman" w:hAnsi="Times New Roman"/>
          <w:bCs/>
          <w:i/>
          <w:iCs/>
          <w:sz w:val="20"/>
          <w:szCs w:val="20"/>
          <w:lang w:val="en-GB"/>
        </w:rPr>
        <w:t>European Journal of Political Research</w:t>
      </w:r>
      <w:r w:rsidRPr="00803ADF">
        <w:rPr>
          <w:rFonts w:ascii="Times New Roman" w:hAnsi="Times New Roman"/>
          <w:bCs/>
          <w:sz w:val="20"/>
          <w:szCs w:val="20"/>
          <w:lang w:val="en-GB"/>
        </w:rPr>
        <w:t xml:space="preserve"> 57(1): 68-92. </w:t>
      </w:r>
    </w:p>
    <w:p w14:paraId="60560939" w14:textId="0B954816" w:rsidR="00924C9F" w:rsidRPr="00803ADF" w:rsidRDefault="00924C9F" w:rsidP="00924C9F">
      <w:pPr>
        <w:ind w:left="284" w:hanging="284"/>
        <w:rPr>
          <w:rFonts w:ascii="Times New Roman" w:hAnsi="Times New Roman"/>
          <w:bCs/>
          <w:sz w:val="20"/>
          <w:szCs w:val="20"/>
          <w:lang w:val="en-GB"/>
        </w:rPr>
      </w:pPr>
      <w:r w:rsidRPr="00803ADF">
        <w:rPr>
          <w:rFonts w:ascii="Times New Roman" w:hAnsi="Times New Roman"/>
          <w:bCs/>
          <w:sz w:val="20"/>
          <w:szCs w:val="20"/>
          <w:lang w:val="en-GB"/>
        </w:rPr>
        <w:t xml:space="preserve">Van Spanje J and De Vreese CH (2011) So what’s wrong with the EU? Motivations underlying the Eurosceptic vote in the 2009 European elections. </w:t>
      </w:r>
      <w:r w:rsidRPr="00803ADF">
        <w:rPr>
          <w:rFonts w:ascii="Times New Roman" w:hAnsi="Times New Roman"/>
          <w:bCs/>
          <w:i/>
          <w:iCs/>
          <w:sz w:val="20"/>
          <w:szCs w:val="20"/>
          <w:lang w:val="en-GB"/>
        </w:rPr>
        <w:t>European Union Politics</w:t>
      </w:r>
      <w:r w:rsidRPr="00803ADF">
        <w:rPr>
          <w:rFonts w:ascii="Times New Roman" w:hAnsi="Times New Roman"/>
          <w:bCs/>
          <w:sz w:val="20"/>
          <w:szCs w:val="20"/>
          <w:lang w:val="en-GB"/>
        </w:rPr>
        <w:t xml:space="preserve"> 12(3): 405-429. </w:t>
      </w:r>
    </w:p>
    <w:p w14:paraId="78FB19C1" w14:textId="582A2A3B" w:rsidR="003C04A1" w:rsidRPr="00803ADF" w:rsidRDefault="003C04A1" w:rsidP="00924C9F">
      <w:pPr>
        <w:ind w:left="284" w:hanging="284"/>
        <w:rPr>
          <w:rFonts w:ascii="Times New Roman" w:hAnsi="Times New Roman"/>
          <w:bCs/>
          <w:sz w:val="20"/>
          <w:szCs w:val="20"/>
          <w:lang w:val="en-GB"/>
        </w:rPr>
      </w:pPr>
      <w:proofErr w:type="spellStart"/>
      <w:r w:rsidRPr="00626913">
        <w:rPr>
          <w:rFonts w:ascii="Times New Roman" w:hAnsi="Times New Roman"/>
          <w:bCs/>
          <w:sz w:val="20"/>
          <w:szCs w:val="20"/>
          <w:lang w:val="en-GB"/>
        </w:rPr>
        <w:t>Voelkel</w:t>
      </w:r>
      <w:proofErr w:type="spellEnd"/>
      <w:r w:rsidRPr="00626913">
        <w:rPr>
          <w:rFonts w:ascii="Times New Roman" w:hAnsi="Times New Roman"/>
          <w:bCs/>
          <w:sz w:val="20"/>
          <w:szCs w:val="20"/>
          <w:lang w:val="en-GB"/>
        </w:rPr>
        <w:t xml:space="preserve"> JG, Chu J, </w:t>
      </w:r>
      <w:proofErr w:type="spellStart"/>
      <w:r w:rsidRPr="00626913">
        <w:rPr>
          <w:rFonts w:ascii="Times New Roman" w:hAnsi="Times New Roman"/>
          <w:bCs/>
          <w:sz w:val="20"/>
          <w:szCs w:val="20"/>
          <w:lang w:val="en-GB"/>
        </w:rPr>
        <w:t>Stagnaro</w:t>
      </w:r>
      <w:proofErr w:type="spellEnd"/>
      <w:r w:rsidRPr="00626913">
        <w:rPr>
          <w:rFonts w:ascii="Times New Roman" w:hAnsi="Times New Roman"/>
          <w:bCs/>
          <w:sz w:val="20"/>
          <w:szCs w:val="20"/>
          <w:lang w:val="en-GB"/>
        </w:rPr>
        <w:t xml:space="preserve"> MN et al. (2021) Interventions Reducing Affective Polarization Do Not Improve Anti-Democratic Attitudes. OSF Preprints. DOI: 10.31219/osf.io/7evmp.</w:t>
      </w:r>
      <w:r w:rsidRPr="00803ADF">
        <w:rPr>
          <w:rFonts w:ascii="Times New Roman" w:hAnsi="Times New Roman"/>
          <w:bCs/>
          <w:sz w:val="20"/>
          <w:szCs w:val="20"/>
          <w:lang w:val="en-GB"/>
        </w:rPr>
        <w:t xml:space="preserve"> </w:t>
      </w:r>
    </w:p>
    <w:p w14:paraId="028E9C62" w14:textId="77777777" w:rsidR="005B1F0D" w:rsidRPr="00803ADF" w:rsidRDefault="005B1F0D" w:rsidP="005B1F0D">
      <w:pPr>
        <w:ind w:left="284" w:hanging="284"/>
        <w:rPr>
          <w:rFonts w:ascii="Times New Roman" w:hAnsi="Times New Roman"/>
          <w:sz w:val="20"/>
          <w:szCs w:val="20"/>
          <w:lang w:val="en-GB"/>
        </w:rPr>
      </w:pPr>
      <w:r w:rsidRPr="00803ADF">
        <w:rPr>
          <w:rFonts w:ascii="Times New Roman" w:hAnsi="Times New Roman"/>
          <w:sz w:val="20"/>
          <w:szCs w:val="20"/>
          <w:lang w:val="en-GB"/>
        </w:rPr>
        <w:t xml:space="preserve">Westwood SJ, Iyengar S, </w:t>
      </w:r>
      <w:proofErr w:type="spellStart"/>
      <w:r w:rsidRPr="00803ADF">
        <w:rPr>
          <w:rFonts w:ascii="Times New Roman" w:hAnsi="Times New Roman"/>
          <w:sz w:val="20"/>
          <w:szCs w:val="20"/>
          <w:lang w:val="en-GB"/>
        </w:rPr>
        <w:t>Walgrave</w:t>
      </w:r>
      <w:proofErr w:type="spellEnd"/>
      <w:r w:rsidRPr="00803ADF">
        <w:rPr>
          <w:rFonts w:ascii="Times New Roman" w:hAnsi="Times New Roman"/>
          <w:sz w:val="20"/>
          <w:szCs w:val="20"/>
          <w:lang w:val="en-GB"/>
        </w:rPr>
        <w:t xml:space="preserve"> S et al. (2018) The Tie That Divides: Cross-National Evidence of the Primacy of </w:t>
      </w:r>
      <w:proofErr w:type="spellStart"/>
      <w:r w:rsidRPr="00803ADF">
        <w:rPr>
          <w:rFonts w:ascii="Times New Roman" w:hAnsi="Times New Roman"/>
          <w:sz w:val="20"/>
          <w:szCs w:val="20"/>
          <w:lang w:val="en-GB"/>
        </w:rPr>
        <w:t>Partyism</w:t>
      </w:r>
      <w:proofErr w:type="spellEnd"/>
      <w:r w:rsidRPr="00803ADF">
        <w:rPr>
          <w:rFonts w:ascii="Times New Roman" w:hAnsi="Times New Roman"/>
          <w:sz w:val="20"/>
          <w:szCs w:val="20"/>
          <w:lang w:val="en-GB"/>
        </w:rPr>
        <w:t xml:space="preserve">: The Tie That Divides. </w:t>
      </w:r>
      <w:r w:rsidRPr="00803ADF">
        <w:rPr>
          <w:rFonts w:ascii="Times New Roman" w:hAnsi="Times New Roman"/>
          <w:i/>
          <w:iCs/>
          <w:sz w:val="20"/>
          <w:szCs w:val="20"/>
          <w:lang w:val="en-GB"/>
        </w:rPr>
        <w:t>European Journal of Political Research</w:t>
      </w:r>
      <w:r w:rsidRPr="00803ADF">
        <w:rPr>
          <w:rFonts w:ascii="Times New Roman" w:hAnsi="Times New Roman"/>
          <w:sz w:val="20"/>
          <w:szCs w:val="20"/>
          <w:lang w:val="en-GB"/>
        </w:rPr>
        <w:t xml:space="preserve"> 57(2): 333-54. </w:t>
      </w:r>
    </w:p>
    <w:p w14:paraId="341208DC" w14:textId="77777777" w:rsidR="008C5EA4" w:rsidRPr="00803ADF" w:rsidRDefault="008C5EA4" w:rsidP="005B1F0D">
      <w:pPr>
        <w:ind w:left="284" w:hanging="284"/>
        <w:rPr>
          <w:rFonts w:ascii="Times New Roman" w:hAnsi="Times New Roman"/>
          <w:sz w:val="20"/>
          <w:szCs w:val="20"/>
          <w:lang w:val="en-GB"/>
        </w:rPr>
      </w:pPr>
      <w:r w:rsidRPr="00803ADF">
        <w:rPr>
          <w:rFonts w:ascii="Times New Roman" w:hAnsi="Times New Roman"/>
          <w:sz w:val="20"/>
          <w:szCs w:val="20"/>
          <w:lang w:val="en-GB"/>
        </w:rPr>
        <w:t xml:space="preserve">Wilkinson MD, Dumontier M, </w:t>
      </w:r>
      <w:proofErr w:type="spellStart"/>
      <w:r w:rsidRPr="00803ADF">
        <w:rPr>
          <w:rFonts w:ascii="Times New Roman" w:hAnsi="Times New Roman"/>
          <w:sz w:val="20"/>
          <w:szCs w:val="20"/>
          <w:lang w:val="en-GB"/>
        </w:rPr>
        <w:t>Aalbersberg</w:t>
      </w:r>
      <w:proofErr w:type="spellEnd"/>
      <w:r w:rsidRPr="00803ADF">
        <w:rPr>
          <w:rFonts w:ascii="Times New Roman" w:hAnsi="Times New Roman"/>
          <w:sz w:val="20"/>
          <w:szCs w:val="20"/>
          <w:lang w:val="en-GB"/>
        </w:rPr>
        <w:t xml:space="preserve"> IJ et al. (2016) The FAIR Guiding Principles for scientific data management and stewardship. </w:t>
      </w:r>
      <w:r w:rsidRPr="00803ADF">
        <w:rPr>
          <w:rFonts w:ascii="Times New Roman" w:hAnsi="Times New Roman"/>
          <w:i/>
          <w:iCs/>
          <w:sz w:val="20"/>
          <w:szCs w:val="20"/>
          <w:lang w:val="en-GB"/>
        </w:rPr>
        <w:t>Scientific data</w:t>
      </w:r>
      <w:r w:rsidRPr="00803ADF">
        <w:rPr>
          <w:rFonts w:ascii="Times New Roman" w:hAnsi="Times New Roman"/>
          <w:sz w:val="20"/>
          <w:szCs w:val="20"/>
          <w:lang w:val="en-GB"/>
        </w:rPr>
        <w:t xml:space="preserve"> 3(1): 1-9.</w:t>
      </w:r>
    </w:p>
    <w:p w14:paraId="703BE9A7" w14:textId="77777777" w:rsidR="003A0C01" w:rsidRPr="00803ADF" w:rsidRDefault="003A0C01" w:rsidP="003A0C01">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Wodak</w:t>
      </w:r>
      <w:proofErr w:type="spellEnd"/>
      <w:r w:rsidRPr="00803ADF">
        <w:rPr>
          <w:rFonts w:ascii="Times New Roman" w:hAnsi="Times New Roman"/>
          <w:bCs/>
          <w:sz w:val="20"/>
          <w:szCs w:val="20"/>
          <w:lang w:val="en-GB"/>
        </w:rPr>
        <w:t xml:space="preserve"> R, </w:t>
      </w:r>
      <w:proofErr w:type="spellStart"/>
      <w:r w:rsidRPr="00803ADF">
        <w:rPr>
          <w:rFonts w:ascii="Times New Roman" w:hAnsi="Times New Roman"/>
          <w:bCs/>
          <w:sz w:val="20"/>
          <w:szCs w:val="20"/>
          <w:lang w:val="en-GB"/>
        </w:rPr>
        <w:t>KhosraviNik</w:t>
      </w:r>
      <w:proofErr w:type="spellEnd"/>
      <w:r w:rsidRPr="00803ADF">
        <w:rPr>
          <w:rFonts w:ascii="Times New Roman" w:hAnsi="Times New Roman"/>
          <w:bCs/>
          <w:sz w:val="20"/>
          <w:szCs w:val="20"/>
          <w:lang w:val="en-GB"/>
        </w:rPr>
        <w:t xml:space="preserve"> M and </w:t>
      </w:r>
      <w:proofErr w:type="spellStart"/>
      <w:r w:rsidRPr="00803ADF">
        <w:rPr>
          <w:rFonts w:ascii="Times New Roman" w:hAnsi="Times New Roman"/>
          <w:bCs/>
          <w:sz w:val="20"/>
          <w:szCs w:val="20"/>
          <w:lang w:val="en-GB"/>
        </w:rPr>
        <w:t>Mral</w:t>
      </w:r>
      <w:proofErr w:type="spellEnd"/>
      <w:r w:rsidRPr="00803ADF">
        <w:rPr>
          <w:rFonts w:ascii="Times New Roman" w:hAnsi="Times New Roman"/>
          <w:bCs/>
          <w:sz w:val="20"/>
          <w:szCs w:val="20"/>
          <w:lang w:val="en-GB"/>
        </w:rPr>
        <w:t xml:space="preserve"> B (eds) (2013) </w:t>
      </w:r>
      <w:r w:rsidRPr="00803ADF">
        <w:rPr>
          <w:rFonts w:ascii="Times New Roman" w:hAnsi="Times New Roman"/>
          <w:bCs/>
          <w:i/>
          <w:iCs/>
          <w:sz w:val="20"/>
          <w:szCs w:val="20"/>
          <w:lang w:val="en-GB"/>
        </w:rPr>
        <w:t>Right-Wing Populism in Europe: Politics and Discourse</w:t>
      </w:r>
      <w:r w:rsidRPr="00803ADF">
        <w:rPr>
          <w:rFonts w:ascii="Times New Roman" w:hAnsi="Times New Roman"/>
          <w:bCs/>
          <w:sz w:val="20"/>
          <w:szCs w:val="20"/>
          <w:lang w:val="en-GB"/>
        </w:rPr>
        <w:t xml:space="preserve">. London and New York: Bloomsbury. </w:t>
      </w:r>
    </w:p>
    <w:p w14:paraId="457F9E75" w14:textId="77777777" w:rsidR="004F1BDD" w:rsidRPr="00803ADF" w:rsidRDefault="004F1BDD"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Wolkenstein</w:t>
      </w:r>
      <w:proofErr w:type="spellEnd"/>
      <w:r w:rsidRPr="00803ADF">
        <w:rPr>
          <w:rFonts w:ascii="Times New Roman" w:hAnsi="Times New Roman"/>
          <w:bCs/>
          <w:sz w:val="20"/>
          <w:szCs w:val="20"/>
          <w:lang w:val="en-GB"/>
        </w:rPr>
        <w:t xml:space="preserve"> F (2019) Populism, liberal democracy and the ethics of peoplehood. </w:t>
      </w:r>
      <w:r w:rsidRPr="00803ADF">
        <w:rPr>
          <w:rFonts w:ascii="Times New Roman" w:hAnsi="Times New Roman"/>
          <w:bCs/>
          <w:i/>
          <w:iCs/>
          <w:sz w:val="20"/>
          <w:szCs w:val="20"/>
          <w:lang w:val="en-GB"/>
        </w:rPr>
        <w:t>European Journal of Political Theory</w:t>
      </w:r>
      <w:r w:rsidRPr="00803ADF">
        <w:rPr>
          <w:rFonts w:ascii="Times New Roman" w:hAnsi="Times New Roman"/>
          <w:bCs/>
          <w:sz w:val="20"/>
          <w:szCs w:val="20"/>
          <w:lang w:val="en-GB"/>
        </w:rPr>
        <w:t xml:space="preserve"> 18(3): 330-348. </w:t>
      </w:r>
    </w:p>
    <w:p w14:paraId="4BEED2D5" w14:textId="77777777" w:rsidR="007C69C5" w:rsidRPr="00803ADF" w:rsidRDefault="007C69C5" w:rsidP="004F1BDD">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Wuttke</w:t>
      </w:r>
      <w:proofErr w:type="spellEnd"/>
      <w:r w:rsidRPr="00803ADF">
        <w:rPr>
          <w:rFonts w:ascii="Times New Roman" w:hAnsi="Times New Roman"/>
          <w:bCs/>
          <w:sz w:val="20"/>
          <w:szCs w:val="20"/>
          <w:lang w:val="en-GB"/>
        </w:rPr>
        <w:t xml:space="preserve"> A (n.d.) JOP’s new pre-registration policy. Blogpost available at: </w:t>
      </w:r>
      <w:hyperlink r:id="rId31" w:history="1">
        <w:r w:rsidRPr="00803ADF">
          <w:rPr>
            <w:rStyle w:val="Hyperlink"/>
            <w:rFonts w:ascii="Times New Roman" w:hAnsi="Times New Roman"/>
            <w:bCs/>
            <w:sz w:val="20"/>
            <w:szCs w:val="20"/>
            <w:lang w:val="en-GB"/>
          </w:rPr>
          <w:t>https://www.alexander-wuttke.de/jops-new-pre-registration-policy/</w:t>
        </w:r>
      </w:hyperlink>
      <w:r w:rsidRPr="00803ADF">
        <w:rPr>
          <w:rFonts w:ascii="Times New Roman" w:hAnsi="Times New Roman"/>
          <w:bCs/>
          <w:sz w:val="20"/>
          <w:szCs w:val="20"/>
          <w:lang w:val="en-GB"/>
        </w:rPr>
        <w:t xml:space="preserve"> </w:t>
      </w:r>
    </w:p>
    <w:p w14:paraId="241B1789" w14:textId="50E085B4" w:rsidR="002F3580" w:rsidRPr="00803ADF" w:rsidRDefault="001E24D0" w:rsidP="00E226F1">
      <w:pPr>
        <w:ind w:left="284" w:hanging="284"/>
        <w:rPr>
          <w:rFonts w:ascii="Times New Roman" w:hAnsi="Times New Roman"/>
          <w:bCs/>
          <w:sz w:val="20"/>
          <w:szCs w:val="20"/>
          <w:lang w:val="en-GB"/>
        </w:rPr>
      </w:pPr>
      <w:proofErr w:type="spellStart"/>
      <w:r w:rsidRPr="00803ADF">
        <w:rPr>
          <w:rFonts w:ascii="Times New Roman" w:hAnsi="Times New Roman"/>
          <w:bCs/>
          <w:sz w:val="20"/>
          <w:szCs w:val="20"/>
          <w:lang w:val="en-GB"/>
        </w:rPr>
        <w:t>Zilinksy</w:t>
      </w:r>
      <w:proofErr w:type="spellEnd"/>
      <w:r w:rsidRPr="00803ADF">
        <w:rPr>
          <w:rFonts w:ascii="Times New Roman" w:hAnsi="Times New Roman"/>
          <w:bCs/>
          <w:sz w:val="20"/>
          <w:szCs w:val="20"/>
          <w:lang w:val="en-GB"/>
        </w:rPr>
        <w:t xml:space="preserve"> J (2019) Democratic deconsolidation revisited: Young Europeans are not dissatisfied with democracy. Research &amp; Politics 6(1): 1-8. </w:t>
      </w:r>
    </w:p>
    <w:sectPr w:rsidR="002F3580" w:rsidRPr="00803ADF" w:rsidSect="00C86876">
      <w:pgSz w:w="11906" w:h="16838" w:code="9"/>
      <w:pgMar w:top="851" w:right="851" w:bottom="851" w:left="851" w:header="709" w:footer="709" w:gutter="0"/>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Katjana Gattermann" w:date="2021-09-17T11:43:00Z" w:initials="KG">
    <w:p w14:paraId="376ACA51" w14:textId="77777777" w:rsidR="00127195" w:rsidRDefault="00127195" w:rsidP="006761B6">
      <w:pPr>
        <w:pStyle w:val="CommentText"/>
      </w:pPr>
      <w:r>
        <w:rPr>
          <w:rStyle w:val="CommentReference"/>
        </w:rPr>
        <w:annotationRef/>
      </w:r>
      <w:r>
        <w:t>@All: Consistency required: values, elements, illiberal tendencies. challengers, norms, etc.</w:t>
      </w:r>
    </w:p>
    <w:p w14:paraId="16E05DEB" w14:textId="77777777" w:rsidR="00127195" w:rsidRDefault="00127195" w:rsidP="006761B6">
      <w:pPr>
        <w:pStyle w:val="CommentText"/>
      </w:pPr>
    </w:p>
    <w:p w14:paraId="387FC7B4" w14:textId="77777777" w:rsidR="00127195" w:rsidRPr="00364BCC" w:rsidRDefault="00127195" w:rsidP="006761B6">
      <w:pPr>
        <w:pStyle w:val="CommentText"/>
        <w:rPr>
          <w:b/>
          <w:bCs/>
          <w:highlight w:val="yellow"/>
          <w:u w:val="single"/>
        </w:rPr>
      </w:pPr>
      <w:r w:rsidRPr="00364BCC">
        <w:rPr>
          <w:b/>
          <w:bCs/>
          <w:highlight w:val="yellow"/>
          <w:u w:val="single"/>
        </w:rPr>
        <w:t xml:space="preserve">My approach throughout : </w:t>
      </w:r>
    </w:p>
    <w:p w14:paraId="191D1B3C" w14:textId="77777777" w:rsidR="00127195" w:rsidRDefault="00127195" w:rsidP="006761B6">
      <w:pPr>
        <w:pStyle w:val="CommentText"/>
        <w:rPr>
          <w:highlight w:val="yellow"/>
        </w:rPr>
      </w:pPr>
      <w:r w:rsidRPr="00364BCC">
        <w:rPr>
          <w:highlight w:val="yellow"/>
        </w:rPr>
        <w:t xml:space="preserve">Core </w:t>
      </w:r>
      <w:r w:rsidRPr="002B641B">
        <w:rPr>
          <w:b/>
          <w:bCs/>
          <w:highlight w:val="yellow"/>
        </w:rPr>
        <w:t>norms</w:t>
      </w:r>
      <w:r w:rsidRPr="00364BCC">
        <w:rPr>
          <w:highlight w:val="yellow"/>
        </w:rPr>
        <w:t xml:space="preserve"> of liberal democracy = </w:t>
      </w:r>
      <w:r>
        <w:rPr>
          <w:highlight w:val="yellow"/>
        </w:rPr>
        <w:t xml:space="preserve">civil liberties + institutions/constitutional constraints; </w:t>
      </w:r>
    </w:p>
    <w:p w14:paraId="0CAA9448" w14:textId="77777777" w:rsidR="00127195" w:rsidRDefault="00127195" w:rsidP="006761B6">
      <w:pPr>
        <w:pStyle w:val="CommentText"/>
        <w:rPr>
          <w:highlight w:val="yellow"/>
        </w:rPr>
      </w:pPr>
      <w:r w:rsidRPr="002B641B">
        <w:rPr>
          <w:b/>
          <w:bCs/>
          <w:highlight w:val="yellow"/>
        </w:rPr>
        <w:t>values</w:t>
      </w:r>
      <w:r>
        <w:rPr>
          <w:highlight w:val="yellow"/>
        </w:rPr>
        <w:t xml:space="preserve"> = e.g. gender equality = civil rights </w:t>
      </w:r>
    </w:p>
    <w:p w14:paraId="07074C93" w14:textId="77777777" w:rsidR="00127195" w:rsidRDefault="00127195" w:rsidP="006761B6">
      <w:pPr>
        <w:pStyle w:val="CommentText"/>
        <w:rPr>
          <w:highlight w:val="yellow"/>
        </w:rPr>
      </w:pPr>
    </w:p>
    <w:p w14:paraId="3E1162A4" w14:textId="77777777" w:rsidR="00127195" w:rsidRPr="00364BCC" w:rsidRDefault="00127195" w:rsidP="006761B6">
      <w:pPr>
        <w:pStyle w:val="CommentText"/>
        <w:rPr>
          <w:highlight w:val="yellow"/>
        </w:rPr>
      </w:pPr>
      <w:r>
        <w:rPr>
          <w:highlight w:val="yellow"/>
        </w:rPr>
        <w:t xml:space="preserve">So, speaking of </w:t>
      </w:r>
      <w:r w:rsidRPr="002B641B">
        <w:rPr>
          <w:b/>
          <w:bCs/>
          <w:highlight w:val="yellow"/>
        </w:rPr>
        <w:t xml:space="preserve">liberal democratic norms and values </w:t>
      </w:r>
    </w:p>
    <w:p w14:paraId="3C02131B" w14:textId="77777777" w:rsidR="00127195" w:rsidRDefault="00127195" w:rsidP="006761B6">
      <w:pPr>
        <w:pStyle w:val="CommentText"/>
      </w:pPr>
    </w:p>
  </w:comment>
  <w:comment w:id="10" w:author="Katjana Gattermann" w:date="2021-10-03T22:31:00Z" w:initials="KG">
    <w:p w14:paraId="07BC397F" w14:textId="35A7052A" w:rsidR="00127195" w:rsidRDefault="00127195">
      <w:pPr>
        <w:pStyle w:val="CommentText"/>
      </w:pPr>
      <w:r>
        <w:rPr>
          <w:rStyle w:val="CommentReference"/>
        </w:rPr>
        <w:annotationRef/>
      </w:r>
      <w:r>
        <w:t xml:space="preserve">Problem that we mention WPs here now? </w:t>
      </w:r>
    </w:p>
  </w:comment>
  <w:comment w:id="11" w:author="Katjana Gattermann" w:date="2021-10-02T20:26:00Z" w:initials="KG">
    <w:p w14:paraId="02A95A5F" w14:textId="5FBBAF1E" w:rsidR="00127195" w:rsidRDefault="00127195">
      <w:pPr>
        <w:pStyle w:val="CommentText"/>
      </w:pPr>
      <w:r>
        <w:rPr>
          <w:rStyle w:val="CommentReference"/>
        </w:rPr>
        <w:annotationRef/>
      </w:r>
      <w:r>
        <w:t xml:space="preserve">@Alexia: adapt? </w:t>
      </w:r>
    </w:p>
  </w:comment>
  <w:comment w:id="12" w:author="Joris de Vries" w:date="2021-10-01T17:41:00Z" w:initials="JdV">
    <w:p w14:paraId="0FBD708F" w14:textId="77777777" w:rsidR="00127195" w:rsidRPr="00FA7D13" w:rsidRDefault="00127195" w:rsidP="007979C6">
      <w:pPr>
        <w:pStyle w:val="CommentText"/>
      </w:pPr>
      <w:r>
        <w:rPr>
          <w:rStyle w:val="CommentReference"/>
        </w:rPr>
        <w:annotationRef/>
      </w:r>
      <w:r>
        <w:t xml:space="preserve">What would you define as DEMCORE’s key results? I guess these would be the flagships reports, which provide key new insights into, say, issues X, XX and XXX. These, then, function e.g. as evidence base for target group Y and Z, so that these can take action (new policies, strategies, etc.), thereby supporting the impact that is expected (e.g. more resilient towards illiberal dynamics, etc.) – it’s about sketching </w:t>
      </w:r>
      <w:r>
        <w:rPr>
          <w:i/>
          <w:iCs/>
        </w:rPr>
        <w:t>pathways</w:t>
      </w:r>
      <w:r>
        <w:t>.</w:t>
      </w:r>
    </w:p>
    <w:p w14:paraId="7193C739" w14:textId="77777777" w:rsidR="00127195" w:rsidRDefault="00127195" w:rsidP="007979C6">
      <w:pPr>
        <w:pStyle w:val="CommentText"/>
      </w:pPr>
    </w:p>
    <w:p w14:paraId="4D4EC9E2" w14:textId="77777777" w:rsidR="00127195" w:rsidRDefault="00127195" w:rsidP="007979C6">
      <w:pPr>
        <w:pStyle w:val="CommentText"/>
      </w:pPr>
      <w:r>
        <w:t>Another key output could be e.g. heatmaps, but also the innovative work done in WPs 7 and 8.. Show how these will be useful to specific target groups (political actors, journalists, citizens), what it could do for them, and what it could e.g. help to prevent or support.</w:t>
      </w:r>
    </w:p>
    <w:p w14:paraId="62A3C22F" w14:textId="77777777" w:rsidR="00127195" w:rsidRDefault="00127195" w:rsidP="007979C6">
      <w:pPr>
        <w:pStyle w:val="CommentText"/>
      </w:pPr>
    </w:p>
    <w:p w14:paraId="3F5D722C" w14:textId="77777777" w:rsidR="00127195" w:rsidRDefault="00127195" w:rsidP="007979C6">
      <w:pPr>
        <w:pStyle w:val="CommentText"/>
        <w:rPr>
          <w:lang w:val="en-GB"/>
        </w:rPr>
      </w:pPr>
      <w:r>
        <w:t>In short, connect here concrete outcomes of the project to its key stakeholder communities (be specific when referring to these) and how the project, through its stakeholders, will have impact along the lines of the expected outcomes and wider impacts.</w:t>
      </w:r>
    </w:p>
    <w:p w14:paraId="7EF1C770" w14:textId="77777777" w:rsidR="00127195" w:rsidRPr="00005E19" w:rsidRDefault="00127195" w:rsidP="007979C6">
      <w:pPr>
        <w:pStyle w:val="CommentText"/>
        <w:rPr>
          <w:i/>
          <w:iCs/>
          <w:lang w:val="en-GB"/>
        </w:rPr>
      </w:pPr>
    </w:p>
  </w:comment>
  <w:comment w:id="13" w:author="Katjana Gattermann" w:date="2021-09-04T17:43:00Z" w:initials="KG">
    <w:p w14:paraId="002D58F0" w14:textId="77777777" w:rsidR="00127195" w:rsidRDefault="00127195">
      <w:pPr>
        <w:pStyle w:val="CommentText"/>
      </w:pPr>
      <w:r>
        <w:rPr>
          <w:rStyle w:val="CommentReference"/>
        </w:rPr>
        <w:annotationRef/>
      </w:r>
      <w:r>
        <w:t xml:space="preserve">Scale’ refers to how widespread the outcomes and impacts are likely to be. For example, in terms of the size of the target group, or the proportion of that group, that should benefit over time; </w:t>
      </w:r>
    </w:p>
    <w:p w14:paraId="66B990E7" w14:textId="77777777" w:rsidR="00127195" w:rsidRDefault="00127195">
      <w:pPr>
        <w:pStyle w:val="CommentText"/>
      </w:pPr>
    </w:p>
    <w:p w14:paraId="77F8E414" w14:textId="77777777" w:rsidR="00127195" w:rsidRDefault="00127195">
      <w:pPr>
        <w:pStyle w:val="CommentText"/>
      </w:pPr>
      <w:r>
        <w:t>‘Significance’ refers to the importance, or value, of those benefits. For example, number of additional healthy life years; efficiency savings in energy supply.</w:t>
      </w:r>
    </w:p>
  </w:comment>
  <w:comment w:id="14" w:author="Joris de Vries" w:date="2021-10-01T18:29:00Z" w:initials="JdV">
    <w:p w14:paraId="129E2EB1" w14:textId="77777777" w:rsidR="00127195" w:rsidRDefault="00127195" w:rsidP="007979C6">
      <w:pPr>
        <w:pStyle w:val="CommentText"/>
      </w:pPr>
      <w:r>
        <w:rPr>
          <w:rStyle w:val="CommentReference"/>
        </w:rPr>
        <w:annotationRef/>
      </w:r>
      <w:r>
        <w:t>I would look at the bigger picture here: that is, to counter illiberal dynamics and make liberal democratic institutions more resilient. After all, this is the overarching aspiration behind the call and to which all of DEMCOREs analyses are to feed into and help to support. Who will benefit from this? I guess, indeed, society itself, including citizens and political institutions.</w:t>
      </w:r>
    </w:p>
  </w:comment>
  <w:comment w:id="15" w:author="Joris de Vries" w:date="2021-10-01T18:25:00Z" w:initials="JdV">
    <w:p w14:paraId="2CE709EB" w14:textId="77777777" w:rsidR="00127195" w:rsidRDefault="00127195" w:rsidP="007979C6">
      <w:pPr>
        <w:pStyle w:val="CommentText"/>
      </w:pPr>
      <w:r>
        <w:rPr>
          <w:rStyle w:val="CommentReference"/>
        </w:rPr>
        <w:annotationRef/>
      </w:r>
      <w:r>
        <w:t xml:space="preserve">I interpret “significance” differently, as I see it linked to bigger picture of making liberal democratic institutions more resilient. “Significance” then relates to the question why resilience to illiberal dynamics is important </w:t>
      </w:r>
    </w:p>
  </w:comment>
  <w:comment w:id="18" w:author="Katjana Gattermann" w:date="2021-10-03T13:00:00Z" w:initials="KG">
    <w:p w14:paraId="6D66C811" w14:textId="35CBAAEC" w:rsidR="00127195" w:rsidRDefault="00127195">
      <w:pPr>
        <w:pStyle w:val="CommentText"/>
      </w:pPr>
      <w:r>
        <w:rPr>
          <w:rStyle w:val="CommentReference"/>
        </w:rPr>
        <w:annotationRef/>
      </w:r>
      <w:r>
        <w:t>@all: please take a look at scope and recommendations of these reports</w:t>
      </w:r>
    </w:p>
  </w:comment>
  <w:comment w:id="20" w:author="Katjana Gattermann" w:date="2021-09-28T19:56:00Z" w:initials="KG">
    <w:p w14:paraId="134EA13B" w14:textId="40139345" w:rsidR="00127195" w:rsidRDefault="00127195">
      <w:pPr>
        <w:pStyle w:val="CommentText"/>
      </w:pPr>
      <w:r>
        <w:rPr>
          <w:rStyle w:val="CommentReference"/>
        </w:rPr>
        <w:annotationRef/>
      </w:r>
      <w:r w:rsidRPr="00A82336">
        <w:rPr>
          <w:highlight w:val="yellow"/>
        </w:rPr>
        <w:t>Needs to be updated based on previous information and streamlined with WPs</w:t>
      </w:r>
      <w:r>
        <w:t xml:space="preserve"> </w:t>
      </w:r>
    </w:p>
  </w:comment>
  <w:comment w:id="21" w:author="Sebastian Popa" w:date="2021-07-16T10:34:00Z" w:initials="SP">
    <w:p w14:paraId="23B1FAF1" w14:textId="77777777" w:rsidR="00127195" w:rsidRDefault="00127195" w:rsidP="0002765F">
      <w:pPr>
        <w:pStyle w:val="CommentText"/>
      </w:pPr>
      <w:r>
        <w:rPr>
          <w:rStyle w:val="CommentReference"/>
        </w:rPr>
        <w:annotationRef/>
      </w:r>
      <w:r>
        <w:t>Given the call, I think here we should also emphasize the transnational aspects (i.e. diffusion on liberal democracy between countries) and also the influence of external actors (China and Russia).</w:t>
      </w:r>
    </w:p>
  </w:comment>
  <w:comment w:id="22" w:author="Katjana Gattermann" w:date="2021-07-13T21:39:00Z" w:initials="KG">
    <w:p w14:paraId="5041A70B" w14:textId="77777777" w:rsidR="00127195" w:rsidRDefault="00127195">
      <w:pPr>
        <w:pStyle w:val="CommentText"/>
      </w:pPr>
      <w:r>
        <w:rPr>
          <w:rStyle w:val="CommentReference"/>
        </w:rPr>
        <w:annotationRef/>
      </w:r>
      <w:r>
        <w:t>Similar to outcomes here; need to think a bit more about the specific differences here</w:t>
      </w:r>
    </w:p>
  </w:comment>
  <w:comment w:id="24" w:author="Katjana Gattermann" w:date="2021-10-03T23:26:00Z" w:initials="KG">
    <w:p w14:paraId="5DA3786F" w14:textId="1E8890DA" w:rsidR="00127195" w:rsidRDefault="00127195">
      <w:pPr>
        <w:pStyle w:val="CommentText"/>
      </w:pPr>
      <w:r>
        <w:rPr>
          <w:rStyle w:val="CommentReference"/>
        </w:rPr>
        <w:annotationRef/>
      </w:r>
      <w:r>
        <w:t>From here onwards, half a page needs to go out so that the references are on 1 full page</w:t>
      </w:r>
    </w:p>
  </w:comment>
  <w:comment w:id="25" w:author="Katjana Gattermann" w:date="2021-10-02T21:20:00Z" w:initials="KG">
    <w:p w14:paraId="374EC13C" w14:textId="74021670" w:rsidR="00127195" w:rsidRDefault="00127195">
      <w:pPr>
        <w:pStyle w:val="CommentText"/>
      </w:pPr>
      <w:r>
        <w:rPr>
          <w:rStyle w:val="CommentReference"/>
        </w:rPr>
        <w:annotationRef/>
      </w:r>
      <w:r>
        <w:t xml:space="preserve">@Joris: do I list here the PMs that the lead partner spends on the WP (i.e. 19.2 for UVA) or all PMs per partner irrespective of the WP (i.e. 72 for UVA)? </w:t>
      </w:r>
    </w:p>
  </w:comment>
  <w:comment w:id="26" w:author="Katjana Gattermann" w:date="2021-10-02T19:44:00Z" w:initials="KG">
    <w:p w14:paraId="2F1CC5C6" w14:textId="77777777" w:rsidR="00127195" w:rsidRDefault="00127195" w:rsidP="00BA2ED0">
      <w:pPr>
        <w:pStyle w:val="CommentText"/>
      </w:pPr>
      <w:r>
        <w:rPr>
          <w:rStyle w:val="CommentReference"/>
        </w:rPr>
        <w:annotationRef/>
      </w:r>
      <w:r>
        <w:t>renamed</w:t>
      </w:r>
    </w:p>
  </w:comment>
  <w:comment w:id="27" w:author="Katjana Gattermann" w:date="2021-10-03T16:59:00Z" w:initials="KG">
    <w:p w14:paraId="3397D39D" w14:textId="20132804" w:rsidR="00127195" w:rsidRDefault="00127195">
      <w:pPr>
        <w:pStyle w:val="CommentText"/>
      </w:pPr>
      <w:r>
        <w:rPr>
          <w:rStyle w:val="CommentReference"/>
        </w:rPr>
        <w:annotationRef/>
      </w:r>
      <w:r>
        <w:t>added</w:t>
      </w:r>
    </w:p>
  </w:comment>
  <w:comment w:id="28" w:author="Katjana Gattermann" w:date="2021-10-02T19:30:00Z" w:initials="KG">
    <w:p w14:paraId="7DDC1065" w14:textId="77777777" w:rsidR="00127195" w:rsidRDefault="00127195" w:rsidP="00BA2ED0">
      <w:pPr>
        <w:pStyle w:val="CommentText"/>
      </w:pPr>
      <w:r>
        <w:rPr>
          <w:rStyle w:val="CommentReference"/>
        </w:rPr>
        <w:annotationRef/>
      </w:r>
      <w:r>
        <w:t>Renamed!</w:t>
      </w:r>
    </w:p>
  </w:comment>
  <w:comment w:id="29" w:author="Katjana Gattermann" w:date="2021-09-18T12:08:00Z" w:initials="KG">
    <w:p w14:paraId="3E4FAF37" w14:textId="77777777" w:rsidR="00127195" w:rsidRDefault="00127195">
      <w:pPr>
        <w:pStyle w:val="CommentText"/>
      </w:pPr>
      <w:r>
        <w:rPr>
          <w:rStyle w:val="CommentReference"/>
        </w:rPr>
        <w:annotationRef/>
      </w:r>
      <w:r>
        <w:t>Joris suggests additional ethics task</w:t>
      </w:r>
    </w:p>
  </w:comment>
  <w:comment w:id="30" w:author="Alexia Katsanidou" w:date="2021-09-21T14:26:00Z" w:initials="KA">
    <w:p w14:paraId="1201A354" w14:textId="77777777" w:rsidR="00127195" w:rsidRDefault="00127195">
      <w:pPr>
        <w:pStyle w:val="CommentText"/>
      </w:pPr>
      <w:r>
        <w:rPr>
          <w:rStyle w:val="CommentReference"/>
        </w:rPr>
        <w:annotationRef/>
      </w:r>
      <w:bookmarkStart w:id="31" w:name="_Hlk83666251"/>
      <w:r>
        <w:t>@Alexia Note to self: Re-write after the meeting on Sept 21st</w:t>
      </w:r>
      <w:bookmarkEnd w:id="31"/>
    </w:p>
  </w:comment>
  <w:comment w:id="32" w:author="Katjana Gattermann" w:date="2021-09-12T12:25:00Z" w:initials="KG">
    <w:p w14:paraId="63E398E4" w14:textId="77777777" w:rsidR="00127195" w:rsidRDefault="00127195">
      <w:pPr>
        <w:pStyle w:val="CommentText"/>
      </w:pPr>
      <w:r>
        <w:rPr>
          <w:rStyle w:val="CommentReference"/>
        </w:rPr>
        <w:annotationRef/>
      </w:r>
      <w:r>
        <w:t>KG: Check once more when list of milestones complete later</w:t>
      </w:r>
    </w:p>
  </w:comment>
  <w:comment w:id="33" w:author="Katjana Gattermann" w:date="2021-09-19T15:07:00Z" w:initials="KG">
    <w:p w14:paraId="2D6D58B1" w14:textId="77777777" w:rsidR="00127195" w:rsidRDefault="00127195">
      <w:pPr>
        <w:pStyle w:val="CommentText"/>
      </w:pPr>
      <w:r>
        <w:rPr>
          <w:rStyle w:val="CommentReference"/>
        </w:rPr>
        <w:annotationRef/>
      </w:r>
      <w:r>
        <w:t xml:space="preserve">If there are several, they need to be listed here, with months </w:t>
      </w:r>
    </w:p>
  </w:comment>
  <w:comment w:id="34" w:author="Katjana Gattermann" w:date="2021-10-03T20:26:00Z" w:initials="KG">
    <w:p w14:paraId="42C4548D" w14:textId="450658C5" w:rsidR="00127195" w:rsidRDefault="00127195">
      <w:pPr>
        <w:pStyle w:val="CommentText"/>
      </w:pPr>
      <w:r>
        <w:rPr>
          <w:rStyle w:val="CommentReference"/>
        </w:rPr>
        <w:annotationRef/>
      </w:r>
      <w:r>
        <w:t>Shall we just delete it? Is it captured in D1.4???</w:t>
      </w:r>
    </w:p>
  </w:comment>
  <w:comment w:id="35" w:author="Katjana Gattermann" w:date="2021-10-03T16:14:00Z" w:initials="KG">
    <w:p w14:paraId="7FEFBDC6" w14:textId="58452B4F" w:rsidR="00127195" w:rsidRDefault="00127195">
      <w:pPr>
        <w:pStyle w:val="CommentText"/>
      </w:pPr>
      <w:r>
        <w:rPr>
          <w:rStyle w:val="CommentReference"/>
        </w:rPr>
        <w:annotationRef/>
      </w:r>
      <w:r>
        <w:t>Note! Only on paper, so that we can show that this is an integrated WP</w:t>
      </w:r>
    </w:p>
  </w:comment>
  <w:comment w:id="37" w:author="Katjana Gattermann" w:date="2021-10-03T16:14:00Z" w:initials="KG">
    <w:p w14:paraId="1696FE22" w14:textId="0534843A" w:rsidR="00127195" w:rsidRDefault="00127195">
      <w:pPr>
        <w:pStyle w:val="CommentText"/>
      </w:pPr>
      <w:r>
        <w:rPr>
          <w:rStyle w:val="CommentReference"/>
        </w:rPr>
        <w:annotationRef/>
      </w:r>
      <w:r>
        <w:t>Please check whether the reports below make sense (“information” for the work in other WPs). I kind of want to link these reports at a conceptual level (not only data)</w:t>
      </w:r>
    </w:p>
  </w:comment>
  <w:comment w:id="38" w:author="Katjana Gattermann" w:date="2021-10-03T16:31:00Z" w:initials="KG">
    <w:p w14:paraId="26548306" w14:textId="7DA1F02C" w:rsidR="00127195" w:rsidRDefault="00127195">
      <w:pPr>
        <w:pStyle w:val="CommentText"/>
      </w:pPr>
      <w:r>
        <w:rPr>
          <w:rStyle w:val="CommentReference"/>
        </w:rPr>
        <w:annotationRef/>
      </w:r>
      <w:r>
        <w:t>Moved it 3 months earlier so it matches the following WPs, also date of the next one</w:t>
      </w:r>
    </w:p>
  </w:comment>
  <w:comment w:id="39" w:author="Katjana Gattermann" w:date="2021-10-03T21:09:00Z" w:initials="KG">
    <w:p w14:paraId="0448B1FD" w14:textId="5931C7D6" w:rsidR="00127195" w:rsidRDefault="00127195">
      <w:pPr>
        <w:pStyle w:val="CommentText"/>
      </w:pPr>
      <w:r>
        <w:rPr>
          <w:rStyle w:val="CommentReference"/>
        </w:rPr>
        <w:annotationRef/>
      </w:r>
      <w:r>
        <w:t>This is a rather time-consuming WP with a small list of tasks. Shall UVA also contribute in other WPS? See Table 3.1f</w:t>
      </w:r>
    </w:p>
  </w:comment>
  <w:comment w:id="40" w:author="Katjana Gattermann" w:date="2021-10-04T08:03:00Z" w:initials="KG">
    <w:p w14:paraId="6BF10FED" w14:textId="3C33B322" w:rsidR="00E30AD6" w:rsidRDefault="00E30AD6">
      <w:pPr>
        <w:pStyle w:val="CommentText"/>
      </w:pPr>
      <w:r>
        <w:rPr>
          <w:rStyle w:val="CommentReference"/>
        </w:rPr>
        <w:annotationRef/>
      </w:r>
      <w:r>
        <w:t xml:space="preserve">Make it a milestone? </w:t>
      </w:r>
    </w:p>
  </w:comment>
  <w:comment w:id="41" w:author="Katjana Gattermann" w:date="2021-10-03T17:55:00Z" w:initials="KG">
    <w:p w14:paraId="003662FB" w14:textId="0D11871C" w:rsidR="00127195" w:rsidRDefault="00127195">
      <w:pPr>
        <w:pStyle w:val="CommentText"/>
      </w:pPr>
      <w:r>
        <w:rPr>
          <w:rStyle w:val="CommentReference"/>
        </w:rPr>
        <w:annotationRef/>
      </w:r>
      <w:r>
        <w:t>Heatmaps are now in WP9</w:t>
      </w:r>
    </w:p>
  </w:comment>
  <w:comment w:id="42" w:author="Katjana Gattermann" w:date="2021-10-04T08:03:00Z" w:initials="KG">
    <w:p w14:paraId="266BF299" w14:textId="1D729A89" w:rsidR="00E30AD6" w:rsidRDefault="00E30AD6">
      <w:pPr>
        <w:pStyle w:val="CommentText"/>
      </w:pPr>
      <w:r>
        <w:rPr>
          <w:rStyle w:val="CommentReference"/>
        </w:rPr>
        <w:annotationRef/>
      </w:r>
      <w:r>
        <w:t xml:space="preserve">Make it a milestone? </w:t>
      </w:r>
    </w:p>
  </w:comment>
  <w:comment w:id="43" w:author="Katjana Gattermann" w:date="2021-10-04T08:03:00Z" w:initials="KG">
    <w:p w14:paraId="1C1F91A8" w14:textId="2DBE2EF0" w:rsidR="00E30AD6" w:rsidRDefault="00E30AD6">
      <w:pPr>
        <w:pStyle w:val="CommentText"/>
      </w:pPr>
      <w:r>
        <w:rPr>
          <w:rStyle w:val="CommentReference"/>
        </w:rPr>
        <w:annotationRef/>
      </w:r>
      <w:r>
        <w:t>Make it a milestone?</w:t>
      </w:r>
    </w:p>
  </w:comment>
  <w:comment w:id="48" w:author="Katjana Gattermann" w:date="2021-10-04T08:04:00Z" w:initials="KG">
    <w:p w14:paraId="741B6D7A" w14:textId="530227F3" w:rsidR="00E30AD6" w:rsidRDefault="00E30AD6">
      <w:pPr>
        <w:pStyle w:val="CommentText"/>
      </w:pPr>
      <w:r>
        <w:rPr>
          <w:rStyle w:val="CommentReference"/>
        </w:rPr>
        <w:annotationRef/>
      </w:r>
      <w:r>
        <w:t>Make it a milestone?</w:t>
      </w:r>
    </w:p>
  </w:comment>
  <w:comment w:id="51" w:author="Katjana Gattermann" w:date="2021-10-03T20:06:00Z" w:initials="KG">
    <w:p w14:paraId="14202D74" w14:textId="704EDB61" w:rsidR="00127195" w:rsidRDefault="00127195">
      <w:pPr>
        <w:pStyle w:val="CommentText"/>
      </w:pPr>
      <w:r>
        <w:rPr>
          <w:rStyle w:val="CommentReference"/>
        </w:rPr>
        <w:annotationRef/>
      </w:r>
      <w:r>
        <w:t>@Vin: please check the timing of the tasks and deliverables. I just guessed them!</w:t>
      </w:r>
    </w:p>
  </w:comment>
  <w:comment w:id="52" w:author="Katjana Gattermann" w:date="2021-10-04T07:44:00Z" w:initials="KG">
    <w:p w14:paraId="29E5172A" w14:textId="1C00CA16" w:rsidR="00127195" w:rsidRDefault="00127195">
      <w:pPr>
        <w:pStyle w:val="CommentText"/>
      </w:pPr>
      <w:r>
        <w:rPr>
          <w:rStyle w:val="CommentReference"/>
        </w:rPr>
        <w:annotationRef/>
      </w:r>
      <w:r>
        <w:t>Moved Pilot study and Ethical approval to Milestones</w:t>
      </w:r>
    </w:p>
  </w:comment>
  <w:comment w:id="54" w:author="Katjana Gattermann" w:date="2021-10-02T18:54:00Z" w:initials="KG">
    <w:p w14:paraId="191CB3D4" w14:textId="41F23303" w:rsidR="00127195" w:rsidRDefault="00127195">
      <w:pPr>
        <w:pStyle w:val="CommentText"/>
      </w:pPr>
      <w:r>
        <w:rPr>
          <w:rStyle w:val="CommentReference"/>
        </w:rPr>
        <w:annotationRef/>
      </w:r>
      <w:r>
        <w:t>Amended by 6 months; also moved delivery date to M18 (Feb 2024; overlaps with stakeholder workshop). That way we can show that we integrate some first findings and conflict lines from the project</w:t>
      </w:r>
    </w:p>
  </w:comment>
  <w:comment w:id="55" w:author="Katjana Gattermann" w:date="2021-09-28T22:17:00Z" w:initials="KG">
    <w:p w14:paraId="37366767" w14:textId="77777777" w:rsidR="00127195" w:rsidRPr="00405094" w:rsidRDefault="00127195" w:rsidP="00DD40CB">
      <w:pPr>
        <w:rPr>
          <w:b/>
          <w:bCs/>
          <w:lang w:val="en-GB"/>
        </w:rPr>
      </w:pPr>
      <w:r>
        <w:rPr>
          <w:rStyle w:val="CommentReference"/>
        </w:rPr>
        <w:annotationRef/>
      </w:r>
      <w:r w:rsidRPr="00405094">
        <w:rPr>
          <w:b/>
          <w:bCs/>
          <w:lang w:val="en-GB"/>
        </w:rPr>
        <w:t xml:space="preserve">Type: </w:t>
      </w:r>
    </w:p>
    <w:p w14:paraId="3D29B010" w14:textId="77777777" w:rsidR="00127195" w:rsidRPr="00405094" w:rsidRDefault="00127195" w:rsidP="00DD40CB">
      <w:pPr>
        <w:rPr>
          <w:bCs/>
          <w:lang w:val="en-GB"/>
        </w:rPr>
      </w:pPr>
      <w:r w:rsidRPr="00405094">
        <w:rPr>
          <w:bCs/>
          <w:lang w:val="en-GB"/>
        </w:rPr>
        <w:t xml:space="preserve">Use one of the following codes: </w:t>
      </w:r>
    </w:p>
    <w:p w14:paraId="035420E5" w14:textId="77777777" w:rsidR="00127195" w:rsidRPr="00405094" w:rsidRDefault="00127195" w:rsidP="00DD40CB">
      <w:pPr>
        <w:ind w:left="720"/>
        <w:rPr>
          <w:bCs/>
          <w:lang w:val="en-GB"/>
        </w:rPr>
      </w:pPr>
      <w:r w:rsidRPr="00405094">
        <w:rPr>
          <w:bCs/>
          <w:lang w:val="en-GB"/>
        </w:rPr>
        <w:t>R:</w:t>
      </w:r>
      <w:r w:rsidRPr="00405094">
        <w:rPr>
          <w:bCs/>
          <w:lang w:val="en-GB"/>
        </w:rPr>
        <w:tab/>
        <w:t xml:space="preserve">Document, report (excluding the periodic and final reports) </w:t>
      </w:r>
    </w:p>
    <w:p w14:paraId="4D7EA4D1" w14:textId="77777777" w:rsidR="00127195" w:rsidRPr="00405094" w:rsidRDefault="00127195" w:rsidP="00DD40CB">
      <w:pPr>
        <w:ind w:left="720"/>
        <w:rPr>
          <w:bCs/>
          <w:lang w:val="en-GB"/>
        </w:rPr>
      </w:pPr>
      <w:r w:rsidRPr="00405094">
        <w:rPr>
          <w:bCs/>
          <w:lang w:val="en-GB"/>
        </w:rPr>
        <w:t>DEM:</w:t>
      </w:r>
      <w:r w:rsidRPr="00405094">
        <w:rPr>
          <w:bCs/>
          <w:lang w:val="en-GB"/>
        </w:rPr>
        <w:tab/>
        <w:t xml:space="preserve">Demonstrator, pilot, prototype, plan designs </w:t>
      </w:r>
    </w:p>
    <w:p w14:paraId="0E85C58A" w14:textId="77777777" w:rsidR="00127195" w:rsidRPr="00405094" w:rsidRDefault="00127195" w:rsidP="00DD40CB">
      <w:pPr>
        <w:ind w:left="720"/>
        <w:rPr>
          <w:bCs/>
          <w:lang w:val="en-GB"/>
        </w:rPr>
      </w:pPr>
      <w:r w:rsidRPr="00405094">
        <w:rPr>
          <w:bCs/>
          <w:lang w:val="en-GB"/>
        </w:rPr>
        <w:t>DEC:</w:t>
      </w:r>
      <w:r w:rsidRPr="00405094">
        <w:rPr>
          <w:bCs/>
          <w:lang w:val="en-GB"/>
        </w:rPr>
        <w:tab/>
        <w:t>Websites, patents filing, press &amp; media actions, videos, etc.</w:t>
      </w:r>
    </w:p>
    <w:p w14:paraId="3CF800EC" w14:textId="77777777" w:rsidR="00127195" w:rsidRPr="00405094" w:rsidRDefault="00127195" w:rsidP="00DD40CB">
      <w:pPr>
        <w:ind w:left="720"/>
        <w:rPr>
          <w:bCs/>
          <w:lang w:val="en-GB"/>
        </w:rPr>
      </w:pPr>
      <w:r w:rsidRPr="00405094">
        <w:rPr>
          <w:bCs/>
          <w:lang w:val="en-GB"/>
        </w:rPr>
        <w:t>DATA:</w:t>
      </w:r>
      <w:r w:rsidRPr="00405094">
        <w:rPr>
          <w:bCs/>
          <w:lang w:val="en-GB"/>
        </w:rPr>
        <w:tab/>
        <w:t>Data sets, microdata, etc.</w:t>
      </w:r>
    </w:p>
    <w:p w14:paraId="114823A5" w14:textId="77777777" w:rsidR="00127195" w:rsidRPr="00405094" w:rsidRDefault="00127195" w:rsidP="00DD40CB">
      <w:pPr>
        <w:ind w:left="720"/>
        <w:rPr>
          <w:bCs/>
          <w:lang w:val="en-GB"/>
        </w:rPr>
      </w:pPr>
      <w:r w:rsidRPr="00405094">
        <w:rPr>
          <w:bCs/>
          <w:lang w:val="en-GB"/>
        </w:rPr>
        <w:t xml:space="preserve">DMP: </w:t>
      </w:r>
      <w:r w:rsidRPr="00405094">
        <w:rPr>
          <w:bCs/>
          <w:lang w:val="en-GB"/>
        </w:rPr>
        <w:tab/>
        <w:t>Data management plan</w:t>
      </w:r>
    </w:p>
    <w:p w14:paraId="178C367A" w14:textId="77777777" w:rsidR="00127195" w:rsidRPr="00405094" w:rsidRDefault="00127195" w:rsidP="00DD40CB">
      <w:pPr>
        <w:ind w:left="720"/>
        <w:rPr>
          <w:bCs/>
          <w:lang w:val="en-GB"/>
        </w:rPr>
      </w:pPr>
      <w:r w:rsidRPr="00405094">
        <w:rPr>
          <w:bCs/>
          <w:lang w:val="en-GB"/>
        </w:rPr>
        <w:t>ETHICS:</w:t>
      </w:r>
      <w:r w:rsidRPr="00405094">
        <w:rPr>
          <w:bCs/>
          <w:lang w:val="en-GB"/>
        </w:rPr>
        <w:tab/>
        <w:t xml:space="preserve">Deliverables related to ethics issues.  </w:t>
      </w:r>
    </w:p>
    <w:p w14:paraId="7912AF5F" w14:textId="77777777" w:rsidR="00127195" w:rsidRPr="00405094" w:rsidRDefault="00127195" w:rsidP="00DD40CB">
      <w:pPr>
        <w:ind w:left="720"/>
        <w:rPr>
          <w:bCs/>
          <w:lang w:val="en-GB"/>
        </w:rPr>
      </w:pPr>
      <w:r w:rsidRPr="00405094">
        <w:rPr>
          <w:bCs/>
          <w:lang w:val="en-GB"/>
        </w:rPr>
        <w:t>SECURITY: Deliverables related to security issues</w:t>
      </w:r>
    </w:p>
    <w:p w14:paraId="5CDED389" w14:textId="77777777" w:rsidR="00127195" w:rsidRPr="00405094" w:rsidRDefault="00127195" w:rsidP="00DD40CB">
      <w:pPr>
        <w:ind w:left="720"/>
        <w:rPr>
          <w:bCs/>
          <w:lang w:val="en-GB"/>
        </w:rPr>
      </w:pPr>
      <w:r w:rsidRPr="00405094">
        <w:rPr>
          <w:bCs/>
          <w:lang w:val="en-GB"/>
        </w:rPr>
        <w:t>OTHER: Software, technical diagram, algorithms, models, etc.</w:t>
      </w:r>
    </w:p>
    <w:p w14:paraId="6B660AB4" w14:textId="77777777" w:rsidR="00127195" w:rsidRPr="00405094" w:rsidRDefault="00127195" w:rsidP="00DD40CB">
      <w:pPr>
        <w:rPr>
          <w:lang w:val="en-GB"/>
        </w:rPr>
      </w:pPr>
    </w:p>
    <w:p w14:paraId="44B596B9" w14:textId="77777777" w:rsidR="00127195" w:rsidRPr="00405094" w:rsidRDefault="00127195" w:rsidP="00DD40CB">
      <w:pPr>
        <w:rPr>
          <w:b/>
          <w:lang w:val="en-GB"/>
        </w:rPr>
      </w:pPr>
      <w:r w:rsidRPr="00405094">
        <w:rPr>
          <w:b/>
          <w:lang w:val="en-GB"/>
        </w:rPr>
        <w:t xml:space="preserve">Dissemination level: </w:t>
      </w:r>
    </w:p>
    <w:p w14:paraId="05641073" w14:textId="77777777" w:rsidR="00127195" w:rsidRPr="00405094" w:rsidRDefault="00127195" w:rsidP="00DD40CB">
      <w:pPr>
        <w:rPr>
          <w:lang w:val="en-GB"/>
        </w:rPr>
      </w:pPr>
      <w:r w:rsidRPr="00405094">
        <w:rPr>
          <w:lang w:val="en-GB"/>
        </w:rPr>
        <w:t xml:space="preserve">Use one of the following codes: </w:t>
      </w:r>
    </w:p>
    <w:p w14:paraId="6AD7CC10" w14:textId="77777777" w:rsidR="00127195" w:rsidRPr="00405094" w:rsidRDefault="00127195" w:rsidP="00DD40CB">
      <w:pPr>
        <w:ind w:left="720"/>
        <w:rPr>
          <w:lang w:val="en-GB"/>
        </w:rPr>
      </w:pPr>
      <w:r w:rsidRPr="00405094">
        <w:rPr>
          <w:lang w:val="en-GB"/>
        </w:rPr>
        <w:t>PU – Public, fully open, e.g. web (Deliverables flagged as public will be automatically published in CORDIS          project’s page)</w:t>
      </w:r>
    </w:p>
    <w:p w14:paraId="73BC7C2B" w14:textId="77777777" w:rsidR="00127195" w:rsidRPr="00405094" w:rsidRDefault="00127195" w:rsidP="00DD40CB">
      <w:pPr>
        <w:ind w:left="720"/>
        <w:rPr>
          <w:lang w:val="en-GB"/>
        </w:rPr>
      </w:pPr>
      <w:r w:rsidRPr="00405094">
        <w:rPr>
          <w:lang w:val="en-GB"/>
        </w:rPr>
        <w:t>SEN – Sensitive, limited under the conditions of the Grant Agreement</w:t>
      </w:r>
      <w:r w:rsidRPr="00405094">
        <w:rPr>
          <w:lang w:val="en-GB"/>
        </w:rPr>
        <w:tab/>
      </w:r>
    </w:p>
    <w:p w14:paraId="20F46F4A" w14:textId="77777777" w:rsidR="00127195" w:rsidRPr="00405094" w:rsidRDefault="00127195" w:rsidP="00DD40CB">
      <w:pPr>
        <w:ind w:left="720"/>
        <w:rPr>
          <w:lang w:val="en-GB"/>
        </w:rPr>
      </w:pPr>
      <w:r w:rsidRPr="00405094">
        <w:rPr>
          <w:lang w:val="en-GB"/>
        </w:rPr>
        <w:t>Classified R-UE/EU-R – EU RESTRICTED under the Commission Decision No2015/444</w:t>
      </w:r>
    </w:p>
    <w:p w14:paraId="5C5E327D" w14:textId="77777777" w:rsidR="00127195" w:rsidRPr="00405094" w:rsidRDefault="00127195" w:rsidP="00DD40CB">
      <w:pPr>
        <w:ind w:left="720"/>
        <w:rPr>
          <w:lang w:val="en-GB"/>
        </w:rPr>
      </w:pPr>
      <w:r w:rsidRPr="00405094">
        <w:rPr>
          <w:lang w:val="en-GB"/>
        </w:rPr>
        <w:t>Classified C-UE/EU-C – EU CONFIDENTIAL under the Commission Decision No2015/444</w:t>
      </w:r>
    </w:p>
    <w:p w14:paraId="24C3BFA0" w14:textId="77777777" w:rsidR="00127195" w:rsidRPr="00405094" w:rsidRDefault="00127195" w:rsidP="00DD40CB">
      <w:pPr>
        <w:ind w:left="720"/>
        <w:rPr>
          <w:lang w:val="en-GB"/>
        </w:rPr>
      </w:pPr>
      <w:r w:rsidRPr="00405094">
        <w:rPr>
          <w:lang w:val="en-GB"/>
        </w:rPr>
        <w:t>Classified S-UE/EU-S – EU SECRET under the Commission Decision No2015/444</w:t>
      </w:r>
    </w:p>
    <w:p w14:paraId="1D23579C" w14:textId="049B2B47" w:rsidR="00127195" w:rsidRDefault="00127195">
      <w:pPr>
        <w:pStyle w:val="CommentText"/>
      </w:pPr>
    </w:p>
  </w:comment>
  <w:comment w:id="56" w:author="Katjana Gattermann" w:date="2021-09-28T22:17:00Z" w:initials="KG">
    <w:p w14:paraId="764BB54D" w14:textId="1B357712" w:rsidR="00127195" w:rsidRDefault="00127195">
      <w:pPr>
        <w:pStyle w:val="CommentText"/>
      </w:pPr>
      <w:r>
        <w:rPr>
          <w:rStyle w:val="CommentReference"/>
        </w:rPr>
        <w:annotationRef/>
      </w:r>
      <w:r w:rsidRPr="00DD40CB">
        <w:rPr>
          <w:highlight w:val="yellow"/>
        </w:rPr>
        <w:t>What level are the datasets?</w:t>
      </w:r>
      <w:r>
        <w:t xml:space="preserve"> </w:t>
      </w:r>
    </w:p>
  </w:comment>
  <w:comment w:id="57" w:author="Katjana Gattermann" w:date="2021-10-01T19:35:00Z" w:initials="KG">
    <w:p w14:paraId="15014037" w14:textId="4DA5EEA2" w:rsidR="00127195" w:rsidRDefault="00127195">
      <w:pPr>
        <w:pStyle w:val="CommentText"/>
      </w:pPr>
      <w:r>
        <w:rPr>
          <w:rStyle w:val="CommentReference"/>
        </w:rPr>
        <w:annotationRef/>
      </w:r>
      <w:r>
        <w:rPr>
          <w:rFonts w:ascii="Arial" w:hAnsi="Arial" w:cs="Arial"/>
        </w:rPr>
        <w:t>Good question, I guess these would be public, but possible with an embargo period?</w:t>
      </w:r>
    </w:p>
  </w:comment>
  <w:comment w:id="58" w:author="Katjana Gattermann" w:date="2021-10-04T08:32:00Z" w:initials="KG">
    <w:p w14:paraId="65F3E031" w14:textId="457AE2E2" w:rsidR="0041110B" w:rsidRDefault="0041110B">
      <w:pPr>
        <w:pStyle w:val="CommentText"/>
      </w:pPr>
      <w:r>
        <w:rPr>
          <w:rStyle w:val="CommentReference"/>
        </w:rPr>
        <w:annotationRef/>
      </w:r>
      <w:r>
        <w:t>Add questionnaires also as milestones here and in WP7</w:t>
      </w:r>
    </w:p>
  </w:comment>
  <w:comment w:id="59" w:author="Katjana Gattermann" w:date="2021-10-03T23:09:00Z" w:initials="KG">
    <w:p w14:paraId="728B395C" w14:textId="165EE20E" w:rsidR="00127195" w:rsidRDefault="00127195">
      <w:pPr>
        <w:pStyle w:val="CommentText"/>
      </w:pPr>
      <w:r>
        <w:rPr>
          <w:rStyle w:val="CommentReference"/>
        </w:rPr>
        <w:annotationRef/>
      </w:r>
      <w:r>
        <w:t xml:space="preserve">Not complete yet; we should add a few more items here </w:t>
      </w:r>
    </w:p>
  </w:comment>
  <w:comment w:id="60" w:author="Katjana Gattermann" w:date="2021-10-03T23:10:00Z" w:initials="KG">
    <w:p w14:paraId="082E5714" w14:textId="20548C1B" w:rsidR="00127195" w:rsidRDefault="00127195">
      <w:pPr>
        <w:pStyle w:val="CommentText"/>
      </w:pPr>
      <w:r>
        <w:rPr>
          <w:rStyle w:val="CommentReference"/>
        </w:rPr>
        <w:annotationRef/>
      </w:r>
      <w:r>
        <w:t>Shorten/ address this differently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C02131B" w15:done="0"/>
  <w15:commentEx w15:paraId="07BC397F" w15:done="0"/>
  <w15:commentEx w15:paraId="02A95A5F" w15:done="0"/>
  <w15:commentEx w15:paraId="7EF1C770" w15:done="0"/>
  <w15:commentEx w15:paraId="77F8E414" w15:done="0"/>
  <w15:commentEx w15:paraId="129E2EB1" w15:done="0"/>
  <w15:commentEx w15:paraId="2CE709EB" w15:done="0"/>
  <w15:commentEx w15:paraId="6D66C811" w15:done="0"/>
  <w15:commentEx w15:paraId="134EA13B" w15:done="0"/>
  <w15:commentEx w15:paraId="23B1FAF1" w15:done="0"/>
  <w15:commentEx w15:paraId="5041A70B" w15:done="0"/>
  <w15:commentEx w15:paraId="5DA3786F" w15:done="0"/>
  <w15:commentEx w15:paraId="374EC13C" w15:done="0"/>
  <w15:commentEx w15:paraId="2F1CC5C6" w15:done="0"/>
  <w15:commentEx w15:paraId="3397D39D" w15:done="0"/>
  <w15:commentEx w15:paraId="7DDC1065" w15:done="0"/>
  <w15:commentEx w15:paraId="3E4FAF37" w15:done="0"/>
  <w15:commentEx w15:paraId="1201A354" w15:done="0"/>
  <w15:commentEx w15:paraId="63E398E4" w15:done="0"/>
  <w15:commentEx w15:paraId="2D6D58B1" w15:done="0"/>
  <w15:commentEx w15:paraId="42C4548D" w15:paraIdParent="2D6D58B1" w15:done="0"/>
  <w15:commentEx w15:paraId="7FEFBDC6" w15:done="0"/>
  <w15:commentEx w15:paraId="1696FE22" w15:done="0"/>
  <w15:commentEx w15:paraId="26548306" w15:done="0"/>
  <w15:commentEx w15:paraId="0448B1FD" w15:done="0"/>
  <w15:commentEx w15:paraId="6BF10FED" w15:done="0"/>
  <w15:commentEx w15:paraId="003662FB" w15:done="0"/>
  <w15:commentEx w15:paraId="266BF299" w15:done="0"/>
  <w15:commentEx w15:paraId="1C1F91A8" w15:done="0"/>
  <w15:commentEx w15:paraId="741B6D7A" w15:done="0"/>
  <w15:commentEx w15:paraId="14202D74" w15:done="0"/>
  <w15:commentEx w15:paraId="29E5172A" w15:done="0"/>
  <w15:commentEx w15:paraId="191CB3D4" w15:done="0"/>
  <w15:commentEx w15:paraId="1D23579C" w15:done="0"/>
  <w15:commentEx w15:paraId="764BB54D" w15:paraIdParent="1D23579C" w15:done="0"/>
  <w15:commentEx w15:paraId="15014037" w15:paraIdParent="1D23579C" w15:done="0"/>
  <w15:commentEx w15:paraId="65F3E031" w15:done="0"/>
  <w15:commentEx w15:paraId="728B395C" w15:done="0"/>
  <w15:commentEx w15:paraId="082E57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04ADD7" w16cex:dateUtc="2021-10-03T20:31:00Z"/>
  <w16cex:commentExtensible w16cex:durableId="25033EDA" w16cex:dateUtc="2021-10-02T18:26:00Z"/>
  <w16cex:commentExtensible w16cex:durableId="2501C6E5" w16cex:dateUtc="2021-10-01T15:41:00Z"/>
  <w16cex:commentExtensible w16cex:durableId="2501D1F2" w16cex:dateUtc="2021-10-01T16:29:00Z"/>
  <w16cex:commentExtensible w16cex:durableId="2501D111" w16cex:dateUtc="2021-10-01T16:25:00Z"/>
  <w16cex:commentExtensible w16cex:durableId="250427DB" w16cex:dateUtc="2021-10-03T11:00:00Z"/>
  <w16cex:commentExtensible w16cex:durableId="24FDF1DE" w16cex:dateUtc="2021-09-28T17:56:00Z"/>
  <w16cex:commentExtensible w16cex:durableId="2504BABD" w16cex:dateUtc="2021-10-03T21:26:00Z"/>
  <w16cex:commentExtensible w16cex:durableId="25034BB1" w16cex:dateUtc="2021-10-02T19:20:00Z"/>
  <w16cex:commentExtensible w16cex:durableId="2503350E" w16cex:dateUtc="2021-10-02T17:44:00Z"/>
  <w16cex:commentExtensible w16cex:durableId="25045FE4" w16cex:dateUtc="2021-10-03T14:59:00Z"/>
  <w16cex:commentExtensible w16cex:durableId="250331C7" w16cex:dateUtc="2021-10-02T17:30:00Z"/>
  <w16cex:commentExtensible w16cex:durableId="25049077" w16cex:dateUtc="2021-10-03T18:26:00Z"/>
  <w16cex:commentExtensible w16cex:durableId="25045550" w16cex:dateUtc="2021-10-03T14:14:00Z"/>
  <w16cex:commentExtensible w16cex:durableId="2504555F" w16cex:dateUtc="2021-10-03T14:14:00Z"/>
  <w16cex:commentExtensible w16cex:durableId="2504597E" w16cex:dateUtc="2021-10-03T14:31:00Z"/>
  <w16cex:commentExtensible w16cex:durableId="25049A92" w16cex:dateUtc="2021-10-03T19:09:00Z"/>
  <w16cex:commentExtensible w16cex:durableId="250533C5" w16cex:dateUtc="2021-10-04T06:03:00Z"/>
  <w16cex:commentExtensible w16cex:durableId="25046D28" w16cex:dateUtc="2021-10-03T15:55:00Z"/>
  <w16cex:commentExtensible w16cex:durableId="250533D9" w16cex:dateUtc="2021-10-04T06:03:00Z"/>
  <w16cex:commentExtensible w16cex:durableId="250533EA" w16cex:dateUtc="2021-10-04T06:03:00Z"/>
  <w16cex:commentExtensible w16cex:durableId="250533F7" w16cex:dateUtc="2021-10-04T06:04:00Z"/>
  <w16cex:commentExtensible w16cex:durableId="25048BC2" w16cex:dateUtc="2021-10-03T18:06:00Z"/>
  <w16cex:commentExtensible w16cex:durableId="25052F74" w16cex:dateUtc="2021-10-04T05:44:00Z"/>
  <w16cex:commentExtensible w16cex:durableId="25032949" w16cex:dateUtc="2021-10-02T16:54:00Z"/>
  <w16cex:commentExtensible w16cex:durableId="24FE12E5" w16cex:dateUtc="2021-09-28T20:17:00Z"/>
  <w16cex:commentExtensible w16cex:durableId="24FE12E8" w16cex:dateUtc="2021-09-28T20:17:00Z"/>
  <w16cex:commentExtensible w16cex:durableId="2501E181" w16cex:dateUtc="2021-10-01T17:35:00Z"/>
  <w16cex:commentExtensible w16cex:durableId="25053A8C" w16cex:dateUtc="2021-10-04T06:32:00Z"/>
  <w16cex:commentExtensible w16cex:durableId="2504B699" w16cex:dateUtc="2021-10-03T21:09:00Z"/>
  <w16cex:commentExtensible w16cex:durableId="2504B6FB" w16cex:dateUtc="2021-10-03T2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C02131B" w16cid:durableId="24FDAD77"/>
  <w16cid:commentId w16cid:paraId="07BC397F" w16cid:durableId="2504ADD7"/>
  <w16cid:commentId w16cid:paraId="02A95A5F" w16cid:durableId="25033EDA"/>
  <w16cid:commentId w16cid:paraId="7EF1C770" w16cid:durableId="2501C6E5"/>
  <w16cid:commentId w16cid:paraId="77F8E414" w16cid:durableId="24FDADA2"/>
  <w16cid:commentId w16cid:paraId="129E2EB1" w16cid:durableId="2501D1F2"/>
  <w16cid:commentId w16cid:paraId="2CE709EB" w16cid:durableId="2501D111"/>
  <w16cid:commentId w16cid:paraId="6D66C811" w16cid:durableId="250427DB"/>
  <w16cid:commentId w16cid:paraId="134EA13B" w16cid:durableId="24FDF1DE"/>
  <w16cid:commentId w16cid:paraId="23B1FAF1" w16cid:durableId="24FDADA8"/>
  <w16cid:commentId w16cid:paraId="5041A70B" w16cid:durableId="24FDADAC"/>
  <w16cid:commentId w16cid:paraId="5DA3786F" w16cid:durableId="2504BABD"/>
  <w16cid:commentId w16cid:paraId="374EC13C" w16cid:durableId="25034BB1"/>
  <w16cid:commentId w16cid:paraId="2F1CC5C6" w16cid:durableId="2503350E"/>
  <w16cid:commentId w16cid:paraId="3397D39D" w16cid:durableId="25045FE4"/>
  <w16cid:commentId w16cid:paraId="7DDC1065" w16cid:durableId="250331C7"/>
  <w16cid:commentId w16cid:paraId="3E4FAF37" w16cid:durableId="24FDADAE"/>
  <w16cid:commentId w16cid:paraId="1201A354" w16cid:durableId="24FDADAF"/>
  <w16cid:commentId w16cid:paraId="63E398E4" w16cid:durableId="24FDADB0"/>
  <w16cid:commentId w16cid:paraId="2D6D58B1" w16cid:durableId="24FDADB1"/>
  <w16cid:commentId w16cid:paraId="42C4548D" w16cid:durableId="25049077"/>
  <w16cid:commentId w16cid:paraId="7FEFBDC6" w16cid:durableId="25045550"/>
  <w16cid:commentId w16cid:paraId="1696FE22" w16cid:durableId="2504555F"/>
  <w16cid:commentId w16cid:paraId="26548306" w16cid:durableId="2504597E"/>
  <w16cid:commentId w16cid:paraId="0448B1FD" w16cid:durableId="25049A92"/>
  <w16cid:commentId w16cid:paraId="6BF10FED" w16cid:durableId="250533C5"/>
  <w16cid:commentId w16cid:paraId="003662FB" w16cid:durableId="25046D28"/>
  <w16cid:commentId w16cid:paraId="266BF299" w16cid:durableId="250533D9"/>
  <w16cid:commentId w16cid:paraId="1C1F91A8" w16cid:durableId="250533EA"/>
  <w16cid:commentId w16cid:paraId="741B6D7A" w16cid:durableId="250533F7"/>
  <w16cid:commentId w16cid:paraId="14202D74" w16cid:durableId="25048BC2"/>
  <w16cid:commentId w16cid:paraId="29E5172A" w16cid:durableId="25052F74"/>
  <w16cid:commentId w16cid:paraId="191CB3D4" w16cid:durableId="25032949"/>
  <w16cid:commentId w16cid:paraId="1D23579C" w16cid:durableId="24FE12E5"/>
  <w16cid:commentId w16cid:paraId="764BB54D" w16cid:durableId="24FE12E8"/>
  <w16cid:commentId w16cid:paraId="15014037" w16cid:durableId="2501E181"/>
  <w16cid:commentId w16cid:paraId="65F3E031" w16cid:durableId="25053A8C"/>
  <w16cid:commentId w16cid:paraId="728B395C" w16cid:durableId="2504B699"/>
  <w16cid:commentId w16cid:paraId="082E5714" w16cid:durableId="2504B6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C8CCCA" w14:textId="77777777" w:rsidR="00B62936" w:rsidRDefault="00B62936">
      <w:r>
        <w:separator/>
      </w:r>
    </w:p>
  </w:endnote>
  <w:endnote w:type="continuationSeparator" w:id="0">
    <w:p w14:paraId="075B82D9" w14:textId="77777777" w:rsidR="00B62936" w:rsidRDefault="00B62936">
      <w:r>
        <w:continuationSeparator/>
      </w:r>
    </w:p>
  </w:endnote>
  <w:endnote w:type="continuationNotice" w:id="1">
    <w:p w14:paraId="0413991A" w14:textId="77777777" w:rsidR="00B62936" w:rsidRDefault="00B629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altName w:val="????????"/>
    <w:panose1 w:val="02020603050405020304"/>
    <w:charset w:val="00"/>
    <w:family w:val="auto"/>
    <w:pitch w:val="variable"/>
    <w:sig w:usb0="E00002FF" w:usb1="5000205A" w:usb2="00000000" w:usb3="00000000" w:csb0="0000019F" w:csb1="00000000"/>
  </w:font>
  <w:font w:name="Swiss">
    <w:panose1 w:val="00000000000000000000"/>
    <w:charset w:val="00"/>
    <w:family w:val="auto"/>
    <w:notTrueType/>
    <w:pitch w:val="default"/>
    <w:sig w:usb0="00000003" w:usb1="00000000" w:usb2="00000000" w:usb3="00000000" w:csb0="00000001" w:csb1="00000000"/>
  </w:font>
  <w:font w:name="ArialNarrow,Bold">
    <w:panose1 w:val="00000000000000000000"/>
    <w:charset w:val="00"/>
    <w:family w:val="swiss"/>
    <w:notTrueType/>
    <w:pitch w:val="default"/>
    <w:sig w:usb0="00000003" w:usb1="00000000" w:usb2="00000000" w:usb3="00000000" w:csb0="00000001" w:csb1="00000000"/>
  </w:font>
  <w:font w:name="EUAlbertina">
    <w:altName w:val="EU Albertina"/>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DE8BB0" w14:textId="312AB0AE" w:rsidR="00127195" w:rsidRDefault="00127195" w:rsidP="001224F6">
    <w:pPr>
      <w:tabs>
        <w:tab w:val="center" w:pos="5387"/>
        <w:tab w:val="left" w:pos="7938"/>
        <w:tab w:val="right" w:pos="10632"/>
      </w:tabs>
      <w:spacing w:before="120"/>
      <w:ind w:left="23" w:right="130" w:hanging="23"/>
      <w:rPr>
        <w:rFonts w:ascii="Arial" w:hAnsi="Arial"/>
        <w:color w:val="231F20"/>
        <w:sz w:val="17"/>
        <w:lang w:val="en-GB"/>
      </w:rPr>
    </w:pPr>
    <w:r>
      <w:pict w14:anchorId="390D55E7">
        <v:rect id="Rectangle 132" o:spid="_x0000_s2049" style="width:510.25pt;height:21.05pt;visibility:visible;mso-left-percent:-10001;mso-top-percent:-10001;mso-position-horizontal:absolute;mso-position-horizontal-relative:char;mso-position-vertical:absolute;mso-position-vertical-relative:line;mso-left-percent:-10001;mso-top-percent:-10001" fillcolor="#d8d8d8">
          <v:textbox style="mso-next-textbox:#Rectangle 132">
            <w:txbxContent>
              <w:p w14:paraId="7A1D97CF" w14:textId="77777777" w:rsidR="00127195" w:rsidRDefault="00127195" w:rsidP="007F4B5B">
                <w:pPr>
                  <w:jc w:val="center"/>
                </w:pPr>
                <w:r>
                  <w:rPr>
                    <w:rFonts w:ascii="Arial"/>
                    <w:color w:val="231F20"/>
                    <w:sz w:val="17"/>
                    <w:lang w:val="en-GB"/>
                  </w:rPr>
                  <w:t xml:space="preserve">Part B - </w:t>
                </w:r>
                <w:r w:rsidRPr="00534176">
                  <w:rPr>
                    <w:rFonts w:ascii="Arial"/>
                    <w:color w:val="231F20"/>
                    <w:sz w:val="17"/>
                    <w:lang w:val="en-GB"/>
                  </w:rPr>
                  <w:t xml:space="preserve">Page </w:t>
                </w:r>
                <w:r w:rsidRPr="00534176">
                  <w:rPr>
                    <w:rFonts w:ascii="Arial"/>
                    <w:color w:val="231F20"/>
                    <w:sz w:val="17"/>
                    <w:lang w:val="en-GB"/>
                  </w:rPr>
                  <w:fldChar w:fldCharType="begin"/>
                </w:r>
                <w:r w:rsidRPr="00534176">
                  <w:rPr>
                    <w:rFonts w:ascii="Arial"/>
                    <w:color w:val="231F20"/>
                    <w:sz w:val="17"/>
                    <w:lang w:val="en-GB"/>
                  </w:rPr>
                  <w:instrText xml:space="preserve"> PAGE </w:instrText>
                </w:r>
                <w:r w:rsidRPr="00534176">
                  <w:rPr>
                    <w:rFonts w:ascii="Arial"/>
                    <w:color w:val="231F20"/>
                    <w:sz w:val="17"/>
                    <w:lang w:val="en-GB"/>
                  </w:rPr>
                  <w:fldChar w:fldCharType="separate"/>
                </w:r>
                <w:r>
                  <w:rPr>
                    <w:rFonts w:ascii="Arial"/>
                    <w:noProof/>
                    <w:color w:val="231F20"/>
                    <w:sz w:val="17"/>
                    <w:lang w:val="en-GB"/>
                  </w:rPr>
                  <w:t>7</w:t>
                </w:r>
                <w:r w:rsidRPr="00534176">
                  <w:rPr>
                    <w:rFonts w:ascii="Arial"/>
                    <w:color w:val="231F20"/>
                    <w:sz w:val="17"/>
                    <w:lang w:val="en-GB"/>
                  </w:rPr>
                  <w:fldChar w:fldCharType="end"/>
                </w:r>
                <w:r w:rsidRPr="00534176">
                  <w:rPr>
                    <w:rFonts w:ascii="Arial"/>
                    <w:color w:val="231F20"/>
                    <w:sz w:val="17"/>
                    <w:lang w:val="en-GB"/>
                  </w:rPr>
                  <w:t xml:space="preserve"> of </w:t>
                </w:r>
                <w:r>
                  <w:rPr>
                    <w:rFonts w:ascii="Arial"/>
                    <w:color w:val="231F20"/>
                    <w:sz w:val="17"/>
                    <w:lang w:val="en-GB"/>
                  </w:rPr>
                  <w:t>45</w:t>
                </w:r>
              </w:p>
            </w:txbxContent>
          </v:textbox>
          <w10:wrap type="none"/>
          <w10:anchorlock/>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07584E" w14:textId="77777777" w:rsidR="00B62936" w:rsidRDefault="00B62936">
      <w:r>
        <w:separator/>
      </w:r>
    </w:p>
  </w:footnote>
  <w:footnote w:type="continuationSeparator" w:id="0">
    <w:p w14:paraId="4B7589B4" w14:textId="77777777" w:rsidR="00B62936" w:rsidRDefault="00B62936">
      <w:r>
        <w:continuationSeparator/>
      </w:r>
    </w:p>
  </w:footnote>
  <w:footnote w:type="continuationNotice" w:id="1">
    <w:p w14:paraId="20130CAD" w14:textId="77777777" w:rsidR="00B62936" w:rsidRDefault="00B629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A983D6" w14:textId="77777777" w:rsidR="00127195" w:rsidRPr="00322207" w:rsidRDefault="00127195" w:rsidP="000A2A8A">
    <w:pPr>
      <w:tabs>
        <w:tab w:val="center" w:pos="4536"/>
        <w:tab w:val="right" w:pos="9072"/>
      </w:tabs>
      <w:rPr>
        <w:sz w:val="16"/>
      </w:rPr>
    </w:pPr>
    <w:r>
      <w:rPr>
        <w:sz w:val="16"/>
      </w:rPr>
      <w:t>Call</w:t>
    </w:r>
    <w:r w:rsidRPr="00322207">
      <w:rPr>
        <w:sz w:val="16"/>
      </w:rPr>
      <w:t xml:space="preserve">: </w:t>
    </w:r>
    <w:r w:rsidRPr="00A11C6C">
      <w:rPr>
        <w:sz w:val="16"/>
      </w:rPr>
      <w:t>HORIZON-CL2-2021-DEMOCRACY-01-01</w:t>
    </w:r>
    <w:r w:rsidRPr="00F94450">
      <w:rPr>
        <w:sz w:val="16"/>
      </w:rPr>
      <w:t xml:space="preserve"> </w:t>
    </w:r>
    <w:r w:rsidRPr="00F94450">
      <w:rPr>
        <w:sz w:val="16"/>
        <w:szCs w:val="18"/>
      </w:rPr>
      <w:t xml:space="preserve">— </w:t>
    </w:r>
    <w:r w:rsidRPr="00A11C6C">
      <w:rPr>
        <w:sz w:val="16"/>
        <w:szCs w:val="18"/>
      </w:rPr>
      <w:t>The future of liberal democracy in Europe</w:t>
    </w:r>
  </w:p>
  <w:p w14:paraId="69335A45" w14:textId="77777777" w:rsidR="00127195" w:rsidRPr="000A2A8A" w:rsidRDefault="00127195" w:rsidP="000A2A8A">
    <w:pPr>
      <w:jc w:val="right"/>
    </w:pPr>
    <w:r w:rsidRPr="00F94450">
      <w:rPr>
        <w:color w:val="4AA55B"/>
        <w:sz w:val="16"/>
      </w:rPr>
      <w:tab/>
    </w:r>
    <w:r w:rsidRPr="006A0DD6">
      <w:rPr>
        <w:color w:val="7F7F7F"/>
        <w:sz w:val="16"/>
        <w:lang w:val="en-GB"/>
      </w:rPr>
      <w:t>EU Grants</w:t>
    </w:r>
    <w:r w:rsidRPr="006A0DD6">
      <w:rPr>
        <w:color w:val="808080"/>
        <w:sz w:val="16"/>
        <w:lang w:val="en-GB"/>
      </w:rPr>
      <w:t xml:space="preserve">: Application form </w:t>
    </w:r>
    <w:r>
      <w:rPr>
        <w:rFonts w:cs="Arial"/>
        <w:color w:val="7F7F7F"/>
        <w:sz w:val="16"/>
        <w:szCs w:val="16"/>
      </w:rPr>
      <w:t>(HE RIA/IA</w:t>
    </w:r>
    <w:r w:rsidRPr="00E06F7E">
      <w:rPr>
        <w:rFonts w:cs="Arial"/>
        <w:color w:val="7F7F7F"/>
        <w:sz w:val="16"/>
        <w:szCs w:val="16"/>
      </w:rPr>
      <w:t>)</w:t>
    </w:r>
    <w:r w:rsidRPr="006A0DD6">
      <w:rPr>
        <w:color w:val="808080"/>
        <w:sz w:val="16"/>
        <w:lang w:val="en-GB"/>
      </w:rPr>
      <w:t>: V1.</w:t>
    </w:r>
    <w:r>
      <w:rPr>
        <w:color w:val="808080"/>
        <w:sz w:val="16"/>
        <w:lang w:val="en-GB"/>
      </w:rPr>
      <w:t>2</w:t>
    </w:r>
    <w:r w:rsidRPr="006A0DD6">
      <w:rPr>
        <w:color w:val="808080"/>
        <w:sz w:val="16"/>
        <w:lang w:val="en-GB"/>
      </w:rPr>
      <w:t xml:space="preserve"> – </w:t>
    </w:r>
    <w:r>
      <w:rPr>
        <w:color w:val="808080"/>
        <w:sz w:val="16"/>
        <w:lang w:val="en-GB"/>
      </w:rPr>
      <w:t>25</w:t>
    </w:r>
    <w:r w:rsidRPr="006A0DD6">
      <w:rPr>
        <w:color w:val="808080"/>
        <w:sz w:val="16"/>
        <w:lang w:val="en-GB"/>
      </w:rPr>
      <w:t>.</w:t>
    </w:r>
    <w:r>
      <w:rPr>
        <w:color w:val="808080"/>
        <w:sz w:val="16"/>
        <w:lang w:val="en-GB"/>
      </w:rPr>
      <w:t>05</w:t>
    </w:r>
    <w:r w:rsidRPr="006A0DD6">
      <w:rPr>
        <w:color w:val="808080"/>
        <w:sz w:val="16"/>
        <w:lang w:val="en-GB"/>
      </w:rPr>
      <w:t>.2021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0" type="#_x0000_t75" style="width:12.75pt;height:12.75pt;visibility:visible" o:bullet="t">
        <v:imagedata r:id="rId1" o:title=""/>
      </v:shape>
    </w:pict>
  </w:numPicBullet>
  <w:abstractNum w:abstractNumId="0" w15:restartNumberingAfterBreak="0">
    <w:nsid w:val="FFFFFFFB"/>
    <w:multiLevelType w:val="multilevel"/>
    <w:tmpl w:val="FFFFFFFF"/>
    <w:lvl w:ilvl="0">
      <w:start w:val="1"/>
      <w:numFmt w:val="decimal"/>
      <w:lvlText w:val="%1."/>
      <w:legacy w:legacy="1" w:legacySpace="120" w:legacyIndent="480"/>
      <w:lvlJc w:val="left"/>
      <w:pPr>
        <w:ind w:left="482" w:hanging="480"/>
      </w:pPr>
      <w:rPr>
        <w:rFonts w:cs="Times New Roman"/>
      </w:rPr>
    </w:lvl>
    <w:lvl w:ilvl="1">
      <w:start w:val="1"/>
      <w:numFmt w:val="decimal"/>
      <w:lvlText w:val="%1.%2."/>
      <w:legacy w:legacy="1" w:legacySpace="120" w:legacyIndent="720"/>
      <w:lvlJc w:val="left"/>
      <w:pPr>
        <w:ind w:left="1202" w:hanging="720"/>
      </w:pPr>
      <w:rPr>
        <w:rFonts w:cs="Times New Roman"/>
      </w:rPr>
    </w:lvl>
    <w:lvl w:ilvl="2">
      <w:start w:val="1"/>
      <w:numFmt w:val="decimal"/>
      <w:lvlText w:val="%1.%2.%3."/>
      <w:legacy w:legacy="1" w:legacySpace="120" w:legacyIndent="720"/>
      <w:lvlJc w:val="left"/>
      <w:pPr>
        <w:ind w:left="1984" w:hanging="720"/>
      </w:pPr>
      <w:rPr>
        <w:rFonts w:cs="Times New Roman"/>
      </w:rPr>
    </w:lvl>
    <w:lvl w:ilvl="3">
      <w:start w:val="1"/>
      <w:numFmt w:val="decimal"/>
      <w:lvlText w:val="%1.%2.%3.%4."/>
      <w:legacy w:legacy="1" w:legacySpace="120" w:legacyIndent="720"/>
      <w:lvlJc w:val="left"/>
      <w:pPr>
        <w:ind w:left="1984" w:hanging="720"/>
      </w:pPr>
      <w:rPr>
        <w:rFonts w:cs="Times New Roman"/>
      </w:rPr>
    </w:lvl>
    <w:lvl w:ilvl="4">
      <w:numFmt w:val="none"/>
      <w:lvlText w:val=""/>
      <w:lvlJc w:val="left"/>
      <w:rPr>
        <w:rFonts w:cs="Times New Roman"/>
      </w:rPr>
    </w:lvl>
    <w:lvl w:ilvl="5">
      <w:numFmt w:val="none"/>
      <w:lvlText w:val=""/>
      <w:lvlJc w:val="left"/>
      <w:rPr>
        <w:rFonts w:cs="Times New Roman"/>
      </w:rPr>
    </w:lvl>
    <w:lvl w:ilvl="6">
      <w:numFmt w:val="none"/>
      <w:pStyle w:val="Heading7"/>
      <w:lvlText w:val=""/>
      <w:lvlJc w:val="left"/>
      <w:rPr>
        <w:rFonts w:cs="Times New Roman"/>
      </w:rPr>
    </w:lvl>
    <w:lvl w:ilvl="7">
      <w:numFmt w:val="none"/>
      <w:pStyle w:val="Heading8"/>
      <w:lvlText w:val=""/>
      <w:lvlJc w:val="left"/>
      <w:rPr>
        <w:rFonts w:cs="Times New Roman"/>
      </w:rPr>
    </w:lvl>
    <w:lvl w:ilvl="8">
      <w:numFmt w:val="none"/>
      <w:pStyle w:val="Heading9"/>
      <w:lvlText w:val=""/>
      <w:lvlJc w:val="left"/>
      <w:rPr>
        <w:rFonts w:cs="Times New Roman"/>
      </w:rPr>
    </w:lvl>
  </w:abstractNum>
  <w:abstractNum w:abstractNumId="1" w15:restartNumberingAfterBreak="0">
    <w:nsid w:val="046964D0"/>
    <w:multiLevelType w:val="hybridMultilevel"/>
    <w:tmpl w:val="93D8412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A3139D8"/>
    <w:multiLevelType w:val="hybridMultilevel"/>
    <w:tmpl w:val="AD981974"/>
    <w:lvl w:ilvl="0" w:tplc="0809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 w15:restartNumberingAfterBreak="0">
    <w:nsid w:val="0D71658E"/>
    <w:multiLevelType w:val="singleLevel"/>
    <w:tmpl w:val="A1EA29C6"/>
    <w:lvl w:ilvl="0">
      <w:start w:val="1"/>
      <w:numFmt w:val="decimal"/>
      <w:pStyle w:val="Numberedparagraph"/>
      <w:lvlText w:val="%1"/>
      <w:lvlJc w:val="left"/>
      <w:pPr>
        <w:tabs>
          <w:tab w:val="num" w:pos="360"/>
        </w:tabs>
        <w:ind w:left="360" w:hanging="360"/>
      </w:pPr>
      <w:rPr>
        <w:rFonts w:ascii="Arial" w:hAnsi="Arial" w:cs="Times New Roman" w:hint="default"/>
        <w:b/>
        <w:i w:val="0"/>
        <w:sz w:val="24"/>
      </w:rPr>
    </w:lvl>
  </w:abstractNum>
  <w:abstractNum w:abstractNumId="4" w15:restartNumberingAfterBreak="0">
    <w:nsid w:val="13850A5F"/>
    <w:multiLevelType w:val="hybridMultilevel"/>
    <w:tmpl w:val="3F9E0C98"/>
    <w:lvl w:ilvl="0" w:tplc="D700D58A">
      <w:start w:val="1"/>
      <w:numFmt w:val="lowerLetter"/>
      <w:lvlText w:val="(%1)"/>
      <w:lvlJc w:val="left"/>
      <w:pPr>
        <w:ind w:left="1080" w:hanging="360"/>
      </w:pPr>
      <w:rPr>
        <w:rFonts w:cs="Times New Roman" w:hint="default"/>
      </w:rPr>
    </w:lvl>
    <w:lvl w:ilvl="1" w:tplc="7DAEEEE8">
      <w:start w:val="1"/>
      <w:numFmt w:val="decimal"/>
      <w:lvlText w:val="(%2)"/>
      <w:lvlJc w:val="left"/>
      <w:pPr>
        <w:ind w:left="1800" w:hanging="360"/>
      </w:pPr>
      <w:rPr>
        <w:rFonts w:hint="default"/>
      </w:rPr>
    </w:lvl>
    <w:lvl w:ilvl="2" w:tplc="080C001B" w:tentative="1">
      <w:start w:val="1"/>
      <w:numFmt w:val="lowerRoman"/>
      <w:lvlText w:val="%3."/>
      <w:lvlJc w:val="right"/>
      <w:pPr>
        <w:ind w:left="2520" w:hanging="180"/>
      </w:pPr>
      <w:rPr>
        <w:rFonts w:cs="Times New Roman"/>
      </w:rPr>
    </w:lvl>
    <w:lvl w:ilvl="3" w:tplc="080C000F" w:tentative="1">
      <w:start w:val="1"/>
      <w:numFmt w:val="decimal"/>
      <w:lvlText w:val="%4."/>
      <w:lvlJc w:val="left"/>
      <w:pPr>
        <w:ind w:left="3240" w:hanging="360"/>
      </w:pPr>
      <w:rPr>
        <w:rFonts w:cs="Times New Roman"/>
      </w:rPr>
    </w:lvl>
    <w:lvl w:ilvl="4" w:tplc="080C0019" w:tentative="1">
      <w:start w:val="1"/>
      <w:numFmt w:val="lowerLetter"/>
      <w:lvlText w:val="%5."/>
      <w:lvlJc w:val="left"/>
      <w:pPr>
        <w:ind w:left="3960" w:hanging="360"/>
      </w:pPr>
      <w:rPr>
        <w:rFonts w:cs="Times New Roman"/>
      </w:rPr>
    </w:lvl>
    <w:lvl w:ilvl="5" w:tplc="080C001B" w:tentative="1">
      <w:start w:val="1"/>
      <w:numFmt w:val="lowerRoman"/>
      <w:lvlText w:val="%6."/>
      <w:lvlJc w:val="right"/>
      <w:pPr>
        <w:ind w:left="4680" w:hanging="180"/>
      </w:pPr>
      <w:rPr>
        <w:rFonts w:cs="Times New Roman"/>
      </w:rPr>
    </w:lvl>
    <w:lvl w:ilvl="6" w:tplc="080C000F" w:tentative="1">
      <w:start w:val="1"/>
      <w:numFmt w:val="decimal"/>
      <w:lvlText w:val="%7."/>
      <w:lvlJc w:val="left"/>
      <w:pPr>
        <w:ind w:left="5400" w:hanging="360"/>
      </w:pPr>
      <w:rPr>
        <w:rFonts w:cs="Times New Roman"/>
      </w:rPr>
    </w:lvl>
    <w:lvl w:ilvl="7" w:tplc="080C0019" w:tentative="1">
      <w:start w:val="1"/>
      <w:numFmt w:val="lowerLetter"/>
      <w:lvlText w:val="%8."/>
      <w:lvlJc w:val="left"/>
      <w:pPr>
        <w:ind w:left="6120" w:hanging="360"/>
      </w:pPr>
      <w:rPr>
        <w:rFonts w:cs="Times New Roman"/>
      </w:rPr>
    </w:lvl>
    <w:lvl w:ilvl="8" w:tplc="080C001B" w:tentative="1">
      <w:start w:val="1"/>
      <w:numFmt w:val="lowerRoman"/>
      <w:lvlText w:val="%9."/>
      <w:lvlJc w:val="right"/>
      <w:pPr>
        <w:ind w:left="6840" w:hanging="180"/>
      </w:pPr>
      <w:rPr>
        <w:rFonts w:cs="Times New Roman"/>
      </w:rPr>
    </w:lvl>
  </w:abstractNum>
  <w:abstractNum w:abstractNumId="5" w15:restartNumberingAfterBreak="0">
    <w:nsid w:val="184F38B6"/>
    <w:multiLevelType w:val="hybridMultilevel"/>
    <w:tmpl w:val="DE9248B6"/>
    <w:lvl w:ilvl="0" w:tplc="0407000F">
      <w:start w:val="1"/>
      <w:numFmt w:val="decimal"/>
      <w:lvlText w:val="%1."/>
      <w:lvlJc w:val="left"/>
      <w:pPr>
        <w:ind w:left="720" w:hanging="360"/>
      </w:pPr>
      <w:rPr>
        <w:rFonts w:cs="Times New Roman"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6" w15:restartNumberingAfterBreak="0">
    <w:nsid w:val="1A735C83"/>
    <w:multiLevelType w:val="hybridMultilevel"/>
    <w:tmpl w:val="91EEF190"/>
    <w:lvl w:ilvl="0" w:tplc="962E0F02">
      <w:start w:val="1"/>
      <w:numFmt w:val="bullet"/>
      <w:lvlText w:val=""/>
      <w:lvlPicBulletId w:val="0"/>
      <w:lvlJc w:val="left"/>
      <w:pPr>
        <w:tabs>
          <w:tab w:val="num" w:pos="1637"/>
        </w:tabs>
        <w:ind w:left="1637" w:hanging="360"/>
      </w:pPr>
      <w:rPr>
        <w:rFonts w:ascii="Symbol" w:hAnsi="Symbol" w:hint="default"/>
      </w:rPr>
    </w:lvl>
    <w:lvl w:ilvl="1" w:tplc="B0D09D5A">
      <w:numFmt w:val="bullet"/>
      <w:lvlText w:val="•"/>
      <w:lvlJc w:val="left"/>
      <w:pPr>
        <w:ind w:left="219" w:hanging="690"/>
      </w:pPr>
      <w:rPr>
        <w:rFonts w:ascii="Calibri" w:eastAsia="Times New Roman" w:hAnsi="Calibri" w:hint="default"/>
      </w:rPr>
    </w:lvl>
    <w:lvl w:ilvl="2" w:tplc="ED4E8590">
      <w:start w:val="1"/>
      <w:numFmt w:val="bullet"/>
      <w:lvlText w:val=""/>
      <w:lvlJc w:val="left"/>
      <w:pPr>
        <w:tabs>
          <w:tab w:val="num" w:pos="609"/>
        </w:tabs>
        <w:ind w:left="609" w:hanging="360"/>
      </w:pPr>
      <w:rPr>
        <w:rFonts w:ascii="Symbol" w:hAnsi="Symbol" w:hint="default"/>
      </w:rPr>
    </w:lvl>
    <w:lvl w:ilvl="3" w:tplc="54B86E6C">
      <w:start w:val="1"/>
      <w:numFmt w:val="bullet"/>
      <w:lvlText w:val=""/>
      <w:lvlJc w:val="left"/>
      <w:pPr>
        <w:tabs>
          <w:tab w:val="num" w:pos="1329"/>
        </w:tabs>
        <w:ind w:left="1329" w:hanging="360"/>
      </w:pPr>
      <w:rPr>
        <w:rFonts w:ascii="Symbol" w:hAnsi="Symbol" w:hint="default"/>
      </w:rPr>
    </w:lvl>
    <w:lvl w:ilvl="4" w:tplc="B62C29CE">
      <w:start w:val="1"/>
      <w:numFmt w:val="bullet"/>
      <w:lvlText w:val=""/>
      <w:lvlJc w:val="left"/>
      <w:pPr>
        <w:tabs>
          <w:tab w:val="num" w:pos="2049"/>
        </w:tabs>
        <w:ind w:left="2049" w:hanging="360"/>
      </w:pPr>
      <w:rPr>
        <w:rFonts w:ascii="Symbol" w:hAnsi="Symbol" w:hint="default"/>
      </w:rPr>
    </w:lvl>
    <w:lvl w:ilvl="5" w:tplc="1304E190" w:tentative="1">
      <w:start w:val="1"/>
      <w:numFmt w:val="bullet"/>
      <w:lvlText w:val=""/>
      <w:lvlJc w:val="left"/>
      <w:pPr>
        <w:tabs>
          <w:tab w:val="num" w:pos="2769"/>
        </w:tabs>
        <w:ind w:left="2769" w:hanging="360"/>
      </w:pPr>
      <w:rPr>
        <w:rFonts w:ascii="Symbol" w:hAnsi="Symbol" w:hint="default"/>
      </w:rPr>
    </w:lvl>
    <w:lvl w:ilvl="6" w:tplc="E37E06BA" w:tentative="1">
      <w:start w:val="1"/>
      <w:numFmt w:val="bullet"/>
      <w:lvlText w:val=""/>
      <w:lvlJc w:val="left"/>
      <w:pPr>
        <w:tabs>
          <w:tab w:val="num" w:pos="3489"/>
        </w:tabs>
        <w:ind w:left="3489" w:hanging="360"/>
      </w:pPr>
      <w:rPr>
        <w:rFonts w:ascii="Symbol" w:hAnsi="Symbol" w:hint="default"/>
      </w:rPr>
    </w:lvl>
    <w:lvl w:ilvl="7" w:tplc="4A483FDE" w:tentative="1">
      <w:start w:val="1"/>
      <w:numFmt w:val="bullet"/>
      <w:lvlText w:val=""/>
      <w:lvlJc w:val="left"/>
      <w:pPr>
        <w:tabs>
          <w:tab w:val="num" w:pos="4209"/>
        </w:tabs>
        <w:ind w:left="4209" w:hanging="360"/>
      </w:pPr>
      <w:rPr>
        <w:rFonts w:ascii="Symbol" w:hAnsi="Symbol" w:hint="default"/>
      </w:rPr>
    </w:lvl>
    <w:lvl w:ilvl="8" w:tplc="AF724042" w:tentative="1">
      <w:start w:val="1"/>
      <w:numFmt w:val="bullet"/>
      <w:lvlText w:val=""/>
      <w:lvlJc w:val="left"/>
      <w:pPr>
        <w:tabs>
          <w:tab w:val="num" w:pos="4929"/>
        </w:tabs>
        <w:ind w:left="4929" w:hanging="360"/>
      </w:pPr>
      <w:rPr>
        <w:rFonts w:ascii="Symbol" w:hAnsi="Symbol" w:hint="default"/>
      </w:rPr>
    </w:lvl>
  </w:abstractNum>
  <w:abstractNum w:abstractNumId="7" w15:restartNumberingAfterBreak="0">
    <w:nsid w:val="24F04B58"/>
    <w:multiLevelType w:val="hybridMultilevel"/>
    <w:tmpl w:val="47AE7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F03AFF"/>
    <w:multiLevelType w:val="hybridMultilevel"/>
    <w:tmpl w:val="0BB6A1DE"/>
    <w:lvl w:ilvl="0" w:tplc="27160252">
      <w:start w:val="1"/>
      <w:numFmt w:val="decimal"/>
      <w:pStyle w:val="ZchnZchn"/>
      <w:lvlText w:val="%1."/>
      <w:lvlJc w:val="left"/>
      <w:pPr>
        <w:tabs>
          <w:tab w:val="num" w:pos="360"/>
        </w:tabs>
        <w:ind w:left="360" w:hanging="360"/>
      </w:pPr>
      <w:rPr>
        <w:rFonts w:cs="Times New Roman" w:hint="default"/>
        <w:b/>
        <w:i w:val="0"/>
      </w:rPr>
    </w:lvl>
    <w:lvl w:ilvl="1" w:tplc="08090003" w:tentative="1">
      <w:start w:val="1"/>
      <w:numFmt w:val="lowerLetter"/>
      <w:lvlText w:val="%2."/>
      <w:lvlJc w:val="left"/>
      <w:pPr>
        <w:tabs>
          <w:tab w:val="num" w:pos="1440"/>
        </w:tabs>
        <w:ind w:left="1440" w:hanging="360"/>
      </w:pPr>
      <w:rPr>
        <w:rFonts w:cs="Times New Roman"/>
      </w:rPr>
    </w:lvl>
    <w:lvl w:ilvl="2" w:tplc="08090005" w:tentative="1">
      <w:start w:val="1"/>
      <w:numFmt w:val="lowerRoman"/>
      <w:lvlText w:val="%3."/>
      <w:lvlJc w:val="right"/>
      <w:pPr>
        <w:tabs>
          <w:tab w:val="num" w:pos="2160"/>
        </w:tabs>
        <w:ind w:left="2160" w:hanging="180"/>
      </w:pPr>
      <w:rPr>
        <w:rFonts w:cs="Times New Roman"/>
      </w:rPr>
    </w:lvl>
    <w:lvl w:ilvl="3" w:tplc="08090001" w:tentative="1">
      <w:start w:val="1"/>
      <w:numFmt w:val="decimal"/>
      <w:lvlText w:val="%4."/>
      <w:lvlJc w:val="left"/>
      <w:pPr>
        <w:tabs>
          <w:tab w:val="num" w:pos="2880"/>
        </w:tabs>
        <w:ind w:left="2880" w:hanging="360"/>
      </w:pPr>
      <w:rPr>
        <w:rFonts w:cs="Times New Roman"/>
      </w:rPr>
    </w:lvl>
    <w:lvl w:ilvl="4" w:tplc="08090003" w:tentative="1">
      <w:start w:val="1"/>
      <w:numFmt w:val="lowerLetter"/>
      <w:lvlText w:val="%5."/>
      <w:lvlJc w:val="left"/>
      <w:pPr>
        <w:tabs>
          <w:tab w:val="num" w:pos="3600"/>
        </w:tabs>
        <w:ind w:left="3600" w:hanging="360"/>
      </w:pPr>
      <w:rPr>
        <w:rFonts w:cs="Times New Roman"/>
      </w:rPr>
    </w:lvl>
    <w:lvl w:ilvl="5" w:tplc="08090005" w:tentative="1">
      <w:start w:val="1"/>
      <w:numFmt w:val="lowerRoman"/>
      <w:lvlText w:val="%6."/>
      <w:lvlJc w:val="right"/>
      <w:pPr>
        <w:tabs>
          <w:tab w:val="num" w:pos="4320"/>
        </w:tabs>
        <w:ind w:left="4320" w:hanging="180"/>
      </w:pPr>
      <w:rPr>
        <w:rFonts w:cs="Times New Roman"/>
      </w:rPr>
    </w:lvl>
    <w:lvl w:ilvl="6" w:tplc="08090001" w:tentative="1">
      <w:start w:val="1"/>
      <w:numFmt w:val="decimal"/>
      <w:lvlText w:val="%7."/>
      <w:lvlJc w:val="left"/>
      <w:pPr>
        <w:tabs>
          <w:tab w:val="num" w:pos="5040"/>
        </w:tabs>
        <w:ind w:left="5040" w:hanging="360"/>
      </w:pPr>
      <w:rPr>
        <w:rFonts w:cs="Times New Roman"/>
      </w:rPr>
    </w:lvl>
    <w:lvl w:ilvl="7" w:tplc="08090003" w:tentative="1">
      <w:start w:val="1"/>
      <w:numFmt w:val="lowerLetter"/>
      <w:lvlText w:val="%8."/>
      <w:lvlJc w:val="left"/>
      <w:pPr>
        <w:tabs>
          <w:tab w:val="num" w:pos="5760"/>
        </w:tabs>
        <w:ind w:left="5760" w:hanging="360"/>
      </w:pPr>
      <w:rPr>
        <w:rFonts w:cs="Times New Roman"/>
      </w:rPr>
    </w:lvl>
    <w:lvl w:ilvl="8" w:tplc="08090005" w:tentative="1">
      <w:start w:val="1"/>
      <w:numFmt w:val="lowerRoman"/>
      <w:lvlText w:val="%9."/>
      <w:lvlJc w:val="right"/>
      <w:pPr>
        <w:tabs>
          <w:tab w:val="num" w:pos="6480"/>
        </w:tabs>
        <w:ind w:left="6480" w:hanging="180"/>
      </w:pPr>
      <w:rPr>
        <w:rFonts w:cs="Times New Roman"/>
      </w:rPr>
    </w:lvl>
  </w:abstractNum>
  <w:abstractNum w:abstractNumId="9" w15:restartNumberingAfterBreak="0">
    <w:nsid w:val="291C4FC2"/>
    <w:multiLevelType w:val="hybridMultilevel"/>
    <w:tmpl w:val="FE908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462891"/>
    <w:multiLevelType w:val="hybridMultilevel"/>
    <w:tmpl w:val="E9C83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711B33"/>
    <w:multiLevelType w:val="hybridMultilevel"/>
    <w:tmpl w:val="33629D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13D5DA6"/>
    <w:multiLevelType w:val="singleLevel"/>
    <w:tmpl w:val="099AC044"/>
    <w:lvl w:ilvl="0">
      <w:start w:val="1"/>
      <w:numFmt w:val="decimal"/>
      <w:pStyle w:val="numparg"/>
      <w:lvlText w:val="%1."/>
      <w:lvlJc w:val="left"/>
      <w:pPr>
        <w:tabs>
          <w:tab w:val="num" w:pos="360"/>
        </w:tabs>
        <w:ind w:left="360" w:hanging="360"/>
      </w:pPr>
      <w:rPr>
        <w:rFonts w:cs="Times New Roman"/>
      </w:rPr>
    </w:lvl>
  </w:abstractNum>
  <w:abstractNum w:abstractNumId="13" w15:restartNumberingAfterBreak="0">
    <w:nsid w:val="529F5709"/>
    <w:multiLevelType w:val="hybridMultilevel"/>
    <w:tmpl w:val="73D41BEE"/>
    <w:lvl w:ilvl="0" w:tplc="0809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4" w15:restartNumberingAfterBreak="0">
    <w:nsid w:val="56362867"/>
    <w:multiLevelType w:val="hybridMultilevel"/>
    <w:tmpl w:val="036483F6"/>
    <w:lvl w:ilvl="0" w:tplc="17DA4F1E">
      <w:start w:val="1"/>
      <w:numFmt w:val="decimal"/>
      <w:lvlText w:val="%1."/>
      <w:lvlJc w:val="left"/>
      <w:pPr>
        <w:ind w:left="1562" w:hanging="360"/>
      </w:pPr>
      <w:rPr>
        <w:rFonts w:cs="Times New Roman" w:hint="default"/>
        <w:b w:val="0"/>
        <w:bCs/>
      </w:rPr>
    </w:lvl>
    <w:lvl w:ilvl="1" w:tplc="04070019" w:tentative="1">
      <w:start w:val="1"/>
      <w:numFmt w:val="lowerLetter"/>
      <w:lvlText w:val="%2."/>
      <w:lvlJc w:val="left"/>
      <w:pPr>
        <w:ind w:left="2282" w:hanging="360"/>
      </w:pPr>
      <w:rPr>
        <w:rFonts w:cs="Times New Roman"/>
      </w:rPr>
    </w:lvl>
    <w:lvl w:ilvl="2" w:tplc="0407001B" w:tentative="1">
      <w:start w:val="1"/>
      <w:numFmt w:val="lowerRoman"/>
      <w:lvlText w:val="%3."/>
      <w:lvlJc w:val="right"/>
      <w:pPr>
        <w:ind w:left="3002" w:hanging="180"/>
      </w:pPr>
      <w:rPr>
        <w:rFonts w:cs="Times New Roman"/>
      </w:rPr>
    </w:lvl>
    <w:lvl w:ilvl="3" w:tplc="0407000F" w:tentative="1">
      <w:start w:val="1"/>
      <w:numFmt w:val="decimal"/>
      <w:lvlText w:val="%4."/>
      <w:lvlJc w:val="left"/>
      <w:pPr>
        <w:ind w:left="3722" w:hanging="360"/>
      </w:pPr>
      <w:rPr>
        <w:rFonts w:cs="Times New Roman"/>
      </w:rPr>
    </w:lvl>
    <w:lvl w:ilvl="4" w:tplc="04070019" w:tentative="1">
      <w:start w:val="1"/>
      <w:numFmt w:val="lowerLetter"/>
      <w:lvlText w:val="%5."/>
      <w:lvlJc w:val="left"/>
      <w:pPr>
        <w:ind w:left="4442" w:hanging="360"/>
      </w:pPr>
      <w:rPr>
        <w:rFonts w:cs="Times New Roman"/>
      </w:rPr>
    </w:lvl>
    <w:lvl w:ilvl="5" w:tplc="0407001B" w:tentative="1">
      <w:start w:val="1"/>
      <w:numFmt w:val="lowerRoman"/>
      <w:lvlText w:val="%6."/>
      <w:lvlJc w:val="right"/>
      <w:pPr>
        <w:ind w:left="5162" w:hanging="180"/>
      </w:pPr>
      <w:rPr>
        <w:rFonts w:cs="Times New Roman"/>
      </w:rPr>
    </w:lvl>
    <w:lvl w:ilvl="6" w:tplc="0407000F" w:tentative="1">
      <w:start w:val="1"/>
      <w:numFmt w:val="decimal"/>
      <w:lvlText w:val="%7."/>
      <w:lvlJc w:val="left"/>
      <w:pPr>
        <w:ind w:left="5882" w:hanging="360"/>
      </w:pPr>
      <w:rPr>
        <w:rFonts w:cs="Times New Roman"/>
      </w:rPr>
    </w:lvl>
    <w:lvl w:ilvl="7" w:tplc="04070019" w:tentative="1">
      <w:start w:val="1"/>
      <w:numFmt w:val="lowerLetter"/>
      <w:lvlText w:val="%8."/>
      <w:lvlJc w:val="left"/>
      <w:pPr>
        <w:ind w:left="6602" w:hanging="360"/>
      </w:pPr>
      <w:rPr>
        <w:rFonts w:cs="Times New Roman"/>
      </w:rPr>
    </w:lvl>
    <w:lvl w:ilvl="8" w:tplc="0407001B" w:tentative="1">
      <w:start w:val="1"/>
      <w:numFmt w:val="lowerRoman"/>
      <w:lvlText w:val="%9."/>
      <w:lvlJc w:val="right"/>
      <w:pPr>
        <w:ind w:left="7322" w:hanging="180"/>
      </w:pPr>
      <w:rPr>
        <w:rFonts w:cs="Times New Roman"/>
      </w:rPr>
    </w:lvl>
  </w:abstractNum>
  <w:abstractNum w:abstractNumId="15" w15:restartNumberingAfterBreak="0">
    <w:nsid w:val="56DA2C24"/>
    <w:multiLevelType w:val="hybridMultilevel"/>
    <w:tmpl w:val="E6C0DEEC"/>
    <w:lvl w:ilvl="0" w:tplc="38E0661E">
      <w:start w:val="8"/>
      <w:numFmt w:val="bullet"/>
      <w:lvlText w:val="-"/>
      <w:lvlJc w:val="left"/>
      <w:pPr>
        <w:ind w:left="720" w:hanging="360"/>
      </w:pPr>
      <w:rPr>
        <w:rFonts w:ascii="Calibri" w:eastAsia="Times New Roman" w:hAnsi="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8F799E"/>
    <w:multiLevelType w:val="multilevel"/>
    <w:tmpl w:val="04FC8F94"/>
    <w:name w:val="List Number 3"/>
    <w:lvl w:ilvl="0">
      <w:start w:val="1"/>
      <w:numFmt w:val="decimal"/>
      <w:lvlRestart w:val="0"/>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5BDF43B6"/>
    <w:multiLevelType w:val="hybridMultilevel"/>
    <w:tmpl w:val="A79A445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8" w15:restartNumberingAfterBreak="0">
    <w:nsid w:val="5E36120E"/>
    <w:multiLevelType w:val="hybridMultilevel"/>
    <w:tmpl w:val="F790D83A"/>
    <w:lvl w:ilvl="0" w:tplc="08090001">
      <w:start w:val="1"/>
      <w:numFmt w:val="bullet"/>
      <w:lvlText w:val=""/>
      <w:lvlJc w:val="left"/>
      <w:pPr>
        <w:ind w:left="720" w:hanging="360"/>
      </w:pPr>
      <w:rPr>
        <w:rFonts w:ascii="Symbol" w:hAnsi="Symbol" w:hint="default"/>
      </w:rPr>
    </w:lvl>
    <w:lvl w:ilvl="1" w:tplc="DB2CA204">
      <w:numFmt w:val="bullet"/>
      <w:lvlText w:val="•"/>
      <w:lvlJc w:val="left"/>
      <w:pPr>
        <w:ind w:left="1800" w:hanging="720"/>
      </w:pPr>
      <w:rPr>
        <w:rFonts w:ascii="Times New Roman" w:eastAsia="Times New Roman" w:hAnsi="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2F63C47"/>
    <w:multiLevelType w:val="hybridMultilevel"/>
    <w:tmpl w:val="99A83C84"/>
    <w:lvl w:ilvl="0" w:tplc="D700D58A">
      <w:start w:val="1"/>
      <w:numFmt w:val="lowerLetter"/>
      <w:lvlText w:val="(%1)"/>
      <w:lvlJc w:val="left"/>
      <w:pPr>
        <w:ind w:left="1080" w:hanging="360"/>
      </w:pPr>
      <w:rPr>
        <w:rFonts w:cs="Times New Roman" w:hint="default"/>
      </w:rPr>
    </w:lvl>
    <w:lvl w:ilvl="1" w:tplc="080C0019" w:tentative="1">
      <w:start w:val="1"/>
      <w:numFmt w:val="lowerLetter"/>
      <w:lvlText w:val="%2."/>
      <w:lvlJc w:val="left"/>
      <w:pPr>
        <w:ind w:left="1800" w:hanging="360"/>
      </w:pPr>
      <w:rPr>
        <w:rFonts w:cs="Times New Roman"/>
      </w:rPr>
    </w:lvl>
    <w:lvl w:ilvl="2" w:tplc="080C001B" w:tentative="1">
      <w:start w:val="1"/>
      <w:numFmt w:val="lowerRoman"/>
      <w:lvlText w:val="%3."/>
      <w:lvlJc w:val="right"/>
      <w:pPr>
        <w:ind w:left="2520" w:hanging="180"/>
      </w:pPr>
      <w:rPr>
        <w:rFonts w:cs="Times New Roman"/>
      </w:rPr>
    </w:lvl>
    <w:lvl w:ilvl="3" w:tplc="080C000F" w:tentative="1">
      <w:start w:val="1"/>
      <w:numFmt w:val="decimal"/>
      <w:lvlText w:val="%4."/>
      <w:lvlJc w:val="left"/>
      <w:pPr>
        <w:ind w:left="3240" w:hanging="360"/>
      </w:pPr>
      <w:rPr>
        <w:rFonts w:cs="Times New Roman"/>
      </w:rPr>
    </w:lvl>
    <w:lvl w:ilvl="4" w:tplc="080C0019" w:tentative="1">
      <w:start w:val="1"/>
      <w:numFmt w:val="lowerLetter"/>
      <w:lvlText w:val="%5."/>
      <w:lvlJc w:val="left"/>
      <w:pPr>
        <w:ind w:left="3960" w:hanging="360"/>
      </w:pPr>
      <w:rPr>
        <w:rFonts w:cs="Times New Roman"/>
      </w:rPr>
    </w:lvl>
    <w:lvl w:ilvl="5" w:tplc="080C001B" w:tentative="1">
      <w:start w:val="1"/>
      <w:numFmt w:val="lowerRoman"/>
      <w:lvlText w:val="%6."/>
      <w:lvlJc w:val="right"/>
      <w:pPr>
        <w:ind w:left="4680" w:hanging="180"/>
      </w:pPr>
      <w:rPr>
        <w:rFonts w:cs="Times New Roman"/>
      </w:rPr>
    </w:lvl>
    <w:lvl w:ilvl="6" w:tplc="080C000F" w:tentative="1">
      <w:start w:val="1"/>
      <w:numFmt w:val="decimal"/>
      <w:lvlText w:val="%7."/>
      <w:lvlJc w:val="left"/>
      <w:pPr>
        <w:ind w:left="5400" w:hanging="360"/>
      </w:pPr>
      <w:rPr>
        <w:rFonts w:cs="Times New Roman"/>
      </w:rPr>
    </w:lvl>
    <w:lvl w:ilvl="7" w:tplc="080C0019" w:tentative="1">
      <w:start w:val="1"/>
      <w:numFmt w:val="lowerLetter"/>
      <w:lvlText w:val="%8."/>
      <w:lvlJc w:val="left"/>
      <w:pPr>
        <w:ind w:left="6120" w:hanging="360"/>
      </w:pPr>
      <w:rPr>
        <w:rFonts w:cs="Times New Roman"/>
      </w:rPr>
    </w:lvl>
    <w:lvl w:ilvl="8" w:tplc="080C001B" w:tentative="1">
      <w:start w:val="1"/>
      <w:numFmt w:val="lowerRoman"/>
      <w:lvlText w:val="%9."/>
      <w:lvlJc w:val="right"/>
      <w:pPr>
        <w:ind w:left="6840" w:hanging="180"/>
      </w:pPr>
      <w:rPr>
        <w:rFonts w:cs="Times New Roman"/>
      </w:rPr>
    </w:lvl>
  </w:abstractNum>
  <w:abstractNum w:abstractNumId="20" w15:restartNumberingAfterBreak="0">
    <w:nsid w:val="63B97791"/>
    <w:multiLevelType w:val="hybridMultilevel"/>
    <w:tmpl w:val="AC968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374380"/>
    <w:multiLevelType w:val="hybridMultilevel"/>
    <w:tmpl w:val="505AE89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71FD3AD5"/>
    <w:multiLevelType w:val="hybridMultilevel"/>
    <w:tmpl w:val="E82A387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9742008"/>
    <w:multiLevelType w:val="hybridMultilevel"/>
    <w:tmpl w:val="F80ED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2"/>
  </w:num>
  <w:num w:numId="2">
    <w:abstractNumId w:val="0"/>
  </w:num>
  <w:num w:numId="3">
    <w:abstractNumId w:val="12"/>
  </w:num>
  <w:num w:numId="4">
    <w:abstractNumId w:val="3"/>
  </w:num>
  <w:num w:numId="5">
    <w:abstractNumId w:val="16"/>
  </w:num>
  <w:num w:numId="6">
    <w:abstractNumId w:val="8"/>
  </w:num>
  <w:num w:numId="7">
    <w:abstractNumId w:val="15"/>
  </w:num>
  <w:num w:numId="8">
    <w:abstractNumId w:val="18"/>
  </w:num>
  <w:num w:numId="9">
    <w:abstractNumId w:val="23"/>
  </w:num>
  <w:num w:numId="10">
    <w:abstractNumId w:val="9"/>
  </w:num>
  <w:num w:numId="11">
    <w:abstractNumId w:val="10"/>
  </w:num>
  <w:num w:numId="12">
    <w:abstractNumId w:val="1"/>
  </w:num>
  <w:num w:numId="13">
    <w:abstractNumId w:val="4"/>
  </w:num>
  <w:num w:numId="14">
    <w:abstractNumId w:val="2"/>
  </w:num>
  <w:num w:numId="15">
    <w:abstractNumId w:val="7"/>
  </w:num>
  <w:num w:numId="16">
    <w:abstractNumId w:val="5"/>
  </w:num>
  <w:num w:numId="17">
    <w:abstractNumId w:val="11"/>
  </w:num>
  <w:num w:numId="18">
    <w:abstractNumId w:val="14"/>
  </w:num>
  <w:num w:numId="19">
    <w:abstractNumId w:val="21"/>
  </w:num>
  <w:num w:numId="20">
    <w:abstractNumId w:val="20"/>
  </w:num>
  <w:num w:numId="21">
    <w:abstractNumId w:val="17"/>
  </w:num>
  <w:num w:numId="22">
    <w:abstractNumId w:val="6"/>
  </w:num>
  <w:num w:numId="23">
    <w:abstractNumId w:val="19"/>
  </w:num>
  <w:num w:numId="24">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atjana Gattermann">
    <w15:presenceInfo w15:providerId="AD" w15:userId="S::k.gattermann@uva.nl::e4c3253b-b36f-4e03-b527-18141f0b00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NotTrackFormatting/>
  <w:defaultTabStop w:val="720"/>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docVars>
    <w:docVar w:name="LW_DocType" w:val="NORMAL"/>
  </w:docVars>
  <w:rsids>
    <w:rsidRoot w:val="00A93C36"/>
    <w:rsid w:val="000005BD"/>
    <w:rsid w:val="00000DDB"/>
    <w:rsid w:val="0000184F"/>
    <w:rsid w:val="00001AC6"/>
    <w:rsid w:val="00001E80"/>
    <w:rsid w:val="000029EA"/>
    <w:rsid w:val="00002AEC"/>
    <w:rsid w:val="00003B51"/>
    <w:rsid w:val="00003E0D"/>
    <w:rsid w:val="00004CA5"/>
    <w:rsid w:val="000052BF"/>
    <w:rsid w:val="00005D8B"/>
    <w:rsid w:val="00006503"/>
    <w:rsid w:val="00006699"/>
    <w:rsid w:val="000070BC"/>
    <w:rsid w:val="0000760B"/>
    <w:rsid w:val="00007D01"/>
    <w:rsid w:val="00010539"/>
    <w:rsid w:val="0001122F"/>
    <w:rsid w:val="000118C9"/>
    <w:rsid w:val="00011B54"/>
    <w:rsid w:val="000120C3"/>
    <w:rsid w:val="00012184"/>
    <w:rsid w:val="00012C25"/>
    <w:rsid w:val="00013A40"/>
    <w:rsid w:val="0001459E"/>
    <w:rsid w:val="00014F09"/>
    <w:rsid w:val="00015481"/>
    <w:rsid w:val="000158A2"/>
    <w:rsid w:val="00015B50"/>
    <w:rsid w:val="00016282"/>
    <w:rsid w:val="00017546"/>
    <w:rsid w:val="000176B3"/>
    <w:rsid w:val="00020193"/>
    <w:rsid w:val="00020311"/>
    <w:rsid w:val="00021EBA"/>
    <w:rsid w:val="00021F02"/>
    <w:rsid w:val="000226EC"/>
    <w:rsid w:val="00022944"/>
    <w:rsid w:val="00022AC3"/>
    <w:rsid w:val="00023911"/>
    <w:rsid w:val="00023C27"/>
    <w:rsid w:val="00025A50"/>
    <w:rsid w:val="00025BEE"/>
    <w:rsid w:val="00025FA5"/>
    <w:rsid w:val="00026715"/>
    <w:rsid w:val="0002673A"/>
    <w:rsid w:val="0002765F"/>
    <w:rsid w:val="00027B13"/>
    <w:rsid w:val="00027EA2"/>
    <w:rsid w:val="00030371"/>
    <w:rsid w:val="00031035"/>
    <w:rsid w:val="00031435"/>
    <w:rsid w:val="000325B5"/>
    <w:rsid w:val="00032BD7"/>
    <w:rsid w:val="0003557E"/>
    <w:rsid w:val="0003559D"/>
    <w:rsid w:val="00035B81"/>
    <w:rsid w:val="00035ECF"/>
    <w:rsid w:val="00036647"/>
    <w:rsid w:val="00040C2A"/>
    <w:rsid w:val="00040EBC"/>
    <w:rsid w:val="00045D89"/>
    <w:rsid w:val="0004694D"/>
    <w:rsid w:val="00046D95"/>
    <w:rsid w:val="00047869"/>
    <w:rsid w:val="0005009F"/>
    <w:rsid w:val="00050A83"/>
    <w:rsid w:val="00050B6A"/>
    <w:rsid w:val="00051452"/>
    <w:rsid w:val="0005147E"/>
    <w:rsid w:val="000514B2"/>
    <w:rsid w:val="00053F99"/>
    <w:rsid w:val="00054701"/>
    <w:rsid w:val="00054967"/>
    <w:rsid w:val="00057386"/>
    <w:rsid w:val="00060882"/>
    <w:rsid w:val="00060FF6"/>
    <w:rsid w:val="00062693"/>
    <w:rsid w:val="0006372F"/>
    <w:rsid w:val="000656C0"/>
    <w:rsid w:val="00071537"/>
    <w:rsid w:val="000716E9"/>
    <w:rsid w:val="00073A9B"/>
    <w:rsid w:val="0007558A"/>
    <w:rsid w:val="0007572B"/>
    <w:rsid w:val="00076FC1"/>
    <w:rsid w:val="00077595"/>
    <w:rsid w:val="000810FB"/>
    <w:rsid w:val="00081F63"/>
    <w:rsid w:val="000837C4"/>
    <w:rsid w:val="00083CCF"/>
    <w:rsid w:val="000846D1"/>
    <w:rsid w:val="0008484B"/>
    <w:rsid w:val="00085FD4"/>
    <w:rsid w:val="00086F46"/>
    <w:rsid w:val="00087861"/>
    <w:rsid w:val="00090977"/>
    <w:rsid w:val="00091B2D"/>
    <w:rsid w:val="00091DB1"/>
    <w:rsid w:val="000921C4"/>
    <w:rsid w:val="00092401"/>
    <w:rsid w:val="00092520"/>
    <w:rsid w:val="00094427"/>
    <w:rsid w:val="000945B7"/>
    <w:rsid w:val="0009460F"/>
    <w:rsid w:val="000951F2"/>
    <w:rsid w:val="00095CB1"/>
    <w:rsid w:val="0009658B"/>
    <w:rsid w:val="000972EC"/>
    <w:rsid w:val="000A0EFB"/>
    <w:rsid w:val="000A1D85"/>
    <w:rsid w:val="000A1F97"/>
    <w:rsid w:val="000A224E"/>
    <w:rsid w:val="000A2797"/>
    <w:rsid w:val="000A2A8A"/>
    <w:rsid w:val="000A33C3"/>
    <w:rsid w:val="000A3704"/>
    <w:rsid w:val="000A447F"/>
    <w:rsid w:val="000A6034"/>
    <w:rsid w:val="000A697F"/>
    <w:rsid w:val="000A7115"/>
    <w:rsid w:val="000A7F3B"/>
    <w:rsid w:val="000B0534"/>
    <w:rsid w:val="000B0EC8"/>
    <w:rsid w:val="000B119A"/>
    <w:rsid w:val="000B3702"/>
    <w:rsid w:val="000B3EF3"/>
    <w:rsid w:val="000B4261"/>
    <w:rsid w:val="000B44B3"/>
    <w:rsid w:val="000B4A18"/>
    <w:rsid w:val="000B4F02"/>
    <w:rsid w:val="000B5552"/>
    <w:rsid w:val="000B67DF"/>
    <w:rsid w:val="000B6E36"/>
    <w:rsid w:val="000B71B6"/>
    <w:rsid w:val="000B7316"/>
    <w:rsid w:val="000B79F2"/>
    <w:rsid w:val="000C0AA9"/>
    <w:rsid w:val="000C1180"/>
    <w:rsid w:val="000C205E"/>
    <w:rsid w:val="000C206E"/>
    <w:rsid w:val="000C29B7"/>
    <w:rsid w:val="000C5970"/>
    <w:rsid w:val="000C5ABF"/>
    <w:rsid w:val="000C5F31"/>
    <w:rsid w:val="000C6013"/>
    <w:rsid w:val="000C6F37"/>
    <w:rsid w:val="000C77EA"/>
    <w:rsid w:val="000D0907"/>
    <w:rsid w:val="000D1363"/>
    <w:rsid w:val="000D1E96"/>
    <w:rsid w:val="000D20CB"/>
    <w:rsid w:val="000D2BBC"/>
    <w:rsid w:val="000D4494"/>
    <w:rsid w:val="000D47C6"/>
    <w:rsid w:val="000D49A7"/>
    <w:rsid w:val="000D51C7"/>
    <w:rsid w:val="000D52E3"/>
    <w:rsid w:val="000D5C1A"/>
    <w:rsid w:val="000D69E2"/>
    <w:rsid w:val="000D765F"/>
    <w:rsid w:val="000D7715"/>
    <w:rsid w:val="000D7F21"/>
    <w:rsid w:val="000E0C1D"/>
    <w:rsid w:val="000E1A37"/>
    <w:rsid w:val="000E23F3"/>
    <w:rsid w:val="000E2471"/>
    <w:rsid w:val="000E2713"/>
    <w:rsid w:val="000E2A07"/>
    <w:rsid w:val="000E3F72"/>
    <w:rsid w:val="000E444D"/>
    <w:rsid w:val="000E4524"/>
    <w:rsid w:val="000E53AD"/>
    <w:rsid w:val="000E61F0"/>
    <w:rsid w:val="000E6203"/>
    <w:rsid w:val="000E6CA2"/>
    <w:rsid w:val="000E7D5B"/>
    <w:rsid w:val="000F0DCC"/>
    <w:rsid w:val="000F0DD7"/>
    <w:rsid w:val="000F1E68"/>
    <w:rsid w:val="000F1FB0"/>
    <w:rsid w:val="000F2757"/>
    <w:rsid w:val="000F28BC"/>
    <w:rsid w:val="000F31AB"/>
    <w:rsid w:val="000F332E"/>
    <w:rsid w:val="000F46F8"/>
    <w:rsid w:val="000F51FC"/>
    <w:rsid w:val="000F5C81"/>
    <w:rsid w:val="000F7398"/>
    <w:rsid w:val="000F7B5F"/>
    <w:rsid w:val="000F7C57"/>
    <w:rsid w:val="0010022D"/>
    <w:rsid w:val="00100A8C"/>
    <w:rsid w:val="00100CB8"/>
    <w:rsid w:val="00101252"/>
    <w:rsid w:val="00101978"/>
    <w:rsid w:val="00104D6E"/>
    <w:rsid w:val="00105699"/>
    <w:rsid w:val="0010620B"/>
    <w:rsid w:val="0010721E"/>
    <w:rsid w:val="00107E21"/>
    <w:rsid w:val="00107E48"/>
    <w:rsid w:val="0011206D"/>
    <w:rsid w:val="00112EA7"/>
    <w:rsid w:val="00112F1A"/>
    <w:rsid w:val="001147E7"/>
    <w:rsid w:val="001150E8"/>
    <w:rsid w:val="001156F1"/>
    <w:rsid w:val="00115714"/>
    <w:rsid w:val="00115A12"/>
    <w:rsid w:val="0012059D"/>
    <w:rsid w:val="00121C06"/>
    <w:rsid w:val="0012248E"/>
    <w:rsid w:val="001224F6"/>
    <w:rsid w:val="00122646"/>
    <w:rsid w:val="00122B18"/>
    <w:rsid w:val="001234A6"/>
    <w:rsid w:val="0012389E"/>
    <w:rsid w:val="00124490"/>
    <w:rsid w:val="00124B88"/>
    <w:rsid w:val="001250A3"/>
    <w:rsid w:val="001256DA"/>
    <w:rsid w:val="00126FA8"/>
    <w:rsid w:val="0012705D"/>
    <w:rsid w:val="00127071"/>
    <w:rsid w:val="00127195"/>
    <w:rsid w:val="001271D2"/>
    <w:rsid w:val="00127E55"/>
    <w:rsid w:val="00130965"/>
    <w:rsid w:val="00131CD7"/>
    <w:rsid w:val="0013236F"/>
    <w:rsid w:val="00132393"/>
    <w:rsid w:val="00132F60"/>
    <w:rsid w:val="0013304E"/>
    <w:rsid w:val="00133951"/>
    <w:rsid w:val="00133CD9"/>
    <w:rsid w:val="00133DAF"/>
    <w:rsid w:val="00134852"/>
    <w:rsid w:val="001353CB"/>
    <w:rsid w:val="001370FD"/>
    <w:rsid w:val="00140820"/>
    <w:rsid w:val="0014152D"/>
    <w:rsid w:val="00141D6E"/>
    <w:rsid w:val="001425C6"/>
    <w:rsid w:val="00143427"/>
    <w:rsid w:val="00143512"/>
    <w:rsid w:val="00143B34"/>
    <w:rsid w:val="001455D6"/>
    <w:rsid w:val="00145DD1"/>
    <w:rsid w:val="0014604A"/>
    <w:rsid w:val="00146BE0"/>
    <w:rsid w:val="00146EF9"/>
    <w:rsid w:val="00147E6A"/>
    <w:rsid w:val="00150849"/>
    <w:rsid w:val="00150BB8"/>
    <w:rsid w:val="0015202F"/>
    <w:rsid w:val="001533FC"/>
    <w:rsid w:val="001537AE"/>
    <w:rsid w:val="00153966"/>
    <w:rsid w:val="00154807"/>
    <w:rsid w:val="00155C2A"/>
    <w:rsid w:val="00156FB3"/>
    <w:rsid w:val="00156FE1"/>
    <w:rsid w:val="0015765F"/>
    <w:rsid w:val="0015776D"/>
    <w:rsid w:val="00157B56"/>
    <w:rsid w:val="001603B7"/>
    <w:rsid w:val="00160813"/>
    <w:rsid w:val="00161B50"/>
    <w:rsid w:val="0016257E"/>
    <w:rsid w:val="001630BE"/>
    <w:rsid w:val="00163F3B"/>
    <w:rsid w:val="00165290"/>
    <w:rsid w:val="00166ED4"/>
    <w:rsid w:val="00167AC1"/>
    <w:rsid w:val="00167FAB"/>
    <w:rsid w:val="001703A9"/>
    <w:rsid w:val="00170BF4"/>
    <w:rsid w:val="00171B3C"/>
    <w:rsid w:val="00173DFF"/>
    <w:rsid w:val="001741EE"/>
    <w:rsid w:val="00174AF7"/>
    <w:rsid w:val="00174B3D"/>
    <w:rsid w:val="00175D9C"/>
    <w:rsid w:val="00177702"/>
    <w:rsid w:val="00177F62"/>
    <w:rsid w:val="00180FB4"/>
    <w:rsid w:val="00181AC1"/>
    <w:rsid w:val="00181DCF"/>
    <w:rsid w:val="00182292"/>
    <w:rsid w:val="00182512"/>
    <w:rsid w:val="001830A0"/>
    <w:rsid w:val="0018388C"/>
    <w:rsid w:val="001844D5"/>
    <w:rsid w:val="00184CDD"/>
    <w:rsid w:val="001853DC"/>
    <w:rsid w:val="00186089"/>
    <w:rsid w:val="00186717"/>
    <w:rsid w:val="00187096"/>
    <w:rsid w:val="00190131"/>
    <w:rsid w:val="00190415"/>
    <w:rsid w:val="0019085E"/>
    <w:rsid w:val="00191560"/>
    <w:rsid w:val="00191706"/>
    <w:rsid w:val="001922F1"/>
    <w:rsid w:val="001926D9"/>
    <w:rsid w:val="00193214"/>
    <w:rsid w:val="00193888"/>
    <w:rsid w:val="001950CA"/>
    <w:rsid w:val="0019527C"/>
    <w:rsid w:val="0019528D"/>
    <w:rsid w:val="0019573D"/>
    <w:rsid w:val="00195814"/>
    <w:rsid w:val="00196344"/>
    <w:rsid w:val="00196774"/>
    <w:rsid w:val="001967AF"/>
    <w:rsid w:val="00196917"/>
    <w:rsid w:val="00196D34"/>
    <w:rsid w:val="00197F60"/>
    <w:rsid w:val="001A09D3"/>
    <w:rsid w:val="001A1AFF"/>
    <w:rsid w:val="001A1B07"/>
    <w:rsid w:val="001A1C5D"/>
    <w:rsid w:val="001A2504"/>
    <w:rsid w:val="001A31C0"/>
    <w:rsid w:val="001A418C"/>
    <w:rsid w:val="001A62B9"/>
    <w:rsid w:val="001A6698"/>
    <w:rsid w:val="001A7C46"/>
    <w:rsid w:val="001B1009"/>
    <w:rsid w:val="001B17AF"/>
    <w:rsid w:val="001B1B71"/>
    <w:rsid w:val="001B1C85"/>
    <w:rsid w:val="001B1C95"/>
    <w:rsid w:val="001B27BF"/>
    <w:rsid w:val="001B28B6"/>
    <w:rsid w:val="001B33BB"/>
    <w:rsid w:val="001B456C"/>
    <w:rsid w:val="001B48BA"/>
    <w:rsid w:val="001B4C3E"/>
    <w:rsid w:val="001B544E"/>
    <w:rsid w:val="001B5EF7"/>
    <w:rsid w:val="001B5FD6"/>
    <w:rsid w:val="001B627E"/>
    <w:rsid w:val="001B6529"/>
    <w:rsid w:val="001B729F"/>
    <w:rsid w:val="001B7347"/>
    <w:rsid w:val="001B739E"/>
    <w:rsid w:val="001B7CE6"/>
    <w:rsid w:val="001C02D7"/>
    <w:rsid w:val="001C07EF"/>
    <w:rsid w:val="001C11ED"/>
    <w:rsid w:val="001C13CA"/>
    <w:rsid w:val="001C1B21"/>
    <w:rsid w:val="001C338D"/>
    <w:rsid w:val="001C4076"/>
    <w:rsid w:val="001C5D12"/>
    <w:rsid w:val="001C6E6F"/>
    <w:rsid w:val="001C70FC"/>
    <w:rsid w:val="001C7158"/>
    <w:rsid w:val="001D016C"/>
    <w:rsid w:val="001D073E"/>
    <w:rsid w:val="001D07F9"/>
    <w:rsid w:val="001D0C32"/>
    <w:rsid w:val="001D11BF"/>
    <w:rsid w:val="001D1FCC"/>
    <w:rsid w:val="001D2655"/>
    <w:rsid w:val="001D2DA1"/>
    <w:rsid w:val="001D39EA"/>
    <w:rsid w:val="001D3C6A"/>
    <w:rsid w:val="001D43BF"/>
    <w:rsid w:val="001D4DF0"/>
    <w:rsid w:val="001D5748"/>
    <w:rsid w:val="001D5B66"/>
    <w:rsid w:val="001D6A6E"/>
    <w:rsid w:val="001D6BF2"/>
    <w:rsid w:val="001D6FFC"/>
    <w:rsid w:val="001D708B"/>
    <w:rsid w:val="001D7887"/>
    <w:rsid w:val="001D7CD9"/>
    <w:rsid w:val="001E0D01"/>
    <w:rsid w:val="001E2132"/>
    <w:rsid w:val="001E24D0"/>
    <w:rsid w:val="001E2743"/>
    <w:rsid w:val="001E36E2"/>
    <w:rsid w:val="001E3876"/>
    <w:rsid w:val="001E40E4"/>
    <w:rsid w:val="001E4451"/>
    <w:rsid w:val="001E5673"/>
    <w:rsid w:val="001E5C46"/>
    <w:rsid w:val="001E601F"/>
    <w:rsid w:val="001E78E4"/>
    <w:rsid w:val="001F0A09"/>
    <w:rsid w:val="001F17C1"/>
    <w:rsid w:val="001F17E4"/>
    <w:rsid w:val="001F229E"/>
    <w:rsid w:val="001F2584"/>
    <w:rsid w:val="001F2A55"/>
    <w:rsid w:val="001F36FE"/>
    <w:rsid w:val="001F3D9C"/>
    <w:rsid w:val="001F4209"/>
    <w:rsid w:val="001F443A"/>
    <w:rsid w:val="001F4599"/>
    <w:rsid w:val="001F5C1D"/>
    <w:rsid w:val="001F64FB"/>
    <w:rsid w:val="001F7355"/>
    <w:rsid w:val="001F78B6"/>
    <w:rsid w:val="001F7A96"/>
    <w:rsid w:val="001F7AE7"/>
    <w:rsid w:val="001F7B80"/>
    <w:rsid w:val="0020080D"/>
    <w:rsid w:val="002013D6"/>
    <w:rsid w:val="002018D3"/>
    <w:rsid w:val="002024E7"/>
    <w:rsid w:val="00202601"/>
    <w:rsid w:val="00203074"/>
    <w:rsid w:val="00203320"/>
    <w:rsid w:val="002039D9"/>
    <w:rsid w:val="00203FF7"/>
    <w:rsid w:val="0020469A"/>
    <w:rsid w:val="00204E42"/>
    <w:rsid w:val="00204E91"/>
    <w:rsid w:val="0020570B"/>
    <w:rsid w:val="0020623E"/>
    <w:rsid w:val="00206C51"/>
    <w:rsid w:val="00207072"/>
    <w:rsid w:val="00207414"/>
    <w:rsid w:val="00207DC3"/>
    <w:rsid w:val="002108C8"/>
    <w:rsid w:val="00210D19"/>
    <w:rsid w:val="00210DC7"/>
    <w:rsid w:val="0021150F"/>
    <w:rsid w:val="00211D73"/>
    <w:rsid w:val="00211E9E"/>
    <w:rsid w:val="00212ED9"/>
    <w:rsid w:val="00212F47"/>
    <w:rsid w:val="002133E7"/>
    <w:rsid w:val="0021341A"/>
    <w:rsid w:val="00215A4C"/>
    <w:rsid w:val="00215FB3"/>
    <w:rsid w:val="00216015"/>
    <w:rsid w:val="002162BA"/>
    <w:rsid w:val="00216810"/>
    <w:rsid w:val="0021695C"/>
    <w:rsid w:val="002169B6"/>
    <w:rsid w:val="0021746E"/>
    <w:rsid w:val="00217E68"/>
    <w:rsid w:val="00220C18"/>
    <w:rsid w:val="00221D8B"/>
    <w:rsid w:val="0022270A"/>
    <w:rsid w:val="00222DD8"/>
    <w:rsid w:val="002232B1"/>
    <w:rsid w:val="002237EA"/>
    <w:rsid w:val="0022448A"/>
    <w:rsid w:val="0022625C"/>
    <w:rsid w:val="002262F5"/>
    <w:rsid w:val="0022741A"/>
    <w:rsid w:val="00230270"/>
    <w:rsid w:val="00230EB5"/>
    <w:rsid w:val="00233111"/>
    <w:rsid w:val="00233190"/>
    <w:rsid w:val="00233DDA"/>
    <w:rsid w:val="00234BAA"/>
    <w:rsid w:val="00235919"/>
    <w:rsid w:val="002369C2"/>
    <w:rsid w:val="002406CE"/>
    <w:rsid w:val="0024096E"/>
    <w:rsid w:val="00241B94"/>
    <w:rsid w:val="00241D0A"/>
    <w:rsid w:val="002420CE"/>
    <w:rsid w:val="00242194"/>
    <w:rsid w:val="0024226D"/>
    <w:rsid w:val="00242D70"/>
    <w:rsid w:val="00242F5D"/>
    <w:rsid w:val="00243E7D"/>
    <w:rsid w:val="002448E9"/>
    <w:rsid w:val="002450D1"/>
    <w:rsid w:val="00245BBD"/>
    <w:rsid w:val="002460E9"/>
    <w:rsid w:val="00246148"/>
    <w:rsid w:val="002471D0"/>
    <w:rsid w:val="0025024F"/>
    <w:rsid w:val="00251322"/>
    <w:rsid w:val="00252EFF"/>
    <w:rsid w:val="002539E8"/>
    <w:rsid w:val="0025418D"/>
    <w:rsid w:val="002544D7"/>
    <w:rsid w:val="00254981"/>
    <w:rsid w:val="00256837"/>
    <w:rsid w:val="00257308"/>
    <w:rsid w:val="002573DD"/>
    <w:rsid w:val="00257A8E"/>
    <w:rsid w:val="00260C5C"/>
    <w:rsid w:val="00261A1D"/>
    <w:rsid w:val="00261E97"/>
    <w:rsid w:val="00262227"/>
    <w:rsid w:val="0026270A"/>
    <w:rsid w:val="00262B87"/>
    <w:rsid w:val="0026321C"/>
    <w:rsid w:val="002634F5"/>
    <w:rsid w:val="00263AEB"/>
    <w:rsid w:val="00263B3A"/>
    <w:rsid w:val="00263FDA"/>
    <w:rsid w:val="00264345"/>
    <w:rsid w:val="00264D03"/>
    <w:rsid w:val="00265261"/>
    <w:rsid w:val="00266611"/>
    <w:rsid w:val="00267508"/>
    <w:rsid w:val="00267928"/>
    <w:rsid w:val="00267FEF"/>
    <w:rsid w:val="00270F87"/>
    <w:rsid w:val="002718F7"/>
    <w:rsid w:val="00272C90"/>
    <w:rsid w:val="00272DF6"/>
    <w:rsid w:val="00273C43"/>
    <w:rsid w:val="00274B02"/>
    <w:rsid w:val="00276882"/>
    <w:rsid w:val="00276BB2"/>
    <w:rsid w:val="00276F0E"/>
    <w:rsid w:val="00277BA6"/>
    <w:rsid w:val="00277F51"/>
    <w:rsid w:val="00280049"/>
    <w:rsid w:val="002801C0"/>
    <w:rsid w:val="00280345"/>
    <w:rsid w:val="00282029"/>
    <w:rsid w:val="002821AF"/>
    <w:rsid w:val="00282A31"/>
    <w:rsid w:val="0028328B"/>
    <w:rsid w:val="002835AA"/>
    <w:rsid w:val="00283699"/>
    <w:rsid w:val="00286116"/>
    <w:rsid w:val="002864DC"/>
    <w:rsid w:val="00286E2D"/>
    <w:rsid w:val="00286FF1"/>
    <w:rsid w:val="002901EC"/>
    <w:rsid w:val="00290C4C"/>
    <w:rsid w:val="0029115E"/>
    <w:rsid w:val="0029199A"/>
    <w:rsid w:val="002927C5"/>
    <w:rsid w:val="002933D6"/>
    <w:rsid w:val="00293656"/>
    <w:rsid w:val="002945E7"/>
    <w:rsid w:val="002947FE"/>
    <w:rsid w:val="00295F74"/>
    <w:rsid w:val="0029610A"/>
    <w:rsid w:val="00296579"/>
    <w:rsid w:val="00297935"/>
    <w:rsid w:val="002A0663"/>
    <w:rsid w:val="002A0E2C"/>
    <w:rsid w:val="002A11DD"/>
    <w:rsid w:val="002A1DD5"/>
    <w:rsid w:val="002A2180"/>
    <w:rsid w:val="002A372B"/>
    <w:rsid w:val="002A3739"/>
    <w:rsid w:val="002A3E60"/>
    <w:rsid w:val="002A44AB"/>
    <w:rsid w:val="002A546B"/>
    <w:rsid w:val="002A5CE9"/>
    <w:rsid w:val="002A6CAA"/>
    <w:rsid w:val="002A7F04"/>
    <w:rsid w:val="002B0A6B"/>
    <w:rsid w:val="002B140A"/>
    <w:rsid w:val="002B15D6"/>
    <w:rsid w:val="002B15DA"/>
    <w:rsid w:val="002B1625"/>
    <w:rsid w:val="002B17F3"/>
    <w:rsid w:val="002B209B"/>
    <w:rsid w:val="002B2524"/>
    <w:rsid w:val="002B41A4"/>
    <w:rsid w:val="002B476C"/>
    <w:rsid w:val="002B4FD1"/>
    <w:rsid w:val="002B4FE7"/>
    <w:rsid w:val="002B5A99"/>
    <w:rsid w:val="002B641B"/>
    <w:rsid w:val="002B6C02"/>
    <w:rsid w:val="002B6F50"/>
    <w:rsid w:val="002C039B"/>
    <w:rsid w:val="002C0741"/>
    <w:rsid w:val="002C1990"/>
    <w:rsid w:val="002C1CFF"/>
    <w:rsid w:val="002C28F2"/>
    <w:rsid w:val="002C3685"/>
    <w:rsid w:val="002C4A50"/>
    <w:rsid w:val="002C56FA"/>
    <w:rsid w:val="002C5B05"/>
    <w:rsid w:val="002C62D6"/>
    <w:rsid w:val="002C6AA0"/>
    <w:rsid w:val="002C6C57"/>
    <w:rsid w:val="002D1094"/>
    <w:rsid w:val="002D13ED"/>
    <w:rsid w:val="002D16CE"/>
    <w:rsid w:val="002D1760"/>
    <w:rsid w:val="002D1F1F"/>
    <w:rsid w:val="002D1F24"/>
    <w:rsid w:val="002D3751"/>
    <w:rsid w:val="002D53A6"/>
    <w:rsid w:val="002D54A3"/>
    <w:rsid w:val="002D5560"/>
    <w:rsid w:val="002D63AF"/>
    <w:rsid w:val="002D6503"/>
    <w:rsid w:val="002D70A9"/>
    <w:rsid w:val="002D7331"/>
    <w:rsid w:val="002D74CE"/>
    <w:rsid w:val="002D7B66"/>
    <w:rsid w:val="002D7E7C"/>
    <w:rsid w:val="002E0A1E"/>
    <w:rsid w:val="002E1148"/>
    <w:rsid w:val="002E1585"/>
    <w:rsid w:val="002E1EA1"/>
    <w:rsid w:val="002E2115"/>
    <w:rsid w:val="002E2E7C"/>
    <w:rsid w:val="002E5496"/>
    <w:rsid w:val="002E558D"/>
    <w:rsid w:val="002E568E"/>
    <w:rsid w:val="002E724C"/>
    <w:rsid w:val="002E754D"/>
    <w:rsid w:val="002E7EE0"/>
    <w:rsid w:val="002F0700"/>
    <w:rsid w:val="002F1278"/>
    <w:rsid w:val="002F242E"/>
    <w:rsid w:val="002F2542"/>
    <w:rsid w:val="002F2765"/>
    <w:rsid w:val="002F2E57"/>
    <w:rsid w:val="002F3580"/>
    <w:rsid w:val="002F541B"/>
    <w:rsid w:val="002F56FE"/>
    <w:rsid w:val="002F65EB"/>
    <w:rsid w:val="002F6B9D"/>
    <w:rsid w:val="002F6F33"/>
    <w:rsid w:val="002F7282"/>
    <w:rsid w:val="002F7C28"/>
    <w:rsid w:val="0030033E"/>
    <w:rsid w:val="0030057C"/>
    <w:rsid w:val="00300884"/>
    <w:rsid w:val="00300A92"/>
    <w:rsid w:val="003013EE"/>
    <w:rsid w:val="003023C4"/>
    <w:rsid w:val="0030252A"/>
    <w:rsid w:val="003029D4"/>
    <w:rsid w:val="00302C2C"/>
    <w:rsid w:val="00302D9E"/>
    <w:rsid w:val="0030331F"/>
    <w:rsid w:val="0030420B"/>
    <w:rsid w:val="00304458"/>
    <w:rsid w:val="00304AFE"/>
    <w:rsid w:val="00305DAA"/>
    <w:rsid w:val="0030610F"/>
    <w:rsid w:val="00306732"/>
    <w:rsid w:val="00306BBB"/>
    <w:rsid w:val="0030781C"/>
    <w:rsid w:val="00307928"/>
    <w:rsid w:val="003108B1"/>
    <w:rsid w:val="00310FEF"/>
    <w:rsid w:val="00311528"/>
    <w:rsid w:val="00313CAD"/>
    <w:rsid w:val="00314396"/>
    <w:rsid w:val="003143B7"/>
    <w:rsid w:val="0031592C"/>
    <w:rsid w:val="00315BE5"/>
    <w:rsid w:val="003164AC"/>
    <w:rsid w:val="00316655"/>
    <w:rsid w:val="00317037"/>
    <w:rsid w:val="0032017A"/>
    <w:rsid w:val="003212E0"/>
    <w:rsid w:val="003220A2"/>
    <w:rsid w:val="0032219F"/>
    <w:rsid w:val="00322207"/>
    <w:rsid w:val="003224DA"/>
    <w:rsid w:val="003226E6"/>
    <w:rsid w:val="00322D2E"/>
    <w:rsid w:val="003231BB"/>
    <w:rsid w:val="00323E44"/>
    <w:rsid w:val="003241EA"/>
    <w:rsid w:val="00324369"/>
    <w:rsid w:val="0032436E"/>
    <w:rsid w:val="00324CDE"/>
    <w:rsid w:val="00325572"/>
    <w:rsid w:val="00327A84"/>
    <w:rsid w:val="00327BC2"/>
    <w:rsid w:val="00330045"/>
    <w:rsid w:val="00331C38"/>
    <w:rsid w:val="00332758"/>
    <w:rsid w:val="00333E6F"/>
    <w:rsid w:val="00334A2B"/>
    <w:rsid w:val="00334EC2"/>
    <w:rsid w:val="00335A04"/>
    <w:rsid w:val="00336B75"/>
    <w:rsid w:val="00337472"/>
    <w:rsid w:val="00337A1A"/>
    <w:rsid w:val="00337BF6"/>
    <w:rsid w:val="00341CAE"/>
    <w:rsid w:val="003424C6"/>
    <w:rsid w:val="0034261D"/>
    <w:rsid w:val="00342AA7"/>
    <w:rsid w:val="00342BB7"/>
    <w:rsid w:val="00342BFB"/>
    <w:rsid w:val="00344360"/>
    <w:rsid w:val="00344AD6"/>
    <w:rsid w:val="0034511C"/>
    <w:rsid w:val="00345D35"/>
    <w:rsid w:val="003462BA"/>
    <w:rsid w:val="00350BB3"/>
    <w:rsid w:val="003519B9"/>
    <w:rsid w:val="00351A09"/>
    <w:rsid w:val="00352218"/>
    <w:rsid w:val="0035306A"/>
    <w:rsid w:val="003532DE"/>
    <w:rsid w:val="00353433"/>
    <w:rsid w:val="00355AD0"/>
    <w:rsid w:val="00355BB0"/>
    <w:rsid w:val="00355C57"/>
    <w:rsid w:val="00356A49"/>
    <w:rsid w:val="00356E4B"/>
    <w:rsid w:val="00357662"/>
    <w:rsid w:val="00357AEE"/>
    <w:rsid w:val="00360147"/>
    <w:rsid w:val="003605A2"/>
    <w:rsid w:val="00360CAA"/>
    <w:rsid w:val="00361819"/>
    <w:rsid w:val="00361F00"/>
    <w:rsid w:val="00364BCC"/>
    <w:rsid w:val="00364D0C"/>
    <w:rsid w:val="00364E10"/>
    <w:rsid w:val="00365C9F"/>
    <w:rsid w:val="003664C9"/>
    <w:rsid w:val="003671D3"/>
    <w:rsid w:val="00367626"/>
    <w:rsid w:val="00367BD4"/>
    <w:rsid w:val="00370317"/>
    <w:rsid w:val="003707A1"/>
    <w:rsid w:val="003708E3"/>
    <w:rsid w:val="00370EE0"/>
    <w:rsid w:val="003725F3"/>
    <w:rsid w:val="00372BF5"/>
    <w:rsid w:val="003738B1"/>
    <w:rsid w:val="00373969"/>
    <w:rsid w:val="00374457"/>
    <w:rsid w:val="003746C0"/>
    <w:rsid w:val="0037522D"/>
    <w:rsid w:val="00375DD6"/>
    <w:rsid w:val="0037618B"/>
    <w:rsid w:val="0037724D"/>
    <w:rsid w:val="0038055E"/>
    <w:rsid w:val="003808A2"/>
    <w:rsid w:val="003808E0"/>
    <w:rsid w:val="00381290"/>
    <w:rsid w:val="00381954"/>
    <w:rsid w:val="00382D3B"/>
    <w:rsid w:val="00382DE5"/>
    <w:rsid w:val="003833F2"/>
    <w:rsid w:val="00383BDF"/>
    <w:rsid w:val="00383D24"/>
    <w:rsid w:val="003842E1"/>
    <w:rsid w:val="003849A7"/>
    <w:rsid w:val="003862BC"/>
    <w:rsid w:val="00386545"/>
    <w:rsid w:val="0038787D"/>
    <w:rsid w:val="0038792F"/>
    <w:rsid w:val="00390654"/>
    <w:rsid w:val="003910A2"/>
    <w:rsid w:val="00391DC0"/>
    <w:rsid w:val="00391EF4"/>
    <w:rsid w:val="00392B22"/>
    <w:rsid w:val="00392EF3"/>
    <w:rsid w:val="0039387B"/>
    <w:rsid w:val="00393B76"/>
    <w:rsid w:val="00393F2F"/>
    <w:rsid w:val="003945E3"/>
    <w:rsid w:val="00397F0C"/>
    <w:rsid w:val="003A0C01"/>
    <w:rsid w:val="003A20E7"/>
    <w:rsid w:val="003A3444"/>
    <w:rsid w:val="003A34C7"/>
    <w:rsid w:val="003A3D5C"/>
    <w:rsid w:val="003A3E67"/>
    <w:rsid w:val="003A3EB7"/>
    <w:rsid w:val="003A44C8"/>
    <w:rsid w:val="003A51AC"/>
    <w:rsid w:val="003A51AE"/>
    <w:rsid w:val="003A52D2"/>
    <w:rsid w:val="003A55B4"/>
    <w:rsid w:val="003A5C3F"/>
    <w:rsid w:val="003A7F67"/>
    <w:rsid w:val="003B0503"/>
    <w:rsid w:val="003B177A"/>
    <w:rsid w:val="003B3A6A"/>
    <w:rsid w:val="003B3F00"/>
    <w:rsid w:val="003B677B"/>
    <w:rsid w:val="003B698E"/>
    <w:rsid w:val="003B7637"/>
    <w:rsid w:val="003B76DB"/>
    <w:rsid w:val="003B7B93"/>
    <w:rsid w:val="003C04A1"/>
    <w:rsid w:val="003C054F"/>
    <w:rsid w:val="003C098F"/>
    <w:rsid w:val="003C0DAB"/>
    <w:rsid w:val="003C260D"/>
    <w:rsid w:val="003C28C4"/>
    <w:rsid w:val="003C3655"/>
    <w:rsid w:val="003C384F"/>
    <w:rsid w:val="003C3FE5"/>
    <w:rsid w:val="003C41D1"/>
    <w:rsid w:val="003C5123"/>
    <w:rsid w:val="003C6375"/>
    <w:rsid w:val="003C7962"/>
    <w:rsid w:val="003D0598"/>
    <w:rsid w:val="003D0603"/>
    <w:rsid w:val="003D09BA"/>
    <w:rsid w:val="003D10A5"/>
    <w:rsid w:val="003D134A"/>
    <w:rsid w:val="003D136C"/>
    <w:rsid w:val="003D18F0"/>
    <w:rsid w:val="003D254A"/>
    <w:rsid w:val="003D3726"/>
    <w:rsid w:val="003D373D"/>
    <w:rsid w:val="003D4600"/>
    <w:rsid w:val="003D4BB7"/>
    <w:rsid w:val="003D4FF7"/>
    <w:rsid w:val="003D60EC"/>
    <w:rsid w:val="003D7102"/>
    <w:rsid w:val="003E0B8A"/>
    <w:rsid w:val="003E2626"/>
    <w:rsid w:val="003E60D7"/>
    <w:rsid w:val="003E6728"/>
    <w:rsid w:val="003E707E"/>
    <w:rsid w:val="003E7330"/>
    <w:rsid w:val="003F0D4D"/>
    <w:rsid w:val="003F1E11"/>
    <w:rsid w:val="003F3646"/>
    <w:rsid w:val="003F5323"/>
    <w:rsid w:val="003F5888"/>
    <w:rsid w:val="003F5A18"/>
    <w:rsid w:val="003F5D0C"/>
    <w:rsid w:val="003F6C18"/>
    <w:rsid w:val="003F6E7B"/>
    <w:rsid w:val="003F7AC7"/>
    <w:rsid w:val="00400050"/>
    <w:rsid w:val="004003B2"/>
    <w:rsid w:val="00400CC7"/>
    <w:rsid w:val="00401133"/>
    <w:rsid w:val="00401FD4"/>
    <w:rsid w:val="00403211"/>
    <w:rsid w:val="004032CD"/>
    <w:rsid w:val="00403C7D"/>
    <w:rsid w:val="004045F3"/>
    <w:rsid w:val="00405094"/>
    <w:rsid w:val="00405D44"/>
    <w:rsid w:val="00406725"/>
    <w:rsid w:val="00407CA5"/>
    <w:rsid w:val="0041110B"/>
    <w:rsid w:val="00411A45"/>
    <w:rsid w:val="00411A9B"/>
    <w:rsid w:val="00411F17"/>
    <w:rsid w:val="00412093"/>
    <w:rsid w:val="0041228F"/>
    <w:rsid w:val="0041414E"/>
    <w:rsid w:val="00414737"/>
    <w:rsid w:val="004158F2"/>
    <w:rsid w:val="00416450"/>
    <w:rsid w:val="004168F1"/>
    <w:rsid w:val="00416B10"/>
    <w:rsid w:val="0042074C"/>
    <w:rsid w:val="00420A4A"/>
    <w:rsid w:val="00421518"/>
    <w:rsid w:val="00421746"/>
    <w:rsid w:val="00421F9B"/>
    <w:rsid w:val="004231D1"/>
    <w:rsid w:val="0042450B"/>
    <w:rsid w:val="004261EC"/>
    <w:rsid w:val="004271DB"/>
    <w:rsid w:val="004275BC"/>
    <w:rsid w:val="00427FDB"/>
    <w:rsid w:val="004303AA"/>
    <w:rsid w:val="0043082A"/>
    <w:rsid w:val="00430D05"/>
    <w:rsid w:val="00433058"/>
    <w:rsid w:val="00433BFD"/>
    <w:rsid w:val="00434152"/>
    <w:rsid w:val="00435455"/>
    <w:rsid w:val="0043591E"/>
    <w:rsid w:val="00435A34"/>
    <w:rsid w:val="00436346"/>
    <w:rsid w:val="004365C8"/>
    <w:rsid w:val="00436F8C"/>
    <w:rsid w:val="00437BDD"/>
    <w:rsid w:val="00437DF9"/>
    <w:rsid w:val="00437EFB"/>
    <w:rsid w:val="00440682"/>
    <w:rsid w:val="00443111"/>
    <w:rsid w:val="004436EA"/>
    <w:rsid w:val="004437F8"/>
    <w:rsid w:val="004448AE"/>
    <w:rsid w:val="00444B6A"/>
    <w:rsid w:val="0044521D"/>
    <w:rsid w:val="0044551E"/>
    <w:rsid w:val="00446A36"/>
    <w:rsid w:val="004510D8"/>
    <w:rsid w:val="00451580"/>
    <w:rsid w:val="00451A46"/>
    <w:rsid w:val="00452672"/>
    <w:rsid w:val="00455D78"/>
    <w:rsid w:val="00455D96"/>
    <w:rsid w:val="00455DFD"/>
    <w:rsid w:val="004571CE"/>
    <w:rsid w:val="00460090"/>
    <w:rsid w:val="00460284"/>
    <w:rsid w:val="00460793"/>
    <w:rsid w:val="00460A3D"/>
    <w:rsid w:val="00461763"/>
    <w:rsid w:val="004618FD"/>
    <w:rsid w:val="00462A12"/>
    <w:rsid w:val="00463314"/>
    <w:rsid w:val="00463383"/>
    <w:rsid w:val="004634F2"/>
    <w:rsid w:val="00463914"/>
    <w:rsid w:val="00464A69"/>
    <w:rsid w:val="00464BF1"/>
    <w:rsid w:val="00464D09"/>
    <w:rsid w:val="004653CA"/>
    <w:rsid w:val="00465482"/>
    <w:rsid w:val="00465D1E"/>
    <w:rsid w:val="00465FE2"/>
    <w:rsid w:val="004710B2"/>
    <w:rsid w:val="004718E4"/>
    <w:rsid w:val="004719C9"/>
    <w:rsid w:val="00472203"/>
    <w:rsid w:val="004726D3"/>
    <w:rsid w:val="0047318F"/>
    <w:rsid w:val="0047371F"/>
    <w:rsid w:val="00473977"/>
    <w:rsid w:val="00473B8A"/>
    <w:rsid w:val="00474488"/>
    <w:rsid w:val="00474769"/>
    <w:rsid w:val="00474911"/>
    <w:rsid w:val="00474BE5"/>
    <w:rsid w:val="00474DFC"/>
    <w:rsid w:val="00475913"/>
    <w:rsid w:val="00477088"/>
    <w:rsid w:val="004774D0"/>
    <w:rsid w:val="00477965"/>
    <w:rsid w:val="00477F4B"/>
    <w:rsid w:val="00484608"/>
    <w:rsid w:val="004855D2"/>
    <w:rsid w:val="004859D1"/>
    <w:rsid w:val="004861FB"/>
    <w:rsid w:val="004868D4"/>
    <w:rsid w:val="004869D3"/>
    <w:rsid w:val="0048723F"/>
    <w:rsid w:val="00487EF9"/>
    <w:rsid w:val="00490C3E"/>
    <w:rsid w:val="004910A8"/>
    <w:rsid w:val="00493983"/>
    <w:rsid w:val="00495EAB"/>
    <w:rsid w:val="0049666A"/>
    <w:rsid w:val="004A025C"/>
    <w:rsid w:val="004A09EA"/>
    <w:rsid w:val="004A0BDB"/>
    <w:rsid w:val="004A1A88"/>
    <w:rsid w:val="004A20F9"/>
    <w:rsid w:val="004A22BF"/>
    <w:rsid w:val="004A22ED"/>
    <w:rsid w:val="004A2B9C"/>
    <w:rsid w:val="004A3023"/>
    <w:rsid w:val="004A38EB"/>
    <w:rsid w:val="004A4228"/>
    <w:rsid w:val="004A461B"/>
    <w:rsid w:val="004A4AD3"/>
    <w:rsid w:val="004A6BB8"/>
    <w:rsid w:val="004A73B9"/>
    <w:rsid w:val="004B0938"/>
    <w:rsid w:val="004B0AA1"/>
    <w:rsid w:val="004B1255"/>
    <w:rsid w:val="004B1503"/>
    <w:rsid w:val="004B1AA0"/>
    <w:rsid w:val="004B1FDB"/>
    <w:rsid w:val="004B29A6"/>
    <w:rsid w:val="004B2C56"/>
    <w:rsid w:val="004B2DD4"/>
    <w:rsid w:val="004B31D9"/>
    <w:rsid w:val="004B3322"/>
    <w:rsid w:val="004B39A9"/>
    <w:rsid w:val="004B4416"/>
    <w:rsid w:val="004B5975"/>
    <w:rsid w:val="004B5AB7"/>
    <w:rsid w:val="004B5FC2"/>
    <w:rsid w:val="004B683A"/>
    <w:rsid w:val="004B6A44"/>
    <w:rsid w:val="004B7DFB"/>
    <w:rsid w:val="004C0D04"/>
    <w:rsid w:val="004C2056"/>
    <w:rsid w:val="004C20B0"/>
    <w:rsid w:val="004C20C2"/>
    <w:rsid w:val="004C2EA0"/>
    <w:rsid w:val="004C3E84"/>
    <w:rsid w:val="004C426B"/>
    <w:rsid w:val="004C4616"/>
    <w:rsid w:val="004C4A7F"/>
    <w:rsid w:val="004C53AE"/>
    <w:rsid w:val="004C5F10"/>
    <w:rsid w:val="004C62DE"/>
    <w:rsid w:val="004C65FE"/>
    <w:rsid w:val="004C6710"/>
    <w:rsid w:val="004C67FE"/>
    <w:rsid w:val="004C6C26"/>
    <w:rsid w:val="004C70E2"/>
    <w:rsid w:val="004C755A"/>
    <w:rsid w:val="004C7B41"/>
    <w:rsid w:val="004C7D47"/>
    <w:rsid w:val="004C7E51"/>
    <w:rsid w:val="004D05E3"/>
    <w:rsid w:val="004D07EF"/>
    <w:rsid w:val="004D0A04"/>
    <w:rsid w:val="004D149F"/>
    <w:rsid w:val="004D214A"/>
    <w:rsid w:val="004D25EE"/>
    <w:rsid w:val="004D28C0"/>
    <w:rsid w:val="004D2AA7"/>
    <w:rsid w:val="004D2D11"/>
    <w:rsid w:val="004D34CB"/>
    <w:rsid w:val="004D365C"/>
    <w:rsid w:val="004D3942"/>
    <w:rsid w:val="004D3C1A"/>
    <w:rsid w:val="004D4A32"/>
    <w:rsid w:val="004D60B3"/>
    <w:rsid w:val="004D6478"/>
    <w:rsid w:val="004E061C"/>
    <w:rsid w:val="004E137B"/>
    <w:rsid w:val="004E2308"/>
    <w:rsid w:val="004E237C"/>
    <w:rsid w:val="004E3190"/>
    <w:rsid w:val="004E32B9"/>
    <w:rsid w:val="004E4D3C"/>
    <w:rsid w:val="004E6A77"/>
    <w:rsid w:val="004E6B3D"/>
    <w:rsid w:val="004E7DC1"/>
    <w:rsid w:val="004F06F7"/>
    <w:rsid w:val="004F1BDD"/>
    <w:rsid w:val="004F24C8"/>
    <w:rsid w:val="004F2806"/>
    <w:rsid w:val="004F2C9B"/>
    <w:rsid w:val="004F2E9F"/>
    <w:rsid w:val="004F2EF8"/>
    <w:rsid w:val="004F3825"/>
    <w:rsid w:val="004F40CB"/>
    <w:rsid w:val="004F4212"/>
    <w:rsid w:val="004F54DF"/>
    <w:rsid w:val="004F5B0E"/>
    <w:rsid w:val="004F604E"/>
    <w:rsid w:val="004F6D33"/>
    <w:rsid w:val="004F7283"/>
    <w:rsid w:val="004F7384"/>
    <w:rsid w:val="004F75C4"/>
    <w:rsid w:val="004F76FD"/>
    <w:rsid w:val="00501392"/>
    <w:rsid w:val="00501AA9"/>
    <w:rsid w:val="00503D0B"/>
    <w:rsid w:val="00503D1B"/>
    <w:rsid w:val="00503DC6"/>
    <w:rsid w:val="00504309"/>
    <w:rsid w:val="00505206"/>
    <w:rsid w:val="005052EE"/>
    <w:rsid w:val="00505E69"/>
    <w:rsid w:val="005061B8"/>
    <w:rsid w:val="005062DE"/>
    <w:rsid w:val="0050677C"/>
    <w:rsid w:val="00506A24"/>
    <w:rsid w:val="00506F4A"/>
    <w:rsid w:val="00507141"/>
    <w:rsid w:val="00510A22"/>
    <w:rsid w:val="00510C34"/>
    <w:rsid w:val="005117AB"/>
    <w:rsid w:val="00511DEB"/>
    <w:rsid w:val="005120B6"/>
    <w:rsid w:val="0051315D"/>
    <w:rsid w:val="00516ACF"/>
    <w:rsid w:val="005214EE"/>
    <w:rsid w:val="00521DD3"/>
    <w:rsid w:val="00521E76"/>
    <w:rsid w:val="005224C7"/>
    <w:rsid w:val="00522581"/>
    <w:rsid w:val="005227EB"/>
    <w:rsid w:val="00522DEF"/>
    <w:rsid w:val="00522E41"/>
    <w:rsid w:val="00523826"/>
    <w:rsid w:val="0052511D"/>
    <w:rsid w:val="0052554F"/>
    <w:rsid w:val="00525DFA"/>
    <w:rsid w:val="005265DD"/>
    <w:rsid w:val="00526CCC"/>
    <w:rsid w:val="005302B4"/>
    <w:rsid w:val="005305C5"/>
    <w:rsid w:val="00530A32"/>
    <w:rsid w:val="00530DA9"/>
    <w:rsid w:val="00531A31"/>
    <w:rsid w:val="00531E82"/>
    <w:rsid w:val="005320DC"/>
    <w:rsid w:val="005327FB"/>
    <w:rsid w:val="005330B2"/>
    <w:rsid w:val="00533CD6"/>
    <w:rsid w:val="00534135"/>
    <w:rsid w:val="00534176"/>
    <w:rsid w:val="00534F65"/>
    <w:rsid w:val="00535869"/>
    <w:rsid w:val="00535F06"/>
    <w:rsid w:val="00536489"/>
    <w:rsid w:val="00536E53"/>
    <w:rsid w:val="005371C1"/>
    <w:rsid w:val="005375B2"/>
    <w:rsid w:val="00537707"/>
    <w:rsid w:val="00537B81"/>
    <w:rsid w:val="005406E6"/>
    <w:rsid w:val="00542D3E"/>
    <w:rsid w:val="005436D9"/>
    <w:rsid w:val="00543BDF"/>
    <w:rsid w:val="005444BD"/>
    <w:rsid w:val="005449F8"/>
    <w:rsid w:val="0054520E"/>
    <w:rsid w:val="00545965"/>
    <w:rsid w:val="00545A2C"/>
    <w:rsid w:val="00545C90"/>
    <w:rsid w:val="00546949"/>
    <w:rsid w:val="00547450"/>
    <w:rsid w:val="00547A07"/>
    <w:rsid w:val="005519EE"/>
    <w:rsid w:val="00551AA9"/>
    <w:rsid w:val="0055211F"/>
    <w:rsid w:val="0055311C"/>
    <w:rsid w:val="00554BA6"/>
    <w:rsid w:val="00554F01"/>
    <w:rsid w:val="005550BF"/>
    <w:rsid w:val="005553CB"/>
    <w:rsid w:val="00556EA8"/>
    <w:rsid w:val="005575B4"/>
    <w:rsid w:val="00557746"/>
    <w:rsid w:val="00557E9B"/>
    <w:rsid w:val="00560D9A"/>
    <w:rsid w:val="00560EBB"/>
    <w:rsid w:val="0056152E"/>
    <w:rsid w:val="00562279"/>
    <w:rsid w:val="005635EF"/>
    <w:rsid w:val="00564A81"/>
    <w:rsid w:val="005654CA"/>
    <w:rsid w:val="005657AB"/>
    <w:rsid w:val="00565F2A"/>
    <w:rsid w:val="00566C64"/>
    <w:rsid w:val="00567137"/>
    <w:rsid w:val="00567474"/>
    <w:rsid w:val="005722AF"/>
    <w:rsid w:val="00573964"/>
    <w:rsid w:val="00573B8E"/>
    <w:rsid w:val="00574475"/>
    <w:rsid w:val="00575112"/>
    <w:rsid w:val="005751CC"/>
    <w:rsid w:val="005751FD"/>
    <w:rsid w:val="00575FA8"/>
    <w:rsid w:val="00580765"/>
    <w:rsid w:val="00580F1F"/>
    <w:rsid w:val="0058212F"/>
    <w:rsid w:val="0058217A"/>
    <w:rsid w:val="00584E56"/>
    <w:rsid w:val="0058554D"/>
    <w:rsid w:val="00585562"/>
    <w:rsid w:val="00585BDB"/>
    <w:rsid w:val="005862F6"/>
    <w:rsid w:val="005878BF"/>
    <w:rsid w:val="00587D06"/>
    <w:rsid w:val="00587DBE"/>
    <w:rsid w:val="00587DC9"/>
    <w:rsid w:val="005901D0"/>
    <w:rsid w:val="00590A52"/>
    <w:rsid w:val="00590A9D"/>
    <w:rsid w:val="00590C45"/>
    <w:rsid w:val="00590D71"/>
    <w:rsid w:val="00590F37"/>
    <w:rsid w:val="005921E9"/>
    <w:rsid w:val="0059258A"/>
    <w:rsid w:val="00593A1C"/>
    <w:rsid w:val="00593CD1"/>
    <w:rsid w:val="00593D96"/>
    <w:rsid w:val="00593E4E"/>
    <w:rsid w:val="00594297"/>
    <w:rsid w:val="00597273"/>
    <w:rsid w:val="005975A3"/>
    <w:rsid w:val="005A0A03"/>
    <w:rsid w:val="005A0D6B"/>
    <w:rsid w:val="005A0F7C"/>
    <w:rsid w:val="005A1318"/>
    <w:rsid w:val="005A17C7"/>
    <w:rsid w:val="005A4EE9"/>
    <w:rsid w:val="005A623B"/>
    <w:rsid w:val="005A65D7"/>
    <w:rsid w:val="005A66E9"/>
    <w:rsid w:val="005A7391"/>
    <w:rsid w:val="005B1F0D"/>
    <w:rsid w:val="005B2EAE"/>
    <w:rsid w:val="005B47D4"/>
    <w:rsid w:val="005B4BBA"/>
    <w:rsid w:val="005B4F2D"/>
    <w:rsid w:val="005B5DD2"/>
    <w:rsid w:val="005B5FE2"/>
    <w:rsid w:val="005B6019"/>
    <w:rsid w:val="005B7023"/>
    <w:rsid w:val="005B7591"/>
    <w:rsid w:val="005B7636"/>
    <w:rsid w:val="005B76DA"/>
    <w:rsid w:val="005B7CDC"/>
    <w:rsid w:val="005C05ED"/>
    <w:rsid w:val="005C0EEC"/>
    <w:rsid w:val="005C1D15"/>
    <w:rsid w:val="005C2562"/>
    <w:rsid w:val="005C2940"/>
    <w:rsid w:val="005C2FC0"/>
    <w:rsid w:val="005C3011"/>
    <w:rsid w:val="005C4576"/>
    <w:rsid w:val="005C530F"/>
    <w:rsid w:val="005C53AC"/>
    <w:rsid w:val="005C556B"/>
    <w:rsid w:val="005C5B22"/>
    <w:rsid w:val="005C5B7E"/>
    <w:rsid w:val="005C6FB2"/>
    <w:rsid w:val="005C7BB2"/>
    <w:rsid w:val="005D03C0"/>
    <w:rsid w:val="005D0891"/>
    <w:rsid w:val="005D0D9B"/>
    <w:rsid w:val="005D18CC"/>
    <w:rsid w:val="005D1D26"/>
    <w:rsid w:val="005D236C"/>
    <w:rsid w:val="005D2798"/>
    <w:rsid w:val="005D2B3D"/>
    <w:rsid w:val="005D326E"/>
    <w:rsid w:val="005D3D73"/>
    <w:rsid w:val="005D4967"/>
    <w:rsid w:val="005D4D72"/>
    <w:rsid w:val="005D5BA4"/>
    <w:rsid w:val="005D6486"/>
    <w:rsid w:val="005D65F6"/>
    <w:rsid w:val="005D691B"/>
    <w:rsid w:val="005D7265"/>
    <w:rsid w:val="005D74E4"/>
    <w:rsid w:val="005D7D29"/>
    <w:rsid w:val="005E1049"/>
    <w:rsid w:val="005E173F"/>
    <w:rsid w:val="005E2A25"/>
    <w:rsid w:val="005E30AD"/>
    <w:rsid w:val="005E3E75"/>
    <w:rsid w:val="005E5B26"/>
    <w:rsid w:val="005E6C0E"/>
    <w:rsid w:val="005E6FA9"/>
    <w:rsid w:val="005E7466"/>
    <w:rsid w:val="005E7AC6"/>
    <w:rsid w:val="005E7C7B"/>
    <w:rsid w:val="005E7D94"/>
    <w:rsid w:val="005F077E"/>
    <w:rsid w:val="005F1AE5"/>
    <w:rsid w:val="005F3015"/>
    <w:rsid w:val="005F35F1"/>
    <w:rsid w:val="005F36B8"/>
    <w:rsid w:val="005F3876"/>
    <w:rsid w:val="005F62E9"/>
    <w:rsid w:val="005F71B2"/>
    <w:rsid w:val="0060038A"/>
    <w:rsid w:val="0060072D"/>
    <w:rsid w:val="00600BB0"/>
    <w:rsid w:val="00600F24"/>
    <w:rsid w:val="00601D10"/>
    <w:rsid w:val="006024AA"/>
    <w:rsid w:val="00602DCC"/>
    <w:rsid w:val="00603EC7"/>
    <w:rsid w:val="0060430F"/>
    <w:rsid w:val="006043AE"/>
    <w:rsid w:val="00604AA0"/>
    <w:rsid w:val="00605E4E"/>
    <w:rsid w:val="00605F79"/>
    <w:rsid w:val="006075E9"/>
    <w:rsid w:val="006113DB"/>
    <w:rsid w:val="0061193A"/>
    <w:rsid w:val="0061196D"/>
    <w:rsid w:val="00612725"/>
    <w:rsid w:val="00612BB6"/>
    <w:rsid w:val="00613106"/>
    <w:rsid w:val="00613385"/>
    <w:rsid w:val="006163ED"/>
    <w:rsid w:val="00616499"/>
    <w:rsid w:val="00616FDD"/>
    <w:rsid w:val="006178E7"/>
    <w:rsid w:val="006179D4"/>
    <w:rsid w:val="00617AD4"/>
    <w:rsid w:val="0062022C"/>
    <w:rsid w:val="0062142C"/>
    <w:rsid w:val="00621D57"/>
    <w:rsid w:val="00622B54"/>
    <w:rsid w:val="00622FDC"/>
    <w:rsid w:val="00623A10"/>
    <w:rsid w:val="00623C56"/>
    <w:rsid w:val="00623C5C"/>
    <w:rsid w:val="006253F5"/>
    <w:rsid w:val="00626913"/>
    <w:rsid w:val="006311A9"/>
    <w:rsid w:val="00631312"/>
    <w:rsid w:val="0063152C"/>
    <w:rsid w:val="006318CE"/>
    <w:rsid w:val="00631937"/>
    <w:rsid w:val="00631B07"/>
    <w:rsid w:val="006321CC"/>
    <w:rsid w:val="006327D8"/>
    <w:rsid w:val="006329BE"/>
    <w:rsid w:val="006329DC"/>
    <w:rsid w:val="00633457"/>
    <w:rsid w:val="00633C9F"/>
    <w:rsid w:val="006344D9"/>
    <w:rsid w:val="00634A1E"/>
    <w:rsid w:val="00634D5A"/>
    <w:rsid w:val="00635690"/>
    <w:rsid w:val="00635A8A"/>
    <w:rsid w:val="006360D8"/>
    <w:rsid w:val="0063628D"/>
    <w:rsid w:val="0063694D"/>
    <w:rsid w:val="00636D1F"/>
    <w:rsid w:val="00637530"/>
    <w:rsid w:val="006376CB"/>
    <w:rsid w:val="00640574"/>
    <w:rsid w:val="00642525"/>
    <w:rsid w:val="006427B2"/>
    <w:rsid w:val="006429B6"/>
    <w:rsid w:val="00642C6D"/>
    <w:rsid w:val="00643026"/>
    <w:rsid w:val="0064394D"/>
    <w:rsid w:val="00643BCB"/>
    <w:rsid w:val="00643BD4"/>
    <w:rsid w:val="00644316"/>
    <w:rsid w:val="00644CC2"/>
    <w:rsid w:val="00645D0F"/>
    <w:rsid w:val="00646B76"/>
    <w:rsid w:val="00646CFF"/>
    <w:rsid w:val="006471CC"/>
    <w:rsid w:val="006478B8"/>
    <w:rsid w:val="00650727"/>
    <w:rsid w:val="00650D53"/>
    <w:rsid w:val="00651473"/>
    <w:rsid w:val="006516EA"/>
    <w:rsid w:val="00651DEF"/>
    <w:rsid w:val="00652D8F"/>
    <w:rsid w:val="006532EE"/>
    <w:rsid w:val="0065354A"/>
    <w:rsid w:val="006538E0"/>
    <w:rsid w:val="00653FDA"/>
    <w:rsid w:val="006547C1"/>
    <w:rsid w:val="006553D1"/>
    <w:rsid w:val="00656E25"/>
    <w:rsid w:val="0065734D"/>
    <w:rsid w:val="0065744A"/>
    <w:rsid w:val="00657EC8"/>
    <w:rsid w:val="006618D2"/>
    <w:rsid w:val="00661968"/>
    <w:rsid w:val="00662798"/>
    <w:rsid w:val="00662E59"/>
    <w:rsid w:val="00663C8C"/>
    <w:rsid w:val="00664184"/>
    <w:rsid w:val="00664F3F"/>
    <w:rsid w:val="006659E3"/>
    <w:rsid w:val="00665A4F"/>
    <w:rsid w:val="006669DC"/>
    <w:rsid w:val="0066799F"/>
    <w:rsid w:val="00667A90"/>
    <w:rsid w:val="00670533"/>
    <w:rsid w:val="0067119F"/>
    <w:rsid w:val="006717F1"/>
    <w:rsid w:val="00671A70"/>
    <w:rsid w:val="00671F39"/>
    <w:rsid w:val="00672E3A"/>
    <w:rsid w:val="00673644"/>
    <w:rsid w:val="006745F7"/>
    <w:rsid w:val="00674764"/>
    <w:rsid w:val="00674BDA"/>
    <w:rsid w:val="006750FA"/>
    <w:rsid w:val="00675599"/>
    <w:rsid w:val="006758A1"/>
    <w:rsid w:val="00675DD4"/>
    <w:rsid w:val="006761B6"/>
    <w:rsid w:val="0067755B"/>
    <w:rsid w:val="00677563"/>
    <w:rsid w:val="00680056"/>
    <w:rsid w:val="006801FA"/>
    <w:rsid w:val="006806ED"/>
    <w:rsid w:val="0068166B"/>
    <w:rsid w:val="00681D67"/>
    <w:rsid w:val="00681EC5"/>
    <w:rsid w:val="00681F73"/>
    <w:rsid w:val="006830E1"/>
    <w:rsid w:val="00683F5C"/>
    <w:rsid w:val="0068497A"/>
    <w:rsid w:val="006850EC"/>
    <w:rsid w:val="006860F1"/>
    <w:rsid w:val="0068667B"/>
    <w:rsid w:val="00687159"/>
    <w:rsid w:val="006875E7"/>
    <w:rsid w:val="00687E4B"/>
    <w:rsid w:val="006910A6"/>
    <w:rsid w:val="006912C7"/>
    <w:rsid w:val="00692BDC"/>
    <w:rsid w:val="00693815"/>
    <w:rsid w:val="00693DBE"/>
    <w:rsid w:val="0069569D"/>
    <w:rsid w:val="00695F8F"/>
    <w:rsid w:val="00696017"/>
    <w:rsid w:val="0069691B"/>
    <w:rsid w:val="00696F7E"/>
    <w:rsid w:val="006979E5"/>
    <w:rsid w:val="00697F7E"/>
    <w:rsid w:val="006A009B"/>
    <w:rsid w:val="006A096B"/>
    <w:rsid w:val="006A09C5"/>
    <w:rsid w:val="006A0D36"/>
    <w:rsid w:val="006A0DD6"/>
    <w:rsid w:val="006A2090"/>
    <w:rsid w:val="006A3A0D"/>
    <w:rsid w:val="006A3CFB"/>
    <w:rsid w:val="006A4271"/>
    <w:rsid w:val="006A4331"/>
    <w:rsid w:val="006A4E14"/>
    <w:rsid w:val="006A4ECD"/>
    <w:rsid w:val="006A5E24"/>
    <w:rsid w:val="006A5FC1"/>
    <w:rsid w:val="006A604D"/>
    <w:rsid w:val="006A61BF"/>
    <w:rsid w:val="006A6387"/>
    <w:rsid w:val="006A6754"/>
    <w:rsid w:val="006A6E89"/>
    <w:rsid w:val="006A7C3D"/>
    <w:rsid w:val="006A7D2A"/>
    <w:rsid w:val="006B0130"/>
    <w:rsid w:val="006B0314"/>
    <w:rsid w:val="006B1155"/>
    <w:rsid w:val="006B1EBC"/>
    <w:rsid w:val="006B2BFB"/>
    <w:rsid w:val="006B5C75"/>
    <w:rsid w:val="006B7078"/>
    <w:rsid w:val="006B7491"/>
    <w:rsid w:val="006B7A03"/>
    <w:rsid w:val="006C0245"/>
    <w:rsid w:val="006C04D3"/>
    <w:rsid w:val="006C0685"/>
    <w:rsid w:val="006C0750"/>
    <w:rsid w:val="006C1AC8"/>
    <w:rsid w:val="006C1E77"/>
    <w:rsid w:val="006C20DF"/>
    <w:rsid w:val="006C2B24"/>
    <w:rsid w:val="006C445A"/>
    <w:rsid w:val="006C492F"/>
    <w:rsid w:val="006C657A"/>
    <w:rsid w:val="006C7A6E"/>
    <w:rsid w:val="006C7AE5"/>
    <w:rsid w:val="006D16CC"/>
    <w:rsid w:val="006D2704"/>
    <w:rsid w:val="006D2912"/>
    <w:rsid w:val="006D3854"/>
    <w:rsid w:val="006D4220"/>
    <w:rsid w:val="006D48CE"/>
    <w:rsid w:val="006D5A69"/>
    <w:rsid w:val="006D6429"/>
    <w:rsid w:val="006D668A"/>
    <w:rsid w:val="006D7132"/>
    <w:rsid w:val="006D7262"/>
    <w:rsid w:val="006D7FCF"/>
    <w:rsid w:val="006E01B1"/>
    <w:rsid w:val="006E0428"/>
    <w:rsid w:val="006E07F4"/>
    <w:rsid w:val="006E18F5"/>
    <w:rsid w:val="006E2F52"/>
    <w:rsid w:val="006E393B"/>
    <w:rsid w:val="006E3C7E"/>
    <w:rsid w:val="006E67A0"/>
    <w:rsid w:val="006E6C4D"/>
    <w:rsid w:val="006E6CAA"/>
    <w:rsid w:val="006E6F72"/>
    <w:rsid w:val="006E6FE1"/>
    <w:rsid w:val="006F0D9F"/>
    <w:rsid w:val="006F104F"/>
    <w:rsid w:val="006F186B"/>
    <w:rsid w:val="006F36C9"/>
    <w:rsid w:val="006F3A1C"/>
    <w:rsid w:val="006F4F50"/>
    <w:rsid w:val="006F643F"/>
    <w:rsid w:val="006F6B3A"/>
    <w:rsid w:val="006F7015"/>
    <w:rsid w:val="00700463"/>
    <w:rsid w:val="00700D11"/>
    <w:rsid w:val="00703A78"/>
    <w:rsid w:val="007045DA"/>
    <w:rsid w:val="007051C3"/>
    <w:rsid w:val="0070566B"/>
    <w:rsid w:val="00705DCB"/>
    <w:rsid w:val="00705E5D"/>
    <w:rsid w:val="00706CCE"/>
    <w:rsid w:val="0071015B"/>
    <w:rsid w:val="0071195E"/>
    <w:rsid w:val="00711AAF"/>
    <w:rsid w:val="00711B8B"/>
    <w:rsid w:val="0071272E"/>
    <w:rsid w:val="00712A02"/>
    <w:rsid w:val="00712F49"/>
    <w:rsid w:val="00712FE0"/>
    <w:rsid w:val="00713587"/>
    <w:rsid w:val="007136EF"/>
    <w:rsid w:val="007138B4"/>
    <w:rsid w:val="00713AEE"/>
    <w:rsid w:val="0071428D"/>
    <w:rsid w:val="0071438D"/>
    <w:rsid w:val="0071454C"/>
    <w:rsid w:val="00714732"/>
    <w:rsid w:val="007152F0"/>
    <w:rsid w:val="00716FC1"/>
    <w:rsid w:val="00716FF9"/>
    <w:rsid w:val="007172E9"/>
    <w:rsid w:val="007173FF"/>
    <w:rsid w:val="00717FEE"/>
    <w:rsid w:val="00720FCE"/>
    <w:rsid w:val="00721382"/>
    <w:rsid w:val="00721907"/>
    <w:rsid w:val="00723984"/>
    <w:rsid w:val="007256F4"/>
    <w:rsid w:val="007257D1"/>
    <w:rsid w:val="00726330"/>
    <w:rsid w:val="00727D21"/>
    <w:rsid w:val="007332BD"/>
    <w:rsid w:val="0073332C"/>
    <w:rsid w:val="007338ED"/>
    <w:rsid w:val="007339C2"/>
    <w:rsid w:val="00733BAD"/>
    <w:rsid w:val="00733C8E"/>
    <w:rsid w:val="00734844"/>
    <w:rsid w:val="007355FD"/>
    <w:rsid w:val="007365A2"/>
    <w:rsid w:val="00736A66"/>
    <w:rsid w:val="007373FF"/>
    <w:rsid w:val="00737E64"/>
    <w:rsid w:val="007407AA"/>
    <w:rsid w:val="00740F92"/>
    <w:rsid w:val="00741310"/>
    <w:rsid w:val="0074378A"/>
    <w:rsid w:val="00743920"/>
    <w:rsid w:val="00743B0A"/>
    <w:rsid w:val="007456DC"/>
    <w:rsid w:val="00745B7E"/>
    <w:rsid w:val="00745CF1"/>
    <w:rsid w:val="00746708"/>
    <w:rsid w:val="00746C11"/>
    <w:rsid w:val="007470E0"/>
    <w:rsid w:val="00747CC6"/>
    <w:rsid w:val="00750144"/>
    <w:rsid w:val="007519CB"/>
    <w:rsid w:val="00752182"/>
    <w:rsid w:val="007536C3"/>
    <w:rsid w:val="0075384E"/>
    <w:rsid w:val="00754F65"/>
    <w:rsid w:val="0075590F"/>
    <w:rsid w:val="00755A0D"/>
    <w:rsid w:val="007609D1"/>
    <w:rsid w:val="007618F6"/>
    <w:rsid w:val="00761C04"/>
    <w:rsid w:val="00762772"/>
    <w:rsid w:val="007631B9"/>
    <w:rsid w:val="007637C9"/>
    <w:rsid w:val="0076547C"/>
    <w:rsid w:val="0076770F"/>
    <w:rsid w:val="00770F8E"/>
    <w:rsid w:val="00771092"/>
    <w:rsid w:val="00771C83"/>
    <w:rsid w:val="007725D0"/>
    <w:rsid w:val="00772FF8"/>
    <w:rsid w:val="00773477"/>
    <w:rsid w:val="007743A9"/>
    <w:rsid w:val="00775AB8"/>
    <w:rsid w:val="0077637A"/>
    <w:rsid w:val="007778E1"/>
    <w:rsid w:val="00777BC8"/>
    <w:rsid w:val="00777C4F"/>
    <w:rsid w:val="00777D0C"/>
    <w:rsid w:val="007817F7"/>
    <w:rsid w:val="00781B75"/>
    <w:rsid w:val="00781DD7"/>
    <w:rsid w:val="00781F1D"/>
    <w:rsid w:val="007822E9"/>
    <w:rsid w:val="00783491"/>
    <w:rsid w:val="00784BEE"/>
    <w:rsid w:val="007853AE"/>
    <w:rsid w:val="007858F3"/>
    <w:rsid w:val="0078727D"/>
    <w:rsid w:val="007900B9"/>
    <w:rsid w:val="00790279"/>
    <w:rsid w:val="0079043F"/>
    <w:rsid w:val="00790F13"/>
    <w:rsid w:val="00791F16"/>
    <w:rsid w:val="007920AB"/>
    <w:rsid w:val="00793189"/>
    <w:rsid w:val="00794403"/>
    <w:rsid w:val="00794E12"/>
    <w:rsid w:val="00795B8F"/>
    <w:rsid w:val="007962AB"/>
    <w:rsid w:val="007969DA"/>
    <w:rsid w:val="00797040"/>
    <w:rsid w:val="007979C5"/>
    <w:rsid w:val="007979C6"/>
    <w:rsid w:val="00797F7C"/>
    <w:rsid w:val="007A0639"/>
    <w:rsid w:val="007A2A5B"/>
    <w:rsid w:val="007A2E03"/>
    <w:rsid w:val="007A3AF5"/>
    <w:rsid w:val="007A3D98"/>
    <w:rsid w:val="007A3FF1"/>
    <w:rsid w:val="007A4238"/>
    <w:rsid w:val="007A5354"/>
    <w:rsid w:val="007A5440"/>
    <w:rsid w:val="007A5598"/>
    <w:rsid w:val="007A7FE1"/>
    <w:rsid w:val="007B007A"/>
    <w:rsid w:val="007B114E"/>
    <w:rsid w:val="007B1458"/>
    <w:rsid w:val="007B19F8"/>
    <w:rsid w:val="007B1B12"/>
    <w:rsid w:val="007B2B25"/>
    <w:rsid w:val="007B3E85"/>
    <w:rsid w:val="007B4C93"/>
    <w:rsid w:val="007B5E2B"/>
    <w:rsid w:val="007B6026"/>
    <w:rsid w:val="007B633E"/>
    <w:rsid w:val="007B6C18"/>
    <w:rsid w:val="007B757D"/>
    <w:rsid w:val="007C0819"/>
    <w:rsid w:val="007C0A99"/>
    <w:rsid w:val="007C0C14"/>
    <w:rsid w:val="007C1F6E"/>
    <w:rsid w:val="007C2102"/>
    <w:rsid w:val="007C2782"/>
    <w:rsid w:val="007C2FEA"/>
    <w:rsid w:val="007C31EF"/>
    <w:rsid w:val="007C4CD0"/>
    <w:rsid w:val="007C4E85"/>
    <w:rsid w:val="007C51A5"/>
    <w:rsid w:val="007C5293"/>
    <w:rsid w:val="007C5D37"/>
    <w:rsid w:val="007C622A"/>
    <w:rsid w:val="007C626C"/>
    <w:rsid w:val="007C63DB"/>
    <w:rsid w:val="007C64DD"/>
    <w:rsid w:val="007C69C5"/>
    <w:rsid w:val="007C6DAF"/>
    <w:rsid w:val="007C7D0B"/>
    <w:rsid w:val="007D0353"/>
    <w:rsid w:val="007D05B5"/>
    <w:rsid w:val="007D0C08"/>
    <w:rsid w:val="007D129B"/>
    <w:rsid w:val="007D157F"/>
    <w:rsid w:val="007D1672"/>
    <w:rsid w:val="007D2A60"/>
    <w:rsid w:val="007D2BB9"/>
    <w:rsid w:val="007D30F6"/>
    <w:rsid w:val="007D37B2"/>
    <w:rsid w:val="007D383C"/>
    <w:rsid w:val="007D3DCB"/>
    <w:rsid w:val="007D4D79"/>
    <w:rsid w:val="007D4EC5"/>
    <w:rsid w:val="007D59DE"/>
    <w:rsid w:val="007D5D38"/>
    <w:rsid w:val="007D6C47"/>
    <w:rsid w:val="007D6F51"/>
    <w:rsid w:val="007E09FD"/>
    <w:rsid w:val="007E19EB"/>
    <w:rsid w:val="007E1B67"/>
    <w:rsid w:val="007E266C"/>
    <w:rsid w:val="007E6720"/>
    <w:rsid w:val="007E6F2F"/>
    <w:rsid w:val="007E7DA2"/>
    <w:rsid w:val="007F01B7"/>
    <w:rsid w:val="007F12D7"/>
    <w:rsid w:val="007F204E"/>
    <w:rsid w:val="007F27CA"/>
    <w:rsid w:val="007F30CB"/>
    <w:rsid w:val="007F3D70"/>
    <w:rsid w:val="007F3E9F"/>
    <w:rsid w:val="007F41A0"/>
    <w:rsid w:val="007F4345"/>
    <w:rsid w:val="007F4B5B"/>
    <w:rsid w:val="007F4FA6"/>
    <w:rsid w:val="007F5FF7"/>
    <w:rsid w:val="007F6A30"/>
    <w:rsid w:val="0080013A"/>
    <w:rsid w:val="008003D2"/>
    <w:rsid w:val="00800605"/>
    <w:rsid w:val="00801120"/>
    <w:rsid w:val="008011BD"/>
    <w:rsid w:val="0080124C"/>
    <w:rsid w:val="008019F0"/>
    <w:rsid w:val="00803ADF"/>
    <w:rsid w:val="00804312"/>
    <w:rsid w:val="008049A0"/>
    <w:rsid w:val="00804B0D"/>
    <w:rsid w:val="00804D51"/>
    <w:rsid w:val="00805226"/>
    <w:rsid w:val="00805E75"/>
    <w:rsid w:val="008065B9"/>
    <w:rsid w:val="008078AD"/>
    <w:rsid w:val="00811877"/>
    <w:rsid w:val="00812026"/>
    <w:rsid w:val="008121FB"/>
    <w:rsid w:val="00812344"/>
    <w:rsid w:val="008137AB"/>
    <w:rsid w:val="008168F5"/>
    <w:rsid w:val="00817C9E"/>
    <w:rsid w:val="0082076C"/>
    <w:rsid w:val="00820854"/>
    <w:rsid w:val="008220C5"/>
    <w:rsid w:val="0082289D"/>
    <w:rsid w:val="00823D66"/>
    <w:rsid w:val="00823D8E"/>
    <w:rsid w:val="0082543F"/>
    <w:rsid w:val="00825A45"/>
    <w:rsid w:val="00825B23"/>
    <w:rsid w:val="00825B7A"/>
    <w:rsid w:val="00825DB8"/>
    <w:rsid w:val="008264EE"/>
    <w:rsid w:val="008273B1"/>
    <w:rsid w:val="008277D3"/>
    <w:rsid w:val="00827BE7"/>
    <w:rsid w:val="00832BFF"/>
    <w:rsid w:val="00832DC7"/>
    <w:rsid w:val="00832FA4"/>
    <w:rsid w:val="0083310A"/>
    <w:rsid w:val="008334DC"/>
    <w:rsid w:val="008337A4"/>
    <w:rsid w:val="008348C7"/>
    <w:rsid w:val="00835C7A"/>
    <w:rsid w:val="008367E6"/>
    <w:rsid w:val="00836C1F"/>
    <w:rsid w:val="0083702A"/>
    <w:rsid w:val="008374AA"/>
    <w:rsid w:val="00837753"/>
    <w:rsid w:val="0084085C"/>
    <w:rsid w:val="008415D4"/>
    <w:rsid w:val="00841FDD"/>
    <w:rsid w:val="008420F8"/>
    <w:rsid w:val="00842405"/>
    <w:rsid w:val="00842DD5"/>
    <w:rsid w:val="00843768"/>
    <w:rsid w:val="00843858"/>
    <w:rsid w:val="00843D60"/>
    <w:rsid w:val="00843F06"/>
    <w:rsid w:val="0084574F"/>
    <w:rsid w:val="008463A1"/>
    <w:rsid w:val="00847E70"/>
    <w:rsid w:val="008504F7"/>
    <w:rsid w:val="00850746"/>
    <w:rsid w:val="00850B9E"/>
    <w:rsid w:val="008512C3"/>
    <w:rsid w:val="0085370C"/>
    <w:rsid w:val="00853C83"/>
    <w:rsid w:val="008546E8"/>
    <w:rsid w:val="008547C8"/>
    <w:rsid w:val="008550E9"/>
    <w:rsid w:val="008557C4"/>
    <w:rsid w:val="0085596D"/>
    <w:rsid w:val="008568C1"/>
    <w:rsid w:val="0085795B"/>
    <w:rsid w:val="0086163B"/>
    <w:rsid w:val="00861860"/>
    <w:rsid w:val="00862194"/>
    <w:rsid w:val="008648F5"/>
    <w:rsid w:val="00866000"/>
    <w:rsid w:val="00866961"/>
    <w:rsid w:val="008700D2"/>
    <w:rsid w:val="0087019F"/>
    <w:rsid w:val="008704C5"/>
    <w:rsid w:val="00870A33"/>
    <w:rsid w:val="00871035"/>
    <w:rsid w:val="00871AA5"/>
    <w:rsid w:val="00873030"/>
    <w:rsid w:val="008730D0"/>
    <w:rsid w:val="0087329B"/>
    <w:rsid w:val="0087371C"/>
    <w:rsid w:val="00873D45"/>
    <w:rsid w:val="00875C70"/>
    <w:rsid w:val="00876E41"/>
    <w:rsid w:val="008771F8"/>
    <w:rsid w:val="00880FB3"/>
    <w:rsid w:val="00880FBB"/>
    <w:rsid w:val="0088155D"/>
    <w:rsid w:val="00882559"/>
    <w:rsid w:val="00883558"/>
    <w:rsid w:val="00885115"/>
    <w:rsid w:val="00885B49"/>
    <w:rsid w:val="008863C0"/>
    <w:rsid w:val="008863CE"/>
    <w:rsid w:val="0088665B"/>
    <w:rsid w:val="00886F80"/>
    <w:rsid w:val="008876FA"/>
    <w:rsid w:val="00887AC3"/>
    <w:rsid w:val="00890166"/>
    <w:rsid w:val="008920AB"/>
    <w:rsid w:val="008922F3"/>
    <w:rsid w:val="00892672"/>
    <w:rsid w:val="008932DA"/>
    <w:rsid w:val="00895F11"/>
    <w:rsid w:val="00896296"/>
    <w:rsid w:val="00896330"/>
    <w:rsid w:val="0089668C"/>
    <w:rsid w:val="00896D60"/>
    <w:rsid w:val="00896ED9"/>
    <w:rsid w:val="00897A32"/>
    <w:rsid w:val="008A0243"/>
    <w:rsid w:val="008A09F6"/>
    <w:rsid w:val="008A1C74"/>
    <w:rsid w:val="008A1E3F"/>
    <w:rsid w:val="008A1F70"/>
    <w:rsid w:val="008A3A00"/>
    <w:rsid w:val="008A502E"/>
    <w:rsid w:val="008A76F3"/>
    <w:rsid w:val="008A7796"/>
    <w:rsid w:val="008A7C35"/>
    <w:rsid w:val="008B07B1"/>
    <w:rsid w:val="008B0962"/>
    <w:rsid w:val="008B0E81"/>
    <w:rsid w:val="008B109D"/>
    <w:rsid w:val="008B299C"/>
    <w:rsid w:val="008B2F5C"/>
    <w:rsid w:val="008B330B"/>
    <w:rsid w:val="008B37AE"/>
    <w:rsid w:val="008B51D8"/>
    <w:rsid w:val="008B5D89"/>
    <w:rsid w:val="008B66BC"/>
    <w:rsid w:val="008B74A3"/>
    <w:rsid w:val="008C03DB"/>
    <w:rsid w:val="008C114D"/>
    <w:rsid w:val="008C1A97"/>
    <w:rsid w:val="008C4285"/>
    <w:rsid w:val="008C53FB"/>
    <w:rsid w:val="008C58F0"/>
    <w:rsid w:val="008C5D08"/>
    <w:rsid w:val="008C5D4A"/>
    <w:rsid w:val="008C5EA4"/>
    <w:rsid w:val="008C7343"/>
    <w:rsid w:val="008C782A"/>
    <w:rsid w:val="008C784E"/>
    <w:rsid w:val="008C7AA8"/>
    <w:rsid w:val="008D3033"/>
    <w:rsid w:val="008D3E84"/>
    <w:rsid w:val="008D633C"/>
    <w:rsid w:val="008D66ED"/>
    <w:rsid w:val="008D6BE2"/>
    <w:rsid w:val="008D7527"/>
    <w:rsid w:val="008D7B5A"/>
    <w:rsid w:val="008E1690"/>
    <w:rsid w:val="008E2D53"/>
    <w:rsid w:val="008E3704"/>
    <w:rsid w:val="008E373A"/>
    <w:rsid w:val="008E440D"/>
    <w:rsid w:val="008E542E"/>
    <w:rsid w:val="008E6C8A"/>
    <w:rsid w:val="008E788C"/>
    <w:rsid w:val="008F0C83"/>
    <w:rsid w:val="008F0D6B"/>
    <w:rsid w:val="008F0F05"/>
    <w:rsid w:val="008F1141"/>
    <w:rsid w:val="008F1BEB"/>
    <w:rsid w:val="008F3E90"/>
    <w:rsid w:val="008F43D5"/>
    <w:rsid w:val="008F5259"/>
    <w:rsid w:val="008F755B"/>
    <w:rsid w:val="0090002E"/>
    <w:rsid w:val="009000A8"/>
    <w:rsid w:val="009005B1"/>
    <w:rsid w:val="00900E29"/>
    <w:rsid w:val="009020ED"/>
    <w:rsid w:val="0090217A"/>
    <w:rsid w:val="00903309"/>
    <w:rsid w:val="00904002"/>
    <w:rsid w:val="00904820"/>
    <w:rsid w:val="00904B79"/>
    <w:rsid w:val="009050C5"/>
    <w:rsid w:val="0090572F"/>
    <w:rsid w:val="00906535"/>
    <w:rsid w:val="009103DA"/>
    <w:rsid w:val="00910E0C"/>
    <w:rsid w:val="009116C5"/>
    <w:rsid w:val="00911886"/>
    <w:rsid w:val="00911D18"/>
    <w:rsid w:val="009136B2"/>
    <w:rsid w:val="00913C88"/>
    <w:rsid w:val="00914459"/>
    <w:rsid w:val="00914D89"/>
    <w:rsid w:val="00915734"/>
    <w:rsid w:val="009165BB"/>
    <w:rsid w:val="00920305"/>
    <w:rsid w:val="009203C1"/>
    <w:rsid w:val="00920D82"/>
    <w:rsid w:val="00921441"/>
    <w:rsid w:val="0092231D"/>
    <w:rsid w:val="00923996"/>
    <w:rsid w:val="0092451F"/>
    <w:rsid w:val="00924AAB"/>
    <w:rsid w:val="00924C9F"/>
    <w:rsid w:val="0092629A"/>
    <w:rsid w:val="009278C3"/>
    <w:rsid w:val="00927DAE"/>
    <w:rsid w:val="00930425"/>
    <w:rsid w:val="00931B9E"/>
    <w:rsid w:val="00931D39"/>
    <w:rsid w:val="00932C91"/>
    <w:rsid w:val="009336F2"/>
    <w:rsid w:val="00933BFE"/>
    <w:rsid w:val="00935A9A"/>
    <w:rsid w:val="00937CD6"/>
    <w:rsid w:val="00940555"/>
    <w:rsid w:val="0094065E"/>
    <w:rsid w:val="00941B64"/>
    <w:rsid w:val="00941E79"/>
    <w:rsid w:val="00942376"/>
    <w:rsid w:val="00942675"/>
    <w:rsid w:val="00942C9F"/>
    <w:rsid w:val="00943250"/>
    <w:rsid w:val="00943F05"/>
    <w:rsid w:val="00944F5E"/>
    <w:rsid w:val="009450BE"/>
    <w:rsid w:val="00945AE6"/>
    <w:rsid w:val="00945BAD"/>
    <w:rsid w:val="00945CA9"/>
    <w:rsid w:val="00945E64"/>
    <w:rsid w:val="00946892"/>
    <w:rsid w:val="00946A73"/>
    <w:rsid w:val="00946ECB"/>
    <w:rsid w:val="00947BBB"/>
    <w:rsid w:val="00951BBE"/>
    <w:rsid w:val="0095230C"/>
    <w:rsid w:val="00952BD3"/>
    <w:rsid w:val="009531B1"/>
    <w:rsid w:val="0095341B"/>
    <w:rsid w:val="00954EDB"/>
    <w:rsid w:val="00956630"/>
    <w:rsid w:val="009576E6"/>
    <w:rsid w:val="0095797C"/>
    <w:rsid w:val="00957EE3"/>
    <w:rsid w:val="009624D7"/>
    <w:rsid w:val="00963A68"/>
    <w:rsid w:val="00963DA0"/>
    <w:rsid w:val="0096432C"/>
    <w:rsid w:val="009650B6"/>
    <w:rsid w:val="0096549D"/>
    <w:rsid w:val="009655E4"/>
    <w:rsid w:val="009657AA"/>
    <w:rsid w:val="00966208"/>
    <w:rsid w:val="009668FE"/>
    <w:rsid w:val="00966EB5"/>
    <w:rsid w:val="0096767D"/>
    <w:rsid w:val="00970326"/>
    <w:rsid w:val="00970C60"/>
    <w:rsid w:val="0097119B"/>
    <w:rsid w:val="0097153B"/>
    <w:rsid w:val="00971616"/>
    <w:rsid w:val="0097186D"/>
    <w:rsid w:val="009720F8"/>
    <w:rsid w:val="00972244"/>
    <w:rsid w:val="0097399C"/>
    <w:rsid w:val="00973C36"/>
    <w:rsid w:val="00973C9D"/>
    <w:rsid w:val="00974302"/>
    <w:rsid w:val="0097437E"/>
    <w:rsid w:val="009744A8"/>
    <w:rsid w:val="00975369"/>
    <w:rsid w:val="00975516"/>
    <w:rsid w:val="00975CF6"/>
    <w:rsid w:val="00975EBF"/>
    <w:rsid w:val="009768AF"/>
    <w:rsid w:val="009776EC"/>
    <w:rsid w:val="00977AEA"/>
    <w:rsid w:val="009806AA"/>
    <w:rsid w:val="00981573"/>
    <w:rsid w:val="0098199F"/>
    <w:rsid w:val="00982128"/>
    <w:rsid w:val="009828F6"/>
    <w:rsid w:val="00984140"/>
    <w:rsid w:val="00984448"/>
    <w:rsid w:val="00984863"/>
    <w:rsid w:val="00984A2E"/>
    <w:rsid w:val="00984B25"/>
    <w:rsid w:val="00984CE6"/>
    <w:rsid w:val="009851C4"/>
    <w:rsid w:val="00985F25"/>
    <w:rsid w:val="00986021"/>
    <w:rsid w:val="00986259"/>
    <w:rsid w:val="00986434"/>
    <w:rsid w:val="009908CE"/>
    <w:rsid w:val="00991F01"/>
    <w:rsid w:val="00992E22"/>
    <w:rsid w:val="009931F2"/>
    <w:rsid w:val="0099379E"/>
    <w:rsid w:val="00993A84"/>
    <w:rsid w:val="009945AF"/>
    <w:rsid w:val="00994F8A"/>
    <w:rsid w:val="0099599A"/>
    <w:rsid w:val="00997F06"/>
    <w:rsid w:val="009A0A5C"/>
    <w:rsid w:val="009A0E32"/>
    <w:rsid w:val="009A16EE"/>
    <w:rsid w:val="009A2AE9"/>
    <w:rsid w:val="009A3980"/>
    <w:rsid w:val="009A6808"/>
    <w:rsid w:val="009A6C7F"/>
    <w:rsid w:val="009A6DA8"/>
    <w:rsid w:val="009A73F7"/>
    <w:rsid w:val="009B168D"/>
    <w:rsid w:val="009B1EE6"/>
    <w:rsid w:val="009B21DC"/>
    <w:rsid w:val="009B29DB"/>
    <w:rsid w:val="009B3917"/>
    <w:rsid w:val="009B3A31"/>
    <w:rsid w:val="009B40FF"/>
    <w:rsid w:val="009B41B4"/>
    <w:rsid w:val="009B459A"/>
    <w:rsid w:val="009B4EF9"/>
    <w:rsid w:val="009B6A66"/>
    <w:rsid w:val="009B7460"/>
    <w:rsid w:val="009C0015"/>
    <w:rsid w:val="009C01BD"/>
    <w:rsid w:val="009C04A5"/>
    <w:rsid w:val="009C06CD"/>
    <w:rsid w:val="009C0F06"/>
    <w:rsid w:val="009C2BDC"/>
    <w:rsid w:val="009C432A"/>
    <w:rsid w:val="009C52EA"/>
    <w:rsid w:val="009C560A"/>
    <w:rsid w:val="009C5FEE"/>
    <w:rsid w:val="009C6482"/>
    <w:rsid w:val="009C655E"/>
    <w:rsid w:val="009C7708"/>
    <w:rsid w:val="009D06AE"/>
    <w:rsid w:val="009D130A"/>
    <w:rsid w:val="009D1A65"/>
    <w:rsid w:val="009D25A1"/>
    <w:rsid w:val="009D2E41"/>
    <w:rsid w:val="009D43F8"/>
    <w:rsid w:val="009D4826"/>
    <w:rsid w:val="009D4C0B"/>
    <w:rsid w:val="009D60C7"/>
    <w:rsid w:val="009D6130"/>
    <w:rsid w:val="009D6614"/>
    <w:rsid w:val="009D6D55"/>
    <w:rsid w:val="009E0919"/>
    <w:rsid w:val="009E2766"/>
    <w:rsid w:val="009E301E"/>
    <w:rsid w:val="009E354B"/>
    <w:rsid w:val="009E3607"/>
    <w:rsid w:val="009E3656"/>
    <w:rsid w:val="009E3D32"/>
    <w:rsid w:val="009E42CB"/>
    <w:rsid w:val="009E4DF0"/>
    <w:rsid w:val="009E5479"/>
    <w:rsid w:val="009E578D"/>
    <w:rsid w:val="009E59BB"/>
    <w:rsid w:val="009E59D9"/>
    <w:rsid w:val="009E61C4"/>
    <w:rsid w:val="009E70DB"/>
    <w:rsid w:val="009E7576"/>
    <w:rsid w:val="009E7B76"/>
    <w:rsid w:val="009F0582"/>
    <w:rsid w:val="009F152E"/>
    <w:rsid w:val="009F153D"/>
    <w:rsid w:val="009F1F8A"/>
    <w:rsid w:val="009F255B"/>
    <w:rsid w:val="009F3268"/>
    <w:rsid w:val="009F346D"/>
    <w:rsid w:val="009F3AAA"/>
    <w:rsid w:val="009F3BF5"/>
    <w:rsid w:val="009F3C33"/>
    <w:rsid w:val="009F412D"/>
    <w:rsid w:val="009F4B9A"/>
    <w:rsid w:val="009F4E86"/>
    <w:rsid w:val="009F53EF"/>
    <w:rsid w:val="009F54A2"/>
    <w:rsid w:val="009F57F7"/>
    <w:rsid w:val="009F5DA7"/>
    <w:rsid w:val="009F70BB"/>
    <w:rsid w:val="009F717D"/>
    <w:rsid w:val="009F7565"/>
    <w:rsid w:val="00A00E6C"/>
    <w:rsid w:val="00A010D3"/>
    <w:rsid w:val="00A02262"/>
    <w:rsid w:val="00A02560"/>
    <w:rsid w:val="00A02DBB"/>
    <w:rsid w:val="00A02E18"/>
    <w:rsid w:val="00A03357"/>
    <w:rsid w:val="00A03694"/>
    <w:rsid w:val="00A04FE1"/>
    <w:rsid w:val="00A0520A"/>
    <w:rsid w:val="00A0674B"/>
    <w:rsid w:val="00A070A9"/>
    <w:rsid w:val="00A07F3A"/>
    <w:rsid w:val="00A1150E"/>
    <w:rsid w:val="00A11A59"/>
    <w:rsid w:val="00A11C6C"/>
    <w:rsid w:val="00A127AE"/>
    <w:rsid w:val="00A12AF3"/>
    <w:rsid w:val="00A1336B"/>
    <w:rsid w:val="00A143A6"/>
    <w:rsid w:val="00A1447F"/>
    <w:rsid w:val="00A15305"/>
    <w:rsid w:val="00A161C4"/>
    <w:rsid w:val="00A179F9"/>
    <w:rsid w:val="00A17CBB"/>
    <w:rsid w:val="00A2023D"/>
    <w:rsid w:val="00A20EF0"/>
    <w:rsid w:val="00A21345"/>
    <w:rsid w:val="00A21B41"/>
    <w:rsid w:val="00A250D4"/>
    <w:rsid w:val="00A2525B"/>
    <w:rsid w:val="00A30CA8"/>
    <w:rsid w:val="00A31141"/>
    <w:rsid w:val="00A318F0"/>
    <w:rsid w:val="00A31B70"/>
    <w:rsid w:val="00A32628"/>
    <w:rsid w:val="00A33B1E"/>
    <w:rsid w:val="00A344AF"/>
    <w:rsid w:val="00A345B8"/>
    <w:rsid w:val="00A34E1B"/>
    <w:rsid w:val="00A3753C"/>
    <w:rsid w:val="00A4026F"/>
    <w:rsid w:val="00A40744"/>
    <w:rsid w:val="00A408FE"/>
    <w:rsid w:val="00A40B47"/>
    <w:rsid w:val="00A40E54"/>
    <w:rsid w:val="00A416DD"/>
    <w:rsid w:val="00A42319"/>
    <w:rsid w:val="00A42C0B"/>
    <w:rsid w:val="00A4387E"/>
    <w:rsid w:val="00A43E9B"/>
    <w:rsid w:val="00A440FA"/>
    <w:rsid w:val="00A4418C"/>
    <w:rsid w:val="00A4446E"/>
    <w:rsid w:val="00A4495D"/>
    <w:rsid w:val="00A44C36"/>
    <w:rsid w:val="00A4516F"/>
    <w:rsid w:val="00A46D8E"/>
    <w:rsid w:val="00A46DDA"/>
    <w:rsid w:val="00A4770F"/>
    <w:rsid w:val="00A5074C"/>
    <w:rsid w:val="00A50871"/>
    <w:rsid w:val="00A50B1D"/>
    <w:rsid w:val="00A521DA"/>
    <w:rsid w:val="00A538AA"/>
    <w:rsid w:val="00A54CB5"/>
    <w:rsid w:val="00A54FC3"/>
    <w:rsid w:val="00A5579A"/>
    <w:rsid w:val="00A562EB"/>
    <w:rsid w:val="00A5779C"/>
    <w:rsid w:val="00A57FA5"/>
    <w:rsid w:val="00A60161"/>
    <w:rsid w:val="00A605A4"/>
    <w:rsid w:val="00A61276"/>
    <w:rsid w:val="00A6186F"/>
    <w:rsid w:val="00A637E7"/>
    <w:rsid w:val="00A64D8F"/>
    <w:rsid w:val="00A6564F"/>
    <w:rsid w:val="00A67974"/>
    <w:rsid w:val="00A6799D"/>
    <w:rsid w:val="00A67A3D"/>
    <w:rsid w:val="00A70108"/>
    <w:rsid w:val="00A705DB"/>
    <w:rsid w:val="00A7370F"/>
    <w:rsid w:val="00A73C54"/>
    <w:rsid w:val="00A743D4"/>
    <w:rsid w:val="00A74C5A"/>
    <w:rsid w:val="00A7523C"/>
    <w:rsid w:val="00A76246"/>
    <w:rsid w:val="00A76F4B"/>
    <w:rsid w:val="00A77EC9"/>
    <w:rsid w:val="00A810EF"/>
    <w:rsid w:val="00A82336"/>
    <w:rsid w:val="00A826F0"/>
    <w:rsid w:val="00A83061"/>
    <w:rsid w:val="00A830A6"/>
    <w:rsid w:val="00A849B6"/>
    <w:rsid w:val="00A84CA0"/>
    <w:rsid w:val="00A8563A"/>
    <w:rsid w:val="00A85653"/>
    <w:rsid w:val="00A85FEC"/>
    <w:rsid w:val="00A86FDB"/>
    <w:rsid w:val="00A90683"/>
    <w:rsid w:val="00A910B3"/>
    <w:rsid w:val="00A91535"/>
    <w:rsid w:val="00A9168C"/>
    <w:rsid w:val="00A91C1C"/>
    <w:rsid w:val="00A91C24"/>
    <w:rsid w:val="00A91FD9"/>
    <w:rsid w:val="00A9244B"/>
    <w:rsid w:val="00A9384B"/>
    <w:rsid w:val="00A93C36"/>
    <w:rsid w:val="00A9711B"/>
    <w:rsid w:val="00A9780B"/>
    <w:rsid w:val="00A97F82"/>
    <w:rsid w:val="00AA0009"/>
    <w:rsid w:val="00AA09F1"/>
    <w:rsid w:val="00AA172B"/>
    <w:rsid w:val="00AA23BF"/>
    <w:rsid w:val="00AA3503"/>
    <w:rsid w:val="00AA37CA"/>
    <w:rsid w:val="00AA3835"/>
    <w:rsid w:val="00AA3A59"/>
    <w:rsid w:val="00AA3B55"/>
    <w:rsid w:val="00AA4651"/>
    <w:rsid w:val="00AA470B"/>
    <w:rsid w:val="00AA4732"/>
    <w:rsid w:val="00AA47CE"/>
    <w:rsid w:val="00AA491F"/>
    <w:rsid w:val="00AA4BAB"/>
    <w:rsid w:val="00AA52B9"/>
    <w:rsid w:val="00AA5953"/>
    <w:rsid w:val="00AA668B"/>
    <w:rsid w:val="00AA66D9"/>
    <w:rsid w:val="00AA6D13"/>
    <w:rsid w:val="00AB0984"/>
    <w:rsid w:val="00AB0C5A"/>
    <w:rsid w:val="00AB1004"/>
    <w:rsid w:val="00AB1A4D"/>
    <w:rsid w:val="00AB1B66"/>
    <w:rsid w:val="00AB21A1"/>
    <w:rsid w:val="00AB2D3B"/>
    <w:rsid w:val="00AB2E68"/>
    <w:rsid w:val="00AB3E53"/>
    <w:rsid w:val="00AB3EE5"/>
    <w:rsid w:val="00AB4601"/>
    <w:rsid w:val="00AB4988"/>
    <w:rsid w:val="00AB5F0D"/>
    <w:rsid w:val="00AB6085"/>
    <w:rsid w:val="00AB6183"/>
    <w:rsid w:val="00AB7FA8"/>
    <w:rsid w:val="00AC11A8"/>
    <w:rsid w:val="00AC1ED0"/>
    <w:rsid w:val="00AC286F"/>
    <w:rsid w:val="00AC2EB4"/>
    <w:rsid w:val="00AC3336"/>
    <w:rsid w:val="00AC33FE"/>
    <w:rsid w:val="00AC41D6"/>
    <w:rsid w:val="00AC4A51"/>
    <w:rsid w:val="00AC4BD3"/>
    <w:rsid w:val="00AC562C"/>
    <w:rsid w:val="00AC5708"/>
    <w:rsid w:val="00AC5C1E"/>
    <w:rsid w:val="00AC5D2E"/>
    <w:rsid w:val="00AC65AC"/>
    <w:rsid w:val="00AC6648"/>
    <w:rsid w:val="00AD03C5"/>
    <w:rsid w:val="00AD0823"/>
    <w:rsid w:val="00AD098B"/>
    <w:rsid w:val="00AD11A1"/>
    <w:rsid w:val="00AD1AEC"/>
    <w:rsid w:val="00AD2520"/>
    <w:rsid w:val="00AD3DF1"/>
    <w:rsid w:val="00AD4783"/>
    <w:rsid w:val="00AD4B9D"/>
    <w:rsid w:val="00AD516A"/>
    <w:rsid w:val="00AD7AFF"/>
    <w:rsid w:val="00AE05D3"/>
    <w:rsid w:val="00AE0868"/>
    <w:rsid w:val="00AE103A"/>
    <w:rsid w:val="00AE10E7"/>
    <w:rsid w:val="00AE1E6D"/>
    <w:rsid w:val="00AE2767"/>
    <w:rsid w:val="00AE28E5"/>
    <w:rsid w:val="00AE2CFE"/>
    <w:rsid w:val="00AE3193"/>
    <w:rsid w:val="00AE431D"/>
    <w:rsid w:val="00AE4427"/>
    <w:rsid w:val="00AE4A0F"/>
    <w:rsid w:val="00AE4E7E"/>
    <w:rsid w:val="00AE5426"/>
    <w:rsid w:val="00AE5525"/>
    <w:rsid w:val="00AE5B6B"/>
    <w:rsid w:val="00AE5EA0"/>
    <w:rsid w:val="00AE6EEC"/>
    <w:rsid w:val="00AE6FE9"/>
    <w:rsid w:val="00AE7104"/>
    <w:rsid w:val="00AE7977"/>
    <w:rsid w:val="00AF16A4"/>
    <w:rsid w:val="00AF1779"/>
    <w:rsid w:val="00AF1F6D"/>
    <w:rsid w:val="00AF232A"/>
    <w:rsid w:val="00AF3B5D"/>
    <w:rsid w:val="00AF3BC0"/>
    <w:rsid w:val="00AF43A6"/>
    <w:rsid w:val="00AF4C57"/>
    <w:rsid w:val="00AF4FB8"/>
    <w:rsid w:val="00AF77CF"/>
    <w:rsid w:val="00B00332"/>
    <w:rsid w:val="00B0050F"/>
    <w:rsid w:val="00B00F9B"/>
    <w:rsid w:val="00B023B4"/>
    <w:rsid w:val="00B02776"/>
    <w:rsid w:val="00B02CA6"/>
    <w:rsid w:val="00B03580"/>
    <w:rsid w:val="00B0358B"/>
    <w:rsid w:val="00B04FE4"/>
    <w:rsid w:val="00B068D0"/>
    <w:rsid w:val="00B07603"/>
    <w:rsid w:val="00B07D9B"/>
    <w:rsid w:val="00B101EB"/>
    <w:rsid w:val="00B10EE7"/>
    <w:rsid w:val="00B10FBF"/>
    <w:rsid w:val="00B11DB4"/>
    <w:rsid w:val="00B12B4D"/>
    <w:rsid w:val="00B130F7"/>
    <w:rsid w:val="00B13512"/>
    <w:rsid w:val="00B13AF9"/>
    <w:rsid w:val="00B140F3"/>
    <w:rsid w:val="00B148C4"/>
    <w:rsid w:val="00B14B72"/>
    <w:rsid w:val="00B15187"/>
    <w:rsid w:val="00B15B93"/>
    <w:rsid w:val="00B16D82"/>
    <w:rsid w:val="00B176BE"/>
    <w:rsid w:val="00B20407"/>
    <w:rsid w:val="00B2051E"/>
    <w:rsid w:val="00B2136B"/>
    <w:rsid w:val="00B21799"/>
    <w:rsid w:val="00B24510"/>
    <w:rsid w:val="00B247AB"/>
    <w:rsid w:val="00B24C39"/>
    <w:rsid w:val="00B2553E"/>
    <w:rsid w:val="00B2562F"/>
    <w:rsid w:val="00B25CFF"/>
    <w:rsid w:val="00B26C14"/>
    <w:rsid w:val="00B27071"/>
    <w:rsid w:val="00B30229"/>
    <w:rsid w:val="00B312CE"/>
    <w:rsid w:val="00B32B31"/>
    <w:rsid w:val="00B34747"/>
    <w:rsid w:val="00B36D2A"/>
    <w:rsid w:val="00B3757C"/>
    <w:rsid w:val="00B3781C"/>
    <w:rsid w:val="00B37888"/>
    <w:rsid w:val="00B4014C"/>
    <w:rsid w:val="00B4075F"/>
    <w:rsid w:val="00B4161E"/>
    <w:rsid w:val="00B417E5"/>
    <w:rsid w:val="00B41B53"/>
    <w:rsid w:val="00B41D05"/>
    <w:rsid w:val="00B420AB"/>
    <w:rsid w:val="00B4270B"/>
    <w:rsid w:val="00B42986"/>
    <w:rsid w:val="00B42A89"/>
    <w:rsid w:val="00B4324A"/>
    <w:rsid w:val="00B44431"/>
    <w:rsid w:val="00B44AC3"/>
    <w:rsid w:val="00B45209"/>
    <w:rsid w:val="00B4570F"/>
    <w:rsid w:val="00B460D9"/>
    <w:rsid w:val="00B4662A"/>
    <w:rsid w:val="00B46E90"/>
    <w:rsid w:val="00B5147B"/>
    <w:rsid w:val="00B5323E"/>
    <w:rsid w:val="00B535D2"/>
    <w:rsid w:val="00B53986"/>
    <w:rsid w:val="00B53F89"/>
    <w:rsid w:val="00B541FD"/>
    <w:rsid w:val="00B545B2"/>
    <w:rsid w:val="00B55125"/>
    <w:rsid w:val="00B55BE9"/>
    <w:rsid w:val="00B5670A"/>
    <w:rsid w:val="00B56714"/>
    <w:rsid w:val="00B56CC5"/>
    <w:rsid w:val="00B572A5"/>
    <w:rsid w:val="00B607A1"/>
    <w:rsid w:val="00B60876"/>
    <w:rsid w:val="00B6100D"/>
    <w:rsid w:val="00B6114B"/>
    <w:rsid w:val="00B611A8"/>
    <w:rsid w:val="00B616D4"/>
    <w:rsid w:val="00B619FF"/>
    <w:rsid w:val="00B62419"/>
    <w:rsid w:val="00B62936"/>
    <w:rsid w:val="00B62EC0"/>
    <w:rsid w:val="00B63FDF"/>
    <w:rsid w:val="00B6487F"/>
    <w:rsid w:val="00B6504D"/>
    <w:rsid w:val="00B676A6"/>
    <w:rsid w:val="00B67C85"/>
    <w:rsid w:val="00B67F14"/>
    <w:rsid w:val="00B712AC"/>
    <w:rsid w:val="00B71ECB"/>
    <w:rsid w:val="00B7203F"/>
    <w:rsid w:val="00B72048"/>
    <w:rsid w:val="00B74F52"/>
    <w:rsid w:val="00B75192"/>
    <w:rsid w:val="00B77D32"/>
    <w:rsid w:val="00B77F64"/>
    <w:rsid w:val="00B80A6A"/>
    <w:rsid w:val="00B83144"/>
    <w:rsid w:val="00B83338"/>
    <w:rsid w:val="00B83948"/>
    <w:rsid w:val="00B83F04"/>
    <w:rsid w:val="00B8436E"/>
    <w:rsid w:val="00B851AA"/>
    <w:rsid w:val="00B854D6"/>
    <w:rsid w:val="00B85614"/>
    <w:rsid w:val="00B85992"/>
    <w:rsid w:val="00B85C51"/>
    <w:rsid w:val="00B85FC7"/>
    <w:rsid w:val="00B86042"/>
    <w:rsid w:val="00B8739E"/>
    <w:rsid w:val="00B87C83"/>
    <w:rsid w:val="00B87C95"/>
    <w:rsid w:val="00B90457"/>
    <w:rsid w:val="00B9134E"/>
    <w:rsid w:val="00B91B2D"/>
    <w:rsid w:val="00B93B78"/>
    <w:rsid w:val="00B94914"/>
    <w:rsid w:val="00B94F38"/>
    <w:rsid w:val="00B95A58"/>
    <w:rsid w:val="00B9709E"/>
    <w:rsid w:val="00B973B6"/>
    <w:rsid w:val="00B975AF"/>
    <w:rsid w:val="00B976BE"/>
    <w:rsid w:val="00BA0D24"/>
    <w:rsid w:val="00BA1EDE"/>
    <w:rsid w:val="00BA261E"/>
    <w:rsid w:val="00BA2ED0"/>
    <w:rsid w:val="00BA4DC6"/>
    <w:rsid w:val="00BA4F7F"/>
    <w:rsid w:val="00BA56E3"/>
    <w:rsid w:val="00BA5A83"/>
    <w:rsid w:val="00BA5C4C"/>
    <w:rsid w:val="00BA6468"/>
    <w:rsid w:val="00BA6881"/>
    <w:rsid w:val="00BA7289"/>
    <w:rsid w:val="00BA749D"/>
    <w:rsid w:val="00BB03FD"/>
    <w:rsid w:val="00BB06D3"/>
    <w:rsid w:val="00BB1501"/>
    <w:rsid w:val="00BB16F7"/>
    <w:rsid w:val="00BB1AEF"/>
    <w:rsid w:val="00BB1CD9"/>
    <w:rsid w:val="00BB1E35"/>
    <w:rsid w:val="00BB295C"/>
    <w:rsid w:val="00BB30FD"/>
    <w:rsid w:val="00BB3ABA"/>
    <w:rsid w:val="00BB48CF"/>
    <w:rsid w:val="00BB4AD0"/>
    <w:rsid w:val="00BB6169"/>
    <w:rsid w:val="00BB7093"/>
    <w:rsid w:val="00BB78F8"/>
    <w:rsid w:val="00BC0309"/>
    <w:rsid w:val="00BC0718"/>
    <w:rsid w:val="00BC1634"/>
    <w:rsid w:val="00BC1F12"/>
    <w:rsid w:val="00BC38B8"/>
    <w:rsid w:val="00BC3E38"/>
    <w:rsid w:val="00BC4366"/>
    <w:rsid w:val="00BC49F0"/>
    <w:rsid w:val="00BC6DE8"/>
    <w:rsid w:val="00BC7974"/>
    <w:rsid w:val="00BD0544"/>
    <w:rsid w:val="00BD14D7"/>
    <w:rsid w:val="00BD1E24"/>
    <w:rsid w:val="00BD4ABC"/>
    <w:rsid w:val="00BD5390"/>
    <w:rsid w:val="00BD5779"/>
    <w:rsid w:val="00BE227C"/>
    <w:rsid w:val="00BE233D"/>
    <w:rsid w:val="00BE438F"/>
    <w:rsid w:val="00BE44EB"/>
    <w:rsid w:val="00BE632C"/>
    <w:rsid w:val="00BF02C8"/>
    <w:rsid w:val="00BF07E7"/>
    <w:rsid w:val="00BF18BC"/>
    <w:rsid w:val="00BF1F98"/>
    <w:rsid w:val="00BF343F"/>
    <w:rsid w:val="00BF462D"/>
    <w:rsid w:val="00BF4FB1"/>
    <w:rsid w:val="00BF5444"/>
    <w:rsid w:val="00BF5C85"/>
    <w:rsid w:val="00BF5F72"/>
    <w:rsid w:val="00BF640D"/>
    <w:rsid w:val="00BF6CD9"/>
    <w:rsid w:val="00BF7831"/>
    <w:rsid w:val="00C00206"/>
    <w:rsid w:val="00C006A3"/>
    <w:rsid w:val="00C01B53"/>
    <w:rsid w:val="00C02665"/>
    <w:rsid w:val="00C02D07"/>
    <w:rsid w:val="00C02D3E"/>
    <w:rsid w:val="00C03924"/>
    <w:rsid w:val="00C03EAB"/>
    <w:rsid w:val="00C04B1C"/>
    <w:rsid w:val="00C05305"/>
    <w:rsid w:val="00C05344"/>
    <w:rsid w:val="00C053D0"/>
    <w:rsid w:val="00C060EF"/>
    <w:rsid w:val="00C078B2"/>
    <w:rsid w:val="00C1033C"/>
    <w:rsid w:val="00C1178F"/>
    <w:rsid w:val="00C11F59"/>
    <w:rsid w:val="00C12396"/>
    <w:rsid w:val="00C13E92"/>
    <w:rsid w:val="00C1443E"/>
    <w:rsid w:val="00C14B0C"/>
    <w:rsid w:val="00C1501F"/>
    <w:rsid w:val="00C15521"/>
    <w:rsid w:val="00C159C3"/>
    <w:rsid w:val="00C20360"/>
    <w:rsid w:val="00C20D2D"/>
    <w:rsid w:val="00C22069"/>
    <w:rsid w:val="00C22096"/>
    <w:rsid w:val="00C226FE"/>
    <w:rsid w:val="00C228C9"/>
    <w:rsid w:val="00C22D00"/>
    <w:rsid w:val="00C23842"/>
    <w:rsid w:val="00C23B34"/>
    <w:rsid w:val="00C25779"/>
    <w:rsid w:val="00C25F1A"/>
    <w:rsid w:val="00C277DF"/>
    <w:rsid w:val="00C27CAD"/>
    <w:rsid w:val="00C27E40"/>
    <w:rsid w:val="00C30508"/>
    <w:rsid w:val="00C31140"/>
    <w:rsid w:val="00C31E69"/>
    <w:rsid w:val="00C31E7D"/>
    <w:rsid w:val="00C332EF"/>
    <w:rsid w:val="00C33962"/>
    <w:rsid w:val="00C33C43"/>
    <w:rsid w:val="00C33F0C"/>
    <w:rsid w:val="00C3427E"/>
    <w:rsid w:val="00C349C4"/>
    <w:rsid w:val="00C36213"/>
    <w:rsid w:val="00C4093C"/>
    <w:rsid w:val="00C416A4"/>
    <w:rsid w:val="00C417C4"/>
    <w:rsid w:val="00C41BFF"/>
    <w:rsid w:val="00C41FB0"/>
    <w:rsid w:val="00C42D95"/>
    <w:rsid w:val="00C448AB"/>
    <w:rsid w:val="00C4570E"/>
    <w:rsid w:val="00C45ADD"/>
    <w:rsid w:val="00C45E9D"/>
    <w:rsid w:val="00C46E79"/>
    <w:rsid w:val="00C46F73"/>
    <w:rsid w:val="00C47043"/>
    <w:rsid w:val="00C4707B"/>
    <w:rsid w:val="00C47478"/>
    <w:rsid w:val="00C475DD"/>
    <w:rsid w:val="00C505EC"/>
    <w:rsid w:val="00C519BC"/>
    <w:rsid w:val="00C52D70"/>
    <w:rsid w:val="00C5348C"/>
    <w:rsid w:val="00C538C3"/>
    <w:rsid w:val="00C54706"/>
    <w:rsid w:val="00C55641"/>
    <w:rsid w:val="00C56902"/>
    <w:rsid w:val="00C569D8"/>
    <w:rsid w:val="00C56DF2"/>
    <w:rsid w:val="00C57550"/>
    <w:rsid w:val="00C57E85"/>
    <w:rsid w:val="00C57F50"/>
    <w:rsid w:val="00C613C0"/>
    <w:rsid w:val="00C61BE9"/>
    <w:rsid w:val="00C65203"/>
    <w:rsid w:val="00C65A24"/>
    <w:rsid w:val="00C65CDD"/>
    <w:rsid w:val="00C6604D"/>
    <w:rsid w:val="00C6651D"/>
    <w:rsid w:val="00C666E8"/>
    <w:rsid w:val="00C66A62"/>
    <w:rsid w:val="00C66E2D"/>
    <w:rsid w:val="00C66E69"/>
    <w:rsid w:val="00C67ADF"/>
    <w:rsid w:val="00C703A3"/>
    <w:rsid w:val="00C70F25"/>
    <w:rsid w:val="00C716D9"/>
    <w:rsid w:val="00C71C97"/>
    <w:rsid w:val="00C7211D"/>
    <w:rsid w:val="00C740F6"/>
    <w:rsid w:val="00C741CA"/>
    <w:rsid w:val="00C74A3F"/>
    <w:rsid w:val="00C767D9"/>
    <w:rsid w:val="00C770A9"/>
    <w:rsid w:val="00C771E0"/>
    <w:rsid w:val="00C77BFC"/>
    <w:rsid w:val="00C80F20"/>
    <w:rsid w:val="00C82FAB"/>
    <w:rsid w:val="00C831A8"/>
    <w:rsid w:val="00C859A9"/>
    <w:rsid w:val="00C85AFB"/>
    <w:rsid w:val="00C86876"/>
    <w:rsid w:val="00C86A8D"/>
    <w:rsid w:val="00C87786"/>
    <w:rsid w:val="00C877EA"/>
    <w:rsid w:val="00C9013B"/>
    <w:rsid w:val="00C909BD"/>
    <w:rsid w:val="00C90B23"/>
    <w:rsid w:val="00C91172"/>
    <w:rsid w:val="00C915F7"/>
    <w:rsid w:val="00C94CB9"/>
    <w:rsid w:val="00C94D19"/>
    <w:rsid w:val="00C94DCC"/>
    <w:rsid w:val="00C950BA"/>
    <w:rsid w:val="00C96101"/>
    <w:rsid w:val="00C963B4"/>
    <w:rsid w:val="00C96B4F"/>
    <w:rsid w:val="00CA051A"/>
    <w:rsid w:val="00CA07D5"/>
    <w:rsid w:val="00CA0FB3"/>
    <w:rsid w:val="00CA291F"/>
    <w:rsid w:val="00CA313C"/>
    <w:rsid w:val="00CA3A54"/>
    <w:rsid w:val="00CA3C1B"/>
    <w:rsid w:val="00CA406D"/>
    <w:rsid w:val="00CA45B8"/>
    <w:rsid w:val="00CA47F9"/>
    <w:rsid w:val="00CA4DF2"/>
    <w:rsid w:val="00CA51CC"/>
    <w:rsid w:val="00CA6817"/>
    <w:rsid w:val="00CA76A4"/>
    <w:rsid w:val="00CB0230"/>
    <w:rsid w:val="00CB0290"/>
    <w:rsid w:val="00CB0B52"/>
    <w:rsid w:val="00CB0D2A"/>
    <w:rsid w:val="00CB0F79"/>
    <w:rsid w:val="00CB13F9"/>
    <w:rsid w:val="00CB1496"/>
    <w:rsid w:val="00CB1D18"/>
    <w:rsid w:val="00CB2B72"/>
    <w:rsid w:val="00CB6C81"/>
    <w:rsid w:val="00CB700F"/>
    <w:rsid w:val="00CB752B"/>
    <w:rsid w:val="00CB7879"/>
    <w:rsid w:val="00CC0347"/>
    <w:rsid w:val="00CC2AAA"/>
    <w:rsid w:val="00CC338C"/>
    <w:rsid w:val="00CC40B2"/>
    <w:rsid w:val="00CC4D0F"/>
    <w:rsid w:val="00CC4D98"/>
    <w:rsid w:val="00CC556F"/>
    <w:rsid w:val="00CC7BA2"/>
    <w:rsid w:val="00CC7EB1"/>
    <w:rsid w:val="00CD2A9E"/>
    <w:rsid w:val="00CD2F0C"/>
    <w:rsid w:val="00CD3596"/>
    <w:rsid w:val="00CD364B"/>
    <w:rsid w:val="00CD3E25"/>
    <w:rsid w:val="00CD423C"/>
    <w:rsid w:val="00CD4263"/>
    <w:rsid w:val="00CD4738"/>
    <w:rsid w:val="00CD538E"/>
    <w:rsid w:val="00CD5961"/>
    <w:rsid w:val="00CD5E1B"/>
    <w:rsid w:val="00CD6387"/>
    <w:rsid w:val="00CD6D14"/>
    <w:rsid w:val="00CD7367"/>
    <w:rsid w:val="00CD76B1"/>
    <w:rsid w:val="00CD7E74"/>
    <w:rsid w:val="00CE08E8"/>
    <w:rsid w:val="00CE22A4"/>
    <w:rsid w:val="00CE42A0"/>
    <w:rsid w:val="00CE756F"/>
    <w:rsid w:val="00CF05A0"/>
    <w:rsid w:val="00CF06E5"/>
    <w:rsid w:val="00CF0CB9"/>
    <w:rsid w:val="00CF11CC"/>
    <w:rsid w:val="00CF1951"/>
    <w:rsid w:val="00CF2DD1"/>
    <w:rsid w:val="00CF4791"/>
    <w:rsid w:val="00CF4D17"/>
    <w:rsid w:val="00CF5743"/>
    <w:rsid w:val="00CF69DC"/>
    <w:rsid w:val="00D01623"/>
    <w:rsid w:val="00D01EF2"/>
    <w:rsid w:val="00D0275E"/>
    <w:rsid w:val="00D03181"/>
    <w:rsid w:val="00D03DED"/>
    <w:rsid w:val="00D03FC6"/>
    <w:rsid w:val="00D041FC"/>
    <w:rsid w:val="00D042E1"/>
    <w:rsid w:val="00D04BB7"/>
    <w:rsid w:val="00D04CA4"/>
    <w:rsid w:val="00D05895"/>
    <w:rsid w:val="00D05CCD"/>
    <w:rsid w:val="00D06A25"/>
    <w:rsid w:val="00D1004E"/>
    <w:rsid w:val="00D110B6"/>
    <w:rsid w:val="00D11643"/>
    <w:rsid w:val="00D125E8"/>
    <w:rsid w:val="00D13221"/>
    <w:rsid w:val="00D13687"/>
    <w:rsid w:val="00D13B9C"/>
    <w:rsid w:val="00D13D3D"/>
    <w:rsid w:val="00D1438A"/>
    <w:rsid w:val="00D145A3"/>
    <w:rsid w:val="00D147D1"/>
    <w:rsid w:val="00D16749"/>
    <w:rsid w:val="00D17519"/>
    <w:rsid w:val="00D204F4"/>
    <w:rsid w:val="00D2132C"/>
    <w:rsid w:val="00D21E5E"/>
    <w:rsid w:val="00D224E4"/>
    <w:rsid w:val="00D23387"/>
    <w:rsid w:val="00D23C4F"/>
    <w:rsid w:val="00D24D7E"/>
    <w:rsid w:val="00D24DDA"/>
    <w:rsid w:val="00D25072"/>
    <w:rsid w:val="00D2634D"/>
    <w:rsid w:val="00D275EF"/>
    <w:rsid w:val="00D30D9E"/>
    <w:rsid w:val="00D31D74"/>
    <w:rsid w:val="00D3210F"/>
    <w:rsid w:val="00D32EE3"/>
    <w:rsid w:val="00D33505"/>
    <w:rsid w:val="00D337F4"/>
    <w:rsid w:val="00D343E1"/>
    <w:rsid w:val="00D35429"/>
    <w:rsid w:val="00D36DFA"/>
    <w:rsid w:val="00D377A7"/>
    <w:rsid w:val="00D37E99"/>
    <w:rsid w:val="00D4188A"/>
    <w:rsid w:val="00D422C0"/>
    <w:rsid w:val="00D428D9"/>
    <w:rsid w:val="00D43862"/>
    <w:rsid w:val="00D44486"/>
    <w:rsid w:val="00D447A1"/>
    <w:rsid w:val="00D466AA"/>
    <w:rsid w:val="00D47220"/>
    <w:rsid w:val="00D47406"/>
    <w:rsid w:val="00D475A8"/>
    <w:rsid w:val="00D50860"/>
    <w:rsid w:val="00D51037"/>
    <w:rsid w:val="00D51765"/>
    <w:rsid w:val="00D52600"/>
    <w:rsid w:val="00D52681"/>
    <w:rsid w:val="00D528F9"/>
    <w:rsid w:val="00D54369"/>
    <w:rsid w:val="00D54767"/>
    <w:rsid w:val="00D54B40"/>
    <w:rsid w:val="00D54C95"/>
    <w:rsid w:val="00D5570E"/>
    <w:rsid w:val="00D5599F"/>
    <w:rsid w:val="00D56012"/>
    <w:rsid w:val="00D56EC5"/>
    <w:rsid w:val="00D574FA"/>
    <w:rsid w:val="00D57583"/>
    <w:rsid w:val="00D609F3"/>
    <w:rsid w:val="00D60A03"/>
    <w:rsid w:val="00D62DC2"/>
    <w:rsid w:val="00D62F9B"/>
    <w:rsid w:val="00D64EC1"/>
    <w:rsid w:val="00D652D1"/>
    <w:rsid w:val="00D653E8"/>
    <w:rsid w:val="00D656C0"/>
    <w:rsid w:val="00D673A1"/>
    <w:rsid w:val="00D70916"/>
    <w:rsid w:val="00D71720"/>
    <w:rsid w:val="00D71F10"/>
    <w:rsid w:val="00D7291A"/>
    <w:rsid w:val="00D737F1"/>
    <w:rsid w:val="00D73C30"/>
    <w:rsid w:val="00D745A6"/>
    <w:rsid w:val="00D7683C"/>
    <w:rsid w:val="00D76F66"/>
    <w:rsid w:val="00D8038F"/>
    <w:rsid w:val="00D80468"/>
    <w:rsid w:val="00D80809"/>
    <w:rsid w:val="00D80ECC"/>
    <w:rsid w:val="00D816D5"/>
    <w:rsid w:val="00D81FB1"/>
    <w:rsid w:val="00D82110"/>
    <w:rsid w:val="00D823BA"/>
    <w:rsid w:val="00D849D6"/>
    <w:rsid w:val="00D84DB2"/>
    <w:rsid w:val="00D858F9"/>
    <w:rsid w:val="00D85E50"/>
    <w:rsid w:val="00D87444"/>
    <w:rsid w:val="00D87581"/>
    <w:rsid w:val="00D87ED8"/>
    <w:rsid w:val="00D904D4"/>
    <w:rsid w:val="00D90D28"/>
    <w:rsid w:val="00D9109C"/>
    <w:rsid w:val="00D922FE"/>
    <w:rsid w:val="00D923F7"/>
    <w:rsid w:val="00D92723"/>
    <w:rsid w:val="00D92776"/>
    <w:rsid w:val="00D92F9A"/>
    <w:rsid w:val="00D930C7"/>
    <w:rsid w:val="00D93D2A"/>
    <w:rsid w:val="00D93E95"/>
    <w:rsid w:val="00D94163"/>
    <w:rsid w:val="00DA0CAB"/>
    <w:rsid w:val="00DA1412"/>
    <w:rsid w:val="00DA144D"/>
    <w:rsid w:val="00DA271D"/>
    <w:rsid w:val="00DA338D"/>
    <w:rsid w:val="00DA4386"/>
    <w:rsid w:val="00DA4493"/>
    <w:rsid w:val="00DA4810"/>
    <w:rsid w:val="00DA4F02"/>
    <w:rsid w:val="00DA52E3"/>
    <w:rsid w:val="00DB1020"/>
    <w:rsid w:val="00DB1E77"/>
    <w:rsid w:val="00DB20F7"/>
    <w:rsid w:val="00DB2253"/>
    <w:rsid w:val="00DB2395"/>
    <w:rsid w:val="00DB26F4"/>
    <w:rsid w:val="00DB4A71"/>
    <w:rsid w:val="00DB5054"/>
    <w:rsid w:val="00DB5237"/>
    <w:rsid w:val="00DB589F"/>
    <w:rsid w:val="00DB67D3"/>
    <w:rsid w:val="00DB6DC6"/>
    <w:rsid w:val="00DC126A"/>
    <w:rsid w:val="00DC3739"/>
    <w:rsid w:val="00DC463E"/>
    <w:rsid w:val="00DC48E9"/>
    <w:rsid w:val="00DC4EE6"/>
    <w:rsid w:val="00DC5641"/>
    <w:rsid w:val="00DC582D"/>
    <w:rsid w:val="00DC59DF"/>
    <w:rsid w:val="00DC6096"/>
    <w:rsid w:val="00DC6F4B"/>
    <w:rsid w:val="00DC7864"/>
    <w:rsid w:val="00DC7A2C"/>
    <w:rsid w:val="00DD015C"/>
    <w:rsid w:val="00DD0199"/>
    <w:rsid w:val="00DD1599"/>
    <w:rsid w:val="00DD1C00"/>
    <w:rsid w:val="00DD1FB6"/>
    <w:rsid w:val="00DD2703"/>
    <w:rsid w:val="00DD37E2"/>
    <w:rsid w:val="00DD391E"/>
    <w:rsid w:val="00DD3F2F"/>
    <w:rsid w:val="00DD40CB"/>
    <w:rsid w:val="00DD43EC"/>
    <w:rsid w:val="00DD562E"/>
    <w:rsid w:val="00DD5660"/>
    <w:rsid w:val="00DD6309"/>
    <w:rsid w:val="00DD6AFE"/>
    <w:rsid w:val="00DD7640"/>
    <w:rsid w:val="00DD7901"/>
    <w:rsid w:val="00DE12EA"/>
    <w:rsid w:val="00DE1B30"/>
    <w:rsid w:val="00DE1B53"/>
    <w:rsid w:val="00DE27EA"/>
    <w:rsid w:val="00DE2A33"/>
    <w:rsid w:val="00DE35F0"/>
    <w:rsid w:val="00DE4A46"/>
    <w:rsid w:val="00DE4FC4"/>
    <w:rsid w:val="00DE50F2"/>
    <w:rsid w:val="00DE5268"/>
    <w:rsid w:val="00DE6F64"/>
    <w:rsid w:val="00DE74DF"/>
    <w:rsid w:val="00DE7ED5"/>
    <w:rsid w:val="00DF0932"/>
    <w:rsid w:val="00DF1DE8"/>
    <w:rsid w:val="00DF26CF"/>
    <w:rsid w:val="00DF2C42"/>
    <w:rsid w:val="00DF36BC"/>
    <w:rsid w:val="00DF3849"/>
    <w:rsid w:val="00DF3D1C"/>
    <w:rsid w:val="00DF3DBE"/>
    <w:rsid w:val="00DF3E1D"/>
    <w:rsid w:val="00DF4565"/>
    <w:rsid w:val="00DF4C03"/>
    <w:rsid w:val="00DF4F7C"/>
    <w:rsid w:val="00DF5CC0"/>
    <w:rsid w:val="00DF6F82"/>
    <w:rsid w:val="00E01BA8"/>
    <w:rsid w:val="00E01BFE"/>
    <w:rsid w:val="00E03670"/>
    <w:rsid w:val="00E041DE"/>
    <w:rsid w:val="00E04C11"/>
    <w:rsid w:val="00E0567C"/>
    <w:rsid w:val="00E06F7E"/>
    <w:rsid w:val="00E0761C"/>
    <w:rsid w:val="00E11554"/>
    <w:rsid w:val="00E1535C"/>
    <w:rsid w:val="00E15602"/>
    <w:rsid w:val="00E157DC"/>
    <w:rsid w:val="00E15AF1"/>
    <w:rsid w:val="00E162B3"/>
    <w:rsid w:val="00E16C24"/>
    <w:rsid w:val="00E21189"/>
    <w:rsid w:val="00E220F9"/>
    <w:rsid w:val="00E223FC"/>
    <w:rsid w:val="00E226F1"/>
    <w:rsid w:val="00E22D2C"/>
    <w:rsid w:val="00E2351F"/>
    <w:rsid w:val="00E23D80"/>
    <w:rsid w:val="00E24403"/>
    <w:rsid w:val="00E24547"/>
    <w:rsid w:val="00E24AF0"/>
    <w:rsid w:val="00E24D35"/>
    <w:rsid w:val="00E258EE"/>
    <w:rsid w:val="00E26284"/>
    <w:rsid w:val="00E273E4"/>
    <w:rsid w:val="00E275BE"/>
    <w:rsid w:val="00E30070"/>
    <w:rsid w:val="00E30A56"/>
    <w:rsid w:val="00E30AC2"/>
    <w:rsid w:val="00E30AD6"/>
    <w:rsid w:val="00E31558"/>
    <w:rsid w:val="00E32453"/>
    <w:rsid w:val="00E34015"/>
    <w:rsid w:val="00E35B5A"/>
    <w:rsid w:val="00E366BD"/>
    <w:rsid w:val="00E369BE"/>
    <w:rsid w:val="00E36EDC"/>
    <w:rsid w:val="00E37E26"/>
    <w:rsid w:val="00E37FFE"/>
    <w:rsid w:val="00E404D6"/>
    <w:rsid w:val="00E40B54"/>
    <w:rsid w:val="00E42B69"/>
    <w:rsid w:val="00E42EC6"/>
    <w:rsid w:val="00E43DFF"/>
    <w:rsid w:val="00E44733"/>
    <w:rsid w:val="00E45124"/>
    <w:rsid w:val="00E45679"/>
    <w:rsid w:val="00E4585F"/>
    <w:rsid w:val="00E45CDA"/>
    <w:rsid w:val="00E5025B"/>
    <w:rsid w:val="00E5041C"/>
    <w:rsid w:val="00E5067B"/>
    <w:rsid w:val="00E50E8B"/>
    <w:rsid w:val="00E51D09"/>
    <w:rsid w:val="00E53735"/>
    <w:rsid w:val="00E5375D"/>
    <w:rsid w:val="00E552EB"/>
    <w:rsid w:val="00E5539E"/>
    <w:rsid w:val="00E553C5"/>
    <w:rsid w:val="00E55CC7"/>
    <w:rsid w:val="00E57DFF"/>
    <w:rsid w:val="00E60215"/>
    <w:rsid w:val="00E6212B"/>
    <w:rsid w:val="00E6298F"/>
    <w:rsid w:val="00E62EEE"/>
    <w:rsid w:val="00E637FD"/>
    <w:rsid w:val="00E648BF"/>
    <w:rsid w:val="00E649CD"/>
    <w:rsid w:val="00E64E4B"/>
    <w:rsid w:val="00E65660"/>
    <w:rsid w:val="00E6629A"/>
    <w:rsid w:val="00E672D1"/>
    <w:rsid w:val="00E67B8E"/>
    <w:rsid w:val="00E67CE9"/>
    <w:rsid w:val="00E70130"/>
    <w:rsid w:val="00E70C29"/>
    <w:rsid w:val="00E724F6"/>
    <w:rsid w:val="00E72B69"/>
    <w:rsid w:val="00E730AB"/>
    <w:rsid w:val="00E73370"/>
    <w:rsid w:val="00E734B1"/>
    <w:rsid w:val="00E75607"/>
    <w:rsid w:val="00E7637F"/>
    <w:rsid w:val="00E76E8F"/>
    <w:rsid w:val="00E7741A"/>
    <w:rsid w:val="00E77EC4"/>
    <w:rsid w:val="00E77FC3"/>
    <w:rsid w:val="00E805C9"/>
    <w:rsid w:val="00E80DF6"/>
    <w:rsid w:val="00E81E71"/>
    <w:rsid w:val="00E82098"/>
    <w:rsid w:val="00E82CBE"/>
    <w:rsid w:val="00E82F21"/>
    <w:rsid w:val="00E83A90"/>
    <w:rsid w:val="00E8577A"/>
    <w:rsid w:val="00E8725B"/>
    <w:rsid w:val="00E87636"/>
    <w:rsid w:val="00E87812"/>
    <w:rsid w:val="00E87886"/>
    <w:rsid w:val="00E87E6F"/>
    <w:rsid w:val="00E931B2"/>
    <w:rsid w:val="00E944EE"/>
    <w:rsid w:val="00E94A89"/>
    <w:rsid w:val="00E95213"/>
    <w:rsid w:val="00E96501"/>
    <w:rsid w:val="00E9739B"/>
    <w:rsid w:val="00E97DAD"/>
    <w:rsid w:val="00EA0241"/>
    <w:rsid w:val="00EA0E71"/>
    <w:rsid w:val="00EA128A"/>
    <w:rsid w:val="00EA2BB9"/>
    <w:rsid w:val="00EA32F6"/>
    <w:rsid w:val="00EA400E"/>
    <w:rsid w:val="00EA69B4"/>
    <w:rsid w:val="00EA70C7"/>
    <w:rsid w:val="00EB045E"/>
    <w:rsid w:val="00EB0C0E"/>
    <w:rsid w:val="00EB12BC"/>
    <w:rsid w:val="00EB1FC2"/>
    <w:rsid w:val="00EB2AD8"/>
    <w:rsid w:val="00EB30EE"/>
    <w:rsid w:val="00EB3790"/>
    <w:rsid w:val="00EB3EA5"/>
    <w:rsid w:val="00EB6D8F"/>
    <w:rsid w:val="00EB766D"/>
    <w:rsid w:val="00EC21AA"/>
    <w:rsid w:val="00EC38BC"/>
    <w:rsid w:val="00EC3AF9"/>
    <w:rsid w:val="00EC55A5"/>
    <w:rsid w:val="00EC595B"/>
    <w:rsid w:val="00EC5E62"/>
    <w:rsid w:val="00EC679F"/>
    <w:rsid w:val="00EC745A"/>
    <w:rsid w:val="00EC75B4"/>
    <w:rsid w:val="00EC76CF"/>
    <w:rsid w:val="00EC785C"/>
    <w:rsid w:val="00ED0394"/>
    <w:rsid w:val="00ED270A"/>
    <w:rsid w:val="00ED3A88"/>
    <w:rsid w:val="00ED4EBC"/>
    <w:rsid w:val="00ED531B"/>
    <w:rsid w:val="00ED5CDB"/>
    <w:rsid w:val="00ED5DC0"/>
    <w:rsid w:val="00ED60D2"/>
    <w:rsid w:val="00ED64EB"/>
    <w:rsid w:val="00EE1066"/>
    <w:rsid w:val="00EE1135"/>
    <w:rsid w:val="00EE1B0B"/>
    <w:rsid w:val="00EE2415"/>
    <w:rsid w:val="00EE2A29"/>
    <w:rsid w:val="00EE3AA5"/>
    <w:rsid w:val="00EE494F"/>
    <w:rsid w:val="00EE4DAB"/>
    <w:rsid w:val="00EE5A7F"/>
    <w:rsid w:val="00EE5E44"/>
    <w:rsid w:val="00EE647E"/>
    <w:rsid w:val="00EE64F9"/>
    <w:rsid w:val="00EE6E0B"/>
    <w:rsid w:val="00EE6F98"/>
    <w:rsid w:val="00EE71D2"/>
    <w:rsid w:val="00EE7337"/>
    <w:rsid w:val="00EE73EE"/>
    <w:rsid w:val="00EE783E"/>
    <w:rsid w:val="00EF0BD2"/>
    <w:rsid w:val="00EF193D"/>
    <w:rsid w:val="00EF1E71"/>
    <w:rsid w:val="00EF1EAF"/>
    <w:rsid w:val="00EF267B"/>
    <w:rsid w:val="00EF26AC"/>
    <w:rsid w:val="00EF3D28"/>
    <w:rsid w:val="00EF57A4"/>
    <w:rsid w:val="00EF5F8A"/>
    <w:rsid w:val="00EF6428"/>
    <w:rsid w:val="00EF6447"/>
    <w:rsid w:val="00EF702F"/>
    <w:rsid w:val="00EF725F"/>
    <w:rsid w:val="00EF78F5"/>
    <w:rsid w:val="00EF7A40"/>
    <w:rsid w:val="00EF7FA0"/>
    <w:rsid w:val="00F00DE0"/>
    <w:rsid w:val="00F011D2"/>
    <w:rsid w:val="00F02BA8"/>
    <w:rsid w:val="00F030B3"/>
    <w:rsid w:val="00F034A6"/>
    <w:rsid w:val="00F03A1A"/>
    <w:rsid w:val="00F0520C"/>
    <w:rsid w:val="00F0576F"/>
    <w:rsid w:val="00F05B15"/>
    <w:rsid w:val="00F06390"/>
    <w:rsid w:val="00F06BBD"/>
    <w:rsid w:val="00F0768C"/>
    <w:rsid w:val="00F10223"/>
    <w:rsid w:val="00F112C8"/>
    <w:rsid w:val="00F12B45"/>
    <w:rsid w:val="00F13793"/>
    <w:rsid w:val="00F15CF4"/>
    <w:rsid w:val="00F15F32"/>
    <w:rsid w:val="00F15F8F"/>
    <w:rsid w:val="00F161D1"/>
    <w:rsid w:val="00F16A76"/>
    <w:rsid w:val="00F17016"/>
    <w:rsid w:val="00F175F5"/>
    <w:rsid w:val="00F20A2B"/>
    <w:rsid w:val="00F21370"/>
    <w:rsid w:val="00F21A76"/>
    <w:rsid w:val="00F223F1"/>
    <w:rsid w:val="00F234EC"/>
    <w:rsid w:val="00F23832"/>
    <w:rsid w:val="00F242CE"/>
    <w:rsid w:val="00F25740"/>
    <w:rsid w:val="00F25D61"/>
    <w:rsid w:val="00F25EB9"/>
    <w:rsid w:val="00F2656E"/>
    <w:rsid w:val="00F2712F"/>
    <w:rsid w:val="00F27A78"/>
    <w:rsid w:val="00F30498"/>
    <w:rsid w:val="00F31C79"/>
    <w:rsid w:val="00F31E4A"/>
    <w:rsid w:val="00F33B8B"/>
    <w:rsid w:val="00F3415E"/>
    <w:rsid w:val="00F34A58"/>
    <w:rsid w:val="00F35434"/>
    <w:rsid w:val="00F35A17"/>
    <w:rsid w:val="00F35C12"/>
    <w:rsid w:val="00F35FFA"/>
    <w:rsid w:val="00F366BF"/>
    <w:rsid w:val="00F37E80"/>
    <w:rsid w:val="00F37FF2"/>
    <w:rsid w:val="00F40716"/>
    <w:rsid w:val="00F40B62"/>
    <w:rsid w:val="00F417CB"/>
    <w:rsid w:val="00F42AB0"/>
    <w:rsid w:val="00F43CCE"/>
    <w:rsid w:val="00F44982"/>
    <w:rsid w:val="00F47219"/>
    <w:rsid w:val="00F47751"/>
    <w:rsid w:val="00F50519"/>
    <w:rsid w:val="00F51BA8"/>
    <w:rsid w:val="00F51F27"/>
    <w:rsid w:val="00F534BF"/>
    <w:rsid w:val="00F53E14"/>
    <w:rsid w:val="00F53EA3"/>
    <w:rsid w:val="00F548C0"/>
    <w:rsid w:val="00F56FF8"/>
    <w:rsid w:val="00F57102"/>
    <w:rsid w:val="00F603BD"/>
    <w:rsid w:val="00F60419"/>
    <w:rsid w:val="00F60825"/>
    <w:rsid w:val="00F61915"/>
    <w:rsid w:val="00F61BF7"/>
    <w:rsid w:val="00F61D65"/>
    <w:rsid w:val="00F61E7F"/>
    <w:rsid w:val="00F62178"/>
    <w:rsid w:val="00F62AD4"/>
    <w:rsid w:val="00F62B35"/>
    <w:rsid w:val="00F62FFF"/>
    <w:rsid w:val="00F6317E"/>
    <w:rsid w:val="00F635AA"/>
    <w:rsid w:val="00F63FA2"/>
    <w:rsid w:val="00F642B1"/>
    <w:rsid w:val="00F666E6"/>
    <w:rsid w:val="00F6799E"/>
    <w:rsid w:val="00F71364"/>
    <w:rsid w:val="00F71B98"/>
    <w:rsid w:val="00F7276B"/>
    <w:rsid w:val="00F727A4"/>
    <w:rsid w:val="00F738EC"/>
    <w:rsid w:val="00F7402C"/>
    <w:rsid w:val="00F74715"/>
    <w:rsid w:val="00F74CC2"/>
    <w:rsid w:val="00F75E73"/>
    <w:rsid w:val="00F765E6"/>
    <w:rsid w:val="00F773D0"/>
    <w:rsid w:val="00F776A5"/>
    <w:rsid w:val="00F77E92"/>
    <w:rsid w:val="00F80F9C"/>
    <w:rsid w:val="00F8112F"/>
    <w:rsid w:val="00F81798"/>
    <w:rsid w:val="00F82A08"/>
    <w:rsid w:val="00F849C9"/>
    <w:rsid w:val="00F84D65"/>
    <w:rsid w:val="00F85613"/>
    <w:rsid w:val="00F86252"/>
    <w:rsid w:val="00F86522"/>
    <w:rsid w:val="00F867DD"/>
    <w:rsid w:val="00F8760A"/>
    <w:rsid w:val="00F87D35"/>
    <w:rsid w:val="00F9018F"/>
    <w:rsid w:val="00F90D8D"/>
    <w:rsid w:val="00F91948"/>
    <w:rsid w:val="00F91B00"/>
    <w:rsid w:val="00F9209E"/>
    <w:rsid w:val="00F932AC"/>
    <w:rsid w:val="00F94450"/>
    <w:rsid w:val="00F94681"/>
    <w:rsid w:val="00F9501E"/>
    <w:rsid w:val="00F953F5"/>
    <w:rsid w:val="00F95E3B"/>
    <w:rsid w:val="00F95F5A"/>
    <w:rsid w:val="00F962D8"/>
    <w:rsid w:val="00F96352"/>
    <w:rsid w:val="00FA06A6"/>
    <w:rsid w:val="00FA1162"/>
    <w:rsid w:val="00FA17FF"/>
    <w:rsid w:val="00FA1AC3"/>
    <w:rsid w:val="00FA222B"/>
    <w:rsid w:val="00FA3405"/>
    <w:rsid w:val="00FA37AA"/>
    <w:rsid w:val="00FA3DA9"/>
    <w:rsid w:val="00FA3FA4"/>
    <w:rsid w:val="00FA40C0"/>
    <w:rsid w:val="00FA4DF3"/>
    <w:rsid w:val="00FA4FC9"/>
    <w:rsid w:val="00FA50F6"/>
    <w:rsid w:val="00FA556D"/>
    <w:rsid w:val="00FA61E4"/>
    <w:rsid w:val="00FA635F"/>
    <w:rsid w:val="00FA6EC8"/>
    <w:rsid w:val="00FA7157"/>
    <w:rsid w:val="00FA78F2"/>
    <w:rsid w:val="00FB0E2A"/>
    <w:rsid w:val="00FB24FB"/>
    <w:rsid w:val="00FB25BA"/>
    <w:rsid w:val="00FB322E"/>
    <w:rsid w:val="00FB3232"/>
    <w:rsid w:val="00FB3C68"/>
    <w:rsid w:val="00FB5357"/>
    <w:rsid w:val="00FB5426"/>
    <w:rsid w:val="00FB67A1"/>
    <w:rsid w:val="00FB722F"/>
    <w:rsid w:val="00FB732C"/>
    <w:rsid w:val="00FB7C9C"/>
    <w:rsid w:val="00FC045B"/>
    <w:rsid w:val="00FC1A20"/>
    <w:rsid w:val="00FC26D0"/>
    <w:rsid w:val="00FC326C"/>
    <w:rsid w:val="00FC48EF"/>
    <w:rsid w:val="00FC498F"/>
    <w:rsid w:val="00FC4B6C"/>
    <w:rsid w:val="00FC50BF"/>
    <w:rsid w:val="00FC5185"/>
    <w:rsid w:val="00FC62DF"/>
    <w:rsid w:val="00FC7828"/>
    <w:rsid w:val="00FD0592"/>
    <w:rsid w:val="00FD0D3A"/>
    <w:rsid w:val="00FD1FA0"/>
    <w:rsid w:val="00FD3460"/>
    <w:rsid w:val="00FD5435"/>
    <w:rsid w:val="00FD5F0A"/>
    <w:rsid w:val="00FD6ED1"/>
    <w:rsid w:val="00FD7287"/>
    <w:rsid w:val="00FE0428"/>
    <w:rsid w:val="00FE0705"/>
    <w:rsid w:val="00FE0AF5"/>
    <w:rsid w:val="00FE0C30"/>
    <w:rsid w:val="00FE18D5"/>
    <w:rsid w:val="00FE239C"/>
    <w:rsid w:val="00FE2BC1"/>
    <w:rsid w:val="00FE33A7"/>
    <w:rsid w:val="00FE3FA7"/>
    <w:rsid w:val="00FE5E3C"/>
    <w:rsid w:val="00FE64CA"/>
    <w:rsid w:val="00FF0026"/>
    <w:rsid w:val="00FF075C"/>
    <w:rsid w:val="00FF0F48"/>
    <w:rsid w:val="00FF11BC"/>
    <w:rsid w:val="00FF1D60"/>
    <w:rsid w:val="00FF1EB2"/>
    <w:rsid w:val="00FF2AEE"/>
    <w:rsid w:val="00FF3096"/>
    <w:rsid w:val="00FF34AA"/>
    <w:rsid w:val="00FF434B"/>
    <w:rsid w:val="00FF4500"/>
    <w:rsid w:val="00FF4FCB"/>
    <w:rsid w:val="00FF5ABD"/>
    <w:rsid w:val="00FF673B"/>
    <w:rsid w:val="00FF6CF4"/>
    <w:rsid w:val="00FF6D7F"/>
    <w:rsid w:val="00FF6DA1"/>
    <w:rsid w:val="00FF7766"/>
    <w:rsid w:val="00FF7B9F"/>
    <w:rsid w:val="00FF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6B8E3BB6"/>
  <w14:defaultImageDpi w14:val="0"/>
  <w15:docId w15:val="{DB8A64B9-FE06-40C3-B630-EBD45C0B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77965"/>
    <w:pPr>
      <w:widowControl w:val="0"/>
    </w:pPr>
    <w:rPr>
      <w:rFonts w:cs="Times New Roman"/>
      <w:sz w:val="22"/>
      <w:szCs w:val="22"/>
      <w:lang w:val="en-US" w:eastAsia="en-US"/>
    </w:rPr>
  </w:style>
  <w:style w:type="paragraph" w:styleId="Heading1">
    <w:name w:val="heading 1"/>
    <w:basedOn w:val="Normal"/>
    <w:link w:val="Heading1Char"/>
    <w:uiPriority w:val="9"/>
    <w:qFormat/>
    <w:rsid w:val="00D652D1"/>
    <w:pPr>
      <w:spacing w:after="120"/>
      <w:jc w:val="center"/>
      <w:outlineLvl w:val="0"/>
    </w:pPr>
    <w:rPr>
      <w:rFonts w:ascii="Times New Roman" w:hAnsi="Times New Roman"/>
      <w:b/>
      <w:sz w:val="40"/>
      <w:szCs w:val="40"/>
      <w:lang w:val="en-GB"/>
    </w:rPr>
  </w:style>
  <w:style w:type="paragraph" w:styleId="Heading2">
    <w:name w:val="heading 2"/>
    <w:basedOn w:val="Heading3"/>
    <w:link w:val="Heading2Char"/>
    <w:uiPriority w:val="9"/>
    <w:qFormat/>
    <w:rsid w:val="00CD7367"/>
    <w:pPr>
      <w:spacing w:before="120"/>
      <w:outlineLvl w:val="1"/>
    </w:pPr>
  </w:style>
  <w:style w:type="paragraph" w:styleId="Heading3">
    <w:name w:val="heading 3"/>
    <w:basedOn w:val="Normal"/>
    <w:link w:val="Heading3Char"/>
    <w:uiPriority w:val="9"/>
    <w:qFormat/>
    <w:rsid w:val="00356A49"/>
    <w:pPr>
      <w:spacing w:before="240" w:after="60"/>
      <w:jc w:val="both"/>
      <w:outlineLvl w:val="2"/>
    </w:pPr>
    <w:rPr>
      <w:rFonts w:ascii="Times New Roman" w:hAnsi="Times New Roman"/>
      <w:b/>
      <w:lang w:val="en-GB"/>
    </w:rPr>
  </w:style>
  <w:style w:type="paragraph" w:styleId="Heading4">
    <w:name w:val="heading 4"/>
    <w:basedOn w:val="Normal"/>
    <w:link w:val="Heading4Char"/>
    <w:uiPriority w:val="9"/>
    <w:qFormat/>
    <w:rsid w:val="004D4A32"/>
    <w:pPr>
      <w:spacing w:before="180" w:after="120"/>
      <w:jc w:val="both"/>
      <w:outlineLvl w:val="3"/>
    </w:pPr>
    <w:rPr>
      <w:rFonts w:ascii="Times New Roman" w:hAnsi="Times New Roman"/>
      <w:b/>
      <w:bCs/>
      <w:i/>
      <w:iCs/>
      <w:lang w:val="en-GB"/>
    </w:rPr>
  </w:style>
  <w:style w:type="paragraph" w:styleId="Heading5">
    <w:name w:val="heading 5"/>
    <w:basedOn w:val="Heading4"/>
    <w:link w:val="Heading5Char"/>
    <w:uiPriority w:val="9"/>
    <w:qFormat/>
    <w:rsid w:val="00941E79"/>
    <w:pPr>
      <w:outlineLvl w:val="4"/>
    </w:pPr>
    <w:rPr>
      <w:b w:val="0"/>
      <w:bCs w:val="0"/>
      <w:i w:val="0"/>
      <w:iCs w:val="0"/>
      <w:u w:val="single"/>
    </w:rPr>
  </w:style>
  <w:style w:type="paragraph" w:styleId="Heading6">
    <w:name w:val="heading 6"/>
    <w:basedOn w:val="Normal"/>
    <w:link w:val="Heading6Char"/>
    <w:uiPriority w:val="9"/>
    <w:qFormat/>
    <w:pPr>
      <w:ind w:left="833"/>
      <w:outlineLvl w:val="5"/>
    </w:pPr>
    <w:rPr>
      <w:rFonts w:ascii="Times New Roman" w:hAnsi="Times New Roman"/>
      <w:b/>
      <w:bCs/>
      <w:i/>
      <w:sz w:val="24"/>
      <w:szCs w:val="24"/>
    </w:rPr>
  </w:style>
  <w:style w:type="paragraph" w:styleId="Heading7">
    <w:name w:val="heading 7"/>
    <w:basedOn w:val="Normal"/>
    <w:next w:val="Normal"/>
    <w:link w:val="Heading7Char"/>
    <w:uiPriority w:val="9"/>
    <w:qFormat/>
    <w:rsid w:val="00272DF6"/>
    <w:pPr>
      <w:widowControl/>
      <w:numPr>
        <w:ilvl w:val="6"/>
        <w:numId w:val="2"/>
      </w:numPr>
      <w:spacing w:before="240" w:after="60"/>
      <w:ind w:left="4748" w:hanging="708"/>
      <w:jc w:val="both"/>
      <w:outlineLvl w:val="6"/>
    </w:pPr>
    <w:rPr>
      <w:rFonts w:ascii="Arial" w:hAnsi="Arial"/>
      <w:sz w:val="20"/>
      <w:szCs w:val="20"/>
      <w:lang w:val="en-GB" w:eastAsia="en-GB"/>
    </w:rPr>
  </w:style>
  <w:style w:type="paragraph" w:styleId="Heading8">
    <w:name w:val="heading 8"/>
    <w:basedOn w:val="Normal"/>
    <w:next w:val="Normal"/>
    <w:link w:val="Heading8Char"/>
    <w:uiPriority w:val="9"/>
    <w:qFormat/>
    <w:rsid w:val="00272DF6"/>
    <w:pPr>
      <w:widowControl/>
      <w:numPr>
        <w:ilvl w:val="7"/>
        <w:numId w:val="2"/>
      </w:numPr>
      <w:spacing w:before="240" w:after="60"/>
      <w:ind w:left="5456" w:hanging="708"/>
      <w:jc w:val="both"/>
      <w:outlineLvl w:val="7"/>
    </w:pPr>
    <w:rPr>
      <w:rFonts w:ascii="Arial" w:hAnsi="Arial"/>
      <w:i/>
      <w:sz w:val="20"/>
      <w:szCs w:val="20"/>
      <w:lang w:val="en-GB" w:eastAsia="en-GB"/>
    </w:rPr>
  </w:style>
  <w:style w:type="paragraph" w:styleId="Heading9">
    <w:name w:val="heading 9"/>
    <w:basedOn w:val="Normal"/>
    <w:next w:val="Normal"/>
    <w:link w:val="Heading9Char"/>
    <w:uiPriority w:val="9"/>
    <w:qFormat/>
    <w:rsid w:val="00272DF6"/>
    <w:pPr>
      <w:widowControl/>
      <w:numPr>
        <w:ilvl w:val="8"/>
        <w:numId w:val="2"/>
      </w:numPr>
      <w:spacing w:before="240" w:after="60"/>
      <w:ind w:left="6164" w:hanging="708"/>
      <w:jc w:val="both"/>
      <w:outlineLvl w:val="8"/>
    </w:pPr>
    <w:rPr>
      <w:rFonts w:ascii="Arial" w:hAnsi="Arial"/>
      <w:i/>
      <w:sz w:val="18"/>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D652D1"/>
    <w:rPr>
      <w:rFonts w:ascii="Times New Roman" w:hAnsi="Times New Roman" w:cs="Times New Roman"/>
      <w:b/>
      <w:sz w:val="40"/>
      <w:szCs w:val="40"/>
      <w:lang w:val="x-none" w:eastAsia="en-US"/>
    </w:rPr>
  </w:style>
  <w:style w:type="character" w:customStyle="1" w:styleId="Heading2Char">
    <w:name w:val="Heading 2 Char"/>
    <w:basedOn w:val="DefaultParagraphFont"/>
    <w:link w:val="Heading2"/>
    <w:uiPriority w:val="9"/>
    <w:locked/>
    <w:rsid w:val="00CD7367"/>
    <w:rPr>
      <w:rFonts w:ascii="Times New Roman" w:hAnsi="Times New Roman" w:cs="Times New Roman"/>
      <w:b/>
      <w:sz w:val="22"/>
      <w:szCs w:val="22"/>
      <w:lang w:eastAsia="en-US"/>
    </w:rPr>
  </w:style>
  <w:style w:type="character" w:customStyle="1" w:styleId="Heading3Char">
    <w:name w:val="Heading 3 Char"/>
    <w:basedOn w:val="DefaultParagraphFont"/>
    <w:link w:val="Heading3"/>
    <w:uiPriority w:val="9"/>
    <w:locked/>
    <w:rsid w:val="00356A49"/>
    <w:rPr>
      <w:rFonts w:ascii="Times New Roman" w:hAnsi="Times New Roman" w:cs="Times New Roman"/>
      <w:b/>
      <w:sz w:val="22"/>
      <w:szCs w:val="22"/>
      <w:lang w:eastAsia="en-US"/>
    </w:rPr>
  </w:style>
  <w:style w:type="character" w:customStyle="1" w:styleId="Heading4Char">
    <w:name w:val="Heading 4 Char"/>
    <w:basedOn w:val="DefaultParagraphFont"/>
    <w:link w:val="Heading4"/>
    <w:uiPriority w:val="9"/>
    <w:locked/>
    <w:rsid w:val="004D4A32"/>
    <w:rPr>
      <w:rFonts w:ascii="Times New Roman" w:hAnsi="Times New Roman" w:cs="Times New Roman"/>
      <w:b/>
      <w:bCs/>
      <w:i/>
      <w:iCs/>
      <w:sz w:val="22"/>
      <w:szCs w:val="22"/>
      <w:lang w:eastAsia="en-US"/>
    </w:rPr>
  </w:style>
  <w:style w:type="character" w:customStyle="1" w:styleId="Heading5Char">
    <w:name w:val="Heading 5 Char"/>
    <w:basedOn w:val="DefaultParagraphFont"/>
    <w:link w:val="Heading5"/>
    <w:uiPriority w:val="9"/>
    <w:locked/>
    <w:rsid w:val="00941E79"/>
    <w:rPr>
      <w:rFonts w:ascii="Times New Roman" w:hAnsi="Times New Roman" w:cs="Times New Roman"/>
      <w:sz w:val="22"/>
      <w:szCs w:val="22"/>
      <w:u w:val="single"/>
      <w:lang w:eastAsia="en-US"/>
    </w:rPr>
  </w:style>
  <w:style w:type="character" w:customStyle="1" w:styleId="Heading6Char">
    <w:name w:val="Heading 6 Char"/>
    <w:basedOn w:val="DefaultParagraphFont"/>
    <w:link w:val="Heading6"/>
    <w:uiPriority w:val="9"/>
    <w:locked/>
    <w:rsid w:val="00272DF6"/>
    <w:rPr>
      <w:rFonts w:ascii="Times New Roman" w:hAnsi="Times New Roman" w:cs="Times New Roman"/>
      <w:b/>
      <w:i/>
      <w:sz w:val="24"/>
      <w:lang w:val="en-US" w:eastAsia="en-US"/>
    </w:rPr>
  </w:style>
  <w:style w:type="character" w:customStyle="1" w:styleId="Heading7Char">
    <w:name w:val="Heading 7 Char"/>
    <w:basedOn w:val="DefaultParagraphFont"/>
    <w:link w:val="Heading7"/>
    <w:uiPriority w:val="9"/>
    <w:locked/>
    <w:rsid w:val="00272DF6"/>
    <w:rPr>
      <w:rFonts w:ascii="Arial" w:hAnsi="Arial" w:cs="Times New Roman"/>
    </w:rPr>
  </w:style>
  <w:style w:type="character" w:customStyle="1" w:styleId="Heading8Char">
    <w:name w:val="Heading 8 Char"/>
    <w:basedOn w:val="DefaultParagraphFont"/>
    <w:link w:val="Heading8"/>
    <w:uiPriority w:val="9"/>
    <w:locked/>
    <w:rsid w:val="00272DF6"/>
    <w:rPr>
      <w:rFonts w:ascii="Arial" w:hAnsi="Arial" w:cs="Times New Roman"/>
      <w:i/>
    </w:rPr>
  </w:style>
  <w:style w:type="character" w:customStyle="1" w:styleId="Heading9Char">
    <w:name w:val="Heading 9 Char"/>
    <w:basedOn w:val="DefaultParagraphFont"/>
    <w:link w:val="Heading9"/>
    <w:uiPriority w:val="9"/>
    <w:locked/>
    <w:rsid w:val="00272DF6"/>
    <w:rPr>
      <w:rFonts w:ascii="Arial" w:hAnsi="Arial" w:cs="Times New Roman"/>
      <w:i/>
      <w:sz w:val="18"/>
    </w:rPr>
  </w:style>
  <w:style w:type="paragraph" w:styleId="BodyText">
    <w:name w:val="Body Text"/>
    <w:basedOn w:val="Normal"/>
    <w:link w:val="BodyTextChar"/>
    <w:uiPriority w:val="1"/>
    <w:qFormat/>
    <w:pPr>
      <w:ind w:left="1193" w:hanging="360"/>
    </w:pPr>
    <w:rPr>
      <w:rFonts w:ascii="Times New Roman" w:hAnsi="Times New Roman"/>
      <w:sz w:val="24"/>
      <w:szCs w:val="24"/>
    </w:rPr>
  </w:style>
  <w:style w:type="character" w:customStyle="1" w:styleId="BodyTextChar">
    <w:name w:val="Body Text Char"/>
    <w:basedOn w:val="DefaultParagraphFont"/>
    <w:link w:val="BodyText"/>
    <w:uiPriority w:val="1"/>
    <w:locked/>
    <w:rsid w:val="007C5D37"/>
    <w:rPr>
      <w:rFonts w:ascii="Times New Roman" w:hAnsi="Times New Roman" w:cs="Times New Roman"/>
      <w:sz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3190"/>
    <w:pPr>
      <w:tabs>
        <w:tab w:val="center" w:pos="4536"/>
        <w:tab w:val="right" w:pos="9072"/>
      </w:tabs>
    </w:pPr>
  </w:style>
  <w:style w:type="character" w:customStyle="1" w:styleId="HeaderChar">
    <w:name w:val="Header Char"/>
    <w:basedOn w:val="DefaultParagraphFont"/>
    <w:link w:val="Header"/>
    <w:uiPriority w:val="99"/>
    <w:locked/>
    <w:rsid w:val="00233190"/>
    <w:rPr>
      <w:rFonts w:cs="Times New Roman"/>
    </w:rPr>
  </w:style>
  <w:style w:type="paragraph" w:styleId="Footer">
    <w:name w:val="footer"/>
    <w:basedOn w:val="Normal"/>
    <w:link w:val="FooterChar"/>
    <w:uiPriority w:val="99"/>
    <w:unhideWhenUsed/>
    <w:rsid w:val="00233190"/>
    <w:pPr>
      <w:tabs>
        <w:tab w:val="center" w:pos="4536"/>
        <w:tab w:val="right" w:pos="9072"/>
      </w:tabs>
    </w:pPr>
  </w:style>
  <w:style w:type="character" w:customStyle="1" w:styleId="FooterChar">
    <w:name w:val="Footer Char"/>
    <w:basedOn w:val="DefaultParagraphFont"/>
    <w:link w:val="Footer"/>
    <w:uiPriority w:val="99"/>
    <w:locked/>
    <w:rsid w:val="00233190"/>
    <w:rPr>
      <w:rFonts w:cs="Times New Roman"/>
    </w:rPr>
  </w:style>
  <w:style w:type="table" w:styleId="TableGrid">
    <w:name w:val="Table Grid"/>
    <w:basedOn w:val="TableNormal"/>
    <w:uiPriority w:val="59"/>
    <w:rsid w:val="00986021"/>
    <w:rPr>
      <w:rFonts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61E4"/>
    <w:rPr>
      <w:rFonts w:cs="Times New Roman"/>
      <w:color w:val="808080"/>
    </w:rPr>
  </w:style>
  <w:style w:type="paragraph" w:styleId="BalloonText">
    <w:name w:val="Balloon Text"/>
    <w:basedOn w:val="Normal"/>
    <w:link w:val="BalloonTextChar"/>
    <w:uiPriority w:val="99"/>
    <w:semiHidden/>
    <w:unhideWhenUsed/>
    <w:rsid w:val="009E36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3656"/>
    <w:rPr>
      <w:rFonts w:ascii="Tahoma" w:hAnsi="Tahoma" w:cs="Times New Roman"/>
      <w:sz w:val="16"/>
    </w:rPr>
  </w:style>
  <w:style w:type="paragraph" w:styleId="FootnoteText">
    <w:name w:val="footnote text"/>
    <w:aliases w:val="Schriftart: 9 pt,Schriftart: 10 pt,Schriftart: 8 pt,WB-Fußnotentext,fn,Footnotes,Footnote ak,FoodNote,ft,Footnote,Footnote Text Char1,Footnote Text Char Char,Footnote Text Char1 Char Char"/>
    <w:basedOn w:val="Normal"/>
    <w:link w:val="FootnoteTextChar"/>
    <w:uiPriority w:val="99"/>
    <w:unhideWhenUsed/>
    <w:rsid w:val="003A44C8"/>
    <w:rPr>
      <w:sz w:val="20"/>
      <w:szCs w:val="20"/>
    </w:rPr>
  </w:style>
  <w:style w:type="paragraph" w:customStyle="1" w:styleId="Nace">
    <w:name w:val="Nace"/>
    <w:basedOn w:val="Normal"/>
    <w:rsid w:val="00272DF6"/>
    <w:pPr>
      <w:keepLines/>
      <w:widowControl/>
      <w:spacing w:before="240"/>
      <w:jc w:val="both"/>
    </w:pPr>
    <w:rPr>
      <w:rFonts w:ascii="Times" w:hAnsi="Times"/>
      <w:noProof/>
      <w:sz w:val="20"/>
      <w:szCs w:val="20"/>
      <w:lang w:val="en-GB" w:eastAsia="en-GB"/>
    </w:rPr>
  </w:style>
  <w:style w:type="paragraph" w:customStyle="1" w:styleId="NaceEdition">
    <w:name w:val="Nace Edition"/>
    <w:basedOn w:val="Nace"/>
    <w:rsid w:val="00272DF6"/>
    <w:pPr>
      <w:spacing w:before="120" w:after="120"/>
    </w:pPr>
    <w:rPr>
      <w:sz w:val="18"/>
    </w:rPr>
  </w:style>
  <w:style w:type="paragraph" w:customStyle="1" w:styleId="NaceInclusions">
    <w:name w:val="Nace Inclusions"/>
    <w:basedOn w:val="NaceEdition"/>
    <w:rsid w:val="00272DF6"/>
    <w:pPr>
      <w:keepNext/>
      <w:spacing w:after="0"/>
      <w:ind w:left="1135" w:hanging="284"/>
    </w:pPr>
  </w:style>
  <w:style w:type="paragraph" w:customStyle="1" w:styleId="NaceExclusions">
    <w:name w:val="Nace Exclusions"/>
    <w:basedOn w:val="NaceInclusions"/>
    <w:rsid w:val="00272DF6"/>
    <w:rPr>
      <w:i/>
    </w:rPr>
  </w:style>
  <w:style w:type="paragraph" w:customStyle="1" w:styleId="NaceExclusionsid1">
    <w:name w:val="Nace Exclusions id 1"/>
    <w:basedOn w:val="NaceExclusions"/>
    <w:rsid w:val="00272DF6"/>
    <w:pPr>
      <w:spacing w:before="0"/>
    </w:pPr>
  </w:style>
  <w:style w:type="paragraph" w:customStyle="1" w:styleId="NaceInclusionsId11">
    <w:name w:val="Nace Inclusions Id 11"/>
    <w:basedOn w:val="Normal"/>
    <w:rsid w:val="00272DF6"/>
    <w:pPr>
      <w:keepNext/>
      <w:keepLines/>
      <w:widowControl/>
      <w:ind w:left="1021" w:hanging="170"/>
      <w:jc w:val="both"/>
    </w:pPr>
    <w:rPr>
      <w:rFonts w:ascii="Times" w:hAnsi="Times"/>
      <w:noProof/>
      <w:sz w:val="18"/>
      <w:szCs w:val="20"/>
      <w:lang w:val="en-GB" w:eastAsia="en-GB"/>
    </w:rPr>
  </w:style>
  <w:style w:type="paragraph" w:customStyle="1" w:styleId="NaceInclusionsid2">
    <w:name w:val="Nace Inclusions id 2"/>
    <w:basedOn w:val="Normal"/>
    <w:rsid w:val="00272DF6"/>
    <w:pPr>
      <w:keepNext/>
      <w:keepLines/>
      <w:widowControl/>
      <w:ind w:left="1191" w:hanging="170"/>
      <w:jc w:val="both"/>
    </w:pPr>
    <w:rPr>
      <w:rFonts w:ascii="Times" w:hAnsi="Times"/>
      <w:noProof/>
      <w:sz w:val="18"/>
      <w:szCs w:val="20"/>
      <w:lang w:val="en-GB" w:eastAsia="en-GB"/>
    </w:rPr>
  </w:style>
  <w:style w:type="paragraph" w:styleId="NormalIndent">
    <w:name w:val="Normal Indent"/>
    <w:basedOn w:val="Normal"/>
    <w:uiPriority w:val="99"/>
    <w:rsid w:val="00272DF6"/>
    <w:pPr>
      <w:widowControl/>
      <w:ind w:left="357"/>
      <w:jc w:val="both"/>
    </w:pPr>
    <w:rPr>
      <w:rFonts w:ascii="Times New Roman" w:hAnsi="Times New Roman"/>
      <w:szCs w:val="20"/>
      <w:lang w:val="en-GB" w:eastAsia="en-GB"/>
    </w:rPr>
  </w:style>
  <w:style w:type="paragraph" w:styleId="EndnoteText">
    <w:name w:val="endnote text"/>
    <w:basedOn w:val="Normal"/>
    <w:link w:val="EndnoteTextChar"/>
    <w:uiPriority w:val="99"/>
    <w:semiHidden/>
    <w:rsid w:val="00272DF6"/>
    <w:pPr>
      <w:widowControl/>
      <w:jc w:val="both"/>
    </w:pPr>
    <w:rPr>
      <w:rFonts w:ascii="Times New Roman" w:hAnsi="Times New Roman"/>
      <w:sz w:val="20"/>
      <w:szCs w:val="20"/>
      <w:lang w:val="en-GB" w:eastAsia="en-GB"/>
    </w:rPr>
  </w:style>
  <w:style w:type="character" w:customStyle="1" w:styleId="EndnoteTextChar">
    <w:name w:val="Endnote Text Char"/>
    <w:basedOn w:val="DefaultParagraphFont"/>
    <w:link w:val="EndnoteText"/>
    <w:uiPriority w:val="99"/>
    <w:semiHidden/>
    <w:locked/>
    <w:rsid w:val="00272DF6"/>
    <w:rPr>
      <w:rFonts w:ascii="Times New Roman" w:hAnsi="Times New Roman" w:cs="Times New Roman"/>
      <w:lang w:val="en-GB" w:eastAsia="en-GB"/>
    </w:rPr>
  </w:style>
  <w:style w:type="paragraph" w:styleId="Title">
    <w:name w:val="Title"/>
    <w:basedOn w:val="Normal"/>
    <w:next w:val="SubTitle1"/>
    <w:link w:val="TitleChar"/>
    <w:uiPriority w:val="10"/>
    <w:qFormat/>
    <w:rsid w:val="00272DF6"/>
    <w:pPr>
      <w:widowControl/>
      <w:spacing w:after="480"/>
      <w:jc w:val="center"/>
    </w:pPr>
    <w:rPr>
      <w:rFonts w:ascii="Arial" w:hAnsi="Arial"/>
      <w:b/>
      <w:sz w:val="48"/>
      <w:szCs w:val="20"/>
      <w:lang w:val="en-GB" w:eastAsia="en-GB"/>
    </w:rPr>
  </w:style>
  <w:style w:type="character" w:customStyle="1" w:styleId="TitleChar">
    <w:name w:val="Title Char"/>
    <w:basedOn w:val="DefaultParagraphFont"/>
    <w:link w:val="Title"/>
    <w:uiPriority w:val="10"/>
    <w:locked/>
    <w:rsid w:val="00272DF6"/>
    <w:rPr>
      <w:rFonts w:ascii="Arial" w:hAnsi="Arial" w:cs="Times New Roman"/>
      <w:b/>
      <w:sz w:val="48"/>
      <w:lang w:val="en-GB" w:eastAsia="en-GB"/>
    </w:rPr>
  </w:style>
  <w:style w:type="paragraph" w:customStyle="1" w:styleId="SubTitle1">
    <w:name w:val="SubTitle 1"/>
    <w:basedOn w:val="Normal"/>
    <w:next w:val="Normal"/>
    <w:rsid w:val="00272DF6"/>
    <w:pPr>
      <w:widowControl/>
      <w:spacing w:after="240"/>
      <w:jc w:val="center"/>
    </w:pPr>
    <w:rPr>
      <w:rFonts w:ascii="Arial" w:hAnsi="Arial"/>
      <w:b/>
      <w:sz w:val="40"/>
      <w:szCs w:val="20"/>
      <w:lang w:val="en-GB" w:eastAsia="en-GB"/>
    </w:rPr>
  </w:style>
  <w:style w:type="character" w:styleId="FollowedHyperlink">
    <w:name w:val="FollowedHyperlink"/>
    <w:basedOn w:val="DefaultParagraphFont"/>
    <w:uiPriority w:val="99"/>
    <w:rsid w:val="00272DF6"/>
    <w:rPr>
      <w:rFonts w:cs="Times New Roman"/>
      <w:color w:val="800080"/>
      <w:u w:val="single"/>
    </w:rPr>
  </w:style>
  <w:style w:type="paragraph" w:customStyle="1" w:styleId="parapag">
    <w:name w:val="parapag"/>
    <w:rsid w:val="00272DF6"/>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cs="Times New Roman"/>
      <w:lang w:val="en-US"/>
    </w:rPr>
  </w:style>
  <w:style w:type="paragraph" w:customStyle="1" w:styleId="cell">
    <w:name w:val="cell"/>
    <w:rsid w:val="00272DF6"/>
    <w:pPr>
      <w:tabs>
        <w:tab w:val="left" w:pos="0"/>
        <w:tab w:val="left" w:pos="720"/>
        <w:tab w:val="left" w:pos="1440"/>
        <w:tab w:val="left" w:pos="2160"/>
      </w:tabs>
      <w:spacing w:before="250" w:after="28" w:line="178" w:lineRule="atLeast"/>
    </w:pPr>
    <w:rPr>
      <w:rFonts w:ascii="Swiss" w:hAnsi="Swiss" w:cs="Times New Roman"/>
      <w:sz w:val="16"/>
      <w:lang w:val="en-US"/>
    </w:rPr>
  </w:style>
  <w:style w:type="paragraph" w:customStyle="1" w:styleId="5Bcell">
    <w:name w:val="5B:cell"/>
    <w:rsid w:val="00272DF6"/>
    <w:pPr>
      <w:tabs>
        <w:tab w:val="left" w:pos="0"/>
        <w:tab w:val="left" w:pos="720"/>
        <w:tab w:val="left" w:pos="1440"/>
        <w:tab w:val="left" w:pos="2160"/>
      </w:tabs>
      <w:spacing w:after="38" w:line="178" w:lineRule="atLeast"/>
      <w:jc w:val="both"/>
    </w:pPr>
    <w:rPr>
      <w:rFonts w:ascii="Swiss" w:hAnsi="Swiss" w:cs="Times New Roman"/>
      <w:sz w:val="16"/>
      <w:lang w:val="en-US"/>
    </w:rPr>
  </w:style>
  <w:style w:type="paragraph" w:customStyle="1" w:styleId="T2an">
    <w:name w:val="T2an"/>
    <w:rsid w:val="00272DF6"/>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80" w:after="1984" w:line="400" w:lineRule="atLeast"/>
      <w:jc w:val="center"/>
    </w:pPr>
    <w:rPr>
      <w:rFonts w:ascii="Swiss" w:hAnsi="Swiss" w:cs="Times New Roman"/>
      <w:sz w:val="40"/>
      <w:lang w:val="en-US"/>
    </w:rPr>
  </w:style>
  <w:style w:type="paragraph" w:customStyle="1" w:styleId="T11B">
    <w:name w:val="T11B"/>
    <w:rsid w:val="00272DF6"/>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cs="Times New Roman"/>
      <w:b/>
      <w:sz w:val="22"/>
      <w:lang w:val="en-US"/>
    </w:rPr>
  </w:style>
  <w:style w:type="paragraph" w:styleId="TOC9">
    <w:name w:val="toc 9"/>
    <w:basedOn w:val="Normal"/>
    <w:next w:val="Normal"/>
    <w:autoRedefine/>
    <w:uiPriority w:val="39"/>
    <w:semiHidden/>
    <w:rsid w:val="00272DF6"/>
    <w:pPr>
      <w:widowControl/>
      <w:ind w:left="1760"/>
    </w:pPr>
    <w:rPr>
      <w:rFonts w:ascii="Times New Roman" w:hAnsi="Times New Roman"/>
      <w:sz w:val="18"/>
      <w:szCs w:val="18"/>
      <w:lang w:val="en-GB" w:eastAsia="en-GB"/>
    </w:rPr>
  </w:style>
  <w:style w:type="paragraph" w:styleId="TOC8">
    <w:name w:val="toc 8"/>
    <w:basedOn w:val="Normal"/>
    <w:next w:val="Normal"/>
    <w:autoRedefine/>
    <w:uiPriority w:val="39"/>
    <w:semiHidden/>
    <w:rsid w:val="00272DF6"/>
    <w:pPr>
      <w:widowControl/>
      <w:ind w:left="1540"/>
    </w:pPr>
    <w:rPr>
      <w:rFonts w:ascii="Times New Roman" w:hAnsi="Times New Roman"/>
      <w:sz w:val="18"/>
      <w:szCs w:val="18"/>
      <w:lang w:val="en-GB" w:eastAsia="en-GB"/>
    </w:rPr>
  </w:style>
  <w:style w:type="paragraph" w:styleId="TOC7">
    <w:name w:val="toc 7"/>
    <w:basedOn w:val="Normal"/>
    <w:next w:val="Normal"/>
    <w:autoRedefine/>
    <w:uiPriority w:val="39"/>
    <w:semiHidden/>
    <w:rsid w:val="00272DF6"/>
    <w:pPr>
      <w:widowControl/>
      <w:ind w:left="1320"/>
    </w:pPr>
    <w:rPr>
      <w:rFonts w:ascii="Times New Roman" w:hAnsi="Times New Roman"/>
      <w:sz w:val="18"/>
      <w:szCs w:val="18"/>
      <w:lang w:val="en-GB" w:eastAsia="en-GB"/>
    </w:rPr>
  </w:style>
  <w:style w:type="paragraph" w:styleId="TOC6">
    <w:name w:val="toc 6"/>
    <w:basedOn w:val="Normal"/>
    <w:next w:val="Normal"/>
    <w:autoRedefine/>
    <w:uiPriority w:val="39"/>
    <w:semiHidden/>
    <w:rsid w:val="00272DF6"/>
    <w:pPr>
      <w:widowControl/>
      <w:ind w:left="1100"/>
    </w:pPr>
    <w:rPr>
      <w:rFonts w:ascii="Times New Roman" w:hAnsi="Times New Roman"/>
      <w:sz w:val="18"/>
      <w:szCs w:val="18"/>
      <w:lang w:val="en-GB" w:eastAsia="en-GB"/>
    </w:rPr>
  </w:style>
  <w:style w:type="paragraph" w:styleId="TOC5">
    <w:name w:val="toc 5"/>
    <w:basedOn w:val="Normal"/>
    <w:next w:val="Normal"/>
    <w:autoRedefine/>
    <w:uiPriority w:val="39"/>
    <w:semiHidden/>
    <w:rsid w:val="00272DF6"/>
    <w:pPr>
      <w:widowControl/>
      <w:ind w:left="880"/>
    </w:pPr>
    <w:rPr>
      <w:rFonts w:ascii="Times New Roman" w:hAnsi="Times New Roman"/>
      <w:sz w:val="18"/>
      <w:szCs w:val="18"/>
      <w:lang w:val="en-GB" w:eastAsia="en-GB"/>
    </w:rPr>
  </w:style>
  <w:style w:type="paragraph" w:styleId="TOC4">
    <w:name w:val="toc 4"/>
    <w:basedOn w:val="Normal"/>
    <w:next w:val="Normal"/>
    <w:autoRedefine/>
    <w:uiPriority w:val="39"/>
    <w:semiHidden/>
    <w:rsid w:val="00272DF6"/>
    <w:pPr>
      <w:widowControl/>
      <w:ind w:left="660"/>
    </w:pPr>
    <w:rPr>
      <w:rFonts w:ascii="Times New Roman" w:hAnsi="Times New Roman"/>
      <w:sz w:val="18"/>
      <w:szCs w:val="18"/>
      <w:lang w:val="en-GB" w:eastAsia="en-GB"/>
    </w:rPr>
  </w:style>
  <w:style w:type="paragraph" w:styleId="TOC3">
    <w:name w:val="toc 3"/>
    <w:basedOn w:val="Normal"/>
    <w:next w:val="Normal"/>
    <w:autoRedefine/>
    <w:uiPriority w:val="39"/>
    <w:semiHidden/>
    <w:rsid w:val="00272DF6"/>
    <w:pPr>
      <w:widowControl/>
      <w:ind w:left="440"/>
    </w:pPr>
    <w:rPr>
      <w:rFonts w:ascii="Times New Roman" w:hAnsi="Times New Roman"/>
      <w:i/>
      <w:iCs/>
      <w:sz w:val="20"/>
      <w:szCs w:val="20"/>
      <w:lang w:val="en-GB" w:eastAsia="en-GB"/>
    </w:rPr>
  </w:style>
  <w:style w:type="paragraph" w:styleId="TOC2">
    <w:name w:val="toc 2"/>
    <w:basedOn w:val="Normal"/>
    <w:next w:val="Normal"/>
    <w:autoRedefine/>
    <w:uiPriority w:val="39"/>
    <w:semiHidden/>
    <w:rsid w:val="00272DF6"/>
    <w:pPr>
      <w:widowControl/>
      <w:ind w:left="220"/>
    </w:pPr>
    <w:rPr>
      <w:rFonts w:ascii="Times New Roman" w:hAnsi="Times New Roman"/>
      <w:smallCaps/>
      <w:sz w:val="20"/>
      <w:szCs w:val="20"/>
      <w:lang w:val="en-GB" w:eastAsia="en-GB"/>
    </w:rPr>
  </w:style>
  <w:style w:type="paragraph" w:styleId="TOC1">
    <w:name w:val="toc 1"/>
    <w:basedOn w:val="Normal"/>
    <w:next w:val="Normal"/>
    <w:autoRedefine/>
    <w:uiPriority w:val="39"/>
    <w:semiHidden/>
    <w:rsid w:val="00272DF6"/>
    <w:pPr>
      <w:widowControl/>
      <w:spacing w:before="120" w:after="120"/>
    </w:pPr>
    <w:rPr>
      <w:rFonts w:ascii="Times New Roman" w:hAnsi="Times New Roman"/>
      <w:b/>
      <w:bCs/>
      <w:caps/>
      <w:sz w:val="20"/>
      <w:szCs w:val="20"/>
      <w:lang w:val="en-GB" w:eastAsia="en-GB"/>
    </w:rPr>
  </w:style>
  <w:style w:type="character" w:styleId="PageNumber">
    <w:name w:val="page number"/>
    <w:basedOn w:val="DefaultParagraphFont"/>
    <w:uiPriority w:val="99"/>
    <w:rsid w:val="00272DF6"/>
    <w:rPr>
      <w:rFonts w:cs="Times New Roman"/>
    </w:rPr>
  </w:style>
  <w:style w:type="paragraph" w:customStyle="1" w:styleId="box">
    <w:name w:val="box"/>
    <w:basedOn w:val="Normal"/>
    <w:rsid w:val="00272DF6"/>
    <w:pPr>
      <w:widowControl/>
      <w:spacing w:before="120" w:after="120"/>
      <w:jc w:val="both"/>
    </w:pPr>
    <w:rPr>
      <w:rFonts w:ascii="Times New Roman" w:hAnsi="Times New Roman"/>
      <w:sz w:val="32"/>
      <w:szCs w:val="20"/>
      <w:lang w:val="en-GB" w:eastAsia="en-GB"/>
    </w:rPr>
  </w:style>
  <w:style w:type="paragraph" w:customStyle="1" w:styleId="Text4">
    <w:name w:val="Text 4"/>
    <w:basedOn w:val="Normal"/>
    <w:rsid w:val="00272DF6"/>
    <w:pPr>
      <w:widowControl/>
      <w:tabs>
        <w:tab w:val="left" w:pos="2161"/>
      </w:tabs>
      <w:spacing w:after="240"/>
      <w:ind w:left="1440"/>
      <w:jc w:val="both"/>
    </w:pPr>
    <w:rPr>
      <w:rFonts w:ascii="Times New Roman" w:hAnsi="Times New Roman"/>
      <w:szCs w:val="20"/>
      <w:lang w:val="en-GB" w:eastAsia="en-GB"/>
    </w:rPr>
  </w:style>
  <w:style w:type="paragraph" w:customStyle="1" w:styleId="ZDGName">
    <w:name w:val="Z_DGName"/>
    <w:basedOn w:val="Normal"/>
    <w:rsid w:val="00272DF6"/>
    <w:pPr>
      <w:ind w:right="85"/>
      <w:jc w:val="both"/>
    </w:pPr>
    <w:rPr>
      <w:rFonts w:ascii="Arial" w:hAnsi="Arial"/>
      <w:sz w:val="16"/>
      <w:szCs w:val="20"/>
      <w:lang w:val="en-GB" w:eastAsia="en-GB"/>
    </w:rPr>
  </w:style>
  <w:style w:type="paragraph" w:customStyle="1" w:styleId="ZCom">
    <w:name w:val="Z_Com"/>
    <w:basedOn w:val="Normal"/>
    <w:next w:val="ZDGName"/>
    <w:rsid w:val="00272DF6"/>
    <w:pPr>
      <w:ind w:right="85"/>
      <w:jc w:val="both"/>
    </w:pPr>
    <w:rPr>
      <w:rFonts w:ascii="Arial" w:hAnsi="Arial"/>
      <w:szCs w:val="20"/>
      <w:lang w:val="en-GB" w:eastAsia="en-GB"/>
    </w:rPr>
  </w:style>
  <w:style w:type="paragraph" w:customStyle="1" w:styleId="formquest1">
    <w:name w:val="formquest1"/>
    <w:basedOn w:val="Normal"/>
    <w:rsid w:val="00272DF6"/>
    <w:pPr>
      <w:widowControl/>
      <w:tabs>
        <w:tab w:val="left" w:pos="2880"/>
        <w:tab w:val="left" w:leader="dot" w:pos="8640"/>
      </w:tabs>
      <w:jc w:val="both"/>
    </w:pPr>
    <w:rPr>
      <w:rFonts w:ascii="Times New Roman" w:hAnsi="Times New Roman"/>
      <w:b/>
      <w:szCs w:val="20"/>
      <w:lang w:val="en-GB" w:eastAsia="en-GB"/>
    </w:rPr>
  </w:style>
  <w:style w:type="paragraph" w:customStyle="1" w:styleId="BodyText1">
    <w:name w:val="Body Text1"/>
    <w:basedOn w:val="Normal"/>
    <w:rsid w:val="00272DF6"/>
    <w:pPr>
      <w:widowControl/>
      <w:ind w:left="2880"/>
      <w:jc w:val="both"/>
    </w:pPr>
    <w:rPr>
      <w:rFonts w:ascii="Times New Roman" w:hAnsi="Times New Roman"/>
      <w:szCs w:val="20"/>
      <w:lang w:val="en-GB" w:eastAsia="en-GB"/>
    </w:rPr>
  </w:style>
  <w:style w:type="paragraph" w:customStyle="1" w:styleId="formquest2">
    <w:name w:val="formquest2"/>
    <w:basedOn w:val="Normal"/>
    <w:rsid w:val="00272DF6"/>
    <w:pPr>
      <w:widowControl/>
      <w:pBdr>
        <w:top w:val="single" w:sz="24" w:space="1" w:color="auto"/>
        <w:left w:val="single" w:sz="24" w:space="1" w:color="auto"/>
        <w:bottom w:val="single" w:sz="24" w:space="1" w:color="auto"/>
        <w:right w:val="single" w:sz="24" w:space="1" w:color="auto"/>
      </w:pBdr>
      <w:shd w:val="pct10" w:color="auto" w:fill="auto"/>
      <w:ind w:right="-21"/>
      <w:jc w:val="both"/>
    </w:pPr>
    <w:rPr>
      <w:rFonts w:ascii="Times New Roman" w:hAnsi="Times New Roman"/>
      <w:b/>
      <w:szCs w:val="20"/>
      <w:lang w:val="en-GB" w:eastAsia="en-GB"/>
    </w:rPr>
  </w:style>
  <w:style w:type="paragraph" w:styleId="PlainText">
    <w:name w:val="Plain Text"/>
    <w:basedOn w:val="Normal"/>
    <w:link w:val="PlainTextChar"/>
    <w:uiPriority w:val="99"/>
    <w:rsid w:val="00272DF6"/>
    <w:pPr>
      <w:widowControl/>
      <w:jc w:val="both"/>
    </w:pPr>
    <w:rPr>
      <w:rFonts w:ascii="Courier New" w:hAnsi="Courier New"/>
      <w:sz w:val="20"/>
      <w:szCs w:val="20"/>
      <w:lang w:val="en-GB" w:eastAsia="en-GB"/>
    </w:rPr>
  </w:style>
  <w:style w:type="character" w:customStyle="1" w:styleId="PlainTextChar">
    <w:name w:val="Plain Text Char"/>
    <w:basedOn w:val="DefaultParagraphFont"/>
    <w:link w:val="PlainText"/>
    <w:uiPriority w:val="99"/>
    <w:locked/>
    <w:rsid w:val="00272DF6"/>
    <w:rPr>
      <w:rFonts w:ascii="Courier New" w:hAnsi="Courier New" w:cs="Times New Roman"/>
      <w:lang w:val="en-GB" w:eastAsia="en-GB"/>
    </w:rPr>
  </w:style>
  <w:style w:type="character" w:customStyle="1" w:styleId="Text1CharChar">
    <w:name w:val="Text 1 Char Char"/>
    <w:link w:val="Text1Char"/>
    <w:locked/>
    <w:rsid w:val="00272DF6"/>
    <w:rPr>
      <w:rFonts w:ascii="Times New Roman" w:hAnsi="Times New Roman"/>
      <w:sz w:val="22"/>
      <w:lang w:val="en-GB" w:eastAsia="en-GB"/>
    </w:rPr>
  </w:style>
  <w:style w:type="paragraph" w:customStyle="1" w:styleId="Text1Char">
    <w:name w:val="Text 1 Char"/>
    <w:basedOn w:val="Normal"/>
    <w:link w:val="Text1CharChar"/>
    <w:rsid w:val="00272DF6"/>
    <w:pPr>
      <w:widowControl/>
      <w:spacing w:after="240"/>
      <w:ind w:left="482"/>
      <w:jc w:val="both"/>
    </w:pPr>
    <w:rPr>
      <w:rFonts w:ascii="Times New Roman" w:hAnsi="Times New Roman"/>
      <w:szCs w:val="20"/>
      <w:lang w:val="en-GB" w:eastAsia="en-GB"/>
    </w:rPr>
  </w:style>
  <w:style w:type="paragraph" w:customStyle="1" w:styleId="Me">
    <w:name w:val="Me"/>
    <w:basedOn w:val="Normal"/>
    <w:rsid w:val="00272DF6"/>
    <w:pPr>
      <w:keepNext/>
      <w:keepLines/>
      <w:widowControl/>
      <w:spacing w:after="120"/>
      <w:ind w:left="697" w:hanging="697"/>
      <w:jc w:val="both"/>
      <w:outlineLvl w:val="1"/>
    </w:pPr>
    <w:rPr>
      <w:rFonts w:ascii="Arial" w:hAnsi="Arial" w:cs="Arial"/>
      <w:b/>
      <w:i/>
      <w:sz w:val="28"/>
      <w:szCs w:val="28"/>
      <w:lang w:val="en-GB" w:eastAsia="en-GB"/>
    </w:rPr>
  </w:style>
  <w:style w:type="paragraph" w:customStyle="1" w:styleId="Heading30">
    <w:name w:val="Heading3"/>
    <w:basedOn w:val="Normal"/>
    <w:rsid w:val="00272DF6"/>
    <w:pPr>
      <w:widowControl/>
      <w:jc w:val="both"/>
      <w:outlineLvl w:val="0"/>
    </w:pPr>
    <w:rPr>
      <w:rFonts w:ascii="ArialNarrow,Bold" w:hAnsi="ArialNarrow,Bold" w:cs="ArialNarrow,Bold"/>
      <w:b/>
      <w:bCs/>
      <w:color w:val="000080"/>
      <w:sz w:val="24"/>
      <w:szCs w:val="24"/>
      <w:lang w:val="en-GB" w:eastAsia="en-GB"/>
    </w:rPr>
  </w:style>
  <w:style w:type="paragraph" w:customStyle="1" w:styleId="Heading10">
    <w:name w:val="Heading1"/>
    <w:basedOn w:val="Normal"/>
    <w:rsid w:val="00272DF6"/>
    <w:pPr>
      <w:widowControl/>
      <w:jc w:val="both"/>
      <w:outlineLvl w:val="0"/>
    </w:pPr>
    <w:rPr>
      <w:rFonts w:ascii="ArialNarrow,Bold" w:hAnsi="ArialNarrow,Bold" w:cs="ArialNarrow,Bold"/>
      <w:b/>
      <w:bCs/>
      <w:color w:val="000080"/>
      <w:sz w:val="24"/>
      <w:szCs w:val="24"/>
      <w:lang w:val="en-GB" w:eastAsia="en-GB"/>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uiPriority w:val="99"/>
    <w:locked/>
    <w:rsid w:val="008D6BE2"/>
    <w:rPr>
      <w:lang w:val="en-GB" w:eastAsia="en-GB"/>
    </w:rPr>
  </w:style>
  <w:style w:type="paragraph" w:styleId="NormalWeb">
    <w:name w:val="Normal (Web)"/>
    <w:basedOn w:val="Normal"/>
    <w:uiPriority w:val="99"/>
    <w:unhideWhenUsed/>
    <w:rsid w:val="00A5579A"/>
    <w:pPr>
      <w:widowControl/>
      <w:spacing w:before="100" w:beforeAutospacing="1" w:after="100" w:afterAutospacing="1"/>
    </w:pPr>
    <w:rPr>
      <w:rFonts w:ascii="Times New Roman" w:hAnsi="Times New Roman"/>
      <w:sz w:val="24"/>
      <w:szCs w:val="24"/>
      <w:lang w:val="fr-BE" w:eastAsia="fr-BE"/>
    </w:rPr>
  </w:style>
  <w:style w:type="character" w:customStyle="1" w:styleId="ui-icon">
    <w:name w:val="ui-icon"/>
    <w:rsid w:val="00A5579A"/>
  </w:style>
  <w:style w:type="character" w:customStyle="1" w:styleId="ui-dialog-title">
    <w:name w:val="ui-dialog-title"/>
    <w:rsid w:val="00A5579A"/>
  </w:style>
  <w:style w:type="character" w:styleId="Hyperlink">
    <w:name w:val="Hyperlink"/>
    <w:basedOn w:val="DefaultParagraphFont"/>
    <w:uiPriority w:val="99"/>
    <w:unhideWhenUsed/>
    <w:rsid w:val="0083310A"/>
    <w:rPr>
      <w:rFonts w:cs="Times New Roman"/>
      <w:color w:val="0088CC"/>
      <w:u w:val="single"/>
    </w:rPr>
  </w:style>
  <w:style w:type="paragraph" w:styleId="Revision">
    <w:name w:val="Revision"/>
    <w:hidden/>
    <w:uiPriority w:val="71"/>
    <w:rsid w:val="002A2180"/>
    <w:rPr>
      <w:rFonts w:cs="Times New Roman"/>
      <w:sz w:val="22"/>
      <w:szCs w:val="22"/>
      <w:lang w:val="en-US" w:eastAsia="en-US"/>
    </w:rPr>
  </w:style>
  <w:style w:type="paragraph" w:styleId="CommentText">
    <w:name w:val="annotation text"/>
    <w:basedOn w:val="Normal"/>
    <w:link w:val="CommentTextChar"/>
    <w:uiPriority w:val="99"/>
    <w:unhideWhenUsed/>
    <w:rsid w:val="002A2180"/>
    <w:rPr>
      <w:sz w:val="20"/>
      <w:szCs w:val="20"/>
    </w:rPr>
  </w:style>
  <w:style w:type="character" w:customStyle="1" w:styleId="CommentTextChar">
    <w:name w:val="Comment Text Char"/>
    <w:basedOn w:val="DefaultParagraphFont"/>
    <w:link w:val="CommentText"/>
    <w:uiPriority w:val="99"/>
    <w:locked/>
    <w:rsid w:val="002A2180"/>
    <w:rPr>
      <w:rFonts w:cs="Times New Roman"/>
      <w:lang w:val="en-US" w:eastAsia="en-US"/>
    </w:rPr>
  </w:style>
  <w:style w:type="paragraph" w:styleId="CommentSubject">
    <w:name w:val="annotation subject"/>
    <w:basedOn w:val="CommentText"/>
    <w:next w:val="CommentText"/>
    <w:link w:val="CommentSubjectChar"/>
    <w:uiPriority w:val="99"/>
    <w:unhideWhenUsed/>
    <w:rsid w:val="002A2180"/>
    <w:rPr>
      <w:b/>
      <w:bCs/>
    </w:rPr>
  </w:style>
  <w:style w:type="character" w:customStyle="1" w:styleId="CommentSubjectChar">
    <w:name w:val="Comment Subject Char"/>
    <w:basedOn w:val="CommentTextChar"/>
    <w:link w:val="CommentSubject"/>
    <w:uiPriority w:val="99"/>
    <w:locked/>
    <w:rsid w:val="002A2180"/>
    <w:rPr>
      <w:rFonts w:cs="Times New Roman"/>
      <w:b/>
      <w:lang w:val="en-US" w:eastAsia="en-US"/>
    </w:rPr>
  </w:style>
  <w:style w:type="character" w:styleId="CommentReference">
    <w:name w:val="annotation reference"/>
    <w:basedOn w:val="DefaultParagraphFont"/>
    <w:uiPriority w:val="99"/>
    <w:unhideWhenUsed/>
    <w:rsid w:val="002A2180"/>
    <w:rPr>
      <w:rFonts w:cs="Times New Roman"/>
      <w:sz w:val="16"/>
    </w:rPr>
  </w:style>
  <w:style w:type="character" w:styleId="FootnoteReference">
    <w:name w:val="footnote reference"/>
    <w:aliases w:val="Footnote symbol,Times 10 Point,Exposant 3 Point"/>
    <w:basedOn w:val="DefaultParagraphFont"/>
    <w:uiPriority w:val="99"/>
    <w:unhideWhenUsed/>
    <w:rsid w:val="003A44C8"/>
    <w:rPr>
      <w:rFonts w:cs="Times New Roman"/>
      <w:vertAlign w:val="superscript"/>
    </w:rPr>
  </w:style>
  <w:style w:type="character" w:customStyle="1" w:styleId="FootnoteTextChar">
    <w:name w:val="Footnote Text Char"/>
    <w:aliases w:val="Schriftart: 9 pt Char1,Schriftart: 10 pt Char1,Schriftart: 8 pt Char1,WB-Fußnotentext Char1,fn Char1,Footnotes Char1,Footnote ak Char1,FoodNote Char1,ft Char1,Footnote Char1,Footnote Text Char1 Char1,Footnote Text Char Char Char"/>
    <w:link w:val="FootnoteText"/>
    <w:uiPriority w:val="99"/>
    <w:locked/>
    <w:rsid w:val="003A44C8"/>
    <w:rPr>
      <w:sz w:val="20"/>
    </w:rPr>
  </w:style>
  <w:style w:type="paragraph" w:styleId="EnvelopeAddress">
    <w:name w:val="envelope address"/>
    <w:basedOn w:val="Normal"/>
    <w:uiPriority w:val="99"/>
    <w:rsid w:val="00272DF6"/>
    <w:pPr>
      <w:framePr w:w="7920" w:h="1980" w:hRule="exact" w:hSpace="180" w:wrap="auto" w:hAnchor="page" w:xAlign="center" w:yAlign="bottom"/>
      <w:widowControl/>
      <w:jc w:val="both"/>
    </w:pPr>
    <w:rPr>
      <w:rFonts w:ascii="Times New Roman" w:hAnsi="Times New Roman"/>
      <w:szCs w:val="20"/>
      <w:lang w:val="en-GB" w:eastAsia="en-GB"/>
    </w:rPr>
  </w:style>
  <w:style w:type="paragraph" w:customStyle="1" w:styleId="NumPar1">
    <w:name w:val="NumPar 1"/>
    <w:basedOn w:val="Heading1"/>
    <w:next w:val="Text1Char"/>
    <w:rsid w:val="00272DF6"/>
    <w:pPr>
      <w:widowControl/>
      <w:spacing w:after="240"/>
      <w:ind w:left="483" w:hanging="483"/>
      <w:jc w:val="both"/>
      <w:outlineLvl w:val="9"/>
    </w:pPr>
    <w:rPr>
      <w:sz w:val="24"/>
      <w:szCs w:val="20"/>
      <w:lang w:eastAsia="en-GB"/>
    </w:rPr>
  </w:style>
  <w:style w:type="paragraph" w:customStyle="1" w:styleId="NumPar2">
    <w:name w:val="NumPar 2"/>
    <w:basedOn w:val="Heading2"/>
    <w:next w:val="Text2"/>
    <w:rsid w:val="00272DF6"/>
    <w:pPr>
      <w:spacing w:after="240"/>
    </w:pPr>
    <w:rPr>
      <w:sz w:val="24"/>
      <w:szCs w:val="20"/>
      <w:lang w:eastAsia="en-GB"/>
    </w:rPr>
  </w:style>
  <w:style w:type="paragraph" w:customStyle="1" w:styleId="Text2">
    <w:name w:val="Text 2"/>
    <w:basedOn w:val="Normal"/>
    <w:rsid w:val="00272DF6"/>
    <w:pPr>
      <w:widowControl/>
      <w:tabs>
        <w:tab w:val="left" w:pos="2161"/>
      </w:tabs>
      <w:spacing w:after="240"/>
      <w:ind w:left="1077"/>
      <w:jc w:val="both"/>
    </w:pPr>
    <w:rPr>
      <w:rFonts w:ascii="Times New Roman" w:hAnsi="Times New Roman"/>
      <w:szCs w:val="20"/>
      <w:lang w:val="en-GB" w:eastAsia="en-GB"/>
    </w:rPr>
  </w:style>
  <w:style w:type="paragraph" w:customStyle="1" w:styleId="n4">
    <w:name w:val="n4"/>
    <w:basedOn w:val="Heading4"/>
    <w:rsid w:val="00272DF6"/>
    <w:pPr>
      <w:keepNext/>
      <w:widowControl/>
      <w:spacing w:before="120"/>
      <w:ind w:left="720"/>
    </w:pPr>
    <w:rPr>
      <w:szCs w:val="20"/>
      <w:lang w:eastAsia="en-GB"/>
    </w:rPr>
  </w:style>
  <w:style w:type="paragraph" w:styleId="DocumentMap">
    <w:name w:val="Document Map"/>
    <w:basedOn w:val="Normal"/>
    <w:link w:val="DocumentMapChar"/>
    <w:uiPriority w:val="99"/>
    <w:semiHidden/>
    <w:rsid w:val="00272DF6"/>
    <w:pPr>
      <w:widowControl/>
      <w:shd w:val="clear" w:color="auto" w:fill="000080"/>
      <w:jc w:val="both"/>
    </w:pPr>
    <w:rPr>
      <w:rFonts w:ascii="Tahoma" w:hAnsi="Tahoma"/>
      <w:szCs w:val="20"/>
      <w:lang w:val="en-GB" w:eastAsia="en-GB"/>
    </w:rPr>
  </w:style>
  <w:style w:type="character" w:customStyle="1" w:styleId="DocumentMapChar">
    <w:name w:val="Document Map Char"/>
    <w:basedOn w:val="DefaultParagraphFont"/>
    <w:link w:val="DocumentMap"/>
    <w:uiPriority w:val="99"/>
    <w:semiHidden/>
    <w:locked/>
    <w:rsid w:val="00272DF6"/>
    <w:rPr>
      <w:rFonts w:ascii="Tahoma" w:hAnsi="Tahoma" w:cs="Times New Roman"/>
      <w:sz w:val="22"/>
      <w:shd w:val="clear" w:color="auto" w:fill="000080"/>
      <w:lang w:val="en-GB" w:eastAsia="en-GB"/>
    </w:rPr>
  </w:style>
  <w:style w:type="paragraph" w:customStyle="1" w:styleId="NoteHead">
    <w:name w:val="NoteHead"/>
    <w:basedOn w:val="Normal"/>
    <w:next w:val="Normal"/>
    <w:rsid w:val="00272DF6"/>
    <w:pPr>
      <w:widowControl/>
      <w:spacing w:before="720" w:after="720"/>
      <w:jc w:val="center"/>
    </w:pPr>
    <w:rPr>
      <w:rFonts w:ascii="Times New Roman" w:hAnsi="Times New Roman"/>
      <w:b/>
      <w:smallCaps/>
      <w:szCs w:val="20"/>
      <w:lang w:val="en-GB" w:eastAsia="en-GB"/>
    </w:rPr>
  </w:style>
  <w:style w:type="paragraph" w:styleId="Index1">
    <w:name w:val="index 1"/>
    <w:basedOn w:val="Normal"/>
    <w:next w:val="Normal"/>
    <w:autoRedefine/>
    <w:uiPriority w:val="99"/>
    <w:semiHidden/>
    <w:rsid w:val="00272DF6"/>
    <w:pPr>
      <w:widowControl/>
    </w:pPr>
    <w:rPr>
      <w:rFonts w:ascii="Arial" w:hAnsi="Arial" w:cs="Arial"/>
      <w:b/>
      <w:noProof/>
      <w:sz w:val="20"/>
      <w:szCs w:val="20"/>
      <w:lang w:val="en-GB" w:eastAsia="en-GB"/>
    </w:rPr>
  </w:style>
  <w:style w:type="paragraph" w:styleId="Index2">
    <w:name w:val="index 2"/>
    <w:basedOn w:val="Normal"/>
    <w:next w:val="Normal"/>
    <w:autoRedefine/>
    <w:uiPriority w:val="99"/>
    <w:semiHidden/>
    <w:rsid w:val="00272DF6"/>
    <w:pPr>
      <w:widowControl/>
      <w:ind w:left="440" w:hanging="220"/>
    </w:pPr>
    <w:rPr>
      <w:rFonts w:ascii="Times New Roman" w:hAnsi="Times New Roman"/>
      <w:sz w:val="18"/>
      <w:szCs w:val="18"/>
      <w:lang w:val="en-GB" w:eastAsia="en-GB"/>
    </w:rPr>
  </w:style>
  <w:style w:type="paragraph" w:styleId="Index3">
    <w:name w:val="index 3"/>
    <w:basedOn w:val="Normal"/>
    <w:next w:val="Normal"/>
    <w:autoRedefine/>
    <w:uiPriority w:val="99"/>
    <w:semiHidden/>
    <w:rsid w:val="00272DF6"/>
    <w:pPr>
      <w:widowControl/>
      <w:ind w:left="660" w:hanging="220"/>
    </w:pPr>
    <w:rPr>
      <w:rFonts w:ascii="Times New Roman" w:hAnsi="Times New Roman"/>
      <w:sz w:val="18"/>
      <w:szCs w:val="18"/>
      <w:lang w:val="en-GB" w:eastAsia="en-GB"/>
    </w:rPr>
  </w:style>
  <w:style w:type="paragraph" w:styleId="Index4">
    <w:name w:val="index 4"/>
    <w:basedOn w:val="Normal"/>
    <w:next w:val="Normal"/>
    <w:autoRedefine/>
    <w:uiPriority w:val="99"/>
    <w:semiHidden/>
    <w:rsid w:val="00272DF6"/>
    <w:pPr>
      <w:widowControl/>
      <w:ind w:left="880" w:hanging="220"/>
    </w:pPr>
    <w:rPr>
      <w:rFonts w:ascii="Times New Roman" w:hAnsi="Times New Roman"/>
      <w:sz w:val="18"/>
      <w:szCs w:val="18"/>
      <w:lang w:val="en-GB" w:eastAsia="en-GB"/>
    </w:rPr>
  </w:style>
  <w:style w:type="paragraph" w:styleId="Index5">
    <w:name w:val="index 5"/>
    <w:basedOn w:val="Normal"/>
    <w:next w:val="Normal"/>
    <w:autoRedefine/>
    <w:uiPriority w:val="99"/>
    <w:semiHidden/>
    <w:rsid w:val="00272DF6"/>
    <w:pPr>
      <w:widowControl/>
      <w:ind w:left="1100" w:hanging="220"/>
    </w:pPr>
    <w:rPr>
      <w:rFonts w:ascii="Times New Roman" w:hAnsi="Times New Roman"/>
      <w:sz w:val="18"/>
      <w:szCs w:val="18"/>
      <w:lang w:val="en-GB" w:eastAsia="en-GB"/>
    </w:rPr>
  </w:style>
  <w:style w:type="paragraph" w:styleId="Index6">
    <w:name w:val="index 6"/>
    <w:basedOn w:val="Normal"/>
    <w:next w:val="Normal"/>
    <w:autoRedefine/>
    <w:uiPriority w:val="99"/>
    <w:semiHidden/>
    <w:rsid w:val="00272DF6"/>
    <w:pPr>
      <w:widowControl/>
      <w:ind w:left="1320" w:hanging="220"/>
    </w:pPr>
    <w:rPr>
      <w:rFonts w:ascii="Times New Roman" w:hAnsi="Times New Roman"/>
      <w:sz w:val="18"/>
      <w:szCs w:val="18"/>
      <w:lang w:val="en-GB" w:eastAsia="en-GB"/>
    </w:rPr>
  </w:style>
  <w:style w:type="paragraph" w:styleId="Index7">
    <w:name w:val="index 7"/>
    <w:basedOn w:val="Normal"/>
    <w:next w:val="Normal"/>
    <w:autoRedefine/>
    <w:uiPriority w:val="99"/>
    <w:semiHidden/>
    <w:rsid w:val="00272DF6"/>
    <w:pPr>
      <w:widowControl/>
      <w:ind w:left="1540" w:hanging="220"/>
    </w:pPr>
    <w:rPr>
      <w:rFonts w:ascii="Times New Roman" w:hAnsi="Times New Roman"/>
      <w:sz w:val="18"/>
      <w:szCs w:val="18"/>
      <w:lang w:val="en-GB" w:eastAsia="en-GB"/>
    </w:rPr>
  </w:style>
  <w:style w:type="paragraph" w:styleId="Index8">
    <w:name w:val="index 8"/>
    <w:basedOn w:val="Normal"/>
    <w:next w:val="Normal"/>
    <w:autoRedefine/>
    <w:uiPriority w:val="99"/>
    <w:semiHidden/>
    <w:rsid w:val="00272DF6"/>
    <w:pPr>
      <w:widowControl/>
      <w:ind w:left="1760" w:hanging="220"/>
    </w:pPr>
    <w:rPr>
      <w:rFonts w:ascii="Times New Roman" w:hAnsi="Times New Roman"/>
      <w:sz w:val="18"/>
      <w:szCs w:val="18"/>
      <w:lang w:val="en-GB" w:eastAsia="en-GB"/>
    </w:rPr>
  </w:style>
  <w:style w:type="paragraph" w:styleId="Index9">
    <w:name w:val="index 9"/>
    <w:basedOn w:val="Normal"/>
    <w:next w:val="Normal"/>
    <w:autoRedefine/>
    <w:uiPriority w:val="99"/>
    <w:semiHidden/>
    <w:rsid w:val="00272DF6"/>
    <w:pPr>
      <w:widowControl/>
      <w:ind w:left="1980" w:hanging="220"/>
    </w:pPr>
    <w:rPr>
      <w:rFonts w:ascii="Times New Roman" w:hAnsi="Times New Roman"/>
      <w:sz w:val="18"/>
      <w:szCs w:val="18"/>
      <w:lang w:val="en-GB" w:eastAsia="en-GB"/>
    </w:rPr>
  </w:style>
  <w:style w:type="paragraph" w:styleId="IndexHeading">
    <w:name w:val="index heading"/>
    <w:basedOn w:val="Normal"/>
    <w:next w:val="Index1"/>
    <w:uiPriority w:val="99"/>
    <w:semiHidden/>
    <w:rsid w:val="00272DF6"/>
    <w:pPr>
      <w:widowControl/>
      <w:spacing w:before="240" w:after="120"/>
      <w:ind w:left="140"/>
    </w:pPr>
    <w:rPr>
      <w:rFonts w:ascii="Arial" w:hAnsi="Arial" w:cs="Arial"/>
      <w:b/>
      <w:bCs/>
      <w:sz w:val="28"/>
      <w:szCs w:val="28"/>
      <w:lang w:val="en-GB" w:eastAsia="en-GB"/>
    </w:rPr>
  </w:style>
  <w:style w:type="paragraph" w:customStyle="1" w:styleId="Subject">
    <w:name w:val="Subject"/>
    <w:basedOn w:val="Normal"/>
    <w:next w:val="Normal"/>
    <w:rsid w:val="00272DF6"/>
    <w:pPr>
      <w:widowControl/>
      <w:spacing w:after="480"/>
      <w:ind w:left="1191" w:hanging="1191"/>
    </w:pPr>
    <w:rPr>
      <w:rFonts w:ascii="Times New Roman" w:hAnsi="Times New Roman"/>
      <w:b/>
      <w:sz w:val="24"/>
      <w:szCs w:val="20"/>
      <w:lang w:val="en-GB" w:eastAsia="en-GB"/>
    </w:rPr>
  </w:style>
  <w:style w:type="paragraph" w:styleId="Signature">
    <w:name w:val="Signature"/>
    <w:basedOn w:val="Normal"/>
    <w:next w:val="Normal"/>
    <w:link w:val="SignatureChar"/>
    <w:uiPriority w:val="99"/>
    <w:rsid w:val="00272DF6"/>
    <w:pPr>
      <w:widowControl/>
      <w:tabs>
        <w:tab w:val="left" w:pos="5103"/>
      </w:tabs>
      <w:spacing w:before="1200"/>
      <w:ind w:left="5103"/>
      <w:jc w:val="center"/>
    </w:pPr>
    <w:rPr>
      <w:rFonts w:ascii="Times New Roman" w:hAnsi="Times New Roman"/>
      <w:sz w:val="24"/>
      <w:szCs w:val="20"/>
      <w:lang w:val="en-GB" w:eastAsia="en-GB"/>
    </w:rPr>
  </w:style>
  <w:style w:type="character" w:customStyle="1" w:styleId="SignatureChar">
    <w:name w:val="Signature Char"/>
    <w:basedOn w:val="DefaultParagraphFont"/>
    <w:link w:val="Signature"/>
    <w:uiPriority w:val="99"/>
    <w:locked/>
    <w:rsid w:val="00272DF6"/>
    <w:rPr>
      <w:rFonts w:ascii="Times New Roman" w:hAnsi="Times New Roman" w:cs="Times New Roman"/>
      <w:sz w:val="24"/>
      <w:lang w:val="en-GB" w:eastAsia="en-GB"/>
    </w:rPr>
  </w:style>
  <w:style w:type="paragraph" w:customStyle="1" w:styleId="Enclosures">
    <w:name w:val="Enclosures"/>
    <w:basedOn w:val="Normal"/>
    <w:rsid w:val="00272DF6"/>
    <w:pPr>
      <w:keepNext/>
      <w:keepLines/>
      <w:widowControl/>
      <w:tabs>
        <w:tab w:val="left" w:pos="5642"/>
      </w:tabs>
      <w:spacing w:before="480"/>
      <w:ind w:left="1191" w:hanging="1191"/>
    </w:pPr>
    <w:rPr>
      <w:rFonts w:ascii="Times New Roman" w:hAnsi="Times New Roman"/>
      <w:sz w:val="24"/>
      <w:szCs w:val="20"/>
      <w:lang w:val="en-GB" w:eastAsia="en-GB"/>
    </w:rPr>
  </w:style>
  <w:style w:type="paragraph" w:customStyle="1" w:styleId="Tiret0">
    <w:name w:val="Tiret 0"/>
    <w:basedOn w:val="Normal"/>
    <w:rsid w:val="00272DF6"/>
    <w:pPr>
      <w:widowControl/>
      <w:spacing w:before="120" w:after="120"/>
      <w:ind w:left="851" w:hanging="851"/>
      <w:jc w:val="both"/>
    </w:pPr>
    <w:rPr>
      <w:rFonts w:ascii="Times New Roman" w:hAnsi="Times New Roman"/>
      <w:sz w:val="24"/>
      <w:szCs w:val="20"/>
      <w:lang w:val="en-GB" w:eastAsia="en-GB"/>
    </w:rPr>
  </w:style>
  <w:style w:type="paragraph" w:customStyle="1" w:styleId="numparg">
    <w:name w:val="numparg"/>
    <w:basedOn w:val="Heading1"/>
    <w:rsid w:val="00272DF6"/>
    <w:pPr>
      <w:keepNext/>
      <w:widowControl/>
      <w:numPr>
        <w:numId w:val="3"/>
      </w:numPr>
      <w:spacing w:before="240"/>
      <w:jc w:val="both"/>
    </w:pPr>
    <w:rPr>
      <w:b w:val="0"/>
      <w:kern w:val="28"/>
      <w:sz w:val="24"/>
      <w:szCs w:val="20"/>
    </w:rPr>
  </w:style>
  <w:style w:type="character" w:customStyle="1" w:styleId="Added">
    <w:name w:val="Added"/>
    <w:rsid w:val="00272DF6"/>
    <w:rPr>
      <w:b/>
      <w:u w:val="single"/>
    </w:rPr>
  </w:style>
  <w:style w:type="paragraph" w:styleId="ListBullet">
    <w:name w:val="List Bullet"/>
    <w:basedOn w:val="Normal"/>
    <w:autoRedefine/>
    <w:uiPriority w:val="99"/>
    <w:rsid w:val="00272DF6"/>
    <w:pPr>
      <w:widowControl/>
      <w:spacing w:after="240"/>
      <w:jc w:val="both"/>
    </w:pPr>
    <w:rPr>
      <w:rFonts w:ascii="Times New Roman" w:hAnsi="Times New Roman"/>
      <w:sz w:val="24"/>
      <w:szCs w:val="20"/>
      <w:lang w:val="en-GB" w:eastAsia="en-GB"/>
    </w:rPr>
  </w:style>
  <w:style w:type="paragraph" w:customStyle="1" w:styleId="Point0">
    <w:name w:val="Point 0"/>
    <w:basedOn w:val="Normal"/>
    <w:link w:val="Point0Char"/>
    <w:rsid w:val="00272DF6"/>
    <w:pPr>
      <w:widowControl/>
      <w:spacing w:before="120" w:after="120"/>
      <w:ind w:left="850" w:hanging="850"/>
      <w:jc w:val="both"/>
    </w:pPr>
    <w:rPr>
      <w:rFonts w:ascii="Times New Roman" w:hAnsi="Times New Roman"/>
      <w:sz w:val="24"/>
      <w:szCs w:val="20"/>
      <w:lang w:val="en-GB" w:eastAsia="zh-CN"/>
    </w:rPr>
  </w:style>
  <w:style w:type="character" w:customStyle="1" w:styleId="Point0Char">
    <w:name w:val="Point 0 Char"/>
    <w:link w:val="Point0"/>
    <w:locked/>
    <w:rsid w:val="00272DF6"/>
    <w:rPr>
      <w:rFonts w:ascii="Times New Roman" w:hAnsi="Times New Roman"/>
      <w:sz w:val="24"/>
      <w:lang w:val="en-GB" w:eastAsia="zh-CN"/>
    </w:rPr>
  </w:style>
  <w:style w:type="paragraph" w:customStyle="1" w:styleId="CharCharChar1CharCharChar">
    <w:name w:val="Char Char Char1 Char Char Char"/>
    <w:aliases w:val="Char Char Char1 Char"/>
    <w:basedOn w:val="Normal"/>
    <w:rsid w:val="00272DF6"/>
    <w:pPr>
      <w:widowControl/>
    </w:pPr>
    <w:rPr>
      <w:rFonts w:ascii="Times New Roman" w:hAnsi="Times New Roman"/>
      <w:sz w:val="24"/>
      <w:szCs w:val="24"/>
      <w:lang w:val="pl-PL" w:eastAsia="pl-PL"/>
    </w:rPr>
  </w:style>
  <w:style w:type="paragraph" w:customStyle="1" w:styleId="CharCharChar">
    <w:name w:val="Char Char Char"/>
    <w:basedOn w:val="Normal"/>
    <w:rsid w:val="00272DF6"/>
    <w:pPr>
      <w:widowControl/>
    </w:pPr>
    <w:rPr>
      <w:rFonts w:ascii="Times New Roman" w:hAnsi="Times New Roman"/>
      <w:sz w:val="24"/>
      <w:szCs w:val="24"/>
      <w:lang w:val="pl-PL" w:eastAsia="pl-PL"/>
    </w:rPr>
  </w:style>
  <w:style w:type="paragraph" w:customStyle="1" w:styleId="Point1">
    <w:name w:val="Point 1"/>
    <w:basedOn w:val="Normal"/>
    <w:link w:val="Point1Char"/>
    <w:rsid w:val="00272DF6"/>
    <w:pPr>
      <w:widowControl/>
      <w:spacing w:before="120" w:after="120"/>
      <w:ind w:left="1418" w:hanging="567"/>
      <w:jc w:val="both"/>
    </w:pPr>
    <w:rPr>
      <w:rFonts w:ascii="Times New Roman" w:hAnsi="Times New Roman"/>
      <w:sz w:val="24"/>
      <w:szCs w:val="24"/>
      <w:lang w:val="en-GB" w:eastAsia="fr-BE"/>
    </w:rPr>
  </w:style>
  <w:style w:type="character" w:customStyle="1" w:styleId="Point1Char">
    <w:name w:val="Point 1 Char"/>
    <w:link w:val="Point1"/>
    <w:locked/>
    <w:rsid w:val="00272DF6"/>
    <w:rPr>
      <w:rFonts w:ascii="Times New Roman" w:hAnsi="Times New Roman"/>
      <w:sz w:val="24"/>
      <w:lang w:val="en-GB" w:eastAsia="x-none"/>
    </w:rPr>
  </w:style>
  <w:style w:type="paragraph" w:customStyle="1" w:styleId="Normal12a12b">
    <w:name w:val="Normal12a12b"/>
    <w:basedOn w:val="Normal"/>
    <w:rsid w:val="00272DF6"/>
    <w:pPr>
      <w:spacing w:before="240" w:after="240"/>
    </w:pPr>
    <w:rPr>
      <w:rFonts w:ascii="Times New Roman" w:hAnsi="Times New Roman"/>
      <w:noProof/>
      <w:sz w:val="24"/>
      <w:szCs w:val="20"/>
      <w:lang w:val="en-GB" w:eastAsia="en-GB"/>
    </w:rPr>
  </w:style>
  <w:style w:type="paragraph" w:customStyle="1" w:styleId="Numberedparagraph">
    <w:name w:val="Numbered paragraph"/>
    <w:basedOn w:val="Normal"/>
    <w:rsid w:val="00272DF6"/>
    <w:pPr>
      <w:widowControl/>
      <w:numPr>
        <w:numId w:val="4"/>
      </w:numPr>
      <w:spacing w:before="240"/>
      <w:ind w:left="357" w:hanging="357"/>
    </w:pPr>
    <w:rPr>
      <w:rFonts w:ascii="Arial" w:hAnsi="Arial"/>
      <w:b/>
      <w:sz w:val="24"/>
      <w:szCs w:val="20"/>
    </w:rPr>
  </w:style>
  <w:style w:type="paragraph" w:customStyle="1" w:styleId="Char">
    <w:name w:val="Char"/>
    <w:basedOn w:val="Normal"/>
    <w:rsid w:val="00272DF6"/>
    <w:pPr>
      <w:widowControl/>
    </w:pPr>
    <w:rPr>
      <w:rFonts w:ascii="Times New Roman" w:hAnsi="Times New Roman"/>
      <w:sz w:val="24"/>
      <w:szCs w:val="24"/>
      <w:lang w:val="pl-PL" w:eastAsia="pl-PL"/>
    </w:rPr>
  </w:style>
  <w:style w:type="paragraph" w:customStyle="1" w:styleId="QuotedText">
    <w:name w:val="Quoted Text"/>
    <w:basedOn w:val="Normal"/>
    <w:rsid w:val="00272DF6"/>
    <w:pPr>
      <w:widowControl/>
      <w:spacing w:before="120" w:after="120" w:line="360" w:lineRule="auto"/>
      <w:ind w:left="1417"/>
    </w:pPr>
    <w:rPr>
      <w:rFonts w:ascii="Times New Roman" w:hAnsi="Times New Roman"/>
      <w:sz w:val="24"/>
      <w:szCs w:val="20"/>
      <w:lang w:val="en-GB"/>
    </w:rPr>
  </w:style>
  <w:style w:type="paragraph" w:customStyle="1" w:styleId="ManualNumPar1">
    <w:name w:val="Manual NumPar 1"/>
    <w:basedOn w:val="Normal"/>
    <w:next w:val="Text1Char"/>
    <w:link w:val="ManualNumPar1Char"/>
    <w:rsid w:val="00272DF6"/>
    <w:pPr>
      <w:widowControl/>
      <w:spacing w:before="120" w:after="120"/>
      <w:ind w:left="850" w:hanging="850"/>
      <w:jc w:val="both"/>
    </w:pPr>
    <w:rPr>
      <w:rFonts w:ascii="Times New Roman" w:hAnsi="Times New Roman"/>
      <w:sz w:val="24"/>
      <w:szCs w:val="24"/>
      <w:lang w:val="en-GB" w:eastAsia="zh-CN"/>
    </w:rPr>
  </w:style>
  <w:style w:type="character" w:customStyle="1" w:styleId="ManualNumPar1Char">
    <w:name w:val="Manual NumPar 1 Char"/>
    <w:link w:val="ManualNumPar1"/>
    <w:locked/>
    <w:rsid w:val="00272DF6"/>
    <w:rPr>
      <w:rFonts w:ascii="Times New Roman" w:hAnsi="Times New Roman"/>
      <w:sz w:val="24"/>
      <w:lang w:val="en-GB" w:eastAsia="zh-CN"/>
    </w:rPr>
  </w:style>
  <w:style w:type="character" w:styleId="Emphasis">
    <w:name w:val="Emphasis"/>
    <w:basedOn w:val="DefaultParagraphFont"/>
    <w:uiPriority w:val="20"/>
    <w:qFormat/>
    <w:rsid w:val="00272DF6"/>
    <w:rPr>
      <w:rFonts w:cs="Times New Roman"/>
      <w:i/>
    </w:rPr>
  </w:style>
  <w:style w:type="paragraph" w:customStyle="1" w:styleId="Text1">
    <w:name w:val="Text 1"/>
    <w:basedOn w:val="Normal"/>
    <w:rsid w:val="00272DF6"/>
    <w:pPr>
      <w:widowControl/>
      <w:spacing w:after="240"/>
      <w:ind w:left="482"/>
      <w:jc w:val="both"/>
    </w:pPr>
    <w:rPr>
      <w:rFonts w:ascii="Times New Roman" w:hAnsi="Times New Roman"/>
      <w:szCs w:val="20"/>
      <w:lang w:val="en-GB" w:eastAsia="en-GB"/>
    </w:rPr>
  </w:style>
  <w:style w:type="paragraph" w:styleId="ListNumber">
    <w:name w:val="List Number"/>
    <w:basedOn w:val="Normal"/>
    <w:uiPriority w:val="99"/>
    <w:rsid w:val="00272DF6"/>
    <w:pPr>
      <w:widowControl/>
      <w:numPr>
        <w:numId w:val="5"/>
      </w:numPr>
      <w:spacing w:before="120" w:after="120" w:line="360" w:lineRule="auto"/>
    </w:pPr>
    <w:rPr>
      <w:rFonts w:ascii="Times New Roman" w:hAnsi="Times New Roman"/>
      <w:sz w:val="24"/>
      <w:szCs w:val="20"/>
      <w:lang w:val="en-GB"/>
    </w:rPr>
  </w:style>
  <w:style w:type="paragraph" w:customStyle="1" w:styleId="ListNumberLevel2">
    <w:name w:val="List Number (Level 2)"/>
    <w:basedOn w:val="Normal"/>
    <w:link w:val="ListNumberLevel2Char"/>
    <w:rsid w:val="00272DF6"/>
    <w:pPr>
      <w:widowControl/>
      <w:numPr>
        <w:ilvl w:val="1"/>
        <w:numId w:val="5"/>
      </w:numPr>
      <w:spacing w:before="120" w:after="120" w:line="360" w:lineRule="auto"/>
    </w:pPr>
    <w:rPr>
      <w:rFonts w:ascii="Times New Roman" w:hAnsi="Times New Roman"/>
      <w:sz w:val="24"/>
      <w:szCs w:val="20"/>
      <w:lang w:val="en-GB"/>
    </w:rPr>
  </w:style>
  <w:style w:type="character" w:customStyle="1" w:styleId="ListNumberLevel2Char">
    <w:name w:val="List Number (Level 2) Char"/>
    <w:link w:val="ListNumberLevel2"/>
    <w:locked/>
    <w:rsid w:val="00272DF6"/>
    <w:rPr>
      <w:rFonts w:ascii="Times New Roman" w:hAnsi="Times New Roman" w:cs="Times New Roman"/>
      <w:sz w:val="24"/>
      <w:lang w:eastAsia="en-US"/>
    </w:rPr>
  </w:style>
  <w:style w:type="paragraph" w:customStyle="1" w:styleId="ListNumberLevel3">
    <w:name w:val="List Number (Level 3)"/>
    <w:basedOn w:val="Normal"/>
    <w:rsid w:val="00272DF6"/>
    <w:pPr>
      <w:widowControl/>
      <w:numPr>
        <w:ilvl w:val="2"/>
        <w:numId w:val="5"/>
      </w:numPr>
      <w:spacing w:before="120" w:after="120" w:line="360" w:lineRule="auto"/>
    </w:pPr>
    <w:rPr>
      <w:rFonts w:ascii="Times New Roman" w:hAnsi="Times New Roman"/>
      <w:sz w:val="24"/>
      <w:szCs w:val="20"/>
      <w:lang w:val="en-GB"/>
    </w:rPr>
  </w:style>
  <w:style w:type="paragraph" w:customStyle="1" w:styleId="ListNumberLevel4">
    <w:name w:val="List Number (Level 4)"/>
    <w:basedOn w:val="Normal"/>
    <w:rsid w:val="00272DF6"/>
    <w:pPr>
      <w:widowControl/>
      <w:tabs>
        <w:tab w:val="num" w:pos="2835"/>
      </w:tabs>
      <w:spacing w:before="120" w:after="120" w:line="360" w:lineRule="auto"/>
      <w:ind w:left="2835" w:hanging="709"/>
    </w:pPr>
    <w:rPr>
      <w:rFonts w:ascii="Times New Roman" w:hAnsi="Times New Roman"/>
      <w:sz w:val="24"/>
      <w:szCs w:val="20"/>
      <w:lang w:val="en-GB"/>
    </w:rPr>
  </w:style>
  <w:style w:type="paragraph" w:customStyle="1" w:styleId="Normal1">
    <w:name w:val="Normal1"/>
    <w:basedOn w:val="Normal"/>
    <w:rsid w:val="00272DF6"/>
    <w:pPr>
      <w:widowControl/>
      <w:spacing w:after="120" w:line="360" w:lineRule="atLeast"/>
    </w:pPr>
    <w:rPr>
      <w:rFonts w:ascii="Times New Roman" w:hAnsi="Times New Roman"/>
      <w:sz w:val="26"/>
      <w:szCs w:val="26"/>
      <w:lang w:val="en-GB" w:eastAsia="en-GB"/>
    </w:rPr>
  </w:style>
  <w:style w:type="paragraph" w:customStyle="1" w:styleId="CharCharChar1Char1">
    <w:name w:val="Char Char Char1 Char1"/>
    <w:aliases w:val="Char Char Char1 Char Char Char1"/>
    <w:basedOn w:val="Normal"/>
    <w:rsid w:val="00272DF6"/>
    <w:pPr>
      <w:widowControl/>
    </w:pPr>
    <w:rPr>
      <w:rFonts w:ascii="Times New Roman" w:hAnsi="Times New Roman"/>
      <w:sz w:val="24"/>
      <w:szCs w:val="24"/>
      <w:lang w:val="pl-PL" w:eastAsia="pl-PL"/>
    </w:rPr>
  </w:style>
  <w:style w:type="paragraph" w:customStyle="1" w:styleId="ZchnZchn">
    <w:name w:val="Zchn Zchn"/>
    <w:basedOn w:val="Normal"/>
    <w:rsid w:val="00272DF6"/>
    <w:pPr>
      <w:widowControl/>
      <w:numPr>
        <w:numId w:val="6"/>
      </w:numPr>
      <w:spacing w:after="160" w:line="240" w:lineRule="exact"/>
    </w:pPr>
    <w:rPr>
      <w:rFonts w:ascii="Times New Roman" w:hAnsi="Times New Roman"/>
      <w:i/>
      <w:sz w:val="24"/>
      <w:szCs w:val="24"/>
    </w:rPr>
  </w:style>
  <w:style w:type="character" w:styleId="Strong">
    <w:name w:val="Strong"/>
    <w:basedOn w:val="DefaultParagraphFont"/>
    <w:uiPriority w:val="22"/>
    <w:qFormat/>
    <w:rsid w:val="00272DF6"/>
    <w:rPr>
      <w:rFonts w:cs="Times New Roman"/>
      <w:b/>
    </w:rPr>
  </w:style>
  <w:style w:type="paragraph" w:customStyle="1" w:styleId="Default">
    <w:name w:val="Default"/>
    <w:rsid w:val="00272DF6"/>
    <w:pPr>
      <w:autoSpaceDE w:val="0"/>
      <w:autoSpaceDN w:val="0"/>
      <w:adjustRightInd w:val="0"/>
    </w:pPr>
    <w:rPr>
      <w:rFonts w:ascii="EUAlbertina" w:hAnsi="EUAlbertina" w:cs="EUAlbertina"/>
      <w:color w:val="000000"/>
      <w:sz w:val="24"/>
      <w:szCs w:val="24"/>
    </w:rPr>
  </w:style>
  <w:style w:type="paragraph" w:customStyle="1" w:styleId="CM1">
    <w:name w:val="CM1"/>
    <w:basedOn w:val="Default"/>
    <w:next w:val="Default"/>
    <w:rsid w:val="00272DF6"/>
    <w:rPr>
      <w:rFonts w:cs="Times New Roman"/>
      <w:color w:val="auto"/>
    </w:rPr>
  </w:style>
  <w:style w:type="paragraph" w:customStyle="1" w:styleId="CM3">
    <w:name w:val="CM3"/>
    <w:basedOn w:val="Default"/>
    <w:next w:val="Default"/>
    <w:rsid w:val="00272DF6"/>
    <w:rPr>
      <w:rFonts w:cs="Times New Roman"/>
      <w:color w:val="auto"/>
    </w:rPr>
  </w:style>
  <w:style w:type="paragraph" w:customStyle="1" w:styleId="CM4">
    <w:name w:val="CM4"/>
    <w:basedOn w:val="Default"/>
    <w:next w:val="Default"/>
    <w:rsid w:val="00272DF6"/>
    <w:rPr>
      <w:rFonts w:cs="Times New Roman"/>
      <w:color w:val="auto"/>
    </w:rPr>
  </w:style>
  <w:style w:type="paragraph" w:customStyle="1" w:styleId="LightGrid-Accent31">
    <w:name w:val="Light Grid - Accent 31"/>
    <w:basedOn w:val="Normal"/>
    <w:uiPriority w:val="34"/>
    <w:qFormat/>
    <w:rsid w:val="00272DF6"/>
    <w:pPr>
      <w:widowControl/>
      <w:ind w:left="720"/>
    </w:pPr>
    <w:rPr>
      <w:rFonts w:ascii="Times New Roman" w:hAnsi="Times New Roman"/>
      <w:sz w:val="24"/>
      <w:szCs w:val="24"/>
      <w:lang w:val="en-GB" w:eastAsia="en-GB"/>
    </w:rPr>
  </w:style>
  <w:style w:type="character" w:styleId="EndnoteReference">
    <w:name w:val="endnote reference"/>
    <w:basedOn w:val="DefaultParagraphFont"/>
    <w:uiPriority w:val="99"/>
    <w:unhideWhenUsed/>
    <w:rsid w:val="00272DF6"/>
    <w:rPr>
      <w:rFonts w:cs="Times New Roman"/>
      <w:vertAlign w:val="superscript"/>
    </w:rPr>
  </w:style>
  <w:style w:type="table" w:customStyle="1" w:styleId="TableGrid1">
    <w:name w:val="Table Grid1"/>
    <w:basedOn w:val="TableNormal"/>
    <w:next w:val="TableGrid"/>
    <w:uiPriority w:val="59"/>
    <w:rsid w:val="00272DF6"/>
    <w:pPr>
      <w:spacing w:afterAutospacing="1"/>
    </w:pPr>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List2-Accent21">
    <w:name w:val="Medium List 2 - Accent 21"/>
    <w:hidden/>
    <w:uiPriority w:val="99"/>
    <w:semiHidden/>
    <w:rsid w:val="00272DF6"/>
    <w:rPr>
      <w:rFonts w:ascii="Times New Roman" w:hAnsi="Times New Roman" w:cs="Times New Roman"/>
      <w:sz w:val="24"/>
      <w:szCs w:val="24"/>
    </w:rPr>
  </w:style>
  <w:style w:type="character" w:customStyle="1" w:styleId="SubarticleChar">
    <w:name w:val="Subarticle Char"/>
    <w:link w:val="Subarticle"/>
    <w:locked/>
    <w:rsid w:val="00272DF6"/>
    <w:rPr>
      <w:b/>
      <w:lang w:val="x-none" w:eastAsia="en-US"/>
    </w:rPr>
  </w:style>
  <w:style w:type="paragraph" w:customStyle="1" w:styleId="Subarticle">
    <w:name w:val="Subarticle"/>
    <w:basedOn w:val="Normal"/>
    <w:link w:val="SubarticleChar"/>
    <w:rsid w:val="00272DF6"/>
    <w:pPr>
      <w:widowControl/>
      <w:ind w:left="720" w:hanging="720"/>
      <w:jc w:val="both"/>
    </w:pPr>
    <w:rPr>
      <w:b/>
      <w:sz w:val="20"/>
      <w:szCs w:val="20"/>
      <w:lang w:val="en-GB"/>
    </w:rPr>
  </w:style>
  <w:style w:type="character" w:customStyle="1" w:styleId="En-tte2">
    <w:name w:val="En-tête #2_"/>
    <w:link w:val="En-tte20"/>
    <w:uiPriority w:val="99"/>
    <w:locked/>
    <w:rsid w:val="00B62419"/>
    <w:rPr>
      <w:b/>
      <w:sz w:val="22"/>
      <w:shd w:val="clear" w:color="auto" w:fill="FFFFFF"/>
    </w:rPr>
  </w:style>
  <w:style w:type="character" w:customStyle="1" w:styleId="Corpsdutexte">
    <w:name w:val="Corps du texte_"/>
    <w:link w:val="Corpsdutexte1"/>
    <w:uiPriority w:val="99"/>
    <w:locked/>
    <w:rsid w:val="00B62419"/>
    <w:rPr>
      <w:sz w:val="23"/>
      <w:shd w:val="clear" w:color="auto" w:fill="FFFFFF"/>
    </w:rPr>
  </w:style>
  <w:style w:type="paragraph" w:customStyle="1" w:styleId="En-tte20">
    <w:name w:val="En-tête #2"/>
    <w:basedOn w:val="Normal"/>
    <w:link w:val="En-tte2"/>
    <w:uiPriority w:val="99"/>
    <w:rsid w:val="00B62419"/>
    <w:pPr>
      <w:shd w:val="clear" w:color="auto" w:fill="FFFFFF"/>
      <w:spacing w:after="180" w:line="240" w:lineRule="atLeast"/>
      <w:jc w:val="both"/>
      <w:outlineLvl w:val="1"/>
    </w:pPr>
    <w:rPr>
      <w:b/>
      <w:bCs/>
      <w:lang w:val="fr-BE" w:eastAsia="fr-BE"/>
    </w:rPr>
  </w:style>
  <w:style w:type="paragraph" w:customStyle="1" w:styleId="Corpsdutexte1">
    <w:name w:val="Corps du texte1"/>
    <w:basedOn w:val="Normal"/>
    <w:link w:val="Corpsdutexte"/>
    <w:uiPriority w:val="99"/>
    <w:rsid w:val="00B62419"/>
    <w:pPr>
      <w:shd w:val="clear" w:color="auto" w:fill="FFFFFF"/>
      <w:spacing w:before="420" w:line="322" w:lineRule="exact"/>
      <w:ind w:hanging="420"/>
      <w:jc w:val="both"/>
    </w:pPr>
    <w:rPr>
      <w:sz w:val="23"/>
      <w:szCs w:val="23"/>
      <w:lang w:val="fr-BE" w:eastAsia="fr-BE"/>
    </w:rPr>
  </w:style>
  <w:style w:type="paragraph" w:styleId="NoSpacing">
    <w:name w:val="No Spacing"/>
    <w:uiPriority w:val="1"/>
    <w:qFormat/>
    <w:rsid w:val="000A2A8A"/>
    <w:pPr>
      <w:widowControl w:val="0"/>
    </w:pPr>
    <w:rPr>
      <w:rFonts w:cs="Times New Roman"/>
      <w:sz w:val="22"/>
      <w:szCs w:val="22"/>
      <w:lang w:val="en-US" w:eastAsia="en-US"/>
    </w:rPr>
  </w:style>
  <w:style w:type="table" w:styleId="TableGridLight">
    <w:name w:val="Grid Table Light"/>
    <w:basedOn w:val="TableNormal"/>
    <w:uiPriority w:val="40"/>
    <w:rsid w:val="00401FD4"/>
    <w:rPr>
      <w:rFonts w:asciiTheme="minorHAnsi" w:hAnsiTheme="minorHAnsi" w:cs="Times New Roman"/>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573B8E"/>
    <w:rPr>
      <w:rFonts w:cs="Times New Roman"/>
      <w:color w:val="605E5C"/>
      <w:shd w:val="clear" w:color="auto" w:fill="E1DFDD"/>
    </w:rPr>
  </w:style>
  <w:style w:type="paragraph" w:customStyle="1" w:styleId="xmsonormal">
    <w:name w:val="x_msonormal"/>
    <w:basedOn w:val="Normal"/>
    <w:rsid w:val="00EB30EE"/>
    <w:pPr>
      <w:widowControl/>
    </w:pPr>
    <w:rPr>
      <w:rFonts w:eastAsiaTheme="minorHAnsi" w:cs="Calibri"/>
      <w:lang w:val="en-GB" w:eastAsia="en-GB"/>
    </w:rPr>
  </w:style>
  <w:style w:type="character" w:customStyle="1" w:styleId="None">
    <w:name w:val="None"/>
    <w:rsid w:val="009D25A1"/>
  </w:style>
  <w:style w:type="character" w:customStyle="1" w:styleId="apple-converted-space">
    <w:name w:val="apple-converted-space"/>
    <w:basedOn w:val="DefaultParagraphFont"/>
    <w:rsid w:val="00FE0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0010421">
      <w:bodyDiv w:val="1"/>
      <w:marLeft w:val="0"/>
      <w:marRight w:val="0"/>
      <w:marTop w:val="0"/>
      <w:marBottom w:val="0"/>
      <w:divBdr>
        <w:top w:val="none" w:sz="0" w:space="0" w:color="auto"/>
        <w:left w:val="none" w:sz="0" w:space="0" w:color="auto"/>
        <w:bottom w:val="none" w:sz="0" w:space="0" w:color="auto"/>
        <w:right w:val="none" w:sz="0" w:space="0" w:color="auto"/>
      </w:divBdr>
    </w:div>
    <w:div w:id="873225562">
      <w:bodyDiv w:val="1"/>
      <w:marLeft w:val="0"/>
      <w:marRight w:val="0"/>
      <w:marTop w:val="0"/>
      <w:marBottom w:val="0"/>
      <w:divBdr>
        <w:top w:val="none" w:sz="0" w:space="0" w:color="auto"/>
        <w:left w:val="none" w:sz="0" w:space="0" w:color="auto"/>
        <w:bottom w:val="none" w:sz="0" w:space="0" w:color="auto"/>
        <w:right w:val="none" w:sz="0" w:space="0" w:color="auto"/>
      </w:divBdr>
    </w:div>
    <w:div w:id="1092244138">
      <w:bodyDiv w:val="1"/>
      <w:marLeft w:val="0"/>
      <w:marRight w:val="0"/>
      <w:marTop w:val="0"/>
      <w:marBottom w:val="0"/>
      <w:divBdr>
        <w:top w:val="none" w:sz="0" w:space="0" w:color="auto"/>
        <w:left w:val="none" w:sz="0" w:space="0" w:color="auto"/>
        <w:bottom w:val="none" w:sz="0" w:space="0" w:color="auto"/>
        <w:right w:val="none" w:sz="0" w:space="0" w:color="auto"/>
      </w:divBdr>
    </w:div>
    <w:div w:id="1343822086">
      <w:bodyDiv w:val="1"/>
      <w:marLeft w:val="0"/>
      <w:marRight w:val="0"/>
      <w:marTop w:val="0"/>
      <w:marBottom w:val="0"/>
      <w:divBdr>
        <w:top w:val="none" w:sz="0" w:space="0" w:color="auto"/>
        <w:left w:val="none" w:sz="0" w:space="0" w:color="auto"/>
        <w:bottom w:val="none" w:sz="0" w:space="0" w:color="auto"/>
        <w:right w:val="none" w:sz="0" w:space="0" w:color="auto"/>
      </w:divBdr>
    </w:div>
    <w:div w:id="1637251833">
      <w:bodyDiv w:val="1"/>
      <w:marLeft w:val="0"/>
      <w:marRight w:val="0"/>
      <w:marTop w:val="0"/>
      <w:marBottom w:val="0"/>
      <w:divBdr>
        <w:top w:val="none" w:sz="0" w:space="0" w:color="auto"/>
        <w:left w:val="none" w:sz="0" w:space="0" w:color="auto"/>
        <w:bottom w:val="none" w:sz="0" w:space="0" w:color="auto"/>
        <w:right w:val="none" w:sz="0" w:space="0" w:color="auto"/>
      </w:divBdr>
    </w:div>
    <w:div w:id="1642417753">
      <w:bodyDiv w:val="1"/>
      <w:marLeft w:val="0"/>
      <w:marRight w:val="0"/>
      <w:marTop w:val="0"/>
      <w:marBottom w:val="0"/>
      <w:divBdr>
        <w:top w:val="none" w:sz="0" w:space="0" w:color="auto"/>
        <w:left w:val="none" w:sz="0" w:space="0" w:color="auto"/>
        <w:bottom w:val="none" w:sz="0" w:space="0" w:color="auto"/>
        <w:right w:val="none" w:sz="0" w:space="0" w:color="auto"/>
      </w:divBdr>
    </w:div>
    <w:div w:id="1726636743">
      <w:bodyDiv w:val="1"/>
      <w:marLeft w:val="0"/>
      <w:marRight w:val="0"/>
      <w:marTop w:val="0"/>
      <w:marBottom w:val="0"/>
      <w:divBdr>
        <w:top w:val="none" w:sz="0" w:space="0" w:color="auto"/>
        <w:left w:val="none" w:sz="0" w:space="0" w:color="auto"/>
        <w:bottom w:val="none" w:sz="0" w:space="0" w:color="auto"/>
        <w:right w:val="none" w:sz="0" w:space="0" w:color="auto"/>
      </w:divBdr>
    </w:div>
    <w:div w:id="1749224752">
      <w:bodyDiv w:val="1"/>
      <w:marLeft w:val="0"/>
      <w:marRight w:val="0"/>
      <w:marTop w:val="0"/>
      <w:marBottom w:val="0"/>
      <w:divBdr>
        <w:top w:val="none" w:sz="0" w:space="0" w:color="auto"/>
        <w:left w:val="none" w:sz="0" w:space="0" w:color="auto"/>
        <w:bottom w:val="none" w:sz="0" w:space="0" w:color="auto"/>
        <w:right w:val="none" w:sz="0" w:space="0" w:color="auto"/>
      </w:divBdr>
    </w:div>
    <w:div w:id="1780298257">
      <w:bodyDiv w:val="1"/>
      <w:marLeft w:val="0"/>
      <w:marRight w:val="0"/>
      <w:marTop w:val="0"/>
      <w:marBottom w:val="0"/>
      <w:divBdr>
        <w:top w:val="none" w:sz="0" w:space="0" w:color="auto"/>
        <w:left w:val="none" w:sz="0" w:space="0" w:color="auto"/>
        <w:bottom w:val="none" w:sz="0" w:space="0" w:color="auto"/>
        <w:right w:val="none" w:sz="0" w:space="0" w:color="auto"/>
      </w:divBdr>
    </w:div>
    <w:div w:id="1987005112">
      <w:bodyDiv w:val="1"/>
      <w:marLeft w:val="0"/>
      <w:marRight w:val="0"/>
      <w:marTop w:val="0"/>
      <w:marBottom w:val="0"/>
      <w:divBdr>
        <w:top w:val="none" w:sz="0" w:space="0" w:color="auto"/>
        <w:left w:val="none" w:sz="0" w:space="0" w:color="auto"/>
        <w:bottom w:val="none" w:sz="0" w:space="0" w:color="auto"/>
        <w:right w:val="none" w:sz="0" w:space="0" w:color="auto"/>
      </w:divBdr>
    </w:div>
    <w:div w:id="2067793712">
      <w:marLeft w:val="0"/>
      <w:marRight w:val="0"/>
      <w:marTop w:val="0"/>
      <w:marBottom w:val="0"/>
      <w:divBdr>
        <w:top w:val="none" w:sz="0" w:space="0" w:color="auto"/>
        <w:left w:val="none" w:sz="0" w:space="0" w:color="auto"/>
        <w:bottom w:val="none" w:sz="0" w:space="0" w:color="auto"/>
        <w:right w:val="none" w:sz="0" w:space="0" w:color="auto"/>
      </w:divBdr>
    </w:div>
    <w:div w:id="2067793713">
      <w:marLeft w:val="0"/>
      <w:marRight w:val="0"/>
      <w:marTop w:val="0"/>
      <w:marBottom w:val="0"/>
      <w:divBdr>
        <w:top w:val="none" w:sz="0" w:space="0" w:color="auto"/>
        <w:left w:val="none" w:sz="0" w:space="0" w:color="auto"/>
        <w:bottom w:val="none" w:sz="0" w:space="0" w:color="auto"/>
        <w:right w:val="none" w:sz="0" w:space="0" w:color="auto"/>
      </w:divBdr>
    </w:div>
    <w:div w:id="2067793714">
      <w:marLeft w:val="0"/>
      <w:marRight w:val="0"/>
      <w:marTop w:val="0"/>
      <w:marBottom w:val="0"/>
      <w:divBdr>
        <w:top w:val="none" w:sz="0" w:space="0" w:color="auto"/>
        <w:left w:val="none" w:sz="0" w:space="0" w:color="auto"/>
        <w:bottom w:val="none" w:sz="0" w:space="0" w:color="auto"/>
        <w:right w:val="none" w:sz="0" w:space="0" w:color="auto"/>
      </w:divBdr>
    </w:div>
    <w:div w:id="2067793715">
      <w:marLeft w:val="0"/>
      <w:marRight w:val="0"/>
      <w:marTop w:val="0"/>
      <w:marBottom w:val="0"/>
      <w:divBdr>
        <w:top w:val="none" w:sz="0" w:space="0" w:color="auto"/>
        <w:left w:val="none" w:sz="0" w:space="0" w:color="auto"/>
        <w:bottom w:val="none" w:sz="0" w:space="0" w:color="auto"/>
        <w:right w:val="none" w:sz="0" w:space="0" w:color="auto"/>
      </w:divBdr>
    </w:div>
    <w:div w:id="2067793716">
      <w:marLeft w:val="0"/>
      <w:marRight w:val="0"/>
      <w:marTop w:val="0"/>
      <w:marBottom w:val="0"/>
      <w:divBdr>
        <w:top w:val="none" w:sz="0" w:space="0" w:color="auto"/>
        <w:left w:val="none" w:sz="0" w:space="0" w:color="auto"/>
        <w:bottom w:val="none" w:sz="0" w:space="0" w:color="auto"/>
        <w:right w:val="none" w:sz="0" w:space="0" w:color="auto"/>
      </w:divBdr>
    </w:div>
    <w:div w:id="2067793717">
      <w:marLeft w:val="0"/>
      <w:marRight w:val="0"/>
      <w:marTop w:val="0"/>
      <w:marBottom w:val="0"/>
      <w:divBdr>
        <w:top w:val="none" w:sz="0" w:space="0" w:color="auto"/>
        <w:left w:val="none" w:sz="0" w:space="0" w:color="auto"/>
        <w:bottom w:val="none" w:sz="0" w:space="0" w:color="auto"/>
        <w:right w:val="none" w:sz="0" w:space="0" w:color="auto"/>
      </w:divBdr>
    </w:div>
    <w:div w:id="2067793718">
      <w:marLeft w:val="0"/>
      <w:marRight w:val="0"/>
      <w:marTop w:val="0"/>
      <w:marBottom w:val="0"/>
      <w:divBdr>
        <w:top w:val="none" w:sz="0" w:space="0" w:color="auto"/>
        <w:left w:val="none" w:sz="0" w:space="0" w:color="auto"/>
        <w:bottom w:val="none" w:sz="0" w:space="0" w:color="auto"/>
        <w:right w:val="none" w:sz="0" w:space="0" w:color="auto"/>
      </w:divBdr>
    </w:div>
    <w:div w:id="2067793719">
      <w:marLeft w:val="0"/>
      <w:marRight w:val="0"/>
      <w:marTop w:val="0"/>
      <w:marBottom w:val="0"/>
      <w:divBdr>
        <w:top w:val="none" w:sz="0" w:space="0" w:color="auto"/>
        <w:left w:val="none" w:sz="0" w:space="0" w:color="auto"/>
        <w:bottom w:val="none" w:sz="0" w:space="0" w:color="auto"/>
        <w:right w:val="none" w:sz="0" w:space="0" w:color="auto"/>
      </w:divBdr>
    </w:div>
    <w:div w:id="2067793720">
      <w:marLeft w:val="0"/>
      <w:marRight w:val="0"/>
      <w:marTop w:val="0"/>
      <w:marBottom w:val="0"/>
      <w:divBdr>
        <w:top w:val="none" w:sz="0" w:space="0" w:color="auto"/>
        <w:left w:val="none" w:sz="0" w:space="0" w:color="auto"/>
        <w:bottom w:val="none" w:sz="0" w:space="0" w:color="auto"/>
        <w:right w:val="none" w:sz="0" w:space="0" w:color="auto"/>
      </w:divBdr>
    </w:div>
    <w:div w:id="2067793721">
      <w:marLeft w:val="0"/>
      <w:marRight w:val="0"/>
      <w:marTop w:val="0"/>
      <w:marBottom w:val="0"/>
      <w:divBdr>
        <w:top w:val="none" w:sz="0" w:space="0" w:color="auto"/>
        <w:left w:val="none" w:sz="0" w:space="0" w:color="auto"/>
        <w:bottom w:val="none" w:sz="0" w:space="0" w:color="auto"/>
        <w:right w:val="none" w:sz="0" w:space="0" w:color="auto"/>
      </w:divBdr>
    </w:div>
    <w:div w:id="2067793722">
      <w:marLeft w:val="0"/>
      <w:marRight w:val="0"/>
      <w:marTop w:val="0"/>
      <w:marBottom w:val="0"/>
      <w:divBdr>
        <w:top w:val="none" w:sz="0" w:space="0" w:color="auto"/>
        <w:left w:val="none" w:sz="0" w:space="0" w:color="auto"/>
        <w:bottom w:val="none" w:sz="0" w:space="0" w:color="auto"/>
        <w:right w:val="none" w:sz="0" w:space="0" w:color="auto"/>
      </w:divBdr>
    </w:div>
    <w:div w:id="2067793723">
      <w:marLeft w:val="0"/>
      <w:marRight w:val="0"/>
      <w:marTop w:val="0"/>
      <w:marBottom w:val="0"/>
      <w:divBdr>
        <w:top w:val="none" w:sz="0" w:space="0" w:color="auto"/>
        <w:left w:val="none" w:sz="0" w:space="0" w:color="auto"/>
        <w:bottom w:val="none" w:sz="0" w:space="0" w:color="auto"/>
        <w:right w:val="none" w:sz="0" w:space="0" w:color="auto"/>
      </w:divBdr>
    </w:div>
    <w:div w:id="2067793724">
      <w:marLeft w:val="0"/>
      <w:marRight w:val="0"/>
      <w:marTop w:val="0"/>
      <w:marBottom w:val="0"/>
      <w:divBdr>
        <w:top w:val="none" w:sz="0" w:space="0" w:color="auto"/>
        <w:left w:val="none" w:sz="0" w:space="0" w:color="auto"/>
        <w:bottom w:val="none" w:sz="0" w:space="0" w:color="auto"/>
        <w:right w:val="none" w:sz="0" w:space="0" w:color="auto"/>
      </w:divBdr>
    </w:div>
    <w:div w:id="2067793725">
      <w:marLeft w:val="0"/>
      <w:marRight w:val="0"/>
      <w:marTop w:val="0"/>
      <w:marBottom w:val="0"/>
      <w:divBdr>
        <w:top w:val="none" w:sz="0" w:space="0" w:color="auto"/>
        <w:left w:val="none" w:sz="0" w:space="0" w:color="auto"/>
        <w:bottom w:val="none" w:sz="0" w:space="0" w:color="auto"/>
        <w:right w:val="none" w:sz="0" w:space="0" w:color="auto"/>
      </w:divBdr>
    </w:div>
    <w:div w:id="2067793726">
      <w:marLeft w:val="0"/>
      <w:marRight w:val="0"/>
      <w:marTop w:val="0"/>
      <w:marBottom w:val="0"/>
      <w:divBdr>
        <w:top w:val="none" w:sz="0" w:space="0" w:color="auto"/>
        <w:left w:val="none" w:sz="0" w:space="0" w:color="auto"/>
        <w:bottom w:val="none" w:sz="0" w:space="0" w:color="auto"/>
        <w:right w:val="none" w:sz="0" w:space="0" w:color="auto"/>
      </w:divBdr>
    </w:div>
    <w:div w:id="2067793727">
      <w:marLeft w:val="0"/>
      <w:marRight w:val="0"/>
      <w:marTop w:val="0"/>
      <w:marBottom w:val="0"/>
      <w:divBdr>
        <w:top w:val="none" w:sz="0" w:space="0" w:color="auto"/>
        <w:left w:val="none" w:sz="0" w:space="0" w:color="auto"/>
        <w:bottom w:val="none" w:sz="0" w:space="0" w:color="auto"/>
        <w:right w:val="none" w:sz="0" w:space="0" w:color="auto"/>
      </w:divBdr>
    </w:div>
    <w:div w:id="2067793728">
      <w:marLeft w:val="0"/>
      <w:marRight w:val="0"/>
      <w:marTop w:val="0"/>
      <w:marBottom w:val="0"/>
      <w:divBdr>
        <w:top w:val="none" w:sz="0" w:space="0" w:color="auto"/>
        <w:left w:val="none" w:sz="0" w:space="0" w:color="auto"/>
        <w:bottom w:val="none" w:sz="0" w:space="0" w:color="auto"/>
        <w:right w:val="none" w:sz="0" w:space="0" w:color="auto"/>
      </w:divBdr>
    </w:div>
    <w:div w:id="2067793729">
      <w:marLeft w:val="0"/>
      <w:marRight w:val="0"/>
      <w:marTop w:val="0"/>
      <w:marBottom w:val="0"/>
      <w:divBdr>
        <w:top w:val="none" w:sz="0" w:space="0" w:color="auto"/>
        <w:left w:val="none" w:sz="0" w:space="0" w:color="auto"/>
        <w:bottom w:val="none" w:sz="0" w:space="0" w:color="auto"/>
        <w:right w:val="none" w:sz="0" w:space="0" w:color="auto"/>
      </w:divBdr>
    </w:div>
    <w:div w:id="2067793730">
      <w:marLeft w:val="0"/>
      <w:marRight w:val="0"/>
      <w:marTop w:val="0"/>
      <w:marBottom w:val="0"/>
      <w:divBdr>
        <w:top w:val="none" w:sz="0" w:space="0" w:color="auto"/>
        <w:left w:val="none" w:sz="0" w:space="0" w:color="auto"/>
        <w:bottom w:val="none" w:sz="0" w:space="0" w:color="auto"/>
        <w:right w:val="none" w:sz="0" w:space="0" w:color="auto"/>
      </w:divBdr>
    </w:div>
    <w:div w:id="2067793731">
      <w:marLeft w:val="0"/>
      <w:marRight w:val="0"/>
      <w:marTop w:val="0"/>
      <w:marBottom w:val="0"/>
      <w:divBdr>
        <w:top w:val="none" w:sz="0" w:space="0" w:color="auto"/>
        <w:left w:val="none" w:sz="0" w:space="0" w:color="auto"/>
        <w:bottom w:val="none" w:sz="0" w:space="0" w:color="auto"/>
        <w:right w:val="none" w:sz="0" w:space="0" w:color="auto"/>
      </w:divBdr>
    </w:div>
    <w:div w:id="2067793732">
      <w:marLeft w:val="0"/>
      <w:marRight w:val="0"/>
      <w:marTop w:val="0"/>
      <w:marBottom w:val="0"/>
      <w:divBdr>
        <w:top w:val="none" w:sz="0" w:space="0" w:color="auto"/>
        <w:left w:val="none" w:sz="0" w:space="0" w:color="auto"/>
        <w:bottom w:val="none" w:sz="0" w:space="0" w:color="auto"/>
        <w:right w:val="none" w:sz="0" w:space="0" w:color="auto"/>
      </w:divBdr>
    </w:div>
    <w:div w:id="2067793733">
      <w:marLeft w:val="0"/>
      <w:marRight w:val="0"/>
      <w:marTop w:val="0"/>
      <w:marBottom w:val="0"/>
      <w:divBdr>
        <w:top w:val="none" w:sz="0" w:space="0" w:color="auto"/>
        <w:left w:val="none" w:sz="0" w:space="0" w:color="auto"/>
        <w:bottom w:val="none" w:sz="0" w:space="0" w:color="auto"/>
        <w:right w:val="none" w:sz="0" w:space="0" w:color="auto"/>
      </w:divBdr>
    </w:div>
    <w:div w:id="2067793734">
      <w:marLeft w:val="0"/>
      <w:marRight w:val="0"/>
      <w:marTop w:val="0"/>
      <w:marBottom w:val="0"/>
      <w:divBdr>
        <w:top w:val="none" w:sz="0" w:space="0" w:color="auto"/>
        <w:left w:val="none" w:sz="0" w:space="0" w:color="auto"/>
        <w:bottom w:val="none" w:sz="0" w:space="0" w:color="auto"/>
        <w:right w:val="none" w:sz="0" w:space="0" w:color="auto"/>
      </w:divBdr>
    </w:div>
    <w:div w:id="2067793735">
      <w:marLeft w:val="0"/>
      <w:marRight w:val="0"/>
      <w:marTop w:val="0"/>
      <w:marBottom w:val="0"/>
      <w:divBdr>
        <w:top w:val="none" w:sz="0" w:space="0" w:color="auto"/>
        <w:left w:val="none" w:sz="0" w:space="0" w:color="auto"/>
        <w:bottom w:val="none" w:sz="0" w:space="0" w:color="auto"/>
        <w:right w:val="none" w:sz="0" w:space="0" w:color="auto"/>
      </w:divBdr>
    </w:div>
    <w:div w:id="2067793736">
      <w:marLeft w:val="0"/>
      <w:marRight w:val="0"/>
      <w:marTop w:val="0"/>
      <w:marBottom w:val="0"/>
      <w:divBdr>
        <w:top w:val="none" w:sz="0" w:space="0" w:color="auto"/>
        <w:left w:val="none" w:sz="0" w:space="0" w:color="auto"/>
        <w:bottom w:val="none" w:sz="0" w:space="0" w:color="auto"/>
        <w:right w:val="none" w:sz="0" w:space="0" w:color="auto"/>
      </w:divBdr>
    </w:div>
    <w:div w:id="2067793737">
      <w:marLeft w:val="0"/>
      <w:marRight w:val="0"/>
      <w:marTop w:val="0"/>
      <w:marBottom w:val="0"/>
      <w:divBdr>
        <w:top w:val="none" w:sz="0" w:space="0" w:color="auto"/>
        <w:left w:val="none" w:sz="0" w:space="0" w:color="auto"/>
        <w:bottom w:val="none" w:sz="0" w:space="0" w:color="auto"/>
        <w:right w:val="none" w:sz="0" w:space="0" w:color="auto"/>
      </w:divBdr>
    </w:div>
    <w:div w:id="2067793738">
      <w:marLeft w:val="0"/>
      <w:marRight w:val="0"/>
      <w:marTop w:val="0"/>
      <w:marBottom w:val="0"/>
      <w:divBdr>
        <w:top w:val="none" w:sz="0" w:space="0" w:color="auto"/>
        <w:left w:val="none" w:sz="0" w:space="0" w:color="auto"/>
        <w:bottom w:val="none" w:sz="0" w:space="0" w:color="auto"/>
        <w:right w:val="none" w:sz="0" w:space="0" w:color="auto"/>
      </w:divBdr>
    </w:div>
    <w:div w:id="2067793739">
      <w:marLeft w:val="0"/>
      <w:marRight w:val="0"/>
      <w:marTop w:val="0"/>
      <w:marBottom w:val="0"/>
      <w:divBdr>
        <w:top w:val="none" w:sz="0" w:space="0" w:color="auto"/>
        <w:left w:val="none" w:sz="0" w:space="0" w:color="auto"/>
        <w:bottom w:val="none" w:sz="0" w:space="0" w:color="auto"/>
        <w:right w:val="none" w:sz="0" w:space="0" w:color="auto"/>
      </w:divBdr>
    </w:div>
    <w:div w:id="2067793740">
      <w:marLeft w:val="0"/>
      <w:marRight w:val="0"/>
      <w:marTop w:val="0"/>
      <w:marBottom w:val="0"/>
      <w:divBdr>
        <w:top w:val="none" w:sz="0" w:space="0" w:color="auto"/>
        <w:left w:val="none" w:sz="0" w:space="0" w:color="auto"/>
        <w:bottom w:val="none" w:sz="0" w:space="0" w:color="auto"/>
        <w:right w:val="none" w:sz="0" w:space="0" w:color="auto"/>
      </w:divBdr>
    </w:div>
    <w:div w:id="2067793741">
      <w:marLeft w:val="0"/>
      <w:marRight w:val="0"/>
      <w:marTop w:val="0"/>
      <w:marBottom w:val="0"/>
      <w:divBdr>
        <w:top w:val="none" w:sz="0" w:space="0" w:color="auto"/>
        <w:left w:val="none" w:sz="0" w:space="0" w:color="auto"/>
        <w:bottom w:val="none" w:sz="0" w:space="0" w:color="auto"/>
        <w:right w:val="none" w:sz="0" w:space="0" w:color="auto"/>
      </w:divBdr>
    </w:div>
    <w:div w:id="20677937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manifestoproject.wzb.eu/"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www.electoralintegrityproject.com/"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2.png"/><Relationship Id="rId25" Type="http://schemas.microsoft.com/office/2018/08/relationships/commentsExtensible" Target="commentsExtensible.xml"/><Relationship Id="rId33"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www.idea.int/" TargetMode="External"/><Relationship Id="rId29" Type="http://schemas.openxmlformats.org/officeDocument/2006/relationships/hyperlink" Target="https://bit.ly/3DOcsL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parlgov.org/"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hyperlink" Target="https://popu-list.org/" TargetMode="External"/><Relationship Id="rId28" Type="http://schemas.openxmlformats.org/officeDocument/2006/relationships/hyperlink" Target="https://www.apsanet.org/portals/54/Files/Publications/APSAEthicsGuide2012.pdf" TargetMode="External"/><Relationship Id="rId10" Type="http://schemas.openxmlformats.org/officeDocument/2006/relationships/footnotes" Target="footnotes.xml"/><Relationship Id="rId19" Type="http://schemas.openxmlformats.org/officeDocument/2006/relationships/hyperlink" Target="https://www.v-dem.net/en/" TargetMode="External"/><Relationship Id="rId31" Type="http://schemas.openxmlformats.org/officeDocument/2006/relationships/hyperlink" Target="https://www.alexander-wuttke.de/jops-new-pre-registration-polic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hyperlink" Target="https://eupinions.eu/de/home" TargetMode="External"/><Relationship Id="rId27" Type="http://schemas.openxmlformats.org/officeDocument/2006/relationships/image" Target="media/image4.emf"/><Relationship Id="rId30" Type="http://schemas.openxmlformats.org/officeDocument/2006/relationships/hyperlink" Target="https://ssrn.com/abstract=3144139"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8" ma:contentTypeDescription="Create a new document in this library." ma:contentTypeScope="" ma:versionID="fa6c242a1423fa8e49af4a93b0192571">
  <xsd:schema xmlns:xsd="http://www.w3.org/2001/XMLSchema" xmlns:xs="http://www.w3.org/2001/XMLSchema" xmlns:p="http://schemas.microsoft.com/office/2006/metadata/properties" xmlns:ns2="084a5cd8-1559-4e94-ac72-b94fb9abc19e" targetNamespace="http://schemas.microsoft.com/office/2006/metadata/properties" ma:root="true" ma:fieldsID="17cf7c6acae5b37131752db3e942706f" ns2:_="">
    <xsd:import namespace="084a5cd8-1559-4e94-ac72-b94fb9abc19e"/>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1 HORIZON and EURATOM"/>
              <xsd:enumeration value="02 RFCS"/>
              <xsd:enumeration value="03 DIGITAL EUROPE"/>
              <xsd:enumeration value="04 EUROPEAN DEFENCE FUND (EDF)"/>
              <xsd:enumeration value="05 SPACE"/>
              <xsd:enumeration value="06 CEF"/>
              <xsd:enumeration value="07 ERDF"/>
              <xsd:enumeration value="08 COHESION FUND"/>
              <xsd:enumeration value="09 LIFE"/>
              <xsd:enumeration value="10 INNOVFUND"/>
              <xsd:enumeration value="11 RENEWF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35 DEFENSE (EDF)"/>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2. MGA Annexes"/>
              <xsd:enumeration value="3. Customised reports &amp; forms (ECHE)"/>
              <xsd:enumeration value="3. Customised reports &amp; forms (ESC Quality Label HA)"/>
              <xsd:enumeration value="3. Customised reports &amp; forms (ECHO Partnership)"/>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STAND)"/>
              <xsd:enumeration value="3. Customised reports &amp; forms (SMP ESS)"/>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Order1 xmlns="084a5cd8-1559-4e94-ac72-b94fb9abc19e" xsi:nil="true"/>
    <DocComments xmlns="084a5cd8-1559-4e94-ac72-b94fb9abc19e" xsi:nil="true"/>
    <DocPublversion xmlns="084a5cd8-1559-4e94-ac72-b94fb9abc19e" xsi:nil="true"/>
    <DocInternalExternal xmlns="084a5cd8-1559-4e94-ac72-b94fb9abc19e" xsi:nil="true"/>
    <ProgrCategory xmlns="084a5cd8-1559-4e94-ac72-b94fb9abc19e" xsi:nil="true"/>
    <ProgrGroup xmlns="084a5cd8-1559-4e94-ac72-b94fb9abc19e" xsi:nil="true"/>
    <DocStatus xmlns="084a5cd8-1559-4e94-ac72-b94fb9abc19e" xsi:nil="true"/>
    <DocPublDestination xmlns="084a5cd8-1559-4e94-ac72-b94fb9abc19e" xsi:nil="true"/>
    <DocPublProtocol xmlns="084a5cd8-1559-4e94-ac72-b94fb9abc19e" xsi:nil="true"/>
    <DocOfficerComments xmlns="084a5cd8-1559-4e94-ac72-b94fb9abc19e" xsi:nil="true"/>
    <DocPublDate xmlns="084a5cd8-1559-4e94-ac72-b94fb9abc19e" xsi:nil="true"/>
    <ITcomments xmlns="084a5cd8-1559-4e94-ac72-b94fb9abc19e" xsi:nil="true"/>
    <ITstatus xmlns="084a5cd8-1559-4e94-ac72-b94fb9abc19e" xsi:nil="true"/>
  </documentManagement>
</p:properties>
</file>

<file path=customXml/itemProps1.xml><?xml version="1.0" encoding="utf-8"?>
<ds:datastoreItem xmlns:ds="http://schemas.openxmlformats.org/officeDocument/2006/customXml" ds:itemID="{DFA740D3-B0DE-491B-A365-9303D3532A35}">
  <ds:schemaRefs>
    <ds:schemaRef ds:uri="http://schemas.microsoft.com/sharepoint/v3/contenttype/forms"/>
  </ds:schemaRefs>
</ds:datastoreItem>
</file>

<file path=customXml/itemProps2.xml><?xml version="1.0" encoding="utf-8"?>
<ds:datastoreItem xmlns:ds="http://schemas.openxmlformats.org/officeDocument/2006/customXml" ds:itemID="{28EEF832-15A0-4EC1-9E40-7DCDD678E684}">
  <ds:schemaRefs>
    <ds:schemaRef ds:uri="http://schemas.openxmlformats.org/officeDocument/2006/bibliography"/>
  </ds:schemaRefs>
</ds:datastoreItem>
</file>

<file path=customXml/itemProps3.xml><?xml version="1.0" encoding="utf-8"?>
<ds:datastoreItem xmlns:ds="http://schemas.openxmlformats.org/officeDocument/2006/customXml" ds:itemID="{929F9A60-13B8-403C-BF29-ED073CEAE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3695A5-1B49-4082-8CB5-AAC1AF98AAC5}">
  <ds:schemaRefs>
    <ds:schemaRef ds:uri="http://schemas.microsoft.com/office/2006/metadata/longProperties"/>
  </ds:schemaRefs>
</ds:datastoreItem>
</file>

<file path=customXml/itemProps5.xml><?xml version="1.0" encoding="utf-8"?>
<ds:datastoreItem xmlns:ds="http://schemas.openxmlformats.org/officeDocument/2006/customXml" ds:itemID="{8D1BA7A6-7629-4868-803B-292911E56930}">
  <ds:schemaRefs>
    <ds:schemaRef ds:uri="http://schemas.microsoft.com/office/2006/metadata/properties"/>
    <ds:schemaRef ds:uri="http://schemas.microsoft.com/office/infopath/2007/PartnerControls"/>
    <ds:schemaRef ds:uri="084a5cd8-1559-4e94-ac72-b94fb9abc19e"/>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47</Pages>
  <Words>29214</Words>
  <Characters>166524</Characters>
  <Application>Microsoft Office Word</Application>
  <DocSecurity>0</DocSecurity>
  <Lines>1387</Lines>
  <Paragraphs>390</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195348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European Commission</dc:creator>
  <cp:keywords/>
  <dc:description/>
  <cp:lastModifiedBy>Katjana Gattermann</cp:lastModifiedBy>
  <cp:revision>6</cp:revision>
  <cp:lastPrinted>2019-10-22T11:00:00Z</cp:lastPrinted>
  <dcterms:created xsi:type="dcterms:W3CDTF">2021-10-04T05:38:00Z</dcterms:created>
  <dcterms:modified xsi:type="dcterms:W3CDTF">2021-10-04T06:39:00Z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2016-08-24T22:00:00Z</vt:filetime>
  </property>
  <property fmtid="{D5CDD505-2E9C-101B-9397-08002B2CF9AE}" pid="3" name="LastSaved">
    <vt:filetime>2016-08-29T22:00:00Z</vt:filetime>
  </property>
  <property fmtid="{D5CDD505-2E9C-101B-9397-08002B2CF9AE}" pid="4" name="Status">
    <vt:lpwstr>4 Grant proposals (Submission &amp; Evaluation)</vt:lpwstr>
  </property>
  <property fmtid="{D5CDD505-2E9C-101B-9397-08002B2CF9AE}" pid="5" name="_Status">
    <vt:lpwstr>Not Started</vt:lpwstr>
  </property>
  <property fmtid="{D5CDD505-2E9C-101B-9397-08002B2CF9AE}" pid="6" name="Category">
    <vt:lpwstr>reports &amp; forms</vt:lpwstr>
  </property>
  <property fmtid="{D5CDD505-2E9C-101B-9397-08002B2CF9AE}" pid="7" name="Comment">
    <vt:lpwstr>DRAFT</vt:lpwstr>
  </property>
  <property fmtid="{D5CDD505-2E9C-101B-9397-08002B2CF9AE}" pid="8" name="Order0">
    <vt:lpwstr>6</vt:lpwstr>
  </property>
  <property fmtid="{D5CDD505-2E9C-101B-9397-08002B2CF9AE}" pid="9" name="Status0">
    <vt:lpwstr>Draft</vt:lpwstr>
  </property>
  <property fmtid="{D5CDD505-2E9C-101B-9397-08002B2CF9AE}" pid="10" name="EC_Collab_DocumentLanguage">
    <vt:lpwstr>EN</vt:lpwstr>
  </property>
  <property fmtid="{D5CDD505-2E9C-101B-9397-08002B2CF9AE}" pid="11" name="Comments IT implementation">
    <vt:lpwstr/>
  </property>
  <property fmtid="{D5CDD505-2E9C-101B-9397-08002B2CF9AE}" pid="12" name="EC_Collab_Reference">
    <vt:lpwstr/>
  </property>
  <property fmtid="{D5CDD505-2E9C-101B-9397-08002B2CF9AE}" pid="13" name="EC_Collab_Status">
    <vt:lpwstr>Wait</vt:lpwstr>
  </property>
  <property fmtid="{D5CDD505-2E9C-101B-9397-08002B2CF9AE}" pid="14" name="_dlc_DocId">
    <vt:lpwstr>ECCSC-137315752-8539</vt:lpwstr>
  </property>
  <property fmtid="{D5CDD505-2E9C-101B-9397-08002B2CF9AE}" pid="15" name="_dlc_DocIdItemGuid">
    <vt:lpwstr>665a4518-f755-4f77-9fa4-a83b65a50cf1</vt:lpwstr>
  </property>
  <property fmtid="{D5CDD505-2E9C-101B-9397-08002B2CF9AE}" pid="16" name="_dlc_DocIdUrl">
    <vt:lpwstr>https://myintracomm-collab.ec.europa.eu/networks/H2020CSC/CIC_B3/_layouts/15/DocIdRedir.aspx?ID=ECCSC-137315752-8539, ECCSC-137315752-8539</vt:lpwstr>
  </property>
  <property fmtid="{D5CDD505-2E9C-101B-9397-08002B2CF9AE}" pid="17" name="IconOverlay">
    <vt:lpwstr/>
  </property>
  <property fmtid="{D5CDD505-2E9C-101B-9397-08002B2CF9AE}" pid="18" name="ContentTypeId">
    <vt:lpwstr>0x010100258AA79CEB83498886A3A086811232500015D68561EDF2314DA91E1210E4D82B5C</vt:lpwstr>
  </property>
</Properties>
</file>