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07CE53" w14:textId="79EB06A9" w:rsidR="00143E56" w:rsidRPr="007E362E" w:rsidRDefault="00143E56" w:rsidP="00143E56">
      <w:pPr>
        <w:spacing w:after="150"/>
        <w:rPr>
          <w:rFonts w:ascii="Times New Roman" w:hAnsi="Times New Roman" w:cs="Times New Roman"/>
          <w:b/>
          <w:bCs/>
          <w:lang w:val="en-GB" w:eastAsia="es-ES_tradnl"/>
        </w:rPr>
      </w:pPr>
      <w:r w:rsidRPr="007E362E">
        <w:rPr>
          <w:rFonts w:ascii="Times New Roman" w:hAnsi="Times New Roman" w:cs="Times New Roman"/>
          <w:b/>
          <w:bCs/>
          <w:lang w:val="en-GB" w:eastAsia="es-ES_tradnl"/>
        </w:rPr>
        <w:t xml:space="preserve">From Threats to Opportunities: </w:t>
      </w:r>
      <w:r w:rsidR="00913443">
        <w:rPr>
          <w:rFonts w:ascii="Times New Roman" w:hAnsi="Times New Roman" w:cs="Times New Roman"/>
          <w:b/>
          <w:bCs/>
          <w:lang w:val="en-GB" w:eastAsia="es-ES_tradnl"/>
        </w:rPr>
        <w:t>European democracy challenges and constraints</w:t>
      </w:r>
      <w:r>
        <w:rPr>
          <w:rFonts w:ascii="Times New Roman" w:hAnsi="Times New Roman" w:cs="Times New Roman"/>
          <w:b/>
          <w:bCs/>
          <w:lang w:val="en-GB" w:eastAsia="es-ES_tradnl"/>
        </w:rPr>
        <w:t xml:space="preserve"> </w:t>
      </w:r>
    </w:p>
    <w:p w14:paraId="551BB6DB" w14:textId="77777777" w:rsidR="001C4C5C" w:rsidRPr="007E362E" w:rsidRDefault="001C4C5C" w:rsidP="00BD4EAB">
      <w:pPr>
        <w:spacing w:after="150"/>
        <w:jc w:val="both"/>
        <w:rPr>
          <w:rFonts w:ascii="Times New Roman" w:hAnsi="Times New Roman" w:cs="Times New Roman"/>
          <w:b/>
          <w:bCs/>
          <w:lang w:val="en-GB" w:eastAsia="es-ES_tradnl"/>
        </w:rPr>
      </w:pPr>
    </w:p>
    <w:p w14:paraId="2342DCF5" w14:textId="57235DF9" w:rsidR="001C4C5C" w:rsidRPr="007E362E" w:rsidRDefault="001C4C5C" w:rsidP="00BD4EAB">
      <w:pPr>
        <w:spacing w:after="150"/>
        <w:jc w:val="both"/>
        <w:rPr>
          <w:rFonts w:ascii="Times New Roman" w:hAnsi="Times New Roman" w:cs="Times New Roman"/>
          <w:b/>
          <w:bCs/>
          <w:lang w:val="en-GB" w:eastAsia="es-ES_tradnl"/>
        </w:rPr>
      </w:pPr>
      <w:r w:rsidRPr="007E362E">
        <w:rPr>
          <w:rFonts w:ascii="Times New Roman" w:hAnsi="Times New Roman" w:cs="Times New Roman"/>
          <w:b/>
          <w:bCs/>
          <w:lang w:val="en-GB" w:eastAsia="es-ES_tradnl"/>
        </w:rPr>
        <w:t>PODER</w:t>
      </w:r>
    </w:p>
    <w:p w14:paraId="6E198956" w14:textId="77777777" w:rsidR="005967CE" w:rsidRPr="007E362E" w:rsidRDefault="005967CE" w:rsidP="00BD4EAB">
      <w:pPr>
        <w:spacing w:after="150"/>
        <w:jc w:val="both"/>
        <w:rPr>
          <w:rFonts w:ascii="Times New Roman" w:hAnsi="Times New Roman" w:cs="Times New Roman"/>
          <w:b/>
          <w:bCs/>
          <w:lang w:val="en-GB" w:eastAsia="es-ES_tradnl"/>
        </w:rPr>
      </w:pPr>
    </w:p>
    <w:p w14:paraId="64B68DD8" w14:textId="77777777" w:rsidR="005967CE" w:rsidRPr="007E362E" w:rsidRDefault="005967CE" w:rsidP="00BD4EAB">
      <w:pPr>
        <w:spacing w:after="150"/>
        <w:jc w:val="both"/>
        <w:rPr>
          <w:rFonts w:ascii="Times New Roman" w:hAnsi="Times New Roman" w:cs="Times New Roman"/>
          <w:b/>
          <w:bCs/>
          <w:lang w:val="en-GB" w:eastAsia="es-ES_tradnl"/>
        </w:rPr>
      </w:pPr>
    </w:p>
    <w:p w14:paraId="6DB58B32" w14:textId="28A883E0" w:rsidR="00BD4EAB" w:rsidRPr="007E362E" w:rsidRDefault="00BD4EAB" w:rsidP="00BD4EAB">
      <w:pPr>
        <w:spacing w:after="150"/>
        <w:jc w:val="both"/>
        <w:rPr>
          <w:rFonts w:ascii="Times New Roman" w:hAnsi="Times New Roman" w:cs="Times New Roman"/>
          <w:b/>
          <w:bCs/>
          <w:lang w:val="en-GB" w:eastAsia="es-ES_tradnl"/>
        </w:rPr>
      </w:pPr>
      <w:r w:rsidRPr="007E362E">
        <w:rPr>
          <w:rFonts w:ascii="Times New Roman" w:hAnsi="Times New Roman" w:cs="Times New Roman"/>
          <w:b/>
          <w:bCs/>
          <w:lang w:val="en-GB" w:eastAsia="es-ES_tradnl"/>
        </w:rPr>
        <w:t>1.</w:t>
      </w:r>
      <w:r w:rsidRPr="007E362E">
        <w:rPr>
          <w:rFonts w:ascii="Times New Roman" w:hAnsi="Times New Roman" w:cs="Times New Roman"/>
          <w:b/>
          <w:bCs/>
          <w:lang w:val="en-GB" w:eastAsia="es-ES_tradnl"/>
        </w:rPr>
        <w:tab/>
        <w:t>Excellence</w:t>
      </w:r>
    </w:p>
    <w:p w14:paraId="5860D4AA" w14:textId="77777777" w:rsidR="00005D29" w:rsidRPr="007E362E" w:rsidRDefault="00005D29">
      <w:pPr>
        <w:rPr>
          <w:rFonts w:ascii="Times New Roman" w:hAnsi="Times New Roman" w:cs="Times New Roman"/>
          <w:lang w:val="en-GB"/>
        </w:rPr>
      </w:pPr>
    </w:p>
    <w:p w14:paraId="15CB64CA" w14:textId="77777777" w:rsidR="00005D29" w:rsidRPr="007E362E" w:rsidRDefault="00005D29">
      <w:pPr>
        <w:rPr>
          <w:rFonts w:ascii="Times New Roman" w:hAnsi="Times New Roman" w:cs="Times New Roman"/>
          <w:lang w:val="en-GB"/>
        </w:rPr>
      </w:pPr>
    </w:p>
    <w:p w14:paraId="1213395C" w14:textId="77777777" w:rsidR="00BD4EAB" w:rsidRPr="007E362E" w:rsidRDefault="00BD4EAB" w:rsidP="00BD4EAB">
      <w:pPr>
        <w:spacing w:after="150"/>
        <w:jc w:val="both"/>
        <w:rPr>
          <w:rFonts w:ascii="Times New Roman" w:hAnsi="Times New Roman" w:cs="Times New Roman"/>
          <w:lang w:val="en-GB" w:eastAsia="es-ES_tradnl"/>
        </w:rPr>
      </w:pPr>
      <w:r w:rsidRPr="007E362E">
        <w:rPr>
          <w:rFonts w:ascii="Times New Roman" w:hAnsi="Times New Roman" w:cs="Times New Roman"/>
          <w:b/>
          <w:bCs/>
          <w:lang w:val="en-GB" w:eastAsia="es-ES_tradnl"/>
        </w:rPr>
        <w:t>1.1</w:t>
      </w:r>
      <w:r w:rsidRPr="007E362E">
        <w:rPr>
          <w:rFonts w:ascii="Times New Roman" w:hAnsi="Times New Roman" w:cs="Times New Roman"/>
          <w:b/>
          <w:bCs/>
          <w:lang w:val="en-GB" w:eastAsia="es-ES_tradnl"/>
        </w:rPr>
        <w:tab/>
        <w:t>Objectives </w:t>
      </w:r>
    </w:p>
    <w:p w14:paraId="068C46BB" w14:textId="07EC65D9" w:rsidR="00BD4EAB" w:rsidRPr="007E362E" w:rsidRDefault="00BD4EAB" w:rsidP="00BD4EAB">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Describe the overall and specific objectives for the project, which should be clear, measurable, realistic and achievable within the duration of the project. Objectives should be consistent with the expected exploitation and impact of the project (see section 2). </w:t>
      </w:r>
    </w:p>
    <w:p w14:paraId="1A19075A" w14:textId="14491E44" w:rsidR="002061AD" w:rsidRPr="007E362E" w:rsidRDefault="002061AD" w:rsidP="00BD4EAB">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I have indicated the wps that relate most to each of the objectives.</w:t>
      </w:r>
    </w:p>
    <w:p w14:paraId="50FF985B" w14:textId="77777777" w:rsidR="00417596" w:rsidRPr="007E362E" w:rsidRDefault="00417596" w:rsidP="005967CE">
      <w:pPr>
        <w:spacing w:after="150"/>
        <w:jc w:val="both"/>
        <w:rPr>
          <w:rFonts w:ascii="Times New Roman" w:eastAsia="Times New Roman" w:hAnsi="Times New Roman" w:cs="Times New Roman"/>
          <w:sz w:val="22"/>
          <w:szCs w:val="22"/>
          <w:lang w:val="en-GB" w:eastAsia="es-ES_tradnl"/>
        </w:rPr>
      </w:pPr>
    </w:p>
    <w:p w14:paraId="6BE64055" w14:textId="77777777" w:rsidR="00B20010" w:rsidRDefault="00B20010" w:rsidP="00B20010">
      <w:pPr>
        <w:spacing w:after="150"/>
        <w:jc w:val="both"/>
        <w:rPr>
          <w:rFonts w:ascii="Times New Roman" w:eastAsia="Times New Roman" w:hAnsi="Times New Roman" w:cs="Times New Roman"/>
          <w:sz w:val="22"/>
          <w:szCs w:val="22"/>
          <w:lang w:val="en-GB" w:eastAsia="es-ES_tradnl"/>
        </w:rPr>
      </w:pPr>
      <w:r w:rsidRPr="00985DCE">
        <w:rPr>
          <w:rFonts w:ascii="Times New Roman" w:eastAsia="Times New Roman" w:hAnsi="Times New Roman" w:cs="Times New Roman"/>
          <w:sz w:val="22"/>
          <w:szCs w:val="22"/>
          <w:u w:val="single"/>
          <w:lang w:val="en-GB" w:eastAsia="es-ES_tradnl"/>
        </w:rPr>
        <w:t>The main goal of the proposed research is to examine the discourse and narratives of populist actors in European countries and to assess their impact on the functioning of democracy and the advancement of the European integration project. It aims to explain how populists criticize core elements of contemporary democratic regimes that limit the ability of politicians to address citizens’ concerns in the face of societal challenges such as increasing immigration flows and mounting social inequality. We are interested in identifying the impact that populist attacks to such constraints might have on (1) the protection of fundamental rights and freedoms, (2) the empowerment of citizens through direct democracy measures and (3) the progress of European integration, from the perspective of both the supply and the demand side of the political space. The project will also inquire into how this impact is affected by (1) the ideological attributes of populist actors, (2) their participation in government, (3) the structure of political opportunities in which they operate and fundamentally (4) the discursive strategies employed by non-populist actors to deal with populist forces. Ultimately, the proposed research will contribute to a better understanding of the rise of populist parties, movements and ideas, as well as provide key insights on how to address its consequences while taking advantage of the opportunities it poses to today’s democracies</w:t>
      </w:r>
      <w:r>
        <w:rPr>
          <w:rFonts w:ascii="Times New Roman" w:eastAsia="Times New Roman" w:hAnsi="Times New Roman" w:cs="Times New Roman"/>
          <w:sz w:val="22"/>
          <w:szCs w:val="22"/>
          <w:lang w:val="en-GB" w:eastAsia="es-ES_tradnl"/>
        </w:rPr>
        <w:t>.</w:t>
      </w:r>
    </w:p>
    <w:p w14:paraId="7B3EEE9E" w14:textId="77777777" w:rsidR="00B20010" w:rsidRPr="007E362E" w:rsidRDefault="00B20010" w:rsidP="00B20010">
      <w:pPr>
        <w:spacing w:after="150"/>
        <w:jc w:val="both"/>
        <w:rPr>
          <w:rFonts w:ascii="Times New Roman" w:eastAsia="Times New Roman" w:hAnsi="Times New Roman" w:cs="Times New Roman"/>
          <w:sz w:val="22"/>
          <w:szCs w:val="22"/>
          <w:lang w:val="en-GB" w:eastAsia="es-ES_tradnl"/>
        </w:rPr>
      </w:pPr>
      <w:r>
        <w:rPr>
          <w:rFonts w:ascii="Times New Roman" w:eastAsia="Times New Roman" w:hAnsi="Times New Roman" w:cs="Times New Roman"/>
          <w:sz w:val="22"/>
          <w:szCs w:val="22"/>
          <w:lang w:val="en-GB" w:eastAsia="es-ES_tradnl"/>
        </w:rPr>
        <w:t>In order to pursue this main goal, we focus</w:t>
      </w:r>
      <w:r w:rsidRPr="007E362E">
        <w:rPr>
          <w:rFonts w:ascii="Times New Roman" w:eastAsia="Times New Roman" w:hAnsi="Times New Roman" w:cs="Times New Roman"/>
          <w:sz w:val="22"/>
          <w:szCs w:val="22"/>
          <w:lang w:val="en-GB" w:eastAsia="es-ES_tradnl"/>
        </w:rPr>
        <w:t xml:space="preserve"> on four main objectives:</w:t>
      </w:r>
    </w:p>
    <w:p w14:paraId="38551969" w14:textId="77777777" w:rsidR="00B20010" w:rsidRPr="006D2847" w:rsidRDefault="00B20010" w:rsidP="00B20010">
      <w:pPr>
        <w:pStyle w:val="Prrafodelista"/>
        <w:numPr>
          <w:ilvl w:val="0"/>
          <w:numId w:val="8"/>
        </w:numPr>
        <w:spacing w:after="150"/>
        <w:jc w:val="both"/>
        <w:rPr>
          <w:rFonts w:ascii="Times New Roman" w:eastAsia="Times New Roman" w:hAnsi="Times New Roman" w:cs="Times New Roman"/>
          <w:sz w:val="22"/>
          <w:szCs w:val="22"/>
          <w:lang w:val="en-GB" w:eastAsia="es-ES_tradnl"/>
        </w:rPr>
      </w:pPr>
      <w:r w:rsidRPr="006D2847">
        <w:rPr>
          <w:rFonts w:ascii="Times New Roman" w:eastAsia="Times New Roman" w:hAnsi="Times New Roman" w:cs="Times New Roman"/>
          <w:sz w:val="22"/>
          <w:szCs w:val="22"/>
          <w:lang w:val="en-GB" w:eastAsia="es-ES_tradnl"/>
        </w:rPr>
        <w:t xml:space="preserve">To analyse </w:t>
      </w:r>
      <w:r w:rsidRPr="006D2847">
        <w:rPr>
          <w:rFonts w:ascii="Times New Roman" w:eastAsia="Times New Roman" w:hAnsi="Times New Roman" w:cs="Times New Roman"/>
          <w:i/>
          <w:sz w:val="22"/>
          <w:szCs w:val="22"/>
          <w:lang w:val="en-GB" w:eastAsia="es-ES_tradnl"/>
        </w:rPr>
        <w:t>the views that</w:t>
      </w:r>
      <w:r w:rsidRPr="006D2847">
        <w:rPr>
          <w:rFonts w:ascii="Times New Roman" w:eastAsia="Times New Roman" w:hAnsi="Times New Roman" w:cs="Times New Roman"/>
          <w:sz w:val="22"/>
          <w:szCs w:val="22"/>
          <w:lang w:val="en-GB" w:eastAsia="es-ES_tradnl"/>
        </w:rPr>
        <w:t xml:space="preserve"> </w:t>
      </w:r>
      <w:r w:rsidRPr="00324583">
        <w:rPr>
          <w:rFonts w:ascii="Times New Roman" w:eastAsia="Times New Roman" w:hAnsi="Times New Roman" w:cs="Times New Roman"/>
          <w:i/>
          <w:sz w:val="22"/>
          <w:szCs w:val="22"/>
          <w:lang w:val="en-GB" w:eastAsia="es-ES_tradnl"/>
        </w:rPr>
        <w:t>populist politicians</w:t>
      </w:r>
      <w:r w:rsidRPr="00324583">
        <w:rPr>
          <w:rFonts w:ascii="Times New Roman" w:eastAsia="Times New Roman" w:hAnsi="Times New Roman" w:cs="Times New Roman"/>
          <w:sz w:val="22"/>
          <w:szCs w:val="22"/>
          <w:lang w:val="en-GB" w:eastAsia="es-ES_tradnl"/>
        </w:rPr>
        <w:t xml:space="preserve"> and populist social movement leaders have</w:t>
      </w:r>
      <w:r w:rsidRPr="006D2847">
        <w:rPr>
          <w:rFonts w:ascii="Times New Roman" w:eastAsia="Times New Roman" w:hAnsi="Times New Roman" w:cs="Times New Roman"/>
          <w:sz w:val="22"/>
          <w:szCs w:val="22"/>
          <w:lang w:val="en-GB" w:eastAsia="es-ES_tradnl"/>
        </w:rPr>
        <w:t xml:space="preserve"> about </w:t>
      </w:r>
    </w:p>
    <w:p w14:paraId="33BCAE48" w14:textId="77777777" w:rsidR="00B20010" w:rsidRPr="00FB5FDA"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FB5FDA">
        <w:rPr>
          <w:rFonts w:ascii="Times New Roman" w:eastAsia="Times New Roman" w:hAnsi="Times New Roman" w:cs="Times New Roman"/>
          <w:sz w:val="22"/>
          <w:szCs w:val="22"/>
          <w:lang w:val="en-GB" w:eastAsia="es-ES_tradnl"/>
        </w:rPr>
        <w:t xml:space="preserve">the challenges and constraints </w:t>
      </w:r>
      <w:r>
        <w:rPr>
          <w:rFonts w:ascii="Times New Roman" w:eastAsia="Times New Roman" w:hAnsi="Times New Roman" w:cs="Times New Roman"/>
          <w:sz w:val="22"/>
          <w:szCs w:val="22"/>
          <w:lang w:val="en-GB" w:eastAsia="es-ES_tradnl"/>
        </w:rPr>
        <w:t>faced by</w:t>
      </w:r>
      <w:r w:rsidRPr="00FB5FDA">
        <w:rPr>
          <w:rFonts w:ascii="Times New Roman" w:eastAsia="Times New Roman" w:hAnsi="Times New Roman" w:cs="Times New Roman"/>
          <w:sz w:val="22"/>
          <w:szCs w:val="22"/>
          <w:lang w:val="en-GB" w:eastAsia="es-ES_tradnl"/>
        </w:rPr>
        <w:t xml:space="preserve"> European democracies</w:t>
      </w:r>
      <w:r>
        <w:rPr>
          <w:rFonts w:ascii="Times New Roman" w:eastAsia="Times New Roman" w:hAnsi="Times New Roman" w:cs="Times New Roman"/>
          <w:sz w:val="22"/>
          <w:szCs w:val="22"/>
          <w:lang w:val="en-GB" w:eastAsia="es-ES_tradnl"/>
        </w:rPr>
        <w:t xml:space="preserve"> and the measures to remedy them</w:t>
      </w:r>
    </w:p>
    <w:p w14:paraId="6876D187" w14:textId="77777777" w:rsidR="00B20010" w:rsidRPr="006D2847"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6D2847">
        <w:rPr>
          <w:rFonts w:ascii="Times New Roman" w:eastAsia="Times New Roman" w:hAnsi="Times New Roman" w:cs="Times New Roman"/>
          <w:sz w:val="22"/>
          <w:szCs w:val="22"/>
          <w:lang w:val="en-GB" w:eastAsia="es-ES_tradnl"/>
        </w:rPr>
        <w:t xml:space="preserve">the core components defining populist discourse (the elite/s, the people, popular sovereignty); </w:t>
      </w:r>
    </w:p>
    <w:p w14:paraId="31510BEC" w14:textId="77777777" w:rsidR="00B20010" w:rsidRPr="006D2847"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6D2847">
        <w:rPr>
          <w:rFonts w:ascii="Times New Roman" w:eastAsia="Times New Roman" w:hAnsi="Times New Roman" w:cs="Times New Roman"/>
          <w:sz w:val="22"/>
          <w:szCs w:val="22"/>
          <w:lang w:val="en-GB" w:eastAsia="es-ES_tradnl"/>
        </w:rPr>
        <w:t xml:space="preserve">other diverse, contingent, associated ideological elements (nativism, nationalism, euro-scepticism, anti-globalization); </w:t>
      </w:r>
    </w:p>
    <w:p w14:paraId="0D433B72" w14:textId="77777777" w:rsidR="00B20010" w:rsidRPr="006D2847"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6D2847">
        <w:rPr>
          <w:rFonts w:ascii="Times New Roman" w:eastAsia="Times New Roman" w:hAnsi="Times New Roman" w:cs="Times New Roman"/>
          <w:sz w:val="22"/>
          <w:szCs w:val="22"/>
          <w:lang w:val="en-GB" w:eastAsia="es-ES_tradnl"/>
        </w:rPr>
        <w:t>their own political agendas and transnational relations</w:t>
      </w:r>
    </w:p>
    <w:p w14:paraId="674C4EAA" w14:textId="77777777" w:rsidR="00B20010" w:rsidRPr="007E362E" w:rsidRDefault="00B20010" w:rsidP="00B20010">
      <w:pPr>
        <w:spacing w:after="150"/>
        <w:jc w:val="both"/>
        <w:rPr>
          <w:rFonts w:ascii="Times New Roman" w:eastAsia="Times New Roman" w:hAnsi="Times New Roman" w:cs="Times New Roman"/>
          <w:sz w:val="22"/>
          <w:szCs w:val="22"/>
          <w:lang w:val="en-GB" w:eastAsia="es-ES"/>
        </w:rPr>
      </w:pPr>
      <w:r w:rsidRPr="09011EB7">
        <w:rPr>
          <w:rFonts w:ascii="Times New Roman" w:eastAsia="Times New Roman" w:hAnsi="Times New Roman" w:cs="Times New Roman"/>
          <w:sz w:val="22"/>
          <w:szCs w:val="22"/>
          <w:lang w:val="en-GB" w:eastAsia="es-ES"/>
        </w:rPr>
        <w:t>While previous work has focused mostly on populist parties’ rhetoric and political programs, our first objective focuses on inquiring in detail into what populist politicians think, what are their worldviews (values, attitudes, beliefs) and their political agendas. including populist leaders both in government and opposition, as well as leaders of social movements for whom a populist component can be identified. This will allow to assess the extent to which they have a populist agenda or their populism is a means to other ends, how it is combined with different ideological stances, how these actors frame the challenges of European democracies (in terms of diagnostic, prognostic and motivational elements), what are their targets, and what are their objectives and political agendas, particularly on the subjects of fundamental rights, citizen empowerment and the EU. This objective requires previous conceptual work to establish how populism is to be defined and operationalized, and to delimit its empirical referents and its types (see section 1.3).</w:t>
      </w:r>
    </w:p>
    <w:p w14:paraId="7572D02F" w14:textId="77777777" w:rsidR="00B20010" w:rsidRPr="00FB5FDA" w:rsidRDefault="00B20010" w:rsidP="00B20010">
      <w:pPr>
        <w:pStyle w:val="Prrafodelista"/>
        <w:numPr>
          <w:ilvl w:val="0"/>
          <w:numId w:val="8"/>
        </w:numPr>
        <w:spacing w:after="150"/>
        <w:jc w:val="both"/>
        <w:rPr>
          <w:rFonts w:ascii="Times New Roman" w:eastAsia="Times New Roman" w:hAnsi="Times New Roman" w:cs="Times New Roman"/>
          <w:sz w:val="22"/>
          <w:szCs w:val="22"/>
          <w:lang w:val="en-GB" w:eastAsia="es-ES_tradnl"/>
        </w:rPr>
      </w:pPr>
      <w:r w:rsidRPr="00FB5FDA">
        <w:rPr>
          <w:rFonts w:ascii="Times New Roman" w:eastAsia="Times New Roman" w:hAnsi="Times New Roman" w:cs="Times New Roman"/>
          <w:sz w:val="22"/>
          <w:szCs w:val="22"/>
          <w:lang w:val="en-GB" w:eastAsia="es-ES_tradnl"/>
        </w:rPr>
        <w:t xml:space="preserve">To analyse </w:t>
      </w:r>
      <w:r w:rsidRPr="00FB5FDA">
        <w:rPr>
          <w:rFonts w:ascii="Times New Roman" w:eastAsia="Times New Roman" w:hAnsi="Times New Roman" w:cs="Times New Roman"/>
          <w:i/>
          <w:sz w:val="22"/>
          <w:szCs w:val="22"/>
          <w:lang w:val="en-GB" w:eastAsia="es-ES_tradnl"/>
        </w:rPr>
        <w:t>the views that</w:t>
      </w:r>
      <w:r w:rsidRPr="00FB5FDA">
        <w:rPr>
          <w:rFonts w:ascii="Times New Roman" w:eastAsia="Times New Roman" w:hAnsi="Times New Roman" w:cs="Times New Roman"/>
          <w:sz w:val="22"/>
          <w:szCs w:val="22"/>
          <w:lang w:val="en-GB" w:eastAsia="es-ES_tradnl"/>
        </w:rPr>
        <w:t xml:space="preserve"> </w:t>
      </w:r>
      <w:r w:rsidRPr="00FB5FDA">
        <w:rPr>
          <w:rFonts w:ascii="Times New Roman" w:eastAsia="Times New Roman" w:hAnsi="Times New Roman" w:cs="Times New Roman"/>
          <w:i/>
          <w:sz w:val="22"/>
          <w:szCs w:val="22"/>
          <w:lang w:val="en-GB" w:eastAsia="es-ES_tradnl"/>
        </w:rPr>
        <w:t>mainstream politicians</w:t>
      </w:r>
      <w:r w:rsidRPr="00FB5FDA">
        <w:rPr>
          <w:rFonts w:ascii="Times New Roman" w:eastAsia="Times New Roman" w:hAnsi="Times New Roman" w:cs="Times New Roman"/>
          <w:sz w:val="22"/>
          <w:szCs w:val="22"/>
          <w:lang w:val="en-GB" w:eastAsia="es-ES_tradnl"/>
        </w:rPr>
        <w:t xml:space="preserve"> have about </w:t>
      </w:r>
    </w:p>
    <w:p w14:paraId="50A981A6" w14:textId="77777777" w:rsidR="00B20010" w:rsidRPr="00FB5FDA"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FB5FDA">
        <w:rPr>
          <w:rFonts w:ascii="Times New Roman" w:eastAsia="Times New Roman" w:hAnsi="Times New Roman" w:cs="Times New Roman"/>
          <w:sz w:val="22"/>
          <w:szCs w:val="22"/>
          <w:lang w:val="en-GB" w:eastAsia="es-ES_tradnl"/>
        </w:rPr>
        <w:t xml:space="preserve">the challenges and constraints </w:t>
      </w:r>
      <w:r>
        <w:rPr>
          <w:rFonts w:ascii="Times New Roman" w:eastAsia="Times New Roman" w:hAnsi="Times New Roman" w:cs="Times New Roman"/>
          <w:sz w:val="22"/>
          <w:szCs w:val="22"/>
          <w:lang w:val="en-GB" w:eastAsia="es-ES_tradnl"/>
        </w:rPr>
        <w:t>faced by</w:t>
      </w:r>
      <w:r w:rsidRPr="00FB5FDA">
        <w:rPr>
          <w:rFonts w:ascii="Times New Roman" w:eastAsia="Times New Roman" w:hAnsi="Times New Roman" w:cs="Times New Roman"/>
          <w:sz w:val="22"/>
          <w:szCs w:val="22"/>
          <w:lang w:val="en-GB" w:eastAsia="es-ES_tradnl"/>
        </w:rPr>
        <w:t xml:space="preserve"> European democracies</w:t>
      </w:r>
      <w:r>
        <w:rPr>
          <w:rFonts w:ascii="Times New Roman" w:eastAsia="Times New Roman" w:hAnsi="Times New Roman" w:cs="Times New Roman"/>
          <w:sz w:val="22"/>
          <w:szCs w:val="22"/>
          <w:lang w:val="en-GB" w:eastAsia="es-ES_tradnl"/>
        </w:rPr>
        <w:t xml:space="preserve"> and the measures to remedy them</w:t>
      </w:r>
    </w:p>
    <w:p w14:paraId="11DFB0C6" w14:textId="77777777" w:rsidR="00B20010" w:rsidRPr="00FB5FDA"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FB5FDA">
        <w:rPr>
          <w:rFonts w:ascii="Times New Roman" w:eastAsia="Times New Roman" w:hAnsi="Times New Roman" w:cs="Times New Roman"/>
          <w:sz w:val="22"/>
          <w:szCs w:val="22"/>
          <w:lang w:val="en-GB" w:eastAsia="es-ES_tradnl"/>
        </w:rPr>
        <w:t>the populist challenge in particular</w:t>
      </w:r>
    </w:p>
    <w:p w14:paraId="4D8D4BE2" w14:textId="77777777" w:rsidR="00B20010" w:rsidRPr="00FB5FDA"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FB5FDA">
        <w:rPr>
          <w:rFonts w:ascii="Times New Roman" w:eastAsia="Times New Roman" w:hAnsi="Times New Roman" w:cs="Times New Roman"/>
          <w:sz w:val="22"/>
          <w:szCs w:val="22"/>
          <w:lang w:val="en-GB" w:eastAsia="es-ES_tradnl"/>
        </w:rPr>
        <w:lastRenderedPageBreak/>
        <w:t>their strategy towards populist actors, including the EU reaction to populist challenges and their associated right depletion</w:t>
      </w:r>
    </w:p>
    <w:p w14:paraId="40A50088" w14:textId="77777777" w:rsidR="00B20010" w:rsidRPr="007E362E" w:rsidRDefault="00B20010" w:rsidP="00B20010">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Populism must be analysed not in isolation but in relation to the other side of the political conflict it represents. The project takes a specific stand to analyse mainstream </w:t>
      </w:r>
      <w:r>
        <w:rPr>
          <w:rFonts w:ascii="Times New Roman" w:eastAsia="Times New Roman" w:hAnsi="Times New Roman" w:cs="Times New Roman"/>
          <w:sz w:val="22"/>
          <w:szCs w:val="22"/>
          <w:lang w:val="en-GB" w:eastAsia="es-ES_tradnl"/>
        </w:rPr>
        <w:t xml:space="preserve">political </w:t>
      </w:r>
      <w:r w:rsidRPr="007E362E">
        <w:rPr>
          <w:rFonts w:ascii="Times New Roman" w:eastAsia="Times New Roman" w:hAnsi="Times New Roman" w:cs="Times New Roman"/>
          <w:sz w:val="22"/>
          <w:szCs w:val="22"/>
          <w:lang w:val="en-GB" w:eastAsia="es-ES_tradnl"/>
        </w:rPr>
        <w:t xml:space="preserve">leaders and their reaction towards the populist challenges. This would allow to compare populist and mainstream views with respect to the challenges </w:t>
      </w:r>
      <w:r>
        <w:rPr>
          <w:rFonts w:ascii="Times New Roman" w:eastAsia="Times New Roman" w:hAnsi="Times New Roman" w:cs="Times New Roman"/>
          <w:sz w:val="22"/>
          <w:szCs w:val="22"/>
          <w:lang w:val="en-GB" w:eastAsia="es-ES_tradnl"/>
        </w:rPr>
        <w:t xml:space="preserve">and constraints faced by </w:t>
      </w:r>
      <w:r w:rsidRPr="007E362E">
        <w:rPr>
          <w:rFonts w:ascii="Times New Roman" w:eastAsia="Times New Roman" w:hAnsi="Times New Roman" w:cs="Times New Roman"/>
          <w:sz w:val="22"/>
          <w:szCs w:val="22"/>
          <w:lang w:val="en-GB" w:eastAsia="es-ES_tradnl"/>
        </w:rPr>
        <w:t xml:space="preserve">European democracies, and to analyse different types of </w:t>
      </w:r>
      <w:r>
        <w:rPr>
          <w:rFonts w:ascii="Times New Roman" w:eastAsia="Times New Roman" w:hAnsi="Times New Roman" w:cs="Times New Roman"/>
          <w:sz w:val="22"/>
          <w:szCs w:val="22"/>
          <w:lang w:val="en-GB" w:eastAsia="es-ES_tradnl"/>
        </w:rPr>
        <w:t xml:space="preserve">measures and discursive </w:t>
      </w:r>
      <w:r w:rsidRPr="007E362E">
        <w:rPr>
          <w:rFonts w:ascii="Times New Roman" w:eastAsia="Times New Roman" w:hAnsi="Times New Roman" w:cs="Times New Roman"/>
          <w:sz w:val="22"/>
          <w:szCs w:val="22"/>
          <w:lang w:val="en-GB" w:eastAsia="es-ES_tradnl"/>
        </w:rPr>
        <w:t xml:space="preserve">strategies </w:t>
      </w:r>
      <w:r>
        <w:rPr>
          <w:rFonts w:ascii="Times New Roman" w:eastAsia="Times New Roman" w:hAnsi="Times New Roman" w:cs="Times New Roman"/>
          <w:sz w:val="22"/>
          <w:szCs w:val="22"/>
          <w:lang w:val="en-GB" w:eastAsia="es-ES_tradnl"/>
        </w:rPr>
        <w:t xml:space="preserve">employed for dealing with populist actors, with a focus on </w:t>
      </w:r>
      <w:r w:rsidRPr="007E362E">
        <w:rPr>
          <w:rFonts w:ascii="Times New Roman" w:eastAsia="Times New Roman" w:hAnsi="Times New Roman" w:cs="Times New Roman"/>
          <w:sz w:val="22"/>
          <w:szCs w:val="22"/>
          <w:lang w:val="en-GB" w:eastAsia="es-ES_tradnl"/>
        </w:rPr>
        <w:t xml:space="preserve">the generation and characteristics of anti-populist discourses. </w:t>
      </w:r>
    </w:p>
    <w:p w14:paraId="15123CAC" w14:textId="77777777" w:rsidR="00B20010" w:rsidRPr="00BD21AD" w:rsidRDefault="00B20010" w:rsidP="00B20010">
      <w:pPr>
        <w:pStyle w:val="Prrafodelista"/>
        <w:numPr>
          <w:ilvl w:val="0"/>
          <w:numId w:val="8"/>
        </w:numPr>
        <w:spacing w:after="150"/>
        <w:jc w:val="both"/>
        <w:rPr>
          <w:rFonts w:ascii="Times New Roman" w:eastAsia="Times New Roman" w:hAnsi="Times New Roman" w:cs="Times New Roman"/>
          <w:sz w:val="22"/>
          <w:szCs w:val="22"/>
          <w:lang w:val="en-GB" w:eastAsia="es-ES_tradnl"/>
        </w:rPr>
      </w:pPr>
      <w:r w:rsidRPr="00BD21AD">
        <w:rPr>
          <w:rFonts w:ascii="Times New Roman" w:eastAsia="Times New Roman" w:hAnsi="Times New Roman" w:cs="Times New Roman"/>
          <w:sz w:val="22"/>
          <w:szCs w:val="22"/>
          <w:lang w:val="en-GB" w:eastAsia="es-ES_tradnl"/>
        </w:rPr>
        <w:t xml:space="preserve">To analyse </w:t>
      </w:r>
      <w:r w:rsidRPr="00BD21AD">
        <w:rPr>
          <w:rFonts w:ascii="Times New Roman" w:eastAsia="Times New Roman" w:hAnsi="Times New Roman" w:cs="Times New Roman"/>
          <w:i/>
          <w:sz w:val="22"/>
          <w:szCs w:val="22"/>
          <w:lang w:val="en-GB" w:eastAsia="es-ES_tradnl"/>
        </w:rPr>
        <w:t xml:space="preserve">how </w:t>
      </w:r>
      <w:r w:rsidRPr="000E46B0">
        <w:rPr>
          <w:rFonts w:ascii="Times New Roman" w:eastAsia="Times New Roman" w:hAnsi="Times New Roman" w:cs="Times New Roman"/>
          <w:i/>
          <w:sz w:val="22"/>
          <w:szCs w:val="22"/>
          <w:lang w:val="en-GB" w:eastAsia="es-ES_tradnl"/>
        </w:rPr>
        <w:t>populist and non-populist discourses</w:t>
      </w:r>
      <w:r w:rsidRPr="00BD21AD">
        <w:rPr>
          <w:rFonts w:ascii="Times New Roman" w:eastAsia="Times New Roman" w:hAnsi="Times New Roman" w:cs="Times New Roman"/>
          <w:i/>
          <w:sz w:val="22"/>
          <w:szCs w:val="22"/>
          <w:lang w:val="en-GB" w:eastAsia="es-ES_tradnl"/>
        </w:rPr>
        <w:t xml:space="preserve"> and narratives </w:t>
      </w:r>
      <w:r>
        <w:rPr>
          <w:rFonts w:ascii="Times New Roman" w:eastAsia="Times New Roman" w:hAnsi="Times New Roman" w:cs="Times New Roman"/>
          <w:i/>
          <w:sz w:val="22"/>
          <w:szCs w:val="22"/>
          <w:lang w:val="en-GB" w:eastAsia="es-ES_tradnl"/>
        </w:rPr>
        <w:t xml:space="preserve">interact in </w:t>
      </w:r>
      <w:r w:rsidRPr="00BD21AD">
        <w:rPr>
          <w:rFonts w:ascii="Times New Roman" w:eastAsia="Times New Roman" w:hAnsi="Times New Roman" w:cs="Times New Roman"/>
          <w:i/>
          <w:sz w:val="22"/>
          <w:szCs w:val="22"/>
          <w:lang w:val="en-GB" w:eastAsia="es-ES_tradnl"/>
        </w:rPr>
        <w:t>the public domain</w:t>
      </w:r>
      <w:r w:rsidRPr="00BD21AD">
        <w:rPr>
          <w:rFonts w:ascii="Times New Roman" w:eastAsia="Times New Roman" w:hAnsi="Times New Roman" w:cs="Times New Roman"/>
          <w:sz w:val="22"/>
          <w:szCs w:val="22"/>
          <w:lang w:val="en-GB" w:eastAsia="es-ES_tradnl"/>
        </w:rPr>
        <w:t xml:space="preserve"> both in traditional and digital media and </w:t>
      </w:r>
    </w:p>
    <w:p w14:paraId="77AE4F19" w14:textId="77777777" w:rsidR="00B20010" w:rsidRPr="00BD21AD"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BD21AD">
        <w:rPr>
          <w:rFonts w:ascii="Times New Roman" w:eastAsia="Times New Roman" w:hAnsi="Times New Roman" w:cs="Times New Roman"/>
          <w:sz w:val="22"/>
          <w:szCs w:val="22"/>
          <w:lang w:val="en-GB" w:eastAsia="es-ES_tradnl"/>
        </w:rPr>
        <w:t>define their targets</w:t>
      </w:r>
    </w:p>
    <w:p w14:paraId="751D7042" w14:textId="77777777" w:rsidR="00B20010" w:rsidRPr="00BD21AD"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BD21AD">
        <w:rPr>
          <w:rFonts w:ascii="Times New Roman" w:eastAsia="Times New Roman" w:hAnsi="Times New Roman" w:cs="Times New Roman"/>
          <w:sz w:val="22"/>
          <w:szCs w:val="22"/>
          <w:lang w:val="en-GB" w:eastAsia="es-ES_tradnl"/>
        </w:rPr>
        <w:t>frame the challenges and constraints of European democracies and reflect different conceptions of what democracy should be</w:t>
      </w:r>
    </w:p>
    <w:p w14:paraId="05688FB0" w14:textId="77777777" w:rsidR="00B20010" w:rsidRPr="00BD21AD"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BD21AD">
        <w:rPr>
          <w:rFonts w:ascii="Times New Roman" w:eastAsia="Times New Roman" w:hAnsi="Times New Roman" w:cs="Times New Roman"/>
          <w:sz w:val="22"/>
          <w:szCs w:val="22"/>
          <w:lang w:val="en-GB" w:eastAsia="es-ES_tradnl"/>
        </w:rPr>
        <w:t xml:space="preserve">set priorities in the public agenda </w:t>
      </w:r>
    </w:p>
    <w:p w14:paraId="175D0238" w14:textId="77777777" w:rsidR="00B20010" w:rsidRPr="00BD21AD"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BD21AD">
        <w:rPr>
          <w:rFonts w:ascii="Times New Roman" w:eastAsia="Times New Roman" w:hAnsi="Times New Roman" w:cs="Times New Roman"/>
          <w:sz w:val="22"/>
          <w:szCs w:val="22"/>
          <w:lang w:val="en-GB" w:eastAsia="es-ES_tradnl"/>
        </w:rPr>
        <w:t>are affected by political events</w:t>
      </w:r>
    </w:p>
    <w:p w14:paraId="662AE96B" w14:textId="77777777" w:rsidR="00B20010" w:rsidRPr="007E362E" w:rsidRDefault="00B20010" w:rsidP="00B20010">
      <w:pPr>
        <w:pStyle w:val="Prrafodelista"/>
        <w:spacing w:after="150"/>
        <w:ind w:left="0"/>
        <w:jc w:val="both"/>
        <w:rPr>
          <w:rFonts w:ascii="Times New Roman" w:eastAsia="Times New Roman" w:hAnsi="Times New Roman" w:cs="Times New Roman"/>
          <w:sz w:val="22"/>
          <w:szCs w:val="22"/>
          <w:lang w:val="en-GB" w:eastAsia="es-ES_tradnl"/>
        </w:rPr>
      </w:pPr>
    </w:p>
    <w:p w14:paraId="1749AE3A" w14:textId="77777777" w:rsidR="00B20010" w:rsidRPr="00601CEB" w:rsidRDefault="00B20010" w:rsidP="00B20010">
      <w:pPr>
        <w:pStyle w:val="Prrafodelista"/>
        <w:spacing w:after="150"/>
        <w:ind w:left="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The public domain is the space where the conflict between populism and </w:t>
      </w:r>
      <w:r>
        <w:rPr>
          <w:rFonts w:ascii="Times New Roman" w:eastAsia="Times New Roman" w:hAnsi="Times New Roman" w:cs="Times New Roman"/>
          <w:sz w:val="22"/>
          <w:szCs w:val="22"/>
          <w:lang w:val="en-GB" w:eastAsia="es-ES_tradnl"/>
        </w:rPr>
        <w:t>non</w:t>
      </w:r>
      <w:r w:rsidRPr="007E362E">
        <w:rPr>
          <w:rFonts w:ascii="Times New Roman" w:eastAsia="Times New Roman" w:hAnsi="Times New Roman" w:cs="Times New Roman"/>
          <w:sz w:val="22"/>
          <w:szCs w:val="22"/>
          <w:lang w:val="en-GB" w:eastAsia="es-ES_tradnl"/>
        </w:rPr>
        <w:t xml:space="preserve">-populist discourses, narratives and frames develops. We will analyse how the views portrayed by populist actors in Objective 1 are translated into public claims both in traditional and digital media, analysing their views on targets (such as financial institutions, </w:t>
      </w:r>
      <w:r>
        <w:rPr>
          <w:rFonts w:ascii="Times New Roman" w:eastAsia="Times New Roman" w:hAnsi="Times New Roman" w:cs="Times New Roman"/>
          <w:sz w:val="22"/>
          <w:szCs w:val="22"/>
          <w:lang w:val="en-GB" w:eastAsia="es-ES_tradnl"/>
        </w:rPr>
        <w:t>im</w:t>
      </w:r>
      <w:r w:rsidRPr="007E362E">
        <w:rPr>
          <w:rFonts w:ascii="Times New Roman" w:eastAsia="Times New Roman" w:hAnsi="Times New Roman" w:cs="Times New Roman"/>
          <w:sz w:val="22"/>
          <w:szCs w:val="22"/>
          <w:lang w:val="en-GB" w:eastAsia="es-ES_tradnl"/>
        </w:rPr>
        <w:t xml:space="preserve">migrants, media elites, political representatives, the EU, etc.) and their conceptions of the people (as defined by ethno-cultural or economic terms). We will also analyse how the perspectives of mainstream actors portrayed in Objective 2 inform </w:t>
      </w:r>
      <w:r>
        <w:rPr>
          <w:rFonts w:ascii="Times New Roman" w:eastAsia="Times New Roman" w:hAnsi="Times New Roman" w:cs="Times New Roman"/>
          <w:sz w:val="22"/>
          <w:szCs w:val="22"/>
          <w:lang w:val="en-GB" w:eastAsia="es-ES_tradnl"/>
        </w:rPr>
        <w:t xml:space="preserve">the depiction of populist actors in their public </w:t>
      </w:r>
      <w:r w:rsidRPr="007E362E">
        <w:rPr>
          <w:rFonts w:ascii="Times New Roman" w:eastAsia="Times New Roman" w:hAnsi="Times New Roman" w:cs="Times New Roman"/>
          <w:sz w:val="22"/>
          <w:szCs w:val="22"/>
          <w:lang w:val="en-GB" w:eastAsia="es-ES_tradnl"/>
        </w:rPr>
        <w:t xml:space="preserve">claims. The dialogue between populist and </w:t>
      </w:r>
      <w:r>
        <w:rPr>
          <w:rFonts w:ascii="Times New Roman" w:eastAsia="Times New Roman" w:hAnsi="Times New Roman" w:cs="Times New Roman"/>
          <w:sz w:val="22"/>
          <w:szCs w:val="22"/>
          <w:lang w:val="en-GB" w:eastAsia="es-ES_tradnl"/>
        </w:rPr>
        <w:t>non</w:t>
      </w:r>
      <w:r w:rsidRPr="007E362E">
        <w:rPr>
          <w:rFonts w:ascii="Times New Roman" w:eastAsia="Times New Roman" w:hAnsi="Times New Roman" w:cs="Times New Roman"/>
          <w:sz w:val="22"/>
          <w:szCs w:val="22"/>
          <w:lang w:val="en-GB" w:eastAsia="es-ES_tradnl"/>
        </w:rPr>
        <w:t>-</w:t>
      </w:r>
      <w:r w:rsidRPr="00601CEB">
        <w:rPr>
          <w:rFonts w:ascii="Times New Roman" w:eastAsia="Times New Roman" w:hAnsi="Times New Roman" w:cs="Times New Roman"/>
          <w:sz w:val="22"/>
          <w:szCs w:val="22"/>
          <w:lang w:val="en-GB" w:eastAsia="es-ES_tradnl"/>
        </w:rPr>
        <w:t xml:space="preserve">populist claims is expected to reflect different perspectives on democracy and democratic challenges and constraints, to affect public agendas, and to be affected by different political events. </w:t>
      </w:r>
    </w:p>
    <w:p w14:paraId="00ADA052" w14:textId="77777777" w:rsidR="00B20010" w:rsidRPr="00601CEB" w:rsidRDefault="00B20010" w:rsidP="00B20010">
      <w:pPr>
        <w:pStyle w:val="Prrafodelista"/>
        <w:spacing w:after="150"/>
        <w:ind w:left="0"/>
        <w:jc w:val="both"/>
        <w:rPr>
          <w:rFonts w:ascii="Times New Roman" w:eastAsia="Times New Roman" w:hAnsi="Times New Roman" w:cs="Times New Roman"/>
          <w:sz w:val="22"/>
          <w:szCs w:val="22"/>
          <w:lang w:val="en-GB" w:eastAsia="es-ES_tradnl"/>
        </w:rPr>
      </w:pPr>
    </w:p>
    <w:p w14:paraId="1FEC1493" w14:textId="77777777" w:rsidR="00B20010" w:rsidRPr="00601CEB" w:rsidRDefault="00B20010" w:rsidP="00B20010">
      <w:pPr>
        <w:pStyle w:val="Prrafodelista"/>
        <w:numPr>
          <w:ilvl w:val="0"/>
          <w:numId w:val="8"/>
        </w:numPr>
        <w:spacing w:after="150"/>
        <w:jc w:val="both"/>
        <w:rPr>
          <w:rFonts w:ascii="Times New Roman" w:eastAsia="Times New Roman" w:hAnsi="Times New Roman" w:cs="Times New Roman"/>
          <w:sz w:val="22"/>
          <w:szCs w:val="22"/>
          <w:lang w:val="en-GB" w:eastAsia="es-ES_tradnl"/>
        </w:rPr>
      </w:pPr>
      <w:r w:rsidRPr="00601CEB">
        <w:rPr>
          <w:rFonts w:ascii="Times New Roman" w:eastAsia="Times New Roman" w:hAnsi="Times New Roman" w:cs="Times New Roman"/>
          <w:sz w:val="22"/>
          <w:szCs w:val="22"/>
          <w:lang w:val="en-GB" w:eastAsia="es-ES_tradnl"/>
        </w:rPr>
        <w:t>To analyse</w:t>
      </w:r>
      <w:r>
        <w:rPr>
          <w:rFonts w:ascii="Times New Roman" w:eastAsia="Times New Roman" w:hAnsi="Times New Roman" w:cs="Times New Roman"/>
          <w:sz w:val="22"/>
          <w:szCs w:val="22"/>
          <w:lang w:val="en-GB" w:eastAsia="es-ES_tradnl"/>
        </w:rPr>
        <w:t xml:space="preserve"> </w:t>
      </w:r>
      <w:r w:rsidRPr="00A45ACC">
        <w:rPr>
          <w:rFonts w:ascii="Times New Roman" w:eastAsia="Times New Roman" w:hAnsi="Times New Roman" w:cs="Times New Roman"/>
          <w:i/>
          <w:sz w:val="22"/>
          <w:szCs w:val="22"/>
          <w:lang w:val="en-GB" w:eastAsia="es-ES_tradnl"/>
        </w:rPr>
        <w:t>the impact of populist</w:t>
      </w:r>
      <w:r>
        <w:rPr>
          <w:rFonts w:ascii="Times New Roman" w:eastAsia="Times New Roman" w:hAnsi="Times New Roman" w:cs="Times New Roman"/>
          <w:i/>
          <w:sz w:val="22"/>
          <w:szCs w:val="22"/>
          <w:lang w:val="en-GB" w:eastAsia="es-ES_tradnl"/>
        </w:rPr>
        <w:t xml:space="preserve"> discourses and narratives</w:t>
      </w:r>
      <w:r w:rsidRPr="00601CEB">
        <w:rPr>
          <w:rFonts w:ascii="Times New Roman" w:eastAsia="Times New Roman" w:hAnsi="Times New Roman" w:cs="Times New Roman"/>
          <w:i/>
          <w:sz w:val="22"/>
          <w:szCs w:val="22"/>
          <w:lang w:val="en-GB" w:eastAsia="es-ES_tradnl"/>
        </w:rPr>
        <w:t xml:space="preserve"> </w:t>
      </w:r>
      <w:r>
        <w:rPr>
          <w:rFonts w:ascii="Times New Roman" w:eastAsia="Times New Roman" w:hAnsi="Times New Roman" w:cs="Times New Roman"/>
          <w:i/>
          <w:sz w:val="22"/>
          <w:szCs w:val="22"/>
          <w:lang w:val="en-GB" w:eastAsia="es-ES_tradnl"/>
        </w:rPr>
        <w:t xml:space="preserve">on the political views and behaviours of </w:t>
      </w:r>
      <w:r w:rsidRPr="00601CEB">
        <w:rPr>
          <w:rFonts w:ascii="Times New Roman" w:eastAsia="Times New Roman" w:hAnsi="Times New Roman" w:cs="Times New Roman"/>
          <w:i/>
          <w:sz w:val="22"/>
          <w:szCs w:val="22"/>
          <w:lang w:val="en-GB" w:eastAsia="es-ES_tradnl"/>
        </w:rPr>
        <w:t xml:space="preserve">European citizens </w:t>
      </w:r>
      <w:r w:rsidRPr="00601CEB">
        <w:rPr>
          <w:rFonts w:ascii="Times New Roman" w:eastAsia="Times New Roman" w:hAnsi="Times New Roman" w:cs="Times New Roman"/>
          <w:sz w:val="22"/>
          <w:szCs w:val="22"/>
          <w:lang w:val="en-GB" w:eastAsia="es-ES_tradnl"/>
        </w:rPr>
        <w:t xml:space="preserve">focusing on </w:t>
      </w:r>
    </w:p>
    <w:p w14:paraId="3EDE1A61" w14:textId="77777777" w:rsidR="00B20010" w:rsidRPr="00F015C1"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Pr>
          <w:rFonts w:ascii="Times New Roman" w:eastAsia="Times New Roman" w:hAnsi="Times New Roman" w:cs="Times New Roman"/>
          <w:sz w:val="22"/>
          <w:szCs w:val="22"/>
          <w:lang w:val="en-GB" w:eastAsia="es-ES_tradnl"/>
        </w:rPr>
        <w:t xml:space="preserve">views on </w:t>
      </w:r>
      <w:r w:rsidRPr="00FB5FDA">
        <w:rPr>
          <w:rFonts w:ascii="Times New Roman" w:eastAsia="Times New Roman" w:hAnsi="Times New Roman" w:cs="Times New Roman"/>
          <w:sz w:val="22"/>
          <w:szCs w:val="22"/>
          <w:lang w:val="en-GB" w:eastAsia="es-ES_tradnl"/>
        </w:rPr>
        <w:t xml:space="preserve">the challenges and constraints </w:t>
      </w:r>
      <w:r>
        <w:rPr>
          <w:rFonts w:ascii="Times New Roman" w:eastAsia="Times New Roman" w:hAnsi="Times New Roman" w:cs="Times New Roman"/>
          <w:sz w:val="22"/>
          <w:szCs w:val="22"/>
          <w:lang w:val="en-GB" w:eastAsia="es-ES_tradnl"/>
        </w:rPr>
        <w:t>faced by</w:t>
      </w:r>
      <w:r w:rsidRPr="00FB5FDA">
        <w:rPr>
          <w:rFonts w:ascii="Times New Roman" w:eastAsia="Times New Roman" w:hAnsi="Times New Roman" w:cs="Times New Roman"/>
          <w:sz w:val="22"/>
          <w:szCs w:val="22"/>
          <w:lang w:val="en-GB" w:eastAsia="es-ES_tradnl"/>
        </w:rPr>
        <w:t xml:space="preserve"> European democracies</w:t>
      </w:r>
      <w:r>
        <w:rPr>
          <w:rFonts w:ascii="Times New Roman" w:eastAsia="Times New Roman" w:hAnsi="Times New Roman" w:cs="Times New Roman"/>
          <w:sz w:val="22"/>
          <w:szCs w:val="22"/>
          <w:lang w:val="en-GB" w:eastAsia="es-ES_tradnl"/>
        </w:rPr>
        <w:t xml:space="preserve"> and </w:t>
      </w:r>
      <w:r w:rsidRPr="00F015C1">
        <w:rPr>
          <w:rFonts w:ascii="Times New Roman" w:eastAsia="Times New Roman" w:hAnsi="Times New Roman" w:cs="Times New Roman"/>
          <w:sz w:val="22"/>
          <w:szCs w:val="22"/>
          <w:lang w:val="en-GB" w:eastAsia="es-ES_tradnl"/>
        </w:rPr>
        <w:t>on populists</w:t>
      </w:r>
      <w:r>
        <w:rPr>
          <w:rFonts w:ascii="Times New Roman" w:eastAsia="Times New Roman" w:hAnsi="Times New Roman" w:cs="Times New Roman"/>
          <w:sz w:val="22"/>
          <w:szCs w:val="22"/>
          <w:lang w:val="en-GB" w:eastAsia="es-ES_tradnl"/>
        </w:rPr>
        <w:t>’</w:t>
      </w:r>
      <w:r w:rsidRPr="00F015C1">
        <w:rPr>
          <w:rFonts w:ascii="Times New Roman" w:eastAsia="Times New Roman" w:hAnsi="Times New Roman" w:cs="Times New Roman"/>
          <w:sz w:val="22"/>
          <w:szCs w:val="22"/>
          <w:lang w:val="en-GB" w:eastAsia="es-ES_tradnl"/>
        </w:rPr>
        <w:t xml:space="preserve"> measures to remedy them</w:t>
      </w:r>
    </w:p>
    <w:p w14:paraId="69A6CB72" w14:textId="77777777" w:rsidR="00B20010" w:rsidRPr="00601CEB"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Pr>
          <w:rFonts w:ascii="Times New Roman" w:eastAsia="Times New Roman" w:hAnsi="Times New Roman" w:cs="Times New Roman"/>
          <w:sz w:val="22"/>
          <w:szCs w:val="22"/>
          <w:lang w:val="en-GB" w:eastAsia="es-ES_tradnl"/>
        </w:rPr>
        <w:t xml:space="preserve">electoral support for </w:t>
      </w:r>
      <w:r w:rsidRPr="00601CEB">
        <w:rPr>
          <w:rFonts w:ascii="Times New Roman" w:eastAsia="Times New Roman" w:hAnsi="Times New Roman" w:cs="Times New Roman"/>
          <w:sz w:val="22"/>
          <w:szCs w:val="22"/>
          <w:lang w:val="en-GB" w:eastAsia="es-ES_tradnl"/>
        </w:rPr>
        <w:t xml:space="preserve">populist </w:t>
      </w:r>
      <w:r>
        <w:rPr>
          <w:rFonts w:ascii="Times New Roman" w:eastAsia="Times New Roman" w:hAnsi="Times New Roman" w:cs="Times New Roman"/>
          <w:sz w:val="22"/>
          <w:szCs w:val="22"/>
          <w:lang w:val="en-GB" w:eastAsia="es-ES_tradnl"/>
        </w:rPr>
        <w:t>parties</w:t>
      </w:r>
    </w:p>
    <w:p w14:paraId="3ED7D298" w14:textId="77777777" w:rsidR="00B20010" w:rsidRPr="00601CEB"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601CEB">
        <w:rPr>
          <w:rFonts w:ascii="Times New Roman" w:eastAsia="Times New Roman" w:hAnsi="Times New Roman" w:cs="Times New Roman"/>
          <w:sz w:val="22"/>
          <w:szCs w:val="22"/>
          <w:lang w:val="en-GB" w:eastAsia="es-ES_tradnl"/>
        </w:rPr>
        <w:t xml:space="preserve">attitudes towards </w:t>
      </w:r>
      <w:r>
        <w:rPr>
          <w:rFonts w:ascii="Times New Roman" w:eastAsia="Times New Roman" w:hAnsi="Times New Roman" w:cs="Times New Roman"/>
          <w:sz w:val="22"/>
          <w:szCs w:val="22"/>
          <w:lang w:val="en-GB" w:eastAsia="es-ES_tradnl"/>
        </w:rPr>
        <w:t>core elements of the populist worldview</w:t>
      </w:r>
    </w:p>
    <w:p w14:paraId="78B6E68F" w14:textId="77777777" w:rsidR="00B20010" w:rsidRPr="00F015C1"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F015C1">
        <w:rPr>
          <w:rFonts w:ascii="Times New Roman" w:eastAsia="Times New Roman" w:hAnsi="Times New Roman" w:cs="Times New Roman"/>
          <w:sz w:val="22"/>
          <w:szCs w:val="22"/>
          <w:lang w:val="en-GB" w:eastAsia="es-ES_tradnl"/>
        </w:rPr>
        <w:t xml:space="preserve">the relationship between such populist attitudes and different attitudinal and behavioural outcomes </w:t>
      </w:r>
    </w:p>
    <w:p w14:paraId="1BB7F7E2" w14:textId="77777777" w:rsidR="00B20010" w:rsidRPr="000E46B0" w:rsidRDefault="00B20010" w:rsidP="00B20010">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 xml:space="preserve">Populism must also be analysed at the individual level, involving both attitudinal and behavioural aspects. The project will </w:t>
      </w:r>
      <w:r>
        <w:rPr>
          <w:rFonts w:ascii="Times New Roman" w:eastAsia="Times New Roman" w:hAnsi="Times New Roman" w:cs="Times New Roman"/>
          <w:sz w:val="22"/>
          <w:szCs w:val="22"/>
          <w:lang w:val="en-GB" w:eastAsia="es-ES_tradnl"/>
        </w:rPr>
        <w:t>devise indicators and collect data on</w:t>
      </w:r>
      <w:r w:rsidRPr="007E362E">
        <w:rPr>
          <w:rFonts w:ascii="Times New Roman" w:eastAsia="Times New Roman" w:hAnsi="Times New Roman" w:cs="Times New Roman"/>
          <w:sz w:val="22"/>
          <w:szCs w:val="22"/>
          <w:lang w:val="en-GB" w:eastAsia="es-ES_tradnl"/>
        </w:rPr>
        <w:t xml:space="preserve"> populist attitudes and behaviours</w:t>
      </w:r>
      <w:r>
        <w:rPr>
          <w:rFonts w:ascii="Times New Roman" w:eastAsia="Times New Roman" w:hAnsi="Times New Roman" w:cs="Times New Roman"/>
          <w:sz w:val="22"/>
          <w:szCs w:val="22"/>
          <w:lang w:val="en-GB" w:eastAsia="es-ES_tradnl"/>
        </w:rPr>
        <w:t xml:space="preserve"> to measure the impact of populist discourse and narratives on the mass public. We will assess citizens’ </w:t>
      </w:r>
      <w:r w:rsidRPr="007E362E">
        <w:rPr>
          <w:rFonts w:ascii="Times New Roman" w:eastAsia="Times New Roman" w:hAnsi="Times New Roman" w:cs="Times New Roman"/>
          <w:sz w:val="22"/>
          <w:szCs w:val="22"/>
          <w:lang w:val="en-GB" w:eastAsia="es-ES_tradnl"/>
        </w:rPr>
        <w:t>perceptions</w:t>
      </w:r>
      <w:r>
        <w:rPr>
          <w:rFonts w:ascii="Times New Roman" w:eastAsia="Times New Roman" w:hAnsi="Times New Roman" w:cs="Times New Roman"/>
          <w:sz w:val="22"/>
          <w:szCs w:val="22"/>
          <w:lang w:val="en-GB" w:eastAsia="es-ES_tradnl"/>
        </w:rPr>
        <w:t xml:space="preserve"> of</w:t>
      </w:r>
      <w:r w:rsidRPr="007E362E">
        <w:rPr>
          <w:rFonts w:ascii="Times New Roman" w:eastAsia="Times New Roman" w:hAnsi="Times New Roman" w:cs="Times New Roman"/>
          <w:sz w:val="22"/>
          <w:szCs w:val="22"/>
          <w:lang w:val="en-GB" w:eastAsia="es-ES_tradnl"/>
        </w:rPr>
        <w:t xml:space="preserve"> major problems </w:t>
      </w:r>
      <w:r>
        <w:rPr>
          <w:rFonts w:ascii="Times New Roman" w:eastAsia="Times New Roman" w:hAnsi="Times New Roman" w:cs="Times New Roman"/>
          <w:sz w:val="22"/>
          <w:szCs w:val="22"/>
          <w:lang w:val="en-GB" w:eastAsia="es-ES_tradnl"/>
        </w:rPr>
        <w:t xml:space="preserve">in Europe </w:t>
      </w:r>
      <w:r w:rsidRPr="007E362E">
        <w:rPr>
          <w:rFonts w:ascii="Times New Roman" w:eastAsia="Times New Roman" w:hAnsi="Times New Roman" w:cs="Times New Roman"/>
          <w:sz w:val="22"/>
          <w:szCs w:val="22"/>
          <w:lang w:val="en-GB" w:eastAsia="es-ES_tradnl"/>
        </w:rPr>
        <w:t xml:space="preserve">(such as </w:t>
      </w:r>
      <w:r>
        <w:rPr>
          <w:rFonts w:ascii="Times New Roman" w:eastAsia="Times New Roman" w:hAnsi="Times New Roman" w:cs="Times New Roman"/>
          <w:sz w:val="22"/>
          <w:szCs w:val="22"/>
          <w:lang w:val="en-GB" w:eastAsia="es-ES_tradnl"/>
        </w:rPr>
        <w:t>im</w:t>
      </w:r>
      <w:r w:rsidRPr="007E362E">
        <w:rPr>
          <w:rFonts w:ascii="Times New Roman" w:eastAsia="Times New Roman" w:hAnsi="Times New Roman" w:cs="Times New Roman"/>
          <w:sz w:val="22"/>
          <w:szCs w:val="22"/>
          <w:lang w:val="en-GB" w:eastAsia="es-ES_tradnl"/>
        </w:rPr>
        <w:t>migra</w:t>
      </w:r>
      <w:r>
        <w:rPr>
          <w:rFonts w:ascii="Times New Roman" w:eastAsia="Times New Roman" w:hAnsi="Times New Roman" w:cs="Times New Roman"/>
          <w:sz w:val="22"/>
          <w:szCs w:val="22"/>
          <w:lang w:val="en-GB" w:eastAsia="es-ES_tradnl"/>
        </w:rPr>
        <w:t>tion, inequality, globalization</w:t>
      </w:r>
      <w:r w:rsidRPr="007E362E">
        <w:rPr>
          <w:rFonts w:ascii="Times New Roman" w:eastAsia="Times New Roman" w:hAnsi="Times New Roman" w:cs="Times New Roman"/>
          <w:sz w:val="22"/>
          <w:szCs w:val="22"/>
          <w:lang w:val="en-GB" w:eastAsia="es-ES_tradnl"/>
        </w:rPr>
        <w:t>)</w:t>
      </w:r>
      <w:r>
        <w:rPr>
          <w:rFonts w:ascii="Times New Roman" w:eastAsia="Times New Roman" w:hAnsi="Times New Roman" w:cs="Times New Roman"/>
          <w:sz w:val="22"/>
          <w:szCs w:val="22"/>
          <w:lang w:val="en-GB" w:eastAsia="es-ES_tradnl"/>
        </w:rPr>
        <w:t>; their attitudes towards the political establishment, the people and popular sovereignty; their views on issues of populist contention (minority rights, rule of law, independent institutions, direct democracy, European integration);</w:t>
      </w:r>
      <w:r w:rsidRPr="007E362E">
        <w:rPr>
          <w:rFonts w:ascii="Times New Roman" w:eastAsia="Times New Roman" w:hAnsi="Times New Roman" w:cs="Times New Roman"/>
          <w:sz w:val="22"/>
          <w:szCs w:val="22"/>
          <w:lang w:val="en-GB" w:eastAsia="es-ES_tradnl"/>
        </w:rPr>
        <w:t xml:space="preserve"> </w:t>
      </w:r>
      <w:r>
        <w:rPr>
          <w:rFonts w:ascii="Times New Roman" w:eastAsia="Times New Roman" w:hAnsi="Times New Roman" w:cs="Times New Roman"/>
          <w:sz w:val="22"/>
          <w:szCs w:val="22"/>
          <w:lang w:val="en-GB" w:eastAsia="es-ES_tradnl"/>
        </w:rPr>
        <w:t xml:space="preserve">and levels of political support </w:t>
      </w:r>
      <w:r w:rsidRPr="007E362E">
        <w:rPr>
          <w:rFonts w:ascii="Times New Roman" w:eastAsia="Times New Roman" w:hAnsi="Times New Roman" w:cs="Times New Roman"/>
          <w:sz w:val="22"/>
          <w:szCs w:val="22"/>
          <w:lang w:val="en-GB" w:eastAsia="es-ES_tradnl"/>
        </w:rPr>
        <w:t xml:space="preserve">(trust, engagement, </w:t>
      </w:r>
      <w:r>
        <w:rPr>
          <w:rFonts w:ascii="Times New Roman" w:eastAsia="Times New Roman" w:hAnsi="Times New Roman" w:cs="Times New Roman"/>
          <w:sz w:val="22"/>
          <w:szCs w:val="22"/>
          <w:lang w:val="en-GB" w:eastAsia="es-ES_tradnl"/>
        </w:rPr>
        <w:t xml:space="preserve">legitimacy, satisfaction with democracy). </w:t>
      </w:r>
      <w:r w:rsidRPr="007E362E">
        <w:rPr>
          <w:rFonts w:ascii="Times New Roman" w:eastAsia="Times New Roman" w:hAnsi="Times New Roman" w:cs="Times New Roman"/>
          <w:sz w:val="22"/>
          <w:szCs w:val="22"/>
          <w:lang w:val="en-GB" w:eastAsia="es-ES_tradnl"/>
        </w:rPr>
        <w:t xml:space="preserve">The project will place a special focus on under-represented groups such as young citizens and women, </w:t>
      </w:r>
      <w:r w:rsidRPr="000E46B0">
        <w:rPr>
          <w:rFonts w:ascii="Times New Roman" w:eastAsia="Times New Roman" w:hAnsi="Times New Roman" w:cs="Times New Roman"/>
          <w:sz w:val="22"/>
          <w:szCs w:val="22"/>
          <w:lang w:val="en-GB" w:eastAsia="es-ES_tradnl"/>
        </w:rPr>
        <w:t xml:space="preserve">but also explore heterogeneous relationships considering other socioeconomic indicators related to precarious employment and economic conditions. </w:t>
      </w:r>
    </w:p>
    <w:p w14:paraId="7BAD5D5C" w14:textId="77777777" w:rsidR="00B20010" w:rsidRPr="000E46B0" w:rsidRDefault="00B20010" w:rsidP="00B20010">
      <w:pPr>
        <w:pStyle w:val="Prrafodelista"/>
        <w:numPr>
          <w:ilvl w:val="0"/>
          <w:numId w:val="8"/>
        </w:numPr>
        <w:spacing w:after="150"/>
        <w:jc w:val="both"/>
        <w:rPr>
          <w:rFonts w:ascii="Times New Roman" w:eastAsia="Times New Roman" w:hAnsi="Times New Roman" w:cs="Times New Roman"/>
          <w:sz w:val="22"/>
          <w:szCs w:val="22"/>
          <w:lang w:val="en-GB" w:eastAsia="es-ES"/>
        </w:rPr>
      </w:pPr>
      <w:r w:rsidRPr="09011EB7">
        <w:rPr>
          <w:rFonts w:ascii="Times New Roman" w:eastAsia="Times New Roman" w:hAnsi="Times New Roman" w:cs="Times New Roman"/>
          <w:sz w:val="22"/>
          <w:szCs w:val="22"/>
          <w:lang w:val="en-GB" w:eastAsia="es-ES"/>
        </w:rPr>
        <w:t xml:space="preserve">To analyse the </w:t>
      </w:r>
      <w:r w:rsidRPr="09011EB7">
        <w:rPr>
          <w:rFonts w:ascii="Times New Roman" w:eastAsia="Times New Roman" w:hAnsi="Times New Roman" w:cs="Times New Roman"/>
          <w:i/>
          <w:iCs/>
          <w:sz w:val="22"/>
          <w:szCs w:val="22"/>
          <w:lang w:val="en-GB" w:eastAsia="es-ES"/>
        </w:rPr>
        <w:t xml:space="preserve">consequences of strategies to confront populist frames, discourses and narratives focusing </w:t>
      </w:r>
      <w:r w:rsidRPr="09011EB7">
        <w:rPr>
          <w:rFonts w:ascii="Times New Roman" w:eastAsia="Times New Roman" w:hAnsi="Times New Roman" w:cs="Times New Roman"/>
          <w:sz w:val="22"/>
          <w:szCs w:val="22"/>
          <w:lang w:val="en-GB" w:eastAsia="es-ES"/>
        </w:rPr>
        <w:t>on</w:t>
      </w:r>
    </w:p>
    <w:p w14:paraId="44E37E78" w14:textId="77777777" w:rsidR="00B20010" w:rsidRPr="000E46B0"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0E46B0">
        <w:rPr>
          <w:rFonts w:ascii="Times New Roman" w:eastAsia="Times New Roman" w:hAnsi="Times New Roman" w:cs="Times New Roman"/>
          <w:sz w:val="22"/>
          <w:szCs w:val="22"/>
          <w:lang w:val="en-GB" w:eastAsia="es-ES_tradnl"/>
        </w:rPr>
        <w:t xml:space="preserve">trust on different political objects </w:t>
      </w:r>
    </w:p>
    <w:p w14:paraId="667798BC" w14:textId="77777777" w:rsidR="00B20010" w:rsidRPr="000E46B0"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0E46B0">
        <w:rPr>
          <w:rFonts w:ascii="Times New Roman" w:eastAsia="Times New Roman" w:hAnsi="Times New Roman" w:cs="Times New Roman"/>
          <w:sz w:val="22"/>
          <w:szCs w:val="22"/>
          <w:lang w:val="en-GB" w:eastAsia="es-ES_tradnl"/>
        </w:rPr>
        <w:t xml:space="preserve">perceptions about democracy and democratic values </w:t>
      </w:r>
    </w:p>
    <w:p w14:paraId="152B47A8" w14:textId="77777777" w:rsidR="00B20010" w:rsidRPr="000E46B0"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0E46B0">
        <w:rPr>
          <w:rFonts w:ascii="Times New Roman" w:eastAsia="Times New Roman" w:hAnsi="Times New Roman" w:cs="Times New Roman"/>
          <w:sz w:val="22"/>
          <w:szCs w:val="22"/>
          <w:lang w:val="en-GB" w:eastAsia="es-ES_tradnl"/>
        </w:rPr>
        <w:t>political engagement</w:t>
      </w:r>
    </w:p>
    <w:p w14:paraId="3868A5F7" w14:textId="77777777" w:rsidR="00B20010" w:rsidRPr="000E46B0" w:rsidRDefault="00B20010" w:rsidP="00B20010">
      <w:pPr>
        <w:pStyle w:val="Prrafodelista"/>
        <w:numPr>
          <w:ilvl w:val="1"/>
          <w:numId w:val="8"/>
        </w:numPr>
        <w:spacing w:after="150"/>
        <w:jc w:val="both"/>
        <w:rPr>
          <w:rFonts w:ascii="Times New Roman" w:eastAsia="Times New Roman" w:hAnsi="Times New Roman" w:cs="Times New Roman"/>
          <w:sz w:val="22"/>
          <w:szCs w:val="22"/>
          <w:lang w:val="en-GB" w:eastAsia="es-ES_tradnl"/>
        </w:rPr>
      </w:pPr>
      <w:r w:rsidRPr="000E46B0">
        <w:rPr>
          <w:rFonts w:ascii="Times New Roman" w:eastAsia="Times New Roman" w:hAnsi="Times New Roman" w:cs="Times New Roman"/>
          <w:sz w:val="22"/>
          <w:szCs w:val="22"/>
          <w:lang w:val="en-GB" w:eastAsia="es-ES_tradnl"/>
        </w:rPr>
        <w:t>attitudes toward the European project</w:t>
      </w:r>
    </w:p>
    <w:p w14:paraId="21B3B578" w14:textId="77777777" w:rsidR="00B20010" w:rsidRPr="007E362E" w:rsidRDefault="00B20010" w:rsidP="00B20010">
      <w:pPr>
        <w:spacing w:after="150"/>
        <w:jc w:val="both"/>
        <w:rPr>
          <w:rFonts w:ascii="Times New Roman" w:eastAsia="Times New Roman" w:hAnsi="Times New Roman" w:cs="Times New Roman"/>
          <w:sz w:val="22"/>
          <w:szCs w:val="22"/>
          <w:lang w:val="en-GB" w:eastAsia="es-ES"/>
        </w:rPr>
      </w:pPr>
      <w:r w:rsidRPr="09011EB7">
        <w:rPr>
          <w:rFonts w:ascii="Times New Roman" w:eastAsia="Times New Roman" w:hAnsi="Times New Roman" w:cs="Times New Roman"/>
          <w:sz w:val="22"/>
          <w:szCs w:val="22"/>
          <w:lang w:val="en-GB" w:eastAsia="es-ES"/>
        </w:rPr>
        <w:t xml:space="preserve">The diagnostic and descriptive objectives must be accompanied by an effort to identify ways in which the negative consequences of populism can best be counteracted. The project is concerned with potential effects at the individual level over trust in the EU, national institutions, out-groups, polarization, tolerance to right depletion. It also aims to identify some opportunities for correction, strengthening of democratic values and </w:t>
      </w:r>
      <w:r w:rsidRPr="09011EB7">
        <w:rPr>
          <w:rFonts w:ascii="Times New Roman" w:eastAsia="Times New Roman" w:hAnsi="Times New Roman" w:cs="Times New Roman"/>
          <w:sz w:val="22"/>
          <w:szCs w:val="22"/>
          <w:lang w:val="en-GB" w:eastAsia="es-ES"/>
        </w:rPr>
        <w:lastRenderedPageBreak/>
        <w:t xml:space="preserve">political engagement, providing evidence that are useful both for policies and narrative construction. To that end, the project considers not only representative samples of citizens, but also particularly relevant subgroups, such as </w:t>
      </w:r>
      <w:r w:rsidRPr="09011EB7">
        <w:rPr>
          <w:rFonts w:ascii="Times New Roman" w:eastAsia="Times New Roman" w:hAnsi="Times New Roman" w:cs="Times New Roman"/>
          <w:sz w:val="22"/>
          <w:szCs w:val="22"/>
          <w:highlight w:val="yellow"/>
          <w:lang w:val="en-GB" w:eastAsia="es-ES"/>
        </w:rPr>
        <w:t xml:space="preserve">journalists and </w:t>
      </w:r>
      <w:r w:rsidRPr="09011EB7">
        <w:rPr>
          <w:rFonts w:ascii="Times New Roman" w:eastAsia="Times New Roman" w:hAnsi="Times New Roman" w:cs="Times New Roman"/>
          <w:sz w:val="22"/>
          <w:szCs w:val="22"/>
          <w:lang w:val="en-GB" w:eastAsia="es-ES"/>
        </w:rPr>
        <w:t xml:space="preserve">young people. </w:t>
      </w:r>
    </w:p>
    <w:p w14:paraId="5460A2B2" w14:textId="77777777" w:rsidR="00AF1DB1" w:rsidRPr="007E362E" w:rsidRDefault="00AF1DB1" w:rsidP="00BD4EAB">
      <w:pPr>
        <w:spacing w:after="150"/>
        <w:jc w:val="both"/>
        <w:rPr>
          <w:rFonts w:ascii="Times New Roman" w:eastAsia="Times New Roman" w:hAnsi="Times New Roman" w:cs="Times New Roman"/>
          <w:sz w:val="22"/>
          <w:szCs w:val="22"/>
          <w:lang w:val="en-GB" w:eastAsia="es-ES_tradnl"/>
        </w:rPr>
      </w:pPr>
    </w:p>
    <w:p w14:paraId="4E823246" w14:textId="77777777" w:rsidR="00BD4EAB" w:rsidRPr="007E362E" w:rsidRDefault="00BD4EAB" w:rsidP="00BD4EAB">
      <w:pPr>
        <w:spacing w:after="150"/>
        <w:jc w:val="both"/>
        <w:rPr>
          <w:rFonts w:ascii="Times New Roman" w:hAnsi="Times New Roman" w:cs="Times New Roman"/>
          <w:lang w:val="en-GB" w:eastAsia="es-ES_tradnl"/>
        </w:rPr>
      </w:pPr>
      <w:r w:rsidRPr="007E362E">
        <w:rPr>
          <w:rFonts w:ascii="Times New Roman" w:hAnsi="Times New Roman" w:cs="Times New Roman"/>
          <w:b/>
          <w:bCs/>
          <w:lang w:val="en-GB" w:eastAsia="es-ES_tradnl"/>
        </w:rPr>
        <w:t>1.2</w:t>
      </w:r>
      <w:r w:rsidRPr="007E362E">
        <w:rPr>
          <w:rFonts w:ascii="Times New Roman" w:hAnsi="Times New Roman" w:cs="Times New Roman"/>
          <w:b/>
          <w:bCs/>
          <w:lang w:val="en-GB" w:eastAsia="es-ES_tradnl"/>
        </w:rPr>
        <w:tab/>
        <w:t>Relation to the work programme </w:t>
      </w:r>
    </w:p>
    <w:p w14:paraId="1E027AA7" w14:textId="258FE395" w:rsidR="00391733" w:rsidRPr="007E362E" w:rsidRDefault="00BD4EAB" w:rsidP="00391733">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Indicate the work programme topic to which your proposal relates, and explain how your proposal addresses the specific challenge and scope of that topic, as set out in the work programme.</w:t>
      </w:r>
    </w:p>
    <w:p w14:paraId="76B18CDC" w14:textId="1475C537" w:rsidR="000750B2" w:rsidRPr="007E362E" w:rsidRDefault="000750B2" w:rsidP="00391733">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 xml:space="preserve">Note: this section tries to connect our objectives to the challenge and scope sections of the call, so it uses the call terms. </w:t>
      </w:r>
    </w:p>
    <w:p w14:paraId="60280CAB" w14:textId="335683C3" w:rsidR="00391733" w:rsidRPr="007E362E" w:rsidRDefault="00391733" w:rsidP="00391733">
      <w:p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The project address</w:t>
      </w:r>
      <w:r w:rsidR="002C4D18" w:rsidRPr="007E362E">
        <w:rPr>
          <w:rFonts w:ascii="Times New Roman" w:eastAsia="Times New Roman" w:hAnsi="Times New Roman" w:cs="Times New Roman"/>
          <w:sz w:val="22"/>
          <w:szCs w:val="22"/>
          <w:lang w:val="en-GB" w:eastAsia="es-ES_tradnl"/>
        </w:rPr>
        <w:t>es the challenge of the call by:</w:t>
      </w:r>
    </w:p>
    <w:p w14:paraId="433C7A0B" w14:textId="5CBE3236" w:rsidR="002F71B8" w:rsidRDefault="00391733" w:rsidP="00455E15">
      <w:pPr>
        <w:pStyle w:val="Prrafodelista"/>
        <w:numPr>
          <w:ilvl w:val="0"/>
          <w:numId w:val="10"/>
        </w:numPr>
        <w:spacing w:after="150"/>
        <w:jc w:val="both"/>
        <w:rPr>
          <w:rFonts w:ascii="Times New Roman" w:eastAsia="Times New Roman" w:hAnsi="Times New Roman" w:cs="Times New Roman"/>
          <w:sz w:val="22"/>
          <w:szCs w:val="22"/>
          <w:lang w:val="en-GB" w:eastAsia="es-ES_tradnl"/>
        </w:rPr>
      </w:pPr>
      <w:r w:rsidRPr="002F71B8">
        <w:rPr>
          <w:rFonts w:ascii="Times New Roman" w:eastAsia="Times New Roman" w:hAnsi="Times New Roman" w:cs="Times New Roman"/>
          <w:sz w:val="22"/>
          <w:szCs w:val="22"/>
          <w:lang w:val="en-GB" w:eastAsia="es-ES_tradnl"/>
        </w:rPr>
        <w:t>Analysing</w:t>
      </w:r>
      <w:r w:rsidR="00D52310">
        <w:rPr>
          <w:rFonts w:ascii="Times New Roman" w:eastAsia="Times New Roman" w:hAnsi="Times New Roman" w:cs="Times New Roman"/>
          <w:sz w:val="22"/>
          <w:szCs w:val="22"/>
          <w:lang w:val="en-GB" w:eastAsia="es-ES_tradnl"/>
        </w:rPr>
        <w:t xml:space="preserve"> discourses and narratives</w:t>
      </w:r>
      <w:r w:rsidRPr="002F71B8">
        <w:rPr>
          <w:rFonts w:ascii="Times New Roman" w:eastAsia="Times New Roman" w:hAnsi="Times New Roman" w:cs="Times New Roman"/>
          <w:sz w:val="22"/>
          <w:szCs w:val="22"/>
          <w:lang w:val="en-GB" w:eastAsia="es-ES_tradnl"/>
        </w:rPr>
        <w:t xml:space="preserve"> </w:t>
      </w:r>
      <w:r w:rsidR="00D52310">
        <w:rPr>
          <w:rFonts w:ascii="Times New Roman" w:eastAsia="Times New Roman" w:hAnsi="Times New Roman" w:cs="Times New Roman"/>
          <w:sz w:val="22"/>
          <w:szCs w:val="22"/>
          <w:lang w:val="en-GB" w:eastAsia="es-ES_tradnl"/>
        </w:rPr>
        <w:t>of</w:t>
      </w:r>
      <w:r w:rsidRPr="002F71B8">
        <w:rPr>
          <w:rFonts w:ascii="Times New Roman" w:eastAsia="Times New Roman" w:hAnsi="Times New Roman" w:cs="Times New Roman"/>
          <w:sz w:val="22"/>
          <w:szCs w:val="22"/>
          <w:lang w:val="en-GB" w:eastAsia="es-ES_tradnl"/>
        </w:rPr>
        <w:t xml:space="preserve"> populist actors but also</w:t>
      </w:r>
      <w:r w:rsidR="008D04B5" w:rsidRPr="002F71B8">
        <w:rPr>
          <w:rFonts w:ascii="Times New Roman" w:eastAsia="Times New Roman" w:hAnsi="Times New Roman" w:cs="Times New Roman"/>
          <w:sz w:val="22"/>
          <w:szCs w:val="22"/>
          <w:lang w:val="en-GB" w:eastAsia="es-ES_tradnl"/>
        </w:rPr>
        <w:t xml:space="preserve"> the</w:t>
      </w:r>
      <w:r w:rsidRPr="002F71B8">
        <w:rPr>
          <w:rFonts w:ascii="Times New Roman" w:eastAsia="Times New Roman" w:hAnsi="Times New Roman" w:cs="Times New Roman"/>
          <w:sz w:val="22"/>
          <w:szCs w:val="22"/>
          <w:lang w:val="en-GB" w:eastAsia="es-ES_tradnl"/>
        </w:rPr>
        <w:t xml:space="preserve"> </w:t>
      </w:r>
      <w:r w:rsidR="002C4D18" w:rsidRPr="002F71B8">
        <w:rPr>
          <w:rFonts w:ascii="Times New Roman" w:eastAsia="Times New Roman" w:hAnsi="Times New Roman" w:cs="Times New Roman"/>
          <w:sz w:val="22"/>
          <w:szCs w:val="22"/>
          <w:lang w:val="en-GB" w:eastAsia="es-ES_tradnl"/>
        </w:rPr>
        <w:t>mainstream, so as to fully understand how</w:t>
      </w:r>
      <w:r w:rsidR="003409C1" w:rsidRPr="002F71B8">
        <w:rPr>
          <w:rFonts w:ascii="Times New Roman" w:eastAsia="Times New Roman" w:hAnsi="Times New Roman" w:cs="Times New Roman"/>
          <w:sz w:val="22"/>
          <w:szCs w:val="22"/>
          <w:lang w:val="en-GB" w:eastAsia="es-ES_tradnl"/>
        </w:rPr>
        <w:t xml:space="preserve"> both</w:t>
      </w:r>
      <w:r w:rsidR="002F71B8">
        <w:rPr>
          <w:rFonts w:ascii="Times New Roman" w:eastAsia="Times New Roman" w:hAnsi="Times New Roman" w:cs="Times New Roman"/>
          <w:sz w:val="22"/>
          <w:szCs w:val="22"/>
          <w:lang w:val="en-GB" w:eastAsia="es-ES_tradnl"/>
        </w:rPr>
        <w:t xml:space="preserve"> interact in addressing</w:t>
      </w:r>
      <w:r w:rsidR="003409C1" w:rsidRPr="002F71B8">
        <w:rPr>
          <w:rFonts w:ascii="Times New Roman" w:eastAsia="Times New Roman" w:hAnsi="Times New Roman" w:cs="Times New Roman"/>
          <w:sz w:val="22"/>
          <w:szCs w:val="22"/>
          <w:lang w:val="en-GB" w:eastAsia="es-ES_tradnl"/>
        </w:rPr>
        <w:t xml:space="preserve"> the challenges</w:t>
      </w:r>
      <w:r w:rsidR="002F71B8" w:rsidRPr="002F71B8">
        <w:rPr>
          <w:rFonts w:ascii="Times New Roman" w:eastAsia="Times New Roman" w:hAnsi="Times New Roman" w:cs="Times New Roman"/>
          <w:sz w:val="22"/>
          <w:szCs w:val="22"/>
          <w:lang w:val="en-GB" w:eastAsia="es-ES_tradnl"/>
        </w:rPr>
        <w:t xml:space="preserve"> and constraints</w:t>
      </w:r>
      <w:r w:rsidR="003409C1" w:rsidRPr="002F71B8">
        <w:rPr>
          <w:rFonts w:ascii="Times New Roman" w:eastAsia="Times New Roman" w:hAnsi="Times New Roman" w:cs="Times New Roman"/>
          <w:sz w:val="22"/>
          <w:szCs w:val="22"/>
          <w:lang w:val="en-GB" w:eastAsia="es-ES_tradnl"/>
        </w:rPr>
        <w:t xml:space="preserve"> faced </w:t>
      </w:r>
      <w:r w:rsidR="002F71B8">
        <w:rPr>
          <w:rFonts w:ascii="Times New Roman" w:eastAsia="Times New Roman" w:hAnsi="Times New Roman" w:cs="Times New Roman"/>
          <w:sz w:val="22"/>
          <w:szCs w:val="22"/>
          <w:lang w:val="en-GB" w:eastAsia="es-ES_tradnl"/>
        </w:rPr>
        <w:t>European democracies and the European project</w:t>
      </w:r>
    </w:p>
    <w:p w14:paraId="5BDAEFCB" w14:textId="69874FC8" w:rsidR="002F71B8" w:rsidRDefault="001450BB" w:rsidP="00455E15">
      <w:pPr>
        <w:pStyle w:val="Prrafodelista"/>
        <w:numPr>
          <w:ilvl w:val="0"/>
          <w:numId w:val="10"/>
        </w:numPr>
        <w:spacing w:after="150"/>
        <w:jc w:val="both"/>
        <w:rPr>
          <w:rFonts w:ascii="Times New Roman" w:eastAsia="Times New Roman" w:hAnsi="Times New Roman" w:cs="Times New Roman"/>
          <w:sz w:val="22"/>
          <w:szCs w:val="22"/>
          <w:lang w:val="en-GB" w:eastAsia="es-ES_tradnl"/>
        </w:rPr>
      </w:pPr>
      <w:r>
        <w:rPr>
          <w:rFonts w:ascii="Times New Roman" w:eastAsia="Times New Roman" w:hAnsi="Times New Roman" w:cs="Times New Roman"/>
          <w:sz w:val="22"/>
          <w:szCs w:val="22"/>
          <w:lang w:val="en-GB" w:eastAsia="es-ES_tradnl"/>
        </w:rPr>
        <w:t xml:space="preserve">Focusing </w:t>
      </w:r>
      <w:r w:rsidR="002C4D18" w:rsidRPr="002F71B8">
        <w:rPr>
          <w:rFonts w:ascii="Times New Roman" w:eastAsia="Times New Roman" w:hAnsi="Times New Roman" w:cs="Times New Roman"/>
          <w:sz w:val="22"/>
          <w:szCs w:val="22"/>
          <w:lang w:val="en-GB" w:eastAsia="es-ES_tradnl"/>
        </w:rPr>
        <w:t xml:space="preserve">on </w:t>
      </w:r>
      <w:r w:rsidR="00A75704" w:rsidRPr="002F71B8">
        <w:rPr>
          <w:rFonts w:ascii="Times New Roman" w:eastAsia="Times New Roman" w:hAnsi="Times New Roman" w:cs="Times New Roman"/>
          <w:sz w:val="22"/>
          <w:szCs w:val="22"/>
          <w:lang w:val="en-GB" w:eastAsia="es-ES_tradnl"/>
        </w:rPr>
        <w:t>the</w:t>
      </w:r>
      <w:r w:rsidR="002F71B8">
        <w:rPr>
          <w:rFonts w:ascii="Times New Roman" w:eastAsia="Times New Roman" w:hAnsi="Times New Roman" w:cs="Times New Roman"/>
          <w:sz w:val="22"/>
          <w:szCs w:val="22"/>
          <w:lang w:val="en-GB" w:eastAsia="es-ES_tradnl"/>
        </w:rPr>
        <w:t xml:space="preserve"> potential consequences of populism for </w:t>
      </w:r>
      <w:r w:rsidR="00A75704" w:rsidRPr="002F71B8">
        <w:rPr>
          <w:rFonts w:ascii="Times New Roman" w:eastAsia="Times New Roman" w:hAnsi="Times New Roman" w:cs="Times New Roman"/>
          <w:sz w:val="22"/>
          <w:szCs w:val="22"/>
          <w:lang w:val="en-GB" w:eastAsia="es-ES_tradnl"/>
        </w:rPr>
        <w:t>Euro</w:t>
      </w:r>
      <w:r w:rsidR="002C4D18" w:rsidRPr="002F71B8">
        <w:rPr>
          <w:rFonts w:ascii="Times New Roman" w:eastAsia="Times New Roman" w:hAnsi="Times New Roman" w:cs="Times New Roman"/>
          <w:sz w:val="22"/>
          <w:szCs w:val="22"/>
          <w:lang w:val="en-GB" w:eastAsia="es-ES_tradnl"/>
        </w:rPr>
        <w:t>p</w:t>
      </w:r>
      <w:r w:rsidR="00A75704" w:rsidRPr="002F71B8">
        <w:rPr>
          <w:rFonts w:ascii="Times New Roman" w:eastAsia="Times New Roman" w:hAnsi="Times New Roman" w:cs="Times New Roman"/>
          <w:sz w:val="22"/>
          <w:szCs w:val="22"/>
          <w:lang w:val="en-GB" w:eastAsia="es-ES_tradnl"/>
        </w:rPr>
        <w:t>e</w:t>
      </w:r>
      <w:r w:rsidR="002C4D18" w:rsidRPr="002F71B8">
        <w:rPr>
          <w:rFonts w:ascii="Times New Roman" w:eastAsia="Times New Roman" w:hAnsi="Times New Roman" w:cs="Times New Roman"/>
          <w:sz w:val="22"/>
          <w:szCs w:val="22"/>
          <w:lang w:val="en-GB" w:eastAsia="es-ES_tradnl"/>
        </w:rPr>
        <w:t xml:space="preserve">an democracies </w:t>
      </w:r>
      <w:r w:rsidR="002F71B8">
        <w:rPr>
          <w:rFonts w:ascii="Times New Roman" w:eastAsia="Times New Roman" w:hAnsi="Times New Roman" w:cs="Times New Roman"/>
          <w:sz w:val="22"/>
          <w:szCs w:val="22"/>
          <w:lang w:val="en-GB" w:eastAsia="es-ES_tradnl"/>
        </w:rPr>
        <w:t>in terms of democratic empowerment, restriction of fundamental rights, reversion of European integration</w:t>
      </w:r>
      <w:r>
        <w:rPr>
          <w:rFonts w:ascii="Times New Roman" w:eastAsia="Times New Roman" w:hAnsi="Times New Roman" w:cs="Times New Roman"/>
          <w:sz w:val="22"/>
          <w:szCs w:val="22"/>
          <w:lang w:val="en-GB" w:eastAsia="es-ES_tradnl"/>
        </w:rPr>
        <w:t xml:space="preserve"> and system support</w:t>
      </w:r>
    </w:p>
    <w:p w14:paraId="2B9FB915" w14:textId="7C79D903" w:rsidR="002F71B8" w:rsidRPr="00EE1F74" w:rsidRDefault="002F71B8" w:rsidP="00EE1F74">
      <w:pPr>
        <w:pStyle w:val="Prrafodelista"/>
        <w:numPr>
          <w:ilvl w:val="0"/>
          <w:numId w:val="10"/>
        </w:numPr>
        <w:spacing w:after="150"/>
        <w:jc w:val="both"/>
        <w:rPr>
          <w:rFonts w:ascii="Times New Roman" w:eastAsia="Times New Roman" w:hAnsi="Times New Roman" w:cs="Times New Roman"/>
          <w:sz w:val="22"/>
          <w:szCs w:val="22"/>
          <w:lang w:val="en-GB" w:eastAsia="es-ES_tradnl"/>
        </w:rPr>
      </w:pPr>
      <w:r w:rsidRPr="007E362E">
        <w:rPr>
          <w:rFonts w:ascii="Times New Roman" w:eastAsia="Times New Roman" w:hAnsi="Times New Roman" w:cs="Times New Roman"/>
          <w:sz w:val="22"/>
          <w:szCs w:val="22"/>
          <w:lang w:val="en-GB" w:eastAsia="es-ES_tradnl"/>
        </w:rPr>
        <w:t>Applying an innovative integrated multimethod approach addressed to produce a contextualised understand</w:t>
      </w:r>
      <w:r w:rsidR="00EE1F74">
        <w:rPr>
          <w:rFonts w:ascii="Times New Roman" w:eastAsia="Times New Roman" w:hAnsi="Times New Roman" w:cs="Times New Roman"/>
          <w:sz w:val="22"/>
          <w:szCs w:val="22"/>
          <w:lang w:val="en-GB" w:eastAsia="es-ES_tradnl"/>
        </w:rPr>
        <w:t>ing</w:t>
      </w:r>
      <w:r w:rsidRPr="007E362E">
        <w:rPr>
          <w:rFonts w:ascii="Times New Roman" w:eastAsia="Times New Roman" w:hAnsi="Times New Roman" w:cs="Times New Roman"/>
          <w:sz w:val="22"/>
          <w:szCs w:val="22"/>
          <w:lang w:val="en-GB" w:eastAsia="es-ES_tradnl"/>
        </w:rPr>
        <w:t xml:space="preserve"> populism</w:t>
      </w:r>
      <w:r w:rsidR="001450BB">
        <w:rPr>
          <w:rFonts w:ascii="Times New Roman" w:eastAsia="Times New Roman" w:hAnsi="Times New Roman" w:cs="Times New Roman"/>
          <w:sz w:val="22"/>
          <w:szCs w:val="22"/>
          <w:lang w:val="en-GB" w:eastAsia="es-ES_tradnl"/>
        </w:rPr>
        <w:t xml:space="preserve"> and its consequences</w:t>
      </w:r>
      <w:r w:rsidR="00EE1F74">
        <w:rPr>
          <w:rFonts w:ascii="Times New Roman" w:eastAsia="Times New Roman" w:hAnsi="Times New Roman" w:cs="Times New Roman"/>
          <w:sz w:val="22"/>
          <w:szCs w:val="22"/>
          <w:lang w:val="en-GB" w:eastAsia="es-ES_tradnl"/>
        </w:rPr>
        <w:t xml:space="preserve"> at different levels (political elites, collective actors, media, citizens)</w:t>
      </w:r>
      <w:r w:rsidRPr="007E362E">
        <w:rPr>
          <w:rFonts w:ascii="Times New Roman" w:eastAsia="Times New Roman" w:hAnsi="Times New Roman" w:cs="Times New Roman"/>
          <w:sz w:val="22"/>
          <w:szCs w:val="22"/>
          <w:lang w:val="en-GB" w:eastAsia="es-ES_tradnl"/>
        </w:rPr>
        <w:t>,</w:t>
      </w:r>
      <w:r w:rsidRPr="00EE1F74">
        <w:rPr>
          <w:rFonts w:ascii="Times New Roman" w:eastAsia="Times New Roman" w:hAnsi="Times New Roman" w:cs="Times New Roman"/>
          <w:sz w:val="22"/>
          <w:szCs w:val="22"/>
          <w:lang w:val="en-GB" w:eastAsia="es-ES_tradnl"/>
        </w:rPr>
        <w:t xml:space="preserve"> to compellingly assess </w:t>
      </w:r>
      <w:r w:rsidR="00EE1F74">
        <w:rPr>
          <w:rFonts w:ascii="Times New Roman" w:eastAsia="Times New Roman" w:hAnsi="Times New Roman" w:cs="Times New Roman"/>
          <w:sz w:val="22"/>
          <w:szCs w:val="22"/>
          <w:lang w:val="en-GB" w:eastAsia="es-ES_tradnl"/>
        </w:rPr>
        <w:t>the conditions under which certa</w:t>
      </w:r>
      <w:r w:rsidR="009C2994">
        <w:rPr>
          <w:rFonts w:ascii="Times New Roman" w:eastAsia="Times New Roman" w:hAnsi="Times New Roman" w:cs="Times New Roman"/>
          <w:sz w:val="22"/>
          <w:szCs w:val="22"/>
          <w:lang w:val="en-GB" w:eastAsia="es-ES_tradnl"/>
        </w:rPr>
        <w:t>in consequences are to be expect</w:t>
      </w:r>
      <w:r w:rsidR="00EE1F74">
        <w:rPr>
          <w:rFonts w:ascii="Times New Roman" w:eastAsia="Times New Roman" w:hAnsi="Times New Roman" w:cs="Times New Roman"/>
          <w:sz w:val="22"/>
          <w:szCs w:val="22"/>
          <w:lang w:val="en-GB" w:eastAsia="es-ES_tradnl"/>
        </w:rPr>
        <w:t xml:space="preserve">ed, and to evaluate </w:t>
      </w:r>
      <w:r w:rsidRPr="00EE1F74">
        <w:rPr>
          <w:rFonts w:ascii="Times New Roman" w:eastAsia="Times New Roman" w:hAnsi="Times New Roman" w:cs="Times New Roman"/>
          <w:sz w:val="22"/>
          <w:szCs w:val="22"/>
          <w:lang w:val="en-GB" w:eastAsia="es-ES_tradnl"/>
        </w:rPr>
        <w:t xml:space="preserve">different strategies for strengthening democratic values and practices. </w:t>
      </w:r>
    </w:p>
    <w:p w14:paraId="0E358171" w14:textId="77777777" w:rsidR="00223CF1" w:rsidRPr="007E362E" w:rsidRDefault="00223CF1" w:rsidP="00223CF1">
      <w:pPr>
        <w:pStyle w:val="Prrafodelista"/>
        <w:spacing w:after="150"/>
        <w:jc w:val="both"/>
        <w:rPr>
          <w:rFonts w:ascii="Times New Roman" w:eastAsia="Times New Roman" w:hAnsi="Times New Roman" w:cs="Times New Roman"/>
          <w:sz w:val="22"/>
          <w:szCs w:val="22"/>
          <w:lang w:val="en-GB" w:eastAsia="es-ES_tradnl"/>
        </w:rPr>
      </w:pPr>
    </w:p>
    <w:p w14:paraId="5AE0CAF3" w14:textId="77777777" w:rsidR="009B1F0B" w:rsidRDefault="009B1F0B" w:rsidP="008C5D79">
      <w:pPr>
        <w:pStyle w:val="Prrafodelista"/>
        <w:spacing w:after="150"/>
        <w:jc w:val="both"/>
        <w:rPr>
          <w:rFonts w:ascii="Times New Roman" w:eastAsia="Times New Roman" w:hAnsi="Times New Roman" w:cs="Times New Roman"/>
          <w:lang w:val="en-GB" w:eastAsia="es-ES_tradnl"/>
        </w:rPr>
      </w:pPr>
    </w:p>
    <w:p w14:paraId="7B56FD75" w14:textId="77777777" w:rsidR="00BD4EAB" w:rsidRPr="007E362E" w:rsidRDefault="00BD4EAB" w:rsidP="00BD4EAB">
      <w:pPr>
        <w:spacing w:after="150"/>
        <w:jc w:val="both"/>
        <w:rPr>
          <w:rFonts w:ascii="Times New Roman" w:hAnsi="Times New Roman" w:cs="Times New Roman"/>
          <w:lang w:val="en-GB" w:eastAsia="es-ES_tradnl"/>
        </w:rPr>
      </w:pPr>
      <w:r w:rsidRPr="007E362E">
        <w:rPr>
          <w:rFonts w:ascii="Times New Roman" w:hAnsi="Times New Roman" w:cs="Times New Roman"/>
          <w:b/>
          <w:bCs/>
          <w:lang w:val="en-GB" w:eastAsia="es-ES_tradnl"/>
        </w:rPr>
        <w:t xml:space="preserve">1.3 </w:t>
      </w:r>
      <w:r w:rsidRPr="007E362E">
        <w:rPr>
          <w:rFonts w:ascii="Times New Roman" w:hAnsi="Times New Roman" w:cs="Times New Roman"/>
          <w:b/>
          <w:bCs/>
          <w:lang w:val="en-GB" w:eastAsia="es-ES_tradnl"/>
        </w:rPr>
        <w:tab/>
        <w:t>Concept and methodology</w:t>
      </w:r>
    </w:p>
    <w:p w14:paraId="3EA0EF0C" w14:textId="77777777" w:rsidR="00005D29" w:rsidRPr="007E362E" w:rsidRDefault="00005D29">
      <w:pPr>
        <w:rPr>
          <w:rFonts w:ascii="Times New Roman" w:hAnsi="Times New Roman" w:cs="Times New Roman"/>
          <w:lang w:val="en-GB"/>
        </w:rPr>
      </w:pPr>
    </w:p>
    <w:p w14:paraId="3EFF6245" w14:textId="77777777" w:rsidR="00005D29" w:rsidRPr="007E362E" w:rsidRDefault="00005D29" w:rsidP="00005D29">
      <w:pPr>
        <w:spacing w:after="150"/>
        <w:jc w:val="both"/>
        <w:rPr>
          <w:rFonts w:ascii="Times New Roman" w:hAnsi="Times New Roman" w:cs="Times New Roman"/>
          <w:lang w:val="en-GB" w:eastAsia="es-ES_tradnl"/>
        </w:rPr>
      </w:pPr>
      <w:r w:rsidRPr="007E362E">
        <w:rPr>
          <w:rFonts w:ascii="Times New Roman" w:hAnsi="Times New Roman" w:cs="Times New Roman"/>
          <w:b/>
          <w:bCs/>
          <w:lang w:val="en-GB" w:eastAsia="es-ES_tradnl"/>
        </w:rPr>
        <w:t>(a) Concept</w:t>
      </w:r>
    </w:p>
    <w:p w14:paraId="6669D2C5" w14:textId="77777777" w:rsidR="00005D29" w:rsidRPr="007E362E" w:rsidRDefault="00005D29" w:rsidP="00FD7089">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 xml:space="preserve">Describe and explain the overall concept underpinning the project. Describe the main ideas, models or assumptions involved. Identify any inter-disciplinary considerations and, where relevant, use of stakeholder knowledge. Where relevant, include measures taken for public/societal engagement on issues related to the project. Describe the positioning of the project e.g. where it is situated in the spectrum from ‘idea to application’, or from ‘lab to market’. Refer to Technology Readiness Levels where relevant. (See </w:t>
      </w:r>
      <w:hyperlink r:id="rId6" w:history="1">
        <w:r w:rsidRPr="007E362E">
          <w:rPr>
            <w:rFonts w:ascii="Times New Roman" w:eastAsia="Times New Roman" w:hAnsi="Times New Roman" w:cs="Times New Roman"/>
            <w:sz w:val="20"/>
            <w:szCs w:val="20"/>
            <w:highlight w:val="yellow"/>
            <w:lang w:val="en-GB" w:eastAsia="es-ES_tradnl"/>
          </w:rPr>
          <w:t>General Annex G of the work programme</w:t>
        </w:r>
      </w:hyperlink>
      <w:r w:rsidRPr="007E362E">
        <w:rPr>
          <w:rFonts w:ascii="Times New Roman" w:eastAsia="Times New Roman" w:hAnsi="Times New Roman" w:cs="Times New Roman"/>
          <w:sz w:val="20"/>
          <w:szCs w:val="20"/>
          <w:highlight w:val="yellow"/>
          <w:lang w:val="en-GB" w:eastAsia="es-ES_tradnl"/>
        </w:rPr>
        <w:t>);</w:t>
      </w:r>
    </w:p>
    <w:p w14:paraId="04C7CA61" w14:textId="77777777" w:rsidR="00005D29" w:rsidRPr="007E362E" w:rsidRDefault="00005D29" w:rsidP="00FD7089">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Describe any national or international research and innovation activities which will be linked with the project, especially where the outputs from these will feed into the project;</w:t>
      </w:r>
    </w:p>
    <w:p w14:paraId="7FAB938C" w14:textId="77777777" w:rsidR="00005D29" w:rsidRDefault="00005D29" w:rsidP="00FD7089">
      <w:pPr>
        <w:spacing w:after="150"/>
        <w:jc w:val="both"/>
        <w:rPr>
          <w:rFonts w:ascii="Times New Roman" w:eastAsia="Times New Roman" w:hAnsi="Times New Roman" w:cs="Times New Roman"/>
          <w:lang w:val="en-GB" w:eastAsia="es-ES_tradnl"/>
        </w:rPr>
      </w:pPr>
    </w:p>
    <w:p w14:paraId="6CEB50CA" w14:textId="70DD3C42" w:rsidR="00910971" w:rsidRPr="00455E15" w:rsidRDefault="00910971" w:rsidP="00FD7089">
      <w:pPr>
        <w:spacing w:after="150"/>
        <w:jc w:val="both"/>
        <w:rPr>
          <w:rFonts w:ascii="Times New Roman" w:eastAsia="Times New Roman" w:hAnsi="Times New Roman" w:cs="Times New Roman"/>
          <w:highlight w:val="green"/>
          <w:lang w:val="en-GB" w:eastAsia="es-ES_tradnl"/>
        </w:rPr>
      </w:pPr>
      <w:r w:rsidRPr="00455E15">
        <w:rPr>
          <w:rFonts w:ascii="Times New Roman" w:eastAsia="Times New Roman" w:hAnsi="Times New Roman" w:cs="Times New Roman"/>
          <w:highlight w:val="green"/>
          <w:lang w:val="en-GB" w:eastAsia="es-ES_tradnl"/>
        </w:rPr>
        <w:t>What is populism</w:t>
      </w:r>
      <w:r w:rsidR="00F6015A" w:rsidRPr="00455E15">
        <w:rPr>
          <w:rFonts w:ascii="Times New Roman" w:eastAsia="Times New Roman" w:hAnsi="Times New Roman" w:cs="Times New Roman"/>
          <w:highlight w:val="green"/>
          <w:lang w:val="en-GB" w:eastAsia="es-ES_tradnl"/>
        </w:rPr>
        <w:t>: antielitism, people centrism, primacy of popular sovereignity</w:t>
      </w:r>
    </w:p>
    <w:p w14:paraId="0522FC14" w14:textId="335C23FC" w:rsidR="00910971" w:rsidRPr="00455E15" w:rsidRDefault="00F6015A" w:rsidP="00FD7089">
      <w:pPr>
        <w:spacing w:after="150"/>
        <w:jc w:val="both"/>
        <w:rPr>
          <w:rFonts w:ascii="Times New Roman" w:eastAsia="Times New Roman" w:hAnsi="Times New Roman" w:cs="Times New Roman"/>
          <w:highlight w:val="green"/>
          <w:lang w:val="en-GB" w:eastAsia="es-ES_tradnl"/>
        </w:rPr>
      </w:pPr>
      <w:r w:rsidRPr="00455E15">
        <w:rPr>
          <w:rFonts w:ascii="Times New Roman" w:eastAsia="Times New Roman" w:hAnsi="Times New Roman" w:cs="Times New Roman"/>
          <w:highlight w:val="green"/>
          <w:lang w:val="en-GB" w:eastAsia="es-ES_tradnl"/>
        </w:rPr>
        <w:t>Societal c</w:t>
      </w:r>
      <w:r w:rsidR="00910971" w:rsidRPr="00455E15">
        <w:rPr>
          <w:rFonts w:ascii="Times New Roman" w:eastAsia="Times New Roman" w:hAnsi="Times New Roman" w:cs="Times New Roman"/>
          <w:highlight w:val="green"/>
          <w:lang w:val="en-GB" w:eastAsia="es-ES_tradnl"/>
        </w:rPr>
        <w:t>hallenges</w:t>
      </w:r>
      <w:r w:rsidRPr="00455E15">
        <w:rPr>
          <w:rFonts w:ascii="Times New Roman" w:eastAsia="Times New Roman" w:hAnsi="Times New Roman" w:cs="Times New Roman"/>
          <w:highlight w:val="green"/>
          <w:lang w:val="en-GB" w:eastAsia="es-ES_tradnl"/>
        </w:rPr>
        <w:t>: inequality, immigration</w:t>
      </w:r>
    </w:p>
    <w:p w14:paraId="2400B9E1" w14:textId="7B80F7B8" w:rsidR="00910971" w:rsidRDefault="00910971" w:rsidP="00FD7089">
      <w:pPr>
        <w:spacing w:after="150"/>
        <w:jc w:val="both"/>
        <w:rPr>
          <w:rFonts w:ascii="Times New Roman" w:eastAsia="Times New Roman" w:hAnsi="Times New Roman" w:cs="Times New Roman"/>
          <w:highlight w:val="green"/>
          <w:lang w:val="en-GB" w:eastAsia="es-ES_tradnl"/>
        </w:rPr>
      </w:pPr>
      <w:r w:rsidRPr="00455E15">
        <w:rPr>
          <w:rFonts w:ascii="Times New Roman" w:eastAsia="Times New Roman" w:hAnsi="Times New Roman" w:cs="Times New Roman"/>
          <w:highlight w:val="green"/>
          <w:lang w:val="en-GB" w:eastAsia="es-ES_tradnl"/>
        </w:rPr>
        <w:t>Constraints</w:t>
      </w:r>
      <w:r w:rsidR="00F6015A" w:rsidRPr="00455E15">
        <w:rPr>
          <w:rFonts w:ascii="Times New Roman" w:eastAsia="Times New Roman" w:hAnsi="Times New Roman" w:cs="Times New Roman"/>
          <w:highlight w:val="green"/>
          <w:lang w:val="en-GB" w:eastAsia="es-ES_tradnl"/>
        </w:rPr>
        <w:t xml:space="preserve"> to responsiveness</w:t>
      </w:r>
      <w:r w:rsidR="00BC7FE4">
        <w:rPr>
          <w:rFonts w:ascii="Times New Roman" w:eastAsia="Times New Roman" w:hAnsi="Times New Roman" w:cs="Times New Roman"/>
          <w:highlight w:val="green"/>
          <w:lang w:val="en-GB" w:eastAsia="es-ES_tradnl"/>
        </w:rPr>
        <w:t xml:space="preserve"> to challenges</w:t>
      </w:r>
      <w:r w:rsidR="00F6015A" w:rsidRPr="00455E15">
        <w:rPr>
          <w:rFonts w:ascii="Times New Roman" w:eastAsia="Times New Roman" w:hAnsi="Times New Roman" w:cs="Times New Roman"/>
          <w:highlight w:val="green"/>
          <w:lang w:val="en-GB" w:eastAsia="es-ES_tradnl"/>
        </w:rPr>
        <w:t>: rule of law, minority rights, checks and balances, EU and supranational institutions, globalization</w:t>
      </w:r>
    </w:p>
    <w:p w14:paraId="269B36C9" w14:textId="2B918D45" w:rsidR="00B20010" w:rsidRPr="00455E15" w:rsidRDefault="00B20010" w:rsidP="00FD7089">
      <w:pPr>
        <w:spacing w:after="150"/>
        <w:jc w:val="both"/>
        <w:rPr>
          <w:rFonts w:ascii="Times New Roman" w:eastAsia="Times New Roman" w:hAnsi="Times New Roman" w:cs="Times New Roman"/>
          <w:highlight w:val="green"/>
          <w:lang w:val="en-GB" w:eastAsia="es-ES_tradnl"/>
        </w:rPr>
      </w:pPr>
      <w:r>
        <w:rPr>
          <w:rFonts w:ascii="Times New Roman" w:eastAsia="Times New Roman" w:hAnsi="Times New Roman" w:cs="Times New Roman"/>
          <w:highlight w:val="green"/>
          <w:lang w:val="en-GB" w:eastAsia="es-ES_tradnl"/>
        </w:rPr>
        <w:t>Populist discourses against constraints</w:t>
      </w:r>
    </w:p>
    <w:p w14:paraId="39B8A439" w14:textId="77777777" w:rsidR="00BC7FE4" w:rsidRPr="00455E15" w:rsidRDefault="00BC7FE4" w:rsidP="00BC7FE4">
      <w:pPr>
        <w:spacing w:after="150"/>
        <w:jc w:val="both"/>
        <w:rPr>
          <w:rFonts w:ascii="Times New Roman" w:eastAsia="Times New Roman" w:hAnsi="Times New Roman" w:cs="Times New Roman"/>
          <w:highlight w:val="green"/>
          <w:lang w:val="en-GB" w:eastAsia="es-ES_tradnl"/>
        </w:rPr>
      </w:pPr>
      <w:r w:rsidRPr="00455E15">
        <w:rPr>
          <w:rFonts w:ascii="Times New Roman" w:eastAsia="Times New Roman" w:hAnsi="Times New Roman" w:cs="Times New Roman"/>
          <w:highlight w:val="green"/>
          <w:lang w:val="en-GB" w:eastAsia="es-ES_tradnl"/>
        </w:rPr>
        <w:t>Consequences</w:t>
      </w:r>
      <w:r>
        <w:rPr>
          <w:rFonts w:ascii="Times New Roman" w:eastAsia="Times New Roman" w:hAnsi="Times New Roman" w:cs="Times New Roman"/>
          <w:highlight w:val="green"/>
          <w:lang w:val="en-GB" w:eastAsia="es-ES_tradnl"/>
        </w:rPr>
        <w:t xml:space="preserve"> of populism</w:t>
      </w:r>
      <w:r w:rsidRPr="00455E15">
        <w:rPr>
          <w:rFonts w:ascii="Times New Roman" w:eastAsia="Times New Roman" w:hAnsi="Times New Roman" w:cs="Times New Roman"/>
          <w:highlight w:val="green"/>
          <w:lang w:val="en-GB" w:eastAsia="es-ES_tradnl"/>
        </w:rPr>
        <w:t xml:space="preserve"> for democracy: threat and corrective</w:t>
      </w:r>
    </w:p>
    <w:p w14:paraId="6B2D3DE8" w14:textId="398C4708" w:rsidR="00910971" w:rsidRPr="00455E15" w:rsidRDefault="00F6015A" w:rsidP="00FD7089">
      <w:pPr>
        <w:spacing w:after="150"/>
        <w:jc w:val="both"/>
        <w:rPr>
          <w:rFonts w:ascii="Times New Roman" w:eastAsia="Times New Roman" w:hAnsi="Times New Roman" w:cs="Times New Roman"/>
          <w:highlight w:val="green"/>
          <w:lang w:val="en-GB" w:eastAsia="es-ES_tradnl"/>
        </w:rPr>
      </w:pPr>
      <w:r w:rsidRPr="00455E15">
        <w:rPr>
          <w:rFonts w:ascii="Times New Roman" w:eastAsia="Times New Roman" w:hAnsi="Times New Roman" w:cs="Times New Roman"/>
          <w:highlight w:val="green"/>
          <w:lang w:val="en-GB" w:eastAsia="es-ES_tradnl"/>
        </w:rPr>
        <w:t>Potential o</w:t>
      </w:r>
      <w:r w:rsidR="00910971" w:rsidRPr="00455E15">
        <w:rPr>
          <w:rFonts w:ascii="Times New Roman" w:eastAsia="Times New Roman" w:hAnsi="Times New Roman" w:cs="Times New Roman"/>
          <w:highlight w:val="green"/>
          <w:lang w:val="en-GB" w:eastAsia="es-ES_tradnl"/>
        </w:rPr>
        <w:t>utcomes</w:t>
      </w:r>
      <w:r w:rsidRPr="00455E15">
        <w:rPr>
          <w:rFonts w:ascii="Times New Roman" w:eastAsia="Times New Roman" w:hAnsi="Times New Roman" w:cs="Times New Roman"/>
          <w:highlight w:val="green"/>
          <w:lang w:val="en-GB" w:eastAsia="es-ES_tradnl"/>
        </w:rPr>
        <w:t xml:space="preserve">: </w:t>
      </w:r>
      <w:r w:rsidR="00910971" w:rsidRPr="00455E15">
        <w:rPr>
          <w:rFonts w:ascii="Times New Roman" w:eastAsia="Times New Roman" w:hAnsi="Times New Roman" w:cs="Times New Roman"/>
          <w:highlight w:val="green"/>
          <w:lang w:val="en-GB" w:eastAsia="es-ES_tradnl"/>
        </w:rPr>
        <w:t>rights</w:t>
      </w:r>
      <w:r w:rsidRPr="00455E15">
        <w:rPr>
          <w:rFonts w:ascii="Times New Roman" w:eastAsia="Times New Roman" w:hAnsi="Times New Roman" w:cs="Times New Roman"/>
          <w:highlight w:val="green"/>
          <w:lang w:val="en-GB" w:eastAsia="es-ES_tradnl"/>
        </w:rPr>
        <w:t xml:space="preserve"> depletion</w:t>
      </w:r>
      <w:r w:rsidR="00910971" w:rsidRPr="00455E15">
        <w:rPr>
          <w:rFonts w:ascii="Times New Roman" w:eastAsia="Times New Roman" w:hAnsi="Times New Roman" w:cs="Times New Roman"/>
          <w:highlight w:val="green"/>
          <w:lang w:val="en-GB" w:eastAsia="es-ES_tradnl"/>
        </w:rPr>
        <w:t xml:space="preserve">, </w:t>
      </w:r>
      <w:r w:rsidRPr="00455E15">
        <w:rPr>
          <w:rFonts w:ascii="Times New Roman" w:eastAsia="Times New Roman" w:hAnsi="Times New Roman" w:cs="Times New Roman"/>
          <w:highlight w:val="green"/>
          <w:lang w:val="en-GB" w:eastAsia="es-ES_tradnl"/>
        </w:rPr>
        <w:t>citizen empowerment, European integration reversal</w:t>
      </w:r>
    </w:p>
    <w:p w14:paraId="0A8DC6FF" w14:textId="06ADD7D0" w:rsidR="00AA38C0" w:rsidRPr="00B20010" w:rsidRDefault="00910971" w:rsidP="00B20010">
      <w:pPr>
        <w:spacing w:after="150"/>
        <w:jc w:val="both"/>
        <w:rPr>
          <w:rFonts w:ascii="Times New Roman" w:eastAsia="Times New Roman" w:hAnsi="Times New Roman" w:cs="Times New Roman"/>
          <w:lang w:val="en-GB" w:eastAsia="es-ES_tradnl"/>
        </w:rPr>
      </w:pPr>
      <w:r w:rsidRPr="00455E15">
        <w:rPr>
          <w:rFonts w:ascii="Times New Roman" w:eastAsia="Times New Roman" w:hAnsi="Times New Roman" w:cs="Times New Roman"/>
          <w:highlight w:val="green"/>
          <w:lang w:val="en-GB" w:eastAsia="es-ES_tradnl"/>
        </w:rPr>
        <w:t>Conditionants</w:t>
      </w:r>
      <w:r w:rsidR="00F6015A" w:rsidRPr="00455E15">
        <w:rPr>
          <w:rFonts w:ascii="Times New Roman" w:eastAsia="Times New Roman" w:hAnsi="Times New Roman" w:cs="Times New Roman"/>
          <w:highlight w:val="green"/>
          <w:lang w:val="en-GB" w:eastAsia="es-ES_tradnl"/>
        </w:rPr>
        <w:t xml:space="preserve"> for populism outcomes: mainstream reaction, </w:t>
      </w:r>
      <w:r w:rsidRPr="00455E15">
        <w:rPr>
          <w:rFonts w:ascii="Times New Roman" w:eastAsia="Times New Roman" w:hAnsi="Times New Roman" w:cs="Times New Roman"/>
          <w:highlight w:val="green"/>
          <w:lang w:val="en-GB" w:eastAsia="es-ES_tradnl"/>
        </w:rPr>
        <w:t>type of popu</w:t>
      </w:r>
      <w:r w:rsidR="00F6015A" w:rsidRPr="00455E15">
        <w:rPr>
          <w:rFonts w:ascii="Times New Roman" w:eastAsia="Times New Roman" w:hAnsi="Times New Roman" w:cs="Times New Roman"/>
          <w:highlight w:val="green"/>
          <w:lang w:val="en-GB" w:eastAsia="es-ES_tradnl"/>
        </w:rPr>
        <w:t xml:space="preserve">lism </w:t>
      </w:r>
      <w:r w:rsidRPr="00455E15">
        <w:rPr>
          <w:rFonts w:ascii="Times New Roman" w:eastAsia="Times New Roman" w:hAnsi="Times New Roman" w:cs="Times New Roman"/>
          <w:highlight w:val="green"/>
          <w:lang w:val="en-GB" w:eastAsia="es-ES_tradnl"/>
        </w:rPr>
        <w:t xml:space="preserve">/host ideologies, </w:t>
      </w:r>
      <w:r w:rsidR="00F6015A" w:rsidRPr="00455E15">
        <w:rPr>
          <w:rFonts w:ascii="Times New Roman" w:eastAsia="Times New Roman" w:hAnsi="Times New Roman" w:cs="Times New Roman"/>
          <w:highlight w:val="green"/>
          <w:lang w:val="en-GB" w:eastAsia="es-ES_tradnl"/>
        </w:rPr>
        <w:t>whe</w:t>
      </w:r>
      <w:r w:rsidR="00B20010">
        <w:rPr>
          <w:rFonts w:ascii="Times New Roman" w:eastAsia="Times New Roman" w:hAnsi="Times New Roman" w:cs="Times New Roman"/>
          <w:highlight w:val="green"/>
          <w:lang w:val="en-GB" w:eastAsia="es-ES_tradnl"/>
        </w:rPr>
        <w:t>ther they are in government, POS</w:t>
      </w:r>
    </w:p>
    <w:p w14:paraId="3FFB5446" w14:textId="77777777" w:rsidR="00D06B9D" w:rsidRPr="007E362E" w:rsidRDefault="00D06B9D" w:rsidP="008748FE">
      <w:pPr>
        <w:spacing w:after="150"/>
        <w:jc w:val="both"/>
        <w:rPr>
          <w:rFonts w:ascii="Times New Roman" w:eastAsia="Times New Roman" w:hAnsi="Times New Roman" w:cs="Times New Roman"/>
          <w:sz w:val="22"/>
          <w:szCs w:val="22"/>
          <w:lang w:val="en-GB" w:eastAsia="es-ES_tradnl"/>
        </w:rPr>
      </w:pPr>
    </w:p>
    <w:p w14:paraId="3216B2FD" w14:textId="77777777" w:rsidR="00FD7089" w:rsidRPr="007E362E" w:rsidRDefault="00FD7089" w:rsidP="00FD7089">
      <w:pPr>
        <w:spacing w:after="150"/>
        <w:jc w:val="both"/>
        <w:rPr>
          <w:rFonts w:ascii="Times New Roman" w:eastAsia="Times New Roman" w:hAnsi="Times New Roman" w:cs="Times New Roman"/>
          <w:lang w:val="en-GB" w:eastAsia="es-ES_tradnl"/>
        </w:rPr>
      </w:pPr>
    </w:p>
    <w:p w14:paraId="43549514" w14:textId="77777777" w:rsidR="00913443" w:rsidRDefault="00913443" w:rsidP="00FD7089">
      <w:pPr>
        <w:spacing w:after="150"/>
        <w:jc w:val="both"/>
        <w:rPr>
          <w:rFonts w:ascii="Times New Roman" w:eastAsia="Times New Roman" w:hAnsi="Times New Roman" w:cs="Times New Roman"/>
          <w:sz w:val="22"/>
          <w:szCs w:val="22"/>
          <w:lang w:val="en-GB" w:eastAsia="es-ES_tradnl"/>
        </w:rPr>
      </w:pPr>
    </w:p>
    <w:p w14:paraId="469D8FD8" w14:textId="6661BCC5" w:rsidR="00913443" w:rsidRDefault="00913443" w:rsidP="00FD7089">
      <w:pPr>
        <w:spacing w:after="150"/>
        <w:jc w:val="both"/>
        <w:rPr>
          <w:rFonts w:ascii="Times New Roman" w:eastAsia="Times New Roman" w:hAnsi="Times New Roman" w:cs="Times New Roman"/>
          <w:sz w:val="22"/>
          <w:szCs w:val="22"/>
          <w:lang w:val="en-GB" w:eastAsia="es-ES_tradnl"/>
        </w:rPr>
      </w:pPr>
      <w:r>
        <w:rPr>
          <w:rFonts w:ascii="Times New Roman" w:eastAsia="Times New Roman" w:hAnsi="Times New Roman" w:cs="Times New Roman"/>
          <w:noProof/>
          <w:sz w:val="22"/>
          <w:szCs w:val="22"/>
          <w:lang w:eastAsia="es-ES_tradnl"/>
        </w:rPr>
        <w:drawing>
          <wp:inline distT="0" distB="0" distL="0" distR="0" wp14:anchorId="4E93AC9B" wp14:editId="1875D7E1">
            <wp:extent cx="5396230" cy="3813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 ea.pdf"/>
                    <pic:cNvPicPr/>
                  </pic:nvPicPr>
                  <pic:blipFill>
                    <a:blip r:embed="rId7">
                      <a:extLst>
                        <a:ext uri="{28A0092B-C50C-407E-A947-70E740481C1C}">
                          <a14:useLocalDpi xmlns:a14="http://schemas.microsoft.com/office/drawing/2010/main" val="0"/>
                        </a:ext>
                      </a:extLst>
                    </a:blip>
                    <a:stretch>
                      <a:fillRect/>
                    </a:stretch>
                  </pic:blipFill>
                  <pic:spPr>
                    <a:xfrm>
                      <a:off x="0" y="0"/>
                      <a:ext cx="5396230" cy="3813175"/>
                    </a:xfrm>
                    <a:prstGeom prst="rect">
                      <a:avLst/>
                    </a:prstGeom>
                  </pic:spPr>
                </pic:pic>
              </a:graphicData>
            </a:graphic>
          </wp:inline>
        </w:drawing>
      </w:r>
    </w:p>
    <w:p w14:paraId="25A43D38" w14:textId="77777777" w:rsidR="00913443" w:rsidRDefault="00913443" w:rsidP="00FD7089">
      <w:pPr>
        <w:spacing w:after="150"/>
        <w:jc w:val="both"/>
        <w:rPr>
          <w:rFonts w:ascii="Times New Roman" w:eastAsia="Times New Roman" w:hAnsi="Times New Roman" w:cs="Times New Roman"/>
          <w:sz w:val="22"/>
          <w:szCs w:val="22"/>
          <w:lang w:val="en-GB" w:eastAsia="es-ES_tradnl"/>
        </w:rPr>
      </w:pPr>
    </w:p>
    <w:p w14:paraId="0A38F0E6" w14:textId="77777777" w:rsidR="00F37B86" w:rsidRDefault="00F37B86" w:rsidP="00F37B86">
      <w:pPr>
        <w:rPr>
          <w:rFonts w:ascii="Times New Roman" w:hAnsi="Times New Roman" w:cs="Times New Roman"/>
          <w:sz w:val="22"/>
          <w:szCs w:val="22"/>
        </w:rPr>
      </w:pPr>
    </w:p>
    <w:p w14:paraId="457E64D9" w14:textId="303F1DD5" w:rsidR="00F37B86" w:rsidRDefault="00F37B86" w:rsidP="00F37B86">
      <w:pPr>
        <w:rPr>
          <w:rFonts w:ascii="Times New Roman" w:hAnsi="Times New Roman" w:cs="Times New Roman"/>
          <w:sz w:val="22"/>
          <w:szCs w:val="22"/>
        </w:rPr>
      </w:pPr>
      <w:r>
        <w:rPr>
          <w:rFonts w:ascii="Times New Roman" w:hAnsi="Times New Roman" w:cs="Times New Roman"/>
          <w:sz w:val="22"/>
          <w:szCs w:val="22"/>
        </w:rPr>
        <w:t>***</w:t>
      </w:r>
    </w:p>
    <w:p w14:paraId="1CEFA2A4" w14:textId="77777777" w:rsidR="00F37B86" w:rsidRPr="00F37B86" w:rsidRDefault="00F37B86" w:rsidP="00F37B86">
      <w:pPr>
        <w:rPr>
          <w:rFonts w:ascii="Times New Roman" w:hAnsi="Times New Roman" w:cs="Times New Roman"/>
          <w:sz w:val="22"/>
          <w:szCs w:val="22"/>
        </w:rPr>
      </w:pPr>
    </w:p>
    <w:p w14:paraId="657B1671" w14:textId="42F1578A" w:rsidR="00FD7089" w:rsidRPr="00CA7F0B" w:rsidRDefault="00ED5E6E" w:rsidP="00FD7089">
      <w:pPr>
        <w:spacing w:after="150"/>
        <w:jc w:val="both"/>
        <w:rPr>
          <w:rFonts w:ascii="Times New Roman" w:eastAsia="Times New Roman" w:hAnsi="Times New Roman" w:cs="Times New Roman"/>
          <w:sz w:val="22"/>
          <w:szCs w:val="22"/>
          <w:lang w:val="en-GB" w:eastAsia="es-ES_tradnl"/>
        </w:rPr>
      </w:pPr>
      <w:r w:rsidRPr="00CA7F0B">
        <w:rPr>
          <w:rFonts w:ascii="Times New Roman" w:eastAsia="Times New Roman" w:hAnsi="Times New Roman" w:cs="Times New Roman"/>
          <w:sz w:val="22"/>
          <w:szCs w:val="22"/>
          <w:lang w:val="en-GB" w:eastAsia="es-ES_tradnl"/>
        </w:rPr>
        <w:t>The p</w:t>
      </w:r>
      <w:r w:rsidR="00BC2817">
        <w:rPr>
          <w:rFonts w:ascii="Times New Roman" w:eastAsia="Times New Roman" w:hAnsi="Times New Roman" w:cs="Times New Roman"/>
          <w:sz w:val="22"/>
          <w:szCs w:val="22"/>
          <w:lang w:val="en-GB" w:eastAsia="es-ES_tradnl"/>
        </w:rPr>
        <w:t xml:space="preserve">roject will be connected to </w:t>
      </w:r>
      <w:r w:rsidRPr="00CA7F0B">
        <w:rPr>
          <w:rFonts w:ascii="Times New Roman" w:eastAsia="Times New Roman" w:hAnsi="Times New Roman" w:cs="Times New Roman"/>
          <w:sz w:val="22"/>
          <w:szCs w:val="22"/>
          <w:lang w:val="en-GB" w:eastAsia="es-ES_tradnl"/>
        </w:rPr>
        <w:t xml:space="preserve">previous initiatives on the analysis of populism. </w:t>
      </w:r>
      <w:r w:rsidR="00AA1EA6" w:rsidRPr="00CA7F0B">
        <w:rPr>
          <w:rFonts w:ascii="Times New Roman" w:eastAsia="Times New Roman" w:hAnsi="Times New Roman" w:cs="Times New Roman"/>
          <w:sz w:val="22"/>
          <w:szCs w:val="22"/>
          <w:lang w:val="en-GB" w:eastAsia="es-ES_tradnl"/>
        </w:rPr>
        <w:t>Most importantly the project is supported by th</w:t>
      </w:r>
      <w:r w:rsidR="00CA7F0B">
        <w:rPr>
          <w:rFonts w:ascii="Times New Roman" w:eastAsia="Times New Roman" w:hAnsi="Times New Roman" w:cs="Times New Roman"/>
          <w:sz w:val="22"/>
          <w:szCs w:val="22"/>
          <w:lang w:val="en-GB" w:eastAsia="es-ES_tradnl"/>
        </w:rPr>
        <w:t>e</w:t>
      </w:r>
      <w:r w:rsidR="00AA1EA6" w:rsidRPr="00CA7F0B">
        <w:rPr>
          <w:rFonts w:ascii="Times New Roman" w:eastAsia="Times New Roman" w:hAnsi="Times New Roman" w:cs="Times New Roman"/>
          <w:sz w:val="22"/>
          <w:szCs w:val="22"/>
          <w:lang w:val="en-GB" w:eastAsia="es-ES_tradnl"/>
        </w:rPr>
        <w:t xml:space="preserve"> Team Populism network, based at BYU under the coordination of Kirk Hawkins. </w:t>
      </w:r>
    </w:p>
    <w:p w14:paraId="7C7BDCDC" w14:textId="2F776648" w:rsidR="00AA1EA6" w:rsidRPr="00CA7F0B" w:rsidRDefault="00AA1EA6" w:rsidP="00FD7089">
      <w:pPr>
        <w:spacing w:after="150"/>
        <w:jc w:val="both"/>
        <w:rPr>
          <w:rFonts w:ascii="Times New Roman" w:eastAsia="Times New Roman" w:hAnsi="Times New Roman" w:cs="Times New Roman"/>
          <w:sz w:val="22"/>
          <w:szCs w:val="22"/>
          <w:lang w:val="en-GB" w:eastAsia="es-ES_tradnl"/>
        </w:rPr>
      </w:pPr>
      <w:r w:rsidRPr="00CA7F0B">
        <w:rPr>
          <w:rFonts w:ascii="Times New Roman" w:eastAsia="Times New Roman" w:hAnsi="Times New Roman" w:cs="Times New Roman"/>
          <w:sz w:val="22"/>
          <w:szCs w:val="22"/>
          <w:lang w:val="en-GB" w:eastAsia="es-ES_tradnl"/>
        </w:rPr>
        <w:t xml:space="preserve">The project intends to be in close connection and coordination with other financed projects under the same call. </w:t>
      </w:r>
    </w:p>
    <w:p w14:paraId="7CC51303" w14:textId="3FB818C8" w:rsidR="00AA1EA6" w:rsidRPr="00CA7F0B" w:rsidRDefault="00AA1EA6" w:rsidP="00FD7089">
      <w:pPr>
        <w:spacing w:after="150"/>
        <w:jc w:val="both"/>
        <w:rPr>
          <w:rFonts w:ascii="Times New Roman" w:eastAsia="Times New Roman" w:hAnsi="Times New Roman" w:cs="Times New Roman"/>
          <w:sz w:val="22"/>
          <w:szCs w:val="22"/>
          <w:lang w:val="en-GB" w:eastAsia="es-ES_tradnl"/>
        </w:rPr>
      </w:pPr>
      <w:r w:rsidRPr="00CA7F0B">
        <w:rPr>
          <w:rFonts w:ascii="Times New Roman" w:eastAsia="Times New Roman" w:hAnsi="Times New Roman" w:cs="Times New Roman"/>
          <w:sz w:val="22"/>
          <w:szCs w:val="22"/>
          <w:lang w:val="en-GB" w:eastAsia="es-ES_tradnl"/>
        </w:rPr>
        <w:t xml:space="preserve">The project will relate to previous works on the topic, particularly in relation to the analysis of the political consequences of the crisis (FP7 Livewhat project), the longitudinal analysis of populist attitudes in Spain, </w:t>
      </w:r>
      <w:r w:rsidRPr="00BC2817">
        <w:rPr>
          <w:rFonts w:ascii="Times New Roman" w:eastAsia="Times New Roman" w:hAnsi="Times New Roman" w:cs="Times New Roman"/>
          <w:sz w:val="22"/>
          <w:szCs w:val="22"/>
          <w:highlight w:val="yellow"/>
          <w:lang w:val="en-GB" w:eastAsia="es-ES_tradnl"/>
        </w:rPr>
        <w:t>…</w:t>
      </w:r>
      <w:r w:rsidR="00BC2817" w:rsidRPr="00BC2817">
        <w:rPr>
          <w:rFonts w:ascii="Times New Roman" w:eastAsia="Times New Roman" w:hAnsi="Times New Roman" w:cs="Times New Roman"/>
          <w:sz w:val="22"/>
          <w:szCs w:val="22"/>
          <w:highlight w:val="yellow"/>
          <w:lang w:val="en-GB" w:eastAsia="es-ES_tradnl"/>
        </w:rPr>
        <w:t>(let me know about relevant projects).</w:t>
      </w:r>
    </w:p>
    <w:p w14:paraId="09E6AC67" w14:textId="77777777" w:rsidR="00575148" w:rsidRDefault="00575148" w:rsidP="00005D29">
      <w:pPr>
        <w:spacing w:after="150"/>
        <w:ind w:left="720"/>
        <w:jc w:val="both"/>
        <w:rPr>
          <w:rFonts w:ascii="Times New Roman" w:eastAsia="Times New Roman" w:hAnsi="Times New Roman" w:cs="Times New Roman"/>
          <w:lang w:val="en-GB" w:eastAsia="es-ES_tradnl"/>
        </w:rPr>
      </w:pPr>
    </w:p>
    <w:p w14:paraId="039D445F" w14:textId="77777777" w:rsidR="00913443" w:rsidRPr="007E362E" w:rsidRDefault="00913443" w:rsidP="00B20010">
      <w:pPr>
        <w:spacing w:after="150"/>
        <w:jc w:val="both"/>
        <w:rPr>
          <w:rFonts w:ascii="Times New Roman" w:eastAsia="Times New Roman" w:hAnsi="Times New Roman" w:cs="Times New Roman"/>
          <w:lang w:val="en-GB" w:eastAsia="es-ES_tradnl"/>
        </w:rPr>
      </w:pPr>
    </w:p>
    <w:p w14:paraId="164EA3ED" w14:textId="77777777" w:rsidR="00005D29" w:rsidRPr="007E362E" w:rsidRDefault="00005D29" w:rsidP="00005D29">
      <w:pPr>
        <w:spacing w:after="150"/>
        <w:jc w:val="both"/>
        <w:rPr>
          <w:rFonts w:ascii="Times New Roman" w:hAnsi="Times New Roman" w:cs="Times New Roman"/>
          <w:lang w:val="en-GB" w:eastAsia="es-ES_tradnl"/>
        </w:rPr>
      </w:pPr>
      <w:r w:rsidRPr="007E362E">
        <w:rPr>
          <w:rFonts w:ascii="Times New Roman" w:hAnsi="Times New Roman" w:cs="Times New Roman"/>
          <w:b/>
          <w:bCs/>
          <w:lang w:val="en-GB" w:eastAsia="es-ES_tradnl"/>
        </w:rPr>
        <w:t>(b) Methodology</w:t>
      </w:r>
    </w:p>
    <w:p w14:paraId="61F37EE8" w14:textId="77777777" w:rsidR="00005D29" w:rsidRPr="007E362E" w:rsidRDefault="00005D29" w:rsidP="004C007E">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Describe and explain the overall methodology, distinguishing, as appropriate, activities indicated in the relevant section of the work programme, e.g. for research, demonstration, piloting, first market replication, etc.</w:t>
      </w:r>
    </w:p>
    <w:p w14:paraId="555872E1" w14:textId="77777777" w:rsidR="00005D29" w:rsidRPr="007E362E" w:rsidRDefault="00005D29" w:rsidP="004C007E">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Where relevant, describe how the gender dimension, i.e. sex and/or gender analysis is taken into account in the project’s content.</w:t>
      </w:r>
    </w:p>
    <w:p w14:paraId="3D3C1175" w14:textId="77777777" w:rsidR="00005D29" w:rsidRPr="007E362E" w:rsidRDefault="00005D29" w:rsidP="004C007E">
      <w:pPr>
        <w:numPr>
          <w:ilvl w:val="0"/>
          <w:numId w:val="4"/>
        </w:numPr>
        <w:spacing w:after="150"/>
        <w:jc w:val="both"/>
        <w:rPr>
          <w:rFonts w:ascii="Times New Roman" w:eastAsia="Times New Roman" w:hAnsi="Times New Roman" w:cs="Times New Roman"/>
          <w:sz w:val="20"/>
          <w:szCs w:val="20"/>
          <w:highlight w:val="yellow"/>
          <w:lang w:val="en-GB" w:eastAsia="es-ES_tradnl"/>
        </w:rPr>
      </w:pPr>
      <w:r w:rsidRPr="007E362E">
        <w:rPr>
          <w:rFonts w:ascii="Times New Roman" w:eastAsia="Times New Roman" w:hAnsi="Times New Roman" w:cs="Times New Roman"/>
          <w:sz w:val="20"/>
          <w:szCs w:val="20"/>
          <w:highlight w:val="yellow"/>
          <w:lang w:val="en-GB" w:eastAsia="es-ES_tradnl"/>
        </w:rPr>
        <w:t xml:space="preserve"> Please note that this question does not refer to gender balance in the teams in charge of carrying out the project but to the content of the planned research and innovation </w:t>
      </w:r>
      <w:proofErr w:type="gramStart"/>
      <w:r w:rsidRPr="007E362E">
        <w:rPr>
          <w:rFonts w:ascii="Times New Roman" w:eastAsia="Times New Roman" w:hAnsi="Times New Roman" w:cs="Times New Roman"/>
          <w:sz w:val="20"/>
          <w:szCs w:val="20"/>
          <w:highlight w:val="yellow"/>
          <w:lang w:val="en-GB" w:eastAsia="es-ES_tradnl"/>
        </w:rPr>
        <w:t>activities .</w:t>
      </w:r>
      <w:proofErr w:type="gramEnd"/>
      <w:r w:rsidRPr="007E362E">
        <w:rPr>
          <w:rFonts w:ascii="Times New Roman" w:eastAsia="Times New Roman" w:hAnsi="Times New Roman" w:cs="Times New Roman"/>
          <w:sz w:val="20"/>
          <w:szCs w:val="20"/>
          <w:highlight w:val="yellow"/>
          <w:lang w:val="en-GB" w:eastAsia="es-ES_tradnl"/>
        </w:rPr>
        <w:t xml:space="preserve"> Sex and gender analysis refers to biological characteristics and social/cultural factors respectively. For guidance on methods of sex / gender analysis and the issues to be taken into account, please refer to </w:t>
      </w:r>
      <w:hyperlink r:id="rId8" w:history="1">
        <w:r w:rsidRPr="007E362E">
          <w:rPr>
            <w:rFonts w:ascii="Times New Roman" w:eastAsia="Times New Roman" w:hAnsi="Times New Roman" w:cs="Times New Roman"/>
            <w:sz w:val="20"/>
            <w:szCs w:val="20"/>
            <w:highlight w:val="yellow"/>
            <w:lang w:val="en-GB" w:eastAsia="es-ES_tradnl"/>
          </w:rPr>
          <w:t>http://ec.europa.eu/research/swafs/gendered-innovations/index_en.cfm?pg=home</w:t>
        </w:r>
      </w:hyperlink>
      <w:r w:rsidRPr="007E362E">
        <w:rPr>
          <w:rFonts w:ascii="Times New Roman" w:eastAsia="Times New Roman" w:hAnsi="Times New Roman" w:cs="Times New Roman"/>
          <w:sz w:val="20"/>
          <w:szCs w:val="20"/>
          <w:highlight w:val="yellow"/>
          <w:lang w:val="en-GB" w:eastAsia="es-ES_tradnl"/>
        </w:rPr>
        <w:t> </w:t>
      </w:r>
    </w:p>
    <w:p w14:paraId="6EFFA677" w14:textId="77777777" w:rsidR="00417596" w:rsidRPr="007E362E" w:rsidRDefault="00417596">
      <w:pPr>
        <w:rPr>
          <w:rFonts w:ascii="Times New Roman" w:hAnsi="Times New Roman" w:cs="Times New Roman"/>
          <w:lang w:val="en-GB"/>
        </w:rPr>
      </w:pPr>
    </w:p>
    <w:p w14:paraId="447688AD" w14:textId="3696D6CD" w:rsidR="00005D29" w:rsidRPr="00D37525" w:rsidRDefault="00417596">
      <w:pPr>
        <w:rPr>
          <w:rFonts w:ascii="Times New Roman" w:hAnsi="Times New Roman" w:cs="Times New Roman"/>
          <w:sz w:val="22"/>
          <w:szCs w:val="22"/>
          <w:lang w:val="en-GB"/>
        </w:rPr>
      </w:pPr>
      <w:r w:rsidRPr="00D37525">
        <w:rPr>
          <w:rFonts w:ascii="Times New Roman" w:hAnsi="Times New Roman" w:cs="Times New Roman"/>
          <w:sz w:val="22"/>
          <w:szCs w:val="22"/>
          <w:lang w:val="en-GB"/>
        </w:rPr>
        <w:t xml:space="preserve">The project uses a wide array of different methodological tools to achieve its objectives. </w:t>
      </w:r>
    </w:p>
    <w:p w14:paraId="0080C2A3" w14:textId="77777777" w:rsidR="00DE59C1" w:rsidRPr="00D37525" w:rsidRDefault="00DE59C1">
      <w:pPr>
        <w:rPr>
          <w:rFonts w:ascii="Times New Roman" w:hAnsi="Times New Roman" w:cs="Times New Roman"/>
          <w:sz w:val="22"/>
          <w:szCs w:val="22"/>
          <w:lang w:val="en-GB"/>
        </w:rPr>
      </w:pPr>
    </w:p>
    <w:p w14:paraId="76E5C576" w14:textId="7256135B" w:rsidR="00752858" w:rsidRPr="00D37525" w:rsidRDefault="00115F78" w:rsidP="00115F78">
      <w:pPr>
        <w:rPr>
          <w:rFonts w:ascii="Times New Roman" w:hAnsi="Times New Roman" w:cs="Times New Roman"/>
          <w:sz w:val="22"/>
          <w:szCs w:val="22"/>
          <w:lang w:val="en-GB"/>
        </w:rPr>
      </w:pPr>
      <w:r w:rsidRPr="00D37525">
        <w:rPr>
          <w:rFonts w:ascii="Times New Roman" w:hAnsi="Times New Roman" w:cs="Times New Roman"/>
          <w:sz w:val="22"/>
          <w:szCs w:val="22"/>
          <w:lang w:val="en-GB"/>
        </w:rPr>
        <w:lastRenderedPageBreak/>
        <w:t>Secondary data</w:t>
      </w:r>
      <w:r w:rsidR="00752858" w:rsidRPr="00D37525">
        <w:rPr>
          <w:rFonts w:ascii="Times New Roman" w:hAnsi="Times New Roman" w:cs="Times New Roman"/>
          <w:sz w:val="22"/>
          <w:szCs w:val="22"/>
          <w:lang w:val="en-GB"/>
        </w:rPr>
        <w:t xml:space="preserve"> and previous conceptual and empirical works will be</w:t>
      </w:r>
      <w:r w:rsidRPr="00D37525">
        <w:rPr>
          <w:rFonts w:ascii="Times New Roman" w:hAnsi="Times New Roman" w:cs="Times New Roman"/>
          <w:sz w:val="22"/>
          <w:szCs w:val="22"/>
          <w:lang w:val="en-GB"/>
        </w:rPr>
        <w:t xml:space="preserve"> used for</w:t>
      </w:r>
      <w:r w:rsidR="00C6379F" w:rsidRPr="00D37525">
        <w:rPr>
          <w:rFonts w:ascii="Times New Roman" w:hAnsi="Times New Roman" w:cs="Times New Roman"/>
          <w:sz w:val="22"/>
          <w:szCs w:val="22"/>
          <w:lang w:val="en-GB"/>
        </w:rPr>
        <w:t xml:space="preserve"> several purposes:</w:t>
      </w:r>
      <w:r w:rsidRPr="00D37525">
        <w:rPr>
          <w:rFonts w:ascii="Times New Roman" w:hAnsi="Times New Roman" w:cs="Times New Roman"/>
          <w:sz w:val="22"/>
          <w:szCs w:val="22"/>
          <w:lang w:val="en-GB"/>
        </w:rPr>
        <w:t xml:space="preserve"> </w:t>
      </w:r>
    </w:p>
    <w:p w14:paraId="7E7BAB0A" w14:textId="77777777" w:rsidR="00752858" w:rsidRPr="00D37525" w:rsidRDefault="00115F78" w:rsidP="00A26B9C">
      <w:pPr>
        <w:pStyle w:val="Prrafodelista"/>
        <w:numPr>
          <w:ilvl w:val="0"/>
          <w:numId w:val="14"/>
        </w:numPr>
        <w:rPr>
          <w:rFonts w:ascii="Times New Roman" w:hAnsi="Times New Roman" w:cs="Times New Roman"/>
          <w:sz w:val="22"/>
          <w:szCs w:val="22"/>
          <w:lang w:val="en-GB"/>
        </w:rPr>
      </w:pPr>
      <w:r w:rsidRPr="00D37525">
        <w:rPr>
          <w:rFonts w:ascii="Times New Roman" w:hAnsi="Times New Roman" w:cs="Times New Roman"/>
          <w:sz w:val="22"/>
          <w:szCs w:val="22"/>
          <w:lang w:val="en-GB"/>
        </w:rPr>
        <w:t>the preliminary critical self-reflexi</w:t>
      </w:r>
      <w:r w:rsidR="00752858" w:rsidRPr="00D37525">
        <w:rPr>
          <w:rFonts w:ascii="Times New Roman" w:hAnsi="Times New Roman" w:cs="Times New Roman"/>
          <w:sz w:val="22"/>
          <w:szCs w:val="22"/>
          <w:lang w:val="en-GB"/>
        </w:rPr>
        <w:t>vity on the concept of populism</w:t>
      </w:r>
      <w:r w:rsidRPr="00D37525">
        <w:rPr>
          <w:rFonts w:ascii="Times New Roman" w:hAnsi="Times New Roman" w:cs="Times New Roman"/>
          <w:sz w:val="22"/>
          <w:szCs w:val="22"/>
          <w:lang w:val="en-GB"/>
        </w:rPr>
        <w:t xml:space="preserve">, </w:t>
      </w:r>
    </w:p>
    <w:p w14:paraId="047D87D4" w14:textId="766928FA" w:rsidR="00752858" w:rsidRPr="00D37525" w:rsidRDefault="00752858" w:rsidP="00A26B9C">
      <w:pPr>
        <w:pStyle w:val="Prrafodelista"/>
        <w:numPr>
          <w:ilvl w:val="0"/>
          <w:numId w:val="14"/>
        </w:numPr>
        <w:rPr>
          <w:rFonts w:ascii="Times New Roman" w:hAnsi="Times New Roman" w:cs="Times New Roman"/>
          <w:sz w:val="22"/>
          <w:szCs w:val="22"/>
          <w:lang w:val="en-GB"/>
        </w:rPr>
      </w:pPr>
      <w:r w:rsidRPr="00D37525">
        <w:rPr>
          <w:rFonts w:ascii="Times New Roman" w:hAnsi="Times New Roman" w:cs="Times New Roman"/>
          <w:sz w:val="22"/>
          <w:szCs w:val="22"/>
          <w:lang w:val="en-GB"/>
        </w:rPr>
        <w:t>providing</w:t>
      </w:r>
      <w:r w:rsidR="009A701F" w:rsidRPr="00D37525">
        <w:rPr>
          <w:rFonts w:ascii="Times New Roman" w:hAnsi="Times New Roman" w:cs="Times New Roman"/>
          <w:sz w:val="22"/>
          <w:szCs w:val="22"/>
          <w:lang w:val="en-GB"/>
        </w:rPr>
        <w:t xml:space="preserve"> operational criteria to </w:t>
      </w:r>
      <w:r w:rsidRPr="00D37525">
        <w:rPr>
          <w:rFonts w:ascii="Times New Roman" w:hAnsi="Times New Roman" w:cs="Times New Roman"/>
          <w:sz w:val="22"/>
          <w:szCs w:val="22"/>
          <w:lang w:val="en-GB"/>
        </w:rPr>
        <w:t>selected the cases of populism</w:t>
      </w:r>
      <w:r w:rsidR="00115F78" w:rsidRPr="00D37525">
        <w:rPr>
          <w:rFonts w:ascii="Times New Roman" w:hAnsi="Times New Roman" w:cs="Times New Roman"/>
          <w:sz w:val="22"/>
          <w:szCs w:val="22"/>
          <w:lang w:val="en-GB"/>
        </w:rPr>
        <w:t xml:space="preserve"> </w:t>
      </w:r>
      <w:r w:rsidRPr="00D37525">
        <w:rPr>
          <w:rFonts w:ascii="Times New Roman" w:hAnsi="Times New Roman" w:cs="Times New Roman"/>
          <w:sz w:val="22"/>
          <w:szCs w:val="22"/>
          <w:lang w:val="en-GB"/>
        </w:rPr>
        <w:t xml:space="preserve">to be analysed (wp1), and the elements to take into account in their contextualization. </w:t>
      </w:r>
    </w:p>
    <w:p w14:paraId="7BBFDF4C" w14:textId="77777777" w:rsidR="00752858" w:rsidRPr="00D37525" w:rsidRDefault="00752858" w:rsidP="00A26B9C">
      <w:pPr>
        <w:pStyle w:val="Prrafodelista"/>
        <w:numPr>
          <w:ilvl w:val="0"/>
          <w:numId w:val="14"/>
        </w:numPr>
        <w:rPr>
          <w:rFonts w:ascii="Times New Roman" w:hAnsi="Times New Roman" w:cs="Times New Roman"/>
          <w:sz w:val="22"/>
          <w:szCs w:val="22"/>
          <w:lang w:val="en-GB"/>
        </w:rPr>
      </w:pPr>
      <w:r w:rsidRPr="00D37525">
        <w:rPr>
          <w:rFonts w:ascii="Times New Roman" w:hAnsi="Times New Roman" w:cs="Times New Roman"/>
          <w:sz w:val="22"/>
          <w:szCs w:val="22"/>
          <w:lang w:val="en-GB"/>
        </w:rPr>
        <w:t xml:space="preserve">defining the criteria to select </w:t>
      </w:r>
      <w:r w:rsidR="00115F78" w:rsidRPr="00D37525">
        <w:rPr>
          <w:rFonts w:ascii="Times New Roman" w:hAnsi="Times New Roman" w:cs="Times New Roman"/>
          <w:sz w:val="22"/>
          <w:szCs w:val="22"/>
          <w:lang w:val="en-GB"/>
        </w:rPr>
        <w:t xml:space="preserve">the politicians and activists that will be interviewed </w:t>
      </w:r>
      <w:r w:rsidRPr="00D37525">
        <w:rPr>
          <w:rFonts w:ascii="Times New Roman" w:hAnsi="Times New Roman" w:cs="Times New Roman"/>
          <w:sz w:val="22"/>
          <w:szCs w:val="22"/>
          <w:lang w:val="en-GB"/>
        </w:rPr>
        <w:t>(</w:t>
      </w:r>
      <w:r w:rsidR="00115F78" w:rsidRPr="00D37525">
        <w:rPr>
          <w:rFonts w:ascii="Times New Roman" w:hAnsi="Times New Roman" w:cs="Times New Roman"/>
          <w:sz w:val="22"/>
          <w:szCs w:val="22"/>
          <w:lang w:val="en-GB"/>
        </w:rPr>
        <w:t>wp2</w:t>
      </w:r>
      <w:r w:rsidRPr="00D37525">
        <w:rPr>
          <w:rFonts w:ascii="Times New Roman" w:hAnsi="Times New Roman" w:cs="Times New Roman"/>
          <w:sz w:val="22"/>
          <w:szCs w:val="22"/>
          <w:lang w:val="en-GB"/>
        </w:rPr>
        <w:t>)</w:t>
      </w:r>
    </w:p>
    <w:p w14:paraId="574F15A0" w14:textId="3999DC75" w:rsidR="00115F78" w:rsidRPr="00D37525" w:rsidRDefault="00752858" w:rsidP="00A26B9C">
      <w:pPr>
        <w:pStyle w:val="Prrafodelista"/>
        <w:numPr>
          <w:ilvl w:val="0"/>
          <w:numId w:val="14"/>
        </w:numPr>
        <w:rPr>
          <w:rFonts w:ascii="Times New Roman" w:hAnsi="Times New Roman" w:cs="Times New Roman"/>
          <w:sz w:val="22"/>
          <w:szCs w:val="22"/>
          <w:lang w:val="en-GB"/>
        </w:rPr>
      </w:pPr>
      <w:r w:rsidRPr="00D37525">
        <w:rPr>
          <w:rFonts w:ascii="Times New Roman" w:hAnsi="Times New Roman" w:cs="Times New Roman"/>
          <w:sz w:val="22"/>
          <w:szCs w:val="22"/>
          <w:lang w:val="en-GB"/>
        </w:rPr>
        <w:t>defining the criteria so select the claims to be coded in the analysis of the public space</w:t>
      </w:r>
      <w:r w:rsidR="00115F78" w:rsidRPr="00D37525">
        <w:rPr>
          <w:rFonts w:ascii="Times New Roman" w:hAnsi="Times New Roman" w:cs="Times New Roman"/>
          <w:sz w:val="22"/>
          <w:szCs w:val="22"/>
          <w:lang w:val="en-GB"/>
        </w:rPr>
        <w:t xml:space="preserve"> </w:t>
      </w:r>
      <w:r w:rsidRPr="00D37525">
        <w:rPr>
          <w:rFonts w:ascii="Times New Roman" w:hAnsi="Times New Roman" w:cs="Times New Roman"/>
          <w:sz w:val="22"/>
          <w:szCs w:val="22"/>
          <w:lang w:val="en-GB"/>
        </w:rPr>
        <w:t>(</w:t>
      </w:r>
      <w:r w:rsidR="00115F78" w:rsidRPr="00D37525">
        <w:rPr>
          <w:rFonts w:ascii="Times New Roman" w:hAnsi="Times New Roman" w:cs="Times New Roman"/>
          <w:sz w:val="22"/>
          <w:szCs w:val="22"/>
          <w:lang w:val="en-GB"/>
        </w:rPr>
        <w:t>wp3</w:t>
      </w:r>
      <w:r w:rsidRPr="00D37525">
        <w:rPr>
          <w:rFonts w:ascii="Times New Roman" w:hAnsi="Times New Roman" w:cs="Times New Roman"/>
          <w:sz w:val="22"/>
          <w:szCs w:val="22"/>
          <w:lang w:val="en-GB"/>
        </w:rPr>
        <w:t>)</w:t>
      </w:r>
      <w:r w:rsidR="00115F78" w:rsidRPr="00D37525">
        <w:rPr>
          <w:rFonts w:ascii="Times New Roman" w:hAnsi="Times New Roman" w:cs="Times New Roman"/>
          <w:sz w:val="22"/>
          <w:szCs w:val="22"/>
          <w:lang w:val="en-GB"/>
        </w:rPr>
        <w:t xml:space="preserve">.  </w:t>
      </w:r>
    </w:p>
    <w:p w14:paraId="072151E3" w14:textId="1235B87E" w:rsidR="00417596" w:rsidRPr="00D37525" w:rsidRDefault="00417596">
      <w:pPr>
        <w:rPr>
          <w:rFonts w:ascii="Times New Roman" w:hAnsi="Times New Roman" w:cs="Times New Roman"/>
          <w:sz w:val="22"/>
          <w:szCs w:val="22"/>
          <w:lang w:val="en-GB"/>
        </w:rPr>
      </w:pPr>
    </w:p>
    <w:p w14:paraId="58042D0E" w14:textId="479A569D" w:rsidR="00A26B9C" w:rsidRPr="00D37525" w:rsidRDefault="00A26B9C" w:rsidP="00A26B9C">
      <w:pPr>
        <w:rPr>
          <w:rFonts w:ascii="Times New Roman" w:hAnsi="Times New Roman" w:cs="Times New Roman"/>
          <w:sz w:val="22"/>
          <w:szCs w:val="22"/>
          <w:lang w:val="en-GB"/>
        </w:rPr>
      </w:pPr>
      <w:r w:rsidRPr="00D37525">
        <w:rPr>
          <w:rFonts w:ascii="Times New Roman" w:hAnsi="Times New Roman" w:cs="Times New Roman"/>
          <w:sz w:val="22"/>
          <w:szCs w:val="22"/>
          <w:lang w:val="en-GB"/>
        </w:rPr>
        <w:t xml:space="preserve">Qualitative in-depth interviews are used for objectives 1 and 2, to describe and analyse views of populists and anti-populist actors (wp2 and wp7). </w:t>
      </w:r>
      <w:r w:rsidRPr="00D37525">
        <w:rPr>
          <w:rFonts w:ascii="Times New Roman" w:hAnsi="Times New Roman" w:cs="Times New Roman"/>
          <w:sz w:val="22"/>
          <w:szCs w:val="22"/>
          <w:highlight w:val="yellow"/>
          <w:lang w:val="en-GB"/>
        </w:rPr>
        <w:t>(What are qualitative interviews? What kind of evidence they provide? How are they analysed?)</w:t>
      </w:r>
      <w:r w:rsidRPr="00D37525">
        <w:rPr>
          <w:rFonts w:ascii="Times New Roman" w:hAnsi="Times New Roman" w:cs="Times New Roman"/>
          <w:sz w:val="22"/>
          <w:szCs w:val="22"/>
          <w:lang w:val="en-GB"/>
        </w:rPr>
        <w:t xml:space="preserve">. Guidelines of the interviews will contemplate questions related to gender-equality issues. </w:t>
      </w:r>
    </w:p>
    <w:p w14:paraId="3341694C" w14:textId="77777777" w:rsidR="00A26B9C" w:rsidRPr="00D37525" w:rsidRDefault="00A26B9C" w:rsidP="00A26B9C">
      <w:pPr>
        <w:rPr>
          <w:rFonts w:ascii="Times New Roman" w:hAnsi="Times New Roman" w:cs="Times New Roman"/>
          <w:sz w:val="22"/>
          <w:szCs w:val="22"/>
          <w:lang w:val="en-GB"/>
        </w:rPr>
      </w:pPr>
    </w:p>
    <w:p w14:paraId="01EA0AD9" w14:textId="1FB47222" w:rsidR="00A26B9C" w:rsidRPr="00D37525" w:rsidRDefault="00A26B9C" w:rsidP="00A26B9C">
      <w:pPr>
        <w:rPr>
          <w:rFonts w:ascii="Times New Roman" w:hAnsi="Times New Roman" w:cs="Times New Roman"/>
          <w:sz w:val="22"/>
          <w:szCs w:val="22"/>
          <w:lang w:val="en-GB"/>
        </w:rPr>
      </w:pPr>
      <w:r w:rsidRPr="00D37525">
        <w:rPr>
          <w:rFonts w:ascii="Times New Roman" w:hAnsi="Times New Roman" w:cs="Times New Roman"/>
          <w:sz w:val="22"/>
          <w:szCs w:val="22"/>
          <w:lang w:val="en-GB"/>
        </w:rPr>
        <w:t xml:space="preserve">Claims analysis is used to address objective 3, to analysis populism and anti-populism in the public space (wp3). </w:t>
      </w:r>
      <w:r w:rsidRPr="00D37525">
        <w:rPr>
          <w:rFonts w:ascii="Times New Roman" w:hAnsi="Times New Roman" w:cs="Times New Roman"/>
          <w:sz w:val="22"/>
          <w:szCs w:val="22"/>
          <w:highlight w:val="yellow"/>
          <w:lang w:val="en-GB"/>
        </w:rPr>
        <w:t>(What is claim analysis and what is it useful for?)</w:t>
      </w:r>
      <w:r w:rsidRPr="00D37525">
        <w:rPr>
          <w:rFonts w:ascii="Times New Roman" w:hAnsi="Times New Roman" w:cs="Times New Roman"/>
          <w:sz w:val="22"/>
          <w:szCs w:val="22"/>
          <w:lang w:val="en-GB"/>
        </w:rPr>
        <w:t xml:space="preserve">. Codebook for claims coding will incorporate questions related to gender-equality issues. </w:t>
      </w:r>
    </w:p>
    <w:p w14:paraId="0AAEC52E" w14:textId="77777777" w:rsidR="00A26B9C" w:rsidRPr="00D37525" w:rsidRDefault="00A26B9C" w:rsidP="00A26B9C">
      <w:pPr>
        <w:rPr>
          <w:rFonts w:ascii="Times New Roman" w:hAnsi="Times New Roman" w:cs="Times New Roman"/>
          <w:sz w:val="22"/>
          <w:szCs w:val="22"/>
          <w:lang w:val="en-GB"/>
        </w:rPr>
      </w:pPr>
    </w:p>
    <w:p w14:paraId="4C981588" w14:textId="005C096B" w:rsidR="00115F78" w:rsidRPr="00D37525" w:rsidRDefault="00A26B9C" w:rsidP="00A26B9C">
      <w:pPr>
        <w:rPr>
          <w:rFonts w:ascii="Times New Roman" w:hAnsi="Times New Roman" w:cs="Times New Roman"/>
          <w:sz w:val="22"/>
          <w:szCs w:val="22"/>
          <w:lang w:val="en-GB"/>
        </w:rPr>
      </w:pPr>
      <w:r w:rsidRPr="00D37525">
        <w:rPr>
          <w:rFonts w:ascii="Times New Roman" w:hAnsi="Times New Roman" w:cs="Times New Roman"/>
          <w:sz w:val="22"/>
          <w:szCs w:val="22"/>
          <w:lang w:val="en-GB"/>
        </w:rPr>
        <w:t>Analysis of existing e</w:t>
      </w:r>
      <w:r w:rsidR="00E92493" w:rsidRPr="00D37525">
        <w:rPr>
          <w:rFonts w:ascii="Times New Roman" w:hAnsi="Times New Roman" w:cs="Times New Roman"/>
          <w:sz w:val="22"/>
          <w:szCs w:val="22"/>
          <w:lang w:val="en-GB"/>
        </w:rPr>
        <w:t xml:space="preserve">lectoral </w:t>
      </w:r>
      <w:r w:rsidR="00625762" w:rsidRPr="00D37525">
        <w:rPr>
          <w:rFonts w:ascii="Times New Roman" w:hAnsi="Times New Roman" w:cs="Times New Roman"/>
          <w:sz w:val="22"/>
          <w:szCs w:val="22"/>
          <w:lang w:val="en-GB"/>
        </w:rPr>
        <w:t xml:space="preserve">and </w:t>
      </w:r>
      <w:r w:rsidRPr="00D37525">
        <w:rPr>
          <w:rFonts w:ascii="Times New Roman" w:hAnsi="Times New Roman" w:cs="Times New Roman"/>
          <w:sz w:val="22"/>
          <w:szCs w:val="22"/>
          <w:lang w:val="en-GB"/>
        </w:rPr>
        <w:t>survey data will be</w:t>
      </w:r>
      <w:r w:rsidR="00625762" w:rsidRPr="00D37525">
        <w:rPr>
          <w:rFonts w:ascii="Times New Roman" w:hAnsi="Times New Roman" w:cs="Times New Roman"/>
          <w:sz w:val="22"/>
          <w:szCs w:val="22"/>
          <w:lang w:val="en-GB"/>
        </w:rPr>
        <w:t xml:space="preserve"> </w:t>
      </w:r>
      <w:r w:rsidRPr="00D37525">
        <w:rPr>
          <w:rFonts w:ascii="Times New Roman" w:hAnsi="Times New Roman" w:cs="Times New Roman"/>
          <w:sz w:val="22"/>
          <w:szCs w:val="22"/>
          <w:lang w:val="en-GB"/>
        </w:rPr>
        <w:t xml:space="preserve">used for objective 4, to </w:t>
      </w:r>
      <w:r w:rsidR="00115F78" w:rsidRPr="00D37525">
        <w:rPr>
          <w:rFonts w:ascii="Times New Roman" w:hAnsi="Times New Roman" w:cs="Times New Roman"/>
          <w:sz w:val="22"/>
          <w:szCs w:val="22"/>
          <w:lang w:val="en-GB"/>
        </w:rPr>
        <w:t xml:space="preserve">provide comparative and longitudinal indicators for populist attitudes and behaviours </w:t>
      </w:r>
      <w:r w:rsidR="00752858" w:rsidRPr="00D37525">
        <w:rPr>
          <w:rFonts w:ascii="Times New Roman" w:hAnsi="Times New Roman" w:cs="Times New Roman"/>
          <w:sz w:val="22"/>
          <w:szCs w:val="22"/>
          <w:lang w:val="en-GB"/>
        </w:rPr>
        <w:t>(</w:t>
      </w:r>
      <w:r w:rsidR="00115F78" w:rsidRPr="00D37525">
        <w:rPr>
          <w:rFonts w:ascii="Times New Roman" w:hAnsi="Times New Roman" w:cs="Times New Roman"/>
          <w:sz w:val="22"/>
          <w:szCs w:val="22"/>
          <w:lang w:val="en-GB"/>
        </w:rPr>
        <w:t>wp1</w:t>
      </w:r>
      <w:r w:rsidR="00752858" w:rsidRPr="00D37525">
        <w:rPr>
          <w:rFonts w:ascii="Times New Roman" w:hAnsi="Times New Roman" w:cs="Times New Roman"/>
          <w:sz w:val="22"/>
          <w:szCs w:val="22"/>
          <w:lang w:val="en-GB"/>
        </w:rPr>
        <w:t>)</w:t>
      </w:r>
      <w:r w:rsidR="00115F78" w:rsidRPr="00D37525">
        <w:rPr>
          <w:rFonts w:ascii="Times New Roman" w:hAnsi="Times New Roman" w:cs="Times New Roman"/>
          <w:sz w:val="22"/>
          <w:szCs w:val="22"/>
          <w:lang w:val="en-GB"/>
        </w:rPr>
        <w:t xml:space="preserve">. </w:t>
      </w:r>
      <w:r w:rsidRPr="00D37525">
        <w:rPr>
          <w:rFonts w:ascii="Times New Roman" w:hAnsi="Times New Roman" w:cs="Times New Roman"/>
          <w:sz w:val="22"/>
          <w:szCs w:val="22"/>
          <w:highlight w:val="yellow"/>
          <w:lang w:val="en-GB"/>
        </w:rPr>
        <w:t>(Indicate sources: ESS, CSES, etc.)</w:t>
      </w:r>
      <w:r w:rsidRPr="00D37525">
        <w:rPr>
          <w:rFonts w:ascii="Times New Roman" w:hAnsi="Times New Roman" w:cs="Times New Roman"/>
          <w:sz w:val="22"/>
          <w:szCs w:val="22"/>
          <w:lang w:val="en-GB"/>
        </w:rPr>
        <w:t xml:space="preserve">. These indicators will be disaggregated by gender. </w:t>
      </w:r>
    </w:p>
    <w:p w14:paraId="7CE9C76B" w14:textId="58300AB0" w:rsidR="00115F78" w:rsidRPr="00D37525" w:rsidRDefault="00115F78" w:rsidP="00DD35E1">
      <w:pPr>
        <w:rPr>
          <w:rFonts w:ascii="Times New Roman" w:hAnsi="Times New Roman" w:cs="Times New Roman"/>
          <w:sz w:val="22"/>
          <w:szCs w:val="22"/>
          <w:lang w:val="en-GB"/>
        </w:rPr>
      </w:pPr>
    </w:p>
    <w:p w14:paraId="31F378DD" w14:textId="3A530890" w:rsidR="00417596" w:rsidRPr="00D37525" w:rsidRDefault="00A26B9C">
      <w:pPr>
        <w:rPr>
          <w:rFonts w:ascii="Times New Roman" w:hAnsi="Times New Roman" w:cs="Times New Roman"/>
          <w:sz w:val="22"/>
          <w:szCs w:val="22"/>
          <w:lang w:val="en-GB"/>
        </w:rPr>
      </w:pPr>
      <w:r w:rsidRPr="00D37525">
        <w:rPr>
          <w:rFonts w:ascii="Times New Roman" w:hAnsi="Times New Roman" w:cs="Times New Roman"/>
          <w:sz w:val="22"/>
          <w:szCs w:val="22"/>
          <w:lang w:val="en-GB"/>
        </w:rPr>
        <w:t>A cross-national online survey will be carried out</w:t>
      </w:r>
      <w:r w:rsidR="00417596" w:rsidRPr="00D37525">
        <w:rPr>
          <w:rFonts w:ascii="Times New Roman" w:hAnsi="Times New Roman" w:cs="Times New Roman"/>
          <w:sz w:val="22"/>
          <w:szCs w:val="22"/>
          <w:lang w:val="en-GB"/>
        </w:rPr>
        <w:t xml:space="preserve"> for object</w:t>
      </w:r>
      <w:r w:rsidRPr="00D37525">
        <w:rPr>
          <w:rFonts w:ascii="Times New Roman" w:hAnsi="Times New Roman" w:cs="Times New Roman"/>
          <w:sz w:val="22"/>
          <w:szCs w:val="22"/>
          <w:lang w:val="en-GB"/>
        </w:rPr>
        <w:t>ive</w:t>
      </w:r>
      <w:r w:rsidR="00417596" w:rsidRPr="00D37525">
        <w:rPr>
          <w:rFonts w:ascii="Times New Roman" w:hAnsi="Times New Roman" w:cs="Times New Roman"/>
          <w:sz w:val="22"/>
          <w:szCs w:val="22"/>
          <w:lang w:val="en-GB"/>
        </w:rPr>
        <w:t xml:space="preserve"> 4</w:t>
      </w:r>
      <w:r w:rsidRPr="00D37525">
        <w:rPr>
          <w:rFonts w:ascii="Times New Roman" w:hAnsi="Times New Roman" w:cs="Times New Roman"/>
          <w:sz w:val="22"/>
          <w:szCs w:val="22"/>
          <w:lang w:val="en-GB"/>
        </w:rPr>
        <w:t xml:space="preserve"> (N 2000)</w:t>
      </w:r>
      <w:r w:rsidR="00417596" w:rsidRPr="00D37525">
        <w:rPr>
          <w:rFonts w:ascii="Times New Roman" w:hAnsi="Times New Roman" w:cs="Times New Roman"/>
          <w:sz w:val="22"/>
          <w:szCs w:val="22"/>
          <w:lang w:val="en-GB"/>
        </w:rPr>
        <w:t>,</w:t>
      </w:r>
      <w:r w:rsidRPr="00D37525">
        <w:rPr>
          <w:rFonts w:ascii="Times New Roman" w:hAnsi="Times New Roman" w:cs="Times New Roman"/>
          <w:sz w:val="22"/>
          <w:szCs w:val="22"/>
          <w:lang w:val="en-GB"/>
        </w:rPr>
        <w:t xml:space="preserve"> to measure populist attitudes and behaviours and their corre</w:t>
      </w:r>
      <w:r w:rsidR="00184965" w:rsidRPr="00D37525">
        <w:rPr>
          <w:rFonts w:ascii="Times New Roman" w:hAnsi="Times New Roman" w:cs="Times New Roman"/>
          <w:sz w:val="22"/>
          <w:szCs w:val="22"/>
          <w:lang w:val="en-GB"/>
        </w:rPr>
        <w:t>lates</w:t>
      </w:r>
      <w:r w:rsidRPr="00D37525">
        <w:rPr>
          <w:rFonts w:ascii="Times New Roman" w:hAnsi="Times New Roman" w:cs="Times New Roman"/>
          <w:sz w:val="22"/>
          <w:szCs w:val="22"/>
          <w:lang w:val="en-GB"/>
        </w:rPr>
        <w:t xml:space="preserve"> among </w:t>
      </w:r>
      <w:r w:rsidR="00184965" w:rsidRPr="00D37525">
        <w:rPr>
          <w:rFonts w:ascii="Times New Roman" w:hAnsi="Times New Roman" w:cs="Times New Roman"/>
          <w:sz w:val="22"/>
          <w:szCs w:val="22"/>
          <w:lang w:val="en-GB"/>
        </w:rPr>
        <w:t xml:space="preserve">European </w:t>
      </w:r>
      <w:r w:rsidRPr="00D37525">
        <w:rPr>
          <w:rFonts w:ascii="Times New Roman" w:hAnsi="Times New Roman" w:cs="Times New Roman"/>
          <w:sz w:val="22"/>
          <w:szCs w:val="22"/>
          <w:lang w:val="en-GB"/>
        </w:rPr>
        <w:t>citizens (</w:t>
      </w:r>
      <w:r w:rsidR="00417596" w:rsidRPr="00D37525">
        <w:rPr>
          <w:rFonts w:ascii="Times New Roman" w:hAnsi="Times New Roman" w:cs="Times New Roman"/>
          <w:sz w:val="22"/>
          <w:szCs w:val="22"/>
          <w:lang w:val="en-GB"/>
        </w:rPr>
        <w:t>wp4</w:t>
      </w:r>
      <w:r w:rsidRPr="00D37525">
        <w:rPr>
          <w:rFonts w:ascii="Times New Roman" w:hAnsi="Times New Roman" w:cs="Times New Roman"/>
          <w:sz w:val="22"/>
          <w:szCs w:val="22"/>
          <w:lang w:val="en-GB"/>
        </w:rPr>
        <w:t>)</w:t>
      </w:r>
      <w:r w:rsidR="00417596" w:rsidRPr="00D37525">
        <w:rPr>
          <w:rFonts w:ascii="Times New Roman" w:hAnsi="Times New Roman" w:cs="Times New Roman"/>
          <w:sz w:val="22"/>
          <w:szCs w:val="22"/>
          <w:lang w:val="en-GB"/>
        </w:rPr>
        <w:t xml:space="preserve">. </w:t>
      </w:r>
      <w:r w:rsidRPr="00D37525">
        <w:rPr>
          <w:rFonts w:ascii="Times New Roman" w:hAnsi="Times New Roman" w:cs="Times New Roman"/>
          <w:sz w:val="22"/>
          <w:szCs w:val="22"/>
          <w:lang w:val="en-GB"/>
        </w:rPr>
        <w:t>The analysis will not only include differences by gender but also how populism relates to gender-equality issues. (</w:t>
      </w:r>
      <w:r w:rsidRPr="00D37525">
        <w:rPr>
          <w:rFonts w:ascii="Times New Roman" w:hAnsi="Times New Roman" w:cs="Times New Roman"/>
          <w:sz w:val="22"/>
          <w:szCs w:val="22"/>
          <w:highlight w:val="yellow"/>
          <w:lang w:val="en-GB"/>
        </w:rPr>
        <w:t>Comments on the survey</w:t>
      </w:r>
      <w:r w:rsidRPr="00D37525">
        <w:rPr>
          <w:rFonts w:ascii="Times New Roman" w:hAnsi="Times New Roman" w:cs="Times New Roman"/>
          <w:sz w:val="22"/>
          <w:szCs w:val="22"/>
          <w:lang w:val="en-GB"/>
        </w:rPr>
        <w:t>)</w:t>
      </w:r>
    </w:p>
    <w:p w14:paraId="5BB43319" w14:textId="77777777" w:rsidR="00A26B9C" w:rsidRPr="00D37525" w:rsidRDefault="00A26B9C">
      <w:pPr>
        <w:rPr>
          <w:rFonts w:ascii="Times New Roman" w:hAnsi="Times New Roman" w:cs="Times New Roman"/>
          <w:sz w:val="22"/>
          <w:szCs w:val="22"/>
          <w:lang w:val="en-GB"/>
        </w:rPr>
      </w:pPr>
    </w:p>
    <w:p w14:paraId="375D9BC1" w14:textId="53D8E5FD" w:rsidR="00417596" w:rsidRPr="00D37525" w:rsidRDefault="00417596">
      <w:pPr>
        <w:rPr>
          <w:rFonts w:ascii="Times New Roman" w:hAnsi="Times New Roman" w:cs="Times New Roman"/>
          <w:sz w:val="22"/>
          <w:szCs w:val="22"/>
          <w:lang w:val="en-GB"/>
        </w:rPr>
      </w:pPr>
      <w:r w:rsidRPr="00D37525">
        <w:rPr>
          <w:rFonts w:ascii="Times New Roman" w:hAnsi="Times New Roman" w:cs="Times New Roman"/>
          <w:sz w:val="22"/>
          <w:szCs w:val="22"/>
          <w:lang w:val="en-GB"/>
        </w:rPr>
        <w:t>Survey, lab and field experiments</w:t>
      </w:r>
      <w:r w:rsidR="00A26B9C" w:rsidRPr="00D37525">
        <w:rPr>
          <w:rFonts w:ascii="Times New Roman" w:hAnsi="Times New Roman" w:cs="Times New Roman"/>
          <w:sz w:val="22"/>
          <w:szCs w:val="22"/>
          <w:lang w:val="en-GB"/>
        </w:rPr>
        <w:t xml:space="preserve"> will be carried out to assess the consequences of populist discourses and their potential remedies, for objective 5</w:t>
      </w:r>
      <w:r w:rsidR="0092476C" w:rsidRPr="00D37525">
        <w:rPr>
          <w:rFonts w:ascii="Times New Roman" w:hAnsi="Times New Roman" w:cs="Times New Roman"/>
          <w:sz w:val="22"/>
          <w:szCs w:val="22"/>
          <w:lang w:val="en-GB"/>
        </w:rPr>
        <w:t xml:space="preserve"> (</w:t>
      </w:r>
      <w:r w:rsidRPr="00D37525">
        <w:rPr>
          <w:rFonts w:ascii="Times New Roman" w:hAnsi="Times New Roman" w:cs="Times New Roman"/>
          <w:sz w:val="22"/>
          <w:szCs w:val="22"/>
          <w:lang w:val="en-GB"/>
        </w:rPr>
        <w:t>wp5 and wp6</w:t>
      </w:r>
      <w:r w:rsidR="0092476C" w:rsidRPr="00D37525">
        <w:rPr>
          <w:rFonts w:ascii="Times New Roman" w:hAnsi="Times New Roman" w:cs="Times New Roman"/>
          <w:sz w:val="22"/>
          <w:szCs w:val="22"/>
          <w:lang w:val="en-GB"/>
        </w:rPr>
        <w:t>)</w:t>
      </w:r>
      <w:r w:rsidRPr="00D37525">
        <w:rPr>
          <w:rFonts w:ascii="Times New Roman" w:hAnsi="Times New Roman" w:cs="Times New Roman"/>
          <w:sz w:val="22"/>
          <w:szCs w:val="22"/>
          <w:lang w:val="en-GB"/>
        </w:rPr>
        <w:t xml:space="preserve">. </w:t>
      </w:r>
      <w:r w:rsidR="0092476C" w:rsidRPr="00D37525">
        <w:rPr>
          <w:rFonts w:ascii="Times New Roman" w:hAnsi="Times New Roman" w:cs="Times New Roman"/>
          <w:sz w:val="22"/>
          <w:szCs w:val="22"/>
          <w:lang w:val="en-GB"/>
        </w:rPr>
        <w:t>The analysis will consider how gender conditions treatment effects. (</w:t>
      </w:r>
      <w:r w:rsidR="0092476C" w:rsidRPr="00D37525">
        <w:rPr>
          <w:rFonts w:ascii="Times New Roman" w:hAnsi="Times New Roman" w:cs="Times New Roman"/>
          <w:sz w:val="22"/>
          <w:szCs w:val="22"/>
          <w:highlight w:val="yellow"/>
          <w:lang w:val="en-GB"/>
        </w:rPr>
        <w:t>Details on experiments</w:t>
      </w:r>
      <w:r w:rsidR="0092476C" w:rsidRPr="00D37525">
        <w:rPr>
          <w:rFonts w:ascii="Times New Roman" w:hAnsi="Times New Roman" w:cs="Times New Roman"/>
          <w:sz w:val="22"/>
          <w:szCs w:val="22"/>
          <w:lang w:val="en-GB"/>
        </w:rPr>
        <w:t>).</w:t>
      </w:r>
    </w:p>
    <w:p w14:paraId="58262970" w14:textId="77777777" w:rsidR="006A6D74" w:rsidRPr="00D37525" w:rsidRDefault="006A6D74">
      <w:pPr>
        <w:rPr>
          <w:rFonts w:ascii="Times New Roman" w:hAnsi="Times New Roman" w:cs="Times New Roman"/>
          <w:sz w:val="22"/>
          <w:szCs w:val="22"/>
          <w:lang w:val="en-GB"/>
        </w:rPr>
      </w:pPr>
    </w:p>
    <w:p w14:paraId="4B108F2B" w14:textId="77777777" w:rsidR="006A6D74" w:rsidRPr="00D37525" w:rsidRDefault="006A6D74">
      <w:pPr>
        <w:rPr>
          <w:rFonts w:ascii="Times New Roman" w:hAnsi="Times New Roman" w:cs="Times New Roman"/>
          <w:sz w:val="22"/>
          <w:szCs w:val="22"/>
          <w:lang w:val="en-GB"/>
        </w:rPr>
      </w:pPr>
    </w:p>
    <w:p w14:paraId="1153977A" w14:textId="77777777" w:rsidR="00BD4EAB" w:rsidRPr="00D37525" w:rsidRDefault="00BD4EAB" w:rsidP="00BD4EAB">
      <w:pPr>
        <w:spacing w:after="150"/>
        <w:jc w:val="both"/>
        <w:rPr>
          <w:rFonts w:ascii="Times New Roman" w:hAnsi="Times New Roman" w:cs="Times New Roman"/>
          <w:sz w:val="22"/>
          <w:szCs w:val="22"/>
          <w:lang w:val="en-GB" w:eastAsia="es-ES_tradnl"/>
        </w:rPr>
      </w:pPr>
      <w:r w:rsidRPr="00D37525">
        <w:rPr>
          <w:rFonts w:ascii="Times New Roman" w:hAnsi="Times New Roman" w:cs="Times New Roman"/>
          <w:b/>
          <w:bCs/>
          <w:sz w:val="22"/>
          <w:szCs w:val="22"/>
          <w:lang w:val="en-GB" w:eastAsia="es-ES_tradnl"/>
        </w:rPr>
        <w:t>1.4</w:t>
      </w:r>
      <w:r w:rsidRPr="00D37525">
        <w:rPr>
          <w:rFonts w:ascii="Times New Roman" w:hAnsi="Times New Roman" w:cs="Times New Roman"/>
          <w:b/>
          <w:bCs/>
          <w:sz w:val="22"/>
          <w:szCs w:val="22"/>
          <w:lang w:val="en-GB" w:eastAsia="es-ES_tradnl"/>
        </w:rPr>
        <w:tab/>
        <w:t>Ambition</w:t>
      </w:r>
    </w:p>
    <w:p w14:paraId="4EE6ED6C" w14:textId="72F22CF8" w:rsidR="00BD4EAB" w:rsidRPr="00D37525" w:rsidRDefault="00BD4EAB" w:rsidP="004C007E">
      <w:pPr>
        <w:numPr>
          <w:ilvl w:val="0"/>
          <w:numId w:val="4"/>
        </w:numPr>
        <w:spacing w:after="150"/>
        <w:jc w:val="both"/>
        <w:rPr>
          <w:rFonts w:ascii="Times New Roman" w:eastAsia="Times New Roman" w:hAnsi="Times New Roman" w:cs="Times New Roman"/>
          <w:sz w:val="22"/>
          <w:szCs w:val="22"/>
          <w:highlight w:val="yellow"/>
          <w:lang w:val="en-GB" w:eastAsia="es-ES_tradnl"/>
        </w:rPr>
      </w:pPr>
      <w:r w:rsidRPr="00D37525">
        <w:rPr>
          <w:rFonts w:ascii="Times New Roman" w:eastAsia="Times New Roman" w:hAnsi="Times New Roman" w:cs="Times New Roman"/>
          <w:sz w:val="22"/>
          <w:szCs w:val="22"/>
          <w:highlight w:val="yellow"/>
          <w:lang w:val="en-GB" w:eastAsia="es-ES_tradnl"/>
        </w:rPr>
        <w:t>Describe the advance your proposal would provide beyond the state-of-the-art, and the extent the proposed work is ambitious. </w:t>
      </w:r>
    </w:p>
    <w:p w14:paraId="0C2F3ABA" w14:textId="4D2E035B" w:rsidR="00BD4EAB" w:rsidRPr="00D37525" w:rsidRDefault="00BD4EAB" w:rsidP="004C007E">
      <w:pPr>
        <w:numPr>
          <w:ilvl w:val="0"/>
          <w:numId w:val="4"/>
        </w:numPr>
        <w:spacing w:after="150"/>
        <w:jc w:val="both"/>
        <w:rPr>
          <w:rFonts w:ascii="Times New Roman" w:eastAsia="Times New Roman" w:hAnsi="Times New Roman" w:cs="Times New Roman"/>
          <w:sz w:val="22"/>
          <w:szCs w:val="22"/>
          <w:highlight w:val="yellow"/>
          <w:lang w:val="en-GB" w:eastAsia="es-ES_tradnl"/>
        </w:rPr>
      </w:pPr>
      <w:r w:rsidRPr="00D37525">
        <w:rPr>
          <w:rFonts w:ascii="Times New Roman" w:eastAsia="Times New Roman" w:hAnsi="Times New Roman" w:cs="Times New Roman"/>
          <w:sz w:val="22"/>
          <w:szCs w:val="22"/>
          <w:highlight w:val="yellow"/>
          <w:lang w:val="en-GB" w:eastAsia="es-ES_tradnl"/>
        </w:rPr>
        <w:t>Describe the innovation potential (e.g. ground-breaking objectives, novel concepts and approaches, new products, services or business and organisational models) which the proposal represents. Where relevant, refer to products and services already available on the market. Please refer to the results of any patent search carried out.</w:t>
      </w:r>
    </w:p>
    <w:p w14:paraId="499DCF80" w14:textId="77777777" w:rsidR="00BD4EAB" w:rsidRPr="00817804" w:rsidRDefault="00BD4EAB">
      <w:pPr>
        <w:rPr>
          <w:rFonts w:ascii="Times New Roman" w:hAnsi="Times New Roman" w:cs="Times New Roman"/>
          <w:sz w:val="22"/>
          <w:szCs w:val="22"/>
          <w:lang w:val="en-GB"/>
        </w:rPr>
      </w:pPr>
    </w:p>
    <w:p w14:paraId="16E91F14" w14:textId="77777777" w:rsidR="00EA3894" w:rsidRPr="00817804" w:rsidRDefault="00EA3894" w:rsidP="00EA3894">
      <w:pPr>
        <w:rPr>
          <w:rFonts w:ascii="Times New Roman" w:hAnsi="Times New Roman" w:cs="Times New Roman"/>
          <w:sz w:val="22"/>
          <w:szCs w:val="22"/>
        </w:rPr>
      </w:pPr>
      <w:r w:rsidRPr="00817804">
        <w:rPr>
          <w:rFonts w:ascii="Times New Roman" w:hAnsi="Times New Roman" w:cs="Times New Roman"/>
          <w:sz w:val="22"/>
          <w:szCs w:val="22"/>
        </w:rPr>
        <w:t xml:space="preserve">Populism is not an underresearched topic. Web of Science returns 3,211 entries for the search “populism”. Most previous research on populism has focused on the vote for populists parties, its correlates and causes </w:t>
      </w:r>
      <w:r w:rsidRPr="00817804">
        <w:rPr>
          <w:rFonts w:ascii="Times New Roman" w:hAnsi="Times New Roman" w:cs="Times New Roman"/>
          <w:sz w:val="22"/>
          <w:szCs w:val="22"/>
          <w:highlight w:val="yellow"/>
        </w:rPr>
        <w:t xml:space="preserve">(refs), </w:t>
      </w:r>
      <w:r w:rsidRPr="00817804">
        <w:rPr>
          <w:rFonts w:ascii="Times New Roman" w:hAnsi="Times New Roman" w:cs="Times New Roman"/>
          <w:sz w:val="22"/>
          <w:szCs w:val="22"/>
        </w:rPr>
        <w:t xml:space="preserve">the discourses of its leaders and their strategies </w:t>
      </w:r>
      <w:r w:rsidRPr="00817804">
        <w:rPr>
          <w:rFonts w:ascii="Times New Roman" w:hAnsi="Times New Roman" w:cs="Times New Roman"/>
          <w:sz w:val="22"/>
          <w:szCs w:val="22"/>
          <w:highlight w:val="yellow"/>
        </w:rPr>
        <w:t>(refs),</w:t>
      </w:r>
      <w:r w:rsidRPr="00817804">
        <w:rPr>
          <w:rFonts w:ascii="Times New Roman" w:hAnsi="Times New Roman" w:cs="Times New Roman"/>
          <w:sz w:val="22"/>
          <w:szCs w:val="22"/>
        </w:rPr>
        <w:t xml:space="preserve"> populist attitudes and the effects of populist communications on populist attitudes and political discontent </w:t>
      </w:r>
      <w:r w:rsidRPr="00817804">
        <w:rPr>
          <w:rFonts w:ascii="Times New Roman" w:hAnsi="Times New Roman" w:cs="Times New Roman"/>
          <w:sz w:val="22"/>
          <w:szCs w:val="22"/>
          <w:highlight w:val="yellow"/>
        </w:rPr>
        <w:t>(refs),</w:t>
      </w:r>
      <w:r w:rsidRPr="00817804">
        <w:rPr>
          <w:rFonts w:ascii="Times New Roman" w:hAnsi="Times New Roman" w:cs="Times New Roman"/>
          <w:sz w:val="22"/>
          <w:szCs w:val="22"/>
        </w:rPr>
        <w:t xml:space="preserve"> the impact of populist governments on macro level indicators of democracy </w:t>
      </w:r>
      <w:r w:rsidRPr="00817804">
        <w:rPr>
          <w:rFonts w:ascii="Times New Roman" w:hAnsi="Times New Roman" w:cs="Times New Roman"/>
          <w:sz w:val="22"/>
          <w:szCs w:val="22"/>
          <w:highlight w:val="yellow"/>
        </w:rPr>
        <w:t>(refs).</w:t>
      </w:r>
      <w:r w:rsidRPr="00817804">
        <w:rPr>
          <w:rFonts w:ascii="Times New Roman" w:hAnsi="Times New Roman" w:cs="Times New Roman"/>
          <w:sz w:val="22"/>
          <w:szCs w:val="22"/>
        </w:rPr>
        <w:t xml:space="preserve"> In this project, we build on this extensive literature as well as on other relevant and related literature strands to develop an innovative framework to study the relationship between populism and democracy, paying special attention to how populist and non-populist actors frame the constraints of contemporary liberal democracies and to the consequences of populism. </w:t>
      </w:r>
    </w:p>
    <w:p w14:paraId="085A0EFF" w14:textId="77777777" w:rsidR="00EA3894" w:rsidRPr="00817804" w:rsidRDefault="00EA3894" w:rsidP="00EA3894">
      <w:pPr>
        <w:rPr>
          <w:rFonts w:ascii="Times New Roman" w:hAnsi="Times New Roman" w:cs="Times New Roman"/>
          <w:sz w:val="22"/>
          <w:szCs w:val="22"/>
        </w:rPr>
      </w:pPr>
    </w:p>
    <w:p w14:paraId="01FE001E" w14:textId="77777777" w:rsidR="00EA3894" w:rsidRPr="00817804" w:rsidRDefault="00EA3894" w:rsidP="00EA3894">
      <w:pPr>
        <w:rPr>
          <w:rFonts w:ascii="Times New Roman" w:hAnsi="Times New Roman" w:cs="Times New Roman"/>
          <w:sz w:val="22"/>
          <w:szCs w:val="22"/>
        </w:rPr>
      </w:pPr>
      <w:r w:rsidRPr="00817804">
        <w:rPr>
          <w:rFonts w:ascii="Times New Roman" w:hAnsi="Times New Roman" w:cs="Times New Roman"/>
          <w:sz w:val="22"/>
          <w:szCs w:val="22"/>
        </w:rPr>
        <w:t xml:space="preserve">This project begins with a critical self-reflexive analysis on the concept of populism, to establish the constitutive characteristics of populism and distinguish effectively between populist and non-populist actors. This conceptual analysis is essential for this project since we depart from previous research by extending the focus to different types of non-populist actors such as mainstream parties and anti-populist parties which we need to clearly distinguish from populist actors. We focus on these non-populist actors in order to understand how do they relate to populist actors and how they might moderate the consequences of populism on democracies. Moreover, we move beyond a focus on the public discourses of populist and anti-populist actors by focusing on the perspective of leaders and movement activists (populist and non-populists) beyond their official discourse. These analyses beyond public discourses will allow us to analyse the narratives, </w:t>
      </w:r>
      <w:r w:rsidRPr="00817804">
        <w:rPr>
          <w:rFonts w:ascii="Times New Roman" w:hAnsi="Times New Roman" w:cs="Times New Roman"/>
          <w:sz w:val="22"/>
          <w:szCs w:val="22"/>
        </w:rPr>
        <w:lastRenderedPageBreak/>
        <w:t xml:space="preserve">motivations and strategies of populist and non-populist actors from an innovative perspective. Through these analyses we will be capable of understanding how populist and non-populists perceive the challenges European democracies and how they frame the capacity of government to respond to these challenges in today’s liberal democracies.   Moreover, we also propose to analyse how these narratives transcend to the public sphere through traditional and digital media paying special attention at the possible biases that the media might introduce when framing the intentions and narratives of populist and anti-populist actors. The project will also provide an innovative framework to study populist attitudes across 12 European countries in order to assess how these attitudes cluster with other political attitudes such as for example individuals’ opinions about government responsiveness and its multiple constraints. PODER also goes beyond previous research by analysing how the narratives and discourses of populist actors and their interaction with the responses of non-populist actors, which will be uncovered through interviews, affect individuals’ attitudes such as their policy preferences, their views about democracy, their political support or their opinion about European integration. </w:t>
      </w:r>
    </w:p>
    <w:p w14:paraId="08572A36" w14:textId="77777777" w:rsidR="00EA3894" w:rsidRPr="00817804" w:rsidRDefault="00EA3894" w:rsidP="00EA3894">
      <w:pPr>
        <w:rPr>
          <w:rFonts w:ascii="Times New Roman" w:hAnsi="Times New Roman" w:cs="Times New Roman"/>
          <w:sz w:val="22"/>
          <w:szCs w:val="22"/>
        </w:rPr>
      </w:pPr>
    </w:p>
    <w:p w14:paraId="12FB0CA6" w14:textId="77777777" w:rsidR="00EA3894" w:rsidRPr="00817804" w:rsidRDefault="00EA3894" w:rsidP="00EA3894">
      <w:pPr>
        <w:rPr>
          <w:rFonts w:ascii="Times New Roman" w:hAnsi="Times New Roman" w:cs="Times New Roman"/>
          <w:sz w:val="22"/>
          <w:szCs w:val="22"/>
          <w:highlight w:val="yellow"/>
        </w:rPr>
      </w:pPr>
    </w:p>
    <w:p w14:paraId="4420FB29" w14:textId="77777777" w:rsidR="00EA3894" w:rsidRPr="00817804" w:rsidRDefault="00EA3894" w:rsidP="00EA3894">
      <w:pPr>
        <w:rPr>
          <w:rFonts w:ascii="Times New Roman" w:hAnsi="Times New Roman" w:cs="Times New Roman"/>
          <w:sz w:val="22"/>
          <w:szCs w:val="22"/>
        </w:rPr>
      </w:pPr>
      <w:r w:rsidRPr="00817804">
        <w:rPr>
          <w:rFonts w:ascii="Times New Roman" w:hAnsi="Times New Roman" w:cs="Times New Roman"/>
          <w:sz w:val="22"/>
          <w:szCs w:val="22"/>
        </w:rPr>
        <w:t xml:space="preserve">Table X summarizes the relationship of PODER with projects previously funded by the EC. The table also includes information about how PODER provides additional insights about the relationship between populism and democracy by extending some of the objectives of these projects. </w:t>
      </w:r>
    </w:p>
    <w:p w14:paraId="40502DB2" w14:textId="77777777" w:rsidR="00EA3894" w:rsidRPr="00817804" w:rsidRDefault="00EA3894" w:rsidP="00EA3894">
      <w:pPr>
        <w:rPr>
          <w:rFonts w:ascii="Times New Roman" w:hAnsi="Times New Roman" w:cs="Times New Roman"/>
          <w:sz w:val="22"/>
          <w:szCs w:val="22"/>
        </w:rPr>
      </w:pPr>
    </w:p>
    <w:p w14:paraId="5EF5E712" w14:textId="77777777" w:rsidR="00EA3894" w:rsidRDefault="00EA3894" w:rsidP="00EA3894">
      <w:pPr>
        <w:rPr>
          <w:rFonts w:ascii="Times New Roman" w:hAnsi="Times New Roman" w:cs="Times New Roman"/>
          <w:b/>
          <w:sz w:val="22"/>
          <w:szCs w:val="22"/>
        </w:rPr>
      </w:pPr>
      <w:r w:rsidRPr="00817804">
        <w:rPr>
          <w:rFonts w:ascii="Times New Roman" w:hAnsi="Times New Roman" w:cs="Times New Roman"/>
          <w:b/>
          <w:sz w:val="22"/>
          <w:szCs w:val="22"/>
        </w:rPr>
        <w:t xml:space="preserve">Table </w:t>
      </w:r>
      <w:r w:rsidRPr="00817804">
        <w:rPr>
          <w:rFonts w:ascii="Times New Roman" w:hAnsi="Times New Roman" w:cs="Times New Roman"/>
          <w:b/>
          <w:sz w:val="22"/>
          <w:szCs w:val="22"/>
          <w:highlight w:val="yellow"/>
        </w:rPr>
        <w:t>X.</w:t>
      </w:r>
      <w:r w:rsidRPr="00817804">
        <w:rPr>
          <w:rFonts w:ascii="Times New Roman" w:hAnsi="Times New Roman" w:cs="Times New Roman"/>
          <w:b/>
          <w:sz w:val="22"/>
          <w:szCs w:val="22"/>
        </w:rPr>
        <w:t xml:space="preserve"> Comparison of PODER with related projects funded by the EC </w:t>
      </w:r>
    </w:p>
    <w:p w14:paraId="6E8ED339" w14:textId="77777777" w:rsidR="00B20010" w:rsidRPr="00817804" w:rsidRDefault="00B20010" w:rsidP="00EA3894">
      <w:pPr>
        <w:rPr>
          <w:rFonts w:ascii="Times New Roman" w:hAnsi="Times New Roman" w:cs="Times New Roman"/>
          <w:b/>
          <w:sz w:val="22"/>
          <w:szCs w:val="22"/>
        </w:rPr>
      </w:pPr>
    </w:p>
    <w:tbl>
      <w:tblPr>
        <w:tblW w:w="5248" w:type="pct"/>
        <w:tblLook w:val="04A0" w:firstRow="1" w:lastRow="0" w:firstColumn="1" w:lastColumn="0" w:noHBand="0" w:noVBand="1"/>
      </w:tblPr>
      <w:tblGrid>
        <w:gridCol w:w="3531"/>
        <w:gridCol w:w="2929"/>
        <w:gridCol w:w="3882"/>
      </w:tblGrid>
      <w:tr w:rsidR="00EA3894" w:rsidRPr="00817804" w14:paraId="30A37B85" w14:textId="77777777" w:rsidTr="00455E15">
        <w:trPr>
          <w:trHeight w:val="567"/>
        </w:trPr>
        <w:tc>
          <w:tcPr>
            <w:tcW w:w="1707" w:type="pct"/>
          </w:tcPr>
          <w:p w14:paraId="1AAE7C7A"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Project Acronym</w:t>
            </w:r>
          </w:p>
          <w:p w14:paraId="32EA0D1E"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Host Institution</w:t>
            </w:r>
          </w:p>
          <w:p w14:paraId="58060599" w14:textId="77777777" w:rsidR="00EA3894" w:rsidRPr="00B20010" w:rsidRDefault="00EA3894" w:rsidP="00455E15">
            <w:pPr>
              <w:rPr>
                <w:rFonts w:ascii="Times New Roman" w:hAnsi="Times New Roman" w:cs="Times New Roman"/>
                <w:sz w:val="22"/>
                <w:szCs w:val="22"/>
                <w:vertAlign w:val="superscript"/>
              </w:rPr>
            </w:pPr>
            <w:r w:rsidRPr="00B20010">
              <w:rPr>
                <w:rFonts w:ascii="Times New Roman" w:hAnsi="Times New Roman" w:cs="Times New Roman"/>
                <w:sz w:val="22"/>
                <w:szCs w:val="22"/>
              </w:rPr>
              <w:t>Funding Scheme</w:t>
            </w:r>
            <w:r w:rsidRPr="00B20010">
              <w:rPr>
                <w:rFonts w:ascii="Times New Roman" w:hAnsi="Times New Roman" w:cs="Times New Roman"/>
                <w:sz w:val="22"/>
                <w:szCs w:val="22"/>
                <w:vertAlign w:val="superscript"/>
              </w:rPr>
              <w:t>a</w:t>
            </w:r>
          </w:p>
        </w:tc>
        <w:tc>
          <w:tcPr>
            <w:tcW w:w="1416" w:type="pct"/>
          </w:tcPr>
          <w:p w14:paraId="7A11A648"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Links with populism and PODER</w:t>
            </w:r>
          </w:p>
        </w:tc>
        <w:tc>
          <w:tcPr>
            <w:tcW w:w="1877" w:type="pct"/>
          </w:tcPr>
          <w:p w14:paraId="122500FC"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Innovations of PODER</w:t>
            </w:r>
          </w:p>
        </w:tc>
      </w:tr>
      <w:tr w:rsidR="00EA3894" w:rsidRPr="00817804" w14:paraId="42218B11" w14:textId="77777777" w:rsidTr="00455E15">
        <w:tc>
          <w:tcPr>
            <w:tcW w:w="1707" w:type="pct"/>
          </w:tcPr>
          <w:p w14:paraId="0AC66B18"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EUROPOPULISM</w:t>
            </w:r>
          </w:p>
          <w:p w14:paraId="79074005"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Bocconi University</w:t>
            </w:r>
          </w:p>
          <w:p w14:paraId="26300AE3"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ERC-ADG</w:t>
            </w:r>
          </w:p>
        </w:tc>
        <w:tc>
          <w:tcPr>
            <w:tcW w:w="1416" w:type="pct"/>
          </w:tcPr>
          <w:p w14:paraId="1C1E5EBD"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The project studies the causes and implications of nationalism and populism.</w:t>
            </w:r>
          </w:p>
        </w:tc>
        <w:tc>
          <w:tcPr>
            <w:tcW w:w="1877" w:type="pct"/>
          </w:tcPr>
          <w:p w14:paraId="54253BF2"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EUROPOPULISM studies populism as due to the reaction of disappointed voters and aims to derive predictions about the effect of institutional reforms.</w:t>
            </w:r>
          </w:p>
          <w:p w14:paraId="3379911A"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 xml:space="preserve">PODER innovates by identifying the consequences of populist and anti-populist discourses on preferences, perceptions, democratic values and attitudes about democracy. </w:t>
            </w:r>
          </w:p>
          <w:p w14:paraId="59C05248" w14:textId="77777777" w:rsidR="00EA3894" w:rsidRPr="00B20010" w:rsidRDefault="00EA3894" w:rsidP="00455E15">
            <w:pPr>
              <w:rPr>
                <w:rFonts w:ascii="Times New Roman" w:hAnsi="Times New Roman" w:cs="Times New Roman"/>
                <w:sz w:val="22"/>
                <w:szCs w:val="22"/>
                <w:highlight w:val="yellow"/>
              </w:rPr>
            </w:pPr>
          </w:p>
        </w:tc>
      </w:tr>
      <w:tr w:rsidR="00EA3894" w:rsidRPr="00817804" w14:paraId="4553635A" w14:textId="77777777" w:rsidTr="00455E15">
        <w:tc>
          <w:tcPr>
            <w:tcW w:w="1707" w:type="pct"/>
          </w:tcPr>
          <w:p w14:paraId="1BE0EF22"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FATIGUE</w:t>
            </w:r>
          </w:p>
          <w:p w14:paraId="1F42AAAB"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University College London</w:t>
            </w:r>
          </w:p>
          <w:p w14:paraId="5B9A2841"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MSCA-ITN-ETN</w:t>
            </w:r>
          </w:p>
        </w:tc>
        <w:tc>
          <w:tcPr>
            <w:tcW w:w="1416" w:type="pct"/>
          </w:tcPr>
          <w:p w14:paraId="4407200D"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 xml:space="preserve">Ongoing project studying </w:t>
            </w:r>
          </w:p>
          <w:p w14:paraId="606575C7"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illiberal political discourses, right-wing politics, economic populism and inequality, xenophobia, protest movements.</w:t>
            </w:r>
          </w:p>
        </w:tc>
        <w:tc>
          <w:tcPr>
            <w:tcW w:w="1877" w:type="pct"/>
          </w:tcPr>
          <w:p w14:paraId="2F643214"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FATIGUE is interested in both voters and politicians. On the one hand, the project aims to unveil why illiberal discourses resonate with people in post-communist Europe, what type of people they resonate with, and in which context. On the other hand, it aims to investigate how illiberal political actors make their views and which framing they use.</w:t>
            </w:r>
          </w:p>
          <w:p w14:paraId="31E1FA7D" w14:textId="77777777" w:rsidR="00EA3894" w:rsidRPr="00B20010" w:rsidRDefault="00EA3894" w:rsidP="00455E15">
            <w:pPr>
              <w:rPr>
                <w:rFonts w:ascii="Times New Roman" w:hAnsi="Times New Roman" w:cs="Times New Roman"/>
                <w:sz w:val="22"/>
                <w:szCs w:val="22"/>
                <w:highlight w:val="yellow"/>
              </w:rPr>
            </w:pPr>
            <w:r w:rsidRPr="00B20010">
              <w:rPr>
                <w:rFonts w:ascii="Times New Roman" w:hAnsi="Times New Roman" w:cs="Times New Roman"/>
                <w:sz w:val="22"/>
                <w:szCs w:val="22"/>
              </w:rPr>
              <w:t>PODER innovates by studying anti-populism together with populism, both at the elite’s and voters’ level.</w:t>
            </w:r>
          </w:p>
        </w:tc>
      </w:tr>
      <w:tr w:rsidR="00EA3894" w:rsidRPr="00817804" w14:paraId="58E5159D" w14:textId="77777777" w:rsidTr="00455E15">
        <w:tc>
          <w:tcPr>
            <w:tcW w:w="1707" w:type="pct"/>
          </w:tcPr>
          <w:p w14:paraId="2B175AA6"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LIVEWHAT</w:t>
            </w:r>
          </w:p>
          <w:p w14:paraId="39FD5BCF"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University of Geneva</w:t>
            </w:r>
          </w:p>
          <w:p w14:paraId="47B7F54E"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CP-FP</w:t>
            </w:r>
          </w:p>
        </w:tc>
        <w:tc>
          <w:tcPr>
            <w:tcW w:w="1416" w:type="pct"/>
          </w:tcPr>
          <w:p w14:paraId="774A9AC2"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Closed project studying the effects of crises on citizens’ attitudes and behaviours.</w:t>
            </w:r>
          </w:p>
        </w:tc>
        <w:tc>
          <w:tcPr>
            <w:tcW w:w="1877" w:type="pct"/>
          </w:tcPr>
          <w:p w14:paraId="041FF420"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 xml:space="preserve">PODER moves beyond crises and analyses the relationship between the challenges European democracies are facing, democratic constraints and populism. </w:t>
            </w:r>
          </w:p>
        </w:tc>
      </w:tr>
      <w:tr w:rsidR="00EA3894" w:rsidRPr="00817804" w14:paraId="70A659DA" w14:textId="77777777" w:rsidTr="00455E15">
        <w:tc>
          <w:tcPr>
            <w:tcW w:w="1707" w:type="pct"/>
          </w:tcPr>
          <w:p w14:paraId="677B0565"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GAPRR</w:t>
            </w:r>
          </w:p>
          <w:p w14:paraId="758AD9F7"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University of Glasgow</w:t>
            </w:r>
          </w:p>
          <w:p w14:paraId="6AD8D69C"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ERC-SG</w:t>
            </w:r>
          </w:p>
        </w:tc>
        <w:tc>
          <w:tcPr>
            <w:tcW w:w="1416" w:type="pct"/>
          </w:tcPr>
          <w:p w14:paraId="1BADFE82"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Closed project studying gendering activism in two populist radical right parties (Italian LN and French FN) through an ethnographic approach.</w:t>
            </w:r>
          </w:p>
        </w:tc>
        <w:tc>
          <w:tcPr>
            <w:tcW w:w="1877" w:type="pct"/>
          </w:tcPr>
          <w:p w14:paraId="7D0980FD"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 xml:space="preserve">PODER incorporates a gender dimension focusing on the position of populist parties and actors about gender equality in multiple countries. </w:t>
            </w:r>
          </w:p>
        </w:tc>
      </w:tr>
      <w:tr w:rsidR="00EA3894" w:rsidRPr="00817804" w14:paraId="735902A0" w14:textId="77777777" w:rsidTr="00455E15">
        <w:tc>
          <w:tcPr>
            <w:tcW w:w="1707" w:type="pct"/>
          </w:tcPr>
          <w:p w14:paraId="38D1E86C"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lastRenderedPageBreak/>
              <w:t>POLCON</w:t>
            </w:r>
          </w:p>
          <w:p w14:paraId="67CE442F"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European University Institute</w:t>
            </w:r>
          </w:p>
          <w:p w14:paraId="6F1AADD1"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ERC-AG</w:t>
            </w:r>
          </w:p>
        </w:tc>
        <w:tc>
          <w:tcPr>
            <w:tcW w:w="1416" w:type="pct"/>
          </w:tcPr>
          <w:p w14:paraId="6D8B1698"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Ongoing project studying political conflict in Europe in the shadow of the Great Recession.</w:t>
            </w:r>
          </w:p>
          <w:p w14:paraId="0BEEC62D"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Analyses of campaigns and electoral outcomes.</w:t>
            </w:r>
          </w:p>
        </w:tc>
        <w:tc>
          <w:tcPr>
            <w:tcW w:w="1877" w:type="pct"/>
          </w:tcPr>
          <w:p w14:paraId="623550B0"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POLCON focused on electoral outcomes, protest events, election campaigns, and political events.</w:t>
            </w:r>
          </w:p>
          <w:p w14:paraId="32654D73"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 xml:space="preserve">PODER innovates by providing: new data on the perspectives of political leaders and movement activists, beyond their official discourses; new data on how populist and anti-populist claims appear in the public sphere; new data on populism among citizens and how it clusters with other attitudes. </w:t>
            </w:r>
          </w:p>
        </w:tc>
      </w:tr>
      <w:tr w:rsidR="00EA3894" w:rsidRPr="00817804" w14:paraId="0FC1947D" w14:textId="77777777" w:rsidTr="00455E15">
        <w:tc>
          <w:tcPr>
            <w:tcW w:w="1707" w:type="pct"/>
          </w:tcPr>
          <w:p w14:paraId="38C6A9C3"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LINKAGE</w:t>
            </w:r>
          </w:p>
          <w:p w14:paraId="386B7E93"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KU Leuven</w:t>
            </w:r>
          </w:p>
          <w:p w14:paraId="0EE393FD"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ERC-AG</w:t>
            </w:r>
          </w:p>
        </w:tc>
        <w:tc>
          <w:tcPr>
            <w:tcW w:w="1416" w:type="pct"/>
          </w:tcPr>
          <w:p w14:paraId="4BB1086E"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Closed project on the linkage between citizens and the state with a focus on political trust, participation and attitudes towards the system and their electoral and behavioural consequences.</w:t>
            </w:r>
          </w:p>
        </w:tc>
        <w:tc>
          <w:tcPr>
            <w:tcW w:w="1877" w:type="pct"/>
          </w:tcPr>
          <w:p w14:paraId="619D54A7"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LINKAGE investigates the behavioural and electoral consequences of political trust, the stratification and the effectiveness of non-institutionalised forms of political participation and the interrelation between participation and attitudinal orientations toward the political system.</w:t>
            </w:r>
          </w:p>
          <w:p w14:paraId="6BC56BB3"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PODER focuses, instead, on identifying the consequences of populist and anti-populist discourses on preferences, perceptions, democratic values and attitudes toward democracy.</w:t>
            </w:r>
          </w:p>
        </w:tc>
      </w:tr>
      <w:tr w:rsidR="00EA3894" w:rsidRPr="00817804" w14:paraId="64D2E880" w14:textId="77777777" w:rsidTr="00455E15">
        <w:tc>
          <w:tcPr>
            <w:tcW w:w="1707" w:type="pct"/>
          </w:tcPr>
          <w:p w14:paraId="106A269A"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PARTYDEMOCRACY</w:t>
            </w:r>
          </w:p>
          <w:p w14:paraId="53579558"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Leiden University</w:t>
            </w:r>
          </w:p>
          <w:p w14:paraId="62094209"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ERC-SG</w:t>
            </w:r>
          </w:p>
        </w:tc>
        <w:tc>
          <w:tcPr>
            <w:tcW w:w="1416" w:type="pct"/>
          </w:tcPr>
          <w:p w14:paraId="183730C8"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Closed project on empirical and theoretical re-conceptualization of political parties and party democracy, in terms of parties’ linkages with the state.</w:t>
            </w:r>
          </w:p>
        </w:tc>
        <w:tc>
          <w:tcPr>
            <w:tcW w:w="1877" w:type="pct"/>
          </w:tcPr>
          <w:p w14:paraId="18573682"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 xml:space="preserve">PODER will explore how populist and non-populist parties frame the different challenges democracies are facing and will analyse how these actors frame the role of political parties as intermediaries in contemporary democracies.  </w:t>
            </w:r>
          </w:p>
        </w:tc>
      </w:tr>
      <w:tr w:rsidR="00EA3894" w:rsidRPr="00817804" w14:paraId="73577EDE" w14:textId="77777777" w:rsidTr="00455E15">
        <w:trPr>
          <w:trHeight w:val="293"/>
        </w:trPr>
        <w:tc>
          <w:tcPr>
            <w:tcW w:w="1707" w:type="pct"/>
          </w:tcPr>
          <w:p w14:paraId="0A2E5716"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RESPONSIVEGOV</w:t>
            </w:r>
          </w:p>
          <w:p w14:paraId="2ECF9FA4"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Sciences Po Paris</w:t>
            </w:r>
          </w:p>
          <w:p w14:paraId="6E2C1657"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ERC-SG</w:t>
            </w:r>
          </w:p>
        </w:tc>
        <w:tc>
          <w:tcPr>
            <w:tcW w:w="1416" w:type="pct"/>
          </w:tcPr>
          <w:p w14:paraId="2C61F78D"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Closed project on governmental responsiveness to different varieties of public opinion.</w:t>
            </w:r>
          </w:p>
        </w:tc>
        <w:tc>
          <w:tcPr>
            <w:tcW w:w="1877" w:type="pct"/>
          </w:tcPr>
          <w:p w14:paraId="45629E16"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 xml:space="preserve">PODER places a special emphasis on government responsiveness. However it asses how populist and non-populist parties frame the importance of government responsiveness and the constraints it is subject to. PODER also analyses the importance that citizens attribute to government responsiveness in 12 European countries. Moreover, PODER also analyses the consequences of populist discourses for the importance that citizens attribute to governments’ responsiveness vis-à-vis other principles of democracy.   </w:t>
            </w:r>
          </w:p>
        </w:tc>
      </w:tr>
      <w:tr w:rsidR="00EA3894" w:rsidRPr="00817804" w14:paraId="3DD656A9" w14:textId="77777777" w:rsidTr="00455E15">
        <w:tc>
          <w:tcPr>
            <w:tcW w:w="1707" w:type="pct"/>
          </w:tcPr>
          <w:p w14:paraId="7EAAF26C"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EUROPOLIS</w:t>
            </w:r>
          </w:p>
          <w:p w14:paraId="7F230919"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University of Siena</w:t>
            </w:r>
          </w:p>
          <w:p w14:paraId="7E210BA0"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CP-FP</w:t>
            </w:r>
          </w:p>
        </w:tc>
        <w:tc>
          <w:tcPr>
            <w:tcW w:w="1416" w:type="pct"/>
          </w:tcPr>
          <w:p w14:paraId="54C7E997"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 xml:space="preserve">Closed project studying the forms of democratic deficit that directly affect EU citizens. </w:t>
            </w:r>
          </w:p>
        </w:tc>
        <w:tc>
          <w:tcPr>
            <w:tcW w:w="1877" w:type="pct"/>
          </w:tcPr>
          <w:p w14:paraId="1459386C"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 xml:space="preserve">PODER will focus on how populist discourse and the reactions of non-populist actors can affect political attitudes and exacerbate or mitigate individuals’ perceptions of the democratic deficit. </w:t>
            </w:r>
          </w:p>
        </w:tc>
      </w:tr>
      <w:tr w:rsidR="00EA3894" w:rsidRPr="00817804" w14:paraId="67781CA7" w14:textId="77777777" w:rsidTr="00455E15">
        <w:tc>
          <w:tcPr>
            <w:tcW w:w="1707" w:type="pct"/>
          </w:tcPr>
          <w:p w14:paraId="62C7598C" w14:textId="77777777" w:rsidR="00EA3894" w:rsidRPr="00B20010" w:rsidRDefault="00EA3894" w:rsidP="00455E15">
            <w:pPr>
              <w:rPr>
                <w:rFonts w:ascii="Times New Roman" w:hAnsi="Times New Roman" w:cs="Times New Roman"/>
                <w:sz w:val="22"/>
                <w:szCs w:val="22"/>
                <w:vertAlign w:val="superscript"/>
              </w:rPr>
            </w:pPr>
            <w:r w:rsidRPr="00B20010">
              <w:rPr>
                <w:rFonts w:ascii="Times New Roman" w:hAnsi="Times New Roman" w:cs="Times New Roman"/>
                <w:sz w:val="22"/>
                <w:szCs w:val="22"/>
              </w:rPr>
              <w:t>EUDEMOS</w:t>
            </w:r>
          </w:p>
          <w:p w14:paraId="14C34CFE"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LSE</w:t>
            </w:r>
          </w:p>
          <w:p w14:paraId="236D6CCA"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ERC-COG</w:t>
            </w:r>
          </w:p>
        </w:tc>
        <w:tc>
          <w:tcPr>
            <w:tcW w:w="1416" w:type="pct"/>
          </w:tcPr>
          <w:p w14:paraId="37F343EC"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Ongoing project studying the impact of political choice on citizens’ political behaviour and attitudes.</w:t>
            </w:r>
          </w:p>
          <w:p w14:paraId="0A81739A" w14:textId="77777777" w:rsidR="00EA3894" w:rsidRPr="00B20010" w:rsidRDefault="00EA3894" w:rsidP="00455E15">
            <w:pPr>
              <w:rPr>
                <w:rFonts w:ascii="Times New Roman" w:hAnsi="Times New Roman" w:cs="Times New Roman"/>
                <w:sz w:val="22"/>
                <w:szCs w:val="22"/>
              </w:rPr>
            </w:pPr>
          </w:p>
        </w:tc>
        <w:tc>
          <w:tcPr>
            <w:tcW w:w="1877" w:type="pct"/>
          </w:tcPr>
          <w:p w14:paraId="233C9DA2" w14:textId="77777777" w:rsidR="00EA3894" w:rsidRPr="00B20010" w:rsidRDefault="00EA3894" w:rsidP="00455E15">
            <w:pPr>
              <w:rPr>
                <w:rFonts w:ascii="Times New Roman" w:hAnsi="Times New Roman" w:cs="Times New Roman"/>
                <w:sz w:val="22"/>
                <w:szCs w:val="22"/>
              </w:rPr>
            </w:pPr>
            <w:r w:rsidRPr="00B20010">
              <w:rPr>
                <w:rFonts w:ascii="Times New Roman" w:hAnsi="Times New Roman" w:cs="Times New Roman"/>
                <w:sz w:val="22"/>
                <w:szCs w:val="22"/>
              </w:rPr>
              <w:t xml:space="preserve">EUDEMOS provides insights about the impact of the partisan offer on individuals’ attitudes and electoral behaviour. PODER extends these analyses by focusing on how populist and anti-populist parties frame the phenomenon of partisan convergence and </w:t>
            </w:r>
            <w:r w:rsidRPr="00B20010">
              <w:rPr>
                <w:rFonts w:ascii="Times New Roman" w:hAnsi="Times New Roman" w:cs="Times New Roman"/>
                <w:sz w:val="22"/>
                <w:szCs w:val="22"/>
              </w:rPr>
              <w:lastRenderedPageBreak/>
              <w:t xml:space="preserve">its relationship to the constraints of liberal democratic regimes.  </w:t>
            </w:r>
          </w:p>
        </w:tc>
      </w:tr>
    </w:tbl>
    <w:p w14:paraId="05F0137B" w14:textId="77777777" w:rsidR="00EA3894" w:rsidRPr="00817804" w:rsidRDefault="00EA3894" w:rsidP="00EA3894">
      <w:pPr>
        <w:rPr>
          <w:rFonts w:ascii="Times New Roman" w:hAnsi="Times New Roman" w:cs="Times New Roman"/>
          <w:sz w:val="22"/>
          <w:szCs w:val="22"/>
        </w:rPr>
      </w:pPr>
    </w:p>
    <w:p w14:paraId="60A21B30" w14:textId="0E587390" w:rsidR="00417596" w:rsidRPr="00817804" w:rsidRDefault="00575148">
      <w:pPr>
        <w:rPr>
          <w:rFonts w:ascii="Times New Roman" w:hAnsi="Times New Roman" w:cs="Times New Roman"/>
          <w:sz w:val="22"/>
          <w:szCs w:val="22"/>
          <w:highlight w:val="yellow"/>
          <w:lang w:val="en-GB"/>
        </w:rPr>
      </w:pPr>
      <w:r w:rsidRPr="00817804">
        <w:rPr>
          <w:rFonts w:ascii="Times New Roman" w:hAnsi="Times New Roman" w:cs="Times New Roman"/>
          <w:sz w:val="22"/>
          <w:szCs w:val="22"/>
          <w:highlight w:val="yellow"/>
          <w:lang w:val="en-GB"/>
        </w:rPr>
        <w:t>Previous work has</w:t>
      </w:r>
      <w:r w:rsidR="00C6379F" w:rsidRPr="00817804">
        <w:rPr>
          <w:rFonts w:ascii="Times New Roman" w:hAnsi="Times New Roman" w:cs="Times New Roman"/>
          <w:sz w:val="22"/>
          <w:szCs w:val="22"/>
          <w:highlight w:val="yellow"/>
          <w:lang w:val="en-GB"/>
        </w:rPr>
        <w:t>:</w:t>
      </w:r>
    </w:p>
    <w:p w14:paraId="2BFA7AC4" w14:textId="4F3210B8" w:rsidR="00575148" w:rsidRPr="00817804" w:rsidRDefault="00575148" w:rsidP="00575148">
      <w:pPr>
        <w:pStyle w:val="Prrafodelista"/>
        <w:numPr>
          <w:ilvl w:val="0"/>
          <w:numId w:val="10"/>
        </w:numPr>
        <w:rPr>
          <w:rFonts w:ascii="Times New Roman" w:hAnsi="Times New Roman" w:cs="Times New Roman"/>
          <w:sz w:val="22"/>
          <w:szCs w:val="22"/>
          <w:highlight w:val="yellow"/>
          <w:lang w:val="en-GB"/>
        </w:rPr>
      </w:pPr>
      <w:r w:rsidRPr="00817804">
        <w:rPr>
          <w:rFonts w:ascii="Times New Roman" w:hAnsi="Times New Roman" w:cs="Times New Roman"/>
          <w:sz w:val="22"/>
          <w:szCs w:val="22"/>
          <w:highlight w:val="yellow"/>
          <w:lang w:val="en-GB"/>
        </w:rPr>
        <w:t>Looked at vote</w:t>
      </w:r>
    </w:p>
    <w:p w14:paraId="2703932E" w14:textId="0EA923FB" w:rsidR="00575148" w:rsidRPr="00817804" w:rsidRDefault="00575148" w:rsidP="00575148">
      <w:pPr>
        <w:pStyle w:val="Prrafodelista"/>
        <w:numPr>
          <w:ilvl w:val="0"/>
          <w:numId w:val="10"/>
        </w:numPr>
        <w:rPr>
          <w:rFonts w:ascii="Times New Roman" w:hAnsi="Times New Roman" w:cs="Times New Roman"/>
          <w:sz w:val="22"/>
          <w:szCs w:val="22"/>
          <w:highlight w:val="yellow"/>
          <w:lang w:val="en-GB"/>
        </w:rPr>
      </w:pPr>
      <w:r w:rsidRPr="00817804">
        <w:rPr>
          <w:rFonts w:ascii="Times New Roman" w:hAnsi="Times New Roman" w:cs="Times New Roman"/>
          <w:sz w:val="22"/>
          <w:szCs w:val="22"/>
          <w:highlight w:val="yellow"/>
          <w:lang w:val="en-GB"/>
        </w:rPr>
        <w:t>Looked at parties</w:t>
      </w:r>
    </w:p>
    <w:p w14:paraId="4EB847D9" w14:textId="4D901135" w:rsidR="00575148" w:rsidRPr="00817804" w:rsidRDefault="00575148" w:rsidP="00575148">
      <w:pPr>
        <w:pStyle w:val="Prrafodelista"/>
        <w:numPr>
          <w:ilvl w:val="0"/>
          <w:numId w:val="10"/>
        </w:numPr>
        <w:rPr>
          <w:rFonts w:ascii="Times New Roman" w:hAnsi="Times New Roman" w:cs="Times New Roman"/>
          <w:sz w:val="22"/>
          <w:szCs w:val="22"/>
          <w:highlight w:val="yellow"/>
          <w:lang w:val="en-GB"/>
        </w:rPr>
      </w:pPr>
      <w:r w:rsidRPr="00817804">
        <w:rPr>
          <w:rFonts w:ascii="Times New Roman" w:hAnsi="Times New Roman" w:cs="Times New Roman"/>
          <w:sz w:val="22"/>
          <w:szCs w:val="22"/>
          <w:highlight w:val="yellow"/>
          <w:lang w:val="en-GB"/>
        </w:rPr>
        <w:t>Looked at discourses</w:t>
      </w:r>
      <w:r w:rsidR="00817804">
        <w:rPr>
          <w:rFonts w:ascii="Times New Roman" w:hAnsi="Times New Roman" w:cs="Times New Roman"/>
          <w:sz w:val="22"/>
          <w:szCs w:val="22"/>
          <w:highlight w:val="yellow"/>
          <w:lang w:val="en-GB"/>
        </w:rPr>
        <w:t xml:space="preserve"> (public speeches and manifestos)</w:t>
      </w:r>
    </w:p>
    <w:p w14:paraId="79991987" w14:textId="094178EB" w:rsidR="00575148" w:rsidRPr="00817804" w:rsidRDefault="00575148" w:rsidP="00575148">
      <w:pPr>
        <w:pStyle w:val="Prrafodelista"/>
        <w:numPr>
          <w:ilvl w:val="0"/>
          <w:numId w:val="10"/>
        </w:numPr>
        <w:rPr>
          <w:rFonts w:ascii="Times New Roman" w:hAnsi="Times New Roman" w:cs="Times New Roman"/>
          <w:sz w:val="22"/>
          <w:szCs w:val="22"/>
          <w:highlight w:val="yellow"/>
          <w:lang w:val="en-GB"/>
        </w:rPr>
      </w:pPr>
      <w:r w:rsidRPr="00817804">
        <w:rPr>
          <w:rFonts w:ascii="Times New Roman" w:hAnsi="Times New Roman" w:cs="Times New Roman"/>
          <w:sz w:val="22"/>
          <w:szCs w:val="22"/>
          <w:highlight w:val="yellow"/>
          <w:lang w:val="en-GB"/>
        </w:rPr>
        <w:t>Looked at attitudes</w:t>
      </w:r>
    </w:p>
    <w:p w14:paraId="6F3A0CFF" w14:textId="5BF37957" w:rsidR="00D05E49" w:rsidRPr="00817804" w:rsidRDefault="00D05E49" w:rsidP="00977F4C">
      <w:pPr>
        <w:pStyle w:val="Prrafodelista"/>
        <w:numPr>
          <w:ilvl w:val="0"/>
          <w:numId w:val="10"/>
        </w:numPr>
        <w:rPr>
          <w:rFonts w:ascii="Times New Roman" w:hAnsi="Times New Roman" w:cs="Times New Roman"/>
          <w:sz w:val="22"/>
          <w:szCs w:val="22"/>
          <w:highlight w:val="yellow"/>
          <w:lang w:val="en-GB"/>
        </w:rPr>
      </w:pPr>
      <w:r w:rsidRPr="00817804">
        <w:rPr>
          <w:rFonts w:ascii="Times New Roman" w:hAnsi="Times New Roman" w:cs="Times New Roman"/>
          <w:sz w:val="22"/>
          <w:szCs w:val="22"/>
          <w:highlight w:val="yellow"/>
          <w:lang w:val="en-GB"/>
        </w:rPr>
        <w:t>Experiments populist discourse effect on discontent, populist attitudes</w:t>
      </w:r>
    </w:p>
    <w:p w14:paraId="01753A12" w14:textId="77777777" w:rsidR="00575148" w:rsidRPr="00817804" w:rsidRDefault="00575148" w:rsidP="00575148">
      <w:pPr>
        <w:rPr>
          <w:rFonts w:ascii="Times New Roman" w:hAnsi="Times New Roman" w:cs="Times New Roman"/>
          <w:sz w:val="22"/>
          <w:szCs w:val="22"/>
          <w:highlight w:val="yellow"/>
          <w:lang w:val="en-GB"/>
        </w:rPr>
      </w:pPr>
    </w:p>
    <w:p w14:paraId="3BEF26D4" w14:textId="77777777" w:rsidR="000E257F" w:rsidRPr="00817804" w:rsidRDefault="000E257F" w:rsidP="00575148">
      <w:pPr>
        <w:rPr>
          <w:rFonts w:ascii="Times New Roman" w:hAnsi="Times New Roman" w:cs="Times New Roman"/>
          <w:sz w:val="22"/>
          <w:szCs w:val="22"/>
          <w:highlight w:val="yellow"/>
          <w:lang w:val="en-GB"/>
        </w:rPr>
      </w:pPr>
    </w:p>
    <w:p w14:paraId="5615F0AF" w14:textId="77EC0EAD" w:rsidR="00575148" w:rsidRPr="00817804" w:rsidRDefault="0092476C" w:rsidP="00575148">
      <w:pPr>
        <w:rPr>
          <w:rFonts w:ascii="Times New Roman" w:hAnsi="Times New Roman" w:cs="Times New Roman"/>
          <w:sz w:val="22"/>
          <w:szCs w:val="22"/>
          <w:highlight w:val="yellow"/>
          <w:lang w:val="en-GB"/>
        </w:rPr>
      </w:pPr>
      <w:r w:rsidRPr="00817804">
        <w:rPr>
          <w:rFonts w:ascii="Times New Roman" w:hAnsi="Times New Roman" w:cs="Times New Roman"/>
          <w:sz w:val="22"/>
          <w:szCs w:val="22"/>
          <w:highlight w:val="yellow"/>
          <w:lang w:val="en-GB"/>
        </w:rPr>
        <w:t>Our innovation comes from:</w:t>
      </w:r>
    </w:p>
    <w:p w14:paraId="6B3F0FFB" w14:textId="4CB10CE7" w:rsidR="00B07BED" w:rsidRPr="00817804" w:rsidRDefault="0092476C" w:rsidP="00575148">
      <w:pPr>
        <w:pStyle w:val="Prrafodelista"/>
        <w:numPr>
          <w:ilvl w:val="0"/>
          <w:numId w:val="10"/>
        </w:numPr>
        <w:rPr>
          <w:rFonts w:ascii="Times New Roman" w:hAnsi="Times New Roman" w:cs="Times New Roman"/>
          <w:sz w:val="22"/>
          <w:szCs w:val="22"/>
          <w:highlight w:val="yellow"/>
          <w:lang w:val="en-GB"/>
        </w:rPr>
      </w:pPr>
      <w:r w:rsidRPr="00817804">
        <w:rPr>
          <w:rFonts w:ascii="Times New Roman" w:hAnsi="Times New Roman" w:cs="Times New Roman"/>
          <w:sz w:val="22"/>
          <w:szCs w:val="22"/>
          <w:highlight w:val="yellow"/>
          <w:lang w:val="en-GB"/>
        </w:rPr>
        <w:t>A critical self-r</w:t>
      </w:r>
      <w:r w:rsidR="00B07BED" w:rsidRPr="00817804">
        <w:rPr>
          <w:rFonts w:ascii="Times New Roman" w:hAnsi="Times New Roman" w:cs="Times New Roman"/>
          <w:sz w:val="22"/>
          <w:szCs w:val="22"/>
          <w:highlight w:val="yellow"/>
          <w:lang w:val="en-GB"/>
        </w:rPr>
        <w:t xml:space="preserve">eflexive analysis </w:t>
      </w:r>
      <w:r w:rsidRPr="00817804">
        <w:rPr>
          <w:rFonts w:ascii="Times New Roman" w:hAnsi="Times New Roman" w:cs="Times New Roman"/>
          <w:sz w:val="22"/>
          <w:szCs w:val="22"/>
          <w:highlight w:val="yellow"/>
          <w:lang w:val="en-GB"/>
        </w:rPr>
        <w:t xml:space="preserve">on the concept </w:t>
      </w:r>
    </w:p>
    <w:p w14:paraId="1881AF62" w14:textId="77777777" w:rsidR="00817804" w:rsidRPr="00817804" w:rsidRDefault="0092476C" w:rsidP="00575148">
      <w:pPr>
        <w:pStyle w:val="Prrafodelista"/>
        <w:numPr>
          <w:ilvl w:val="0"/>
          <w:numId w:val="10"/>
        </w:numPr>
        <w:rPr>
          <w:rFonts w:ascii="Times New Roman" w:hAnsi="Times New Roman" w:cs="Times New Roman"/>
          <w:sz w:val="22"/>
          <w:szCs w:val="22"/>
          <w:highlight w:val="yellow"/>
          <w:lang w:val="en-GB"/>
        </w:rPr>
      </w:pPr>
      <w:r w:rsidRPr="00817804">
        <w:rPr>
          <w:rFonts w:ascii="Times New Roman" w:hAnsi="Times New Roman" w:cs="Times New Roman"/>
          <w:sz w:val="22"/>
          <w:szCs w:val="22"/>
          <w:highlight w:val="yellow"/>
          <w:lang w:val="en-GB"/>
        </w:rPr>
        <w:t>A focus on</w:t>
      </w:r>
      <w:r w:rsidR="00817804" w:rsidRPr="00817804">
        <w:rPr>
          <w:rFonts w:ascii="Times New Roman" w:hAnsi="Times New Roman" w:cs="Times New Roman"/>
          <w:sz w:val="22"/>
          <w:szCs w:val="22"/>
          <w:highlight w:val="yellow"/>
          <w:lang w:val="en-GB"/>
        </w:rPr>
        <w:t xml:space="preserve"> both populists and non-populist actors</w:t>
      </w:r>
    </w:p>
    <w:p w14:paraId="7143A275" w14:textId="77777777" w:rsidR="00817804" w:rsidRPr="00817804" w:rsidRDefault="00817804" w:rsidP="00575148">
      <w:pPr>
        <w:pStyle w:val="Prrafodelista"/>
        <w:numPr>
          <w:ilvl w:val="0"/>
          <w:numId w:val="10"/>
        </w:numPr>
        <w:rPr>
          <w:rFonts w:ascii="Times New Roman" w:hAnsi="Times New Roman" w:cs="Times New Roman"/>
          <w:sz w:val="22"/>
          <w:szCs w:val="22"/>
          <w:highlight w:val="yellow"/>
          <w:lang w:val="en-GB"/>
        </w:rPr>
      </w:pPr>
      <w:r w:rsidRPr="00817804">
        <w:rPr>
          <w:rFonts w:ascii="Times New Roman" w:hAnsi="Times New Roman" w:cs="Times New Roman"/>
          <w:sz w:val="22"/>
          <w:szCs w:val="22"/>
          <w:highlight w:val="yellow"/>
          <w:lang w:val="en-GB"/>
        </w:rPr>
        <w:t xml:space="preserve">A focus on populist and anti-populist discourses </w:t>
      </w:r>
    </w:p>
    <w:p w14:paraId="41BE8F8D" w14:textId="7807352F" w:rsidR="0092476C" w:rsidRPr="00817804" w:rsidRDefault="00817804" w:rsidP="00575148">
      <w:pPr>
        <w:pStyle w:val="Prrafodelista"/>
        <w:numPr>
          <w:ilvl w:val="0"/>
          <w:numId w:val="10"/>
        </w:numPr>
        <w:rPr>
          <w:rFonts w:ascii="Times New Roman" w:hAnsi="Times New Roman" w:cs="Times New Roman"/>
          <w:sz w:val="22"/>
          <w:szCs w:val="22"/>
          <w:highlight w:val="yellow"/>
          <w:lang w:val="en-GB"/>
        </w:rPr>
      </w:pPr>
      <w:r w:rsidRPr="00817804">
        <w:rPr>
          <w:rFonts w:ascii="Times New Roman" w:hAnsi="Times New Roman" w:cs="Times New Roman"/>
          <w:sz w:val="22"/>
          <w:szCs w:val="22"/>
          <w:highlight w:val="yellow"/>
          <w:lang w:val="en-GB"/>
        </w:rPr>
        <w:t>New evidence on populists and non-populists</w:t>
      </w:r>
      <w:r>
        <w:rPr>
          <w:rFonts w:ascii="Times New Roman" w:hAnsi="Times New Roman" w:cs="Times New Roman"/>
          <w:sz w:val="22"/>
          <w:szCs w:val="22"/>
          <w:highlight w:val="yellow"/>
          <w:lang w:val="en-GB"/>
        </w:rPr>
        <w:t>’</w:t>
      </w:r>
      <w:r w:rsidRPr="00817804">
        <w:rPr>
          <w:rFonts w:ascii="Times New Roman" w:hAnsi="Times New Roman" w:cs="Times New Roman"/>
          <w:sz w:val="22"/>
          <w:szCs w:val="22"/>
          <w:highlight w:val="yellow"/>
          <w:lang w:val="en-GB"/>
        </w:rPr>
        <w:t xml:space="preserve"> views on challenges and constraints in European democracies, both in the supply and in the demand sides</w:t>
      </w:r>
    </w:p>
    <w:p w14:paraId="4C338903" w14:textId="3EFAD66F" w:rsidR="00575148" w:rsidRPr="00817804" w:rsidRDefault="00817804" w:rsidP="00575148">
      <w:pPr>
        <w:pStyle w:val="Prrafodelista"/>
        <w:numPr>
          <w:ilvl w:val="0"/>
          <w:numId w:val="10"/>
        </w:numPr>
        <w:rPr>
          <w:rFonts w:ascii="Times New Roman" w:hAnsi="Times New Roman" w:cs="Times New Roman"/>
          <w:sz w:val="22"/>
          <w:szCs w:val="22"/>
          <w:highlight w:val="yellow"/>
          <w:lang w:val="en-GB"/>
        </w:rPr>
      </w:pPr>
      <w:r>
        <w:rPr>
          <w:rFonts w:ascii="Times New Roman" w:hAnsi="Times New Roman" w:cs="Times New Roman"/>
          <w:sz w:val="22"/>
          <w:szCs w:val="22"/>
          <w:highlight w:val="yellow"/>
          <w:lang w:val="en-GB"/>
        </w:rPr>
        <w:t>New evidence on the consequences of strategies to confront</w:t>
      </w:r>
      <w:r w:rsidR="0092476C" w:rsidRPr="00817804">
        <w:rPr>
          <w:rFonts w:ascii="Times New Roman" w:hAnsi="Times New Roman" w:cs="Times New Roman"/>
          <w:sz w:val="22"/>
          <w:szCs w:val="22"/>
          <w:highlight w:val="yellow"/>
          <w:lang w:val="en-GB"/>
        </w:rPr>
        <w:t xml:space="preserve"> populist</w:t>
      </w:r>
      <w:r>
        <w:rPr>
          <w:rFonts w:ascii="Times New Roman" w:hAnsi="Times New Roman" w:cs="Times New Roman"/>
          <w:sz w:val="22"/>
          <w:szCs w:val="22"/>
          <w:highlight w:val="yellow"/>
          <w:lang w:val="en-GB"/>
        </w:rPr>
        <w:t xml:space="preserve"> frames</w:t>
      </w:r>
      <w:r w:rsidR="0092476C" w:rsidRPr="00817804">
        <w:rPr>
          <w:rFonts w:ascii="Times New Roman" w:hAnsi="Times New Roman" w:cs="Times New Roman"/>
          <w:sz w:val="22"/>
          <w:szCs w:val="22"/>
          <w:highlight w:val="yellow"/>
          <w:lang w:val="en-GB"/>
        </w:rPr>
        <w:t xml:space="preserve"> </w:t>
      </w:r>
    </w:p>
    <w:p w14:paraId="32AB1F5C" w14:textId="22A28B9A" w:rsidR="00C408A7" w:rsidRDefault="00C408A7" w:rsidP="00575148">
      <w:pPr>
        <w:pStyle w:val="Prrafodelista"/>
        <w:numPr>
          <w:ilvl w:val="0"/>
          <w:numId w:val="10"/>
        </w:numPr>
        <w:rPr>
          <w:rFonts w:ascii="Times New Roman" w:hAnsi="Times New Roman" w:cs="Times New Roman"/>
          <w:sz w:val="22"/>
          <w:szCs w:val="22"/>
          <w:highlight w:val="yellow"/>
          <w:lang w:val="en-GB"/>
        </w:rPr>
      </w:pPr>
      <w:r w:rsidRPr="00817804">
        <w:rPr>
          <w:rFonts w:ascii="Times New Roman" w:hAnsi="Times New Roman" w:cs="Times New Roman"/>
          <w:sz w:val="22"/>
          <w:szCs w:val="22"/>
          <w:highlight w:val="yellow"/>
          <w:lang w:val="en-GB"/>
        </w:rPr>
        <w:t xml:space="preserve">Integrating all </w:t>
      </w:r>
      <w:r w:rsidR="00817804">
        <w:rPr>
          <w:rFonts w:ascii="Times New Roman" w:hAnsi="Times New Roman" w:cs="Times New Roman"/>
          <w:sz w:val="22"/>
          <w:szCs w:val="22"/>
          <w:highlight w:val="yellow"/>
          <w:lang w:val="en-GB"/>
        </w:rPr>
        <w:t>the</w:t>
      </w:r>
      <w:r w:rsidRPr="00817804">
        <w:rPr>
          <w:rFonts w:ascii="Times New Roman" w:hAnsi="Times New Roman" w:cs="Times New Roman"/>
          <w:sz w:val="22"/>
          <w:szCs w:val="22"/>
          <w:highlight w:val="yellow"/>
          <w:lang w:val="en-GB"/>
        </w:rPr>
        <w:t xml:space="preserve"> dimensions of this pheno</w:t>
      </w:r>
      <w:r w:rsidR="00817804" w:rsidRPr="00817804">
        <w:rPr>
          <w:rFonts w:ascii="Times New Roman" w:hAnsi="Times New Roman" w:cs="Times New Roman"/>
          <w:sz w:val="22"/>
          <w:szCs w:val="22"/>
          <w:highlight w:val="yellow"/>
          <w:lang w:val="en-GB"/>
        </w:rPr>
        <w:t>me</w:t>
      </w:r>
      <w:r w:rsidRPr="00817804">
        <w:rPr>
          <w:rFonts w:ascii="Times New Roman" w:hAnsi="Times New Roman" w:cs="Times New Roman"/>
          <w:sz w:val="22"/>
          <w:szCs w:val="22"/>
          <w:highlight w:val="yellow"/>
          <w:lang w:val="en-GB"/>
        </w:rPr>
        <w:t>non</w:t>
      </w:r>
    </w:p>
    <w:p w14:paraId="6CD88A76" w14:textId="77777777" w:rsidR="00913443" w:rsidRDefault="00913443" w:rsidP="00913443">
      <w:pPr>
        <w:rPr>
          <w:rFonts w:ascii="Times New Roman" w:hAnsi="Times New Roman" w:cs="Times New Roman"/>
          <w:sz w:val="22"/>
          <w:szCs w:val="22"/>
          <w:highlight w:val="yellow"/>
          <w:lang w:val="en-GB"/>
        </w:rPr>
      </w:pPr>
    </w:p>
    <w:p w14:paraId="6226132F" w14:textId="77777777" w:rsidR="00913443" w:rsidRPr="006B3A7E" w:rsidRDefault="00913443" w:rsidP="00913443">
      <w:pPr>
        <w:widowControl w:val="0"/>
        <w:autoSpaceDE w:val="0"/>
        <w:autoSpaceDN w:val="0"/>
        <w:adjustRightInd w:val="0"/>
        <w:spacing w:before="240" w:after="200"/>
        <w:ind w:right="-2"/>
        <w:jc w:val="both"/>
        <w:rPr>
          <w:rFonts w:ascii="Times New Roman" w:hAnsi="Times New Roman" w:cs="Times New Roman"/>
          <w:b/>
          <w:bCs/>
          <w:lang w:val="en-GB"/>
        </w:rPr>
      </w:pPr>
      <w:r w:rsidRPr="006B3A7E">
        <w:rPr>
          <w:rFonts w:ascii="Times New Roman" w:hAnsi="Times New Roman" w:cs="Times New Roman"/>
          <w:b/>
          <w:bCs/>
          <w:lang w:val="en-GB"/>
        </w:rPr>
        <w:t>2. Impact</w:t>
      </w:r>
    </w:p>
    <w:p w14:paraId="69BAD341" w14:textId="77777777" w:rsidR="00913443" w:rsidRPr="006B3A7E" w:rsidRDefault="00913443" w:rsidP="00913443">
      <w:pPr>
        <w:widowControl w:val="0"/>
        <w:autoSpaceDE w:val="0"/>
        <w:autoSpaceDN w:val="0"/>
        <w:adjustRightInd w:val="0"/>
        <w:spacing w:after="200"/>
        <w:ind w:left="709" w:right="-2" w:hanging="709"/>
        <w:jc w:val="both"/>
        <w:outlineLvl w:val="0"/>
        <w:rPr>
          <w:rFonts w:ascii="Times New Roman" w:hAnsi="Times New Roman" w:cs="Times New Roman"/>
          <w:b/>
          <w:bCs/>
          <w:lang w:val="en-GB"/>
        </w:rPr>
      </w:pPr>
      <w:r w:rsidRPr="006B3A7E">
        <w:rPr>
          <w:rFonts w:ascii="Times New Roman" w:hAnsi="Times New Roman" w:cs="Times New Roman"/>
          <w:b/>
          <w:bCs/>
          <w:lang w:val="en-GB"/>
        </w:rPr>
        <w:t>2.1</w:t>
      </w:r>
      <w:r w:rsidRPr="006B3A7E">
        <w:rPr>
          <w:rFonts w:ascii="Times New Roman" w:hAnsi="Times New Roman" w:cs="Times New Roman"/>
          <w:b/>
          <w:bCs/>
          <w:lang w:val="en-GB"/>
        </w:rPr>
        <w:tab/>
        <w:t xml:space="preserve">Expected impacts </w:t>
      </w:r>
    </w:p>
    <w:p w14:paraId="3F475502" w14:textId="77777777" w:rsidR="00913443" w:rsidRDefault="00913443" w:rsidP="00913443">
      <w:pPr>
        <w:widowControl w:val="0"/>
        <w:autoSpaceDE w:val="0"/>
        <w:autoSpaceDN w:val="0"/>
        <w:adjustRightInd w:val="0"/>
        <w:spacing w:after="200"/>
        <w:ind w:right="-2"/>
        <w:jc w:val="both"/>
        <w:rPr>
          <w:rFonts w:ascii="Times New Roman" w:hAnsi="Times New Roman" w:cs="Times New Roman"/>
        </w:rPr>
      </w:pPr>
      <w:r w:rsidRPr="006B3A7E">
        <w:rPr>
          <w:rFonts w:ascii="Times New Roman" w:hAnsi="Times New Roman" w:cs="Times New Roman"/>
          <w:lang w:val="en-GB"/>
        </w:rPr>
        <w:t xml:space="preserve">The PODER project has been conceived and designed with a view of maximizing its impact on all </w:t>
      </w:r>
      <w:r w:rsidRPr="00A424A1">
        <w:rPr>
          <w:rFonts w:ascii="Times New Roman" w:hAnsi="Times New Roman" w:cs="Times New Roman"/>
          <w:lang w:val="en-GB"/>
        </w:rPr>
        <w:t>issues listed in GOVERNANCE-03-2018.</w:t>
      </w:r>
      <w:r w:rsidRPr="006B3A7E">
        <w:rPr>
          <w:rFonts w:ascii="Times New Roman" w:hAnsi="Times New Roman" w:cs="Times New Roman"/>
          <w:lang w:val="en-GB"/>
        </w:rPr>
        <w:t xml:space="preserve"> The project is designed to have a long-lasting impact among the scientific community, policy makers, knowledge-based professional such as journalists, teachers and analysts, as well as among European citizens more generally. </w:t>
      </w:r>
      <w:r w:rsidRPr="006B3A7E">
        <w:rPr>
          <w:rFonts w:ascii="Times New Roman" w:hAnsi="Times New Roman" w:cs="Times New Roman"/>
        </w:rPr>
        <w:t xml:space="preserve">The project is designed to conceptually and empirically </w:t>
      </w:r>
      <w:r w:rsidRPr="006B3A7E">
        <w:rPr>
          <w:rFonts w:ascii="Times New Roman" w:hAnsi="Times New Roman" w:cs="Times New Roman"/>
          <w:lang w:val="en-GB"/>
        </w:rPr>
        <w:t>“</w:t>
      </w:r>
      <w:r w:rsidRPr="006B3A7E">
        <w:rPr>
          <w:rFonts w:ascii="Times New Roman" w:hAnsi="Times New Roman" w:cs="Times New Roman"/>
        </w:rPr>
        <w:t xml:space="preserve">enhance the knowledge base on populism in comparative and historical perspective”, </w:t>
      </w:r>
      <w:r>
        <w:rPr>
          <w:rFonts w:ascii="Times New Roman" w:hAnsi="Times New Roman" w:cs="Times New Roman"/>
        </w:rPr>
        <w:t>by focusing on</w:t>
      </w:r>
      <w:r w:rsidRPr="006B3A7E">
        <w:rPr>
          <w:rFonts w:ascii="Times New Roman" w:hAnsi="Times New Roman" w:cs="Times New Roman"/>
        </w:rPr>
        <w:t xml:space="preserve"> </w:t>
      </w:r>
      <w:r w:rsidRPr="00FE25F5">
        <w:rPr>
          <w:rFonts w:ascii="Times New Roman" w:hAnsi="Times New Roman" w:cs="Times New Roman"/>
          <w:b/>
        </w:rPr>
        <w:t>the tensions generated between populism and the inherent trade-offs and constraints faced by politicians in contemporary democratic political systems</w:t>
      </w:r>
      <w:r>
        <w:rPr>
          <w:rFonts w:ascii="Times New Roman" w:hAnsi="Times New Roman" w:cs="Times New Roman"/>
        </w:rPr>
        <w:t>,</w:t>
      </w:r>
      <w:r w:rsidRPr="006B3A7E">
        <w:rPr>
          <w:rFonts w:ascii="Times New Roman" w:hAnsi="Times New Roman" w:cs="Times New Roman"/>
        </w:rPr>
        <w:t xml:space="preserve"> and </w:t>
      </w:r>
      <w:r>
        <w:rPr>
          <w:rFonts w:ascii="Times New Roman" w:hAnsi="Times New Roman" w:cs="Times New Roman"/>
        </w:rPr>
        <w:t>how these growing tensions might be linked to the</w:t>
      </w:r>
      <w:r w:rsidRPr="006B3A7E">
        <w:rPr>
          <w:rFonts w:ascii="Times New Roman" w:hAnsi="Times New Roman" w:cs="Times New Roman"/>
        </w:rPr>
        <w:t xml:space="preserve"> </w:t>
      </w:r>
      <w:r w:rsidRPr="00FE25F5">
        <w:rPr>
          <w:rFonts w:ascii="Times New Roman" w:hAnsi="Times New Roman" w:cs="Times New Roman"/>
          <w:b/>
        </w:rPr>
        <w:t>structural challenges</w:t>
      </w:r>
      <w:r w:rsidRPr="006B3A7E">
        <w:rPr>
          <w:rFonts w:ascii="Times New Roman" w:hAnsi="Times New Roman" w:cs="Times New Roman"/>
        </w:rPr>
        <w:t xml:space="preserve"> (political, economic and cultural) that European societies face. This will be achieved in the following way. </w:t>
      </w:r>
    </w:p>
    <w:p w14:paraId="2E94F2E3" w14:textId="0809A84D" w:rsidR="00913443" w:rsidRDefault="00913443" w:rsidP="00913443">
      <w:pPr>
        <w:widowControl w:val="0"/>
        <w:autoSpaceDE w:val="0"/>
        <w:autoSpaceDN w:val="0"/>
        <w:adjustRightInd w:val="0"/>
        <w:spacing w:after="200"/>
        <w:ind w:right="-2"/>
        <w:jc w:val="both"/>
        <w:rPr>
          <w:ins w:id="0" w:author="Eva Anduiza Perea" w:date="2018-02-12T11:15:00Z"/>
          <w:rFonts w:ascii="Times New Roman" w:hAnsi="Times New Roman" w:cs="Times New Roman"/>
        </w:rPr>
      </w:pPr>
      <w:r w:rsidRPr="006B3A7E">
        <w:rPr>
          <w:rFonts w:ascii="Times New Roman" w:hAnsi="Times New Roman" w:cs="Times New Roman"/>
        </w:rPr>
        <w:t xml:space="preserve">From a conceptual standpoint, WP1 will focus on </w:t>
      </w:r>
      <w:r w:rsidRPr="006B3A7E">
        <w:rPr>
          <w:rFonts w:ascii="Times New Roman" w:hAnsi="Times New Roman" w:cs="Times New Roman"/>
          <w:b/>
        </w:rPr>
        <w:t>the historical evolution and debates surrounding the conceptualization of populism</w:t>
      </w:r>
      <w:r w:rsidRPr="006B3A7E">
        <w:rPr>
          <w:rFonts w:ascii="Times New Roman" w:hAnsi="Times New Roman" w:cs="Times New Roman"/>
        </w:rPr>
        <w:t xml:space="preserve"> across disciplines</w:t>
      </w:r>
      <w:r w:rsidRPr="006B3A7E">
        <w:rPr>
          <w:rFonts w:ascii="Times New Roman" w:hAnsi="Times New Roman" w:cs="Times New Roman"/>
          <w:b/>
        </w:rPr>
        <w:t xml:space="preserve">. </w:t>
      </w:r>
      <w:r>
        <w:rPr>
          <w:rFonts w:ascii="Times New Roman" w:hAnsi="Times New Roman" w:cs="Times New Roman"/>
        </w:rPr>
        <w:t>This analysis will</w:t>
      </w:r>
      <w:r w:rsidRPr="006B3A7E">
        <w:rPr>
          <w:rFonts w:ascii="Times New Roman" w:hAnsi="Times New Roman" w:cs="Times New Roman"/>
        </w:rPr>
        <w:t xml:space="preserve"> generate an overview of the core definitory elements of populism from a theoretical standpoint</w:t>
      </w:r>
      <w:r>
        <w:rPr>
          <w:rFonts w:ascii="Times New Roman" w:hAnsi="Times New Roman" w:cs="Times New Roman"/>
        </w:rPr>
        <w:t>,</w:t>
      </w:r>
      <w:r w:rsidRPr="006B3A7E">
        <w:rPr>
          <w:rFonts w:ascii="Times New Roman" w:hAnsi="Times New Roman" w:cs="Times New Roman"/>
        </w:rPr>
        <w:t xml:space="preserve"> and</w:t>
      </w:r>
      <w:r>
        <w:rPr>
          <w:rFonts w:ascii="Times New Roman" w:hAnsi="Times New Roman" w:cs="Times New Roman"/>
        </w:rPr>
        <w:t xml:space="preserve"> it will assess how they relate to the challenges and constraints that European democracies are currently facing</w:t>
      </w:r>
      <w:r w:rsidRPr="006B3A7E">
        <w:rPr>
          <w:rFonts w:ascii="Times New Roman" w:hAnsi="Times New Roman" w:cs="Times New Roman"/>
        </w:rPr>
        <w:t xml:space="preserve">. The project’s </w:t>
      </w:r>
      <w:r w:rsidRPr="006B3A7E">
        <w:rPr>
          <w:rFonts w:ascii="Times New Roman" w:hAnsi="Times New Roman" w:cs="Times New Roman"/>
          <w:b/>
        </w:rPr>
        <w:t>comparative approach</w:t>
      </w:r>
      <w:r w:rsidRPr="006B3A7E">
        <w:rPr>
          <w:rFonts w:ascii="Times New Roman" w:hAnsi="Times New Roman" w:cs="Times New Roman"/>
        </w:rPr>
        <w:t xml:space="preserve"> will enable all stakeholders to better understand the relationship between populism and </w:t>
      </w:r>
      <w:r>
        <w:rPr>
          <w:rFonts w:ascii="Times New Roman" w:hAnsi="Times New Roman" w:cs="Times New Roman"/>
        </w:rPr>
        <w:t>these challenges</w:t>
      </w:r>
      <w:r w:rsidRPr="006B3A7E">
        <w:rPr>
          <w:rFonts w:ascii="Times New Roman" w:hAnsi="Times New Roman" w:cs="Times New Roman"/>
        </w:rPr>
        <w:t xml:space="preserve"> across </w:t>
      </w:r>
      <w:r>
        <w:rPr>
          <w:rFonts w:ascii="Times New Roman" w:hAnsi="Times New Roman" w:cs="Times New Roman"/>
          <w:highlight w:val="yellow"/>
        </w:rPr>
        <w:t xml:space="preserve">12 </w:t>
      </w:r>
      <w:r w:rsidRPr="006B3A7E">
        <w:rPr>
          <w:rFonts w:ascii="Times New Roman" w:hAnsi="Times New Roman" w:cs="Times New Roman"/>
        </w:rPr>
        <w:t xml:space="preserve">European countries. </w:t>
      </w:r>
    </w:p>
    <w:p w14:paraId="2336BB0B" w14:textId="77777777" w:rsidR="00913443" w:rsidRDefault="00913443" w:rsidP="00913443">
      <w:pPr>
        <w:widowControl w:val="0"/>
        <w:autoSpaceDE w:val="0"/>
        <w:autoSpaceDN w:val="0"/>
        <w:adjustRightInd w:val="0"/>
        <w:spacing w:after="200"/>
        <w:ind w:right="-2"/>
        <w:jc w:val="both"/>
        <w:rPr>
          <w:ins w:id="1" w:author="Eva Anduiza Perea" w:date="2018-02-12T11:16:00Z"/>
          <w:rFonts w:ascii="Times New Roman" w:hAnsi="Times New Roman" w:cs="Times New Roman"/>
        </w:rPr>
      </w:pPr>
      <w:r>
        <w:rPr>
          <w:rFonts w:ascii="Times New Roman" w:hAnsi="Times New Roman" w:cs="Times New Roman"/>
        </w:rPr>
        <w:t xml:space="preserve">Through WP2 and WP4 PODER will generate a rigorous and systematized </w:t>
      </w:r>
      <w:r w:rsidRPr="001A65B1">
        <w:rPr>
          <w:rFonts w:ascii="Times New Roman" w:hAnsi="Times New Roman" w:cs="Times New Roman"/>
          <w:b/>
        </w:rPr>
        <w:t>account of the discourses and strategies</w:t>
      </w:r>
      <w:r>
        <w:rPr>
          <w:rFonts w:ascii="Times New Roman" w:hAnsi="Times New Roman" w:cs="Times New Roman"/>
        </w:rPr>
        <w:t xml:space="preserve"> that populist actors employ to exploit political, economic and cultural challenges (and how their discourses and strategies can exacerbate/mitigate these challenges), and how all this might change when populists govern or depending on the ideological leaning of populist actors. These analyses will also provide a systematic overview of how </w:t>
      </w:r>
      <w:r>
        <w:rPr>
          <w:rFonts w:ascii="Times New Roman" w:hAnsi="Times New Roman" w:cs="Times New Roman"/>
          <w:b/>
        </w:rPr>
        <w:t>non-populist</w:t>
      </w:r>
      <w:r w:rsidRPr="007316F1">
        <w:rPr>
          <w:rFonts w:ascii="Times New Roman" w:hAnsi="Times New Roman" w:cs="Times New Roman"/>
          <w:b/>
        </w:rPr>
        <w:t xml:space="preserve"> actors</w:t>
      </w:r>
      <w:r>
        <w:rPr>
          <w:rFonts w:ascii="Times New Roman" w:hAnsi="Times New Roman" w:cs="Times New Roman"/>
        </w:rPr>
        <w:t xml:space="preserve"> attempt to counteract the growing popularity of populist actors and discourses, paying special attention to how they </w:t>
      </w:r>
      <w:r w:rsidRPr="00B97158">
        <w:rPr>
          <w:rFonts w:ascii="Times New Roman" w:hAnsi="Times New Roman" w:cs="Times New Roman"/>
          <w:b/>
        </w:rPr>
        <w:t>frame the constraints and trade-offs faced by European democracies</w:t>
      </w:r>
      <w:r>
        <w:rPr>
          <w:rFonts w:ascii="Times New Roman" w:hAnsi="Times New Roman" w:cs="Times New Roman"/>
        </w:rPr>
        <w:t xml:space="preserve">. These analyses will </w:t>
      </w:r>
      <w:r>
        <w:rPr>
          <w:rFonts w:ascii="Times New Roman" w:hAnsi="Times New Roman" w:cs="Times New Roman"/>
          <w:b/>
        </w:rPr>
        <w:t>rise</w:t>
      </w:r>
      <w:r w:rsidRPr="002F6A59">
        <w:rPr>
          <w:rFonts w:ascii="Times New Roman" w:hAnsi="Times New Roman" w:cs="Times New Roman"/>
          <w:b/>
        </w:rPr>
        <w:t xml:space="preserve"> awareness</w:t>
      </w:r>
      <w:r>
        <w:rPr>
          <w:rFonts w:ascii="Times New Roman" w:hAnsi="Times New Roman" w:cs="Times New Roman"/>
        </w:rPr>
        <w:t xml:space="preserve">, among all relevant stakeholders, of the prevailing narratives and strategies of populist and anti-populist actors. Moreover, WP3 will provide a critical assessment of how populist and mainstream actors coordinate and cooperate across Europe, about how the discourses and strategies of populists might affect the development of </w:t>
      </w:r>
      <w:r w:rsidRPr="0034164B">
        <w:rPr>
          <w:rFonts w:ascii="Times New Roman" w:hAnsi="Times New Roman" w:cs="Times New Roman"/>
          <w:b/>
        </w:rPr>
        <w:t>European citizenship and solidarity</w:t>
      </w:r>
      <w:r>
        <w:rPr>
          <w:rFonts w:ascii="Times New Roman" w:hAnsi="Times New Roman" w:cs="Times New Roman"/>
          <w:b/>
        </w:rPr>
        <w:t xml:space="preserve">, </w:t>
      </w:r>
      <w:r>
        <w:rPr>
          <w:rFonts w:ascii="Times New Roman" w:hAnsi="Times New Roman" w:cs="Times New Roman"/>
        </w:rPr>
        <w:t xml:space="preserve">and about how EU institutions react to populist parties leading or joining member states’ governments. </w:t>
      </w:r>
    </w:p>
    <w:p w14:paraId="05B260E7" w14:textId="77777777" w:rsidR="00913443" w:rsidRPr="006B3A7E" w:rsidRDefault="00913443" w:rsidP="00913443">
      <w:pPr>
        <w:widowControl w:val="0"/>
        <w:autoSpaceDE w:val="0"/>
        <w:autoSpaceDN w:val="0"/>
        <w:adjustRightInd w:val="0"/>
        <w:spacing w:after="200"/>
        <w:ind w:right="-2"/>
        <w:jc w:val="both"/>
        <w:rPr>
          <w:rFonts w:ascii="Times New Roman" w:hAnsi="Times New Roman" w:cs="Times New Roman"/>
        </w:rPr>
      </w:pPr>
      <w:r>
        <w:rPr>
          <w:rFonts w:ascii="Times New Roman" w:hAnsi="Times New Roman" w:cs="Times New Roman"/>
        </w:rPr>
        <w:lastRenderedPageBreak/>
        <w:t xml:space="preserve">Besides this, WP5 will provide critical information about how European </w:t>
      </w:r>
      <w:r w:rsidRPr="00693E98">
        <w:rPr>
          <w:rFonts w:ascii="Times New Roman" w:hAnsi="Times New Roman" w:cs="Times New Roman"/>
          <w:b/>
        </w:rPr>
        <w:t>citizens across 12 countries perceive</w:t>
      </w:r>
      <w:r>
        <w:rPr>
          <w:rFonts w:ascii="Times New Roman" w:hAnsi="Times New Roman" w:cs="Times New Roman"/>
        </w:rPr>
        <w:t xml:space="preserve"> the </w:t>
      </w:r>
      <w:r w:rsidRPr="00693E98">
        <w:rPr>
          <w:rFonts w:ascii="Times New Roman" w:hAnsi="Times New Roman" w:cs="Times New Roman"/>
          <w:b/>
        </w:rPr>
        <w:t>societal and political challenges</w:t>
      </w:r>
      <w:r>
        <w:rPr>
          <w:rFonts w:ascii="Times New Roman" w:hAnsi="Times New Roman" w:cs="Times New Roman"/>
        </w:rPr>
        <w:t xml:space="preserve"> exploited by populist actors, how they position themselves with respect to the </w:t>
      </w:r>
      <w:r w:rsidRPr="00693E98">
        <w:rPr>
          <w:rFonts w:ascii="Times New Roman" w:hAnsi="Times New Roman" w:cs="Times New Roman"/>
          <w:b/>
        </w:rPr>
        <w:t xml:space="preserve">trade-offs and constraints faced </w:t>
      </w:r>
      <w:r>
        <w:rPr>
          <w:rFonts w:ascii="Times New Roman" w:hAnsi="Times New Roman" w:cs="Times New Roman"/>
          <w:b/>
        </w:rPr>
        <w:t xml:space="preserve">of </w:t>
      </w:r>
      <w:r w:rsidRPr="00693E98">
        <w:rPr>
          <w:rFonts w:ascii="Times New Roman" w:hAnsi="Times New Roman" w:cs="Times New Roman"/>
          <w:b/>
        </w:rPr>
        <w:t>European democracies</w:t>
      </w:r>
      <w:r>
        <w:rPr>
          <w:rFonts w:ascii="Times New Roman" w:hAnsi="Times New Roman" w:cs="Times New Roman"/>
        </w:rPr>
        <w:t xml:space="preserve">, and how these </w:t>
      </w:r>
      <w:r w:rsidRPr="00693E98">
        <w:rPr>
          <w:rFonts w:ascii="Times New Roman" w:hAnsi="Times New Roman" w:cs="Times New Roman"/>
          <w:b/>
        </w:rPr>
        <w:t>relate to their populist attitudes</w:t>
      </w:r>
      <w:r>
        <w:rPr>
          <w:rFonts w:ascii="Times New Roman" w:hAnsi="Times New Roman" w:cs="Times New Roman"/>
        </w:rPr>
        <w:t xml:space="preserve">. To inform policy making that offers potential solutions to these societal and political challenges exploited by populists, and to inform potential reforms of European democratic institutions PODER will put special emphasis on the attitudes and perceptions of social groups like the “losers of globalization”, the unemployed, the youth and other </w:t>
      </w:r>
      <w:r>
        <w:rPr>
          <w:rFonts w:ascii="Times New Roman" w:hAnsi="Times New Roman" w:cs="Times New Roman"/>
          <w:b/>
        </w:rPr>
        <w:t>disengaged</w:t>
      </w:r>
      <w:r w:rsidRPr="00D16892">
        <w:rPr>
          <w:rFonts w:ascii="Times New Roman" w:hAnsi="Times New Roman" w:cs="Times New Roman"/>
          <w:b/>
        </w:rPr>
        <w:t xml:space="preserve"> constituencies</w:t>
      </w:r>
      <w:r>
        <w:rPr>
          <w:rFonts w:ascii="Times New Roman" w:hAnsi="Times New Roman" w:cs="Times New Roman"/>
        </w:rPr>
        <w:t xml:space="preserve"> (here we will seek synergies and complementarities with the </w:t>
      </w:r>
      <w:r w:rsidRPr="004F73CC">
        <w:rPr>
          <w:rFonts w:ascii="Times New Roman" w:hAnsi="Times New Roman" w:cs="Times New Roman"/>
        </w:rPr>
        <w:t>FP7</w:t>
      </w:r>
      <w:r>
        <w:rPr>
          <w:rFonts w:ascii="Times New Roman" w:hAnsi="Times New Roman" w:cs="Times New Roman"/>
        </w:rPr>
        <w:t xml:space="preserve"> project LIVEWHAT and the H2020 project EURYKA). </w:t>
      </w:r>
    </w:p>
    <w:p w14:paraId="273C3178" w14:textId="77777777" w:rsidR="00913443" w:rsidRDefault="00913443" w:rsidP="00913443">
      <w:pPr>
        <w:widowControl w:val="0"/>
        <w:autoSpaceDE w:val="0"/>
        <w:autoSpaceDN w:val="0"/>
        <w:adjustRightInd w:val="0"/>
        <w:spacing w:after="200"/>
        <w:ind w:right="-2"/>
        <w:jc w:val="both"/>
        <w:rPr>
          <w:rFonts w:ascii="Times New Roman" w:hAnsi="Times New Roman" w:cs="Times New Roman"/>
        </w:rPr>
      </w:pPr>
      <w:r w:rsidRPr="006B3A7E">
        <w:rPr>
          <w:rFonts w:ascii="Times New Roman" w:hAnsi="Times New Roman" w:cs="Times New Roman"/>
          <w:lang w:val="en-GB"/>
        </w:rPr>
        <w:t>GOVERNANCE-03-2018</w:t>
      </w:r>
      <w:r>
        <w:rPr>
          <w:rFonts w:ascii="Times New Roman" w:hAnsi="Times New Roman" w:cs="Times New Roman"/>
          <w:lang w:val="en-GB"/>
        </w:rPr>
        <w:t xml:space="preserve"> states that projects should “</w:t>
      </w:r>
      <w:r w:rsidRPr="006B3A7E">
        <w:rPr>
          <w:rFonts w:ascii="Times New Roman" w:hAnsi="Times New Roman" w:cs="Times New Roman"/>
        </w:rPr>
        <w:t>develop indicators</w:t>
      </w:r>
      <w:r>
        <w:rPr>
          <w:rFonts w:ascii="Times New Roman" w:hAnsi="Times New Roman" w:cs="Times New Roman"/>
        </w:rPr>
        <w:t xml:space="preserve">”. Based on data of different nature (qualitative and quantitative) PODER will develop a series of </w:t>
      </w:r>
      <w:r w:rsidRPr="00531E95">
        <w:rPr>
          <w:rFonts w:ascii="Times New Roman" w:hAnsi="Times New Roman" w:cs="Times New Roman"/>
          <w:b/>
        </w:rPr>
        <w:t>indicators</w:t>
      </w:r>
      <w:r>
        <w:rPr>
          <w:rFonts w:ascii="Times New Roman" w:hAnsi="Times New Roman" w:cs="Times New Roman"/>
          <w:b/>
        </w:rPr>
        <w:t xml:space="preserve"> </w:t>
      </w:r>
      <w:r>
        <w:rPr>
          <w:rFonts w:ascii="Times New Roman" w:hAnsi="Times New Roman" w:cs="Times New Roman"/>
        </w:rPr>
        <w:t>that, as stated in the workprograme “</w:t>
      </w:r>
      <w:r w:rsidRPr="002F6A59">
        <w:rPr>
          <w:rFonts w:ascii="Times New Roman" w:hAnsi="Times New Roman" w:cs="Times New Roman"/>
        </w:rPr>
        <w:t>will support policies, narrative construction and other actions to address the phenomenon</w:t>
      </w:r>
      <w:r>
        <w:rPr>
          <w:rFonts w:ascii="Times New Roman" w:hAnsi="Times New Roman" w:cs="Times New Roman"/>
        </w:rPr>
        <w:t xml:space="preserve">” at the local, national and European level. These indicators will systematize and summarize the most </w:t>
      </w:r>
      <w:r w:rsidRPr="006B4128">
        <w:rPr>
          <w:rFonts w:ascii="Times New Roman" w:hAnsi="Times New Roman" w:cs="Times New Roman"/>
          <w:b/>
        </w:rPr>
        <w:t>relevant information that the project will gather through document analyses, interviews, claim analyses, representative surveys of the population, and experiments</w:t>
      </w:r>
      <w:r>
        <w:rPr>
          <w:rFonts w:ascii="Times New Roman" w:hAnsi="Times New Roman" w:cs="Times New Roman"/>
        </w:rPr>
        <w:t xml:space="preserve">. These indicators will be presented in an </w:t>
      </w:r>
      <w:r w:rsidRPr="00A1135B">
        <w:rPr>
          <w:rFonts w:ascii="Times New Roman" w:hAnsi="Times New Roman" w:cs="Times New Roman"/>
          <w:b/>
        </w:rPr>
        <w:t>accessible</w:t>
      </w:r>
      <w:r>
        <w:rPr>
          <w:rFonts w:ascii="Times New Roman" w:hAnsi="Times New Roman" w:cs="Times New Roman"/>
        </w:rPr>
        <w:t xml:space="preserve"> </w:t>
      </w:r>
      <w:r w:rsidRPr="00E73FFA">
        <w:rPr>
          <w:rFonts w:ascii="Times New Roman" w:hAnsi="Times New Roman" w:cs="Times New Roman"/>
          <w:b/>
        </w:rPr>
        <w:t>and interactive</w:t>
      </w:r>
      <w:r>
        <w:rPr>
          <w:rFonts w:ascii="Times New Roman" w:hAnsi="Times New Roman" w:cs="Times New Roman"/>
        </w:rPr>
        <w:t xml:space="preserve"> way in a dedicated website that will allow users to </w:t>
      </w:r>
      <w:r w:rsidRPr="00A1135B">
        <w:rPr>
          <w:rFonts w:ascii="Times New Roman" w:hAnsi="Times New Roman" w:cs="Times New Roman"/>
          <w:b/>
        </w:rPr>
        <w:t>visualize</w:t>
      </w:r>
      <w:r>
        <w:rPr>
          <w:rFonts w:ascii="Times New Roman" w:hAnsi="Times New Roman" w:cs="Times New Roman"/>
        </w:rPr>
        <w:t xml:space="preserve"> these indicators for at least 12 European countries, as well as </w:t>
      </w:r>
      <w:r w:rsidRPr="0029018D">
        <w:rPr>
          <w:rFonts w:ascii="Times New Roman" w:hAnsi="Times New Roman" w:cs="Times New Roman"/>
          <w:b/>
        </w:rPr>
        <w:t>to combine and download these indicators to exploit them for policy making, research and other informational purposes</w:t>
      </w:r>
      <w:r>
        <w:rPr>
          <w:rFonts w:ascii="Times New Roman" w:hAnsi="Times New Roman" w:cs="Times New Roman"/>
        </w:rPr>
        <w:t xml:space="preserve">. With the goal of supporting policies, as well as to directly engage citizens without technical knowledge, these indicators will range from the simplest to the most complex. </w:t>
      </w:r>
      <w:r w:rsidRPr="006F48F8">
        <w:rPr>
          <w:rFonts w:ascii="Times New Roman" w:hAnsi="Times New Roman" w:cs="Times New Roman"/>
        </w:rPr>
        <w:t xml:space="preserve">For example, </w:t>
      </w:r>
      <w:r>
        <w:rPr>
          <w:rFonts w:ascii="Times New Roman" w:hAnsi="Times New Roman" w:cs="Times New Roman"/>
        </w:rPr>
        <w:t xml:space="preserve">WP1 will generate </w:t>
      </w:r>
      <w:r w:rsidRPr="0021180D">
        <w:rPr>
          <w:rFonts w:ascii="Times New Roman" w:hAnsi="Times New Roman" w:cs="Times New Roman"/>
          <w:b/>
        </w:rPr>
        <w:t>indicators that will allow all stakeholders to classify populist parties and its different subtypes</w:t>
      </w:r>
      <w:r>
        <w:rPr>
          <w:rFonts w:ascii="Times New Roman" w:hAnsi="Times New Roman" w:cs="Times New Roman"/>
        </w:rPr>
        <w:t xml:space="preserve"> according to the definitional elements of populism identified in WP1. This WP will also generate different indicators related to the </w:t>
      </w:r>
      <w:r w:rsidRPr="00683649">
        <w:rPr>
          <w:rFonts w:ascii="Times New Roman" w:hAnsi="Times New Roman" w:cs="Times New Roman"/>
          <w:b/>
        </w:rPr>
        <w:t xml:space="preserve">historical evolution of support </w:t>
      </w:r>
      <w:r>
        <w:rPr>
          <w:rFonts w:ascii="Times New Roman" w:hAnsi="Times New Roman" w:cs="Times New Roman"/>
        </w:rPr>
        <w:t xml:space="preserve">for these different parties across Europe and among different sociodemographic groups such as the working class, the young or the disaffected. However, since there is no agreement on a definition of populism, </w:t>
      </w:r>
      <w:r w:rsidRPr="0021180D">
        <w:rPr>
          <w:rFonts w:ascii="Times New Roman" w:hAnsi="Times New Roman" w:cs="Times New Roman"/>
          <w:b/>
        </w:rPr>
        <w:t>users will be offered the possibility to choose</w:t>
      </w:r>
      <w:r>
        <w:rPr>
          <w:rFonts w:ascii="Times New Roman" w:hAnsi="Times New Roman" w:cs="Times New Roman"/>
        </w:rPr>
        <w:t>—through an interactive interface—</w:t>
      </w:r>
      <w:r w:rsidRPr="0021180D">
        <w:rPr>
          <w:rFonts w:ascii="Times New Roman" w:hAnsi="Times New Roman" w:cs="Times New Roman"/>
          <w:b/>
        </w:rPr>
        <w:t>which elements</w:t>
      </w:r>
      <w:r>
        <w:rPr>
          <w:rFonts w:ascii="Times New Roman" w:hAnsi="Times New Roman" w:cs="Times New Roman"/>
        </w:rPr>
        <w:t xml:space="preserve"> (among all the constitutive elements of populism identified in WP1) </w:t>
      </w:r>
      <w:r w:rsidRPr="0021180D">
        <w:rPr>
          <w:rFonts w:ascii="Times New Roman" w:hAnsi="Times New Roman" w:cs="Times New Roman"/>
          <w:b/>
        </w:rPr>
        <w:t>they want to use to classify</w:t>
      </w:r>
      <w:r w:rsidRPr="00683649">
        <w:rPr>
          <w:rFonts w:ascii="Times New Roman" w:hAnsi="Times New Roman" w:cs="Times New Roman"/>
          <w:b/>
        </w:rPr>
        <w:t xml:space="preserve"> parties as populists</w:t>
      </w:r>
      <w:r>
        <w:rPr>
          <w:rFonts w:ascii="Times New Roman" w:hAnsi="Times New Roman" w:cs="Times New Roman"/>
        </w:rPr>
        <w:t xml:space="preserve">. This tool will </w:t>
      </w:r>
      <w:r w:rsidRPr="006D6B72">
        <w:rPr>
          <w:rFonts w:ascii="Times New Roman" w:hAnsi="Times New Roman" w:cs="Times New Roman"/>
          <w:b/>
        </w:rPr>
        <w:t>empower</w:t>
      </w:r>
      <w:r>
        <w:rPr>
          <w:rFonts w:ascii="Times New Roman" w:hAnsi="Times New Roman" w:cs="Times New Roman"/>
        </w:rPr>
        <w:t xml:space="preserve"> citizens, researchers, and policymakers and it will allow them to understand the evolution in the support for different types of populist parties. By focusing on individuals in 12 countries, WP5 will generate multiple indicators about their </w:t>
      </w:r>
      <w:r w:rsidRPr="0021180D">
        <w:rPr>
          <w:rFonts w:ascii="Times New Roman" w:hAnsi="Times New Roman" w:cs="Times New Roman"/>
          <w:b/>
        </w:rPr>
        <w:t>populist attitudes and other beliefs related to the challenges and constraint that European democracies face</w:t>
      </w:r>
      <w:r>
        <w:rPr>
          <w:rFonts w:ascii="Times New Roman" w:hAnsi="Times New Roman" w:cs="Times New Roman"/>
        </w:rPr>
        <w:t xml:space="preserve">. These indicators will, for example, provide information about the </w:t>
      </w:r>
      <w:r w:rsidRPr="00D23606">
        <w:rPr>
          <w:rFonts w:ascii="Times New Roman" w:hAnsi="Times New Roman" w:cs="Times New Roman"/>
          <w:b/>
        </w:rPr>
        <w:t>“populist demand”</w:t>
      </w:r>
      <w:r>
        <w:rPr>
          <w:rFonts w:ascii="Times New Roman" w:hAnsi="Times New Roman" w:cs="Times New Roman"/>
        </w:rPr>
        <w:t xml:space="preserve"> in different countries, with the possibility to assess the “populist demand” among specific sociodemographic groups like, for example, the “losers of globalization”, and among people with certain ideological leanings. </w:t>
      </w:r>
    </w:p>
    <w:p w14:paraId="4B42A13C" w14:textId="77777777" w:rsidR="00913443" w:rsidRDefault="00913443" w:rsidP="00913443">
      <w:pPr>
        <w:widowControl w:val="0"/>
        <w:autoSpaceDE w:val="0"/>
        <w:autoSpaceDN w:val="0"/>
        <w:adjustRightInd w:val="0"/>
        <w:spacing w:after="200"/>
        <w:ind w:right="-2"/>
        <w:jc w:val="both"/>
        <w:rPr>
          <w:rFonts w:ascii="Times New Roman" w:hAnsi="Times New Roman" w:cs="Times New Roman"/>
        </w:rPr>
      </w:pPr>
      <w:r>
        <w:rPr>
          <w:rFonts w:ascii="Times New Roman" w:hAnsi="Times New Roman" w:cs="Times New Roman"/>
        </w:rPr>
        <w:t xml:space="preserve">In line with the expected impacts listed in </w:t>
      </w:r>
      <w:r w:rsidRPr="006B3A7E">
        <w:rPr>
          <w:rFonts w:ascii="Times New Roman" w:hAnsi="Times New Roman" w:cs="Times New Roman"/>
          <w:lang w:val="en-GB"/>
        </w:rPr>
        <w:t>GOVERNANCE-03-2018</w:t>
      </w:r>
      <w:r>
        <w:rPr>
          <w:rFonts w:ascii="Times New Roman" w:hAnsi="Times New Roman" w:cs="Times New Roman"/>
          <w:lang w:val="en-GB"/>
        </w:rPr>
        <w:t xml:space="preserve">, </w:t>
      </w:r>
      <w:r>
        <w:rPr>
          <w:rFonts w:ascii="Times New Roman" w:hAnsi="Times New Roman" w:cs="Times New Roman"/>
        </w:rPr>
        <w:t>PODER will analyze “</w:t>
      </w:r>
      <w:r w:rsidRPr="003659CA">
        <w:rPr>
          <w:rFonts w:ascii="Times New Roman" w:hAnsi="Times New Roman" w:cs="Times New Roman"/>
        </w:rPr>
        <w:t>the consequences of populism</w:t>
      </w:r>
      <w:r>
        <w:rPr>
          <w:rFonts w:ascii="Times New Roman" w:hAnsi="Times New Roman" w:cs="Times New Roman"/>
        </w:rPr>
        <w:t>” in order to “</w:t>
      </w:r>
      <w:r w:rsidRPr="003659CA">
        <w:rPr>
          <w:rFonts w:ascii="Times New Roman" w:hAnsi="Times New Roman" w:cs="Times New Roman"/>
        </w:rPr>
        <w:t>support policies, narrative construction and other actions to address the phenomenon</w:t>
      </w:r>
      <w:r>
        <w:rPr>
          <w:rFonts w:ascii="Times New Roman" w:hAnsi="Times New Roman" w:cs="Times New Roman"/>
        </w:rPr>
        <w:t xml:space="preserve">”. The project will put special emphasis on analyzing </w:t>
      </w:r>
      <w:r w:rsidRPr="00E752CB">
        <w:rPr>
          <w:rFonts w:ascii="Times New Roman" w:hAnsi="Times New Roman" w:cs="Times New Roman"/>
          <w:b/>
        </w:rPr>
        <w:t xml:space="preserve">the effects and consequences of </w:t>
      </w:r>
      <w:r>
        <w:rPr>
          <w:rFonts w:ascii="Times New Roman" w:hAnsi="Times New Roman" w:cs="Times New Roman"/>
          <w:b/>
        </w:rPr>
        <w:t>the discourses of populist and non</w:t>
      </w:r>
      <w:r w:rsidRPr="00E752CB">
        <w:rPr>
          <w:rFonts w:ascii="Times New Roman" w:hAnsi="Times New Roman" w:cs="Times New Roman"/>
          <w:b/>
        </w:rPr>
        <w:t xml:space="preserve">-populist </w:t>
      </w:r>
      <w:r>
        <w:rPr>
          <w:rFonts w:ascii="Times New Roman" w:hAnsi="Times New Roman" w:cs="Times New Roman"/>
          <w:b/>
        </w:rPr>
        <w:t>actors</w:t>
      </w:r>
      <w:r>
        <w:rPr>
          <w:rFonts w:ascii="Times New Roman" w:hAnsi="Times New Roman" w:cs="Times New Roman"/>
        </w:rPr>
        <w:t xml:space="preserve"> on attitudes toward democracy and its key institutions among citizens, journalists and politicians. Through different types of experiments conducted in multiple countries, WP6 will provide valuable information about whether and how populist discourses might undermine </w:t>
      </w:r>
      <w:r w:rsidRPr="00E752CB">
        <w:rPr>
          <w:rFonts w:ascii="Times New Roman" w:hAnsi="Times New Roman" w:cs="Times New Roman"/>
          <w:b/>
        </w:rPr>
        <w:t xml:space="preserve">trust </w:t>
      </w:r>
      <w:r w:rsidRPr="008C2C37">
        <w:rPr>
          <w:rFonts w:ascii="Times New Roman" w:hAnsi="Times New Roman" w:cs="Times New Roman"/>
          <w:b/>
        </w:rPr>
        <w:t xml:space="preserve">in a variety of institutions, actors, and groups </w:t>
      </w:r>
      <w:r>
        <w:rPr>
          <w:rFonts w:ascii="Times New Roman" w:hAnsi="Times New Roman" w:cs="Times New Roman"/>
        </w:rPr>
        <w:t xml:space="preserve">such as the mass media, political parties, the judiciary, or the EU, and </w:t>
      </w:r>
      <w:r w:rsidRPr="008A067E">
        <w:rPr>
          <w:rFonts w:ascii="Times New Roman" w:hAnsi="Times New Roman" w:cs="Times New Roman"/>
          <w:b/>
        </w:rPr>
        <w:t xml:space="preserve">how </w:t>
      </w:r>
      <w:r>
        <w:rPr>
          <w:rFonts w:ascii="Times New Roman" w:hAnsi="Times New Roman" w:cs="Times New Roman"/>
          <w:b/>
        </w:rPr>
        <w:t>these discourses</w:t>
      </w:r>
      <w:r w:rsidRPr="008A067E">
        <w:rPr>
          <w:rFonts w:ascii="Times New Roman" w:hAnsi="Times New Roman" w:cs="Times New Roman"/>
          <w:b/>
        </w:rPr>
        <w:t xml:space="preserve"> can </w:t>
      </w:r>
      <w:r>
        <w:rPr>
          <w:rFonts w:ascii="Times New Roman" w:hAnsi="Times New Roman" w:cs="Times New Roman"/>
          <w:b/>
        </w:rPr>
        <w:t>affect</w:t>
      </w:r>
      <w:r w:rsidRPr="008A067E">
        <w:rPr>
          <w:rFonts w:ascii="Times New Roman" w:hAnsi="Times New Roman" w:cs="Times New Roman"/>
          <w:b/>
        </w:rPr>
        <w:t xml:space="preserve"> individuals’ views about the constraints and trade-offs inherent to liberal democratic political system</w:t>
      </w:r>
      <w:r>
        <w:rPr>
          <w:rFonts w:ascii="Times New Roman" w:hAnsi="Times New Roman" w:cs="Times New Roman"/>
          <w:b/>
        </w:rPr>
        <w:t xml:space="preserve"> </w:t>
      </w:r>
      <w:r>
        <w:rPr>
          <w:rFonts w:ascii="Times New Roman" w:hAnsi="Times New Roman" w:cs="Times New Roman"/>
        </w:rPr>
        <w:t xml:space="preserve">(here we will seek synergies  and complementarities with projects funded under </w:t>
      </w:r>
      <w:r w:rsidRPr="00DF3DAF">
        <w:rPr>
          <w:rFonts w:ascii="Times New Roman" w:hAnsi="Times New Roman" w:cs="Times New Roman"/>
        </w:rPr>
        <w:t>GOVERNANCE-01-2019</w:t>
      </w:r>
      <w:r>
        <w:rPr>
          <w:rFonts w:ascii="Times New Roman" w:hAnsi="Times New Roman" w:cs="Times New Roman"/>
        </w:rPr>
        <w:t xml:space="preserve">). At the same time, WP5 will also develop and test the effectiveness of </w:t>
      </w:r>
      <w:r>
        <w:rPr>
          <w:rFonts w:ascii="Times New Roman" w:hAnsi="Times New Roman" w:cs="Times New Roman"/>
          <w:b/>
        </w:rPr>
        <w:t xml:space="preserve">actions and narratives </w:t>
      </w:r>
      <w:r>
        <w:rPr>
          <w:rFonts w:ascii="Times New Roman" w:hAnsi="Times New Roman" w:cs="Times New Roman"/>
        </w:rPr>
        <w:t xml:space="preserve">that might be used by non-populist actors and institutions in order </w:t>
      </w:r>
      <w:r w:rsidRPr="00FB30D9">
        <w:rPr>
          <w:rFonts w:ascii="Times New Roman" w:hAnsi="Times New Roman" w:cs="Times New Roman"/>
          <w:b/>
        </w:rPr>
        <w:t>to c</w:t>
      </w:r>
      <w:r w:rsidRPr="00E752CB">
        <w:rPr>
          <w:rFonts w:ascii="Times New Roman" w:hAnsi="Times New Roman" w:cs="Times New Roman"/>
          <w:b/>
        </w:rPr>
        <w:t xml:space="preserve">ounteract </w:t>
      </w:r>
      <w:r>
        <w:rPr>
          <w:rFonts w:ascii="Times New Roman" w:hAnsi="Times New Roman" w:cs="Times New Roman"/>
          <w:b/>
        </w:rPr>
        <w:t xml:space="preserve">some of </w:t>
      </w:r>
      <w:r w:rsidRPr="00E752CB">
        <w:rPr>
          <w:rFonts w:ascii="Times New Roman" w:hAnsi="Times New Roman" w:cs="Times New Roman"/>
          <w:b/>
        </w:rPr>
        <w:t xml:space="preserve">the </w:t>
      </w:r>
      <w:r w:rsidRPr="00921476">
        <w:rPr>
          <w:rFonts w:ascii="Times New Roman" w:hAnsi="Times New Roman" w:cs="Times New Roman"/>
          <w:b/>
        </w:rPr>
        <w:t>hypothesized</w:t>
      </w:r>
      <w:r w:rsidRPr="00E752CB">
        <w:rPr>
          <w:rFonts w:ascii="Times New Roman" w:hAnsi="Times New Roman" w:cs="Times New Roman"/>
          <w:b/>
        </w:rPr>
        <w:t xml:space="preserve"> </w:t>
      </w:r>
      <w:r w:rsidRPr="00FB30D9">
        <w:rPr>
          <w:rFonts w:ascii="Times New Roman" w:hAnsi="Times New Roman" w:cs="Times New Roman"/>
          <w:b/>
        </w:rPr>
        <w:t>negative effects of populism</w:t>
      </w:r>
      <w:r>
        <w:rPr>
          <w:rFonts w:ascii="Times New Roman" w:hAnsi="Times New Roman" w:cs="Times New Roman"/>
        </w:rPr>
        <w:t xml:space="preserve"> on individuals’ political trust and other attitudes toward democracy. Moreover, to provide potential solutions to the alleged crisis of democracy that populist parties seem to exploit, WP5 will focus on </w:t>
      </w:r>
      <w:r w:rsidRPr="00167D1E">
        <w:rPr>
          <w:rFonts w:ascii="Times New Roman" w:hAnsi="Times New Roman" w:cs="Times New Roman"/>
          <w:b/>
        </w:rPr>
        <w:t>developing and evaluating strategies and tools</w:t>
      </w:r>
      <w:r>
        <w:rPr>
          <w:rFonts w:ascii="Times New Roman" w:hAnsi="Times New Roman" w:cs="Times New Roman"/>
        </w:rPr>
        <w:t xml:space="preserve"> that could be used to </w:t>
      </w:r>
      <w:r w:rsidRPr="00167D1E">
        <w:rPr>
          <w:rFonts w:ascii="Times New Roman" w:hAnsi="Times New Roman" w:cs="Times New Roman"/>
          <w:b/>
        </w:rPr>
        <w:t>strengthen democratic</w:t>
      </w:r>
      <w:r>
        <w:rPr>
          <w:rFonts w:ascii="Times New Roman" w:hAnsi="Times New Roman" w:cs="Times New Roman"/>
          <w:b/>
        </w:rPr>
        <w:t xml:space="preserve"> </w:t>
      </w:r>
      <w:r>
        <w:rPr>
          <w:rFonts w:ascii="Times New Roman" w:hAnsi="Times New Roman" w:cs="Times New Roman"/>
          <w:b/>
        </w:rPr>
        <w:lastRenderedPageBreak/>
        <w:t xml:space="preserve">values, promote </w:t>
      </w:r>
      <w:r w:rsidRPr="00167D1E">
        <w:rPr>
          <w:rFonts w:ascii="Times New Roman" w:hAnsi="Times New Roman" w:cs="Times New Roman"/>
          <w:b/>
        </w:rPr>
        <w:t>political engagement</w:t>
      </w:r>
      <w:r>
        <w:rPr>
          <w:rFonts w:ascii="Times New Roman" w:hAnsi="Times New Roman" w:cs="Times New Roman"/>
          <w:b/>
        </w:rPr>
        <w:t xml:space="preserve"> and reduce political inequalities</w:t>
      </w:r>
      <w:r>
        <w:rPr>
          <w:rFonts w:ascii="Times New Roman" w:hAnsi="Times New Roman" w:cs="Times New Roman"/>
        </w:rPr>
        <w:t xml:space="preserve">, especially among the young and the disaffected. WP5 will also focus on providing valuable information—for policymakers and educators alike—about whether and how </w:t>
      </w:r>
      <w:r w:rsidRPr="00834046">
        <w:rPr>
          <w:rFonts w:ascii="Times New Roman" w:hAnsi="Times New Roman" w:cs="Times New Roman"/>
          <w:b/>
        </w:rPr>
        <w:t>civic education via social media</w:t>
      </w:r>
      <w:r>
        <w:rPr>
          <w:rFonts w:ascii="Times New Roman" w:hAnsi="Times New Roman" w:cs="Times New Roman"/>
        </w:rPr>
        <w:t xml:space="preserve"> communications can be effectively used to promote the political engagement and strengthen the democratic values of the younger generations (here we will seek complementarities with the H2020 project EURYKA and the </w:t>
      </w:r>
      <w:r w:rsidRPr="0022733B">
        <w:rPr>
          <w:rFonts w:ascii="Times New Roman" w:hAnsi="Times New Roman" w:cs="Times New Roman"/>
          <w:lang w:val="en-GB"/>
        </w:rPr>
        <w:t>Eurydice project of the European Union</w:t>
      </w:r>
      <w:r>
        <w:rPr>
          <w:rFonts w:ascii="Times New Roman" w:hAnsi="Times New Roman" w:cs="Times New Roman"/>
        </w:rPr>
        <w:t xml:space="preserve">). </w:t>
      </w:r>
    </w:p>
    <w:p w14:paraId="56305010" w14:textId="77777777" w:rsidR="00913443" w:rsidRDefault="00913443" w:rsidP="00913443">
      <w:pPr>
        <w:widowControl w:val="0"/>
        <w:autoSpaceDE w:val="0"/>
        <w:autoSpaceDN w:val="0"/>
        <w:adjustRightInd w:val="0"/>
        <w:spacing w:after="200"/>
        <w:ind w:right="-2"/>
        <w:jc w:val="both"/>
        <w:rPr>
          <w:rFonts w:ascii="Times New Roman" w:hAnsi="Times New Roman" w:cs="Times New Roman"/>
        </w:rPr>
      </w:pPr>
      <w:r>
        <w:rPr>
          <w:rFonts w:ascii="Times New Roman" w:hAnsi="Times New Roman" w:cs="Times New Roman"/>
        </w:rPr>
        <w:t xml:space="preserve">The analyses conducted in all these work packages will yield relevant insights that will allow us to </w:t>
      </w:r>
      <w:r w:rsidRPr="00E83AD8">
        <w:rPr>
          <w:rFonts w:ascii="Times New Roman" w:hAnsi="Times New Roman" w:cs="Times New Roman"/>
        </w:rPr>
        <w:t xml:space="preserve">elaborate medium to long-term </w:t>
      </w:r>
      <w:r w:rsidRPr="00E83AD8">
        <w:rPr>
          <w:rFonts w:ascii="Times New Roman" w:hAnsi="Times New Roman" w:cs="Times New Roman"/>
          <w:b/>
        </w:rPr>
        <w:t>scenarios</w:t>
      </w:r>
      <w:r w:rsidRPr="00E83AD8">
        <w:rPr>
          <w:rFonts w:ascii="Times New Roman" w:hAnsi="Times New Roman" w:cs="Times New Roman"/>
        </w:rPr>
        <w:t xml:space="preserve"> about populism and its consequences for European democracies.</w:t>
      </w:r>
      <w:r>
        <w:rPr>
          <w:rFonts w:ascii="Times New Roman" w:hAnsi="Times New Roman" w:cs="Times New Roman"/>
          <w:b/>
        </w:rPr>
        <w:t xml:space="preserve"> </w:t>
      </w:r>
      <w:r>
        <w:rPr>
          <w:rFonts w:ascii="Times New Roman" w:hAnsi="Times New Roman" w:cs="Times New Roman"/>
        </w:rPr>
        <w:t xml:space="preserve">For example, the analyses and survey results of WP5 will allow us to </w:t>
      </w:r>
      <w:r w:rsidRPr="002E7BD0">
        <w:rPr>
          <w:rFonts w:ascii="Times New Roman" w:hAnsi="Times New Roman" w:cs="Times New Roman"/>
          <w:b/>
        </w:rPr>
        <w:t xml:space="preserve">ascertain the potential for a medium-term growth of different types populist parties across 12 European </w:t>
      </w:r>
      <w:r w:rsidRPr="00E83AD8">
        <w:rPr>
          <w:rFonts w:ascii="Times New Roman" w:hAnsi="Times New Roman" w:cs="Times New Roman"/>
        </w:rPr>
        <w:t>countries by focusing on the individual-level “populist demand”,</w:t>
      </w:r>
      <w:r>
        <w:rPr>
          <w:rFonts w:ascii="Times New Roman" w:hAnsi="Times New Roman" w:cs="Times New Roman"/>
        </w:rPr>
        <w:t xml:space="preserve"> which will be based on the extent to which citizens in these countries hold populist attitudes and the most important correlates of these attitudes. Moreover, we will be able to </w:t>
      </w:r>
      <w:r w:rsidRPr="002E7BD0">
        <w:rPr>
          <w:rFonts w:ascii="Times New Roman" w:hAnsi="Times New Roman" w:cs="Times New Roman"/>
          <w:b/>
        </w:rPr>
        <w:t>segment the “populist demand” across different sociodemographic, socioeconomic and political groups</w:t>
      </w:r>
      <w:r>
        <w:rPr>
          <w:rFonts w:ascii="Times New Roman" w:hAnsi="Times New Roman" w:cs="Times New Roman"/>
        </w:rPr>
        <w:t xml:space="preserve">. This is especially relevant since it will allow us to predict how social and economic transformations such as, for example, the decreasing importance of blue collar jobs and the growth of low-skilled service sector occupations might affect the “populist demand” in the near future. The analyses of WP6 will also allow us to </w:t>
      </w:r>
      <w:r w:rsidRPr="002E7BD0">
        <w:rPr>
          <w:rFonts w:ascii="Times New Roman" w:hAnsi="Times New Roman" w:cs="Times New Roman"/>
          <w:b/>
        </w:rPr>
        <w:t>develop scenarios about how citizens’ attitudes towards democracy might change if certain populist and non-populist discourses gain visibility in different European societies</w:t>
      </w:r>
      <w:r>
        <w:rPr>
          <w:rFonts w:ascii="Times New Roman" w:hAnsi="Times New Roman" w:cs="Times New Roman"/>
        </w:rPr>
        <w:t xml:space="preserve">. Given the importance of attitudes like political trust for the functioning, stability and evolution of liberal democracies and multinational institutions like the EU these scenarios will be highly informative about the potential consequences of populism. By studying the reactions of European institutions to some policies adopted by populist parties that govern in some member states WP3 will provide valuable information to develop </w:t>
      </w:r>
      <w:r w:rsidRPr="002E7BD0">
        <w:rPr>
          <w:rFonts w:ascii="Times New Roman" w:hAnsi="Times New Roman" w:cs="Times New Roman"/>
          <w:b/>
        </w:rPr>
        <w:t>scenarios about the potential consequences of populist parties leading national government for EU institutions</w:t>
      </w:r>
      <w:r>
        <w:rPr>
          <w:rFonts w:ascii="Times New Roman" w:hAnsi="Times New Roman" w:cs="Times New Roman"/>
        </w:rPr>
        <w:t>.</w:t>
      </w:r>
    </w:p>
    <w:p w14:paraId="167C6AC7" w14:textId="77777777" w:rsidR="00913443" w:rsidRDefault="00913443" w:rsidP="00913443">
      <w:pPr>
        <w:widowControl w:val="0"/>
        <w:autoSpaceDE w:val="0"/>
        <w:autoSpaceDN w:val="0"/>
        <w:adjustRightInd w:val="0"/>
        <w:spacing w:after="200"/>
        <w:ind w:right="-2"/>
        <w:jc w:val="both"/>
        <w:rPr>
          <w:rFonts w:ascii="Times New Roman" w:hAnsi="Times New Roman" w:cs="Times New Roman"/>
        </w:rPr>
      </w:pPr>
      <w:r>
        <w:rPr>
          <w:rFonts w:ascii="Times New Roman" w:hAnsi="Times New Roman" w:cs="Times New Roman"/>
        </w:rPr>
        <w:t xml:space="preserve">PODER is expected to have a long-lasting impact among the scientific-community, policymakers, civic society organizations, the education sector, as well as European citizens more generally. Thanks to the </w:t>
      </w:r>
      <w:r w:rsidRPr="002E7BD0">
        <w:rPr>
          <w:rFonts w:ascii="Times New Roman" w:hAnsi="Times New Roman" w:cs="Times New Roman"/>
        </w:rPr>
        <w:t>methodological pluralism</w:t>
      </w:r>
      <w:r>
        <w:rPr>
          <w:rFonts w:ascii="Times New Roman" w:hAnsi="Times New Roman" w:cs="Times New Roman"/>
        </w:rPr>
        <w:t xml:space="preserve"> embraced by the members of the consortium, The project will be based on an </w:t>
      </w:r>
      <w:r w:rsidRPr="002E7BD0">
        <w:rPr>
          <w:rFonts w:ascii="Times New Roman" w:hAnsi="Times New Roman" w:cs="Times New Roman"/>
          <w:b/>
        </w:rPr>
        <w:t xml:space="preserve">integrative multi-method approach </w:t>
      </w:r>
      <w:r>
        <w:rPr>
          <w:rFonts w:ascii="Times New Roman" w:hAnsi="Times New Roman" w:cs="Times New Roman"/>
        </w:rPr>
        <w:fldChar w:fldCharType="begin"/>
      </w:r>
      <w:r>
        <w:rPr>
          <w:rFonts w:ascii="Times New Roman" w:hAnsi="Times New Roman" w:cs="Times New Roman"/>
        </w:rPr>
        <w:instrText xml:space="preserve"> ADDIN ZOTERO_ITEM CSL_CITATION {"citationID":"258vdr4ch8","properties":{"formattedCitation":"(Seawright, 2016)","plainCitation":"(Seawright, 2016)"},"citationItems":[{"id":3710,"uris":["http://zotero.org/users/1628129/items/ZRRKIUXH"],"uri":["http://zotero.org/users/1628129/items/ZRRKIUXH"],"itemData":{"id":3710,"type":"book","title":"Multi-method social science: combining qualitative and quantitative tools","collection-title":"Strategies for social inquiry","publisher":"Cambridge University Press","publisher-place":"Cambridge, UK","number-of-pages":"238","source":"Library of Congress ISBN","event-place":"Cambridge, UK","ISBN":"978-1-107-09771-1","call-number":"H61 .S44756 2016","shortTitle":"Multi-method social science","author":[{"family":"Seawright","given":"Jason"}],"issued":{"date-parts":[["2016"]]}}}],"schema":"https://github.com/citation-style-language/schema/raw/master/csl-citation.json"}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(see Seawright, 2016)</w:t>
      </w:r>
      <w:r>
        <w:rPr>
          <w:rFonts w:ascii="Times New Roman" w:hAnsi="Times New Roman" w:cs="Times New Roman"/>
        </w:rPr>
        <w:fldChar w:fldCharType="end"/>
      </w:r>
      <w:r>
        <w:rPr>
          <w:rFonts w:ascii="Times New Roman" w:hAnsi="Times New Roman" w:cs="Times New Roman"/>
        </w:rPr>
        <w:t xml:space="preserve">. This approach will provide new insights and will enhance the existing knowledge about the relationship between populism, democracy and representation, from a theoretical and empirical standpoint. This impact will become tangible in the </w:t>
      </w:r>
      <w:r w:rsidRPr="00AE4DEB">
        <w:rPr>
          <w:rFonts w:ascii="Times New Roman" w:hAnsi="Times New Roman" w:cs="Times New Roman"/>
          <w:b/>
        </w:rPr>
        <w:t>publications</w:t>
      </w:r>
      <w:r>
        <w:rPr>
          <w:rFonts w:ascii="Times New Roman" w:hAnsi="Times New Roman" w:cs="Times New Roman"/>
        </w:rPr>
        <w:t xml:space="preserve">—in top-ranked journals and high-quality presses—that all the researchers involved in the project will produce. Moreover, the </w:t>
      </w:r>
      <w:r w:rsidRPr="00AE4DEB">
        <w:rPr>
          <w:rFonts w:ascii="Times New Roman" w:hAnsi="Times New Roman" w:cs="Times New Roman"/>
          <w:b/>
        </w:rPr>
        <w:t>scientific-community</w:t>
      </w:r>
      <w:r>
        <w:rPr>
          <w:rFonts w:ascii="Times New Roman" w:hAnsi="Times New Roman" w:cs="Times New Roman"/>
        </w:rPr>
        <w:t xml:space="preserve"> will clearly benefit from the </w:t>
      </w:r>
      <w:r w:rsidRPr="00AE4DEB">
        <w:rPr>
          <w:rFonts w:ascii="Times New Roman" w:hAnsi="Times New Roman" w:cs="Times New Roman"/>
          <w:b/>
        </w:rPr>
        <w:t>multiple datasets</w:t>
      </w:r>
      <w:r>
        <w:rPr>
          <w:rFonts w:ascii="Times New Roman" w:hAnsi="Times New Roman" w:cs="Times New Roman"/>
        </w:rPr>
        <w:t xml:space="preserve"> that the project will generate, which will be made available to other scholars and curated through well-established open-access repositories like The Harvard Dataverse. PODER will not only have an impact on </w:t>
      </w:r>
      <w:r>
        <w:rPr>
          <w:rFonts w:ascii="Times New Roman" w:hAnsi="Times New Roman" w:cs="Times New Roman"/>
          <w:b/>
        </w:rPr>
        <w:t>policymakers</w:t>
      </w:r>
      <w:r>
        <w:rPr>
          <w:rFonts w:ascii="Times New Roman" w:hAnsi="Times New Roman" w:cs="Times New Roman"/>
        </w:rPr>
        <w:t xml:space="preserve"> through the policy reports that will regularly summarize the main findings of the project and their policy implications. Policymakers will also benefit from the different </w:t>
      </w:r>
      <w:r w:rsidRPr="00AE4DEB">
        <w:rPr>
          <w:rFonts w:ascii="Times New Roman" w:hAnsi="Times New Roman" w:cs="Times New Roman"/>
          <w:b/>
        </w:rPr>
        <w:t>indicators</w:t>
      </w:r>
      <w:r>
        <w:rPr>
          <w:rFonts w:ascii="Times New Roman" w:hAnsi="Times New Roman" w:cs="Times New Roman"/>
        </w:rPr>
        <w:t xml:space="preserve"> that the project will generate and that could become useful tool in order to develop policies and actions oriented to strengthen the European integration project. PODER is also designed to have a strong educational impact, both among secondary education and university students. In WP6 we will specifically develop and test </w:t>
      </w:r>
      <w:r w:rsidRPr="00C72F62">
        <w:rPr>
          <w:rFonts w:ascii="Times New Roman" w:hAnsi="Times New Roman" w:cs="Times New Roman"/>
          <w:b/>
        </w:rPr>
        <w:t>new civic education tools</w:t>
      </w:r>
      <w:r>
        <w:rPr>
          <w:rFonts w:ascii="Times New Roman" w:hAnsi="Times New Roman" w:cs="Times New Roman"/>
        </w:rPr>
        <w:t xml:space="preserve"> to promote political engagement and strengthen democratic values. This will lead to the production of </w:t>
      </w:r>
      <w:r w:rsidRPr="00C72F62">
        <w:rPr>
          <w:rFonts w:ascii="Times New Roman" w:hAnsi="Times New Roman" w:cs="Times New Roman"/>
          <w:b/>
        </w:rPr>
        <w:t>civic education materials</w:t>
      </w:r>
      <w:r>
        <w:rPr>
          <w:rFonts w:ascii="Times New Roman" w:hAnsi="Times New Roman" w:cs="Times New Roman"/>
        </w:rPr>
        <w:t xml:space="preserve"> that will outlast the life of the project. In a similar vein, the findings as well as the datasets produced by the project will be used to design research seminars at BA and MA levels related to the project’s topic. PODER is also expected to have a direct impact among civic society organizations through a summer camp of political </w:t>
      </w:r>
      <w:proofErr w:type="gramStart"/>
      <w:r>
        <w:rPr>
          <w:rFonts w:ascii="Times New Roman" w:hAnsi="Times New Roman" w:cs="Times New Roman"/>
        </w:rPr>
        <w:t>activists .</w:t>
      </w:r>
      <w:proofErr w:type="gramEnd"/>
      <w:r>
        <w:rPr>
          <w:rFonts w:ascii="Times New Roman" w:hAnsi="Times New Roman" w:cs="Times New Roman"/>
        </w:rPr>
        <w:t xml:space="preserve">  </w:t>
      </w:r>
    </w:p>
    <w:p w14:paraId="3E191C86" w14:textId="77777777" w:rsidR="00913443" w:rsidRPr="002854F8" w:rsidRDefault="00913443" w:rsidP="00913443">
      <w:pPr>
        <w:widowControl w:val="0"/>
        <w:autoSpaceDE w:val="0"/>
        <w:autoSpaceDN w:val="0"/>
        <w:adjustRightInd w:val="0"/>
        <w:spacing w:after="200"/>
        <w:ind w:right="-2"/>
        <w:jc w:val="both"/>
        <w:rPr>
          <w:rFonts w:ascii="Times New Roman" w:hAnsi="Times New Roman" w:cs="Times New Roman"/>
        </w:rPr>
      </w:pPr>
    </w:p>
    <w:p w14:paraId="64681E6A" w14:textId="77777777" w:rsidR="00913443" w:rsidRPr="007E01AA" w:rsidRDefault="00913443" w:rsidP="00913443">
      <w:pPr>
        <w:widowControl w:val="0"/>
        <w:autoSpaceDE w:val="0"/>
        <w:autoSpaceDN w:val="0"/>
        <w:adjustRightInd w:val="0"/>
        <w:spacing w:after="200"/>
        <w:ind w:left="709" w:right="-2" w:hanging="709"/>
        <w:jc w:val="both"/>
        <w:outlineLvl w:val="0"/>
        <w:rPr>
          <w:rFonts w:ascii="Times New Roman" w:hAnsi="Times New Roman" w:cs="Times New Roman"/>
          <w:b/>
          <w:bCs/>
          <w:lang w:val="en-GB"/>
        </w:rPr>
      </w:pPr>
      <w:r w:rsidRPr="006B3A7E">
        <w:rPr>
          <w:rFonts w:ascii="Times New Roman" w:hAnsi="Times New Roman" w:cs="Times New Roman"/>
          <w:b/>
          <w:bCs/>
          <w:lang w:val="en-GB"/>
        </w:rPr>
        <w:t>2.2</w:t>
      </w:r>
      <w:r w:rsidRPr="006B3A7E">
        <w:rPr>
          <w:rFonts w:ascii="Times New Roman" w:hAnsi="Times New Roman" w:cs="Times New Roman"/>
          <w:b/>
          <w:bCs/>
          <w:lang w:val="en-GB"/>
        </w:rPr>
        <w:tab/>
        <w:t>Measures to maximise impact</w:t>
      </w:r>
    </w:p>
    <w:p w14:paraId="0963AB44" w14:textId="77777777" w:rsidR="00913443" w:rsidRDefault="00913443" w:rsidP="00913443">
      <w:pPr>
        <w:pStyle w:val="Prrafodelista"/>
        <w:widowControl w:val="0"/>
        <w:numPr>
          <w:ilvl w:val="0"/>
          <w:numId w:val="21"/>
        </w:numPr>
        <w:autoSpaceDE w:val="0"/>
        <w:autoSpaceDN w:val="0"/>
        <w:adjustRightInd w:val="0"/>
        <w:spacing w:after="200"/>
        <w:ind w:right="-2"/>
        <w:jc w:val="both"/>
        <w:rPr>
          <w:rFonts w:ascii="Times New Roman" w:hAnsi="Times New Roman" w:cs="Times New Roman"/>
          <w:b/>
          <w:bCs/>
          <w:lang w:val="en-GB"/>
        </w:rPr>
      </w:pPr>
      <w:r w:rsidRPr="00664EC7">
        <w:rPr>
          <w:rFonts w:ascii="Times New Roman" w:hAnsi="Times New Roman" w:cs="Times New Roman"/>
          <w:b/>
          <w:bCs/>
          <w:lang w:val="en-GB"/>
        </w:rPr>
        <w:lastRenderedPageBreak/>
        <w:t xml:space="preserve">Dissemination and exploitation of results </w:t>
      </w:r>
    </w:p>
    <w:p w14:paraId="4FAE129D" w14:textId="77777777" w:rsidR="00913443" w:rsidRDefault="00913443" w:rsidP="00913443">
      <w:pPr>
        <w:widowControl w:val="0"/>
        <w:autoSpaceDE w:val="0"/>
        <w:autoSpaceDN w:val="0"/>
        <w:adjustRightInd w:val="0"/>
        <w:spacing w:after="200"/>
        <w:ind w:right="-2"/>
        <w:jc w:val="both"/>
        <w:rPr>
          <w:rFonts w:ascii="Times New Roman" w:hAnsi="Times New Roman" w:cs="Times New Roman"/>
          <w:lang w:val="en-GB"/>
        </w:rPr>
      </w:pPr>
      <w:r w:rsidRPr="00D62C39">
        <w:rPr>
          <w:rFonts w:ascii="Times New Roman" w:hAnsi="Times New Roman" w:cs="Times New Roman"/>
          <w:lang w:val="en-GB"/>
        </w:rPr>
        <w:t xml:space="preserve">Dissemination is considered a crucial factor for the success of the PODER project. For this purpose, the project has a </w:t>
      </w:r>
      <w:r>
        <w:rPr>
          <w:rFonts w:ascii="Times New Roman" w:hAnsi="Times New Roman" w:cs="Times New Roman"/>
          <w:lang w:val="en-GB"/>
        </w:rPr>
        <w:t>workpackage (WP7) dedicated to “Exploitation and Dissemination</w:t>
      </w:r>
      <w:r w:rsidRPr="00D62C39">
        <w:rPr>
          <w:rFonts w:ascii="Times New Roman" w:hAnsi="Times New Roman" w:cs="Times New Roman"/>
          <w:lang w:val="en-GB"/>
        </w:rPr>
        <w:t xml:space="preserve">”. </w:t>
      </w:r>
      <w:r>
        <w:rPr>
          <w:rFonts w:ascii="Times New Roman" w:hAnsi="Times New Roman" w:cs="Times New Roman"/>
          <w:lang w:val="en-GB"/>
        </w:rPr>
        <w:t xml:space="preserve"> All members of the consortium will be committed and actively involved in the dissemination and communication of results, and Participant 1 (UAB) will be responsible for planning and coordinating the dissemination and communication activities of WP7. This section of the proposal presents a </w:t>
      </w:r>
      <w:r w:rsidRPr="00DA7F7F">
        <w:rPr>
          <w:rFonts w:ascii="Times New Roman" w:hAnsi="Times New Roman" w:cs="Times New Roman"/>
          <w:b/>
          <w:lang w:val="en-GB"/>
        </w:rPr>
        <w:t>“draft plan for the dissemination and exploitations of the project’s results”</w:t>
      </w:r>
      <w:r>
        <w:rPr>
          <w:rFonts w:ascii="Times New Roman" w:hAnsi="Times New Roman" w:cs="Times New Roman"/>
          <w:lang w:val="en-GB"/>
        </w:rPr>
        <w:t xml:space="preserve">. The exploitation and dissemination strategy is designed </w:t>
      </w:r>
      <w:r w:rsidRPr="00DA7F7F">
        <w:rPr>
          <w:rFonts w:ascii="Times New Roman" w:hAnsi="Times New Roman" w:cs="Times New Roman"/>
          <w:b/>
          <w:lang w:val="en-GB"/>
        </w:rPr>
        <w:t>to maximize the project’s impact throughout its entire lifetime, as well as after the project has ended</w:t>
      </w:r>
      <w:r>
        <w:rPr>
          <w:rFonts w:ascii="Times New Roman" w:hAnsi="Times New Roman" w:cs="Times New Roman"/>
          <w:lang w:val="en-GB"/>
        </w:rPr>
        <w:t xml:space="preserve">. This strategy addresses the full range of potential users and uses in relation to the project’s objectives and expected outputs. </w:t>
      </w:r>
    </w:p>
    <w:p w14:paraId="640CF2BD" w14:textId="77777777" w:rsidR="00913443" w:rsidRDefault="00913443" w:rsidP="00913443">
      <w:pPr>
        <w:widowControl w:val="0"/>
        <w:autoSpaceDE w:val="0"/>
        <w:autoSpaceDN w:val="0"/>
        <w:adjustRightInd w:val="0"/>
        <w:spacing w:after="200"/>
        <w:ind w:right="-2"/>
        <w:jc w:val="both"/>
        <w:rPr>
          <w:rFonts w:ascii="Times New Roman" w:hAnsi="Times New Roman" w:cs="Times New Roman"/>
          <w:lang w:val="en-GB"/>
        </w:rPr>
      </w:pPr>
      <w:r w:rsidRPr="00193BA2">
        <w:rPr>
          <w:rFonts w:ascii="Times New Roman" w:hAnsi="Times New Roman" w:cs="Times New Roman"/>
          <w:b/>
          <w:lang w:val="en-GB"/>
        </w:rPr>
        <w:t>To empower and involve policy-makers, activists, experts and the general public, we will hold</w:t>
      </w:r>
      <w:r>
        <w:rPr>
          <w:rFonts w:ascii="Times New Roman" w:hAnsi="Times New Roman" w:cs="Times New Roman"/>
          <w:lang w:val="en-GB"/>
        </w:rPr>
        <w:t xml:space="preserve"> </w:t>
      </w:r>
      <w:r w:rsidRPr="000F261B">
        <w:rPr>
          <w:rFonts w:ascii="Times New Roman" w:hAnsi="Times New Roman" w:cs="Times New Roman"/>
          <w:b/>
          <w:lang w:val="en-GB"/>
        </w:rPr>
        <w:t xml:space="preserve">“world café” </w:t>
      </w:r>
      <w:r>
        <w:rPr>
          <w:rFonts w:ascii="Times New Roman" w:hAnsi="Times New Roman" w:cs="Times New Roman"/>
          <w:b/>
          <w:lang w:val="en-GB"/>
        </w:rPr>
        <w:t>workshop i</w:t>
      </w:r>
      <w:r w:rsidRPr="000F261B">
        <w:rPr>
          <w:rFonts w:ascii="Times New Roman" w:hAnsi="Times New Roman" w:cs="Times New Roman"/>
          <w:b/>
          <w:lang w:val="en-GB"/>
        </w:rPr>
        <w:t xml:space="preserve">n </w:t>
      </w:r>
      <w:r>
        <w:rPr>
          <w:rFonts w:ascii="Times New Roman" w:hAnsi="Times New Roman" w:cs="Times New Roman"/>
          <w:b/>
          <w:lang w:val="en-GB"/>
        </w:rPr>
        <w:t>three</w:t>
      </w:r>
      <w:r w:rsidRPr="000F261B">
        <w:rPr>
          <w:rFonts w:ascii="Times New Roman" w:hAnsi="Times New Roman" w:cs="Times New Roman"/>
          <w:b/>
          <w:lang w:val="en-GB"/>
        </w:rPr>
        <w:t xml:space="preserve"> countr</w:t>
      </w:r>
      <w:r>
        <w:rPr>
          <w:rFonts w:ascii="Times New Roman" w:hAnsi="Times New Roman" w:cs="Times New Roman"/>
          <w:b/>
          <w:lang w:val="en-GB"/>
        </w:rPr>
        <w:t xml:space="preserve">ies </w:t>
      </w:r>
      <w:r>
        <w:rPr>
          <w:rFonts w:ascii="Times New Roman" w:hAnsi="Times New Roman" w:cs="Times New Roman"/>
          <w:lang w:val="en-GB"/>
        </w:rPr>
        <w:t xml:space="preserve">(Belgium, Italy and Greece). Participants will be selected among some of those interviewed in WP2 and among those individuals who expressed their interest in learning more about the project and were interviewed in the survey of WP5 or recruited through the project website. Participants at world cafés will be asked to discuss questions, findings and recommendations in order to </w:t>
      </w:r>
      <w:r w:rsidRPr="000F261B">
        <w:rPr>
          <w:rFonts w:ascii="Times New Roman" w:hAnsi="Times New Roman" w:cs="Times New Roman"/>
          <w:b/>
          <w:lang w:val="en-GB"/>
        </w:rPr>
        <w:t>harvest and share collective discoveries</w:t>
      </w:r>
      <w:r>
        <w:rPr>
          <w:rFonts w:ascii="Times New Roman" w:hAnsi="Times New Roman" w:cs="Times New Roman"/>
          <w:lang w:val="en-GB"/>
        </w:rPr>
        <w:t xml:space="preserve">. The questions, findings and recommendations that participants will be asked to discuss will be based on the policy briefs and blogposts that present and synthetize some of the most relevant findings and implications of the project. The outcome of these world café conducted in three countries will then be compared and summarized through short videos. These world cafés will also generate valuable insights and </w:t>
      </w:r>
      <w:r>
        <w:rPr>
          <w:rFonts w:ascii="Times New Roman" w:hAnsi="Times New Roman" w:cs="Times New Roman"/>
          <w:b/>
          <w:lang w:val="en-GB"/>
        </w:rPr>
        <w:t>ethnographic evidence</w:t>
      </w:r>
      <w:r>
        <w:rPr>
          <w:rFonts w:ascii="Times New Roman" w:hAnsi="Times New Roman" w:cs="Times New Roman"/>
          <w:lang w:val="en-GB"/>
        </w:rPr>
        <w:t xml:space="preserve"> that will be incorporated into the project’s prescriptive report. </w:t>
      </w:r>
    </w:p>
    <w:p w14:paraId="5FC93777" w14:textId="77777777" w:rsidR="00913443" w:rsidRPr="00C16731" w:rsidRDefault="00913443" w:rsidP="00913443">
      <w:pPr>
        <w:widowControl w:val="0"/>
        <w:autoSpaceDE w:val="0"/>
        <w:autoSpaceDN w:val="0"/>
        <w:adjustRightInd w:val="0"/>
        <w:spacing w:after="200"/>
        <w:ind w:right="-2"/>
        <w:jc w:val="both"/>
        <w:rPr>
          <w:rFonts w:ascii="Times New Roman" w:hAnsi="Times New Roman" w:cs="Times New Roman"/>
          <w:bCs/>
          <w:lang w:val="en-GB"/>
        </w:rPr>
      </w:pPr>
      <w:r>
        <w:rPr>
          <w:rFonts w:ascii="Times New Roman" w:hAnsi="Times New Roman" w:cs="Times New Roman"/>
          <w:lang w:val="en-GB"/>
        </w:rPr>
        <w:t xml:space="preserve">To disseminate our findings among the general public and maximize the impact of the project among the young </w:t>
      </w:r>
      <w:r w:rsidRPr="00193BA2">
        <w:rPr>
          <w:rFonts w:ascii="Times New Roman" w:hAnsi="Times New Roman" w:cs="Times New Roman"/>
          <w:b/>
          <w:lang w:val="en-GB"/>
        </w:rPr>
        <w:t>we will produce a comic book</w:t>
      </w:r>
      <w:r>
        <w:rPr>
          <w:rFonts w:ascii="Times New Roman" w:hAnsi="Times New Roman" w:cs="Times New Roman"/>
          <w:lang w:val="en-GB"/>
        </w:rPr>
        <w:t xml:space="preserve"> </w:t>
      </w:r>
      <w:r w:rsidRPr="00C16731">
        <w:rPr>
          <w:rFonts w:ascii="Times New Roman" w:hAnsi="Times New Roman" w:cs="Times New Roman"/>
          <w:bCs/>
          <w:lang w:val="en-GB"/>
        </w:rPr>
        <w:t xml:space="preserve">focused on populism and the challenges </w:t>
      </w:r>
      <w:r>
        <w:rPr>
          <w:rFonts w:ascii="Times New Roman" w:hAnsi="Times New Roman" w:cs="Times New Roman"/>
          <w:bCs/>
          <w:lang w:val="en-GB"/>
        </w:rPr>
        <w:t>of European democracies</w:t>
      </w:r>
      <w:r w:rsidRPr="00C16731">
        <w:rPr>
          <w:rFonts w:ascii="Times New Roman" w:hAnsi="Times New Roman" w:cs="Times New Roman"/>
          <w:bCs/>
          <w:lang w:val="en-GB"/>
        </w:rPr>
        <w:t xml:space="preserve">. The storyline of the comic will be based on some of the insights and results obtained in different workpackages of the project. To increase the reach and impact of the comic book, as well as </w:t>
      </w:r>
      <w:r w:rsidRPr="00193BA2">
        <w:rPr>
          <w:rFonts w:ascii="Times New Roman" w:hAnsi="Times New Roman" w:cs="Times New Roman"/>
          <w:b/>
          <w:bCs/>
          <w:lang w:val="en-GB"/>
        </w:rPr>
        <w:t>to directly engage and involve young citizens in our research</w:t>
      </w:r>
      <w:r w:rsidRPr="00C16731">
        <w:rPr>
          <w:rFonts w:ascii="Times New Roman" w:hAnsi="Times New Roman" w:cs="Times New Roman"/>
          <w:bCs/>
          <w:lang w:val="en-GB"/>
        </w:rPr>
        <w:t xml:space="preserve">, parts of the comic storyline and design will be based on the plots, narratives and draft drawings and designs that </w:t>
      </w:r>
      <w:r w:rsidRPr="001C7A56">
        <w:rPr>
          <w:rFonts w:ascii="Times New Roman" w:hAnsi="Times New Roman" w:cs="Times New Roman"/>
          <w:bCs/>
          <w:highlight w:val="yellow"/>
          <w:lang w:val="en-GB"/>
        </w:rPr>
        <w:t>high-school and university students will</w:t>
      </w:r>
      <w:r w:rsidRPr="00C16731">
        <w:rPr>
          <w:rFonts w:ascii="Times New Roman" w:hAnsi="Times New Roman" w:cs="Times New Roman"/>
          <w:bCs/>
          <w:lang w:val="en-GB"/>
        </w:rPr>
        <w:t xml:space="preserve"> submit as part of a </w:t>
      </w:r>
      <w:r w:rsidRPr="00193BA2">
        <w:rPr>
          <w:rFonts w:ascii="Times New Roman" w:hAnsi="Times New Roman" w:cs="Times New Roman"/>
          <w:b/>
          <w:bCs/>
          <w:lang w:val="en-GB"/>
        </w:rPr>
        <w:t>contest that we will organize among students</w:t>
      </w:r>
      <w:r w:rsidRPr="00C16731">
        <w:rPr>
          <w:rFonts w:ascii="Times New Roman" w:hAnsi="Times New Roman" w:cs="Times New Roman"/>
          <w:bCs/>
          <w:lang w:val="en-GB"/>
        </w:rPr>
        <w:t>.</w:t>
      </w:r>
      <w:r>
        <w:rPr>
          <w:rFonts w:ascii="Times New Roman" w:hAnsi="Times New Roman" w:cs="Times New Roman"/>
          <w:bCs/>
          <w:lang w:val="en-GB"/>
        </w:rPr>
        <w:t xml:space="preserve"> The first part of the contest will be based on an interactive quiz about democracy in Europe. In the second part, winners of the first part will be asked to submit brief storylines, plots and drawing for the comic book. </w:t>
      </w:r>
      <w:r w:rsidRPr="00C16731">
        <w:rPr>
          <w:rFonts w:ascii="Times New Roman" w:hAnsi="Times New Roman" w:cs="Times New Roman"/>
          <w:bCs/>
        </w:rPr>
        <w:t xml:space="preserve">The final production of the comic book will be subcontracted to a professional company having the necessary skills for this kind of work. </w:t>
      </w:r>
      <w:r>
        <w:rPr>
          <w:rFonts w:ascii="Times New Roman" w:hAnsi="Times New Roman" w:cs="Times New Roman"/>
          <w:bCs/>
        </w:rPr>
        <w:t xml:space="preserve">The comic book will be distributed across </w:t>
      </w:r>
      <w:r w:rsidRPr="002B761F">
        <w:rPr>
          <w:rFonts w:ascii="Times New Roman" w:hAnsi="Times New Roman" w:cs="Times New Roman"/>
          <w:bCs/>
          <w:highlight w:val="yellow"/>
        </w:rPr>
        <w:t>XX</w:t>
      </w:r>
      <w:r>
        <w:rPr>
          <w:rFonts w:ascii="Times New Roman" w:hAnsi="Times New Roman" w:cs="Times New Roman"/>
          <w:bCs/>
        </w:rPr>
        <w:t xml:space="preserve"> countries and it will be publicized through press releases and press conferences. We will also promote the comic in European institutions and education institutions. </w:t>
      </w:r>
    </w:p>
    <w:p w14:paraId="4561C545" w14:textId="77777777" w:rsidR="00913443" w:rsidRDefault="00913443" w:rsidP="00913443">
      <w:pPr>
        <w:widowControl w:val="0"/>
        <w:autoSpaceDE w:val="0"/>
        <w:autoSpaceDN w:val="0"/>
        <w:adjustRightInd w:val="0"/>
        <w:spacing w:after="200"/>
        <w:ind w:right="-2"/>
        <w:jc w:val="both"/>
        <w:rPr>
          <w:rFonts w:ascii="Times New Roman" w:hAnsi="Times New Roman" w:cs="Times New Roman"/>
          <w:lang w:val="en-GB"/>
        </w:rPr>
      </w:pPr>
      <w:r>
        <w:rPr>
          <w:rFonts w:ascii="Times New Roman" w:hAnsi="Times New Roman" w:cs="Times New Roman"/>
          <w:lang w:val="en-GB"/>
        </w:rPr>
        <w:t xml:space="preserve">PODER commits itself to provide </w:t>
      </w:r>
      <w:r w:rsidRPr="00FA10CE">
        <w:rPr>
          <w:rFonts w:ascii="Times New Roman" w:hAnsi="Times New Roman" w:cs="Times New Roman"/>
          <w:b/>
          <w:lang w:val="en-GB"/>
        </w:rPr>
        <w:t>tools and strategies for evidence-based policy</w:t>
      </w:r>
      <w:r>
        <w:rPr>
          <w:rFonts w:ascii="Times New Roman" w:hAnsi="Times New Roman" w:cs="Times New Roman"/>
          <w:b/>
          <w:lang w:val="en-GB"/>
        </w:rPr>
        <w:t xml:space="preserve"> </w:t>
      </w:r>
      <w:r w:rsidRPr="00FA10CE">
        <w:rPr>
          <w:rFonts w:ascii="Times New Roman" w:hAnsi="Times New Roman" w:cs="Times New Roman"/>
          <w:b/>
          <w:lang w:val="en-GB"/>
        </w:rPr>
        <w:t>making</w:t>
      </w:r>
      <w:r>
        <w:rPr>
          <w:rFonts w:ascii="Times New Roman" w:hAnsi="Times New Roman" w:cs="Times New Roman"/>
          <w:lang w:val="en-GB"/>
        </w:rPr>
        <w:t xml:space="preserve"> as one of its core duties in order to guarantee the highest possible impact among civil society organizations and policymakers at the local, national and European levels. </w:t>
      </w:r>
      <w:r w:rsidRPr="00D62C39">
        <w:rPr>
          <w:rFonts w:ascii="Times New Roman" w:hAnsi="Times New Roman" w:cs="Times New Roman"/>
          <w:lang w:val="en-GB"/>
        </w:rPr>
        <w:t xml:space="preserve">To </w:t>
      </w:r>
      <w:r>
        <w:rPr>
          <w:rFonts w:ascii="Times New Roman" w:hAnsi="Times New Roman" w:cs="Times New Roman"/>
          <w:lang w:val="en-GB"/>
        </w:rPr>
        <w:t>maximize</w:t>
      </w:r>
      <w:r w:rsidRPr="00D62C39">
        <w:rPr>
          <w:rFonts w:ascii="Times New Roman" w:hAnsi="Times New Roman" w:cs="Times New Roman"/>
          <w:lang w:val="en-GB"/>
        </w:rPr>
        <w:t xml:space="preserve"> the </w:t>
      </w:r>
      <w:r>
        <w:rPr>
          <w:rFonts w:ascii="Times New Roman" w:hAnsi="Times New Roman" w:cs="Times New Roman"/>
          <w:lang w:val="en-GB"/>
        </w:rPr>
        <w:t>project’s impact</w:t>
      </w:r>
      <w:r w:rsidRPr="00D62C39">
        <w:rPr>
          <w:rFonts w:ascii="Times New Roman" w:hAnsi="Times New Roman" w:cs="Times New Roman"/>
          <w:lang w:val="en-GB"/>
        </w:rPr>
        <w:t xml:space="preserve"> </w:t>
      </w:r>
      <w:r>
        <w:rPr>
          <w:rFonts w:ascii="Times New Roman" w:hAnsi="Times New Roman" w:cs="Times New Roman"/>
          <w:lang w:val="en-GB"/>
        </w:rPr>
        <w:t>in this area</w:t>
      </w:r>
      <w:r w:rsidRPr="00D62C39">
        <w:rPr>
          <w:rFonts w:ascii="Times New Roman" w:hAnsi="Times New Roman" w:cs="Times New Roman"/>
          <w:lang w:val="en-GB"/>
        </w:rPr>
        <w:t xml:space="preserve"> the </w:t>
      </w:r>
      <w:r>
        <w:rPr>
          <w:rFonts w:ascii="Times New Roman" w:hAnsi="Times New Roman" w:cs="Times New Roman"/>
          <w:lang w:val="en-GB"/>
        </w:rPr>
        <w:t xml:space="preserve">consortium includes </w:t>
      </w:r>
      <w:r w:rsidRPr="007E3F52">
        <w:rPr>
          <w:rFonts w:ascii="Times New Roman" w:hAnsi="Times New Roman" w:cs="Times New Roman"/>
          <w:lang w:val="en-GB"/>
        </w:rPr>
        <w:t xml:space="preserve">the non-academic partner “European Alternatives (EA)”, </w:t>
      </w:r>
      <w:r w:rsidRPr="00586EDA">
        <w:rPr>
          <w:rFonts w:ascii="Times New Roman" w:hAnsi="Times New Roman" w:cs="Times New Roman"/>
          <w:lang w:val="en-GB"/>
        </w:rPr>
        <w:t>Partner 9 (EA)</w:t>
      </w:r>
      <w:r>
        <w:rPr>
          <w:rFonts w:ascii="Times New Roman" w:hAnsi="Times New Roman" w:cs="Times New Roman"/>
          <w:lang w:val="en-GB"/>
        </w:rPr>
        <w:t xml:space="preserve"> that</w:t>
      </w:r>
      <w:r w:rsidRPr="00586EDA">
        <w:rPr>
          <w:rFonts w:ascii="Times New Roman" w:hAnsi="Times New Roman" w:cs="Times New Roman"/>
          <w:lang w:val="en-GB"/>
        </w:rPr>
        <w:t xml:space="preserve"> will play a critical role in the design and implementation of </w:t>
      </w:r>
      <w:r>
        <w:rPr>
          <w:rFonts w:ascii="Times New Roman" w:hAnsi="Times New Roman" w:cs="Times New Roman"/>
          <w:lang w:val="en-GB"/>
        </w:rPr>
        <w:t>the</w:t>
      </w:r>
      <w:r w:rsidRPr="00586EDA">
        <w:rPr>
          <w:rFonts w:ascii="Times New Roman" w:hAnsi="Times New Roman" w:cs="Times New Roman"/>
          <w:lang w:val="en-GB"/>
        </w:rPr>
        <w:t xml:space="preserve"> </w:t>
      </w:r>
      <w:r w:rsidRPr="007E3F52">
        <w:rPr>
          <w:rFonts w:ascii="Times New Roman" w:hAnsi="Times New Roman" w:cs="Times New Roman"/>
          <w:lang w:val="en-GB"/>
        </w:rPr>
        <w:t xml:space="preserve">“Communication and </w:t>
      </w:r>
      <w:r>
        <w:rPr>
          <w:rFonts w:ascii="Times New Roman" w:hAnsi="Times New Roman" w:cs="Times New Roman"/>
          <w:lang w:val="en-GB"/>
        </w:rPr>
        <w:t>Policy O</w:t>
      </w:r>
      <w:r w:rsidRPr="007E3F52">
        <w:rPr>
          <w:rFonts w:ascii="Times New Roman" w:hAnsi="Times New Roman" w:cs="Times New Roman"/>
          <w:lang w:val="en-GB"/>
        </w:rPr>
        <w:t>utreach”</w:t>
      </w:r>
      <w:r>
        <w:rPr>
          <w:rFonts w:ascii="Times New Roman" w:hAnsi="Times New Roman" w:cs="Times New Roman"/>
          <w:lang w:val="en-GB"/>
        </w:rPr>
        <w:t xml:space="preserve"> strategy of the project</w:t>
      </w:r>
      <w:r w:rsidRPr="007E3F52">
        <w:rPr>
          <w:rFonts w:ascii="Times New Roman" w:hAnsi="Times New Roman" w:cs="Times New Roman"/>
          <w:lang w:val="en-GB"/>
        </w:rPr>
        <w:t>.</w:t>
      </w:r>
      <w:r>
        <w:rPr>
          <w:rFonts w:ascii="Times New Roman" w:hAnsi="Times New Roman" w:cs="Times New Roman"/>
          <w:lang w:val="en-GB"/>
        </w:rPr>
        <w:t xml:space="preserve"> </w:t>
      </w:r>
    </w:p>
    <w:p w14:paraId="52D9B744" w14:textId="77777777" w:rsidR="00913443" w:rsidRPr="00420B6B" w:rsidRDefault="00913443" w:rsidP="00913443">
      <w:pPr>
        <w:widowControl w:val="0"/>
        <w:autoSpaceDE w:val="0"/>
        <w:autoSpaceDN w:val="0"/>
        <w:adjustRightInd w:val="0"/>
        <w:spacing w:after="200"/>
        <w:ind w:right="-2"/>
        <w:jc w:val="both"/>
        <w:rPr>
          <w:rFonts w:ascii="Times New Roman" w:hAnsi="Times New Roman" w:cs="Times New Roman"/>
          <w:lang w:val="en-GB"/>
        </w:rPr>
      </w:pPr>
      <w:r>
        <w:rPr>
          <w:rFonts w:ascii="Times New Roman" w:hAnsi="Times New Roman" w:cs="Times New Roman"/>
          <w:lang w:val="en-GB"/>
        </w:rPr>
        <w:t xml:space="preserve">One of the most relevant instruments for the dissemination of the findings of the projects and their policy implications will be </w:t>
      </w:r>
      <w:r w:rsidRPr="00420B6B">
        <w:rPr>
          <w:rFonts w:ascii="Times New Roman" w:hAnsi="Times New Roman" w:cs="Times New Roman"/>
          <w:b/>
          <w:lang w:val="en-GB"/>
        </w:rPr>
        <w:t>the integrated reports, the policy</w:t>
      </w:r>
      <w:r>
        <w:rPr>
          <w:rFonts w:ascii="Times New Roman" w:hAnsi="Times New Roman" w:cs="Times New Roman"/>
          <w:b/>
          <w:lang w:val="en-GB"/>
        </w:rPr>
        <w:t xml:space="preserve"> briefs and the prescriptive reports</w:t>
      </w:r>
      <w:r>
        <w:rPr>
          <w:rFonts w:ascii="Times New Roman" w:hAnsi="Times New Roman" w:cs="Times New Roman"/>
          <w:lang w:val="en-GB"/>
        </w:rPr>
        <w:t xml:space="preserve">. These policy briefs and reports are aimed to extend the impact of PODER well beyond the duration of the project. We will produce </w:t>
      </w:r>
      <w:r>
        <w:rPr>
          <w:rFonts w:ascii="Times New Roman" w:hAnsi="Times New Roman" w:cs="Times New Roman"/>
          <w:b/>
          <w:lang w:val="en-GB"/>
        </w:rPr>
        <w:t xml:space="preserve">one integrated report per substantive work package for a total of six integrated reports. </w:t>
      </w:r>
      <w:r>
        <w:rPr>
          <w:rFonts w:ascii="Times New Roman" w:hAnsi="Times New Roman" w:cs="Times New Roman"/>
          <w:lang w:val="en-GB"/>
        </w:rPr>
        <w:t xml:space="preserve">These integrated reports will summarize the key findings obtained in each of the countries and the main implications, that from a comparative perspective, can be derived from each of these work packages. Based on these integrated reports partner </w:t>
      </w:r>
      <w:r w:rsidRPr="003822E9">
        <w:rPr>
          <w:rFonts w:ascii="Times New Roman" w:hAnsi="Times New Roman" w:cs="Times New Roman"/>
          <w:highlight w:val="yellow"/>
          <w:lang w:val="en-GB"/>
        </w:rPr>
        <w:t>X</w:t>
      </w:r>
      <w:r>
        <w:rPr>
          <w:rFonts w:ascii="Times New Roman" w:hAnsi="Times New Roman" w:cs="Times New Roman"/>
          <w:lang w:val="en-GB"/>
        </w:rPr>
        <w:t xml:space="preserve"> (EA) will produce </w:t>
      </w:r>
      <w:r>
        <w:rPr>
          <w:rFonts w:ascii="Times New Roman" w:hAnsi="Times New Roman" w:cs="Times New Roman"/>
          <w:b/>
          <w:lang w:val="en-GB"/>
        </w:rPr>
        <w:t>two</w:t>
      </w:r>
      <w:r w:rsidRPr="00420B6B">
        <w:rPr>
          <w:rFonts w:ascii="Times New Roman" w:hAnsi="Times New Roman" w:cs="Times New Roman"/>
          <w:b/>
          <w:lang w:val="en-GB"/>
        </w:rPr>
        <w:t xml:space="preserve"> policy briefs</w:t>
      </w:r>
      <w:r>
        <w:rPr>
          <w:rFonts w:ascii="Times New Roman" w:hAnsi="Times New Roman" w:cs="Times New Roman"/>
          <w:b/>
          <w:lang w:val="en-GB"/>
        </w:rPr>
        <w:t xml:space="preserve"> </w:t>
      </w:r>
      <w:r w:rsidRPr="00420B6B">
        <w:rPr>
          <w:rFonts w:ascii="Times New Roman" w:hAnsi="Times New Roman" w:cs="Times New Roman"/>
          <w:bCs/>
          <w:lang w:val="en-GB"/>
        </w:rPr>
        <w:t>providing recommendations for evidence-based policymaking in light of the findings of the work packages</w:t>
      </w:r>
      <w:r>
        <w:rPr>
          <w:rFonts w:ascii="Times New Roman" w:hAnsi="Times New Roman" w:cs="Times New Roman"/>
          <w:lang w:val="en-GB"/>
        </w:rPr>
        <w:t xml:space="preserve">. The first policy brief </w:t>
      </w:r>
      <w:r>
        <w:rPr>
          <w:rFonts w:ascii="Times New Roman" w:hAnsi="Times New Roman" w:cs="Times New Roman"/>
          <w:bCs/>
          <w:lang w:val="en-GB"/>
        </w:rPr>
        <w:t>will focus</w:t>
      </w:r>
      <w:r w:rsidRPr="00717BE2">
        <w:rPr>
          <w:rFonts w:ascii="Times New Roman" w:hAnsi="Times New Roman" w:cs="Times New Roman"/>
          <w:bCs/>
          <w:lang w:val="en-GB"/>
        </w:rPr>
        <w:t xml:space="preserve"> on populism and the political </w:t>
      </w:r>
      <w:r w:rsidRPr="00717BE2">
        <w:rPr>
          <w:rFonts w:ascii="Times New Roman" w:hAnsi="Times New Roman" w:cs="Times New Roman"/>
          <w:bCs/>
          <w:lang w:val="en-GB"/>
        </w:rPr>
        <w:lastRenderedPageBreak/>
        <w:t>establishment (WP2) and populism in the public sphere (WP4)</w:t>
      </w:r>
      <w:r>
        <w:rPr>
          <w:rFonts w:ascii="Times New Roman" w:hAnsi="Times New Roman" w:cs="Times New Roman"/>
          <w:bCs/>
          <w:lang w:val="en-GB"/>
        </w:rPr>
        <w:t xml:space="preserve">. The second policy brief will focus on </w:t>
      </w:r>
      <w:r w:rsidRPr="00717BE2">
        <w:rPr>
          <w:rFonts w:ascii="Times New Roman" w:hAnsi="Times New Roman" w:cs="Times New Roman"/>
          <w:bCs/>
          <w:lang w:val="en-GB"/>
        </w:rPr>
        <w:t>the tran</w:t>
      </w:r>
      <w:r>
        <w:rPr>
          <w:rFonts w:ascii="Times New Roman" w:hAnsi="Times New Roman" w:cs="Times New Roman"/>
          <w:bCs/>
          <w:lang w:val="en-GB"/>
        </w:rPr>
        <w:t>snational and European dimens</w:t>
      </w:r>
      <w:r w:rsidRPr="00717BE2">
        <w:rPr>
          <w:rFonts w:ascii="Times New Roman" w:hAnsi="Times New Roman" w:cs="Times New Roman"/>
          <w:bCs/>
          <w:lang w:val="en-GB"/>
        </w:rPr>
        <w:t>ion of populism (WP3)</w:t>
      </w:r>
      <w:r>
        <w:rPr>
          <w:rFonts w:ascii="Times New Roman" w:hAnsi="Times New Roman" w:cs="Times New Roman"/>
          <w:bCs/>
          <w:lang w:val="en-GB"/>
        </w:rPr>
        <w:t xml:space="preserve">. Additionally, we will also produce </w:t>
      </w:r>
      <w:r w:rsidRPr="003822E9">
        <w:rPr>
          <w:rFonts w:ascii="Times New Roman" w:hAnsi="Times New Roman" w:cs="Times New Roman"/>
          <w:b/>
          <w:bCs/>
          <w:lang w:val="en-GB"/>
        </w:rPr>
        <w:t>a prescriptive report</w:t>
      </w:r>
      <w:r>
        <w:rPr>
          <w:rFonts w:ascii="Times New Roman" w:hAnsi="Times New Roman" w:cs="Times New Roman"/>
          <w:bCs/>
          <w:lang w:val="en-GB"/>
        </w:rPr>
        <w:t xml:space="preserve"> based on the results of WP5 and WP6. </w:t>
      </w:r>
      <w:r>
        <w:rPr>
          <w:rFonts w:ascii="Times New Roman" w:hAnsi="Times New Roman" w:cs="Times New Roman"/>
          <w:lang w:val="en-GB"/>
        </w:rPr>
        <w:t xml:space="preserve">This prescriptive report will spell out the </w:t>
      </w:r>
      <w:r w:rsidRPr="003822E9">
        <w:rPr>
          <w:rFonts w:ascii="Times New Roman" w:hAnsi="Times New Roman" w:cs="Times New Roman"/>
          <w:b/>
          <w:lang w:val="en-GB"/>
        </w:rPr>
        <w:t>prescriptive findings for relevant stakeholders</w:t>
      </w:r>
      <w:r>
        <w:rPr>
          <w:rFonts w:ascii="Times New Roman" w:hAnsi="Times New Roman" w:cs="Times New Roman"/>
          <w:lang w:val="en-GB"/>
        </w:rPr>
        <w:t xml:space="preserve">, consisting on the narratives and strategies that they should use in order to </w:t>
      </w:r>
      <w:r>
        <w:rPr>
          <w:rFonts w:ascii="Times New Roman" w:hAnsi="Times New Roman" w:cs="Times New Roman"/>
        </w:rPr>
        <w:t xml:space="preserve">to </w:t>
      </w:r>
      <w:r w:rsidRPr="00D26C67">
        <w:rPr>
          <w:rFonts w:ascii="Times New Roman" w:hAnsi="Times New Roman" w:cs="Times New Roman"/>
        </w:rPr>
        <w:t xml:space="preserve">counteract the hypothesized negative effects </w:t>
      </w:r>
      <w:r>
        <w:rPr>
          <w:rFonts w:ascii="Times New Roman" w:hAnsi="Times New Roman" w:cs="Times New Roman"/>
        </w:rPr>
        <w:t xml:space="preserve">of populism on individuals’ support for democratic principles and institutions. This report will provide specific recommendations focused on the strategies and narratives that are more likely to work and increase the democratic engagement of different social and political groups such as for example women, the young, or the disaffected. Based on the findings of WP5 and WP6 the prescriptive report will also </w:t>
      </w:r>
      <w:r>
        <w:rPr>
          <w:rFonts w:ascii="Times New Roman" w:hAnsi="Times New Roman" w:cs="Times New Roman"/>
          <w:bCs/>
          <w:lang w:val="en-GB"/>
        </w:rPr>
        <w:t>develop</w:t>
      </w:r>
      <w:r w:rsidRPr="00411ED4">
        <w:rPr>
          <w:rFonts w:ascii="Times New Roman" w:hAnsi="Times New Roman" w:cs="Times New Roman"/>
          <w:bCs/>
          <w:lang w:val="en-GB"/>
        </w:rPr>
        <w:t xml:space="preserve"> future long- and medium-terms scenarios on the evolution and impact of populism in Europe</w:t>
      </w:r>
      <w:r>
        <w:rPr>
          <w:rFonts w:ascii="Times New Roman" w:hAnsi="Times New Roman" w:cs="Times New Roman"/>
          <w:bCs/>
          <w:lang w:val="en-GB"/>
        </w:rPr>
        <w:t xml:space="preserve"> and will identify </w:t>
      </w:r>
      <w:r w:rsidRPr="00411ED4">
        <w:rPr>
          <w:rFonts w:ascii="Times New Roman" w:hAnsi="Times New Roman" w:cs="Times New Roman"/>
          <w:bCs/>
          <w:lang w:val="en-GB"/>
        </w:rPr>
        <w:t>key areas which call for a change to address populism</w:t>
      </w:r>
      <w:r>
        <w:rPr>
          <w:rFonts w:ascii="Times New Roman" w:hAnsi="Times New Roman" w:cs="Times New Roman"/>
          <w:bCs/>
          <w:lang w:val="en-GB"/>
        </w:rPr>
        <w:t xml:space="preserve">. Moreover, the prescriptive report will also incorporate insights derived from the world-café workshops. </w:t>
      </w:r>
    </w:p>
    <w:p w14:paraId="05588552" w14:textId="77777777" w:rsidR="00913443" w:rsidRDefault="00913443" w:rsidP="00913443">
      <w:pPr>
        <w:widowControl w:val="0"/>
        <w:autoSpaceDE w:val="0"/>
        <w:autoSpaceDN w:val="0"/>
        <w:adjustRightInd w:val="0"/>
        <w:spacing w:after="200"/>
        <w:ind w:right="-2"/>
        <w:jc w:val="both"/>
        <w:rPr>
          <w:rFonts w:ascii="Times New Roman" w:hAnsi="Times New Roman" w:cs="Times New Roman"/>
        </w:rPr>
      </w:pPr>
      <w:r>
        <w:rPr>
          <w:rFonts w:ascii="Times New Roman" w:hAnsi="Times New Roman" w:cs="Times New Roman"/>
          <w:lang w:val="en-GB"/>
        </w:rPr>
        <w:t xml:space="preserve">With a focus on maximizing its impact on society PODER will generate </w:t>
      </w:r>
      <w:r w:rsidRPr="003822E9">
        <w:rPr>
          <w:rFonts w:ascii="Times New Roman" w:hAnsi="Times New Roman" w:cs="Times New Roman"/>
          <w:b/>
          <w:lang w:val="en-GB"/>
        </w:rPr>
        <w:t>education materials to be used by high school teachers both during and after the project</w:t>
      </w:r>
      <w:r>
        <w:rPr>
          <w:rFonts w:ascii="Times New Roman" w:hAnsi="Times New Roman" w:cs="Times New Roman"/>
          <w:lang w:val="en-GB"/>
        </w:rPr>
        <w:t xml:space="preserve">. In cooperation with social sciences high-school teachers of </w:t>
      </w:r>
      <w:r w:rsidRPr="00BC466E">
        <w:rPr>
          <w:rFonts w:ascii="Times New Roman" w:hAnsi="Times New Roman" w:cs="Times New Roman"/>
          <w:highlight w:val="yellow"/>
          <w:lang w:val="en-GB"/>
        </w:rPr>
        <w:t>XX</w:t>
      </w:r>
      <w:r>
        <w:rPr>
          <w:rFonts w:ascii="Times New Roman" w:hAnsi="Times New Roman" w:cs="Times New Roman"/>
          <w:lang w:val="en-GB"/>
        </w:rPr>
        <w:t xml:space="preserve"> countries we will prepare </w:t>
      </w:r>
      <w:r w:rsidRPr="003822E9">
        <w:rPr>
          <w:rFonts w:ascii="Times New Roman" w:hAnsi="Times New Roman" w:cs="Times New Roman"/>
          <w:b/>
          <w:lang w:val="en-GB"/>
        </w:rPr>
        <w:t>a teaching unit on populism and the challenges of European democracies</w:t>
      </w:r>
      <w:r>
        <w:rPr>
          <w:rFonts w:ascii="Times New Roman" w:hAnsi="Times New Roman" w:cs="Times New Roman"/>
          <w:lang w:val="en-GB"/>
        </w:rPr>
        <w:t xml:space="preserve">. This unit will present students with different elements that are commonly used to define populism and will steer the debate among them on the potential positive and negative implications of different types of populism for European democracies. The teaching unit will include </w:t>
      </w:r>
      <w:r w:rsidRPr="003822E9">
        <w:rPr>
          <w:rFonts w:ascii="Times New Roman" w:hAnsi="Times New Roman" w:cs="Times New Roman"/>
          <w:b/>
          <w:lang w:val="en-GB"/>
        </w:rPr>
        <w:t>visual and interactive materials</w:t>
      </w:r>
      <w:r>
        <w:rPr>
          <w:rFonts w:ascii="Times New Roman" w:hAnsi="Times New Roman" w:cs="Times New Roman"/>
          <w:lang w:val="en-GB"/>
        </w:rPr>
        <w:t xml:space="preserve">, which will be based on </w:t>
      </w:r>
      <w:r w:rsidRPr="00BF24AA">
        <w:rPr>
          <w:rFonts w:ascii="Times New Roman" w:hAnsi="Times New Roman" w:cs="Times New Roman"/>
          <w:highlight w:val="yellow"/>
          <w:lang w:val="en-GB"/>
        </w:rPr>
        <w:t>a dedicated section of the project website that will be adapted to users of an age between 13 and 17.</w:t>
      </w:r>
      <w:r>
        <w:rPr>
          <w:rFonts w:ascii="Times New Roman" w:hAnsi="Times New Roman" w:cs="Times New Roman"/>
          <w:lang w:val="en-GB"/>
        </w:rPr>
        <w:t xml:space="preserve"> </w:t>
      </w:r>
      <w:r>
        <w:rPr>
          <w:rFonts w:ascii="Times New Roman" w:hAnsi="Times New Roman" w:cs="Times New Roman"/>
        </w:rPr>
        <w:t xml:space="preserve">The researchers </w:t>
      </w:r>
      <w:r w:rsidRPr="009627EF">
        <w:rPr>
          <w:rFonts w:ascii="Times New Roman" w:hAnsi="Times New Roman" w:cs="Times New Roman"/>
        </w:rPr>
        <w:t>working in the project will present the teaching unit in a selection of high-schools</w:t>
      </w:r>
      <w:r>
        <w:rPr>
          <w:rFonts w:ascii="Times New Roman" w:hAnsi="Times New Roman" w:cs="Times New Roman"/>
        </w:rPr>
        <w:t xml:space="preserve">. To maximize the impact and usage of these education </w:t>
      </w:r>
      <w:r w:rsidRPr="003822E9">
        <w:rPr>
          <w:rFonts w:ascii="Times New Roman" w:hAnsi="Times New Roman" w:cs="Times New Roman"/>
          <w:b/>
        </w:rPr>
        <w:t>materials the teaching unit will be available in our website</w:t>
      </w:r>
      <w:r>
        <w:rPr>
          <w:rFonts w:ascii="Times New Roman" w:hAnsi="Times New Roman" w:cs="Times New Roman"/>
        </w:rPr>
        <w:t xml:space="preserve">, and it will be promoted through social media. The promotion materials of this teaching unit will include a series videos in which researchers working in the project will introduce and explain how the teaching unit can be effectively used in classrooms and how high school teachers can adapt and tailor these teaching materials to their specific needs and circumstances. </w:t>
      </w:r>
    </w:p>
    <w:p w14:paraId="2FFF578F" w14:textId="77777777" w:rsidR="00913443" w:rsidRPr="00F1665C" w:rsidRDefault="00913443" w:rsidP="00913443">
      <w:pPr>
        <w:widowControl w:val="0"/>
        <w:autoSpaceDE w:val="0"/>
        <w:autoSpaceDN w:val="0"/>
        <w:adjustRightInd w:val="0"/>
        <w:spacing w:after="200"/>
        <w:ind w:right="-2"/>
        <w:jc w:val="both"/>
        <w:rPr>
          <w:rFonts w:ascii="Times New Roman" w:hAnsi="Times New Roman" w:cs="Times New Roman"/>
        </w:rPr>
      </w:pPr>
      <w:r>
        <w:rPr>
          <w:rFonts w:ascii="Times New Roman" w:hAnsi="Times New Roman" w:cs="Times New Roman"/>
        </w:rPr>
        <w:t xml:space="preserve">Among the scientific community we aim to maximize the impact of the project by disseminating the results of the project through </w:t>
      </w:r>
      <w:r w:rsidRPr="006E5BC2">
        <w:rPr>
          <w:rFonts w:ascii="Times New Roman" w:hAnsi="Times New Roman" w:cs="Times New Roman"/>
          <w:b/>
        </w:rPr>
        <w:t>academic publications</w:t>
      </w:r>
      <w:r>
        <w:rPr>
          <w:rFonts w:ascii="Times New Roman" w:hAnsi="Times New Roman" w:cs="Times New Roman"/>
        </w:rPr>
        <w:t xml:space="preserve"> and by </w:t>
      </w:r>
      <w:r w:rsidRPr="006E5BC2">
        <w:rPr>
          <w:rFonts w:ascii="Times New Roman" w:hAnsi="Times New Roman" w:cs="Times New Roman"/>
          <w:b/>
        </w:rPr>
        <w:t>incorporating findings and data generated by the project into teaching activities</w:t>
      </w:r>
      <w:r>
        <w:rPr>
          <w:rFonts w:ascii="Times New Roman" w:hAnsi="Times New Roman" w:cs="Times New Roman"/>
        </w:rPr>
        <w:t xml:space="preserve">. The project will generate numerous research findings that will be used to write articles to be published in peer-reviewed journals or collective volumes. Consortium members will produce some of these scientific outputs independently, based on clear regulations on intellectual property established in the consortium agreement. However, to maximize the dissemination of the project’s findings we also expect to produce at least two collective scientific publication involving most members of the consortium. These joint publications will take the form of edited volumes published by leading academic presses or special issues in international peer-reviewed journals. To maximize the impact of these publications the </w:t>
      </w:r>
      <w:r w:rsidRPr="00F1665C">
        <w:rPr>
          <w:rFonts w:ascii="Times New Roman" w:hAnsi="Times New Roman" w:cs="Times New Roman"/>
          <w:b/>
        </w:rPr>
        <w:t xml:space="preserve">strategy for knowledge management </w:t>
      </w:r>
      <w:r>
        <w:rPr>
          <w:rFonts w:ascii="Times New Roman" w:hAnsi="Times New Roman" w:cs="Times New Roman"/>
        </w:rPr>
        <w:t xml:space="preserve">of PODER will prioritize “gold” open-access by encouraging participants to publish research findings in peer-reviewed journals providing waivers for open-access APCs, and by financing the open-access APCs of </w:t>
      </w:r>
      <w:r w:rsidRPr="00961486">
        <w:rPr>
          <w:rFonts w:ascii="Times New Roman" w:hAnsi="Times New Roman" w:cs="Times New Roman"/>
        </w:rPr>
        <w:t>5</w:t>
      </w:r>
      <w:r>
        <w:rPr>
          <w:rFonts w:ascii="Times New Roman" w:hAnsi="Times New Roman" w:cs="Times New Roman"/>
        </w:rPr>
        <w:t xml:space="preserve"> articles.  When “gold” open access is not possible, we will opt for self-archiving (“green” open access) of publications. </w:t>
      </w:r>
    </w:p>
    <w:p w14:paraId="71CEC856" w14:textId="77777777" w:rsidR="00913443" w:rsidRDefault="00913443" w:rsidP="00913443">
      <w:pPr>
        <w:widowControl w:val="0"/>
        <w:autoSpaceDE w:val="0"/>
        <w:autoSpaceDN w:val="0"/>
        <w:adjustRightInd w:val="0"/>
        <w:spacing w:after="200"/>
        <w:ind w:right="-2"/>
        <w:jc w:val="both"/>
        <w:rPr>
          <w:rFonts w:ascii="Times New Roman" w:hAnsi="Times New Roman" w:cs="Times New Roman"/>
        </w:rPr>
      </w:pPr>
      <w:r>
        <w:rPr>
          <w:rFonts w:ascii="Times New Roman" w:hAnsi="Times New Roman" w:cs="Times New Roman"/>
        </w:rPr>
        <w:t xml:space="preserve">Besides these publications, national teams will be encouraged to disseminate the findings of the project among the future scientific community by incorporating them into existing BA courses, or by creating new MA research seminars about topics covered in PODER. These </w:t>
      </w:r>
      <w:r w:rsidRPr="00636789">
        <w:rPr>
          <w:rFonts w:ascii="Times New Roman" w:hAnsi="Times New Roman" w:cs="Times New Roman"/>
          <w:b/>
        </w:rPr>
        <w:t>courses will integrate the findings of the project, as well as the data generated by it, into the teaching curricula of universities</w:t>
      </w:r>
      <w:r>
        <w:rPr>
          <w:rFonts w:ascii="Times New Roman" w:hAnsi="Times New Roman" w:cs="Times New Roman"/>
        </w:rPr>
        <w:t xml:space="preserve">. Moreover, research assistants collaborating with the project will receive </w:t>
      </w:r>
      <w:r w:rsidRPr="00636789">
        <w:rPr>
          <w:rFonts w:ascii="Times New Roman" w:hAnsi="Times New Roman" w:cs="Times New Roman"/>
          <w:b/>
        </w:rPr>
        <w:t>training on the methods</w:t>
      </w:r>
      <w:r>
        <w:rPr>
          <w:rFonts w:ascii="Times New Roman" w:hAnsi="Times New Roman" w:cs="Times New Roman"/>
        </w:rPr>
        <w:t xml:space="preserve"> and techniques used in different work packages and will be encouraged to write their Master theses or </w:t>
      </w:r>
      <w:r w:rsidRPr="00636789">
        <w:rPr>
          <w:rFonts w:ascii="Times New Roman" w:hAnsi="Times New Roman" w:cs="Times New Roman"/>
          <w:b/>
        </w:rPr>
        <w:t>PhD dissertations on topics related to the project</w:t>
      </w:r>
      <w:r>
        <w:rPr>
          <w:rFonts w:ascii="Times New Roman" w:hAnsi="Times New Roman" w:cs="Times New Roman"/>
        </w:rPr>
        <w:t xml:space="preserve"> and, if possible, exploiting some of the data generated by the project. To maximize the dissemination of our findings and link the scientific and social spheres, participant X (EA) and participant X (SNS) will organize </w:t>
      </w:r>
      <w:r>
        <w:rPr>
          <w:rFonts w:ascii="Times New Roman" w:hAnsi="Times New Roman" w:cs="Times New Roman"/>
        </w:rPr>
        <w:lastRenderedPageBreak/>
        <w:t xml:space="preserve">a summer school and summer camp for young researchers and political activists, where members of the consortium will present some of the findings of the project and their policy implications and will directly engage in discussions and roundtables with social activists.       </w:t>
      </w:r>
    </w:p>
    <w:p w14:paraId="24E87EB5" w14:textId="77777777" w:rsidR="00913443" w:rsidRDefault="00913443" w:rsidP="00913443">
      <w:pPr>
        <w:widowControl w:val="0"/>
        <w:autoSpaceDE w:val="0"/>
        <w:autoSpaceDN w:val="0"/>
        <w:adjustRightInd w:val="0"/>
        <w:spacing w:after="200"/>
        <w:ind w:right="-2"/>
        <w:jc w:val="both"/>
        <w:rPr>
          <w:rFonts w:ascii="Times New Roman" w:hAnsi="Times New Roman" w:cs="Times New Roman"/>
        </w:rPr>
      </w:pPr>
      <w:r>
        <w:rPr>
          <w:rFonts w:ascii="Times New Roman" w:hAnsi="Times New Roman" w:cs="Times New Roman"/>
        </w:rPr>
        <w:t>PODER will generate different types of data (qualitative quantitative) collected at the macro- meso- and micro- levels of analyses. In particular, the project will generate three comparative datasets (</w:t>
      </w:r>
      <w:r w:rsidRPr="00852488">
        <w:rPr>
          <w:rFonts w:ascii="Times New Roman" w:hAnsi="Times New Roman" w:cs="Times New Roman"/>
        </w:rPr>
        <w:t>WP1,</w:t>
      </w:r>
      <w:r>
        <w:rPr>
          <w:rFonts w:ascii="Times New Roman" w:hAnsi="Times New Roman" w:cs="Times New Roman"/>
        </w:rPr>
        <w:t xml:space="preserve"> WP4 and WP5) that, beyond their use by members of the consortium during the project, they have the potential to be </w:t>
      </w:r>
      <w:r w:rsidRPr="006D21AF">
        <w:rPr>
          <w:rFonts w:ascii="Times New Roman" w:hAnsi="Times New Roman" w:cs="Times New Roman"/>
          <w:b/>
        </w:rPr>
        <w:t>exploited</w:t>
      </w:r>
      <w:r>
        <w:rPr>
          <w:rFonts w:ascii="Times New Roman" w:hAnsi="Times New Roman" w:cs="Times New Roman"/>
        </w:rPr>
        <w:t xml:space="preserve"> by other users beyond the lifetime of the project. These datasets are: </w:t>
      </w:r>
    </w:p>
    <w:p w14:paraId="0651BC26" w14:textId="368D6FEC" w:rsidR="00913443" w:rsidRPr="00852488" w:rsidRDefault="00913443" w:rsidP="00913443">
      <w:pPr>
        <w:pStyle w:val="Prrafodelista"/>
        <w:widowControl w:val="0"/>
        <w:numPr>
          <w:ilvl w:val="0"/>
          <w:numId w:val="22"/>
        </w:numPr>
        <w:autoSpaceDE w:val="0"/>
        <w:autoSpaceDN w:val="0"/>
        <w:adjustRightInd w:val="0"/>
        <w:spacing w:after="200"/>
        <w:ind w:right="-2"/>
        <w:jc w:val="both"/>
        <w:rPr>
          <w:rFonts w:ascii="Times New Roman" w:hAnsi="Times New Roman" w:cs="Times New Roman"/>
        </w:rPr>
      </w:pPr>
      <w:r>
        <w:rPr>
          <w:rFonts w:ascii="Times New Roman" w:hAnsi="Times New Roman" w:cs="Times New Roman"/>
        </w:rPr>
        <w:t xml:space="preserve">Standardized quantitative macro-level dataset on the elections results of different types of populist parties </w:t>
      </w:r>
    </w:p>
    <w:p w14:paraId="08ABC1D8" w14:textId="77777777" w:rsidR="00913443" w:rsidRPr="003350EF" w:rsidRDefault="00913443" w:rsidP="00913443">
      <w:pPr>
        <w:pStyle w:val="Prrafodelista"/>
        <w:widowControl w:val="0"/>
        <w:numPr>
          <w:ilvl w:val="0"/>
          <w:numId w:val="22"/>
        </w:numPr>
        <w:autoSpaceDE w:val="0"/>
        <w:autoSpaceDN w:val="0"/>
        <w:adjustRightInd w:val="0"/>
        <w:spacing w:after="200"/>
        <w:ind w:right="-2"/>
        <w:jc w:val="both"/>
        <w:rPr>
          <w:rFonts w:ascii="Times New Roman" w:hAnsi="Times New Roman" w:cs="Times New Roman"/>
        </w:rPr>
      </w:pPr>
      <w:r>
        <w:rPr>
          <w:rFonts w:ascii="Times New Roman" w:hAnsi="Times New Roman" w:cs="Times New Roman"/>
        </w:rPr>
        <w:t xml:space="preserve">Standardized quantitative meso-level data on </w:t>
      </w:r>
      <w:r w:rsidRPr="000D00E4">
        <w:rPr>
          <w:rFonts w:ascii="Times New Roman" w:hAnsi="Times New Roman" w:cs="Times New Roman"/>
        </w:rPr>
        <w:t>populist and anti-populist discourses in the public domain</w:t>
      </w:r>
      <w:r>
        <w:rPr>
          <w:rFonts w:ascii="Times New Roman" w:hAnsi="Times New Roman" w:cs="Times New Roman"/>
        </w:rPr>
        <w:t xml:space="preserve"> </w:t>
      </w:r>
      <w:r w:rsidRPr="003350EF">
        <w:rPr>
          <w:rFonts w:ascii="Times New Roman" w:hAnsi="Times New Roman" w:cs="Times New Roman"/>
        </w:rPr>
        <w:t>stemming from the political claims analysis </w:t>
      </w:r>
    </w:p>
    <w:p w14:paraId="40382C3F" w14:textId="77777777" w:rsidR="00913443" w:rsidRDefault="00913443" w:rsidP="00913443">
      <w:pPr>
        <w:pStyle w:val="Prrafodelista"/>
        <w:widowControl w:val="0"/>
        <w:numPr>
          <w:ilvl w:val="0"/>
          <w:numId w:val="22"/>
        </w:numPr>
        <w:autoSpaceDE w:val="0"/>
        <w:autoSpaceDN w:val="0"/>
        <w:adjustRightInd w:val="0"/>
        <w:spacing w:after="200"/>
        <w:ind w:right="-2"/>
        <w:jc w:val="both"/>
        <w:rPr>
          <w:rFonts w:ascii="Times New Roman" w:hAnsi="Times New Roman" w:cs="Times New Roman"/>
        </w:rPr>
      </w:pPr>
      <w:r>
        <w:rPr>
          <w:rFonts w:ascii="Times New Roman" w:hAnsi="Times New Roman" w:cs="Times New Roman"/>
        </w:rPr>
        <w:t xml:space="preserve">Standardized quantitative micro-level data on individuals’ populist attitudes, their attitudes and feelings about the challenges that European democracies face, and other socioeconomic and political variables </w:t>
      </w:r>
      <w:r w:rsidRPr="003350EF">
        <w:rPr>
          <w:rFonts w:ascii="Times New Roman" w:hAnsi="Times New Roman" w:cs="Times New Roman"/>
        </w:rPr>
        <w:t xml:space="preserve">stemming from the </w:t>
      </w:r>
      <w:r>
        <w:rPr>
          <w:rFonts w:ascii="Times New Roman" w:hAnsi="Times New Roman" w:cs="Times New Roman"/>
        </w:rPr>
        <w:t xml:space="preserve">individual-level surveys. </w:t>
      </w:r>
    </w:p>
    <w:p w14:paraId="4606503E" w14:textId="77777777" w:rsidR="00913443" w:rsidRDefault="00913443" w:rsidP="00913443">
      <w:pPr>
        <w:widowControl w:val="0"/>
        <w:autoSpaceDE w:val="0"/>
        <w:autoSpaceDN w:val="0"/>
        <w:adjustRightInd w:val="0"/>
        <w:spacing w:after="200"/>
        <w:ind w:right="-2"/>
        <w:jc w:val="both"/>
        <w:rPr>
          <w:rFonts w:ascii="Times New Roman" w:hAnsi="Times New Roman" w:cs="Times New Roman"/>
          <w:lang w:val="en-GB"/>
        </w:rPr>
      </w:pPr>
      <w:r>
        <w:rPr>
          <w:rFonts w:ascii="Times New Roman" w:hAnsi="Times New Roman" w:cs="Times New Roman"/>
        </w:rPr>
        <w:t xml:space="preserve">The </w:t>
      </w:r>
      <w:r w:rsidRPr="002661BA">
        <w:rPr>
          <w:rFonts w:ascii="Times New Roman" w:hAnsi="Times New Roman" w:cs="Times New Roman"/>
          <w:b/>
        </w:rPr>
        <w:t>data management plan</w:t>
      </w:r>
      <w:r>
        <w:rPr>
          <w:rFonts w:ascii="Times New Roman" w:hAnsi="Times New Roman" w:cs="Times New Roman"/>
        </w:rPr>
        <w:t xml:space="preserve"> that will be submitted by month 6, and will be voted by the project’s general assembly, will establish the rules, regulations and recommendations concerning the use, curation, transfer and exploitation of these datasets and of all the data generated by the project. These rules and regulations will </w:t>
      </w:r>
      <w:r w:rsidRPr="00E83AD8">
        <w:rPr>
          <w:rFonts w:ascii="Times New Roman" w:hAnsi="Times New Roman" w:cs="Times New Roman"/>
          <w:b/>
        </w:rPr>
        <w:t>reflect the</w:t>
      </w:r>
      <w:r w:rsidRPr="00E83AD8">
        <w:rPr>
          <w:rFonts w:ascii="Times New Roman" w:hAnsi="Times New Roman" w:cs="Times New Roman"/>
          <w:b/>
          <w:lang w:val="en-GB"/>
        </w:rPr>
        <w:t xml:space="preserve"> EU’s FAIR data management principles</w:t>
      </w:r>
      <w:r w:rsidRPr="00D51EB2">
        <w:rPr>
          <w:rFonts w:ascii="Times New Roman" w:hAnsi="Times New Roman" w:cs="Times New Roman"/>
          <w:lang w:val="en-GB"/>
        </w:rPr>
        <w:t xml:space="preserve"> (Findable, Accessible, Interoperable and Re-usable)</w:t>
      </w:r>
      <w:r>
        <w:rPr>
          <w:rFonts w:ascii="Times New Roman" w:hAnsi="Times New Roman" w:cs="Times New Roman"/>
          <w:lang w:val="en-GB"/>
        </w:rPr>
        <w:t xml:space="preserve"> and will be </w:t>
      </w:r>
      <w:r w:rsidRPr="00E83AD8">
        <w:rPr>
          <w:rFonts w:ascii="Times New Roman" w:hAnsi="Times New Roman" w:cs="Times New Roman"/>
          <w:b/>
          <w:lang w:val="en-GB"/>
        </w:rPr>
        <w:t>adapted to the Pilot on Open Research Data in Horizon 2020</w:t>
      </w:r>
      <w:r>
        <w:rPr>
          <w:rFonts w:ascii="Times New Roman" w:hAnsi="Times New Roman" w:cs="Times New Roman"/>
          <w:lang w:val="en-GB"/>
        </w:rPr>
        <w:t xml:space="preserve"> (“open research data by default”). Following these principles, the three datasets described above will be publicly accessible through the Harvard Dataverse, which is the most commonly used online data repository in the social sciences. Using this repository will maximize the exploitation of the research data generated by the project by researchers and users not connected to project. As a well-established open-source and non-profit data </w:t>
      </w:r>
      <w:r w:rsidRPr="00E83AD8">
        <w:rPr>
          <w:rFonts w:ascii="Times New Roman" w:hAnsi="Times New Roman" w:cs="Times New Roman"/>
          <w:b/>
          <w:lang w:val="en-GB"/>
        </w:rPr>
        <w:t xml:space="preserve">repository the Harvard Dataverse guarantees the curation and preservation of the data beyond the lifetime of the project </w:t>
      </w:r>
      <w:r>
        <w:rPr>
          <w:rFonts w:ascii="Times New Roman" w:hAnsi="Times New Roman" w:cs="Times New Roman"/>
          <w:lang w:val="en-GB"/>
        </w:rPr>
        <w:t xml:space="preserve">and maximizes the potential for exploitation, re-use and verification of the data. All these datasets will be stored together with metadata and documentation that will facilitate their exploitation by users not directly related to the project. To maximize the visibility and exploitation of these datasets the teams responsible for each dataset will write a </w:t>
      </w:r>
      <w:r w:rsidRPr="00E83AD8">
        <w:rPr>
          <w:rFonts w:ascii="Times New Roman" w:hAnsi="Times New Roman" w:cs="Times New Roman"/>
          <w:b/>
          <w:lang w:val="en-GB"/>
        </w:rPr>
        <w:t>research note summarizing the datasets</w:t>
      </w:r>
      <w:r>
        <w:rPr>
          <w:rFonts w:ascii="Times New Roman" w:hAnsi="Times New Roman" w:cs="Times New Roman"/>
          <w:lang w:val="en-GB"/>
        </w:rPr>
        <w:t xml:space="preserve"> and highlighting their potential for future research, which could be published in specialized journals such as European Political Science or Research &amp; Politics. </w:t>
      </w:r>
    </w:p>
    <w:p w14:paraId="7B412ED1" w14:textId="77777777" w:rsidR="00913443" w:rsidRDefault="00913443" w:rsidP="00913443">
      <w:pPr>
        <w:widowControl w:val="0"/>
        <w:autoSpaceDE w:val="0"/>
        <w:autoSpaceDN w:val="0"/>
        <w:adjustRightInd w:val="0"/>
        <w:spacing w:after="200"/>
        <w:ind w:right="-2"/>
        <w:jc w:val="both"/>
        <w:rPr>
          <w:rFonts w:ascii="Times New Roman" w:hAnsi="Times New Roman" w:cs="Times New Roman"/>
          <w:lang w:val="en-GB"/>
        </w:rPr>
      </w:pPr>
      <w:r>
        <w:rPr>
          <w:rFonts w:ascii="Times New Roman" w:hAnsi="Times New Roman" w:cs="Times New Roman"/>
          <w:lang w:val="en-GB"/>
        </w:rPr>
        <w:t xml:space="preserve">Beyond these observational datasets, </w:t>
      </w:r>
      <w:r w:rsidRPr="00B7710F">
        <w:rPr>
          <w:rFonts w:ascii="Times New Roman" w:hAnsi="Times New Roman" w:cs="Times New Roman"/>
          <w:b/>
          <w:lang w:val="en-GB"/>
        </w:rPr>
        <w:t>WP6 will generate experimental data</w:t>
      </w:r>
      <w:r>
        <w:rPr>
          <w:rFonts w:ascii="Times New Roman" w:hAnsi="Times New Roman" w:cs="Times New Roman"/>
          <w:lang w:val="en-GB"/>
        </w:rPr>
        <w:t xml:space="preserve">. These experiments will be designed with very specific goals directly linked to the projects’ hypotheses. Given this more specific nature, these datasets are less directly exploitable by other users. Moreover, some of these experiments will include vulnerable subjects such as minors, or easily identifiable subjects such as politicians and journalists. For these reasons, these specific datasets will be </w:t>
      </w:r>
      <w:r w:rsidRPr="00B7710F">
        <w:rPr>
          <w:rFonts w:ascii="Times New Roman" w:hAnsi="Times New Roman" w:cs="Times New Roman"/>
          <w:b/>
          <w:lang w:val="en-GB"/>
        </w:rPr>
        <w:t>made public through the research reports</w:t>
      </w:r>
      <w:r>
        <w:rPr>
          <w:rFonts w:ascii="Times New Roman" w:hAnsi="Times New Roman" w:cs="Times New Roman"/>
          <w:lang w:val="en-GB"/>
        </w:rPr>
        <w:t xml:space="preserve">, and when possible through fully anonymized </w:t>
      </w:r>
      <w:r w:rsidRPr="00B7710F">
        <w:rPr>
          <w:rFonts w:ascii="Times New Roman" w:hAnsi="Times New Roman" w:cs="Times New Roman"/>
          <w:b/>
          <w:lang w:val="en-GB"/>
        </w:rPr>
        <w:t>replication packages</w:t>
      </w:r>
      <w:r>
        <w:rPr>
          <w:rFonts w:ascii="Times New Roman" w:hAnsi="Times New Roman" w:cs="Times New Roman"/>
          <w:lang w:val="en-GB"/>
        </w:rPr>
        <w:t xml:space="preserve"> that will accompany some of the academic publications that these work packages will produce. </w:t>
      </w:r>
    </w:p>
    <w:p w14:paraId="0EADEF08" w14:textId="77777777" w:rsidR="00913443" w:rsidRPr="004C2F07" w:rsidRDefault="00913443" w:rsidP="00913443">
      <w:pPr>
        <w:widowControl w:val="0"/>
        <w:autoSpaceDE w:val="0"/>
        <w:autoSpaceDN w:val="0"/>
        <w:adjustRightInd w:val="0"/>
        <w:spacing w:after="200"/>
        <w:ind w:right="-2"/>
        <w:jc w:val="both"/>
        <w:rPr>
          <w:rFonts w:ascii="Times New Roman" w:hAnsi="Times New Roman" w:cs="Times New Roman"/>
        </w:rPr>
      </w:pPr>
      <w:r>
        <w:rPr>
          <w:rFonts w:ascii="Times New Roman" w:hAnsi="Times New Roman" w:cs="Times New Roman"/>
          <w:lang w:val="en-GB"/>
        </w:rPr>
        <w:t xml:space="preserve">The data management plan, as well as the consortium agreement, will establish the </w:t>
      </w:r>
      <w:r w:rsidRPr="00B7710F">
        <w:rPr>
          <w:rFonts w:ascii="Times New Roman" w:hAnsi="Times New Roman" w:cs="Times New Roman"/>
          <w:b/>
          <w:lang w:val="en-GB"/>
        </w:rPr>
        <w:t>rights and duties of each of the participants with regard to the data that PODER will generate</w:t>
      </w:r>
      <w:r>
        <w:rPr>
          <w:rFonts w:ascii="Times New Roman" w:hAnsi="Times New Roman" w:cs="Times New Roman"/>
          <w:lang w:val="en-GB"/>
        </w:rPr>
        <w:t xml:space="preserve">. </w:t>
      </w:r>
      <w:r>
        <w:rPr>
          <w:rFonts w:ascii="Times New Roman" w:hAnsi="Times New Roman" w:cs="Times New Roman"/>
        </w:rPr>
        <w:t xml:space="preserve">All members of the consortium will be involved in the data collection and data generation process related to their respective countries. The datasets will be managed by the participants leading the workpackage in which the data are generated: UNILE for the historical trends dataset (WP1), SIEGEN for the interviews data (WP2), UNIGE for the political claims analysis (WP4), USFD for the individual-level survey (WP5), UiB for the experimental data (WP6). Each of these participants will be responsible for the supervision in the generation of these datasets, and for their anonymization, harmonization and preparation for their public release in data repositories (WP1, </w:t>
      </w:r>
      <w:r>
        <w:rPr>
          <w:rFonts w:ascii="Times New Roman" w:hAnsi="Times New Roman" w:cs="Times New Roman"/>
        </w:rPr>
        <w:lastRenderedPageBreak/>
        <w:t xml:space="preserve">WP3 and WP4), or for the preparation of the research reports related to the datasets (WP6). To maximize dissemination and protect the interests of all project participants the consortium agreement will set a policy for the </w:t>
      </w:r>
      <w:r w:rsidRPr="004C2F07">
        <w:rPr>
          <w:rFonts w:ascii="Times New Roman" w:hAnsi="Times New Roman" w:cs="Times New Roman"/>
          <w:b/>
        </w:rPr>
        <w:t>management of intellectual propert</w:t>
      </w:r>
      <w:r>
        <w:rPr>
          <w:rFonts w:ascii="Times New Roman" w:hAnsi="Times New Roman" w:cs="Times New Roman"/>
          <w:b/>
        </w:rPr>
        <w:t xml:space="preserve">y </w:t>
      </w:r>
      <w:r>
        <w:rPr>
          <w:rFonts w:ascii="Times New Roman" w:hAnsi="Times New Roman" w:cs="Times New Roman"/>
        </w:rPr>
        <w:t xml:space="preserve">that follows that of other successful H2020 projects like EURYKA. This policy will </w:t>
      </w:r>
      <w:r w:rsidRPr="00AA407E">
        <w:rPr>
          <w:rFonts w:ascii="Times New Roman" w:hAnsi="Times New Roman" w:cs="Times New Roman"/>
          <w:b/>
        </w:rPr>
        <w:t>ensure the intellectual property of each author</w:t>
      </w:r>
      <w:r>
        <w:rPr>
          <w:rFonts w:ascii="Times New Roman" w:hAnsi="Times New Roman" w:cs="Times New Roman"/>
        </w:rPr>
        <w:t xml:space="preserve">, but, at the same time, it will be </w:t>
      </w:r>
      <w:r w:rsidRPr="00AA407E">
        <w:rPr>
          <w:rFonts w:ascii="Times New Roman" w:hAnsi="Times New Roman" w:cs="Times New Roman"/>
          <w:b/>
        </w:rPr>
        <w:t>flexible and permissive enough to promote the use of data by all members of the consortium</w:t>
      </w:r>
      <w:r>
        <w:rPr>
          <w:rFonts w:ascii="Times New Roman" w:hAnsi="Times New Roman" w:cs="Times New Roman"/>
        </w:rPr>
        <w:t xml:space="preserve">. For the whole duration of the project each participant will have full property rights on the data they have collected that refers to their country of study. The use of national data by participants from another country will be contingent upon the latter’s agreement, and comparative papers/chapters exploiting data from several countries will need the consent of the management committee. The consortium agreement will also establish a mechanism to resolve and settle potential disputes among partners related to intellectual property and authorship. </w:t>
      </w:r>
    </w:p>
    <w:p w14:paraId="41B7B6FC" w14:textId="77777777" w:rsidR="00913443" w:rsidRPr="006B3A7E" w:rsidRDefault="00913443" w:rsidP="00913443">
      <w:pPr>
        <w:widowControl w:val="0"/>
        <w:autoSpaceDE w:val="0"/>
        <w:autoSpaceDN w:val="0"/>
        <w:adjustRightInd w:val="0"/>
        <w:spacing w:after="200"/>
        <w:ind w:left="720" w:right="-2"/>
        <w:jc w:val="both"/>
        <w:rPr>
          <w:rFonts w:ascii="Times New Roman" w:hAnsi="Times New Roman" w:cs="Times New Roman"/>
          <w:b/>
          <w:bCs/>
          <w:lang w:val="en-GB"/>
        </w:rPr>
      </w:pPr>
      <w:r w:rsidRPr="006B3A7E">
        <w:rPr>
          <w:rFonts w:ascii="Times New Roman" w:hAnsi="Times New Roman" w:cs="Times New Roman"/>
          <w:b/>
          <w:bCs/>
          <w:lang w:val="en-GB"/>
        </w:rPr>
        <w:t>b) Communication activities</w:t>
      </w:r>
    </w:p>
    <w:p w14:paraId="3FF3BA6A" w14:textId="77777777" w:rsidR="00913443" w:rsidRPr="002854F8" w:rsidRDefault="00913443" w:rsidP="00913443">
      <w:pPr>
        <w:jc w:val="both"/>
        <w:rPr>
          <w:rFonts w:ascii="Times New Roman" w:hAnsi="Times New Roman" w:cs="Times New Roman"/>
          <w:bCs/>
          <w:lang w:val="en-GB"/>
        </w:rPr>
      </w:pPr>
      <w:r w:rsidRPr="00FC646F">
        <w:rPr>
          <w:rFonts w:ascii="Times New Roman" w:hAnsi="Times New Roman" w:cs="Times New Roman"/>
          <w:lang w:val="en-GB"/>
        </w:rPr>
        <w:t xml:space="preserve">The communication strategy will consist of different activities involving all relevant partners aimed at </w:t>
      </w:r>
      <w:r w:rsidRPr="00586EDA">
        <w:rPr>
          <w:rFonts w:ascii="Times New Roman" w:hAnsi="Times New Roman" w:cs="Times New Roman"/>
          <w:b/>
          <w:lang w:val="en-GB"/>
        </w:rPr>
        <w:t>increasing project awareness and maximizing its impact among the scientific community and other relevant stakeholders</w:t>
      </w:r>
      <w:r w:rsidRPr="00FC646F">
        <w:rPr>
          <w:rFonts w:ascii="Times New Roman" w:hAnsi="Times New Roman" w:cs="Times New Roman"/>
          <w:lang w:val="en-GB"/>
        </w:rPr>
        <w:t xml:space="preserve"> that can benefit f</w:t>
      </w:r>
      <w:r>
        <w:rPr>
          <w:rFonts w:ascii="Times New Roman" w:hAnsi="Times New Roman" w:cs="Times New Roman"/>
          <w:lang w:val="en-GB"/>
        </w:rPr>
        <w:t xml:space="preserve">rom the results of the project such as civil society organizations, policymakers, and the wider public. </w:t>
      </w:r>
      <w:r w:rsidRPr="00D62C39">
        <w:rPr>
          <w:rFonts w:ascii="Times New Roman" w:hAnsi="Times New Roman" w:cs="Times New Roman"/>
          <w:lang w:val="en-GB"/>
        </w:rPr>
        <w:t xml:space="preserve">For this purpose, the project has a </w:t>
      </w:r>
      <w:r>
        <w:rPr>
          <w:rFonts w:ascii="Times New Roman" w:hAnsi="Times New Roman" w:cs="Times New Roman"/>
          <w:lang w:val="en-GB"/>
        </w:rPr>
        <w:t>work package (WP8) dedicated to “</w:t>
      </w:r>
      <w:r w:rsidRPr="00586EDA">
        <w:rPr>
          <w:rFonts w:ascii="Times New Roman" w:hAnsi="Times New Roman" w:cs="Times New Roman"/>
          <w:lang w:val="ca-ES"/>
        </w:rPr>
        <w:t>Communication and policy outreach</w:t>
      </w:r>
      <w:r w:rsidRPr="00D62C39">
        <w:rPr>
          <w:rFonts w:ascii="Times New Roman" w:hAnsi="Times New Roman" w:cs="Times New Roman"/>
          <w:lang w:val="en-GB"/>
        </w:rPr>
        <w:t xml:space="preserve">”. </w:t>
      </w:r>
      <w:r>
        <w:rPr>
          <w:rFonts w:ascii="Times New Roman" w:hAnsi="Times New Roman" w:cs="Times New Roman"/>
          <w:lang w:val="en-GB"/>
        </w:rPr>
        <w:t xml:space="preserve">Communication activities will start at the outset of the project and will continue throughout its entire lifetime. </w:t>
      </w:r>
      <w:r>
        <w:rPr>
          <w:rFonts w:ascii="Times New Roman" w:hAnsi="Times New Roman" w:cs="Times New Roman"/>
          <w:bCs/>
          <w:lang w:val="en-GB"/>
        </w:rPr>
        <w:t xml:space="preserve">To widely disseminate the project developments and results we will use effective communication means and strategies, and we will develop a </w:t>
      </w:r>
      <w:r w:rsidRPr="002854F8">
        <w:rPr>
          <w:rFonts w:ascii="Times New Roman" w:hAnsi="Times New Roman" w:cs="Times New Roman"/>
          <w:b/>
          <w:bCs/>
          <w:lang w:val="en-GB"/>
        </w:rPr>
        <w:t>project brand identity</w:t>
      </w:r>
      <w:r>
        <w:rPr>
          <w:rFonts w:ascii="Times New Roman" w:hAnsi="Times New Roman" w:cs="Times New Roman"/>
          <w:bCs/>
          <w:lang w:val="en-GB"/>
        </w:rPr>
        <w:t xml:space="preserve"> (e.g. project logo). All the communication activities will be included in a </w:t>
      </w:r>
      <w:r w:rsidRPr="00944E84">
        <w:rPr>
          <w:rFonts w:ascii="Times New Roman" w:hAnsi="Times New Roman" w:cs="Times New Roman"/>
          <w:b/>
          <w:bCs/>
          <w:lang w:val="en-GB"/>
        </w:rPr>
        <w:t>communication plan</w:t>
      </w:r>
      <w:r>
        <w:rPr>
          <w:rFonts w:ascii="Times New Roman" w:hAnsi="Times New Roman" w:cs="Times New Roman"/>
          <w:bCs/>
          <w:lang w:val="en-GB"/>
        </w:rPr>
        <w:t xml:space="preserve"> that will describe the strategy and time schedule of public communications.</w:t>
      </w:r>
      <w:r>
        <w:rPr>
          <w:rFonts w:ascii="Times New Roman" w:hAnsi="Times New Roman" w:cs="Times New Roman"/>
          <w:lang w:val="en-GB"/>
        </w:rPr>
        <w:t xml:space="preserve"> In the remainder of this section we outline the specific communication actions that PODER will develop in order to spread and promote the project results and outcomes through </w:t>
      </w:r>
      <w:r w:rsidRPr="002854F8">
        <w:rPr>
          <w:rFonts w:ascii="Times New Roman" w:hAnsi="Times New Roman" w:cs="Times New Roman"/>
          <w:b/>
          <w:lang w:val="en-GB"/>
        </w:rPr>
        <w:t>policy communications</w:t>
      </w:r>
      <w:r>
        <w:rPr>
          <w:rFonts w:ascii="Times New Roman" w:hAnsi="Times New Roman" w:cs="Times New Roman"/>
          <w:lang w:val="en-GB"/>
        </w:rPr>
        <w:t xml:space="preserve">, </w:t>
      </w:r>
      <w:r w:rsidRPr="002854F8">
        <w:rPr>
          <w:rFonts w:ascii="Times New Roman" w:hAnsi="Times New Roman" w:cs="Times New Roman"/>
          <w:b/>
          <w:lang w:val="en-GB"/>
        </w:rPr>
        <w:t>public communications</w:t>
      </w:r>
      <w:r>
        <w:rPr>
          <w:rFonts w:ascii="Times New Roman" w:hAnsi="Times New Roman" w:cs="Times New Roman"/>
          <w:lang w:val="en-GB"/>
        </w:rPr>
        <w:t xml:space="preserve">, and </w:t>
      </w:r>
      <w:r w:rsidRPr="002854F8">
        <w:rPr>
          <w:rFonts w:ascii="Times New Roman" w:hAnsi="Times New Roman" w:cs="Times New Roman"/>
          <w:b/>
          <w:lang w:val="en-GB"/>
        </w:rPr>
        <w:t>scientific communications</w:t>
      </w:r>
      <w:r>
        <w:rPr>
          <w:rFonts w:ascii="Times New Roman" w:hAnsi="Times New Roman" w:cs="Times New Roman"/>
          <w:lang w:val="en-GB"/>
        </w:rPr>
        <w:t>.</w:t>
      </w:r>
    </w:p>
    <w:p w14:paraId="33E46A66" w14:textId="77777777" w:rsidR="009B077C" w:rsidRDefault="009B077C" w:rsidP="00913443">
      <w:pPr>
        <w:jc w:val="both"/>
        <w:outlineLvl w:val="0"/>
        <w:rPr>
          <w:rFonts w:ascii="Times New Roman" w:hAnsi="Times New Roman" w:cs="Times New Roman"/>
          <w:b/>
          <w:lang w:val="en-GB"/>
        </w:rPr>
      </w:pPr>
    </w:p>
    <w:p w14:paraId="04433852" w14:textId="77777777" w:rsidR="00913443" w:rsidRDefault="00913443" w:rsidP="00913443">
      <w:pPr>
        <w:jc w:val="both"/>
        <w:outlineLvl w:val="0"/>
        <w:rPr>
          <w:rFonts w:ascii="Times New Roman" w:hAnsi="Times New Roman" w:cs="Times New Roman"/>
          <w:b/>
          <w:lang w:val="en-GB"/>
        </w:rPr>
      </w:pPr>
      <w:r>
        <w:rPr>
          <w:rFonts w:ascii="Times New Roman" w:hAnsi="Times New Roman" w:cs="Times New Roman"/>
          <w:b/>
          <w:lang w:val="en-GB"/>
        </w:rPr>
        <w:t>Policy communication</w:t>
      </w:r>
    </w:p>
    <w:p w14:paraId="21D46407" w14:textId="77777777" w:rsidR="00913443" w:rsidRDefault="00913443" w:rsidP="00913443">
      <w:pPr>
        <w:jc w:val="both"/>
        <w:outlineLvl w:val="0"/>
        <w:rPr>
          <w:rFonts w:ascii="Times New Roman" w:hAnsi="Times New Roman" w:cs="Times New Roman"/>
          <w:lang w:val="en-GB"/>
        </w:rPr>
      </w:pPr>
      <w:r>
        <w:rPr>
          <w:rFonts w:ascii="Times New Roman" w:hAnsi="Times New Roman" w:cs="Times New Roman"/>
          <w:lang w:val="en-GB"/>
        </w:rPr>
        <w:t xml:space="preserve">Maximizing its impact among policy-makers, practitioners and civil society organizations is one of the main priorities of PODER. During the period of the grant the members of the project will be actively involved in the promotion of the project and communication of the findings to these actors, mainly through the </w:t>
      </w:r>
      <w:r w:rsidRPr="00AF3F0C">
        <w:rPr>
          <w:rFonts w:ascii="Times New Roman" w:hAnsi="Times New Roman" w:cs="Times New Roman"/>
          <w:b/>
          <w:lang w:val="en-GB"/>
        </w:rPr>
        <w:t>presentation and promotion of the policy briefs, the prescriptive reports and the integrated reports</w:t>
      </w:r>
      <w:r>
        <w:rPr>
          <w:rFonts w:ascii="Times New Roman" w:hAnsi="Times New Roman" w:cs="Times New Roman"/>
          <w:lang w:val="en-GB"/>
        </w:rPr>
        <w:t xml:space="preserve">. The most relevant policy communication actions that the project will develop are the following: </w:t>
      </w:r>
    </w:p>
    <w:p w14:paraId="6C0E29E5" w14:textId="77777777" w:rsidR="00913443" w:rsidRPr="00555E66" w:rsidRDefault="00913443" w:rsidP="00913443">
      <w:pPr>
        <w:pStyle w:val="Prrafodelista"/>
        <w:numPr>
          <w:ilvl w:val="0"/>
          <w:numId w:val="23"/>
        </w:numPr>
        <w:spacing w:after="160" w:line="259" w:lineRule="auto"/>
        <w:jc w:val="both"/>
        <w:outlineLvl w:val="0"/>
        <w:rPr>
          <w:rFonts w:ascii="Times New Roman" w:hAnsi="Times New Roman" w:cs="Times New Roman"/>
          <w:highlight w:val="yellow"/>
          <w:lang w:val="en-GB"/>
        </w:rPr>
      </w:pPr>
      <w:r w:rsidRPr="00555E66">
        <w:rPr>
          <w:rFonts w:ascii="Times New Roman" w:hAnsi="Times New Roman" w:cs="Times New Roman"/>
          <w:highlight w:val="yellow"/>
          <w:lang w:val="en-GB"/>
        </w:rPr>
        <w:t xml:space="preserve">Translation of all policy briefs into the national languages of the countries involved in the consortium. </w:t>
      </w:r>
    </w:p>
    <w:p w14:paraId="766A2FB9" w14:textId="77777777" w:rsidR="00913443" w:rsidRPr="00555E66" w:rsidRDefault="00913443" w:rsidP="00913443">
      <w:pPr>
        <w:pStyle w:val="Prrafodelista"/>
        <w:numPr>
          <w:ilvl w:val="0"/>
          <w:numId w:val="23"/>
        </w:numPr>
        <w:spacing w:after="160" w:line="259" w:lineRule="auto"/>
        <w:jc w:val="both"/>
        <w:outlineLvl w:val="0"/>
        <w:rPr>
          <w:rFonts w:ascii="Times New Roman" w:hAnsi="Times New Roman" w:cs="Times New Roman"/>
          <w:highlight w:val="yellow"/>
          <w:lang w:val="en-GB"/>
        </w:rPr>
      </w:pPr>
      <w:r w:rsidRPr="00555E66">
        <w:rPr>
          <w:rFonts w:ascii="Times New Roman" w:hAnsi="Times New Roman" w:cs="Times New Roman"/>
          <w:highlight w:val="yellow"/>
          <w:lang w:val="en-GB"/>
        </w:rPr>
        <w:t xml:space="preserve">Translation of prescriptive reports into the national languages of the countries involved in the consortium. </w:t>
      </w:r>
    </w:p>
    <w:p w14:paraId="62B5BE05" w14:textId="77777777" w:rsidR="00913443" w:rsidRPr="00F41139" w:rsidRDefault="00913443" w:rsidP="00913443">
      <w:pPr>
        <w:pStyle w:val="Prrafodelista"/>
        <w:numPr>
          <w:ilvl w:val="0"/>
          <w:numId w:val="23"/>
        </w:numPr>
        <w:spacing w:after="160" w:line="259" w:lineRule="auto"/>
        <w:jc w:val="both"/>
        <w:outlineLvl w:val="0"/>
        <w:rPr>
          <w:rFonts w:ascii="Times New Roman" w:hAnsi="Times New Roman" w:cs="Times New Roman"/>
          <w:lang w:val="en-GB"/>
        </w:rPr>
      </w:pPr>
      <w:r>
        <w:rPr>
          <w:rFonts w:ascii="Times New Roman" w:hAnsi="Times New Roman" w:cs="Times New Roman"/>
          <w:lang w:val="en-GB"/>
        </w:rPr>
        <w:t xml:space="preserve">Submission and promotion of the policy briefs and prescriptive reports among local, national and European authorities, international institutions, civil society organizations, practitioners, and media representatives.  </w:t>
      </w:r>
    </w:p>
    <w:p w14:paraId="7147C2B8" w14:textId="77777777" w:rsidR="00913443" w:rsidRDefault="00913443" w:rsidP="00913443">
      <w:pPr>
        <w:pStyle w:val="Prrafodelista"/>
        <w:numPr>
          <w:ilvl w:val="0"/>
          <w:numId w:val="23"/>
        </w:numPr>
        <w:spacing w:after="160" w:line="259" w:lineRule="auto"/>
        <w:jc w:val="both"/>
        <w:outlineLvl w:val="0"/>
        <w:rPr>
          <w:rFonts w:ascii="Times New Roman" w:hAnsi="Times New Roman" w:cs="Times New Roman"/>
          <w:lang w:val="en-GB"/>
        </w:rPr>
      </w:pPr>
      <w:r>
        <w:rPr>
          <w:rFonts w:ascii="Times New Roman" w:hAnsi="Times New Roman" w:cs="Times New Roman"/>
          <w:lang w:val="en-GB"/>
        </w:rPr>
        <w:t>Invitation to local policy-makers to participate in world cafés.</w:t>
      </w:r>
    </w:p>
    <w:p w14:paraId="44B6CD07" w14:textId="77777777" w:rsidR="009B077C" w:rsidRPr="009713D0" w:rsidRDefault="009B077C" w:rsidP="009B077C">
      <w:pPr>
        <w:pStyle w:val="Prrafodelista"/>
        <w:numPr>
          <w:ilvl w:val="0"/>
          <w:numId w:val="23"/>
        </w:numPr>
        <w:spacing w:after="160" w:line="259" w:lineRule="auto"/>
        <w:jc w:val="both"/>
        <w:outlineLvl w:val="0"/>
        <w:rPr>
          <w:rFonts w:ascii="Times New Roman" w:hAnsi="Times New Roman" w:cs="Times New Roman"/>
          <w:lang w:val="en-GB"/>
        </w:rPr>
      </w:pPr>
      <w:r>
        <w:rPr>
          <w:rFonts w:ascii="Times New Roman" w:hAnsi="Times New Roman" w:cs="Times New Roman"/>
          <w:lang w:val="en-GB"/>
        </w:rPr>
        <w:t xml:space="preserve">One-day joint conference with other projects funded under GOVERNANCE-03-2018 </w:t>
      </w:r>
    </w:p>
    <w:p w14:paraId="6906052D" w14:textId="77777777" w:rsidR="00913443" w:rsidRDefault="00913443" w:rsidP="00913443">
      <w:pPr>
        <w:pStyle w:val="Prrafodelista"/>
        <w:numPr>
          <w:ilvl w:val="0"/>
          <w:numId w:val="23"/>
        </w:numPr>
        <w:spacing w:after="160" w:line="259" w:lineRule="auto"/>
        <w:jc w:val="both"/>
        <w:outlineLvl w:val="0"/>
        <w:rPr>
          <w:rFonts w:ascii="Times New Roman" w:hAnsi="Times New Roman" w:cs="Times New Roman"/>
          <w:lang w:val="en-GB"/>
        </w:rPr>
      </w:pPr>
      <w:r>
        <w:rPr>
          <w:rFonts w:ascii="Times New Roman" w:hAnsi="Times New Roman" w:cs="Times New Roman"/>
          <w:lang w:val="en-GB"/>
        </w:rPr>
        <w:t xml:space="preserve">Final conference devoted to communicating the policy-relevant findings. The conference will include the following participants: members of the consortium and the board of advisors, policy-makers, representatives of civil society organizations and other interested actors such as European officials, experts and academics, and media representatives. </w:t>
      </w:r>
    </w:p>
    <w:p w14:paraId="004EF886" w14:textId="77777777" w:rsidR="00913443" w:rsidRDefault="00913443" w:rsidP="00913443">
      <w:pPr>
        <w:jc w:val="both"/>
        <w:outlineLvl w:val="0"/>
        <w:rPr>
          <w:rFonts w:ascii="Times New Roman" w:hAnsi="Times New Roman" w:cs="Times New Roman"/>
          <w:b/>
          <w:lang w:val="en-GB"/>
        </w:rPr>
      </w:pPr>
      <w:r w:rsidRPr="00220556">
        <w:rPr>
          <w:rFonts w:ascii="Times New Roman" w:hAnsi="Times New Roman" w:cs="Times New Roman"/>
          <w:b/>
          <w:lang w:val="en-GB"/>
        </w:rPr>
        <w:t>Public</w:t>
      </w:r>
      <w:r>
        <w:rPr>
          <w:rFonts w:ascii="Times New Roman" w:hAnsi="Times New Roman" w:cs="Times New Roman"/>
          <w:b/>
          <w:lang w:val="en-GB"/>
        </w:rPr>
        <w:t xml:space="preserve"> communication</w:t>
      </w:r>
    </w:p>
    <w:p w14:paraId="70A0CB53" w14:textId="77777777" w:rsidR="00913443" w:rsidRDefault="00913443" w:rsidP="00913443">
      <w:pPr>
        <w:jc w:val="both"/>
        <w:outlineLvl w:val="0"/>
        <w:rPr>
          <w:rFonts w:ascii="Times New Roman" w:hAnsi="Times New Roman" w:cs="Times New Roman"/>
          <w:lang w:val="en-GB"/>
        </w:rPr>
      </w:pPr>
      <w:r>
        <w:rPr>
          <w:rFonts w:ascii="Times New Roman" w:hAnsi="Times New Roman" w:cs="Times New Roman"/>
          <w:lang w:val="en-GB"/>
        </w:rPr>
        <w:lastRenderedPageBreak/>
        <w:t xml:space="preserve">PODER commits itself to communicate its findings to a broad audience. However, </w:t>
      </w:r>
      <w:r w:rsidRPr="00AF3F0C">
        <w:rPr>
          <w:rFonts w:ascii="Times New Roman" w:hAnsi="Times New Roman" w:cs="Times New Roman"/>
          <w:b/>
          <w:lang w:val="en-GB"/>
        </w:rPr>
        <w:t>we expect communication to be bi-directional and to directly engage and interact with the general public</w:t>
      </w:r>
      <w:r>
        <w:rPr>
          <w:rFonts w:ascii="Times New Roman" w:hAnsi="Times New Roman" w:cs="Times New Roman"/>
          <w:lang w:val="en-GB"/>
        </w:rPr>
        <w:t xml:space="preserve">. In line with the strategy outlined in the “Green paper on Citizen Science for Europe” we aim to </w:t>
      </w:r>
      <w:r w:rsidRPr="00AF3F0C">
        <w:rPr>
          <w:rFonts w:ascii="Times New Roman" w:hAnsi="Times New Roman" w:cs="Times New Roman"/>
          <w:b/>
          <w:lang w:val="en-GB"/>
        </w:rPr>
        <w:t>empower citizens who participate in our research activities</w:t>
      </w:r>
      <w:r>
        <w:rPr>
          <w:rFonts w:ascii="Times New Roman" w:hAnsi="Times New Roman" w:cs="Times New Roman"/>
          <w:lang w:val="en-GB"/>
        </w:rPr>
        <w:t xml:space="preserve"> (e.g. survey respondents or experimental subjects) by providing them with detailed information about how their results differ from those of the rest of population in a visually appealing and interactive way. We believe that this immediate communication of results to participants will allow them to learn about the scientific process in an appealing way. Moreover, we also aim to engage those citizens who do not directly participate in our research through our fully interactive website, which will allow all citizens not only to get informed but also to get involved in our project. The public communication strategy of PODER is also oriented to </w:t>
      </w:r>
      <w:r w:rsidRPr="00AF3F0C">
        <w:rPr>
          <w:rFonts w:ascii="Times New Roman" w:hAnsi="Times New Roman" w:cs="Times New Roman"/>
          <w:b/>
          <w:lang w:val="en-GB"/>
        </w:rPr>
        <w:t>communicating the findings of the project in a fast and understandable manner</w:t>
      </w:r>
      <w:r>
        <w:rPr>
          <w:rFonts w:ascii="Times New Roman" w:hAnsi="Times New Roman" w:cs="Times New Roman"/>
          <w:lang w:val="en-GB"/>
        </w:rPr>
        <w:t xml:space="preserve"> to ensure that results of the project are accessible as soon as possible to the general public. The most relevant public communication actions and tools that the project will rely on are:</w:t>
      </w:r>
    </w:p>
    <w:p w14:paraId="63A51428" w14:textId="77777777" w:rsidR="00913443" w:rsidRDefault="00913443" w:rsidP="00913443">
      <w:pPr>
        <w:pStyle w:val="Prrafodelista"/>
        <w:numPr>
          <w:ilvl w:val="0"/>
          <w:numId w:val="24"/>
        </w:numPr>
        <w:spacing w:after="160" w:line="259" w:lineRule="auto"/>
        <w:jc w:val="both"/>
        <w:outlineLvl w:val="0"/>
        <w:rPr>
          <w:rFonts w:ascii="Times New Roman" w:hAnsi="Times New Roman" w:cs="Times New Roman"/>
          <w:lang w:val="en-GB"/>
        </w:rPr>
      </w:pPr>
      <w:r>
        <w:rPr>
          <w:rFonts w:ascii="Times New Roman" w:hAnsi="Times New Roman" w:cs="Times New Roman"/>
          <w:lang w:val="en-GB"/>
        </w:rPr>
        <w:t>Project website in different languages and divided into three main sections:</w:t>
      </w:r>
    </w:p>
    <w:p w14:paraId="4F032510" w14:textId="77777777" w:rsidR="00913443" w:rsidRDefault="00913443" w:rsidP="00913443">
      <w:pPr>
        <w:pStyle w:val="Prrafodelista"/>
        <w:numPr>
          <w:ilvl w:val="1"/>
          <w:numId w:val="24"/>
        </w:numPr>
        <w:spacing w:after="160" w:line="259" w:lineRule="auto"/>
        <w:jc w:val="both"/>
        <w:outlineLvl w:val="0"/>
        <w:rPr>
          <w:rFonts w:ascii="Times New Roman" w:hAnsi="Times New Roman" w:cs="Times New Roman"/>
          <w:lang w:val="en-GB"/>
        </w:rPr>
      </w:pPr>
      <w:r>
        <w:rPr>
          <w:rFonts w:ascii="Times New Roman" w:hAnsi="Times New Roman" w:cs="Times New Roman"/>
          <w:lang w:val="en-GB"/>
        </w:rPr>
        <w:t xml:space="preserve">Static section will provide information about the project and will promote the activities organized by the consortium. </w:t>
      </w:r>
    </w:p>
    <w:p w14:paraId="46B1AB2F" w14:textId="77777777" w:rsidR="00913443" w:rsidRDefault="00913443" w:rsidP="00913443">
      <w:pPr>
        <w:pStyle w:val="Prrafodelista"/>
        <w:numPr>
          <w:ilvl w:val="1"/>
          <w:numId w:val="24"/>
        </w:numPr>
        <w:spacing w:after="160" w:line="259" w:lineRule="auto"/>
        <w:jc w:val="both"/>
        <w:outlineLvl w:val="0"/>
        <w:rPr>
          <w:rFonts w:ascii="Times New Roman" w:hAnsi="Times New Roman" w:cs="Times New Roman"/>
          <w:lang w:val="en-GB"/>
        </w:rPr>
      </w:pPr>
      <w:r>
        <w:rPr>
          <w:rFonts w:ascii="Times New Roman" w:hAnsi="Times New Roman" w:cs="Times New Roman"/>
          <w:lang w:val="en-GB"/>
        </w:rPr>
        <w:t xml:space="preserve">Fully interactive section that will allow users to: </w:t>
      </w:r>
    </w:p>
    <w:p w14:paraId="2900F1C8" w14:textId="77777777" w:rsidR="00913443" w:rsidRDefault="00913443" w:rsidP="00913443">
      <w:pPr>
        <w:pStyle w:val="Prrafodelista"/>
        <w:numPr>
          <w:ilvl w:val="2"/>
          <w:numId w:val="24"/>
        </w:numPr>
        <w:spacing w:after="160" w:line="259" w:lineRule="auto"/>
        <w:jc w:val="both"/>
        <w:rPr>
          <w:rFonts w:ascii="Times New Roman" w:hAnsi="Times New Roman" w:cs="Times New Roman"/>
          <w:lang w:val="en-GB"/>
        </w:rPr>
      </w:pPr>
      <w:r>
        <w:rPr>
          <w:rFonts w:ascii="Times New Roman" w:hAnsi="Times New Roman" w:cs="Times New Roman"/>
          <w:lang w:val="en-GB"/>
        </w:rPr>
        <w:t xml:space="preserve">Visualize the indicators generated by the project, adapt them to their own needs, and download them. </w:t>
      </w:r>
    </w:p>
    <w:p w14:paraId="244858FB" w14:textId="77777777" w:rsidR="00913443" w:rsidRDefault="00913443" w:rsidP="00913443">
      <w:pPr>
        <w:pStyle w:val="Prrafodelista"/>
        <w:numPr>
          <w:ilvl w:val="2"/>
          <w:numId w:val="24"/>
        </w:numPr>
        <w:spacing w:after="160" w:line="259" w:lineRule="auto"/>
        <w:jc w:val="both"/>
        <w:rPr>
          <w:rFonts w:ascii="Times New Roman" w:hAnsi="Times New Roman" w:cs="Times New Roman"/>
          <w:lang w:val="en-GB"/>
        </w:rPr>
      </w:pPr>
      <w:r>
        <w:rPr>
          <w:rFonts w:ascii="Times New Roman" w:hAnsi="Times New Roman" w:cs="Times New Roman"/>
          <w:lang w:val="en-GB"/>
        </w:rPr>
        <w:t xml:space="preserve">Choose criteria to automatically classify European political parties as populists, distinguishing between different populist families, and visualize and download the historical data about the support for these parties. </w:t>
      </w:r>
    </w:p>
    <w:p w14:paraId="068A4810" w14:textId="77777777" w:rsidR="00913443" w:rsidRDefault="00913443" w:rsidP="00913443">
      <w:pPr>
        <w:pStyle w:val="Prrafodelista"/>
        <w:numPr>
          <w:ilvl w:val="2"/>
          <w:numId w:val="24"/>
        </w:numPr>
        <w:spacing w:after="160" w:line="259" w:lineRule="auto"/>
        <w:jc w:val="both"/>
        <w:rPr>
          <w:rFonts w:ascii="Times New Roman" w:hAnsi="Times New Roman" w:cs="Times New Roman"/>
          <w:lang w:val="en-GB"/>
        </w:rPr>
      </w:pPr>
      <w:r>
        <w:rPr>
          <w:rFonts w:ascii="Times New Roman" w:hAnsi="Times New Roman" w:cs="Times New Roman"/>
          <w:lang w:val="en-GB"/>
        </w:rPr>
        <w:t xml:space="preserve">Re-take the experiments and specific sections of the individual-level survey and see how their own results differ from those of other participants, the average of their country, the average of different socioeconomic groups…  </w:t>
      </w:r>
    </w:p>
    <w:p w14:paraId="01FB4E1B" w14:textId="77777777" w:rsidR="00913443" w:rsidRPr="00727A0C" w:rsidRDefault="00913443" w:rsidP="00913443">
      <w:pPr>
        <w:pStyle w:val="Prrafodelista"/>
        <w:numPr>
          <w:ilvl w:val="2"/>
          <w:numId w:val="24"/>
        </w:numPr>
        <w:spacing w:after="160" w:line="259" w:lineRule="auto"/>
        <w:jc w:val="both"/>
        <w:rPr>
          <w:rFonts w:ascii="Times New Roman" w:hAnsi="Times New Roman" w:cs="Times New Roman"/>
          <w:lang w:val="en-GB"/>
        </w:rPr>
      </w:pPr>
      <w:r>
        <w:rPr>
          <w:rFonts w:ascii="Times New Roman" w:hAnsi="Times New Roman" w:cs="Times New Roman"/>
          <w:lang w:val="en-GB"/>
        </w:rPr>
        <w:t>Provide comments and feedback on policy reports</w:t>
      </w:r>
    </w:p>
    <w:p w14:paraId="20F00F71" w14:textId="77777777" w:rsidR="00913443" w:rsidRPr="007431B6" w:rsidRDefault="00913443" w:rsidP="00913443">
      <w:pPr>
        <w:pStyle w:val="Prrafodelista"/>
        <w:numPr>
          <w:ilvl w:val="1"/>
          <w:numId w:val="24"/>
        </w:numPr>
        <w:spacing w:after="160" w:line="259" w:lineRule="auto"/>
        <w:jc w:val="both"/>
        <w:outlineLvl w:val="0"/>
        <w:rPr>
          <w:rFonts w:ascii="Times New Roman" w:hAnsi="Times New Roman" w:cs="Times New Roman"/>
          <w:lang w:val="en-GB"/>
        </w:rPr>
      </w:pPr>
      <w:r>
        <w:rPr>
          <w:rFonts w:ascii="Times New Roman" w:hAnsi="Times New Roman" w:cs="Times New Roman"/>
          <w:lang w:val="en-GB"/>
        </w:rPr>
        <w:t xml:space="preserve">Blog to communicate research findings as soon as possible, ideally prior to the writing and publication of conference papers and research papers. Blogposts wills be adapted to communicate the findings in an understandable manner to the general public. </w:t>
      </w:r>
    </w:p>
    <w:p w14:paraId="348D2D48" w14:textId="77777777" w:rsidR="00913443" w:rsidRDefault="00913443" w:rsidP="00913443">
      <w:pPr>
        <w:pStyle w:val="Prrafodelista"/>
        <w:numPr>
          <w:ilvl w:val="0"/>
          <w:numId w:val="24"/>
        </w:numPr>
        <w:spacing w:after="160" w:line="259" w:lineRule="auto"/>
        <w:jc w:val="both"/>
        <w:rPr>
          <w:rFonts w:ascii="Times New Roman" w:hAnsi="Times New Roman" w:cs="Times New Roman"/>
          <w:lang w:val="en-GB"/>
        </w:rPr>
      </w:pPr>
      <w:r>
        <w:rPr>
          <w:rFonts w:ascii="Times New Roman" w:hAnsi="Times New Roman" w:cs="Times New Roman"/>
          <w:lang w:val="en-GB"/>
        </w:rPr>
        <w:t xml:space="preserve">Production of YouTube videos summarizing the main findings of the project and of each of the workpackages with appealing visualizations and illustrations. </w:t>
      </w:r>
    </w:p>
    <w:p w14:paraId="270EFBB9" w14:textId="77777777" w:rsidR="00913443" w:rsidRPr="004B03C9" w:rsidRDefault="00913443" w:rsidP="00913443">
      <w:pPr>
        <w:pStyle w:val="Prrafodelista"/>
        <w:numPr>
          <w:ilvl w:val="0"/>
          <w:numId w:val="24"/>
        </w:numPr>
        <w:spacing w:after="160" w:line="259" w:lineRule="auto"/>
        <w:jc w:val="both"/>
        <w:rPr>
          <w:rFonts w:ascii="Times New Roman" w:hAnsi="Times New Roman" w:cs="Times New Roman"/>
          <w:lang w:val="en-GB"/>
        </w:rPr>
      </w:pPr>
      <w:r>
        <w:rPr>
          <w:rFonts w:ascii="Times New Roman" w:hAnsi="Times New Roman" w:cs="Times New Roman"/>
          <w:lang w:val="en-GB"/>
        </w:rPr>
        <w:t xml:space="preserve">Promotion of findings and materials (such as Youtube videos, project documentary, visualization of results) through social media (Facebook, Twitter, Instagram) to reach different audiences.  </w:t>
      </w:r>
    </w:p>
    <w:p w14:paraId="04DBB683" w14:textId="77777777" w:rsidR="00913443" w:rsidRPr="004B03C9" w:rsidRDefault="00913443" w:rsidP="00913443">
      <w:pPr>
        <w:pStyle w:val="Prrafodelista"/>
        <w:numPr>
          <w:ilvl w:val="0"/>
          <w:numId w:val="24"/>
        </w:numPr>
        <w:spacing w:after="160" w:line="259" w:lineRule="auto"/>
        <w:jc w:val="both"/>
        <w:rPr>
          <w:rFonts w:ascii="Times New Roman" w:hAnsi="Times New Roman" w:cs="Times New Roman"/>
          <w:lang w:val="en-GB"/>
        </w:rPr>
      </w:pPr>
      <w:r>
        <w:rPr>
          <w:rFonts w:ascii="Times New Roman" w:hAnsi="Times New Roman" w:cs="Times New Roman"/>
          <w:lang w:val="en-GB"/>
        </w:rPr>
        <w:t xml:space="preserve">Communication of most relevant findings in specialized sites like the Monkey Cage or LSE EUROPP blogs and other national sites. </w:t>
      </w:r>
    </w:p>
    <w:p w14:paraId="7BF56BF2" w14:textId="77777777" w:rsidR="00913443" w:rsidRPr="009522DB" w:rsidRDefault="00913443" w:rsidP="00913443">
      <w:pPr>
        <w:pStyle w:val="Prrafodelista"/>
        <w:numPr>
          <w:ilvl w:val="0"/>
          <w:numId w:val="24"/>
        </w:numPr>
        <w:spacing w:after="160" w:line="259" w:lineRule="auto"/>
        <w:jc w:val="both"/>
        <w:rPr>
          <w:rFonts w:ascii="Times New Roman" w:hAnsi="Times New Roman" w:cs="Times New Roman"/>
          <w:lang w:val="en-GB"/>
        </w:rPr>
      </w:pPr>
      <w:r>
        <w:rPr>
          <w:rFonts w:ascii="Times New Roman" w:hAnsi="Times New Roman" w:cs="Times New Roman"/>
          <w:lang w:val="en-GB"/>
        </w:rPr>
        <w:t xml:space="preserve">Press releases will be issued when major outputs have been generated, and we will engage into a direct dialogue with journalists. </w:t>
      </w:r>
    </w:p>
    <w:p w14:paraId="113B1123" w14:textId="77777777" w:rsidR="00913443" w:rsidRDefault="00913443" w:rsidP="00913443">
      <w:pPr>
        <w:jc w:val="both"/>
        <w:outlineLvl w:val="0"/>
        <w:rPr>
          <w:rFonts w:ascii="Times New Roman" w:hAnsi="Times New Roman" w:cs="Times New Roman"/>
          <w:b/>
          <w:lang w:val="en-GB"/>
        </w:rPr>
      </w:pPr>
      <w:r>
        <w:rPr>
          <w:rFonts w:ascii="Times New Roman" w:hAnsi="Times New Roman" w:cs="Times New Roman"/>
          <w:b/>
          <w:lang w:val="en-GB"/>
        </w:rPr>
        <w:t>Scientific communication</w:t>
      </w:r>
    </w:p>
    <w:p w14:paraId="220D26B0" w14:textId="77777777" w:rsidR="00913443" w:rsidRDefault="00913443" w:rsidP="00913443">
      <w:pPr>
        <w:jc w:val="both"/>
        <w:rPr>
          <w:rFonts w:ascii="Times New Roman" w:hAnsi="Times New Roman" w:cs="Times New Roman"/>
          <w:lang w:val="en-GB"/>
        </w:rPr>
      </w:pPr>
      <w:r>
        <w:rPr>
          <w:rFonts w:ascii="Times New Roman" w:hAnsi="Times New Roman" w:cs="Times New Roman"/>
          <w:lang w:val="en-GB"/>
        </w:rPr>
        <w:t xml:space="preserve">To maximize the impact of the project among the scientific community and communicate effectively its findings the project will be </w:t>
      </w:r>
      <w:r w:rsidRPr="00AF3F0C">
        <w:rPr>
          <w:rFonts w:ascii="Times New Roman" w:hAnsi="Times New Roman" w:cs="Times New Roman"/>
          <w:b/>
          <w:lang w:val="en-GB"/>
        </w:rPr>
        <w:t>integrated into existing networks of scholars studying populism</w:t>
      </w:r>
      <w:r>
        <w:rPr>
          <w:rFonts w:ascii="Times New Roman" w:hAnsi="Times New Roman" w:cs="Times New Roman"/>
          <w:lang w:val="en-GB"/>
        </w:rPr>
        <w:t xml:space="preserve">, such as “Team Populism”, which have already expressed an interest in our project. The project will also seek synergies and collaborate with other H2020 project such as “EURYKA”. Moreover, we also expect to cooperate and </w:t>
      </w:r>
      <w:r w:rsidRPr="00AF3F0C">
        <w:rPr>
          <w:rFonts w:ascii="Times New Roman" w:hAnsi="Times New Roman" w:cs="Times New Roman"/>
          <w:b/>
          <w:lang w:val="en-GB"/>
        </w:rPr>
        <w:t xml:space="preserve">seek synergies with the other two projects </w:t>
      </w:r>
      <w:r>
        <w:rPr>
          <w:rFonts w:ascii="Times New Roman" w:hAnsi="Times New Roman" w:cs="Times New Roman"/>
          <w:lang w:val="en-GB"/>
        </w:rPr>
        <w:t xml:space="preserve">that will be potentially funded under GOVERNANCE-03-2018 in order to increase the efficiency of our scientific communication strategies and maximize the impact of our project. The communication measures that we will develop for promoting the project and its findings among the scientific community are the following:   </w:t>
      </w:r>
    </w:p>
    <w:p w14:paraId="6D91DF8A" w14:textId="77777777" w:rsidR="00913443" w:rsidRDefault="00913443" w:rsidP="00913443">
      <w:pPr>
        <w:pStyle w:val="Prrafodelista"/>
        <w:numPr>
          <w:ilvl w:val="0"/>
          <w:numId w:val="25"/>
        </w:numPr>
        <w:spacing w:after="160" w:line="259" w:lineRule="auto"/>
        <w:jc w:val="both"/>
        <w:rPr>
          <w:rFonts w:ascii="Times New Roman" w:hAnsi="Times New Roman" w:cs="Times New Roman"/>
          <w:lang w:val="en-GB"/>
        </w:rPr>
      </w:pPr>
      <w:r>
        <w:rPr>
          <w:rFonts w:ascii="Times New Roman" w:hAnsi="Times New Roman" w:cs="Times New Roman"/>
          <w:lang w:val="en-GB"/>
        </w:rPr>
        <w:lastRenderedPageBreak/>
        <w:t>Presentation of conference papers summarizing results of individual countries or comparative analyses in national and international conferences and workshops.</w:t>
      </w:r>
    </w:p>
    <w:p w14:paraId="1039946B" w14:textId="77777777" w:rsidR="00913443" w:rsidRDefault="00913443" w:rsidP="00913443">
      <w:pPr>
        <w:pStyle w:val="Prrafodelista"/>
        <w:numPr>
          <w:ilvl w:val="0"/>
          <w:numId w:val="25"/>
        </w:numPr>
        <w:spacing w:after="160" w:line="259" w:lineRule="auto"/>
        <w:jc w:val="both"/>
        <w:rPr>
          <w:rFonts w:ascii="Times New Roman" w:hAnsi="Times New Roman" w:cs="Times New Roman"/>
          <w:lang w:val="en-GB"/>
        </w:rPr>
      </w:pPr>
      <w:r>
        <w:rPr>
          <w:rFonts w:ascii="Times New Roman" w:hAnsi="Times New Roman" w:cs="Times New Roman"/>
          <w:lang w:val="en-GB"/>
        </w:rPr>
        <w:t xml:space="preserve">Organization of a “European Consortium for Political Research Joint Session of Workshops” in 2020 about populism and democratic engagement. These workshops have proved very effective for the exchange and communication of scientific results and ideas in previous projects. The workshop will be open to the participation of scholars not involved in our project, and we will especially target researchers working on other projects funded under GOVERNANCE-03-2018. </w:t>
      </w:r>
    </w:p>
    <w:p w14:paraId="0BFF73EA" w14:textId="77777777" w:rsidR="00913443" w:rsidRDefault="00913443" w:rsidP="00913443">
      <w:pPr>
        <w:pStyle w:val="Prrafodelista"/>
        <w:numPr>
          <w:ilvl w:val="0"/>
          <w:numId w:val="25"/>
        </w:numPr>
        <w:spacing w:after="160" w:line="259" w:lineRule="auto"/>
        <w:jc w:val="both"/>
        <w:rPr>
          <w:rFonts w:ascii="Times New Roman" w:hAnsi="Times New Roman" w:cs="Times New Roman"/>
          <w:lang w:val="en-GB"/>
        </w:rPr>
      </w:pPr>
      <w:r>
        <w:rPr>
          <w:rFonts w:ascii="Times New Roman" w:hAnsi="Times New Roman" w:cs="Times New Roman"/>
          <w:lang w:val="en-GB"/>
        </w:rPr>
        <w:t xml:space="preserve">Organization of an international scientific conference, where we will present the most relevant scientific outputs of our project, and to which we will invite leading scholars (including members of the board of advisors). </w:t>
      </w:r>
    </w:p>
    <w:p w14:paraId="620E7D78" w14:textId="77777777" w:rsidR="00913443" w:rsidRDefault="00913443" w:rsidP="00913443">
      <w:pPr>
        <w:pStyle w:val="Prrafodelista"/>
        <w:numPr>
          <w:ilvl w:val="0"/>
          <w:numId w:val="25"/>
        </w:numPr>
        <w:spacing w:after="160" w:line="259" w:lineRule="auto"/>
        <w:jc w:val="both"/>
        <w:rPr>
          <w:rFonts w:ascii="Times New Roman" w:hAnsi="Times New Roman" w:cs="Times New Roman"/>
          <w:lang w:val="en-GB"/>
        </w:rPr>
      </w:pPr>
      <w:r>
        <w:rPr>
          <w:rFonts w:ascii="Times New Roman" w:hAnsi="Times New Roman" w:cs="Times New Roman"/>
          <w:lang w:val="en-GB"/>
        </w:rPr>
        <w:t xml:space="preserve">Video recording of international scientific conference presentations, which will be made available on YouTube and on our website. </w:t>
      </w:r>
    </w:p>
    <w:p w14:paraId="60F05DE7" w14:textId="77777777" w:rsidR="00913443" w:rsidRPr="00F55EF0" w:rsidRDefault="00913443" w:rsidP="00913443">
      <w:pPr>
        <w:pStyle w:val="Prrafodelista"/>
        <w:jc w:val="both"/>
        <w:rPr>
          <w:rFonts w:ascii="Times New Roman" w:hAnsi="Times New Roman" w:cs="Times New Roman"/>
          <w:b/>
          <w:lang w:val="en-GB"/>
        </w:rPr>
      </w:pPr>
    </w:p>
    <w:p w14:paraId="64BFE676"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3.</w:t>
      </w:r>
      <w:r w:rsidRPr="00FF02E2">
        <w:rPr>
          <w:rFonts w:ascii="TimesNewRomanPSMT" w:hAnsi="TimesNewRomanPSMT" w:cs="TimesNewRomanPSMT"/>
          <w:b/>
          <w:bCs/>
          <w:lang w:val="en-GB"/>
        </w:rPr>
        <w:tab/>
        <w:t>Implementation</w:t>
      </w:r>
    </w:p>
    <w:p w14:paraId="30F93009" w14:textId="77777777" w:rsidR="00F6015A" w:rsidRPr="00FF02E2" w:rsidRDefault="00F6015A" w:rsidP="00F6015A">
      <w:pPr>
        <w:widowControl w:val="0"/>
        <w:autoSpaceDE w:val="0"/>
        <w:autoSpaceDN w:val="0"/>
        <w:adjustRightInd w:val="0"/>
        <w:spacing w:after="120"/>
        <w:ind w:left="720" w:right="-2" w:hanging="720"/>
        <w:rPr>
          <w:rFonts w:ascii="TimesNewRomanPSMT" w:hAnsi="TimesNewRomanPSMT" w:cs="TimesNewRomanPSMT"/>
          <w:b/>
          <w:bCs/>
          <w:i/>
          <w:iCs/>
          <w:lang w:val="en-GB"/>
        </w:rPr>
      </w:pPr>
      <w:r w:rsidRPr="00FF02E2">
        <w:rPr>
          <w:rFonts w:ascii="TimesNewRomanPSMT" w:hAnsi="TimesNewRomanPSMT" w:cs="TimesNewRomanPSMT"/>
          <w:b/>
          <w:bCs/>
          <w:lang w:val="en-GB"/>
        </w:rPr>
        <w:t>3.1</w:t>
      </w:r>
      <w:r w:rsidRPr="00FF02E2">
        <w:rPr>
          <w:rFonts w:ascii="TimesNewRomanPSMT" w:hAnsi="TimesNewRomanPSMT" w:cs="TimesNewRomanPSMT"/>
          <w:b/>
          <w:bCs/>
          <w:lang w:val="en-GB"/>
        </w:rPr>
        <w:tab/>
        <w:t>Work plan —</w:t>
      </w:r>
      <w:r w:rsidRPr="00FF02E2">
        <w:rPr>
          <w:rFonts w:ascii="TimesNewRomanPSMT" w:hAnsi="TimesNewRomanPSMT" w:cs="TimesNewRomanPSMT"/>
          <w:lang w:val="en-GB"/>
        </w:rPr>
        <w:t xml:space="preserve"> </w:t>
      </w:r>
      <w:r w:rsidRPr="00FF02E2">
        <w:rPr>
          <w:rFonts w:ascii="TimesNewRomanPSMT" w:hAnsi="TimesNewRomanPSMT" w:cs="TimesNewRomanPSMT"/>
          <w:b/>
          <w:bCs/>
          <w:lang w:val="en-GB"/>
        </w:rPr>
        <w:t xml:space="preserve">Work packages, deliverables </w:t>
      </w:r>
    </w:p>
    <w:p w14:paraId="62B483B6" w14:textId="77777777" w:rsidR="00F6015A" w:rsidRPr="00FF02E2" w:rsidRDefault="00F6015A" w:rsidP="00F6015A">
      <w:pPr>
        <w:widowControl w:val="0"/>
        <w:autoSpaceDE w:val="0"/>
        <w:autoSpaceDN w:val="0"/>
        <w:adjustRightInd w:val="0"/>
        <w:spacing w:after="120"/>
        <w:ind w:left="720" w:right="-2"/>
        <w:rPr>
          <w:rFonts w:ascii="TimesNewRomanPSMT" w:hAnsi="TimesNewRomanPSMT" w:cs="TimesNewRomanPSMT"/>
          <w:sz w:val="20"/>
          <w:szCs w:val="20"/>
          <w:highlight w:val="yellow"/>
          <w:lang w:val="en-GB"/>
        </w:rPr>
      </w:pPr>
      <w:r w:rsidRPr="00FF02E2">
        <w:rPr>
          <w:rFonts w:ascii="TimesNewRomanPSMT" w:hAnsi="TimesNewRomanPSMT" w:cs="TimesNewRomanPSMT"/>
          <w:sz w:val="20"/>
          <w:szCs w:val="20"/>
          <w:highlight w:val="yellow"/>
          <w:lang w:val="en-GB"/>
        </w:rPr>
        <w:t>Please provide the following:</w:t>
      </w:r>
    </w:p>
    <w:p w14:paraId="422DD108" w14:textId="77777777" w:rsidR="00F6015A" w:rsidRPr="00FF02E2" w:rsidRDefault="00F6015A" w:rsidP="00F6015A">
      <w:pPr>
        <w:widowControl w:val="0"/>
        <w:numPr>
          <w:ilvl w:val="1"/>
          <w:numId w:val="26"/>
        </w:numPr>
        <w:autoSpaceDE w:val="0"/>
        <w:autoSpaceDN w:val="0"/>
        <w:adjustRightInd w:val="0"/>
        <w:spacing w:after="120"/>
        <w:ind w:left="1800" w:right="-2"/>
        <w:rPr>
          <w:rFonts w:ascii="TimesNewRomanPSMT" w:hAnsi="TimesNewRomanPSMT" w:cs="TimesNewRomanPSMT"/>
          <w:sz w:val="20"/>
          <w:szCs w:val="20"/>
          <w:highlight w:val="yellow"/>
          <w:lang w:val="en-GB"/>
        </w:rPr>
      </w:pPr>
      <w:r w:rsidRPr="00FF02E2">
        <w:rPr>
          <w:rFonts w:ascii="Symbol" w:hAnsi="Symbol" w:cs="Symbol"/>
          <w:sz w:val="20"/>
          <w:szCs w:val="20"/>
          <w:highlight w:val="yellow"/>
          <w:lang w:val="en-GB"/>
        </w:rPr>
        <w:t></w:t>
      </w:r>
      <w:r w:rsidRPr="00FF02E2">
        <w:rPr>
          <w:rFonts w:ascii="Symbol" w:hAnsi="Symbol" w:cs="Symbol"/>
          <w:sz w:val="20"/>
          <w:szCs w:val="20"/>
          <w:highlight w:val="yellow"/>
          <w:lang w:val="en-GB"/>
        </w:rPr>
        <w:tab/>
      </w:r>
      <w:r w:rsidRPr="00FF02E2">
        <w:rPr>
          <w:rFonts w:ascii="TimesNewRomanPSMT" w:hAnsi="TimesNewRomanPSMT" w:cs="TimesNewRomanPSMT"/>
          <w:sz w:val="20"/>
          <w:szCs w:val="20"/>
          <w:highlight w:val="yellow"/>
          <w:lang w:val="en-GB"/>
        </w:rPr>
        <w:t>brief presentation of the overall structure of the work plan;</w:t>
      </w:r>
    </w:p>
    <w:p w14:paraId="72B8F9AB" w14:textId="77777777" w:rsidR="00F6015A" w:rsidRPr="00FF02E2" w:rsidRDefault="00F6015A" w:rsidP="00F6015A">
      <w:pPr>
        <w:widowControl w:val="0"/>
        <w:numPr>
          <w:ilvl w:val="1"/>
          <w:numId w:val="26"/>
        </w:numPr>
        <w:autoSpaceDE w:val="0"/>
        <w:autoSpaceDN w:val="0"/>
        <w:adjustRightInd w:val="0"/>
        <w:spacing w:after="120"/>
        <w:ind w:left="1800" w:right="-2"/>
        <w:rPr>
          <w:rFonts w:ascii="TimesNewRomanPSMT" w:hAnsi="TimesNewRomanPSMT" w:cs="TimesNewRomanPSMT"/>
          <w:sz w:val="20"/>
          <w:szCs w:val="20"/>
          <w:highlight w:val="yellow"/>
          <w:lang w:val="en-GB"/>
        </w:rPr>
      </w:pPr>
      <w:r w:rsidRPr="00FF02E2">
        <w:rPr>
          <w:rFonts w:ascii="Symbol" w:hAnsi="Symbol" w:cs="Symbol"/>
          <w:sz w:val="20"/>
          <w:szCs w:val="20"/>
          <w:highlight w:val="yellow"/>
          <w:lang w:val="en-GB"/>
        </w:rPr>
        <w:t></w:t>
      </w:r>
      <w:r w:rsidRPr="00FF02E2">
        <w:rPr>
          <w:rFonts w:ascii="Symbol" w:hAnsi="Symbol" w:cs="Symbol"/>
          <w:sz w:val="20"/>
          <w:szCs w:val="20"/>
          <w:highlight w:val="yellow"/>
          <w:lang w:val="en-GB"/>
        </w:rPr>
        <w:tab/>
      </w:r>
      <w:r w:rsidRPr="00FF02E2">
        <w:rPr>
          <w:rFonts w:ascii="TimesNewRomanPSMT" w:hAnsi="TimesNewRomanPSMT" w:cs="TimesNewRomanPSMT"/>
          <w:sz w:val="20"/>
          <w:szCs w:val="20"/>
          <w:highlight w:val="yellow"/>
          <w:lang w:val="en-GB"/>
        </w:rPr>
        <w:t>timing of the different work packages and their components (Gantt chart or similar);</w:t>
      </w:r>
    </w:p>
    <w:p w14:paraId="3D4F0630" w14:textId="77777777" w:rsidR="00F6015A" w:rsidRPr="00FF02E2" w:rsidRDefault="00F6015A" w:rsidP="00F6015A">
      <w:pPr>
        <w:widowControl w:val="0"/>
        <w:numPr>
          <w:ilvl w:val="1"/>
          <w:numId w:val="26"/>
        </w:numPr>
        <w:autoSpaceDE w:val="0"/>
        <w:autoSpaceDN w:val="0"/>
        <w:adjustRightInd w:val="0"/>
        <w:spacing w:after="120"/>
        <w:ind w:left="1800" w:right="-2"/>
        <w:rPr>
          <w:rFonts w:ascii="TimesNewRomanPSMT" w:hAnsi="TimesNewRomanPSMT" w:cs="TimesNewRomanPSMT"/>
          <w:sz w:val="20"/>
          <w:szCs w:val="20"/>
          <w:highlight w:val="yellow"/>
          <w:lang w:val="en-GB"/>
        </w:rPr>
      </w:pPr>
      <w:r w:rsidRPr="00FF02E2">
        <w:rPr>
          <w:rFonts w:ascii="Symbol" w:hAnsi="Symbol" w:cs="Symbol"/>
          <w:sz w:val="20"/>
          <w:szCs w:val="20"/>
          <w:highlight w:val="yellow"/>
          <w:lang w:val="en-GB"/>
        </w:rPr>
        <w:t></w:t>
      </w:r>
      <w:r w:rsidRPr="00FF02E2">
        <w:rPr>
          <w:rFonts w:ascii="Symbol" w:hAnsi="Symbol" w:cs="Symbol"/>
          <w:sz w:val="20"/>
          <w:szCs w:val="20"/>
          <w:highlight w:val="yellow"/>
          <w:lang w:val="en-GB"/>
        </w:rPr>
        <w:tab/>
      </w:r>
      <w:r w:rsidRPr="00FF02E2">
        <w:rPr>
          <w:rFonts w:ascii="TimesNewRomanPSMT" w:hAnsi="TimesNewRomanPSMT" w:cs="TimesNewRomanPSMT"/>
          <w:sz w:val="20"/>
          <w:szCs w:val="20"/>
          <w:highlight w:val="yellow"/>
          <w:lang w:val="en-GB"/>
        </w:rPr>
        <w:t>detailed work description, i.e.:</w:t>
      </w:r>
    </w:p>
    <w:p w14:paraId="1BAD3D07" w14:textId="77777777" w:rsidR="00F6015A" w:rsidRPr="00FF02E2" w:rsidRDefault="00F6015A" w:rsidP="00F6015A">
      <w:pPr>
        <w:widowControl w:val="0"/>
        <w:numPr>
          <w:ilvl w:val="1"/>
          <w:numId w:val="27"/>
        </w:numPr>
        <w:autoSpaceDE w:val="0"/>
        <w:autoSpaceDN w:val="0"/>
        <w:adjustRightInd w:val="0"/>
        <w:spacing w:after="120"/>
        <w:ind w:left="2520" w:right="-2"/>
        <w:rPr>
          <w:rFonts w:ascii="TimesNewRomanPSMT" w:hAnsi="TimesNewRomanPSMT" w:cs="TimesNewRomanPSMT"/>
          <w:sz w:val="20"/>
          <w:szCs w:val="20"/>
          <w:highlight w:val="yellow"/>
          <w:lang w:val="en-GB"/>
        </w:rPr>
      </w:pPr>
      <w:r w:rsidRPr="00FF02E2">
        <w:rPr>
          <w:rFonts w:ascii="CourierNewPSMT" w:hAnsi="CourierNewPSMT" w:cs="CourierNewPSMT"/>
          <w:sz w:val="20"/>
          <w:szCs w:val="20"/>
          <w:highlight w:val="yellow"/>
          <w:lang w:val="en-GB"/>
        </w:rPr>
        <w:t>o</w:t>
      </w:r>
      <w:r w:rsidRPr="00FF02E2">
        <w:rPr>
          <w:rFonts w:ascii="CourierNewPSMT" w:hAnsi="CourierNewPSMT" w:cs="CourierNewPSMT"/>
          <w:sz w:val="20"/>
          <w:szCs w:val="20"/>
          <w:highlight w:val="yellow"/>
          <w:lang w:val="en-GB"/>
        </w:rPr>
        <w:tab/>
      </w:r>
      <w:r w:rsidRPr="00FF02E2">
        <w:rPr>
          <w:rFonts w:ascii="TimesNewRomanPSMT" w:hAnsi="TimesNewRomanPSMT" w:cs="TimesNewRomanPSMT"/>
          <w:sz w:val="20"/>
          <w:szCs w:val="20"/>
          <w:highlight w:val="yellow"/>
          <w:lang w:val="en-GB"/>
        </w:rPr>
        <w:t>a list of work packages (table 3.1a);</w:t>
      </w:r>
    </w:p>
    <w:p w14:paraId="600AE3FF" w14:textId="77777777" w:rsidR="00F6015A" w:rsidRPr="00FF02E2" w:rsidRDefault="00F6015A" w:rsidP="00F6015A">
      <w:pPr>
        <w:widowControl w:val="0"/>
        <w:numPr>
          <w:ilvl w:val="1"/>
          <w:numId w:val="27"/>
        </w:numPr>
        <w:autoSpaceDE w:val="0"/>
        <w:autoSpaceDN w:val="0"/>
        <w:adjustRightInd w:val="0"/>
        <w:spacing w:after="120"/>
        <w:ind w:left="2520" w:right="-2"/>
        <w:rPr>
          <w:rFonts w:ascii="TimesNewRomanPSMT" w:hAnsi="TimesNewRomanPSMT" w:cs="TimesNewRomanPSMT"/>
          <w:sz w:val="20"/>
          <w:szCs w:val="20"/>
          <w:highlight w:val="yellow"/>
          <w:lang w:val="en-GB"/>
        </w:rPr>
      </w:pPr>
      <w:r w:rsidRPr="00FF02E2">
        <w:rPr>
          <w:rFonts w:ascii="CourierNewPSMT" w:hAnsi="CourierNewPSMT" w:cs="CourierNewPSMT"/>
          <w:sz w:val="20"/>
          <w:szCs w:val="20"/>
          <w:highlight w:val="yellow"/>
          <w:lang w:val="en-GB"/>
        </w:rPr>
        <w:t>o</w:t>
      </w:r>
      <w:r w:rsidRPr="00FF02E2">
        <w:rPr>
          <w:rFonts w:ascii="CourierNewPSMT" w:hAnsi="CourierNewPSMT" w:cs="CourierNewPSMT"/>
          <w:sz w:val="20"/>
          <w:szCs w:val="20"/>
          <w:highlight w:val="yellow"/>
          <w:lang w:val="en-GB"/>
        </w:rPr>
        <w:tab/>
      </w:r>
      <w:r w:rsidRPr="00FF02E2">
        <w:rPr>
          <w:rFonts w:ascii="TimesNewRomanPSMT" w:hAnsi="TimesNewRomanPSMT" w:cs="TimesNewRomanPSMT"/>
          <w:sz w:val="20"/>
          <w:szCs w:val="20"/>
          <w:highlight w:val="yellow"/>
          <w:lang w:val="en-GB"/>
        </w:rPr>
        <w:t>a description of each work package (table 3.1b);</w:t>
      </w:r>
    </w:p>
    <w:p w14:paraId="1CD99F28" w14:textId="77777777" w:rsidR="00F6015A" w:rsidRPr="00FF02E2" w:rsidRDefault="00F6015A" w:rsidP="00F6015A">
      <w:pPr>
        <w:widowControl w:val="0"/>
        <w:numPr>
          <w:ilvl w:val="1"/>
          <w:numId w:val="27"/>
        </w:numPr>
        <w:autoSpaceDE w:val="0"/>
        <w:autoSpaceDN w:val="0"/>
        <w:adjustRightInd w:val="0"/>
        <w:spacing w:after="120"/>
        <w:ind w:left="2520" w:right="-2"/>
        <w:rPr>
          <w:rFonts w:ascii="TimesNewRomanPSMT" w:hAnsi="TimesNewRomanPSMT" w:cs="TimesNewRomanPSMT"/>
          <w:sz w:val="20"/>
          <w:szCs w:val="20"/>
          <w:highlight w:val="yellow"/>
          <w:lang w:val="en-GB"/>
        </w:rPr>
      </w:pPr>
      <w:r w:rsidRPr="00FF02E2">
        <w:rPr>
          <w:rFonts w:ascii="CourierNewPSMT" w:hAnsi="CourierNewPSMT" w:cs="CourierNewPSMT"/>
          <w:sz w:val="20"/>
          <w:szCs w:val="20"/>
          <w:highlight w:val="yellow"/>
          <w:lang w:val="en-GB"/>
        </w:rPr>
        <w:t>o</w:t>
      </w:r>
      <w:r w:rsidRPr="00FF02E2">
        <w:rPr>
          <w:rFonts w:ascii="CourierNewPSMT" w:hAnsi="CourierNewPSMT" w:cs="CourierNewPSMT"/>
          <w:sz w:val="20"/>
          <w:szCs w:val="20"/>
          <w:highlight w:val="yellow"/>
          <w:lang w:val="en-GB"/>
        </w:rPr>
        <w:tab/>
      </w:r>
      <w:r w:rsidRPr="00FF02E2">
        <w:rPr>
          <w:rFonts w:ascii="TimesNewRomanPSMT" w:hAnsi="TimesNewRomanPSMT" w:cs="TimesNewRomanPSMT"/>
          <w:sz w:val="20"/>
          <w:szCs w:val="20"/>
          <w:highlight w:val="yellow"/>
          <w:lang w:val="en-GB"/>
        </w:rPr>
        <w:t>a list of major deliverables (table 3.1c);</w:t>
      </w:r>
    </w:p>
    <w:p w14:paraId="63BB7C20" w14:textId="77777777" w:rsidR="00F6015A" w:rsidRPr="00FF02E2" w:rsidRDefault="00F6015A" w:rsidP="00F6015A">
      <w:pPr>
        <w:widowControl w:val="0"/>
        <w:numPr>
          <w:ilvl w:val="1"/>
          <w:numId w:val="28"/>
        </w:numPr>
        <w:autoSpaceDE w:val="0"/>
        <w:autoSpaceDN w:val="0"/>
        <w:adjustRightInd w:val="0"/>
        <w:spacing w:after="120"/>
        <w:ind w:left="1800" w:right="-2"/>
        <w:rPr>
          <w:rFonts w:ascii="TimesNewRomanPSMT" w:hAnsi="TimesNewRomanPSMT" w:cs="TimesNewRomanPSMT"/>
          <w:sz w:val="20"/>
          <w:szCs w:val="20"/>
          <w:highlight w:val="yellow"/>
          <w:lang w:val="en-GB"/>
        </w:rPr>
      </w:pPr>
      <w:r w:rsidRPr="00FF02E2">
        <w:rPr>
          <w:rFonts w:ascii="Symbol" w:hAnsi="Symbol" w:cs="Symbol"/>
          <w:sz w:val="20"/>
          <w:szCs w:val="20"/>
          <w:highlight w:val="yellow"/>
          <w:lang w:val="en-GB"/>
        </w:rPr>
        <w:t></w:t>
      </w:r>
      <w:r w:rsidRPr="00FF02E2">
        <w:rPr>
          <w:rFonts w:ascii="Symbol" w:hAnsi="Symbol" w:cs="Symbol"/>
          <w:sz w:val="20"/>
          <w:szCs w:val="20"/>
          <w:highlight w:val="yellow"/>
          <w:lang w:val="en-GB"/>
        </w:rPr>
        <w:tab/>
      </w:r>
      <w:r w:rsidRPr="00FF02E2">
        <w:rPr>
          <w:rFonts w:ascii="TimesNewRomanPSMT" w:hAnsi="TimesNewRomanPSMT" w:cs="TimesNewRomanPSMT"/>
          <w:sz w:val="20"/>
          <w:szCs w:val="20"/>
          <w:highlight w:val="yellow"/>
          <w:lang w:val="en-GB"/>
        </w:rPr>
        <w:t>graphical presentation of the components showing how they inter-relate (Pert chart or similar).</w:t>
      </w:r>
    </w:p>
    <w:p w14:paraId="2A95B31D" w14:textId="77777777" w:rsidR="00F6015A" w:rsidRPr="00FF02E2" w:rsidRDefault="00F6015A" w:rsidP="00F6015A">
      <w:pPr>
        <w:widowControl w:val="0"/>
        <w:autoSpaceDE w:val="0"/>
        <w:autoSpaceDN w:val="0"/>
        <w:adjustRightInd w:val="0"/>
        <w:spacing w:after="120"/>
        <w:ind w:left="720" w:right="-2"/>
        <w:rPr>
          <w:rFonts w:ascii="TimesNewRomanPSMT" w:hAnsi="TimesNewRomanPSMT" w:cs="TimesNewRomanPSMT"/>
          <w:i/>
          <w:iCs/>
          <w:sz w:val="20"/>
          <w:szCs w:val="20"/>
          <w:highlight w:val="yellow"/>
          <w:lang w:val="en-GB"/>
        </w:rPr>
      </w:pPr>
      <w:r w:rsidRPr="00FF02E2">
        <w:rPr>
          <w:rFonts w:ascii="TimesNewRomanPSMT" w:hAnsi="TimesNewRomanPSMT" w:cs="TimesNewRomanPSMT"/>
          <w:sz w:val="20"/>
          <w:szCs w:val="20"/>
          <w:highlight w:val="yellow"/>
          <w:lang w:val="en-GB"/>
        </w:rPr>
        <w:t xml:space="preserve"> </w:t>
      </w:r>
      <w:r w:rsidRPr="00FF02E2">
        <w:rPr>
          <w:rFonts w:ascii="TimesNewRomanPSMT" w:hAnsi="TimesNewRomanPSMT" w:cs="TimesNewRomanPSMT"/>
          <w:i/>
          <w:iCs/>
          <w:sz w:val="20"/>
          <w:szCs w:val="20"/>
          <w:highlight w:val="yellow"/>
          <w:lang w:val="en-GB"/>
        </w:rPr>
        <w:t>Give full details. Base your account on the logical structure of the project and the stages in which it is to be carried out.</w:t>
      </w:r>
      <w:r w:rsidRPr="00FF02E2">
        <w:rPr>
          <w:rFonts w:ascii="TimesNewRomanPSMT" w:hAnsi="TimesNewRomanPSMT" w:cs="TimesNewRomanPSMT"/>
          <w:sz w:val="20"/>
          <w:szCs w:val="20"/>
          <w:highlight w:val="yellow"/>
          <w:lang w:val="en-GB"/>
        </w:rPr>
        <w:t xml:space="preserve"> </w:t>
      </w:r>
      <w:r w:rsidRPr="00FF02E2">
        <w:rPr>
          <w:rFonts w:ascii="TimesNewRomanPSMT" w:hAnsi="TimesNewRomanPSMT" w:cs="TimesNewRomanPSMT"/>
          <w:i/>
          <w:iCs/>
          <w:sz w:val="20"/>
          <w:szCs w:val="20"/>
          <w:highlight w:val="yellow"/>
          <w:lang w:val="en-GB"/>
        </w:rPr>
        <w:t xml:space="preserve">The number of work packages should be </w:t>
      </w:r>
      <w:proofErr w:type="gramStart"/>
      <w:r w:rsidRPr="00FF02E2">
        <w:rPr>
          <w:rFonts w:ascii="TimesNewRomanPSMT" w:hAnsi="TimesNewRomanPSMT" w:cs="TimesNewRomanPSMT"/>
          <w:i/>
          <w:iCs/>
          <w:sz w:val="20"/>
          <w:szCs w:val="20"/>
          <w:highlight w:val="yellow"/>
          <w:lang w:val="en-GB"/>
        </w:rPr>
        <w:t>proportionate</w:t>
      </w:r>
      <w:proofErr w:type="gramEnd"/>
      <w:r w:rsidRPr="00FF02E2">
        <w:rPr>
          <w:rFonts w:ascii="TimesNewRomanPSMT" w:hAnsi="TimesNewRomanPSMT" w:cs="TimesNewRomanPSMT"/>
          <w:i/>
          <w:iCs/>
          <w:sz w:val="20"/>
          <w:szCs w:val="20"/>
          <w:highlight w:val="yellow"/>
          <w:lang w:val="en-GB"/>
        </w:rPr>
        <w:t xml:space="preserve"> to the scale and complexity of the project.</w:t>
      </w:r>
    </w:p>
    <w:p w14:paraId="4C05310F" w14:textId="77777777" w:rsidR="00F6015A" w:rsidRPr="00FF02E2" w:rsidRDefault="00F6015A" w:rsidP="00F6015A">
      <w:pPr>
        <w:widowControl w:val="0"/>
        <w:autoSpaceDE w:val="0"/>
        <w:autoSpaceDN w:val="0"/>
        <w:adjustRightInd w:val="0"/>
        <w:spacing w:after="120"/>
        <w:ind w:left="709" w:right="-2"/>
        <w:rPr>
          <w:rFonts w:ascii="TimesNewRomanPSMT" w:hAnsi="TimesNewRomanPSMT" w:cs="TimesNewRomanPSMT"/>
          <w:i/>
          <w:iCs/>
          <w:sz w:val="20"/>
          <w:szCs w:val="20"/>
          <w:highlight w:val="yellow"/>
          <w:lang w:val="en-GB"/>
        </w:rPr>
      </w:pPr>
      <w:r w:rsidRPr="00FF02E2">
        <w:rPr>
          <w:rFonts w:ascii="TimesNewRomanPSMT" w:hAnsi="TimesNewRomanPSMT" w:cs="TimesNewRomanPSMT"/>
          <w:sz w:val="20"/>
          <w:szCs w:val="20"/>
          <w:highlight w:val="yellow"/>
          <w:lang w:val="en-GB"/>
        </w:rPr>
        <w:t xml:space="preserve"> </w:t>
      </w:r>
      <w:r w:rsidRPr="00FF02E2">
        <w:rPr>
          <w:rFonts w:ascii="TimesNewRomanPSMT" w:hAnsi="TimesNewRomanPSMT" w:cs="TimesNewRomanPSMT"/>
          <w:i/>
          <w:iCs/>
          <w:sz w:val="20"/>
          <w:szCs w:val="20"/>
          <w:highlight w:val="yellow"/>
          <w:lang w:val="en-GB"/>
        </w:rPr>
        <w:t>You should give enough detail in each work package to justify the proposed resources to be allocated and also quantified information so that progress can be monitored, including by the Commission</w:t>
      </w:r>
    </w:p>
    <w:p w14:paraId="7E37D7E6" w14:textId="77777777" w:rsidR="00F6015A" w:rsidRPr="00FF02E2" w:rsidRDefault="00F6015A" w:rsidP="00F6015A">
      <w:pPr>
        <w:widowControl w:val="0"/>
        <w:autoSpaceDE w:val="0"/>
        <w:autoSpaceDN w:val="0"/>
        <w:adjustRightInd w:val="0"/>
        <w:spacing w:after="120"/>
        <w:ind w:left="709" w:right="-2"/>
        <w:rPr>
          <w:rFonts w:ascii="TimesNewRomanPSMT" w:hAnsi="TimesNewRomanPSMT" w:cs="TimesNewRomanPSMT"/>
          <w:i/>
          <w:iCs/>
          <w:sz w:val="20"/>
          <w:szCs w:val="20"/>
          <w:highlight w:val="yellow"/>
          <w:lang w:val="en-GB"/>
        </w:rPr>
      </w:pPr>
      <w:r w:rsidRPr="00FF02E2">
        <w:rPr>
          <w:rFonts w:ascii="TimesNewRomanPSMT" w:hAnsi="TimesNewRomanPSMT" w:cs="TimesNewRomanPSMT"/>
          <w:sz w:val="20"/>
          <w:szCs w:val="20"/>
          <w:highlight w:val="yellow"/>
          <w:lang w:val="en-GB"/>
        </w:rPr>
        <w:t xml:space="preserve"> </w:t>
      </w:r>
      <w:r w:rsidRPr="00FF02E2">
        <w:rPr>
          <w:rFonts w:ascii="TimesNewRomanPSMT" w:hAnsi="TimesNewRomanPSMT" w:cs="TimesNewRomanPSMT"/>
          <w:i/>
          <w:iCs/>
          <w:sz w:val="20"/>
          <w:szCs w:val="20"/>
          <w:highlight w:val="yellow"/>
          <w:lang w:val="en-GB"/>
        </w:rPr>
        <w:t xml:space="preserve">Resources assigned to work packages should be in line with their objectives and deliverables. You are advised to include a distinct work package on ‘management’ (see section 3.2) and to give due visibility in the work plan to ‘dissemination and exploitation’ and ‘communication activities’, either with distinct tasks or distinct work packages. </w:t>
      </w:r>
    </w:p>
    <w:p w14:paraId="3F628F63" w14:textId="77777777" w:rsidR="00F6015A" w:rsidRPr="00FF02E2" w:rsidRDefault="00F6015A" w:rsidP="00F6015A">
      <w:pPr>
        <w:widowControl w:val="0"/>
        <w:autoSpaceDE w:val="0"/>
        <w:autoSpaceDN w:val="0"/>
        <w:adjustRightInd w:val="0"/>
        <w:spacing w:after="120"/>
        <w:ind w:left="720" w:right="-2"/>
        <w:rPr>
          <w:rFonts w:ascii="TimesNewRomanPSMT" w:hAnsi="TimesNewRomanPSMT" w:cs="TimesNewRomanPSMT"/>
          <w:i/>
          <w:iCs/>
          <w:sz w:val="20"/>
          <w:szCs w:val="20"/>
          <w:highlight w:val="yellow"/>
          <w:lang w:val="en-GB"/>
        </w:rPr>
      </w:pPr>
      <w:r w:rsidRPr="00FF02E2">
        <w:rPr>
          <w:rFonts w:ascii="TimesNewRomanPSMT" w:hAnsi="TimesNewRomanPSMT" w:cs="TimesNewRomanPSMT"/>
          <w:sz w:val="20"/>
          <w:szCs w:val="20"/>
          <w:highlight w:val="yellow"/>
          <w:lang w:val="en-GB"/>
        </w:rPr>
        <w:t xml:space="preserve"> </w:t>
      </w:r>
      <w:r w:rsidRPr="00FF02E2">
        <w:rPr>
          <w:rFonts w:ascii="TimesNewRomanPSMT" w:hAnsi="TimesNewRomanPSMT" w:cs="TimesNewRomanPSMT"/>
          <w:i/>
          <w:iCs/>
          <w:sz w:val="20"/>
          <w:szCs w:val="20"/>
          <w:highlight w:val="yellow"/>
          <w:lang w:val="en-GB"/>
        </w:rPr>
        <w:t>You will be required to include an updated (or confirmed) ‘plan for the dissemination and exploitation of results’ in both the periodic and final reports. (This does not apply to topics where a draft plan was not required.) This should include a record of activities related to dissemination and exploitation that have been undertaken and those still planned. A report of completed and planned communication activities will also be required.</w:t>
      </w:r>
    </w:p>
    <w:p w14:paraId="4323941E" w14:textId="77777777" w:rsidR="00F6015A" w:rsidRPr="00FF02E2" w:rsidRDefault="00F6015A" w:rsidP="00F6015A">
      <w:pPr>
        <w:widowControl w:val="0"/>
        <w:autoSpaceDE w:val="0"/>
        <w:autoSpaceDN w:val="0"/>
        <w:adjustRightInd w:val="0"/>
        <w:spacing w:after="120"/>
        <w:ind w:left="720" w:right="-2"/>
        <w:rPr>
          <w:rFonts w:ascii="TimesNewRomanPSMT" w:hAnsi="TimesNewRomanPSMT" w:cs="TimesNewRomanPSMT"/>
          <w:i/>
          <w:iCs/>
          <w:sz w:val="20"/>
          <w:szCs w:val="20"/>
          <w:highlight w:val="yellow"/>
          <w:lang w:val="en-GB"/>
        </w:rPr>
      </w:pPr>
      <w:r w:rsidRPr="00FF02E2">
        <w:rPr>
          <w:rFonts w:ascii="TimesNewRomanPSMT" w:hAnsi="TimesNewRomanPSMT" w:cs="TimesNewRomanPSMT"/>
          <w:sz w:val="20"/>
          <w:szCs w:val="20"/>
          <w:highlight w:val="yellow"/>
          <w:lang w:val="en-GB"/>
        </w:rPr>
        <w:t xml:space="preserve"> </w:t>
      </w:r>
      <w:r w:rsidRPr="00FF02E2">
        <w:rPr>
          <w:rFonts w:ascii="TimesNewRomanPSMT" w:hAnsi="TimesNewRomanPSMT" w:cs="TimesNewRomanPSMT"/>
          <w:i/>
          <w:iCs/>
          <w:sz w:val="20"/>
          <w:szCs w:val="20"/>
          <w:highlight w:val="yellow"/>
          <w:lang w:val="en-GB"/>
        </w:rPr>
        <w:t xml:space="preserve">If your project is taking part in the Pilot on Open Research Data, you must include </w:t>
      </w:r>
      <w:proofErr w:type="gramStart"/>
      <w:r w:rsidRPr="00FF02E2">
        <w:rPr>
          <w:rFonts w:ascii="TimesNewRomanPSMT" w:hAnsi="TimesNewRomanPSMT" w:cs="TimesNewRomanPSMT"/>
          <w:i/>
          <w:iCs/>
          <w:sz w:val="20"/>
          <w:szCs w:val="20"/>
          <w:highlight w:val="yellow"/>
          <w:lang w:val="en-GB"/>
        </w:rPr>
        <w:t>a  '</w:t>
      </w:r>
      <w:proofErr w:type="gramEnd"/>
      <w:r w:rsidRPr="00FF02E2">
        <w:rPr>
          <w:rFonts w:ascii="TimesNewRomanPSMT" w:hAnsi="TimesNewRomanPSMT" w:cs="TimesNewRomanPSMT"/>
          <w:i/>
          <w:iCs/>
          <w:sz w:val="20"/>
          <w:szCs w:val="20"/>
          <w:highlight w:val="yellow"/>
          <w:lang w:val="en-GB"/>
        </w:rPr>
        <w:t xml:space="preserve">data management plan' as a distinct deliverable within the first 6 months of the project. A template for such a plan is given in the guidelines on data management in the </w:t>
      </w:r>
      <w:hyperlink r:id="rId9" w:history="1">
        <w:r w:rsidRPr="00FF02E2">
          <w:rPr>
            <w:rFonts w:ascii="TimesNewRomanPSMT" w:hAnsi="TimesNewRomanPSMT" w:cs="TimesNewRomanPSMT"/>
            <w:i/>
            <w:iCs/>
            <w:color w:val="0000FF"/>
            <w:sz w:val="20"/>
            <w:szCs w:val="20"/>
            <w:highlight w:val="yellow"/>
            <w:u w:val="single" w:color="0000FF"/>
            <w:lang w:val="en-GB"/>
          </w:rPr>
          <w:t>H2020 Online Manual</w:t>
        </w:r>
      </w:hyperlink>
      <w:r w:rsidRPr="00FF02E2">
        <w:rPr>
          <w:rFonts w:ascii="TimesNewRomanPSMT" w:hAnsi="TimesNewRomanPSMT" w:cs="TimesNewRomanPSMT"/>
          <w:i/>
          <w:iCs/>
          <w:sz w:val="20"/>
          <w:szCs w:val="20"/>
          <w:highlight w:val="yellow"/>
          <w:lang w:val="en-GB"/>
        </w:rPr>
        <w:t>.  This deliverable will evolve during the lifetime of the project in order to present the status of the project's reflections on data management.</w:t>
      </w:r>
    </w:p>
    <w:p w14:paraId="46F623DB" w14:textId="77777777" w:rsidR="00F6015A" w:rsidRPr="00FF02E2" w:rsidRDefault="00F6015A" w:rsidP="00F6015A">
      <w:pPr>
        <w:widowControl w:val="0"/>
        <w:autoSpaceDE w:val="0"/>
        <w:autoSpaceDN w:val="0"/>
        <w:adjustRightInd w:val="0"/>
        <w:spacing w:after="120"/>
        <w:ind w:left="720" w:right="-2"/>
        <w:rPr>
          <w:rFonts w:ascii="TimesNewRomanPSMT" w:hAnsi="TimesNewRomanPSMT" w:cs="TimesNewRomanPSMT"/>
          <w:b/>
          <w:bCs/>
          <w:i/>
          <w:iCs/>
          <w:color w:val="3366FF"/>
          <w:sz w:val="20"/>
          <w:szCs w:val="20"/>
          <w:highlight w:val="yellow"/>
          <w:lang w:val="en-GB"/>
        </w:rPr>
      </w:pPr>
      <w:r w:rsidRPr="00FF02E2">
        <w:rPr>
          <w:rFonts w:ascii="TimesNewRomanPSMT" w:hAnsi="TimesNewRomanPSMT" w:cs="TimesNewRomanPSMT"/>
          <w:b/>
          <w:bCs/>
          <w:i/>
          <w:iCs/>
          <w:color w:val="3366FF"/>
          <w:sz w:val="20"/>
          <w:szCs w:val="20"/>
          <w:highlight w:val="yellow"/>
          <w:lang w:val="en-GB"/>
        </w:rPr>
        <w:t>Definitions:</w:t>
      </w:r>
    </w:p>
    <w:p w14:paraId="6BCA640B"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
          <w:iCs/>
          <w:sz w:val="20"/>
          <w:szCs w:val="20"/>
          <w:highlight w:val="yellow"/>
          <w:lang w:val="en-GB"/>
        </w:rPr>
      </w:pPr>
      <w:r w:rsidRPr="00FF02E2">
        <w:rPr>
          <w:rFonts w:ascii="TimesNewRomanPSMT" w:hAnsi="TimesNewRomanPSMT" w:cs="TimesNewRomanPSMT"/>
          <w:i/>
          <w:iCs/>
          <w:sz w:val="20"/>
          <w:szCs w:val="20"/>
          <w:highlight w:val="yellow"/>
          <w:lang w:val="en-GB"/>
        </w:rPr>
        <w:t>‘</w:t>
      </w:r>
      <w:r w:rsidRPr="00FF02E2">
        <w:rPr>
          <w:rFonts w:ascii="TimesNewRomanPSMT" w:hAnsi="TimesNewRomanPSMT" w:cs="TimesNewRomanPSMT"/>
          <w:i/>
          <w:iCs/>
          <w:sz w:val="20"/>
          <w:szCs w:val="20"/>
          <w:highlight w:val="yellow"/>
          <w:u w:val="single"/>
          <w:lang w:val="en-GB"/>
        </w:rPr>
        <w:t>Work package’</w:t>
      </w:r>
      <w:r w:rsidRPr="00FF02E2">
        <w:rPr>
          <w:rFonts w:ascii="TimesNewRomanPSMT" w:hAnsi="TimesNewRomanPSMT" w:cs="TimesNewRomanPSMT"/>
          <w:i/>
          <w:iCs/>
          <w:sz w:val="20"/>
          <w:szCs w:val="20"/>
          <w:highlight w:val="yellow"/>
          <w:lang w:val="en-GB"/>
        </w:rPr>
        <w:t xml:space="preserve"> means a major sub-division of the proposed project.</w:t>
      </w:r>
    </w:p>
    <w:p w14:paraId="4E6CF1E1"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
          <w:iCs/>
          <w:sz w:val="20"/>
          <w:szCs w:val="20"/>
          <w:lang w:val="en-GB"/>
        </w:rPr>
      </w:pPr>
      <w:r w:rsidRPr="00FF02E2">
        <w:rPr>
          <w:rFonts w:ascii="TimesNewRomanPSMT" w:hAnsi="TimesNewRomanPSMT" w:cs="TimesNewRomanPSMT"/>
          <w:i/>
          <w:iCs/>
          <w:sz w:val="20"/>
          <w:szCs w:val="20"/>
          <w:highlight w:val="yellow"/>
          <w:lang w:val="en-GB"/>
        </w:rPr>
        <w:t>‘</w:t>
      </w:r>
      <w:r w:rsidRPr="00FF02E2">
        <w:rPr>
          <w:rFonts w:ascii="TimesNewRomanPSMT" w:hAnsi="TimesNewRomanPSMT" w:cs="TimesNewRomanPSMT"/>
          <w:i/>
          <w:iCs/>
          <w:sz w:val="20"/>
          <w:szCs w:val="20"/>
          <w:highlight w:val="yellow"/>
          <w:u w:val="single"/>
          <w:lang w:val="en-GB"/>
        </w:rPr>
        <w:t>Deliverable</w:t>
      </w:r>
      <w:r w:rsidRPr="00FF02E2">
        <w:rPr>
          <w:rFonts w:ascii="TimesNewRomanPSMT" w:hAnsi="TimesNewRomanPSMT" w:cs="TimesNewRomanPSMT"/>
          <w:i/>
          <w:iCs/>
          <w:sz w:val="20"/>
          <w:szCs w:val="20"/>
          <w:highlight w:val="yellow"/>
          <w:lang w:val="en-GB"/>
        </w:rPr>
        <w:t>’ means a distinct output of the project, meaningful in terms of the project's overall objectives and constituted by a report, a document, a technical diagram, a software etc.</w:t>
      </w:r>
    </w:p>
    <w:p w14:paraId="4488368E"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38A1BC0E"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The project is structured into </w:t>
      </w:r>
      <w:r w:rsidRPr="00FF02E2">
        <w:rPr>
          <w:rFonts w:ascii="TimesNewRomanPSMT" w:hAnsi="TimesNewRomanPSMT" w:cs="TimesNewRomanPSMT"/>
          <w:iCs/>
          <w:highlight w:val="yellow"/>
          <w:lang w:val="en-GB"/>
        </w:rPr>
        <w:t>9 WP</w:t>
      </w:r>
      <w:r w:rsidRPr="00FF02E2">
        <w:rPr>
          <w:rFonts w:ascii="TimesNewRomanPSMT" w:hAnsi="TimesNewRomanPSMT" w:cs="TimesNewRomanPSMT"/>
          <w:iCs/>
          <w:lang w:val="en-GB"/>
        </w:rPr>
        <w:t xml:space="preserve"> that are aimed at facilitating the organization of the work load. </w:t>
      </w:r>
      <w:r w:rsidRPr="00FF02E2">
        <w:rPr>
          <w:rFonts w:ascii="TimesNewRomanPSMT" w:hAnsi="TimesNewRomanPSMT" w:cs="TimesNewRomanPSMT"/>
          <w:b/>
          <w:iCs/>
          <w:lang w:val="en-GB"/>
        </w:rPr>
        <w:lastRenderedPageBreak/>
        <w:t>Research work</w:t>
      </w:r>
      <w:r w:rsidRPr="00FF02E2">
        <w:rPr>
          <w:rFonts w:ascii="TimesNewRomanPSMT" w:hAnsi="TimesNewRomanPSMT" w:cs="TimesNewRomanPSMT"/>
          <w:iCs/>
          <w:lang w:val="en-GB"/>
        </w:rPr>
        <w:t xml:space="preserve"> spreads across </w:t>
      </w:r>
      <w:r w:rsidRPr="00FF02E2">
        <w:rPr>
          <w:rFonts w:ascii="TimesNewRomanPSMT" w:hAnsi="TimesNewRomanPSMT" w:cs="TimesNewRomanPSMT"/>
          <w:iCs/>
          <w:highlight w:val="yellow"/>
          <w:lang w:val="en-GB"/>
        </w:rPr>
        <w:t>6 WPS</w:t>
      </w:r>
      <w:r w:rsidRPr="00FF02E2">
        <w:rPr>
          <w:rFonts w:ascii="TimesNewRomanPSMT" w:hAnsi="TimesNewRomanPSMT" w:cs="TimesNewRomanPSMT"/>
          <w:iCs/>
          <w:lang w:val="en-GB"/>
        </w:rPr>
        <w:t>, each one addressing a specific question and using a specific methodology. These WPs are arranged in chronological order, and the findings obtained in early WPs inform the data collection process of the later ones. They are also increasingly specific, from the conceptual mapping of WP1 to the experimental research designs to assess the consequences and remedies of populista discourses of WP6. Each of them include instrumental deliverables (methodological instruments) and substantive deliverables (reports).</w:t>
      </w:r>
    </w:p>
    <w:p w14:paraId="2FB83017"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WP1 is preparatory and devoted to conceptual clarification and to the production of an overview of populism and populist parties in Europe. The WP will provide the typologies necessary to explore different scenarios in which populism plays a relevant role in contemporary Europe, so as to allow for a comparative perspective. </w:t>
      </w:r>
    </w:p>
    <w:p w14:paraId="4819B560" w14:textId="418B6086"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WP2 will build on the insight of WP1 to produce qualitative evidence on the views of the political establishment, including both populist and non-populist politicians. It focuses on the discourses that political leaders hold regarding populism and democracy’s challenges, and it is based in interviews to politicians characterized both as populist and non-populist as from WP1.WP3 specifically focuses on the transnational dimension of populism, by analysing anti-European campaigns as well as EU reactions to populism. W4 in turn analyzes how populist views appear in the public sphere, with different frames and characteristics, and the reactions they generate among non-populists. This public sphere dimension of populism will be analyzed using claims analysis from the main traditional and digital newspapers. WP5 moves into the supply side of populism using observational evidence from surveys to explore citizens attitudes towards populist stances, their </w:t>
      </w:r>
      <w:proofErr w:type="gramStart"/>
      <w:r w:rsidRPr="00FF02E2">
        <w:rPr>
          <w:rFonts w:ascii="TimesNewRomanPSMT" w:hAnsi="TimesNewRomanPSMT" w:cs="TimesNewRomanPSMT"/>
          <w:iCs/>
          <w:lang w:val="en-GB"/>
        </w:rPr>
        <w:t>relation</w:t>
      </w:r>
      <w:proofErr w:type="gramEnd"/>
      <w:r w:rsidRPr="00FF02E2">
        <w:rPr>
          <w:rFonts w:ascii="TimesNewRomanPSMT" w:hAnsi="TimesNewRomanPSMT" w:cs="TimesNewRomanPSMT"/>
          <w:iCs/>
          <w:lang w:val="en-GB"/>
        </w:rPr>
        <w:t xml:space="preserve"> with democratic values and political engagement, and heterogeneities across relevant sociodemographics such as gender, age, and income from which mid and long term scenarios can be derived. Associations observed in the survey data will be subject to causal scrutiny in WP6, which will focus on how populism impacts on citizen’s (but also other publics such as journalists) with a view to develop ways to address the phenomenon. S</w:t>
      </w:r>
      <w:r w:rsidRPr="00FF02E2">
        <w:rPr>
          <w:rFonts w:ascii="TimesNewRomanPSMT" w:hAnsi="TimesNewRomanPSMT" w:cs="TimesNewRomanPSMT"/>
          <w:iCs/>
          <w:highlight w:val="yellow"/>
          <w:lang w:val="en-GB"/>
        </w:rPr>
        <w:t>ome of such solutions with a field experiment based on social media</w:t>
      </w:r>
      <w:r w:rsidRPr="00FF02E2">
        <w:rPr>
          <w:rFonts w:ascii="TimesNewRomanPSMT" w:hAnsi="TimesNewRomanPSMT" w:cs="TimesNewRomanPSMT"/>
          <w:iCs/>
          <w:lang w:val="en-GB"/>
        </w:rPr>
        <w:t xml:space="preserve"> among young</w:t>
      </w:r>
      <w:r w:rsidR="00B20010">
        <w:rPr>
          <w:rFonts w:ascii="TimesNewRomanPSMT" w:hAnsi="TimesNewRomanPSMT" w:cs="TimesNewRomanPSMT"/>
          <w:iCs/>
          <w:lang w:val="en-GB"/>
        </w:rPr>
        <w:t xml:space="preserve"> people included in this WP. WP6</w:t>
      </w:r>
      <w:r w:rsidRPr="00FF02E2">
        <w:rPr>
          <w:rFonts w:ascii="TimesNewRomanPSMT" w:hAnsi="TimesNewRomanPSMT" w:cs="TimesNewRomanPSMT"/>
          <w:iCs/>
          <w:lang w:val="en-GB"/>
        </w:rPr>
        <w:t xml:space="preserve"> also includes experiments with representative samples of citizens and other relevant publics, such as journalists. </w:t>
      </w:r>
    </w:p>
    <w:p w14:paraId="22409615" w14:textId="0BEBE425"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B20010">
        <w:rPr>
          <w:rFonts w:ascii="TimesNewRomanPSMT" w:hAnsi="TimesNewRomanPSMT" w:cs="TimesNewRomanPSMT"/>
          <w:iCs/>
          <w:highlight w:val="green"/>
          <w:lang w:val="en-GB"/>
        </w:rPr>
        <w:t>WP7 deals with dissemination and explotation of the results of the project, and it aims to produce deliverables on the data gathered and academic publications produced.</w:t>
      </w:r>
      <w:r w:rsidRPr="00FF02E2">
        <w:rPr>
          <w:rFonts w:ascii="TimesNewRomanPSMT" w:hAnsi="TimesNewRomanPSMT" w:cs="TimesNewRomanPSMT"/>
          <w:iCs/>
          <w:lang w:val="en-GB"/>
        </w:rPr>
        <w:t xml:space="preserve"> </w:t>
      </w:r>
    </w:p>
    <w:p w14:paraId="22CA7621" w14:textId="48B64EB4"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B20010">
        <w:rPr>
          <w:rFonts w:ascii="TimesNewRomanPSMT" w:hAnsi="TimesNewRomanPSMT" w:cs="TimesNewRomanPSMT"/>
          <w:iCs/>
          <w:highlight w:val="green"/>
          <w:lang w:val="en-GB"/>
        </w:rPr>
        <w:t>WP8 deals with communication</w:t>
      </w:r>
      <w:r w:rsidR="00B20010" w:rsidRPr="00B20010">
        <w:rPr>
          <w:rFonts w:ascii="TimesNewRomanPSMT" w:hAnsi="TimesNewRomanPSMT" w:cs="TimesNewRomanPSMT"/>
          <w:iCs/>
          <w:highlight w:val="green"/>
          <w:lang w:val="en-GB"/>
        </w:rPr>
        <w:t xml:space="preserve"> and policy outreach</w:t>
      </w:r>
      <w:r w:rsidRPr="00B20010">
        <w:rPr>
          <w:rFonts w:ascii="TimesNewRomanPSMT" w:hAnsi="TimesNewRomanPSMT" w:cs="TimesNewRomanPSMT"/>
          <w:iCs/>
          <w:highlight w:val="green"/>
          <w:lang w:val="en-GB"/>
        </w:rPr>
        <w:t xml:space="preserve">, with the purpose to get the project widely known and to reach different audiences and maximize </w:t>
      </w:r>
      <w:r w:rsidR="00B20010" w:rsidRPr="00B20010">
        <w:rPr>
          <w:rFonts w:ascii="TimesNewRomanPSMT" w:hAnsi="TimesNewRomanPSMT" w:cs="TimesNewRomanPSMT"/>
          <w:iCs/>
          <w:highlight w:val="green"/>
          <w:lang w:val="en-GB"/>
        </w:rPr>
        <w:t>impact.</w:t>
      </w:r>
    </w:p>
    <w:p w14:paraId="4C2282F0" w14:textId="14E8EFB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B20010">
        <w:rPr>
          <w:rFonts w:ascii="TimesNewRomanPSMT" w:hAnsi="TimesNewRomanPSMT" w:cs="TimesNewRomanPSMT"/>
          <w:iCs/>
          <w:highlight w:val="green"/>
          <w:lang w:val="en-GB"/>
        </w:rPr>
        <w:t xml:space="preserve">Management work is located in WP9, in charge of ensuring the scientific, administrative and financial coordination among partners, </w:t>
      </w:r>
      <w:r w:rsidR="00B20010" w:rsidRPr="00B20010">
        <w:rPr>
          <w:rFonts w:ascii="TimesNewRomanPSMT" w:hAnsi="TimesNewRomanPSMT" w:cs="TimesNewRomanPSMT"/>
          <w:iCs/>
          <w:highlight w:val="green"/>
          <w:lang w:val="en-GB"/>
        </w:rPr>
        <w:t xml:space="preserve">and </w:t>
      </w:r>
      <w:r w:rsidRPr="00B20010">
        <w:rPr>
          <w:rFonts w:ascii="TimesNewRomanPSMT" w:hAnsi="TimesNewRomanPSMT" w:cs="TimesNewRomanPSMT"/>
          <w:iCs/>
          <w:highlight w:val="green"/>
          <w:lang w:val="en-GB"/>
        </w:rPr>
        <w:t>the relations with the European Commission</w:t>
      </w:r>
      <w:r w:rsidR="00B20010" w:rsidRPr="00B20010">
        <w:rPr>
          <w:rFonts w:ascii="TimesNewRomanPSMT" w:hAnsi="TimesNewRomanPSMT" w:cs="TimesNewRomanPSMT"/>
          <w:iCs/>
          <w:highlight w:val="green"/>
          <w:lang w:val="en-GB"/>
        </w:rPr>
        <w:t>.</w:t>
      </w:r>
    </w:p>
    <w:p w14:paraId="63061ECE"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7CD8BB12"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218D9382"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4F60A057"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48F419B3"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578AB7AD"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7FB544E8" w14:textId="77777777" w:rsidR="00F6015A" w:rsidRPr="00FF02E2" w:rsidRDefault="00F6015A" w:rsidP="00F6015A">
      <w:pPr>
        <w:spacing w:after="120"/>
        <w:rPr>
          <w:rFonts w:ascii="TimesNewRomanPSMT" w:hAnsi="TimesNewRomanPSMT" w:cs="TimesNewRomanPSMT"/>
          <w:iCs/>
          <w:lang w:val="en-GB"/>
        </w:rPr>
        <w:sectPr w:rsidR="00F6015A" w:rsidRPr="00FF02E2" w:rsidSect="00455E15">
          <w:pgSz w:w="11905" w:h="16837"/>
          <w:pgMar w:top="1134" w:right="1134" w:bottom="1134" w:left="1134" w:header="720" w:footer="720" w:gutter="0"/>
          <w:cols w:space="720"/>
          <w:noEndnote/>
        </w:sectPr>
      </w:pPr>
      <w:r w:rsidRPr="00FF02E2">
        <w:rPr>
          <w:rFonts w:ascii="TimesNewRomanPSMT" w:hAnsi="TimesNewRomanPSMT" w:cs="TimesNewRomanPSMT"/>
          <w:iCs/>
          <w:lang w:val="en-GB"/>
        </w:rPr>
        <w:br w:type="page"/>
      </w:r>
    </w:p>
    <w:p w14:paraId="6821690C"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p>
    <w:p w14:paraId="64C7D96F"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Figure 3.1 Overview of the project WPs</w:t>
      </w:r>
    </w:p>
    <w:p w14:paraId="61ED5CA0"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p>
    <w:p w14:paraId="6A075624"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noProof/>
          <w:lang w:eastAsia="es-ES_tradnl"/>
        </w:rPr>
        <mc:AlternateContent>
          <mc:Choice Requires="wps">
            <w:drawing>
              <wp:anchor distT="0" distB="0" distL="114300" distR="114300" simplePos="0" relativeHeight="251661312" behindDoc="0" locked="0" layoutInCell="1" allowOverlap="1" wp14:anchorId="5BE57F4A" wp14:editId="0E511D77">
                <wp:simplePos x="0" y="0"/>
                <wp:positionH relativeFrom="column">
                  <wp:posOffset>2036445</wp:posOffset>
                </wp:positionH>
                <wp:positionV relativeFrom="paragraph">
                  <wp:posOffset>231140</wp:posOffset>
                </wp:positionV>
                <wp:extent cx="1715135" cy="793750"/>
                <wp:effectExtent l="0" t="0" r="37465" b="19050"/>
                <wp:wrapThrough wrapText="bothSides">
                  <wp:wrapPolygon edited="0">
                    <wp:start x="0" y="0"/>
                    <wp:lineTo x="0" y="21427"/>
                    <wp:lineTo x="21752" y="21427"/>
                    <wp:lineTo x="21752" y="0"/>
                    <wp:lineTo x="0" y="0"/>
                  </wp:wrapPolygon>
                </wp:wrapThrough>
                <wp:docPr id="29" name="Rectángulo redondeado 29"/>
                <wp:cNvGraphicFramePr/>
                <a:graphic xmlns:a="http://schemas.openxmlformats.org/drawingml/2006/main">
                  <a:graphicData uri="http://schemas.microsoft.com/office/word/2010/wordprocessingShape">
                    <wps:wsp>
                      <wps:cNvSpPr/>
                      <wps:spPr>
                        <a:xfrm>
                          <a:off x="0" y="0"/>
                          <a:ext cx="1715135" cy="7937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B3587B0" w14:textId="77777777" w:rsidR="000720CA" w:rsidRPr="00505D91" w:rsidRDefault="000720CA" w:rsidP="00F6015A">
                            <w:pPr>
                              <w:jc w:val="center"/>
                              <w:rPr>
                                <w:sz w:val="20"/>
                                <w:szCs w:val="20"/>
                              </w:rPr>
                            </w:pPr>
                            <w:r>
                              <w:rPr>
                                <w:sz w:val="20"/>
                                <w:szCs w:val="20"/>
                              </w:rPr>
                              <w:t>WP1 Conceptualization and mapping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E57F4A" id="Rectángulo redondeado 29" o:spid="_x0000_s1026" style="position:absolute;margin-left:160.35pt;margin-top:18.2pt;width:135.05pt;height: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" fillcolor="white [3201]" strokecolor="#70ad47 [3209]" strokeweight="1pt">
                <v:stroke joinstyle="miter"/>
                <v:textbox>
                  <w:txbxContent>
                    <w:p w14:paraId="3B3587B0" w14:textId="77777777" w:rsidR="000720CA" w:rsidRPr="00505D91" w:rsidRDefault="000720CA" w:rsidP="00F6015A">
                      <w:pPr>
                        <w:jc w:val="center"/>
                        <w:rPr>
                          <w:sz w:val="20"/>
                          <w:szCs w:val="20"/>
                        </w:rPr>
                      </w:pPr>
                      <w:r>
                        <w:rPr>
                          <w:sz w:val="20"/>
                          <w:szCs w:val="20"/>
                        </w:rPr>
                        <w:t>WP1 Conceptualization and mapping</w:t>
                      </w:r>
                    </w:p>
                  </w:txbxContent>
                </v:textbox>
                <w10:wrap type="through"/>
              </v:roundrect>
            </w:pict>
          </mc:Fallback>
        </mc:AlternateContent>
      </w:r>
    </w:p>
    <w:p w14:paraId="3680921F"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7D729071"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2F1C2F72"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6754ED92"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402AECFB"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r w:rsidRPr="00FF02E2">
        <w:rPr>
          <w:rFonts w:ascii="TimesNewRomanPSMT" w:hAnsi="TimesNewRomanPSMT" w:cs="TimesNewRomanPSMT"/>
          <w:iCs/>
          <w:noProof/>
          <w:lang w:eastAsia="es-ES_tradnl"/>
        </w:rPr>
        <mc:AlternateContent>
          <mc:Choice Requires="wps">
            <w:drawing>
              <wp:anchor distT="0" distB="0" distL="114300" distR="114300" simplePos="0" relativeHeight="251660288" behindDoc="0" locked="0" layoutInCell="1" allowOverlap="1" wp14:anchorId="58E42111" wp14:editId="42D563EA">
                <wp:simplePos x="0" y="0"/>
                <wp:positionH relativeFrom="column">
                  <wp:posOffset>3013710</wp:posOffset>
                </wp:positionH>
                <wp:positionV relativeFrom="paragraph">
                  <wp:posOffset>114300</wp:posOffset>
                </wp:positionV>
                <wp:extent cx="1715135" cy="793750"/>
                <wp:effectExtent l="0" t="0" r="37465" b="19050"/>
                <wp:wrapThrough wrapText="bothSides">
                  <wp:wrapPolygon edited="0">
                    <wp:start x="0" y="0"/>
                    <wp:lineTo x="0" y="21427"/>
                    <wp:lineTo x="21752" y="21427"/>
                    <wp:lineTo x="21752" y="0"/>
                    <wp:lineTo x="0" y="0"/>
                  </wp:wrapPolygon>
                </wp:wrapThrough>
                <wp:docPr id="28" name="Rectángulo redondeado 28"/>
                <wp:cNvGraphicFramePr/>
                <a:graphic xmlns:a="http://schemas.openxmlformats.org/drawingml/2006/main">
                  <a:graphicData uri="http://schemas.microsoft.com/office/word/2010/wordprocessingShape">
                    <wps:wsp>
                      <wps:cNvSpPr/>
                      <wps:spPr>
                        <a:xfrm>
                          <a:off x="0" y="0"/>
                          <a:ext cx="1715135" cy="7937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3F18AB9" w14:textId="77777777" w:rsidR="000720CA" w:rsidRPr="00505D91" w:rsidRDefault="000720CA" w:rsidP="00F6015A">
                            <w:pPr>
                              <w:jc w:val="center"/>
                              <w:rPr>
                                <w:sz w:val="20"/>
                                <w:szCs w:val="20"/>
                              </w:rPr>
                            </w:pPr>
                            <w:r>
                              <w:rPr>
                                <w:sz w:val="20"/>
                                <w:szCs w:val="20"/>
                              </w:rPr>
                              <w:t>WP3 The transnational and European dimension of populism (campaigns)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E42111" id="Rectángulo redondeado 28" o:spid="_x0000_s1027" style="position:absolute;left:0;text-align:left;margin-left:237.3pt;margin-top:9pt;width:135.05pt;height: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" fillcolor="white [3201]" strokecolor="#70ad47 [3209]" strokeweight="1pt">
                <v:stroke joinstyle="miter"/>
                <v:textbox>
                  <w:txbxContent>
                    <w:p w14:paraId="03F18AB9" w14:textId="77777777" w:rsidR="000720CA" w:rsidRPr="00505D91" w:rsidRDefault="000720CA" w:rsidP="00F6015A">
                      <w:pPr>
                        <w:jc w:val="center"/>
                        <w:rPr>
                          <w:sz w:val="20"/>
                          <w:szCs w:val="20"/>
                        </w:rPr>
                      </w:pPr>
                      <w:r>
                        <w:rPr>
                          <w:sz w:val="20"/>
                          <w:szCs w:val="20"/>
                        </w:rPr>
                        <w:t>WP3 The transnational and European dimension of populism (campaigns)</w:t>
                      </w:r>
                    </w:p>
                  </w:txbxContent>
                </v:textbox>
                <w10:wrap type="through"/>
              </v:roundrect>
            </w:pict>
          </mc:Fallback>
        </mc:AlternateContent>
      </w:r>
      <w:r w:rsidRPr="00FF02E2">
        <w:rPr>
          <w:rFonts w:ascii="TimesNewRomanPSMT" w:hAnsi="TimesNewRomanPSMT" w:cs="TimesNewRomanPSMT"/>
          <w:iCs/>
          <w:noProof/>
          <w:lang w:eastAsia="es-ES_tradnl"/>
        </w:rPr>
        <mc:AlternateContent>
          <mc:Choice Requires="wps">
            <w:drawing>
              <wp:anchor distT="0" distB="0" distL="114300" distR="114300" simplePos="0" relativeHeight="251662336" behindDoc="0" locked="0" layoutInCell="1" allowOverlap="1" wp14:anchorId="0F66E094" wp14:editId="78C235B3">
                <wp:simplePos x="0" y="0"/>
                <wp:positionH relativeFrom="column">
                  <wp:posOffset>1055370</wp:posOffset>
                </wp:positionH>
                <wp:positionV relativeFrom="paragraph">
                  <wp:posOffset>114300</wp:posOffset>
                </wp:positionV>
                <wp:extent cx="1715135" cy="793750"/>
                <wp:effectExtent l="0" t="0" r="37465" b="19050"/>
                <wp:wrapThrough wrapText="bothSides">
                  <wp:wrapPolygon edited="0">
                    <wp:start x="0" y="0"/>
                    <wp:lineTo x="0" y="21427"/>
                    <wp:lineTo x="21752" y="21427"/>
                    <wp:lineTo x="21752" y="0"/>
                    <wp:lineTo x="0" y="0"/>
                  </wp:wrapPolygon>
                </wp:wrapThrough>
                <wp:docPr id="30" name="Rectángulo redondeado 30"/>
                <wp:cNvGraphicFramePr/>
                <a:graphic xmlns:a="http://schemas.openxmlformats.org/drawingml/2006/main">
                  <a:graphicData uri="http://schemas.microsoft.com/office/word/2010/wordprocessingShape">
                    <wps:wsp>
                      <wps:cNvSpPr/>
                      <wps:spPr>
                        <a:xfrm>
                          <a:off x="0" y="0"/>
                          <a:ext cx="1715135" cy="7937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7E49E16" w14:textId="77777777" w:rsidR="000720CA" w:rsidRPr="00505D91" w:rsidRDefault="000720CA" w:rsidP="00F6015A">
                            <w:pPr>
                              <w:jc w:val="center"/>
                              <w:rPr>
                                <w:sz w:val="20"/>
                                <w:szCs w:val="20"/>
                              </w:rPr>
                            </w:pPr>
                            <w:r>
                              <w:rPr>
                                <w:sz w:val="20"/>
                                <w:szCs w:val="20"/>
                              </w:rPr>
                              <w:t>WP2 Populism and the political establishment (interviews)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66E094" id="Rectángulo redondeado 30" o:spid="_x0000_s1028" style="position:absolute;left:0;text-align:left;margin-left:83.1pt;margin-top:9pt;width:135.05pt;height: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" fillcolor="white [3201]" strokecolor="#70ad47 [3209]" strokeweight="1pt">
                <v:stroke joinstyle="miter"/>
                <v:textbox>
                  <w:txbxContent>
                    <w:p w14:paraId="57E49E16" w14:textId="77777777" w:rsidR="000720CA" w:rsidRPr="00505D91" w:rsidRDefault="000720CA" w:rsidP="00F6015A">
                      <w:pPr>
                        <w:jc w:val="center"/>
                        <w:rPr>
                          <w:sz w:val="20"/>
                          <w:szCs w:val="20"/>
                        </w:rPr>
                      </w:pPr>
                      <w:r>
                        <w:rPr>
                          <w:sz w:val="20"/>
                          <w:szCs w:val="20"/>
                        </w:rPr>
                        <w:t>WP2 Populism and the political establishment (interviews)</w:t>
                      </w:r>
                    </w:p>
                  </w:txbxContent>
                </v:textbox>
                <w10:wrap type="through"/>
              </v:roundrect>
            </w:pict>
          </mc:Fallback>
        </mc:AlternateContent>
      </w:r>
    </w:p>
    <w:p w14:paraId="49D22516"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1DE596E9"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0BDB1AED"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6FA4A500"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r w:rsidRPr="00FF02E2">
        <w:rPr>
          <w:rFonts w:ascii="TimesNewRomanPSMT" w:hAnsi="TimesNewRomanPSMT" w:cs="TimesNewRomanPSMT"/>
          <w:iCs/>
          <w:noProof/>
          <w:lang w:eastAsia="es-ES_tradnl"/>
        </w:rPr>
        <mc:AlternateContent>
          <mc:Choice Requires="wps">
            <w:drawing>
              <wp:anchor distT="0" distB="0" distL="114300" distR="114300" simplePos="0" relativeHeight="251663360" behindDoc="0" locked="0" layoutInCell="1" allowOverlap="1" wp14:anchorId="4D930D1C" wp14:editId="1D6AD965">
                <wp:simplePos x="0" y="0"/>
                <wp:positionH relativeFrom="column">
                  <wp:posOffset>2106295</wp:posOffset>
                </wp:positionH>
                <wp:positionV relativeFrom="paragraph">
                  <wp:posOffset>243205</wp:posOffset>
                </wp:positionV>
                <wp:extent cx="1715135" cy="793750"/>
                <wp:effectExtent l="0" t="0" r="37465" b="19050"/>
                <wp:wrapThrough wrapText="bothSides">
                  <wp:wrapPolygon edited="0">
                    <wp:start x="0" y="0"/>
                    <wp:lineTo x="0" y="21427"/>
                    <wp:lineTo x="21752" y="21427"/>
                    <wp:lineTo x="21752" y="0"/>
                    <wp:lineTo x="0" y="0"/>
                  </wp:wrapPolygon>
                </wp:wrapThrough>
                <wp:docPr id="31" name="Rectángulo redondeado 31"/>
                <wp:cNvGraphicFramePr/>
                <a:graphic xmlns:a="http://schemas.openxmlformats.org/drawingml/2006/main">
                  <a:graphicData uri="http://schemas.microsoft.com/office/word/2010/wordprocessingShape">
                    <wps:wsp>
                      <wps:cNvSpPr/>
                      <wps:spPr>
                        <a:xfrm>
                          <a:off x="0" y="0"/>
                          <a:ext cx="1715135" cy="7937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25ADFCE" w14:textId="77777777" w:rsidR="000720CA" w:rsidRPr="00505D91" w:rsidRDefault="000720CA" w:rsidP="00F6015A">
                            <w:pPr>
                              <w:jc w:val="center"/>
                              <w:rPr>
                                <w:sz w:val="20"/>
                                <w:szCs w:val="20"/>
                              </w:rPr>
                            </w:pPr>
                            <w:r>
                              <w:rPr>
                                <w:sz w:val="20"/>
                                <w:szCs w:val="20"/>
                              </w:rPr>
                              <w:t>WP4 Populism in the public sphere (claims)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930D1C" id="Rectángulo redondeado 31" o:spid="_x0000_s1029" style="position:absolute;left:0;text-align:left;margin-left:165.85pt;margin-top:19.15pt;width:135.05pt;height: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" fillcolor="white [3201]" strokecolor="#70ad47 [3209]" strokeweight="1pt">
                <v:stroke joinstyle="miter"/>
                <v:textbox>
                  <w:txbxContent>
                    <w:p w14:paraId="025ADFCE" w14:textId="77777777" w:rsidR="000720CA" w:rsidRPr="00505D91" w:rsidRDefault="000720CA" w:rsidP="00F6015A">
                      <w:pPr>
                        <w:jc w:val="center"/>
                        <w:rPr>
                          <w:sz w:val="20"/>
                          <w:szCs w:val="20"/>
                        </w:rPr>
                      </w:pPr>
                      <w:r>
                        <w:rPr>
                          <w:sz w:val="20"/>
                          <w:szCs w:val="20"/>
                        </w:rPr>
                        <w:t>WP4 Populism in the public sphere (claims)</w:t>
                      </w:r>
                    </w:p>
                  </w:txbxContent>
                </v:textbox>
                <w10:wrap type="through"/>
              </v:roundrect>
            </w:pict>
          </mc:Fallback>
        </mc:AlternateContent>
      </w:r>
    </w:p>
    <w:p w14:paraId="1A5AE5F7"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p>
    <w:p w14:paraId="2C34FD0A" w14:textId="77777777" w:rsidR="00F6015A" w:rsidRPr="00FF02E2" w:rsidRDefault="00F6015A" w:rsidP="00F6015A">
      <w:pPr>
        <w:spacing w:after="120"/>
        <w:rPr>
          <w:rFonts w:ascii="TimesNewRomanPSMT" w:hAnsi="TimesNewRomanPSMT" w:cs="TimesNewRomanPSMT"/>
          <w:iCs/>
          <w:lang w:val="en-GB"/>
        </w:rPr>
      </w:pPr>
    </w:p>
    <w:p w14:paraId="07DC26FA" w14:textId="77777777" w:rsidR="00F6015A" w:rsidRPr="00FF02E2" w:rsidRDefault="00F6015A" w:rsidP="00F6015A">
      <w:pPr>
        <w:spacing w:after="120"/>
        <w:rPr>
          <w:sz w:val="20"/>
          <w:szCs w:val="20"/>
          <w:lang w:val="en-GB"/>
        </w:rPr>
      </w:pPr>
      <w:r w:rsidRPr="00FF02E2">
        <w:rPr>
          <w:rFonts w:ascii="TimesNewRomanPSMT" w:hAnsi="TimesNewRomanPSMT" w:cs="TimesNewRomanPSMT"/>
          <w:iCs/>
          <w:lang w:val="en-GB"/>
        </w:rPr>
        <w:tab/>
      </w:r>
      <w:r w:rsidRPr="00FF02E2">
        <w:rPr>
          <w:sz w:val="20"/>
          <w:szCs w:val="20"/>
          <w:lang w:val="en-GB"/>
        </w:rPr>
        <w:tab/>
      </w:r>
      <w:r w:rsidRPr="00FF02E2">
        <w:rPr>
          <w:sz w:val="20"/>
          <w:szCs w:val="20"/>
          <w:lang w:val="en-GB"/>
        </w:rPr>
        <w:tab/>
      </w:r>
      <w:r w:rsidRPr="00FF02E2">
        <w:rPr>
          <w:sz w:val="20"/>
          <w:szCs w:val="20"/>
          <w:lang w:val="en-GB"/>
        </w:rPr>
        <w:tab/>
      </w:r>
      <w:r w:rsidRPr="00FF02E2">
        <w:rPr>
          <w:sz w:val="20"/>
          <w:szCs w:val="20"/>
          <w:lang w:val="en-GB"/>
        </w:rPr>
        <w:tab/>
      </w:r>
    </w:p>
    <w:p w14:paraId="23CFFD18"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r w:rsidRPr="00FF02E2">
        <w:rPr>
          <w:rFonts w:ascii="TimesNewRomanPSMT" w:hAnsi="TimesNewRomanPSMT" w:cs="TimesNewRomanPSMT"/>
          <w:iCs/>
          <w:noProof/>
          <w:lang w:eastAsia="es-ES_tradnl"/>
        </w:rPr>
        <mc:AlternateContent>
          <mc:Choice Requires="wps">
            <w:drawing>
              <wp:anchor distT="0" distB="0" distL="114300" distR="114300" simplePos="0" relativeHeight="251659264" behindDoc="0" locked="0" layoutInCell="1" allowOverlap="1" wp14:anchorId="2722B296" wp14:editId="7929F57D">
                <wp:simplePos x="0" y="0"/>
                <wp:positionH relativeFrom="column">
                  <wp:posOffset>2105025</wp:posOffset>
                </wp:positionH>
                <wp:positionV relativeFrom="paragraph">
                  <wp:posOffset>210185</wp:posOffset>
                </wp:positionV>
                <wp:extent cx="1715135" cy="793750"/>
                <wp:effectExtent l="0" t="0" r="37465" b="19050"/>
                <wp:wrapThrough wrapText="bothSides">
                  <wp:wrapPolygon edited="0">
                    <wp:start x="0" y="0"/>
                    <wp:lineTo x="0" y="21427"/>
                    <wp:lineTo x="21752" y="21427"/>
                    <wp:lineTo x="21752" y="0"/>
                    <wp:lineTo x="0" y="0"/>
                  </wp:wrapPolygon>
                </wp:wrapThrough>
                <wp:docPr id="22" name="Rectángulo redondeado 22"/>
                <wp:cNvGraphicFramePr/>
                <a:graphic xmlns:a="http://schemas.openxmlformats.org/drawingml/2006/main">
                  <a:graphicData uri="http://schemas.microsoft.com/office/word/2010/wordprocessingShape">
                    <wps:wsp>
                      <wps:cNvSpPr/>
                      <wps:spPr>
                        <a:xfrm>
                          <a:off x="0" y="0"/>
                          <a:ext cx="1715135" cy="7937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33028C1" w14:textId="77777777" w:rsidR="000720CA" w:rsidRPr="00505D91" w:rsidRDefault="000720CA" w:rsidP="00F6015A">
                            <w:pPr>
                              <w:jc w:val="center"/>
                              <w:rPr>
                                <w:sz w:val="20"/>
                                <w:szCs w:val="20"/>
                              </w:rPr>
                            </w:pPr>
                            <w:r>
                              <w:rPr>
                                <w:sz w:val="20"/>
                                <w:szCs w:val="20"/>
                              </w:rPr>
                              <w:t>WP5 Populism and democracy in European societies (survey)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22B296" id="Rectángulo redondeado 22" o:spid="_x0000_s1030" style="position:absolute;left:0;text-align:left;margin-left:165.75pt;margin-top:16.55pt;width:135.05pt;height: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" fillcolor="white [3201]" strokecolor="#70ad47 [3209]" strokeweight="1pt">
                <v:stroke joinstyle="miter"/>
                <v:textbox>
                  <w:txbxContent>
                    <w:p w14:paraId="433028C1" w14:textId="77777777" w:rsidR="000720CA" w:rsidRPr="00505D91" w:rsidRDefault="000720CA" w:rsidP="00F6015A">
                      <w:pPr>
                        <w:jc w:val="center"/>
                        <w:rPr>
                          <w:sz w:val="20"/>
                          <w:szCs w:val="20"/>
                        </w:rPr>
                      </w:pPr>
                      <w:r>
                        <w:rPr>
                          <w:sz w:val="20"/>
                          <w:szCs w:val="20"/>
                        </w:rPr>
                        <w:t>WP5 Populism and democracy in European societies (survey)</w:t>
                      </w:r>
                    </w:p>
                  </w:txbxContent>
                </v:textbox>
                <w10:wrap type="through"/>
              </v:roundrect>
            </w:pict>
          </mc:Fallback>
        </mc:AlternateContent>
      </w:r>
    </w:p>
    <w:p w14:paraId="7D2D4500"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4CBD158C"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r w:rsidRPr="00FF02E2">
        <w:rPr>
          <w:rFonts w:ascii="TimesNewRomanPSMT" w:hAnsi="TimesNewRomanPSMT" w:cs="TimesNewRomanPSMT"/>
          <w:iCs/>
          <w:noProof/>
          <w:lang w:eastAsia="es-ES_tradnl"/>
        </w:rPr>
        <mc:AlternateContent>
          <mc:Choice Requires="wps">
            <w:drawing>
              <wp:anchor distT="0" distB="0" distL="114300" distR="114300" simplePos="0" relativeHeight="251664384" behindDoc="0" locked="0" layoutInCell="1" allowOverlap="1" wp14:anchorId="59BBA3CF" wp14:editId="0E882F84">
                <wp:simplePos x="0" y="0"/>
                <wp:positionH relativeFrom="column">
                  <wp:posOffset>-59690</wp:posOffset>
                </wp:positionH>
                <wp:positionV relativeFrom="paragraph">
                  <wp:posOffset>3062605</wp:posOffset>
                </wp:positionV>
                <wp:extent cx="5867400" cy="373380"/>
                <wp:effectExtent l="0" t="0" r="25400" b="33020"/>
                <wp:wrapThrough wrapText="bothSides">
                  <wp:wrapPolygon edited="0">
                    <wp:start x="0" y="0"/>
                    <wp:lineTo x="0" y="22041"/>
                    <wp:lineTo x="21600" y="22041"/>
                    <wp:lineTo x="21600" y="0"/>
                    <wp:lineTo x="0" y="0"/>
                  </wp:wrapPolygon>
                </wp:wrapThrough>
                <wp:docPr id="32" name="Rectángulo redondeado 32"/>
                <wp:cNvGraphicFramePr/>
                <a:graphic xmlns:a="http://schemas.openxmlformats.org/drawingml/2006/main">
                  <a:graphicData uri="http://schemas.microsoft.com/office/word/2010/wordprocessingShape">
                    <wps:wsp>
                      <wps:cNvSpPr/>
                      <wps:spPr>
                        <a:xfrm>
                          <a:off x="0" y="0"/>
                          <a:ext cx="5867400" cy="37338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1BCE947" w14:textId="77777777" w:rsidR="000720CA" w:rsidRPr="00505D91" w:rsidRDefault="000720CA" w:rsidP="00F6015A">
                            <w:pPr>
                              <w:jc w:val="center"/>
                              <w:rPr>
                                <w:sz w:val="20"/>
                                <w:szCs w:val="20"/>
                              </w:rPr>
                            </w:pPr>
                            <w:r>
                              <w:rPr>
                                <w:sz w:val="20"/>
                                <w:szCs w:val="20"/>
                              </w:rPr>
                              <w:t>WP9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BBA3CF" id="Rectángulo redondeado 32" o:spid="_x0000_s1031" style="position:absolute;left:0;text-align:left;margin-left:-4.7pt;margin-top:241.15pt;width:462pt;height:2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" fillcolor="white [3201]" strokecolor="#70ad47 [3209]" strokeweight="1pt">
                <v:stroke joinstyle="miter"/>
                <v:textbox>
                  <w:txbxContent>
                    <w:p w14:paraId="51BCE947" w14:textId="77777777" w:rsidR="000720CA" w:rsidRPr="00505D91" w:rsidRDefault="000720CA" w:rsidP="00F6015A">
                      <w:pPr>
                        <w:jc w:val="center"/>
                        <w:rPr>
                          <w:sz w:val="20"/>
                          <w:szCs w:val="20"/>
                        </w:rPr>
                      </w:pPr>
                      <w:r>
                        <w:rPr>
                          <w:sz w:val="20"/>
                          <w:szCs w:val="20"/>
                        </w:rPr>
                        <w:t>WP9 Management</w:t>
                      </w:r>
                    </w:p>
                  </w:txbxContent>
                </v:textbox>
                <w10:wrap type="through"/>
              </v:roundrect>
            </w:pict>
          </mc:Fallback>
        </mc:AlternateContent>
      </w:r>
      <w:r w:rsidRPr="00FF02E2">
        <w:rPr>
          <w:rFonts w:ascii="TimesNewRomanPSMT" w:hAnsi="TimesNewRomanPSMT" w:cs="TimesNewRomanPSMT"/>
          <w:iCs/>
          <w:noProof/>
          <w:lang w:eastAsia="es-ES_tradnl"/>
        </w:rPr>
        <mc:AlternateContent>
          <mc:Choice Requires="wps">
            <w:drawing>
              <wp:anchor distT="0" distB="0" distL="114300" distR="114300" simplePos="0" relativeHeight="251675648" behindDoc="0" locked="0" layoutInCell="1" allowOverlap="1" wp14:anchorId="1993A356" wp14:editId="4FEDDF8D">
                <wp:simplePos x="0" y="0"/>
                <wp:positionH relativeFrom="column">
                  <wp:posOffset>-57150</wp:posOffset>
                </wp:positionH>
                <wp:positionV relativeFrom="paragraph">
                  <wp:posOffset>2492375</wp:posOffset>
                </wp:positionV>
                <wp:extent cx="5871210" cy="297180"/>
                <wp:effectExtent l="0" t="0" r="21590" b="33020"/>
                <wp:wrapThrough wrapText="bothSides">
                  <wp:wrapPolygon edited="0">
                    <wp:start x="0" y="0"/>
                    <wp:lineTo x="0" y="22154"/>
                    <wp:lineTo x="21586" y="22154"/>
                    <wp:lineTo x="21586" y="0"/>
                    <wp:lineTo x="0" y="0"/>
                  </wp:wrapPolygon>
                </wp:wrapThrough>
                <wp:docPr id="37" name="Rectángulo redondeado 37"/>
                <wp:cNvGraphicFramePr/>
                <a:graphic xmlns:a="http://schemas.openxmlformats.org/drawingml/2006/main">
                  <a:graphicData uri="http://schemas.microsoft.com/office/word/2010/wordprocessingShape">
                    <wps:wsp>
                      <wps:cNvSpPr/>
                      <wps:spPr>
                        <a:xfrm>
                          <a:off x="0" y="0"/>
                          <a:ext cx="5871210" cy="29718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EF78B77" w14:textId="77777777" w:rsidR="000720CA" w:rsidRPr="00505D91" w:rsidRDefault="000720CA" w:rsidP="00F6015A">
                            <w:pPr>
                              <w:jc w:val="center"/>
                              <w:rPr>
                                <w:sz w:val="20"/>
                                <w:szCs w:val="20"/>
                              </w:rPr>
                            </w:pPr>
                            <w:r>
                              <w:rPr>
                                <w:sz w:val="20"/>
                                <w:szCs w:val="20"/>
                              </w:rPr>
                              <w:t>WP8 Communication and policy outreach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93A356" id="Rectángulo redondeado 37" o:spid="_x0000_s1032" style="position:absolute;left:0;text-align:left;margin-left:-4.5pt;margin-top:196.25pt;width:462.3pt;height:23.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" fillcolor="white [3201]" strokecolor="#70ad47 [3209]" strokeweight="1pt">
                <v:stroke joinstyle="miter"/>
                <v:textbox>
                  <w:txbxContent>
                    <w:p w14:paraId="6EF78B77" w14:textId="77777777" w:rsidR="000720CA" w:rsidRPr="00505D91" w:rsidRDefault="000720CA" w:rsidP="00F6015A">
                      <w:pPr>
                        <w:jc w:val="center"/>
                        <w:rPr>
                          <w:sz w:val="20"/>
                          <w:szCs w:val="20"/>
                        </w:rPr>
                      </w:pPr>
                      <w:r>
                        <w:rPr>
                          <w:sz w:val="20"/>
                          <w:szCs w:val="20"/>
                        </w:rPr>
                        <w:t>WP8 Communication and policy outreach</w:t>
                      </w:r>
                    </w:p>
                  </w:txbxContent>
                </v:textbox>
                <w10:wrap type="through"/>
              </v:roundrect>
            </w:pict>
          </mc:Fallback>
        </mc:AlternateContent>
      </w:r>
      <w:r w:rsidRPr="00FF02E2">
        <w:rPr>
          <w:rFonts w:ascii="TimesNewRomanPSMT" w:hAnsi="TimesNewRomanPSMT" w:cs="TimesNewRomanPSMT"/>
          <w:iCs/>
          <w:noProof/>
          <w:lang w:eastAsia="es-ES_tradnl"/>
        </w:rPr>
        <mc:AlternateContent>
          <mc:Choice Requires="wps">
            <w:drawing>
              <wp:anchor distT="0" distB="0" distL="114300" distR="114300" simplePos="0" relativeHeight="251665408" behindDoc="0" locked="0" layoutInCell="1" allowOverlap="1" wp14:anchorId="73A5FEBC" wp14:editId="422A5C52">
                <wp:simplePos x="0" y="0"/>
                <wp:positionH relativeFrom="column">
                  <wp:posOffset>-56515</wp:posOffset>
                </wp:positionH>
                <wp:positionV relativeFrom="paragraph">
                  <wp:posOffset>1920240</wp:posOffset>
                </wp:positionV>
                <wp:extent cx="5862955" cy="300990"/>
                <wp:effectExtent l="0" t="0" r="29845" b="29210"/>
                <wp:wrapThrough wrapText="bothSides">
                  <wp:wrapPolygon edited="0">
                    <wp:start x="0" y="0"/>
                    <wp:lineTo x="0" y="21873"/>
                    <wp:lineTo x="21616" y="21873"/>
                    <wp:lineTo x="21616" y="0"/>
                    <wp:lineTo x="0" y="0"/>
                  </wp:wrapPolygon>
                </wp:wrapThrough>
                <wp:docPr id="33" name="Rectángulo redondeado 33"/>
                <wp:cNvGraphicFramePr/>
                <a:graphic xmlns:a="http://schemas.openxmlformats.org/drawingml/2006/main">
                  <a:graphicData uri="http://schemas.microsoft.com/office/word/2010/wordprocessingShape">
                    <wps:wsp>
                      <wps:cNvSpPr/>
                      <wps:spPr>
                        <a:xfrm>
                          <a:off x="0" y="0"/>
                          <a:ext cx="5862955" cy="30099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D4F1614" w14:textId="77777777" w:rsidR="000720CA" w:rsidRDefault="000720CA" w:rsidP="00F6015A">
                            <w:pPr>
                              <w:jc w:val="center"/>
                              <w:rPr>
                                <w:sz w:val="20"/>
                                <w:szCs w:val="20"/>
                              </w:rPr>
                            </w:pPr>
                            <w:r>
                              <w:rPr>
                                <w:sz w:val="20"/>
                                <w:szCs w:val="20"/>
                              </w:rPr>
                              <w:t>WP7 Dissemination and exploitation</w:t>
                            </w:r>
                          </w:p>
                          <w:p w14:paraId="7E0EB442" w14:textId="77777777" w:rsidR="000720CA" w:rsidRPr="00505D91" w:rsidRDefault="000720CA" w:rsidP="00F6015A">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A5FEBC" id="Rectángulo redondeado 33" o:spid="_x0000_s1033" style="position:absolute;left:0;text-align:left;margin-left:-4.45pt;margin-top:151.2pt;width:461.65pt;height:23.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" fillcolor="white [3201]" strokecolor="#70ad47 [3209]" strokeweight="1pt">
                <v:stroke joinstyle="miter"/>
                <v:textbox>
                  <w:txbxContent>
                    <w:p w14:paraId="1D4F1614" w14:textId="77777777" w:rsidR="000720CA" w:rsidRDefault="000720CA" w:rsidP="00F6015A">
                      <w:pPr>
                        <w:jc w:val="center"/>
                        <w:rPr>
                          <w:sz w:val="20"/>
                          <w:szCs w:val="20"/>
                        </w:rPr>
                      </w:pPr>
                      <w:r>
                        <w:rPr>
                          <w:sz w:val="20"/>
                          <w:szCs w:val="20"/>
                        </w:rPr>
                        <w:t>WP7 Dissemination and exploitation</w:t>
                      </w:r>
                    </w:p>
                    <w:p w14:paraId="7E0EB442" w14:textId="77777777" w:rsidR="000720CA" w:rsidRPr="00505D91" w:rsidRDefault="000720CA" w:rsidP="00F6015A">
                      <w:pPr>
                        <w:jc w:val="center"/>
                        <w:rPr>
                          <w:sz w:val="20"/>
                          <w:szCs w:val="20"/>
                        </w:rPr>
                      </w:pPr>
                    </w:p>
                  </w:txbxContent>
                </v:textbox>
                <w10:wrap type="through"/>
              </v:roundrect>
            </w:pict>
          </mc:Fallback>
        </mc:AlternateContent>
      </w:r>
      <w:r w:rsidRPr="00FF02E2">
        <w:rPr>
          <w:rFonts w:ascii="TimesNewRomanPSMT" w:hAnsi="TimesNewRomanPSMT" w:cs="TimesNewRomanPSMT"/>
          <w:iCs/>
          <w:noProof/>
          <w:lang w:eastAsia="es-ES_tradnl"/>
        </w:rPr>
        <mc:AlternateContent>
          <mc:Choice Requires="wps">
            <w:drawing>
              <wp:anchor distT="0" distB="0" distL="114300" distR="114300" simplePos="0" relativeHeight="251674624" behindDoc="0" locked="0" layoutInCell="1" allowOverlap="1" wp14:anchorId="6E249086" wp14:editId="0BC9639D">
                <wp:simplePos x="0" y="0"/>
                <wp:positionH relativeFrom="column">
                  <wp:posOffset>2108835</wp:posOffset>
                </wp:positionH>
                <wp:positionV relativeFrom="paragraph">
                  <wp:posOffset>657225</wp:posOffset>
                </wp:positionV>
                <wp:extent cx="1715135" cy="793750"/>
                <wp:effectExtent l="0" t="0" r="37465" b="19050"/>
                <wp:wrapThrough wrapText="bothSides">
                  <wp:wrapPolygon edited="0">
                    <wp:start x="0" y="0"/>
                    <wp:lineTo x="0" y="21427"/>
                    <wp:lineTo x="21752" y="21427"/>
                    <wp:lineTo x="21752" y="0"/>
                    <wp:lineTo x="0" y="0"/>
                  </wp:wrapPolygon>
                </wp:wrapThrough>
                <wp:docPr id="27" name="Rectángulo redondeado 27"/>
                <wp:cNvGraphicFramePr/>
                <a:graphic xmlns:a="http://schemas.openxmlformats.org/drawingml/2006/main">
                  <a:graphicData uri="http://schemas.microsoft.com/office/word/2010/wordprocessingShape">
                    <wps:wsp>
                      <wps:cNvSpPr/>
                      <wps:spPr>
                        <a:xfrm>
                          <a:off x="0" y="0"/>
                          <a:ext cx="1715135" cy="7937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A8908FD" w14:textId="77777777" w:rsidR="000720CA" w:rsidRPr="00505D91" w:rsidRDefault="000720CA" w:rsidP="00F6015A">
                            <w:pPr>
                              <w:jc w:val="center"/>
                              <w:rPr>
                                <w:sz w:val="20"/>
                                <w:szCs w:val="20"/>
                              </w:rPr>
                            </w:pPr>
                            <w:r>
                              <w:rPr>
                                <w:sz w:val="20"/>
                                <w:szCs w:val="20"/>
                              </w:rPr>
                              <w:t>WP6 The consequences of populism (experiments)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249086" id="Rectángulo redondeado 27" o:spid="_x0000_s1034" style="position:absolute;left:0;text-align:left;margin-left:166.05pt;margin-top:51.75pt;width:135.05pt;height: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" fillcolor="white [3201]" strokecolor="#70ad47 [3209]" strokeweight="1pt">
                <v:stroke joinstyle="miter"/>
                <v:textbox>
                  <w:txbxContent>
                    <w:p w14:paraId="7A8908FD" w14:textId="77777777" w:rsidR="000720CA" w:rsidRPr="00505D91" w:rsidRDefault="000720CA" w:rsidP="00F6015A">
                      <w:pPr>
                        <w:jc w:val="center"/>
                        <w:rPr>
                          <w:sz w:val="20"/>
                          <w:szCs w:val="20"/>
                        </w:rPr>
                      </w:pPr>
                      <w:r>
                        <w:rPr>
                          <w:sz w:val="20"/>
                          <w:szCs w:val="20"/>
                        </w:rPr>
                        <w:t>WP6 The consequences of populism (experiments)</w:t>
                      </w:r>
                    </w:p>
                  </w:txbxContent>
                </v:textbox>
                <w10:wrap type="through"/>
              </v:roundrect>
            </w:pict>
          </mc:Fallback>
        </mc:AlternateContent>
      </w:r>
    </w:p>
    <w:p w14:paraId="0CF08224"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sectPr w:rsidR="00F6015A" w:rsidRPr="00FF02E2" w:rsidSect="00455E15">
          <w:pgSz w:w="11900" w:h="16820"/>
          <w:pgMar w:top="1134" w:right="1134" w:bottom="1134" w:left="1134" w:header="720" w:footer="720" w:gutter="0"/>
          <w:cols w:space="720"/>
          <w:noEndnote/>
          <w:docGrid w:linePitch="299"/>
        </w:sectPr>
      </w:pPr>
    </w:p>
    <w:p w14:paraId="01BD503C"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56BBC744"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7CD861C1"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142B2918"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F6015A" w:rsidRPr="00FF02E2" w14:paraId="0883E847" w14:textId="77777777" w:rsidTr="00455E15">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56D43A7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26D48CC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432A619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4BEE1AB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NewRomanPSMT" w:hAnsi="TimesNewRomanPSMT" w:cs="TimesNewRomanPSMT"/>
                <w:lang w:val="en-GB"/>
              </w:rPr>
              <w:t>Universitá di Salento</w:t>
            </w:r>
          </w:p>
        </w:tc>
      </w:tr>
      <w:tr w:rsidR="00F6015A" w:rsidRPr="00FF02E2" w14:paraId="6B1E66F8"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4772A0B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Work package title</w:t>
            </w:r>
          </w:p>
        </w:tc>
        <w:tc>
          <w:tcPr>
            <w:tcW w:w="7231" w:type="dxa"/>
            <w:gridSpan w:val="17"/>
          </w:tcPr>
          <w:p w14:paraId="138B894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NewRomanPSMT" w:hAnsi="TimesNewRomanPSMT" w:cs="TimesNewRomanPSMT"/>
                <w:lang w:val="en-GB"/>
              </w:rPr>
              <w:t>Conceptualisation and mapping</w:t>
            </w:r>
          </w:p>
        </w:tc>
      </w:tr>
      <w:tr w:rsidR="00F6015A" w:rsidRPr="00FF02E2" w14:paraId="2A2922FF"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086133C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Participant number</w:t>
            </w:r>
          </w:p>
        </w:tc>
        <w:tc>
          <w:tcPr>
            <w:tcW w:w="469" w:type="dxa"/>
          </w:tcPr>
          <w:p w14:paraId="140D151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w:t>
            </w:r>
          </w:p>
        </w:tc>
        <w:tc>
          <w:tcPr>
            <w:tcW w:w="476" w:type="dxa"/>
          </w:tcPr>
          <w:p w14:paraId="54EFEAF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2</w:t>
            </w:r>
          </w:p>
        </w:tc>
        <w:tc>
          <w:tcPr>
            <w:tcW w:w="465" w:type="dxa"/>
          </w:tcPr>
          <w:p w14:paraId="131652D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3</w:t>
            </w:r>
          </w:p>
        </w:tc>
        <w:tc>
          <w:tcPr>
            <w:tcW w:w="462" w:type="dxa"/>
            <w:gridSpan w:val="2"/>
          </w:tcPr>
          <w:p w14:paraId="5A73AEC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4</w:t>
            </w:r>
          </w:p>
        </w:tc>
        <w:tc>
          <w:tcPr>
            <w:tcW w:w="476" w:type="dxa"/>
          </w:tcPr>
          <w:p w14:paraId="23060C5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5</w:t>
            </w:r>
          </w:p>
        </w:tc>
        <w:tc>
          <w:tcPr>
            <w:tcW w:w="476" w:type="dxa"/>
          </w:tcPr>
          <w:p w14:paraId="3A14814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6</w:t>
            </w:r>
          </w:p>
        </w:tc>
        <w:tc>
          <w:tcPr>
            <w:tcW w:w="477" w:type="dxa"/>
          </w:tcPr>
          <w:p w14:paraId="3FB1786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7</w:t>
            </w:r>
          </w:p>
        </w:tc>
        <w:tc>
          <w:tcPr>
            <w:tcW w:w="477" w:type="dxa"/>
          </w:tcPr>
          <w:p w14:paraId="16651D4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8</w:t>
            </w:r>
          </w:p>
        </w:tc>
        <w:tc>
          <w:tcPr>
            <w:tcW w:w="466" w:type="dxa"/>
            <w:gridSpan w:val="2"/>
          </w:tcPr>
          <w:p w14:paraId="4020EB0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9</w:t>
            </w:r>
          </w:p>
        </w:tc>
        <w:tc>
          <w:tcPr>
            <w:tcW w:w="577" w:type="dxa"/>
          </w:tcPr>
          <w:p w14:paraId="49E6761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10</w:t>
            </w:r>
          </w:p>
        </w:tc>
        <w:tc>
          <w:tcPr>
            <w:tcW w:w="468" w:type="dxa"/>
          </w:tcPr>
          <w:p w14:paraId="294E244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11</w:t>
            </w:r>
          </w:p>
        </w:tc>
        <w:tc>
          <w:tcPr>
            <w:tcW w:w="525" w:type="dxa"/>
          </w:tcPr>
          <w:p w14:paraId="35D3A22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12</w:t>
            </w:r>
          </w:p>
        </w:tc>
        <w:tc>
          <w:tcPr>
            <w:tcW w:w="567" w:type="dxa"/>
          </w:tcPr>
          <w:p w14:paraId="13004F2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13</w:t>
            </w:r>
          </w:p>
        </w:tc>
        <w:tc>
          <w:tcPr>
            <w:tcW w:w="567" w:type="dxa"/>
          </w:tcPr>
          <w:p w14:paraId="0DE9E36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14</w:t>
            </w:r>
          </w:p>
        </w:tc>
        <w:tc>
          <w:tcPr>
            <w:tcW w:w="283" w:type="dxa"/>
          </w:tcPr>
          <w:p w14:paraId="60C6153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6594E250"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07304AB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Short name of participant</w:t>
            </w:r>
          </w:p>
        </w:tc>
        <w:tc>
          <w:tcPr>
            <w:tcW w:w="469" w:type="dxa"/>
            <w:noWrap/>
            <w:tcMar>
              <w:left w:w="85" w:type="dxa"/>
              <w:right w:w="85" w:type="dxa"/>
            </w:tcMar>
          </w:tcPr>
          <w:p w14:paraId="62AED2D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67DAD70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5177CA0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7B8D9DD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02ED4FA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65144CD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56D3E7C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1A6EFBA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2EB9316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11A8057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75E5AA8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06CBB4C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4FE3889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66FCEA1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0FAC71C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1C7286D1"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1BBAF1C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Person/months per participant:</w:t>
            </w:r>
          </w:p>
        </w:tc>
        <w:tc>
          <w:tcPr>
            <w:tcW w:w="469" w:type="dxa"/>
          </w:tcPr>
          <w:p w14:paraId="6DDB1E0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0A1C33F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77012A9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02CCE49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096A2BA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491890D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4E7A42C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4361527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07A58E9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755B741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50819CA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1762932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3BB3D74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7D5744D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17F7E75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57215BE0" w14:textId="77777777" w:rsidTr="00455E15">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70AAB8B8" w14:textId="77777777" w:rsidR="00F6015A" w:rsidRPr="00FF02E2" w:rsidRDefault="00F6015A" w:rsidP="00455E15">
            <w:pPr>
              <w:widowControl w:val="0"/>
              <w:autoSpaceDE w:val="0"/>
              <w:autoSpaceDN w:val="0"/>
              <w:adjustRightInd w:val="0"/>
              <w:spacing w:after="120"/>
              <w:ind w:left="1191" w:right="-2" w:hanging="1191"/>
              <w:rPr>
                <w:rFonts w:ascii="Times New Roman" w:hAnsi="Times New Roman" w:cs="Times New Roman"/>
                <w:b/>
                <w:bCs/>
                <w:lang w:val="en-GB"/>
              </w:rPr>
            </w:pPr>
            <w:r w:rsidRPr="00FF02E2">
              <w:rPr>
                <w:rFonts w:ascii="Times New Roman" w:hAnsi="Times New Roman" w:cs="Times New Roman"/>
                <w:b/>
                <w:bCs/>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607D5EE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4</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44AED20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01BD52E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12</w:t>
            </w:r>
          </w:p>
        </w:tc>
      </w:tr>
    </w:tbl>
    <w:p w14:paraId="35CE8DEC"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2B96809A" w14:textId="77777777" w:rsidTr="00455E15">
        <w:tc>
          <w:tcPr>
            <w:tcW w:w="9855" w:type="dxa"/>
            <w:tcBorders>
              <w:top w:val="single" w:sz="6" w:space="0" w:color="auto"/>
              <w:bottom w:val="single" w:sz="6" w:space="0" w:color="auto"/>
            </w:tcBorders>
            <w:tcMar>
              <w:top w:w="100" w:type="nil"/>
              <w:right w:w="100" w:type="nil"/>
            </w:tcMar>
          </w:tcPr>
          <w:p w14:paraId="502776A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b/>
                <w:bCs/>
                <w:lang w:val="en-GB"/>
              </w:rPr>
              <w:t>Objectives</w:t>
            </w:r>
            <w:r w:rsidRPr="00FF02E2">
              <w:rPr>
                <w:rFonts w:ascii="TimesNewRomanPSMT" w:hAnsi="TimesNewRomanPSMT" w:cs="TimesNewRomanPSMT"/>
                <w:lang w:val="en-GB"/>
              </w:rPr>
              <w:t xml:space="preserve"> </w:t>
            </w:r>
          </w:p>
          <w:p w14:paraId="14FF5E9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This WP is devoted to produce the conceptual tools necessary for dealing with a complex concept such as populism. The WP has two main objectives. First, it will provide space to reflect critically on the concept of populism taking </w:t>
            </w:r>
            <w:r>
              <w:rPr>
                <w:rFonts w:ascii="TimesNewRomanPSMT" w:hAnsi="TimesNewRomanPSMT" w:cs="TimesNewRomanPSMT"/>
                <w:lang w:val="en-GB"/>
              </w:rPr>
              <w:t xml:space="preserve">the </w:t>
            </w:r>
            <w:r w:rsidRPr="00FF02E2">
              <w:rPr>
                <w:rFonts w:ascii="TimesNewRomanPSMT" w:hAnsi="TimesNewRomanPSMT" w:cs="TimesNewRomanPSMT"/>
                <w:lang w:val="en-GB"/>
              </w:rPr>
              <w:t xml:space="preserve">ideational </w:t>
            </w:r>
            <w:r>
              <w:rPr>
                <w:rFonts w:ascii="TimesNewRomanPSMT" w:hAnsi="TimesNewRomanPSMT" w:cs="TimesNewRomanPSMT"/>
                <w:lang w:val="en-GB"/>
              </w:rPr>
              <w:t xml:space="preserve">approach </w:t>
            </w:r>
            <w:r w:rsidRPr="00FF02E2">
              <w:rPr>
                <w:rFonts w:ascii="TimesNewRomanPSMT" w:hAnsi="TimesNewRomanPSMT" w:cs="TimesNewRomanPSMT"/>
                <w:lang w:val="en-GB"/>
              </w:rPr>
              <w:t xml:space="preserve">as </w:t>
            </w:r>
            <w:r>
              <w:rPr>
                <w:rFonts w:ascii="TimesNewRomanPSMT" w:hAnsi="TimesNewRomanPSMT" w:cs="TimesNewRomanPSMT"/>
                <w:lang w:val="en-GB"/>
              </w:rPr>
              <w:t xml:space="preserve">its starting </w:t>
            </w:r>
            <w:r w:rsidRPr="00FF02E2">
              <w:rPr>
                <w:rFonts w:ascii="TimesNewRomanPSMT" w:hAnsi="TimesNewRomanPSMT" w:cs="TimesNewRomanPSMT"/>
                <w:lang w:val="en-GB"/>
              </w:rPr>
              <w:t xml:space="preserve">point, and problematizing about the difficulties that </w:t>
            </w:r>
            <w:r>
              <w:rPr>
                <w:rFonts w:ascii="TimesNewRomanPSMT" w:hAnsi="TimesNewRomanPSMT" w:cs="TimesNewRomanPSMT"/>
                <w:lang w:val="en-GB"/>
              </w:rPr>
              <w:t xml:space="preserve">the understanding </w:t>
            </w:r>
            <w:r w:rsidRPr="00FF02E2">
              <w:rPr>
                <w:rFonts w:ascii="TimesNewRomanPSMT" w:hAnsi="TimesNewRomanPSMT" w:cs="TimesNewRomanPSMT"/>
                <w:lang w:val="en-GB"/>
              </w:rPr>
              <w:t xml:space="preserve">of populism </w:t>
            </w:r>
            <w:r>
              <w:rPr>
                <w:rFonts w:ascii="TimesNewRomanPSMT" w:hAnsi="TimesNewRomanPSMT" w:cs="TimesNewRomanPSMT"/>
                <w:lang w:val="en-GB"/>
              </w:rPr>
              <w:t>conveyed by politicians</w:t>
            </w:r>
            <w:r w:rsidRPr="00FF02E2">
              <w:rPr>
                <w:rFonts w:ascii="TimesNewRomanPSMT" w:hAnsi="TimesNewRomanPSMT" w:cs="TimesNewRomanPSMT"/>
                <w:lang w:val="en-GB"/>
              </w:rPr>
              <w:t xml:space="preserve"> and </w:t>
            </w:r>
            <w:r>
              <w:rPr>
                <w:rFonts w:ascii="TimesNewRomanPSMT" w:hAnsi="TimesNewRomanPSMT" w:cs="TimesNewRomanPSMT"/>
                <w:lang w:val="en-GB"/>
              </w:rPr>
              <w:t xml:space="preserve">the </w:t>
            </w:r>
            <w:r w:rsidRPr="00FF02E2">
              <w:rPr>
                <w:rFonts w:ascii="TimesNewRomanPSMT" w:hAnsi="TimesNewRomanPSMT" w:cs="TimesNewRomanPSMT"/>
                <w:lang w:val="en-GB"/>
              </w:rPr>
              <w:t>media pose for an academic treatment of the concept. This conceptual</w:t>
            </w:r>
            <w:r>
              <w:rPr>
                <w:rFonts w:ascii="TimesNewRomanPSMT" w:hAnsi="TimesNewRomanPSMT" w:cs="TimesNewRomanPSMT"/>
                <w:lang w:val="en-GB"/>
              </w:rPr>
              <w:t xml:space="preserve"> discussion</w:t>
            </w:r>
            <w:r w:rsidRPr="00FF02E2">
              <w:rPr>
                <w:rFonts w:ascii="TimesNewRomanPSMT" w:hAnsi="TimesNewRomanPSMT" w:cs="TimesNewRomanPSMT"/>
                <w:lang w:val="en-GB"/>
              </w:rPr>
              <w:t xml:space="preserve"> will include an overview of the evolution of </w:t>
            </w:r>
            <w:r>
              <w:rPr>
                <w:rFonts w:ascii="TimesNewRomanPSMT" w:hAnsi="TimesNewRomanPSMT" w:cs="TimesNewRomanPSMT"/>
                <w:lang w:val="en-GB"/>
              </w:rPr>
              <w:t xml:space="preserve">the notion of populism </w:t>
            </w:r>
            <w:r w:rsidRPr="00FF02E2">
              <w:rPr>
                <w:rFonts w:ascii="TimesNewRomanPSMT" w:hAnsi="TimesNewRomanPSMT" w:cs="TimesNewRomanPSMT"/>
                <w:lang w:val="en-GB"/>
              </w:rPr>
              <w:t xml:space="preserve">through space and time, identifying also relevant types of populism. </w:t>
            </w:r>
            <w:r>
              <w:rPr>
                <w:rFonts w:ascii="TimesNewRomanPSMT" w:hAnsi="TimesNewRomanPSMT" w:cs="TimesNewRomanPSMT"/>
                <w:lang w:val="en-GB"/>
              </w:rPr>
              <w:t xml:space="preserve">It will also discuss the degree to which current uses of the concept overlap with related categories (e.g., anti-establishment) or are mutually exclusive from others to which it is usually opposed (e.g., mainstream), and will examine the merits and demerits of derivative terms (e.g., anti-populism). </w:t>
            </w:r>
            <w:r w:rsidRPr="00FF02E2">
              <w:rPr>
                <w:rFonts w:ascii="TimesNewRomanPSMT" w:hAnsi="TimesNewRomanPSMT" w:cs="TimesNewRomanPSMT"/>
                <w:lang w:val="en-GB"/>
              </w:rPr>
              <w:t xml:space="preserve">This conceptualisation will inform WP2 to WP6.  </w:t>
            </w:r>
          </w:p>
          <w:p w14:paraId="23DCF870"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Second, the WP will provide </w:t>
            </w:r>
            <w:r>
              <w:rPr>
                <w:rFonts w:ascii="TimesNewRomanPSMT" w:hAnsi="TimesNewRomanPSMT" w:cs="TimesNewRomanPSMT"/>
                <w:lang w:val="en-GB"/>
              </w:rPr>
              <w:t>an operational definition and a protocol to identify instances of populism consistently throughout the project.</w:t>
            </w:r>
            <w:r w:rsidRPr="00FF02E2">
              <w:rPr>
                <w:rFonts w:ascii="TimesNewRomanPSMT" w:hAnsi="TimesNewRomanPSMT" w:cs="TimesNewRomanPSMT"/>
                <w:lang w:val="en-GB"/>
              </w:rPr>
              <w:t xml:space="preserve"> </w:t>
            </w:r>
            <w:r>
              <w:rPr>
                <w:rFonts w:ascii="TimesNewRomanPSMT" w:hAnsi="TimesNewRomanPSMT" w:cs="TimesNewRomanPSMT"/>
                <w:lang w:val="en-GB"/>
              </w:rPr>
              <w:t xml:space="preserve">With these tools, it will produce a comprehensive mapping of all relevant populist actors </w:t>
            </w:r>
            <w:r w:rsidRPr="00FF02E2">
              <w:rPr>
                <w:rFonts w:ascii="TimesNewRomanPSMT" w:hAnsi="TimesNewRomanPSMT" w:cs="TimesNewRomanPSMT"/>
                <w:lang w:val="en-GB"/>
              </w:rPr>
              <w:t>in contemporary Europe</w:t>
            </w:r>
            <w:r>
              <w:rPr>
                <w:rFonts w:ascii="TimesNewRomanPSMT" w:hAnsi="TimesNewRomanPSMT" w:cs="TimesNewRomanPSMT"/>
                <w:lang w:val="en-GB"/>
              </w:rPr>
              <w:t xml:space="preserve">, </w:t>
            </w:r>
            <w:r w:rsidRPr="00FF02E2">
              <w:rPr>
                <w:rFonts w:ascii="TimesNewRomanPSMT" w:hAnsi="TimesNewRomanPSMT" w:cs="TimesNewRomanPSMT"/>
                <w:lang w:val="en-GB"/>
              </w:rPr>
              <w:t xml:space="preserve">with a focusing on </w:t>
            </w:r>
            <w:r>
              <w:rPr>
                <w:rFonts w:ascii="TimesNewRomanPSMT" w:hAnsi="TimesNewRomanPSMT" w:cs="TimesNewRomanPSMT"/>
                <w:lang w:val="en-GB"/>
              </w:rPr>
              <w:t xml:space="preserve">populist </w:t>
            </w:r>
            <w:r w:rsidRPr="00FF02E2">
              <w:rPr>
                <w:rFonts w:ascii="TimesNewRomanPSMT" w:hAnsi="TimesNewRomanPSMT" w:cs="TimesNewRomanPSMT"/>
                <w:lang w:val="en-GB"/>
              </w:rPr>
              <w:t>political parties of different types</w:t>
            </w:r>
            <w:r>
              <w:rPr>
                <w:rFonts w:ascii="TimesNewRomanPSMT" w:hAnsi="TimesNewRomanPSMT" w:cs="TimesNewRomanPSMT"/>
                <w:lang w:val="en-GB"/>
              </w:rPr>
              <w:t xml:space="preserve">. </w:t>
            </w:r>
            <w:r w:rsidRPr="00FF02E2">
              <w:rPr>
                <w:rFonts w:ascii="TimesNewRomanPSMT" w:hAnsi="TimesNewRomanPSMT" w:cs="TimesNewRomanPSMT"/>
                <w:lang w:val="en-GB"/>
              </w:rPr>
              <w:t xml:space="preserve">These cases will be briefly contextualized providing indicators of </w:t>
            </w:r>
            <w:r>
              <w:rPr>
                <w:rFonts w:ascii="TimesNewRomanPSMT" w:hAnsi="TimesNewRomanPSMT" w:cs="TimesNewRomanPSMT"/>
                <w:lang w:val="en-GB"/>
              </w:rPr>
              <w:t>a few key</w:t>
            </w:r>
            <w:r w:rsidRPr="00FF02E2">
              <w:rPr>
                <w:rFonts w:ascii="TimesNewRomanPSMT" w:hAnsi="TimesNewRomanPSMT" w:cs="TimesNewRomanPSMT"/>
                <w:lang w:val="en-GB"/>
              </w:rPr>
              <w:t xml:space="preserve"> variables that may condition the consequences of populism</w:t>
            </w:r>
            <w:r>
              <w:rPr>
                <w:rFonts w:ascii="TimesNewRomanPSMT" w:hAnsi="TimesNewRomanPSMT" w:cs="TimesNewRomanPSMT"/>
                <w:lang w:val="en-GB"/>
              </w:rPr>
              <w:t>. To this end,</w:t>
            </w:r>
            <w:r w:rsidRPr="00FF02E2">
              <w:rPr>
                <w:rFonts w:ascii="TimesNewRomanPSMT" w:hAnsi="TimesNewRomanPSMT" w:cs="TimesNewRomanPSMT"/>
                <w:lang w:val="en-GB"/>
              </w:rPr>
              <w:t xml:space="preserve"> </w:t>
            </w:r>
            <w:r>
              <w:rPr>
                <w:rFonts w:ascii="TimesNewRomanPSMT" w:hAnsi="TimesNewRomanPSMT" w:cs="TimesNewRomanPSMT"/>
                <w:lang w:val="en-GB"/>
              </w:rPr>
              <w:t>data will be collected on the evolution of these parties’ electoral support,</w:t>
            </w:r>
            <w:r w:rsidRPr="00FF02E2">
              <w:rPr>
                <w:rFonts w:ascii="TimesNewRomanPSMT" w:hAnsi="TimesNewRomanPSMT" w:cs="TimesNewRomanPSMT"/>
                <w:lang w:val="en-GB"/>
              </w:rPr>
              <w:t xml:space="preserve"> </w:t>
            </w:r>
            <w:r>
              <w:rPr>
                <w:rFonts w:ascii="TimesNewRomanPSMT" w:hAnsi="TimesNewRomanPSMT" w:cs="TimesNewRomanPSMT"/>
                <w:lang w:val="en-GB"/>
              </w:rPr>
              <w:t>participation in executive government at different levels, and general ideological orientation</w:t>
            </w:r>
            <w:r w:rsidRPr="00FF02E2">
              <w:rPr>
                <w:rFonts w:ascii="TimesNewRomanPSMT" w:hAnsi="TimesNewRomanPSMT" w:cs="TimesNewRomanPSMT"/>
                <w:lang w:val="en-GB"/>
              </w:rPr>
              <w:t>. This information will guide the selection criteria for WP2, WP3 and WP4. </w:t>
            </w:r>
          </w:p>
          <w:p w14:paraId="6F33A6E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bl>
    <w:p w14:paraId="47D04C84"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14E0945C" w14:textId="77777777" w:rsidTr="00455E15">
        <w:tc>
          <w:tcPr>
            <w:tcW w:w="9855" w:type="dxa"/>
            <w:tcBorders>
              <w:top w:val="single" w:sz="6" w:space="0" w:color="auto"/>
              <w:bottom w:val="single" w:sz="6" w:space="0" w:color="auto"/>
            </w:tcBorders>
            <w:tcMar>
              <w:top w:w="100" w:type="nil"/>
              <w:right w:w="100" w:type="nil"/>
            </w:tcMar>
          </w:tcPr>
          <w:p w14:paraId="1D14431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b/>
                <w:bCs/>
                <w:lang w:val="en-GB"/>
              </w:rPr>
              <w:t>Description of work</w:t>
            </w:r>
            <w:r w:rsidRPr="00FF02E2">
              <w:rPr>
                <w:rFonts w:ascii="TimesNewRomanPSMT" w:hAnsi="TimesNewRomanPSMT" w:cs="TimesNewRomanPSMT"/>
                <w:lang w:val="en-GB"/>
              </w:rPr>
              <w:t xml:space="preserve"> (where appropriate, broken down into tasks), lead partner and role of participants</w:t>
            </w:r>
          </w:p>
          <w:p w14:paraId="2D5F7D3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WP1 activities will be aimed at conceptualising populism in its essential features, putting also in evidence how it has changed through space and time, and providing a typology of the different forms it can assume. This WP will also define a set of selection criteria to identify scenarios of populism that can be useful for other WPs. </w:t>
            </w:r>
            <w:r w:rsidRPr="00FF02E2">
              <w:rPr>
                <w:rStyle w:val="Refdecomentario"/>
                <w:rFonts w:ascii="Times New Roman" w:eastAsia="Times New Roman" w:hAnsi="Times New Roman" w:cs="Times New Roman"/>
                <w:lang w:val="en-GB" w:eastAsia="it-IT"/>
              </w:rPr>
              <w:commentReference w:id="2"/>
            </w:r>
            <w:r w:rsidRPr="00FF02E2">
              <w:rPr>
                <w:rFonts w:ascii="TimesNewRomanPSMT" w:hAnsi="TimesNewRomanPSMT" w:cs="TimesNewRomanPSMT"/>
                <w:lang w:val="en-GB"/>
              </w:rPr>
              <w:t xml:space="preserve"> In addition, the WP will elaborate a map of populist parties in Europe, identifying their key characteristics and including information on circumstances </w:t>
            </w:r>
            <w:r w:rsidRPr="00FF02E2">
              <w:rPr>
                <w:rFonts w:ascii="TimesNewRomanPSMT" w:hAnsi="TimesNewRomanPSMT" w:cs="TimesNewRomanPSMT"/>
                <w:lang w:val="en-GB"/>
              </w:rPr>
              <w:lastRenderedPageBreak/>
              <w:t xml:space="preserve">that may condition their political consequences. </w:t>
            </w:r>
          </w:p>
          <w:p w14:paraId="43544E7F"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Participant 5 (Salento) will lead this work package, with support from participants 7 (SNS) and 12 (Warsaw) for the critical reflection around the concept of populism, mostly based on existing academic literature. Salento will be also responsible for the elaboration of the mapping, with support from partners 1, 2, 3, 4, 6, 8, 9, 10, 11, 12, 13 to gather electoral and contextual data for the populist parties. </w:t>
            </w:r>
          </w:p>
          <w:p w14:paraId="145446F7"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b/>
                <w:lang w:val="en-GB"/>
              </w:rPr>
              <w:t>Task 1.1. Critical reflection on the concept of populism</w:t>
            </w:r>
            <w:r w:rsidRPr="00FF02E2">
              <w:rPr>
                <w:rFonts w:ascii="TimesNewRomanPSMT" w:hAnsi="TimesNewRomanPSMT" w:cs="TimesNewRomanPSMT"/>
                <w:lang w:val="en-GB"/>
              </w:rPr>
              <w:t xml:space="preserve"> </w:t>
            </w:r>
          </w:p>
          <w:p w14:paraId="003329A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Critical reflection on the definition and use of the concept of populism. Partners 5, 7 and 10 will collect and analyse the relevant academic literature, in order to identify the boundaries of the concept and its different types, as well as its evolution along time. </w:t>
            </w:r>
          </w:p>
          <w:p w14:paraId="45D0CC4C"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b/>
                <w:lang w:val="en-GB"/>
              </w:rPr>
              <w:t>Task 1.2. Definition of criteria for mapping populism in Europe</w:t>
            </w:r>
            <w:r w:rsidRPr="00FF02E2">
              <w:rPr>
                <w:rFonts w:ascii="TimesNewRomanPSMT" w:hAnsi="TimesNewRomanPSMT" w:cs="TimesNewRomanPSMT"/>
                <w:lang w:val="en-GB"/>
              </w:rPr>
              <w:t xml:space="preserve"> </w:t>
            </w:r>
          </w:p>
          <w:p w14:paraId="763A4C09"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Definition of criteria that will inform the selection of relevant populist parties in contemporary Europe. The criteria will be used as well to identify relevant information that should be gathered to produce a map of populism in Europe. Participants 5, 7 and 12 will produce a proposal which then will be validated by the other consortium members. </w:t>
            </w:r>
          </w:p>
          <w:p w14:paraId="3583E7FC"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lang w:val="en-GB"/>
              </w:rPr>
            </w:pPr>
            <w:r w:rsidRPr="00FF02E2">
              <w:rPr>
                <w:rFonts w:ascii="TimesNewRomanPSMT" w:hAnsi="TimesNewRomanPSMT" w:cs="TimesNewRomanPSMT"/>
                <w:b/>
                <w:lang w:val="en-GB"/>
              </w:rPr>
              <w:t>Task 1.3. Drafting the</w:t>
            </w:r>
            <w:r>
              <w:rPr>
                <w:rFonts w:ascii="TimesNewRomanPSMT" w:hAnsi="TimesNewRomanPSMT" w:cs="TimesNewRomanPSMT"/>
                <w:b/>
                <w:lang w:val="en-GB"/>
              </w:rPr>
              <w:t xml:space="preserve"> </w:t>
            </w:r>
            <w:r w:rsidRPr="00FF02E2">
              <w:rPr>
                <w:rFonts w:ascii="TimesNewRomanPSMT" w:hAnsi="TimesNewRomanPSMT" w:cs="TimesNewRomanPSMT"/>
                <w:b/>
                <w:lang w:val="en-GB"/>
              </w:rPr>
              <w:t>report</w:t>
            </w:r>
            <w:r>
              <w:rPr>
                <w:rFonts w:ascii="TimesNewRomanPSMT" w:hAnsi="TimesNewRomanPSMT" w:cs="TimesNewRomanPSMT"/>
                <w:b/>
                <w:lang w:val="en-GB"/>
              </w:rPr>
              <w:t>s</w:t>
            </w:r>
            <w:r w:rsidRPr="00FF02E2">
              <w:rPr>
                <w:rFonts w:ascii="TimesNewRomanPSMT" w:hAnsi="TimesNewRomanPSMT" w:cs="TimesNewRomanPSMT"/>
                <w:b/>
                <w:lang w:val="en-GB"/>
              </w:rPr>
              <w:t xml:space="preserve"> </w:t>
            </w:r>
          </w:p>
          <w:p w14:paraId="20678BFC"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Participants 5</w:t>
            </w:r>
            <w:r>
              <w:rPr>
                <w:rFonts w:ascii="TimesNewRomanPSMT" w:hAnsi="TimesNewRomanPSMT" w:cs="TimesNewRomanPSMT"/>
                <w:lang w:val="en-GB"/>
              </w:rPr>
              <w:t xml:space="preserve"> (Salento)</w:t>
            </w:r>
            <w:r w:rsidRPr="00FF02E2">
              <w:rPr>
                <w:rFonts w:ascii="TimesNewRomanPSMT" w:hAnsi="TimesNewRomanPSMT" w:cs="TimesNewRomanPSMT"/>
                <w:lang w:val="en-GB"/>
              </w:rPr>
              <w:t>, 7</w:t>
            </w:r>
            <w:r>
              <w:rPr>
                <w:rFonts w:ascii="TimesNewRomanPSMT" w:hAnsi="TimesNewRomanPSMT" w:cs="TimesNewRomanPSMT"/>
                <w:lang w:val="en-GB"/>
              </w:rPr>
              <w:t xml:space="preserve"> (SNS)</w:t>
            </w:r>
            <w:r w:rsidRPr="00FF02E2">
              <w:rPr>
                <w:rFonts w:ascii="TimesNewRomanPSMT" w:hAnsi="TimesNewRomanPSMT" w:cs="TimesNewRomanPSMT"/>
                <w:lang w:val="en-GB"/>
              </w:rPr>
              <w:t>, and 12</w:t>
            </w:r>
            <w:r>
              <w:rPr>
                <w:rFonts w:ascii="TimesNewRomanPSMT" w:hAnsi="TimesNewRomanPSMT" w:cs="TimesNewRomanPSMT"/>
                <w:lang w:val="en-GB"/>
              </w:rPr>
              <w:t xml:space="preserve"> (SWPS)</w:t>
            </w:r>
            <w:r w:rsidRPr="00FF02E2">
              <w:rPr>
                <w:rFonts w:ascii="TimesNewRomanPSMT" w:hAnsi="TimesNewRomanPSMT" w:cs="TimesNewRomanPSMT"/>
                <w:lang w:val="en-GB"/>
              </w:rPr>
              <w:t xml:space="preserve"> will draft an integrated report on the conceptualisation of populism. Based on the information provided by partners 1, 2, 3, 4, 6, 8, 9, 10, 11, 12, 13, </w:t>
            </w:r>
            <w:r>
              <w:rPr>
                <w:rFonts w:ascii="TimesNewRomanPSMT" w:hAnsi="TimesNewRomanPSMT" w:cs="TimesNewRomanPSMT"/>
                <w:lang w:val="en-GB"/>
              </w:rPr>
              <w:t>Partner 5</w:t>
            </w:r>
            <w:r w:rsidRPr="00FF02E2">
              <w:rPr>
                <w:rFonts w:ascii="TimesNewRomanPSMT" w:hAnsi="TimesNewRomanPSMT" w:cs="TimesNewRomanPSMT"/>
                <w:lang w:val="en-GB"/>
              </w:rPr>
              <w:t xml:space="preserve"> will produce a report on populism in Europe.</w:t>
            </w:r>
          </w:p>
          <w:p w14:paraId="3F72096E"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bl>
    <w:p w14:paraId="06A84745"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tbl>
      <w:tblPr>
        <w:tblW w:w="9858" w:type="dxa"/>
        <w:tblInd w:w="-3"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8"/>
      </w:tblGrid>
      <w:tr w:rsidR="00F6015A" w:rsidRPr="00FF02E2" w14:paraId="4C73551B" w14:textId="77777777" w:rsidTr="00455E15">
        <w:tc>
          <w:tcPr>
            <w:tcW w:w="9858" w:type="dxa"/>
            <w:tcBorders>
              <w:top w:val="single" w:sz="6" w:space="0" w:color="auto"/>
              <w:bottom w:val="single" w:sz="6" w:space="0" w:color="auto"/>
            </w:tcBorders>
            <w:tcMar>
              <w:top w:w="100" w:type="nil"/>
              <w:right w:w="100" w:type="nil"/>
            </w:tcMar>
          </w:tcPr>
          <w:p w14:paraId="00C2DE3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b/>
                <w:bCs/>
                <w:lang w:val="en-GB"/>
              </w:rPr>
              <w:t>Deliverables</w:t>
            </w:r>
            <w:r w:rsidRPr="00FF02E2">
              <w:rPr>
                <w:rFonts w:ascii="TimesNewRomanPSMT" w:hAnsi="TimesNewRomanPSMT" w:cs="TimesNewRomanPSMT"/>
                <w:lang w:val="en-GB"/>
              </w:rPr>
              <w:t xml:space="preserve"> (brief description and month of delivery)</w:t>
            </w:r>
          </w:p>
          <w:p w14:paraId="4ED4782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lang w:val="en-GB"/>
              </w:rPr>
            </w:pPr>
            <w:r w:rsidRPr="00FF02E2">
              <w:rPr>
                <w:rFonts w:ascii="TimesNewRomanPSMT" w:hAnsi="TimesNewRomanPSMT" w:cs="TimesNewRomanPSMT"/>
                <w:b/>
                <w:lang w:val="en-GB"/>
              </w:rPr>
              <w:t xml:space="preserve">Deliverable 1.1. What is populism? A conceptual report </w:t>
            </w:r>
            <w:r w:rsidRPr="00FF02E2">
              <w:rPr>
                <w:rFonts w:ascii="TimesNewRomanPSMT" w:hAnsi="TimesNewRomanPSMT" w:cs="TimesNewRomanPSMT"/>
                <w:lang w:val="en-GB"/>
              </w:rPr>
              <w:t>(Month of delivery: 7, Salento)</w:t>
            </w:r>
            <w:r w:rsidRPr="00FF02E2">
              <w:rPr>
                <w:rFonts w:ascii="TimesNewRomanPSMT" w:hAnsi="TimesNewRomanPSMT" w:cs="TimesNewRomanPSMT"/>
                <w:b/>
                <w:lang w:val="en-GB"/>
              </w:rPr>
              <w:t xml:space="preserve"> </w:t>
            </w:r>
          </w:p>
          <w:p w14:paraId="4812D15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Public report summarizing the critical reflection on the concept of populism, providing a definition of the term, an account of its historical and territorial variation, and a description of the different subtypes of populism, as defined in task 1.1. </w:t>
            </w:r>
          </w:p>
          <w:p w14:paraId="14F5624E"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lang w:val="en-GB"/>
              </w:rPr>
            </w:pPr>
            <w:r w:rsidRPr="00FF02E2">
              <w:rPr>
                <w:rFonts w:ascii="TimesNewRomanPSMT" w:hAnsi="TimesNewRomanPSMT" w:cs="TimesNewRomanPSMT"/>
                <w:b/>
                <w:lang w:val="en-GB"/>
              </w:rPr>
              <w:t xml:space="preserve">Deliverable 1.2. Mapping populism in Europe </w:t>
            </w:r>
            <w:r w:rsidRPr="00FF02E2">
              <w:rPr>
                <w:rFonts w:ascii="TimesNewRomanPSMT" w:hAnsi="TimesNewRomanPSMT" w:cs="TimesNewRomanPSMT"/>
                <w:lang w:val="en-GB"/>
              </w:rPr>
              <w:t>(Month of delivery: 13, Salento)</w:t>
            </w:r>
            <w:r w:rsidRPr="00FF02E2">
              <w:rPr>
                <w:rFonts w:ascii="TimesNewRomanPSMT" w:hAnsi="TimesNewRomanPSMT" w:cs="TimesNewRomanPSMT"/>
                <w:b/>
                <w:lang w:val="en-GB"/>
              </w:rPr>
              <w:t xml:space="preserve"> </w:t>
            </w:r>
          </w:p>
          <w:p w14:paraId="24C8F53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This report will focus on the operationalization criteria of the concept and its subtypes. It will include a list of populist parties identifying subtypes and main characteristics, and specific indicators of the cases </w:t>
            </w:r>
            <w:commentRangeStart w:id="3"/>
            <w:r w:rsidRPr="00FF02E2">
              <w:rPr>
                <w:rFonts w:ascii="TimesNewRomanPSMT" w:hAnsi="TimesNewRomanPSMT" w:cs="TimesNewRomanPSMT"/>
                <w:lang w:val="en-GB"/>
              </w:rPr>
              <w:t>selected</w:t>
            </w:r>
            <w:commentRangeEnd w:id="3"/>
            <w:r w:rsidRPr="00FF02E2">
              <w:rPr>
                <w:rStyle w:val="Refdecomentario"/>
                <w:rFonts w:ascii="Times New Roman" w:eastAsia="Times New Roman" w:hAnsi="Times New Roman" w:cs="Times New Roman"/>
                <w:lang w:val="en-GB" w:eastAsia="it-IT"/>
              </w:rPr>
              <w:commentReference w:id="3"/>
            </w:r>
            <w:r w:rsidRPr="00FF02E2">
              <w:rPr>
                <w:rFonts w:ascii="TimesNewRomanPSMT" w:hAnsi="TimesNewRomanPSMT" w:cs="TimesNewRomanPSMT"/>
                <w:lang w:val="en-GB"/>
              </w:rPr>
              <w:t xml:space="preserve"> (such us election results) as defined in task 1.2. </w:t>
            </w:r>
          </w:p>
        </w:tc>
      </w:tr>
    </w:tbl>
    <w:p w14:paraId="7F94D3C2"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p>
    <w:p w14:paraId="0B8CA959"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F6015A" w:rsidRPr="00FF02E2" w14:paraId="28CF80DB" w14:textId="77777777" w:rsidTr="00455E15">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2E49762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5346803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2</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52B0E9A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6801D18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NewRomanPSMT" w:hAnsi="TimesNewRomanPSMT" w:cs="TimesNewRomanPSMT"/>
                <w:lang w:val="en-GB"/>
              </w:rPr>
              <w:t>Universitaet Siegen</w:t>
            </w:r>
          </w:p>
        </w:tc>
      </w:tr>
      <w:tr w:rsidR="00F6015A" w:rsidRPr="00FF02E2" w14:paraId="19A857DA"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3B8F2B7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Work package title</w:t>
            </w:r>
          </w:p>
        </w:tc>
        <w:tc>
          <w:tcPr>
            <w:tcW w:w="7231" w:type="dxa"/>
            <w:gridSpan w:val="17"/>
          </w:tcPr>
          <w:p w14:paraId="7E83999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NewRomanPSMT" w:hAnsi="TimesNewRomanPSMT" w:cs="TimesNewRomanPSMT"/>
                <w:lang w:val="en-GB"/>
              </w:rPr>
              <w:t>Populism and the political establishment</w:t>
            </w:r>
          </w:p>
        </w:tc>
      </w:tr>
      <w:tr w:rsidR="00F6015A" w:rsidRPr="00FF02E2" w14:paraId="632BBDAD"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6A3F14F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Participant number</w:t>
            </w:r>
          </w:p>
        </w:tc>
        <w:tc>
          <w:tcPr>
            <w:tcW w:w="469" w:type="dxa"/>
          </w:tcPr>
          <w:p w14:paraId="11135E1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w:t>
            </w:r>
          </w:p>
        </w:tc>
        <w:tc>
          <w:tcPr>
            <w:tcW w:w="476" w:type="dxa"/>
          </w:tcPr>
          <w:p w14:paraId="2F0D212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2</w:t>
            </w:r>
          </w:p>
        </w:tc>
        <w:tc>
          <w:tcPr>
            <w:tcW w:w="465" w:type="dxa"/>
          </w:tcPr>
          <w:p w14:paraId="25BC85C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3</w:t>
            </w:r>
          </w:p>
        </w:tc>
        <w:tc>
          <w:tcPr>
            <w:tcW w:w="462" w:type="dxa"/>
            <w:gridSpan w:val="2"/>
          </w:tcPr>
          <w:p w14:paraId="4C64926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4</w:t>
            </w:r>
          </w:p>
        </w:tc>
        <w:tc>
          <w:tcPr>
            <w:tcW w:w="476" w:type="dxa"/>
          </w:tcPr>
          <w:p w14:paraId="49528B2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5</w:t>
            </w:r>
          </w:p>
        </w:tc>
        <w:tc>
          <w:tcPr>
            <w:tcW w:w="476" w:type="dxa"/>
          </w:tcPr>
          <w:p w14:paraId="7EB2624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6</w:t>
            </w:r>
          </w:p>
        </w:tc>
        <w:tc>
          <w:tcPr>
            <w:tcW w:w="477" w:type="dxa"/>
          </w:tcPr>
          <w:p w14:paraId="1C709C8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7</w:t>
            </w:r>
          </w:p>
        </w:tc>
        <w:tc>
          <w:tcPr>
            <w:tcW w:w="477" w:type="dxa"/>
          </w:tcPr>
          <w:p w14:paraId="2731A80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8</w:t>
            </w:r>
          </w:p>
        </w:tc>
        <w:tc>
          <w:tcPr>
            <w:tcW w:w="466" w:type="dxa"/>
            <w:gridSpan w:val="2"/>
          </w:tcPr>
          <w:p w14:paraId="37071AB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9</w:t>
            </w:r>
          </w:p>
        </w:tc>
        <w:tc>
          <w:tcPr>
            <w:tcW w:w="577" w:type="dxa"/>
          </w:tcPr>
          <w:p w14:paraId="2698849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10</w:t>
            </w:r>
          </w:p>
        </w:tc>
        <w:tc>
          <w:tcPr>
            <w:tcW w:w="468" w:type="dxa"/>
          </w:tcPr>
          <w:p w14:paraId="44248CB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11</w:t>
            </w:r>
          </w:p>
        </w:tc>
        <w:tc>
          <w:tcPr>
            <w:tcW w:w="525" w:type="dxa"/>
          </w:tcPr>
          <w:p w14:paraId="493666B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12</w:t>
            </w:r>
          </w:p>
        </w:tc>
        <w:tc>
          <w:tcPr>
            <w:tcW w:w="567" w:type="dxa"/>
          </w:tcPr>
          <w:p w14:paraId="470EB94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13</w:t>
            </w:r>
          </w:p>
        </w:tc>
        <w:tc>
          <w:tcPr>
            <w:tcW w:w="567" w:type="dxa"/>
          </w:tcPr>
          <w:p w14:paraId="1AE74B0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14</w:t>
            </w:r>
          </w:p>
        </w:tc>
        <w:tc>
          <w:tcPr>
            <w:tcW w:w="283" w:type="dxa"/>
          </w:tcPr>
          <w:p w14:paraId="36367B7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389188BB"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2018853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Short name of participant</w:t>
            </w:r>
          </w:p>
        </w:tc>
        <w:tc>
          <w:tcPr>
            <w:tcW w:w="469" w:type="dxa"/>
            <w:noWrap/>
            <w:tcMar>
              <w:left w:w="85" w:type="dxa"/>
              <w:right w:w="85" w:type="dxa"/>
            </w:tcMar>
          </w:tcPr>
          <w:p w14:paraId="67BA7F7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78B9E4A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0E86D43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6588C05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4A487CF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59EEC6A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3847D3F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369BF97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18BDDCF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46D2B2F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1C279EC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3702AF8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7D149E3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1B068B7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6520DB7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25B18660"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42372F7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Person/months per participant:</w:t>
            </w:r>
          </w:p>
        </w:tc>
        <w:tc>
          <w:tcPr>
            <w:tcW w:w="469" w:type="dxa"/>
          </w:tcPr>
          <w:p w14:paraId="5A25F28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7CD510C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14F0D0C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7585FDC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306621A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5924B8B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70CE0F4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2C2DF53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7A25C6C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164895A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79A289E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6B903E8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17BB871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103AC3F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397DAF0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078A8EDB" w14:textId="77777777" w:rsidTr="00455E15">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267CE5FF" w14:textId="77777777" w:rsidR="00F6015A" w:rsidRPr="00FF02E2" w:rsidRDefault="00F6015A" w:rsidP="00455E15">
            <w:pPr>
              <w:widowControl w:val="0"/>
              <w:autoSpaceDE w:val="0"/>
              <w:autoSpaceDN w:val="0"/>
              <w:adjustRightInd w:val="0"/>
              <w:spacing w:after="120"/>
              <w:ind w:left="1191" w:right="-2" w:hanging="1191"/>
              <w:rPr>
                <w:rFonts w:ascii="Times New Roman" w:hAnsi="Times New Roman" w:cs="Times New Roman"/>
                <w:b/>
                <w:bCs/>
                <w:lang w:val="en-GB"/>
              </w:rPr>
            </w:pPr>
            <w:r w:rsidRPr="00FF02E2">
              <w:rPr>
                <w:rFonts w:ascii="Times New Roman" w:hAnsi="Times New Roman" w:cs="Times New Roman"/>
                <w:b/>
                <w:bCs/>
                <w:lang w:val="en-GB"/>
              </w:rPr>
              <w:lastRenderedPageBreak/>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2090284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7</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5566E27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670A0C6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15</w:t>
            </w:r>
          </w:p>
        </w:tc>
      </w:tr>
    </w:tbl>
    <w:p w14:paraId="69972D51"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p>
    <w:p w14:paraId="67B25A62"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490021D0" w14:textId="77777777" w:rsidTr="00455E15">
        <w:tc>
          <w:tcPr>
            <w:tcW w:w="9855" w:type="dxa"/>
            <w:tcBorders>
              <w:top w:val="single" w:sz="6" w:space="0" w:color="auto"/>
              <w:bottom w:val="single" w:sz="6" w:space="0" w:color="auto"/>
            </w:tcBorders>
            <w:tcMar>
              <w:top w:w="100" w:type="nil"/>
              <w:right w:w="100" w:type="nil"/>
            </w:tcMar>
          </w:tcPr>
          <w:p w14:paraId="40425943"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b/>
                <w:bCs/>
                <w:lang w:val="en-GB"/>
              </w:rPr>
              <w:t>Objectives</w:t>
            </w:r>
            <w:r w:rsidRPr="00FF02E2">
              <w:rPr>
                <w:rFonts w:ascii="TimesNewRomanPSMT" w:hAnsi="TimesNewRomanPSMT" w:cs="TimesNewRomanPSMT"/>
                <w:lang w:val="en-GB"/>
              </w:rPr>
              <w:t xml:space="preserve"> </w:t>
            </w:r>
          </w:p>
          <w:p w14:paraId="4C673C40"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commentRangeStart w:id="4"/>
            <w:r w:rsidRPr="00FF02E2">
              <w:rPr>
                <w:rFonts w:ascii="TimesNewRomanPSMT" w:hAnsi="TimesNewRomanPSMT" w:cs="TimesNewRomanPSMT"/>
                <w:lang w:val="en-GB"/>
              </w:rPr>
              <w:t>This</w:t>
            </w:r>
            <w:commentRangeEnd w:id="4"/>
            <w:r w:rsidRPr="00FF02E2">
              <w:rPr>
                <w:rStyle w:val="Refdecomentario"/>
                <w:rFonts w:ascii="Times New Roman" w:eastAsia="Times New Roman" w:hAnsi="Times New Roman" w:cs="Times New Roman"/>
                <w:lang w:val="en-GB" w:eastAsia="it-IT"/>
              </w:rPr>
              <w:commentReference w:id="4"/>
            </w:r>
            <w:r w:rsidRPr="00FF02E2">
              <w:rPr>
                <w:rFonts w:ascii="TimesNewRomanPSMT" w:hAnsi="TimesNewRomanPSMT" w:cs="TimesNewRomanPSMT"/>
                <w:lang w:val="en-GB"/>
              </w:rPr>
              <w:t xml:space="preserve"> WP is devoted to the </w:t>
            </w:r>
            <w:r w:rsidRPr="00441D1F">
              <w:rPr>
                <w:rFonts w:ascii="TimesNewRomanPSMT" w:hAnsi="TimesNewRomanPSMT" w:cs="TimesNewRomanPSMT"/>
                <w:u w:val="single"/>
                <w:lang w:val="en-GB"/>
              </w:rPr>
              <w:t>analysis of populist discourse and the reactions it generates among the political establishment</w:t>
            </w:r>
            <w:r w:rsidRPr="00FF02E2">
              <w:rPr>
                <w:rFonts w:ascii="TimesNewRomanPSMT" w:hAnsi="TimesNewRomanPSMT" w:cs="TimesNewRomanPSMT"/>
                <w:lang w:val="en-GB"/>
              </w:rPr>
              <w:t xml:space="preserve">. </w:t>
            </w:r>
            <w:proofErr w:type="gramStart"/>
            <w:r>
              <w:rPr>
                <w:rFonts w:ascii="TimesNewRomanPSMT" w:hAnsi="TimesNewRomanPSMT" w:cs="TimesNewRomanPSMT"/>
                <w:lang w:val="en-GB"/>
              </w:rPr>
              <w:t>It  focuses</w:t>
            </w:r>
            <w:proofErr w:type="gramEnd"/>
            <w:r>
              <w:rPr>
                <w:rFonts w:ascii="TimesNewRomanPSMT" w:hAnsi="TimesNewRomanPSMT" w:cs="TimesNewRomanPSMT"/>
                <w:lang w:val="en-GB"/>
              </w:rPr>
              <w:t xml:space="preserve"> explicitly on the</w:t>
            </w:r>
            <w:r w:rsidRPr="00FF02E2">
              <w:rPr>
                <w:rFonts w:ascii="TimesNewRomanPSMT" w:hAnsi="TimesNewRomanPSMT" w:cs="TimesNewRomanPSMT"/>
                <w:lang w:val="en-GB"/>
              </w:rPr>
              <w:t xml:space="preserve"> ‘supply-side’</w:t>
            </w:r>
            <w:r>
              <w:rPr>
                <w:rFonts w:ascii="TimesNewRomanPSMT" w:hAnsi="TimesNewRomanPSMT" w:cs="TimesNewRomanPSMT"/>
                <w:lang w:val="en-GB"/>
              </w:rPr>
              <w:t xml:space="preserve"> considering populist politicians and their discourses, but also the reactions these generate among non-populist politicians, </w:t>
            </w:r>
            <w:r w:rsidRPr="00FF02E2">
              <w:rPr>
                <w:rFonts w:ascii="TimesNewRomanPSMT" w:hAnsi="TimesNewRomanPSMT" w:cs="TimesNewRomanPSMT"/>
                <w:lang w:val="en-GB"/>
              </w:rPr>
              <w:t>since populism cannot be understood disconnected from the reactions it generates</w:t>
            </w:r>
            <w:r>
              <w:rPr>
                <w:rFonts w:ascii="TimesNewRomanPSMT" w:hAnsi="TimesNewRomanPSMT" w:cs="TimesNewRomanPSMT"/>
                <w:lang w:val="en-GB"/>
              </w:rPr>
              <w:t xml:space="preserve">. </w:t>
            </w:r>
            <w:r w:rsidRPr="00FF02E2">
              <w:rPr>
                <w:rFonts w:ascii="TimesNewRomanPSMT" w:hAnsi="TimesNewRomanPSMT" w:cs="TimesNewRomanPSMT"/>
                <w:lang w:val="en-GB"/>
              </w:rPr>
              <w:t xml:space="preserve"> </w:t>
            </w:r>
          </w:p>
          <w:p w14:paraId="2F7F4615" w14:textId="77777777" w:rsidR="00F6015A"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The WP has three overarching objectives. First, we wish to better understand the main features of </w:t>
            </w:r>
            <w:r>
              <w:rPr>
                <w:rFonts w:ascii="TimesNewRomanPSMT" w:hAnsi="TimesNewRomanPSMT" w:cs="TimesNewRomanPSMT"/>
                <w:lang w:val="en-GB"/>
              </w:rPr>
              <w:t>populist politicians</w:t>
            </w:r>
            <w:r w:rsidRPr="00FF02E2">
              <w:rPr>
                <w:rFonts w:ascii="TimesNewRomanPSMT" w:hAnsi="TimesNewRomanPSMT" w:cs="TimesNewRomanPSMT"/>
                <w:lang w:val="en-GB"/>
              </w:rPr>
              <w:t xml:space="preserve"> in terms of </w:t>
            </w:r>
            <w:r w:rsidRPr="00441D1F">
              <w:rPr>
                <w:rFonts w:ascii="TimesNewRomanPSMT" w:hAnsi="TimesNewRomanPSMT" w:cs="TimesNewRomanPSMT"/>
                <w:u w:val="single"/>
                <w:lang w:val="en-GB"/>
              </w:rPr>
              <w:t>social background and political trajectories</w:t>
            </w:r>
            <w:r w:rsidRPr="00FF02E2">
              <w:rPr>
                <w:rFonts w:ascii="TimesNewRomanPSMT" w:hAnsi="TimesNewRomanPSMT" w:cs="TimesNewRomanPSMT"/>
                <w:lang w:val="en-GB"/>
              </w:rPr>
              <w:t>. These findings are crucial to get a better</w:t>
            </w:r>
            <w:r>
              <w:rPr>
                <w:rFonts w:ascii="TimesNewRomanPSMT" w:hAnsi="TimesNewRomanPSMT" w:cs="TimesNewRomanPSMT"/>
                <w:lang w:val="en-GB"/>
              </w:rPr>
              <w:t xml:space="preserve"> comparative</w:t>
            </w:r>
            <w:r w:rsidRPr="00FF02E2">
              <w:rPr>
                <w:rFonts w:ascii="TimesNewRomanPSMT" w:hAnsi="TimesNewRomanPSMT" w:cs="TimesNewRomanPSMT"/>
                <w:lang w:val="en-GB"/>
              </w:rPr>
              <w:t xml:space="preserve"> picture of populist politicians in the various countries </w:t>
            </w:r>
            <w:r>
              <w:rPr>
                <w:rFonts w:ascii="TimesNewRomanPSMT" w:hAnsi="TimesNewRomanPSMT" w:cs="TimesNewRomanPSMT"/>
                <w:lang w:val="en-GB"/>
              </w:rPr>
              <w:t>included in the project</w:t>
            </w:r>
            <w:r w:rsidRPr="00FF02E2">
              <w:rPr>
                <w:rFonts w:ascii="TimesNewRomanPSMT" w:hAnsi="TimesNewRomanPSMT" w:cs="TimesNewRomanPSMT"/>
                <w:lang w:val="en-GB"/>
              </w:rPr>
              <w:t>, how they access the political sphere and how they establish as a ‘professional’ politician</w:t>
            </w:r>
            <w:r>
              <w:rPr>
                <w:rFonts w:ascii="TimesNewRomanPSMT" w:hAnsi="TimesNewRomanPSMT" w:cs="TimesNewRomanPSMT"/>
                <w:lang w:val="en-GB"/>
              </w:rPr>
              <w:t>s</w:t>
            </w:r>
            <w:r w:rsidRPr="00FF02E2">
              <w:rPr>
                <w:rFonts w:ascii="TimesNewRomanPSMT" w:hAnsi="TimesNewRomanPSMT" w:cs="TimesNewRomanPSMT"/>
                <w:lang w:val="en-GB"/>
              </w:rPr>
              <w:t xml:space="preserve">. Second, we are interested in the extent to which – and the forms how – populist politicians </w:t>
            </w:r>
            <w:r w:rsidRPr="00441D1F">
              <w:rPr>
                <w:rFonts w:ascii="TimesNewRomanPSMT" w:hAnsi="TimesNewRomanPSMT" w:cs="TimesNewRomanPSMT"/>
                <w:u w:val="single"/>
                <w:lang w:val="en-GB"/>
              </w:rPr>
              <w:t>mobilize and organize their constituents, how they construct alliances within their countries and how they relate with parties and groups across borders</w:t>
            </w:r>
            <w:r w:rsidRPr="00FF02E2">
              <w:rPr>
                <w:rFonts w:ascii="TimesNewRomanPSMT" w:hAnsi="TimesNewRomanPSMT" w:cs="TimesNewRomanPSMT"/>
                <w:lang w:val="en-GB"/>
              </w:rPr>
              <w:t xml:space="preserve"> (e.g., in terms of informal networks, joint discourses and strategic learning). Third, we are interested in </w:t>
            </w:r>
            <w:r w:rsidRPr="00441D1F">
              <w:rPr>
                <w:rFonts w:ascii="TimesNewRomanPSMT" w:hAnsi="TimesNewRomanPSMT" w:cs="TimesNewRomanPSMT"/>
                <w:u w:val="single"/>
                <w:lang w:val="en-GB"/>
              </w:rPr>
              <w:t>how populist politicians perceive the main challenges and constraints that European democracies and the European project are facing, to what extent populism has an independent real political agenda or rather an instrument for other political means defined by the host ideologies</w:t>
            </w:r>
            <w:r w:rsidRPr="00FF02E2">
              <w:rPr>
                <w:rFonts w:ascii="TimesNewRomanPSMT" w:hAnsi="TimesNewRomanPSMT" w:cs="TimesNewRomanPSMT"/>
                <w:lang w:val="en-GB"/>
              </w:rPr>
              <w:t>, and what kind of reactions populism generates into the non-populist political establishment.</w:t>
            </w:r>
            <w:r>
              <w:rPr>
                <w:rFonts w:ascii="TimesNewRomanPSMT" w:hAnsi="TimesNewRomanPSMT" w:cs="TimesNewRomanPSMT"/>
                <w:lang w:val="en-GB"/>
              </w:rPr>
              <w:t xml:space="preserve"> Finally, we are also interested in </w:t>
            </w:r>
            <w:r w:rsidRPr="00441D1F">
              <w:rPr>
                <w:rFonts w:ascii="TimesNewRomanPSMT" w:hAnsi="TimesNewRomanPSMT" w:cs="TimesNewRomanPSMT"/>
                <w:u w:val="single"/>
                <w:lang w:val="en-GB"/>
              </w:rPr>
              <w:t>how non-populist politicians react to populism</w:t>
            </w:r>
            <w:r>
              <w:rPr>
                <w:rFonts w:ascii="TimesNewRomanPSMT" w:hAnsi="TimesNewRomanPSMT" w:cs="TimesNewRomanPSMT"/>
                <w:lang w:val="en-GB"/>
              </w:rPr>
              <w:t xml:space="preserve">, and the consequences populism has for the mainstream discourses on the challenges and constraints of contemporary democracies. </w:t>
            </w:r>
          </w:p>
          <w:p w14:paraId="40B05D8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These insights will be important to better understand the scope and structure of populism as a national and transnational force</w:t>
            </w:r>
            <w:r>
              <w:rPr>
                <w:rFonts w:ascii="TimesNewRomanPSMT" w:hAnsi="TimesNewRomanPSMT" w:cs="TimesNewRomanPSMT"/>
                <w:lang w:val="en-GB"/>
              </w:rPr>
              <w:t xml:space="preserve"> and the implications it has for European democracy and the European project. </w:t>
            </w:r>
          </w:p>
        </w:tc>
      </w:tr>
    </w:tbl>
    <w:p w14:paraId="251DFD62"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66DF9BE3" w14:textId="77777777" w:rsidTr="00455E15">
        <w:tc>
          <w:tcPr>
            <w:tcW w:w="9855" w:type="dxa"/>
            <w:tcBorders>
              <w:top w:val="single" w:sz="6" w:space="0" w:color="auto"/>
              <w:bottom w:val="single" w:sz="6" w:space="0" w:color="auto"/>
            </w:tcBorders>
            <w:tcMar>
              <w:top w:w="100" w:type="nil"/>
              <w:right w:w="100" w:type="nil"/>
            </w:tcMar>
          </w:tcPr>
          <w:p w14:paraId="0A8E63C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b/>
                <w:bCs/>
                <w:lang w:val="en-GB"/>
              </w:rPr>
              <w:t>Description of work</w:t>
            </w:r>
            <w:r w:rsidRPr="00FF02E2">
              <w:rPr>
                <w:rFonts w:ascii="TimesNewRomanPSMT" w:hAnsi="TimesNewRomanPSMT" w:cs="TimesNewRomanPSMT"/>
                <w:lang w:val="en-GB"/>
              </w:rPr>
              <w:t xml:space="preserve"> (where appropriate, broken down into tasks), lead partner and role of participants</w:t>
            </w:r>
          </w:p>
          <w:p w14:paraId="1395C413"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This WP will make use of a </w:t>
            </w:r>
            <w:r w:rsidRPr="00441D1F">
              <w:rPr>
                <w:rFonts w:ascii="TimesNewRomanPSMT" w:hAnsi="TimesNewRomanPSMT" w:cs="TimesNewRomanPSMT"/>
                <w:u w:val="single"/>
                <w:lang w:val="en-GB"/>
              </w:rPr>
              <w:t>qualitative approach of data retrieval and analysis</w:t>
            </w:r>
            <w:r w:rsidRPr="00FF02E2">
              <w:rPr>
                <w:rFonts w:ascii="TimesNewRomanPSMT" w:hAnsi="TimesNewRomanPSMT" w:cs="TimesNewRomanPSMT"/>
                <w:lang w:val="en-GB"/>
              </w:rPr>
              <w:t xml:space="preserve">. It main tool will be a series of </w:t>
            </w:r>
            <w:r w:rsidRPr="00441D1F">
              <w:rPr>
                <w:rFonts w:ascii="TimesNewRomanPSMT" w:hAnsi="TimesNewRomanPSMT" w:cs="TimesNewRomanPSMT"/>
                <w:u w:val="single"/>
                <w:lang w:val="en-GB"/>
              </w:rPr>
              <w:t>in-depth face-to-face interviews with a sample of politicians</w:t>
            </w:r>
            <w:r w:rsidRPr="00FF02E2">
              <w:rPr>
                <w:rFonts w:ascii="TimesNewRomanPSMT" w:hAnsi="TimesNewRomanPSMT" w:cs="TimesNewRomanPSMT"/>
                <w:lang w:val="en-GB"/>
              </w:rPr>
              <w:t xml:space="preserve">. This research methodology is needed to reach the objectives stipulated before (in particular, political trajectories, strategies of mobilization and organization, and discourses associated with the challenges of democracy). Unlike with discourse analysis of political texts, interviewers will have the opportunity to </w:t>
            </w:r>
            <w:r w:rsidRPr="00441D1F">
              <w:rPr>
                <w:rFonts w:ascii="TimesNewRomanPSMT" w:hAnsi="TimesNewRomanPSMT" w:cs="TimesNewRomanPSMT"/>
                <w:u w:val="single"/>
                <w:lang w:val="en-GB"/>
              </w:rPr>
              <w:t>guide the respondent to the issues of interest</w:t>
            </w:r>
            <w:r w:rsidRPr="00FF02E2">
              <w:rPr>
                <w:rFonts w:ascii="TimesNewRomanPSMT" w:hAnsi="TimesNewRomanPSMT" w:cs="TimesNewRomanPSMT"/>
                <w:lang w:val="en-GB"/>
              </w:rPr>
              <w:t xml:space="preserve">. This research will be carried out in all countries on the basis of common guidelines. An integrated report will be generated on the basis of national reports and comparative analyses. Participant 4 (USIEGE) coordinates WP2 with the assistance of participant 7 (SNS). The responsibility comprises the preparation of guidelines, the coordination of field-work, and the writing of the integrated report. Participants 1, 2, 3, 4, 5, 6, 8, 9, 10, 11, 12, 13 will carry out the data collection and analysis on their own country and submit a national report to the WP-coordinators. </w:t>
            </w:r>
          </w:p>
          <w:p w14:paraId="738FC206"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lang w:val="en-GB"/>
              </w:rPr>
            </w:pPr>
            <w:r w:rsidRPr="00FF02E2">
              <w:rPr>
                <w:rFonts w:ascii="TimesNewRomanPSMT" w:hAnsi="TimesNewRomanPSMT" w:cs="TimesNewRomanPSMT"/>
                <w:b/>
                <w:lang w:val="en-GB"/>
              </w:rPr>
              <w:t>Task 2.1: Definition of the interview selection criteria and sampling</w:t>
            </w:r>
          </w:p>
          <w:p w14:paraId="6D135810"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The goal of this task is to define and develop a sample of politicians to be interviewed. The purpose is not to develop a representative sample, as typical or standardized research; but to put a group of interviewees together that helps to get an indebt picture of the variety of trajectories, discourses and strategies in the field. This will help to portray similarities and differences across countries and </w:t>
            </w:r>
            <w:r w:rsidRPr="00FF02E2">
              <w:rPr>
                <w:rFonts w:ascii="TimesNewRomanPSMT" w:hAnsi="TimesNewRomanPSMT" w:cs="TimesNewRomanPSMT"/>
                <w:lang w:val="en-GB"/>
              </w:rPr>
              <w:lastRenderedPageBreak/>
              <w:t xml:space="preserve">ideologies. Sampling will be based on a series of criteria to be defined, such as party characteristics, (i.e. ideology, size, incumbency), or parliamentary body (i.e., national, regional and local parliaments). The task will consist in presenting and discussing the final set of criteria to be used, in identifying relevant persons to be interview and in checking the comparability of national samples. Overall, 20 interviews per country will be conducted. Within this national sample, both populist </w:t>
            </w:r>
            <w:proofErr w:type="gramStart"/>
            <w:r w:rsidRPr="00FF02E2">
              <w:rPr>
                <w:rFonts w:ascii="TimesNewRomanPSMT" w:hAnsi="TimesNewRomanPSMT" w:cs="TimesNewRomanPSMT"/>
                <w:lang w:val="en-GB"/>
              </w:rPr>
              <w:t>and  non</w:t>
            </w:r>
            <w:proofErr w:type="gramEnd"/>
            <w:r w:rsidRPr="00FF02E2">
              <w:rPr>
                <w:rFonts w:ascii="TimesNewRomanPSMT" w:hAnsi="TimesNewRomanPSMT" w:cs="TimesNewRomanPSMT"/>
                <w:lang w:val="en-GB"/>
              </w:rPr>
              <w:t>-populist politicians will be included, to analyse both populist discourses and the reaction these generate in other actors, and to check whether populism really makes a difference in terms of trajectories, discourses and strategies. Participant 4 (USIEGEN) will be responsible for preparing proposals, all participants will be involved in deciding and implementing the sampling guidelines.</w:t>
            </w:r>
          </w:p>
          <w:p w14:paraId="1A264FA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lang w:val="en-GB"/>
              </w:rPr>
            </w:pPr>
            <w:r w:rsidRPr="00FF02E2">
              <w:rPr>
                <w:rFonts w:ascii="TimesNewRomanPSMT" w:hAnsi="TimesNewRomanPSMT" w:cs="TimesNewRomanPSMT"/>
                <w:b/>
                <w:lang w:val="en-GB"/>
              </w:rPr>
              <w:t>Task 2.2: Interview guidelines, preparation and implementation of the field-work</w:t>
            </w:r>
          </w:p>
          <w:p w14:paraId="4AC9AA08"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Guidelines for the interviews will be developed. Following the rules of qualitative interviewing, these guidelines will focus on a set of relevant topics and a set of related open questions, the aim being to get an indebt understanding of the populist politician’s own perspective. Relevant topics will include: (a) the social and political trajectories of these politicians (social background, political socialization, insertion into the political sphere and the current occupation as professional politican); (b) the populist thinking of these politicians (e.g. ideational vs strategic perceptions, relation to the political establishment, position towards main topics), or their reaction to populism (for non-populist leaders); (c) the strategies of populist mobilization and organization (e.g., relations to constituents, other parties in their parliament, use of media, transnational contacts and discourses), and (d) their views on the challenges and constraints that European democracies face. As a preparation to the field-work, teams will organize a training workshop for all partners of the consortium involved in field-work. Guidelines will be pretested in each country. Participants 4 and 7 (USIEGEN and SNS) will be responsible for developing these guidelines, organizing the training workshop and overseeing the field-work. Participants 1, 2, 3, 4, 5, 6, 8, 9, 10, 11, 12, 13 will participate in the definition of the guidelines and carry out the fieldwork in their own country</w:t>
            </w:r>
            <w:r>
              <w:rPr>
                <w:rFonts w:ascii="TimesNewRomanPSMT" w:hAnsi="TimesNewRomanPSMT" w:cs="TimesNewRomanPSMT"/>
                <w:lang w:val="en-GB"/>
              </w:rPr>
              <w:t xml:space="preserve">, </w:t>
            </w:r>
            <w:r w:rsidRPr="0046582E">
              <w:rPr>
                <w:rFonts w:ascii="TimesNewRomanPSMT" w:hAnsi="TimesNewRomanPSMT" w:cs="TimesNewRomanPSMT"/>
                <w:highlight w:val="yellow"/>
                <w:lang w:val="en-GB"/>
              </w:rPr>
              <w:t>including producing a written transcription of the interviews in their original language whenever possible, or detailed</w:t>
            </w:r>
            <w:r>
              <w:rPr>
                <w:rFonts w:ascii="TimesNewRomanPSMT" w:hAnsi="TimesNewRomanPSMT" w:cs="TimesNewRomanPSMT"/>
                <w:highlight w:val="yellow"/>
                <w:lang w:val="en-GB"/>
              </w:rPr>
              <w:t xml:space="preserve"> written</w:t>
            </w:r>
            <w:r w:rsidRPr="0046582E">
              <w:rPr>
                <w:rFonts w:ascii="TimesNewRomanPSMT" w:hAnsi="TimesNewRomanPSMT" w:cs="TimesNewRomanPSMT"/>
                <w:highlight w:val="yellow"/>
                <w:lang w:val="en-GB"/>
              </w:rPr>
              <w:t xml:space="preserve"> summaries when not.</w:t>
            </w:r>
          </w:p>
          <w:p w14:paraId="358CC6E1"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lang w:val="en-GB"/>
              </w:rPr>
            </w:pPr>
            <w:r w:rsidRPr="00FF02E2">
              <w:rPr>
                <w:rFonts w:ascii="TimesNewRomanPSMT" w:hAnsi="TimesNewRomanPSMT" w:cs="TimesNewRomanPSMT"/>
                <w:b/>
                <w:lang w:val="en-GB"/>
              </w:rPr>
              <w:t>Task 2.3: Analysis of the indebt interviews</w:t>
            </w:r>
          </w:p>
          <w:p w14:paraId="74B674A3"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Teams will be devoted to </w:t>
            </w:r>
            <w:proofErr w:type="gramStart"/>
            <w:r w:rsidRPr="00FF02E2">
              <w:rPr>
                <w:rFonts w:ascii="TimesNewRomanPSMT" w:hAnsi="TimesNewRomanPSMT" w:cs="TimesNewRomanPSMT"/>
                <w:lang w:val="en-GB"/>
              </w:rPr>
              <w:t>summarize</w:t>
            </w:r>
            <w:proofErr w:type="gramEnd"/>
            <w:r w:rsidRPr="00FF02E2">
              <w:rPr>
                <w:rFonts w:ascii="TimesNewRomanPSMT" w:hAnsi="TimesNewRomanPSMT" w:cs="TimesNewRomanPSMT"/>
                <w:lang w:val="en-GB"/>
              </w:rPr>
              <w:t xml:space="preserve"> the main findings of the interview material. Given the non-standardized nature of this data, guidelines for the analysis of this material will be proposed by USIEGEN and SNS, but discussed and implemented in cooperation with partners 1, 2, 3, 4, 5, 6, 8, 9, 10, 11, 12, 13. The analyses will focus on the main topics of the interview guidelines outlined before. Analyses will be </w:t>
            </w:r>
            <w:proofErr w:type="gramStart"/>
            <w:r w:rsidRPr="00FF02E2">
              <w:rPr>
                <w:rFonts w:ascii="TimesNewRomanPSMT" w:hAnsi="TimesNewRomanPSMT" w:cs="TimesNewRomanPSMT"/>
                <w:lang w:val="en-GB"/>
              </w:rPr>
              <w:t>devote</w:t>
            </w:r>
            <w:proofErr w:type="gramEnd"/>
            <w:r w:rsidRPr="00FF02E2">
              <w:rPr>
                <w:rFonts w:ascii="TimesNewRomanPSMT" w:hAnsi="TimesNewRomanPSMT" w:cs="TimesNewRomanPSMT"/>
                <w:lang w:val="en-GB"/>
              </w:rPr>
              <w:t xml:space="preserve"> to condense the essence of the interviews and detect underlying patterns and types. </w:t>
            </w:r>
          </w:p>
          <w:p w14:paraId="16A5755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lang w:val="en-GB"/>
              </w:rPr>
            </w:pPr>
            <w:r w:rsidRPr="00FF02E2">
              <w:rPr>
                <w:rFonts w:ascii="TimesNewRomanPSMT" w:hAnsi="TimesNewRomanPSMT" w:cs="TimesNewRomanPSMT"/>
                <w:b/>
                <w:lang w:val="en-GB"/>
              </w:rPr>
              <w:t>Task 2.4: Drafting of integrated report of WP2</w:t>
            </w:r>
          </w:p>
          <w:p w14:paraId="6492980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Participant 4 (USIEGEN) will write the integrated report on the basis of national reports provided by each </w:t>
            </w:r>
            <w:proofErr w:type="gramStart"/>
            <w:r w:rsidRPr="00FF02E2">
              <w:rPr>
                <w:rFonts w:ascii="TimesNewRomanPSMT" w:hAnsi="TimesNewRomanPSMT" w:cs="TimesNewRomanPSMT"/>
                <w:lang w:val="en-GB"/>
              </w:rPr>
              <w:t>participants</w:t>
            </w:r>
            <w:proofErr w:type="gramEnd"/>
            <w:r w:rsidRPr="00FF02E2">
              <w:rPr>
                <w:rFonts w:ascii="TimesNewRomanPSMT" w:hAnsi="TimesNewRomanPSMT" w:cs="TimesNewRomanPSMT"/>
                <w:lang w:val="en-GB"/>
              </w:rPr>
              <w:t xml:space="preserve"> 1, 2, 3, 4, 5, 6, 8, 9, 10, 11, 12, 13. The report will describe the overall findings related to the questions defined in task 2.2. </w:t>
            </w:r>
          </w:p>
        </w:tc>
      </w:tr>
    </w:tbl>
    <w:p w14:paraId="2B6C2EA7"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2A806797" w14:textId="77777777" w:rsidTr="00455E15">
        <w:tc>
          <w:tcPr>
            <w:tcW w:w="9855" w:type="dxa"/>
            <w:tcBorders>
              <w:top w:val="single" w:sz="6" w:space="0" w:color="auto"/>
              <w:bottom w:val="single" w:sz="6" w:space="0" w:color="auto"/>
            </w:tcBorders>
            <w:tcMar>
              <w:top w:w="100" w:type="nil"/>
              <w:right w:w="100" w:type="nil"/>
            </w:tcMar>
          </w:tcPr>
          <w:p w14:paraId="704698A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Deliverables</w:t>
            </w:r>
            <w:r w:rsidRPr="00FF02E2">
              <w:rPr>
                <w:rFonts w:ascii="Times New Roman" w:hAnsi="Times New Roman" w:cs="Times New Roman"/>
                <w:lang w:val="en-GB"/>
              </w:rPr>
              <w:t xml:space="preserve"> (brief description and month of delivery)</w:t>
            </w:r>
          </w:p>
          <w:p w14:paraId="5F5C272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lang w:val="en-GB"/>
              </w:rPr>
              <w:t xml:space="preserve">D2.1: Interview guidelines </w:t>
            </w:r>
            <w:r w:rsidRPr="00FF02E2">
              <w:rPr>
                <w:rFonts w:ascii="Times New Roman" w:hAnsi="Times New Roman" w:cs="Times New Roman"/>
                <w:lang w:val="en-GB"/>
              </w:rPr>
              <w:t xml:space="preserve">(month of delivery: 10, Siegen) </w:t>
            </w:r>
          </w:p>
          <w:p w14:paraId="6D56B1D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 xml:space="preserve">Document including the sample selection criteria for the fieldwork of WP2 as well as guidelines with the most important dimensions to structure the interviews. </w:t>
            </w:r>
          </w:p>
          <w:p w14:paraId="31F1B1E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lang w:val="en-GB"/>
              </w:rPr>
              <w:t xml:space="preserve">D2.2: Integrated report on populism and the political establishment </w:t>
            </w:r>
            <w:r w:rsidRPr="00FF02E2">
              <w:rPr>
                <w:rFonts w:ascii="Times New Roman" w:hAnsi="Times New Roman" w:cs="Times New Roman"/>
                <w:lang w:val="en-GB"/>
              </w:rPr>
              <w:t>(month of delivery: 16, Siegen)</w:t>
            </w:r>
          </w:p>
          <w:p w14:paraId="20424C9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lastRenderedPageBreak/>
              <w:t>Report, based on national reports provided by participants, summarizing the main findings of WP2.</w:t>
            </w:r>
          </w:p>
        </w:tc>
      </w:tr>
    </w:tbl>
    <w:p w14:paraId="1B12CA93" w14:textId="77777777" w:rsidR="00F6015A" w:rsidRPr="00FF02E2" w:rsidRDefault="00F6015A" w:rsidP="00F6015A">
      <w:pPr>
        <w:widowControl w:val="0"/>
        <w:autoSpaceDE w:val="0"/>
        <w:autoSpaceDN w:val="0"/>
        <w:adjustRightInd w:val="0"/>
        <w:spacing w:after="120"/>
        <w:ind w:left="993" w:right="-2"/>
        <w:rPr>
          <w:rFonts w:ascii="Times New Roman" w:hAnsi="Times New Roman" w:cs="Times New Roman"/>
          <w:iCs/>
          <w:lang w:val="en-GB"/>
        </w:rPr>
      </w:pPr>
    </w:p>
    <w:p w14:paraId="3AF21E27" w14:textId="77777777" w:rsidR="00F6015A" w:rsidRPr="00FF02E2" w:rsidRDefault="00F6015A" w:rsidP="00F6015A">
      <w:pPr>
        <w:widowControl w:val="0"/>
        <w:autoSpaceDE w:val="0"/>
        <w:autoSpaceDN w:val="0"/>
        <w:adjustRightInd w:val="0"/>
        <w:spacing w:after="120"/>
        <w:ind w:left="993" w:right="-2"/>
        <w:rPr>
          <w:rFonts w:ascii="Times New Roman" w:hAnsi="Times New Roman" w:cs="Times New Roman"/>
          <w:iCs/>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F6015A" w:rsidRPr="00FF02E2" w14:paraId="29FB327F" w14:textId="77777777" w:rsidTr="00455E15">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757B933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20CB5EA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3</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34FBE79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3EF0766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Scuola Normale Superiore</w:t>
            </w:r>
          </w:p>
        </w:tc>
      </w:tr>
      <w:tr w:rsidR="00F6015A" w:rsidRPr="00FF02E2" w14:paraId="40DD8E4E"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24CD0D4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Work package title</w:t>
            </w:r>
          </w:p>
        </w:tc>
        <w:tc>
          <w:tcPr>
            <w:tcW w:w="7231" w:type="dxa"/>
            <w:gridSpan w:val="17"/>
          </w:tcPr>
          <w:p w14:paraId="6982254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The transnational and European dimension of populism</w:t>
            </w:r>
          </w:p>
        </w:tc>
      </w:tr>
      <w:tr w:rsidR="00F6015A" w:rsidRPr="00FF02E2" w14:paraId="7195877B"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0EA91AE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Participant number</w:t>
            </w:r>
          </w:p>
        </w:tc>
        <w:tc>
          <w:tcPr>
            <w:tcW w:w="469" w:type="dxa"/>
          </w:tcPr>
          <w:p w14:paraId="087AF91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w:t>
            </w:r>
          </w:p>
        </w:tc>
        <w:tc>
          <w:tcPr>
            <w:tcW w:w="476" w:type="dxa"/>
          </w:tcPr>
          <w:p w14:paraId="70B214D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2</w:t>
            </w:r>
          </w:p>
        </w:tc>
        <w:tc>
          <w:tcPr>
            <w:tcW w:w="465" w:type="dxa"/>
          </w:tcPr>
          <w:p w14:paraId="7AD7164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3</w:t>
            </w:r>
          </w:p>
        </w:tc>
        <w:tc>
          <w:tcPr>
            <w:tcW w:w="462" w:type="dxa"/>
            <w:gridSpan w:val="2"/>
          </w:tcPr>
          <w:p w14:paraId="287ECAC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4</w:t>
            </w:r>
          </w:p>
        </w:tc>
        <w:tc>
          <w:tcPr>
            <w:tcW w:w="476" w:type="dxa"/>
          </w:tcPr>
          <w:p w14:paraId="23353F0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5</w:t>
            </w:r>
          </w:p>
        </w:tc>
        <w:tc>
          <w:tcPr>
            <w:tcW w:w="476" w:type="dxa"/>
          </w:tcPr>
          <w:p w14:paraId="4CBFE57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6</w:t>
            </w:r>
          </w:p>
        </w:tc>
        <w:tc>
          <w:tcPr>
            <w:tcW w:w="477" w:type="dxa"/>
          </w:tcPr>
          <w:p w14:paraId="78D375C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7</w:t>
            </w:r>
          </w:p>
        </w:tc>
        <w:tc>
          <w:tcPr>
            <w:tcW w:w="477" w:type="dxa"/>
          </w:tcPr>
          <w:p w14:paraId="635A21D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8</w:t>
            </w:r>
          </w:p>
        </w:tc>
        <w:tc>
          <w:tcPr>
            <w:tcW w:w="466" w:type="dxa"/>
            <w:gridSpan w:val="2"/>
          </w:tcPr>
          <w:p w14:paraId="13D0368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9</w:t>
            </w:r>
          </w:p>
        </w:tc>
        <w:tc>
          <w:tcPr>
            <w:tcW w:w="577" w:type="dxa"/>
          </w:tcPr>
          <w:p w14:paraId="35C9A11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10</w:t>
            </w:r>
          </w:p>
        </w:tc>
        <w:tc>
          <w:tcPr>
            <w:tcW w:w="468" w:type="dxa"/>
          </w:tcPr>
          <w:p w14:paraId="13355EA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11</w:t>
            </w:r>
          </w:p>
        </w:tc>
        <w:tc>
          <w:tcPr>
            <w:tcW w:w="525" w:type="dxa"/>
          </w:tcPr>
          <w:p w14:paraId="017CCCB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12</w:t>
            </w:r>
          </w:p>
        </w:tc>
        <w:tc>
          <w:tcPr>
            <w:tcW w:w="567" w:type="dxa"/>
          </w:tcPr>
          <w:p w14:paraId="2BC73E9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13</w:t>
            </w:r>
          </w:p>
        </w:tc>
        <w:tc>
          <w:tcPr>
            <w:tcW w:w="567" w:type="dxa"/>
          </w:tcPr>
          <w:p w14:paraId="15B9B93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14</w:t>
            </w:r>
          </w:p>
        </w:tc>
        <w:tc>
          <w:tcPr>
            <w:tcW w:w="283" w:type="dxa"/>
          </w:tcPr>
          <w:p w14:paraId="11046B5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1B15F6DF"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107B70B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Short name of participant</w:t>
            </w:r>
          </w:p>
        </w:tc>
        <w:tc>
          <w:tcPr>
            <w:tcW w:w="469" w:type="dxa"/>
            <w:noWrap/>
            <w:tcMar>
              <w:left w:w="85" w:type="dxa"/>
              <w:right w:w="85" w:type="dxa"/>
            </w:tcMar>
          </w:tcPr>
          <w:p w14:paraId="6A9FAB1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0A737B4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0B4E330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52088FA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2D7ABF2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5904D0D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28CD1B2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5F98815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78A6A0F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2B7A5D6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105E167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0490386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2BD0C69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035EB24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62E8E13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00808800"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34AC795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Person/months per participant:</w:t>
            </w:r>
          </w:p>
        </w:tc>
        <w:tc>
          <w:tcPr>
            <w:tcW w:w="469" w:type="dxa"/>
          </w:tcPr>
          <w:p w14:paraId="57B7DE8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43E0349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0B4F298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76F8E63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45A606A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0D5A39F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596E97E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02C5D38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7A50C9B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085866D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426E881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2567E4D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1DC23FE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401A652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4FA8242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5AB3AAE7" w14:textId="77777777" w:rsidTr="00455E15">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5DEE1D92" w14:textId="77777777" w:rsidR="00F6015A" w:rsidRPr="00FF02E2" w:rsidRDefault="00F6015A" w:rsidP="00455E15">
            <w:pPr>
              <w:widowControl w:val="0"/>
              <w:autoSpaceDE w:val="0"/>
              <w:autoSpaceDN w:val="0"/>
              <w:adjustRightInd w:val="0"/>
              <w:spacing w:after="120"/>
              <w:ind w:left="1191" w:right="-2" w:hanging="1191"/>
              <w:rPr>
                <w:rFonts w:ascii="Times New Roman" w:hAnsi="Times New Roman" w:cs="Times New Roman"/>
                <w:b/>
                <w:bCs/>
                <w:lang w:val="en-GB"/>
              </w:rPr>
            </w:pPr>
            <w:r w:rsidRPr="00FF02E2">
              <w:rPr>
                <w:rFonts w:ascii="Times New Roman" w:hAnsi="Times New Roman" w:cs="Times New Roman"/>
                <w:b/>
                <w:bCs/>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12F1656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16</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51CAD21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6CE9A6D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25</w:t>
            </w:r>
          </w:p>
        </w:tc>
      </w:tr>
    </w:tbl>
    <w:p w14:paraId="39B03D5B"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b/>
          <w:bCs/>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27D8E5CB" w14:textId="77777777" w:rsidTr="00455E15">
        <w:tc>
          <w:tcPr>
            <w:tcW w:w="9855" w:type="dxa"/>
            <w:tcBorders>
              <w:top w:val="single" w:sz="6" w:space="0" w:color="auto"/>
              <w:bottom w:val="single" w:sz="6" w:space="0" w:color="auto"/>
            </w:tcBorders>
            <w:tcMar>
              <w:top w:w="100" w:type="nil"/>
              <w:right w:w="100" w:type="nil"/>
            </w:tcMar>
          </w:tcPr>
          <w:p w14:paraId="392E92F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Objectives</w:t>
            </w:r>
            <w:r w:rsidRPr="00FF02E2">
              <w:rPr>
                <w:rFonts w:ascii="Times New Roman" w:hAnsi="Times New Roman" w:cs="Times New Roman"/>
                <w:lang w:val="en-GB"/>
              </w:rPr>
              <w:t xml:space="preserve"> </w:t>
            </w:r>
          </w:p>
          <w:p w14:paraId="4AC7FAF2" w14:textId="77777777" w:rsidR="00F6015A" w:rsidRPr="00FF02E2" w:rsidRDefault="00F6015A" w:rsidP="00455E15">
            <w:pPr>
              <w:spacing w:after="120"/>
              <w:rPr>
                <w:rFonts w:ascii="Times New Roman" w:hAnsi="Times New Roman" w:cs="Times New Roman"/>
                <w:lang w:val="en-GB"/>
              </w:rPr>
            </w:pPr>
            <w:commentRangeStart w:id="5"/>
            <w:r w:rsidRPr="00FF02E2">
              <w:rPr>
                <w:rFonts w:ascii="Times New Roman" w:hAnsi="Times New Roman" w:cs="Times New Roman"/>
                <w:lang w:val="en-GB"/>
              </w:rPr>
              <w:t>The</w:t>
            </w:r>
            <w:commentRangeEnd w:id="5"/>
            <w:r w:rsidRPr="00FF02E2">
              <w:rPr>
                <w:rStyle w:val="Refdecomentario"/>
                <w:rFonts w:ascii="Times New Roman" w:eastAsia="Times New Roman" w:hAnsi="Times New Roman" w:cs="Times New Roman"/>
                <w:lang w:val="en-GB" w:eastAsia="it-IT"/>
              </w:rPr>
              <w:commentReference w:id="5"/>
            </w:r>
            <w:r w:rsidRPr="00FF02E2">
              <w:rPr>
                <w:rFonts w:ascii="Times New Roman" w:hAnsi="Times New Roman" w:cs="Times New Roman"/>
                <w:lang w:val="en-GB"/>
              </w:rPr>
              <w:t xml:space="preserve"> aim of this work package is to disentangle the relationship between populism, Euroscepticism, and the multiple European crises, with a specific focus on the European and transnational dimensions of such relationship. Populist collective actors of different ideological persuasions have traditionally voiced criticism towards the EU, and have done so on the basis of different diagnostic and prognostic frames. Most of these organisations have hovered between contingent criticism of the specific forms taken by the process of European integration and outright rejection of the EU. The unfolding in sequence of the Great Recession, the migrant crisis, and ‘Brexit’ have not only elevated the European crises to central themes of national political contestations, but also offered occasions for populists to emphasise their disenchantment with the process of European integration. With this work package, we aim at moving beyond the treatment of crises as background conditions for the fortunes of populist actors, rather bringing them frontstage. In particular, we tackle crises as both </w:t>
            </w:r>
            <w:r w:rsidRPr="00FF02E2">
              <w:rPr>
                <w:rFonts w:ascii="Times New Roman" w:hAnsi="Times New Roman" w:cs="Times New Roman"/>
                <w:i/>
                <w:lang w:val="en-GB"/>
              </w:rPr>
              <w:t>context</w:t>
            </w:r>
            <w:r w:rsidRPr="00FF02E2">
              <w:rPr>
                <w:rFonts w:ascii="Times New Roman" w:hAnsi="Times New Roman" w:cs="Times New Roman"/>
                <w:lang w:val="en-GB"/>
              </w:rPr>
              <w:t xml:space="preserve"> and </w:t>
            </w:r>
            <w:r w:rsidRPr="00FF02E2">
              <w:rPr>
                <w:rFonts w:ascii="Times New Roman" w:hAnsi="Times New Roman" w:cs="Times New Roman"/>
                <w:i/>
                <w:lang w:val="en-GB"/>
              </w:rPr>
              <w:t>text</w:t>
            </w:r>
            <w:r w:rsidRPr="00FF02E2">
              <w:rPr>
                <w:rFonts w:ascii="Times New Roman" w:hAnsi="Times New Roman" w:cs="Times New Roman"/>
                <w:lang w:val="en-GB"/>
              </w:rPr>
              <w:t xml:space="preserve"> of populism at the European level. On the one hand, the work package addresses crises as contextual opportunities for transnational cooperation and answers the question: </w:t>
            </w:r>
            <w:r w:rsidRPr="00FF02E2">
              <w:rPr>
                <w:rFonts w:ascii="Times New Roman" w:hAnsi="Times New Roman" w:cs="Times New Roman"/>
                <w:i/>
                <w:lang w:val="en-GB"/>
              </w:rPr>
              <w:t>How are the multiple European crises redefining prospects for cooperation among, and within, populist Eurosceptic organisations?</w:t>
            </w:r>
            <w:r w:rsidRPr="00FF02E2">
              <w:rPr>
                <w:rFonts w:ascii="Times New Roman" w:hAnsi="Times New Roman" w:cs="Times New Roman"/>
                <w:lang w:val="en-GB"/>
              </w:rPr>
              <w:t xml:space="preserve"> On the other, crises are interpreted as discursive devices for populist frames. We wish to elaborate on how Europe in particular is blamed for the unfolding of the recent crises and respond to the question: </w:t>
            </w:r>
            <w:r w:rsidRPr="00FF02E2">
              <w:rPr>
                <w:rFonts w:ascii="Times New Roman" w:hAnsi="Times New Roman" w:cs="Times New Roman"/>
                <w:i/>
                <w:lang w:val="en-GB"/>
              </w:rPr>
              <w:t>How does Europe fit into the discourses of crisis of populist Eurosceptic organisations?</w:t>
            </w:r>
            <w:r w:rsidRPr="00FF02E2">
              <w:rPr>
                <w:rFonts w:ascii="Times New Roman" w:hAnsi="Times New Roman" w:cs="Times New Roman"/>
                <w:lang w:val="en-GB"/>
              </w:rPr>
              <w:t xml:space="preserve"> Within the interactive framework of this project, we additionally seek to address whether, and by what means, the European institutions as well as other transnational anti-populist networks are responding to the challenges posed by populist collective actors. Especially in countries where (nativist) populist actors have joined government coalitions or – even more critically – single-handedly seized power, a deterioration of the quality of democracy has been ascertained. The ability to rectify these ‘illiberal turns’ is, therefore, of the utmost importance.</w:t>
            </w:r>
          </w:p>
          <w:p w14:paraId="74F2F61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 xml:space="preserve">Our main goal is to analyse changes occurred in the populist camp over the past decade – elevating our enquiry to the European and transnational levels, and concentrating on the discursive, strategic, and organisational components of such hypothesised shifts. The recent crises may have substantially altered the boundaries of political discourses concerning ‘Europe’, besides offering room for strategic cooperation at the transnational level. We argue that shedding light on these aspects goes a long way in explaining the political prospects for populist collective actors. In turn, the evidence gathered should clarify potential responses to populists and define correctives to the </w:t>
            </w:r>
            <w:r w:rsidRPr="00FF02E2">
              <w:rPr>
                <w:rFonts w:ascii="Times New Roman" w:hAnsi="Times New Roman" w:cs="Times New Roman"/>
                <w:lang w:val="en-GB"/>
              </w:rPr>
              <w:lastRenderedPageBreak/>
              <w:t>liberal democratic status quo.</w:t>
            </w:r>
          </w:p>
        </w:tc>
      </w:tr>
    </w:tbl>
    <w:p w14:paraId="46F47131"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787538C7" w14:textId="77777777" w:rsidTr="00455E15">
        <w:tc>
          <w:tcPr>
            <w:tcW w:w="9855" w:type="dxa"/>
            <w:tcBorders>
              <w:top w:val="single" w:sz="6" w:space="0" w:color="auto"/>
              <w:bottom w:val="single" w:sz="6" w:space="0" w:color="auto"/>
            </w:tcBorders>
            <w:tcMar>
              <w:top w:w="100" w:type="nil"/>
              <w:right w:w="100" w:type="nil"/>
            </w:tcMar>
          </w:tcPr>
          <w:p w14:paraId="2AA7337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Description of work</w:t>
            </w:r>
            <w:r w:rsidRPr="00FF02E2">
              <w:rPr>
                <w:rFonts w:ascii="Times New Roman" w:hAnsi="Times New Roman" w:cs="Times New Roman"/>
                <w:lang w:val="en-GB"/>
              </w:rPr>
              <w:t xml:space="preserve"> (where appropriate, broken down into tasks), lead partner and role of participants</w:t>
            </w:r>
          </w:p>
          <w:p w14:paraId="6B6E9E84"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lang w:val="en-GB"/>
              </w:rPr>
              <w:t xml:space="preserve">In order to answer these questions, we will build on the toolkit of social movement studies, which we will combine with the growing attention of neo-institutional approaches to ‘critical junctures’ – hereby interpreted as sudden and drastic changes that existing policies and institutions may be ill-suited to resolve. On the whole, we interpret crises as able to catalyse: a) a variety of resources, and specifically a set of interactions among populist organisations; b) particular frames, which may override, or coexist with, other traditional/standing arguments against Europe. The work package will in particular focus on populist collective </w:t>
            </w:r>
            <w:proofErr w:type="gramStart"/>
            <w:r w:rsidRPr="00FF02E2">
              <w:rPr>
                <w:rFonts w:ascii="Times New Roman" w:hAnsi="Times New Roman" w:cs="Times New Roman"/>
                <w:lang w:val="en-GB"/>
              </w:rPr>
              <w:t>actors</w:t>
            </w:r>
            <w:proofErr w:type="gramEnd"/>
            <w:r w:rsidRPr="00FF02E2">
              <w:rPr>
                <w:rFonts w:ascii="Times New Roman" w:hAnsi="Times New Roman" w:cs="Times New Roman"/>
                <w:lang w:val="en-GB"/>
              </w:rPr>
              <w:t xml:space="preserve"> active from the mid-2000s onwards so as to assess how the economic and financial crisis, the migrant crisis, and Brexit affected the way populists formulate claims, frames, and justifications about European institutions and processes, and the way they interact with each other amid specific conjunctures. We will analyse, in turn, the multi-level political opportunities in the face of multiple crises; conduct interviews with populist and anti-populist </w:t>
            </w:r>
            <w:r w:rsidRPr="00FF02E2">
              <w:rPr>
                <w:rFonts w:ascii="Times New Roman" w:hAnsi="Times New Roman" w:cs="Times New Roman"/>
                <w:bCs/>
                <w:lang w:val="en-GB"/>
              </w:rPr>
              <w:t xml:space="preserve">high-ranking officials and </w:t>
            </w:r>
            <w:r w:rsidRPr="00FF02E2">
              <w:rPr>
                <w:rFonts w:ascii="Times New Roman" w:hAnsi="Times New Roman" w:cs="Times New Roman"/>
                <w:lang w:val="en-GB"/>
              </w:rPr>
              <w:t xml:space="preserve">activists; and survey collective actors involved in ‘European’ campaigns, so as to assess their discursive, organisational, and action repertoires. </w:t>
            </w:r>
            <w:r w:rsidRPr="00FF02E2">
              <w:rPr>
                <w:rFonts w:ascii="Times New Roman" w:hAnsi="Times New Roman" w:cs="Times New Roman"/>
                <w:bCs/>
                <w:shd w:val="clear" w:color="auto" w:fill="FFFFFF"/>
                <w:lang w:val="en-GB"/>
              </w:rPr>
              <w:t xml:space="preserve">Since the late 1990s, a number of campaigns have evidenced how the decisions taken at the European level and affecting the European citizenry have been taken behind closed doors. Acknowledging that campaigns with a European trait are no sole prerogative of populist organisations, we wish to understand what discourses and repertoires of action have been deployed across the populist/anti-populist </w:t>
            </w:r>
            <w:commentRangeStart w:id="6"/>
            <w:r w:rsidRPr="00FF02E2">
              <w:rPr>
                <w:rFonts w:ascii="Times New Roman" w:hAnsi="Times New Roman" w:cs="Times New Roman"/>
                <w:bCs/>
                <w:shd w:val="clear" w:color="auto" w:fill="FFFFFF"/>
                <w:lang w:val="en-GB"/>
              </w:rPr>
              <w:t>divide</w:t>
            </w:r>
            <w:commentRangeEnd w:id="6"/>
            <w:r w:rsidRPr="00FF02E2">
              <w:rPr>
                <w:rStyle w:val="Refdecomentario"/>
                <w:rFonts w:ascii="Times New Roman" w:eastAsia="Times New Roman" w:hAnsi="Times New Roman" w:cs="Times New Roman"/>
                <w:lang w:val="en-GB" w:eastAsia="it-IT"/>
              </w:rPr>
              <w:commentReference w:id="6"/>
            </w:r>
            <w:r w:rsidRPr="00FF02E2">
              <w:rPr>
                <w:rFonts w:ascii="Times New Roman" w:hAnsi="Times New Roman" w:cs="Times New Roman"/>
                <w:bCs/>
                <w:shd w:val="clear" w:color="auto" w:fill="FFFFFF"/>
                <w:lang w:val="en-GB"/>
              </w:rPr>
              <w:t>.</w:t>
            </w:r>
          </w:p>
          <w:p w14:paraId="0DC42DEF"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lang w:val="en-GB"/>
              </w:rPr>
              <w:t xml:space="preserve">Our analysis of textual and discursive material will offer unprecedented insights into the organisation and frames of the populist politics of Euroscepticism in times of crisis. At the same time, our timeframe of analysis will allow for assessing diachronic changes over the span of the previous decade, i.e. across multiple crises. The systematic data collection and analysis will be carried out in each country based on common guidelines, as well as in Brussels and other relevant places to address the transnational dimension of enquiry. </w:t>
            </w:r>
          </w:p>
          <w:p w14:paraId="3A22E697"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lang w:val="en-GB"/>
              </w:rPr>
              <w:t xml:space="preserve">Participant 7 (SNS) coordinates WP3. </w:t>
            </w:r>
            <w:r w:rsidRPr="00FF02E2">
              <w:rPr>
                <w:rFonts w:ascii="Times New Roman" w:hAnsi="Times New Roman" w:cs="Times New Roman"/>
                <w:highlight w:val="yellow"/>
                <w:lang w:val="en-GB"/>
              </w:rPr>
              <w:t>While participant 7 (SNS) will be the sole responsible for the gathering of data with activists operating at the EU level and the textual material, all consortium members will participate in the collection of data necessary for this WP3 through the fieldwork of WP2, and some will provide additional support for gathering information on relevant cases of EU reactions (Partners 1, 3, 8, 9, 10, 12).</w:t>
            </w:r>
          </w:p>
          <w:p w14:paraId="67F5149B" w14:textId="77777777" w:rsidR="00F6015A" w:rsidRPr="00FF02E2" w:rsidRDefault="00F6015A" w:rsidP="00455E15">
            <w:pPr>
              <w:spacing w:after="120"/>
              <w:rPr>
                <w:rFonts w:ascii="Times New Roman" w:hAnsi="Times New Roman" w:cs="Times New Roman"/>
                <w:b/>
                <w:bCs/>
                <w:lang w:val="en-GB"/>
              </w:rPr>
            </w:pPr>
            <w:r w:rsidRPr="00FF02E2">
              <w:rPr>
                <w:rFonts w:ascii="Times New Roman" w:hAnsi="Times New Roman" w:cs="Times New Roman"/>
                <w:b/>
                <w:bCs/>
                <w:lang w:val="en-GB"/>
              </w:rPr>
              <w:t>Task 3.1: Case study</w:t>
            </w:r>
            <w:r>
              <w:rPr>
                <w:rFonts w:ascii="Times New Roman" w:hAnsi="Times New Roman" w:cs="Times New Roman"/>
                <w:b/>
                <w:bCs/>
                <w:lang w:val="en-GB"/>
              </w:rPr>
              <w:t xml:space="preserve"> of populist Eurosceptic campai</w:t>
            </w:r>
            <w:r w:rsidRPr="00FF02E2">
              <w:rPr>
                <w:rFonts w:ascii="Times New Roman" w:hAnsi="Times New Roman" w:cs="Times New Roman"/>
                <w:b/>
                <w:bCs/>
                <w:lang w:val="en-GB"/>
              </w:rPr>
              <w:t>g</w:t>
            </w:r>
            <w:r>
              <w:rPr>
                <w:rFonts w:ascii="Times New Roman" w:hAnsi="Times New Roman" w:cs="Times New Roman"/>
                <w:b/>
                <w:bCs/>
                <w:lang w:val="en-GB"/>
              </w:rPr>
              <w:t>n</w:t>
            </w:r>
            <w:r w:rsidRPr="00FF02E2">
              <w:rPr>
                <w:rFonts w:ascii="Times New Roman" w:hAnsi="Times New Roman" w:cs="Times New Roman"/>
                <w:b/>
                <w:bCs/>
                <w:lang w:val="en-GB"/>
              </w:rPr>
              <w:t>s</w:t>
            </w:r>
          </w:p>
          <w:p w14:paraId="402471C6"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lang w:val="en-GB"/>
              </w:rPr>
              <w:t>Having identified the set of populist actors to be interviewed in WP2, the work package will focus on the specific subset of populist Eurosceptics. Despite the unexceptional overlap between populist and Eurosceptic politics, we recognise that not every Eurosceptic organisation is necessarily populist, and not every populist organisation is necessarily Eurosceptic. In terms of Euroscepticism, we will include organisations that can be considered both ‘hard’ and ‘soft’ Eurosceptic. There have been usually few cases of hard Euroscepticism and therefore the bulk of the cases will likely be soft Euroscepticism; we expect this to hold also across the countries covered by the project. For surveying purposes, we additionally aim at covering the biggest share of campaigns that have taken place since the mid-2000s and include the number of those held up until the year 2019.</w:t>
            </w:r>
          </w:p>
          <w:p w14:paraId="512D8F3F" w14:textId="77777777" w:rsidR="00F6015A" w:rsidRPr="00FF02E2" w:rsidRDefault="00F6015A" w:rsidP="00455E15">
            <w:pPr>
              <w:spacing w:after="120"/>
              <w:rPr>
                <w:rFonts w:ascii="Times New Roman" w:hAnsi="Times New Roman" w:cs="Times New Roman"/>
                <w:bCs/>
                <w:lang w:val="en-GB"/>
              </w:rPr>
            </w:pPr>
            <w:r w:rsidRPr="00FF02E2">
              <w:rPr>
                <w:rFonts w:ascii="Times New Roman" w:hAnsi="Times New Roman" w:cs="Times New Roman"/>
                <w:bCs/>
                <w:lang w:val="en-GB"/>
              </w:rPr>
              <w:t xml:space="preserve">The analysis of discursive and textual material will be both qualitative and quantitative. While we primarily seek to provide fine-grained qualitative discourse analyses on the material collected, we also seek to systematise the data and make it available for quantitative comparative use. Coding of the material will hence follow, adopting the method of content analysis through a holistic approach. </w:t>
            </w:r>
            <w:r w:rsidRPr="00FF02E2">
              <w:rPr>
                <w:rFonts w:ascii="Times New Roman" w:hAnsi="Times New Roman" w:cs="Times New Roman"/>
                <w:bCs/>
                <w:lang w:val="en-GB"/>
              </w:rPr>
              <w:lastRenderedPageBreak/>
              <w:t xml:space="preserve">The holistic approach is a human-based coding approach that grades texts and discourses (in this case, interview answers) evaluating them as a whole. The approach allows for a quantitative assessment of the degree to which activists and collective actors are Eurosceptic, the salient issues within their discourses, and a cross-time, cross-organisation and cross-country examination of the levels of populist discourse. Participant 7 (SNS) will be responsible for this task. </w:t>
            </w:r>
          </w:p>
          <w:p w14:paraId="5BDD4751" w14:textId="77777777" w:rsidR="00F6015A" w:rsidRPr="00FF02E2" w:rsidRDefault="00F6015A" w:rsidP="00455E15">
            <w:pPr>
              <w:spacing w:after="120"/>
              <w:rPr>
                <w:rFonts w:ascii="Times New Roman" w:hAnsi="Times New Roman" w:cs="Times New Roman"/>
                <w:b/>
                <w:bCs/>
                <w:lang w:val="en-GB"/>
              </w:rPr>
            </w:pPr>
            <w:r w:rsidRPr="00FF02E2">
              <w:rPr>
                <w:rFonts w:ascii="Times New Roman" w:hAnsi="Times New Roman" w:cs="Times New Roman"/>
                <w:b/>
                <w:bCs/>
                <w:lang w:val="en-GB"/>
              </w:rPr>
              <w:t>Task 3.2: Mapping of responses to populists at the European level</w:t>
            </w:r>
          </w:p>
          <w:p w14:paraId="5305C9B0"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lang w:val="en-GB"/>
              </w:rPr>
              <w:t xml:space="preserve">This task will analyse the reactions to populists elaborated at the European level. We will trace those events that have triggered (institutional and non-institutional) responses to populists, assess the possible threats posed by these collective actors, and evaluate the efficacy of these remedies. As we are witnessing ever more frequent deviations from the liberal-democratic standards subtending EU membership, we wish to estimate the value of institutional and non-institutional contributions to redress them. Participant 7 will be responsible for this task, with contributions from a selection of partners from countries where </w:t>
            </w:r>
            <w:commentRangeStart w:id="7"/>
            <w:r w:rsidRPr="00FF02E2">
              <w:rPr>
                <w:rFonts w:ascii="Times New Roman" w:hAnsi="Times New Roman" w:cs="Times New Roman"/>
                <w:lang w:val="en-GB"/>
              </w:rPr>
              <w:t xml:space="preserve">the EU has had some sort of reaction to scenarios with a populist component (for instance Poland). </w:t>
            </w:r>
            <w:commentRangeEnd w:id="7"/>
            <w:r w:rsidRPr="00FF02E2">
              <w:rPr>
                <w:rStyle w:val="Refdecomentario"/>
                <w:rFonts w:ascii="Times New Roman" w:eastAsia="Times New Roman" w:hAnsi="Times New Roman" w:cs="Times New Roman"/>
                <w:lang w:val="en-GB" w:eastAsia="it-IT"/>
              </w:rPr>
              <w:commentReference w:id="7"/>
            </w:r>
          </w:p>
          <w:p w14:paraId="201747EC" w14:textId="77777777" w:rsidR="00F6015A" w:rsidRPr="00FF02E2" w:rsidRDefault="00F6015A" w:rsidP="00455E15">
            <w:pPr>
              <w:spacing w:after="120"/>
              <w:rPr>
                <w:rFonts w:ascii="Times New Roman" w:hAnsi="Times New Roman" w:cs="Times New Roman"/>
                <w:b/>
                <w:bCs/>
                <w:lang w:val="en-GB"/>
              </w:rPr>
            </w:pPr>
            <w:r w:rsidRPr="00FF02E2">
              <w:rPr>
                <w:rFonts w:ascii="Times New Roman" w:hAnsi="Times New Roman" w:cs="Times New Roman"/>
                <w:b/>
                <w:bCs/>
                <w:lang w:val="en-GB"/>
              </w:rPr>
              <w:t>Task 3.3: Drafting of integrated report</w:t>
            </w:r>
          </w:p>
          <w:p w14:paraId="382EDA3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Cs/>
                <w:lang w:val="en-GB"/>
              </w:rPr>
              <w:t>Participant</w:t>
            </w:r>
            <w:r w:rsidRPr="00FF02E2">
              <w:rPr>
                <w:rFonts w:ascii="Times New Roman" w:hAnsi="Times New Roman" w:cs="Times New Roman"/>
                <w:bCs/>
                <w:shd w:val="clear" w:color="auto" w:fill="FFFFFF"/>
                <w:lang w:val="en-GB"/>
              </w:rPr>
              <w:t xml:space="preserve"> 7 (SNS) will write the final report on populist Eurosceptic politics and their reactions, summarising the main findings of this work package. The report will consist </w:t>
            </w:r>
            <w:r w:rsidRPr="00FF02E2">
              <w:rPr>
                <w:rFonts w:ascii="Times New Roman" w:hAnsi="Times New Roman" w:cs="Times New Roman"/>
                <w:shd w:val="clear" w:color="auto" w:fill="FFFFFF"/>
                <w:lang w:val="en-GB"/>
              </w:rPr>
              <w:t xml:space="preserve">of a comparative assessment </w:t>
            </w:r>
            <w:r w:rsidRPr="00FF02E2">
              <w:rPr>
                <w:rFonts w:ascii="Times New Roman" w:hAnsi="Times New Roman" w:cs="Times New Roman"/>
                <w:bCs/>
                <w:shd w:val="clear" w:color="auto" w:fill="FFFFFF"/>
                <w:lang w:val="en-GB"/>
              </w:rPr>
              <w:t>of populist Eurosceptic discourses, organisation, and forms of action, as well as those anti-populist (institutional and non-institutional) responses elaborated at the European level.</w:t>
            </w:r>
          </w:p>
        </w:tc>
      </w:tr>
    </w:tbl>
    <w:p w14:paraId="44102639" w14:textId="77777777" w:rsidR="00F6015A" w:rsidRPr="00FF02E2" w:rsidRDefault="00F6015A" w:rsidP="00F6015A">
      <w:pPr>
        <w:widowControl w:val="0"/>
        <w:autoSpaceDE w:val="0"/>
        <w:autoSpaceDN w:val="0"/>
        <w:adjustRightInd w:val="0"/>
        <w:spacing w:after="120"/>
        <w:ind w:right="-2"/>
        <w:rPr>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36C8C5C1" w14:textId="77777777" w:rsidTr="00455E15">
        <w:tc>
          <w:tcPr>
            <w:tcW w:w="9855" w:type="dxa"/>
            <w:tcBorders>
              <w:top w:val="single" w:sz="6" w:space="0" w:color="auto"/>
              <w:bottom w:val="single" w:sz="6" w:space="0" w:color="auto"/>
            </w:tcBorders>
            <w:tcMar>
              <w:top w:w="100" w:type="nil"/>
              <w:right w:w="100" w:type="nil"/>
            </w:tcMar>
          </w:tcPr>
          <w:p w14:paraId="3A97435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Deliverables</w:t>
            </w:r>
            <w:r w:rsidRPr="00FF02E2">
              <w:rPr>
                <w:rFonts w:ascii="Times New Roman" w:hAnsi="Times New Roman" w:cs="Times New Roman"/>
                <w:lang w:val="en-GB"/>
              </w:rPr>
              <w:t xml:space="preserve"> (brief description and month of delivery)</w:t>
            </w:r>
          </w:p>
          <w:p w14:paraId="57FED990"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b/>
                <w:bCs/>
                <w:lang w:val="en-GB"/>
              </w:rPr>
              <w:t>D3.1: Integrated report on discourses, organisation, and forms of action in Eurosceptic campaigns</w:t>
            </w:r>
            <w:r w:rsidRPr="00FF02E2">
              <w:rPr>
                <w:rFonts w:ascii="Times New Roman" w:hAnsi="Times New Roman" w:cs="Times New Roman"/>
                <w:bCs/>
                <w:lang w:val="en-GB"/>
              </w:rPr>
              <w:t xml:space="preserve"> </w:t>
            </w:r>
            <w:r w:rsidRPr="00FF02E2">
              <w:rPr>
                <w:rFonts w:ascii="Times New Roman" w:hAnsi="Times New Roman" w:cs="Times New Roman"/>
                <w:lang w:val="en-GB"/>
              </w:rPr>
              <w:t xml:space="preserve">(month of </w:t>
            </w:r>
            <w:commentRangeStart w:id="8"/>
            <w:r w:rsidRPr="00FF02E2">
              <w:rPr>
                <w:rFonts w:ascii="Times New Roman" w:hAnsi="Times New Roman" w:cs="Times New Roman"/>
                <w:lang w:val="en-GB"/>
              </w:rPr>
              <w:t>delivery</w:t>
            </w:r>
            <w:commentRangeEnd w:id="8"/>
            <w:r w:rsidRPr="00FF02E2">
              <w:rPr>
                <w:rStyle w:val="Refdecomentario"/>
                <w:rFonts w:ascii="Times New Roman" w:eastAsia="Times New Roman" w:hAnsi="Times New Roman" w:cs="Times New Roman"/>
                <w:lang w:val="en-GB" w:eastAsia="it-IT"/>
              </w:rPr>
              <w:commentReference w:id="8"/>
            </w:r>
            <w:r w:rsidRPr="00FF02E2">
              <w:rPr>
                <w:rFonts w:ascii="Times New Roman" w:hAnsi="Times New Roman" w:cs="Times New Roman"/>
                <w:lang w:val="en-GB"/>
              </w:rPr>
              <w:t xml:space="preserve">: 17, </w:t>
            </w:r>
            <w:proofErr w:type="gramStart"/>
            <w:r w:rsidRPr="00FF02E2">
              <w:rPr>
                <w:rFonts w:ascii="Times New Roman" w:hAnsi="Times New Roman" w:cs="Times New Roman"/>
                <w:lang w:val="en-GB"/>
              </w:rPr>
              <w:t>SNS )</w:t>
            </w:r>
            <w:proofErr w:type="gramEnd"/>
          </w:p>
          <w:p w14:paraId="66ED404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Cs/>
                <w:lang w:val="en-GB"/>
              </w:rPr>
            </w:pPr>
            <w:r w:rsidRPr="00FF02E2">
              <w:rPr>
                <w:rFonts w:ascii="Times New Roman" w:hAnsi="Times New Roman" w:cs="Times New Roman"/>
                <w:lang w:val="en-GB"/>
              </w:rPr>
              <w:t>Report summarising</w:t>
            </w:r>
            <w:r w:rsidRPr="00FF02E2">
              <w:rPr>
                <w:rFonts w:ascii="Times New Roman" w:hAnsi="Times New Roman" w:cs="Times New Roman"/>
                <w:bCs/>
                <w:lang w:val="en-GB"/>
              </w:rPr>
              <w:t xml:space="preserve"> </w:t>
            </w:r>
            <w:r w:rsidRPr="00FF02E2">
              <w:rPr>
                <w:rFonts w:ascii="Times New Roman" w:hAnsi="Times New Roman" w:cs="Times New Roman"/>
                <w:lang w:val="en-GB"/>
              </w:rPr>
              <w:t xml:space="preserve">the main findings of the case study of Eurosceptic campaigns and the EU reactions to populism. </w:t>
            </w:r>
          </w:p>
        </w:tc>
      </w:tr>
    </w:tbl>
    <w:p w14:paraId="4F5759A6" w14:textId="77777777" w:rsidR="00F6015A" w:rsidRPr="00FF02E2" w:rsidRDefault="00F6015A" w:rsidP="00F6015A">
      <w:pPr>
        <w:widowControl w:val="0"/>
        <w:autoSpaceDE w:val="0"/>
        <w:autoSpaceDN w:val="0"/>
        <w:adjustRightInd w:val="0"/>
        <w:spacing w:after="120"/>
        <w:ind w:right="-2"/>
        <w:rPr>
          <w:b/>
          <w:bCs/>
          <w:lang w:val="en-GB"/>
        </w:rPr>
      </w:pPr>
    </w:p>
    <w:p w14:paraId="65171BA8"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b/>
          <w:bCs/>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F6015A" w:rsidRPr="00FF02E2" w14:paraId="4DAFCBA2" w14:textId="77777777" w:rsidTr="00455E15">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428CDA8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30A7D5A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4</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31BCC13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314C0D8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University of Geneva</w:t>
            </w:r>
          </w:p>
        </w:tc>
      </w:tr>
      <w:tr w:rsidR="00F6015A" w:rsidRPr="00FF02E2" w14:paraId="19C96B02"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6C23ECA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Work package title</w:t>
            </w:r>
          </w:p>
        </w:tc>
        <w:tc>
          <w:tcPr>
            <w:tcW w:w="7231" w:type="dxa"/>
            <w:gridSpan w:val="17"/>
          </w:tcPr>
          <w:p w14:paraId="393AA49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Populism in the public sphere</w:t>
            </w:r>
          </w:p>
        </w:tc>
      </w:tr>
      <w:tr w:rsidR="00F6015A" w:rsidRPr="00FF02E2" w14:paraId="109E6372"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5F1AF50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Participant number</w:t>
            </w:r>
          </w:p>
        </w:tc>
        <w:tc>
          <w:tcPr>
            <w:tcW w:w="469" w:type="dxa"/>
          </w:tcPr>
          <w:p w14:paraId="283619E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w:t>
            </w:r>
          </w:p>
        </w:tc>
        <w:tc>
          <w:tcPr>
            <w:tcW w:w="476" w:type="dxa"/>
          </w:tcPr>
          <w:p w14:paraId="3E8D8EE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2</w:t>
            </w:r>
          </w:p>
        </w:tc>
        <w:tc>
          <w:tcPr>
            <w:tcW w:w="465" w:type="dxa"/>
          </w:tcPr>
          <w:p w14:paraId="57AF629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3</w:t>
            </w:r>
          </w:p>
        </w:tc>
        <w:tc>
          <w:tcPr>
            <w:tcW w:w="462" w:type="dxa"/>
            <w:gridSpan w:val="2"/>
          </w:tcPr>
          <w:p w14:paraId="7E67448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4</w:t>
            </w:r>
          </w:p>
        </w:tc>
        <w:tc>
          <w:tcPr>
            <w:tcW w:w="476" w:type="dxa"/>
          </w:tcPr>
          <w:p w14:paraId="5ABCD5E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5</w:t>
            </w:r>
          </w:p>
        </w:tc>
        <w:tc>
          <w:tcPr>
            <w:tcW w:w="476" w:type="dxa"/>
          </w:tcPr>
          <w:p w14:paraId="1967815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6</w:t>
            </w:r>
          </w:p>
        </w:tc>
        <w:tc>
          <w:tcPr>
            <w:tcW w:w="477" w:type="dxa"/>
          </w:tcPr>
          <w:p w14:paraId="32D9F92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7</w:t>
            </w:r>
          </w:p>
        </w:tc>
        <w:tc>
          <w:tcPr>
            <w:tcW w:w="477" w:type="dxa"/>
          </w:tcPr>
          <w:p w14:paraId="6F38A52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8</w:t>
            </w:r>
          </w:p>
        </w:tc>
        <w:tc>
          <w:tcPr>
            <w:tcW w:w="466" w:type="dxa"/>
            <w:gridSpan w:val="2"/>
          </w:tcPr>
          <w:p w14:paraId="6B25EF9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9</w:t>
            </w:r>
          </w:p>
        </w:tc>
        <w:tc>
          <w:tcPr>
            <w:tcW w:w="577" w:type="dxa"/>
          </w:tcPr>
          <w:p w14:paraId="2966377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10</w:t>
            </w:r>
          </w:p>
        </w:tc>
        <w:tc>
          <w:tcPr>
            <w:tcW w:w="468" w:type="dxa"/>
          </w:tcPr>
          <w:p w14:paraId="516AE3E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11</w:t>
            </w:r>
          </w:p>
        </w:tc>
        <w:tc>
          <w:tcPr>
            <w:tcW w:w="525" w:type="dxa"/>
          </w:tcPr>
          <w:p w14:paraId="0CB6626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12</w:t>
            </w:r>
          </w:p>
        </w:tc>
        <w:tc>
          <w:tcPr>
            <w:tcW w:w="567" w:type="dxa"/>
          </w:tcPr>
          <w:p w14:paraId="4BE8B29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13</w:t>
            </w:r>
          </w:p>
        </w:tc>
        <w:tc>
          <w:tcPr>
            <w:tcW w:w="567" w:type="dxa"/>
          </w:tcPr>
          <w:p w14:paraId="39187A7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14</w:t>
            </w:r>
          </w:p>
        </w:tc>
        <w:tc>
          <w:tcPr>
            <w:tcW w:w="283" w:type="dxa"/>
          </w:tcPr>
          <w:p w14:paraId="7B1FDE4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01E8678D"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2759BB6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Short name of participant</w:t>
            </w:r>
          </w:p>
        </w:tc>
        <w:tc>
          <w:tcPr>
            <w:tcW w:w="469" w:type="dxa"/>
            <w:noWrap/>
            <w:tcMar>
              <w:left w:w="85" w:type="dxa"/>
              <w:right w:w="85" w:type="dxa"/>
            </w:tcMar>
          </w:tcPr>
          <w:p w14:paraId="3876E74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4492B97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4BE14EE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1D9C39B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0D5E5CB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7816FC3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24D7BFB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03E2F6F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35287A7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6CEF8EF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3D4D2C4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54A81AE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501DB0F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1E1BD14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2C382B7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7932D15D"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4BD92E3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Person/months per participant:</w:t>
            </w:r>
          </w:p>
        </w:tc>
        <w:tc>
          <w:tcPr>
            <w:tcW w:w="469" w:type="dxa"/>
          </w:tcPr>
          <w:p w14:paraId="65CFC5D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6EE56DE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72B5CB2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433F4C7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6E646A9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1D59C6A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182787B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3F8EE33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67AF2CA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4651496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3778DCF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32C2AC1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715050C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313705F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26ED506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53025255" w14:textId="77777777" w:rsidTr="00455E15">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2D96DB57" w14:textId="77777777" w:rsidR="00F6015A" w:rsidRPr="00FF02E2" w:rsidRDefault="00F6015A" w:rsidP="00455E15">
            <w:pPr>
              <w:widowControl w:val="0"/>
              <w:autoSpaceDE w:val="0"/>
              <w:autoSpaceDN w:val="0"/>
              <w:adjustRightInd w:val="0"/>
              <w:spacing w:after="120"/>
              <w:ind w:left="1191" w:right="-2" w:hanging="1191"/>
              <w:rPr>
                <w:rFonts w:ascii="Times New Roman" w:hAnsi="Times New Roman" w:cs="Times New Roman"/>
                <w:b/>
                <w:bCs/>
                <w:lang w:val="en-GB"/>
              </w:rPr>
            </w:pPr>
            <w:r w:rsidRPr="00FF02E2">
              <w:rPr>
                <w:rFonts w:ascii="Times New Roman" w:hAnsi="Times New Roman" w:cs="Times New Roman"/>
                <w:b/>
                <w:bCs/>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0F696A8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16</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5A279EC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3D03B9F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25</w:t>
            </w:r>
          </w:p>
        </w:tc>
      </w:tr>
    </w:tbl>
    <w:p w14:paraId="1B1D6EA8"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b/>
          <w:bCs/>
          <w:lang w:val="en-GB"/>
        </w:rPr>
      </w:pPr>
    </w:p>
    <w:tbl>
      <w:tblPr>
        <w:tblW w:w="9774"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774"/>
      </w:tblGrid>
      <w:tr w:rsidR="00F6015A" w:rsidRPr="00FF02E2" w14:paraId="7CF296F1" w14:textId="77777777" w:rsidTr="00455E15">
        <w:trPr>
          <w:trHeight w:val="1760"/>
        </w:trPr>
        <w:tc>
          <w:tcPr>
            <w:tcW w:w="9774" w:type="dxa"/>
            <w:tcBorders>
              <w:top w:val="single" w:sz="6" w:space="0" w:color="auto"/>
              <w:bottom w:val="single" w:sz="6" w:space="0" w:color="auto"/>
            </w:tcBorders>
            <w:tcMar>
              <w:top w:w="100" w:type="nil"/>
              <w:right w:w="100" w:type="nil"/>
            </w:tcMar>
          </w:tcPr>
          <w:p w14:paraId="532AEC7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lastRenderedPageBreak/>
              <w:t>Objectives</w:t>
            </w:r>
            <w:r w:rsidRPr="00FF02E2">
              <w:rPr>
                <w:rFonts w:ascii="Times New Roman" w:hAnsi="Times New Roman" w:cs="Times New Roman"/>
                <w:lang w:val="en-GB"/>
              </w:rPr>
              <w:t xml:space="preserve"> </w:t>
            </w:r>
          </w:p>
          <w:p w14:paraId="30BE4502"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lang w:val="en-GB"/>
              </w:rPr>
              <w:t xml:space="preserve">Building on results from WP2 and WP3, the aim of this WP is to study </w:t>
            </w:r>
            <w:r w:rsidRPr="00064EE7">
              <w:rPr>
                <w:rFonts w:ascii="Times New Roman" w:hAnsi="Times New Roman" w:cs="Times New Roman"/>
                <w:u w:val="single"/>
                <w:lang w:val="en-GB"/>
              </w:rPr>
              <w:t>populist and anti-populist discourse in the public domain</w:t>
            </w:r>
            <w:r w:rsidRPr="00FF02E2">
              <w:rPr>
                <w:rFonts w:ascii="Times New Roman" w:hAnsi="Times New Roman" w:cs="Times New Roman"/>
                <w:lang w:val="en-GB"/>
              </w:rPr>
              <w:t xml:space="preserve">. This is a key aspect of the study of populism insofar as the latter can be conceptualized as a discourse that grows out of the opportunity structures created by the crisis of representation, which is in turn fueled by cultural and economic challenges (migration, inequality) that operate within important constraints (globalization, institutional constraints, independent institutions, EU). We will examine the </w:t>
            </w:r>
            <w:r w:rsidRPr="00064EE7">
              <w:rPr>
                <w:rFonts w:ascii="Times New Roman" w:hAnsi="Times New Roman" w:cs="Times New Roman"/>
                <w:u w:val="single"/>
                <w:lang w:val="en-GB"/>
              </w:rPr>
              <w:t>positions of collective actors with regard to these challenges and constraints, and the characteristics of their claims with a comparative and longitudinal perspective</w:t>
            </w:r>
            <w:r>
              <w:rPr>
                <w:rFonts w:ascii="Times New Roman" w:hAnsi="Times New Roman" w:cs="Times New Roman"/>
                <w:lang w:val="en-GB"/>
              </w:rPr>
              <w:t xml:space="preserve"> that will allow to assess</w:t>
            </w:r>
            <w:r w:rsidRPr="00FF02E2">
              <w:rPr>
                <w:rFonts w:ascii="Times New Roman" w:hAnsi="Times New Roman" w:cs="Times New Roman"/>
                <w:lang w:val="en-GB"/>
              </w:rPr>
              <w:t xml:space="preserve"> the increasing saliency of populism in contemporary European politics. </w:t>
            </w:r>
          </w:p>
          <w:p w14:paraId="0E6A24E9" w14:textId="77777777" w:rsidR="00F6015A" w:rsidRPr="00FF02E2" w:rsidRDefault="00F6015A" w:rsidP="00455E15">
            <w:pPr>
              <w:spacing w:after="120"/>
              <w:rPr>
                <w:rFonts w:ascii="Times New Roman" w:hAnsi="Times New Roman" w:cs="Times New Roman"/>
                <w:lang w:val="en-GB"/>
              </w:rPr>
            </w:pPr>
            <w:r>
              <w:rPr>
                <w:rFonts w:ascii="Times New Roman" w:hAnsi="Times New Roman" w:cs="Times New Roman"/>
                <w:lang w:val="en-GB"/>
              </w:rPr>
              <w:t>Our main goal is to analys</w:t>
            </w:r>
            <w:r w:rsidRPr="00FF02E2">
              <w:rPr>
                <w:rFonts w:ascii="Times New Roman" w:hAnsi="Times New Roman" w:cs="Times New Roman"/>
                <w:lang w:val="en-GB"/>
              </w:rPr>
              <w:t xml:space="preserve">e </w:t>
            </w:r>
            <w:r w:rsidRPr="00064EE7">
              <w:rPr>
                <w:rFonts w:ascii="Times New Roman" w:hAnsi="Times New Roman" w:cs="Times New Roman"/>
                <w:u w:val="single"/>
                <w:lang w:val="en-GB"/>
              </w:rPr>
              <w:t>how populist discourses are articulated, and what their consequences in the public sphere</w:t>
            </w:r>
            <w:r w:rsidRPr="00FF02E2">
              <w:rPr>
                <w:rFonts w:ascii="Times New Roman" w:hAnsi="Times New Roman" w:cs="Times New Roman"/>
                <w:lang w:val="en-GB"/>
              </w:rPr>
              <w:t xml:space="preserve">. We expect populist discourses to have significant consequences on a number of political outcomes: emergence of anti-populist discourses, citizen engagement and participation, democratic values, expectations about and evaluations of the functioning of democracy, EU integration preferences and evaluations of the functioning and benefits derived from EU membership. Analyzing populist discourses in the public domain, as seen in both printed and online media, is an important step towards this end. </w:t>
            </w:r>
          </w:p>
          <w:p w14:paraId="1916C78D"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lang w:val="en-GB"/>
              </w:rPr>
              <w:t xml:space="preserve">We will cover </w:t>
            </w:r>
            <w:r w:rsidRPr="00064EE7">
              <w:rPr>
                <w:rFonts w:ascii="Times New Roman" w:hAnsi="Times New Roman" w:cs="Times New Roman"/>
                <w:u w:val="single"/>
                <w:lang w:val="en-GB"/>
              </w:rPr>
              <w:t>both populist and anti-populist discourses from a variety of actors</w:t>
            </w:r>
            <w:r w:rsidRPr="00FF02E2">
              <w:rPr>
                <w:rFonts w:ascii="Times New Roman" w:hAnsi="Times New Roman" w:cs="Times New Roman"/>
                <w:lang w:val="en-GB"/>
              </w:rPr>
              <w:t xml:space="preserve">. Different types of actors (from the left as well as from the right) will be covered. This includes “typical” populist parties and movements, according to the definition adopted in </w:t>
            </w:r>
            <w:r>
              <w:rPr>
                <w:rFonts w:ascii="Times New Roman" w:hAnsi="Times New Roman" w:cs="Times New Roman"/>
                <w:lang w:val="en-GB"/>
              </w:rPr>
              <w:t>WP1</w:t>
            </w:r>
            <w:r w:rsidRPr="00FF02E2">
              <w:rPr>
                <w:rFonts w:ascii="Times New Roman" w:hAnsi="Times New Roman" w:cs="Times New Roman"/>
                <w:lang w:val="en-GB"/>
              </w:rPr>
              <w:t xml:space="preserve">, as well as all other actors (including state actors and policy-makers) who intervene in the public domain by saying or doing something on topics related to populism itself or to the challenges and constraints that characterize European </w:t>
            </w:r>
            <w:commentRangeStart w:id="9"/>
            <w:r w:rsidRPr="00FF02E2">
              <w:rPr>
                <w:rFonts w:ascii="Times New Roman" w:hAnsi="Times New Roman" w:cs="Times New Roman"/>
                <w:lang w:val="en-GB"/>
              </w:rPr>
              <w:t>democracies</w:t>
            </w:r>
            <w:commentRangeEnd w:id="9"/>
            <w:r w:rsidRPr="00FF02E2">
              <w:rPr>
                <w:rStyle w:val="Refdecomentario"/>
                <w:rFonts w:ascii="Times New Roman" w:eastAsia="Times New Roman" w:hAnsi="Times New Roman" w:cs="Times New Roman"/>
                <w:lang w:val="en-GB" w:eastAsia="it-IT"/>
              </w:rPr>
              <w:commentReference w:id="9"/>
            </w:r>
            <w:r w:rsidRPr="00FF02E2">
              <w:rPr>
                <w:rFonts w:ascii="Times New Roman" w:hAnsi="Times New Roman" w:cs="Times New Roman"/>
                <w:lang w:val="en-GB"/>
              </w:rPr>
              <w:t>.</w:t>
            </w:r>
          </w:p>
          <w:p w14:paraId="19F23BF3"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bCs/>
                <w:lang w:val="en-GB"/>
              </w:rPr>
              <w:t xml:space="preserve">Analyses on key variables of interest such as actors, issues, positions, and frames will provide a picture of </w:t>
            </w:r>
            <w:r w:rsidRPr="00FF02E2">
              <w:rPr>
                <w:rFonts w:ascii="Times New Roman" w:hAnsi="Times New Roman" w:cs="Times New Roman"/>
                <w:lang w:val="en-GB"/>
              </w:rPr>
              <w:t xml:space="preserve">how </w:t>
            </w:r>
            <w:r w:rsidRPr="00064EE7">
              <w:rPr>
                <w:rFonts w:ascii="Times New Roman" w:hAnsi="Times New Roman" w:cs="Times New Roman"/>
                <w:u w:val="single"/>
                <w:lang w:val="en-GB"/>
              </w:rPr>
              <w:t>populist discourse varies</w:t>
            </w:r>
            <w:r w:rsidRPr="00FF02E2">
              <w:rPr>
                <w:rFonts w:ascii="Times New Roman" w:hAnsi="Times New Roman" w:cs="Times New Roman"/>
                <w:lang w:val="en-GB"/>
              </w:rPr>
              <w:t xml:space="preserve"> across countries as well as over time, </w:t>
            </w:r>
            <w:r w:rsidRPr="00064EE7">
              <w:rPr>
                <w:rFonts w:ascii="Times New Roman" w:hAnsi="Times New Roman" w:cs="Times New Roman"/>
                <w:u w:val="single"/>
                <w:lang w:val="en-GB"/>
              </w:rPr>
              <w:t>how populist and non-populist actors perceive democracy’s challenges and constraints</w:t>
            </w:r>
            <w:r w:rsidRPr="00FF02E2">
              <w:rPr>
                <w:rFonts w:ascii="Times New Roman" w:hAnsi="Times New Roman" w:cs="Times New Roman"/>
                <w:lang w:val="en-GB"/>
              </w:rPr>
              <w:t xml:space="preserve">, which specific issues are more often emphasized in populist discourses, which specific </w:t>
            </w:r>
            <w:r w:rsidRPr="00064EE7">
              <w:rPr>
                <w:rFonts w:ascii="Times New Roman" w:hAnsi="Times New Roman" w:cs="Times New Roman"/>
                <w:u w:val="single"/>
                <w:lang w:val="en-GB"/>
              </w:rPr>
              <w:t>“host” ideologies are associated with the ideas represented by populism and how important these latter are in the discourse of populist actors</w:t>
            </w:r>
            <w:r w:rsidRPr="00FF02E2">
              <w:rPr>
                <w:rFonts w:ascii="Times New Roman" w:hAnsi="Times New Roman" w:cs="Times New Roman"/>
                <w:lang w:val="en-GB"/>
              </w:rPr>
              <w:t xml:space="preserve">, and </w:t>
            </w:r>
            <w:r w:rsidRPr="00064EE7">
              <w:rPr>
                <w:rFonts w:ascii="Times New Roman" w:hAnsi="Times New Roman" w:cs="Times New Roman"/>
                <w:u w:val="single"/>
                <w:lang w:val="en-GB"/>
              </w:rPr>
              <w:t>how non-populist actors react</w:t>
            </w:r>
            <w:r w:rsidRPr="00FF02E2">
              <w:rPr>
                <w:rFonts w:ascii="Times New Roman" w:hAnsi="Times New Roman" w:cs="Times New Roman"/>
                <w:lang w:val="en-GB"/>
              </w:rPr>
              <w:t xml:space="preserve"> to populism and develop anti-populist discourses. </w:t>
            </w:r>
          </w:p>
        </w:tc>
      </w:tr>
    </w:tbl>
    <w:p w14:paraId="01958833"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709B9347" w14:textId="77777777" w:rsidTr="00455E15">
        <w:tc>
          <w:tcPr>
            <w:tcW w:w="9855" w:type="dxa"/>
            <w:tcBorders>
              <w:top w:val="single" w:sz="6" w:space="0" w:color="auto"/>
              <w:bottom w:val="single" w:sz="6" w:space="0" w:color="auto"/>
            </w:tcBorders>
            <w:tcMar>
              <w:top w:w="100" w:type="nil"/>
              <w:right w:w="100" w:type="nil"/>
            </w:tcMar>
          </w:tcPr>
          <w:p w14:paraId="6096CEB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Description of work</w:t>
            </w:r>
            <w:r w:rsidRPr="00FF02E2">
              <w:rPr>
                <w:rFonts w:ascii="Times New Roman" w:hAnsi="Times New Roman" w:cs="Times New Roman"/>
                <w:lang w:val="en-GB"/>
              </w:rPr>
              <w:t xml:space="preserve"> (where appropriate, broken down into tasks), lead partner and role of participants</w:t>
            </w:r>
          </w:p>
          <w:p w14:paraId="14841EB1"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lang w:val="en-GB"/>
              </w:rPr>
              <w:t xml:space="preserve">Following the method of </w:t>
            </w:r>
            <w:r w:rsidRPr="00625E53">
              <w:rPr>
                <w:rFonts w:ascii="Times New Roman" w:hAnsi="Times New Roman" w:cs="Times New Roman"/>
                <w:u w:val="single"/>
                <w:lang w:val="en-GB"/>
              </w:rPr>
              <w:t>political claims analysis</w:t>
            </w:r>
            <w:r w:rsidRPr="00FF02E2">
              <w:rPr>
                <w:rFonts w:ascii="Times New Roman" w:hAnsi="Times New Roman" w:cs="Times New Roman"/>
                <w:lang w:val="en-GB"/>
              </w:rPr>
              <w:t xml:space="preserve">, which has already proven fruitful in previous research, we will study systematically the actors intervening in public debates, the issues they address, their policy positions, the frames they advance, and more generally the ways in which populist argument are presented and framed in the public domain with relation to democracy’s challenges and constraints. Our national representative samples will enable us to focus not only on atypical events (usually most visible in the media), but will also include the everyday debates about populism and democracy. At the same time, our period of study will allow for assessing diachronic changes in terms of public reactions to these issues. </w:t>
            </w:r>
          </w:p>
          <w:p w14:paraId="2B9A28B2"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lang w:val="en-GB"/>
              </w:rPr>
              <w:t>The systematic data collection and analysis will be carried out in each country based on common guidelines. The information will first be summarized in national reports and then an integrated report (and dataset) will be elaborated allowing for cross-national comparative analyses.</w:t>
            </w:r>
          </w:p>
          <w:p w14:paraId="5417F793"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lang w:val="en-GB"/>
              </w:rPr>
              <w:t xml:space="preserve">Participant 2 (UNIGE) coordinates WP2, with the support of participant 11 (ICL). This also includes preparing the codebook and the database, and writing the integrated report, which will be based on national reports provided by participants. </w:t>
            </w:r>
            <w:r w:rsidRPr="00FF02E2">
              <w:rPr>
                <w:rFonts w:ascii="TimesNewRomanPSMT" w:hAnsi="TimesNewRomanPSMT" w:cs="TimesNewRomanPSMT"/>
                <w:lang w:val="en-GB"/>
              </w:rPr>
              <w:t xml:space="preserve">Participants 1, 2, 3, 4, 5, 6, 8, 9, 10, 11, 12, 13 </w:t>
            </w:r>
            <w:r w:rsidRPr="00FF02E2">
              <w:rPr>
                <w:rFonts w:ascii="Times New Roman" w:hAnsi="Times New Roman" w:cs="Times New Roman"/>
                <w:lang w:val="en-GB"/>
              </w:rPr>
              <w:lastRenderedPageBreak/>
              <w:t>will carry out the data collection and analysis on their own country for this WP.</w:t>
            </w:r>
          </w:p>
          <w:p w14:paraId="3681A41C" w14:textId="77777777" w:rsidR="00F6015A" w:rsidRPr="00FF02E2" w:rsidRDefault="00F6015A" w:rsidP="00455E15">
            <w:pPr>
              <w:spacing w:after="120"/>
              <w:rPr>
                <w:rFonts w:ascii="Times New Roman" w:hAnsi="Times New Roman" w:cs="Times New Roman"/>
                <w:b/>
                <w:bCs/>
                <w:lang w:val="en-GB"/>
              </w:rPr>
            </w:pPr>
            <w:r w:rsidRPr="00FF02E2">
              <w:rPr>
                <w:rFonts w:ascii="Times New Roman" w:hAnsi="Times New Roman" w:cs="Times New Roman"/>
                <w:b/>
                <w:bCs/>
                <w:lang w:val="en-GB"/>
              </w:rPr>
              <w:t>Task 4.1. Preparation of codebook for the political claim analysis</w:t>
            </w:r>
          </w:p>
          <w:p w14:paraId="26819A9E" w14:textId="77777777" w:rsidR="00F6015A" w:rsidRPr="00FF02E2" w:rsidRDefault="00F6015A" w:rsidP="00455E15">
            <w:pPr>
              <w:spacing w:after="120"/>
              <w:rPr>
                <w:rFonts w:ascii="Times New Roman" w:hAnsi="Times New Roman" w:cs="Times New Roman"/>
                <w:b/>
                <w:bCs/>
                <w:lang w:val="en-GB"/>
              </w:rPr>
            </w:pPr>
            <w:r w:rsidRPr="00FF02E2">
              <w:rPr>
                <w:rFonts w:ascii="Times New Roman" w:hAnsi="Times New Roman" w:cs="Times New Roman"/>
                <w:bCs/>
                <w:lang w:val="en-GB"/>
              </w:rPr>
              <w:t>This task consists in preparing the codebook for the political claims analysis. It will be made of two parts. The first part will include instructions concerning the definition, sampling, and coding of claims. The second part will include the variables and categories to be used in the coding. The main variables refer to the</w:t>
            </w:r>
            <w:r w:rsidRPr="00FF02E2">
              <w:rPr>
                <w:rFonts w:ascii="Times New Roman" w:hAnsi="Times New Roman" w:cs="Times New Roman"/>
                <w:lang w:val="en-GB"/>
              </w:rPr>
              <w:t xml:space="preserve"> actors intervening in public debates, the issues they address, their policy positions, the frames they advance, the targets of populist discourses, and more generally the way in which populist argument are presented and framed in the public domain (including the ways in which “the people” are defined). Participant 2 (UNIGE) will be responsible for the preparation of the codebook.</w:t>
            </w:r>
          </w:p>
          <w:p w14:paraId="55156E12" w14:textId="77777777" w:rsidR="00F6015A" w:rsidRPr="00FF02E2" w:rsidRDefault="00F6015A" w:rsidP="00455E15">
            <w:pPr>
              <w:spacing w:after="120"/>
              <w:rPr>
                <w:rFonts w:ascii="Times New Roman" w:hAnsi="Times New Roman" w:cs="Times New Roman"/>
                <w:b/>
                <w:bCs/>
                <w:lang w:val="en-GB"/>
              </w:rPr>
            </w:pPr>
            <w:r w:rsidRPr="00FF02E2">
              <w:rPr>
                <w:rFonts w:ascii="Times New Roman" w:hAnsi="Times New Roman" w:cs="Times New Roman"/>
                <w:b/>
                <w:bCs/>
                <w:lang w:val="en-GB"/>
              </w:rPr>
              <w:t>Task 4.2. Sampling and pretest</w:t>
            </w:r>
          </w:p>
          <w:p w14:paraId="322C9E1A"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lang w:val="en-GB"/>
              </w:rPr>
              <w:t xml:space="preserve">Sampling will follow a two-step procedure. In the first step, we will select five national newspapers of different political or ideological orientation and including both quality and tabloid-like newspapers in each country and sample from them by relevant keyword searches for each country for the period 2007-2017 (or the latest data available). From the set of articles thus generated, we will draw a representative sample of interventions in each country. The sample should be large enough to have a sufficient number of cases in the analytical categories to allow for quantitative analyses (tentative target: 1000 claims per country). The codebook will be pretested on a small sample of claims before starting the coding. Coders will be trained to the use of the codebook and inter-coder reliability tests will be applied. </w:t>
            </w:r>
            <w:r w:rsidRPr="00FF02E2">
              <w:rPr>
                <w:rFonts w:ascii="TimesNewRomanPSMT" w:hAnsi="TimesNewRomanPSMT" w:cs="TimesNewRomanPSMT"/>
                <w:lang w:val="en-GB"/>
              </w:rPr>
              <w:t xml:space="preserve">Participants 1, 2, 3, 4, 5, 6, 8, 9, 10, 11, 12, 13 </w:t>
            </w:r>
            <w:r w:rsidRPr="00FF02E2">
              <w:rPr>
                <w:rFonts w:ascii="Times New Roman" w:hAnsi="Times New Roman" w:cs="Times New Roman"/>
                <w:lang w:val="en-GB"/>
              </w:rPr>
              <w:t xml:space="preserve">will carry out the sampling and coding for their respective country under the supervision of the WP leadership.  </w:t>
            </w:r>
          </w:p>
          <w:p w14:paraId="74BA250F" w14:textId="77777777" w:rsidR="00F6015A" w:rsidRPr="00FF02E2" w:rsidRDefault="00F6015A" w:rsidP="00455E15">
            <w:pPr>
              <w:spacing w:after="120"/>
              <w:rPr>
                <w:rFonts w:ascii="Times New Roman" w:hAnsi="Times New Roman" w:cs="Times New Roman"/>
                <w:b/>
                <w:bCs/>
                <w:lang w:val="en-GB"/>
              </w:rPr>
            </w:pPr>
            <w:r w:rsidRPr="00FF02E2">
              <w:rPr>
                <w:rFonts w:ascii="Times New Roman" w:hAnsi="Times New Roman" w:cs="Times New Roman"/>
                <w:b/>
                <w:bCs/>
                <w:lang w:val="en-GB"/>
              </w:rPr>
              <w:t>Task 4.3. Coding of political claims</w:t>
            </w:r>
          </w:p>
          <w:p w14:paraId="242C9395"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bCs/>
                <w:lang w:val="en-GB"/>
              </w:rPr>
              <w:t>Coding will follow the method of political claims analysis. This method consists in standardizing the information on claims retrieved on media sources (in this case, newspapers) in numerical form by the use of categories at different levels of generality. A</w:t>
            </w:r>
            <w:r w:rsidRPr="00FF02E2">
              <w:rPr>
                <w:rFonts w:ascii="Times New Roman" w:hAnsi="Times New Roman" w:cs="Times New Roman"/>
                <w:lang w:val="en-GB"/>
              </w:rPr>
              <w:t xml:space="preserve"> claim is a unit of strategic action in the public sphere. It consists of the expression of a political opinion by some form of physical or verbal action, regardless of the form this expression takes and regardless of the nature of the actor. The data from each country will be collected and merged into a comparative dataset.</w:t>
            </w:r>
          </w:p>
          <w:p w14:paraId="5D267A97" w14:textId="77777777" w:rsidR="00F6015A" w:rsidRPr="00FF02E2" w:rsidRDefault="00F6015A" w:rsidP="00455E15">
            <w:pPr>
              <w:spacing w:after="120"/>
              <w:rPr>
                <w:rFonts w:ascii="Times New Roman" w:hAnsi="Times New Roman" w:cs="Times New Roman"/>
                <w:b/>
                <w:bCs/>
                <w:lang w:val="en-GB"/>
              </w:rPr>
            </w:pPr>
            <w:r w:rsidRPr="00FF02E2">
              <w:rPr>
                <w:rFonts w:ascii="Times New Roman" w:hAnsi="Times New Roman" w:cs="Times New Roman"/>
                <w:b/>
                <w:bCs/>
                <w:lang w:val="en-GB"/>
              </w:rPr>
              <w:t>Task 4.4. Analysis of political claims data</w:t>
            </w:r>
          </w:p>
          <w:p w14:paraId="2839ED4A" w14:textId="77777777" w:rsidR="00F6015A" w:rsidRPr="00FF02E2" w:rsidRDefault="00F6015A" w:rsidP="00455E15">
            <w:pPr>
              <w:spacing w:after="120"/>
              <w:rPr>
                <w:rFonts w:ascii="Times New Roman" w:hAnsi="Times New Roman" w:cs="Times New Roman"/>
                <w:b/>
                <w:bCs/>
                <w:lang w:val="en-GB"/>
              </w:rPr>
            </w:pPr>
            <w:r w:rsidRPr="00FF02E2">
              <w:rPr>
                <w:rFonts w:ascii="Times New Roman" w:hAnsi="Times New Roman" w:cs="Times New Roman"/>
                <w:lang w:val="en-GB"/>
              </w:rPr>
              <w:t xml:space="preserve">The political claims data will be analysed through traditional statistical methods (for example, cross-tabulations and regressions). </w:t>
            </w:r>
            <w:commentRangeStart w:id="10"/>
            <w:r w:rsidRPr="00FF02E2">
              <w:rPr>
                <w:rFonts w:ascii="Times New Roman" w:hAnsi="Times New Roman" w:cs="Times New Roman"/>
                <w:lang w:val="en-GB"/>
              </w:rPr>
              <w:t xml:space="preserve">Participants 2 (UNIGE) and 11 (UCL) will be responsible for coordinating the analysis. </w:t>
            </w:r>
            <w:commentRangeEnd w:id="10"/>
            <w:r w:rsidRPr="00FF02E2">
              <w:rPr>
                <w:rStyle w:val="Refdecomentario"/>
                <w:rFonts w:ascii="Times New Roman" w:eastAsia="Times New Roman" w:hAnsi="Times New Roman" w:cs="Times New Roman"/>
                <w:lang w:val="en-GB" w:eastAsia="it-IT"/>
              </w:rPr>
              <w:commentReference w:id="10"/>
            </w:r>
          </w:p>
          <w:p w14:paraId="51510214" w14:textId="77777777" w:rsidR="00F6015A" w:rsidRPr="00FF02E2" w:rsidRDefault="00F6015A" w:rsidP="00455E15">
            <w:pPr>
              <w:spacing w:after="120"/>
              <w:rPr>
                <w:rFonts w:ascii="Times New Roman" w:hAnsi="Times New Roman" w:cs="Times New Roman"/>
                <w:b/>
                <w:bCs/>
                <w:lang w:val="en-GB"/>
              </w:rPr>
            </w:pPr>
            <w:r w:rsidRPr="00FF02E2">
              <w:rPr>
                <w:rFonts w:ascii="Times New Roman" w:hAnsi="Times New Roman" w:cs="Times New Roman"/>
                <w:b/>
                <w:bCs/>
                <w:lang w:val="en-GB"/>
              </w:rPr>
              <w:t>Task 4.5. Drafting of integrated report on collective responses to crises in the public domain</w:t>
            </w:r>
          </w:p>
          <w:p w14:paraId="2BC99D1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Cs/>
                <w:lang w:val="en-GB"/>
              </w:rPr>
              <w:t xml:space="preserve">Participant 2 (UNIGE) will write the integrated report, summarizing the main findings of this WP, with the collaboration of participant 11 (UCL). The report will consist </w:t>
            </w:r>
            <w:r w:rsidRPr="00FF02E2">
              <w:rPr>
                <w:rFonts w:ascii="Times New Roman" w:hAnsi="Times New Roman" w:cs="Times New Roman"/>
                <w:lang w:val="en-GB"/>
              </w:rPr>
              <w:t xml:space="preserve">of a comparative assessment </w:t>
            </w:r>
            <w:r w:rsidRPr="00FF02E2">
              <w:rPr>
                <w:rFonts w:ascii="Times New Roman" w:hAnsi="Times New Roman" w:cs="Times New Roman"/>
                <w:bCs/>
                <w:lang w:val="en-GB"/>
              </w:rPr>
              <w:t xml:space="preserve">of populist and anti-populist discourses as they appear in the public domain. </w:t>
            </w:r>
            <w:r w:rsidRPr="00FF02E2">
              <w:rPr>
                <w:rFonts w:ascii="Times New Roman" w:hAnsi="Times New Roman" w:cs="Times New Roman"/>
                <w:bCs/>
                <w:highlight w:val="yellow"/>
                <w:lang w:val="en-GB"/>
              </w:rPr>
              <w:t xml:space="preserve"> </w:t>
            </w:r>
            <w:r w:rsidRPr="00FF02E2">
              <w:rPr>
                <w:rStyle w:val="Refdecomentario"/>
                <w:rFonts w:ascii="Times New Roman" w:eastAsia="Times New Roman" w:hAnsi="Times New Roman" w:cs="Times New Roman"/>
                <w:lang w:val="en-GB" w:eastAsia="it-IT"/>
              </w:rPr>
              <w:commentReference w:id="11"/>
            </w:r>
            <w:r w:rsidRPr="00FF02E2">
              <w:rPr>
                <w:rFonts w:ascii="Times New Roman" w:hAnsi="Times New Roman" w:cs="Times New Roman"/>
                <w:bCs/>
                <w:lang w:val="en-GB"/>
              </w:rPr>
              <w:t xml:space="preserve"> </w:t>
            </w:r>
          </w:p>
        </w:tc>
      </w:tr>
    </w:tbl>
    <w:p w14:paraId="1B6DFF89"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2E61F955" w14:textId="77777777" w:rsidTr="00455E15">
        <w:tc>
          <w:tcPr>
            <w:tcW w:w="9855" w:type="dxa"/>
            <w:tcBorders>
              <w:top w:val="single" w:sz="6" w:space="0" w:color="auto"/>
              <w:bottom w:val="single" w:sz="6" w:space="0" w:color="auto"/>
            </w:tcBorders>
            <w:tcMar>
              <w:top w:w="100" w:type="nil"/>
              <w:right w:w="100" w:type="nil"/>
            </w:tcMar>
          </w:tcPr>
          <w:p w14:paraId="65F0DE3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Deliverables</w:t>
            </w:r>
            <w:r w:rsidRPr="00FF02E2">
              <w:rPr>
                <w:rFonts w:ascii="Times New Roman" w:hAnsi="Times New Roman" w:cs="Times New Roman"/>
                <w:lang w:val="en-GB"/>
              </w:rPr>
              <w:t xml:space="preserve"> (brief description and month of delivery)</w:t>
            </w:r>
          </w:p>
          <w:p w14:paraId="648AE88F"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b/>
                <w:bCs/>
                <w:lang w:val="en-GB"/>
              </w:rPr>
              <w:t>D4.1: Codebook for the political claims analysis</w:t>
            </w:r>
            <w:r w:rsidRPr="00FF02E2">
              <w:rPr>
                <w:rFonts w:ascii="Times New Roman" w:hAnsi="Times New Roman" w:cs="Times New Roman"/>
                <w:bCs/>
                <w:lang w:val="en-GB"/>
              </w:rPr>
              <w:t xml:space="preserve"> </w:t>
            </w:r>
            <w:r w:rsidRPr="00FF02E2">
              <w:rPr>
                <w:rFonts w:ascii="Times New Roman" w:hAnsi="Times New Roman" w:cs="Times New Roman"/>
                <w:lang w:val="en-GB"/>
              </w:rPr>
              <w:t>(month of delivery: 19, UNIGE)</w:t>
            </w:r>
          </w:p>
          <w:p w14:paraId="40088F57"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bCs/>
                <w:lang w:val="en-GB"/>
              </w:rPr>
              <w:t>Codebook for the political claims analysis including instructions concerning the definition, sampling, and coding of claims and the variables and categories to be used in the coding.</w:t>
            </w:r>
          </w:p>
          <w:p w14:paraId="236FCAD5"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b/>
                <w:bCs/>
                <w:lang w:val="en-GB"/>
              </w:rPr>
              <w:t>D4.2: Integrated report on populism in the public sphere</w:t>
            </w:r>
            <w:r w:rsidRPr="00FF02E2">
              <w:rPr>
                <w:rFonts w:ascii="Times New Roman" w:hAnsi="Times New Roman" w:cs="Times New Roman"/>
                <w:bCs/>
                <w:lang w:val="en-GB"/>
              </w:rPr>
              <w:t xml:space="preserve"> </w:t>
            </w:r>
            <w:r w:rsidRPr="00FF02E2">
              <w:rPr>
                <w:rFonts w:ascii="Times New Roman" w:hAnsi="Times New Roman" w:cs="Times New Roman"/>
                <w:lang w:val="en-GB"/>
              </w:rPr>
              <w:t>(month of delivery: 26, UNIGE)</w:t>
            </w:r>
          </w:p>
          <w:p w14:paraId="12C5192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lastRenderedPageBreak/>
              <w:t xml:space="preserve">Report, </w:t>
            </w:r>
            <w:r w:rsidRPr="00FF02E2">
              <w:rPr>
                <w:rFonts w:ascii="Times New Roman" w:hAnsi="Times New Roman" w:cs="Times New Roman"/>
                <w:bCs/>
                <w:lang w:val="en-GB"/>
              </w:rPr>
              <w:t>based on national reports provided by participants,</w:t>
            </w:r>
            <w:r w:rsidRPr="00FF02E2">
              <w:rPr>
                <w:rFonts w:ascii="Times New Roman" w:hAnsi="Times New Roman" w:cs="Times New Roman"/>
                <w:lang w:val="en-GB"/>
              </w:rPr>
              <w:t xml:space="preserve"> summarizing</w:t>
            </w:r>
            <w:r w:rsidRPr="00FF02E2">
              <w:rPr>
                <w:rFonts w:ascii="Times New Roman" w:hAnsi="Times New Roman" w:cs="Times New Roman"/>
                <w:bCs/>
                <w:lang w:val="en-GB"/>
              </w:rPr>
              <w:t xml:space="preserve"> </w:t>
            </w:r>
            <w:r w:rsidRPr="00FF02E2">
              <w:rPr>
                <w:rFonts w:ascii="Times New Roman" w:hAnsi="Times New Roman" w:cs="Times New Roman"/>
                <w:lang w:val="en-GB"/>
              </w:rPr>
              <w:t xml:space="preserve">the main findings of WP4, consisting of a comparative assessment </w:t>
            </w:r>
            <w:r w:rsidRPr="00FF02E2">
              <w:rPr>
                <w:rFonts w:ascii="Times New Roman" w:hAnsi="Times New Roman" w:cs="Times New Roman"/>
                <w:bCs/>
                <w:lang w:val="en-GB"/>
              </w:rPr>
              <w:t>of populist and anti-populist discourses as they appear in the public domain.</w:t>
            </w:r>
          </w:p>
        </w:tc>
      </w:tr>
    </w:tbl>
    <w:p w14:paraId="7FA6EC65"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b/>
          <w:bCs/>
          <w:lang w:val="en-GB"/>
        </w:rPr>
      </w:pPr>
    </w:p>
    <w:p w14:paraId="41C7D993"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b/>
          <w:bCs/>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F6015A" w:rsidRPr="00FF02E2" w14:paraId="1B5EECA7" w14:textId="77777777" w:rsidTr="00455E15">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2AF2B20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3BA5417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5</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4DCC3FA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2FB3AF7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University of Sheffield</w:t>
            </w:r>
          </w:p>
        </w:tc>
      </w:tr>
      <w:tr w:rsidR="00F6015A" w:rsidRPr="00FF02E2" w14:paraId="67A86ECC"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23A991A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Work package title</w:t>
            </w:r>
          </w:p>
        </w:tc>
        <w:tc>
          <w:tcPr>
            <w:tcW w:w="7231" w:type="dxa"/>
            <w:gridSpan w:val="17"/>
          </w:tcPr>
          <w:p w14:paraId="3B452BA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Populism in European societies</w:t>
            </w:r>
          </w:p>
        </w:tc>
      </w:tr>
      <w:tr w:rsidR="00F6015A" w:rsidRPr="00FF02E2" w14:paraId="0DDC9442"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43AF6CB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Participant number</w:t>
            </w:r>
          </w:p>
        </w:tc>
        <w:tc>
          <w:tcPr>
            <w:tcW w:w="469" w:type="dxa"/>
          </w:tcPr>
          <w:p w14:paraId="3BEB665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w:t>
            </w:r>
          </w:p>
        </w:tc>
        <w:tc>
          <w:tcPr>
            <w:tcW w:w="476" w:type="dxa"/>
          </w:tcPr>
          <w:p w14:paraId="50C16BE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2</w:t>
            </w:r>
          </w:p>
        </w:tc>
        <w:tc>
          <w:tcPr>
            <w:tcW w:w="465" w:type="dxa"/>
          </w:tcPr>
          <w:p w14:paraId="27561A8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3</w:t>
            </w:r>
          </w:p>
        </w:tc>
        <w:tc>
          <w:tcPr>
            <w:tcW w:w="462" w:type="dxa"/>
            <w:gridSpan w:val="2"/>
          </w:tcPr>
          <w:p w14:paraId="2D45303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4</w:t>
            </w:r>
          </w:p>
        </w:tc>
        <w:tc>
          <w:tcPr>
            <w:tcW w:w="476" w:type="dxa"/>
          </w:tcPr>
          <w:p w14:paraId="5257B97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5</w:t>
            </w:r>
          </w:p>
        </w:tc>
        <w:tc>
          <w:tcPr>
            <w:tcW w:w="476" w:type="dxa"/>
          </w:tcPr>
          <w:p w14:paraId="0A741F3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6</w:t>
            </w:r>
          </w:p>
        </w:tc>
        <w:tc>
          <w:tcPr>
            <w:tcW w:w="477" w:type="dxa"/>
          </w:tcPr>
          <w:p w14:paraId="23DE784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7</w:t>
            </w:r>
          </w:p>
        </w:tc>
        <w:tc>
          <w:tcPr>
            <w:tcW w:w="477" w:type="dxa"/>
          </w:tcPr>
          <w:p w14:paraId="28B8A92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8</w:t>
            </w:r>
          </w:p>
        </w:tc>
        <w:tc>
          <w:tcPr>
            <w:tcW w:w="466" w:type="dxa"/>
            <w:gridSpan w:val="2"/>
          </w:tcPr>
          <w:p w14:paraId="4F3D74C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9</w:t>
            </w:r>
          </w:p>
        </w:tc>
        <w:tc>
          <w:tcPr>
            <w:tcW w:w="577" w:type="dxa"/>
          </w:tcPr>
          <w:p w14:paraId="03B6316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10</w:t>
            </w:r>
          </w:p>
        </w:tc>
        <w:tc>
          <w:tcPr>
            <w:tcW w:w="468" w:type="dxa"/>
          </w:tcPr>
          <w:p w14:paraId="7F91922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11</w:t>
            </w:r>
          </w:p>
        </w:tc>
        <w:tc>
          <w:tcPr>
            <w:tcW w:w="525" w:type="dxa"/>
          </w:tcPr>
          <w:p w14:paraId="0EA0F7A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12</w:t>
            </w:r>
          </w:p>
        </w:tc>
        <w:tc>
          <w:tcPr>
            <w:tcW w:w="567" w:type="dxa"/>
          </w:tcPr>
          <w:p w14:paraId="5049838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13</w:t>
            </w:r>
          </w:p>
        </w:tc>
        <w:tc>
          <w:tcPr>
            <w:tcW w:w="567" w:type="dxa"/>
          </w:tcPr>
          <w:p w14:paraId="2F47C54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14</w:t>
            </w:r>
          </w:p>
        </w:tc>
        <w:tc>
          <w:tcPr>
            <w:tcW w:w="283" w:type="dxa"/>
          </w:tcPr>
          <w:p w14:paraId="6F6842E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077F98FB"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62305BC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Short name of participant</w:t>
            </w:r>
          </w:p>
        </w:tc>
        <w:tc>
          <w:tcPr>
            <w:tcW w:w="469" w:type="dxa"/>
            <w:noWrap/>
            <w:tcMar>
              <w:left w:w="85" w:type="dxa"/>
              <w:right w:w="85" w:type="dxa"/>
            </w:tcMar>
          </w:tcPr>
          <w:p w14:paraId="743CC24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59F6A68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665EE5C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61A0E1B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740144E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6FBD876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5500052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7CD1C24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1617820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1EE404D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2C9950D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10C01C0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350122E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07A494E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4FF1BA2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6B522C55"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451C7FB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Person/months per participant:</w:t>
            </w:r>
          </w:p>
        </w:tc>
        <w:tc>
          <w:tcPr>
            <w:tcW w:w="469" w:type="dxa"/>
          </w:tcPr>
          <w:p w14:paraId="715D7C7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2A7C659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0151A6E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347D828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4E044F6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16660A4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63A5134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4EE110D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2B50BD1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5373B84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1972801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58A8166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4370E59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5D244F6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55063CA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6E7DFFD1" w14:textId="77777777" w:rsidTr="00455E15">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4A7BAC45" w14:textId="77777777" w:rsidR="00F6015A" w:rsidRPr="00FF02E2" w:rsidRDefault="00F6015A" w:rsidP="00455E15">
            <w:pPr>
              <w:widowControl w:val="0"/>
              <w:autoSpaceDE w:val="0"/>
              <w:autoSpaceDN w:val="0"/>
              <w:adjustRightInd w:val="0"/>
              <w:spacing w:after="120"/>
              <w:ind w:left="1191" w:right="-2" w:hanging="1191"/>
              <w:rPr>
                <w:rFonts w:ascii="Times New Roman" w:hAnsi="Times New Roman" w:cs="Times New Roman"/>
                <w:b/>
                <w:bCs/>
                <w:lang w:val="en-GB"/>
              </w:rPr>
            </w:pPr>
            <w:r w:rsidRPr="00FF02E2">
              <w:rPr>
                <w:rFonts w:ascii="Times New Roman" w:hAnsi="Times New Roman" w:cs="Times New Roman"/>
                <w:b/>
                <w:bCs/>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058CA26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20</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7F3FA40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4785AE5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26</w:t>
            </w:r>
          </w:p>
        </w:tc>
      </w:tr>
    </w:tbl>
    <w:p w14:paraId="72CBE850"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b/>
          <w:bCs/>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10A37F80" w14:textId="77777777" w:rsidTr="00455E15">
        <w:tc>
          <w:tcPr>
            <w:tcW w:w="9855" w:type="dxa"/>
            <w:tcBorders>
              <w:top w:val="single" w:sz="6" w:space="0" w:color="auto"/>
              <w:bottom w:val="single" w:sz="6" w:space="0" w:color="auto"/>
            </w:tcBorders>
            <w:tcMar>
              <w:top w:w="100" w:type="nil"/>
              <w:right w:w="100" w:type="nil"/>
            </w:tcMar>
          </w:tcPr>
          <w:p w14:paraId="139C3AC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Objectives</w:t>
            </w:r>
            <w:r w:rsidRPr="00FF02E2">
              <w:rPr>
                <w:rFonts w:ascii="Times New Roman" w:hAnsi="Times New Roman" w:cs="Times New Roman"/>
                <w:lang w:val="en-GB"/>
              </w:rPr>
              <w:t xml:space="preserve"> </w:t>
            </w:r>
          </w:p>
          <w:p w14:paraId="6B87A58E" w14:textId="77777777" w:rsidR="00F6015A" w:rsidRPr="00FF02E2" w:rsidRDefault="00F6015A" w:rsidP="00455E15">
            <w:pPr>
              <w:autoSpaceDE w:val="0"/>
              <w:autoSpaceDN w:val="0"/>
              <w:adjustRightInd w:val="0"/>
              <w:spacing w:after="120"/>
              <w:rPr>
                <w:rFonts w:ascii="Times New Roman" w:hAnsi="Times New Roman" w:cs="Times New Roman"/>
                <w:lang w:val="en-GB"/>
              </w:rPr>
            </w:pPr>
            <w:r w:rsidRPr="00FF02E2">
              <w:rPr>
                <w:rFonts w:ascii="Times New Roman" w:hAnsi="Times New Roman" w:cs="Times New Roman"/>
                <w:lang w:val="en-GB"/>
              </w:rPr>
              <w:t xml:space="preserve">Building on the results from WP2, WP3 and WP4, the aim of this work-package is to </w:t>
            </w:r>
            <w:r w:rsidRPr="00064EE7">
              <w:rPr>
                <w:rFonts w:ascii="Times New Roman" w:hAnsi="Times New Roman" w:cs="Times New Roman"/>
                <w:u w:val="single"/>
                <w:lang w:val="en-GB"/>
              </w:rPr>
              <w:t>study populist attitudes and their correlates amongst citizens</w:t>
            </w:r>
            <w:r w:rsidRPr="00FF02E2">
              <w:rPr>
                <w:rFonts w:ascii="Times New Roman" w:hAnsi="Times New Roman" w:cs="Times New Roman"/>
                <w:lang w:val="en-GB"/>
              </w:rPr>
              <w:t xml:space="preserve">. To this end, the first objective of the work-package is to investigate by means of a population survey how citizens stand with respect to the </w:t>
            </w:r>
            <w:r w:rsidRPr="00064EE7">
              <w:rPr>
                <w:rFonts w:ascii="Times New Roman" w:hAnsi="Times New Roman" w:cs="Times New Roman"/>
                <w:u w:val="single"/>
                <w:lang w:val="en-GB"/>
              </w:rPr>
              <w:t>main components of the ideational definition of populism</w:t>
            </w:r>
            <w:r w:rsidRPr="00FF02E2">
              <w:rPr>
                <w:rFonts w:ascii="Times New Roman" w:hAnsi="Times New Roman" w:cs="Times New Roman"/>
                <w:lang w:val="en-GB"/>
              </w:rPr>
              <w:t xml:space="preserve"> (anti-elitism, people-centrism and primacy of popular sovereignity), how they see </w:t>
            </w:r>
            <w:r w:rsidRPr="00064EE7">
              <w:rPr>
                <w:rFonts w:ascii="Times New Roman" w:hAnsi="Times New Roman" w:cs="Times New Roman"/>
                <w:u w:val="single"/>
                <w:lang w:val="en-GB"/>
              </w:rPr>
              <w:t>democracy’s challenges</w:t>
            </w:r>
            <w:r w:rsidRPr="00FF02E2">
              <w:rPr>
                <w:rFonts w:ascii="Times New Roman" w:hAnsi="Times New Roman" w:cs="Times New Roman"/>
                <w:lang w:val="en-GB"/>
              </w:rPr>
              <w:t xml:space="preserve"> (immigration, inequality and constrains (economic, institutional), and how </w:t>
            </w:r>
            <w:r w:rsidRPr="00064EE7">
              <w:rPr>
                <w:rFonts w:ascii="Times New Roman" w:hAnsi="Times New Roman" w:cs="Times New Roman"/>
                <w:u w:val="single"/>
                <w:lang w:val="en-GB"/>
              </w:rPr>
              <w:t xml:space="preserve">they perceive the associated crisis </w:t>
            </w:r>
            <w:r>
              <w:rPr>
                <w:rFonts w:ascii="Times New Roman" w:hAnsi="Times New Roman" w:cs="Times New Roman"/>
                <w:u w:val="single"/>
                <w:lang w:val="en-GB"/>
              </w:rPr>
              <w:t>of legitimacy and representation</w:t>
            </w:r>
            <w:r w:rsidRPr="00064EE7">
              <w:rPr>
                <w:rFonts w:ascii="Times New Roman" w:hAnsi="Times New Roman" w:cs="Times New Roman"/>
                <w:u w:val="single"/>
                <w:lang w:val="en-GB"/>
              </w:rPr>
              <w:t xml:space="preserve"> affecting European democracies and the EU</w:t>
            </w:r>
            <w:r w:rsidRPr="00FF02E2">
              <w:rPr>
                <w:rFonts w:ascii="Times New Roman" w:hAnsi="Times New Roman" w:cs="Times New Roman"/>
                <w:lang w:val="en-GB"/>
              </w:rPr>
              <w:t xml:space="preserve">. </w:t>
            </w:r>
          </w:p>
          <w:p w14:paraId="4DE71A71" w14:textId="77777777" w:rsidR="00F6015A" w:rsidRPr="00FF02E2" w:rsidRDefault="00F6015A" w:rsidP="00455E15">
            <w:pPr>
              <w:autoSpaceDE w:val="0"/>
              <w:autoSpaceDN w:val="0"/>
              <w:adjustRightInd w:val="0"/>
              <w:spacing w:after="120"/>
              <w:rPr>
                <w:rFonts w:ascii="Times New Roman" w:hAnsi="Times New Roman" w:cs="Times New Roman"/>
                <w:lang w:val="en-GB"/>
              </w:rPr>
            </w:pPr>
            <w:r w:rsidRPr="00FF02E2">
              <w:rPr>
                <w:rFonts w:ascii="Times New Roman" w:hAnsi="Times New Roman" w:cs="Times New Roman"/>
                <w:lang w:val="en-GB"/>
              </w:rPr>
              <w:t xml:space="preserve">This needs to be analysed in connection to the economic crisis and associated political reactions of the past decade, where inequality and lack of social justice have played a significant role with important mobilisatory consequences for left-wing populism in the European periphery, and where right-wing populist discourses have used existing tensions within advanced democracies to scapegoat migrants, asylum seekers and other marginalised groups with the aim of garnering support within the pool of those groups that have been understood as ‘the losers of globalization’. The second objective of the WP is </w:t>
            </w:r>
            <w:r w:rsidRPr="00064EE7">
              <w:rPr>
                <w:rFonts w:ascii="Times New Roman" w:hAnsi="Times New Roman" w:cs="Times New Roman"/>
                <w:u w:val="single"/>
                <w:lang w:val="en-GB"/>
              </w:rPr>
              <w:t>to explore the individual-level dimension of these macro-processes of structural socio-economic change and de-stabilisation of politico-economic paradigms, by disentangling the relationship between populist political attitudes and different perceptions of economic anxiety and cultural threats</w:t>
            </w:r>
            <w:r w:rsidRPr="00FF02E2">
              <w:rPr>
                <w:rFonts w:ascii="Times New Roman" w:hAnsi="Times New Roman" w:cs="Times New Roman"/>
                <w:lang w:val="en-GB"/>
              </w:rPr>
              <w:t xml:space="preserve">. The WP will analyse the </w:t>
            </w:r>
            <w:r w:rsidRPr="00064EE7">
              <w:rPr>
                <w:rFonts w:ascii="Times New Roman" w:hAnsi="Times New Roman" w:cs="Times New Roman"/>
                <w:u w:val="single"/>
                <w:lang w:val="en-GB"/>
              </w:rPr>
              <w:t>association of populism to negative orientations</w:t>
            </w:r>
            <w:r w:rsidRPr="00FF02E2">
              <w:rPr>
                <w:rFonts w:ascii="Times New Roman" w:hAnsi="Times New Roman" w:cs="Times New Roman"/>
                <w:lang w:val="en-GB"/>
              </w:rPr>
              <w:t xml:space="preserve"> (e.g. anti-globalisation, anti-EU, anti-immigrants, anti-minorities), a sense of nostalgia or nativeness, and nationalist ideologies. The WP will also inquire on </w:t>
            </w:r>
            <w:r w:rsidRPr="00064EE7">
              <w:rPr>
                <w:rFonts w:ascii="Times New Roman" w:hAnsi="Times New Roman" w:cs="Times New Roman"/>
                <w:u w:val="single"/>
                <w:lang w:val="en-GB"/>
              </w:rPr>
              <w:t>the relationship between populist attitudes and other political values and whether there are cross-national differences</w:t>
            </w:r>
            <w:r w:rsidRPr="00FF02E2">
              <w:rPr>
                <w:rFonts w:ascii="Times New Roman" w:hAnsi="Times New Roman" w:cs="Times New Roman"/>
                <w:lang w:val="en-GB"/>
              </w:rPr>
              <w:t xml:space="preserve"> in these patterns. </w:t>
            </w:r>
          </w:p>
          <w:p w14:paraId="35EE4395" w14:textId="77777777" w:rsidR="00F6015A" w:rsidRPr="00FF02E2" w:rsidRDefault="00F6015A" w:rsidP="00455E15">
            <w:pPr>
              <w:autoSpaceDE w:val="0"/>
              <w:autoSpaceDN w:val="0"/>
              <w:adjustRightInd w:val="0"/>
              <w:spacing w:after="120"/>
              <w:rPr>
                <w:rFonts w:ascii="Times New Roman" w:hAnsi="Times New Roman" w:cs="Times New Roman"/>
                <w:lang w:val="en-GB"/>
              </w:rPr>
            </w:pPr>
            <w:r w:rsidRPr="00FF02E2">
              <w:rPr>
                <w:rFonts w:ascii="Times New Roman" w:hAnsi="Times New Roman" w:cs="Times New Roman"/>
                <w:lang w:val="en-GB"/>
              </w:rPr>
              <w:t xml:space="preserve">The third objective of the WP is to analyse individual heterogeneities.  We are particularly interested in </w:t>
            </w:r>
            <w:r w:rsidRPr="00064EE7">
              <w:rPr>
                <w:rFonts w:ascii="Times New Roman" w:hAnsi="Times New Roman" w:cs="Times New Roman"/>
                <w:u w:val="single"/>
                <w:lang w:val="en-GB"/>
              </w:rPr>
              <w:t>age-based and income-based heterogeneities</w:t>
            </w:r>
            <w:r w:rsidRPr="00FF02E2">
              <w:rPr>
                <w:rFonts w:ascii="Times New Roman" w:hAnsi="Times New Roman" w:cs="Times New Roman"/>
                <w:lang w:val="en-GB"/>
              </w:rPr>
              <w:t xml:space="preserve">. We will analyse whether young people which have come of age in the more recent crisis-ridden historical juncture marked by undermining legitimacy as well as rising inequality are more prone to espouse populist values than older generations that came of age in different contexts, and whether populism has a larger mobilisatory effect from them. We shall also explore if more marginalised social groups such as the unemployed, those in manual and more precarious occupations are more likely to hold populist attitudes and </w:t>
            </w:r>
            <w:r w:rsidRPr="00FF02E2">
              <w:rPr>
                <w:rFonts w:ascii="Times New Roman" w:hAnsi="Times New Roman" w:cs="Times New Roman"/>
                <w:lang w:val="en-GB"/>
              </w:rPr>
              <w:lastRenderedPageBreak/>
              <w:t xml:space="preserve">whether this translates into support for populist parties in terms of effective political action or whether it compounds pre-existing patterns of de-enfranchisement. </w:t>
            </w:r>
            <w:r w:rsidRPr="00064EE7">
              <w:rPr>
                <w:rFonts w:ascii="Times New Roman" w:hAnsi="Times New Roman" w:cs="Times New Roman"/>
                <w:u w:val="single"/>
                <w:lang w:val="en-GB"/>
              </w:rPr>
              <w:t xml:space="preserve">Young and </w:t>
            </w:r>
            <w:proofErr w:type="gramStart"/>
            <w:r w:rsidRPr="00064EE7">
              <w:rPr>
                <w:rFonts w:ascii="Times New Roman" w:hAnsi="Times New Roman" w:cs="Times New Roman"/>
                <w:u w:val="single"/>
                <w:lang w:val="en-GB"/>
              </w:rPr>
              <w:t>low income</w:t>
            </w:r>
            <w:proofErr w:type="gramEnd"/>
            <w:r w:rsidRPr="00064EE7">
              <w:rPr>
                <w:rFonts w:ascii="Times New Roman" w:hAnsi="Times New Roman" w:cs="Times New Roman"/>
                <w:u w:val="single"/>
                <w:lang w:val="en-GB"/>
              </w:rPr>
              <w:t xml:space="preserve"> citizens will be subject of particularly close scrutiny to identify means to foster constructive democratic engagement among under-represented groups</w:t>
            </w:r>
            <w:r w:rsidRPr="00FF02E2">
              <w:rPr>
                <w:rFonts w:ascii="Times New Roman" w:hAnsi="Times New Roman" w:cs="Times New Roman"/>
                <w:lang w:val="en-GB"/>
              </w:rPr>
              <w:t xml:space="preserve">. </w:t>
            </w:r>
          </w:p>
        </w:tc>
      </w:tr>
    </w:tbl>
    <w:p w14:paraId="6B5F1934"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2329CD95" w14:textId="77777777" w:rsidTr="00455E15">
        <w:tc>
          <w:tcPr>
            <w:tcW w:w="9855" w:type="dxa"/>
            <w:tcBorders>
              <w:top w:val="single" w:sz="6" w:space="0" w:color="auto"/>
              <w:bottom w:val="single" w:sz="6" w:space="0" w:color="auto"/>
            </w:tcBorders>
            <w:tcMar>
              <w:top w:w="100" w:type="nil"/>
              <w:right w:w="100" w:type="nil"/>
            </w:tcMar>
          </w:tcPr>
          <w:p w14:paraId="3A56D993" w14:textId="77777777" w:rsidR="00F6015A" w:rsidRPr="00FF02E2" w:rsidRDefault="00F6015A" w:rsidP="00455E15">
            <w:pPr>
              <w:widowControl w:val="0"/>
              <w:autoSpaceDE w:val="0"/>
              <w:autoSpaceDN w:val="0"/>
              <w:adjustRightInd w:val="0"/>
              <w:spacing w:after="120"/>
              <w:ind w:right="-2"/>
              <w:jc w:val="both"/>
              <w:rPr>
                <w:rFonts w:ascii="Times New Roman" w:hAnsi="Times New Roman" w:cs="Times New Roman"/>
                <w:lang w:val="en-GB"/>
              </w:rPr>
            </w:pPr>
            <w:r w:rsidRPr="00FF02E2">
              <w:rPr>
                <w:rFonts w:ascii="Times New Roman" w:hAnsi="Times New Roman" w:cs="Times New Roman"/>
                <w:b/>
                <w:bCs/>
                <w:lang w:val="en-GB"/>
              </w:rPr>
              <w:t>Description of work</w:t>
            </w:r>
            <w:r w:rsidRPr="00FF02E2">
              <w:rPr>
                <w:rFonts w:ascii="Times New Roman" w:hAnsi="Times New Roman" w:cs="Times New Roman"/>
                <w:lang w:val="en-GB"/>
              </w:rPr>
              <w:t xml:space="preserve"> (where appropriate, broken down into tasks), lead partner and role of participants</w:t>
            </w:r>
          </w:p>
          <w:p w14:paraId="30E5B5A5" w14:textId="77777777" w:rsidR="00F6015A" w:rsidRPr="00FF02E2" w:rsidRDefault="00F6015A" w:rsidP="00455E15">
            <w:pPr>
              <w:autoSpaceDE w:val="0"/>
              <w:autoSpaceDN w:val="0"/>
              <w:adjustRightInd w:val="0"/>
              <w:spacing w:after="120"/>
              <w:rPr>
                <w:rFonts w:ascii="Times New Roman" w:hAnsi="Times New Roman" w:cs="Times New Roman"/>
                <w:lang w:val="en-GB"/>
              </w:rPr>
            </w:pPr>
            <w:r w:rsidRPr="00FF02E2">
              <w:rPr>
                <w:rFonts w:ascii="Times New Roman" w:hAnsi="Times New Roman" w:cs="Times New Roman"/>
                <w:lang w:val="en-GB"/>
              </w:rPr>
              <w:t xml:space="preserve">To tackle all the above </w:t>
            </w:r>
            <w:proofErr w:type="gramStart"/>
            <w:r w:rsidRPr="00FF02E2">
              <w:rPr>
                <w:rFonts w:ascii="Times New Roman" w:hAnsi="Times New Roman" w:cs="Times New Roman"/>
                <w:lang w:val="en-GB"/>
              </w:rPr>
              <w:t>questions</w:t>
            </w:r>
            <w:proofErr w:type="gramEnd"/>
            <w:r w:rsidRPr="00FF02E2">
              <w:rPr>
                <w:rFonts w:ascii="Times New Roman" w:hAnsi="Times New Roman" w:cs="Times New Roman"/>
                <w:lang w:val="en-GB"/>
              </w:rPr>
              <w:t xml:space="preserve"> we will conduct a</w:t>
            </w:r>
            <w:r>
              <w:rPr>
                <w:rFonts w:ascii="Times New Roman" w:hAnsi="Times New Roman" w:cs="Times New Roman"/>
                <w:lang w:val="en-GB"/>
              </w:rPr>
              <w:t>n online</w:t>
            </w:r>
            <w:r w:rsidRPr="00FF02E2">
              <w:rPr>
                <w:rFonts w:ascii="Times New Roman" w:hAnsi="Times New Roman" w:cs="Times New Roman"/>
                <w:lang w:val="en-GB"/>
              </w:rPr>
              <w:t xml:space="preserve"> </w:t>
            </w:r>
            <w:r w:rsidRPr="00064EE7">
              <w:rPr>
                <w:rFonts w:ascii="Times New Roman" w:hAnsi="Times New Roman" w:cs="Times New Roman"/>
                <w:u w:val="single"/>
                <w:lang w:val="en-GB"/>
              </w:rPr>
              <w:t>population survey</w:t>
            </w:r>
            <w:r w:rsidRPr="00FF02E2">
              <w:rPr>
                <w:rFonts w:ascii="Times New Roman" w:hAnsi="Times New Roman" w:cs="Times New Roman"/>
                <w:lang w:val="en-GB"/>
              </w:rPr>
              <w:t xml:space="preserve"> with N of 2000 in Spain, Switzerland, United Kingdom, Germany, Italy, Norway, Belgium, Greece, Czech Republic, France, Poland and Bulgaria. A specialized polling institute will be subcontracted to conduct the survey in each country through the CAWI method (Computer Assisted Web Interviewing) with online accessible questionnaires and data storage (using PHPSurveyor). Participant 3 (USFD) coordinates WP5. This includes preparing the questionnaire with input from the other partners, managing all contact with the survey company, providing scientific supervision in all aspects of the subcontracted fieldwork, and writing the comparative report. </w:t>
            </w:r>
            <w:r w:rsidRPr="00FF02E2">
              <w:rPr>
                <w:rFonts w:ascii="TimesNewRomanPSMT" w:hAnsi="TimesNewRomanPSMT" w:cs="TimesNewRomanPSMT"/>
                <w:lang w:val="en-GB"/>
              </w:rPr>
              <w:t xml:space="preserve">Participants 1, 2, 4, 5, 6, 8, 9, 10, 11, 12, 13 </w:t>
            </w:r>
            <w:r w:rsidRPr="00FF02E2">
              <w:rPr>
                <w:rFonts w:ascii="Times New Roman" w:hAnsi="Times New Roman" w:cs="Times New Roman"/>
                <w:lang w:val="en-GB"/>
              </w:rPr>
              <w:t xml:space="preserve">will assist with questionnaire design providing input and checking translations and programming for cross-national equivalence for the survey. </w:t>
            </w:r>
          </w:p>
          <w:p w14:paraId="77763B3A" w14:textId="77777777" w:rsidR="00F6015A" w:rsidRPr="00FF02E2" w:rsidRDefault="00F6015A" w:rsidP="00455E15">
            <w:pPr>
              <w:autoSpaceDE w:val="0"/>
              <w:autoSpaceDN w:val="0"/>
              <w:adjustRightInd w:val="0"/>
              <w:spacing w:after="120"/>
              <w:rPr>
                <w:rFonts w:ascii="Times New Roman" w:hAnsi="Times New Roman" w:cs="Times New Roman"/>
                <w:b/>
                <w:lang w:val="en-GB"/>
              </w:rPr>
            </w:pPr>
            <w:r w:rsidRPr="00FF02E2">
              <w:rPr>
                <w:rFonts w:ascii="Times New Roman" w:hAnsi="Times New Roman" w:cs="Times New Roman"/>
                <w:b/>
                <w:lang w:val="en-GB"/>
              </w:rPr>
              <w:t>Task 5.1: Preparation of questionnaire for the population survey</w:t>
            </w:r>
          </w:p>
          <w:p w14:paraId="0DCB1A6E" w14:textId="77777777" w:rsidR="00F6015A" w:rsidRPr="00FF02E2" w:rsidRDefault="00F6015A" w:rsidP="00455E15">
            <w:pPr>
              <w:autoSpaceDE w:val="0"/>
              <w:autoSpaceDN w:val="0"/>
              <w:adjustRightInd w:val="0"/>
              <w:spacing w:after="120"/>
              <w:rPr>
                <w:rFonts w:ascii="Times New Roman" w:hAnsi="Times New Roman" w:cs="Times New Roman"/>
                <w:lang w:val="en-GB"/>
              </w:rPr>
            </w:pPr>
            <w:r w:rsidRPr="00FF02E2">
              <w:rPr>
                <w:rFonts w:ascii="Times New Roman" w:hAnsi="Times New Roman" w:cs="Times New Roman"/>
                <w:lang w:val="en-GB"/>
              </w:rPr>
              <w:t xml:space="preserve">This task consists in preparing the questionnaire for the population survey. The questionnaire for this part of the study will include questions necessary to achieve the objectives of the WP. The questionnaire will be translated in the national languages of the countries included in the project. Translation protocols will be applied to ensure equivalent translations in all the languages. Beneficiary 3 (USFD) will be responsible for the preparation of the questionnaire (English version) with input from all partners.  </w:t>
            </w:r>
          </w:p>
          <w:p w14:paraId="43C1B944" w14:textId="77777777" w:rsidR="00F6015A" w:rsidRPr="00FF02E2" w:rsidRDefault="00F6015A" w:rsidP="00455E15">
            <w:pPr>
              <w:spacing w:after="120"/>
              <w:rPr>
                <w:rFonts w:ascii="Times New Roman" w:hAnsi="Times New Roman" w:cs="Times New Roman"/>
                <w:b/>
                <w:lang w:val="en-GB"/>
              </w:rPr>
            </w:pPr>
            <w:r w:rsidRPr="00FF02E2">
              <w:rPr>
                <w:rFonts w:ascii="Times New Roman" w:hAnsi="Times New Roman" w:cs="Times New Roman"/>
                <w:b/>
                <w:lang w:val="en-GB"/>
              </w:rPr>
              <w:t>Task 5.2: Sampling, pretest, and data retrieval</w:t>
            </w:r>
          </w:p>
          <w:p w14:paraId="79ED2E3B"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lang w:val="en-GB"/>
              </w:rPr>
              <w:t xml:space="preserve">The subcontracted company will be in charge of designing the sample (a minimum of 2000 respondents per country to ensure efficiency in terms of sampling error), translating and programming the questionnaire, pre-testing the survey and data retrieval through the CAWI method (Computer Assisted Web Interviewing), under the scientific supervision of beneficiary 3 (USFD). </w:t>
            </w:r>
            <w:r w:rsidRPr="00FF02E2">
              <w:rPr>
                <w:rFonts w:ascii="TimesNewRomanPSMT" w:hAnsi="TimesNewRomanPSMT" w:cs="TimesNewRomanPSMT"/>
                <w:lang w:val="en-GB"/>
              </w:rPr>
              <w:t xml:space="preserve">Participants 1, 4, 5, 6, 8, 9, 10, 11, 12, 13 </w:t>
            </w:r>
            <w:r w:rsidRPr="00FF02E2">
              <w:rPr>
                <w:rFonts w:ascii="Times New Roman" w:hAnsi="Times New Roman" w:cs="Times New Roman"/>
                <w:lang w:val="en-GB"/>
              </w:rPr>
              <w:t>will be responsible for revising the translations and questionnaire online layout in their respective languages.</w:t>
            </w:r>
          </w:p>
          <w:p w14:paraId="1B13870B" w14:textId="77777777" w:rsidR="00F6015A" w:rsidRPr="00FF02E2" w:rsidRDefault="00F6015A" w:rsidP="00455E15">
            <w:pPr>
              <w:autoSpaceDE w:val="0"/>
              <w:autoSpaceDN w:val="0"/>
              <w:adjustRightInd w:val="0"/>
              <w:spacing w:after="120"/>
              <w:rPr>
                <w:rFonts w:ascii="Times New Roman" w:hAnsi="Times New Roman" w:cs="Times New Roman"/>
                <w:b/>
                <w:lang w:val="en-GB"/>
              </w:rPr>
            </w:pPr>
            <w:r w:rsidRPr="00FF02E2">
              <w:rPr>
                <w:rFonts w:ascii="Times New Roman" w:hAnsi="Times New Roman" w:cs="Times New Roman"/>
                <w:b/>
                <w:lang w:val="en-GB"/>
              </w:rPr>
              <w:t>Task 5.3: Analysis of survey data</w:t>
            </w:r>
          </w:p>
          <w:p w14:paraId="57308357" w14:textId="77777777" w:rsidR="00F6015A" w:rsidRPr="00FF02E2" w:rsidRDefault="00F6015A" w:rsidP="00455E15">
            <w:pPr>
              <w:autoSpaceDE w:val="0"/>
              <w:autoSpaceDN w:val="0"/>
              <w:adjustRightInd w:val="0"/>
              <w:spacing w:after="120"/>
              <w:rPr>
                <w:rFonts w:ascii="Times New Roman" w:hAnsi="Times New Roman" w:cs="Times New Roman"/>
                <w:lang w:val="en-GB"/>
              </w:rPr>
            </w:pPr>
            <w:r w:rsidRPr="00FF02E2">
              <w:rPr>
                <w:rFonts w:ascii="Times New Roman" w:hAnsi="Times New Roman" w:cs="Times New Roman"/>
                <w:lang w:val="en-GB"/>
              </w:rPr>
              <w:t xml:space="preserve">The survey data will be analysed through statistical methods, with the objectives outlined above in mind. </w:t>
            </w:r>
          </w:p>
          <w:p w14:paraId="7B2B9258" w14:textId="77777777" w:rsidR="00F6015A" w:rsidRPr="00FF02E2" w:rsidRDefault="00F6015A" w:rsidP="00455E15">
            <w:pPr>
              <w:autoSpaceDE w:val="0"/>
              <w:autoSpaceDN w:val="0"/>
              <w:adjustRightInd w:val="0"/>
              <w:spacing w:after="120"/>
              <w:rPr>
                <w:rFonts w:ascii="Times New Roman" w:hAnsi="Times New Roman" w:cs="Times New Roman"/>
                <w:b/>
                <w:lang w:val="en-GB"/>
              </w:rPr>
            </w:pPr>
            <w:r w:rsidRPr="00FF02E2">
              <w:rPr>
                <w:rFonts w:ascii="Times New Roman" w:hAnsi="Times New Roman" w:cs="Times New Roman"/>
                <w:b/>
                <w:lang w:val="en-GB"/>
              </w:rPr>
              <w:t xml:space="preserve">Task 5.4: Drafting of comparative report </w:t>
            </w:r>
          </w:p>
          <w:p w14:paraId="519A2FD5" w14:textId="77777777" w:rsidR="00F6015A" w:rsidRPr="00FF02E2" w:rsidRDefault="00F6015A" w:rsidP="00455E15">
            <w:pPr>
              <w:autoSpaceDE w:val="0"/>
              <w:autoSpaceDN w:val="0"/>
              <w:adjustRightInd w:val="0"/>
              <w:spacing w:after="120"/>
              <w:rPr>
                <w:rFonts w:ascii="Times New Roman" w:hAnsi="Times New Roman" w:cs="Times New Roman"/>
                <w:lang w:val="en-GB"/>
              </w:rPr>
            </w:pPr>
            <w:r w:rsidRPr="00FF02E2">
              <w:rPr>
                <w:rFonts w:ascii="Times New Roman" w:hAnsi="Times New Roman" w:cs="Times New Roman"/>
                <w:lang w:val="en-GB"/>
              </w:rPr>
              <w:t xml:space="preserve">Beneficiary 3 (USFD) will write the comparative report which will consist of a publishable working paper examining questions of this work-package from a comparative perspective. </w:t>
            </w:r>
          </w:p>
        </w:tc>
      </w:tr>
    </w:tbl>
    <w:p w14:paraId="15C08062"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176646EC" w14:textId="77777777" w:rsidTr="00455E15">
        <w:tc>
          <w:tcPr>
            <w:tcW w:w="9855" w:type="dxa"/>
            <w:tcBorders>
              <w:top w:val="single" w:sz="6" w:space="0" w:color="auto"/>
              <w:bottom w:val="single" w:sz="6" w:space="0" w:color="auto"/>
            </w:tcBorders>
            <w:tcMar>
              <w:top w:w="100" w:type="nil"/>
              <w:right w:w="100" w:type="nil"/>
            </w:tcMar>
          </w:tcPr>
          <w:p w14:paraId="1509EC5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Deliverables</w:t>
            </w:r>
            <w:r w:rsidRPr="00FF02E2">
              <w:rPr>
                <w:rFonts w:ascii="Times New Roman" w:hAnsi="Times New Roman" w:cs="Times New Roman"/>
                <w:lang w:val="en-GB"/>
              </w:rPr>
              <w:t xml:space="preserve"> (brief description and month of delivery)</w:t>
            </w:r>
          </w:p>
          <w:p w14:paraId="38BDB7E7"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b/>
                <w:lang w:val="en-GB"/>
              </w:rPr>
              <w:t>D5.1. Questionnaire for the analysis of individual attitudes and behaviours</w:t>
            </w:r>
            <w:r w:rsidRPr="00FF02E2">
              <w:rPr>
                <w:rFonts w:ascii="Times New Roman" w:hAnsi="Times New Roman" w:cs="Times New Roman"/>
                <w:lang w:val="en-GB"/>
              </w:rPr>
              <w:t xml:space="preserve"> (month of delivery: 19, USDF)</w:t>
            </w:r>
          </w:p>
          <w:p w14:paraId="6144E604" w14:textId="77777777" w:rsidR="00F6015A" w:rsidRPr="00FF02E2" w:rsidRDefault="00F6015A" w:rsidP="00455E15">
            <w:pPr>
              <w:autoSpaceDE w:val="0"/>
              <w:autoSpaceDN w:val="0"/>
              <w:adjustRightInd w:val="0"/>
              <w:spacing w:after="120"/>
              <w:rPr>
                <w:rFonts w:ascii="Times New Roman" w:hAnsi="Times New Roman" w:cs="Times New Roman"/>
                <w:lang w:val="en-GB"/>
              </w:rPr>
            </w:pPr>
            <w:r w:rsidRPr="00FF02E2">
              <w:rPr>
                <w:rFonts w:ascii="Times New Roman" w:hAnsi="Times New Roman" w:cs="Times New Roman"/>
                <w:lang w:val="en-GB"/>
              </w:rPr>
              <w:t xml:space="preserve">Questionnaire for the population survey (English version). </w:t>
            </w:r>
          </w:p>
          <w:p w14:paraId="2B392423" w14:textId="77777777" w:rsidR="00F6015A" w:rsidRPr="00FF02E2" w:rsidRDefault="00F6015A" w:rsidP="00455E15">
            <w:pPr>
              <w:spacing w:after="120"/>
              <w:rPr>
                <w:rFonts w:ascii="Times New Roman" w:hAnsi="Times New Roman" w:cs="Times New Roman"/>
                <w:lang w:val="en-GB"/>
              </w:rPr>
            </w:pPr>
            <w:r w:rsidRPr="00FF02E2">
              <w:rPr>
                <w:rFonts w:ascii="Times New Roman" w:hAnsi="Times New Roman" w:cs="Times New Roman"/>
                <w:b/>
                <w:lang w:val="en-GB"/>
              </w:rPr>
              <w:t>D5.2. Comparative report on populism among European societies</w:t>
            </w:r>
            <w:r w:rsidRPr="00FF02E2">
              <w:rPr>
                <w:rFonts w:ascii="Times New Roman" w:hAnsi="Times New Roman" w:cs="Times New Roman"/>
                <w:lang w:val="en-GB"/>
              </w:rPr>
              <w:t xml:space="preserve"> (month of delivery: 25, </w:t>
            </w:r>
            <w:r w:rsidRPr="00FF02E2">
              <w:rPr>
                <w:rFonts w:ascii="Times New Roman" w:hAnsi="Times New Roman" w:cs="Times New Roman"/>
                <w:lang w:val="en-GB"/>
              </w:rPr>
              <w:lastRenderedPageBreak/>
              <w:t>USDF)</w:t>
            </w:r>
          </w:p>
          <w:p w14:paraId="4A2C0FC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 xml:space="preserve">Report, </w:t>
            </w:r>
            <w:r w:rsidRPr="00FF02E2">
              <w:rPr>
                <w:rFonts w:ascii="Times New Roman" w:hAnsi="Times New Roman" w:cs="Times New Roman"/>
                <w:bCs/>
                <w:lang w:val="en-GB"/>
              </w:rPr>
              <w:t>based on national reports provided by participants,</w:t>
            </w:r>
            <w:r w:rsidRPr="00FF02E2">
              <w:rPr>
                <w:rFonts w:ascii="Times New Roman" w:hAnsi="Times New Roman" w:cs="Times New Roman"/>
                <w:lang w:val="en-GB"/>
              </w:rPr>
              <w:t xml:space="preserve"> summarizing</w:t>
            </w:r>
            <w:r w:rsidRPr="00FF02E2">
              <w:rPr>
                <w:rFonts w:ascii="Times New Roman" w:hAnsi="Times New Roman" w:cs="Times New Roman"/>
                <w:bCs/>
                <w:lang w:val="en-GB"/>
              </w:rPr>
              <w:t xml:space="preserve"> </w:t>
            </w:r>
            <w:r w:rsidRPr="00FF02E2">
              <w:rPr>
                <w:rFonts w:ascii="Times New Roman" w:hAnsi="Times New Roman" w:cs="Times New Roman"/>
                <w:lang w:val="en-GB"/>
              </w:rPr>
              <w:t xml:space="preserve">the main findings of WP3, consisting of a comparative assessment </w:t>
            </w:r>
            <w:r w:rsidRPr="00FF02E2">
              <w:rPr>
                <w:rFonts w:ascii="Times New Roman" w:hAnsi="Times New Roman" w:cs="Times New Roman"/>
                <w:bCs/>
                <w:lang w:val="en-GB"/>
              </w:rPr>
              <w:t>of populist and anti-populist discourses as they appear in the public domain.</w:t>
            </w:r>
          </w:p>
        </w:tc>
      </w:tr>
    </w:tbl>
    <w:p w14:paraId="49BB885A"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b/>
          <w:bCs/>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F6015A" w:rsidRPr="00FF02E2" w14:paraId="7ECC4494" w14:textId="77777777" w:rsidTr="00455E15">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3A6ABC8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2BCEC2E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6</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3619206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7CFC86C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University of Bergen</w:t>
            </w:r>
          </w:p>
        </w:tc>
      </w:tr>
      <w:tr w:rsidR="00F6015A" w:rsidRPr="00FF02E2" w14:paraId="6059B8AA"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7D6FE75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Work package title</w:t>
            </w:r>
          </w:p>
        </w:tc>
        <w:tc>
          <w:tcPr>
            <w:tcW w:w="7231" w:type="dxa"/>
            <w:gridSpan w:val="17"/>
          </w:tcPr>
          <w:p w14:paraId="490BAF87" w14:textId="77777777" w:rsidR="00F6015A" w:rsidRPr="00FF02E2" w:rsidRDefault="00F6015A" w:rsidP="00455E15">
            <w:pPr>
              <w:autoSpaceDE w:val="0"/>
              <w:autoSpaceDN w:val="0"/>
              <w:adjustRightInd w:val="0"/>
              <w:rPr>
                <w:rFonts w:ascii="Times New Roman" w:hAnsi="Times New Roman" w:cs="Times New Roman"/>
                <w:lang w:val="en-GB"/>
              </w:rPr>
            </w:pPr>
            <w:r w:rsidRPr="00FF02E2">
              <w:rPr>
                <w:rFonts w:ascii="Times New Roman" w:hAnsi="Times New Roman" w:cs="Times New Roman"/>
                <w:lang w:val="en-GB"/>
              </w:rPr>
              <w:t>The consequences of populism</w:t>
            </w:r>
          </w:p>
        </w:tc>
      </w:tr>
      <w:tr w:rsidR="00F6015A" w:rsidRPr="00FF02E2" w14:paraId="37219554"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6D0E3DC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Participant number</w:t>
            </w:r>
          </w:p>
        </w:tc>
        <w:tc>
          <w:tcPr>
            <w:tcW w:w="469" w:type="dxa"/>
          </w:tcPr>
          <w:p w14:paraId="5665DED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w:t>
            </w:r>
          </w:p>
        </w:tc>
        <w:tc>
          <w:tcPr>
            <w:tcW w:w="476" w:type="dxa"/>
          </w:tcPr>
          <w:p w14:paraId="1D22408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2</w:t>
            </w:r>
          </w:p>
        </w:tc>
        <w:tc>
          <w:tcPr>
            <w:tcW w:w="465" w:type="dxa"/>
          </w:tcPr>
          <w:p w14:paraId="46119EB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3</w:t>
            </w:r>
          </w:p>
        </w:tc>
        <w:tc>
          <w:tcPr>
            <w:tcW w:w="462" w:type="dxa"/>
            <w:gridSpan w:val="2"/>
          </w:tcPr>
          <w:p w14:paraId="2D034E2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4</w:t>
            </w:r>
          </w:p>
        </w:tc>
        <w:tc>
          <w:tcPr>
            <w:tcW w:w="476" w:type="dxa"/>
          </w:tcPr>
          <w:p w14:paraId="72DA801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5</w:t>
            </w:r>
          </w:p>
        </w:tc>
        <w:tc>
          <w:tcPr>
            <w:tcW w:w="476" w:type="dxa"/>
          </w:tcPr>
          <w:p w14:paraId="4371D71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6</w:t>
            </w:r>
          </w:p>
        </w:tc>
        <w:tc>
          <w:tcPr>
            <w:tcW w:w="477" w:type="dxa"/>
          </w:tcPr>
          <w:p w14:paraId="01555F4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7</w:t>
            </w:r>
          </w:p>
        </w:tc>
        <w:tc>
          <w:tcPr>
            <w:tcW w:w="477" w:type="dxa"/>
          </w:tcPr>
          <w:p w14:paraId="4334088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8</w:t>
            </w:r>
          </w:p>
        </w:tc>
        <w:tc>
          <w:tcPr>
            <w:tcW w:w="466" w:type="dxa"/>
            <w:gridSpan w:val="2"/>
          </w:tcPr>
          <w:p w14:paraId="3E38A4B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9</w:t>
            </w:r>
          </w:p>
        </w:tc>
        <w:tc>
          <w:tcPr>
            <w:tcW w:w="577" w:type="dxa"/>
          </w:tcPr>
          <w:p w14:paraId="1E14258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10</w:t>
            </w:r>
          </w:p>
        </w:tc>
        <w:tc>
          <w:tcPr>
            <w:tcW w:w="468" w:type="dxa"/>
          </w:tcPr>
          <w:p w14:paraId="05F14B9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11</w:t>
            </w:r>
          </w:p>
        </w:tc>
        <w:tc>
          <w:tcPr>
            <w:tcW w:w="525" w:type="dxa"/>
          </w:tcPr>
          <w:p w14:paraId="14EECB7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12</w:t>
            </w:r>
          </w:p>
        </w:tc>
        <w:tc>
          <w:tcPr>
            <w:tcW w:w="567" w:type="dxa"/>
          </w:tcPr>
          <w:p w14:paraId="28011AC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13</w:t>
            </w:r>
          </w:p>
        </w:tc>
        <w:tc>
          <w:tcPr>
            <w:tcW w:w="567" w:type="dxa"/>
          </w:tcPr>
          <w:p w14:paraId="4D6D301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14</w:t>
            </w:r>
          </w:p>
        </w:tc>
        <w:tc>
          <w:tcPr>
            <w:tcW w:w="283" w:type="dxa"/>
          </w:tcPr>
          <w:p w14:paraId="70DBB0F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79B318EF"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1E6A930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Short name of participant</w:t>
            </w:r>
          </w:p>
        </w:tc>
        <w:tc>
          <w:tcPr>
            <w:tcW w:w="469" w:type="dxa"/>
            <w:noWrap/>
            <w:tcMar>
              <w:left w:w="85" w:type="dxa"/>
              <w:right w:w="85" w:type="dxa"/>
            </w:tcMar>
          </w:tcPr>
          <w:p w14:paraId="79965EE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18C2F5E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0A610EE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4885F8F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56AD841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59B0FDB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7602E28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67B9F91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6496A8D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02D95CF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67D01D0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35F7C48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7D3B7E7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6E6F1B4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3777603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6296EBBE"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66D08BC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Person/months per participant:</w:t>
            </w:r>
          </w:p>
        </w:tc>
        <w:tc>
          <w:tcPr>
            <w:tcW w:w="469" w:type="dxa"/>
          </w:tcPr>
          <w:p w14:paraId="698FFE6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54209C5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0219F83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39551F1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1195A00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3428F6A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228B0A6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4B1C0CC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0E2320F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74B3473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1CBFF36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0AE8A76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1A6A179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7317F68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7958E6B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744956B1" w14:textId="77777777" w:rsidTr="00455E15">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52DEB0F6" w14:textId="77777777" w:rsidR="00F6015A" w:rsidRPr="00FF02E2" w:rsidRDefault="00F6015A" w:rsidP="00455E15">
            <w:pPr>
              <w:widowControl w:val="0"/>
              <w:autoSpaceDE w:val="0"/>
              <w:autoSpaceDN w:val="0"/>
              <w:adjustRightInd w:val="0"/>
              <w:spacing w:after="120"/>
              <w:ind w:left="1191" w:right="-2" w:hanging="1191"/>
              <w:rPr>
                <w:rFonts w:ascii="Times New Roman" w:hAnsi="Times New Roman" w:cs="Times New Roman"/>
                <w:b/>
                <w:bCs/>
                <w:lang w:val="en-GB"/>
              </w:rPr>
            </w:pPr>
            <w:r w:rsidRPr="00FF02E2">
              <w:rPr>
                <w:rFonts w:ascii="Times New Roman" w:hAnsi="Times New Roman" w:cs="Times New Roman"/>
                <w:b/>
                <w:bCs/>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4437BE8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27</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299465B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3D0E9A7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34</w:t>
            </w:r>
          </w:p>
        </w:tc>
      </w:tr>
    </w:tbl>
    <w:p w14:paraId="3C8FC7BA" w14:textId="77777777" w:rsidR="00F6015A" w:rsidRPr="00FF02E2" w:rsidRDefault="00F6015A" w:rsidP="00F6015A">
      <w:pPr>
        <w:widowControl w:val="0"/>
        <w:autoSpaceDE w:val="0"/>
        <w:autoSpaceDN w:val="0"/>
        <w:adjustRightInd w:val="0"/>
        <w:spacing w:after="120"/>
        <w:ind w:left="993" w:right="-2"/>
        <w:rPr>
          <w:rFonts w:ascii="Times New Roman" w:hAnsi="Times New Roman" w:cs="Times New Roman"/>
          <w:iCs/>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F6015A" w:rsidRPr="00FF02E2" w14:paraId="5863D437" w14:textId="77777777" w:rsidTr="00455E15">
        <w:tc>
          <w:tcPr>
            <w:tcW w:w="9855" w:type="dxa"/>
          </w:tcPr>
          <w:p w14:paraId="72EDF51F" w14:textId="77777777" w:rsidR="00F6015A" w:rsidRPr="005359FF" w:rsidRDefault="00F6015A" w:rsidP="00455E15">
            <w:pPr>
              <w:spacing w:after="120"/>
              <w:jc w:val="both"/>
              <w:rPr>
                <w:rFonts w:ascii="Times New Roman" w:hAnsi="Times New Roman" w:cs="Times New Roman"/>
                <w:lang w:val="en-GB"/>
              </w:rPr>
            </w:pPr>
            <w:r w:rsidRPr="005359FF">
              <w:rPr>
                <w:rFonts w:ascii="Times New Roman" w:hAnsi="Times New Roman" w:cs="Times New Roman"/>
                <w:b/>
                <w:lang w:val="en-GB"/>
              </w:rPr>
              <w:t>Objectives</w:t>
            </w:r>
            <w:r w:rsidRPr="005359FF">
              <w:rPr>
                <w:rFonts w:ascii="Times New Roman" w:hAnsi="Times New Roman" w:cs="Times New Roman"/>
                <w:lang w:val="en-GB"/>
              </w:rPr>
              <w:t xml:space="preserve"> </w:t>
            </w:r>
          </w:p>
          <w:p w14:paraId="2DE19C33" w14:textId="77777777" w:rsidR="00F6015A" w:rsidRPr="005359FF" w:rsidRDefault="00F6015A" w:rsidP="00455E15">
            <w:pPr>
              <w:spacing w:after="120"/>
              <w:jc w:val="both"/>
              <w:rPr>
                <w:rFonts w:ascii="Times New Roman" w:hAnsi="Times New Roman" w:cs="Times New Roman"/>
                <w:lang w:val="en-GB"/>
              </w:rPr>
            </w:pPr>
            <w:r w:rsidRPr="005359FF">
              <w:rPr>
                <w:rFonts w:ascii="Times New Roman" w:hAnsi="Times New Roman" w:cs="Times New Roman"/>
                <w:lang w:val="en-GB"/>
              </w:rPr>
              <w:t xml:space="preserve">The main goal in this WP is to </w:t>
            </w:r>
            <w:r w:rsidRPr="00174C88">
              <w:rPr>
                <w:rFonts w:ascii="Times New Roman" w:hAnsi="Times New Roman" w:cs="Times New Roman"/>
                <w:u w:val="single"/>
                <w:lang w:val="en-GB"/>
              </w:rPr>
              <w:t>gain causal leverage on the questions raised in previous WP</w:t>
            </w:r>
            <w:r w:rsidRPr="005359FF">
              <w:rPr>
                <w:rFonts w:ascii="Times New Roman" w:hAnsi="Times New Roman" w:cs="Times New Roman"/>
                <w:lang w:val="en-GB"/>
              </w:rPr>
              <w:t xml:space="preserve"> by conducting a series of experiments that will allow to properly </w:t>
            </w:r>
            <w:r w:rsidRPr="00174C88">
              <w:rPr>
                <w:rFonts w:ascii="Times New Roman" w:hAnsi="Times New Roman" w:cs="Times New Roman"/>
                <w:u w:val="single"/>
                <w:lang w:val="en-GB"/>
              </w:rPr>
              <w:t>estimate the consequences of populist discourses over individual attitudes</w:t>
            </w:r>
            <w:r w:rsidRPr="005359FF">
              <w:rPr>
                <w:rFonts w:ascii="Times New Roman" w:hAnsi="Times New Roman" w:cs="Times New Roman"/>
                <w:lang w:val="en-GB"/>
              </w:rPr>
              <w:t xml:space="preserve">, and to </w:t>
            </w:r>
            <w:r w:rsidRPr="00174C88">
              <w:rPr>
                <w:rFonts w:ascii="Times New Roman" w:hAnsi="Times New Roman" w:cs="Times New Roman"/>
                <w:u w:val="single"/>
                <w:lang w:val="en-GB"/>
              </w:rPr>
              <w:t>design effective</w:t>
            </w:r>
            <w:r w:rsidRPr="005359FF">
              <w:rPr>
                <w:rFonts w:ascii="Times New Roman" w:hAnsi="Times New Roman" w:cs="Times New Roman"/>
                <w:lang w:val="en-GB"/>
              </w:rPr>
              <w:t xml:space="preserve"> </w:t>
            </w:r>
            <w:r w:rsidRPr="00174C88">
              <w:rPr>
                <w:rFonts w:ascii="Times New Roman" w:hAnsi="Times New Roman" w:cs="Times New Roman"/>
                <w:u w:val="single"/>
                <w:lang w:val="en-GB"/>
              </w:rPr>
              <w:t>strategies to confront populist discourses when necessary</w:t>
            </w:r>
            <w:r w:rsidRPr="005359FF">
              <w:rPr>
                <w:rFonts w:ascii="Times New Roman" w:hAnsi="Times New Roman" w:cs="Times New Roman"/>
                <w:lang w:val="en-GB"/>
              </w:rPr>
              <w:t>. It</w:t>
            </w:r>
            <w:r w:rsidRPr="005359FF">
              <w:rPr>
                <w:rStyle w:val="Refdecomentario"/>
                <w:rFonts w:ascii="Times New Roman" w:eastAsia="Times New Roman" w:hAnsi="Times New Roman" w:cs="Times New Roman"/>
                <w:lang w:val="it-IT" w:eastAsia="it-IT"/>
              </w:rPr>
              <w:commentReference w:id="12"/>
            </w:r>
            <w:r w:rsidRPr="005359FF">
              <w:rPr>
                <w:rFonts w:ascii="Times New Roman" w:hAnsi="Times New Roman" w:cs="Times New Roman"/>
                <w:lang w:val="en-GB"/>
              </w:rPr>
              <w:t xml:space="preserve"> aims to study the consequences of populism and anti-populist discourses on attitudes towards institutions central to contemporary liberal democracies and towards groups designated as “problems” or “enemies” by the populists. By better grasping the consequences of populism, this WP should inform knowledge on how to influence these attitudes in an effective way, so as to design strategies for strengthening democratic values and practices through narrative construction. More specifically, the WP has t</w:t>
            </w:r>
            <w:r>
              <w:rPr>
                <w:rFonts w:ascii="Times New Roman" w:hAnsi="Times New Roman" w:cs="Times New Roman"/>
                <w:lang w:val="en-GB"/>
              </w:rPr>
              <w:t>w</w:t>
            </w:r>
            <w:r w:rsidRPr="005359FF">
              <w:rPr>
                <w:rFonts w:ascii="Times New Roman" w:hAnsi="Times New Roman" w:cs="Times New Roman"/>
                <w:lang w:val="en-GB"/>
              </w:rPr>
              <w:t xml:space="preserve">o main goals. First, it aims to assess the different </w:t>
            </w:r>
            <w:r w:rsidRPr="005359FF">
              <w:rPr>
                <w:rFonts w:ascii="Times New Roman" w:hAnsi="Times New Roman" w:cs="Times New Roman"/>
                <w:u w:val="single"/>
                <w:lang w:val="en-GB"/>
              </w:rPr>
              <w:t>consequences of different types of populism for different types of publics</w:t>
            </w:r>
            <w:r w:rsidRPr="005359FF">
              <w:rPr>
                <w:rFonts w:ascii="Times New Roman" w:hAnsi="Times New Roman" w:cs="Times New Roman"/>
                <w:lang w:val="en-GB"/>
              </w:rPr>
              <w:t xml:space="preserve">. Second it aims to assess the </w:t>
            </w:r>
            <w:r w:rsidRPr="005359FF">
              <w:rPr>
                <w:rFonts w:ascii="Times New Roman" w:hAnsi="Times New Roman" w:cs="Times New Roman"/>
                <w:u w:val="single"/>
                <w:lang w:val="en-GB"/>
              </w:rPr>
              <w:t>consequences of specific</w:t>
            </w:r>
            <w:r w:rsidRPr="005359FF">
              <w:rPr>
                <w:rFonts w:ascii="Times New Roman" w:hAnsi="Times New Roman" w:cs="Times New Roman"/>
                <w:lang w:val="en-GB"/>
              </w:rPr>
              <w:t xml:space="preserve"> </w:t>
            </w:r>
            <w:r w:rsidRPr="005359FF">
              <w:rPr>
                <w:rFonts w:ascii="Times New Roman" w:hAnsi="Times New Roman" w:cs="Times New Roman"/>
                <w:u w:val="single"/>
                <w:lang w:val="en-GB"/>
              </w:rPr>
              <w:t>features of populist discourses</w:t>
            </w:r>
            <w:r w:rsidRPr="005359FF">
              <w:rPr>
                <w:rFonts w:ascii="Times New Roman" w:hAnsi="Times New Roman" w:cs="Times New Roman"/>
                <w:lang w:val="en-GB"/>
              </w:rPr>
              <w:t xml:space="preserve"> for young people. </w:t>
            </w:r>
          </w:p>
          <w:p w14:paraId="433226C5" w14:textId="77777777" w:rsidR="00F6015A" w:rsidRPr="005359FF" w:rsidRDefault="00F6015A" w:rsidP="00455E15">
            <w:pPr>
              <w:autoSpaceDE w:val="0"/>
              <w:autoSpaceDN w:val="0"/>
              <w:adjustRightInd w:val="0"/>
              <w:spacing w:after="120"/>
              <w:rPr>
                <w:rFonts w:ascii="Times New Roman" w:hAnsi="Times New Roman" w:cs="Times New Roman"/>
                <w:lang w:val="en-GB"/>
              </w:rPr>
            </w:pPr>
            <w:r w:rsidRPr="005359FF">
              <w:rPr>
                <w:rFonts w:ascii="Times New Roman" w:hAnsi="Times New Roman" w:cs="Times New Roman"/>
                <w:lang w:val="en-GB"/>
              </w:rPr>
              <w:t>The key concern is that populism may undermine trust in the media, political representatives, the EU, courts, and even democracy itself.  A related but separable concern, is that populists undermine trust between groups in society.  While the first set of concerns may be common to all forms of populism regardless of host ideology, the second set of concerns is likely related to the specific host ideology (nativism; left-wing populism; periphery/rural populism). The basis for these concerns is the observation that populists give voice to grievances that are related to important societal challenges, such as migration, economic inequality, and the quality of representation, while at the same time directing heavy criticism towards the actors, institutions and systems that generally address these challenges under severe constraints. Important questions are, first, to what extent is this worry justified, and second, to what extent can any of the actors or systems targeted by populist discourse take action that counter these worrying tendencies of decreasing trust.</w:t>
            </w:r>
          </w:p>
          <w:p w14:paraId="76063006" w14:textId="77777777" w:rsidR="00F6015A" w:rsidRPr="005359FF" w:rsidRDefault="00F6015A" w:rsidP="00455E15">
            <w:pPr>
              <w:spacing w:after="120"/>
              <w:jc w:val="both"/>
              <w:rPr>
                <w:rFonts w:ascii="Times New Roman" w:hAnsi="Times New Roman" w:cs="Times New Roman"/>
                <w:lang w:val="en-GB"/>
              </w:rPr>
            </w:pPr>
            <w:r w:rsidRPr="005359FF">
              <w:rPr>
                <w:rFonts w:ascii="Times New Roman" w:hAnsi="Times New Roman" w:cs="Times New Roman"/>
                <w:lang w:val="en-GB"/>
              </w:rPr>
              <w:t xml:space="preserve">We expect </w:t>
            </w:r>
            <w:r w:rsidRPr="00174C88">
              <w:rPr>
                <w:rFonts w:ascii="Times New Roman" w:hAnsi="Times New Roman" w:cs="Times New Roman"/>
                <w:u w:val="single"/>
                <w:lang w:val="en-GB"/>
              </w:rPr>
              <w:t>populist discourses regardless of host-ideology to have significant negative consequences on trust in the media, politicians, the EU, and democracy itself</w:t>
            </w:r>
            <w:r w:rsidRPr="005359FF">
              <w:rPr>
                <w:rFonts w:ascii="Times New Roman" w:hAnsi="Times New Roman" w:cs="Times New Roman"/>
                <w:lang w:val="en-GB"/>
              </w:rPr>
              <w:t xml:space="preserve">. We expect </w:t>
            </w:r>
            <w:r w:rsidRPr="00174C88">
              <w:rPr>
                <w:rFonts w:ascii="Times New Roman" w:hAnsi="Times New Roman" w:cs="Times New Roman"/>
                <w:u w:val="single"/>
                <w:lang w:val="en-GB"/>
              </w:rPr>
              <w:t>negative consequences for trust in specific out-groups to depend on a mix of populism and specific host ideology</w:t>
            </w:r>
            <w:r w:rsidRPr="005359FF">
              <w:rPr>
                <w:rFonts w:ascii="Times New Roman" w:hAnsi="Times New Roman" w:cs="Times New Roman"/>
                <w:lang w:val="en-GB"/>
              </w:rPr>
              <w:t xml:space="preserve">, meaning that we expect trust in immigrants or Muslims will be lower in the case of right-wing populists, businesses and bankers in the case of left-wing populism, and the urban expert elite </w:t>
            </w:r>
            <w:r w:rsidRPr="005359FF">
              <w:rPr>
                <w:rFonts w:ascii="Times New Roman" w:hAnsi="Times New Roman" w:cs="Times New Roman"/>
                <w:lang w:val="en-GB"/>
              </w:rPr>
              <w:lastRenderedPageBreak/>
              <w:t xml:space="preserve">in the case of periphery/rural populism. A series of </w:t>
            </w:r>
            <w:r w:rsidRPr="00174C88">
              <w:rPr>
                <w:rFonts w:ascii="Times New Roman" w:hAnsi="Times New Roman" w:cs="Times New Roman"/>
                <w:u w:val="single"/>
                <w:lang w:val="en-GB"/>
              </w:rPr>
              <w:t xml:space="preserve">lab and survey experiments will explore these </w:t>
            </w:r>
            <w:r>
              <w:rPr>
                <w:rFonts w:ascii="Times New Roman" w:hAnsi="Times New Roman" w:cs="Times New Roman"/>
                <w:u w:val="single"/>
                <w:lang w:val="en-GB"/>
              </w:rPr>
              <w:t>c</w:t>
            </w:r>
            <w:r w:rsidRPr="00174C88">
              <w:rPr>
                <w:rFonts w:ascii="Times New Roman" w:hAnsi="Times New Roman" w:cs="Times New Roman"/>
                <w:u w:val="single"/>
                <w:lang w:val="en-GB"/>
              </w:rPr>
              <w:t>onsequences of different types of populist discourse</w:t>
            </w:r>
            <w:r>
              <w:rPr>
                <w:rFonts w:ascii="Times New Roman" w:hAnsi="Times New Roman" w:cs="Times New Roman"/>
                <w:lang w:val="en-GB"/>
              </w:rPr>
              <w:t>, distinguishing</w:t>
            </w:r>
            <w:r w:rsidRPr="005359FF">
              <w:rPr>
                <w:rFonts w:ascii="Times New Roman" w:hAnsi="Times New Roman" w:cs="Times New Roman"/>
                <w:lang w:val="en-GB"/>
              </w:rPr>
              <w:t xml:space="preserve"> </w:t>
            </w:r>
            <w:r>
              <w:rPr>
                <w:rFonts w:ascii="Times New Roman" w:hAnsi="Times New Roman" w:cs="Times New Roman"/>
                <w:lang w:val="en-GB"/>
              </w:rPr>
              <w:t xml:space="preserve">also </w:t>
            </w:r>
            <w:r w:rsidRPr="00174C88">
              <w:rPr>
                <w:rFonts w:ascii="Times New Roman" w:hAnsi="Times New Roman" w:cs="Times New Roman"/>
                <w:u w:val="single"/>
                <w:lang w:val="en-GB"/>
              </w:rPr>
              <w:t>different publics</w:t>
            </w:r>
            <w:r w:rsidRPr="005359FF">
              <w:rPr>
                <w:rFonts w:ascii="Times New Roman" w:hAnsi="Times New Roman" w:cs="Times New Roman"/>
                <w:lang w:val="en-GB"/>
              </w:rPr>
              <w:t xml:space="preserve"> that are crucial in the elaboration of populist and anti-populist discourses: </w:t>
            </w:r>
            <w:r w:rsidRPr="00174C88">
              <w:rPr>
                <w:rFonts w:ascii="Times New Roman" w:hAnsi="Times New Roman" w:cs="Times New Roman"/>
                <w:u w:val="single"/>
                <w:lang w:val="en-GB"/>
              </w:rPr>
              <w:t>politicians, journalist and citizens.</w:t>
            </w:r>
            <w:r w:rsidRPr="005359FF">
              <w:rPr>
                <w:rFonts w:ascii="Times New Roman" w:hAnsi="Times New Roman" w:cs="Times New Roman"/>
                <w:lang w:val="en-GB"/>
              </w:rPr>
              <w:t xml:space="preserve"> </w:t>
            </w:r>
          </w:p>
          <w:p w14:paraId="666D5BED" w14:textId="77777777" w:rsidR="00F6015A" w:rsidRPr="00174C88" w:rsidRDefault="00F6015A" w:rsidP="00455E15">
            <w:pPr>
              <w:spacing w:after="120"/>
              <w:jc w:val="both"/>
              <w:rPr>
                <w:rFonts w:ascii="Times New Roman" w:hAnsi="Times New Roman" w:cs="Times New Roman"/>
                <w:lang w:val="en-GB"/>
              </w:rPr>
            </w:pPr>
            <w:r w:rsidRPr="005359FF">
              <w:rPr>
                <w:rFonts w:ascii="Times New Roman" w:hAnsi="Times New Roman" w:cs="Times New Roman"/>
                <w:lang w:val="en-GB"/>
              </w:rPr>
              <w:t xml:space="preserve">In addition, the WP will explore the </w:t>
            </w:r>
            <w:r w:rsidRPr="00174C88">
              <w:rPr>
                <w:rFonts w:ascii="Times New Roman" w:hAnsi="Times New Roman" w:cs="Times New Roman"/>
                <w:u w:val="single"/>
                <w:lang w:val="en-GB"/>
              </w:rPr>
              <w:t>consequences over citizens’ political attitudes of being confronted with two fundamental elements of populist discourse</w:t>
            </w:r>
            <w:r w:rsidRPr="005359FF">
              <w:rPr>
                <w:rFonts w:ascii="Times New Roman" w:hAnsi="Times New Roman" w:cs="Times New Roman"/>
                <w:lang w:val="en-GB"/>
              </w:rPr>
              <w:t xml:space="preserve">: the alleged </w:t>
            </w:r>
            <w:r w:rsidRPr="00174C88">
              <w:rPr>
                <w:rFonts w:ascii="Times New Roman" w:hAnsi="Times New Roman" w:cs="Times New Roman"/>
                <w:lang w:val="en-GB"/>
              </w:rPr>
              <w:t xml:space="preserve">unity of the will of the people (minimalizing social cleavages as part of the effort to render the opposition between the population and the political elite more salient) and the assertion that liberal democratic procedures often prevent political systems from being effective, or from the ‘will of the people’ being implemented. </w:t>
            </w:r>
            <w:r w:rsidRPr="00174C88">
              <w:rPr>
                <w:rFonts w:ascii="Times New Roman" w:hAnsi="Times New Roman" w:cs="Times New Roman"/>
                <w:u w:val="single"/>
              </w:rPr>
              <w:t>The question, then, becomes how citizens react if they are confronted either with populist or non-populist arguments about the will of the people and its limits</w:t>
            </w:r>
            <w:r w:rsidRPr="00174C88">
              <w:rPr>
                <w:rFonts w:ascii="Times New Roman" w:hAnsi="Times New Roman" w:cs="Times New Roman"/>
              </w:rPr>
              <w:t>.</w:t>
            </w:r>
          </w:p>
          <w:p w14:paraId="0C6C75C8" w14:textId="77777777" w:rsidR="00F6015A" w:rsidRPr="005359FF" w:rsidRDefault="00F6015A" w:rsidP="00455E15">
            <w:pPr>
              <w:spacing w:after="120"/>
              <w:jc w:val="both"/>
              <w:rPr>
                <w:rFonts w:ascii="Times New Roman" w:hAnsi="Times New Roman" w:cs="Times New Roman"/>
              </w:rPr>
            </w:pPr>
            <w:r w:rsidRPr="005359FF">
              <w:rPr>
                <w:rFonts w:ascii="Times New Roman" w:hAnsi="Times New Roman" w:cs="Times New Roman"/>
                <w:lang w:val="en-GB"/>
              </w:rPr>
              <w:t>The consequences of these components of populist disc</w:t>
            </w:r>
            <w:r>
              <w:rPr>
                <w:rFonts w:ascii="Times New Roman" w:hAnsi="Times New Roman" w:cs="Times New Roman"/>
                <w:lang w:val="en-GB"/>
              </w:rPr>
              <w:t>o</w:t>
            </w:r>
            <w:r w:rsidRPr="005359FF">
              <w:rPr>
                <w:rFonts w:ascii="Times New Roman" w:hAnsi="Times New Roman" w:cs="Times New Roman"/>
                <w:lang w:val="en-GB"/>
              </w:rPr>
              <w:t>urse</w:t>
            </w:r>
            <w:r>
              <w:rPr>
                <w:rFonts w:ascii="Times New Roman" w:hAnsi="Times New Roman" w:cs="Times New Roman"/>
                <w:lang w:val="en-GB"/>
              </w:rPr>
              <w:t xml:space="preserve"> (and potential non-populist reactions)</w:t>
            </w:r>
            <w:r w:rsidRPr="005359FF">
              <w:rPr>
                <w:rFonts w:ascii="Times New Roman" w:hAnsi="Times New Roman" w:cs="Times New Roman"/>
                <w:lang w:val="en-GB"/>
              </w:rPr>
              <w:t xml:space="preserve"> will be analysed in a </w:t>
            </w:r>
            <w:r w:rsidRPr="00174C88">
              <w:rPr>
                <w:rFonts w:ascii="Times New Roman" w:hAnsi="Times New Roman" w:cs="Times New Roman"/>
                <w:u w:val="single"/>
                <w:lang w:val="en-GB"/>
              </w:rPr>
              <w:t>segment of the population that is expected to be particularly sensitive to the potential consequences of populist messages (young people) and using channels that tend to mirror the way in which this segment is exposed to political stimuli (social media).</w:t>
            </w:r>
            <w:r w:rsidRPr="005359FF">
              <w:rPr>
                <w:rFonts w:ascii="Times New Roman" w:hAnsi="Times New Roman" w:cs="Times New Roman"/>
                <w:lang w:val="en-GB"/>
              </w:rPr>
              <w:t xml:space="preserve"> This is challenging as </w:t>
            </w:r>
            <w:r>
              <w:rPr>
                <w:rFonts w:ascii="Times New Roman" w:hAnsi="Times New Roman" w:cs="Times New Roman"/>
              </w:rPr>
              <w:t>in</w:t>
            </w:r>
            <w:r w:rsidRPr="005359FF">
              <w:rPr>
                <w:rFonts w:ascii="Times New Roman" w:hAnsi="Times New Roman" w:cs="Times New Roman"/>
              </w:rPr>
              <w:t xml:space="preserve"> the field of human rights education, it is a well-known problem that elementary democratic rules and procedures are often highly abstract, and that therefore it is not easy to transfer these values to pupils or citizens. Respecting the rights of minority groups, or strictly upholding the system of a separation of powers indeed can lead to decision making procedures that are not self-evident for public opinion. The challenge, therefore, is to develop specific tools to make sure that these very abstract principles are being translated into concrete, specific and identifiable examples. We aim to ascertain to what extent it is possible to bolster both respect for social diversity and pluralism, and for the basic framework of the rule of law. In this effort, we build on contemporary insights about political socialization, and the paramount role of social media. The available evidence suggests that social media could have a stronger effect on attitudes and values than the more traditional media. Not only are they fully integrated into the daily lives of especially younger age groups, continually reinforcing specific message, but the content of social media is also generated by the peers of the receiver, thus adding an element of peer pressure that is largely absent in professional news media</w:t>
            </w:r>
            <w:r>
              <w:rPr>
                <w:rFonts w:ascii="Times New Roman" w:hAnsi="Times New Roman" w:cs="Times New Roman"/>
              </w:rPr>
              <w:t>.</w:t>
            </w:r>
          </w:p>
          <w:p w14:paraId="37EF359A" w14:textId="77777777" w:rsidR="00F6015A" w:rsidRPr="005359FF" w:rsidRDefault="00F6015A" w:rsidP="00455E15">
            <w:pPr>
              <w:spacing w:after="120"/>
              <w:jc w:val="both"/>
              <w:rPr>
                <w:rFonts w:ascii="Times New Roman" w:hAnsi="Times New Roman" w:cs="Times New Roman"/>
                <w:lang w:val="en-GB"/>
              </w:rPr>
            </w:pPr>
          </w:p>
          <w:p w14:paraId="6EE81468" w14:textId="77777777" w:rsidR="00F6015A" w:rsidRPr="005359FF" w:rsidRDefault="00F6015A" w:rsidP="00455E15">
            <w:pPr>
              <w:spacing w:after="120"/>
              <w:jc w:val="both"/>
              <w:rPr>
                <w:rFonts w:ascii="Times New Roman" w:hAnsi="Times New Roman" w:cs="Times New Roman"/>
                <w:lang w:val="en-GB"/>
              </w:rPr>
            </w:pPr>
            <w:r w:rsidRPr="005359FF">
              <w:rPr>
                <w:rFonts w:ascii="Times New Roman" w:hAnsi="Times New Roman" w:cs="Times New Roman"/>
                <w:lang w:val="en-GB"/>
              </w:rPr>
              <w:t xml:space="preserve">This combined strategy should provide leverage and robust evidence with both internal and external validity on the consequences of populist discourses for different publics and in different contexts. </w:t>
            </w:r>
          </w:p>
        </w:tc>
      </w:tr>
    </w:tbl>
    <w:p w14:paraId="08D11455" w14:textId="77777777" w:rsidR="00F6015A" w:rsidRPr="00FF02E2" w:rsidRDefault="00F6015A" w:rsidP="00F6015A">
      <w:pPr>
        <w:spacing w:after="120"/>
        <w:rPr>
          <w:rFonts w:ascii="Times New Roman" w:hAnsi="Times New Roman" w:cs="Times New Roman"/>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F6015A" w:rsidRPr="00FF02E2" w14:paraId="06A14059" w14:textId="77777777" w:rsidTr="00455E15">
        <w:tc>
          <w:tcPr>
            <w:tcW w:w="9855" w:type="dxa"/>
          </w:tcPr>
          <w:p w14:paraId="5805A5E4" w14:textId="77777777" w:rsidR="00F6015A" w:rsidRPr="00FF02E2" w:rsidRDefault="00F6015A" w:rsidP="00455E15">
            <w:pPr>
              <w:spacing w:after="120"/>
              <w:jc w:val="both"/>
              <w:rPr>
                <w:rFonts w:ascii="Times New Roman" w:hAnsi="Times New Roman" w:cs="Times New Roman"/>
                <w:lang w:val="en-GB"/>
              </w:rPr>
            </w:pPr>
            <w:r w:rsidRPr="00FF02E2">
              <w:rPr>
                <w:rFonts w:ascii="Times New Roman" w:hAnsi="Times New Roman" w:cs="Times New Roman"/>
                <w:b/>
                <w:lang w:val="en-GB"/>
              </w:rPr>
              <w:t xml:space="preserve">Description of </w:t>
            </w:r>
            <w:proofErr w:type="gramStart"/>
            <w:r w:rsidRPr="00FF02E2">
              <w:rPr>
                <w:rFonts w:ascii="Times New Roman" w:hAnsi="Times New Roman" w:cs="Times New Roman"/>
                <w:b/>
                <w:lang w:val="en-GB"/>
              </w:rPr>
              <w:t>work</w:t>
            </w:r>
            <w:r w:rsidRPr="00FF02E2">
              <w:rPr>
                <w:rFonts w:ascii="Times New Roman" w:hAnsi="Times New Roman" w:cs="Times New Roman"/>
                <w:lang w:val="en-GB"/>
              </w:rPr>
              <w:t xml:space="preserve"> :</w:t>
            </w:r>
            <w:proofErr w:type="gramEnd"/>
            <w:r w:rsidRPr="00FF02E2">
              <w:rPr>
                <w:rFonts w:ascii="Times New Roman" w:hAnsi="Times New Roman" w:cs="Times New Roman"/>
                <w:lang w:val="en-GB"/>
              </w:rPr>
              <w:t xml:space="preserve"> </w:t>
            </w:r>
          </w:p>
          <w:p w14:paraId="6BBA11B0" w14:textId="77777777" w:rsidR="00F6015A" w:rsidRDefault="00F6015A" w:rsidP="00455E15">
            <w:pPr>
              <w:spacing w:after="120"/>
              <w:jc w:val="both"/>
              <w:rPr>
                <w:rFonts w:ascii="Times New Roman" w:hAnsi="Times New Roman" w:cs="Times New Roman"/>
                <w:lang w:val="en-GB"/>
              </w:rPr>
            </w:pPr>
            <w:r>
              <w:rPr>
                <w:rFonts w:ascii="Times New Roman" w:hAnsi="Times New Roman" w:cs="Times New Roman"/>
                <w:lang w:val="en-GB"/>
              </w:rPr>
              <w:t xml:space="preserve">To achieve the </w:t>
            </w:r>
            <w:proofErr w:type="gramStart"/>
            <w:r>
              <w:rPr>
                <w:rFonts w:ascii="Times New Roman" w:hAnsi="Times New Roman" w:cs="Times New Roman"/>
                <w:lang w:val="en-GB"/>
              </w:rPr>
              <w:t>above mentioned</w:t>
            </w:r>
            <w:proofErr w:type="gramEnd"/>
            <w:r>
              <w:rPr>
                <w:rFonts w:ascii="Times New Roman" w:hAnsi="Times New Roman" w:cs="Times New Roman"/>
                <w:lang w:val="en-GB"/>
              </w:rPr>
              <w:t xml:space="preserve"> objectives this WP </w:t>
            </w:r>
            <w:r w:rsidRPr="00FF02E2">
              <w:rPr>
                <w:rFonts w:ascii="Times New Roman" w:hAnsi="Times New Roman" w:cs="Times New Roman"/>
                <w:lang w:val="en-GB"/>
              </w:rPr>
              <w:t>will</w:t>
            </w:r>
            <w:r>
              <w:rPr>
                <w:rFonts w:ascii="Times New Roman" w:hAnsi="Times New Roman" w:cs="Times New Roman"/>
                <w:lang w:val="en-GB"/>
              </w:rPr>
              <w:t xml:space="preserve"> integrate</w:t>
            </w:r>
            <w:r w:rsidRPr="00FF02E2">
              <w:rPr>
                <w:rFonts w:ascii="Times New Roman" w:hAnsi="Times New Roman" w:cs="Times New Roman"/>
                <w:lang w:val="en-GB"/>
              </w:rPr>
              <w:t xml:space="preserve"> three kinds of experimental research designs</w:t>
            </w:r>
            <w:r>
              <w:rPr>
                <w:rFonts w:ascii="Times New Roman" w:hAnsi="Times New Roman" w:cs="Times New Roman"/>
                <w:lang w:val="en-GB"/>
              </w:rPr>
              <w:t xml:space="preserve">: </w:t>
            </w:r>
            <w:r w:rsidRPr="00882A38">
              <w:rPr>
                <w:rFonts w:ascii="Times New Roman" w:hAnsi="Times New Roman" w:cs="Times New Roman"/>
                <w:u w:val="single"/>
                <w:lang w:val="en-GB"/>
              </w:rPr>
              <w:t>lab, survey and field experiments</w:t>
            </w:r>
            <w:r>
              <w:rPr>
                <w:rFonts w:ascii="Times New Roman" w:hAnsi="Times New Roman" w:cs="Times New Roman"/>
                <w:lang w:val="en-GB"/>
              </w:rPr>
              <w:t xml:space="preserve">. </w:t>
            </w:r>
          </w:p>
          <w:p w14:paraId="5C45826C" w14:textId="77777777" w:rsidR="00F6015A" w:rsidRDefault="00F6015A" w:rsidP="00455E15">
            <w:pPr>
              <w:spacing w:after="120"/>
              <w:jc w:val="both"/>
              <w:rPr>
                <w:rFonts w:ascii="Times New Roman" w:hAnsi="Times New Roman" w:cs="Times New Roman"/>
                <w:lang w:val="en-GB"/>
              </w:rPr>
            </w:pPr>
            <w:r w:rsidRPr="00FF02E2">
              <w:rPr>
                <w:rFonts w:ascii="Times New Roman" w:hAnsi="Times New Roman" w:cs="Times New Roman"/>
                <w:lang w:val="en-GB"/>
              </w:rPr>
              <w:t>Because of their unrivalled internal validity, laboratory experiments are ideally suited for this purpose. Therefore, laboratory experiments will be the main methodology used in this WP. The WP leaders direct a state-of-the-art social science laboratory, which will be used for carrying out the experiments</w:t>
            </w:r>
            <w:r>
              <w:rPr>
                <w:rFonts w:ascii="Times New Roman" w:hAnsi="Times New Roman" w:cs="Times New Roman"/>
                <w:lang w:val="en-GB"/>
              </w:rPr>
              <w:t xml:space="preserve"> in Norway</w:t>
            </w:r>
            <w:r w:rsidRPr="00FF02E2">
              <w:rPr>
                <w:rFonts w:ascii="Times New Roman" w:hAnsi="Times New Roman" w:cs="Times New Roman"/>
                <w:lang w:val="en-GB"/>
              </w:rPr>
              <w:t xml:space="preserve">. The experiments will be designed </w:t>
            </w:r>
            <w:r>
              <w:rPr>
                <w:rFonts w:ascii="Times New Roman" w:hAnsi="Times New Roman" w:cs="Times New Roman"/>
                <w:lang w:val="en-GB"/>
              </w:rPr>
              <w:t>taking into account the results of other</w:t>
            </w:r>
            <w:r w:rsidRPr="00FF02E2">
              <w:rPr>
                <w:rFonts w:ascii="Times New Roman" w:hAnsi="Times New Roman" w:cs="Times New Roman"/>
                <w:lang w:val="en-GB"/>
              </w:rPr>
              <w:t xml:space="preserve"> WPs about the nature of populist claims and strategies used to counter such claims.  One core design feature of the laboratory experiments will consist of </w:t>
            </w:r>
            <w:r w:rsidRPr="00882A38">
              <w:rPr>
                <w:rFonts w:ascii="Times New Roman" w:hAnsi="Times New Roman" w:cs="Times New Roman"/>
                <w:u w:val="single"/>
                <w:lang w:val="en-GB"/>
              </w:rPr>
              <w:t>manipulating the content (both the extent and nature) of populism, and of the counter-strategies, in video-recorded speeches and newspaper articles</w:t>
            </w:r>
            <w:r w:rsidRPr="00FF02E2">
              <w:rPr>
                <w:rFonts w:ascii="Times New Roman" w:hAnsi="Times New Roman" w:cs="Times New Roman"/>
                <w:lang w:val="en-GB"/>
              </w:rPr>
              <w:t xml:space="preserve"> to examine causal effects </w:t>
            </w:r>
            <w:r>
              <w:rPr>
                <w:rFonts w:ascii="Times New Roman" w:hAnsi="Times New Roman" w:cs="Times New Roman"/>
                <w:lang w:val="en-GB"/>
              </w:rPr>
              <w:t>on the outcomes of interest</w:t>
            </w:r>
            <w:r w:rsidRPr="00FF02E2">
              <w:rPr>
                <w:rFonts w:ascii="Times New Roman" w:hAnsi="Times New Roman" w:cs="Times New Roman"/>
                <w:lang w:val="en-GB"/>
              </w:rPr>
              <w:t xml:space="preserve">.  </w:t>
            </w:r>
          </w:p>
          <w:p w14:paraId="71A9623E" w14:textId="77777777" w:rsidR="00F6015A" w:rsidRDefault="00F6015A" w:rsidP="00455E15">
            <w:pPr>
              <w:spacing w:after="120"/>
              <w:jc w:val="both"/>
              <w:rPr>
                <w:rFonts w:ascii="Times New Roman" w:hAnsi="Times New Roman" w:cs="Times New Roman"/>
                <w:lang w:val="en-GB"/>
              </w:rPr>
            </w:pPr>
            <w:r w:rsidRPr="00FF02E2">
              <w:rPr>
                <w:rFonts w:ascii="Times New Roman" w:hAnsi="Times New Roman" w:cs="Times New Roman"/>
                <w:lang w:val="en-GB"/>
              </w:rPr>
              <w:t>We will use a sequential logic in developing the experiments, whereby we gradually refine and build knowledge.  In the cases where casual findings are established in the laboratory experiments the external validity will be examined in two ways, both of which draw on a unique set of faciliti</w:t>
            </w:r>
            <w:r>
              <w:rPr>
                <w:rFonts w:ascii="Times New Roman" w:hAnsi="Times New Roman" w:cs="Times New Roman"/>
                <w:lang w:val="en-GB"/>
              </w:rPr>
              <w:t>es at the University of Bergen.</w:t>
            </w:r>
            <w:r w:rsidRPr="00FF02E2">
              <w:rPr>
                <w:rFonts w:ascii="Times New Roman" w:hAnsi="Times New Roman" w:cs="Times New Roman"/>
                <w:lang w:val="en-GB"/>
              </w:rPr>
              <w:t xml:space="preserve"> First</w:t>
            </w:r>
            <w:r>
              <w:rPr>
                <w:rFonts w:ascii="Times New Roman" w:hAnsi="Times New Roman" w:cs="Times New Roman"/>
                <w:lang w:val="en-GB"/>
              </w:rPr>
              <w:t xml:space="preserve">, </w:t>
            </w:r>
            <w:r w:rsidRPr="00FF02E2">
              <w:rPr>
                <w:rFonts w:ascii="Times New Roman" w:hAnsi="Times New Roman" w:cs="Times New Roman"/>
                <w:lang w:val="en-GB"/>
              </w:rPr>
              <w:t xml:space="preserve">we will embed tailored and down-sized versions of the successful </w:t>
            </w:r>
            <w:r w:rsidRPr="00FF02E2">
              <w:rPr>
                <w:rFonts w:ascii="Times New Roman" w:hAnsi="Times New Roman" w:cs="Times New Roman"/>
                <w:lang w:val="en-GB"/>
              </w:rPr>
              <w:lastRenderedPageBreak/>
              <w:t xml:space="preserve">laboratory experiments in a </w:t>
            </w:r>
            <w:r w:rsidRPr="00882A38">
              <w:rPr>
                <w:rFonts w:ascii="Times New Roman" w:hAnsi="Times New Roman" w:cs="Times New Roman"/>
                <w:u w:val="single"/>
                <w:lang w:val="en-GB"/>
              </w:rPr>
              <w:t>population representative sample, a panel of journalists, and a panel of elected representatives</w:t>
            </w:r>
            <w:r w:rsidRPr="00FF02E2">
              <w:rPr>
                <w:rFonts w:ascii="Times New Roman" w:hAnsi="Times New Roman" w:cs="Times New Roman"/>
                <w:lang w:val="en-GB"/>
              </w:rPr>
              <w:t xml:space="preserve"> all coordinated by </w:t>
            </w:r>
            <w:r>
              <w:rPr>
                <w:rFonts w:ascii="Times New Roman" w:hAnsi="Times New Roman" w:cs="Times New Roman"/>
                <w:lang w:val="en-GB"/>
              </w:rPr>
              <w:t>partner 6 (UiB).</w:t>
            </w:r>
            <w:r w:rsidRPr="00FF02E2">
              <w:rPr>
                <w:rFonts w:ascii="Times New Roman" w:hAnsi="Times New Roman" w:cs="Times New Roman"/>
                <w:lang w:val="en-GB"/>
              </w:rPr>
              <w:t xml:space="preserve"> </w:t>
            </w:r>
            <w:r>
              <w:rPr>
                <w:rFonts w:ascii="Times New Roman" w:hAnsi="Times New Roman" w:cs="Times New Roman"/>
                <w:lang w:val="en-GB"/>
              </w:rPr>
              <w:t>Second, the experiments will be replicated or adapted to another case characterised by a different type of populism (</w:t>
            </w:r>
            <w:commentRangeStart w:id="13"/>
            <w:r>
              <w:rPr>
                <w:rFonts w:ascii="Times New Roman" w:hAnsi="Times New Roman" w:cs="Times New Roman"/>
                <w:lang w:val="en-GB"/>
              </w:rPr>
              <w:t xml:space="preserve">Spain), with participation of partner 1 (UAB). </w:t>
            </w:r>
            <w:commentRangeEnd w:id="13"/>
            <w:r>
              <w:rPr>
                <w:rStyle w:val="Refdecomentario"/>
                <w:rFonts w:ascii="Times New Roman" w:eastAsia="Times New Roman" w:hAnsi="Times New Roman" w:cs="Times New Roman"/>
                <w:lang w:val="it-IT" w:eastAsia="it-IT"/>
              </w:rPr>
              <w:commentReference w:id="13"/>
            </w:r>
          </w:p>
          <w:p w14:paraId="0A2ACBC7" w14:textId="77777777" w:rsidR="00F6015A" w:rsidRDefault="00F6015A" w:rsidP="00455E15">
            <w:pPr>
              <w:spacing w:after="120"/>
              <w:jc w:val="both"/>
              <w:rPr>
                <w:rFonts w:ascii="Times New Roman" w:hAnsi="Times New Roman" w:cs="Times New Roman"/>
                <w:lang w:val="en-GB"/>
              </w:rPr>
            </w:pPr>
            <w:r>
              <w:rPr>
                <w:rFonts w:ascii="Times New Roman" w:hAnsi="Times New Roman" w:cs="Times New Roman"/>
                <w:lang w:val="en-GB"/>
              </w:rPr>
              <w:t xml:space="preserve">The findings of the lab and survey experiments will be complemented by a field experiment carried out in Belgium by partner 8 (KU Leuven), in which </w:t>
            </w:r>
            <w:r w:rsidRPr="00882A38">
              <w:rPr>
                <w:rFonts w:ascii="Times New Roman" w:hAnsi="Times New Roman" w:cs="Times New Roman"/>
                <w:u w:val="single"/>
                <w:lang w:val="en-GB"/>
              </w:rPr>
              <w:t xml:space="preserve">young subjects are treated </w:t>
            </w:r>
            <w:r w:rsidRPr="00882A38">
              <w:rPr>
                <w:rFonts w:ascii="Times New Roman" w:hAnsi="Times New Roman" w:cs="Times New Roman"/>
                <w:highlight w:val="yellow"/>
                <w:u w:val="single"/>
                <w:lang w:val="en-GB"/>
              </w:rPr>
              <w:t>out of the lab</w:t>
            </w:r>
            <w:r w:rsidRPr="00882A38">
              <w:rPr>
                <w:rFonts w:ascii="Times New Roman" w:hAnsi="Times New Roman" w:cs="Times New Roman"/>
                <w:u w:val="single"/>
                <w:lang w:val="en-GB"/>
              </w:rPr>
              <w:t xml:space="preserve"> with different virtual dialogs conducted via social media</w:t>
            </w:r>
            <w:r>
              <w:rPr>
                <w:rFonts w:ascii="Times New Roman" w:hAnsi="Times New Roman" w:cs="Times New Roman"/>
                <w:lang w:val="en-GB"/>
              </w:rPr>
              <w:t xml:space="preserve">.   The field experiment will be </w:t>
            </w:r>
            <w:r w:rsidRPr="005359FF">
              <w:rPr>
                <w:rFonts w:ascii="Times New Roman" w:hAnsi="Times New Roman" w:cs="Times New Roman"/>
                <w:lang w:val="en-GB"/>
              </w:rPr>
              <w:t xml:space="preserve">based on a series of </w:t>
            </w:r>
            <w:r w:rsidRPr="00882A38">
              <w:rPr>
                <w:rFonts w:ascii="Times New Roman" w:hAnsi="Times New Roman" w:cs="Times New Roman"/>
                <w:u w:val="single"/>
                <w:lang w:val="en-GB"/>
              </w:rPr>
              <w:t>virtual dialogues</w:t>
            </w:r>
            <w:r w:rsidRPr="005359FF">
              <w:rPr>
                <w:rFonts w:ascii="Times New Roman" w:hAnsi="Times New Roman" w:cs="Times New Roman"/>
                <w:lang w:val="en-GB"/>
              </w:rPr>
              <w:t xml:space="preserve"> like the one</w:t>
            </w:r>
            <w:r>
              <w:rPr>
                <w:rFonts w:ascii="Times New Roman" w:hAnsi="Times New Roman" w:cs="Times New Roman"/>
                <w:lang w:val="en-GB"/>
              </w:rPr>
              <w:t xml:space="preserve">s that are </w:t>
            </w:r>
            <w:r w:rsidRPr="005359FF">
              <w:rPr>
                <w:rFonts w:ascii="Times New Roman" w:hAnsi="Times New Roman" w:cs="Times New Roman"/>
                <w:lang w:val="en-GB"/>
              </w:rPr>
              <w:t xml:space="preserve">offered by commercial programs as ‘Snapchat’ </w:t>
            </w:r>
            <w:r>
              <w:rPr>
                <w:rFonts w:ascii="Times New Roman" w:hAnsi="Times New Roman" w:cs="Times New Roman"/>
                <w:lang w:val="en-GB"/>
              </w:rPr>
              <w:t xml:space="preserve">in </w:t>
            </w:r>
            <w:r w:rsidRPr="005359FF">
              <w:rPr>
                <w:rFonts w:ascii="Times New Roman" w:hAnsi="Times New Roman" w:cs="Times New Roman"/>
                <w:lang w:val="en-GB"/>
              </w:rPr>
              <w:t>which the degrees of social heterogeneity and the presence of populist vs antipopulist</w:t>
            </w:r>
            <w:r>
              <w:rPr>
                <w:rFonts w:ascii="Times New Roman" w:hAnsi="Times New Roman" w:cs="Times New Roman"/>
                <w:highlight w:val="yellow"/>
                <w:lang w:val="en-GB"/>
              </w:rPr>
              <w:t xml:space="preserve"> arguments are </w:t>
            </w:r>
            <w:commentRangeStart w:id="14"/>
            <w:r>
              <w:rPr>
                <w:rFonts w:ascii="Times New Roman" w:hAnsi="Times New Roman" w:cs="Times New Roman"/>
                <w:highlight w:val="yellow"/>
                <w:lang w:val="en-GB"/>
              </w:rPr>
              <w:t>manipulated</w:t>
            </w:r>
            <w:commentRangeEnd w:id="14"/>
            <w:r>
              <w:rPr>
                <w:rStyle w:val="Refdecomentario"/>
                <w:rFonts w:ascii="Times New Roman" w:eastAsia="Times New Roman" w:hAnsi="Times New Roman" w:cs="Times New Roman"/>
                <w:lang w:val="it-IT" w:eastAsia="it-IT"/>
              </w:rPr>
              <w:commentReference w:id="14"/>
            </w:r>
            <w:r>
              <w:rPr>
                <w:rFonts w:ascii="Times New Roman" w:hAnsi="Times New Roman" w:cs="Times New Roman"/>
                <w:highlight w:val="yellow"/>
                <w:lang w:val="en-GB"/>
              </w:rPr>
              <w:t xml:space="preserve">.  </w:t>
            </w:r>
          </w:p>
          <w:p w14:paraId="26D85076" w14:textId="77777777" w:rsidR="00F6015A" w:rsidRDefault="00F6015A" w:rsidP="00455E15">
            <w:pPr>
              <w:spacing w:after="120"/>
              <w:jc w:val="both"/>
              <w:rPr>
                <w:rFonts w:ascii="Times New Roman" w:hAnsi="Times New Roman" w:cs="Times New Roman"/>
                <w:lang w:val="en-GB"/>
              </w:rPr>
            </w:pPr>
          </w:p>
          <w:p w14:paraId="53937710" w14:textId="77777777" w:rsidR="00F6015A" w:rsidRPr="00D9430A" w:rsidRDefault="00F6015A" w:rsidP="00455E15">
            <w:pPr>
              <w:spacing w:after="120"/>
              <w:jc w:val="both"/>
              <w:rPr>
                <w:rFonts w:ascii="Times New Roman" w:hAnsi="Times New Roman" w:cs="Times New Roman"/>
                <w:b/>
                <w:bCs/>
                <w:lang w:val="en-GB"/>
              </w:rPr>
            </w:pPr>
            <w:r w:rsidRPr="00D9430A">
              <w:rPr>
                <w:rFonts w:ascii="Times New Roman" w:hAnsi="Times New Roman" w:cs="Times New Roman"/>
                <w:b/>
                <w:bCs/>
                <w:lang w:val="en-GB"/>
              </w:rPr>
              <w:t>Task 6.1: Preparation of experimental protocols</w:t>
            </w:r>
          </w:p>
          <w:p w14:paraId="5B4B837E" w14:textId="77777777" w:rsidR="00F6015A" w:rsidRPr="00D9430A" w:rsidRDefault="00F6015A" w:rsidP="00455E15">
            <w:pPr>
              <w:spacing w:after="120"/>
              <w:jc w:val="both"/>
              <w:rPr>
                <w:rFonts w:ascii="Times New Roman" w:hAnsi="Times New Roman" w:cs="Times New Roman"/>
                <w:lang w:val="en-GB"/>
              </w:rPr>
            </w:pPr>
            <w:r w:rsidRPr="00D9430A">
              <w:rPr>
                <w:rFonts w:ascii="Times New Roman" w:hAnsi="Times New Roman" w:cs="Times New Roman"/>
                <w:lang w:val="en-GB"/>
              </w:rPr>
              <w:t>This task involves the design of the different experiments</w:t>
            </w:r>
            <w:r>
              <w:rPr>
                <w:rFonts w:ascii="Times New Roman" w:hAnsi="Times New Roman" w:cs="Times New Roman"/>
                <w:lang w:val="en-GB"/>
              </w:rPr>
              <w:t xml:space="preserve">. It will be carried out by partners 6 (UiB) for the lab and survey experiments in Norway, by partner 1 (UAB) for the survey experiment in </w:t>
            </w:r>
            <w:proofErr w:type="gramStart"/>
            <w:r>
              <w:rPr>
                <w:rFonts w:ascii="Times New Roman" w:hAnsi="Times New Roman" w:cs="Times New Roman"/>
                <w:lang w:val="en-GB"/>
              </w:rPr>
              <w:t>Spain,  and</w:t>
            </w:r>
            <w:proofErr w:type="gramEnd"/>
            <w:r>
              <w:rPr>
                <w:rFonts w:ascii="Times New Roman" w:hAnsi="Times New Roman" w:cs="Times New Roman"/>
                <w:lang w:val="en-GB"/>
              </w:rPr>
              <w:t xml:space="preserve"> by partner 8 (KU Leuven), for the field experiment in Belgium. </w:t>
            </w:r>
          </w:p>
          <w:p w14:paraId="7B005B13" w14:textId="77777777" w:rsidR="00F6015A" w:rsidRPr="00D9430A" w:rsidRDefault="00F6015A" w:rsidP="00455E15">
            <w:pPr>
              <w:spacing w:after="120"/>
              <w:jc w:val="both"/>
              <w:rPr>
                <w:rFonts w:ascii="Times New Roman" w:hAnsi="Times New Roman" w:cs="Times New Roman"/>
                <w:b/>
                <w:bCs/>
                <w:lang w:val="en-GB"/>
              </w:rPr>
            </w:pPr>
            <w:r w:rsidRPr="00D9430A">
              <w:rPr>
                <w:rFonts w:ascii="Times New Roman" w:hAnsi="Times New Roman" w:cs="Times New Roman"/>
                <w:b/>
                <w:bCs/>
                <w:lang w:val="en-GB"/>
              </w:rPr>
              <w:t>Task 6.2: Pre-tests and manipulation checks</w:t>
            </w:r>
          </w:p>
          <w:p w14:paraId="57B2F418" w14:textId="77777777" w:rsidR="00F6015A" w:rsidRPr="00D9430A" w:rsidRDefault="00F6015A" w:rsidP="00455E15">
            <w:pPr>
              <w:spacing w:after="120"/>
              <w:jc w:val="both"/>
              <w:rPr>
                <w:rFonts w:ascii="Times New Roman" w:hAnsi="Times New Roman" w:cs="Times New Roman"/>
                <w:lang w:val="en-GB"/>
              </w:rPr>
            </w:pPr>
            <w:r w:rsidRPr="00D9430A">
              <w:rPr>
                <w:rFonts w:ascii="Times New Roman" w:hAnsi="Times New Roman" w:cs="Times New Roman"/>
                <w:lang w:val="en-GB"/>
              </w:rPr>
              <w:t>This task involves the pre-testing of the different treatments</w:t>
            </w:r>
            <w:r>
              <w:rPr>
                <w:rFonts w:ascii="Times New Roman" w:hAnsi="Times New Roman" w:cs="Times New Roman"/>
                <w:lang w:val="en-GB"/>
              </w:rPr>
              <w:t xml:space="preserve">.  It will be carried out by partners 6 (UiB for the lab and survey </w:t>
            </w:r>
            <w:commentRangeStart w:id="15"/>
            <w:r>
              <w:rPr>
                <w:rFonts w:ascii="Times New Roman" w:hAnsi="Times New Roman" w:cs="Times New Roman"/>
                <w:lang w:val="en-GB"/>
              </w:rPr>
              <w:t>experiments in Norway</w:t>
            </w:r>
            <w:commentRangeEnd w:id="15"/>
            <w:r>
              <w:rPr>
                <w:rStyle w:val="Refdecomentario"/>
                <w:rFonts w:ascii="Times New Roman" w:eastAsia="Times New Roman" w:hAnsi="Times New Roman" w:cs="Times New Roman"/>
                <w:lang w:val="it-IT" w:eastAsia="it-IT"/>
              </w:rPr>
              <w:commentReference w:id="15"/>
            </w:r>
            <w:r>
              <w:rPr>
                <w:rFonts w:ascii="Times New Roman" w:hAnsi="Times New Roman" w:cs="Times New Roman"/>
                <w:lang w:val="en-GB"/>
              </w:rPr>
              <w:t xml:space="preserve">), partner 1 (UAB, for the survey experiment in Spain) and partner 8 (KU Leuven, for the field experiment in Belgium). </w:t>
            </w:r>
            <w:r w:rsidRPr="006012C3">
              <w:rPr>
                <w:rFonts w:ascii="Times New Roman" w:hAnsi="Times New Roman" w:cs="Times New Roman"/>
                <w:highlight w:val="yellow"/>
                <w:lang w:val="en-GB"/>
              </w:rPr>
              <w:t>Part of the development of the treatment will be subcontracted for the field experiment.</w:t>
            </w:r>
            <w:r>
              <w:rPr>
                <w:rFonts w:ascii="Times New Roman" w:hAnsi="Times New Roman" w:cs="Times New Roman"/>
                <w:lang w:val="en-GB"/>
              </w:rPr>
              <w:t xml:space="preserve"> Results in the pre-test may imply a redefinition of the protocolos of task 6.1. </w:t>
            </w:r>
          </w:p>
          <w:p w14:paraId="074B10DE" w14:textId="77777777" w:rsidR="00F6015A" w:rsidRPr="00D9430A" w:rsidRDefault="00F6015A" w:rsidP="00455E15">
            <w:pPr>
              <w:spacing w:after="120"/>
              <w:jc w:val="both"/>
              <w:rPr>
                <w:rFonts w:ascii="Times New Roman" w:hAnsi="Times New Roman" w:cs="Times New Roman"/>
                <w:b/>
                <w:bCs/>
                <w:lang w:val="en-GB"/>
              </w:rPr>
            </w:pPr>
            <w:r w:rsidRPr="00D9430A">
              <w:rPr>
                <w:rFonts w:ascii="Times New Roman" w:hAnsi="Times New Roman" w:cs="Times New Roman"/>
                <w:b/>
                <w:bCs/>
                <w:lang w:val="en-GB"/>
              </w:rPr>
              <w:t>Task 6.3: Fielding the experiments</w:t>
            </w:r>
          </w:p>
          <w:p w14:paraId="65D2C773" w14:textId="77777777" w:rsidR="00F6015A" w:rsidRPr="00D9430A" w:rsidRDefault="00F6015A" w:rsidP="00455E15">
            <w:pPr>
              <w:spacing w:after="120"/>
              <w:jc w:val="both"/>
              <w:rPr>
                <w:rFonts w:ascii="Times New Roman" w:hAnsi="Times New Roman" w:cs="Times New Roman"/>
                <w:lang w:val="en-GB"/>
              </w:rPr>
            </w:pPr>
            <w:r w:rsidRPr="00D9430A">
              <w:rPr>
                <w:rFonts w:ascii="Times New Roman" w:hAnsi="Times New Roman" w:cs="Times New Roman"/>
                <w:lang w:val="en-GB"/>
              </w:rPr>
              <w:t>This task involves</w:t>
            </w:r>
            <w:r>
              <w:rPr>
                <w:rFonts w:ascii="Times New Roman" w:hAnsi="Times New Roman" w:cs="Times New Roman"/>
                <w:lang w:val="en-GB"/>
              </w:rPr>
              <w:t xml:space="preserve"> fielding the lab, survey and field experiments. It will be carried out by partners 6 (UiB) for the lab and survey experiments in Norway, subcontracted under the scientific coordination of partner 1 (UAB) for the survey experiment in Spain, </w:t>
            </w:r>
            <w:r w:rsidRPr="006012C3">
              <w:rPr>
                <w:rFonts w:ascii="Times New Roman" w:hAnsi="Times New Roman" w:cs="Times New Roman"/>
                <w:highlight w:val="yellow"/>
                <w:lang w:val="en-GB"/>
              </w:rPr>
              <w:t>and carried out by partner 8 (KU Leuven), for the field experiment in Belgium.</w:t>
            </w:r>
          </w:p>
          <w:p w14:paraId="623A6676" w14:textId="77777777" w:rsidR="00F6015A" w:rsidRDefault="00F6015A" w:rsidP="00455E15">
            <w:pPr>
              <w:spacing w:after="120"/>
              <w:jc w:val="both"/>
              <w:rPr>
                <w:rFonts w:ascii="Times New Roman" w:hAnsi="Times New Roman" w:cs="Times New Roman"/>
                <w:b/>
                <w:bCs/>
                <w:lang w:val="en-GB"/>
              </w:rPr>
            </w:pPr>
            <w:r w:rsidRPr="00D9430A">
              <w:rPr>
                <w:rFonts w:ascii="Times New Roman" w:hAnsi="Times New Roman" w:cs="Times New Roman"/>
                <w:b/>
                <w:bCs/>
                <w:lang w:val="en-GB"/>
              </w:rPr>
              <w:t>Task 6.4: Analysis of results</w:t>
            </w:r>
          </w:p>
          <w:p w14:paraId="757994FB" w14:textId="77777777" w:rsidR="00F6015A" w:rsidRPr="006012C3" w:rsidRDefault="00F6015A" w:rsidP="00455E15">
            <w:pPr>
              <w:spacing w:after="120"/>
              <w:jc w:val="both"/>
              <w:rPr>
                <w:rFonts w:ascii="Times New Roman" w:hAnsi="Times New Roman" w:cs="Times New Roman"/>
                <w:lang w:val="en-GB"/>
              </w:rPr>
            </w:pPr>
            <w:r w:rsidRPr="006012C3">
              <w:rPr>
                <w:rFonts w:ascii="Times New Roman" w:hAnsi="Times New Roman" w:cs="Times New Roman"/>
                <w:lang w:val="en-GB"/>
              </w:rPr>
              <w:t xml:space="preserve">The </w:t>
            </w:r>
            <w:r>
              <w:rPr>
                <w:rFonts w:ascii="Times New Roman" w:hAnsi="Times New Roman" w:cs="Times New Roman"/>
                <w:lang w:val="en-GB"/>
              </w:rPr>
              <w:t>results of the different experiments will be analysed by partner 6 (UiB) for the experiments carried out in Norway, partner 1 (UAB) for the survey experiment in Spain, and partner 8 (KU Leuven) for the field experiment.</w:t>
            </w:r>
          </w:p>
          <w:p w14:paraId="54555266" w14:textId="77777777" w:rsidR="00F6015A" w:rsidRPr="00FF02E2" w:rsidRDefault="00F6015A" w:rsidP="00455E15">
            <w:pPr>
              <w:spacing w:after="120"/>
              <w:jc w:val="both"/>
              <w:rPr>
                <w:rFonts w:ascii="Times New Roman" w:hAnsi="Times New Roman" w:cs="Times New Roman"/>
                <w:b/>
                <w:bCs/>
                <w:lang w:val="en-GB"/>
              </w:rPr>
            </w:pPr>
            <w:r w:rsidRPr="00D9430A">
              <w:rPr>
                <w:rFonts w:ascii="Times New Roman" w:hAnsi="Times New Roman" w:cs="Times New Roman"/>
                <w:b/>
                <w:bCs/>
                <w:lang w:val="en-GB"/>
              </w:rPr>
              <w:t>Task 6.5. Drafting reports</w:t>
            </w:r>
          </w:p>
          <w:p w14:paraId="6846FE93" w14:textId="77777777" w:rsidR="00F6015A" w:rsidRPr="00FF02E2" w:rsidRDefault="00F6015A" w:rsidP="00455E15">
            <w:pPr>
              <w:spacing w:after="120"/>
              <w:jc w:val="both"/>
              <w:rPr>
                <w:rFonts w:ascii="Times New Roman" w:hAnsi="Times New Roman" w:cs="Times New Roman"/>
                <w:lang w:val="en-GB"/>
              </w:rPr>
            </w:pPr>
            <w:r>
              <w:rPr>
                <w:rFonts w:ascii="Times New Roman" w:hAnsi="Times New Roman" w:cs="Times New Roman"/>
                <w:lang w:val="en-GB"/>
              </w:rPr>
              <w:t xml:space="preserve">Partners 6 (UiB), 8 (KU Leuven) and 1 (UAB), involved in this WP will be in charge of drafting the reports on the consequences of populism for democratic values. </w:t>
            </w:r>
          </w:p>
        </w:tc>
      </w:tr>
    </w:tbl>
    <w:p w14:paraId="732E3BDE" w14:textId="77777777" w:rsidR="00F6015A" w:rsidRPr="00FF02E2" w:rsidRDefault="00F6015A" w:rsidP="00F6015A">
      <w:pPr>
        <w:spacing w:after="120"/>
        <w:rPr>
          <w:rFonts w:ascii="Times New Roman" w:hAnsi="Times New Roman" w:cs="Times New Roman"/>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F6015A" w:rsidRPr="00FF02E2" w14:paraId="01E0CC11" w14:textId="77777777" w:rsidTr="00455E15">
        <w:tc>
          <w:tcPr>
            <w:tcW w:w="9855" w:type="dxa"/>
          </w:tcPr>
          <w:p w14:paraId="4FBBB3ED" w14:textId="77777777" w:rsidR="00F6015A" w:rsidRPr="006012C3" w:rsidRDefault="00F6015A" w:rsidP="00455E15">
            <w:pPr>
              <w:spacing w:after="120"/>
              <w:jc w:val="both"/>
              <w:rPr>
                <w:rFonts w:ascii="Times New Roman" w:hAnsi="Times New Roman" w:cs="Times New Roman"/>
                <w:lang w:val="en-GB"/>
              </w:rPr>
            </w:pPr>
            <w:r w:rsidRPr="00FF02E2">
              <w:rPr>
                <w:rFonts w:ascii="Times New Roman" w:hAnsi="Times New Roman" w:cs="Times New Roman"/>
                <w:b/>
                <w:lang w:val="en-GB"/>
              </w:rPr>
              <w:t>Deliverables</w:t>
            </w:r>
            <w:r w:rsidRPr="00FF02E2">
              <w:rPr>
                <w:rFonts w:ascii="Times New Roman" w:hAnsi="Times New Roman" w:cs="Times New Roman"/>
                <w:lang w:val="en-GB"/>
              </w:rPr>
              <w:t xml:space="preserve"> (brief description and month of delivery):</w:t>
            </w:r>
          </w:p>
          <w:p w14:paraId="6EF263BC" w14:textId="77777777" w:rsidR="00F6015A" w:rsidRDefault="00F6015A" w:rsidP="00455E15">
            <w:pPr>
              <w:spacing w:after="120"/>
              <w:rPr>
                <w:rFonts w:ascii="Times New Roman" w:hAnsi="Times New Roman" w:cs="Times New Roman"/>
                <w:lang w:val="en-GB"/>
              </w:rPr>
            </w:pPr>
            <w:r w:rsidRPr="006012C3">
              <w:rPr>
                <w:rFonts w:ascii="Times New Roman" w:hAnsi="Times New Roman" w:cs="Times New Roman"/>
                <w:b/>
                <w:bCs/>
                <w:lang w:val="en-GB"/>
              </w:rPr>
              <w:t>D6.1: Experimental protocols</w:t>
            </w:r>
            <w:r w:rsidRPr="006012C3">
              <w:rPr>
                <w:rFonts w:ascii="Times New Roman" w:hAnsi="Times New Roman" w:cs="Times New Roman"/>
                <w:bCs/>
                <w:lang w:val="en-GB"/>
              </w:rPr>
              <w:t xml:space="preserve"> </w:t>
            </w:r>
            <w:r w:rsidRPr="006012C3">
              <w:rPr>
                <w:rFonts w:ascii="Times New Roman" w:hAnsi="Times New Roman" w:cs="Times New Roman"/>
                <w:lang w:val="en-GB"/>
              </w:rPr>
              <w:t>(month of delivery: 30</w:t>
            </w:r>
            <w:r>
              <w:rPr>
                <w:rFonts w:ascii="Times New Roman" w:hAnsi="Times New Roman" w:cs="Times New Roman"/>
                <w:lang w:val="en-GB"/>
              </w:rPr>
              <w:t>, UiB</w:t>
            </w:r>
            <w:r w:rsidRPr="006012C3">
              <w:rPr>
                <w:rFonts w:ascii="Times New Roman" w:hAnsi="Times New Roman" w:cs="Times New Roman"/>
                <w:lang w:val="en-GB"/>
              </w:rPr>
              <w:t>)</w:t>
            </w:r>
          </w:p>
          <w:p w14:paraId="63E91EED" w14:textId="77777777" w:rsidR="00F6015A" w:rsidRPr="006012C3" w:rsidRDefault="00F6015A" w:rsidP="00455E15">
            <w:pPr>
              <w:spacing w:after="120"/>
              <w:rPr>
                <w:rFonts w:ascii="Times New Roman" w:hAnsi="Times New Roman" w:cs="Times New Roman"/>
                <w:lang w:val="en-GB"/>
              </w:rPr>
            </w:pPr>
            <w:r>
              <w:rPr>
                <w:rFonts w:ascii="Times New Roman" w:hAnsi="Times New Roman" w:cs="Times New Roman"/>
                <w:lang w:val="en-GB"/>
              </w:rPr>
              <w:t xml:space="preserve">Document including a detailed explanation of the different experimental designs and treatments of the WP. </w:t>
            </w:r>
          </w:p>
          <w:p w14:paraId="01545F37" w14:textId="77777777" w:rsidR="00F6015A" w:rsidRDefault="00F6015A" w:rsidP="00455E15">
            <w:pPr>
              <w:spacing w:after="120"/>
              <w:rPr>
                <w:rFonts w:ascii="Times New Roman" w:hAnsi="Times New Roman" w:cs="Times New Roman"/>
                <w:lang w:val="en-GB"/>
              </w:rPr>
            </w:pPr>
            <w:r w:rsidRPr="006012C3">
              <w:rPr>
                <w:rFonts w:ascii="Times New Roman" w:hAnsi="Times New Roman" w:cs="Times New Roman"/>
                <w:b/>
                <w:bCs/>
                <w:lang w:val="en-GB"/>
              </w:rPr>
              <w:t xml:space="preserve">D6.2: Report on the consequences of types of populism </w:t>
            </w:r>
            <w:r w:rsidRPr="006012C3">
              <w:rPr>
                <w:rFonts w:ascii="Times New Roman" w:hAnsi="Times New Roman" w:cs="Times New Roman"/>
                <w:lang w:val="en-GB"/>
              </w:rPr>
              <w:t xml:space="preserve">(month of delivery: </w:t>
            </w:r>
            <w:r>
              <w:rPr>
                <w:rFonts w:ascii="Times New Roman" w:hAnsi="Times New Roman" w:cs="Times New Roman"/>
                <w:lang w:val="en-GB"/>
              </w:rPr>
              <w:t>35, UiB</w:t>
            </w:r>
            <w:r w:rsidRPr="006012C3">
              <w:rPr>
                <w:rFonts w:ascii="Times New Roman" w:hAnsi="Times New Roman" w:cs="Times New Roman"/>
                <w:lang w:val="en-GB"/>
              </w:rPr>
              <w:t>)</w:t>
            </w:r>
          </w:p>
          <w:p w14:paraId="1CD570CA" w14:textId="77777777" w:rsidR="00F6015A" w:rsidRDefault="00F6015A" w:rsidP="00455E15">
            <w:pPr>
              <w:spacing w:after="120"/>
              <w:rPr>
                <w:rFonts w:ascii="Times New Roman" w:hAnsi="Times New Roman" w:cs="Times New Roman"/>
                <w:lang w:val="en-GB"/>
              </w:rPr>
            </w:pPr>
            <w:r>
              <w:rPr>
                <w:rFonts w:ascii="Times New Roman" w:hAnsi="Times New Roman" w:cs="Times New Roman"/>
                <w:lang w:val="en-GB"/>
              </w:rPr>
              <w:t>Document including the results of the experiments carried out in Norway and Spain.</w:t>
            </w:r>
          </w:p>
          <w:p w14:paraId="4354A484" w14:textId="77777777" w:rsidR="00F6015A" w:rsidRDefault="00F6015A" w:rsidP="00455E15">
            <w:pPr>
              <w:spacing w:after="120"/>
              <w:rPr>
                <w:rFonts w:ascii="Times New Roman" w:hAnsi="Times New Roman" w:cs="Times New Roman"/>
                <w:lang w:val="en-GB"/>
              </w:rPr>
            </w:pPr>
            <w:r w:rsidRPr="006012C3">
              <w:rPr>
                <w:rFonts w:ascii="Times New Roman" w:hAnsi="Times New Roman" w:cs="Times New Roman"/>
                <w:b/>
                <w:bCs/>
                <w:lang w:val="en-GB"/>
              </w:rPr>
              <w:t>D6.3: Report on the consequences of populist and anti-populist discourses</w:t>
            </w:r>
            <w:r>
              <w:rPr>
                <w:rFonts w:ascii="Times New Roman" w:hAnsi="Times New Roman" w:cs="Times New Roman"/>
                <w:b/>
                <w:bCs/>
                <w:lang w:val="en-GB"/>
              </w:rPr>
              <w:t xml:space="preserve"> </w:t>
            </w:r>
            <w:r w:rsidRPr="006012C3">
              <w:rPr>
                <w:rFonts w:ascii="Times New Roman" w:hAnsi="Times New Roman" w:cs="Times New Roman"/>
                <w:lang w:val="en-GB"/>
              </w:rPr>
              <w:t xml:space="preserve">(month of delivery: </w:t>
            </w:r>
            <w:r>
              <w:rPr>
                <w:rFonts w:ascii="Times New Roman" w:hAnsi="Times New Roman" w:cs="Times New Roman"/>
                <w:lang w:val="en-GB"/>
              </w:rPr>
              <w:lastRenderedPageBreak/>
              <w:t>36, KU Leuven</w:t>
            </w:r>
            <w:r w:rsidRPr="006012C3">
              <w:rPr>
                <w:rFonts w:ascii="Times New Roman" w:hAnsi="Times New Roman" w:cs="Times New Roman"/>
                <w:lang w:val="en-GB"/>
              </w:rPr>
              <w:t>)</w:t>
            </w:r>
          </w:p>
          <w:p w14:paraId="21382499" w14:textId="77777777" w:rsidR="00F6015A" w:rsidRPr="00FF02E2" w:rsidRDefault="00F6015A" w:rsidP="00455E15">
            <w:pPr>
              <w:spacing w:after="120"/>
              <w:rPr>
                <w:rFonts w:ascii="Times New Roman" w:hAnsi="Times New Roman" w:cs="Times New Roman"/>
                <w:lang w:val="en-GB"/>
              </w:rPr>
            </w:pPr>
            <w:r>
              <w:rPr>
                <w:rFonts w:ascii="Times New Roman" w:hAnsi="Times New Roman" w:cs="Times New Roman"/>
                <w:lang w:val="en-GB"/>
              </w:rPr>
              <w:t xml:space="preserve">Document including the results of the field experiment carried out in Belgium. </w:t>
            </w:r>
          </w:p>
        </w:tc>
      </w:tr>
    </w:tbl>
    <w:p w14:paraId="28014A6B" w14:textId="77777777" w:rsidR="00F6015A" w:rsidRPr="00FF02E2" w:rsidRDefault="00F6015A" w:rsidP="00F6015A">
      <w:pPr>
        <w:rPr>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F6015A" w:rsidRPr="00FF02E2" w14:paraId="01128462" w14:textId="77777777" w:rsidTr="00455E15">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5490C51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50E5C22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7</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1955E78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0F9FD09B" w14:textId="77777777" w:rsidR="00F6015A" w:rsidRPr="00477BCD" w:rsidRDefault="00F6015A" w:rsidP="00455E15">
            <w:pPr>
              <w:widowControl w:val="0"/>
              <w:autoSpaceDE w:val="0"/>
              <w:autoSpaceDN w:val="0"/>
              <w:adjustRightInd w:val="0"/>
              <w:spacing w:after="120"/>
              <w:ind w:right="-2"/>
              <w:rPr>
                <w:rFonts w:ascii="Times New Roman" w:hAnsi="Times New Roman" w:cs="Times New Roman"/>
                <w:lang w:val="es-ES"/>
              </w:rPr>
            </w:pPr>
            <w:r w:rsidRPr="00477BCD">
              <w:rPr>
                <w:rFonts w:ascii="Times New Roman" w:hAnsi="Times New Roman" w:cs="Times New Roman"/>
                <w:lang w:val="es-ES"/>
              </w:rPr>
              <w:t>Universitat Autònoma de Barcelona (UAB)</w:t>
            </w:r>
          </w:p>
        </w:tc>
      </w:tr>
      <w:tr w:rsidR="00F6015A" w:rsidRPr="00FF02E2" w14:paraId="08B555D6"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3E6D4E5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Work package title</w:t>
            </w:r>
          </w:p>
        </w:tc>
        <w:tc>
          <w:tcPr>
            <w:tcW w:w="7231" w:type="dxa"/>
            <w:gridSpan w:val="17"/>
          </w:tcPr>
          <w:p w14:paraId="02621B13" w14:textId="77777777" w:rsidR="00F6015A" w:rsidRPr="00FF02E2" w:rsidRDefault="00F6015A" w:rsidP="00455E15">
            <w:pPr>
              <w:autoSpaceDE w:val="0"/>
              <w:autoSpaceDN w:val="0"/>
              <w:adjustRightInd w:val="0"/>
              <w:rPr>
                <w:rFonts w:ascii="Times New Roman" w:hAnsi="Times New Roman" w:cs="Times New Roman"/>
                <w:lang w:val="en-GB"/>
              </w:rPr>
            </w:pPr>
            <w:r w:rsidRPr="00FF02E2">
              <w:rPr>
                <w:rFonts w:ascii="Times New Roman" w:hAnsi="Times New Roman" w:cs="Times New Roman"/>
                <w:lang w:val="en-GB"/>
              </w:rPr>
              <w:t>Dissemination and exploitation</w:t>
            </w:r>
          </w:p>
        </w:tc>
      </w:tr>
      <w:tr w:rsidR="00F6015A" w:rsidRPr="00FF02E2" w14:paraId="6EB726CF"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2FAAB37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Participant number</w:t>
            </w:r>
          </w:p>
        </w:tc>
        <w:tc>
          <w:tcPr>
            <w:tcW w:w="469" w:type="dxa"/>
          </w:tcPr>
          <w:p w14:paraId="42B4641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w:t>
            </w:r>
          </w:p>
        </w:tc>
        <w:tc>
          <w:tcPr>
            <w:tcW w:w="476" w:type="dxa"/>
          </w:tcPr>
          <w:p w14:paraId="1D71B9D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2</w:t>
            </w:r>
          </w:p>
        </w:tc>
        <w:tc>
          <w:tcPr>
            <w:tcW w:w="465" w:type="dxa"/>
          </w:tcPr>
          <w:p w14:paraId="2EF239B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3</w:t>
            </w:r>
          </w:p>
        </w:tc>
        <w:tc>
          <w:tcPr>
            <w:tcW w:w="462" w:type="dxa"/>
            <w:gridSpan w:val="2"/>
          </w:tcPr>
          <w:p w14:paraId="1D9D744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4</w:t>
            </w:r>
          </w:p>
        </w:tc>
        <w:tc>
          <w:tcPr>
            <w:tcW w:w="476" w:type="dxa"/>
          </w:tcPr>
          <w:p w14:paraId="3C81B9B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5</w:t>
            </w:r>
          </w:p>
        </w:tc>
        <w:tc>
          <w:tcPr>
            <w:tcW w:w="476" w:type="dxa"/>
          </w:tcPr>
          <w:p w14:paraId="57BF05C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6</w:t>
            </w:r>
          </w:p>
        </w:tc>
        <w:tc>
          <w:tcPr>
            <w:tcW w:w="477" w:type="dxa"/>
          </w:tcPr>
          <w:p w14:paraId="564DDB7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7</w:t>
            </w:r>
          </w:p>
        </w:tc>
        <w:tc>
          <w:tcPr>
            <w:tcW w:w="477" w:type="dxa"/>
          </w:tcPr>
          <w:p w14:paraId="03E9503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8</w:t>
            </w:r>
          </w:p>
        </w:tc>
        <w:tc>
          <w:tcPr>
            <w:tcW w:w="466" w:type="dxa"/>
            <w:gridSpan w:val="2"/>
          </w:tcPr>
          <w:p w14:paraId="28B6AAE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9</w:t>
            </w:r>
          </w:p>
        </w:tc>
        <w:tc>
          <w:tcPr>
            <w:tcW w:w="577" w:type="dxa"/>
          </w:tcPr>
          <w:p w14:paraId="02C7AC8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10</w:t>
            </w:r>
          </w:p>
        </w:tc>
        <w:tc>
          <w:tcPr>
            <w:tcW w:w="468" w:type="dxa"/>
          </w:tcPr>
          <w:p w14:paraId="4133530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11</w:t>
            </w:r>
          </w:p>
        </w:tc>
        <w:tc>
          <w:tcPr>
            <w:tcW w:w="525" w:type="dxa"/>
          </w:tcPr>
          <w:p w14:paraId="6904D0B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12</w:t>
            </w:r>
          </w:p>
        </w:tc>
        <w:tc>
          <w:tcPr>
            <w:tcW w:w="567" w:type="dxa"/>
          </w:tcPr>
          <w:p w14:paraId="78C6FA0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13</w:t>
            </w:r>
          </w:p>
        </w:tc>
        <w:tc>
          <w:tcPr>
            <w:tcW w:w="567" w:type="dxa"/>
          </w:tcPr>
          <w:p w14:paraId="0472D5A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14</w:t>
            </w:r>
          </w:p>
        </w:tc>
        <w:tc>
          <w:tcPr>
            <w:tcW w:w="283" w:type="dxa"/>
          </w:tcPr>
          <w:p w14:paraId="447C46D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6936A7C7"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0358B89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Short name of participant</w:t>
            </w:r>
          </w:p>
        </w:tc>
        <w:tc>
          <w:tcPr>
            <w:tcW w:w="469" w:type="dxa"/>
            <w:noWrap/>
            <w:tcMar>
              <w:left w:w="85" w:type="dxa"/>
              <w:right w:w="85" w:type="dxa"/>
            </w:tcMar>
          </w:tcPr>
          <w:p w14:paraId="7DADD67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11095EC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2F8515E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1FA678E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5078963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3D27E8E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3F1F3B8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2C3BF18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12ACA99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04F2195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56C3B7A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2D69B50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4B53615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58CAAB4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7219F77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3C836D39"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70CF75B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Person/months per participant:</w:t>
            </w:r>
          </w:p>
        </w:tc>
        <w:tc>
          <w:tcPr>
            <w:tcW w:w="469" w:type="dxa"/>
          </w:tcPr>
          <w:p w14:paraId="61E3504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688AD41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30F811B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37CD31C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55FBD9B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39DC185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4B9DEFA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04FEFEA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457B4C1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2622F3E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25F303A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76E04D1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15F9B43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27833B1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707E68B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67AB3D4F" w14:textId="77777777" w:rsidTr="00455E15">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19020797" w14:textId="77777777" w:rsidR="00F6015A" w:rsidRPr="00FF02E2" w:rsidRDefault="00F6015A" w:rsidP="00455E15">
            <w:pPr>
              <w:widowControl w:val="0"/>
              <w:autoSpaceDE w:val="0"/>
              <w:autoSpaceDN w:val="0"/>
              <w:adjustRightInd w:val="0"/>
              <w:spacing w:after="120"/>
              <w:ind w:left="1191" w:right="-2" w:hanging="1191"/>
              <w:rPr>
                <w:rFonts w:ascii="Times New Roman" w:hAnsi="Times New Roman" w:cs="Times New Roman"/>
                <w:b/>
                <w:bCs/>
                <w:lang w:val="en-GB"/>
              </w:rPr>
            </w:pPr>
            <w:r w:rsidRPr="00FF02E2">
              <w:rPr>
                <w:rFonts w:ascii="Times New Roman" w:hAnsi="Times New Roman" w:cs="Times New Roman"/>
                <w:b/>
                <w:bCs/>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7DE9E43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10E4692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25A28A9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40</w:t>
            </w:r>
          </w:p>
        </w:tc>
      </w:tr>
    </w:tbl>
    <w:p w14:paraId="2F5BEEF8" w14:textId="77777777" w:rsidR="00F6015A" w:rsidRPr="00FF02E2" w:rsidRDefault="00F6015A" w:rsidP="00F6015A">
      <w:pPr>
        <w:autoSpaceDE w:val="0"/>
        <w:autoSpaceDN w:val="0"/>
        <w:adjustRightInd w:val="0"/>
        <w:rPr>
          <w:lang w:val="en-GB"/>
        </w:rPr>
      </w:pPr>
    </w:p>
    <w:p w14:paraId="74EB6FD1" w14:textId="77777777" w:rsidR="00F6015A" w:rsidRPr="00FF02E2" w:rsidRDefault="00F6015A" w:rsidP="00F6015A">
      <w:pPr>
        <w:widowControl w:val="0"/>
        <w:autoSpaceDE w:val="0"/>
        <w:autoSpaceDN w:val="0"/>
        <w:adjustRightInd w:val="0"/>
        <w:spacing w:after="120"/>
        <w:ind w:left="993" w:right="-2"/>
        <w:rPr>
          <w:rFonts w:ascii="Times New Roman" w:hAnsi="Times New Roman" w:cs="Times New Roman"/>
          <w:iCs/>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F6015A" w:rsidRPr="00FF02E2" w14:paraId="0CCAE9C5" w14:textId="77777777" w:rsidTr="00455E15">
        <w:tc>
          <w:tcPr>
            <w:tcW w:w="9855" w:type="dxa"/>
          </w:tcPr>
          <w:p w14:paraId="072D88F5" w14:textId="77777777" w:rsidR="00F6015A" w:rsidRPr="00FF02E2" w:rsidRDefault="00F6015A" w:rsidP="00455E15">
            <w:pPr>
              <w:spacing w:after="120"/>
              <w:jc w:val="both"/>
              <w:rPr>
                <w:rFonts w:ascii="Times New Roman" w:hAnsi="Times New Roman" w:cs="Times New Roman"/>
                <w:lang w:val="en-GB"/>
              </w:rPr>
            </w:pPr>
            <w:r w:rsidRPr="00FF02E2">
              <w:rPr>
                <w:rFonts w:ascii="Times New Roman" w:hAnsi="Times New Roman" w:cs="Times New Roman"/>
                <w:b/>
                <w:lang w:val="en-GB"/>
              </w:rPr>
              <w:t>Objectives</w:t>
            </w:r>
            <w:r w:rsidRPr="00FF02E2">
              <w:rPr>
                <w:rFonts w:ascii="Times New Roman" w:hAnsi="Times New Roman" w:cs="Times New Roman"/>
                <w:lang w:val="en-GB"/>
              </w:rPr>
              <w:t xml:space="preserve"> </w:t>
            </w:r>
          </w:p>
          <w:p w14:paraId="78EBE55C" w14:textId="77777777" w:rsidR="00F6015A" w:rsidRPr="00FF02E2" w:rsidRDefault="00F6015A" w:rsidP="00455E15">
            <w:pPr>
              <w:spacing w:after="120"/>
              <w:jc w:val="both"/>
              <w:rPr>
                <w:rFonts w:ascii="Times New Roman" w:hAnsi="Times New Roman" w:cs="Times New Roman"/>
                <w:lang w:val="en-GB"/>
              </w:rPr>
            </w:pPr>
            <w:r w:rsidRPr="00FF02E2">
              <w:rPr>
                <w:rFonts w:ascii="Times New Roman" w:hAnsi="Times New Roman" w:cs="Times New Roman"/>
                <w:lang w:val="en-GB"/>
              </w:rPr>
              <w:t xml:space="preserve">The PODER project has been conceived and designed with a view of maximizing its impact, and dissemination is considered a crucial factor for the success of the project. The main objective of this </w:t>
            </w:r>
            <w:r>
              <w:rPr>
                <w:rFonts w:ascii="Times New Roman" w:hAnsi="Times New Roman" w:cs="Times New Roman"/>
                <w:lang w:val="en-GB"/>
              </w:rPr>
              <w:t>WP</w:t>
            </w:r>
            <w:r w:rsidRPr="00FF02E2">
              <w:rPr>
                <w:rFonts w:ascii="Times New Roman" w:hAnsi="Times New Roman" w:cs="Times New Roman"/>
                <w:lang w:val="en-GB"/>
              </w:rPr>
              <w:t xml:space="preserve"> is to </w:t>
            </w:r>
            <w:r w:rsidRPr="009E1C38">
              <w:rPr>
                <w:rFonts w:ascii="Times New Roman" w:hAnsi="Times New Roman" w:cs="Times New Roman"/>
                <w:u w:val="single"/>
                <w:lang w:val="en-GB"/>
              </w:rPr>
              <w:t>ensure effective dissemination and exploitation of the results in order to guarantee the highest possible impact</w:t>
            </w:r>
            <w:r w:rsidRPr="00FF02E2">
              <w:rPr>
                <w:rFonts w:ascii="Times New Roman" w:hAnsi="Times New Roman" w:cs="Times New Roman"/>
                <w:lang w:val="en-GB"/>
              </w:rPr>
              <w:t xml:space="preserve">. The plan for dissemination and exploitation includes measures and activities addressing the full range of potential users and uses in relation to the project’s objectives and expected outputs. The plan also takes into account that an effective dissemination and communication of the project’s findings can only be achieved through the </w:t>
            </w:r>
            <w:r w:rsidRPr="009E1C38">
              <w:rPr>
                <w:rFonts w:ascii="Times New Roman" w:hAnsi="Times New Roman" w:cs="Times New Roman"/>
                <w:u w:val="single"/>
                <w:lang w:val="en-GB"/>
              </w:rPr>
              <w:t>direct involvement of citizens</w:t>
            </w:r>
            <w:r w:rsidRPr="00FF02E2">
              <w:rPr>
                <w:rFonts w:ascii="Times New Roman" w:hAnsi="Times New Roman" w:cs="Times New Roman"/>
                <w:lang w:val="en-GB"/>
              </w:rPr>
              <w:t xml:space="preserve"> in the scientific process. Therefore, in line with the “Green paper on Citizen Science for Europe”, the dissemination plan includes activities directly aimed to engage different social groups in our research.  </w:t>
            </w:r>
          </w:p>
        </w:tc>
      </w:tr>
    </w:tbl>
    <w:p w14:paraId="5F76DB0B" w14:textId="77777777" w:rsidR="00F6015A" w:rsidRPr="00FF02E2" w:rsidRDefault="00F6015A" w:rsidP="00F6015A">
      <w:pPr>
        <w:rPr>
          <w:rFonts w:ascii="Times New Roman" w:hAnsi="Times New Roman" w:cs="Times New Roman"/>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F6015A" w:rsidRPr="00FF02E2" w14:paraId="61E99E2A" w14:textId="77777777" w:rsidTr="00455E15">
        <w:tc>
          <w:tcPr>
            <w:tcW w:w="9855" w:type="dxa"/>
          </w:tcPr>
          <w:p w14:paraId="6DBE22D7" w14:textId="77777777" w:rsidR="00F6015A" w:rsidRPr="00FF02E2" w:rsidRDefault="00F6015A" w:rsidP="00455E15">
            <w:pPr>
              <w:spacing w:after="120"/>
              <w:jc w:val="both"/>
              <w:rPr>
                <w:rFonts w:ascii="Times New Roman" w:hAnsi="Times New Roman" w:cs="Times New Roman"/>
                <w:lang w:val="en-GB"/>
              </w:rPr>
            </w:pPr>
            <w:r w:rsidRPr="00FF02E2">
              <w:rPr>
                <w:rFonts w:ascii="Times New Roman" w:hAnsi="Times New Roman" w:cs="Times New Roman"/>
                <w:b/>
                <w:lang w:val="en-GB"/>
              </w:rPr>
              <w:t>Description of work</w:t>
            </w:r>
            <w:r w:rsidRPr="00FF02E2">
              <w:rPr>
                <w:rFonts w:ascii="Times New Roman" w:hAnsi="Times New Roman" w:cs="Times New Roman"/>
                <w:lang w:val="en-GB"/>
              </w:rPr>
              <w:t>: (where appropriate, broken down into tasks), lead partner and role of participants:</w:t>
            </w:r>
          </w:p>
          <w:p w14:paraId="324B76E3" w14:textId="77777777" w:rsidR="00F6015A" w:rsidRPr="00FF02E2" w:rsidRDefault="00F6015A" w:rsidP="00455E15">
            <w:pPr>
              <w:spacing w:after="120"/>
              <w:jc w:val="both"/>
              <w:rPr>
                <w:rFonts w:ascii="Times New Roman" w:hAnsi="Times New Roman" w:cs="Times New Roman"/>
                <w:bCs/>
                <w:lang w:val="en-GB"/>
              </w:rPr>
            </w:pPr>
            <w:r w:rsidRPr="00FF02E2">
              <w:rPr>
                <w:rFonts w:ascii="Times New Roman" w:hAnsi="Times New Roman" w:cs="Times New Roman"/>
                <w:b/>
                <w:bCs/>
                <w:lang w:val="en-GB"/>
              </w:rPr>
              <w:t xml:space="preserve">Task 7.1 Preparation of the dissemination and exploitation plan </w:t>
            </w:r>
          </w:p>
          <w:p w14:paraId="141CA1C8" w14:textId="77777777" w:rsidR="00F6015A" w:rsidRDefault="00F6015A" w:rsidP="00455E15">
            <w:pPr>
              <w:spacing w:after="120"/>
              <w:jc w:val="both"/>
              <w:rPr>
                <w:rFonts w:ascii="Times New Roman" w:hAnsi="Times New Roman" w:cs="Times New Roman"/>
                <w:bCs/>
                <w:lang w:val="en-GB"/>
              </w:rPr>
            </w:pPr>
            <w:r w:rsidRPr="00FF02E2">
              <w:rPr>
                <w:rFonts w:ascii="Times New Roman" w:hAnsi="Times New Roman" w:cs="Times New Roman"/>
                <w:bCs/>
                <w:lang w:val="en-GB"/>
              </w:rPr>
              <w:t xml:space="preserve">All the dissemination and exploitation activities will be included in a dissemination and exploitation plan that will follow the draft plan for the dissemination and exploitation of the project’s results presented in section 2.2.a of this proposal. The plan will include all the measures and activities aimed at maximizing the project’s impact both during and after the project. </w:t>
            </w:r>
            <w:r>
              <w:rPr>
                <w:rFonts w:ascii="Times New Roman" w:hAnsi="Times New Roman" w:cs="Times New Roman"/>
                <w:bCs/>
                <w:lang w:val="en-GB"/>
              </w:rPr>
              <w:t xml:space="preserve">Participant 1 (UAB) will coordinate this task. </w:t>
            </w:r>
          </w:p>
          <w:p w14:paraId="29773BCA" w14:textId="77777777" w:rsidR="00F6015A" w:rsidRPr="00FF02E2" w:rsidRDefault="00F6015A" w:rsidP="00455E15">
            <w:pPr>
              <w:spacing w:after="120"/>
              <w:jc w:val="both"/>
              <w:rPr>
                <w:rFonts w:ascii="Times New Roman" w:hAnsi="Times New Roman" w:cs="Times New Roman"/>
                <w:bCs/>
                <w:lang w:val="en-GB"/>
              </w:rPr>
            </w:pPr>
            <w:r>
              <w:rPr>
                <w:rFonts w:ascii="Times New Roman" w:hAnsi="Times New Roman" w:cs="Times New Roman"/>
                <w:b/>
                <w:bCs/>
                <w:lang w:val="en-GB"/>
              </w:rPr>
              <w:t>Task 7.2</w:t>
            </w:r>
            <w:r w:rsidRPr="00FF02E2">
              <w:rPr>
                <w:rFonts w:ascii="Times New Roman" w:hAnsi="Times New Roman" w:cs="Times New Roman"/>
                <w:b/>
                <w:bCs/>
                <w:lang w:val="en-GB"/>
              </w:rPr>
              <w:t xml:space="preserve"> </w:t>
            </w:r>
            <w:r>
              <w:rPr>
                <w:rFonts w:ascii="Times New Roman" w:hAnsi="Times New Roman" w:cs="Times New Roman"/>
                <w:b/>
                <w:bCs/>
                <w:lang w:val="en-GB"/>
              </w:rPr>
              <w:t>O</w:t>
            </w:r>
            <w:r w:rsidRPr="00FF02E2">
              <w:rPr>
                <w:rFonts w:ascii="Times New Roman" w:hAnsi="Times New Roman" w:cs="Times New Roman"/>
                <w:b/>
                <w:bCs/>
                <w:lang w:val="en-GB"/>
              </w:rPr>
              <w:t>rganization of contest among young students to design contents of the comic book</w:t>
            </w:r>
            <w:r>
              <w:rPr>
                <w:rFonts w:ascii="Times New Roman" w:hAnsi="Times New Roman" w:cs="Times New Roman"/>
                <w:b/>
                <w:bCs/>
                <w:lang w:val="en-GB"/>
              </w:rPr>
              <w:t xml:space="preserve"> and book production</w:t>
            </w:r>
            <w:r w:rsidRPr="00FF02E2">
              <w:rPr>
                <w:rFonts w:ascii="Times New Roman" w:hAnsi="Times New Roman" w:cs="Times New Roman"/>
                <w:b/>
                <w:bCs/>
                <w:lang w:val="en-GB"/>
              </w:rPr>
              <w:t xml:space="preserve"> </w:t>
            </w:r>
          </w:p>
          <w:p w14:paraId="5E3D8ED2" w14:textId="77777777" w:rsidR="00F6015A" w:rsidRPr="00FF02E2" w:rsidRDefault="00F6015A" w:rsidP="00455E15">
            <w:pPr>
              <w:spacing w:after="120"/>
              <w:jc w:val="both"/>
              <w:rPr>
                <w:rFonts w:ascii="Times New Roman" w:hAnsi="Times New Roman" w:cs="Times New Roman"/>
                <w:bCs/>
                <w:lang w:val="en-GB"/>
              </w:rPr>
            </w:pPr>
            <w:r w:rsidRPr="00FF02E2">
              <w:rPr>
                <w:rFonts w:ascii="Times New Roman" w:hAnsi="Times New Roman" w:cs="Times New Roman"/>
                <w:bCs/>
                <w:lang w:val="en-GB"/>
              </w:rPr>
              <w:t>To disseminate the findings of the project among the young we will produce a comic book focused on populism an</w:t>
            </w:r>
            <w:r>
              <w:rPr>
                <w:rFonts w:ascii="Times New Roman" w:hAnsi="Times New Roman" w:cs="Times New Roman"/>
                <w:bCs/>
                <w:lang w:val="en-GB"/>
              </w:rPr>
              <w:t>d the challenges of</w:t>
            </w:r>
            <w:r w:rsidRPr="00FF02E2">
              <w:rPr>
                <w:rFonts w:ascii="Times New Roman" w:hAnsi="Times New Roman" w:cs="Times New Roman"/>
                <w:bCs/>
                <w:lang w:val="en-GB"/>
              </w:rPr>
              <w:t xml:space="preserve"> European democracies. The storyline of the comic will be based on some of the insights and results obtained in </w:t>
            </w:r>
            <w:r>
              <w:rPr>
                <w:rFonts w:ascii="Times New Roman" w:hAnsi="Times New Roman" w:cs="Times New Roman"/>
                <w:bCs/>
                <w:lang w:val="en-GB"/>
              </w:rPr>
              <w:t>WP1, WP2 and WP3</w:t>
            </w:r>
            <w:r w:rsidRPr="00FF02E2">
              <w:rPr>
                <w:rFonts w:ascii="Times New Roman" w:hAnsi="Times New Roman" w:cs="Times New Roman"/>
                <w:bCs/>
                <w:lang w:val="en-GB"/>
              </w:rPr>
              <w:t xml:space="preserve"> of the project. To increase the reach and impact of the comic book, as well as to directly engage and involve young citizens in our research, parts of the comic storyline and design will be based on the plots, narratives and draft drawings and designs </w:t>
            </w:r>
            <w:r>
              <w:rPr>
                <w:rFonts w:ascii="Times New Roman" w:hAnsi="Times New Roman" w:cs="Times New Roman"/>
                <w:bCs/>
                <w:lang w:val="en-GB"/>
              </w:rPr>
              <w:t>that</w:t>
            </w:r>
            <w:r w:rsidRPr="00FF02E2">
              <w:rPr>
                <w:rFonts w:ascii="Times New Roman" w:hAnsi="Times New Roman" w:cs="Times New Roman"/>
                <w:bCs/>
                <w:lang w:val="en-GB"/>
              </w:rPr>
              <w:t xml:space="preserve"> will submit as part of a </w:t>
            </w:r>
            <w:commentRangeStart w:id="16"/>
            <w:r w:rsidRPr="00FF02E2">
              <w:rPr>
                <w:rFonts w:ascii="Times New Roman" w:hAnsi="Times New Roman" w:cs="Times New Roman"/>
                <w:bCs/>
                <w:lang w:val="en-GB"/>
              </w:rPr>
              <w:t>contest.</w:t>
            </w:r>
            <w:commentRangeEnd w:id="16"/>
            <w:r>
              <w:rPr>
                <w:rStyle w:val="Refdecomentario"/>
                <w:rFonts w:ascii="Times New Roman" w:eastAsia="Times New Roman" w:hAnsi="Times New Roman" w:cs="Times New Roman"/>
                <w:lang w:val="it-IT" w:eastAsia="it-IT"/>
              </w:rPr>
              <w:commentReference w:id="16"/>
            </w:r>
            <w:r w:rsidRPr="00FF02E2">
              <w:rPr>
                <w:rFonts w:ascii="Times New Roman" w:hAnsi="Times New Roman" w:cs="Times New Roman"/>
                <w:bCs/>
                <w:lang w:val="en-GB"/>
              </w:rPr>
              <w:t xml:space="preserve"> The final production of the comic book will be subcontracted to </w:t>
            </w:r>
            <w:r>
              <w:rPr>
                <w:rFonts w:ascii="Times New Roman" w:hAnsi="Times New Roman" w:cs="Times New Roman"/>
                <w:bCs/>
                <w:lang w:val="en-GB"/>
              </w:rPr>
              <w:t xml:space="preserve">an editorial company. Participant 1 (UAB) will lead this task. </w:t>
            </w:r>
          </w:p>
          <w:p w14:paraId="7A9CF157" w14:textId="77777777" w:rsidR="00F6015A" w:rsidRPr="00FF02E2" w:rsidRDefault="00F6015A" w:rsidP="00455E15">
            <w:pPr>
              <w:spacing w:after="120"/>
              <w:jc w:val="both"/>
              <w:rPr>
                <w:rFonts w:ascii="Times New Roman" w:hAnsi="Times New Roman" w:cs="Times New Roman"/>
                <w:bCs/>
                <w:lang w:val="en-GB"/>
              </w:rPr>
            </w:pPr>
            <w:r w:rsidRPr="00FF02E2">
              <w:rPr>
                <w:rFonts w:ascii="Times New Roman" w:hAnsi="Times New Roman" w:cs="Times New Roman"/>
                <w:b/>
                <w:bCs/>
                <w:lang w:val="en-GB"/>
              </w:rPr>
              <w:lastRenderedPageBreak/>
              <w:t xml:space="preserve">Task 7.3 Organization of summer school and summer camp program for young academics and social activists </w:t>
            </w:r>
          </w:p>
          <w:p w14:paraId="71E39BC0" w14:textId="77777777" w:rsidR="00F6015A" w:rsidRPr="00FF02E2" w:rsidRDefault="00F6015A" w:rsidP="00455E15">
            <w:pPr>
              <w:spacing w:after="120"/>
              <w:jc w:val="both"/>
              <w:rPr>
                <w:rFonts w:ascii="Times New Roman" w:hAnsi="Times New Roman" w:cs="Times New Roman"/>
                <w:b/>
                <w:bCs/>
                <w:lang w:val="en-GB"/>
              </w:rPr>
            </w:pPr>
            <w:r w:rsidRPr="00FF02E2">
              <w:rPr>
                <w:rFonts w:ascii="Times New Roman" w:hAnsi="Times New Roman" w:cs="Times New Roman"/>
                <w:bCs/>
                <w:lang w:val="en-GB"/>
              </w:rPr>
              <w:t>We will organize a summer school for young academics (PhD students)</w:t>
            </w:r>
            <w:r>
              <w:rPr>
                <w:rFonts w:ascii="Times New Roman" w:hAnsi="Times New Roman" w:cs="Times New Roman"/>
                <w:bCs/>
                <w:lang w:val="en-GB"/>
              </w:rPr>
              <w:t xml:space="preserve"> followed by a summer camp for social activists</w:t>
            </w:r>
            <w:r w:rsidRPr="00FF02E2">
              <w:rPr>
                <w:rFonts w:ascii="Times New Roman" w:hAnsi="Times New Roman" w:cs="Times New Roman"/>
                <w:bCs/>
                <w:lang w:val="en-GB"/>
              </w:rPr>
              <w:t xml:space="preserve"> on issues pertaining to populism and democracy in Europe</w:t>
            </w:r>
            <w:r>
              <w:rPr>
                <w:rFonts w:ascii="Times New Roman" w:hAnsi="Times New Roman" w:cs="Times New Roman"/>
                <w:bCs/>
                <w:lang w:val="en-GB"/>
              </w:rPr>
              <w:t xml:space="preserve"> in Florence</w:t>
            </w:r>
            <w:r w:rsidRPr="00FF02E2">
              <w:rPr>
                <w:rFonts w:ascii="Times New Roman" w:hAnsi="Times New Roman" w:cs="Times New Roman"/>
                <w:bCs/>
                <w:lang w:val="en-GB"/>
              </w:rPr>
              <w:t>. The sum</w:t>
            </w:r>
            <w:r>
              <w:rPr>
                <w:rFonts w:ascii="Times New Roman" w:hAnsi="Times New Roman" w:cs="Times New Roman"/>
                <w:bCs/>
                <w:lang w:val="en-GB"/>
              </w:rPr>
              <w:t>m</w:t>
            </w:r>
            <w:r w:rsidRPr="00FF02E2">
              <w:rPr>
                <w:rFonts w:ascii="Times New Roman" w:hAnsi="Times New Roman" w:cs="Times New Roman"/>
                <w:bCs/>
                <w:lang w:val="en-GB"/>
              </w:rPr>
              <w:t>er school will be open to PhD students working on the project as well as to PhD students enrolled in doctoral programs across Europe, who are working on topics related to populism and democracy. T</w:t>
            </w:r>
            <w:r>
              <w:rPr>
                <w:rFonts w:ascii="Times New Roman" w:hAnsi="Times New Roman" w:cs="Times New Roman"/>
                <w:bCs/>
                <w:lang w:val="en-GB"/>
              </w:rPr>
              <w:t>he summer school will last for three</w:t>
            </w:r>
            <w:r w:rsidRPr="00FF02E2">
              <w:rPr>
                <w:rFonts w:ascii="Times New Roman" w:hAnsi="Times New Roman" w:cs="Times New Roman"/>
                <w:bCs/>
                <w:lang w:val="en-GB"/>
              </w:rPr>
              <w:t xml:space="preserve"> days and we aim to have 25 students. Members of the project will teach masterclasses based on the findings of the project and PhD students will have the possibility to present and discuss their own paper drafts among themselves and with members of the project in dedicated sessions.</w:t>
            </w:r>
            <w:r>
              <w:rPr>
                <w:rFonts w:ascii="Times New Roman" w:hAnsi="Times New Roman" w:cs="Times New Roman"/>
                <w:bCs/>
                <w:lang w:val="en-GB"/>
              </w:rPr>
              <w:t xml:space="preserve"> The summer school will be followed by a two-day summer camp in which social activists will join summer school participants to discuss current issues on the challenges of democracy. </w:t>
            </w:r>
            <w:r w:rsidRPr="007318F4">
              <w:rPr>
                <w:rFonts w:ascii="Times New Roman" w:hAnsi="Times New Roman" w:cs="Times New Roman"/>
                <w:bCs/>
                <w:highlight w:val="yellow"/>
                <w:lang w:val="en-GB"/>
              </w:rPr>
              <w:t>The summer school will be organised by partner 7 (SNS) with collaboration from partner 14 (EA) for the summer camp recruitment and activities.</w:t>
            </w:r>
            <w:r>
              <w:rPr>
                <w:rFonts w:ascii="Times New Roman" w:hAnsi="Times New Roman" w:cs="Times New Roman"/>
                <w:bCs/>
                <w:lang w:val="en-GB"/>
              </w:rPr>
              <w:t xml:space="preserve"> </w:t>
            </w:r>
            <w:r w:rsidRPr="00FF02E2">
              <w:rPr>
                <w:rFonts w:ascii="Times New Roman" w:hAnsi="Times New Roman" w:cs="Times New Roman"/>
                <w:bCs/>
                <w:lang w:val="en-GB"/>
              </w:rPr>
              <w:t xml:space="preserve"> </w:t>
            </w:r>
          </w:p>
          <w:p w14:paraId="43DB0C69" w14:textId="77777777" w:rsidR="00F6015A" w:rsidRPr="00FF02E2" w:rsidRDefault="00F6015A" w:rsidP="00455E15">
            <w:pPr>
              <w:spacing w:after="120"/>
              <w:jc w:val="both"/>
              <w:rPr>
                <w:rFonts w:ascii="Times New Roman" w:hAnsi="Times New Roman" w:cs="Times New Roman"/>
                <w:bCs/>
                <w:lang w:val="en-GB"/>
              </w:rPr>
            </w:pPr>
            <w:r w:rsidRPr="00FF02E2">
              <w:rPr>
                <w:rFonts w:ascii="Times New Roman" w:hAnsi="Times New Roman" w:cs="Times New Roman"/>
                <w:b/>
                <w:bCs/>
                <w:lang w:val="en-GB"/>
              </w:rPr>
              <w:t>Task 7.</w:t>
            </w:r>
            <w:r>
              <w:rPr>
                <w:rFonts w:ascii="Times New Roman" w:hAnsi="Times New Roman" w:cs="Times New Roman"/>
                <w:b/>
                <w:bCs/>
                <w:lang w:val="en-GB"/>
              </w:rPr>
              <w:t>4</w:t>
            </w:r>
            <w:r w:rsidRPr="00FF02E2">
              <w:rPr>
                <w:rFonts w:ascii="Times New Roman" w:hAnsi="Times New Roman" w:cs="Times New Roman"/>
                <w:b/>
                <w:bCs/>
                <w:lang w:val="en-GB"/>
              </w:rPr>
              <w:t xml:space="preserve"> Preparation of comparative dataset on populist and anti-populist discourses in the public domain for open access </w:t>
            </w:r>
          </w:p>
          <w:p w14:paraId="4577F521" w14:textId="77777777" w:rsidR="00F6015A" w:rsidRPr="00FF02E2" w:rsidRDefault="00F6015A" w:rsidP="00455E15">
            <w:pPr>
              <w:rPr>
                <w:rFonts w:ascii="Times New Roman" w:hAnsi="Times New Roman" w:cs="Times New Roman"/>
                <w:lang w:val="en-GB"/>
              </w:rPr>
            </w:pPr>
            <w:r w:rsidRPr="00FF02E2">
              <w:rPr>
                <w:rFonts w:ascii="Times New Roman" w:hAnsi="Times New Roman" w:cs="Times New Roman"/>
                <w:bCs/>
                <w:lang w:val="en-GB"/>
              </w:rPr>
              <w:t>We will prepare the standardized dataset on populist and anti-populist discourses in the public domain based on the claims-analysis conducted in WP4 in order to make it publicly available t</w:t>
            </w:r>
            <w:r>
              <w:rPr>
                <w:rFonts w:ascii="Times New Roman" w:hAnsi="Times New Roman" w:cs="Times New Roman"/>
                <w:bCs/>
                <w:lang w:val="en-GB"/>
              </w:rPr>
              <w:t>hrough the Harvard Dataverse or</w:t>
            </w:r>
            <w:r w:rsidRPr="00FF02E2">
              <w:rPr>
                <w:rFonts w:ascii="Times New Roman" w:hAnsi="Times New Roman" w:cs="Times New Roman"/>
                <w:bCs/>
                <w:lang w:val="en-GB"/>
              </w:rPr>
              <w:t xml:space="preserve"> other institutional data repositories. To facilitate its exploitation the dataset will be accompanied by the codebook and a short document summarizing the data collection process and procedures. </w:t>
            </w:r>
            <w:r>
              <w:rPr>
                <w:rFonts w:ascii="Times New Roman" w:hAnsi="Times New Roman" w:cs="Times New Roman"/>
                <w:bCs/>
                <w:lang w:val="en-GB"/>
              </w:rPr>
              <w:t xml:space="preserve">Participant 2 (UNIGE) will be responsible for this task, when necessary with the collaboration of participants 1, 3, 4, 5, 6, 8, 9, 10, 11, 12, 13. </w:t>
            </w:r>
          </w:p>
          <w:p w14:paraId="2603DCCA" w14:textId="77777777" w:rsidR="00F6015A" w:rsidRPr="00FF02E2" w:rsidRDefault="00F6015A" w:rsidP="00455E15">
            <w:pPr>
              <w:spacing w:after="120"/>
              <w:jc w:val="both"/>
              <w:rPr>
                <w:rFonts w:ascii="Times New Roman" w:hAnsi="Times New Roman" w:cs="Times New Roman"/>
                <w:bCs/>
                <w:lang w:val="en-GB"/>
              </w:rPr>
            </w:pPr>
            <w:r w:rsidRPr="00FF02E2">
              <w:rPr>
                <w:rFonts w:ascii="Times New Roman" w:hAnsi="Times New Roman" w:cs="Times New Roman"/>
                <w:b/>
                <w:bCs/>
                <w:lang w:val="en-GB"/>
              </w:rPr>
              <w:t>Task 7.</w:t>
            </w:r>
            <w:r>
              <w:rPr>
                <w:rFonts w:ascii="Times New Roman" w:hAnsi="Times New Roman" w:cs="Times New Roman"/>
                <w:b/>
                <w:bCs/>
                <w:lang w:val="en-GB"/>
              </w:rPr>
              <w:t>5</w:t>
            </w:r>
            <w:r w:rsidRPr="00FF02E2">
              <w:rPr>
                <w:rFonts w:ascii="Times New Roman" w:hAnsi="Times New Roman" w:cs="Times New Roman"/>
                <w:b/>
                <w:bCs/>
                <w:lang w:val="en-GB"/>
              </w:rPr>
              <w:t xml:space="preserve"> Preparation of comparative individual-level survey dataset for open access </w:t>
            </w:r>
          </w:p>
          <w:p w14:paraId="7D39F723" w14:textId="77777777" w:rsidR="00F6015A" w:rsidRPr="00FF02E2" w:rsidRDefault="00F6015A" w:rsidP="00455E15">
            <w:pPr>
              <w:rPr>
                <w:rFonts w:ascii="Times New Roman" w:hAnsi="Times New Roman" w:cs="Times New Roman"/>
                <w:lang w:val="en-GB"/>
              </w:rPr>
            </w:pPr>
            <w:r w:rsidRPr="00FF02E2">
              <w:rPr>
                <w:rFonts w:ascii="Times New Roman" w:hAnsi="Times New Roman" w:cs="Times New Roman"/>
                <w:bCs/>
                <w:lang w:val="en-GB"/>
              </w:rPr>
              <w:t>We will prepare the standardized micro-level dataset on individuals’ populist attitudes and their attitudes and feelings about the challenges that European democracies face that originates from the survey conducted in WP5 in order to make it publicly available t</w:t>
            </w:r>
            <w:r>
              <w:rPr>
                <w:rFonts w:ascii="Times New Roman" w:hAnsi="Times New Roman" w:cs="Times New Roman"/>
                <w:bCs/>
                <w:lang w:val="en-GB"/>
              </w:rPr>
              <w:t>hrough the Harvard Dataverse or</w:t>
            </w:r>
            <w:r w:rsidRPr="00FF02E2">
              <w:rPr>
                <w:rFonts w:ascii="Times New Roman" w:hAnsi="Times New Roman" w:cs="Times New Roman"/>
                <w:bCs/>
                <w:lang w:val="en-GB"/>
              </w:rPr>
              <w:t xml:space="preserve"> other institutional data repositories. To facilitate its exploitation the dataset will be accompanied by the codebook and a short document summarizing the data collection process and procedures. </w:t>
            </w:r>
            <w:r>
              <w:rPr>
                <w:rFonts w:ascii="Times New Roman" w:hAnsi="Times New Roman" w:cs="Times New Roman"/>
                <w:bCs/>
                <w:lang w:val="en-GB"/>
              </w:rPr>
              <w:t xml:space="preserve">Participant 3 (USFD) will be responsible for this task, when necessary with the collaboration of participants 1, 2, 4, 5, 6, 8, 9, 10, 11, 12, 13. </w:t>
            </w:r>
          </w:p>
          <w:p w14:paraId="33CAFE0A" w14:textId="77777777" w:rsidR="00F6015A" w:rsidRPr="00EE76E9" w:rsidRDefault="00F6015A" w:rsidP="00455E15">
            <w:pPr>
              <w:jc w:val="both"/>
              <w:rPr>
                <w:rFonts w:ascii="Times New Roman" w:hAnsi="Times New Roman" w:cs="Times New Roman"/>
                <w:bCs/>
                <w:lang w:val="en-GB"/>
              </w:rPr>
            </w:pPr>
            <w:r w:rsidRPr="00EE76E9">
              <w:rPr>
                <w:rFonts w:ascii="Times New Roman" w:hAnsi="Times New Roman" w:cs="Times New Roman"/>
                <w:b/>
                <w:bCs/>
                <w:lang w:val="en-GB"/>
              </w:rPr>
              <w:t>Task 7.</w:t>
            </w:r>
            <w:r>
              <w:rPr>
                <w:rFonts w:ascii="Times New Roman" w:hAnsi="Times New Roman" w:cs="Times New Roman"/>
                <w:b/>
                <w:bCs/>
                <w:lang w:val="en-GB"/>
              </w:rPr>
              <w:t>6</w:t>
            </w:r>
            <w:r w:rsidRPr="00EE76E9">
              <w:rPr>
                <w:rFonts w:ascii="Times New Roman" w:hAnsi="Times New Roman" w:cs="Times New Roman"/>
                <w:b/>
                <w:bCs/>
                <w:lang w:val="en-GB"/>
              </w:rPr>
              <w:t xml:space="preserve"> Preparation of teaching unit and education materials to be used by high school teachers </w:t>
            </w:r>
          </w:p>
          <w:p w14:paraId="0D809715" w14:textId="77777777" w:rsidR="00F6015A" w:rsidRDefault="00F6015A" w:rsidP="00455E15">
            <w:pPr>
              <w:jc w:val="both"/>
              <w:rPr>
                <w:rFonts w:ascii="Times New Roman" w:hAnsi="Times New Roman" w:cs="Times New Roman"/>
                <w:bCs/>
                <w:lang w:val="en-GB"/>
              </w:rPr>
            </w:pPr>
            <w:r w:rsidRPr="00EE76E9">
              <w:rPr>
                <w:rFonts w:ascii="Times New Roman" w:hAnsi="Times New Roman" w:cs="Times New Roman"/>
                <w:bCs/>
                <w:lang w:val="en-GB"/>
              </w:rPr>
              <w:t>We will prepare, in cooperation with social science high school teachers, a teaching unit on populism and the challenges and trade-offs of European democracies. This unit will present students with different elements that are commonly used to define populism and will steer the debate among them on the potential positive and negative implications of different types of populism for European democracies. We will also include visually attractive presentation of some basic results of our research</w:t>
            </w:r>
            <w:r>
              <w:rPr>
                <w:rFonts w:ascii="Times New Roman" w:hAnsi="Times New Roman" w:cs="Times New Roman"/>
                <w:bCs/>
                <w:lang w:val="en-GB"/>
              </w:rPr>
              <w:t xml:space="preserve"> (particularly the field experiment of WP6)</w:t>
            </w:r>
            <w:r w:rsidRPr="00EE76E9">
              <w:rPr>
                <w:rFonts w:ascii="Times New Roman" w:hAnsi="Times New Roman" w:cs="Times New Roman"/>
                <w:bCs/>
                <w:lang w:val="en-GB"/>
              </w:rPr>
              <w:t xml:space="preserve">, and stimulate students’ reflection and debate on the trade-offs that European democracies and politicians face when trying to deal with challenges such </w:t>
            </w:r>
            <w:r>
              <w:rPr>
                <w:rFonts w:ascii="Times New Roman" w:hAnsi="Times New Roman" w:cs="Times New Roman"/>
                <w:bCs/>
                <w:lang w:val="en-GB"/>
              </w:rPr>
              <w:t>immigration and inequality</w:t>
            </w:r>
            <w:r w:rsidRPr="00EE76E9">
              <w:rPr>
                <w:rFonts w:ascii="Times New Roman" w:hAnsi="Times New Roman" w:cs="Times New Roman"/>
                <w:bCs/>
                <w:lang w:val="en-GB"/>
              </w:rPr>
              <w:t xml:space="preserve">. </w:t>
            </w:r>
            <w:r w:rsidRPr="00846C9F">
              <w:rPr>
                <w:rFonts w:ascii="Times New Roman" w:hAnsi="Times New Roman" w:cs="Times New Roman"/>
                <w:bCs/>
                <w:highlight w:val="yellow"/>
                <w:lang w:val="en-GB"/>
              </w:rPr>
              <w:t>Participant 9 (EKKE) will be in charge of this task</w:t>
            </w:r>
            <w:r>
              <w:rPr>
                <w:rFonts w:ascii="Times New Roman" w:hAnsi="Times New Roman" w:cs="Times New Roman"/>
                <w:bCs/>
                <w:highlight w:val="yellow"/>
                <w:lang w:val="en-GB"/>
              </w:rPr>
              <w:t xml:space="preserve"> in collaboration with</w:t>
            </w:r>
            <w:r w:rsidRPr="00846C9F">
              <w:rPr>
                <w:rFonts w:ascii="Times New Roman" w:hAnsi="Times New Roman" w:cs="Times New Roman"/>
                <w:bCs/>
                <w:highlight w:val="yellow"/>
                <w:lang w:val="en-GB"/>
              </w:rPr>
              <w:t xml:space="preserve"> participant 8 (LU Leuven).</w:t>
            </w:r>
            <w:r>
              <w:rPr>
                <w:rFonts w:ascii="Times New Roman" w:hAnsi="Times New Roman" w:cs="Times New Roman"/>
                <w:bCs/>
                <w:lang w:val="en-GB"/>
              </w:rPr>
              <w:t xml:space="preserve"> </w:t>
            </w:r>
          </w:p>
          <w:p w14:paraId="1930C51E" w14:textId="77777777" w:rsidR="00F6015A" w:rsidRPr="00FF02E2" w:rsidRDefault="00F6015A" w:rsidP="00455E15">
            <w:pPr>
              <w:spacing w:after="120"/>
              <w:jc w:val="both"/>
              <w:rPr>
                <w:rFonts w:ascii="Times New Roman" w:hAnsi="Times New Roman" w:cs="Times New Roman"/>
                <w:bCs/>
                <w:lang w:val="en-GB"/>
              </w:rPr>
            </w:pPr>
            <w:r>
              <w:rPr>
                <w:rFonts w:ascii="Times New Roman" w:hAnsi="Times New Roman" w:cs="Times New Roman"/>
                <w:b/>
                <w:bCs/>
                <w:lang w:val="en-GB"/>
              </w:rPr>
              <w:t>Task 7.7</w:t>
            </w:r>
            <w:r w:rsidRPr="00FF02E2">
              <w:rPr>
                <w:rFonts w:ascii="Times New Roman" w:hAnsi="Times New Roman" w:cs="Times New Roman"/>
                <w:b/>
                <w:bCs/>
                <w:lang w:val="en-GB"/>
              </w:rPr>
              <w:t xml:space="preserve"> Preparation of guidelines and organization of world café workshops</w:t>
            </w:r>
          </w:p>
          <w:p w14:paraId="7F06C41F" w14:textId="77777777" w:rsidR="00F6015A" w:rsidRPr="00EE76E9" w:rsidRDefault="00F6015A" w:rsidP="00455E15">
            <w:pPr>
              <w:spacing w:after="120"/>
              <w:jc w:val="both"/>
              <w:rPr>
                <w:rFonts w:ascii="Times New Roman" w:hAnsi="Times New Roman" w:cs="Times New Roman"/>
                <w:bCs/>
                <w:lang w:val="en-GB"/>
              </w:rPr>
            </w:pPr>
            <w:r w:rsidRPr="00FF02E2">
              <w:rPr>
                <w:rFonts w:ascii="Times New Roman" w:hAnsi="Times New Roman" w:cs="Times New Roman"/>
                <w:bCs/>
                <w:lang w:val="en-GB"/>
              </w:rPr>
              <w:t xml:space="preserve">We will organize 3 world-café workshops that will take place in </w:t>
            </w:r>
            <w:r w:rsidRPr="002B65DF">
              <w:rPr>
                <w:rFonts w:ascii="Times New Roman" w:hAnsi="Times New Roman" w:cs="Times New Roman"/>
                <w:bCs/>
                <w:highlight w:val="yellow"/>
                <w:lang w:val="en-GB"/>
              </w:rPr>
              <w:t>Brussels, Sofia and Athens</w:t>
            </w:r>
            <w:r w:rsidRPr="00FF02E2">
              <w:rPr>
                <w:rFonts w:ascii="Times New Roman" w:hAnsi="Times New Roman" w:cs="Times New Roman"/>
                <w:bCs/>
                <w:lang w:val="en-GB"/>
              </w:rPr>
              <w:t>. These world café</w:t>
            </w:r>
            <w:r>
              <w:rPr>
                <w:rFonts w:ascii="Times New Roman" w:hAnsi="Times New Roman" w:cs="Times New Roman"/>
                <w:bCs/>
                <w:lang w:val="en-GB"/>
              </w:rPr>
              <w:t>s</w:t>
            </w:r>
            <w:r w:rsidRPr="00FF02E2">
              <w:rPr>
                <w:rFonts w:ascii="Times New Roman" w:hAnsi="Times New Roman" w:cs="Times New Roman"/>
                <w:bCs/>
                <w:lang w:val="en-GB"/>
              </w:rPr>
              <w:t xml:space="preserve"> aim to engage and empower policymakers, experts and the general public. World café is method for engaging groups conducted in a workshop format. It is based on the assumption that people have the capacity to work together and generate valuable knowledge no matter who they are and no matter how difficult the challenge is.  After a short introduction, participants at each table of the world-café will be first asked to discuss the most relevant issues about the relationship between populism and the challenges</w:t>
            </w:r>
            <w:r>
              <w:rPr>
                <w:rFonts w:ascii="Times New Roman" w:hAnsi="Times New Roman" w:cs="Times New Roman"/>
                <w:bCs/>
                <w:lang w:val="en-GB"/>
              </w:rPr>
              <w:t xml:space="preserve"> and constraints</w:t>
            </w:r>
            <w:r w:rsidRPr="00FF02E2">
              <w:rPr>
                <w:rFonts w:ascii="Times New Roman" w:hAnsi="Times New Roman" w:cs="Times New Roman"/>
                <w:bCs/>
                <w:lang w:val="en-GB"/>
              </w:rPr>
              <w:t xml:space="preserve"> that European democracies are facing from their own </w:t>
            </w:r>
            <w:r w:rsidRPr="00FF02E2">
              <w:rPr>
                <w:rFonts w:ascii="Times New Roman" w:hAnsi="Times New Roman" w:cs="Times New Roman"/>
                <w:bCs/>
                <w:lang w:val="en-GB"/>
              </w:rPr>
              <w:lastRenderedPageBreak/>
              <w:t xml:space="preserve">individual perspective. Then participants will be asked to discuss research findings and develop long- and medium-term scenarios in light of their own practical experience and expertise. After these rounds of conversations participants from the different tables will be invited to share the results from their conversations with the whole group. These results will be summarized graphically in different ways.  </w:t>
            </w:r>
            <w:r>
              <w:rPr>
                <w:rFonts w:ascii="Times New Roman" w:hAnsi="Times New Roman" w:cs="Times New Roman"/>
                <w:bCs/>
                <w:lang w:val="en-GB"/>
              </w:rPr>
              <w:t>Participant 14 (EA) will be responsible</w:t>
            </w:r>
            <w:r w:rsidRPr="00FF02E2">
              <w:rPr>
                <w:rFonts w:ascii="Times New Roman" w:hAnsi="Times New Roman" w:cs="Times New Roman"/>
                <w:bCs/>
                <w:lang w:val="en-GB"/>
              </w:rPr>
              <w:t xml:space="preserve"> for </w:t>
            </w:r>
            <w:r>
              <w:rPr>
                <w:rFonts w:ascii="Times New Roman" w:hAnsi="Times New Roman" w:cs="Times New Roman"/>
                <w:bCs/>
                <w:lang w:val="en-GB"/>
              </w:rPr>
              <w:t xml:space="preserve">overall </w:t>
            </w:r>
            <w:r w:rsidRPr="00FF02E2">
              <w:rPr>
                <w:rFonts w:ascii="Times New Roman" w:hAnsi="Times New Roman" w:cs="Times New Roman"/>
                <w:bCs/>
                <w:lang w:val="en-GB"/>
              </w:rPr>
              <w:t>c</w:t>
            </w:r>
            <w:r>
              <w:rPr>
                <w:rFonts w:ascii="Times New Roman" w:hAnsi="Times New Roman" w:cs="Times New Roman"/>
                <w:bCs/>
                <w:lang w:val="en-GB"/>
              </w:rPr>
              <w:t xml:space="preserve">oordination and organization of the </w:t>
            </w:r>
            <w:r w:rsidRPr="00FF02E2">
              <w:rPr>
                <w:rFonts w:ascii="Times New Roman" w:hAnsi="Times New Roman" w:cs="Times New Roman"/>
                <w:bCs/>
                <w:lang w:val="en-GB"/>
              </w:rPr>
              <w:t>world café</w:t>
            </w:r>
            <w:r>
              <w:rPr>
                <w:rFonts w:ascii="Times New Roman" w:hAnsi="Times New Roman" w:cs="Times New Roman"/>
                <w:bCs/>
                <w:lang w:val="en-GB"/>
              </w:rPr>
              <w:t xml:space="preserve"> in Brussels</w:t>
            </w:r>
            <w:r w:rsidRPr="00FF02E2">
              <w:rPr>
                <w:rFonts w:ascii="Times New Roman" w:hAnsi="Times New Roman" w:cs="Times New Roman"/>
                <w:bCs/>
                <w:lang w:val="en-GB"/>
              </w:rPr>
              <w:t xml:space="preserve">, </w:t>
            </w:r>
            <w:r>
              <w:rPr>
                <w:rFonts w:ascii="Times New Roman" w:hAnsi="Times New Roman" w:cs="Times New Roman"/>
                <w:bCs/>
                <w:lang w:val="en-GB"/>
              </w:rPr>
              <w:t>participant 12 (AUiB)</w:t>
            </w:r>
            <w:r w:rsidRPr="00FF02E2">
              <w:rPr>
                <w:rFonts w:ascii="Times New Roman" w:hAnsi="Times New Roman" w:cs="Times New Roman"/>
                <w:bCs/>
                <w:lang w:val="en-GB"/>
              </w:rPr>
              <w:t xml:space="preserve"> for </w:t>
            </w:r>
            <w:r>
              <w:rPr>
                <w:rFonts w:ascii="Times New Roman" w:hAnsi="Times New Roman" w:cs="Times New Roman"/>
                <w:bCs/>
                <w:lang w:val="en-GB"/>
              </w:rPr>
              <w:t xml:space="preserve">the </w:t>
            </w:r>
            <w:r w:rsidRPr="00FF02E2">
              <w:rPr>
                <w:rFonts w:ascii="Times New Roman" w:hAnsi="Times New Roman" w:cs="Times New Roman"/>
                <w:bCs/>
                <w:lang w:val="en-GB"/>
              </w:rPr>
              <w:t>organization of world-café</w:t>
            </w:r>
            <w:r>
              <w:rPr>
                <w:rFonts w:ascii="Times New Roman" w:hAnsi="Times New Roman" w:cs="Times New Roman"/>
                <w:bCs/>
                <w:lang w:val="en-GB"/>
              </w:rPr>
              <w:t xml:space="preserve"> in Sofia</w:t>
            </w:r>
            <w:r w:rsidRPr="00FF02E2">
              <w:rPr>
                <w:rFonts w:ascii="Times New Roman" w:hAnsi="Times New Roman" w:cs="Times New Roman"/>
                <w:bCs/>
                <w:lang w:val="en-GB"/>
              </w:rPr>
              <w:t xml:space="preserve">, </w:t>
            </w:r>
            <w:r>
              <w:rPr>
                <w:rFonts w:ascii="Times New Roman" w:hAnsi="Times New Roman" w:cs="Times New Roman"/>
                <w:bCs/>
                <w:lang w:val="en-GB"/>
              </w:rPr>
              <w:t xml:space="preserve">and participant 9 (EKKE) </w:t>
            </w:r>
            <w:r w:rsidRPr="00FF02E2">
              <w:rPr>
                <w:rFonts w:ascii="Times New Roman" w:hAnsi="Times New Roman" w:cs="Times New Roman"/>
                <w:bCs/>
                <w:lang w:val="en-GB"/>
              </w:rPr>
              <w:t xml:space="preserve">for </w:t>
            </w:r>
            <w:r>
              <w:rPr>
                <w:rFonts w:ascii="Times New Roman" w:hAnsi="Times New Roman" w:cs="Times New Roman"/>
                <w:bCs/>
                <w:lang w:val="en-GB"/>
              </w:rPr>
              <w:t xml:space="preserve">the </w:t>
            </w:r>
            <w:r w:rsidRPr="00FF02E2">
              <w:rPr>
                <w:rFonts w:ascii="Times New Roman" w:hAnsi="Times New Roman" w:cs="Times New Roman"/>
                <w:bCs/>
                <w:lang w:val="en-GB"/>
              </w:rPr>
              <w:t>o</w:t>
            </w:r>
            <w:r>
              <w:rPr>
                <w:rFonts w:ascii="Times New Roman" w:hAnsi="Times New Roman" w:cs="Times New Roman"/>
                <w:bCs/>
                <w:lang w:val="en-GB"/>
              </w:rPr>
              <w:t xml:space="preserve">rganization of world-café. </w:t>
            </w:r>
          </w:p>
          <w:p w14:paraId="419ECA41" w14:textId="77777777" w:rsidR="00F6015A" w:rsidRPr="00FF02E2" w:rsidRDefault="00F6015A" w:rsidP="00455E15">
            <w:pPr>
              <w:spacing w:after="120"/>
              <w:jc w:val="both"/>
              <w:rPr>
                <w:rFonts w:ascii="Times New Roman" w:hAnsi="Times New Roman" w:cs="Times New Roman"/>
                <w:bCs/>
                <w:lang w:val="en-GB"/>
              </w:rPr>
            </w:pPr>
            <w:r w:rsidRPr="00FF02E2">
              <w:rPr>
                <w:rFonts w:ascii="Times New Roman" w:hAnsi="Times New Roman" w:cs="Times New Roman"/>
                <w:b/>
                <w:bCs/>
                <w:lang w:val="en-GB"/>
              </w:rPr>
              <w:t>Task 7.</w:t>
            </w:r>
            <w:r>
              <w:rPr>
                <w:rFonts w:ascii="Times New Roman" w:hAnsi="Times New Roman" w:cs="Times New Roman"/>
                <w:b/>
                <w:bCs/>
                <w:lang w:val="en-GB"/>
              </w:rPr>
              <w:t>8</w:t>
            </w:r>
            <w:r w:rsidRPr="00FF02E2">
              <w:rPr>
                <w:rFonts w:ascii="Times New Roman" w:hAnsi="Times New Roman" w:cs="Times New Roman"/>
                <w:b/>
                <w:bCs/>
                <w:lang w:val="en-GB"/>
              </w:rPr>
              <w:t xml:space="preserve"> Preparation of proposal for a special issue of an academic journal or edited book </w:t>
            </w:r>
          </w:p>
          <w:p w14:paraId="03C1F629" w14:textId="77777777" w:rsidR="00F6015A" w:rsidRPr="00FF02E2" w:rsidRDefault="00F6015A" w:rsidP="00455E15">
            <w:pPr>
              <w:spacing w:after="120"/>
              <w:jc w:val="both"/>
              <w:rPr>
                <w:rFonts w:ascii="Times New Roman" w:hAnsi="Times New Roman" w:cs="Times New Roman"/>
                <w:bCs/>
                <w:lang w:val="en-GB"/>
              </w:rPr>
            </w:pPr>
            <w:r w:rsidRPr="00FF02E2">
              <w:rPr>
                <w:rFonts w:ascii="Times New Roman" w:hAnsi="Times New Roman" w:cs="Times New Roman"/>
                <w:bCs/>
                <w:lang w:val="en-GB"/>
              </w:rPr>
              <w:t>The members of the consortium coordinated by</w:t>
            </w:r>
            <w:r>
              <w:rPr>
                <w:rFonts w:ascii="Times New Roman" w:hAnsi="Times New Roman" w:cs="Times New Roman"/>
                <w:bCs/>
                <w:lang w:val="en-GB"/>
              </w:rPr>
              <w:t xml:space="preserve"> participant 1 (</w:t>
            </w:r>
            <w:r w:rsidRPr="00FF02E2">
              <w:rPr>
                <w:rFonts w:ascii="Times New Roman" w:hAnsi="Times New Roman" w:cs="Times New Roman"/>
                <w:bCs/>
                <w:lang w:val="en-GB"/>
              </w:rPr>
              <w:t>UAB</w:t>
            </w:r>
            <w:r>
              <w:rPr>
                <w:rFonts w:ascii="Times New Roman" w:hAnsi="Times New Roman" w:cs="Times New Roman"/>
                <w:bCs/>
                <w:lang w:val="en-GB"/>
              </w:rPr>
              <w:t>)</w:t>
            </w:r>
            <w:r w:rsidRPr="00FF02E2">
              <w:rPr>
                <w:rFonts w:ascii="Times New Roman" w:hAnsi="Times New Roman" w:cs="Times New Roman"/>
                <w:bCs/>
                <w:lang w:val="en-GB"/>
              </w:rPr>
              <w:t xml:space="preserve"> will prepare a proposal for scientific journal special-issue about populism and democracy or for an edited book. This special-issue or edited volume will provide an encompassing and integrated overview of the findings of the project. </w:t>
            </w:r>
          </w:p>
          <w:p w14:paraId="430D2E81" w14:textId="77777777" w:rsidR="00F6015A" w:rsidRPr="00FF02E2" w:rsidRDefault="00F6015A" w:rsidP="00455E15">
            <w:pPr>
              <w:spacing w:after="120"/>
              <w:jc w:val="both"/>
              <w:rPr>
                <w:rFonts w:ascii="Times New Roman" w:hAnsi="Times New Roman" w:cs="Times New Roman"/>
                <w:b/>
                <w:bCs/>
                <w:lang w:val="en-GB"/>
              </w:rPr>
            </w:pPr>
            <w:r w:rsidRPr="00FF02E2">
              <w:rPr>
                <w:rFonts w:ascii="Times New Roman" w:hAnsi="Times New Roman" w:cs="Times New Roman"/>
                <w:b/>
                <w:bCs/>
                <w:lang w:val="en-GB"/>
              </w:rPr>
              <w:t>Task 7.</w:t>
            </w:r>
            <w:r>
              <w:rPr>
                <w:rFonts w:ascii="Times New Roman" w:hAnsi="Times New Roman" w:cs="Times New Roman"/>
                <w:b/>
                <w:bCs/>
                <w:lang w:val="en-GB"/>
              </w:rPr>
              <w:t>9</w:t>
            </w:r>
            <w:r w:rsidRPr="00FF02E2">
              <w:rPr>
                <w:rFonts w:ascii="Times New Roman" w:hAnsi="Times New Roman" w:cs="Times New Roman"/>
                <w:b/>
                <w:bCs/>
                <w:lang w:val="en-GB"/>
              </w:rPr>
              <w:t xml:space="preserve"> Preparation of scientific articles corresponding to the different work packages</w:t>
            </w:r>
            <w:r>
              <w:rPr>
                <w:rFonts w:ascii="Times New Roman" w:hAnsi="Times New Roman" w:cs="Times New Roman"/>
                <w:b/>
                <w:bCs/>
                <w:lang w:val="en-GB"/>
              </w:rPr>
              <w:t xml:space="preserve">, including presentation in international scientific conferences. </w:t>
            </w:r>
            <w:r w:rsidRPr="00FF02E2">
              <w:rPr>
                <w:rFonts w:ascii="Times New Roman" w:hAnsi="Times New Roman" w:cs="Times New Roman"/>
                <w:b/>
                <w:bCs/>
                <w:lang w:val="en-GB"/>
              </w:rPr>
              <w:t xml:space="preserve"> </w:t>
            </w:r>
          </w:p>
          <w:p w14:paraId="6BBDD9C3" w14:textId="77777777" w:rsidR="00F6015A" w:rsidRDefault="00F6015A" w:rsidP="00455E15">
            <w:pPr>
              <w:spacing w:after="120"/>
              <w:jc w:val="both"/>
              <w:rPr>
                <w:rFonts w:ascii="Times New Roman" w:hAnsi="Times New Roman" w:cs="Times New Roman"/>
                <w:bCs/>
                <w:lang w:val="en-GB"/>
              </w:rPr>
            </w:pPr>
            <w:r w:rsidRPr="00FF02E2">
              <w:rPr>
                <w:rFonts w:ascii="Times New Roman" w:hAnsi="Times New Roman" w:cs="Times New Roman"/>
                <w:bCs/>
                <w:lang w:val="en-GB"/>
              </w:rPr>
              <w:t>Consortium members will write paper</w:t>
            </w:r>
            <w:r>
              <w:rPr>
                <w:rFonts w:ascii="Times New Roman" w:hAnsi="Times New Roman" w:cs="Times New Roman"/>
                <w:bCs/>
                <w:lang w:val="en-GB"/>
              </w:rPr>
              <w:t>s</w:t>
            </w:r>
            <w:r w:rsidRPr="00FF02E2">
              <w:rPr>
                <w:rFonts w:ascii="Times New Roman" w:hAnsi="Times New Roman" w:cs="Times New Roman"/>
                <w:bCs/>
                <w:lang w:val="en-GB"/>
              </w:rPr>
              <w:t xml:space="preserve"> </w:t>
            </w:r>
            <w:r>
              <w:rPr>
                <w:rFonts w:ascii="Times New Roman" w:hAnsi="Times New Roman" w:cs="Times New Roman"/>
                <w:bCs/>
                <w:lang w:val="en-GB"/>
              </w:rPr>
              <w:t>to</w:t>
            </w:r>
            <w:r w:rsidRPr="00FF02E2">
              <w:rPr>
                <w:rFonts w:ascii="Times New Roman" w:hAnsi="Times New Roman" w:cs="Times New Roman"/>
                <w:bCs/>
                <w:lang w:val="en-GB"/>
              </w:rPr>
              <w:t xml:space="preserve"> be published in scientific journals. To maximize the visibility and impact of the project’s findings the members of the consortium will aim to publish their articles in high-impact journals such as, for example, American Journal of Sociology, American Journal of Political Science, American Political Science Review, American Sociological Review, Comparative Political Studies, European Journal of Political Research, European Union Politics, Journal of Politics, West European Politics.</w:t>
            </w:r>
            <w:r>
              <w:rPr>
                <w:rFonts w:ascii="Times New Roman" w:hAnsi="Times New Roman" w:cs="Times New Roman"/>
                <w:bCs/>
                <w:lang w:val="en-GB"/>
              </w:rPr>
              <w:t xml:space="preserve"> Each WP leader will ensure the production of at least one publishable article per WP generating original data (WP2 to WP6). As </w:t>
            </w:r>
            <w:proofErr w:type="gramStart"/>
            <w:r>
              <w:rPr>
                <w:rFonts w:ascii="Times New Roman" w:hAnsi="Times New Roman" w:cs="Times New Roman"/>
                <w:bCs/>
                <w:lang w:val="en-GB"/>
              </w:rPr>
              <w:t>is</w:t>
            </w:r>
            <w:proofErr w:type="gramEnd"/>
            <w:r>
              <w:rPr>
                <w:rFonts w:ascii="Times New Roman" w:hAnsi="Times New Roman" w:cs="Times New Roman"/>
                <w:bCs/>
                <w:lang w:val="en-GB"/>
              </w:rPr>
              <w:t xml:space="preserve"> customary, preliminary versions of these articles will be presented at scientific conferences (ECPR, EPSA, APSA, MPSA, etc). </w:t>
            </w:r>
            <w:r w:rsidRPr="00FF02E2">
              <w:rPr>
                <w:rFonts w:ascii="Times New Roman" w:hAnsi="Times New Roman" w:cs="Times New Roman"/>
                <w:bCs/>
                <w:lang w:val="en-GB"/>
              </w:rPr>
              <w:t>UAB will oversee and coordinate the publication efforts to ensure that the findings of the project are disseminated th</w:t>
            </w:r>
            <w:r>
              <w:rPr>
                <w:rFonts w:ascii="Times New Roman" w:hAnsi="Times New Roman" w:cs="Times New Roman"/>
                <w:bCs/>
                <w:lang w:val="en-GB"/>
              </w:rPr>
              <w:t>rough high-quality publications, including all participants in the consortium.</w:t>
            </w:r>
          </w:p>
          <w:p w14:paraId="6D57F1F1" w14:textId="77777777" w:rsidR="00F6015A" w:rsidRPr="00FF02E2" w:rsidRDefault="00F6015A" w:rsidP="00455E15">
            <w:pPr>
              <w:spacing w:after="120"/>
              <w:jc w:val="both"/>
              <w:rPr>
                <w:rFonts w:ascii="Times New Roman" w:hAnsi="Times New Roman" w:cs="Times New Roman"/>
                <w:bCs/>
                <w:lang w:val="en-GB"/>
              </w:rPr>
            </w:pPr>
          </w:p>
        </w:tc>
      </w:tr>
    </w:tbl>
    <w:p w14:paraId="5A659596" w14:textId="77777777" w:rsidR="00F6015A" w:rsidRPr="00FF02E2" w:rsidRDefault="00F6015A" w:rsidP="00F6015A">
      <w:pPr>
        <w:rPr>
          <w:rFonts w:ascii="Times New Roman" w:hAnsi="Times New Roman" w:cs="Times New Roman"/>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F6015A" w:rsidRPr="00FF02E2" w14:paraId="784F61A9" w14:textId="77777777" w:rsidTr="00455E15">
        <w:tc>
          <w:tcPr>
            <w:tcW w:w="9855" w:type="dxa"/>
          </w:tcPr>
          <w:p w14:paraId="06287DA7" w14:textId="77777777" w:rsidR="00F6015A" w:rsidRPr="00FF02E2" w:rsidRDefault="00F6015A" w:rsidP="00455E15">
            <w:pPr>
              <w:spacing w:after="120"/>
              <w:jc w:val="both"/>
              <w:rPr>
                <w:rFonts w:ascii="Times New Roman" w:hAnsi="Times New Roman" w:cs="Times New Roman"/>
                <w:lang w:val="en-GB"/>
              </w:rPr>
            </w:pPr>
            <w:r w:rsidRPr="00FF02E2">
              <w:rPr>
                <w:rFonts w:ascii="Times New Roman" w:hAnsi="Times New Roman" w:cs="Times New Roman"/>
                <w:b/>
                <w:lang w:val="en-GB"/>
              </w:rPr>
              <w:t>Deliverables</w:t>
            </w:r>
            <w:r w:rsidRPr="00FF02E2">
              <w:rPr>
                <w:rFonts w:ascii="Times New Roman" w:hAnsi="Times New Roman" w:cs="Times New Roman"/>
                <w:lang w:val="en-GB"/>
              </w:rPr>
              <w:t xml:space="preserve"> (brief description and month of delivery):</w:t>
            </w:r>
          </w:p>
          <w:p w14:paraId="5A692132"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
                <w:bCs/>
                <w:lang w:val="en-GB"/>
              </w:rPr>
              <w:t xml:space="preserve">Deliverable 7.1 Dissemination and exploitation plan </w:t>
            </w:r>
            <w:r w:rsidRPr="00FF02E2">
              <w:rPr>
                <w:rFonts w:ascii="Times New Roman" w:hAnsi="Times New Roman" w:cs="Times New Roman"/>
                <w:bCs/>
                <w:lang w:val="en-GB"/>
              </w:rPr>
              <w:t>(month of delivery:</w:t>
            </w:r>
            <w:r w:rsidRPr="00FF02E2">
              <w:rPr>
                <w:rFonts w:ascii="Times New Roman" w:hAnsi="Times New Roman" w:cs="Times New Roman"/>
                <w:b/>
                <w:bCs/>
                <w:lang w:val="en-GB"/>
              </w:rPr>
              <w:t xml:space="preserve"> </w:t>
            </w:r>
            <w:r w:rsidRPr="00FF02E2">
              <w:rPr>
                <w:rFonts w:ascii="Times New Roman" w:hAnsi="Times New Roman" w:cs="Times New Roman"/>
                <w:bCs/>
                <w:lang w:val="en-GB"/>
              </w:rPr>
              <w:t>4</w:t>
            </w:r>
            <w:r>
              <w:rPr>
                <w:rFonts w:ascii="Times New Roman" w:hAnsi="Times New Roman" w:cs="Times New Roman"/>
                <w:bCs/>
                <w:lang w:val="en-GB"/>
              </w:rPr>
              <w:t>, UAB</w:t>
            </w:r>
            <w:r w:rsidRPr="00FF02E2">
              <w:rPr>
                <w:rFonts w:ascii="Times New Roman" w:hAnsi="Times New Roman" w:cs="Times New Roman"/>
                <w:bCs/>
                <w:lang w:val="en-GB"/>
              </w:rPr>
              <w:t>)</w:t>
            </w:r>
          </w:p>
          <w:p w14:paraId="0E2B577B" w14:textId="77777777" w:rsidR="00F6015A" w:rsidRPr="00FF02E2" w:rsidRDefault="00F6015A" w:rsidP="00455E15">
            <w:pPr>
              <w:rPr>
                <w:rFonts w:ascii="Times New Roman" w:hAnsi="Times New Roman" w:cs="Times New Roman"/>
                <w:b/>
                <w:bCs/>
                <w:lang w:val="en-GB"/>
              </w:rPr>
            </w:pPr>
            <w:r>
              <w:rPr>
                <w:rFonts w:ascii="Times New Roman" w:hAnsi="Times New Roman" w:cs="Times New Roman"/>
                <w:bCs/>
                <w:lang w:val="en-GB"/>
              </w:rPr>
              <w:t>Document</w:t>
            </w:r>
            <w:r w:rsidRPr="00FF02E2">
              <w:rPr>
                <w:rFonts w:ascii="Times New Roman" w:hAnsi="Times New Roman" w:cs="Times New Roman"/>
                <w:bCs/>
                <w:lang w:val="en-GB"/>
              </w:rPr>
              <w:t xml:space="preserve"> outlining the dissemination and exploitation activities aimed at maximizing the project’s impact both during and after the project.  </w:t>
            </w:r>
          </w:p>
          <w:p w14:paraId="2FC7B4C5" w14:textId="77777777" w:rsidR="00F6015A" w:rsidRPr="00FF02E2" w:rsidRDefault="00F6015A" w:rsidP="00455E15">
            <w:pPr>
              <w:rPr>
                <w:rFonts w:ascii="Times New Roman" w:hAnsi="Times New Roman" w:cs="Times New Roman"/>
                <w:bCs/>
                <w:lang w:val="en-GB"/>
              </w:rPr>
            </w:pPr>
            <w:r>
              <w:rPr>
                <w:rFonts w:ascii="Times New Roman" w:hAnsi="Times New Roman" w:cs="Times New Roman"/>
                <w:b/>
                <w:bCs/>
                <w:lang w:val="en-GB"/>
              </w:rPr>
              <w:t>Deliverable 7.2</w:t>
            </w:r>
            <w:r w:rsidRPr="00FF02E2">
              <w:rPr>
                <w:rFonts w:ascii="Times New Roman" w:hAnsi="Times New Roman" w:cs="Times New Roman"/>
                <w:b/>
                <w:bCs/>
                <w:lang w:val="en-GB"/>
              </w:rPr>
              <w:t xml:space="preserve"> Comic book </w:t>
            </w:r>
            <w:r w:rsidRPr="00FF02E2">
              <w:rPr>
                <w:rFonts w:ascii="Times New Roman" w:hAnsi="Times New Roman" w:cs="Times New Roman"/>
                <w:bCs/>
                <w:lang w:val="en-GB"/>
              </w:rPr>
              <w:t>(month of delivery:</w:t>
            </w:r>
            <w:r w:rsidRPr="00FF02E2">
              <w:rPr>
                <w:rFonts w:ascii="Times New Roman" w:hAnsi="Times New Roman" w:cs="Times New Roman"/>
                <w:b/>
                <w:bCs/>
                <w:lang w:val="en-GB"/>
              </w:rPr>
              <w:t xml:space="preserve"> </w:t>
            </w:r>
            <w:r w:rsidRPr="00FF02E2">
              <w:rPr>
                <w:rFonts w:ascii="Times New Roman" w:hAnsi="Times New Roman" w:cs="Times New Roman"/>
                <w:bCs/>
                <w:lang w:val="en-GB"/>
              </w:rPr>
              <w:t>15</w:t>
            </w:r>
            <w:r>
              <w:rPr>
                <w:rFonts w:ascii="Times New Roman" w:hAnsi="Times New Roman" w:cs="Times New Roman"/>
                <w:bCs/>
                <w:lang w:val="en-GB"/>
              </w:rPr>
              <w:t>, UAB</w:t>
            </w:r>
            <w:r w:rsidRPr="00FF02E2">
              <w:rPr>
                <w:rFonts w:ascii="Times New Roman" w:hAnsi="Times New Roman" w:cs="Times New Roman"/>
                <w:bCs/>
                <w:lang w:val="en-GB"/>
              </w:rPr>
              <w:t>)</w:t>
            </w:r>
          </w:p>
          <w:p w14:paraId="1B6EAE0E" w14:textId="77777777" w:rsidR="00F6015A" w:rsidRPr="00FF02E2" w:rsidRDefault="00F6015A" w:rsidP="00455E15">
            <w:pPr>
              <w:rPr>
                <w:rFonts w:ascii="Times New Roman" w:hAnsi="Times New Roman" w:cs="Times New Roman"/>
                <w:b/>
                <w:bCs/>
                <w:lang w:val="en-GB"/>
              </w:rPr>
            </w:pPr>
            <w:r w:rsidRPr="00FF02E2">
              <w:rPr>
                <w:rFonts w:ascii="Times New Roman" w:hAnsi="Times New Roman" w:cs="Times New Roman"/>
                <w:bCs/>
                <w:lang w:val="en-GB"/>
              </w:rPr>
              <w:t xml:space="preserve">Comic book about populism, the challenges that European democracies are facing and the inherent trade-offs of democratic political system. The comic book will be addressed to teenagers and young adults and part of it will be based on the storylines and drawings of the winners of the contest that we will celebrate. The comic book will be </w:t>
            </w:r>
            <w:r>
              <w:rPr>
                <w:rFonts w:ascii="Times New Roman" w:hAnsi="Times New Roman" w:cs="Times New Roman"/>
                <w:bCs/>
                <w:lang w:val="en-GB"/>
              </w:rPr>
              <w:t>published in Spanish</w:t>
            </w:r>
            <w:r w:rsidRPr="00FF02E2">
              <w:rPr>
                <w:rFonts w:ascii="Times New Roman" w:hAnsi="Times New Roman" w:cs="Times New Roman"/>
                <w:bCs/>
                <w:lang w:val="en-GB"/>
              </w:rPr>
              <w:t xml:space="preserve">. </w:t>
            </w:r>
          </w:p>
          <w:p w14:paraId="00180351"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
                <w:bCs/>
                <w:lang w:val="en-GB"/>
              </w:rPr>
              <w:t xml:space="preserve">Deliverable 7.3 Summer school and summer camp program for young academics and social activists </w:t>
            </w:r>
            <w:r w:rsidRPr="00FF02E2">
              <w:rPr>
                <w:rFonts w:ascii="Times New Roman" w:hAnsi="Times New Roman" w:cs="Times New Roman"/>
                <w:bCs/>
                <w:lang w:val="en-GB"/>
              </w:rPr>
              <w:t>(month of delivery:</w:t>
            </w:r>
            <w:r w:rsidRPr="00FF02E2">
              <w:rPr>
                <w:rFonts w:ascii="Times New Roman" w:hAnsi="Times New Roman" w:cs="Times New Roman"/>
                <w:b/>
                <w:bCs/>
                <w:lang w:val="en-GB"/>
              </w:rPr>
              <w:t xml:space="preserve"> </w:t>
            </w:r>
            <w:r w:rsidRPr="00FF02E2">
              <w:rPr>
                <w:rFonts w:ascii="Times New Roman" w:hAnsi="Times New Roman" w:cs="Times New Roman"/>
                <w:bCs/>
                <w:lang w:val="en-GB"/>
              </w:rPr>
              <w:t>26</w:t>
            </w:r>
            <w:r>
              <w:rPr>
                <w:rFonts w:ascii="Times New Roman" w:hAnsi="Times New Roman" w:cs="Times New Roman"/>
                <w:bCs/>
                <w:lang w:val="en-GB"/>
              </w:rPr>
              <w:t>, SNS, EA</w:t>
            </w:r>
            <w:r w:rsidRPr="00FF02E2">
              <w:rPr>
                <w:rFonts w:ascii="Times New Roman" w:hAnsi="Times New Roman" w:cs="Times New Roman"/>
                <w:bCs/>
                <w:lang w:val="en-GB"/>
              </w:rPr>
              <w:t>)</w:t>
            </w:r>
          </w:p>
          <w:p w14:paraId="3443DEB1" w14:textId="77777777" w:rsidR="00F6015A" w:rsidRPr="00FF02E2" w:rsidRDefault="00F6015A" w:rsidP="00455E15">
            <w:pPr>
              <w:rPr>
                <w:rFonts w:ascii="Times New Roman" w:hAnsi="Times New Roman" w:cs="Times New Roman"/>
                <w:b/>
                <w:bCs/>
                <w:lang w:val="en-GB"/>
              </w:rPr>
            </w:pPr>
            <w:r>
              <w:rPr>
                <w:rFonts w:ascii="Times New Roman" w:hAnsi="Times New Roman" w:cs="Times New Roman"/>
                <w:bCs/>
                <w:lang w:val="en-GB"/>
              </w:rPr>
              <w:t>Program for the s</w:t>
            </w:r>
            <w:r w:rsidRPr="00FF02E2">
              <w:rPr>
                <w:rFonts w:ascii="Times New Roman" w:hAnsi="Times New Roman" w:cs="Times New Roman"/>
                <w:bCs/>
                <w:lang w:val="en-GB"/>
              </w:rPr>
              <w:t xml:space="preserve">ummer school for post-graduate (PhD) students on populism, </w:t>
            </w:r>
            <w:r>
              <w:rPr>
                <w:rFonts w:ascii="Times New Roman" w:hAnsi="Times New Roman" w:cs="Times New Roman"/>
                <w:bCs/>
                <w:lang w:val="en-GB"/>
              </w:rPr>
              <w:t>followed by</w:t>
            </w:r>
            <w:r w:rsidRPr="00FF02E2">
              <w:rPr>
                <w:rFonts w:ascii="Times New Roman" w:hAnsi="Times New Roman" w:cs="Times New Roman"/>
                <w:bCs/>
                <w:lang w:val="en-GB"/>
              </w:rPr>
              <w:t xml:space="preserve"> with the summer camps for social activists. </w:t>
            </w:r>
          </w:p>
          <w:p w14:paraId="2AC302D9" w14:textId="77777777" w:rsidR="00F6015A" w:rsidRPr="00043BEC" w:rsidRDefault="00F6015A" w:rsidP="00455E15">
            <w:pPr>
              <w:rPr>
                <w:rFonts w:ascii="Times New Roman" w:hAnsi="Times New Roman" w:cs="Times New Roman"/>
                <w:b/>
                <w:bCs/>
                <w:lang w:val="en-GB"/>
              </w:rPr>
            </w:pPr>
            <w:r w:rsidRPr="00FF02E2">
              <w:rPr>
                <w:rFonts w:ascii="Times New Roman" w:hAnsi="Times New Roman" w:cs="Times New Roman"/>
                <w:b/>
                <w:bCs/>
                <w:lang w:val="en-GB"/>
              </w:rPr>
              <w:t>Deliverable 7.</w:t>
            </w:r>
            <w:r>
              <w:rPr>
                <w:rFonts w:ascii="Times New Roman" w:hAnsi="Times New Roman" w:cs="Times New Roman"/>
                <w:b/>
                <w:bCs/>
                <w:lang w:val="en-GB"/>
              </w:rPr>
              <w:t>4</w:t>
            </w:r>
            <w:r w:rsidRPr="00FF02E2">
              <w:rPr>
                <w:rFonts w:ascii="Times New Roman" w:hAnsi="Times New Roman" w:cs="Times New Roman"/>
                <w:b/>
                <w:bCs/>
                <w:lang w:val="en-GB"/>
              </w:rPr>
              <w:t xml:space="preserve"> Comparative dataset on populist and anti-populist discourses in the public domain </w:t>
            </w:r>
            <w:r w:rsidRPr="00FF02E2">
              <w:rPr>
                <w:rFonts w:ascii="Times New Roman" w:hAnsi="Times New Roman" w:cs="Times New Roman"/>
                <w:bCs/>
                <w:lang w:val="en-GB"/>
              </w:rPr>
              <w:t>(month of delivery:</w:t>
            </w:r>
            <w:r w:rsidRPr="00FF02E2">
              <w:rPr>
                <w:rFonts w:ascii="Times New Roman" w:hAnsi="Times New Roman" w:cs="Times New Roman"/>
                <w:b/>
                <w:bCs/>
                <w:lang w:val="en-GB"/>
              </w:rPr>
              <w:t xml:space="preserve"> </w:t>
            </w:r>
            <w:r w:rsidRPr="00FF02E2">
              <w:rPr>
                <w:rFonts w:ascii="Times New Roman" w:hAnsi="Times New Roman" w:cs="Times New Roman"/>
                <w:bCs/>
                <w:lang w:val="en-GB"/>
              </w:rPr>
              <w:t>28</w:t>
            </w:r>
            <w:r>
              <w:rPr>
                <w:rFonts w:ascii="Times New Roman" w:hAnsi="Times New Roman" w:cs="Times New Roman"/>
                <w:bCs/>
                <w:lang w:val="en-GB"/>
              </w:rPr>
              <w:t>, UNIGE</w:t>
            </w:r>
            <w:r w:rsidRPr="00FF02E2">
              <w:rPr>
                <w:rFonts w:ascii="Times New Roman" w:hAnsi="Times New Roman" w:cs="Times New Roman"/>
                <w:bCs/>
                <w:lang w:val="en-GB"/>
              </w:rPr>
              <w:t>)</w:t>
            </w:r>
          </w:p>
          <w:p w14:paraId="1650F815"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Cs/>
                <w:lang w:val="en-GB"/>
              </w:rPr>
              <w:t>Standardized quantitative meso-level data on populist and anti-populist discourses in the public domain stemming from the political claims analysis conducted in WP4</w:t>
            </w:r>
            <w:r>
              <w:rPr>
                <w:rFonts w:ascii="Times New Roman" w:hAnsi="Times New Roman" w:cs="Times New Roman"/>
                <w:bCs/>
                <w:lang w:val="en-GB"/>
              </w:rPr>
              <w:t xml:space="preserve"> and associated documentation. This deliverable will not be made public immediately. tas</w:t>
            </w:r>
          </w:p>
          <w:p w14:paraId="3B49E86A"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
                <w:bCs/>
                <w:lang w:val="en-GB"/>
              </w:rPr>
              <w:t>Deliverable 7.</w:t>
            </w:r>
            <w:r>
              <w:rPr>
                <w:rFonts w:ascii="Times New Roman" w:hAnsi="Times New Roman" w:cs="Times New Roman"/>
                <w:b/>
                <w:bCs/>
                <w:lang w:val="en-GB"/>
              </w:rPr>
              <w:t>5</w:t>
            </w:r>
            <w:r w:rsidRPr="00FF02E2">
              <w:rPr>
                <w:rFonts w:ascii="Times New Roman" w:hAnsi="Times New Roman" w:cs="Times New Roman"/>
                <w:b/>
                <w:bCs/>
                <w:lang w:val="en-GB"/>
              </w:rPr>
              <w:t xml:space="preserve"> Comparative individual-level survey dataset </w:t>
            </w:r>
            <w:r w:rsidRPr="00FF02E2">
              <w:rPr>
                <w:rFonts w:ascii="Times New Roman" w:hAnsi="Times New Roman" w:cs="Times New Roman"/>
                <w:bCs/>
                <w:lang w:val="en-GB"/>
              </w:rPr>
              <w:t>(month of delivery:</w:t>
            </w:r>
            <w:r w:rsidRPr="00FF02E2">
              <w:rPr>
                <w:rFonts w:ascii="Times New Roman" w:hAnsi="Times New Roman" w:cs="Times New Roman"/>
                <w:b/>
                <w:bCs/>
                <w:lang w:val="en-GB"/>
              </w:rPr>
              <w:t xml:space="preserve"> </w:t>
            </w:r>
            <w:r>
              <w:rPr>
                <w:rFonts w:ascii="Times New Roman" w:hAnsi="Times New Roman" w:cs="Times New Roman"/>
                <w:bCs/>
                <w:lang w:val="en-GB"/>
              </w:rPr>
              <w:t>29, USFD</w:t>
            </w:r>
            <w:r w:rsidRPr="00FF02E2">
              <w:rPr>
                <w:rFonts w:ascii="Times New Roman" w:hAnsi="Times New Roman" w:cs="Times New Roman"/>
                <w:bCs/>
                <w:lang w:val="en-GB"/>
              </w:rPr>
              <w:t>)</w:t>
            </w:r>
          </w:p>
          <w:p w14:paraId="1D65F97C"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Cs/>
                <w:lang w:val="en-GB"/>
              </w:rPr>
              <w:t xml:space="preserve">Standardized quantitative micro-level data on individuals’ populist attitudes and their attitudes and </w:t>
            </w:r>
            <w:r w:rsidRPr="00FF02E2">
              <w:rPr>
                <w:rFonts w:ascii="Times New Roman" w:hAnsi="Times New Roman" w:cs="Times New Roman"/>
                <w:bCs/>
                <w:lang w:val="en-GB"/>
              </w:rPr>
              <w:lastRenderedPageBreak/>
              <w:t>feelings about the challenges that European democracies face from the individual-level cross-na</w:t>
            </w:r>
            <w:r>
              <w:rPr>
                <w:rFonts w:ascii="Times New Roman" w:hAnsi="Times New Roman" w:cs="Times New Roman"/>
                <w:bCs/>
                <w:lang w:val="en-GB"/>
              </w:rPr>
              <w:t xml:space="preserve">tional surveys conducted in WP5 and associated documentation. This deliverable will not be made public immediately. </w:t>
            </w:r>
          </w:p>
          <w:p w14:paraId="6C20CEC1" w14:textId="77777777" w:rsidR="00F6015A" w:rsidRPr="00FF02E2" w:rsidRDefault="00F6015A" w:rsidP="00455E15">
            <w:pPr>
              <w:jc w:val="both"/>
              <w:rPr>
                <w:rFonts w:ascii="Times New Roman" w:hAnsi="Times New Roman" w:cs="Times New Roman"/>
                <w:bCs/>
                <w:lang w:val="en-GB"/>
              </w:rPr>
            </w:pPr>
            <w:r>
              <w:rPr>
                <w:rFonts w:ascii="Times New Roman" w:hAnsi="Times New Roman" w:cs="Times New Roman"/>
                <w:b/>
                <w:bCs/>
                <w:lang w:val="en-GB"/>
              </w:rPr>
              <w:t>Deliverable 7.6</w:t>
            </w:r>
            <w:r w:rsidRPr="00FF02E2">
              <w:rPr>
                <w:rFonts w:ascii="Times New Roman" w:hAnsi="Times New Roman" w:cs="Times New Roman"/>
                <w:b/>
                <w:bCs/>
                <w:lang w:val="en-GB"/>
              </w:rPr>
              <w:t xml:space="preserve"> Teaching unit and education materials to be used by high school teachers </w:t>
            </w:r>
            <w:r w:rsidRPr="00FF02E2">
              <w:rPr>
                <w:rFonts w:ascii="Times New Roman" w:hAnsi="Times New Roman" w:cs="Times New Roman"/>
                <w:bCs/>
                <w:lang w:val="en-GB"/>
              </w:rPr>
              <w:t>(month of delivery:</w:t>
            </w:r>
            <w:r w:rsidRPr="00FF02E2">
              <w:rPr>
                <w:rFonts w:ascii="Times New Roman" w:hAnsi="Times New Roman" w:cs="Times New Roman"/>
                <w:b/>
                <w:bCs/>
                <w:lang w:val="en-GB"/>
              </w:rPr>
              <w:t xml:space="preserve"> </w:t>
            </w:r>
            <w:r>
              <w:rPr>
                <w:rFonts w:ascii="Times New Roman" w:hAnsi="Times New Roman" w:cs="Times New Roman"/>
                <w:bCs/>
                <w:lang w:val="en-GB"/>
              </w:rPr>
              <w:t>33, EKKE, KU Leuven</w:t>
            </w:r>
            <w:r w:rsidRPr="00FF02E2">
              <w:rPr>
                <w:rFonts w:ascii="Times New Roman" w:hAnsi="Times New Roman" w:cs="Times New Roman"/>
                <w:bCs/>
                <w:lang w:val="en-GB"/>
              </w:rPr>
              <w:t>)</w:t>
            </w:r>
          </w:p>
          <w:p w14:paraId="41A8B19B" w14:textId="77777777" w:rsidR="00F6015A" w:rsidRPr="00FF02E2" w:rsidRDefault="00F6015A" w:rsidP="00455E15">
            <w:pPr>
              <w:jc w:val="both"/>
              <w:rPr>
                <w:rFonts w:ascii="Times New Roman" w:hAnsi="Times New Roman" w:cs="Times New Roman"/>
                <w:b/>
                <w:bCs/>
                <w:lang w:val="en-GB"/>
              </w:rPr>
            </w:pPr>
            <w:r w:rsidRPr="00FF02E2">
              <w:rPr>
                <w:rFonts w:ascii="Times New Roman" w:hAnsi="Times New Roman" w:cs="Times New Roman"/>
                <w:bCs/>
                <w:lang w:val="en-GB"/>
              </w:rPr>
              <w:t>Teaching unit and materials on populism and the challenges and trade-offs of European democracies</w:t>
            </w:r>
            <w:r>
              <w:rPr>
                <w:rFonts w:ascii="Times New Roman" w:hAnsi="Times New Roman" w:cs="Times New Roman"/>
                <w:bCs/>
                <w:lang w:val="en-GB"/>
              </w:rPr>
              <w:t xml:space="preserve">. The materials will be published in Greek, </w:t>
            </w:r>
            <w:commentRangeStart w:id="17"/>
            <w:r w:rsidRPr="007318F4">
              <w:rPr>
                <w:rFonts w:ascii="Times New Roman" w:hAnsi="Times New Roman" w:cs="Times New Roman"/>
                <w:bCs/>
                <w:highlight w:val="yellow"/>
                <w:lang w:val="en-GB"/>
              </w:rPr>
              <w:t>Dutch</w:t>
            </w:r>
            <w:commentRangeEnd w:id="17"/>
            <w:r>
              <w:rPr>
                <w:rStyle w:val="Refdecomentario"/>
                <w:rFonts w:ascii="Times New Roman" w:eastAsia="Times New Roman" w:hAnsi="Times New Roman" w:cs="Times New Roman"/>
                <w:lang w:val="it-IT" w:eastAsia="it-IT"/>
              </w:rPr>
              <w:commentReference w:id="17"/>
            </w:r>
            <w:r>
              <w:rPr>
                <w:rFonts w:ascii="Times New Roman" w:hAnsi="Times New Roman" w:cs="Times New Roman"/>
                <w:bCs/>
                <w:lang w:val="en-GB"/>
              </w:rPr>
              <w:t xml:space="preserve"> and English. </w:t>
            </w:r>
          </w:p>
          <w:p w14:paraId="7FB26BEF" w14:textId="77777777" w:rsidR="00F6015A" w:rsidRPr="00043BEC" w:rsidRDefault="00F6015A" w:rsidP="00455E15">
            <w:pPr>
              <w:rPr>
                <w:rFonts w:ascii="Times New Roman" w:hAnsi="Times New Roman" w:cs="Times New Roman"/>
                <w:b/>
                <w:bCs/>
                <w:lang w:val="en-GB"/>
              </w:rPr>
            </w:pPr>
            <w:r>
              <w:rPr>
                <w:rFonts w:ascii="Times New Roman" w:hAnsi="Times New Roman" w:cs="Times New Roman"/>
                <w:b/>
                <w:bCs/>
                <w:lang w:val="en-GB"/>
              </w:rPr>
              <w:t>Deliverable 7.7</w:t>
            </w:r>
            <w:r w:rsidRPr="00FF02E2">
              <w:rPr>
                <w:rFonts w:ascii="Times New Roman" w:hAnsi="Times New Roman" w:cs="Times New Roman"/>
                <w:b/>
                <w:bCs/>
                <w:lang w:val="en-GB"/>
              </w:rPr>
              <w:t xml:space="preserve"> World café workshops program</w:t>
            </w:r>
            <w:r>
              <w:rPr>
                <w:rFonts w:ascii="Times New Roman" w:hAnsi="Times New Roman" w:cs="Times New Roman"/>
                <w:b/>
                <w:bCs/>
                <w:lang w:val="en-GB"/>
              </w:rPr>
              <w:t>s</w:t>
            </w:r>
            <w:r w:rsidRPr="00FF02E2">
              <w:rPr>
                <w:rFonts w:ascii="Times New Roman" w:hAnsi="Times New Roman" w:cs="Times New Roman"/>
                <w:b/>
                <w:bCs/>
                <w:lang w:val="en-GB"/>
              </w:rPr>
              <w:t xml:space="preserve"> </w:t>
            </w:r>
            <w:r w:rsidRPr="00FF02E2">
              <w:rPr>
                <w:rFonts w:ascii="Times New Roman" w:hAnsi="Times New Roman" w:cs="Times New Roman"/>
                <w:bCs/>
                <w:lang w:val="en-GB"/>
              </w:rPr>
              <w:t>(months of delivery:</w:t>
            </w:r>
            <w:r w:rsidRPr="00FF02E2">
              <w:rPr>
                <w:rFonts w:ascii="Times New Roman" w:hAnsi="Times New Roman" w:cs="Times New Roman"/>
                <w:b/>
                <w:bCs/>
                <w:lang w:val="en-GB"/>
              </w:rPr>
              <w:t xml:space="preserve"> </w:t>
            </w:r>
            <w:r w:rsidRPr="00FF02E2">
              <w:rPr>
                <w:rFonts w:ascii="Times New Roman" w:hAnsi="Times New Roman" w:cs="Times New Roman"/>
                <w:bCs/>
                <w:lang w:val="en-GB"/>
              </w:rPr>
              <w:t>36</w:t>
            </w:r>
            <w:r>
              <w:rPr>
                <w:rFonts w:ascii="Times New Roman" w:hAnsi="Times New Roman" w:cs="Times New Roman"/>
                <w:bCs/>
                <w:lang w:val="en-GB"/>
              </w:rPr>
              <w:t>, EA, AUiB, EKKE</w:t>
            </w:r>
            <w:r w:rsidRPr="00FF02E2">
              <w:rPr>
                <w:rFonts w:ascii="Times New Roman" w:hAnsi="Times New Roman" w:cs="Times New Roman"/>
                <w:bCs/>
                <w:lang w:val="en-GB"/>
              </w:rPr>
              <w:t>)</w:t>
            </w:r>
          </w:p>
          <w:p w14:paraId="7AE3ADDA" w14:textId="77777777" w:rsidR="00F6015A" w:rsidRDefault="00F6015A" w:rsidP="00455E15">
            <w:pPr>
              <w:rPr>
                <w:rFonts w:ascii="Times New Roman" w:hAnsi="Times New Roman" w:cs="Times New Roman"/>
                <w:bCs/>
                <w:lang w:val="en-GB"/>
              </w:rPr>
            </w:pPr>
            <w:r>
              <w:rPr>
                <w:rFonts w:ascii="Times New Roman" w:hAnsi="Times New Roman" w:cs="Times New Roman"/>
                <w:bCs/>
                <w:lang w:val="en-GB"/>
              </w:rPr>
              <w:t>Programs for the t</w:t>
            </w:r>
            <w:r w:rsidRPr="00FF02E2">
              <w:rPr>
                <w:rFonts w:ascii="Times New Roman" w:hAnsi="Times New Roman" w:cs="Times New Roman"/>
                <w:bCs/>
                <w:lang w:val="en-GB"/>
              </w:rPr>
              <w:t xml:space="preserve">hree world-café workshops with policymakers, experts, journalists, activists and the general public to be held in Brussels, </w:t>
            </w:r>
            <w:r>
              <w:rPr>
                <w:rFonts w:ascii="Times New Roman" w:hAnsi="Times New Roman" w:cs="Times New Roman"/>
                <w:bCs/>
                <w:lang w:val="en-GB"/>
              </w:rPr>
              <w:t xml:space="preserve">Sofia </w:t>
            </w:r>
            <w:r w:rsidRPr="00FF02E2">
              <w:rPr>
                <w:rFonts w:ascii="Times New Roman" w:hAnsi="Times New Roman" w:cs="Times New Roman"/>
                <w:bCs/>
                <w:lang w:val="en-GB"/>
              </w:rPr>
              <w:t xml:space="preserve">and Athens. </w:t>
            </w:r>
          </w:p>
          <w:p w14:paraId="0B91721E" w14:textId="77777777" w:rsidR="00F6015A" w:rsidRPr="00FF02E2" w:rsidRDefault="00F6015A" w:rsidP="00455E15">
            <w:pPr>
              <w:rPr>
                <w:rFonts w:ascii="Times New Roman" w:hAnsi="Times New Roman" w:cs="Times New Roman"/>
                <w:b/>
                <w:bCs/>
                <w:lang w:val="en-GB"/>
              </w:rPr>
            </w:pPr>
            <w:r>
              <w:rPr>
                <w:rFonts w:ascii="Times New Roman" w:hAnsi="Times New Roman" w:cs="Times New Roman"/>
                <w:b/>
                <w:bCs/>
                <w:lang w:val="en-GB"/>
              </w:rPr>
              <w:t>Deliverable 7.8</w:t>
            </w:r>
            <w:r w:rsidRPr="00FF02E2">
              <w:rPr>
                <w:rFonts w:ascii="Times New Roman" w:hAnsi="Times New Roman" w:cs="Times New Roman"/>
                <w:b/>
                <w:bCs/>
                <w:lang w:val="en-GB"/>
              </w:rPr>
              <w:t xml:space="preserve"> Proposal special issue or edited book </w:t>
            </w:r>
            <w:r w:rsidRPr="00FF02E2">
              <w:rPr>
                <w:rFonts w:ascii="Times New Roman" w:hAnsi="Times New Roman" w:cs="Times New Roman"/>
                <w:bCs/>
                <w:lang w:val="en-GB"/>
              </w:rPr>
              <w:t>(month of delivery:</w:t>
            </w:r>
            <w:r w:rsidRPr="00FF02E2">
              <w:rPr>
                <w:rFonts w:ascii="Times New Roman" w:hAnsi="Times New Roman" w:cs="Times New Roman"/>
                <w:b/>
                <w:bCs/>
                <w:lang w:val="en-GB"/>
              </w:rPr>
              <w:t xml:space="preserve"> </w:t>
            </w:r>
            <w:r>
              <w:rPr>
                <w:rFonts w:ascii="Times New Roman" w:hAnsi="Times New Roman" w:cs="Times New Roman"/>
                <w:bCs/>
                <w:lang w:val="en-GB"/>
              </w:rPr>
              <w:t>38, UAB</w:t>
            </w:r>
            <w:r w:rsidRPr="00FF02E2">
              <w:rPr>
                <w:rFonts w:ascii="Times New Roman" w:hAnsi="Times New Roman" w:cs="Times New Roman"/>
                <w:bCs/>
                <w:lang w:val="en-GB"/>
              </w:rPr>
              <w:t>)</w:t>
            </w:r>
          </w:p>
          <w:p w14:paraId="65D3AE5B"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Cs/>
                <w:lang w:val="en-GB"/>
              </w:rPr>
              <w:t>Proposal of collection of scientific articles produced by the members of the consortium to be included in a scientific journal special issue or, alternatively, collective (edited) book proposal summarizing the main research findings.</w:t>
            </w:r>
          </w:p>
          <w:p w14:paraId="04D4C183"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
                <w:bCs/>
                <w:lang w:val="en-GB"/>
              </w:rPr>
              <w:t>Deliverable 7.</w:t>
            </w:r>
            <w:r>
              <w:rPr>
                <w:rFonts w:ascii="Times New Roman" w:hAnsi="Times New Roman" w:cs="Times New Roman"/>
                <w:b/>
                <w:bCs/>
                <w:lang w:val="en-GB"/>
              </w:rPr>
              <w:t>9</w:t>
            </w:r>
            <w:r w:rsidRPr="00FF02E2">
              <w:rPr>
                <w:rFonts w:ascii="Times New Roman" w:hAnsi="Times New Roman" w:cs="Times New Roman"/>
                <w:b/>
                <w:bCs/>
                <w:lang w:val="en-GB"/>
              </w:rPr>
              <w:t xml:space="preserve"> Paper submission to academic journal with results from WP2 </w:t>
            </w:r>
            <w:r w:rsidRPr="00FF02E2">
              <w:rPr>
                <w:rFonts w:ascii="Times New Roman" w:hAnsi="Times New Roman" w:cs="Times New Roman"/>
                <w:bCs/>
                <w:lang w:val="en-GB"/>
              </w:rPr>
              <w:t>(month of delivery:</w:t>
            </w:r>
            <w:r w:rsidRPr="00FF02E2">
              <w:rPr>
                <w:rFonts w:ascii="Times New Roman" w:hAnsi="Times New Roman" w:cs="Times New Roman"/>
                <w:b/>
                <w:bCs/>
                <w:lang w:val="en-GB"/>
              </w:rPr>
              <w:t xml:space="preserve"> </w:t>
            </w:r>
            <w:r w:rsidRPr="00FF02E2">
              <w:rPr>
                <w:rFonts w:ascii="Times New Roman" w:hAnsi="Times New Roman" w:cs="Times New Roman"/>
                <w:bCs/>
                <w:lang w:val="en-GB"/>
              </w:rPr>
              <w:t>40</w:t>
            </w:r>
            <w:r>
              <w:rPr>
                <w:rFonts w:ascii="Times New Roman" w:hAnsi="Times New Roman" w:cs="Times New Roman"/>
                <w:bCs/>
                <w:lang w:val="en-GB"/>
              </w:rPr>
              <w:t>, SIEGEN</w:t>
            </w:r>
            <w:r w:rsidRPr="00FF02E2">
              <w:rPr>
                <w:rFonts w:ascii="Times New Roman" w:hAnsi="Times New Roman" w:cs="Times New Roman"/>
                <w:bCs/>
                <w:lang w:val="en-GB"/>
              </w:rPr>
              <w:t>)</w:t>
            </w:r>
          </w:p>
          <w:p w14:paraId="71107A01" w14:textId="77777777" w:rsidR="00F6015A" w:rsidRPr="00FF02E2" w:rsidRDefault="00F6015A" w:rsidP="00455E15">
            <w:pPr>
              <w:rPr>
                <w:rFonts w:ascii="Times New Roman" w:hAnsi="Times New Roman" w:cs="Times New Roman"/>
                <w:b/>
                <w:bCs/>
                <w:lang w:val="en-GB"/>
              </w:rPr>
            </w:pPr>
            <w:r w:rsidRPr="00FF02E2">
              <w:rPr>
                <w:rFonts w:ascii="Times New Roman" w:hAnsi="Times New Roman" w:cs="Times New Roman"/>
                <w:bCs/>
                <w:lang w:val="en-GB"/>
              </w:rPr>
              <w:t xml:space="preserve">Submission of paper based on findings from WP2 to scientific journal. </w:t>
            </w:r>
          </w:p>
          <w:p w14:paraId="20257A24"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
                <w:bCs/>
                <w:lang w:val="en-GB"/>
              </w:rPr>
              <w:t>Deliverable 7.</w:t>
            </w:r>
            <w:r>
              <w:rPr>
                <w:rFonts w:ascii="Times New Roman" w:hAnsi="Times New Roman" w:cs="Times New Roman"/>
                <w:b/>
                <w:bCs/>
                <w:lang w:val="en-GB"/>
              </w:rPr>
              <w:t>10</w:t>
            </w:r>
            <w:r w:rsidRPr="00FF02E2">
              <w:rPr>
                <w:rFonts w:ascii="Times New Roman" w:hAnsi="Times New Roman" w:cs="Times New Roman"/>
                <w:b/>
                <w:bCs/>
                <w:lang w:val="en-GB"/>
              </w:rPr>
              <w:t xml:space="preserve"> Paper submission to academic journal with results from WP3 </w:t>
            </w:r>
            <w:r w:rsidRPr="00FF02E2">
              <w:rPr>
                <w:rFonts w:ascii="Times New Roman" w:hAnsi="Times New Roman" w:cs="Times New Roman"/>
                <w:bCs/>
                <w:lang w:val="en-GB"/>
              </w:rPr>
              <w:t>(month of delivery:</w:t>
            </w:r>
            <w:r w:rsidRPr="00FF02E2">
              <w:rPr>
                <w:rFonts w:ascii="Times New Roman" w:hAnsi="Times New Roman" w:cs="Times New Roman"/>
                <w:b/>
                <w:bCs/>
                <w:lang w:val="en-GB"/>
              </w:rPr>
              <w:t xml:space="preserve"> </w:t>
            </w:r>
            <w:r w:rsidRPr="00FF02E2">
              <w:rPr>
                <w:rFonts w:ascii="Times New Roman" w:hAnsi="Times New Roman" w:cs="Times New Roman"/>
                <w:bCs/>
                <w:lang w:val="en-GB"/>
              </w:rPr>
              <w:t>40</w:t>
            </w:r>
            <w:r>
              <w:rPr>
                <w:rFonts w:ascii="Times New Roman" w:hAnsi="Times New Roman" w:cs="Times New Roman"/>
                <w:bCs/>
                <w:lang w:val="en-GB"/>
              </w:rPr>
              <w:t>, SNS</w:t>
            </w:r>
            <w:r w:rsidRPr="00FF02E2">
              <w:rPr>
                <w:rFonts w:ascii="Times New Roman" w:hAnsi="Times New Roman" w:cs="Times New Roman"/>
                <w:bCs/>
                <w:lang w:val="en-GB"/>
              </w:rPr>
              <w:t>)</w:t>
            </w:r>
          </w:p>
          <w:p w14:paraId="58CB81A1" w14:textId="77777777" w:rsidR="00F6015A" w:rsidRPr="00FF02E2" w:rsidRDefault="00F6015A" w:rsidP="00455E15">
            <w:pPr>
              <w:rPr>
                <w:rFonts w:ascii="Times New Roman" w:hAnsi="Times New Roman" w:cs="Times New Roman"/>
                <w:b/>
                <w:bCs/>
                <w:lang w:val="en-GB"/>
              </w:rPr>
            </w:pPr>
            <w:r w:rsidRPr="00FF02E2">
              <w:rPr>
                <w:rFonts w:ascii="Times New Roman" w:hAnsi="Times New Roman" w:cs="Times New Roman"/>
                <w:bCs/>
                <w:lang w:val="en-GB"/>
              </w:rPr>
              <w:t xml:space="preserve">Submission of paper based on findings from WP3 to scientific journal. </w:t>
            </w:r>
          </w:p>
          <w:p w14:paraId="1238F36E"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
                <w:bCs/>
                <w:lang w:val="en-GB"/>
              </w:rPr>
              <w:t>Deliverable 7.</w:t>
            </w:r>
            <w:r>
              <w:rPr>
                <w:rFonts w:ascii="Times New Roman" w:hAnsi="Times New Roman" w:cs="Times New Roman"/>
                <w:b/>
                <w:bCs/>
                <w:lang w:val="en-GB"/>
              </w:rPr>
              <w:t>11</w:t>
            </w:r>
            <w:r w:rsidRPr="00FF02E2">
              <w:rPr>
                <w:rFonts w:ascii="Times New Roman" w:hAnsi="Times New Roman" w:cs="Times New Roman"/>
                <w:b/>
                <w:bCs/>
                <w:lang w:val="en-GB"/>
              </w:rPr>
              <w:t xml:space="preserve"> Paper submission to academic journal with results from WP4 </w:t>
            </w:r>
            <w:r w:rsidRPr="00FF02E2">
              <w:rPr>
                <w:rFonts w:ascii="Times New Roman" w:hAnsi="Times New Roman" w:cs="Times New Roman"/>
                <w:bCs/>
                <w:lang w:val="en-GB"/>
              </w:rPr>
              <w:t>(month of delivery:</w:t>
            </w:r>
            <w:r w:rsidRPr="00FF02E2">
              <w:rPr>
                <w:rFonts w:ascii="Times New Roman" w:hAnsi="Times New Roman" w:cs="Times New Roman"/>
                <w:b/>
                <w:bCs/>
                <w:lang w:val="en-GB"/>
              </w:rPr>
              <w:t xml:space="preserve"> </w:t>
            </w:r>
            <w:r w:rsidRPr="00FF02E2">
              <w:rPr>
                <w:rFonts w:ascii="Times New Roman" w:hAnsi="Times New Roman" w:cs="Times New Roman"/>
                <w:bCs/>
                <w:lang w:val="en-GB"/>
              </w:rPr>
              <w:t>40</w:t>
            </w:r>
            <w:r>
              <w:rPr>
                <w:rFonts w:ascii="Times New Roman" w:hAnsi="Times New Roman" w:cs="Times New Roman"/>
                <w:bCs/>
                <w:lang w:val="en-GB"/>
              </w:rPr>
              <w:t>, UNIGE</w:t>
            </w:r>
            <w:r w:rsidRPr="00FF02E2">
              <w:rPr>
                <w:rFonts w:ascii="Times New Roman" w:hAnsi="Times New Roman" w:cs="Times New Roman"/>
                <w:bCs/>
                <w:lang w:val="en-GB"/>
              </w:rPr>
              <w:t>)</w:t>
            </w:r>
          </w:p>
          <w:p w14:paraId="2DDF72B1" w14:textId="77777777" w:rsidR="00F6015A" w:rsidRPr="00FF02E2" w:rsidRDefault="00F6015A" w:rsidP="00455E15">
            <w:pPr>
              <w:rPr>
                <w:rFonts w:ascii="Times New Roman" w:hAnsi="Times New Roman" w:cs="Times New Roman"/>
                <w:b/>
                <w:bCs/>
                <w:lang w:val="en-GB"/>
              </w:rPr>
            </w:pPr>
            <w:r w:rsidRPr="00FF02E2">
              <w:rPr>
                <w:rFonts w:ascii="Times New Roman" w:hAnsi="Times New Roman" w:cs="Times New Roman"/>
                <w:bCs/>
                <w:lang w:val="en-GB"/>
              </w:rPr>
              <w:t xml:space="preserve">Submission of paper based on findings from WP4 to scientific journal. </w:t>
            </w:r>
          </w:p>
          <w:p w14:paraId="703FBED3"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
                <w:bCs/>
                <w:lang w:val="en-GB"/>
              </w:rPr>
              <w:t>Deliverable 7.1</w:t>
            </w:r>
            <w:r>
              <w:rPr>
                <w:rFonts w:ascii="Times New Roman" w:hAnsi="Times New Roman" w:cs="Times New Roman"/>
                <w:b/>
                <w:bCs/>
                <w:lang w:val="en-GB"/>
              </w:rPr>
              <w:t>2</w:t>
            </w:r>
            <w:r w:rsidRPr="00FF02E2">
              <w:rPr>
                <w:rFonts w:ascii="Times New Roman" w:hAnsi="Times New Roman" w:cs="Times New Roman"/>
                <w:b/>
                <w:bCs/>
                <w:lang w:val="en-GB"/>
              </w:rPr>
              <w:t xml:space="preserve"> Paper submission to academic journal with results from WP5 </w:t>
            </w:r>
            <w:r w:rsidRPr="00FF02E2">
              <w:rPr>
                <w:rFonts w:ascii="Times New Roman" w:hAnsi="Times New Roman" w:cs="Times New Roman"/>
                <w:bCs/>
                <w:lang w:val="en-GB"/>
              </w:rPr>
              <w:t>(month of delivery:</w:t>
            </w:r>
            <w:r w:rsidRPr="00FF02E2">
              <w:rPr>
                <w:rFonts w:ascii="Times New Roman" w:hAnsi="Times New Roman" w:cs="Times New Roman"/>
                <w:b/>
                <w:bCs/>
                <w:lang w:val="en-GB"/>
              </w:rPr>
              <w:t xml:space="preserve"> </w:t>
            </w:r>
            <w:r w:rsidRPr="00FF02E2">
              <w:rPr>
                <w:rFonts w:ascii="Times New Roman" w:hAnsi="Times New Roman" w:cs="Times New Roman"/>
                <w:bCs/>
                <w:lang w:val="en-GB"/>
              </w:rPr>
              <w:t>40</w:t>
            </w:r>
            <w:r>
              <w:rPr>
                <w:rFonts w:ascii="Times New Roman" w:hAnsi="Times New Roman" w:cs="Times New Roman"/>
                <w:bCs/>
                <w:lang w:val="en-GB"/>
              </w:rPr>
              <w:t>, USFD</w:t>
            </w:r>
            <w:r w:rsidRPr="00FF02E2">
              <w:rPr>
                <w:rFonts w:ascii="Times New Roman" w:hAnsi="Times New Roman" w:cs="Times New Roman"/>
                <w:bCs/>
                <w:lang w:val="en-GB"/>
              </w:rPr>
              <w:t>)</w:t>
            </w:r>
          </w:p>
          <w:p w14:paraId="58888C47" w14:textId="77777777" w:rsidR="00F6015A" w:rsidRPr="00FF02E2" w:rsidRDefault="00F6015A" w:rsidP="00455E15">
            <w:pPr>
              <w:rPr>
                <w:rFonts w:ascii="Times New Roman" w:hAnsi="Times New Roman" w:cs="Times New Roman"/>
                <w:b/>
                <w:bCs/>
                <w:lang w:val="en-GB"/>
              </w:rPr>
            </w:pPr>
            <w:r w:rsidRPr="00FF02E2">
              <w:rPr>
                <w:rFonts w:ascii="Times New Roman" w:hAnsi="Times New Roman" w:cs="Times New Roman"/>
                <w:bCs/>
                <w:lang w:val="en-GB"/>
              </w:rPr>
              <w:t xml:space="preserve">Submission of paper based on findings from WP5 to scientific journal. </w:t>
            </w:r>
          </w:p>
          <w:p w14:paraId="097A61BA"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
                <w:bCs/>
                <w:lang w:val="en-GB"/>
              </w:rPr>
              <w:t>Deliverable 7.1</w:t>
            </w:r>
            <w:r>
              <w:rPr>
                <w:rFonts w:ascii="Times New Roman" w:hAnsi="Times New Roman" w:cs="Times New Roman"/>
                <w:b/>
                <w:bCs/>
                <w:lang w:val="en-GB"/>
              </w:rPr>
              <w:t>3</w:t>
            </w:r>
            <w:r w:rsidRPr="00FF02E2">
              <w:rPr>
                <w:rFonts w:ascii="Times New Roman" w:hAnsi="Times New Roman" w:cs="Times New Roman"/>
                <w:b/>
                <w:bCs/>
                <w:lang w:val="en-GB"/>
              </w:rPr>
              <w:t xml:space="preserve"> Paper submission to academic journal with results from WP6 </w:t>
            </w:r>
            <w:r w:rsidRPr="00FF02E2">
              <w:rPr>
                <w:rFonts w:ascii="Times New Roman" w:hAnsi="Times New Roman" w:cs="Times New Roman"/>
                <w:bCs/>
                <w:lang w:val="en-GB"/>
              </w:rPr>
              <w:t>(month of delivery:</w:t>
            </w:r>
            <w:r w:rsidRPr="00FF02E2">
              <w:rPr>
                <w:rFonts w:ascii="Times New Roman" w:hAnsi="Times New Roman" w:cs="Times New Roman"/>
                <w:b/>
                <w:bCs/>
                <w:lang w:val="en-GB"/>
              </w:rPr>
              <w:t xml:space="preserve"> </w:t>
            </w:r>
            <w:r w:rsidRPr="00FF02E2">
              <w:rPr>
                <w:rFonts w:ascii="Times New Roman" w:hAnsi="Times New Roman" w:cs="Times New Roman"/>
                <w:bCs/>
                <w:lang w:val="en-GB"/>
              </w:rPr>
              <w:t>40</w:t>
            </w:r>
            <w:r>
              <w:rPr>
                <w:rFonts w:ascii="Times New Roman" w:hAnsi="Times New Roman" w:cs="Times New Roman"/>
                <w:bCs/>
                <w:lang w:val="en-GB"/>
              </w:rPr>
              <w:t>, UiB, KU Leuven</w:t>
            </w:r>
            <w:r w:rsidRPr="00FF02E2">
              <w:rPr>
                <w:rFonts w:ascii="Times New Roman" w:hAnsi="Times New Roman" w:cs="Times New Roman"/>
                <w:bCs/>
                <w:lang w:val="en-GB"/>
              </w:rPr>
              <w:t>)</w:t>
            </w:r>
          </w:p>
          <w:p w14:paraId="3703DF8F" w14:textId="77777777" w:rsidR="00F6015A" w:rsidRPr="00FF02E2" w:rsidRDefault="00F6015A" w:rsidP="00455E15">
            <w:pPr>
              <w:rPr>
                <w:rFonts w:ascii="Times New Roman" w:hAnsi="Times New Roman" w:cs="Times New Roman"/>
                <w:b/>
                <w:bCs/>
                <w:lang w:val="en-GB"/>
              </w:rPr>
            </w:pPr>
            <w:r w:rsidRPr="00FF02E2">
              <w:rPr>
                <w:rFonts w:ascii="Times New Roman" w:hAnsi="Times New Roman" w:cs="Times New Roman"/>
                <w:bCs/>
                <w:lang w:val="en-GB"/>
              </w:rPr>
              <w:t>Submission of paper based on findings from WP6 to scientific journal</w:t>
            </w:r>
            <w:r>
              <w:rPr>
                <w:rFonts w:ascii="Times New Roman" w:hAnsi="Times New Roman" w:cs="Times New Roman"/>
                <w:bCs/>
                <w:lang w:val="en-GB"/>
              </w:rPr>
              <w:t>, including data for replication purposes</w:t>
            </w:r>
            <w:r w:rsidRPr="00FF02E2">
              <w:rPr>
                <w:rFonts w:ascii="Times New Roman" w:hAnsi="Times New Roman" w:cs="Times New Roman"/>
                <w:bCs/>
                <w:lang w:val="en-GB"/>
              </w:rPr>
              <w:t xml:space="preserve">. </w:t>
            </w:r>
          </w:p>
          <w:p w14:paraId="2AA43343"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Cs/>
                <w:lang w:val="en-GB"/>
              </w:rPr>
              <w:t xml:space="preserve"> </w:t>
            </w:r>
          </w:p>
        </w:tc>
      </w:tr>
    </w:tbl>
    <w:p w14:paraId="186285CF" w14:textId="77777777" w:rsidR="00F6015A" w:rsidRPr="00FF02E2" w:rsidRDefault="00F6015A" w:rsidP="00F6015A">
      <w:pPr>
        <w:rPr>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F6015A" w:rsidRPr="00FF02E2" w14:paraId="40E5637E" w14:textId="77777777" w:rsidTr="00455E15">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16B421F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1787599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8</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3E85E34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316D15AD" w14:textId="77777777" w:rsidR="00F6015A" w:rsidRPr="00477BCD" w:rsidRDefault="00F6015A" w:rsidP="00455E15">
            <w:pPr>
              <w:widowControl w:val="0"/>
              <w:autoSpaceDE w:val="0"/>
              <w:autoSpaceDN w:val="0"/>
              <w:adjustRightInd w:val="0"/>
              <w:spacing w:after="120"/>
              <w:ind w:right="-2"/>
              <w:rPr>
                <w:rFonts w:ascii="Times New Roman" w:hAnsi="Times New Roman" w:cs="Times New Roman"/>
                <w:lang w:val="es-ES"/>
              </w:rPr>
            </w:pPr>
            <w:r w:rsidRPr="00477BCD">
              <w:rPr>
                <w:rFonts w:ascii="Times New Roman" w:hAnsi="Times New Roman" w:cs="Times New Roman"/>
                <w:lang w:val="es-ES"/>
              </w:rPr>
              <w:t>Universitat Autònoma de Barcelona (UAB)</w:t>
            </w:r>
          </w:p>
        </w:tc>
      </w:tr>
      <w:tr w:rsidR="00F6015A" w:rsidRPr="00FF02E2" w14:paraId="510836AF"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3B26A3D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Work package title</w:t>
            </w:r>
          </w:p>
        </w:tc>
        <w:tc>
          <w:tcPr>
            <w:tcW w:w="7231" w:type="dxa"/>
            <w:gridSpan w:val="17"/>
          </w:tcPr>
          <w:p w14:paraId="5468BC2F" w14:textId="77777777" w:rsidR="00F6015A" w:rsidRPr="00FF02E2" w:rsidRDefault="00F6015A" w:rsidP="00455E15">
            <w:pPr>
              <w:autoSpaceDE w:val="0"/>
              <w:autoSpaceDN w:val="0"/>
              <w:adjustRightInd w:val="0"/>
              <w:rPr>
                <w:rFonts w:ascii="Times New Roman" w:hAnsi="Times New Roman" w:cs="Times New Roman"/>
                <w:lang w:val="en-GB"/>
              </w:rPr>
            </w:pPr>
            <w:r w:rsidRPr="00FF02E2">
              <w:rPr>
                <w:rFonts w:ascii="Times New Roman" w:hAnsi="Times New Roman" w:cs="Times New Roman"/>
                <w:lang w:val="en-GB"/>
              </w:rPr>
              <w:t>Communication and policy outreach</w:t>
            </w:r>
          </w:p>
        </w:tc>
      </w:tr>
      <w:tr w:rsidR="00F6015A" w:rsidRPr="00FF02E2" w14:paraId="63E63C53"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4326A8B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Participant number</w:t>
            </w:r>
          </w:p>
        </w:tc>
        <w:tc>
          <w:tcPr>
            <w:tcW w:w="469" w:type="dxa"/>
          </w:tcPr>
          <w:p w14:paraId="3D23902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w:t>
            </w:r>
          </w:p>
        </w:tc>
        <w:tc>
          <w:tcPr>
            <w:tcW w:w="476" w:type="dxa"/>
          </w:tcPr>
          <w:p w14:paraId="185F1FC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2</w:t>
            </w:r>
          </w:p>
        </w:tc>
        <w:tc>
          <w:tcPr>
            <w:tcW w:w="465" w:type="dxa"/>
          </w:tcPr>
          <w:p w14:paraId="14532B2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3</w:t>
            </w:r>
          </w:p>
        </w:tc>
        <w:tc>
          <w:tcPr>
            <w:tcW w:w="462" w:type="dxa"/>
            <w:gridSpan w:val="2"/>
          </w:tcPr>
          <w:p w14:paraId="55AB356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4</w:t>
            </w:r>
          </w:p>
        </w:tc>
        <w:tc>
          <w:tcPr>
            <w:tcW w:w="476" w:type="dxa"/>
          </w:tcPr>
          <w:p w14:paraId="242DBAF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5</w:t>
            </w:r>
          </w:p>
        </w:tc>
        <w:tc>
          <w:tcPr>
            <w:tcW w:w="476" w:type="dxa"/>
          </w:tcPr>
          <w:p w14:paraId="096B69A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6</w:t>
            </w:r>
          </w:p>
        </w:tc>
        <w:tc>
          <w:tcPr>
            <w:tcW w:w="477" w:type="dxa"/>
          </w:tcPr>
          <w:p w14:paraId="78C2160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7</w:t>
            </w:r>
          </w:p>
        </w:tc>
        <w:tc>
          <w:tcPr>
            <w:tcW w:w="477" w:type="dxa"/>
          </w:tcPr>
          <w:p w14:paraId="48D3A78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8</w:t>
            </w:r>
          </w:p>
        </w:tc>
        <w:tc>
          <w:tcPr>
            <w:tcW w:w="466" w:type="dxa"/>
            <w:gridSpan w:val="2"/>
          </w:tcPr>
          <w:p w14:paraId="7ACF3E5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9</w:t>
            </w:r>
          </w:p>
        </w:tc>
        <w:tc>
          <w:tcPr>
            <w:tcW w:w="577" w:type="dxa"/>
          </w:tcPr>
          <w:p w14:paraId="7B98387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10</w:t>
            </w:r>
          </w:p>
        </w:tc>
        <w:tc>
          <w:tcPr>
            <w:tcW w:w="468" w:type="dxa"/>
          </w:tcPr>
          <w:p w14:paraId="19BB46E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11</w:t>
            </w:r>
          </w:p>
        </w:tc>
        <w:tc>
          <w:tcPr>
            <w:tcW w:w="525" w:type="dxa"/>
          </w:tcPr>
          <w:p w14:paraId="409C211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12</w:t>
            </w:r>
          </w:p>
        </w:tc>
        <w:tc>
          <w:tcPr>
            <w:tcW w:w="567" w:type="dxa"/>
          </w:tcPr>
          <w:p w14:paraId="40AEAEB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13</w:t>
            </w:r>
          </w:p>
        </w:tc>
        <w:tc>
          <w:tcPr>
            <w:tcW w:w="567" w:type="dxa"/>
          </w:tcPr>
          <w:p w14:paraId="0871C59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14</w:t>
            </w:r>
          </w:p>
        </w:tc>
        <w:tc>
          <w:tcPr>
            <w:tcW w:w="283" w:type="dxa"/>
          </w:tcPr>
          <w:p w14:paraId="0FB668F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48EE2B9B"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12A51F8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Short name of participant</w:t>
            </w:r>
          </w:p>
        </w:tc>
        <w:tc>
          <w:tcPr>
            <w:tcW w:w="469" w:type="dxa"/>
            <w:noWrap/>
            <w:tcMar>
              <w:left w:w="85" w:type="dxa"/>
              <w:right w:w="85" w:type="dxa"/>
            </w:tcMar>
          </w:tcPr>
          <w:p w14:paraId="63B6928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6E1FDF6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57CAE35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1D7F4D0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37B9EA2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72584B8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405776A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7670C0D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5EA394F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4497521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7C357F0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2B56B8E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3900913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65D0E61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1A18EAA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73F2BA48"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740BC29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Person/months per participant:</w:t>
            </w:r>
          </w:p>
        </w:tc>
        <w:tc>
          <w:tcPr>
            <w:tcW w:w="469" w:type="dxa"/>
          </w:tcPr>
          <w:p w14:paraId="0234AFD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3A4A793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5617F51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70233FB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1351063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2668034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7F52CDC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26AE19D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002274B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44E49D5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1175256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56284F2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6372A07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3F826EF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09E6BD2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2C4E63BF" w14:textId="77777777" w:rsidTr="00455E15">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41E162CD" w14:textId="77777777" w:rsidR="00F6015A" w:rsidRPr="00FF02E2" w:rsidRDefault="00F6015A" w:rsidP="00455E15">
            <w:pPr>
              <w:widowControl w:val="0"/>
              <w:autoSpaceDE w:val="0"/>
              <w:autoSpaceDN w:val="0"/>
              <w:adjustRightInd w:val="0"/>
              <w:spacing w:after="120"/>
              <w:ind w:left="1191" w:right="-2" w:hanging="1191"/>
              <w:rPr>
                <w:rFonts w:ascii="Times New Roman" w:hAnsi="Times New Roman" w:cs="Times New Roman"/>
                <w:b/>
                <w:bCs/>
                <w:lang w:val="en-GB"/>
              </w:rPr>
            </w:pPr>
            <w:r w:rsidRPr="00FF02E2">
              <w:rPr>
                <w:rFonts w:ascii="Times New Roman" w:hAnsi="Times New Roman" w:cs="Times New Roman"/>
                <w:b/>
                <w:bCs/>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7E983C0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31446F9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297944B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40</w:t>
            </w:r>
          </w:p>
        </w:tc>
      </w:tr>
    </w:tbl>
    <w:p w14:paraId="56555780"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iCs/>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F6015A" w:rsidRPr="00FF02E2" w14:paraId="0526A449" w14:textId="77777777" w:rsidTr="00455E15">
        <w:tc>
          <w:tcPr>
            <w:tcW w:w="9855" w:type="dxa"/>
          </w:tcPr>
          <w:p w14:paraId="230A9D6C" w14:textId="77777777" w:rsidR="00F6015A" w:rsidRPr="00FF02E2" w:rsidRDefault="00F6015A" w:rsidP="00455E15">
            <w:pPr>
              <w:spacing w:after="120"/>
              <w:jc w:val="both"/>
              <w:rPr>
                <w:rFonts w:ascii="Times New Roman" w:hAnsi="Times New Roman" w:cs="Times New Roman"/>
                <w:lang w:val="en-GB"/>
              </w:rPr>
            </w:pPr>
            <w:r w:rsidRPr="00FF02E2">
              <w:rPr>
                <w:rFonts w:ascii="Times New Roman" w:hAnsi="Times New Roman" w:cs="Times New Roman"/>
                <w:b/>
                <w:lang w:val="en-GB"/>
              </w:rPr>
              <w:t>Objectives</w:t>
            </w:r>
            <w:r w:rsidRPr="00FF02E2">
              <w:rPr>
                <w:rFonts w:ascii="Times New Roman" w:hAnsi="Times New Roman" w:cs="Times New Roman"/>
                <w:lang w:val="en-GB"/>
              </w:rPr>
              <w:t xml:space="preserve"> </w:t>
            </w:r>
          </w:p>
          <w:p w14:paraId="6945FC7E" w14:textId="77777777" w:rsidR="00F6015A" w:rsidRPr="00FF02E2" w:rsidRDefault="00F6015A" w:rsidP="00455E15">
            <w:pPr>
              <w:spacing w:after="120"/>
              <w:jc w:val="both"/>
              <w:rPr>
                <w:rFonts w:ascii="Times New Roman" w:hAnsi="Times New Roman" w:cs="Times New Roman"/>
                <w:lang w:val="en-GB"/>
              </w:rPr>
            </w:pPr>
            <w:r>
              <w:rPr>
                <w:rFonts w:ascii="Times New Roman" w:hAnsi="Times New Roman" w:cs="Times New Roman"/>
                <w:lang w:val="en-GB"/>
              </w:rPr>
              <w:t xml:space="preserve">This work package has four main objectives. First, it aims to </w:t>
            </w:r>
            <w:r w:rsidRPr="002F309D">
              <w:rPr>
                <w:rFonts w:ascii="Times New Roman" w:hAnsi="Times New Roman" w:cs="Times New Roman"/>
                <w:u w:val="single"/>
                <w:lang w:val="en-GB"/>
              </w:rPr>
              <w:t>promote the project and increase project awareness</w:t>
            </w:r>
            <w:r>
              <w:rPr>
                <w:rFonts w:ascii="Times New Roman" w:hAnsi="Times New Roman" w:cs="Times New Roman"/>
                <w:lang w:val="en-GB"/>
              </w:rPr>
              <w:t xml:space="preserve"> among different publics. Second, it aims to </w:t>
            </w:r>
            <w:r w:rsidRPr="002F309D">
              <w:rPr>
                <w:rFonts w:ascii="Times New Roman" w:hAnsi="Times New Roman" w:cs="Times New Roman"/>
                <w:u w:val="single"/>
                <w:lang w:val="en-GB"/>
              </w:rPr>
              <w:t>draw recommendations from the theoretical, observational and experimental knowledge</w:t>
            </w:r>
            <w:r w:rsidRPr="00C1279F">
              <w:rPr>
                <w:rFonts w:ascii="Times New Roman" w:hAnsi="Times New Roman" w:cs="Times New Roman"/>
                <w:lang w:val="en-GB"/>
              </w:rPr>
              <w:t xml:space="preserve"> produced by the </w:t>
            </w:r>
            <w:r>
              <w:rPr>
                <w:rFonts w:ascii="Times New Roman" w:hAnsi="Times New Roman" w:cs="Times New Roman"/>
                <w:lang w:val="en-GB"/>
              </w:rPr>
              <w:t>project WPs regarding</w:t>
            </w:r>
            <w:r w:rsidRPr="00C1279F">
              <w:rPr>
                <w:rFonts w:ascii="Times New Roman" w:hAnsi="Times New Roman" w:cs="Times New Roman"/>
                <w:lang w:val="en-GB"/>
              </w:rPr>
              <w:t xml:space="preserve"> </w:t>
            </w:r>
            <w:r w:rsidRPr="002F309D">
              <w:rPr>
                <w:rFonts w:ascii="Times New Roman" w:hAnsi="Times New Roman" w:cs="Times New Roman"/>
                <w:u w:val="single"/>
                <w:lang w:val="en-GB"/>
              </w:rPr>
              <w:t xml:space="preserve">ways </w:t>
            </w:r>
            <w:r w:rsidRPr="002F309D">
              <w:rPr>
                <w:rFonts w:ascii="Times New Roman" w:hAnsi="Times New Roman" w:cs="Times New Roman"/>
                <w:u w:val="single"/>
                <w:lang w:val="en-GB"/>
              </w:rPr>
              <w:lastRenderedPageBreak/>
              <w:t xml:space="preserve">in which populism can be addressed through policy changes, changes in discourse </w:t>
            </w:r>
            <w:r w:rsidRPr="002F309D">
              <w:rPr>
                <w:rFonts w:ascii="Times New Roman" w:hAnsi="Times New Roman" w:cs="Times New Roman"/>
                <w:lang w:val="en-GB"/>
              </w:rPr>
              <w:t>and through the coordinated action of diverse social, economic, and political partners. Third, it aims t</w:t>
            </w:r>
            <w:r>
              <w:rPr>
                <w:rFonts w:ascii="Times New Roman" w:hAnsi="Times New Roman" w:cs="Times New Roman"/>
                <w:lang w:val="en-GB"/>
              </w:rPr>
              <w:t xml:space="preserve">o communicate </w:t>
            </w:r>
            <w:r w:rsidRPr="00FF02E2">
              <w:rPr>
                <w:rFonts w:ascii="Times New Roman" w:hAnsi="Times New Roman" w:cs="Times New Roman"/>
                <w:lang w:val="en-GB"/>
              </w:rPr>
              <w:t xml:space="preserve">the </w:t>
            </w:r>
            <w:r w:rsidRPr="002F309D">
              <w:rPr>
                <w:rFonts w:ascii="Times New Roman" w:hAnsi="Times New Roman" w:cs="Times New Roman"/>
                <w:u w:val="single"/>
                <w:lang w:val="en-GB"/>
              </w:rPr>
              <w:t>findings of the project and the associated recommendations effectively</w:t>
            </w:r>
            <w:r w:rsidRPr="00FF02E2">
              <w:rPr>
                <w:rFonts w:ascii="Times New Roman" w:hAnsi="Times New Roman" w:cs="Times New Roman"/>
                <w:lang w:val="en-GB"/>
              </w:rPr>
              <w:t xml:space="preserve">, and in an understandable language, to diverse audiences, including </w:t>
            </w:r>
            <w:r w:rsidRPr="002F309D">
              <w:rPr>
                <w:rFonts w:ascii="Times New Roman" w:hAnsi="Times New Roman" w:cs="Times New Roman"/>
                <w:u w:val="single"/>
                <w:lang w:val="en-GB"/>
              </w:rPr>
              <w:t xml:space="preserve">politicians and policy makers at European, national and local levels, educators, media, cultural actors, business, young people </w:t>
            </w:r>
            <w:r>
              <w:rPr>
                <w:rFonts w:ascii="Times New Roman" w:hAnsi="Times New Roman" w:cs="Times New Roman"/>
                <w:u w:val="single"/>
                <w:lang w:val="en-GB"/>
              </w:rPr>
              <w:t>as well as</w:t>
            </w:r>
            <w:r w:rsidRPr="002F309D">
              <w:rPr>
                <w:rFonts w:ascii="Times New Roman" w:hAnsi="Times New Roman" w:cs="Times New Roman"/>
                <w:u w:val="single"/>
                <w:lang w:val="en-GB"/>
              </w:rPr>
              <w:t xml:space="preserve"> the general public</w:t>
            </w:r>
            <w:r w:rsidRPr="00FF02E2">
              <w:rPr>
                <w:rFonts w:ascii="Times New Roman" w:hAnsi="Times New Roman" w:cs="Times New Roman"/>
                <w:lang w:val="en-GB"/>
              </w:rPr>
              <w:t xml:space="preserve">. </w:t>
            </w:r>
          </w:p>
          <w:p w14:paraId="3CF459D2" w14:textId="77777777" w:rsidR="00F6015A" w:rsidRPr="00FF02E2" w:rsidRDefault="00F6015A" w:rsidP="00455E15">
            <w:pPr>
              <w:spacing w:after="120"/>
              <w:jc w:val="both"/>
              <w:rPr>
                <w:rFonts w:ascii="Times New Roman" w:hAnsi="Times New Roman" w:cs="Times New Roman"/>
                <w:lang w:val="en-GB"/>
              </w:rPr>
            </w:pPr>
            <w:r w:rsidRPr="00FF02E2">
              <w:rPr>
                <w:rFonts w:ascii="Times New Roman" w:hAnsi="Times New Roman" w:cs="Times New Roman"/>
                <w:lang w:val="en-GB"/>
              </w:rPr>
              <w:t xml:space="preserve">The underlying assumptions of this work package are that populism is a multifarious phenomenon which appears precisely when the unity and future of political groups is called into question or doubt, and it exacerbates these social fissures. As such populism does not have </w:t>
            </w:r>
            <w:r w:rsidRPr="00FF02E2">
              <w:rPr>
                <w:rFonts w:ascii="Times New Roman" w:hAnsi="Times New Roman" w:cs="Times New Roman"/>
                <w:i/>
                <w:lang w:val="en-GB"/>
              </w:rPr>
              <w:t>one</w:t>
            </w:r>
            <w:r w:rsidRPr="00FF02E2">
              <w:rPr>
                <w:rFonts w:ascii="Times New Roman" w:hAnsi="Times New Roman" w:cs="Times New Roman"/>
                <w:lang w:val="en-GB"/>
              </w:rPr>
              <w:t xml:space="preserve"> policy solution, and it cannot be addressed by only one kind of actor or sector. Instead, addressing populism requires a coordinated strategy across sectors, including the political, economic, educative, social and cultural sectors, and it requires different kinds of response</w:t>
            </w:r>
            <w:r>
              <w:rPr>
                <w:rFonts w:ascii="Times New Roman" w:hAnsi="Times New Roman" w:cs="Times New Roman"/>
                <w:lang w:val="en-GB"/>
              </w:rPr>
              <w:t>s</w:t>
            </w:r>
            <w:r w:rsidRPr="00FF02E2">
              <w:rPr>
                <w:rFonts w:ascii="Times New Roman" w:hAnsi="Times New Roman" w:cs="Times New Roman"/>
                <w:lang w:val="en-GB"/>
              </w:rPr>
              <w:t xml:space="preserve">, including policy changes, changes in discourse and changes in behaviours as well as potentially institutional changes. Addressing populism in Europe is particularly challenging because of the multiple levels of governance, of public spheres and of cultural exchange inside the European Union, which at once pose policy coordination difficulties and risk introducing complexity into any public messaging, which is easily exploited by populism's simplicity. A further presupposition of the approach that will be adopted is that populism cannot be adequately addressed by ignoring it, nor by denial of any social and political problems or injustices, but must be addressed through reciprocal communication with citizens, which is made more difficult by public scepticism towards 'elites', 'experts' or 'authorities'. Proposals for creating and using adequate channels and spaces of communication will form part of the recommendations. </w:t>
            </w:r>
          </w:p>
        </w:tc>
      </w:tr>
    </w:tbl>
    <w:p w14:paraId="36793393" w14:textId="77777777" w:rsidR="00F6015A" w:rsidRPr="00FF02E2" w:rsidRDefault="00F6015A" w:rsidP="00F6015A">
      <w:pPr>
        <w:rPr>
          <w:rFonts w:ascii="Times New Roman" w:hAnsi="Times New Roman" w:cs="Times New Roman"/>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F6015A" w:rsidRPr="00FF02E2" w14:paraId="69831913" w14:textId="77777777" w:rsidTr="00455E15">
        <w:tc>
          <w:tcPr>
            <w:tcW w:w="9855" w:type="dxa"/>
          </w:tcPr>
          <w:p w14:paraId="62BC6AF0" w14:textId="77777777" w:rsidR="00F6015A" w:rsidRPr="00FF02E2" w:rsidRDefault="00F6015A" w:rsidP="00455E15">
            <w:pPr>
              <w:jc w:val="both"/>
              <w:rPr>
                <w:rFonts w:ascii="Times New Roman" w:hAnsi="Times New Roman" w:cs="Times New Roman"/>
                <w:lang w:val="en-GB"/>
              </w:rPr>
            </w:pPr>
            <w:r w:rsidRPr="00FF02E2">
              <w:rPr>
                <w:rFonts w:ascii="Times New Roman" w:hAnsi="Times New Roman" w:cs="Times New Roman"/>
                <w:b/>
                <w:lang w:val="en-GB"/>
              </w:rPr>
              <w:t>Description of work</w:t>
            </w:r>
            <w:r w:rsidRPr="00FF02E2">
              <w:rPr>
                <w:rFonts w:ascii="Times New Roman" w:hAnsi="Times New Roman" w:cs="Times New Roman"/>
                <w:lang w:val="en-GB"/>
              </w:rPr>
              <w:t xml:space="preserve"> (where appropriate, broken down into tasks), lead partner and role of participants:</w:t>
            </w:r>
          </w:p>
          <w:p w14:paraId="715F5F89" w14:textId="77777777" w:rsidR="00F6015A" w:rsidRPr="00FF02E2" w:rsidRDefault="00F6015A" w:rsidP="00455E15">
            <w:pPr>
              <w:jc w:val="both"/>
              <w:rPr>
                <w:rFonts w:ascii="Times New Roman" w:hAnsi="Times New Roman" w:cs="Times New Roman"/>
                <w:lang w:val="en-GB"/>
              </w:rPr>
            </w:pPr>
            <w:r w:rsidRPr="00FF02E2">
              <w:rPr>
                <w:rFonts w:ascii="Times New Roman" w:hAnsi="Times New Roman" w:cs="Times New Roman"/>
                <w:lang w:val="en-GB"/>
              </w:rPr>
              <w:t>An on-going task throughout the project will be to identify, contact and maintain open dialogue with a wide array of stakeholder groups, including scientists, media, educators, politicians, policy makers and cultural actors. An on-going discussion of the needs, ideas and challenges of each of these groups when it comes to dealing with the issues touched upon by the project will ensure the resulting policy recommendations and guidance is pertinent, as well as ensuring a ready community of users to take up the recommendations and exploit the findings of the project. UAB together with EA will develop and coordinate this process, but each consortium member will have a role in identifying, contacting and communicating with these stakeholders.</w:t>
            </w:r>
          </w:p>
          <w:p w14:paraId="72E10F9D" w14:textId="77777777" w:rsidR="00F6015A" w:rsidRPr="00FF02E2" w:rsidRDefault="00F6015A" w:rsidP="00455E15">
            <w:pPr>
              <w:spacing w:after="120"/>
              <w:jc w:val="both"/>
              <w:rPr>
                <w:rFonts w:ascii="Times New Roman" w:hAnsi="Times New Roman" w:cs="Times New Roman"/>
                <w:b/>
                <w:bCs/>
                <w:lang w:val="en-GB"/>
              </w:rPr>
            </w:pPr>
            <w:r w:rsidRPr="00FF02E2">
              <w:rPr>
                <w:rFonts w:ascii="Times New Roman" w:hAnsi="Times New Roman" w:cs="Times New Roman"/>
                <w:b/>
                <w:bCs/>
                <w:lang w:val="en-GB"/>
              </w:rPr>
              <w:t xml:space="preserve">Task 8.1 Preparation of the communication and policy outreach plan </w:t>
            </w:r>
          </w:p>
          <w:p w14:paraId="3F20FC30" w14:textId="77777777" w:rsidR="00F6015A" w:rsidRPr="00FF02E2" w:rsidRDefault="00F6015A" w:rsidP="00455E15">
            <w:pPr>
              <w:spacing w:after="120"/>
              <w:jc w:val="both"/>
              <w:rPr>
                <w:rFonts w:ascii="Times New Roman" w:hAnsi="Times New Roman" w:cs="Times New Roman"/>
                <w:bCs/>
                <w:lang w:val="en-GB"/>
              </w:rPr>
            </w:pPr>
            <w:r w:rsidRPr="00FF02E2">
              <w:rPr>
                <w:rFonts w:ascii="Times New Roman" w:hAnsi="Times New Roman" w:cs="Times New Roman"/>
                <w:bCs/>
                <w:lang w:val="en-GB"/>
              </w:rPr>
              <w:t>UAB in collaboration with EA will design the overall strategy and schedule of all communication and policy outreach activities. This plan will also establish the duties and responsibilities of each of the project’s participants with regard to communication and policy impact.</w:t>
            </w:r>
            <w:r>
              <w:rPr>
                <w:rFonts w:ascii="Times New Roman" w:hAnsi="Times New Roman" w:cs="Times New Roman"/>
                <w:bCs/>
                <w:lang w:val="en-GB"/>
              </w:rPr>
              <w:t xml:space="preserve"> Participant 1 (UAB) will be responsible for this task,</w:t>
            </w:r>
            <w:r w:rsidRPr="00FF02E2">
              <w:rPr>
                <w:rFonts w:ascii="Times New Roman" w:hAnsi="Times New Roman" w:cs="Times New Roman"/>
                <w:bCs/>
                <w:lang w:val="en-GB"/>
              </w:rPr>
              <w:t xml:space="preserve"> with the collaboration of EA</w:t>
            </w:r>
            <w:r>
              <w:rPr>
                <w:rFonts w:ascii="Times New Roman" w:hAnsi="Times New Roman" w:cs="Times New Roman"/>
                <w:bCs/>
                <w:lang w:val="en-GB"/>
              </w:rPr>
              <w:t xml:space="preserve">. </w:t>
            </w:r>
          </w:p>
          <w:p w14:paraId="6F77848B" w14:textId="77777777" w:rsidR="00F6015A" w:rsidRPr="00FF02E2" w:rsidRDefault="00F6015A" w:rsidP="00455E15">
            <w:pPr>
              <w:spacing w:after="120"/>
              <w:jc w:val="both"/>
              <w:rPr>
                <w:rFonts w:ascii="Times New Roman" w:hAnsi="Times New Roman" w:cs="Times New Roman"/>
                <w:b/>
                <w:bCs/>
                <w:lang w:val="en-GB"/>
              </w:rPr>
            </w:pPr>
            <w:r w:rsidRPr="00FF02E2">
              <w:rPr>
                <w:rFonts w:ascii="Times New Roman" w:hAnsi="Times New Roman" w:cs="Times New Roman"/>
                <w:b/>
                <w:bCs/>
                <w:lang w:val="en-GB"/>
              </w:rPr>
              <w:t xml:space="preserve">Task 8.2 Creation and maintenance of project website and blog </w:t>
            </w:r>
          </w:p>
          <w:p w14:paraId="5724B0CC" w14:textId="77777777" w:rsidR="00F6015A" w:rsidRPr="00FF02E2" w:rsidRDefault="00F6015A" w:rsidP="00455E15">
            <w:pPr>
              <w:spacing w:after="120"/>
              <w:jc w:val="both"/>
              <w:rPr>
                <w:rFonts w:ascii="Times New Roman" w:hAnsi="Times New Roman" w:cs="Times New Roman"/>
                <w:bCs/>
                <w:lang w:val="en-GB"/>
              </w:rPr>
            </w:pPr>
            <w:r w:rsidRPr="00FF02E2">
              <w:rPr>
                <w:rFonts w:ascii="Times New Roman" w:hAnsi="Times New Roman" w:cs="Times New Roman"/>
                <w:bCs/>
                <w:lang w:val="en-GB"/>
              </w:rPr>
              <w:t xml:space="preserve">UAB will be in charge of designing and maintaining the project’s website, which will be translated into different languages and will prioritize interactive and video contents. The project website will be set up at the start of the project and will be updated regularly. The website will also include a blog that will be regularly updated with contributions from all project participants, as well, as contributions from invited authors. Further details about the organization of the project’s website can be found in section 2.2.b of this proposal. </w:t>
            </w:r>
            <w:r>
              <w:rPr>
                <w:rFonts w:ascii="Times New Roman" w:hAnsi="Times New Roman" w:cs="Times New Roman"/>
                <w:bCs/>
                <w:lang w:val="en-GB"/>
              </w:rPr>
              <w:t xml:space="preserve">Participant 1 (UAB) is responsible for this task, with the collaboration of all partners to provide content. </w:t>
            </w:r>
          </w:p>
          <w:p w14:paraId="359F55F5" w14:textId="77777777" w:rsidR="00F6015A" w:rsidRPr="00FF02E2" w:rsidRDefault="00F6015A" w:rsidP="00455E15">
            <w:pPr>
              <w:spacing w:after="120"/>
              <w:jc w:val="both"/>
              <w:rPr>
                <w:rFonts w:ascii="Times New Roman" w:hAnsi="Times New Roman" w:cs="Times New Roman"/>
                <w:b/>
                <w:bCs/>
                <w:lang w:val="en-GB"/>
              </w:rPr>
            </w:pPr>
            <w:r w:rsidRPr="00FF02E2">
              <w:rPr>
                <w:rFonts w:ascii="Times New Roman" w:hAnsi="Times New Roman" w:cs="Times New Roman"/>
                <w:b/>
                <w:bCs/>
                <w:lang w:val="en-GB"/>
              </w:rPr>
              <w:t xml:space="preserve">Task 8.3 Creation and management of project’s social-media accounts </w:t>
            </w:r>
          </w:p>
          <w:p w14:paraId="3CB1554C" w14:textId="77777777" w:rsidR="00F6015A" w:rsidRPr="00FF02E2" w:rsidRDefault="00F6015A" w:rsidP="00455E15">
            <w:pPr>
              <w:spacing w:after="120"/>
              <w:jc w:val="both"/>
              <w:rPr>
                <w:rFonts w:ascii="Times New Roman" w:hAnsi="Times New Roman" w:cs="Times New Roman"/>
                <w:bCs/>
                <w:lang w:val="en-GB"/>
              </w:rPr>
            </w:pPr>
            <w:r w:rsidRPr="00FF02E2">
              <w:rPr>
                <w:rFonts w:ascii="Times New Roman" w:hAnsi="Times New Roman" w:cs="Times New Roman"/>
                <w:bCs/>
                <w:lang w:val="en-GB"/>
              </w:rPr>
              <w:lastRenderedPageBreak/>
              <w:t>The project’s findings will be promoted through different social media (Twitter, Facebook, Linkedin, YouTube, Instagram) and through plug-ins and add</w:t>
            </w:r>
            <w:r>
              <w:rPr>
                <w:rFonts w:ascii="Times New Roman" w:hAnsi="Times New Roman" w:cs="Times New Roman"/>
                <w:bCs/>
                <w:lang w:val="en-GB"/>
              </w:rPr>
              <w:t>-</w:t>
            </w:r>
            <w:r w:rsidRPr="00FF02E2">
              <w:rPr>
                <w:rFonts w:ascii="Times New Roman" w:hAnsi="Times New Roman" w:cs="Times New Roman"/>
                <w:bCs/>
                <w:lang w:val="en-GB"/>
              </w:rPr>
              <w:t xml:space="preserve">ons included in our website and online communications. </w:t>
            </w:r>
            <w:r>
              <w:rPr>
                <w:rFonts w:ascii="Times New Roman" w:hAnsi="Times New Roman" w:cs="Times New Roman"/>
                <w:bCs/>
                <w:lang w:val="en-GB"/>
              </w:rPr>
              <w:t>Participant 1 (UAB) is responsible for this task, with the collaboration of all partners to provide content.</w:t>
            </w:r>
          </w:p>
          <w:p w14:paraId="7A220E69" w14:textId="77777777" w:rsidR="00F6015A" w:rsidRPr="00FF02E2" w:rsidRDefault="00F6015A" w:rsidP="00455E15">
            <w:pPr>
              <w:spacing w:after="120"/>
              <w:jc w:val="both"/>
              <w:rPr>
                <w:rFonts w:ascii="Times New Roman" w:hAnsi="Times New Roman" w:cs="Times New Roman"/>
                <w:b/>
                <w:bCs/>
                <w:lang w:val="en-GB"/>
              </w:rPr>
            </w:pPr>
            <w:r w:rsidRPr="00FF02E2">
              <w:rPr>
                <w:rFonts w:ascii="Times New Roman" w:hAnsi="Times New Roman" w:cs="Times New Roman"/>
                <w:b/>
                <w:bCs/>
                <w:lang w:val="en-GB"/>
              </w:rPr>
              <w:t xml:space="preserve">Task 8.4 Writing of op-eds and preparation of press releases </w:t>
            </w:r>
          </w:p>
          <w:p w14:paraId="078FCF21" w14:textId="77777777" w:rsidR="00F6015A" w:rsidRPr="00FF02E2" w:rsidRDefault="00F6015A" w:rsidP="00455E15">
            <w:pPr>
              <w:spacing w:after="120"/>
              <w:jc w:val="both"/>
              <w:rPr>
                <w:rFonts w:ascii="Times New Roman" w:hAnsi="Times New Roman" w:cs="Times New Roman"/>
                <w:bCs/>
                <w:lang w:val="en-GB"/>
              </w:rPr>
            </w:pPr>
            <w:r w:rsidRPr="00FF02E2">
              <w:rPr>
                <w:rFonts w:ascii="Times New Roman" w:hAnsi="Times New Roman" w:cs="Times New Roman"/>
                <w:bCs/>
                <w:lang w:val="en-GB"/>
              </w:rPr>
              <w:t>To communicate the findings of the project to broad audiences the members of the consortium will write op-eds related to the topics covered in PODER. Moreover, we will issue press releases when majo</w:t>
            </w:r>
            <w:r>
              <w:rPr>
                <w:rFonts w:ascii="Times New Roman" w:hAnsi="Times New Roman" w:cs="Times New Roman"/>
                <w:bCs/>
                <w:lang w:val="en-GB"/>
              </w:rPr>
              <w:t>r outputs have been generated. Participant 1 (UAB) is responsible for this task, with the collaboration of all partners to provide content.</w:t>
            </w:r>
          </w:p>
          <w:p w14:paraId="3309D791" w14:textId="77777777" w:rsidR="00F6015A" w:rsidRPr="00FF02E2" w:rsidRDefault="00F6015A" w:rsidP="00455E15">
            <w:pPr>
              <w:jc w:val="both"/>
              <w:rPr>
                <w:rFonts w:ascii="Times New Roman" w:hAnsi="Times New Roman" w:cs="Times New Roman"/>
                <w:b/>
                <w:lang w:val="en-GB"/>
              </w:rPr>
            </w:pPr>
            <w:r w:rsidRPr="00FF02E2">
              <w:rPr>
                <w:rFonts w:ascii="Times New Roman" w:hAnsi="Times New Roman" w:cs="Times New Roman"/>
                <w:b/>
                <w:lang w:val="en-GB"/>
              </w:rPr>
              <w:t>Task 8.5 Review of research results</w:t>
            </w:r>
            <w:r>
              <w:rPr>
                <w:rFonts w:ascii="Times New Roman" w:hAnsi="Times New Roman" w:cs="Times New Roman"/>
                <w:b/>
                <w:lang w:val="en-GB"/>
              </w:rPr>
              <w:t xml:space="preserve"> for policy briefs and prescriptive report</w:t>
            </w:r>
            <w:r w:rsidRPr="00FF02E2">
              <w:rPr>
                <w:rFonts w:ascii="Times New Roman" w:hAnsi="Times New Roman" w:cs="Times New Roman"/>
                <w:b/>
                <w:lang w:val="en-GB"/>
              </w:rPr>
              <w:t xml:space="preserve"> </w:t>
            </w:r>
          </w:p>
          <w:p w14:paraId="1B9FA075" w14:textId="77777777" w:rsidR="00F6015A" w:rsidRPr="00FF02E2" w:rsidRDefault="00F6015A" w:rsidP="00455E15">
            <w:pPr>
              <w:jc w:val="both"/>
              <w:rPr>
                <w:rFonts w:ascii="Times New Roman" w:hAnsi="Times New Roman" w:cs="Times New Roman"/>
                <w:b/>
                <w:lang w:val="en-GB"/>
              </w:rPr>
            </w:pPr>
            <w:r w:rsidRPr="00FF02E2">
              <w:rPr>
                <w:rFonts w:ascii="Times New Roman" w:hAnsi="Times New Roman" w:cs="Times New Roman"/>
                <w:lang w:val="en-GB"/>
              </w:rPr>
              <w:t xml:space="preserve">A task to be conducted before making recommendations based on the findings of the project will be to review, synthesise and consolidate the results of </w:t>
            </w:r>
            <w:r>
              <w:rPr>
                <w:rFonts w:ascii="Times New Roman" w:hAnsi="Times New Roman" w:cs="Times New Roman"/>
                <w:lang w:val="en-GB"/>
              </w:rPr>
              <w:t>WP1-WP6</w:t>
            </w:r>
            <w:r w:rsidRPr="00FF02E2">
              <w:rPr>
                <w:rFonts w:ascii="Times New Roman" w:hAnsi="Times New Roman" w:cs="Times New Roman"/>
                <w:lang w:val="en-GB"/>
              </w:rPr>
              <w:t xml:space="preserve"> into a digestible format that can serve as the basis for building policy recommendations for different actors and different sectors. In order to build a community of practice around the project this review of research results will be done multiple time during the project when some conclusions have been reached. </w:t>
            </w:r>
            <w:r>
              <w:rPr>
                <w:rFonts w:ascii="Times New Roman" w:hAnsi="Times New Roman" w:cs="Times New Roman"/>
                <w:lang w:val="en-GB"/>
              </w:rPr>
              <w:t>Participant 14 (EA) will be in charge of this task.</w:t>
            </w:r>
          </w:p>
          <w:p w14:paraId="55DB669E" w14:textId="77777777" w:rsidR="00F6015A" w:rsidRPr="00FF02E2" w:rsidRDefault="00F6015A" w:rsidP="00455E15">
            <w:pPr>
              <w:jc w:val="both"/>
              <w:rPr>
                <w:rFonts w:ascii="Times New Roman" w:hAnsi="Times New Roman" w:cs="Times New Roman"/>
                <w:b/>
                <w:lang w:val="en-GB"/>
              </w:rPr>
            </w:pPr>
            <w:r w:rsidRPr="00FF02E2">
              <w:rPr>
                <w:rFonts w:ascii="Times New Roman" w:hAnsi="Times New Roman" w:cs="Times New Roman"/>
                <w:b/>
                <w:lang w:val="en-GB"/>
              </w:rPr>
              <w:t xml:space="preserve">Task 8.6 </w:t>
            </w:r>
            <w:r>
              <w:rPr>
                <w:rFonts w:ascii="Times New Roman" w:hAnsi="Times New Roman" w:cs="Times New Roman"/>
                <w:b/>
                <w:lang w:val="en-GB"/>
              </w:rPr>
              <w:t>Policy brief and prescriptive report drafting</w:t>
            </w:r>
            <w:r w:rsidRPr="00FF02E2">
              <w:rPr>
                <w:rFonts w:ascii="Times New Roman" w:hAnsi="Times New Roman" w:cs="Times New Roman"/>
                <w:b/>
                <w:lang w:val="en-GB"/>
              </w:rPr>
              <w:t xml:space="preserve"> </w:t>
            </w:r>
          </w:p>
          <w:p w14:paraId="5CFCAB7D" w14:textId="77777777" w:rsidR="00F6015A" w:rsidRPr="00FF02E2" w:rsidRDefault="00F6015A" w:rsidP="00455E15">
            <w:pPr>
              <w:jc w:val="both"/>
              <w:rPr>
                <w:rFonts w:ascii="Times New Roman" w:hAnsi="Times New Roman" w:cs="Times New Roman"/>
                <w:b/>
                <w:lang w:val="en-GB"/>
              </w:rPr>
            </w:pPr>
            <w:r>
              <w:rPr>
                <w:rFonts w:ascii="Times New Roman" w:hAnsi="Times New Roman" w:cs="Times New Roman"/>
                <w:lang w:val="en-GB"/>
              </w:rPr>
              <w:t xml:space="preserve">Based on the previous task, the project will develop policy recommendations and prescriptive reports including medium and </w:t>
            </w:r>
            <w:proofErr w:type="gramStart"/>
            <w:r>
              <w:rPr>
                <w:rFonts w:ascii="Times New Roman" w:hAnsi="Times New Roman" w:cs="Times New Roman"/>
                <w:lang w:val="en-GB"/>
              </w:rPr>
              <w:t>long term</w:t>
            </w:r>
            <w:proofErr w:type="gramEnd"/>
            <w:r>
              <w:rPr>
                <w:rFonts w:ascii="Times New Roman" w:hAnsi="Times New Roman" w:cs="Times New Roman"/>
                <w:lang w:val="en-GB"/>
              </w:rPr>
              <w:t xml:space="preserve"> scenarios based on the data gathered. The reports will be distributed </w:t>
            </w:r>
            <w:r w:rsidRPr="00FF02E2">
              <w:rPr>
                <w:rFonts w:ascii="Times New Roman" w:hAnsi="Times New Roman" w:cs="Times New Roman"/>
                <w:bCs/>
                <w:lang w:val="en-GB"/>
              </w:rPr>
              <w:t>to public authorities, policymakers, and civil society organization in each country and at the EU level.</w:t>
            </w:r>
            <w:r>
              <w:rPr>
                <w:rFonts w:ascii="Times New Roman" w:hAnsi="Times New Roman" w:cs="Times New Roman"/>
                <w:bCs/>
                <w:lang w:val="en-GB"/>
              </w:rPr>
              <w:t xml:space="preserve"> </w:t>
            </w:r>
            <w:r>
              <w:rPr>
                <w:rFonts w:ascii="Times New Roman" w:hAnsi="Times New Roman" w:cs="Times New Roman"/>
                <w:lang w:val="en-GB"/>
              </w:rPr>
              <w:t>Participant 14 (EA) will be in charge of this task.</w:t>
            </w:r>
          </w:p>
          <w:p w14:paraId="644BD06C" w14:textId="77777777" w:rsidR="00F6015A" w:rsidRPr="00FF02E2" w:rsidRDefault="00F6015A" w:rsidP="00455E15">
            <w:pPr>
              <w:spacing w:after="120"/>
              <w:jc w:val="both"/>
              <w:rPr>
                <w:rFonts w:ascii="Times New Roman" w:hAnsi="Times New Roman" w:cs="Times New Roman"/>
                <w:b/>
                <w:bCs/>
                <w:lang w:val="en-GB"/>
              </w:rPr>
            </w:pPr>
            <w:r>
              <w:rPr>
                <w:rFonts w:ascii="Times New Roman" w:hAnsi="Times New Roman" w:cs="Times New Roman"/>
                <w:b/>
                <w:bCs/>
                <w:lang w:val="en-GB"/>
              </w:rPr>
              <w:t>Task 8.7</w:t>
            </w:r>
            <w:r w:rsidRPr="00FF02E2">
              <w:rPr>
                <w:rFonts w:ascii="Times New Roman" w:hAnsi="Times New Roman" w:cs="Times New Roman"/>
                <w:b/>
                <w:bCs/>
                <w:lang w:val="en-GB"/>
              </w:rPr>
              <w:t xml:space="preserve"> Production of video materials summarizing project results</w:t>
            </w:r>
          </w:p>
          <w:p w14:paraId="4B879C4C" w14:textId="77777777" w:rsidR="00F6015A" w:rsidRDefault="00F6015A" w:rsidP="00455E15">
            <w:pPr>
              <w:jc w:val="both"/>
              <w:rPr>
                <w:rFonts w:ascii="Times New Roman" w:hAnsi="Times New Roman" w:cs="Times New Roman"/>
                <w:lang w:val="en-GB"/>
              </w:rPr>
            </w:pPr>
            <w:r w:rsidRPr="00FF02E2">
              <w:rPr>
                <w:rFonts w:ascii="Times New Roman" w:hAnsi="Times New Roman" w:cs="Times New Roman"/>
                <w:bCs/>
                <w:lang w:val="en-GB"/>
              </w:rPr>
              <w:t xml:space="preserve">To communicate the findings of the projects in an accessible and attractive way we will also produce a series of videos summarizing the project results. These videos will make use of appealing infographics and illustrations in order to increase their attractive and reach a broader audience. These videos will be uploaded to our website and to YouTube, and we will promote them through our social media accounts. </w:t>
            </w:r>
            <w:r>
              <w:rPr>
                <w:rFonts w:ascii="Times New Roman" w:hAnsi="Times New Roman" w:cs="Times New Roman"/>
                <w:lang w:val="en-GB"/>
              </w:rPr>
              <w:t xml:space="preserve">Participant 14 (EA) will be in charge of the coordination of this task subcontracting the production of the video. </w:t>
            </w:r>
          </w:p>
          <w:p w14:paraId="2C83DA04" w14:textId="77777777" w:rsidR="00F6015A" w:rsidRPr="00FF02E2" w:rsidRDefault="00F6015A" w:rsidP="00455E15">
            <w:pPr>
              <w:spacing w:after="120"/>
              <w:jc w:val="both"/>
              <w:rPr>
                <w:rFonts w:ascii="Times New Roman" w:hAnsi="Times New Roman" w:cs="Times New Roman"/>
                <w:b/>
                <w:bCs/>
                <w:lang w:val="en-GB"/>
              </w:rPr>
            </w:pPr>
            <w:r>
              <w:rPr>
                <w:rFonts w:ascii="Times New Roman" w:hAnsi="Times New Roman" w:cs="Times New Roman"/>
                <w:b/>
                <w:bCs/>
                <w:lang w:val="en-GB"/>
              </w:rPr>
              <w:t>Task 8.8</w:t>
            </w:r>
            <w:r w:rsidRPr="00FF02E2">
              <w:rPr>
                <w:rFonts w:ascii="Times New Roman" w:hAnsi="Times New Roman" w:cs="Times New Roman"/>
                <w:b/>
                <w:bCs/>
                <w:lang w:val="en-GB"/>
              </w:rPr>
              <w:t xml:space="preserve"> Organization of final conference devoted to communicating the policy-relevant findings</w:t>
            </w:r>
          </w:p>
          <w:p w14:paraId="594F8D17" w14:textId="77777777" w:rsidR="00F6015A" w:rsidRDefault="00F6015A" w:rsidP="00455E15">
            <w:pPr>
              <w:spacing w:after="120"/>
              <w:jc w:val="both"/>
              <w:rPr>
                <w:rFonts w:ascii="Times New Roman" w:hAnsi="Times New Roman" w:cs="Times New Roman"/>
                <w:bCs/>
                <w:lang w:val="en-GB"/>
              </w:rPr>
            </w:pPr>
            <w:r w:rsidRPr="00FF02E2">
              <w:rPr>
                <w:rFonts w:ascii="Times New Roman" w:hAnsi="Times New Roman" w:cs="Times New Roman"/>
                <w:bCs/>
                <w:lang w:val="en-GB"/>
              </w:rPr>
              <w:t>The final conferences will be devoted to communicating and disseminating the policy-relevant findings of the project. The conference will include the following participants: members of the consortium and the board of advisors, policy-makers, representatives of civil society organizations and other interested actors such as European officials, experts and academics, and media representatives.  To maximize its impact the conference will be held in Brussels.</w:t>
            </w:r>
            <w:r>
              <w:rPr>
                <w:rFonts w:ascii="Times New Roman" w:hAnsi="Times New Roman" w:cs="Times New Roman"/>
                <w:bCs/>
                <w:lang w:val="en-GB"/>
              </w:rPr>
              <w:t xml:space="preserve"> Partner 1 (UAB), 8 (KU Leuven) and 14 (EA)will be in charge of this task. </w:t>
            </w:r>
            <w:r w:rsidRPr="00FF02E2">
              <w:rPr>
                <w:rFonts w:ascii="Times New Roman" w:hAnsi="Times New Roman" w:cs="Times New Roman"/>
                <w:bCs/>
                <w:lang w:val="en-GB"/>
              </w:rPr>
              <w:t xml:space="preserve"> </w:t>
            </w:r>
          </w:p>
          <w:p w14:paraId="5BE489B0" w14:textId="77777777" w:rsidR="00F6015A" w:rsidRPr="00BF4178" w:rsidRDefault="00F6015A" w:rsidP="00455E15">
            <w:pPr>
              <w:jc w:val="both"/>
              <w:rPr>
                <w:rFonts w:ascii="Times New Roman" w:hAnsi="Times New Roman" w:cs="Times New Roman"/>
                <w:b/>
                <w:lang w:val="en-GB"/>
              </w:rPr>
            </w:pPr>
          </w:p>
        </w:tc>
      </w:tr>
    </w:tbl>
    <w:p w14:paraId="6565DC92" w14:textId="77777777" w:rsidR="00F6015A" w:rsidRPr="00FF02E2" w:rsidRDefault="00F6015A" w:rsidP="00F6015A">
      <w:pPr>
        <w:rPr>
          <w:rFonts w:ascii="Times New Roman" w:hAnsi="Times New Roman" w:cs="Times New Roman"/>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F6015A" w:rsidRPr="00FF02E2" w14:paraId="14915477" w14:textId="77777777" w:rsidTr="00455E15">
        <w:tc>
          <w:tcPr>
            <w:tcW w:w="9855" w:type="dxa"/>
          </w:tcPr>
          <w:p w14:paraId="0FCBB1BF" w14:textId="77777777" w:rsidR="00F6015A" w:rsidRPr="00FF02E2" w:rsidRDefault="00F6015A" w:rsidP="00455E15">
            <w:pPr>
              <w:spacing w:after="120"/>
              <w:jc w:val="both"/>
              <w:rPr>
                <w:rFonts w:ascii="Times New Roman" w:hAnsi="Times New Roman" w:cs="Times New Roman"/>
                <w:lang w:val="en-GB"/>
              </w:rPr>
            </w:pPr>
            <w:r w:rsidRPr="00FF02E2">
              <w:rPr>
                <w:rFonts w:ascii="Times New Roman" w:hAnsi="Times New Roman" w:cs="Times New Roman"/>
                <w:b/>
                <w:lang w:val="en-GB"/>
              </w:rPr>
              <w:t>Deliverables</w:t>
            </w:r>
            <w:r w:rsidRPr="00FF02E2">
              <w:rPr>
                <w:rFonts w:ascii="Times New Roman" w:hAnsi="Times New Roman" w:cs="Times New Roman"/>
                <w:lang w:val="en-GB"/>
              </w:rPr>
              <w:t xml:space="preserve"> (brief description and month of delivery):</w:t>
            </w:r>
          </w:p>
          <w:p w14:paraId="146EA4A9" w14:textId="77777777" w:rsidR="00F6015A" w:rsidRPr="00FF02E2" w:rsidRDefault="00F6015A" w:rsidP="00455E15">
            <w:pPr>
              <w:spacing w:after="120"/>
              <w:jc w:val="both"/>
              <w:rPr>
                <w:rFonts w:ascii="Times New Roman" w:hAnsi="Times New Roman" w:cs="Times New Roman"/>
                <w:bCs/>
                <w:lang w:val="en-GB"/>
              </w:rPr>
            </w:pPr>
            <w:r w:rsidRPr="00FF02E2">
              <w:rPr>
                <w:rFonts w:ascii="Times New Roman" w:hAnsi="Times New Roman" w:cs="Times New Roman"/>
                <w:b/>
                <w:lang w:val="en-GB"/>
              </w:rPr>
              <w:t xml:space="preserve">Deliverable 8.1 </w:t>
            </w:r>
            <w:r w:rsidRPr="00FF02E2">
              <w:rPr>
                <w:rFonts w:ascii="Times New Roman" w:hAnsi="Times New Roman" w:cs="Times New Roman"/>
                <w:b/>
                <w:bCs/>
                <w:lang w:val="en-GB"/>
              </w:rPr>
              <w:t xml:space="preserve">Communication and policy outreach plan </w:t>
            </w:r>
            <w:r w:rsidRPr="00FF02E2">
              <w:rPr>
                <w:rFonts w:ascii="Times New Roman" w:hAnsi="Times New Roman" w:cs="Times New Roman"/>
                <w:bCs/>
                <w:lang w:val="en-GB"/>
              </w:rPr>
              <w:t>(month of delivery:</w:t>
            </w:r>
            <w:r w:rsidRPr="00FF02E2">
              <w:rPr>
                <w:rFonts w:ascii="Times New Roman" w:hAnsi="Times New Roman" w:cs="Times New Roman"/>
                <w:b/>
                <w:bCs/>
                <w:lang w:val="en-GB"/>
              </w:rPr>
              <w:t xml:space="preserve"> </w:t>
            </w:r>
            <w:r>
              <w:rPr>
                <w:rFonts w:ascii="Times New Roman" w:hAnsi="Times New Roman" w:cs="Times New Roman"/>
                <w:bCs/>
                <w:lang w:val="en-GB"/>
              </w:rPr>
              <w:t>5, UAB</w:t>
            </w:r>
            <w:r w:rsidRPr="00FF02E2">
              <w:rPr>
                <w:rFonts w:ascii="Times New Roman" w:hAnsi="Times New Roman" w:cs="Times New Roman"/>
                <w:bCs/>
                <w:lang w:val="en-GB"/>
              </w:rPr>
              <w:t>)</w:t>
            </w:r>
          </w:p>
          <w:p w14:paraId="73AFAAAD" w14:textId="77777777" w:rsidR="00F6015A" w:rsidRPr="00FF02E2" w:rsidRDefault="00F6015A" w:rsidP="00455E15">
            <w:pPr>
              <w:spacing w:after="120"/>
              <w:jc w:val="both"/>
              <w:rPr>
                <w:rFonts w:ascii="Times New Roman" w:hAnsi="Times New Roman" w:cs="Times New Roman"/>
                <w:lang w:val="en-GB"/>
              </w:rPr>
            </w:pPr>
            <w:r w:rsidRPr="00FF02E2">
              <w:rPr>
                <w:rFonts w:ascii="Times New Roman" w:hAnsi="Times New Roman" w:cs="Times New Roman"/>
                <w:bCs/>
                <w:lang w:val="en-GB"/>
              </w:rPr>
              <w:t>Plan describing the overall strategy and schedule of all communication and policy outreach activities.</w:t>
            </w:r>
          </w:p>
          <w:p w14:paraId="3533B366"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
                <w:bCs/>
                <w:lang w:val="en-GB"/>
              </w:rPr>
              <w:t xml:space="preserve">Deliverable 8.2 Project website and blog </w:t>
            </w:r>
            <w:r>
              <w:rPr>
                <w:rFonts w:ascii="Times New Roman" w:hAnsi="Times New Roman" w:cs="Times New Roman"/>
                <w:bCs/>
                <w:lang w:val="en-GB"/>
              </w:rPr>
              <w:t>(month of delivery: 6, UAB</w:t>
            </w:r>
            <w:r w:rsidRPr="00FF02E2">
              <w:rPr>
                <w:rFonts w:ascii="Times New Roman" w:hAnsi="Times New Roman" w:cs="Times New Roman"/>
                <w:bCs/>
                <w:lang w:val="en-GB"/>
              </w:rPr>
              <w:t>)</w:t>
            </w:r>
          </w:p>
          <w:p w14:paraId="1B760FF9"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Cs/>
                <w:lang w:val="en-GB"/>
              </w:rPr>
              <w:t xml:space="preserve">Website hosting and summarizing information about the project. The website will also host the project blog. </w:t>
            </w:r>
          </w:p>
          <w:p w14:paraId="1B4F749D"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
                <w:bCs/>
                <w:lang w:val="en-GB"/>
              </w:rPr>
              <w:t xml:space="preserve">Deliverable 8.3 Project’s social media accounts </w:t>
            </w:r>
            <w:r>
              <w:rPr>
                <w:rFonts w:ascii="Times New Roman" w:hAnsi="Times New Roman" w:cs="Times New Roman"/>
                <w:bCs/>
                <w:lang w:val="en-GB"/>
              </w:rPr>
              <w:t>(month of delivery: 6, UAB</w:t>
            </w:r>
            <w:r w:rsidRPr="00FF02E2">
              <w:rPr>
                <w:rFonts w:ascii="Times New Roman" w:hAnsi="Times New Roman" w:cs="Times New Roman"/>
                <w:bCs/>
                <w:lang w:val="en-GB"/>
              </w:rPr>
              <w:t>)</w:t>
            </w:r>
          </w:p>
          <w:p w14:paraId="52396481" w14:textId="77777777" w:rsidR="00F6015A" w:rsidRPr="00FF02E2" w:rsidRDefault="00F6015A" w:rsidP="00455E15">
            <w:pPr>
              <w:rPr>
                <w:rFonts w:ascii="Times New Roman" w:hAnsi="Times New Roman" w:cs="Times New Roman"/>
                <w:b/>
                <w:bCs/>
                <w:lang w:val="en-GB"/>
              </w:rPr>
            </w:pPr>
            <w:r w:rsidRPr="00FF02E2">
              <w:rPr>
                <w:rFonts w:ascii="Times New Roman" w:hAnsi="Times New Roman" w:cs="Times New Roman"/>
                <w:bCs/>
                <w:lang w:val="en-GB"/>
              </w:rPr>
              <w:lastRenderedPageBreak/>
              <w:t xml:space="preserve">Social media accounts for the project will be opened in Twitter, Facebook, YouTube and Instagram. </w:t>
            </w:r>
          </w:p>
          <w:p w14:paraId="7ED18EE9"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
                <w:bCs/>
                <w:lang w:val="en-GB"/>
              </w:rPr>
              <w:t>Deliverable 8.</w:t>
            </w:r>
            <w:r>
              <w:rPr>
                <w:rFonts w:ascii="Times New Roman" w:hAnsi="Times New Roman" w:cs="Times New Roman"/>
                <w:b/>
                <w:bCs/>
                <w:lang w:val="en-GB"/>
              </w:rPr>
              <w:t>4</w:t>
            </w:r>
            <w:r w:rsidRPr="00FF02E2">
              <w:rPr>
                <w:rFonts w:ascii="Times New Roman" w:hAnsi="Times New Roman" w:cs="Times New Roman"/>
                <w:b/>
                <w:bCs/>
                <w:lang w:val="en-GB"/>
              </w:rPr>
              <w:t xml:space="preserve"> Press releases and op-eds </w:t>
            </w:r>
            <w:r w:rsidRPr="00FF02E2">
              <w:rPr>
                <w:rFonts w:ascii="Times New Roman" w:hAnsi="Times New Roman" w:cs="Times New Roman"/>
                <w:bCs/>
                <w:lang w:val="en-GB"/>
              </w:rPr>
              <w:t>(months of delivery</w:t>
            </w:r>
            <w:r w:rsidRPr="00E91061">
              <w:rPr>
                <w:rFonts w:ascii="Times New Roman" w:hAnsi="Times New Roman" w:cs="Times New Roman"/>
                <w:bCs/>
                <w:lang w:val="en-GB"/>
              </w:rPr>
              <w:t>: 18, 30, 36, UAB with</w:t>
            </w:r>
            <w:r>
              <w:rPr>
                <w:rFonts w:ascii="Times New Roman" w:hAnsi="Times New Roman" w:cs="Times New Roman"/>
                <w:bCs/>
                <w:lang w:val="en-GB"/>
              </w:rPr>
              <w:t xml:space="preserve"> collaboration from all partners</w:t>
            </w:r>
            <w:r w:rsidRPr="00FF02E2">
              <w:rPr>
                <w:rFonts w:ascii="Times New Roman" w:hAnsi="Times New Roman" w:cs="Times New Roman"/>
                <w:bCs/>
                <w:lang w:val="en-GB"/>
              </w:rPr>
              <w:t xml:space="preserve">) </w:t>
            </w:r>
          </w:p>
          <w:p w14:paraId="48648FFB"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Cs/>
                <w:lang w:val="en-GB"/>
              </w:rPr>
              <w:t xml:space="preserve">Op-eds published in print and online newspapers related to the project’s topic. Press releases communicating major findings of the project. </w:t>
            </w:r>
            <w:r>
              <w:rPr>
                <w:rFonts w:ascii="Times New Roman" w:hAnsi="Times New Roman" w:cs="Times New Roman"/>
                <w:bCs/>
                <w:lang w:val="en-GB"/>
              </w:rPr>
              <w:t xml:space="preserve">They will be issued in connection to the release of the policy briefs, and the short videos to enhance impact. </w:t>
            </w:r>
          </w:p>
          <w:p w14:paraId="54F47C74"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
                <w:bCs/>
                <w:lang w:val="en-GB"/>
              </w:rPr>
              <w:t>Delivera</w:t>
            </w:r>
            <w:r>
              <w:rPr>
                <w:rFonts w:ascii="Times New Roman" w:hAnsi="Times New Roman" w:cs="Times New Roman"/>
                <w:b/>
                <w:bCs/>
                <w:lang w:val="en-GB"/>
              </w:rPr>
              <w:t>ble 8.5 Policy brief 1</w:t>
            </w:r>
            <w:r w:rsidRPr="00FF02E2">
              <w:rPr>
                <w:rFonts w:ascii="Times New Roman" w:hAnsi="Times New Roman" w:cs="Times New Roman"/>
                <w:b/>
                <w:bCs/>
                <w:lang w:val="en-GB"/>
              </w:rPr>
              <w:t xml:space="preserve"> based on WP3 </w:t>
            </w:r>
            <w:r>
              <w:rPr>
                <w:rFonts w:ascii="Times New Roman" w:hAnsi="Times New Roman" w:cs="Times New Roman"/>
                <w:bCs/>
                <w:lang w:val="en-GB"/>
              </w:rPr>
              <w:t>(month of delivery: 18, EA</w:t>
            </w:r>
            <w:r w:rsidRPr="00FF02E2">
              <w:rPr>
                <w:rFonts w:ascii="Times New Roman" w:hAnsi="Times New Roman" w:cs="Times New Roman"/>
                <w:bCs/>
                <w:lang w:val="en-GB"/>
              </w:rPr>
              <w:t>)</w:t>
            </w:r>
          </w:p>
          <w:p w14:paraId="42575A0A"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Cs/>
                <w:lang w:val="en-GB"/>
              </w:rPr>
              <w:t>Policy brief reviewing and providing recommendations for evidence-based policymaking in light of the findings of the work packages focused on the t</w:t>
            </w:r>
            <w:r>
              <w:rPr>
                <w:rFonts w:ascii="Times New Roman" w:hAnsi="Times New Roman" w:cs="Times New Roman"/>
                <w:bCs/>
                <w:lang w:val="en-GB"/>
              </w:rPr>
              <w:t>ransnational and European dimens</w:t>
            </w:r>
            <w:r w:rsidRPr="00FF02E2">
              <w:rPr>
                <w:rFonts w:ascii="Times New Roman" w:hAnsi="Times New Roman" w:cs="Times New Roman"/>
                <w:bCs/>
                <w:lang w:val="en-GB"/>
              </w:rPr>
              <w:t xml:space="preserve">ion of populism (WP3). </w:t>
            </w:r>
          </w:p>
          <w:p w14:paraId="2C25FAB0" w14:textId="77777777" w:rsidR="00F6015A" w:rsidRPr="00FF02E2" w:rsidRDefault="00F6015A" w:rsidP="00455E15">
            <w:pPr>
              <w:rPr>
                <w:rFonts w:ascii="Times New Roman" w:hAnsi="Times New Roman" w:cs="Times New Roman"/>
                <w:bCs/>
                <w:lang w:val="en-GB"/>
              </w:rPr>
            </w:pPr>
            <w:r>
              <w:rPr>
                <w:rFonts w:ascii="Times New Roman" w:hAnsi="Times New Roman" w:cs="Times New Roman"/>
                <w:b/>
                <w:bCs/>
                <w:lang w:val="en-GB"/>
              </w:rPr>
              <w:t>Deliverable 8.6 Policy brief 2</w:t>
            </w:r>
            <w:r w:rsidRPr="00FF02E2">
              <w:rPr>
                <w:rFonts w:ascii="Times New Roman" w:hAnsi="Times New Roman" w:cs="Times New Roman"/>
                <w:b/>
                <w:bCs/>
                <w:lang w:val="en-GB"/>
              </w:rPr>
              <w:t xml:space="preserve"> based on WP2 and WP4 </w:t>
            </w:r>
            <w:r w:rsidRPr="00FF02E2">
              <w:rPr>
                <w:rFonts w:ascii="Times New Roman" w:hAnsi="Times New Roman" w:cs="Times New Roman"/>
                <w:bCs/>
                <w:lang w:val="en-GB"/>
              </w:rPr>
              <w:t>(month of delivery: 30</w:t>
            </w:r>
            <w:r>
              <w:rPr>
                <w:rFonts w:ascii="Times New Roman" w:hAnsi="Times New Roman" w:cs="Times New Roman"/>
                <w:bCs/>
                <w:lang w:val="en-GB"/>
              </w:rPr>
              <w:t>, EA</w:t>
            </w:r>
            <w:r w:rsidRPr="00FF02E2">
              <w:rPr>
                <w:rFonts w:ascii="Times New Roman" w:hAnsi="Times New Roman" w:cs="Times New Roman"/>
                <w:bCs/>
                <w:lang w:val="en-GB"/>
              </w:rPr>
              <w:t>)</w:t>
            </w:r>
          </w:p>
          <w:p w14:paraId="480F0F99" w14:textId="77777777" w:rsidR="00F6015A" w:rsidRPr="00FF02E2" w:rsidRDefault="00F6015A" w:rsidP="00455E15">
            <w:pPr>
              <w:rPr>
                <w:rFonts w:ascii="Times New Roman" w:hAnsi="Times New Roman" w:cs="Times New Roman"/>
                <w:bCs/>
                <w:lang w:val="en-GB"/>
              </w:rPr>
            </w:pPr>
            <w:r w:rsidRPr="00FF02E2">
              <w:rPr>
                <w:rFonts w:ascii="Times New Roman" w:hAnsi="Times New Roman" w:cs="Times New Roman"/>
                <w:bCs/>
                <w:lang w:val="en-GB"/>
              </w:rPr>
              <w:t xml:space="preserve">Policy brief reviewing and providing recommendations for evidence-based policymaking in light of the findings of the work packages focused on populism and the political establishment (WP2) and populism in the public sphere (WP4). </w:t>
            </w:r>
          </w:p>
          <w:p w14:paraId="04D63C60" w14:textId="77777777" w:rsidR="00F6015A" w:rsidRDefault="00F6015A" w:rsidP="00455E15">
            <w:pPr>
              <w:rPr>
                <w:rFonts w:ascii="Times New Roman" w:hAnsi="Times New Roman" w:cs="Times New Roman"/>
                <w:bCs/>
                <w:lang w:val="en-GB"/>
              </w:rPr>
            </w:pPr>
            <w:r>
              <w:rPr>
                <w:rFonts w:ascii="Times New Roman" w:hAnsi="Times New Roman" w:cs="Times New Roman"/>
                <w:b/>
                <w:bCs/>
                <w:lang w:val="en-GB"/>
              </w:rPr>
              <w:t>Deliverable 8.7</w:t>
            </w:r>
            <w:r w:rsidRPr="00FF02E2">
              <w:rPr>
                <w:rFonts w:ascii="Times New Roman" w:hAnsi="Times New Roman" w:cs="Times New Roman"/>
                <w:b/>
                <w:bCs/>
                <w:lang w:val="en-GB"/>
              </w:rPr>
              <w:t xml:space="preserve"> Video materials summarizing the most relevant findings of the project </w:t>
            </w:r>
            <w:r w:rsidRPr="00FF02E2">
              <w:rPr>
                <w:rFonts w:ascii="Times New Roman" w:hAnsi="Times New Roman" w:cs="Times New Roman"/>
                <w:bCs/>
                <w:lang w:val="en-GB"/>
              </w:rPr>
              <w:t>(month of delivery</w:t>
            </w:r>
            <w:r>
              <w:rPr>
                <w:rFonts w:ascii="Times New Roman" w:hAnsi="Times New Roman" w:cs="Times New Roman"/>
                <w:bCs/>
                <w:lang w:val="en-GB"/>
              </w:rPr>
              <w:t>:</w:t>
            </w:r>
            <w:r w:rsidRPr="00FF02E2">
              <w:rPr>
                <w:rFonts w:ascii="Times New Roman" w:hAnsi="Times New Roman" w:cs="Times New Roman"/>
                <w:bCs/>
                <w:lang w:val="en-GB"/>
              </w:rPr>
              <w:t xml:space="preserve"> 36</w:t>
            </w:r>
            <w:r>
              <w:rPr>
                <w:rFonts w:ascii="Times New Roman" w:hAnsi="Times New Roman" w:cs="Times New Roman"/>
                <w:bCs/>
                <w:lang w:val="en-GB"/>
              </w:rPr>
              <w:t>, 37, 38, 39 EA</w:t>
            </w:r>
            <w:r w:rsidRPr="00FF02E2">
              <w:rPr>
                <w:rFonts w:ascii="Times New Roman" w:hAnsi="Times New Roman" w:cs="Times New Roman"/>
                <w:bCs/>
                <w:lang w:val="en-GB"/>
              </w:rPr>
              <w:t>)</w:t>
            </w:r>
          </w:p>
          <w:p w14:paraId="29D6CF8C" w14:textId="77777777" w:rsidR="00F6015A" w:rsidRPr="00FF02E2" w:rsidRDefault="00F6015A" w:rsidP="00455E15">
            <w:pPr>
              <w:rPr>
                <w:rFonts w:ascii="Times New Roman" w:hAnsi="Times New Roman" w:cs="Times New Roman"/>
                <w:bCs/>
                <w:lang w:val="en-GB"/>
              </w:rPr>
            </w:pPr>
            <w:r w:rsidRPr="00E91061">
              <w:rPr>
                <w:rFonts w:ascii="Times New Roman" w:hAnsi="Times New Roman" w:cs="Times New Roman"/>
                <w:bCs/>
                <w:highlight w:val="yellow"/>
                <w:lang w:val="en-GB"/>
              </w:rPr>
              <w:t>Four</w:t>
            </w:r>
            <w:r w:rsidRPr="00FF02E2">
              <w:rPr>
                <w:rFonts w:ascii="Times New Roman" w:hAnsi="Times New Roman" w:cs="Times New Roman"/>
                <w:bCs/>
                <w:lang w:val="en-GB"/>
              </w:rPr>
              <w:t xml:space="preserve"> short videos with a duration between 1 and 3 minutes summarizing the most relevant findings of the project in an accessible and attractive way through the use of</w:t>
            </w:r>
            <w:r>
              <w:rPr>
                <w:rFonts w:ascii="Times New Roman" w:hAnsi="Times New Roman" w:cs="Times New Roman"/>
                <w:bCs/>
                <w:lang w:val="en-GB"/>
              </w:rPr>
              <w:t xml:space="preserve"> illustrations and infographics, including the results of the world cafés. </w:t>
            </w:r>
            <w:r w:rsidRPr="00FF02E2">
              <w:rPr>
                <w:rFonts w:ascii="Times New Roman" w:hAnsi="Times New Roman" w:cs="Times New Roman"/>
                <w:bCs/>
                <w:lang w:val="en-GB"/>
              </w:rPr>
              <w:t xml:space="preserve"> </w:t>
            </w:r>
          </w:p>
          <w:p w14:paraId="30E4E8D4" w14:textId="77777777" w:rsidR="00F6015A" w:rsidRPr="003A09A0" w:rsidRDefault="00F6015A" w:rsidP="00455E15">
            <w:pPr>
              <w:rPr>
                <w:rFonts w:ascii="Times New Roman" w:hAnsi="Times New Roman" w:cs="Times New Roman"/>
                <w:bCs/>
                <w:lang w:val="en-GB"/>
              </w:rPr>
            </w:pPr>
            <w:r w:rsidRPr="003A09A0">
              <w:rPr>
                <w:rFonts w:ascii="Times New Roman" w:hAnsi="Times New Roman" w:cs="Times New Roman"/>
                <w:b/>
                <w:bCs/>
                <w:lang w:val="en-GB"/>
              </w:rPr>
              <w:t xml:space="preserve">Deliverable 8.8 Prescriptive report based on WP5 and WP6 </w:t>
            </w:r>
            <w:r w:rsidRPr="003A09A0">
              <w:rPr>
                <w:rFonts w:ascii="Times New Roman" w:hAnsi="Times New Roman" w:cs="Times New Roman"/>
                <w:bCs/>
                <w:lang w:val="en-GB"/>
              </w:rPr>
              <w:t>(month of delivery: 38</w:t>
            </w:r>
            <w:r>
              <w:rPr>
                <w:rFonts w:ascii="Times New Roman" w:hAnsi="Times New Roman" w:cs="Times New Roman"/>
                <w:bCs/>
                <w:lang w:val="en-GB"/>
              </w:rPr>
              <w:t>, EA</w:t>
            </w:r>
            <w:r w:rsidRPr="003A09A0">
              <w:rPr>
                <w:rFonts w:ascii="Times New Roman" w:hAnsi="Times New Roman" w:cs="Times New Roman"/>
                <w:bCs/>
                <w:lang w:val="en-GB"/>
              </w:rPr>
              <w:t xml:space="preserve">) </w:t>
            </w:r>
          </w:p>
          <w:p w14:paraId="58C4E4FB" w14:textId="77777777" w:rsidR="00F6015A" w:rsidRPr="006F023A" w:rsidRDefault="00F6015A" w:rsidP="00455E15">
            <w:pPr>
              <w:rPr>
                <w:rFonts w:ascii="Times New Roman" w:hAnsi="Times New Roman" w:cs="Times New Roman"/>
                <w:bCs/>
                <w:lang w:val="en-GB"/>
              </w:rPr>
            </w:pPr>
            <w:r w:rsidRPr="003A09A0">
              <w:rPr>
                <w:rFonts w:ascii="Times New Roman" w:hAnsi="Times New Roman" w:cs="Times New Roman"/>
                <w:bCs/>
                <w:lang w:val="en-GB"/>
              </w:rPr>
              <w:t xml:space="preserve">Report based on the review of the analyses and results of WP5 and WP6. The report will focus on: (i) the development of future long- and medium-terms scenarios on the evolution and impact of populism in Europe; (ii) the presentation of effective communication strategies for different actors who have a role in informing and educating citizens; (iii) an identification of key areas which call for a change to address populism. These recommendations will put special emphasis on the strategies and tools that policymakers can use to mobilize and increase the democratic engagement of social groups such as the youth and the disaffected. </w:t>
            </w:r>
            <w:r w:rsidRPr="00FF02E2">
              <w:rPr>
                <w:rFonts w:ascii="Times New Roman" w:hAnsi="Times New Roman" w:cs="Times New Roman"/>
                <w:lang w:val="en-GB"/>
              </w:rPr>
              <w:t xml:space="preserve"> </w:t>
            </w:r>
          </w:p>
        </w:tc>
      </w:tr>
    </w:tbl>
    <w:p w14:paraId="2662268F"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iCs/>
          <w:lang w:val="en-GB"/>
        </w:rPr>
      </w:pPr>
    </w:p>
    <w:p w14:paraId="1E6E00D0"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iCs/>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F6015A" w:rsidRPr="00FF02E2" w14:paraId="38FFB51A" w14:textId="77777777" w:rsidTr="00455E15">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7D21DC4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170BF91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9</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415FBFD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b/>
                <w:bCs/>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114FAF2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Universitat Autonoma de Barcelona</w:t>
            </w:r>
          </w:p>
        </w:tc>
      </w:tr>
      <w:tr w:rsidR="00F6015A" w:rsidRPr="00FF02E2" w14:paraId="1FADD3FB"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44D36DE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Work package title</w:t>
            </w:r>
          </w:p>
        </w:tc>
        <w:tc>
          <w:tcPr>
            <w:tcW w:w="7231" w:type="dxa"/>
            <w:gridSpan w:val="17"/>
          </w:tcPr>
          <w:p w14:paraId="7E2D01DF" w14:textId="77777777" w:rsidR="00F6015A" w:rsidRPr="00FF02E2" w:rsidRDefault="00F6015A" w:rsidP="00455E15">
            <w:pPr>
              <w:autoSpaceDE w:val="0"/>
              <w:autoSpaceDN w:val="0"/>
              <w:adjustRightInd w:val="0"/>
              <w:rPr>
                <w:rFonts w:ascii="Times New Roman" w:hAnsi="Times New Roman" w:cs="Times New Roman"/>
                <w:lang w:val="en-GB"/>
              </w:rPr>
            </w:pPr>
            <w:r w:rsidRPr="00FF02E2">
              <w:rPr>
                <w:rFonts w:ascii="Times New Roman" w:hAnsi="Times New Roman" w:cs="Times New Roman"/>
                <w:lang w:val="en-GB"/>
              </w:rPr>
              <w:t>Management</w:t>
            </w:r>
          </w:p>
        </w:tc>
      </w:tr>
      <w:tr w:rsidR="00F6015A" w:rsidRPr="00FF02E2" w14:paraId="68152D7B"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6AAA035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Participant number</w:t>
            </w:r>
          </w:p>
        </w:tc>
        <w:tc>
          <w:tcPr>
            <w:tcW w:w="469" w:type="dxa"/>
          </w:tcPr>
          <w:p w14:paraId="174F4BE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w:t>
            </w:r>
          </w:p>
        </w:tc>
        <w:tc>
          <w:tcPr>
            <w:tcW w:w="476" w:type="dxa"/>
          </w:tcPr>
          <w:p w14:paraId="581F4C8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2</w:t>
            </w:r>
          </w:p>
        </w:tc>
        <w:tc>
          <w:tcPr>
            <w:tcW w:w="465" w:type="dxa"/>
          </w:tcPr>
          <w:p w14:paraId="43C6F988"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3</w:t>
            </w:r>
          </w:p>
        </w:tc>
        <w:tc>
          <w:tcPr>
            <w:tcW w:w="462" w:type="dxa"/>
            <w:gridSpan w:val="2"/>
          </w:tcPr>
          <w:p w14:paraId="435FBC3C"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4</w:t>
            </w:r>
          </w:p>
        </w:tc>
        <w:tc>
          <w:tcPr>
            <w:tcW w:w="476" w:type="dxa"/>
          </w:tcPr>
          <w:p w14:paraId="4AC51DD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5</w:t>
            </w:r>
          </w:p>
        </w:tc>
        <w:tc>
          <w:tcPr>
            <w:tcW w:w="476" w:type="dxa"/>
          </w:tcPr>
          <w:p w14:paraId="07179FD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6</w:t>
            </w:r>
          </w:p>
        </w:tc>
        <w:tc>
          <w:tcPr>
            <w:tcW w:w="477" w:type="dxa"/>
          </w:tcPr>
          <w:p w14:paraId="305C054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7</w:t>
            </w:r>
          </w:p>
        </w:tc>
        <w:tc>
          <w:tcPr>
            <w:tcW w:w="477" w:type="dxa"/>
          </w:tcPr>
          <w:p w14:paraId="5543262B"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8</w:t>
            </w:r>
          </w:p>
        </w:tc>
        <w:tc>
          <w:tcPr>
            <w:tcW w:w="466" w:type="dxa"/>
            <w:gridSpan w:val="2"/>
          </w:tcPr>
          <w:p w14:paraId="0C1C345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9</w:t>
            </w:r>
          </w:p>
        </w:tc>
        <w:tc>
          <w:tcPr>
            <w:tcW w:w="577" w:type="dxa"/>
          </w:tcPr>
          <w:p w14:paraId="3111871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10</w:t>
            </w:r>
          </w:p>
        </w:tc>
        <w:tc>
          <w:tcPr>
            <w:tcW w:w="468" w:type="dxa"/>
          </w:tcPr>
          <w:p w14:paraId="0879274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11</w:t>
            </w:r>
          </w:p>
        </w:tc>
        <w:tc>
          <w:tcPr>
            <w:tcW w:w="525" w:type="dxa"/>
          </w:tcPr>
          <w:p w14:paraId="2AE463B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12</w:t>
            </w:r>
          </w:p>
        </w:tc>
        <w:tc>
          <w:tcPr>
            <w:tcW w:w="567" w:type="dxa"/>
          </w:tcPr>
          <w:p w14:paraId="16D1978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13</w:t>
            </w:r>
          </w:p>
        </w:tc>
        <w:tc>
          <w:tcPr>
            <w:tcW w:w="567" w:type="dxa"/>
          </w:tcPr>
          <w:p w14:paraId="01AE02A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14</w:t>
            </w:r>
          </w:p>
        </w:tc>
        <w:tc>
          <w:tcPr>
            <w:tcW w:w="283" w:type="dxa"/>
          </w:tcPr>
          <w:p w14:paraId="0BA8DC3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14426D89"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0F7EB00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Short name of participant</w:t>
            </w:r>
          </w:p>
        </w:tc>
        <w:tc>
          <w:tcPr>
            <w:tcW w:w="469" w:type="dxa"/>
            <w:noWrap/>
            <w:tcMar>
              <w:left w:w="85" w:type="dxa"/>
              <w:right w:w="85" w:type="dxa"/>
            </w:tcMar>
          </w:tcPr>
          <w:p w14:paraId="0A34AE4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220DAAB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0159E8D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714593AE"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153F80C9"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403C66B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683DC0E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241DC41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24F7A6D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4BC7E70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4EF6295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549BF05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7D60840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7AB72BB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6014AD1F"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6613FA4A" w14:textId="77777777" w:rsidTr="00455E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14:paraId="5370CA2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lang w:val="en-GB"/>
              </w:rPr>
            </w:pPr>
            <w:r w:rsidRPr="00FF02E2">
              <w:rPr>
                <w:rFonts w:ascii="Times New Roman" w:hAnsi="Times New Roman" w:cs="Times New Roman"/>
                <w:b/>
                <w:lang w:val="en-GB"/>
              </w:rPr>
              <w:t>Person/months per participant:</w:t>
            </w:r>
          </w:p>
        </w:tc>
        <w:tc>
          <w:tcPr>
            <w:tcW w:w="469" w:type="dxa"/>
          </w:tcPr>
          <w:p w14:paraId="2907380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14FCDE1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5" w:type="dxa"/>
          </w:tcPr>
          <w:p w14:paraId="43E14D7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2" w:type="dxa"/>
            <w:gridSpan w:val="2"/>
          </w:tcPr>
          <w:p w14:paraId="35655C5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0C936EF6"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6" w:type="dxa"/>
          </w:tcPr>
          <w:p w14:paraId="0F149D8D"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24ECD6F5"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77" w:type="dxa"/>
          </w:tcPr>
          <w:p w14:paraId="2CFF3957"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6" w:type="dxa"/>
            <w:gridSpan w:val="2"/>
          </w:tcPr>
          <w:p w14:paraId="56478B4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77" w:type="dxa"/>
          </w:tcPr>
          <w:p w14:paraId="11B635D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468" w:type="dxa"/>
          </w:tcPr>
          <w:p w14:paraId="163C9BA1"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25" w:type="dxa"/>
          </w:tcPr>
          <w:p w14:paraId="2E2B2224"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47C990D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567" w:type="dxa"/>
          </w:tcPr>
          <w:p w14:paraId="1AC5CF0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c>
          <w:tcPr>
            <w:tcW w:w="283" w:type="dxa"/>
          </w:tcPr>
          <w:p w14:paraId="31A37032"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p>
        </w:tc>
      </w:tr>
      <w:tr w:rsidR="00F6015A" w:rsidRPr="00FF02E2" w14:paraId="045F25ED" w14:textId="77777777" w:rsidTr="00455E15">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14:paraId="2775D7B4" w14:textId="77777777" w:rsidR="00F6015A" w:rsidRPr="00FF02E2" w:rsidRDefault="00F6015A" w:rsidP="00455E15">
            <w:pPr>
              <w:widowControl w:val="0"/>
              <w:autoSpaceDE w:val="0"/>
              <w:autoSpaceDN w:val="0"/>
              <w:adjustRightInd w:val="0"/>
              <w:spacing w:after="120"/>
              <w:ind w:left="1191" w:right="-2" w:hanging="1191"/>
              <w:rPr>
                <w:rFonts w:ascii="Times New Roman" w:hAnsi="Times New Roman" w:cs="Times New Roman"/>
                <w:b/>
                <w:bCs/>
                <w:lang w:val="en-GB"/>
              </w:rPr>
            </w:pPr>
            <w:r w:rsidRPr="00FF02E2">
              <w:rPr>
                <w:rFonts w:ascii="Times New Roman" w:hAnsi="Times New Roman" w:cs="Times New Roman"/>
                <w:b/>
                <w:bCs/>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14:paraId="6EE0E0AA"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1</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14:paraId="4417D683"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b/>
                <w:bCs/>
                <w:lang w:val="en-GB"/>
              </w:rPr>
            </w:pPr>
            <w:r w:rsidRPr="00FF02E2">
              <w:rPr>
                <w:rFonts w:ascii="Times New Roman" w:hAnsi="Times New Roman" w:cs="Times New Roman"/>
                <w:b/>
                <w:bCs/>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14:paraId="618D4A10" w14:textId="77777777" w:rsidR="00F6015A" w:rsidRPr="00FF02E2" w:rsidRDefault="00F6015A" w:rsidP="00455E15">
            <w:pPr>
              <w:widowControl w:val="0"/>
              <w:autoSpaceDE w:val="0"/>
              <w:autoSpaceDN w:val="0"/>
              <w:adjustRightInd w:val="0"/>
              <w:spacing w:after="120"/>
              <w:ind w:right="-2"/>
              <w:rPr>
                <w:rFonts w:ascii="Times New Roman" w:hAnsi="Times New Roman" w:cs="Times New Roman"/>
                <w:lang w:val="en-GB"/>
              </w:rPr>
            </w:pPr>
            <w:r w:rsidRPr="00FF02E2">
              <w:rPr>
                <w:rFonts w:ascii="Times New Roman" w:hAnsi="Times New Roman" w:cs="Times New Roman"/>
                <w:lang w:val="en-GB"/>
              </w:rPr>
              <w:t>40</w:t>
            </w:r>
          </w:p>
        </w:tc>
      </w:tr>
    </w:tbl>
    <w:p w14:paraId="513EADF8"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iCs/>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F6015A" w:rsidRPr="00FF02E2" w14:paraId="22B8ED26" w14:textId="77777777" w:rsidTr="00455E15">
        <w:tc>
          <w:tcPr>
            <w:tcW w:w="9855" w:type="dxa"/>
          </w:tcPr>
          <w:p w14:paraId="6CA4D7C3" w14:textId="77777777" w:rsidR="00F6015A" w:rsidRPr="00FF02E2" w:rsidRDefault="00F6015A" w:rsidP="00455E15">
            <w:pPr>
              <w:spacing w:after="120"/>
              <w:jc w:val="both"/>
              <w:rPr>
                <w:rFonts w:ascii="Times New Roman" w:hAnsi="Times New Roman" w:cs="Times New Roman"/>
                <w:lang w:val="en-GB"/>
              </w:rPr>
            </w:pPr>
            <w:r w:rsidRPr="00FF02E2">
              <w:rPr>
                <w:rFonts w:ascii="Times New Roman" w:hAnsi="Times New Roman" w:cs="Times New Roman"/>
                <w:b/>
                <w:lang w:val="en-GB"/>
              </w:rPr>
              <w:t>Objectives</w:t>
            </w:r>
            <w:r w:rsidRPr="00FF02E2">
              <w:rPr>
                <w:rFonts w:ascii="Times New Roman" w:hAnsi="Times New Roman" w:cs="Times New Roman"/>
                <w:lang w:val="en-GB"/>
              </w:rPr>
              <w:t>:</w:t>
            </w:r>
          </w:p>
          <w:p w14:paraId="0AF6376C" w14:textId="77777777" w:rsidR="00F6015A" w:rsidRPr="00FF02E2" w:rsidRDefault="00F6015A" w:rsidP="00455E15">
            <w:pPr>
              <w:spacing w:after="120"/>
              <w:jc w:val="both"/>
              <w:rPr>
                <w:rFonts w:ascii="Times New Roman" w:hAnsi="Times New Roman" w:cs="Times New Roman"/>
                <w:color w:val="000000"/>
                <w:lang w:val="en-GB" w:eastAsia="fr-CH"/>
              </w:rPr>
            </w:pPr>
            <w:r w:rsidRPr="00FF02E2">
              <w:rPr>
                <w:rFonts w:ascii="Times New Roman" w:hAnsi="Times New Roman" w:cs="Times New Roman"/>
                <w:lang w:val="en-GB"/>
              </w:rPr>
              <w:t xml:space="preserve">This work package focuses on the scientific and administrative management of the project, which aims to support a </w:t>
            </w:r>
            <w:r w:rsidRPr="00E91061">
              <w:rPr>
                <w:rFonts w:ascii="Times New Roman" w:hAnsi="Times New Roman" w:cs="Times New Roman"/>
                <w:u w:val="single"/>
                <w:lang w:val="en-GB"/>
              </w:rPr>
              <w:t>timely and efficient implementation of the work plan</w:t>
            </w:r>
            <w:r w:rsidRPr="00FF02E2">
              <w:rPr>
                <w:rFonts w:ascii="Times New Roman" w:hAnsi="Times New Roman" w:cs="Times New Roman"/>
                <w:lang w:val="en-GB"/>
              </w:rPr>
              <w:t xml:space="preserve">. The first objective of this work package is to ensure an effective </w:t>
            </w:r>
            <w:r w:rsidRPr="00CD7C69">
              <w:rPr>
                <w:rFonts w:ascii="Times New Roman" w:hAnsi="Times New Roman" w:cs="Times New Roman"/>
                <w:u w:val="single"/>
                <w:lang w:val="en-GB"/>
              </w:rPr>
              <w:t>coordination among all partners and actors involved</w:t>
            </w:r>
            <w:r w:rsidRPr="00FF02E2">
              <w:rPr>
                <w:rFonts w:ascii="Times New Roman" w:hAnsi="Times New Roman" w:cs="Times New Roman"/>
                <w:lang w:val="en-GB"/>
              </w:rPr>
              <w:t xml:space="preserve"> in the project in order to keep the scientific activities aligned with the work plan. The second objective of the work package is to facilitate and guarantee </w:t>
            </w:r>
            <w:r w:rsidRPr="00CD7C69">
              <w:rPr>
                <w:rFonts w:ascii="Times New Roman" w:hAnsi="Times New Roman" w:cs="Times New Roman"/>
                <w:u w:val="single"/>
                <w:lang w:val="en-GB"/>
              </w:rPr>
              <w:t>adequate communication and reporting to the EC</w:t>
            </w:r>
            <w:r w:rsidRPr="00FF02E2">
              <w:rPr>
                <w:rFonts w:ascii="Times New Roman" w:hAnsi="Times New Roman" w:cs="Times New Roman"/>
                <w:lang w:val="en-GB"/>
              </w:rPr>
              <w:t xml:space="preserve">. </w:t>
            </w:r>
          </w:p>
        </w:tc>
      </w:tr>
    </w:tbl>
    <w:p w14:paraId="2B6E8626" w14:textId="77777777" w:rsidR="00F6015A" w:rsidRPr="00FF02E2" w:rsidRDefault="00F6015A" w:rsidP="00F6015A">
      <w:pPr>
        <w:rPr>
          <w:rFonts w:ascii="Times New Roman" w:hAnsi="Times New Roman" w:cs="Times New Roman"/>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F6015A" w:rsidRPr="00FF02E2" w14:paraId="402B48B6" w14:textId="77777777" w:rsidTr="00455E15">
        <w:tc>
          <w:tcPr>
            <w:tcW w:w="9855" w:type="dxa"/>
          </w:tcPr>
          <w:p w14:paraId="4A1D3440" w14:textId="77777777" w:rsidR="00F6015A" w:rsidRPr="00FF02E2" w:rsidRDefault="00F6015A" w:rsidP="00455E15">
            <w:pPr>
              <w:jc w:val="both"/>
              <w:rPr>
                <w:rFonts w:ascii="Times New Roman" w:hAnsi="Times New Roman" w:cs="Times New Roman"/>
                <w:lang w:val="en-GB"/>
              </w:rPr>
            </w:pPr>
            <w:r w:rsidRPr="00FF02E2">
              <w:rPr>
                <w:rFonts w:ascii="Times New Roman" w:hAnsi="Times New Roman" w:cs="Times New Roman"/>
                <w:b/>
                <w:lang w:val="en-GB"/>
              </w:rPr>
              <w:t>Description of work</w:t>
            </w:r>
            <w:r w:rsidRPr="00FF02E2">
              <w:rPr>
                <w:rFonts w:ascii="Times New Roman" w:hAnsi="Times New Roman" w:cs="Times New Roman"/>
                <w:lang w:val="en-GB"/>
              </w:rPr>
              <w:t xml:space="preserve"> (where appropriate, broken down into tasks), lead partner and role of participants:</w:t>
            </w:r>
          </w:p>
          <w:p w14:paraId="5D6A49EC" w14:textId="77777777" w:rsidR="00F6015A" w:rsidRPr="00FF02E2" w:rsidRDefault="00F6015A" w:rsidP="00455E15">
            <w:pPr>
              <w:jc w:val="both"/>
              <w:rPr>
                <w:rFonts w:ascii="Times New Roman" w:hAnsi="Times New Roman" w:cs="Times New Roman"/>
                <w:b/>
                <w:lang w:val="en-GB"/>
              </w:rPr>
            </w:pPr>
            <w:r w:rsidRPr="00FF02E2">
              <w:rPr>
                <w:rFonts w:ascii="Times New Roman" w:hAnsi="Times New Roman" w:cs="Times New Roman"/>
                <w:b/>
                <w:lang w:val="en-GB"/>
              </w:rPr>
              <w:t xml:space="preserve">Task 9.1 Preparation of data management plan </w:t>
            </w:r>
          </w:p>
          <w:p w14:paraId="51A2D84C" w14:textId="77777777" w:rsidR="00F6015A" w:rsidRPr="00FF02E2" w:rsidRDefault="00F6015A" w:rsidP="00455E15">
            <w:pPr>
              <w:jc w:val="both"/>
              <w:rPr>
                <w:rFonts w:ascii="Times New Roman" w:hAnsi="Times New Roman" w:cs="Times New Roman"/>
                <w:lang w:val="en-GB"/>
              </w:rPr>
            </w:pPr>
            <w:r w:rsidRPr="00FF02E2">
              <w:rPr>
                <w:rFonts w:ascii="Times New Roman" w:hAnsi="Times New Roman" w:cs="Times New Roman"/>
                <w:lang w:val="en-GB"/>
              </w:rPr>
              <w:t>UAB will prepare a Data Management Plan (DMP) at the beginning of the project (</w:t>
            </w:r>
            <w:r>
              <w:rPr>
                <w:rFonts w:ascii="Times New Roman" w:hAnsi="Times New Roman" w:cs="Times New Roman"/>
                <w:highlight w:val="yellow"/>
                <w:lang w:val="en-GB"/>
              </w:rPr>
              <w:t>month 4</w:t>
            </w:r>
            <w:r w:rsidRPr="00FF02E2">
              <w:rPr>
                <w:rFonts w:ascii="Times New Roman" w:hAnsi="Times New Roman" w:cs="Times New Roman"/>
                <w:lang w:val="en-GB"/>
              </w:rPr>
              <w:t xml:space="preserve">), which will be updated at months </w:t>
            </w:r>
            <w:r w:rsidRPr="00FF02E2">
              <w:rPr>
                <w:rFonts w:ascii="Times New Roman" w:hAnsi="Times New Roman" w:cs="Times New Roman"/>
                <w:highlight w:val="yellow"/>
                <w:lang w:val="en-GB"/>
              </w:rPr>
              <w:t>21</w:t>
            </w:r>
            <w:r w:rsidRPr="00FF02E2">
              <w:rPr>
                <w:rFonts w:ascii="Times New Roman" w:hAnsi="Times New Roman" w:cs="Times New Roman"/>
                <w:lang w:val="en-GB"/>
              </w:rPr>
              <w:t xml:space="preserve">and </w:t>
            </w:r>
            <w:r w:rsidRPr="00FF02E2">
              <w:rPr>
                <w:rFonts w:ascii="Times New Roman" w:hAnsi="Times New Roman" w:cs="Times New Roman"/>
                <w:highlight w:val="yellow"/>
                <w:lang w:val="en-GB"/>
              </w:rPr>
              <w:t>40.</w:t>
            </w:r>
            <w:r w:rsidRPr="00FF02E2">
              <w:rPr>
                <w:rFonts w:ascii="Times New Roman" w:hAnsi="Times New Roman" w:cs="Times New Roman"/>
                <w:lang w:val="en-GB"/>
              </w:rPr>
              <w:t xml:space="preserve"> The plan will reflect EU’S FAIR data management principles and will be adapted to the H2020 Pilot on Open Research Data. The DMP will establish rules, regulations and recommendations concerning the use, curation, transfer and exploitation of all the data generated by the project. Moreover, the DMP will set the ethics requirements that the data generation, manipulation and dissemination activities must comply with. </w:t>
            </w:r>
            <w:r>
              <w:rPr>
                <w:rFonts w:ascii="Times New Roman" w:hAnsi="Times New Roman" w:cs="Times New Roman"/>
                <w:lang w:val="en-GB"/>
              </w:rPr>
              <w:t xml:space="preserve">Participant 1 (UAB) will be responsible for this task. </w:t>
            </w:r>
          </w:p>
          <w:p w14:paraId="6F50B539" w14:textId="77777777" w:rsidR="00F6015A" w:rsidRDefault="00F6015A" w:rsidP="00455E15">
            <w:pPr>
              <w:jc w:val="both"/>
              <w:rPr>
                <w:rFonts w:ascii="Times New Roman" w:hAnsi="Times New Roman" w:cs="Times New Roman"/>
                <w:b/>
                <w:lang w:val="en-GB"/>
              </w:rPr>
            </w:pPr>
            <w:r w:rsidRPr="00FF02E2">
              <w:rPr>
                <w:rFonts w:ascii="Times New Roman" w:hAnsi="Times New Roman" w:cs="Times New Roman"/>
                <w:b/>
                <w:lang w:val="en-GB"/>
              </w:rPr>
              <w:t xml:space="preserve">Task 9.2 </w:t>
            </w:r>
            <w:r>
              <w:rPr>
                <w:rFonts w:ascii="Times New Roman" w:hAnsi="Times New Roman" w:cs="Times New Roman"/>
                <w:b/>
                <w:lang w:val="en-GB"/>
              </w:rPr>
              <w:t>Scientific coordination</w:t>
            </w:r>
          </w:p>
          <w:p w14:paraId="06452ED7" w14:textId="77777777" w:rsidR="00F6015A" w:rsidRPr="00FF02E2" w:rsidRDefault="00F6015A" w:rsidP="00455E15">
            <w:pPr>
              <w:jc w:val="both"/>
              <w:rPr>
                <w:rFonts w:ascii="Times New Roman" w:hAnsi="Times New Roman" w:cs="Times New Roman"/>
                <w:lang w:val="en-GB"/>
              </w:rPr>
            </w:pPr>
            <w:r>
              <w:rPr>
                <w:rFonts w:ascii="Times New Roman" w:hAnsi="Times New Roman" w:cs="Times New Roman"/>
                <w:lang w:val="en-GB"/>
              </w:rPr>
              <w:t xml:space="preserve">The scientific coordination of the project includes the following subtasks throughout the whole duration of the project: meeting content and agenda organisation, communication with partners and WP leaders, task coordination across WPs, ensuring ethic clearance is obtained by partners and dealing with ethical issues that may arise, relations with the advisory board, relations with other consortiums financed under the same topic, dealing with unexpected issues in the development of WPs, dealing with potential conflicts in the development of the project. Participant 1 (UAB) will be responsible for this task. </w:t>
            </w:r>
          </w:p>
          <w:p w14:paraId="2722AD92" w14:textId="77777777" w:rsidR="00F6015A" w:rsidRPr="00FF02E2" w:rsidRDefault="00F6015A" w:rsidP="00455E15">
            <w:pPr>
              <w:jc w:val="both"/>
              <w:rPr>
                <w:rFonts w:ascii="Times New Roman" w:hAnsi="Times New Roman" w:cs="Times New Roman"/>
                <w:b/>
                <w:lang w:val="en-GB"/>
              </w:rPr>
            </w:pPr>
            <w:r w:rsidRPr="00FF02E2">
              <w:rPr>
                <w:rFonts w:ascii="Times New Roman" w:hAnsi="Times New Roman" w:cs="Times New Roman"/>
                <w:b/>
                <w:lang w:val="en-GB"/>
              </w:rPr>
              <w:t xml:space="preserve">Task 9.3 Preparation of scientific report </w:t>
            </w:r>
          </w:p>
          <w:p w14:paraId="78698E1B" w14:textId="77777777" w:rsidR="00F6015A" w:rsidRPr="00FF02E2" w:rsidRDefault="00F6015A" w:rsidP="00455E15">
            <w:pPr>
              <w:jc w:val="both"/>
              <w:rPr>
                <w:rFonts w:ascii="Times New Roman" w:hAnsi="Times New Roman" w:cs="Times New Roman"/>
                <w:lang w:val="en-GB"/>
              </w:rPr>
            </w:pPr>
            <w:r w:rsidRPr="00FF02E2">
              <w:rPr>
                <w:rFonts w:ascii="Times New Roman" w:hAnsi="Times New Roman" w:cs="Times New Roman"/>
                <w:lang w:val="en-GB"/>
              </w:rPr>
              <w:t xml:space="preserve">Scientific reporting to the EC will be done at the end of each of </w:t>
            </w:r>
            <w:r>
              <w:rPr>
                <w:rFonts w:ascii="Times New Roman" w:hAnsi="Times New Roman" w:cs="Times New Roman"/>
                <w:lang w:val="en-GB"/>
              </w:rPr>
              <w:t>the reporting periods (months 21</w:t>
            </w:r>
            <w:r w:rsidRPr="00FF02E2">
              <w:rPr>
                <w:rFonts w:ascii="Times New Roman" w:hAnsi="Times New Roman" w:cs="Times New Roman"/>
                <w:lang w:val="en-GB"/>
              </w:rPr>
              <w:t xml:space="preserve"> and 40)</w:t>
            </w:r>
            <w:r>
              <w:rPr>
                <w:rFonts w:ascii="Times New Roman" w:hAnsi="Times New Roman" w:cs="Times New Roman"/>
                <w:lang w:val="en-GB"/>
              </w:rPr>
              <w:t xml:space="preserve">. Participant 1 (UAB) will be responsible for this task with the support of different partners in proving the necessary information. </w:t>
            </w:r>
          </w:p>
          <w:p w14:paraId="047D9A5F" w14:textId="77777777" w:rsidR="00F6015A" w:rsidRPr="00FF02E2" w:rsidRDefault="00F6015A" w:rsidP="00455E15">
            <w:pPr>
              <w:jc w:val="both"/>
              <w:rPr>
                <w:rFonts w:ascii="Times New Roman" w:hAnsi="Times New Roman" w:cs="Times New Roman"/>
                <w:b/>
                <w:lang w:val="en-GB"/>
              </w:rPr>
            </w:pPr>
            <w:r w:rsidRPr="00FF02E2">
              <w:rPr>
                <w:rFonts w:ascii="Times New Roman" w:hAnsi="Times New Roman" w:cs="Times New Roman"/>
                <w:b/>
                <w:lang w:val="en-GB"/>
              </w:rPr>
              <w:t xml:space="preserve">Task 9.4 Financial management </w:t>
            </w:r>
            <w:r>
              <w:rPr>
                <w:rFonts w:ascii="Times New Roman" w:hAnsi="Times New Roman" w:cs="Times New Roman"/>
                <w:b/>
                <w:lang w:val="en-GB"/>
              </w:rPr>
              <w:t>and reporting</w:t>
            </w:r>
          </w:p>
          <w:p w14:paraId="6197EC07" w14:textId="77777777" w:rsidR="00F6015A" w:rsidRPr="00FF02E2" w:rsidRDefault="00F6015A" w:rsidP="00455E15">
            <w:pPr>
              <w:jc w:val="both"/>
              <w:rPr>
                <w:rFonts w:ascii="Times New Roman" w:hAnsi="Times New Roman" w:cs="Times New Roman"/>
                <w:lang w:val="en-GB"/>
              </w:rPr>
            </w:pPr>
            <w:r w:rsidRPr="00FF02E2">
              <w:rPr>
                <w:rFonts w:ascii="Times New Roman" w:hAnsi="Times New Roman" w:cs="Times New Roman"/>
                <w:lang w:val="en-GB"/>
              </w:rPr>
              <w:t>Financial management and budget monitoring will be ensured by the financial and administrative offices or Par</w:t>
            </w:r>
            <w:r>
              <w:rPr>
                <w:rFonts w:ascii="Times New Roman" w:hAnsi="Times New Roman" w:cs="Times New Roman"/>
                <w:lang w:val="en-GB"/>
              </w:rPr>
              <w:t xml:space="preserve">ticipant 1 (UAB). </w:t>
            </w:r>
            <w:r w:rsidRPr="008F0068">
              <w:rPr>
                <w:rFonts w:ascii="Times New Roman" w:hAnsi="Times New Roman" w:cs="Times New Roman"/>
                <w:highlight w:val="yellow"/>
                <w:lang w:val="en-GB"/>
              </w:rPr>
              <w:t>Each partner will be responsible for the accuracy</w:t>
            </w:r>
            <w:r>
              <w:rPr>
                <w:rFonts w:ascii="Times New Roman" w:hAnsi="Times New Roman" w:cs="Times New Roman"/>
                <w:highlight w:val="yellow"/>
                <w:lang w:val="en-GB"/>
              </w:rPr>
              <w:t xml:space="preserve"> and timeliness</w:t>
            </w:r>
            <w:r w:rsidRPr="008F0068">
              <w:rPr>
                <w:rFonts w:ascii="Times New Roman" w:hAnsi="Times New Roman" w:cs="Times New Roman"/>
                <w:highlight w:val="yellow"/>
                <w:lang w:val="en-GB"/>
              </w:rPr>
              <w:t xml:space="preserve"> of its own financial reporting.</w:t>
            </w:r>
            <w:r>
              <w:rPr>
                <w:rFonts w:ascii="Times New Roman" w:hAnsi="Times New Roman" w:cs="Times New Roman"/>
                <w:lang w:val="en-GB"/>
              </w:rPr>
              <w:t xml:space="preserve"> </w:t>
            </w:r>
            <w:r w:rsidRPr="00FF02E2">
              <w:rPr>
                <w:rFonts w:ascii="Times New Roman" w:hAnsi="Times New Roman" w:cs="Times New Roman"/>
                <w:lang w:val="en-GB"/>
              </w:rPr>
              <w:t xml:space="preserve">Financial reporting to the EC will be done at the end of each of the reporting periods (months 22 and 40). </w:t>
            </w:r>
          </w:p>
          <w:p w14:paraId="1C46A741" w14:textId="77777777" w:rsidR="00F6015A" w:rsidRPr="00753C1F" w:rsidRDefault="00F6015A" w:rsidP="00455E15">
            <w:pPr>
              <w:jc w:val="both"/>
              <w:rPr>
                <w:rFonts w:ascii="Times New Roman" w:hAnsi="Times New Roman" w:cs="Times New Roman"/>
                <w:b/>
                <w:highlight w:val="yellow"/>
                <w:lang w:val="en-GB"/>
              </w:rPr>
            </w:pPr>
            <w:r w:rsidRPr="00753C1F">
              <w:rPr>
                <w:rFonts w:ascii="Times New Roman" w:hAnsi="Times New Roman" w:cs="Times New Roman"/>
                <w:b/>
                <w:highlight w:val="yellow"/>
                <w:lang w:val="en-GB"/>
              </w:rPr>
              <w:t>Task 9.5 Quality management</w:t>
            </w:r>
          </w:p>
          <w:p w14:paraId="5D8B32DE" w14:textId="77777777" w:rsidR="00F6015A" w:rsidRPr="00FF02E2" w:rsidRDefault="00F6015A" w:rsidP="00455E15">
            <w:pPr>
              <w:jc w:val="both"/>
              <w:rPr>
                <w:rFonts w:ascii="Times New Roman" w:hAnsi="Times New Roman" w:cs="Times New Roman"/>
                <w:b/>
                <w:lang w:val="en-GB"/>
              </w:rPr>
            </w:pPr>
            <w:r w:rsidRPr="00753C1F">
              <w:rPr>
                <w:rFonts w:ascii="Times New Roman" w:hAnsi="Times New Roman" w:cs="Times New Roman"/>
                <w:highlight w:val="yellow"/>
                <w:lang w:val="en-GB"/>
              </w:rPr>
              <w:t>Participant 1 (UAB) will continuously monitor the progress and accomplishment of all tasks of each work package, as well as, the timely and efficient production of deliverables. A formal mechanism of quality management will be established and defined in the dissemination plan.</w:t>
            </w:r>
            <w:r>
              <w:rPr>
                <w:rFonts w:ascii="Times New Roman" w:hAnsi="Times New Roman" w:cs="Times New Roman"/>
                <w:lang w:val="en-GB"/>
              </w:rPr>
              <w:t xml:space="preserve"> </w:t>
            </w:r>
          </w:p>
        </w:tc>
      </w:tr>
    </w:tbl>
    <w:p w14:paraId="579154B1" w14:textId="77777777" w:rsidR="00F6015A" w:rsidRPr="00FF02E2" w:rsidRDefault="00F6015A" w:rsidP="00F6015A">
      <w:pPr>
        <w:rPr>
          <w:rFonts w:ascii="Times New Roman" w:hAnsi="Times New Roman" w:cs="Times New Roman"/>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F6015A" w:rsidRPr="00FF02E2" w14:paraId="3A639A0B" w14:textId="77777777" w:rsidTr="00455E15">
        <w:tc>
          <w:tcPr>
            <w:tcW w:w="9855" w:type="dxa"/>
          </w:tcPr>
          <w:p w14:paraId="7D6AFDB0" w14:textId="77777777" w:rsidR="00F6015A" w:rsidRPr="00FF02E2" w:rsidRDefault="00F6015A" w:rsidP="00455E15">
            <w:pPr>
              <w:spacing w:after="120"/>
              <w:jc w:val="both"/>
              <w:rPr>
                <w:rFonts w:ascii="Times New Roman" w:hAnsi="Times New Roman" w:cs="Times New Roman"/>
                <w:lang w:val="en-GB"/>
              </w:rPr>
            </w:pPr>
            <w:r w:rsidRPr="00FF02E2">
              <w:rPr>
                <w:rFonts w:ascii="Times New Roman" w:hAnsi="Times New Roman" w:cs="Times New Roman"/>
                <w:b/>
                <w:lang w:val="en-GB"/>
              </w:rPr>
              <w:t>Deliverables</w:t>
            </w:r>
            <w:r w:rsidRPr="00FF02E2">
              <w:rPr>
                <w:rFonts w:ascii="Times New Roman" w:hAnsi="Times New Roman" w:cs="Times New Roman"/>
                <w:lang w:val="en-GB"/>
              </w:rPr>
              <w:t xml:space="preserve"> (brief description and month of delivery):</w:t>
            </w:r>
          </w:p>
          <w:p w14:paraId="0C933EA7" w14:textId="77777777" w:rsidR="00F6015A" w:rsidRPr="00FF02E2" w:rsidRDefault="00F6015A" w:rsidP="00455E15">
            <w:pPr>
              <w:rPr>
                <w:rFonts w:ascii="Times New Roman" w:hAnsi="Times New Roman" w:cs="Times New Roman"/>
                <w:lang w:val="en-GB"/>
              </w:rPr>
            </w:pPr>
            <w:r w:rsidRPr="00FF02E2">
              <w:rPr>
                <w:rFonts w:ascii="Times New Roman" w:hAnsi="Times New Roman" w:cs="Times New Roman"/>
                <w:b/>
                <w:lang w:val="en-GB"/>
              </w:rPr>
              <w:t>Deliverable 9.1 Data management plan (</w:t>
            </w:r>
            <w:r>
              <w:rPr>
                <w:rFonts w:ascii="Times New Roman" w:hAnsi="Times New Roman" w:cs="Times New Roman"/>
                <w:lang w:val="en-GB"/>
              </w:rPr>
              <w:t>month of delivery 4, UAB</w:t>
            </w:r>
            <w:r w:rsidRPr="00FF02E2">
              <w:rPr>
                <w:rFonts w:ascii="Times New Roman" w:hAnsi="Times New Roman" w:cs="Times New Roman"/>
                <w:lang w:val="en-GB"/>
              </w:rPr>
              <w:t>)</w:t>
            </w:r>
          </w:p>
          <w:p w14:paraId="07D74DEF" w14:textId="77777777" w:rsidR="00F6015A" w:rsidRPr="00FF02E2" w:rsidRDefault="00F6015A" w:rsidP="00455E15">
            <w:pPr>
              <w:rPr>
                <w:rFonts w:ascii="Times New Roman" w:hAnsi="Times New Roman" w:cs="Times New Roman"/>
                <w:lang w:val="en-GB"/>
              </w:rPr>
            </w:pPr>
            <w:r w:rsidRPr="00FF02E2">
              <w:rPr>
                <w:rFonts w:ascii="Times New Roman" w:hAnsi="Times New Roman" w:cs="Times New Roman"/>
                <w:lang w:val="en-GB"/>
              </w:rPr>
              <w:t xml:space="preserve">Plan for the management of all the data produced and exploited throughout the project. </w:t>
            </w:r>
          </w:p>
          <w:p w14:paraId="69D58551" w14:textId="77777777" w:rsidR="00F6015A" w:rsidRPr="00FF02E2" w:rsidRDefault="00F6015A" w:rsidP="00455E15">
            <w:pPr>
              <w:rPr>
                <w:rFonts w:ascii="Times New Roman" w:hAnsi="Times New Roman" w:cs="Times New Roman"/>
                <w:lang w:val="en-GB"/>
              </w:rPr>
            </w:pPr>
            <w:r w:rsidRPr="00FF02E2">
              <w:rPr>
                <w:rFonts w:ascii="Times New Roman" w:hAnsi="Times New Roman" w:cs="Times New Roman"/>
                <w:b/>
                <w:lang w:val="en-GB"/>
              </w:rPr>
              <w:t xml:space="preserve">Deliverable 9.2 Scientific report </w:t>
            </w:r>
            <w:r>
              <w:rPr>
                <w:rFonts w:ascii="Times New Roman" w:hAnsi="Times New Roman" w:cs="Times New Roman"/>
                <w:lang w:val="en-GB"/>
              </w:rPr>
              <w:t>(months of delivery 21</w:t>
            </w:r>
            <w:r w:rsidRPr="00FF02E2">
              <w:rPr>
                <w:rFonts w:ascii="Times New Roman" w:hAnsi="Times New Roman" w:cs="Times New Roman"/>
                <w:lang w:val="en-GB"/>
              </w:rPr>
              <w:t xml:space="preserve"> and 40</w:t>
            </w:r>
            <w:r>
              <w:rPr>
                <w:rFonts w:ascii="Times New Roman" w:hAnsi="Times New Roman" w:cs="Times New Roman"/>
                <w:lang w:val="en-GB"/>
              </w:rPr>
              <w:t>, UAB</w:t>
            </w:r>
            <w:r w:rsidRPr="00FF02E2">
              <w:rPr>
                <w:rFonts w:ascii="Times New Roman" w:hAnsi="Times New Roman" w:cs="Times New Roman"/>
                <w:lang w:val="en-GB"/>
              </w:rPr>
              <w:t>)</w:t>
            </w:r>
          </w:p>
          <w:p w14:paraId="3F6856CF" w14:textId="77777777" w:rsidR="00F6015A" w:rsidRPr="00FF02E2" w:rsidRDefault="00F6015A" w:rsidP="00455E15">
            <w:pPr>
              <w:rPr>
                <w:rFonts w:ascii="Times New Roman" w:hAnsi="Times New Roman" w:cs="Times New Roman"/>
                <w:lang w:val="en-GB"/>
              </w:rPr>
            </w:pPr>
            <w:r w:rsidRPr="00FF02E2">
              <w:rPr>
                <w:rFonts w:ascii="Times New Roman" w:hAnsi="Times New Roman" w:cs="Times New Roman"/>
                <w:lang w:val="en-GB"/>
              </w:rPr>
              <w:t>Scientific reports for the EC.</w:t>
            </w:r>
          </w:p>
          <w:p w14:paraId="20D709A2" w14:textId="77777777" w:rsidR="00F6015A" w:rsidRPr="00FF02E2" w:rsidRDefault="00F6015A" w:rsidP="00455E15">
            <w:pPr>
              <w:rPr>
                <w:rFonts w:ascii="Times New Roman" w:hAnsi="Times New Roman" w:cs="Times New Roman"/>
                <w:lang w:val="en-GB"/>
              </w:rPr>
            </w:pPr>
            <w:r w:rsidRPr="00FF02E2">
              <w:rPr>
                <w:rFonts w:ascii="Times New Roman" w:hAnsi="Times New Roman" w:cs="Times New Roman"/>
                <w:b/>
                <w:lang w:val="en-GB"/>
              </w:rPr>
              <w:t xml:space="preserve">Deliverable </w:t>
            </w:r>
            <w:proofErr w:type="gramStart"/>
            <w:r w:rsidRPr="00FF02E2">
              <w:rPr>
                <w:rFonts w:ascii="Times New Roman" w:hAnsi="Times New Roman" w:cs="Times New Roman"/>
                <w:b/>
                <w:lang w:val="en-GB"/>
              </w:rPr>
              <w:t>9.3</w:t>
            </w:r>
            <w:r>
              <w:rPr>
                <w:rFonts w:ascii="Times New Roman" w:hAnsi="Times New Roman" w:cs="Times New Roman"/>
                <w:b/>
                <w:lang w:val="en-GB"/>
              </w:rPr>
              <w:t xml:space="preserve"> </w:t>
            </w:r>
            <w:r w:rsidRPr="00FF02E2">
              <w:rPr>
                <w:rFonts w:ascii="Times New Roman" w:hAnsi="Times New Roman" w:cs="Times New Roman"/>
                <w:b/>
                <w:lang w:val="en-GB"/>
              </w:rPr>
              <w:t xml:space="preserve"> Financial</w:t>
            </w:r>
            <w:proofErr w:type="gramEnd"/>
            <w:r w:rsidRPr="00FF02E2">
              <w:rPr>
                <w:rFonts w:ascii="Times New Roman" w:hAnsi="Times New Roman" w:cs="Times New Roman"/>
                <w:b/>
                <w:lang w:val="en-GB"/>
              </w:rPr>
              <w:t xml:space="preserve"> report</w:t>
            </w:r>
            <w:r>
              <w:rPr>
                <w:rFonts w:ascii="Times New Roman" w:hAnsi="Times New Roman" w:cs="Times New Roman"/>
                <w:lang w:val="en-GB"/>
              </w:rPr>
              <w:t xml:space="preserve"> (months of delivery 21</w:t>
            </w:r>
            <w:r w:rsidRPr="00FF02E2">
              <w:rPr>
                <w:rFonts w:ascii="Times New Roman" w:hAnsi="Times New Roman" w:cs="Times New Roman"/>
                <w:lang w:val="en-GB"/>
              </w:rPr>
              <w:t xml:space="preserve"> and 40</w:t>
            </w:r>
            <w:r>
              <w:rPr>
                <w:rFonts w:ascii="Times New Roman" w:hAnsi="Times New Roman" w:cs="Times New Roman"/>
                <w:lang w:val="en-GB"/>
              </w:rPr>
              <w:t>, UAB</w:t>
            </w:r>
            <w:r w:rsidRPr="00FF02E2">
              <w:rPr>
                <w:rFonts w:ascii="Times New Roman" w:hAnsi="Times New Roman" w:cs="Times New Roman"/>
                <w:lang w:val="en-GB"/>
              </w:rPr>
              <w:t>)</w:t>
            </w:r>
          </w:p>
          <w:p w14:paraId="74995BCC" w14:textId="77777777" w:rsidR="00F6015A" w:rsidRPr="00FF02E2" w:rsidRDefault="00F6015A" w:rsidP="00455E15">
            <w:pPr>
              <w:rPr>
                <w:rFonts w:ascii="Times New Roman" w:hAnsi="Times New Roman" w:cs="Times New Roman"/>
                <w:lang w:val="en-GB"/>
              </w:rPr>
            </w:pPr>
            <w:r w:rsidRPr="00FF02E2">
              <w:rPr>
                <w:rFonts w:ascii="Times New Roman" w:hAnsi="Times New Roman" w:cs="Times New Roman"/>
                <w:lang w:val="en-GB"/>
              </w:rPr>
              <w:t>Financial reports for the EC.</w:t>
            </w:r>
          </w:p>
        </w:tc>
      </w:tr>
    </w:tbl>
    <w:p w14:paraId="1A19786E" w14:textId="77777777" w:rsidR="00F6015A" w:rsidRPr="00FF02E2" w:rsidRDefault="00F6015A" w:rsidP="00F6015A">
      <w:pPr>
        <w:widowControl w:val="0"/>
        <w:autoSpaceDE w:val="0"/>
        <w:autoSpaceDN w:val="0"/>
        <w:adjustRightInd w:val="0"/>
        <w:spacing w:after="120"/>
        <w:ind w:right="-2"/>
        <w:rPr>
          <w:rFonts w:ascii="Times New Roman" w:hAnsi="Times New Roman" w:cs="Times New Roman"/>
          <w:iCs/>
          <w:lang w:val="en-GB"/>
        </w:rPr>
      </w:pPr>
    </w:p>
    <w:p w14:paraId="5E2DE508"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21B85247"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3.2</w:t>
      </w:r>
      <w:r w:rsidRPr="00FF02E2">
        <w:rPr>
          <w:rFonts w:ascii="TimesNewRomanPSMT" w:hAnsi="TimesNewRomanPSMT" w:cs="TimesNewRomanPSMT"/>
          <w:b/>
          <w:bCs/>
          <w:lang w:val="en-GB"/>
        </w:rPr>
        <w:tab/>
        <w:t xml:space="preserve">Management structure, milestones and procedures </w:t>
      </w:r>
    </w:p>
    <w:p w14:paraId="373936A0" w14:textId="77777777" w:rsidR="00F6015A" w:rsidRPr="00FF02E2" w:rsidRDefault="00F6015A" w:rsidP="00F6015A">
      <w:pPr>
        <w:widowControl w:val="0"/>
        <w:numPr>
          <w:ilvl w:val="1"/>
          <w:numId w:val="29"/>
        </w:numPr>
        <w:autoSpaceDE w:val="0"/>
        <w:autoSpaceDN w:val="0"/>
        <w:adjustRightInd w:val="0"/>
        <w:spacing w:after="120"/>
        <w:ind w:left="1080" w:right="-2"/>
        <w:rPr>
          <w:rFonts w:ascii="TimesNewRomanPSMT" w:hAnsi="TimesNewRomanPSMT" w:cs="TimesNewRomanPSMT"/>
          <w:highlight w:val="yellow"/>
          <w:lang w:val="en-GB"/>
        </w:rPr>
      </w:pPr>
      <w:r w:rsidRPr="00FF02E2">
        <w:rPr>
          <w:rFonts w:ascii="Symbol" w:hAnsi="Symbol" w:cs="Symbol"/>
          <w:highlight w:val="yellow"/>
          <w:lang w:val="en-GB"/>
        </w:rPr>
        <w:t></w:t>
      </w:r>
      <w:r w:rsidRPr="00FF02E2">
        <w:rPr>
          <w:rFonts w:ascii="Symbol" w:hAnsi="Symbol" w:cs="Symbol"/>
          <w:highlight w:val="yellow"/>
          <w:lang w:val="en-GB"/>
        </w:rPr>
        <w:tab/>
      </w:r>
      <w:r w:rsidRPr="00FF02E2">
        <w:rPr>
          <w:rFonts w:ascii="TimesNewRomanPSMT" w:hAnsi="TimesNewRomanPSMT" w:cs="TimesNewRomanPSMT"/>
          <w:highlight w:val="yellow"/>
          <w:lang w:val="en-GB"/>
        </w:rPr>
        <w:t>Describe the organisational stru</w:t>
      </w:r>
      <w:r>
        <w:rPr>
          <w:rFonts w:ascii="TimesNewRomanPSMT" w:hAnsi="TimesNewRomanPSMT" w:cs="TimesNewRomanPSMT"/>
          <w:highlight w:val="yellow"/>
          <w:lang w:val="en-GB"/>
        </w:rPr>
        <w:t>cture and the decision-making (</w:t>
      </w:r>
      <w:r w:rsidRPr="00FF02E2">
        <w:rPr>
          <w:rFonts w:ascii="TimesNewRomanPSMT" w:hAnsi="TimesNewRomanPSMT" w:cs="TimesNewRomanPSMT"/>
          <w:highlight w:val="yellow"/>
          <w:lang w:val="en-GB"/>
        </w:rPr>
        <w:t>including a list of milestones (table 3.2a))</w:t>
      </w:r>
    </w:p>
    <w:p w14:paraId="28F160E2" w14:textId="77777777" w:rsidR="00F6015A" w:rsidRPr="00FF02E2" w:rsidRDefault="00F6015A" w:rsidP="00F6015A">
      <w:pPr>
        <w:widowControl w:val="0"/>
        <w:numPr>
          <w:ilvl w:val="1"/>
          <w:numId w:val="29"/>
        </w:numPr>
        <w:autoSpaceDE w:val="0"/>
        <w:autoSpaceDN w:val="0"/>
        <w:adjustRightInd w:val="0"/>
        <w:spacing w:after="120"/>
        <w:ind w:left="1080" w:right="-2"/>
        <w:rPr>
          <w:rFonts w:ascii="TimesNewRomanPSMT" w:hAnsi="TimesNewRomanPSMT" w:cs="TimesNewRomanPSMT"/>
          <w:highlight w:val="yellow"/>
          <w:lang w:val="en-GB"/>
        </w:rPr>
      </w:pPr>
      <w:r w:rsidRPr="00FF02E2">
        <w:rPr>
          <w:rFonts w:ascii="Symbol" w:hAnsi="Symbol" w:cs="Symbol"/>
          <w:highlight w:val="yellow"/>
          <w:lang w:val="en-GB"/>
        </w:rPr>
        <w:t></w:t>
      </w:r>
      <w:r w:rsidRPr="00FF02E2">
        <w:rPr>
          <w:rFonts w:ascii="Symbol" w:hAnsi="Symbol" w:cs="Symbol"/>
          <w:highlight w:val="yellow"/>
          <w:lang w:val="en-GB"/>
        </w:rPr>
        <w:tab/>
      </w:r>
      <w:r w:rsidRPr="00FF02E2">
        <w:rPr>
          <w:rFonts w:ascii="TimesNewRomanPSMT" w:hAnsi="TimesNewRomanPSMT" w:cs="TimesNewRomanPSMT"/>
          <w:highlight w:val="yellow"/>
          <w:lang w:val="en-GB"/>
        </w:rPr>
        <w:t>Explain why the organisational structure and decision-making mechanisms are appropriate to the complexity and scale of the project.</w:t>
      </w:r>
    </w:p>
    <w:p w14:paraId="4F1E7FE3" w14:textId="77777777" w:rsidR="00F6015A" w:rsidRPr="00FF02E2" w:rsidRDefault="00F6015A" w:rsidP="00F6015A">
      <w:pPr>
        <w:widowControl w:val="0"/>
        <w:numPr>
          <w:ilvl w:val="1"/>
          <w:numId w:val="29"/>
        </w:numPr>
        <w:autoSpaceDE w:val="0"/>
        <w:autoSpaceDN w:val="0"/>
        <w:adjustRightInd w:val="0"/>
        <w:spacing w:after="120"/>
        <w:ind w:left="1080" w:right="-2"/>
        <w:rPr>
          <w:rFonts w:ascii="TimesNewRomanPSMT" w:hAnsi="TimesNewRomanPSMT" w:cs="TimesNewRomanPSMT"/>
          <w:highlight w:val="yellow"/>
          <w:lang w:val="en-GB"/>
        </w:rPr>
      </w:pPr>
      <w:r w:rsidRPr="00FF02E2">
        <w:rPr>
          <w:rFonts w:ascii="Symbol" w:hAnsi="Symbol" w:cs="Symbol"/>
          <w:highlight w:val="yellow"/>
          <w:lang w:val="en-GB"/>
        </w:rPr>
        <w:lastRenderedPageBreak/>
        <w:t></w:t>
      </w:r>
      <w:r w:rsidRPr="00FF02E2">
        <w:rPr>
          <w:rFonts w:ascii="Symbol" w:hAnsi="Symbol" w:cs="Symbol"/>
          <w:highlight w:val="yellow"/>
          <w:lang w:val="en-GB"/>
        </w:rPr>
        <w:tab/>
      </w:r>
      <w:r w:rsidRPr="00FF02E2">
        <w:rPr>
          <w:rFonts w:ascii="TimesNewRomanPSMT" w:hAnsi="TimesNewRomanPSMT" w:cs="TimesNewRomanPSMT"/>
          <w:highlight w:val="yellow"/>
          <w:lang w:val="en-GB"/>
        </w:rPr>
        <w:t>Describe, where relevant, how effective innovation management will be addressed in the management structure and work plan.</w:t>
      </w:r>
    </w:p>
    <w:p w14:paraId="601D13BC" w14:textId="77777777" w:rsidR="00F6015A" w:rsidRPr="00FF02E2" w:rsidRDefault="00F6015A" w:rsidP="00F6015A">
      <w:pPr>
        <w:widowControl w:val="0"/>
        <w:autoSpaceDE w:val="0"/>
        <w:autoSpaceDN w:val="0"/>
        <w:adjustRightInd w:val="0"/>
        <w:spacing w:after="120"/>
        <w:ind w:left="720" w:right="-2"/>
        <w:rPr>
          <w:rFonts w:ascii="TimesNewRomanPSMT" w:hAnsi="TimesNewRomanPSMT" w:cs="TimesNewRomanPSMT"/>
          <w:i/>
          <w:iCs/>
          <w:highlight w:val="yellow"/>
          <w:lang w:val="en-GB"/>
        </w:rPr>
      </w:pPr>
      <w:r w:rsidRPr="00FF02E2">
        <w:rPr>
          <w:rFonts w:ascii="TimesNewRomanPSMT" w:hAnsi="TimesNewRomanPSMT" w:cs="TimesNewRomanPSMT"/>
          <w:highlight w:val="yellow"/>
          <w:lang w:val="en-GB"/>
        </w:rPr>
        <w:t xml:space="preserve"> </w:t>
      </w:r>
      <w:r w:rsidRPr="00FF02E2">
        <w:rPr>
          <w:rFonts w:ascii="TimesNewRomanPSMT" w:hAnsi="TimesNewRomanPSMT" w:cs="TimesNewRomanPSMT"/>
          <w:i/>
          <w:iCs/>
          <w:highlight w:val="yellow"/>
          <w:lang w:val="en-GB"/>
        </w:rPr>
        <w:t>Innovation management is a process which requires an understanding of both market and technical problems, with a goal of successfully implementing appropriate creative ideas. A new or improved product, service or process is its typical output. It also allows a consortium to respond to an external or internal opportunity.</w:t>
      </w:r>
    </w:p>
    <w:p w14:paraId="568AFF31" w14:textId="77777777" w:rsidR="00F6015A" w:rsidRPr="00FF02E2" w:rsidRDefault="00F6015A" w:rsidP="00F6015A">
      <w:pPr>
        <w:widowControl w:val="0"/>
        <w:numPr>
          <w:ilvl w:val="1"/>
          <w:numId w:val="30"/>
        </w:numPr>
        <w:autoSpaceDE w:val="0"/>
        <w:autoSpaceDN w:val="0"/>
        <w:adjustRightInd w:val="0"/>
        <w:spacing w:after="120"/>
        <w:ind w:left="1134" w:right="-2"/>
        <w:rPr>
          <w:rFonts w:ascii="TimesNewRomanPSMT" w:hAnsi="TimesNewRomanPSMT" w:cs="TimesNewRomanPSMT"/>
          <w:highlight w:val="yellow"/>
          <w:lang w:val="en-GB"/>
        </w:rPr>
      </w:pPr>
      <w:r w:rsidRPr="00FF02E2">
        <w:rPr>
          <w:rFonts w:ascii="Symbol" w:hAnsi="Symbol" w:cs="Symbol"/>
          <w:highlight w:val="yellow"/>
          <w:lang w:val="en-GB"/>
        </w:rPr>
        <w:t></w:t>
      </w:r>
      <w:r w:rsidRPr="00FF02E2">
        <w:rPr>
          <w:rFonts w:ascii="Symbol" w:hAnsi="Symbol" w:cs="Symbol"/>
          <w:highlight w:val="yellow"/>
          <w:lang w:val="en-GB"/>
        </w:rPr>
        <w:tab/>
      </w:r>
      <w:r w:rsidRPr="00FF02E2">
        <w:rPr>
          <w:rFonts w:ascii="TimesNewRomanPSMT" w:hAnsi="TimesNewRomanPSMT" w:cs="TimesNewRomanPSMT"/>
          <w:highlight w:val="yellow"/>
          <w:lang w:val="en-GB"/>
        </w:rPr>
        <w:t>Describe any critical risks, relating to project implementation, that the stated project's objectives may not be achieved. Detail any risk mitigation measures. Please provide a table with critical risks identified and mitigating actions (table 3.2b)</w:t>
      </w:r>
    </w:p>
    <w:p w14:paraId="2D6CEA38" w14:textId="77777777" w:rsidR="00F6015A" w:rsidRPr="00FF02E2" w:rsidRDefault="00F6015A" w:rsidP="00F6015A">
      <w:pPr>
        <w:widowControl w:val="0"/>
        <w:autoSpaceDE w:val="0"/>
        <w:autoSpaceDN w:val="0"/>
        <w:adjustRightInd w:val="0"/>
        <w:spacing w:after="120"/>
        <w:ind w:left="777" w:right="-2"/>
        <w:rPr>
          <w:rFonts w:ascii="TimesNewRomanPSMT" w:hAnsi="TimesNewRomanPSMT" w:cs="TimesNewRomanPSMT"/>
          <w:b/>
          <w:bCs/>
          <w:i/>
          <w:iCs/>
          <w:color w:val="3366FF"/>
          <w:highlight w:val="yellow"/>
          <w:lang w:val="en-GB"/>
        </w:rPr>
      </w:pPr>
      <w:r w:rsidRPr="00FF02E2">
        <w:rPr>
          <w:rFonts w:ascii="TimesNewRomanPSMT" w:hAnsi="TimesNewRomanPSMT" w:cs="TimesNewRomanPSMT"/>
          <w:b/>
          <w:bCs/>
          <w:i/>
          <w:iCs/>
          <w:color w:val="3366FF"/>
          <w:highlight w:val="yellow"/>
          <w:lang w:val="en-GB"/>
        </w:rPr>
        <w:t>Definition:</w:t>
      </w:r>
    </w:p>
    <w:p w14:paraId="46624401" w14:textId="77777777" w:rsidR="00F6015A" w:rsidRPr="00FF02E2" w:rsidRDefault="00F6015A" w:rsidP="00F6015A">
      <w:pPr>
        <w:widowControl w:val="0"/>
        <w:autoSpaceDE w:val="0"/>
        <w:autoSpaceDN w:val="0"/>
        <w:adjustRightInd w:val="0"/>
        <w:spacing w:after="120"/>
        <w:ind w:left="1134" w:right="-2"/>
        <w:rPr>
          <w:rFonts w:ascii="TimesNewRomanPSMT" w:hAnsi="TimesNewRomanPSMT" w:cs="TimesNewRomanPSMT"/>
          <w:i/>
          <w:iCs/>
          <w:sz w:val="20"/>
          <w:szCs w:val="20"/>
          <w:lang w:val="en-GB"/>
        </w:rPr>
      </w:pPr>
      <w:r w:rsidRPr="00FF02E2">
        <w:rPr>
          <w:rFonts w:ascii="TimesNewRomanPSMT" w:hAnsi="TimesNewRomanPSMT" w:cs="TimesNewRomanPSMT"/>
          <w:i/>
          <w:iCs/>
          <w:highlight w:val="yellow"/>
          <w:lang w:val="en-GB"/>
        </w:rPr>
        <w:t>‘</w:t>
      </w:r>
      <w:r w:rsidRPr="00FF02E2">
        <w:rPr>
          <w:rFonts w:ascii="TimesNewRomanPSMT" w:hAnsi="TimesNewRomanPSMT" w:cs="TimesNewRomanPSMT"/>
          <w:i/>
          <w:iCs/>
          <w:highlight w:val="yellow"/>
          <w:u w:val="single"/>
          <w:lang w:val="en-GB"/>
        </w:rPr>
        <w:t>Milestones</w:t>
      </w:r>
      <w:r w:rsidRPr="00FF02E2">
        <w:rPr>
          <w:rFonts w:ascii="TimesNewRomanPSMT" w:hAnsi="TimesNewRomanPSMT" w:cs="TimesNewRomanPSMT"/>
          <w:i/>
          <w:iCs/>
          <w:highlight w:val="yellow"/>
          <w:lang w:val="en-GB"/>
        </w:rPr>
        <w:t>’ means control points in the project that help to chart progress. Milestones may correspond to the completion of a key deliverable, allowing the next phase of the work to begin. They may also be needed at intermediary points so that, if problems have arisen, corrective measures can be taken. A milestone may be a critical decision point in the project where, for example, the consortium must decide which of several technologies to adopt for further development.</w:t>
      </w:r>
    </w:p>
    <w:p w14:paraId="42D7B627"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Based on previous experience, the project will have a simple decision-making structure with clear responsibilities and close monitoring of progress. </w:t>
      </w:r>
    </w:p>
    <w:p w14:paraId="6873BD33"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The management structure can be summarized as follows:</w:t>
      </w:r>
    </w:p>
    <w:p w14:paraId="3B2E2EDC" w14:textId="77777777" w:rsidR="00F6015A" w:rsidRPr="00FF02E2" w:rsidRDefault="00F6015A" w:rsidP="00F6015A">
      <w:pPr>
        <w:widowControl w:val="0"/>
        <w:spacing w:after="120"/>
        <w:rPr>
          <w:lang w:val="en-GB"/>
        </w:rPr>
      </w:pPr>
    </w:p>
    <w:p w14:paraId="75C885E2" w14:textId="77777777" w:rsidR="00F6015A" w:rsidRPr="00FF02E2" w:rsidRDefault="00F6015A" w:rsidP="00F6015A">
      <w:pPr>
        <w:widowControl w:val="0"/>
        <w:spacing w:after="120"/>
        <w:rPr>
          <w:lang w:val="en-GB"/>
        </w:rPr>
      </w:pPr>
    </w:p>
    <w:p w14:paraId="28C538BF" w14:textId="77777777" w:rsidR="00F6015A" w:rsidRPr="00FF02E2" w:rsidRDefault="00F6015A" w:rsidP="00F6015A">
      <w:pPr>
        <w:widowControl w:val="0"/>
        <w:spacing w:after="120"/>
        <w:rPr>
          <w:lang w:val="en-GB"/>
        </w:rPr>
      </w:pPr>
      <w:r w:rsidRPr="00FF02E2">
        <w:rPr>
          <w:noProof/>
          <w:lang w:eastAsia="es-ES_tradnl"/>
        </w:rPr>
        <mc:AlternateContent>
          <mc:Choice Requires="wps">
            <w:drawing>
              <wp:anchor distT="0" distB="0" distL="114300" distR="114300" simplePos="0" relativeHeight="251673600" behindDoc="0" locked="0" layoutInCell="1" allowOverlap="1" wp14:anchorId="47FF261F" wp14:editId="226653EC">
                <wp:simplePos x="0" y="0"/>
                <wp:positionH relativeFrom="column">
                  <wp:posOffset>2856865</wp:posOffset>
                </wp:positionH>
                <wp:positionV relativeFrom="paragraph">
                  <wp:posOffset>-635</wp:posOffset>
                </wp:positionV>
                <wp:extent cx="0" cy="457200"/>
                <wp:effectExtent l="12065" t="12065" r="26035" b="26035"/>
                <wp:wrapNone/>
                <wp:docPr id="15" name="Conector recto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F39F9" id="Conector recto 1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95pt,0" to="224.95pt,3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"/>
            </w:pict>
          </mc:Fallback>
        </mc:AlternateContent>
      </w:r>
      <w:r w:rsidRPr="00FF02E2">
        <w:rPr>
          <w:noProof/>
          <w:lang w:eastAsia="es-ES_tradnl"/>
        </w:rPr>
        <mc:AlternateContent>
          <mc:Choice Requires="wps">
            <w:drawing>
              <wp:anchor distT="0" distB="0" distL="114300" distR="114300" simplePos="0" relativeHeight="251672576" behindDoc="0" locked="0" layoutInCell="1" allowOverlap="1" wp14:anchorId="4AAE4459" wp14:editId="1A80EC57">
                <wp:simplePos x="0" y="0"/>
                <wp:positionH relativeFrom="column">
                  <wp:posOffset>2399665</wp:posOffset>
                </wp:positionH>
                <wp:positionV relativeFrom="paragraph">
                  <wp:posOffset>-457835</wp:posOffset>
                </wp:positionV>
                <wp:extent cx="1028700" cy="457200"/>
                <wp:effectExtent l="0" t="0" r="38100" b="25400"/>
                <wp:wrapNone/>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57200"/>
                        </a:xfrm>
                        <a:prstGeom prst="rect">
                          <a:avLst/>
                        </a:prstGeom>
                        <a:ln>
                          <a:headEnd/>
                          <a:tailEnd/>
                        </a:ln>
                      </wps:spPr>
                      <wps:style>
                        <a:lnRef idx="2">
                          <a:schemeClr val="accent5"/>
                        </a:lnRef>
                        <a:fillRef idx="1">
                          <a:schemeClr val="lt1"/>
                        </a:fillRef>
                        <a:effectRef idx="0">
                          <a:schemeClr val="accent5"/>
                        </a:effectRef>
                        <a:fontRef idx="minor">
                          <a:schemeClr val="dk1"/>
                        </a:fontRef>
                      </wps:style>
                      <wps:txbx>
                        <w:txbxContent>
                          <w:p w14:paraId="5FFD000C" w14:textId="77777777" w:rsidR="000720CA" w:rsidRPr="009E362E" w:rsidRDefault="000720CA" w:rsidP="00F6015A">
                            <w:pPr>
                              <w:jc w:val="center"/>
                              <w:rPr>
                                <w:sz w:val="20"/>
                                <w:szCs w:val="20"/>
                                <w:lang w:val="fr-CH"/>
                              </w:rPr>
                            </w:pPr>
                            <w:r>
                              <w:rPr>
                                <w:sz w:val="20"/>
                                <w:szCs w:val="20"/>
                                <w:lang w:val="fr-CH"/>
                              </w:rPr>
                              <w:t>General assembly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AE4459" id="_x0000_t202" coordsize="21600,21600" o:spt="202" path="m0,0l0,21600,21600,21600,21600,0xe">
                <v:stroke joinstyle="miter"/>
                <v:path gradientshapeok="t" o:connecttype="rect"/>
              </v:shapetype>
              <v:shape id="Cuadro de texto 14" o:spid="_x0000_s1035" type="#_x0000_t202" style="position:absolute;margin-left:188.95pt;margin-top:-36pt;width:81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" fillcolor="white [3201]" strokecolor="#5b9bd5 [3208]" strokeweight="1pt">
                <v:textbox>
                  <w:txbxContent>
                    <w:p w14:paraId="5FFD000C" w14:textId="77777777" w:rsidR="000720CA" w:rsidRPr="009E362E" w:rsidRDefault="000720CA" w:rsidP="00F6015A">
                      <w:pPr>
                        <w:jc w:val="center"/>
                        <w:rPr>
                          <w:sz w:val="20"/>
                          <w:szCs w:val="20"/>
                          <w:lang w:val="fr-CH"/>
                        </w:rPr>
                      </w:pPr>
                      <w:r>
                        <w:rPr>
                          <w:sz w:val="20"/>
                          <w:szCs w:val="20"/>
                          <w:lang w:val="fr-CH"/>
                        </w:rPr>
                        <w:t>General assembly</w:t>
                      </w:r>
                    </w:p>
                  </w:txbxContent>
                </v:textbox>
              </v:shape>
            </w:pict>
          </mc:Fallback>
        </mc:AlternateContent>
      </w:r>
      <w:r w:rsidRPr="00FF02E2">
        <w:rPr>
          <w:noProof/>
          <w:lang w:eastAsia="es-ES_tradnl"/>
        </w:rPr>
        <mc:AlternateContent>
          <mc:Choice Requires="wps">
            <w:drawing>
              <wp:anchor distT="0" distB="0" distL="114300" distR="114300" simplePos="0" relativeHeight="251666432" behindDoc="0" locked="0" layoutInCell="1" allowOverlap="1" wp14:anchorId="5EF78F8F" wp14:editId="5A4B4580">
                <wp:simplePos x="0" y="0"/>
                <wp:positionH relativeFrom="column">
                  <wp:posOffset>2399665</wp:posOffset>
                </wp:positionH>
                <wp:positionV relativeFrom="paragraph">
                  <wp:posOffset>456565</wp:posOffset>
                </wp:positionV>
                <wp:extent cx="1028700" cy="457200"/>
                <wp:effectExtent l="0" t="0" r="38100" b="2540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572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505A94D" w14:textId="77777777" w:rsidR="000720CA" w:rsidRPr="009E362E" w:rsidRDefault="000720CA" w:rsidP="00F6015A">
                            <w:pPr>
                              <w:jc w:val="center"/>
                              <w:rPr>
                                <w:sz w:val="20"/>
                                <w:szCs w:val="20"/>
                                <w:lang w:val="fr-CH"/>
                              </w:rPr>
                            </w:pPr>
                            <w:r w:rsidRPr="009E362E">
                              <w:rPr>
                                <w:sz w:val="20"/>
                                <w:szCs w:val="20"/>
                                <w:lang w:val="fr-CH"/>
                              </w:rPr>
                              <w:t>Coordinator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F78F8F" id="Cuadro de texto 2" o:spid="_x0000_s1036" type="#_x0000_t202" style="position:absolute;margin-left:188.95pt;margin-top:35.95pt;width:81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" fillcolor="white [3201]" strokecolor="#4472c4 [3204]" strokeweight="1pt">
                <v:textbox>
                  <w:txbxContent>
                    <w:p w14:paraId="4505A94D" w14:textId="77777777" w:rsidR="000720CA" w:rsidRPr="009E362E" w:rsidRDefault="000720CA" w:rsidP="00F6015A">
                      <w:pPr>
                        <w:jc w:val="center"/>
                        <w:rPr>
                          <w:sz w:val="20"/>
                          <w:szCs w:val="20"/>
                          <w:lang w:val="fr-CH"/>
                        </w:rPr>
                      </w:pPr>
                      <w:r w:rsidRPr="009E362E">
                        <w:rPr>
                          <w:sz w:val="20"/>
                          <w:szCs w:val="20"/>
                          <w:lang w:val="fr-CH"/>
                        </w:rPr>
                        <w:t>Coordinator</w:t>
                      </w:r>
                    </w:p>
                  </w:txbxContent>
                </v:textbox>
              </v:shape>
            </w:pict>
          </mc:Fallback>
        </mc:AlternateContent>
      </w:r>
    </w:p>
    <w:p w14:paraId="311EC4CA" w14:textId="77777777" w:rsidR="00F6015A" w:rsidRPr="00FF02E2" w:rsidRDefault="00F6015A" w:rsidP="00F6015A">
      <w:pPr>
        <w:widowControl w:val="0"/>
        <w:spacing w:after="120"/>
        <w:rPr>
          <w:lang w:val="en-GB"/>
        </w:rPr>
      </w:pPr>
      <w:r w:rsidRPr="00FF02E2">
        <w:rPr>
          <w:lang w:val="en-GB"/>
        </w:rPr>
        <w:t>.</w:t>
      </w:r>
    </w:p>
    <w:p w14:paraId="04704537" w14:textId="77777777" w:rsidR="00F6015A" w:rsidRPr="00FF02E2" w:rsidRDefault="00F6015A" w:rsidP="00F6015A">
      <w:pPr>
        <w:widowControl w:val="0"/>
        <w:spacing w:after="120"/>
        <w:rPr>
          <w:lang w:val="en-GB"/>
        </w:rPr>
      </w:pPr>
      <w:r w:rsidRPr="00FF02E2">
        <w:rPr>
          <w:noProof/>
          <w:lang w:eastAsia="es-ES_tradnl"/>
        </w:rPr>
        <mc:AlternateContent>
          <mc:Choice Requires="wps">
            <w:drawing>
              <wp:anchor distT="0" distB="0" distL="114300" distR="114300" simplePos="0" relativeHeight="251668480" behindDoc="0" locked="0" layoutInCell="1" allowOverlap="1" wp14:anchorId="14B63690" wp14:editId="2D57FDD7">
                <wp:simplePos x="0" y="0"/>
                <wp:positionH relativeFrom="column">
                  <wp:posOffset>4387003</wp:posOffset>
                </wp:positionH>
                <wp:positionV relativeFrom="paragraph">
                  <wp:posOffset>31962</wp:posOffset>
                </wp:positionV>
                <wp:extent cx="1028700" cy="457200"/>
                <wp:effectExtent l="0" t="0" r="38100" b="25400"/>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572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5E57CC7" w14:textId="77777777" w:rsidR="000720CA" w:rsidRPr="009E362E" w:rsidRDefault="000720CA" w:rsidP="00F6015A">
                            <w:pPr>
                              <w:jc w:val="center"/>
                              <w:rPr>
                                <w:sz w:val="20"/>
                                <w:szCs w:val="20"/>
                                <w:lang w:val="fr-CH"/>
                              </w:rPr>
                            </w:pPr>
                            <w:r w:rsidRPr="009E362E">
                              <w:rPr>
                                <w:sz w:val="20"/>
                                <w:szCs w:val="20"/>
                                <w:lang w:val="fr-CH"/>
                              </w:rPr>
                              <w:t>Board of advisors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B63690" id="Cuadro de texto 4" o:spid="_x0000_s1037" type="#_x0000_t202" style="position:absolute;margin-left:345.45pt;margin-top:2.5pt;width:81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" fillcolor="white [3201]" strokecolor="#4472c4 [3204]" strokeweight="1pt">
                <v:textbox>
                  <w:txbxContent>
                    <w:p w14:paraId="05E57CC7" w14:textId="77777777" w:rsidR="000720CA" w:rsidRPr="009E362E" w:rsidRDefault="000720CA" w:rsidP="00F6015A">
                      <w:pPr>
                        <w:jc w:val="center"/>
                        <w:rPr>
                          <w:sz w:val="20"/>
                          <w:szCs w:val="20"/>
                          <w:lang w:val="fr-CH"/>
                        </w:rPr>
                      </w:pPr>
                      <w:r w:rsidRPr="009E362E">
                        <w:rPr>
                          <w:sz w:val="20"/>
                          <w:szCs w:val="20"/>
                          <w:lang w:val="fr-CH"/>
                        </w:rPr>
                        <w:t>Board of advisors</w:t>
                      </w:r>
                    </w:p>
                  </w:txbxContent>
                </v:textbox>
              </v:shape>
            </w:pict>
          </mc:Fallback>
        </mc:AlternateContent>
      </w:r>
      <w:r w:rsidRPr="00FF02E2">
        <w:rPr>
          <w:noProof/>
          <w:lang w:eastAsia="es-ES_tradnl"/>
        </w:rPr>
        <mc:AlternateContent>
          <mc:Choice Requires="wps">
            <w:drawing>
              <wp:anchor distT="0" distB="0" distL="114300" distR="114300" simplePos="0" relativeHeight="251671552" behindDoc="0" locked="0" layoutInCell="1" allowOverlap="1" wp14:anchorId="23B1FE8B" wp14:editId="7E7EE160">
                <wp:simplePos x="0" y="0"/>
                <wp:positionH relativeFrom="column">
                  <wp:posOffset>3428577</wp:posOffset>
                </wp:positionH>
                <wp:positionV relativeFrom="paragraph">
                  <wp:posOffset>108162</wp:posOffset>
                </wp:positionV>
                <wp:extent cx="958638" cy="116628"/>
                <wp:effectExtent l="0" t="0" r="32385" b="36195"/>
                <wp:wrapNone/>
                <wp:docPr id="9"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8638" cy="1166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3976E" id="Conector recto 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9.95pt,8.5pt" to="345.45pt,17.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"/>
            </w:pict>
          </mc:Fallback>
        </mc:AlternateContent>
      </w:r>
      <w:r w:rsidRPr="00FF02E2">
        <w:rPr>
          <w:noProof/>
          <w:lang w:eastAsia="es-ES_tradnl"/>
        </w:rPr>
        <mc:AlternateContent>
          <mc:Choice Requires="wps">
            <w:drawing>
              <wp:anchor distT="0" distB="0" distL="114300" distR="114300" simplePos="0" relativeHeight="251667456" behindDoc="0" locked="0" layoutInCell="1" allowOverlap="1" wp14:anchorId="649919A2" wp14:editId="60793C22">
                <wp:simplePos x="0" y="0"/>
                <wp:positionH relativeFrom="column">
                  <wp:posOffset>549487</wp:posOffset>
                </wp:positionH>
                <wp:positionV relativeFrom="paragraph">
                  <wp:posOffset>31962</wp:posOffset>
                </wp:positionV>
                <wp:extent cx="1028700" cy="457200"/>
                <wp:effectExtent l="0" t="0" r="38100" b="2540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572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86EA2C2" w14:textId="77777777" w:rsidR="000720CA" w:rsidRPr="009E362E" w:rsidRDefault="000720CA" w:rsidP="00F6015A">
                            <w:pPr>
                              <w:jc w:val="center"/>
                              <w:rPr>
                                <w:sz w:val="20"/>
                                <w:szCs w:val="20"/>
                                <w:lang w:val="fr-CH"/>
                              </w:rPr>
                            </w:pPr>
                            <w:r>
                              <w:rPr>
                                <w:sz w:val="20"/>
                                <w:szCs w:val="20"/>
                                <w:lang w:val="fr-CH"/>
                              </w:rPr>
                              <w:t>Management committee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9919A2" id="Cuadro de texto 3" o:spid="_x0000_s1038" type="#_x0000_t202" style="position:absolute;margin-left:43.25pt;margin-top:2.5pt;width:81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" fillcolor="white [3201]" strokecolor="#4472c4 [3204]" strokeweight="1pt">
                <v:textbox>
                  <w:txbxContent>
                    <w:p w14:paraId="586EA2C2" w14:textId="77777777" w:rsidR="000720CA" w:rsidRPr="009E362E" w:rsidRDefault="000720CA" w:rsidP="00F6015A">
                      <w:pPr>
                        <w:jc w:val="center"/>
                        <w:rPr>
                          <w:sz w:val="20"/>
                          <w:szCs w:val="20"/>
                          <w:lang w:val="fr-CH"/>
                        </w:rPr>
                      </w:pPr>
                      <w:r>
                        <w:rPr>
                          <w:sz w:val="20"/>
                          <w:szCs w:val="20"/>
                          <w:lang w:val="fr-CH"/>
                        </w:rPr>
                        <w:t>Management committee</w:t>
                      </w:r>
                    </w:p>
                  </w:txbxContent>
                </v:textbox>
              </v:shape>
            </w:pict>
          </mc:Fallback>
        </mc:AlternateContent>
      </w:r>
      <w:r w:rsidRPr="00FF02E2">
        <w:rPr>
          <w:noProof/>
          <w:lang w:eastAsia="es-ES_tradnl"/>
        </w:rPr>
        <mc:AlternateContent>
          <mc:Choice Requires="wps">
            <w:drawing>
              <wp:anchor distT="0" distB="0" distL="114300" distR="114300" simplePos="0" relativeHeight="251670528" behindDoc="0" locked="0" layoutInCell="1" allowOverlap="1" wp14:anchorId="2604CDDA" wp14:editId="2159F472">
                <wp:simplePos x="0" y="0"/>
                <wp:positionH relativeFrom="column">
                  <wp:posOffset>1593215</wp:posOffset>
                </wp:positionH>
                <wp:positionV relativeFrom="paragraph">
                  <wp:posOffset>108162</wp:posOffset>
                </wp:positionV>
                <wp:extent cx="806662" cy="116628"/>
                <wp:effectExtent l="0" t="0" r="31750" b="36195"/>
                <wp:wrapNone/>
                <wp:docPr id="8" name="Conector rec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6662" cy="1166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EB4146" id="Conector recto 8"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45pt,8.5pt" to="188.95pt,17.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"/>
            </w:pict>
          </mc:Fallback>
        </mc:AlternateContent>
      </w:r>
    </w:p>
    <w:p w14:paraId="621BFB90" w14:textId="77777777" w:rsidR="00F6015A" w:rsidRPr="00FF02E2" w:rsidRDefault="00F6015A" w:rsidP="00F6015A">
      <w:pPr>
        <w:widowControl w:val="0"/>
        <w:spacing w:after="120"/>
        <w:rPr>
          <w:lang w:val="en-GB"/>
        </w:rPr>
      </w:pPr>
      <w:r w:rsidRPr="00FF02E2">
        <w:rPr>
          <w:noProof/>
          <w:lang w:eastAsia="es-ES_tradnl"/>
        </w:rPr>
        <mc:AlternateContent>
          <mc:Choice Requires="wps">
            <w:drawing>
              <wp:anchor distT="0" distB="0" distL="114300" distR="114300" simplePos="0" relativeHeight="251676672" behindDoc="0" locked="0" layoutInCell="1" allowOverlap="1" wp14:anchorId="13038180" wp14:editId="088BB4F0">
                <wp:simplePos x="0" y="0"/>
                <wp:positionH relativeFrom="column">
                  <wp:posOffset>2850938</wp:posOffset>
                </wp:positionH>
                <wp:positionV relativeFrom="paragraph">
                  <wp:posOffset>133562</wp:posOffset>
                </wp:positionV>
                <wp:extent cx="0" cy="457200"/>
                <wp:effectExtent l="12065" t="12065" r="26035" b="26035"/>
                <wp:wrapNone/>
                <wp:docPr id="6"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A51862" id="Conector recto 6"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5pt,10.5pt" to="224.5pt,4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"/>
            </w:pict>
          </mc:Fallback>
        </mc:AlternateContent>
      </w:r>
    </w:p>
    <w:p w14:paraId="668EA012" w14:textId="77777777" w:rsidR="00F6015A" w:rsidRPr="00FF02E2" w:rsidRDefault="00F6015A" w:rsidP="00F6015A">
      <w:pPr>
        <w:autoSpaceDE w:val="0"/>
        <w:autoSpaceDN w:val="0"/>
        <w:adjustRightInd w:val="0"/>
        <w:spacing w:after="120"/>
        <w:rPr>
          <w:lang w:val="en-GB"/>
        </w:rPr>
      </w:pPr>
    </w:p>
    <w:p w14:paraId="089FCDCD" w14:textId="77777777" w:rsidR="00F6015A" w:rsidRPr="00FF02E2" w:rsidRDefault="00F6015A" w:rsidP="00F6015A">
      <w:pPr>
        <w:autoSpaceDE w:val="0"/>
        <w:autoSpaceDN w:val="0"/>
        <w:adjustRightInd w:val="0"/>
        <w:spacing w:after="120"/>
        <w:rPr>
          <w:lang w:val="en-GB"/>
        </w:rPr>
      </w:pPr>
      <w:r w:rsidRPr="00FF02E2">
        <w:rPr>
          <w:noProof/>
          <w:lang w:eastAsia="es-ES_tradnl"/>
        </w:rPr>
        <mc:AlternateContent>
          <mc:Choice Requires="wps">
            <w:drawing>
              <wp:anchor distT="0" distB="0" distL="114300" distR="114300" simplePos="0" relativeHeight="251669504" behindDoc="0" locked="0" layoutInCell="1" allowOverlap="1" wp14:anchorId="72A91FD2" wp14:editId="5D36A3D0">
                <wp:simplePos x="0" y="0"/>
                <wp:positionH relativeFrom="column">
                  <wp:posOffset>2363893</wp:posOffset>
                </wp:positionH>
                <wp:positionV relativeFrom="paragraph">
                  <wp:posOffset>14393</wp:posOffset>
                </wp:positionV>
                <wp:extent cx="1028700" cy="457200"/>
                <wp:effectExtent l="0" t="0" r="38100" b="2540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572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EC70C99" w14:textId="77777777" w:rsidR="000720CA" w:rsidRPr="009E362E" w:rsidRDefault="000720CA" w:rsidP="00F6015A">
                            <w:pPr>
                              <w:jc w:val="center"/>
                              <w:rPr>
                                <w:sz w:val="20"/>
                                <w:szCs w:val="20"/>
                                <w:lang w:val="fr-CH"/>
                              </w:rPr>
                            </w:pPr>
                            <w:r>
                              <w:rPr>
                                <w:sz w:val="20"/>
                                <w:szCs w:val="20"/>
                                <w:lang w:val="fr-CH"/>
                              </w:rPr>
                              <w:t>Workpackage leaders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A91FD2" id="Cuadro de texto 5" o:spid="_x0000_s1039" type="#_x0000_t202" style="position:absolute;margin-left:186.15pt;margin-top:1.15pt;width:81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" fillcolor="white [3201]" strokecolor="#4472c4 [3204]" strokeweight="1pt">
                <v:textbox>
                  <w:txbxContent>
                    <w:p w14:paraId="2EC70C99" w14:textId="77777777" w:rsidR="000720CA" w:rsidRPr="009E362E" w:rsidRDefault="000720CA" w:rsidP="00F6015A">
                      <w:pPr>
                        <w:jc w:val="center"/>
                        <w:rPr>
                          <w:sz w:val="20"/>
                          <w:szCs w:val="20"/>
                          <w:lang w:val="fr-CH"/>
                        </w:rPr>
                      </w:pPr>
                      <w:r>
                        <w:rPr>
                          <w:sz w:val="20"/>
                          <w:szCs w:val="20"/>
                          <w:lang w:val="fr-CH"/>
                        </w:rPr>
                        <w:t>Workpackage leaders</w:t>
                      </w:r>
                    </w:p>
                  </w:txbxContent>
                </v:textbox>
              </v:shape>
            </w:pict>
          </mc:Fallback>
        </mc:AlternateContent>
      </w:r>
    </w:p>
    <w:p w14:paraId="75A6DD3A" w14:textId="77777777" w:rsidR="00F6015A" w:rsidRPr="00FF02E2" w:rsidRDefault="00F6015A" w:rsidP="00F6015A">
      <w:pPr>
        <w:autoSpaceDE w:val="0"/>
        <w:autoSpaceDN w:val="0"/>
        <w:adjustRightInd w:val="0"/>
        <w:spacing w:after="120"/>
        <w:rPr>
          <w:lang w:val="en-GB"/>
        </w:rPr>
      </w:pPr>
    </w:p>
    <w:p w14:paraId="1D81FD46" w14:textId="77777777" w:rsidR="00F6015A" w:rsidRPr="00FF02E2" w:rsidRDefault="00F6015A" w:rsidP="00F6015A">
      <w:pPr>
        <w:autoSpaceDE w:val="0"/>
        <w:autoSpaceDN w:val="0"/>
        <w:adjustRightInd w:val="0"/>
        <w:spacing w:after="120"/>
        <w:rPr>
          <w:lang w:val="en-GB"/>
        </w:rPr>
      </w:pPr>
    </w:p>
    <w:p w14:paraId="1EDE1C01"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49E52755"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lang w:val="en-GB"/>
        </w:rPr>
      </w:pPr>
      <w:r w:rsidRPr="00FF02E2">
        <w:rPr>
          <w:rFonts w:ascii="TimesNewRomanPSMT" w:hAnsi="TimesNewRomanPSMT" w:cs="TimesNewRomanPSMT"/>
          <w:i/>
          <w:iCs/>
          <w:lang w:val="en-GB"/>
        </w:rPr>
        <w:t>Coordinator</w:t>
      </w:r>
    </w:p>
    <w:p w14:paraId="7722C0F7"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Universitat Autònoma de Barcelona (Eva Anduiza) will act as coordinator. She will be the point of contact between the European Commission and the consortium. UAB will be responsible for the overall progress of the project. The coordinator is in charge of the scientific and administrative management of the project and responds to the general assembly. To accomplish the coordination tasks, the coordinator is supported by the management committee and may ask the board of advisors for advice, on an individual or collective basis. </w:t>
      </w:r>
    </w:p>
    <w:p w14:paraId="0B51C2D0"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lang w:val="en-GB"/>
        </w:rPr>
      </w:pPr>
      <w:r w:rsidRPr="00FF02E2">
        <w:rPr>
          <w:rFonts w:ascii="TimesNewRomanPSMT" w:hAnsi="TimesNewRomanPSMT" w:cs="TimesNewRomanPSMT"/>
          <w:i/>
          <w:iCs/>
          <w:lang w:val="en-GB"/>
        </w:rPr>
        <w:lastRenderedPageBreak/>
        <w:t>General Assembly</w:t>
      </w:r>
    </w:p>
    <w:p w14:paraId="5AAB5B6F"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The general assembly is composed of all partner institutions and is the main decisional body of the consortium. Each member of the consortium (usually the PI for that partner) has a vote. In the kick-off meeting the general assembly will discuss decision making procedure upon the proposal of majority vote and a quorum of 2/3 of consortium members. </w:t>
      </w:r>
    </w:p>
    <w:p w14:paraId="7ADFA22A"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lang w:val="en-GB"/>
        </w:rPr>
      </w:pPr>
      <w:r w:rsidRPr="00FF02E2">
        <w:rPr>
          <w:rFonts w:ascii="TimesNewRomanPSMT" w:hAnsi="TimesNewRomanPSMT" w:cs="TimesNewRomanPSMT"/>
          <w:i/>
          <w:iCs/>
          <w:lang w:val="en-GB"/>
        </w:rPr>
        <w:t>Board of advisors</w:t>
      </w:r>
    </w:p>
    <w:p w14:paraId="705D1439"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A board of advisors has been established including Marina Costa-Lobo (ISCE-Lisboa), Kirk Hawkins (BYU), Levente Littvay (CEU) and Diana Mutz (University of Pensilvania). </w:t>
      </w:r>
    </w:p>
    <w:p w14:paraId="3DDDCF5C"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Marina Costa Lobo, is principal research at the Institute of Social Sciences of the University of Lisbon an expert in European democracies, with a particular focus on the analysis of political leadership. She is currently PI of the ERC funded project MAPLE on the politicisation of Europe before and after the Eurozone crisis. </w:t>
      </w:r>
    </w:p>
    <w:p w14:paraId="0168D19F"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Kirk Hawkins is associate professor of Political Science at Brygham Young University, and the leader of Team Populism network. He has published extensively on populism and populist discourses.</w:t>
      </w:r>
    </w:p>
    <w:p w14:paraId="2D3E6208"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Levente Littvay, is associate professor of Political Science at Central European University, specialist in voting behaviour and political psychology, with special focus on radicalism and populism. </w:t>
      </w:r>
    </w:p>
    <w:p w14:paraId="4D439942"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0720CA">
        <w:rPr>
          <w:rFonts w:ascii="TimesNewRomanPSMT" w:hAnsi="TimesNewRomanPSMT" w:cs="TimesNewRomanPSMT"/>
          <w:iCs/>
          <w:lang w:val="en-GB"/>
        </w:rPr>
        <w:t>Diana Mutz is professor of Political Science and director of the Centre for the Study of Citizen and Politics of the University of Pennsylvania Communication. She is an expert in survey and experimental methods and has recently explored the consequences of media incivility for political attitudes, respect for oppositional view points and trust.</w:t>
      </w:r>
      <w:r w:rsidRPr="00FF02E2">
        <w:rPr>
          <w:rFonts w:ascii="TimesNewRomanPSMT" w:hAnsi="TimesNewRomanPSMT" w:cs="TimesNewRomanPSMT"/>
          <w:iCs/>
          <w:lang w:val="en-GB"/>
        </w:rPr>
        <w:t xml:space="preserve">  </w:t>
      </w:r>
    </w:p>
    <w:p w14:paraId="355B61D7"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A small and committed advisory board will ensure timely and effective feedback. Their insight will be sought particularly on the instrumental deliverables (D1.1, D2.1, D4.1, D5.1, D6.1). They will also be invited to participate in our international conference, together with researchers from other financed projects within the same call, to ensure the enhancement of opportunities for dissemination opportunities beyond the end of the project. </w:t>
      </w:r>
    </w:p>
    <w:p w14:paraId="0DC543A2"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p>
    <w:p w14:paraId="63C05F1D"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lang w:val="en-GB"/>
        </w:rPr>
      </w:pPr>
      <w:r w:rsidRPr="00FF02E2">
        <w:rPr>
          <w:rFonts w:ascii="TimesNewRomanPSMT" w:hAnsi="TimesNewRomanPSMT" w:cs="TimesNewRomanPSMT"/>
          <w:i/>
          <w:iCs/>
          <w:lang w:val="en-GB"/>
        </w:rPr>
        <w:t>Management Committee</w:t>
      </w:r>
    </w:p>
    <w:p w14:paraId="660DBD64"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The management committee is composed of the coordinator and three WP leaders: </w:t>
      </w:r>
      <w:r w:rsidRPr="000720CA">
        <w:rPr>
          <w:rFonts w:ascii="TimesNewRomanPSMT" w:hAnsi="TimesNewRomanPSMT" w:cs="TimesNewRomanPSMT"/>
          <w:iCs/>
          <w:lang w:val="en-GB"/>
        </w:rPr>
        <w:t>Marco Giugni (Unige), Maria Grasso (Sheffield) and Elisabeth Ivarsflaten (UiB), with</w:t>
      </w:r>
      <w:r w:rsidRPr="00FF02E2">
        <w:rPr>
          <w:rFonts w:ascii="TimesNewRomanPSMT" w:hAnsi="TimesNewRomanPSMT" w:cs="TimesNewRomanPSMT"/>
          <w:iCs/>
          <w:lang w:val="en-GB"/>
        </w:rPr>
        <w:t xml:space="preserve"> large experience in cross-nationally collaborative research and in other EU-funded projects. The four of them have a previous record of collaboration in joint projects which will facilitate the decision-making process and the development of the project. Anduiza, Giugni and Grasso have collaborated in the EU 7</w:t>
      </w:r>
      <w:r w:rsidRPr="00FF02E2">
        <w:rPr>
          <w:rFonts w:ascii="TimesNewRomanPSMT" w:hAnsi="TimesNewRomanPSMT" w:cs="TimesNewRomanPSMT"/>
          <w:iCs/>
          <w:vertAlign w:val="superscript"/>
          <w:lang w:val="en-GB"/>
        </w:rPr>
        <w:t>th</w:t>
      </w:r>
      <w:r w:rsidRPr="00FF02E2">
        <w:rPr>
          <w:rFonts w:ascii="TimesNewRomanPSMT" w:hAnsi="TimesNewRomanPSMT" w:cs="TimesNewRomanPSMT"/>
          <w:iCs/>
          <w:lang w:val="en-GB"/>
        </w:rPr>
        <w:t xml:space="preserve"> framework project Livewhat. Anduiza and Ivarsflaten participate in the Barcelona-Gotheburg-Bergen network on experimental research in Political Science, based at the Universitat de Barcelona. The management committee helps the coordinator in the project decision making and execution. It will meet in concomitance of the consortium meeting and will constantly interact through email and telephone communication. This will improve the coordination and integration of the various stages of the research. The management committee will work in close coordination with the WP leaders. </w:t>
      </w:r>
    </w:p>
    <w:p w14:paraId="382787B6"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p>
    <w:p w14:paraId="5F8E178C"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lang w:val="en-GB"/>
        </w:rPr>
      </w:pPr>
      <w:r w:rsidRPr="00FF02E2">
        <w:rPr>
          <w:rFonts w:ascii="TimesNewRomanPSMT" w:hAnsi="TimesNewRomanPSMT" w:cs="TimesNewRomanPSMT"/>
          <w:i/>
          <w:iCs/>
          <w:lang w:val="en-GB"/>
        </w:rPr>
        <w:t>Work-package leaders, main-WP-collaborators and task-forces</w:t>
      </w:r>
    </w:p>
    <w:p w14:paraId="692A4C2B"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Leading roles in terms of coordination of specific WP and related deliverables are distributed among the beneficiaries in order to reach a more effective implementation of the work plan. The WP leaders take responsibility for specific WPs, therefore constituting a fundamental element in the scientific management of the project. These WP coordination roles are assigned based on previous experience and expertise. </w:t>
      </w:r>
    </w:p>
    <w:p w14:paraId="16B9068F"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Partners that are not coordinating a WP have however a main WP of adscription in which they will contribute particularly, given their areas of expertise. </w:t>
      </w:r>
    </w:p>
    <w:p w14:paraId="533D55DE"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For each </w:t>
      </w:r>
      <w:proofErr w:type="gramStart"/>
      <w:r w:rsidRPr="00FF02E2">
        <w:rPr>
          <w:rFonts w:ascii="TimesNewRomanPSMT" w:hAnsi="TimesNewRomanPSMT" w:cs="TimesNewRomanPSMT"/>
          <w:iCs/>
          <w:lang w:val="en-GB"/>
        </w:rPr>
        <w:t>WP</w:t>
      </w:r>
      <w:proofErr w:type="gramEnd"/>
      <w:r w:rsidRPr="00FF02E2">
        <w:rPr>
          <w:rFonts w:ascii="TimesNewRomanPSMT" w:hAnsi="TimesNewRomanPSMT" w:cs="TimesNewRomanPSMT"/>
          <w:iCs/>
          <w:lang w:val="en-GB"/>
        </w:rPr>
        <w:t xml:space="preserve"> a small task force group of 4 or 5 members will be appointed in the respective meeting, to ensure that each task and deliverable obtains the maximum quality taking advantage of the full capacity of our consortium. </w:t>
      </w:r>
    </w:p>
    <w:p w14:paraId="73140F25"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p>
    <w:p w14:paraId="6395F50D" w14:textId="77777777" w:rsidR="00F6015A" w:rsidRPr="00FF02E2" w:rsidRDefault="00F6015A" w:rsidP="00F6015A">
      <w:pPr>
        <w:widowControl w:val="0"/>
        <w:autoSpaceDE w:val="0"/>
        <w:autoSpaceDN w:val="0"/>
        <w:adjustRightInd w:val="0"/>
        <w:spacing w:after="120"/>
        <w:ind w:left="-708" w:right="-2" w:firstLine="708"/>
        <w:rPr>
          <w:rFonts w:ascii="TimesNewRomanPSMT" w:hAnsi="TimesNewRomanPSMT" w:cs="TimesNewRomanPSMT"/>
          <w:i/>
          <w:iCs/>
          <w:lang w:val="en-GB"/>
        </w:rPr>
      </w:pPr>
      <w:r w:rsidRPr="00FF02E2">
        <w:rPr>
          <w:rFonts w:ascii="TimesNewRomanPSMT" w:hAnsi="TimesNewRomanPSMT" w:cs="TimesNewRomanPSMT"/>
          <w:i/>
          <w:iCs/>
          <w:lang w:val="en-GB"/>
        </w:rPr>
        <w:t xml:space="preserve">Principal Investigators </w:t>
      </w:r>
    </w:p>
    <w:p w14:paraId="0AE6E23F"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Each partner will have a Principal Investigator. PIs will be responsible for carrying out the work plan concerning its own country for all WPs (fieldwork in Italy for WP2 and WP4 will be carried out by UNILE). </w:t>
      </w:r>
    </w:p>
    <w:p w14:paraId="56823B4A"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
          <w:iCs/>
          <w:lang w:val="en-GB"/>
        </w:rPr>
      </w:pPr>
    </w:p>
    <w:p w14:paraId="5D296CC2"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lang w:val="en-GB"/>
        </w:rPr>
      </w:pPr>
      <w:r w:rsidRPr="00FF02E2">
        <w:rPr>
          <w:rFonts w:ascii="TimesNewRomanPSMT" w:hAnsi="TimesNewRomanPSMT" w:cs="TimesNewRomanPSMT"/>
          <w:i/>
          <w:iCs/>
          <w:lang w:val="en-GB"/>
        </w:rPr>
        <w:t>Regular functioning, management, collaboration with other projects</w:t>
      </w:r>
    </w:p>
    <w:p w14:paraId="193E3761"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We intend to conduct a genuinely comparative study based on a common theoretical framework and methodology. In order to reach this objective, we plan to hold regular meetings of the consortium, that constitute milestones in the development of the project. Each meeting should provide the opportunity for strategic decision making regarding each of the main WPS. These working meetings will also be held to discuss theoretical aspects, coordinate the collection of data, and work on common outputs and publications. They will serve as mutual monitoring of the work done by each partner in the consortium and should ensure that the beneficiaries proceed in a systematic and timely manner. The coordinator will be responsible for organizing the working meetings and preparing the minutes which will be sent to all beneficiaries in a timely manner. </w:t>
      </w:r>
    </w:p>
    <w:p w14:paraId="02DF431B"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The project coordination intends to have regular contact with other projects within the same topic, seeking for maximum complementarity among financed projects. </w:t>
      </w:r>
    </w:p>
    <w:p w14:paraId="4A1E257F"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Financial services and management at European level (keeping of contract terms, budget monitoring, maintenance of administrative contacts with the European Commission) will be in charge of the coordinating institution. For all that concerns national procedures (contracts, monitoring local budgeting, etc.), each partner will make reference to its own institutional services.</w:t>
      </w:r>
    </w:p>
    <w:p w14:paraId="019145F2"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The project will develop a data management plan, which will deal with the property rights of the data. </w:t>
      </w:r>
      <w:r w:rsidRPr="00FF02E2">
        <w:rPr>
          <w:rFonts w:ascii="TimesNewRomanPSMT" w:hAnsi="TimesNewRomanPSMT" w:cs="TimesNewRomanPSMT"/>
          <w:iCs/>
          <w:highlight w:val="yellow"/>
          <w:lang w:val="en-GB"/>
        </w:rPr>
        <w:t xml:space="preserve">The following initial rule will be applied: initially each beneficiary will have full property rights on the data it has collected and which refer to its country-study. The use of these data by the other beneficiaries is contingent upon its agreement. The merged databases for WP4 and WP5 will be made available to the whole consortium as soon they are collected and may be used … The data will be embargoed for two years after which they will be made available to other researchers and disseminated to practitioners. </w:t>
      </w:r>
    </w:p>
    <w:p w14:paraId="3D350000"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lastRenderedPageBreak/>
        <w:t xml:space="preserve">Should any disputes arise, they will first be discussed in the management committee and if no agreement is found then to the general assembly. </w:t>
      </w:r>
      <w:r w:rsidRPr="00FF02E2">
        <w:rPr>
          <w:rFonts w:ascii="TimesNewRomanPSMT" w:hAnsi="TimesNewRomanPSMT" w:cs="TimesNewRomanPSMT"/>
          <w:iCs/>
          <w:highlight w:val="yellow"/>
          <w:lang w:val="en-GB"/>
        </w:rPr>
        <w:t>The consortium agreement will define all the decision-making procedures, including the procedure for resolving possible disputes.</w:t>
      </w:r>
    </w:p>
    <w:p w14:paraId="354DC47D"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0377AF1A"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
          <w:iCs/>
          <w:lang w:val="en-GB"/>
        </w:rPr>
      </w:pPr>
      <w:r w:rsidRPr="00FF02E2">
        <w:rPr>
          <w:rFonts w:ascii="TimesNewRomanPSMT" w:hAnsi="TimesNewRomanPSMT" w:cs="TimesNewRomanPSMT"/>
          <w:i/>
          <w:iCs/>
          <w:lang w:val="en-GB"/>
        </w:rPr>
        <w:t>Milestones</w:t>
      </w:r>
    </w:p>
    <w:p w14:paraId="21853B0F"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Table 3.2a:</w:t>
      </w:r>
      <w:r w:rsidRPr="00FF02E2">
        <w:rPr>
          <w:rFonts w:ascii="TimesNewRomanPSMT" w:hAnsi="TimesNewRomanPSMT" w:cs="TimesNewRomanPSMT"/>
          <w:b/>
          <w:bCs/>
          <w:lang w:val="en-GB"/>
        </w:rPr>
        <w:tab/>
        <w:t xml:space="preserve">List of milestones </w:t>
      </w:r>
    </w:p>
    <w:tbl>
      <w:tblPr>
        <w:tblW w:w="0" w:type="auto"/>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1272"/>
        <w:gridCol w:w="1559"/>
        <w:gridCol w:w="1701"/>
        <w:gridCol w:w="993"/>
        <w:gridCol w:w="3973"/>
      </w:tblGrid>
      <w:tr w:rsidR="00F6015A" w:rsidRPr="00FF02E2" w14:paraId="257FB17F" w14:textId="77777777" w:rsidTr="00455E15">
        <w:tc>
          <w:tcPr>
            <w:tcW w:w="1272" w:type="dxa"/>
            <w:tcBorders>
              <w:top w:val="single" w:sz="4" w:space="0" w:color="BFBFBF"/>
              <w:bottom w:val="single" w:sz="4" w:space="0" w:color="BFBFBF"/>
              <w:right w:val="single" w:sz="4" w:space="0" w:color="BFBFBF"/>
            </w:tcBorders>
            <w:tcMar>
              <w:top w:w="100" w:type="nil"/>
              <w:right w:w="100" w:type="nil"/>
            </w:tcMar>
          </w:tcPr>
          <w:p w14:paraId="0F377449"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Milestone number</w:t>
            </w:r>
          </w:p>
        </w:tc>
        <w:tc>
          <w:tcPr>
            <w:tcW w:w="1559"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5D74D31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Milestone name</w:t>
            </w:r>
          </w:p>
        </w:tc>
        <w:tc>
          <w:tcPr>
            <w:tcW w:w="1701"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65D2C02B"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Related work package(s)</w:t>
            </w:r>
          </w:p>
        </w:tc>
        <w:tc>
          <w:tcPr>
            <w:tcW w:w="993"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61230EE8"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Due date (in month)</w:t>
            </w:r>
          </w:p>
        </w:tc>
        <w:tc>
          <w:tcPr>
            <w:tcW w:w="3973" w:type="dxa"/>
            <w:tcBorders>
              <w:top w:val="single" w:sz="4" w:space="0" w:color="BFBFBF"/>
              <w:left w:val="single" w:sz="4" w:space="0" w:color="BFBFBF"/>
              <w:bottom w:val="single" w:sz="4" w:space="0" w:color="BFBFBF"/>
            </w:tcBorders>
            <w:tcMar>
              <w:top w:w="100" w:type="nil"/>
              <w:right w:w="100" w:type="nil"/>
            </w:tcMar>
          </w:tcPr>
          <w:p w14:paraId="18FFB998"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Means of verification</w:t>
            </w:r>
          </w:p>
        </w:tc>
      </w:tr>
      <w:tr w:rsidR="00F6015A" w:rsidRPr="00FF02E2" w14:paraId="3D77D456" w14:textId="77777777" w:rsidTr="00455E15">
        <w:tblPrEx>
          <w:tblBorders>
            <w:top w:val="none" w:sz="0" w:space="0" w:color="auto"/>
          </w:tblBorders>
        </w:tblPrEx>
        <w:tc>
          <w:tcPr>
            <w:tcW w:w="1272" w:type="dxa"/>
            <w:tcBorders>
              <w:top w:val="single" w:sz="4" w:space="0" w:color="BFBFBF"/>
              <w:bottom w:val="single" w:sz="4" w:space="0" w:color="BFBFBF"/>
              <w:right w:val="single" w:sz="4" w:space="0" w:color="BFBFBF"/>
            </w:tcBorders>
            <w:tcMar>
              <w:top w:w="100" w:type="nil"/>
              <w:right w:w="100" w:type="nil"/>
            </w:tcMar>
          </w:tcPr>
          <w:p w14:paraId="2EC90E3C"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1</w:t>
            </w:r>
          </w:p>
        </w:tc>
        <w:tc>
          <w:tcPr>
            <w:tcW w:w="1559"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7233D701"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Kick off meeting (</w:t>
            </w:r>
            <w:commentRangeStart w:id="18"/>
            <w:r w:rsidRPr="00FF02E2">
              <w:rPr>
                <w:rFonts w:ascii="TimesNewRomanPSMT" w:hAnsi="TimesNewRomanPSMT" w:cs="TimesNewRomanPSMT"/>
                <w:lang w:val="en-GB"/>
              </w:rPr>
              <w:t>Barcelona</w:t>
            </w:r>
            <w:commentRangeEnd w:id="18"/>
            <w:r w:rsidRPr="00FF02E2">
              <w:rPr>
                <w:rStyle w:val="Refdecomentario"/>
                <w:rFonts w:ascii="Times New Roman" w:eastAsia="Times New Roman" w:hAnsi="Times New Roman" w:cs="Times New Roman"/>
                <w:lang w:val="en-GB" w:eastAsia="it-IT"/>
              </w:rPr>
              <w:commentReference w:id="18"/>
            </w:r>
            <w:r w:rsidRPr="00FF02E2">
              <w:rPr>
                <w:rFonts w:ascii="TimesNewRomanPSMT" w:hAnsi="TimesNewRomanPSMT" w:cs="TimesNewRomanPSMT"/>
                <w:lang w:val="en-GB"/>
              </w:rPr>
              <w:t>)</w:t>
            </w:r>
          </w:p>
        </w:tc>
        <w:tc>
          <w:tcPr>
            <w:tcW w:w="1701"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49CC3EF1"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WP1</w:t>
            </w:r>
          </w:p>
        </w:tc>
        <w:tc>
          <w:tcPr>
            <w:tcW w:w="993"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B978DE0"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3</w:t>
            </w:r>
          </w:p>
        </w:tc>
        <w:tc>
          <w:tcPr>
            <w:tcW w:w="3973" w:type="dxa"/>
            <w:tcBorders>
              <w:top w:val="single" w:sz="4" w:space="0" w:color="BFBFBF"/>
              <w:left w:val="single" w:sz="4" w:space="0" w:color="BFBFBF"/>
              <w:bottom w:val="single" w:sz="4" w:space="0" w:color="BFBFBF"/>
            </w:tcBorders>
            <w:tcMar>
              <w:top w:w="100" w:type="nil"/>
              <w:right w:w="100" w:type="nil"/>
            </w:tcMar>
          </w:tcPr>
          <w:p w14:paraId="402A9A8C"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Meeting celebrates. Data plan and Communication, dissemination and exploitation plans are approved. </w:t>
            </w:r>
          </w:p>
        </w:tc>
      </w:tr>
      <w:tr w:rsidR="00F6015A" w:rsidRPr="00FF02E2" w14:paraId="5DB67BD6" w14:textId="77777777" w:rsidTr="00455E15">
        <w:tblPrEx>
          <w:tblBorders>
            <w:top w:val="none" w:sz="0" w:space="0" w:color="auto"/>
          </w:tblBorders>
        </w:tblPrEx>
        <w:tc>
          <w:tcPr>
            <w:tcW w:w="1272" w:type="dxa"/>
            <w:tcBorders>
              <w:top w:val="single" w:sz="4" w:space="0" w:color="BFBFBF"/>
              <w:bottom w:val="single" w:sz="4" w:space="0" w:color="BFBFBF"/>
              <w:right w:val="single" w:sz="4" w:space="0" w:color="BFBFBF"/>
            </w:tcBorders>
            <w:tcMar>
              <w:top w:w="100" w:type="nil"/>
              <w:right w:w="100" w:type="nil"/>
            </w:tcMar>
          </w:tcPr>
          <w:p w14:paraId="3919BB2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2</w:t>
            </w:r>
          </w:p>
        </w:tc>
        <w:tc>
          <w:tcPr>
            <w:tcW w:w="1559"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2B2DFE8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Discourse meeting (Athens)</w:t>
            </w:r>
          </w:p>
        </w:tc>
        <w:tc>
          <w:tcPr>
            <w:tcW w:w="1701"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1E89FA01"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WP2 WP3</w:t>
            </w:r>
          </w:p>
        </w:tc>
        <w:tc>
          <w:tcPr>
            <w:tcW w:w="993"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2E48A8FE"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9</w:t>
            </w:r>
          </w:p>
        </w:tc>
        <w:tc>
          <w:tcPr>
            <w:tcW w:w="3973" w:type="dxa"/>
            <w:tcBorders>
              <w:top w:val="single" w:sz="4" w:space="0" w:color="BFBFBF"/>
              <w:left w:val="single" w:sz="4" w:space="0" w:color="BFBFBF"/>
              <w:bottom w:val="single" w:sz="4" w:space="0" w:color="BFBFBF"/>
            </w:tcBorders>
            <w:tcMar>
              <w:top w:w="100" w:type="nil"/>
              <w:right w:w="100" w:type="nil"/>
            </w:tcMar>
          </w:tcPr>
          <w:p w14:paraId="3487EDB1"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Meeting celebrates. Guidelines for interviews are agreed by consortium.</w:t>
            </w:r>
          </w:p>
        </w:tc>
      </w:tr>
      <w:tr w:rsidR="00F6015A" w:rsidRPr="00FF02E2" w14:paraId="03B12253" w14:textId="77777777" w:rsidTr="00455E15">
        <w:tblPrEx>
          <w:tblBorders>
            <w:top w:val="none" w:sz="0" w:space="0" w:color="auto"/>
          </w:tblBorders>
        </w:tblPrEx>
        <w:tc>
          <w:tcPr>
            <w:tcW w:w="1272" w:type="dxa"/>
            <w:tcBorders>
              <w:top w:val="single" w:sz="4" w:space="0" w:color="BFBFBF"/>
              <w:bottom w:val="single" w:sz="4" w:space="0" w:color="BFBFBF"/>
              <w:right w:val="single" w:sz="4" w:space="0" w:color="BFBFBF"/>
            </w:tcBorders>
            <w:tcMar>
              <w:top w:w="100" w:type="nil"/>
              <w:right w:w="100" w:type="nil"/>
            </w:tcMar>
          </w:tcPr>
          <w:p w14:paraId="3CB9A718"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3</w:t>
            </w:r>
          </w:p>
        </w:tc>
        <w:tc>
          <w:tcPr>
            <w:tcW w:w="1559"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94C223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Claims meeting (Prague)</w:t>
            </w:r>
          </w:p>
        </w:tc>
        <w:tc>
          <w:tcPr>
            <w:tcW w:w="1701"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8C9009B"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WP4</w:t>
            </w:r>
          </w:p>
        </w:tc>
        <w:tc>
          <w:tcPr>
            <w:tcW w:w="993"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1228FA60"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15</w:t>
            </w:r>
          </w:p>
        </w:tc>
        <w:tc>
          <w:tcPr>
            <w:tcW w:w="3973" w:type="dxa"/>
            <w:tcBorders>
              <w:top w:val="single" w:sz="4" w:space="0" w:color="BFBFBF"/>
              <w:left w:val="single" w:sz="4" w:space="0" w:color="BFBFBF"/>
              <w:bottom w:val="single" w:sz="4" w:space="0" w:color="BFBFBF"/>
            </w:tcBorders>
            <w:tcMar>
              <w:top w:w="100" w:type="nil"/>
              <w:right w:w="100" w:type="nil"/>
            </w:tcMar>
          </w:tcPr>
          <w:p w14:paraId="4919F3F7"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Meeting celebrates. Guidelines for claims analysis are agreed by consortium.</w:t>
            </w:r>
          </w:p>
        </w:tc>
      </w:tr>
      <w:tr w:rsidR="00F6015A" w:rsidRPr="00FF02E2" w14:paraId="6141B5DE" w14:textId="77777777" w:rsidTr="00455E15">
        <w:tblPrEx>
          <w:tblBorders>
            <w:top w:val="none" w:sz="0" w:space="0" w:color="auto"/>
            <w:bottom w:val="single" w:sz="4" w:space="0" w:color="BFBFBF"/>
          </w:tblBorders>
        </w:tblPrEx>
        <w:tc>
          <w:tcPr>
            <w:tcW w:w="1272" w:type="dxa"/>
            <w:tcBorders>
              <w:top w:val="single" w:sz="4" w:space="0" w:color="BFBFBF"/>
              <w:bottom w:val="single" w:sz="4" w:space="0" w:color="BFBFBF"/>
              <w:right w:val="single" w:sz="4" w:space="0" w:color="BFBFBF"/>
            </w:tcBorders>
            <w:tcMar>
              <w:top w:w="100" w:type="nil"/>
              <w:right w:w="100" w:type="nil"/>
            </w:tcMar>
          </w:tcPr>
          <w:p w14:paraId="3D7E8A97"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4</w:t>
            </w:r>
          </w:p>
        </w:tc>
        <w:tc>
          <w:tcPr>
            <w:tcW w:w="1559"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A97A4C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Survey meeting (Lille)</w:t>
            </w:r>
          </w:p>
        </w:tc>
        <w:tc>
          <w:tcPr>
            <w:tcW w:w="1701"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66999C5E"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WP5</w:t>
            </w:r>
          </w:p>
        </w:tc>
        <w:tc>
          <w:tcPr>
            <w:tcW w:w="993"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2E10AAD3"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21</w:t>
            </w:r>
          </w:p>
        </w:tc>
        <w:tc>
          <w:tcPr>
            <w:tcW w:w="3973" w:type="dxa"/>
            <w:tcBorders>
              <w:top w:val="single" w:sz="4" w:space="0" w:color="BFBFBF"/>
              <w:left w:val="single" w:sz="4" w:space="0" w:color="BFBFBF"/>
              <w:bottom w:val="single" w:sz="4" w:space="0" w:color="BFBFBF"/>
            </w:tcBorders>
            <w:tcMar>
              <w:top w:w="100" w:type="nil"/>
              <w:right w:w="100" w:type="nil"/>
            </w:tcMar>
          </w:tcPr>
          <w:p w14:paraId="507630F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Meeting celebrates. Questionnaire for survey is agreed by consortium.</w:t>
            </w:r>
          </w:p>
        </w:tc>
      </w:tr>
      <w:tr w:rsidR="00F6015A" w:rsidRPr="00FF02E2" w14:paraId="1FEBF262" w14:textId="77777777" w:rsidTr="00455E15">
        <w:tblPrEx>
          <w:tblBorders>
            <w:top w:val="none" w:sz="0" w:space="0" w:color="auto"/>
          </w:tblBorders>
        </w:tblPrEx>
        <w:tc>
          <w:tcPr>
            <w:tcW w:w="1272" w:type="dxa"/>
            <w:tcBorders>
              <w:top w:val="single" w:sz="4" w:space="0" w:color="BFBFBF"/>
              <w:bottom w:val="single" w:sz="4" w:space="0" w:color="BFBFBF"/>
              <w:right w:val="single" w:sz="4" w:space="0" w:color="BFBFBF"/>
            </w:tcBorders>
            <w:tcMar>
              <w:top w:w="100" w:type="nil"/>
              <w:right w:w="100" w:type="nil"/>
            </w:tcMar>
          </w:tcPr>
          <w:p w14:paraId="30EAF7B1"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5</w:t>
            </w:r>
          </w:p>
        </w:tc>
        <w:tc>
          <w:tcPr>
            <w:tcW w:w="1559"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412D064F"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Experiments meeting (Warsaw)</w:t>
            </w:r>
          </w:p>
        </w:tc>
        <w:tc>
          <w:tcPr>
            <w:tcW w:w="1701"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7757E9B3"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WP6</w:t>
            </w:r>
          </w:p>
        </w:tc>
        <w:tc>
          <w:tcPr>
            <w:tcW w:w="993"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2AD728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27</w:t>
            </w:r>
          </w:p>
        </w:tc>
        <w:tc>
          <w:tcPr>
            <w:tcW w:w="3973" w:type="dxa"/>
            <w:tcBorders>
              <w:top w:val="single" w:sz="4" w:space="0" w:color="BFBFBF"/>
              <w:left w:val="single" w:sz="4" w:space="0" w:color="BFBFBF"/>
              <w:bottom w:val="single" w:sz="4" w:space="0" w:color="BFBFBF"/>
            </w:tcBorders>
            <w:tcMar>
              <w:top w:w="100" w:type="nil"/>
              <w:right w:w="100" w:type="nil"/>
            </w:tcMar>
          </w:tcPr>
          <w:p w14:paraId="530FCB0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Meeting celebrates. Experimental designs are agreed by consortium. </w:t>
            </w:r>
          </w:p>
        </w:tc>
      </w:tr>
      <w:tr w:rsidR="00F6015A" w:rsidRPr="00FF02E2" w14:paraId="4E35DA18" w14:textId="77777777" w:rsidTr="00455E15">
        <w:tblPrEx>
          <w:tblBorders>
            <w:top w:val="none" w:sz="0" w:space="0" w:color="auto"/>
            <w:bottom w:val="single" w:sz="4" w:space="0" w:color="BFBFBF"/>
          </w:tblBorders>
        </w:tblPrEx>
        <w:trPr>
          <w:trHeight w:val="980"/>
        </w:trPr>
        <w:tc>
          <w:tcPr>
            <w:tcW w:w="1272" w:type="dxa"/>
            <w:tcBorders>
              <w:top w:val="single" w:sz="4" w:space="0" w:color="BFBFBF"/>
              <w:bottom w:val="single" w:sz="4" w:space="0" w:color="BFBFBF"/>
              <w:right w:val="single" w:sz="4" w:space="0" w:color="BFBFBF"/>
            </w:tcBorders>
            <w:tcMar>
              <w:top w:w="100" w:type="nil"/>
              <w:right w:w="100" w:type="nil"/>
            </w:tcMar>
          </w:tcPr>
          <w:p w14:paraId="39BE5E3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6</w:t>
            </w:r>
          </w:p>
        </w:tc>
        <w:tc>
          <w:tcPr>
            <w:tcW w:w="1559"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57320C5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Pr>
                <w:rFonts w:ascii="TimesNewRomanPSMT" w:hAnsi="TimesNewRomanPSMT" w:cs="TimesNewRomanPSMT"/>
                <w:lang w:val="en-GB"/>
              </w:rPr>
              <w:t>Scientific meeting with other consortiums</w:t>
            </w:r>
            <w:r w:rsidRPr="00FF02E2">
              <w:rPr>
                <w:rFonts w:ascii="TimesNewRomanPSMT" w:hAnsi="TimesNewRomanPSMT" w:cs="TimesNewRomanPSMT"/>
                <w:lang w:val="en-GB"/>
              </w:rPr>
              <w:t xml:space="preserve"> (Sofia)</w:t>
            </w:r>
          </w:p>
        </w:tc>
        <w:tc>
          <w:tcPr>
            <w:tcW w:w="1701"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60F8E8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WP9</w:t>
            </w:r>
          </w:p>
        </w:tc>
        <w:tc>
          <w:tcPr>
            <w:tcW w:w="993"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DDC1B6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33</w:t>
            </w:r>
          </w:p>
        </w:tc>
        <w:tc>
          <w:tcPr>
            <w:tcW w:w="3973" w:type="dxa"/>
            <w:tcBorders>
              <w:top w:val="single" w:sz="4" w:space="0" w:color="BFBFBF"/>
              <w:left w:val="single" w:sz="4" w:space="0" w:color="BFBFBF"/>
              <w:bottom w:val="single" w:sz="4" w:space="0" w:color="BFBFBF"/>
            </w:tcBorders>
            <w:tcMar>
              <w:top w:w="100" w:type="nil"/>
              <w:right w:w="100" w:type="nil"/>
            </w:tcMar>
          </w:tcPr>
          <w:p w14:paraId="5014EF86"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Meeting celebrates. Main results with are presented. </w:t>
            </w:r>
          </w:p>
        </w:tc>
      </w:tr>
      <w:tr w:rsidR="00F6015A" w:rsidRPr="00FF02E2" w14:paraId="736F2D54" w14:textId="77777777" w:rsidTr="00455E15">
        <w:tblPrEx>
          <w:tblBorders>
            <w:top w:val="none" w:sz="0" w:space="0" w:color="auto"/>
            <w:bottom w:val="single" w:sz="4" w:space="0" w:color="BFBFBF"/>
          </w:tblBorders>
        </w:tblPrEx>
        <w:tc>
          <w:tcPr>
            <w:tcW w:w="1272" w:type="dxa"/>
            <w:tcBorders>
              <w:top w:val="single" w:sz="4" w:space="0" w:color="BFBFBF"/>
              <w:bottom w:val="single" w:sz="4" w:space="0" w:color="BFBFBF"/>
              <w:right w:val="single" w:sz="4" w:space="0" w:color="BFBFBF"/>
            </w:tcBorders>
            <w:tcMar>
              <w:top w:w="100" w:type="nil"/>
              <w:right w:w="100" w:type="nil"/>
            </w:tcMar>
          </w:tcPr>
          <w:p w14:paraId="02FCB293"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7</w:t>
            </w:r>
          </w:p>
        </w:tc>
        <w:tc>
          <w:tcPr>
            <w:tcW w:w="1559"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35B5B70"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Final meeting</w:t>
            </w:r>
            <w:r>
              <w:rPr>
                <w:rFonts w:ascii="TimesNewRomanPSMT" w:hAnsi="TimesNewRomanPSMT" w:cs="TimesNewRomanPSMT"/>
                <w:lang w:val="en-GB"/>
              </w:rPr>
              <w:t xml:space="preserve"> with policy implications.</w:t>
            </w:r>
            <w:r w:rsidRPr="00FF02E2">
              <w:rPr>
                <w:rFonts w:ascii="TimesNewRomanPSMT" w:hAnsi="TimesNewRomanPSMT" w:cs="TimesNewRomanPSMT"/>
                <w:lang w:val="en-GB"/>
              </w:rPr>
              <w:t xml:space="preserve"> (Brussels)</w:t>
            </w:r>
          </w:p>
        </w:tc>
        <w:tc>
          <w:tcPr>
            <w:tcW w:w="1701"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52CFADB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WP8 WP9</w:t>
            </w:r>
          </w:p>
        </w:tc>
        <w:tc>
          <w:tcPr>
            <w:tcW w:w="993"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447D751"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40</w:t>
            </w:r>
          </w:p>
        </w:tc>
        <w:tc>
          <w:tcPr>
            <w:tcW w:w="3973" w:type="dxa"/>
            <w:tcBorders>
              <w:top w:val="single" w:sz="4" w:space="0" w:color="BFBFBF"/>
              <w:left w:val="single" w:sz="4" w:space="0" w:color="BFBFBF"/>
              <w:bottom w:val="single" w:sz="4" w:space="0" w:color="BFBFBF"/>
            </w:tcBorders>
            <w:tcMar>
              <w:top w:w="100" w:type="nil"/>
              <w:right w:w="100" w:type="nil"/>
            </w:tcMar>
          </w:tcPr>
          <w:p w14:paraId="531BFABE"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Meeting celebrates. Results </w:t>
            </w:r>
            <w:r>
              <w:rPr>
                <w:rFonts w:ascii="TimesNewRomanPSMT" w:hAnsi="TimesNewRomanPSMT" w:cs="TimesNewRomanPSMT"/>
                <w:lang w:val="en-GB"/>
              </w:rPr>
              <w:t xml:space="preserve">and policy implications </w:t>
            </w:r>
            <w:r w:rsidRPr="00FF02E2">
              <w:rPr>
                <w:rFonts w:ascii="TimesNewRomanPSMT" w:hAnsi="TimesNewRomanPSMT" w:cs="TimesNewRomanPSMT"/>
                <w:lang w:val="en-GB"/>
              </w:rPr>
              <w:t xml:space="preserve">are presented. </w:t>
            </w:r>
          </w:p>
        </w:tc>
      </w:tr>
    </w:tbl>
    <w:p w14:paraId="0B2AD559"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p w14:paraId="0547651E"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p w14:paraId="1EFEE2B4"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sz w:val="20"/>
          <w:szCs w:val="20"/>
          <w:highlight w:val="yellow"/>
          <w:lang w:val="en-GB"/>
        </w:rPr>
      </w:pPr>
      <w:r w:rsidRPr="00FF02E2">
        <w:rPr>
          <w:rFonts w:ascii="TimesNewRomanPSMT" w:hAnsi="TimesNewRomanPSMT" w:cs="TimesNewRomanPSMT"/>
          <w:b/>
          <w:bCs/>
          <w:sz w:val="20"/>
          <w:szCs w:val="20"/>
          <w:highlight w:val="yellow"/>
          <w:lang w:val="en-GB"/>
        </w:rPr>
        <w:t>KEY</w:t>
      </w:r>
    </w:p>
    <w:p w14:paraId="334BCCB6"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sz w:val="20"/>
          <w:szCs w:val="20"/>
          <w:highlight w:val="yellow"/>
          <w:lang w:val="en-GB"/>
        </w:rPr>
      </w:pPr>
      <w:r w:rsidRPr="00FF02E2">
        <w:rPr>
          <w:rFonts w:ascii="TimesNewRomanPSMT" w:hAnsi="TimesNewRomanPSMT" w:cs="TimesNewRomanPSMT"/>
          <w:b/>
          <w:bCs/>
          <w:sz w:val="20"/>
          <w:szCs w:val="20"/>
          <w:highlight w:val="yellow"/>
          <w:lang w:val="en-GB"/>
        </w:rPr>
        <w:t>Due date</w:t>
      </w:r>
    </w:p>
    <w:p w14:paraId="7DF93A3B"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sz w:val="20"/>
          <w:szCs w:val="20"/>
          <w:highlight w:val="yellow"/>
          <w:lang w:val="en-GB"/>
        </w:rPr>
      </w:pPr>
      <w:r w:rsidRPr="00FF02E2">
        <w:rPr>
          <w:rFonts w:ascii="TimesNewRomanPSMT" w:hAnsi="TimesNewRomanPSMT" w:cs="TimesNewRomanPSMT"/>
          <w:i/>
          <w:iCs/>
          <w:sz w:val="20"/>
          <w:szCs w:val="20"/>
          <w:highlight w:val="yellow"/>
          <w:lang w:val="en-GB"/>
        </w:rPr>
        <w:t>Measured in months from the project start date (month 1)</w:t>
      </w:r>
    </w:p>
    <w:p w14:paraId="5D3BDAA6"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i/>
          <w:iCs/>
          <w:sz w:val="20"/>
          <w:szCs w:val="20"/>
          <w:highlight w:val="yellow"/>
          <w:lang w:val="en-GB"/>
        </w:rPr>
      </w:pPr>
    </w:p>
    <w:p w14:paraId="5C3FFDD3"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sz w:val="20"/>
          <w:szCs w:val="20"/>
          <w:highlight w:val="yellow"/>
          <w:lang w:val="en-GB"/>
        </w:rPr>
      </w:pPr>
      <w:r w:rsidRPr="00FF02E2">
        <w:rPr>
          <w:rFonts w:ascii="TimesNewRomanPSMT" w:hAnsi="TimesNewRomanPSMT" w:cs="TimesNewRomanPSMT"/>
          <w:b/>
          <w:bCs/>
          <w:sz w:val="20"/>
          <w:szCs w:val="20"/>
          <w:highlight w:val="yellow"/>
          <w:lang w:val="en-GB"/>
        </w:rPr>
        <w:t>Means of verification</w:t>
      </w:r>
      <w:r w:rsidRPr="00FF02E2">
        <w:rPr>
          <w:rFonts w:ascii="TimesNewRomanPSMT" w:hAnsi="TimesNewRomanPSMT" w:cs="TimesNewRomanPSMT"/>
          <w:sz w:val="20"/>
          <w:szCs w:val="20"/>
          <w:highlight w:val="yellow"/>
          <w:lang w:val="en-GB"/>
        </w:rPr>
        <w:t xml:space="preserve"> </w:t>
      </w:r>
    </w:p>
    <w:p w14:paraId="1DF97A98"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sz w:val="20"/>
          <w:szCs w:val="20"/>
          <w:lang w:val="en-GB"/>
        </w:rPr>
      </w:pPr>
      <w:r w:rsidRPr="00FF02E2">
        <w:rPr>
          <w:rFonts w:ascii="TimesNewRomanPSMT" w:hAnsi="TimesNewRomanPSMT" w:cs="TimesNewRomanPSMT"/>
          <w:i/>
          <w:iCs/>
          <w:sz w:val="20"/>
          <w:szCs w:val="20"/>
          <w:highlight w:val="yellow"/>
          <w:lang w:val="en-GB"/>
        </w:rPr>
        <w:t xml:space="preserve">Show how you will confirm that the milestone has been attained. Refer to indicators if appropriate. For </w:t>
      </w:r>
      <w:r w:rsidRPr="00FF02E2">
        <w:rPr>
          <w:rFonts w:ascii="TimesNewRomanPSMT" w:hAnsi="TimesNewRomanPSMT" w:cs="TimesNewRomanPSMT"/>
          <w:i/>
          <w:iCs/>
          <w:sz w:val="20"/>
          <w:szCs w:val="20"/>
          <w:highlight w:val="yellow"/>
          <w:lang w:val="en-GB"/>
        </w:rPr>
        <w:lastRenderedPageBreak/>
        <w:t xml:space="preserve">example: a laboratory prototype that is ‘up and running’; software released and validated by a user group; field survey </w:t>
      </w:r>
      <w:proofErr w:type="gramStart"/>
      <w:r w:rsidRPr="00FF02E2">
        <w:rPr>
          <w:rFonts w:ascii="TimesNewRomanPSMT" w:hAnsi="TimesNewRomanPSMT" w:cs="TimesNewRomanPSMT"/>
          <w:i/>
          <w:iCs/>
          <w:sz w:val="20"/>
          <w:szCs w:val="20"/>
          <w:highlight w:val="yellow"/>
          <w:lang w:val="en-GB"/>
        </w:rPr>
        <w:t>complete</w:t>
      </w:r>
      <w:proofErr w:type="gramEnd"/>
      <w:r w:rsidRPr="00FF02E2">
        <w:rPr>
          <w:rFonts w:ascii="TimesNewRomanPSMT" w:hAnsi="TimesNewRomanPSMT" w:cs="TimesNewRomanPSMT"/>
          <w:i/>
          <w:iCs/>
          <w:sz w:val="20"/>
          <w:szCs w:val="20"/>
          <w:highlight w:val="yellow"/>
          <w:lang w:val="en-GB"/>
        </w:rPr>
        <w:t xml:space="preserve"> and data quality validated.</w:t>
      </w:r>
    </w:p>
    <w:p w14:paraId="06E0E520"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p w14:paraId="7CC2B02C"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p w14:paraId="53ED86FD"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p w14:paraId="5A606D41"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i/>
          <w:iCs/>
          <w:lang w:val="en-GB"/>
        </w:rPr>
      </w:pPr>
      <w:r w:rsidRPr="00FF02E2">
        <w:rPr>
          <w:rFonts w:ascii="TimesNewRomanPSMT" w:hAnsi="TimesNewRomanPSMT" w:cs="TimesNewRomanPSMT"/>
          <w:b/>
          <w:bCs/>
          <w:lang w:val="en-GB"/>
        </w:rPr>
        <w:t>Table 3.2b:</w:t>
      </w:r>
      <w:r w:rsidRPr="00FF02E2">
        <w:rPr>
          <w:rFonts w:ascii="TimesNewRomanPSMT" w:hAnsi="TimesNewRomanPSMT" w:cs="TimesNewRomanPSMT"/>
          <w:b/>
          <w:bCs/>
          <w:lang w:val="en-GB"/>
        </w:rPr>
        <w:tab/>
        <w:t xml:space="preserve">Critical risks for implementation </w:t>
      </w:r>
    </w:p>
    <w:tbl>
      <w:tblPr>
        <w:tblW w:w="0" w:type="auto"/>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3398"/>
        <w:gridCol w:w="1985"/>
        <w:gridCol w:w="4115"/>
      </w:tblGrid>
      <w:tr w:rsidR="00F6015A" w:rsidRPr="00FF02E2" w14:paraId="4122F24F" w14:textId="77777777" w:rsidTr="00455E15">
        <w:tc>
          <w:tcPr>
            <w:tcW w:w="3398" w:type="dxa"/>
            <w:tcBorders>
              <w:top w:val="single" w:sz="4" w:space="0" w:color="BFBFBF"/>
              <w:bottom w:val="single" w:sz="4" w:space="0" w:color="BFBFBF"/>
              <w:right w:val="single" w:sz="4" w:space="0" w:color="BFBFBF"/>
            </w:tcBorders>
            <w:tcMar>
              <w:top w:w="100" w:type="nil"/>
              <w:right w:w="100" w:type="nil"/>
            </w:tcMar>
          </w:tcPr>
          <w:p w14:paraId="404C2C2F"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Description of risk (indicate level of likelihood: Low/Medium/High)</w:t>
            </w:r>
          </w:p>
        </w:tc>
        <w:tc>
          <w:tcPr>
            <w:tcW w:w="1985"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4547CB2F"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Work package(s) involved</w:t>
            </w:r>
          </w:p>
        </w:tc>
        <w:tc>
          <w:tcPr>
            <w:tcW w:w="4115" w:type="dxa"/>
            <w:tcBorders>
              <w:top w:val="single" w:sz="4" w:space="0" w:color="BFBFBF"/>
              <w:left w:val="single" w:sz="4" w:space="0" w:color="BFBFBF"/>
              <w:bottom w:val="single" w:sz="4" w:space="0" w:color="BFBFBF"/>
            </w:tcBorders>
            <w:tcMar>
              <w:top w:w="100" w:type="nil"/>
              <w:right w:w="100" w:type="nil"/>
            </w:tcMar>
          </w:tcPr>
          <w:p w14:paraId="6E4AA82F"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Proposed risk-mitigation measures</w:t>
            </w:r>
          </w:p>
        </w:tc>
      </w:tr>
      <w:tr w:rsidR="00F6015A" w:rsidRPr="00FF02E2" w14:paraId="01A99E35" w14:textId="77777777" w:rsidTr="00455E15">
        <w:tblPrEx>
          <w:tblBorders>
            <w:top w:val="none" w:sz="0" w:space="0" w:color="auto"/>
          </w:tblBorders>
        </w:tblPrEx>
        <w:tc>
          <w:tcPr>
            <w:tcW w:w="3398" w:type="dxa"/>
            <w:tcBorders>
              <w:top w:val="single" w:sz="4" w:space="0" w:color="BFBFBF"/>
              <w:bottom w:val="single" w:sz="4" w:space="0" w:color="BFBFBF"/>
              <w:right w:val="single" w:sz="4" w:space="0" w:color="BFBFBF"/>
            </w:tcBorders>
            <w:tcMar>
              <w:top w:w="100" w:type="nil"/>
              <w:right w:w="100" w:type="nil"/>
            </w:tcMar>
            <w:vAlign w:val="center"/>
          </w:tcPr>
          <w:p w14:paraId="74B69571"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Delays in tasks execution (Low)</w:t>
            </w:r>
          </w:p>
        </w:tc>
        <w:tc>
          <w:tcPr>
            <w:tcW w:w="1985"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1B8FFA9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All</w:t>
            </w:r>
          </w:p>
        </w:tc>
        <w:tc>
          <w:tcPr>
            <w:tcW w:w="4115" w:type="dxa"/>
            <w:tcBorders>
              <w:top w:val="single" w:sz="4" w:space="0" w:color="BFBFBF"/>
              <w:left w:val="single" w:sz="4" w:space="0" w:color="BFBFBF"/>
              <w:bottom w:val="single" w:sz="4" w:space="0" w:color="BFBFBF"/>
            </w:tcBorders>
            <w:tcMar>
              <w:top w:w="100" w:type="nil"/>
              <w:right w:w="100" w:type="nil"/>
            </w:tcMar>
            <w:vAlign w:val="center"/>
          </w:tcPr>
          <w:p w14:paraId="7D8DA4CF"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Close monitoring from coordination. Clear and feasible plan. </w:t>
            </w:r>
          </w:p>
          <w:p w14:paraId="3DF88240"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Support to coordination from Management Committee to activate WP leaders and PIs.</w:t>
            </w:r>
          </w:p>
        </w:tc>
      </w:tr>
      <w:tr w:rsidR="00F6015A" w:rsidRPr="00FF02E2" w14:paraId="63B65638" w14:textId="77777777" w:rsidTr="00455E15">
        <w:tblPrEx>
          <w:tblBorders>
            <w:top w:val="none" w:sz="0" w:space="0" w:color="auto"/>
          </w:tblBorders>
        </w:tblPrEx>
        <w:tc>
          <w:tcPr>
            <w:tcW w:w="3398" w:type="dxa"/>
            <w:tcBorders>
              <w:top w:val="single" w:sz="4" w:space="0" w:color="BFBFBF"/>
              <w:bottom w:val="single" w:sz="4" w:space="0" w:color="BFBFBF"/>
              <w:right w:val="single" w:sz="4" w:space="0" w:color="BFBFBF"/>
            </w:tcBorders>
            <w:tcMar>
              <w:top w:w="100" w:type="nil"/>
              <w:right w:w="100" w:type="nil"/>
            </w:tcMar>
            <w:vAlign w:val="center"/>
          </w:tcPr>
          <w:p w14:paraId="6326F94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Shortage of resources (Low)</w:t>
            </w:r>
          </w:p>
        </w:tc>
        <w:tc>
          <w:tcPr>
            <w:tcW w:w="1985"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6935B7B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All</w:t>
            </w:r>
          </w:p>
        </w:tc>
        <w:tc>
          <w:tcPr>
            <w:tcW w:w="4115" w:type="dxa"/>
            <w:tcBorders>
              <w:top w:val="single" w:sz="4" w:space="0" w:color="BFBFBF"/>
              <w:left w:val="single" w:sz="4" w:space="0" w:color="BFBFBF"/>
              <w:bottom w:val="single" w:sz="4" w:space="0" w:color="BFBFBF"/>
            </w:tcBorders>
            <w:tcMar>
              <w:top w:w="100" w:type="nil"/>
              <w:right w:w="100" w:type="nil"/>
            </w:tcMar>
            <w:vAlign w:val="center"/>
          </w:tcPr>
          <w:p w14:paraId="4CD6B3A3"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Careful budgeting and time estimation of all tasks. </w:t>
            </w:r>
          </w:p>
        </w:tc>
      </w:tr>
      <w:tr w:rsidR="00F6015A" w:rsidRPr="00FF02E2" w14:paraId="4CCD5D59" w14:textId="77777777" w:rsidTr="00455E15">
        <w:tblPrEx>
          <w:tblBorders>
            <w:top w:val="none" w:sz="0" w:space="0" w:color="auto"/>
          </w:tblBorders>
        </w:tblPrEx>
        <w:tc>
          <w:tcPr>
            <w:tcW w:w="3398" w:type="dxa"/>
            <w:tcBorders>
              <w:top w:val="single" w:sz="4" w:space="0" w:color="BFBFBF"/>
              <w:bottom w:val="single" w:sz="4" w:space="0" w:color="BFBFBF"/>
              <w:right w:val="single" w:sz="4" w:space="0" w:color="BFBFBF"/>
            </w:tcBorders>
            <w:tcMar>
              <w:top w:w="100" w:type="nil"/>
              <w:right w:w="100" w:type="nil"/>
            </w:tcMar>
            <w:vAlign w:val="center"/>
          </w:tcPr>
          <w:p w14:paraId="651692A9"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Problems with field work (Low)</w:t>
            </w:r>
          </w:p>
        </w:tc>
        <w:tc>
          <w:tcPr>
            <w:tcW w:w="1985"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2E0541F3"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WP2, WP3, WP6</w:t>
            </w:r>
          </w:p>
        </w:tc>
        <w:tc>
          <w:tcPr>
            <w:tcW w:w="4115" w:type="dxa"/>
            <w:tcBorders>
              <w:top w:val="single" w:sz="4" w:space="0" w:color="BFBFBF"/>
              <w:left w:val="single" w:sz="4" w:space="0" w:color="BFBFBF"/>
              <w:bottom w:val="single" w:sz="4" w:space="0" w:color="BFBFBF"/>
            </w:tcBorders>
            <w:tcMar>
              <w:top w:w="100" w:type="nil"/>
              <w:right w:w="100" w:type="nil"/>
            </w:tcMar>
            <w:vAlign w:val="center"/>
          </w:tcPr>
          <w:p w14:paraId="1ABFD7F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Careful definition of sampling criteria. Definition of large samples for WP2 and WP3. Identification of alternatives (advisors).  </w:t>
            </w:r>
          </w:p>
        </w:tc>
      </w:tr>
      <w:tr w:rsidR="00F6015A" w:rsidRPr="00FF02E2" w14:paraId="29FF42EF" w14:textId="77777777" w:rsidTr="00455E15">
        <w:tblPrEx>
          <w:tblBorders>
            <w:top w:val="none" w:sz="0" w:space="0" w:color="auto"/>
            <w:bottom w:val="single" w:sz="4" w:space="0" w:color="BFBFBF"/>
          </w:tblBorders>
        </w:tblPrEx>
        <w:tc>
          <w:tcPr>
            <w:tcW w:w="3398" w:type="dxa"/>
            <w:tcBorders>
              <w:top w:val="single" w:sz="4" w:space="0" w:color="BFBFBF"/>
              <w:bottom w:val="single" w:sz="4" w:space="0" w:color="BFBFBF"/>
              <w:right w:val="single" w:sz="4" w:space="0" w:color="BFBFBF"/>
            </w:tcBorders>
            <w:tcMar>
              <w:top w:w="100" w:type="nil"/>
              <w:right w:w="100" w:type="nil"/>
            </w:tcMar>
            <w:vAlign w:val="center"/>
          </w:tcPr>
          <w:p w14:paraId="7D82FCC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Heterogeneity in data collection that compromises comparability (Low)</w:t>
            </w:r>
          </w:p>
        </w:tc>
        <w:tc>
          <w:tcPr>
            <w:tcW w:w="1985"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2527D873"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WP2, WP4, WP5</w:t>
            </w:r>
          </w:p>
        </w:tc>
        <w:tc>
          <w:tcPr>
            <w:tcW w:w="4115" w:type="dxa"/>
            <w:tcBorders>
              <w:top w:val="single" w:sz="4" w:space="0" w:color="BFBFBF"/>
              <w:left w:val="single" w:sz="4" w:space="0" w:color="BFBFBF"/>
              <w:bottom w:val="single" w:sz="4" w:space="0" w:color="BFBFBF"/>
            </w:tcBorders>
            <w:tcMar>
              <w:top w:w="100" w:type="nil"/>
              <w:right w:w="100" w:type="nil"/>
            </w:tcMar>
            <w:vAlign w:val="center"/>
          </w:tcPr>
          <w:p w14:paraId="04A7875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Codebook guidelines carefully drafted for WP4. Revised translation in WP5.</w:t>
            </w:r>
          </w:p>
        </w:tc>
      </w:tr>
    </w:tbl>
    <w:p w14:paraId="40B7A51D" w14:textId="77777777" w:rsidR="00F6015A" w:rsidRPr="00FF02E2" w:rsidRDefault="00F6015A" w:rsidP="00F6015A">
      <w:pPr>
        <w:widowControl w:val="0"/>
        <w:autoSpaceDE w:val="0"/>
        <w:autoSpaceDN w:val="0"/>
        <w:adjustRightInd w:val="0"/>
        <w:spacing w:after="120"/>
        <w:ind w:right="-2"/>
        <w:rPr>
          <w:rFonts w:ascii="ArialMT" w:hAnsi="ArialMT" w:cs="ArialMT"/>
          <w:b/>
          <w:bCs/>
          <w:lang w:val="en-GB"/>
        </w:rPr>
      </w:pPr>
    </w:p>
    <w:p w14:paraId="60461EA7"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sz w:val="20"/>
          <w:szCs w:val="20"/>
          <w:highlight w:val="yellow"/>
          <w:lang w:val="en-GB"/>
        </w:rPr>
      </w:pPr>
      <w:r w:rsidRPr="00FF02E2">
        <w:rPr>
          <w:rFonts w:ascii="TimesNewRomanPSMT" w:hAnsi="TimesNewRomanPSMT" w:cs="TimesNewRomanPSMT"/>
          <w:b/>
          <w:bCs/>
          <w:sz w:val="20"/>
          <w:szCs w:val="20"/>
          <w:highlight w:val="yellow"/>
          <w:lang w:val="en-GB"/>
        </w:rPr>
        <w:t>Definition critical risk</w:t>
      </w:r>
      <w:r w:rsidRPr="00FF02E2">
        <w:rPr>
          <w:rFonts w:ascii="TimesNewRomanPSMT" w:hAnsi="TimesNewRomanPSMT" w:cs="TimesNewRomanPSMT"/>
          <w:sz w:val="20"/>
          <w:szCs w:val="20"/>
          <w:highlight w:val="yellow"/>
          <w:lang w:val="en-GB"/>
        </w:rPr>
        <w:t xml:space="preserve">: </w:t>
      </w:r>
    </w:p>
    <w:p w14:paraId="7D12D3B1"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sz w:val="20"/>
          <w:szCs w:val="20"/>
          <w:highlight w:val="yellow"/>
          <w:lang w:val="en-GB"/>
        </w:rPr>
      </w:pPr>
      <w:r w:rsidRPr="00FF02E2">
        <w:rPr>
          <w:rFonts w:ascii="TimesNewRomanPSMT" w:hAnsi="TimesNewRomanPSMT" w:cs="TimesNewRomanPSMT"/>
          <w:i/>
          <w:iCs/>
          <w:sz w:val="20"/>
          <w:szCs w:val="20"/>
          <w:highlight w:val="yellow"/>
          <w:lang w:val="en-GB"/>
        </w:rPr>
        <w:t xml:space="preserve">A critical risk is a plausible event or issue that could have a high adverse impact on the ability of the project to achieve its objectives. </w:t>
      </w:r>
    </w:p>
    <w:p w14:paraId="56502423"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sz w:val="20"/>
          <w:szCs w:val="20"/>
          <w:highlight w:val="yellow"/>
          <w:lang w:val="en-GB"/>
        </w:rPr>
      </w:pPr>
    </w:p>
    <w:p w14:paraId="5B872FD9"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sz w:val="20"/>
          <w:szCs w:val="20"/>
          <w:highlight w:val="yellow"/>
          <w:lang w:val="en-GB"/>
        </w:rPr>
      </w:pPr>
      <w:r w:rsidRPr="00FF02E2">
        <w:rPr>
          <w:rFonts w:ascii="TimesNewRomanPSMT" w:hAnsi="TimesNewRomanPSMT" w:cs="TimesNewRomanPSMT"/>
          <w:b/>
          <w:bCs/>
          <w:sz w:val="20"/>
          <w:szCs w:val="20"/>
          <w:highlight w:val="yellow"/>
          <w:lang w:val="en-GB"/>
        </w:rPr>
        <w:t>Level of likelihood</w:t>
      </w:r>
      <w:r w:rsidRPr="00FF02E2">
        <w:rPr>
          <w:rFonts w:ascii="TimesNewRomanPSMT" w:hAnsi="TimesNewRomanPSMT" w:cs="TimesNewRomanPSMT"/>
          <w:i/>
          <w:iCs/>
          <w:sz w:val="20"/>
          <w:szCs w:val="20"/>
          <w:highlight w:val="yellow"/>
          <w:lang w:val="en-GB"/>
        </w:rPr>
        <w:t xml:space="preserve"> to occur: </w:t>
      </w:r>
      <w:r w:rsidRPr="00FF02E2">
        <w:rPr>
          <w:rFonts w:ascii="TimesNewRomanPSMT" w:hAnsi="TimesNewRomanPSMT" w:cs="TimesNewRomanPSMT"/>
          <w:b/>
          <w:bCs/>
          <w:sz w:val="20"/>
          <w:szCs w:val="20"/>
          <w:highlight w:val="yellow"/>
          <w:lang w:val="en-GB"/>
        </w:rPr>
        <w:t>Low/medium/high</w:t>
      </w:r>
    </w:p>
    <w:p w14:paraId="6C438F91"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sz w:val="20"/>
          <w:szCs w:val="20"/>
          <w:lang w:val="en-GB"/>
        </w:rPr>
      </w:pPr>
      <w:r w:rsidRPr="00FF02E2">
        <w:rPr>
          <w:rFonts w:ascii="TimesNewRomanPSMT" w:hAnsi="TimesNewRomanPSMT" w:cs="TimesNewRomanPSMT"/>
          <w:i/>
          <w:iCs/>
          <w:sz w:val="20"/>
          <w:szCs w:val="20"/>
          <w:highlight w:val="yellow"/>
          <w:lang w:val="en-GB"/>
        </w:rPr>
        <w:t>The likelihood is the estimated probability that the risk will materialise even after taking account of the mitigating measures put in place.</w:t>
      </w:r>
    </w:p>
    <w:p w14:paraId="76E7918D"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2CC7D35F" w14:textId="77777777" w:rsidR="00F6015A" w:rsidRPr="00FF02E2" w:rsidRDefault="00F6015A" w:rsidP="00F6015A">
      <w:pPr>
        <w:autoSpaceDE w:val="0"/>
        <w:autoSpaceDN w:val="0"/>
        <w:adjustRightInd w:val="0"/>
        <w:spacing w:after="120"/>
        <w:rPr>
          <w:lang w:val="en-GB"/>
        </w:rPr>
      </w:pPr>
      <w:r w:rsidRPr="00FF02E2">
        <w:rPr>
          <w:lang w:val="en-GB"/>
        </w:rPr>
        <w:tab/>
      </w:r>
      <w:r w:rsidRPr="00FF02E2">
        <w:rPr>
          <w:lang w:val="en-GB"/>
        </w:rPr>
        <w:tab/>
      </w:r>
    </w:p>
    <w:p w14:paraId="0904B4D0" w14:textId="77777777" w:rsidR="00F6015A" w:rsidRPr="00FF02E2" w:rsidRDefault="00F6015A" w:rsidP="00F6015A">
      <w:pPr>
        <w:autoSpaceDE w:val="0"/>
        <w:autoSpaceDN w:val="0"/>
        <w:adjustRightInd w:val="0"/>
        <w:spacing w:after="120"/>
        <w:rPr>
          <w:lang w:val="en-GB"/>
        </w:rPr>
      </w:pPr>
    </w:p>
    <w:p w14:paraId="1499461D" w14:textId="77777777" w:rsidR="00F6015A" w:rsidRPr="00FF02E2" w:rsidRDefault="00F6015A" w:rsidP="00F6015A">
      <w:pPr>
        <w:autoSpaceDE w:val="0"/>
        <w:autoSpaceDN w:val="0"/>
        <w:adjustRightInd w:val="0"/>
        <w:spacing w:after="120"/>
        <w:rPr>
          <w:lang w:val="en-GB"/>
        </w:rPr>
      </w:pPr>
    </w:p>
    <w:p w14:paraId="57238300"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0865873F" w14:textId="77777777" w:rsidR="00F6015A" w:rsidRPr="00FF02E2" w:rsidRDefault="00F6015A" w:rsidP="00F6015A">
      <w:pPr>
        <w:widowControl w:val="0"/>
        <w:autoSpaceDE w:val="0"/>
        <w:autoSpaceDN w:val="0"/>
        <w:adjustRightInd w:val="0"/>
        <w:spacing w:after="120"/>
        <w:ind w:left="720" w:right="-2"/>
        <w:rPr>
          <w:rFonts w:ascii="TimesNewRomanPSMT" w:hAnsi="TimesNewRomanPSMT" w:cs="TimesNewRomanPSMT"/>
          <w:lang w:val="en-GB"/>
        </w:rPr>
      </w:pPr>
      <w:r w:rsidRPr="00FF02E2">
        <w:rPr>
          <w:lang w:val="en-GB"/>
        </w:rPr>
        <w:br w:type="page"/>
      </w:r>
    </w:p>
    <w:p w14:paraId="3A02331C"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lastRenderedPageBreak/>
        <w:t>3.3</w:t>
      </w:r>
      <w:r w:rsidRPr="00FF02E2">
        <w:rPr>
          <w:rFonts w:ascii="TimesNewRomanPSMT" w:hAnsi="TimesNewRomanPSMT" w:cs="TimesNewRomanPSMT"/>
          <w:b/>
          <w:bCs/>
          <w:lang w:val="en-GB"/>
        </w:rPr>
        <w:tab/>
        <w:t xml:space="preserve">Consortium as a whole </w:t>
      </w:r>
    </w:p>
    <w:p w14:paraId="016F8DFF" w14:textId="77777777" w:rsidR="00F6015A" w:rsidRPr="00FF02E2" w:rsidRDefault="00F6015A" w:rsidP="00F6015A">
      <w:pPr>
        <w:widowControl w:val="0"/>
        <w:autoSpaceDE w:val="0"/>
        <w:autoSpaceDN w:val="0"/>
        <w:adjustRightInd w:val="0"/>
        <w:spacing w:after="120"/>
        <w:ind w:left="720" w:right="-2"/>
        <w:rPr>
          <w:rFonts w:ascii="TimesNewRomanPSMT" w:hAnsi="TimesNewRomanPSMT" w:cs="TimesNewRomanPSMT"/>
          <w:i/>
          <w:iCs/>
          <w:sz w:val="20"/>
          <w:szCs w:val="20"/>
          <w:highlight w:val="yellow"/>
          <w:lang w:val="en-GB"/>
        </w:rPr>
      </w:pPr>
      <w:r w:rsidRPr="00FF02E2">
        <w:rPr>
          <w:rFonts w:ascii="TimesNewRomanPSMT" w:hAnsi="TimesNewRomanPSMT" w:cs="TimesNewRomanPSMT"/>
          <w:sz w:val="20"/>
          <w:szCs w:val="20"/>
          <w:lang w:val="en-GB"/>
        </w:rPr>
        <w:t xml:space="preserve"> </w:t>
      </w:r>
      <w:r w:rsidRPr="00FF02E2">
        <w:rPr>
          <w:rFonts w:ascii="TimesNewRomanPSMT" w:hAnsi="TimesNewRomanPSMT" w:cs="TimesNewRomanPSMT"/>
          <w:i/>
          <w:iCs/>
          <w:sz w:val="20"/>
          <w:szCs w:val="20"/>
          <w:highlight w:val="yellow"/>
          <w:lang w:val="en-GB"/>
        </w:rPr>
        <w:t xml:space="preserve">The individual members of the consortium are described in a separate section 4. There is no need to repeat that information here. </w:t>
      </w:r>
    </w:p>
    <w:p w14:paraId="2FA7146E" w14:textId="77777777" w:rsidR="00F6015A" w:rsidRPr="00FF02E2" w:rsidRDefault="00F6015A" w:rsidP="00F6015A">
      <w:pPr>
        <w:widowControl w:val="0"/>
        <w:numPr>
          <w:ilvl w:val="1"/>
          <w:numId w:val="31"/>
        </w:numPr>
        <w:autoSpaceDE w:val="0"/>
        <w:autoSpaceDN w:val="0"/>
        <w:adjustRightInd w:val="0"/>
        <w:spacing w:after="120"/>
        <w:ind w:left="1167" w:right="-2"/>
        <w:rPr>
          <w:rFonts w:ascii="TimesNewRomanPSMT" w:hAnsi="TimesNewRomanPSMT" w:cs="TimesNewRomanPSMT"/>
          <w:sz w:val="20"/>
          <w:szCs w:val="20"/>
          <w:highlight w:val="yellow"/>
          <w:lang w:val="en-GB"/>
        </w:rPr>
      </w:pPr>
      <w:r w:rsidRPr="00FF02E2">
        <w:rPr>
          <w:rFonts w:ascii="Symbol" w:hAnsi="Symbol" w:cs="Symbol"/>
          <w:sz w:val="20"/>
          <w:szCs w:val="20"/>
          <w:highlight w:val="yellow"/>
          <w:lang w:val="en-GB"/>
        </w:rPr>
        <w:t></w:t>
      </w:r>
      <w:r w:rsidRPr="00FF02E2">
        <w:rPr>
          <w:rFonts w:ascii="Symbol" w:hAnsi="Symbol" w:cs="Symbol"/>
          <w:sz w:val="20"/>
          <w:szCs w:val="20"/>
          <w:highlight w:val="yellow"/>
          <w:lang w:val="en-GB"/>
        </w:rPr>
        <w:tab/>
      </w:r>
      <w:r w:rsidRPr="00FF02E2">
        <w:rPr>
          <w:rFonts w:ascii="TimesNewRomanPSMT" w:hAnsi="TimesNewRomanPSMT" w:cs="TimesNewRomanPSMT"/>
          <w:sz w:val="20"/>
          <w:szCs w:val="20"/>
          <w:highlight w:val="yellow"/>
          <w:lang w:val="en-GB"/>
        </w:rPr>
        <w:t>Describe the consortium. How will it match the project’s objectives, and bring together the necessary expertise? How do the members complement one another (and cover the value chain, where appropriate</w:t>
      </w:r>
      <w:proofErr w:type="gramStart"/>
      <w:r w:rsidRPr="00FF02E2">
        <w:rPr>
          <w:rFonts w:ascii="TimesNewRomanPSMT" w:hAnsi="TimesNewRomanPSMT" w:cs="TimesNewRomanPSMT"/>
          <w:sz w:val="20"/>
          <w:szCs w:val="20"/>
          <w:highlight w:val="yellow"/>
          <w:lang w:val="en-GB"/>
        </w:rPr>
        <w:t>),?</w:t>
      </w:r>
      <w:proofErr w:type="gramEnd"/>
      <w:r w:rsidRPr="00FF02E2">
        <w:rPr>
          <w:rFonts w:ascii="TimesNewRomanPSMT" w:hAnsi="TimesNewRomanPSMT" w:cs="TimesNewRomanPSMT"/>
          <w:sz w:val="20"/>
          <w:szCs w:val="20"/>
          <w:highlight w:val="yellow"/>
          <w:lang w:val="en-GB"/>
        </w:rPr>
        <w:t xml:space="preserve"> </w:t>
      </w:r>
    </w:p>
    <w:p w14:paraId="37C77A8F" w14:textId="77777777" w:rsidR="00F6015A" w:rsidRPr="00FF02E2" w:rsidRDefault="00F6015A" w:rsidP="00F6015A">
      <w:pPr>
        <w:widowControl w:val="0"/>
        <w:numPr>
          <w:ilvl w:val="1"/>
          <w:numId w:val="31"/>
        </w:numPr>
        <w:autoSpaceDE w:val="0"/>
        <w:autoSpaceDN w:val="0"/>
        <w:adjustRightInd w:val="0"/>
        <w:spacing w:after="120"/>
        <w:ind w:left="1167" w:right="-2"/>
        <w:rPr>
          <w:rFonts w:ascii="TimesNewRomanPSMT" w:hAnsi="TimesNewRomanPSMT" w:cs="TimesNewRomanPSMT"/>
          <w:sz w:val="20"/>
          <w:szCs w:val="20"/>
          <w:highlight w:val="yellow"/>
          <w:lang w:val="en-GB"/>
        </w:rPr>
      </w:pPr>
      <w:r w:rsidRPr="00FF02E2">
        <w:rPr>
          <w:rFonts w:ascii="Symbol" w:hAnsi="Symbol" w:cs="Symbol"/>
          <w:sz w:val="20"/>
          <w:szCs w:val="20"/>
          <w:highlight w:val="yellow"/>
          <w:lang w:val="en-GB"/>
        </w:rPr>
        <w:t></w:t>
      </w:r>
      <w:r w:rsidRPr="00FF02E2">
        <w:rPr>
          <w:rFonts w:ascii="Symbol" w:hAnsi="Symbol" w:cs="Symbol"/>
          <w:sz w:val="20"/>
          <w:szCs w:val="20"/>
          <w:highlight w:val="yellow"/>
          <w:lang w:val="en-GB"/>
        </w:rPr>
        <w:tab/>
      </w:r>
      <w:r w:rsidRPr="00FF02E2">
        <w:rPr>
          <w:rFonts w:ascii="TimesNewRomanPSMT" w:hAnsi="TimesNewRomanPSMT" w:cs="TimesNewRomanPSMT"/>
          <w:sz w:val="20"/>
          <w:szCs w:val="20"/>
          <w:highlight w:val="yellow"/>
          <w:lang w:val="en-GB"/>
        </w:rPr>
        <w:t xml:space="preserve">In what way does each of them contribute to the project? Show that each has a valid role, and adequate resources in the project to fulfil that role. </w:t>
      </w:r>
    </w:p>
    <w:p w14:paraId="7AB58092" w14:textId="77777777" w:rsidR="00F6015A" w:rsidRPr="00FF02E2" w:rsidRDefault="00F6015A" w:rsidP="00F6015A">
      <w:pPr>
        <w:widowControl w:val="0"/>
        <w:numPr>
          <w:ilvl w:val="1"/>
          <w:numId w:val="31"/>
        </w:numPr>
        <w:autoSpaceDE w:val="0"/>
        <w:autoSpaceDN w:val="0"/>
        <w:adjustRightInd w:val="0"/>
        <w:spacing w:after="120"/>
        <w:ind w:left="1167" w:right="-2"/>
        <w:rPr>
          <w:rFonts w:ascii="TimesNewRomanPSMT" w:hAnsi="TimesNewRomanPSMT" w:cs="TimesNewRomanPSMT"/>
          <w:sz w:val="20"/>
          <w:szCs w:val="20"/>
          <w:highlight w:val="yellow"/>
          <w:lang w:val="en-GB"/>
        </w:rPr>
      </w:pPr>
      <w:r w:rsidRPr="00FF02E2">
        <w:rPr>
          <w:rFonts w:ascii="Symbol" w:hAnsi="Symbol" w:cs="Symbol"/>
          <w:sz w:val="20"/>
          <w:szCs w:val="20"/>
          <w:highlight w:val="yellow"/>
          <w:lang w:val="en-GB"/>
        </w:rPr>
        <w:t></w:t>
      </w:r>
      <w:r w:rsidRPr="00FF02E2">
        <w:rPr>
          <w:rFonts w:ascii="Symbol" w:hAnsi="Symbol" w:cs="Symbol"/>
          <w:sz w:val="20"/>
          <w:szCs w:val="20"/>
          <w:highlight w:val="yellow"/>
          <w:lang w:val="en-GB"/>
        </w:rPr>
        <w:tab/>
      </w:r>
      <w:r w:rsidRPr="00FF02E2">
        <w:rPr>
          <w:rFonts w:ascii="TimesNewRomanPSMT" w:hAnsi="TimesNewRomanPSMT" w:cs="TimesNewRomanPSMT"/>
          <w:sz w:val="20"/>
          <w:szCs w:val="20"/>
          <w:highlight w:val="yellow"/>
          <w:lang w:val="en-GB"/>
        </w:rPr>
        <w:t xml:space="preserve">If applicable, describe the industrial/commercial involvement in the project to ensure exploitation of the results and explain why this is consistent with and will help to achieve the specific measures which are proposed for exploitation of the results of the project (see section 2.2). </w:t>
      </w:r>
    </w:p>
    <w:p w14:paraId="2012679D"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The project consortium incorporates and outstanding set of scholars that have excelled in the study of issues such as populism, radicalism, political engagement, the EU, social movements, young citizens, political leadership, representation and democracy. The consortium is perfectly balanced in terms of gender and areas of expertise, as well as in terms of methodological skills. The background of the researchers guarantees the skills necessary to fulfil the multi-method approach of the proposal. The table below summarizes these complementary fields of expertise, both substantive –present in the topic- and methodological, with reference to each partner institution and its main researchers. </w:t>
      </w:r>
    </w:p>
    <w:tbl>
      <w:tblPr>
        <w:tblpPr w:leftFromText="141" w:rightFromText="141" w:vertAnchor="text" w:horzAnchor="page" w:tblpX="2360" w:tblpY="1433"/>
        <w:tblW w:w="0" w:type="auto"/>
        <w:tblLook w:val="04A0" w:firstRow="1" w:lastRow="0" w:firstColumn="1" w:lastColumn="0" w:noHBand="0" w:noVBand="1"/>
      </w:tblPr>
      <w:tblGrid>
        <w:gridCol w:w="2569"/>
        <w:gridCol w:w="2712"/>
        <w:gridCol w:w="3416"/>
      </w:tblGrid>
      <w:tr w:rsidR="00F6015A" w:rsidRPr="00FF02E2" w14:paraId="7EA2E67E" w14:textId="77777777" w:rsidTr="00455E15">
        <w:trPr>
          <w:trHeight w:val="445"/>
        </w:trPr>
        <w:tc>
          <w:tcPr>
            <w:tcW w:w="2569" w:type="dxa"/>
          </w:tcPr>
          <w:p w14:paraId="7D1DAE33"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p>
        </w:tc>
        <w:tc>
          <w:tcPr>
            <w:tcW w:w="2712" w:type="dxa"/>
          </w:tcPr>
          <w:p w14:paraId="76B0D542"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Partner</w:t>
            </w:r>
          </w:p>
        </w:tc>
        <w:tc>
          <w:tcPr>
            <w:tcW w:w="3416" w:type="dxa"/>
          </w:tcPr>
          <w:p w14:paraId="78F23331"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Researchers</w:t>
            </w:r>
          </w:p>
        </w:tc>
      </w:tr>
      <w:tr w:rsidR="00F6015A" w:rsidRPr="00FF02E2" w14:paraId="7C9C9EAB" w14:textId="77777777" w:rsidTr="00455E15">
        <w:trPr>
          <w:trHeight w:val="445"/>
        </w:trPr>
        <w:tc>
          <w:tcPr>
            <w:tcW w:w="8697" w:type="dxa"/>
            <w:gridSpan w:val="3"/>
          </w:tcPr>
          <w:p w14:paraId="4A716E2D" w14:textId="77777777" w:rsidR="00F6015A" w:rsidRPr="00FF02E2" w:rsidRDefault="00F6015A" w:rsidP="00455E15">
            <w:pPr>
              <w:widowControl w:val="0"/>
              <w:autoSpaceDE w:val="0"/>
              <w:autoSpaceDN w:val="0"/>
              <w:adjustRightInd w:val="0"/>
              <w:spacing w:after="120"/>
              <w:ind w:right="-2"/>
              <w:rPr>
                <w:rFonts w:cs="TimesNewRomanPSMT"/>
                <w:b/>
                <w:i/>
                <w:iCs/>
                <w:sz w:val="20"/>
                <w:szCs w:val="20"/>
                <w:lang w:val="en-GB"/>
              </w:rPr>
            </w:pPr>
            <w:r w:rsidRPr="00FF02E2">
              <w:rPr>
                <w:rFonts w:cs="TimesNewRomanPSMT"/>
                <w:b/>
                <w:i/>
                <w:iCs/>
                <w:sz w:val="20"/>
                <w:szCs w:val="20"/>
                <w:lang w:val="en-GB"/>
              </w:rPr>
              <w:t>Substantive areas of expertise</w:t>
            </w:r>
          </w:p>
        </w:tc>
      </w:tr>
      <w:tr w:rsidR="00F6015A" w:rsidRPr="00FF02E2" w14:paraId="461F9CD8" w14:textId="77777777" w:rsidTr="00455E15">
        <w:trPr>
          <w:trHeight w:val="701"/>
        </w:trPr>
        <w:tc>
          <w:tcPr>
            <w:tcW w:w="2569" w:type="dxa"/>
          </w:tcPr>
          <w:p w14:paraId="1F7FFCA9"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Populism</w:t>
            </w:r>
          </w:p>
        </w:tc>
        <w:tc>
          <w:tcPr>
            <w:tcW w:w="2712" w:type="dxa"/>
          </w:tcPr>
          <w:p w14:paraId="0C0CA0A9"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UAB, SNS, SWPS, UNILE, ICL</w:t>
            </w:r>
          </w:p>
        </w:tc>
        <w:tc>
          <w:tcPr>
            <w:tcW w:w="3416" w:type="dxa"/>
          </w:tcPr>
          <w:p w14:paraId="5B7C2EE3" w14:textId="77777777" w:rsidR="00F6015A" w:rsidRPr="00477BCD" w:rsidRDefault="00F6015A" w:rsidP="00455E15">
            <w:pPr>
              <w:widowControl w:val="0"/>
              <w:autoSpaceDE w:val="0"/>
              <w:autoSpaceDN w:val="0"/>
              <w:adjustRightInd w:val="0"/>
              <w:spacing w:after="120"/>
              <w:ind w:right="-2"/>
              <w:rPr>
                <w:rFonts w:cs="TimesNewRomanPSMT"/>
                <w:iCs/>
                <w:sz w:val="20"/>
                <w:szCs w:val="20"/>
                <w:lang w:val="es-ES"/>
              </w:rPr>
            </w:pPr>
            <w:r w:rsidRPr="00477BCD">
              <w:rPr>
                <w:rFonts w:cs="TimesNewRomanPSMT"/>
                <w:iCs/>
                <w:sz w:val="20"/>
                <w:szCs w:val="20"/>
                <w:lang w:val="es-ES"/>
              </w:rPr>
              <w:t>Anduiza, Guinjoan, Froio, Ivarsflaten, Pirro, Rico, Stanley</w:t>
            </w:r>
          </w:p>
        </w:tc>
      </w:tr>
      <w:tr w:rsidR="00F6015A" w:rsidRPr="00FF02E2" w14:paraId="0927AC99" w14:textId="77777777" w:rsidTr="00455E15">
        <w:trPr>
          <w:trHeight w:val="701"/>
        </w:trPr>
        <w:tc>
          <w:tcPr>
            <w:tcW w:w="2569" w:type="dxa"/>
          </w:tcPr>
          <w:p w14:paraId="45D0F744"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Engagement and participation</w:t>
            </w:r>
          </w:p>
        </w:tc>
        <w:tc>
          <w:tcPr>
            <w:tcW w:w="2712" w:type="dxa"/>
          </w:tcPr>
          <w:p w14:paraId="7CAABBA6"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UAB, Unige, USFD, KU Leuven</w:t>
            </w:r>
          </w:p>
        </w:tc>
        <w:tc>
          <w:tcPr>
            <w:tcW w:w="3416" w:type="dxa"/>
          </w:tcPr>
          <w:p w14:paraId="3CEDC83D"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Anduiza, Giugni, Grasso, Hooghe</w:t>
            </w:r>
          </w:p>
        </w:tc>
      </w:tr>
      <w:tr w:rsidR="00F6015A" w:rsidRPr="00FF02E2" w14:paraId="14C6DD2C" w14:textId="77777777" w:rsidTr="00455E15">
        <w:trPr>
          <w:trHeight w:val="445"/>
        </w:trPr>
        <w:tc>
          <w:tcPr>
            <w:tcW w:w="2569" w:type="dxa"/>
          </w:tcPr>
          <w:p w14:paraId="5215144A"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Extremism</w:t>
            </w:r>
          </w:p>
        </w:tc>
        <w:tc>
          <w:tcPr>
            <w:tcW w:w="2712" w:type="dxa"/>
          </w:tcPr>
          <w:p w14:paraId="0DB84941"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ICL, UiB</w:t>
            </w:r>
          </w:p>
        </w:tc>
        <w:tc>
          <w:tcPr>
            <w:tcW w:w="3416" w:type="dxa"/>
          </w:tcPr>
          <w:p w14:paraId="71DF0B71"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Froio, Ivarsflaten</w:t>
            </w:r>
          </w:p>
        </w:tc>
      </w:tr>
      <w:tr w:rsidR="00F6015A" w:rsidRPr="00FF02E2" w14:paraId="3D4578D6" w14:textId="77777777" w:rsidTr="00455E15">
        <w:trPr>
          <w:trHeight w:val="701"/>
        </w:trPr>
        <w:tc>
          <w:tcPr>
            <w:tcW w:w="2569" w:type="dxa"/>
          </w:tcPr>
          <w:p w14:paraId="2C1FA2D9"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Democracy and democratic values</w:t>
            </w:r>
          </w:p>
        </w:tc>
        <w:tc>
          <w:tcPr>
            <w:tcW w:w="2712" w:type="dxa"/>
          </w:tcPr>
          <w:p w14:paraId="54B72BB5"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UAB, SNS</w:t>
            </w:r>
          </w:p>
        </w:tc>
        <w:tc>
          <w:tcPr>
            <w:tcW w:w="3416" w:type="dxa"/>
          </w:tcPr>
          <w:p w14:paraId="1214A688"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Hernández, Hooghe, Zankina</w:t>
            </w:r>
          </w:p>
        </w:tc>
      </w:tr>
      <w:tr w:rsidR="00F6015A" w:rsidRPr="00FF02E2" w14:paraId="24197653" w14:textId="77777777" w:rsidTr="00455E15">
        <w:trPr>
          <w:trHeight w:val="445"/>
        </w:trPr>
        <w:tc>
          <w:tcPr>
            <w:tcW w:w="2569" w:type="dxa"/>
          </w:tcPr>
          <w:p w14:paraId="2D3983E2"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Youth</w:t>
            </w:r>
          </w:p>
        </w:tc>
        <w:tc>
          <w:tcPr>
            <w:tcW w:w="2712" w:type="dxa"/>
          </w:tcPr>
          <w:p w14:paraId="12853C49"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USFD, KU Leuven, EKKE</w:t>
            </w:r>
          </w:p>
        </w:tc>
        <w:tc>
          <w:tcPr>
            <w:tcW w:w="3416" w:type="dxa"/>
          </w:tcPr>
          <w:p w14:paraId="1C66856D"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Grasso, Hooghe</w:t>
            </w:r>
          </w:p>
        </w:tc>
      </w:tr>
      <w:tr w:rsidR="00F6015A" w:rsidRPr="00FF02E2" w14:paraId="23076710" w14:textId="77777777" w:rsidTr="00455E15">
        <w:trPr>
          <w:trHeight w:val="445"/>
        </w:trPr>
        <w:tc>
          <w:tcPr>
            <w:tcW w:w="2569" w:type="dxa"/>
          </w:tcPr>
          <w:p w14:paraId="7FDD0BD1"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Transnationalism</w:t>
            </w:r>
          </w:p>
        </w:tc>
        <w:tc>
          <w:tcPr>
            <w:tcW w:w="2712" w:type="dxa"/>
          </w:tcPr>
          <w:p w14:paraId="5E1B3D92"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SNS</w:t>
            </w:r>
          </w:p>
        </w:tc>
        <w:tc>
          <w:tcPr>
            <w:tcW w:w="3416" w:type="dxa"/>
          </w:tcPr>
          <w:p w14:paraId="5615F290"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 xml:space="preserve">Della Porta, </w:t>
            </w:r>
          </w:p>
        </w:tc>
      </w:tr>
      <w:tr w:rsidR="00F6015A" w:rsidRPr="00FF02E2" w14:paraId="153261F9" w14:textId="77777777" w:rsidTr="00455E15">
        <w:trPr>
          <w:trHeight w:val="445"/>
        </w:trPr>
        <w:tc>
          <w:tcPr>
            <w:tcW w:w="2569" w:type="dxa"/>
          </w:tcPr>
          <w:p w14:paraId="6E09A81A"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 xml:space="preserve">European Union </w:t>
            </w:r>
          </w:p>
        </w:tc>
        <w:tc>
          <w:tcPr>
            <w:tcW w:w="2712" w:type="dxa"/>
          </w:tcPr>
          <w:p w14:paraId="0382DEBE"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Charles, SNS</w:t>
            </w:r>
          </w:p>
        </w:tc>
        <w:tc>
          <w:tcPr>
            <w:tcW w:w="3416" w:type="dxa"/>
          </w:tcPr>
          <w:p w14:paraId="4EA7C4B6"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 xml:space="preserve">Blokker, della Porta, </w:t>
            </w:r>
          </w:p>
        </w:tc>
      </w:tr>
      <w:tr w:rsidR="00F6015A" w:rsidRPr="00FF02E2" w14:paraId="76CFBEB7" w14:textId="77777777" w:rsidTr="00455E15">
        <w:trPr>
          <w:trHeight w:val="512"/>
        </w:trPr>
        <w:tc>
          <w:tcPr>
            <w:tcW w:w="2569" w:type="dxa"/>
          </w:tcPr>
          <w:p w14:paraId="48E5377E"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Gender</w:t>
            </w:r>
          </w:p>
        </w:tc>
        <w:tc>
          <w:tcPr>
            <w:tcW w:w="2712" w:type="dxa"/>
          </w:tcPr>
          <w:p w14:paraId="1C8EB2CB"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AUBG, Ekke</w:t>
            </w:r>
          </w:p>
        </w:tc>
        <w:tc>
          <w:tcPr>
            <w:tcW w:w="3416" w:type="dxa"/>
          </w:tcPr>
          <w:p w14:paraId="296DDD4E"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 xml:space="preserve">Kakepaki, Zanquina </w:t>
            </w:r>
          </w:p>
        </w:tc>
      </w:tr>
      <w:tr w:rsidR="00F6015A" w:rsidRPr="00FF02E2" w14:paraId="3EAC7869" w14:textId="77777777" w:rsidTr="00455E15">
        <w:trPr>
          <w:trHeight w:val="485"/>
        </w:trPr>
        <w:tc>
          <w:tcPr>
            <w:tcW w:w="2569" w:type="dxa"/>
          </w:tcPr>
          <w:p w14:paraId="1AD47A54"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
                <w:iCs/>
                <w:sz w:val="20"/>
                <w:szCs w:val="20"/>
                <w:lang w:val="en-GB"/>
              </w:rPr>
              <w:t>Digital media</w:t>
            </w:r>
          </w:p>
        </w:tc>
        <w:tc>
          <w:tcPr>
            <w:tcW w:w="2712" w:type="dxa"/>
          </w:tcPr>
          <w:p w14:paraId="6465A821"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ICL, UAB</w:t>
            </w:r>
          </w:p>
          <w:p w14:paraId="2AEFDBFF"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p>
        </w:tc>
        <w:tc>
          <w:tcPr>
            <w:tcW w:w="3416" w:type="dxa"/>
          </w:tcPr>
          <w:p w14:paraId="4ED78F97"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Anduiza, Froio</w:t>
            </w:r>
          </w:p>
        </w:tc>
      </w:tr>
      <w:tr w:rsidR="00F6015A" w:rsidRPr="00FF02E2" w14:paraId="1E54C8C9" w14:textId="77777777" w:rsidTr="00455E15">
        <w:trPr>
          <w:trHeight w:val="445"/>
        </w:trPr>
        <w:tc>
          <w:tcPr>
            <w:tcW w:w="2569" w:type="dxa"/>
          </w:tcPr>
          <w:p w14:paraId="799424D7"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Political communication</w:t>
            </w:r>
          </w:p>
        </w:tc>
        <w:tc>
          <w:tcPr>
            <w:tcW w:w="2712" w:type="dxa"/>
          </w:tcPr>
          <w:p w14:paraId="43563DFF"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EKKE</w:t>
            </w:r>
          </w:p>
        </w:tc>
        <w:tc>
          <w:tcPr>
            <w:tcW w:w="3416" w:type="dxa"/>
          </w:tcPr>
          <w:p w14:paraId="5E953D12"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Kakepaki</w:t>
            </w:r>
          </w:p>
        </w:tc>
      </w:tr>
      <w:tr w:rsidR="00F6015A" w:rsidRPr="00FF02E2" w14:paraId="79DBB4B6" w14:textId="77777777" w:rsidTr="00455E15">
        <w:trPr>
          <w:trHeight w:val="458"/>
        </w:trPr>
        <w:tc>
          <w:tcPr>
            <w:tcW w:w="8697" w:type="dxa"/>
            <w:gridSpan w:val="3"/>
          </w:tcPr>
          <w:p w14:paraId="35A79A6A" w14:textId="77777777" w:rsidR="00F6015A" w:rsidRPr="00FF02E2" w:rsidRDefault="00F6015A" w:rsidP="00455E15">
            <w:pPr>
              <w:widowControl w:val="0"/>
              <w:autoSpaceDE w:val="0"/>
              <w:autoSpaceDN w:val="0"/>
              <w:adjustRightInd w:val="0"/>
              <w:spacing w:after="120"/>
              <w:ind w:right="-2"/>
              <w:rPr>
                <w:rFonts w:cs="TimesNewRomanPSMT"/>
                <w:b/>
                <w:i/>
                <w:iCs/>
                <w:sz w:val="20"/>
                <w:szCs w:val="20"/>
                <w:lang w:val="en-GB"/>
              </w:rPr>
            </w:pPr>
            <w:r w:rsidRPr="00FF02E2">
              <w:rPr>
                <w:rFonts w:cs="TimesNewRomanPSMT"/>
                <w:b/>
                <w:i/>
                <w:iCs/>
                <w:sz w:val="20"/>
                <w:szCs w:val="20"/>
                <w:lang w:val="en-GB"/>
              </w:rPr>
              <w:lastRenderedPageBreak/>
              <w:t>Methodological areas of expertise</w:t>
            </w:r>
          </w:p>
        </w:tc>
      </w:tr>
      <w:tr w:rsidR="00F6015A" w:rsidRPr="00FF02E2" w14:paraId="7124407B" w14:textId="77777777" w:rsidTr="00455E15">
        <w:trPr>
          <w:trHeight w:val="445"/>
        </w:trPr>
        <w:tc>
          <w:tcPr>
            <w:tcW w:w="2569" w:type="dxa"/>
          </w:tcPr>
          <w:p w14:paraId="7CB0B302"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Discourse analysis</w:t>
            </w:r>
          </w:p>
        </w:tc>
        <w:tc>
          <w:tcPr>
            <w:tcW w:w="2712" w:type="dxa"/>
          </w:tcPr>
          <w:p w14:paraId="21D04E89"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SNS, ICL</w:t>
            </w:r>
          </w:p>
        </w:tc>
        <w:tc>
          <w:tcPr>
            <w:tcW w:w="3416" w:type="dxa"/>
          </w:tcPr>
          <w:p w14:paraId="4F61AC85"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Froio, Pirro</w:t>
            </w:r>
          </w:p>
        </w:tc>
      </w:tr>
      <w:tr w:rsidR="00F6015A" w:rsidRPr="00FF02E2" w14:paraId="18D93C2B" w14:textId="77777777" w:rsidTr="00455E15">
        <w:trPr>
          <w:trHeight w:val="445"/>
        </w:trPr>
        <w:tc>
          <w:tcPr>
            <w:tcW w:w="2569" w:type="dxa"/>
          </w:tcPr>
          <w:p w14:paraId="16CAAA8B"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Qualitative interviews</w:t>
            </w:r>
          </w:p>
        </w:tc>
        <w:tc>
          <w:tcPr>
            <w:tcW w:w="2712" w:type="dxa"/>
          </w:tcPr>
          <w:p w14:paraId="77FD53B6"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Siegen, SNS</w:t>
            </w:r>
          </w:p>
        </w:tc>
        <w:tc>
          <w:tcPr>
            <w:tcW w:w="3416" w:type="dxa"/>
          </w:tcPr>
          <w:p w14:paraId="4C815651"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 xml:space="preserve">Bosi, Lahusen, Pirro </w:t>
            </w:r>
          </w:p>
        </w:tc>
      </w:tr>
      <w:tr w:rsidR="00F6015A" w:rsidRPr="00FF02E2" w14:paraId="0A9025A5" w14:textId="77777777" w:rsidTr="00455E15">
        <w:trPr>
          <w:trHeight w:val="445"/>
        </w:trPr>
        <w:tc>
          <w:tcPr>
            <w:tcW w:w="2569" w:type="dxa"/>
          </w:tcPr>
          <w:p w14:paraId="60E5EFD2"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Claim analysis</w:t>
            </w:r>
          </w:p>
        </w:tc>
        <w:tc>
          <w:tcPr>
            <w:tcW w:w="2712" w:type="dxa"/>
          </w:tcPr>
          <w:p w14:paraId="702E3FF3"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Unige, ICL</w:t>
            </w:r>
          </w:p>
        </w:tc>
        <w:tc>
          <w:tcPr>
            <w:tcW w:w="3416" w:type="dxa"/>
          </w:tcPr>
          <w:p w14:paraId="3958465D"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Giugni, Grasso, Froio</w:t>
            </w:r>
          </w:p>
        </w:tc>
      </w:tr>
      <w:tr w:rsidR="00F6015A" w:rsidRPr="00FF02E2" w14:paraId="53A92FC3" w14:textId="77777777" w:rsidTr="00455E15">
        <w:trPr>
          <w:trHeight w:val="701"/>
        </w:trPr>
        <w:tc>
          <w:tcPr>
            <w:tcW w:w="2569" w:type="dxa"/>
          </w:tcPr>
          <w:p w14:paraId="5700E5D5"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Experimental research designs</w:t>
            </w:r>
          </w:p>
        </w:tc>
        <w:tc>
          <w:tcPr>
            <w:tcW w:w="2712" w:type="dxa"/>
          </w:tcPr>
          <w:p w14:paraId="587E13BD"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 xml:space="preserve">UAB, UiB, </w:t>
            </w:r>
          </w:p>
        </w:tc>
        <w:tc>
          <w:tcPr>
            <w:tcW w:w="3416" w:type="dxa"/>
          </w:tcPr>
          <w:p w14:paraId="77C8210F"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Anduiza, Hooghe, Ivarsflaten, Rico</w:t>
            </w:r>
          </w:p>
        </w:tc>
      </w:tr>
      <w:tr w:rsidR="00F6015A" w:rsidRPr="00FF02E2" w14:paraId="2481A0C6" w14:textId="77777777" w:rsidTr="00455E15">
        <w:trPr>
          <w:trHeight w:val="701"/>
        </w:trPr>
        <w:tc>
          <w:tcPr>
            <w:tcW w:w="2569" w:type="dxa"/>
          </w:tcPr>
          <w:p w14:paraId="1C9A3AA9" w14:textId="77777777" w:rsidR="00F6015A" w:rsidRPr="00FF02E2" w:rsidRDefault="00F6015A" w:rsidP="00455E15">
            <w:pPr>
              <w:widowControl w:val="0"/>
              <w:autoSpaceDE w:val="0"/>
              <w:autoSpaceDN w:val="0"/>
              <w:adjustRightInd w:val="0"/>
              <w:spacing w:after="120"/>
              <w:ind w:right="-2"/>
              <w:rPr>
                <w:rFonts w:cs="TimesNewRomanPSMT"/>
                <w:i/>
                <w:iCs/>
                <w:sz w:val="20"/>
                <w:szCs w:val="20"/>
                <w:lang w:val="en-GB"/>
              </w:rPr>
            </w:pPr>
            <w:r w:rsidRPr="00FF02E2">
              <w:rPr>
                <w:rFonts w:cs="TimesNewRomanPSMT"/>
                <w:i/>
                <w:iCs/>
                <w:sz w:val="20"/>
                <w:szCs w:val="20"/>
                <w:lang w:val="en-GB"/>
              </w:rPr>
              <w:t>Survey design and analysis</w:t>
            </w:r>
          </w:p>
        </w:tc>
        <w:tc>
          <w:tcPr>
            <w:tcW w:w="2712" w:type="dxa"/>
          </w:tcPr>
          <w:p w14:paraId="63C931AB"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 xml:space="preserve">UAB, Sheffield, Giugni, Ekke, </w:t>
            </w:r>
          </w:p>
        </w:tc>
        <w:tc>
          <w:tcPr>
            <w:tcW w:w="3416" w:type="dxa"/>
          </w:tcPr>
          <w:p w14:paraId="388369E1" w14:textId="77777777" w:rsidR="00F6015A" w:rsidRPr="00FF02E2" w:rsidRDefault="00F6015A" w:rsidP="00455E15">
            <w:pPr>
              <w:widowControl w:val="0"/>
              <w:autoSpaceDE w:val="0"/>
              <w:autoSpaceDN w:val="0"/>
              <w:adjustRightInd w:val="0"/>
              <w:spacing w:after="120"/>
              <w:ind w:right="-2"/>
              <w:rPr>
                <w:rFonts w:cs="TimesNewRomanPSMT"/>
                <w:iCs/>
                <w:sz w:val="20"/>
                <w:szCs w:val="20"/>
                <w:lang w:val="en-GB"/>
              </w:rPr>
            </w:pPr>
            <w:r w:rsidRPr="00FF02E2">
              <w:rPr>
                <w:rFonts w:cs="TimesNewRomanPSMT"/>
                <w:iCs/>
                <w:sz w:val="20"/>
                <w:szCs w:val="20"/>
                <w:lang w:val="en-GB"/>
              </w:rPr>
              <w:t xml:space="preserve">Anduiza, Giugni, Grasso, Hernández, Galais, Ivarsflaten, Rico </w:t>
            </w:r>
          </w:p>
        </w:tc>
      </w:tr>
    </w:tbl>
    <w:p w14:paraId="1C01A313"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p>
    <w:p w14:paraId="05D9CCE6"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p>
    <w:p w14:paraId="0F96417D" w14:textId="77777777" w:rsidR="00F6015A" w:rsidRPr="00FF02E2" w:rsidRDefault="00F6015A" w:rsidP="00F6015A">
      <w:pPr>
        <w:widowControl w:val="0"/>
        <w:autoSpaceDE w:val="0"/>
        <w:autoSpaceDN w:val="0"/>
        <w:adjustRightInd w:val="0"/>
        <w:spacing w:after="120"/>
        <w:ind w:left="1167" w:right="-2"/>
        <w:rPr>
          <w:rFonts w:ascii="TimesNewRomanPSMT" w:hAnsi="TimesNewRomanPSMT" w:cs="TimesNewRomanPSMT"/>
          <w:iCs/>
          <w:lang w:val="en-GB"/>
        </w:rPr>
      </w:pPr>
    </w:p>
    <w:p w14:paraId="03F81F2A" w14:textId="77777777" w:rsidR="00B20010" w:rsidRDefault="00B20010" w:rsidP="00F6015A">
      <w:pPr>
        <w:widowControl w:val="0"/>
        <w:autoSpaceDE w:val="0"/>
        <w:autoSpaceDN w:val="0"/>
        <w:adjustRightInd w:val="0"/>
        <w:spacing w:after="120"/>
        <w:ind w:right="-2"/>
        <w:rPr>
          <w:rFonts w:ascii="TimesNewRomanPSMT" w:hAnsi="TimesNewRomanPSMT" w:cs="TimesNewRomanPSMT"/>
          <w:iCs/>
          <w:lang w:val="en-GB"/>
        </w:rPr>
      </w:pPr>
    </w:p>
    <w:p w14:paraId="60D03C0A" w14:textId="77777777" w:rsidR="00B20010" w:rsidRDefault="00B20010" w:rsidP="00F6015A">
      <w:pPr>
        <w:widowControl w:val="0"/>
        <w:autoSpaceDE w:val="0"/>
        <w:autoSpaceDN w:val="0"/>
        <w:adjustRightInd w:val="0"/>
        <w:spacing w:after="120"/>
        <w:ind w:right="-2"/>
        <w:rPr>
          <w:rFonts w:ascii="TimesNewRomanPSMT" w:hAnsi="TimesNewRomanPSMT" w:cs="TimesNewRomanPSMT"/>
          <w:iCs/>
          <w:lang w:val="en-GB"/>
        </w:rPr>
      </w:pPr>
    </w:p>
    <w:p w14:paraId="2F9C24CC" w14:textId="77777777" w:rsidR="00B20010" w:rsidRDefault="00B20010" w:rsidP="00F6015A">
      <w:pPr>
        <w:widowControl w:val="0"/>
        <w:autoSpaceDE w:val="0"/>
        <w:autoSpaceDN w:val="0"/>
        <w:adjustRightInd w:val="0"/>
        <w:spacing w:after="120"/>
        <w:ind w:right="-2"/>
        <w:rPr>
          <w:rFonts w:ascii="TimesNewRomanPSMT" w:hAnsi="TimesNewRomanPSMT" w:cs="TimesNewRomanPSMT"/>
          <w:iCs/>
          <w:lang w:val="en-GB"/>
        </w:rPr>
      </w:pPr>
    </w:p>
    <w:p w14:paraId="143C85CC" w14:textId="77777777" w:rsidR="00B20010" w:rsidRDefault="00B20010" w:rsidP="00F6015A">
      <w:pPr>
        <w:widowControl w:val="0"/>
        <w:autoSpaceDE w:val="0"/>
        <w:autoSpaceDN w:val="0"/>
        <w:adjustRightInd w:val="0"/>
        <w:spacing w:after="120"/>
        <w:ind w:right="-2"/>
        <w:rPr>
          <w:rFonts w:ascii="TimesNewRomanPSMT" w:hAnsi="TimesNewRomanPSMT" w:cs="TimesNewRomanPSMT"/>
          <w:iCs/>
          <w:lang w:val="en-GB"/>
        </w:rPr>
      </w:pPr>
    </w:p>
    <w:p w14:paraId="70E594DC" w14:textId="77777777" w:rsidR="00B20010" w:rsidRDefault="00B20010" w:rsidP="00F6015A">
      <w:pPr>
        <w:widowControl w:val="0"/>
        <w:autoSpaceDE w:val="0"/>
        <w:autoSpaceDN w:val="0"/>
        <w:adjustRightInd w:val="0"/>
        <w:spacing w:after="120"/>
        <w:ind w:right="-2"/>
        <w:rPr>
          <w:rFonts w:ascii="TimesNewRomanPSMT" w:hAnsi="TimesNewRomanPSMT" w:cs="TimesNewRomanPSMT"/>
          <w:iCs/>
          <w:lang w:val="en-GB"/>
        </w:rPr>
      </w:pPr>
    </w:p>
    <w:p w14:paraId="328CAD24" w14:textId="77777777" w:rsidR="00B20010" w:rsidRDefault="00B20010" w:rsidP="00F6015A">
      <w:pPr>
        <w:widowControl w:val="0"/>
        <w:autoSpaceDE w:val="0"/>
        <w:autoSpaceDN w:val="0"/>
        <w:adjustRightInd w:val="0"/>
        <w:spacing w:after="120"/>
        <w:ind w:right="-2"/>
        <w:rPr>
          <w:rFonts w:ascii="TimesNewRomanPSMT" w:hAnsi="TimesNewRomanPSMT" w:cs="TimesNewRomanPSMT"/>
          <w:iCs/>
          <w:lang w:val="en-GB"/>
        </w:rPr>
      </w:pPr>
    </w:p>
    <w:p w14:paraId="59DB033C" w14:textId="77777777" w:rsidR="00B20010" w:rsidRDefault="00B20010" w:rsidP="00F6015A">
      <w:pPr>
        <w:widowControl w:val="0"/>
        <w:autoSpaceDE w:val="0"/>
        <w:autoSpaceDN w:val="0"/>
        <w:adjustRightInd w:val="0"/>
        <w:spacing w:after="120"/>
        <w:ind w:right="-2"/>
        <w:rPr>
          <w:rFonts w:ascii="TimesNewRomanPSMT" w:hAnsi="TimesNewRomanPSMT" w:cs="TimesNewRomanPSMT"/>
          <w:iCs/>
          <w:lang w:val="en-GB"/>
        </w:rPr>
      </w:pPr>
    </w:p>
    <w:p w14:paraId="421807BD" w14:textId="77777777" w:rsidR="00B20010" w:rsidRDefault="00B20010" w:rsidP="00F6015A">
      <w:pPr>
        <w:widowControl w:val="0"/>
        <w:autoSpaceDE w:val="0"/>
        <w:autoSpaceDN w:val="0"/>
        <w:adjustRightInd w:val="0"/>
        <w:spacing w:after="120"/>
        <w:ind w:right="-2"/>
        <w:rPr>
          <w:rFonts w:ascii="TimesNewRomanPSMT" w:hAnsi="TimesNewRomanPSMT" w:cs="TimesNewRomanPSMT"/>
          <w:iCs/>
          <w:lang w:val="en-GB"/>
        </w:rPr>
      </w:pPr>
    </w:p>
    <w:p w14:paraId="2EEDA990" w14:textId="77777777" w:rsidR="00B20010" w:rsidRDefault="00B20010" w:rsidP="00F6015A">
      <w:pPr>
        <w:widowControl w:val="0"/>
        <w:autoSpaceDE w:val="0"/>
        <w:autoSpaceDN w:val="0"/>
        <w:adjustRightInd w:val="0"/>
        <w:spacing w:after="120"/>
        <w:ind w:right="-2"/>
        <w:rPr>
          <w:rFonts w:ascii="TimesNewRomanPSMT" w:hAnsi="TimesNewRomanPSMT" w:cs="TimesNewRomanPSMT"/>
          <w:iCs/>
          <w:lang w:val="en-GB"/>
        </w:rPr>
      </w:pPr>
    </w:p>
    <w:p w14:paraId="125B1927"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WP1 on the conceptualisation of populism and the identification of populist parties and scenarios is led by partner 5 (UNILE). We expect partner </w:t>
      </w:r>
      <w:r w:rsidRPr="00FF02E2">
        <w:rPr>
          <w:rFonts w:ascii="TimesNewRomanPSMT" w:hAnsi="TimesNewRomanPSMT" w:cs="TimesNewRomanPSMT"/>
          <w:iCs/>
          <w:highlight w:val="yellow"/>
          <w:lang w:val="en-GB"/>
        </w:rPr>
        <w:t>7 (SNS)</w:t>
      </w:r>
      <w:r w:rsidRPr="00FF02E2">
        <w:rPr>
          <w:rFonts w:ascii="TimesNewRomanPSMT" w:hAnsi="TimesNewRomanPSMT" w:cs="TimesNewRomanPSMT"/>
          <w:iCs/>
          <w:lang w:val="en-GB"/>
        </w:rPr>
        <w:t xml:space="preserve"> and partner 12 (SWPS) to have an important role in this WP. These three partners (in particular de Nardis, Stanley and Pirro) have specific experience in dealing with conceptual aspects of populism. </w:t>
      </w:r>
    </w:p>
    <w:p w14:paraId="4BE09E3F"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W2 on the qualitative analysis of the establishment discourses is led by partner 4 (Siegen). The WP leader, Christian Lahusen, has extensive experience in the field of qualitative research based on interviews. We expect partners 7 (SNS), with past experience in the analysis of populism in Easter Europe, to have an important role in this WP. Partners 1, 2, 3, 4, 5, 6, </w:t>
      </w:r>
      <w:r w:rsidRPr="00FF02E2">
        <w:rPr>
          <w:rFonts w:ascii="TimesNewRomanPSMT" w:hAnsi="TimesNewRomanPSMT" w:cs="TimesNewRomanPSMT"/>
          <w:iCs/>
          <w:highlight w:val="yellow"/>
          <w:lang w:val="en-GB"/>
        </w:rPr>
        <w:t>8,</w:t>
      </w:r>
      <w:r w:rsidRPr="00FF02E2">
        <w:rPr>
          <w:rFonts w:ascii="TimesNewRomanPSMT" w:hAnsi="TimesNewRomanPSMT" w:cs="TimesNewRomanPSMT"/>
          <w:iCs/>
          <w:lang w:val="en-GB"/>
        </w:rPr>
        <w:t xml:space="preserve"> 9, 10, 11, 12, 13 will contribute to fieldwork data production. </w:t>
      </w:r>
    </w:p>
    <w:p w14:paraId="0323AFC1"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highlight w:val="yellow"/>
          <w:lang w:val="en-GB"/>
        </w:rPr>
        <w:t>WP3 on the European and transnational dimension of populism is led by beneficiary 7 (SNS) with support from 10 (Charles University). The team at SNS (including della Porta, Pirro and Bosi) has extensive experience in the analysis of the transnational and European dimension of social</w:t>
      </w:r>
      <w:r w:rsidRPr="00FF02E2">
        <w:rPr>
          <w:rFonts w:ascii="TimesNewRomanPSMT" w:hAnsi="TimesNewRomanPSMT" w:cs="TimesNewRomanPSMT"/>
          <w:iCs/>
          <w:lang w:val="en-GB"/>
        </w:rPr>
        <w:t xml:space="preserve"> movements. Blokker will provide additional expertise regarding the analysis of the EU reaction towards populists in government. </w:t>
      </w:r>
    </w:p>
    <w:p w14:paraId="0B1A42ED"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WP4 on the public sphere is led by beneficiary 2 (Unige). This WP concentrates a large part of our personnel effort. The WP leader, Marco Giugni, has extensive experience in the field of claim analysis. We expect beneficiary 11 (ICL) to have an important role in this WP. The PI of beneficiary 11 has extensive experience in the field of populism. Partners 1, 2, 3, 4, 5, 6, 8, 9, 10, 11, 12, 13 will contribute to fieldwork data production. </w:t>
      </w:r>
    </w:p>
    <w:p w14:paraId="09864057"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WP5 on populism in European societies is led by beneficiary 3(USFD). The WP leader, Maria Grasso has extensive experience in the coordination of large scale comparative surveys for other European projects. We expect beneficiary 13 (AUBG) to play and important role in this WP in particular with the analysis of the gender dimension of populism. The fieldwork of this WP will be subcontracted under the supervision of USFD and carried out in centralised way for the 12 countries considered.  </w:t>
      </w:r>
    </w:p>
    <w:p w14:paraId="7E5F0396" w14:textId="088C2EB4"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WP6 on the consequences and remedies of populism is led by beneficiary 6 (UiB) with support from KU Leuven and UAB. Ivarsflaten (UiB) </w:t>
      </w:r>
      <w:r w:rsidR="005C601A">
        <w:rPr>
          <w:rFonts w:ascii="TimesNewRomanPSMT" w:hAnsi="TimesNewRomanPSMT" w:cs="TimesNewRomanPSMT"/>
          <w:iCs/>
          <w:lang w:val="en-GB"/>
        </w:rPr>
        <w:t>has a long trajectory</w:t>
      </w:r>
      <w:r w:rsidRPr="00FF02E2">
        <w:rPr>
          <w:rFonts w:ascii="TimesNewRomanPSMT" w:hAnsi="TimesNewRomanPSMT" w:cs="TimesNewRomanPSMT"/>
          <w:iCs/>
          <w:lang w:val="en-GB"/>
        </w:rPr>
        <w:t xml:space="preserve"> in the study of right wing populism and is the PI of the Norwegian citizen Panel and DIGSSCORE, the Digital Social Science Core Facility, specialized in survey and experimental </w:t>
      </w:r>
      <w:r w:rsidRPr="00FF02E2">
        <w:rPr>
          <w:rFonts w:ascii="TimesNewRomanPSMT" w:hAnsi="TimesNewRomanPSMT" w:cs="TimesNewRomanPSMT"/>
          <w:iCs/>
          <w:lang w:val="en-GB"/>
        </w:rPr>
        <w:lastRenderedPageBreak/>
        <w:t xml:space="preserve">methods applied to the social sciences. </w:t>
      </w:r>
      <w:r w:rsidR="005C601A">
        <w:rPr>
          <w:rFonts w:ascii="TimesNewRomanPSMT" w:hAnsi="TimesNewRomanPSMT" w:cs="TimesNewRomanPSMT"/>
          <w:iCs/>
          <w:lang w:val="en-GB"/>
        </w:rPr>
        <w:t xml:space="preserve">DIGSSCORE will provide unique infrastructure and human support to the project. </w:t>
      </w:r>
      <w:r w:rsidRPr="00FF02E2">
        <w:rPr>
          <w:rFonts w:ascii="TimesNewRomanPSMT" w:hAnsi="TimesNewRomanPSMT" w:cs="TimesNewRomanPSMT"/>
          <w:iCs/>
          <w:lang w:val="en-GB"/>
        </w:rPr>
        <w:t>UiB and UAB have collaborated in the renound BGB network in experimental Political Science. Marc Hooghe (KU Leuven) has extensive experience on the cutting-edge analysis of political engagement and political attitudes, with a specific focus on young people and political socialisation.</w:t>
      </w:r>
      <w:r w:rsidRPr="00FF02E2">
        <w:rPr>
          <w:rFonts w:ascii="TimesNewRomanPSMT" w:hAnsi="TimesNewRomanPSMT" w:cs="TimesNewRomanPSMT"/>
          <w:iCs/>
          <w:highlight w:val="yellow"/>
          <w:lang w:val="en-GB"/>
        </w:rPr>
        <w:t xml:space="preserve"> Part of this WP is to be subcontracted, under the supervision of the three partners considered. </w:t>
      </w:r>
    </w:p>
    <w:p w14:paraId="6695A89C"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p>
    <w:p w14:paraId="16724343" w14:textId="6C513F59" w:rsidR="00F6015A"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B20010">
        <w:rPr>
          <w:rFonts w:ascii="TimesNewRomanPSMT" w:hAnsi="TimesNewRomanPSMT" w:cs="TimesNewRomanPSMT"/>
          <w:iCs/>
          <w:highlight w:val="green"/>
          <w:lang w:val="en-GB"/>
        </w:rPr>
        <w:t>WP7 dissemination and exploitation activi</w:t>
      </w:r>
      <w:r w:rsidR="00B20010" w:rsidRPr="00B20010">
        <w:rPr>
          <w:rFonts w:ascii="TimesNewRomanPSMT" w:hAnsi="TimesNewRomanPSMT" w:cs="TimesNewRomanPSMT"/>
          <w:iCs/>
          <w:highlight w:val="green"/>
          <w:lang w:val="en-GB"/>
        </w:rPr>
        <w:t>ties will involve all partners,</w:t>
      </w:r>
    </w:p>
    <w:p w14:paraId="04E87201" w14:textId="77777777" w:rsidR="005C601A" w:rsidRPr="00FF02E2" w:rsidRDefault="005C601A" w:rsidP="00F6015A">
      <w:pPr>
        <w:widowControl w:val="0"/>
        <w:autoSpaceDE w:val="0"/>
        <w:autoSpaceDN w:val="0"/>
        <w:adjustRightInd w:val="0"/>
        <w:spacing w:after="120"/>
        <w:ind w:right="-2"/>
        <w:rPr>
          <w:rFonts w:ascii="TimesNewRomanPSMT" w:hAnsi="TimesNewRomanPSMT" w:cs="TimesNewRomanPSMT"/>
          <w:iCs/>
          <w:lang w:val="en-GB"/>
        </w:rPr>
      </w:pPr>
      <w:bookmarkStart w:id="19" w:name="_GoBack"/>
      <w:bookmarkEnd w:id="19"/>
    </w:p>
    <w:p w14:paraId="388B2BF8" w14:textId="77777777" w:rsidR="00F6015A" w:rsidRDefault="00F6015A" w:rsidP="00F6015A">
      <w:pPr>
        <w:widowControl w:val="0"/>
        <w:autoSpaceDE w:val="0"/>
        <w:autoSpaceDN w:val="0"/>
        <w:adjustRightInd w:val="0"/>
        <w:spacing w:after="120"/>
        <w:ind w:right="-2"/>
        <w:rPr>
          <w:rFonts w:ascii="TimesNewRomanPSMT" w:hAnsi="TimesNewRomanPSMT" w:cs="TimesNewRomanPSMT"/>
          <w:iCs/>
          <w:lang w:val="en-GB"/>
        </w:rPr>
      </w:pPr>
      <w:r w:rsidRPr="00FF02E2">
        <w:rPr>
          <w:rFonts w:ascii="TimesNewRomanPSMT" w:hAnsi="TimesNewRomanPSMT" w:cs="TimesNewRomanPSMT"/>
          <w:iCs/>
          <w:lang w:val="en-GB"/>
        </w:rPr>
        <w:t xml:space="preserve">To guarantee proper communication and policy outreach for WP8, coordinated by UAB, an additional partner has been included, European Alternatives, with extensive experience in policy outreach and communication. Beneficiary 1 (UAB) will be responsible for the subcontractors carrying dissemination and communication tasks of WP8. </w:t>
      </w:r>
    </w:p>
    <w:p w14:paraId="0887BA57"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Cs/>
          <w:lang w:val="en-GB"/>
        </w:rPr>
      </w:pPr>
    </w:p>
    <w:p w14:paraId="73E47895"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sz w:val="20"/>
          <w:szCs w:val="20"/>
          <w:highlight w:val="yellow"/>
          <w:lang w:val="en-GB"/>
        </w:rPr>
      </w:pPr>
    </w:p>
    <w:p w14:paraId="1EF2D063" w14:textId="77777777" w:rsidR="00F6015A" w:rsidRPr="00FF02E2" w:rsidRDefault="00F6015A" w:rsidP="00F6015A">
      <w:pPr>
        <w:widowControl w:val="0"/>
        <w:numPr>
          <w:ilvl w:val="1"/>
          <w:numId w:val="31"/>
        </w:numPr>
        <w:autoSpaceDE w:val="0"/>
        <w:autoSpaceDN w:val="0"/>
        <w:adjustRightInd w:val="0"/>
        <w:spacing w:after="120"/>
        <w:ind w:left="1167" w:right="-2"/>
        <w:rPr>
          <w:rFonts w:ascii="TimesNewRomanPSMT" w:hAnsi="TimesNewRomanPSMT" w:cs="TimesNewRomanPSMT"/>
          <w:sz w:val="20"/>
          <w:szCs w:val="20"/>
          <w:highlight w:val="yellow"/>
          <w:lang w:val="en-GB"/>
        </w:rPr>
      </w:pPr>
      <w:r w:rsidRPr="00FF02E2">
        <w:rPr>
          <w:rFonts w:ascii="Symbol" w:hAnsi="Symbol" w:cs="Symbol"/>
          <w:sz w:val="20"/>
          <w:szCs w:val="20"/>
          <w:highlight w:val="yellow"/>
          <w:lang w:val="en-GB"/>
        </w:rPr>
        <w:t></w:t>
      </w:r>
      <w:r w:rsidRPr="00FF02E2">
        <w:rPr>
          <w:rFonts w:ascii="Symbol" w:hAnsi="Symbol" w:cs="Symbol"/>
          <w:sz w:val="20"/>
          <w:szCs w:val="20"/>
          <w:highlight w:val="yellow"/>
          <w:lang w:val="en-GB"/>
        </w:rPr>
        <w:tab/>
      </w:r>
      <w:r w:rsidRPr="00FF02E2">
        <w:rPr>
          <w:rFonts w:ascii="TimesNewRomanPSMT" w:hAnsi="TimesNewRomanPSMT" w:cs="TimesNewRomanPSMT"/>
          <w:b/>
          <w:bCs/>
          <w:sz w:val="20"/>
          <w:szCs w:val="20"/>
          <w:highlight w:val="yellow"/>
          <w:lang w:val="en-GB"/>
        </w:rPr>
        <w:t>Other countries and international organisations</w:t>
      </w:r>
      <w:r w:rsidRPr="00FF02E2">
        <w:rPr>
          <w:rFonts w:ascii="TimesNewRomanPSMT" w:hAnsi="TimesNewRomanPSMT" w:cs="TimesNewRomanPSMT"/>
          <w:sz w:val="20"/>
          <w:szCs w:val="20"/>
          <w:highlight w:val="yellow"/>
          <w:lang w:val="en-GB"/>
        </w:rPr>
        <w:t xml:space="preserve">: If one or more of the participants requesting EU funding is based in a country or is an international organisation that is not automatically eligible for such funding (entities from Member States of the EU, from Associated Countries and from one of the countries in the exhaustive list included in </w:t>
      </w:r>
      <w:hyperlink r:id="rId12" w:history="1">
        <w:r w:rsidRPr="00FF02E2">
          <w:rPr>
            <w:rFonts w:ascii="TimesNewRomanPSMT" w:hAnsi="TimesNewRomanPSMT" w:cs="TimesNewRomanPSMT"/>
            <w:color w:val="0000FF"/>
            <w:sz w:val="20"/>
            <w:szCs w:val="20"/>
            <w:highlight w:val="yellow"/>
            <w:u w:val="single" w:color="0000FF"/>
            <w:lang w:val="en-GB"/>
          </w:rPr>
          <w:t>General Annex A of the work programme</w:t>
        </w:r>
      </w:hyperlink>
      <w:r w:rsidRPr="00FF02E2">
        <w:rPr>
          <w:rFonts w:ascii="TimesNewRomanPSMT" w:hAnsi="TimesNewRomanPSMT" w:cs="TimesNewRomanPSMT"/>
          <w:sz w:val="20"/>
          <w:szCs w:val="20"/>
          <w:highlight w:val="yellow"/>
          <w:lang w:val="en-GB"/>
        </w:rPr>
        <w:t xml:space="preserve"> are automatically eligible for EU funding), explain why the participation of the entity in question is essential to carrying out the project </w:t>
      </w:r>
    </w:p>
    <w:p w14:paraId="64311AF0"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sz w:val="20"/>
          <w:szCs w:val="20"/>
          <w:highlight w:val="yellow"/>
          <w:lang w:val="en-GB"/>
        </w:rPr>
      </w:pPr>
    </w:p>
    <w:p w14:paraId="4AE35323"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0DF9396A"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2D1C46DD" w14:textId="77777777" w:rsidR="00F6015A" w:rsidRPr="00FF02E2" w:rsidRDefault="00F6015A" w:rsidP="00F6015A">
      <w:pPr>
        <w:widowControl w:val="0"/>
        <w:autoSpaceDE w:val="0"/>
        <w:autoSpaceDN w:val="0"/>
        <w:adjustRightInd w:val="0"/>
        <w:spacing w:after="120"/>
        <w:ind w:left="993" w:right="-2"/>
        <w:rPr>
          <w:rFonts w:ascii="TimesNewRomanPSMT" w:hAnsi="TimesNewRomanPSMT" w:cs="TimesNewRomanPSMT"/>
          <w:iCs/>
          <w:lang w:val="en-GB"/>
        </w:rPr>
      </w:pPr>
    </w:p>
    <w:p w14:paraId="30D75E55"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i/>
          <w:iCs/>
          <w:lang w:val="en-GB"/>
        </w:rPr>
      </w:pPr>
      <w:r w:rsidRPr="00FF02E2">
        <w:rPr>
          <w:rFonts w:ascii="TimesNewRomanPSMT" w:hAnsi="TimesNewRomanPSMT" w:cs="TimesNewRomanPSMT"/>
          <w:b/>
          <w:bCs/>
          <w:lang w:val="en-GB"/>
        </w:rPr>
        <w:t>3.4</w:t>
      </w:r>
      <w:r w:rsidRPr="00FF02E2">
        <w:rPr>
          <w:rFonts w:ascii="TimesNewRomanPSMT" w:hAnsi="TimesNewRomanPSMT" w:cs="TimesNewRomanPSMT"/>
          <w:b/>
          <w:bCs/>
          <w:lang w:val="en-GB"/>
        </w:rPr>
        <w:tab/>
        <w:t>Resources to be committed</w:t>
      </w:r>
    </w:p>
    <w:p w14:paraId="514AB8BF" w14:textId="77777777" w:rsidR="00F6015A" w:rsidRPr="00FF02E2" w:rsidRDefault="00F6015A" w:rsidP="00F6015A">
      <w:pPr>
        <w:widowControl w:val="0"/>
        <w:autoSpaceDE w:val="0"/>
        <w:autoSpaceDN w:val="0"/>
        <w:adjustRightInd w:val="0"/>
        <w:spacing w:after="120"/>
        <w:ind w:left="720" w:right="-2"/>
        <w:rPr>
          <w:rFonts w:ascii="TimesNewRomanPSMT" w:hAnsi="TimesNewRomanPSMT" w:cs="TimesNewRomanPSMT"/>
          <w:i/>
          <w:iCs/>
          <w:highlight w:val="yellow"/>
          <w:lang w:val="en-GB"/>
        </w:rPr>
      </w:pPr>
      <w:r w:rsidRPr="00FF02E2">
        <w:rPr>
          <w:rFonts w:ascii="TimesNewRomanPSMT" w:hAnsi="TimesNewRomanPSMT" w:cs="TimesNewRomanPSMT"/>
          <w:lang w:val="en-GB"/>
        </w:rPr>
        <w:t xml:space="preserve"> </w:t>
      </w:r>
      <w:r w:rsidRPr="00FF02E2">
        <w:rPr>
          <w:rFonts w:ascii="TimesNewRomanPSMT" w:hAnsi="TimesNewRomanPSMT" w:cs="TimesNewRomanPSMT"/>
          <w:i/>
          <w:iCs/>
          <w:highlight w:val="yellow"/>
          <w:lang w:val="en-GB"/>
        </w:rPr>
        <w:t>Please make sure the information in this section matches the costs as stated in the budget table in section 3 of the administrative proposal forms, and the number of person months, shown in the detailed work package descriptions.</w:t>
      </w:r>
    </w:p>
    <w:p w14:paraId="3A9E575F" w14:textId="77777777" w:rsidR="00F6015A" w:rsidRPr="00FF02E2" w:rsidRDefault="00F6015A" w:rsidP="00F6015A">
      <w:pPr>
        <w:widowControl w:val="0"/>
        <w:autoSpaceDE w:val="0"/>
        <w:autoSpaceDN w:val="0"/>
        <w:adjustRightInd w:val="0"/>
        <w:spacing w:after="120"/>
        <w:ind w:left="720" w:right="-2"/>
        <w:rPr>
          <w:rFonts w:ascii="TimesNewRomanPSMT" w:hAnsi="TimesNewRomanPSMT" w:cs="TimesNewRomanPSMT"/>
          <w:highlight w:val="yellow"/>
          <w:lang w:val="en-GB"/>
        </w:rPr>
      </w:pPr>
      <w:r w:rsidRPr="00FF02E2">
        <w:rPr>
          <w:rFonts w:ascii="TimesNewRomanPSMT" w:hAnsi="TimesNewRomanPSMT" w:cs="TimesNewRomanPSMT"/>
          <w:highlight w:val="yellow"/>
          <w:lang w:val="en-GB"/>
        </w:rPr>
        <w:t>Please provide the following:</w:t>
      </w:r>
    </w:p>
    <w:p w14:paraId="678AA523" w14:textId="77777777" w:rsidR="00F6015A" w:rsidRPr="00FF02E2" w:rsidRDefault="00F6015A" w:rsidP="00F6015A">
      <w:pPr>
        <w:widowControl w:val="0"/>
        <w:numPr>
          <w:ilvl w:val="1"/>
          <w:numId w:val="32"/>
        </w:numPr>
        <w:autoSpaceDE w:val="0"/>
        <w:autoSpaceDN w:val="0"/>
        <w:adjustRightInd w:val="0"/>
        <w:spacing w:after="120"/>
        <w:ind w:right="-2"/>
        <w:rPr>
          <w:rFonts w:ascii="TimesNewRomanPSMT" w:hAnsi="TimesNewRomanPSMT" w:cs="TimesNewRomanPSMT"/>
          <w:highlight w:val="yellow"/>
          <w:lang w:val="en-GB"/>
        </w:rPr>
      </w:pPr>
      <w:r w:rsidRPr="00FF02E2">
        <w:rPr>
          <w:rFonts w:ascii="Symbol" w:hAnsi="Symbol" w:cs="Symbol"/>
          <w:highlight w:val="yellow"/>
          <w:lang w:val="en-GB"/>
        </w:rPr>
        <w:t></w:t>
      </w:r>
      <w:r w:rsidRPr="00FF02E2">
        <w:rPr>
          <w:rFonts w:ascii="Symbol" w:hAnsi="Symbol" w:cs="Symbol"/>
          <w:highlight w:val="yellow"/>
          <w:lang w:val="en-GB"/>
        </w:rPr>
        <w:tab/>
      </w:r>
      <w:r w:rsidRPr="00FF02E2">
        <w:rPr>
          <w:rFonts w:ascii="TimesNewRomanPSMT" w:hAnsi="TimesNewRomanPSMT" w:cs="TimesNewRomanPSMT"/>
          <w:highlight w:val="yellow"/>
          <w:lang w:val="en-GB"/>
        </w:rPr>
        <w:t>a table showing number of person months required (table 3.4a)</w:t>
      </w:r>
    </w:p>
    <w:p w14:paraId="4CEE1072" w14:textId="77777777" w:rsidR="00F6015A" w:rsidRPr="00FF02E2" w:rsidRDefault="00F6015A" w:rsidP="00F6015A">
      <w:pPr>
        <w:widowControl w:val="0"/>
        <w:numPr>
          <w:ilvl w:val="1"/>
          <w:numId w:val="32"/>
        </w:numPr>
        <w:autoSpaceDE w:val="0"/>
        <w:autoSpaceDN w:val="0"/>
        <w:adjustRightInd w:val="0"/>
        <w:spacing w:after="120"/>
        <w:ind w:right="-2"/>
        <w:rPr>
          <w:rFonts w:ascii="TimesNewRomanPSMT" w:hAnsi="TimesNewRomanPSMT" w:cs="TimesNewRomanPSMT"/>
          <w:highlight w:val="yellow"/>
          <w:lang w:val="en-GB"/>
        </w:rPr>
      </w:pPr>
      <w:r w:rsidRPr="00FF02E2">
        <w:rPr>
          <w:rFonts w:ascii="Symbol" w:hAnsi="Symbol" w:cs="Symbol"/>
          <w:highlight w:val="yellow"/>
          <w:lang w:val="en-GB"/>
        </w:rPr>
        <w:t></w:t>
      </w:r>
      <w:r w:rsidRPr="00FF02E2">
        <w:rPr>
          <w:rFonts w:ascii="Symbol" w:hAnsi="Symbol" w:cs="Symbol"/>
          <w:highlight w:val="yellow"/>
          <w:lang w:val="en-GB"/>
        </w:rPr>
        <w:tab/>
      </w:r>
      <w:r w:rsidRPr="00FF02E2">
        <w:rPr>
          <w:rFonts w:ascii="TimesNewRomanPSMT" w:hAnsi="TimesNewRomanPSMT" w:cs="TimesNewRomanPSMT"/>
          <w:highlight w:val="yellow"/>
          <w:lang w:val="en-GB"/>
        </w:rPr>
        <w:t xml:space="preserve">a table showing ‘other direct costs’ (table 3.4b) for participants where </w:t>
      </w:r>
      <w:proofErr w:type="gramStart"/>
      <w:r w:rsidRPr="00FF02E2">
        <w:rPr>
          <w:rFonts w:ascii="TimesNewRomanPSMT" w:hAnsi="TimesNewRomanPSMT" w:cs="TimesNewRomanPSMT"/>
          <w:highlight w:val="yellow"/>
          <w:lang w:val="en-GB"/>
        </w:rPr>
        <w:t>those  costs</w:t>
      </w:r>
      <w:proofErr w:type="gramEnd"/>
      <w:r w:rsidRPr="00FF02E2">
        <w:rPr>
          <w:rFonts w:ascii="TimesNewRomanPSMT" w:hAnsi="TimesNewRomanPSMT" w:cs="TimesNewRomanPSMT"/>
          <w:highlight w:val="yellow"/>
          <w:lang w:val="en-GB"/>
        </w:rPr>
        <w:t xml:space="preserve"> exceed 15% of the personnel costs (according to the budget  table in section 3 of the administrative proposal forms)</w:t>
      </w:r>
    </w:p>
    <w:p w14:paraId="63F9D25C"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lang w:val="en-GB"/>
        </w:rPr>
        <w:br w:type="page"/>
      </w:r>
      <w:r w:rsidRPr="00FF02E2">
        <w:rPr>
          <w:rFonts w:ascii="TimesNewRomanPSMT" w:hAnsi="TimesNewRomanPSMT" w:cs="TimesNewRomanPSMT"/>
          <w:b/>
          <w:bCs/>
          <w:lang w:val="en-GB"/>
        </w:rPr>
        <w:lastRenderedPageBreak/>
        <w:t>Tables for section 3.1</w:t>
      </w:r>
    </w:p>
    <w:p w14:paraId="0207F150"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 xml:space="preserve">Table 3.1a: </w:t>
      </w:r>
      <w:r w:rsidRPr="00FF02E2">
        <w:rPr>
          <w:rFonts w:ascii="TimesNewRomanPSMT" w:hAnsi="TimesNewRomanPSMT" w:cs="TimesNewRomanPSMT"/>
          <w:b/>
          <w:bCs/>
          <w:lang w:val="en-GB"/>
        </w:rPr>
        <w:tab/>
        <w:t>List of work packages</w:t>
      </w:r>
    </w:p>
    <w:p w14:paraId="05C12E08"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tbl>
      <w:tblPr>
        <w:tblW w:w="8896" w:type="dxa"/>
        <w:tblBorders>
          <w:top w:val="nil"/>
          <w:left w:val="nil"/>
          <w:right w:val="nil"/>
        </w:tblBorders>
        <w:tblLayout w:type="fixed"/>
        <w:tblLook w:val="0000" w:firstRow="0" w:lastRow="0" w:firstColumn="0" w:lastColumn="0" w:noHBand="0" w:noVBand="0"/>
      </w:tblPr>
      <w:tblGrid>
        <w:gridCol w:w="1101"/>
        <w:gridCol w:w="1417"/>
        <w:gridCol w:w="1417"/>
        <w:gridCol w:w="1418"/>
        <w:gridCol w:w="1275"/>
        <w:gridCol w:w="1134"/>
        <w:gridCol w:w="1134"/>
      </w:tblGrid>
      <w:tr w:rsidR="00F6015A" w:rsidRPr="00FF02E2" w14:paraId="5300E693" w14:textId="77777777" w:rsidTr="00455E15">
        <w:tc>
          <w:tcPr>
            <w:tcW w:w="1101"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5F0FA393"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b/>
                <w:bCs/>
                <w:lang w:val="en-GB"/>
              </w:rPr>
            </w:pPr>
            <w:r w:rsidRPr="00FF02E2">
              <w:rPr>
                <w:rFonts w:ascii="TimesNewRomanPSMT" w:hAnsi="TimesNewRomanPSMT" w:cs="TimesNewRomanPSMT"/>
                <w:b/>
                <w:bCs/>
                <w:lang w:val="en-GB"/>
              </w:rPr>
              <w:t>Work package No</w:t>
            </w:r>
          </w:p>
        </w:tc>
        <w:tc>
          <w:tcPr>
            <w:tcW w:w="1417"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760337D9"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b/>
                <w:bCs/>
                <w:lang w:val="en-GB"/>
              </w:rPr>
            </w:pPr>
            <w:r w:rsidRPr="00FF02E2">
              <w:rPr>
                <w:rFonts w:ascii="TimesNewRomanPSMT" w:hAnsi="TimesNewRomanPSMT" w:cs="TimesNewRomanPSMT"/>
                <w:b/>
                <w:bCs/>
                <w:lang w:val="en-GB"/>
              </w:rPr>
              <w:t>Work Package Title</w:t>
            </w:r>
          </w:p>
        </w:tc>
        <w:tc>
          <w:tcPr>
            <w:tcW w:w="1417"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7482819B"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b/>
                <w:bCs/>
                <w:lang w:val="en-GB"/>
              </w:rPr>
            </w:pPr>
            <w:r w:rsidRPr="00FF02E2">
              <w:rPr>
                <w:rFonts w:ascii="TimesNewRomanPSMT" w:hAnsi="TimesNewRomanPSMT" w:cs="TimesNewRomanPSMT"/>
                <w:b/>
                <w:bCs/>
                <w:lang w:val="en-GB"/>
              </w:rPr>
              <w:t>Lead Participant No</w:t>
            </w:r>
          </w:p>
        </w:tc>
        <w:tc>
          <w:tcPr>
            <w:tcW w:w="1418"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4DB3083A"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b/>
                <w:bCs/>
                <w:lang w:val="en-GB"/>
              </w:rPr>
            </w:pPr>
            <w:r w:rsidRPr="00FF02E2">
              <w:rPr>
                <w:rFonts w:ascii="TimesNewRomanPSMT" w:hAnsi="TimesNewRomanPSMT" w:cs="TimesNewRomanPSMT"/>
                <w:b/>
                <w:bCs/>
                <w:lang w:val="en-GB"/>
              </w:rPr>
              <w:t>Lead Participant Short Name</w:t>
            </w:r>
          </w:p>
        </w:tc>
        <w:tc>
          <w:tcPr>
            <w:tcW w:w="1275"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684F68B8"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b/>
                <w:bCs/>
                <w:lang w:val="en-GB"/>
              </w:rPr>
            </w:pPr>
            <w:r w:rsidRPr="00FF02E2">
              <w:rPr>
                <w:rFonts w:ascii="TimesNewRomanPSMT" w:hAnsi="TimesNewRomanPSMT" w:cs="TimesNewRomanPSMT"/>
                <w:b/>
                <w:bCs/>
                <w:lang w:val="en-GB"/>
              </w:rPr>
              <w:t>Person-Months</w:t>
            </w:r>
          </w:p>
        </w:tc>
        <w:tc>
          <w:tcPr>
            <w:tcW w:w="1134"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497137E8"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b/>
                <w:bCs/>
                <w:lang w:val="en-GB"/>
              </w:rPr>
            </w:pPr>
            <w:r w:rsidRPr="00FF02E2">
              <w:rPr>
                <w:rFonts w:ascii="TimesNewRomanPSMT" w:hAnsi="TimesNewRomanPSMT" w:cs="TimesNewRomanPSMT"/>
                <w:b/>
                <w:bCs/>
                <w:lang w:val="en-GB"/>
              </w:rPr>
              <w:t>Start Month</w:t>
            </w:r>
          </w:p>
        </w:tc>
        <w:tc>
          <w:tcPr>
            <w:tcW w:w="1134"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177A89B0"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b/>
                <w:bCs/>
                <w:lang w:val="en-GB"/>
              </w:rPr>
            </w:pPr>
            <w:r w:rsidRPr="00FF02E2">
              <w:rPr>
                <w:rFonts w:ascii="TimesNewRomanPSMT" w:hAnsi="TimesNewRomanPSMT" w:cs="TimesNewRomanPSMT"/>
                <w:b/>
                <w:bCs/>
                <w:lang w:val="en-GB"/>
              </w:rPr>
              <w:t>End month</w:t>
            </w:r>
          </w:p>
        </w:tc>
      </w:tr>
      <w:tr w:rsidR="00F6015A" w:rsidRPr="00FF02E2" w14:paraId="679BF6E0" w14:textId="77777777" w:rsidTr="00455E15">
        <w:tblPrEx>
          <w:tblBorders>
            <w:top w:val="none" w:sz="0" w:space="0" w:color="auto"/>
          </w:tblBorders>
        </w:tblPrEx>
        <w:tc>
          <w:tcPr>
            <w:tcW w:w="1101"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649A73BC"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417"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1456E770"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417"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64F97BFE"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418"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5216A3FA"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275"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499D8C74"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134"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3C2227CA"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134"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055D4E92"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r>
      <w:tr w:rsidR="00F6015A" w:rsidRPr="00FF02E2" w14:paraId="635D9573" w14:textId="77777777" w:rsidTr="00455E15">
        <w:tblPrEx>
          <w:tblBorders>
            <w:top w:val="none" w:sz="0" w:space="0" w:color="auto"/>
          </w:tblBorders>
        </w:tblPrEx>
        <w:tc>
          <w:tcPr>
            <w:tcW w:w="1101"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655AE649"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417"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6B416279"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417"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466BA1A2"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418"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2A24B06D"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275"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5C9100A4"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134"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41D27283"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134"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417FEAC0"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r>
      <w:tr w:rsidR="00F6015A" w:rsidRPr="00FF02E2" w14:paraId="77FD4102" w14:textId="77777777" w:rsidTr="00455E15">
        <w:tblPrEx>
          <w:tblBorders>
            <w:top w:val="none" w:sz="0" w:space="0" w:color="auto"/>
          </w:tblBorders>
        </w:tblPrEx>
        <w:tc>
          <w:tcPr>
            <w:tcW w:w="1101"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183B447B"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417"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34BEE525"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417"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1A699AB4"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418"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6060B232"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275"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78A11AF3"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134"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5793E6F8"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134"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60109A53"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r>
      <w:tr w:rsidR="00F6015A" w:rsidRPr="00FF02E2" w14:paraId="642B87B4" w14:textId="77777777" w:rsidTr="00455E15">
        <w:tblPrEx>
          <w:tblBorders>
            <w:top w:val="none" w:sz="0" w:space="0" w:color="auto"/>
          </w:tblBorders>
        </w:tblPrEx>
        <w:tc>
          <w:tcPr>
            <w:tcW w:w="1101"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49B3E848"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417"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15E2E40E"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417"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3C53B505"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418"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725442AD"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275"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258EDA17"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134"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745165EA"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134"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71BFBFBC"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r>
      <w:tr w:rsidR="00F6015A" w:rsidRPr="00FF02E2" w14:paraId="76694593" w14:textId="77777777" w:rsidTr="00455E15">
        <w:tc>
          <w:tcPr>
            <w:tcW w:w="1101" w:type="dxa"/>
            <w:tcBorders>
              <w:top w:val="single" w:sz="2" w:space="0" w:color="BFBFBF"/>
              <w:left w:val="single" w:sz="2" w:space="0" w:color="BFBFBF"/>
              <w:bottom w:val="single" w:sz="2" w:space="0" w:color="BFBFBF"/>
              <w:right w:val="single" w:sz="2" w:space="0" w:color="BFBFBF"/>
            </w:tcBorders>
            <w:shd w:val="clear" w:color="auto" w:fill="D9D9D9"/>
            <w:tcMar>
              <w:top w:w="100" w:type="nil"/>
              <w:right w:w="100" w:type="nil"/>
            </w:tcMar>
          </w:tcPr>
          <w:p w14:paraId="750200B2"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417" w:type="dxa"/>
            <w:tcBorders>
              <w:top w:val="single" w:sz="2" w:space="0" w:color="BFBFBF"/>
              <w:left w:val="single" w:sz="2" w:space="0" w:color="BFBFBF"/>
              <w:bottom w:val="single" w:sz="2" w:space="0" w:color="BFBFBF"/>
              <w:right w:val="single" w:sz="2" w:space="0" w:color="BFBFBF"/>
            </w:tcBorders>
            <w:shd w:val="clear" w:color="auto" w:fill="D9D9D9"/>
            <w:tcMar>
              <w:top w:w="100" w:type="nil"/>
              <w:right w:w="100" w:type="nil"/>
            </w:tcMar>
          </w:tcPr>
          <w:p w14:paraId="68E1939D"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417" w:type="dxa"/>
            <w:tcBorders>
              <w:top w:val="single" w:sz="2" w:space="0" w:color="BFBFBF"/>
              <w:left w:val="single" w:sz="2" w:space="0" w:color="BFBFBF"/>
              <w:bottom w:val="single" w:sz="2" w:space="0" w:color="BFBFBF"/>
              <w:right w:val="single" w:sz="2" w:space="0" w:color="BFBFBF"/>
            </w:tcBorders>
            <w:shd w:val="clear" w:color="auto" w:fill="D9D9D9"/>
            <w:tcMar>
              <w:top w:w="100" w:type="nil"/>
              <w:right w:w="100" w:type="nil"/>
            </w:tcMar>
          </w:tcPr>
          <w:p w14:paraId="30E8DE0E"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418" w:type="dxa"/>
            <w:tcBorders>
              <w:top w:val="single" w:sz="2" w:space="0" w:color="BFBFBF"/>
              <w:left w:val="single" w:sz="2" w:space="0" w:color="BFBFBF"/>
              <w:bottom w:val="single" w:sz="2" w:space="0" w:color="BFBFBF"/>
              <w:right w:val="single" w:sz="2" w:space="0" w:color="BFBFBF"/>
            </w:tcBorders>
            <w:shd w:val="clear" w:color="auto" w:fill="D9D9D9"/>
            <w:tcMar>
              <w:top w:w="100" w:type="nil"/>
              <w:right w:w="100" w:type="nil"/>
            </w:tcMar>
          </w:tcPr>
          <w:p w14:paraId="709B87C4"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275" w:type="dxa"/>
            <w:tcBorders>
              <w:top w:val="single" w:sz="2" w:space="0" w:color="BFBFBF"/>
              <w:left w:val="single" w:sz="2" w:space="0" w:color="BFBFBF"/>
              <w:bottom w:val="single" w:sz="2" w:space="0" w:color="BFBFBF"/>
              <w:right w:val="single" w:sz="2" w:space="0" w:color="BFBFBF"/>
            </w:tcBorders>
            <w:tcMar>
              <w:top w:w="100" w:type="nil"/>
              <w:right w:w="100" w:type="nil"/>
            </w:tcMar>
          </w:tcPr>
          <w:p w14:paraId="19B44B63"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Total person- months</w:t>
            </w:r>
          </w:p>
        </w:tc>
        <w:tc>
          <w:tcPr>
            <w:tcW w:w="1134" w:type="dxa"/>
            <w:tcBorders>
              <w:top w:val="single" w:sz="2" w:space="0" w:color="BFBFBF"/>
              <w:left w:val="single" w:sz="2" w:space="0" w:color="BFBFBF"/>
              <w:bottom w:val="single" w:sz="2" w:space="0" w:color="BFBFBF"/>
              <w:right w:val="single" w:sz="2" w:space="0" w:color="BFBFBF"/>
            </w:tcBorders>
            <w:shd w:val="clear" w:color="auto" w:fill="D9D9D9"/>
            <w:tcMar>
              <w:top w:w="100" w:type="nil"/>
              <w:right w:w="100" w:type="nil"/>
            </w:tcMar>
          </w:tcPr>
          <w:p w14:paraId="34BCDF12"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c>
          <w:tcPr>
            <w:tcW w:w="1134" w:type="dxa"/>
            <w:tcBorders>
              <w:top w:val="single" w:sz="2" w:space="0" w:color="BFBFBF"/>
              <w:left w:val="single" w:sz="2" w:space="0" w:color="BFBFBF"/>
              <w:bottom w:val="single" w:sz="2" w:space="0" w:color="BFBFBF"/>
              <w:right w:val="single" w:sz="2" w:space="0" w:color="BFBFBF"/>
            </w:tcBorders>
            <w:shd w:val="clear" w:color="auto" w:fill="D9D9D9"/>
            <w:tcMar>
              <w:top w:w="100" w:type="nil"/>
              <w:right w:w="100" w:type="nil"/>
            </w:tcMar>
          </w:tcPr>
          <w:p w14:paraId="4CC681AA" w14:textId="77777777" w:rsidR="00F6015A" w:rsidRPr="00FF02E2" w:rsidRDefault="00F6015A" w:rsidP="00455E15">
            <w:pPr>
              <w:widowControl w:val="0"/>
              <w:autoSpaceDE w:val="0"/>
              <w:autoSpaceDN w:val="0"/>
              <w:adjustRightInd w:val="0"/>
              <w:spacing w:after="120"/>
              <w:ind w:left="34" w:right="-2"/>
              <w:rPr>
                <w:rFonts w:ascii="TimesNewRomanPSMT" w:hAnsi="TimesNewRomanPSMT" w:cs="TimesNewRomanPSMT"/>
                <w:lang w:val="en-GB"/>
              </w:rPr>
            </w:pPr>
          </w:p>
        </w:tc>
      </w:tr>
    </w:tbl>
    <w:p w14:paraId="3F9F0B0B"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p>
    <w:p w14:paraId="53777B8A"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br w:type="page"/>
      </w:r>
      <w:r w:rsidRPr="00FF02E2">
        <w:rPr>
          <w:rFonts w:ascii="TimesNewRomanPSMT" w:hAnsi="TimesNewRomanPSMT" w:cs="TimesNewRomanPSMT"/>
          <w:b/>
          <w:bCs/>
          <w:lang w:val="en-GB"/>
        </w:rPr>
        <w:lastRenderedPageBreak/>
        <w:t>Table 3.1b:</w:t>
      </w:r>
      <w:r w:rsidRPr="00FF02E2">
        <w:rPr>
          <w:rFonts w:ascii="TimesNewRomanPSMT" w:hAnsi="TimesNewRomanPSMT" w:cs="TimesNewRomanPSMT"/>
          <w:b/>
          <w:bCs/>
          <w:lang w:val="en-GB"/>
        </w:rPr>
        <w:tab/>
        <w:t xml:space="preserve">Work package description </w:t>
      </w:r>
    </w:p>
    <w:p w14:paraId="29CB2F1B"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b/>
          <w:bCs/>
          <w:lang w:val="en-GB"/>
        </w:rPr>
        <w:t xml:space="preserve">For each work package: </w:t>
      </w:r>
    </w:p>
    <w:tbl>
      <w:tblPr>
        <w:tblW w:w="9854"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242"/>
        <w:gridCol w:w="1865"/>
        <w:gridCol w:w="2354"/>
        <w:gridCol w:w="679"/>
        <w:gridCol w:w="678"/>
        <w:gridCol w:w="679"/>
        <w:gridCol w:w="678"/>
        <w:gridCol w:w="679"/>
      </w:tblGrid>
      <w:tr w:rsidR="00F6015A" w:rsidRPr="00FF02E2" w14:paraId="2F294459" w14:textId="77777777" w:rsidTr="00455E15">
        <w:tc>
          <w:tcPr>
            <w:tcW w:w="3369" w:type="dxa"/>
            <w:tcBorders>
              <w:top w:val="single" w:sz="4" w:space="0" w:color="BFBFBF"/>
              <w:bottom w:val="single" w:sz="4" w:space="0" w:color="BFBFBF"/>
              <w:right w:val="single" w:sz="4" w:space="0" w:color="BFBFBF"/>
            </w:tcBorders>
            <w:tcMar>
              <w:top w:w="100" w:type="nil"/>
              <w:right w:w="100" w:type="nil"/>
            </w:tcMar>
          </w:tcPr>
          <w:p w14:paraId="72DAEDB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 xml:space="preserve">Work package number </w:t>
            </w:r>
          </w:p>
        </w:tc>
        <w:tc>
          <w:tcPr>
            <w:tcW w:w="1134"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53DE1CDB"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3543"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B05F12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b/>
                <w:bCs/>
                <w:lang w:val="en-GB"/>
              </w:rPr>
              <w:t>Lead beneficiary</w:t>
            </w:r>
          </w:p>
        </w:tc>
        <w:tc>
          <w:tcPr>
            <w:tcW w:w="1808" w:type="dxa"/>
            <w:gridSpan w:val="5"/>
            <w:tcBorders>
              <w:top w:val="single" w:sz="4" w:space="0" w:color="BFBFBF"/>
              <w:left w:val="single" w:sz="4" w:space="0" w:color="BFBFBF"/>
              <w:bottom w:val="single" w:sz="4" w:space="0" w:color="BFBFBF"/>
            </w:tcBorders>
            <w:tcMar>
              <w:top w:w="100" w:type="nil"/>
              <w:right w:w="100" w:type="nil"/>
            </w:tcMar>
          </w:tcPr>
          <w:p w14:paraId="7E02093C"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r w:rsidR="00F6015A" w:rsidRPr="00FF02E2" w14:paraId="60F79824" w14:textId="77777777" w:rsidTr="00455E15">
        <w:tblPrEx>
          <w:tblBorders>
            <w:top w:val="none" w:sz="0" w:space="0" w:color="auto"/>
          </w:tblBorders>
        </w:tblPrEx>
        <w:tc>
          <w:tcPr>
            <w:tcW w:w="3369" w:type="dxa"/>
            <w:tcBorders>
              <w:top w:val="single" w:sz="4" w:space="0" w:color="BFBFBF"/>
              <w:bottom w:val="single" w:sz="4" w:space="0" w:color="BFBFBF"/>
              <w:right w:val="single" w:sz="4" w:space="0" w:color="BFBFBF"/>
            </w:tcBorders>
            <w:tcMar>
              <w:top w:w="100" w:type="nil"/>
              <w:right w:w="100" w:type="nil"/>
            </w:tcMar>
          </w:tcPr>
          <w:p w14:paraId="5D2FE66B"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Work package title</w:t>
            </w:r>
          </w:p>
        </w:tc>
        <w:tc>
          <w:tcPr>
            <w:tcW w:w="6485" w:type="dxa"/>
            <w:gridSpan w:val="7"/>
            <w:tcBorders>
              <w:top w:val="single" w:sz="4" w:space="0" w:color="BFBFBF"/>
              <w:left w:val="single" w:sz="4" w:space="0" w:color="BFBFBF"/>
              <w:bottom w:val="single" w:sz="4" w:space="0" w:color="BFBFBF"/>
            </w:tcBorders>
            <w:tcMar>
              <w:top w:w="100" w:type="nil"/>
              <w:right w:w="100" w:type="nil"/>
            </w:tcMar>
          </w:tcPr>
          <w:p w14:paraId="11A779C8"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r w:rsidR="00F6015A" w:rsidRPr="00FF02E2" w14:paraId="17A2593B" w14:textId="77777777" w:rsidTr="00455E15">
        <w:tblPrEx>
          <w:tblBorders>
            <w:top w:val="none" w:sz="0" w:space="0" w:color="auto"/>
          </w:tblBorders>
        </w:tblPrEx>
        <w:tc>
          <w:tcPr>
            <w:tcW w:w="3369" w:type="dxa"/>
            <w:tcBorders>
              <w:top w:val="single" w:sz="4" w:space="0" w:color="BFBFBF"/>
              <w:bottom w:val="single" w:sz="4" w:space="0" w:color="BFBFBF"/>
              <w:right w:val="single" w:sz="4" w:space="0" w:color="BFBFBF"/>
            </w:tcBorders>
            <w:tcMar>
              <w:top w:w="100" w:type="nil"/>
              <w:right w:w="100" w:type="nil"/>
            </w:tcMar>
          </w:tcPr>
          <w:p w14:paraId="1594768C" w14:textId="77777777" w:rsidR="00F6015A" w:rsidRPr="00FF02E2" w:rsidRDefault="00F6015A" w:rsidP="00455E15">
            <w:pPr>
              <w:widowControl w:val="0"/>
              <w:autoSpaceDE w:val="0"/>
              <w:autoSpaceDN w:val="0"/>
              <w:adjustRightInd w:val="0"/>
              <w:spacing w:after="120"/>
              <w:ind w:left="1191" w:right="-2" w:hanging="1191"/>
              <w:rPr>
                <w:rFonts w:ascii="TimesNewRomanPSMT" w:hAnsi="TimesNewRomanPSMT" w:cs="TimesNewRomanPSMT"/>
                <w:b/>
                <w:bCs/>
                <w:lang w:val="en-GB"/>
              </w:rPr>
            </w:pPr>
            <w:r w:rsidRPr="00FF02E2">
              <w:rPr>
                <w:rFonts w:ascii="TimesNewRomanPSMT" w:hAnsi="TimesNewRomanPSMT" w:cs="TimesNewRomanPSMT"/>
                <w:b/>
                <w:bCs/>
                <w:lang w:val="en-GB"/>
              </w:rPr>
              <w:t>Participant number</w:t>
            </w:r>
          </w:p>
        </w:tc>
        <w:tc>
          <w:tcPr>
            <w:tcW w:w="992"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7B9487B0"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860"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C2658F0"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7"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62E952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6"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41DBCB6"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7"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73DD5207"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6"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CA0D46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7" w:type="dxa"/>
            <w:tcBorders>
              <w:top w:val="single" w:sz="4" w:space="0" w:color="BFBFBF"/>
              <w:left w:val="single" w:sz="4" w:space="0" w:color="BFBFBF"/>
              <w:bottom w:val="single" w:sz="4" w:space="0" w:color="BFBFBF"/>
            </w:tcBorders>
            <w:tcMar>
              <w:top w:w="100" w:type="nil"/>
              <w:right w:w="100" w:type="nil"/>
            </w:tcMar>
          </w:tcPr>
          <w:p w14:paraId="1102131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r w:rsidR="00F6015A" w:rsidRPr="00FF02E2" w14:paraId="3036646F" w14:textId="77777777" w:rsidTr="00455E15">
        <w:tblPrEx>
          <w:tblBorders>
            <w:top w:val="none" w:sz="0" w:space="0" w:color="auto"/>
          </w:tblBorders>
        </w:tblPrEx>
        <w:tc>
          <w:tcPr>
            <w:tcW w:w="3369" w:type="dxa"/>
            <w:tcBorders>
              <w:top w:val="single" w:sz="4" w:space="0" w:color="BFBFBF"/>
              <w:bottom w:val="single" w:sz="4" w:space="0" w:color="BFBFBF"/>
              <w:right w:val="single" w:sz="4" w:space="0" w:color="BFBFBF"/>
            </w:tcBorders>
            <w:tcMar>
              <w:top w:w="100" w:type="nil"/>
              <w:right w:w="100" w:type="nil"/>
            </w:tcMar>
          </w:tcPr>
          <w:p w14:paraId="4A45EF0B"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Short name of participant</w:t>
            </w:r>
          </w:p>
        </w:tc>
        <w:tc>
          <w:tcPr>
            <w:tcW w:w="992"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77F06531"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860"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5C66EDB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7"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73BAEC2F"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6"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6503AB5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7"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58D090D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6"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5451E52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7" w:type="dxa"/>
            <w:tcBorders>
              <w:top w:val="single" w:sz="4" w:space="0" w:color="BFBFBF"/>
              <w:left w:val="single" w:sz="4" w:space="0" w:color="BFBFBF"/>
              <w:bottom w:val="single" w:sz="4" w:space="0" w:color="BFBFBF"/>
            </w:tcBorders>
            <w:tcMar>
              <w:top w:w="100" w:type="nil"/>
              <w:right w:w="100" w:type="nil"/>
            </w:tcMar>
          </w:tcPr>
          <w:p w14:paraId="64D0902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r w:rsidR="00F6015A" w:rsidRPr="00FF02E2" w14:paraId="218B06C6" w14:textId="77777777" w:rsidTr="00455E15">
        <w:tblPrEx>
          <w:tblBorders>
            <w:top w:val="none" w:sz="0" w:space="0" w:color="auto"/>
          </w:tblBorders>
        </w:tblPrEx>
        <w:tc>
          <w:tcPr>
            <w:tcW w:w="3369" w:type="dxa"/>
            <w:tcBorders>
              <w:top w:val="single" w:sz="4" w:space="0" w:color="BFBFBF"/>
              <w:bottom w:val="single" w:sz="4" w:space="0" w:color="BFBFBF"/>
              <w:right w:val="single" w:sz="4" w:space="0" w:color="BFBFBF"/>
            </w:tcBorders>
            <w:tcMar>
              <w:top w:w="100" w:type="nil"/>
              <w:right w:w="100" w:type="nil"/>
            </w:tcMar>
          </w:tcPr>
          <w:p w14:paraId="31B7C85F" w14:textId="77777777" w:rsidR="00F6015A" w:rsidRPr="00FF02E2" w:rsidRDefault="00F6015A" w:rsidP="00455E15">
            <w:pPr>
              <w:widowControl w:val="0"/>
              <w:autoSpaceDE w:val="0"/>
              <w:autoSpaceDN w:val="0"/>
              <w:adjustRightInd w:val="0"/>
              <w:spacing w:after="120"/>
              <w:ind w:left="1191" w:right="-2" w:hanging="1191"/>
              <w:rPr>
                <w:rFonts w:ascii="TimesNewRomanPSMT" w:hAnsi="TimesNewRomanPSMT" w:cs="TimesNewRomanPSMT"/>
                <w:b/>
                <w:bCs/>
                <w:lang w:val="en-GB"/>
              </w:rPr>
            </w:pPr>
            <w:r w:rsidRPr="00FF02E2">
              <w:rPr>
                <w:rFonts w:ascii="TimesNewRomanPSMT" w:hAnsi="TimesNewRomanPSMT" w:cs="TimesNewRomanPSMT"/>
                <w:b/>
                <w:bCs/>
                <w:lang w:val="en-GB"/>
              </w:rPr>
              <w:t>Person months per participant:</w:t>
            </w:r>
          </w:p>
        </w:tc>
        <w:tc>
          <w:tcPr>
            <w:tcW w:w="992"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728EBA60"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860"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6890FB38"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7"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1D028769"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6"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511887C"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7"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CADBF83"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6"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098BC7E"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7" w:type="dxa"/>
            <w:tcBorders>
              <w:top w:val="single" w:sz="4" w:space="0" w:color="BFBFBF"/>
              <w:left w:val="single" w:sz="4" w:space="0" w:color="BFBFBF"/>
              <w:bottom w:val="single" w:sz="4" w:space="0" w:color="BFBFBF"/>
            </w:tcBorders>
            <w:tcMar>
              <w:top w:w="100" w:type="nil"/>
              <w:right w:w="100" w:type="nil"/>
            </w:tcMar>
          </w:tcPr>
          <w:p w14:paraId="7E83CE37"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r w:rsidR="00F6015A" w:rsidRPr="00FF02E2" w14:paraId="1222EF18" w14:textId="77777777" w:rsidTr="00455E15">
        <w:tblPrEx>
          <w:tblBorders>
            <w:top w:val="none" w:sz="0" w:space="0" w:color="auto"/>
            <w:bottom w:val="single" w:sz="4" w:space="0" w:color="BFBFBF"/>
          </w:tblBorders>
        </w:tblPrEx>
        <w:tc>
          <w:tcPr>
            <w:tcW w:w="3369" w:type="dxa"/>
            <w:tcBorders>
              <w:top w:val="single" w:sz="4" w:space="0" w:color="BFBFBF"/>
              <w:bottom w:val="single" w:sz="4" w:space="0" w:color="BFBFBF"/>
              <w:right w:val="single" w:sz="4" w:space="0" w:color="BFBFBF"/>
            </w:tcBorders>
            <w:tcMar>
              <w:top w:w="100" w:type="nil"/>
              <w:right w:w="100" w:type="nil"/>
            </w:tcMar>
          </w:tcPr>
          <w:p w14:paraId="6D8FA36F" w14:textId="77777777" w:rsidR="00F6015A" w:rsidRPr="00FF02E2" w:rsidRDefault="00F6015A" w:rsidP="00455E15">
            <w:pPr>
              <w:widowControl w:val="0"/>
              <w:autoSpaceDE w:val="0"/>
              <w:autoSpaceDN w:val="0"/>
              <w:adjustRightInd w:val="0"/>
              <w:spacing w:after="120"/>
              <w:ind w:left="1191" w:right="-2" w:hanging="1191"/>
              <w:rPr>
                <w:rFonts w:ascii="TimesNewRomanPSMT" w:hAnsi="TimesNewRomanPSMT" w:cs="TimesNewRomanPSMT"/>
                <w:b/>
                <w:bCs/>
                <w:lang w:val="en-GB"/>
              </w:rPr>
            </w:pPr>
            <w:r w:rsidRPr="00FF02E2">
              <w:rPr>
                <w:rFonts w:ascii="TimesNewRomanPSMT" w:hAnsi="TimesNewRomanPSMT" w:cs="TimesNewRomanPSMT"/>
                <w:b/>
                <w:bCs/>
                <w:lang w:val="en-GB"/>
              </w:rPr>
              <w:t>Start month</w:t>
            </w:r>
          </w:p>
        </w:tc>
        <w:tc>
          <w:tcPr>
            <w:tcW w:w="2779"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A7DBA6F"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926"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465F76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End month</w:t>
            </w:r>
          </w:p>
        </w:tc>
        <w:tc>
          <w:tcPr>
            <w:tcW w:w="2780" w:type="dxa"/>
            <w:gridSpan w:val="5"/>
            <w:tcBorders>
              <w:top w:val="single" w:sz="4" w:space="0" w:color="BFBFBF"/>
              <w:left w:val="single" w:sz="4" w:space="0" w:color="BFBFBF"/>
              <w:bottom w:val="single" w:sz="4" w:space="0" w:color="BFBFBF"/>
            </w:tcBorders>
            <w:tcMar>
              <w:top w:w="100" w:type="nil"/>
              <w:right w:w="100" w:type="nil"/>
            </w:tcMar>
          </w:tcPr>
          <w:p w14:paraId="56D05A3E"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bl>
    <w:p w14:paraId="613B14C7"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307A5B65" w14:textId="77777777" w:rsidTr="00455E15">
        <w:tc>
          <w:tcPr>
            <w:tcW w:w="9855" w:type="dxa"/>
            <w:tcBorders>
              <w:top w:val="single" w:sz="6" w:space="0" w:color="auto"/>
              <w:bottom w:val="single" w:sz="6" w:space="0" w:color="auto"/>
            </w:tcBorders>
            <w:tcMar>
              <w:top w:w="100" w:type="nil"/>
              <w:right w:w="100" w:type="nil"/>
            </w:tcMar>
          </w:tcPr>
          <w:p w14:paraId="329904D0"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b/>
                <w:bCs/>
                <w:lang w:val="en-GB"/>
              </w:rPr>
              <w:t>Objectives</w:t>
            </w:r>
            <w:r w:rsidRPr="00FF02E2">
              <w:rPr>
                <w:rFonts w:ascii="TimesNewRomanPSMT" w:hAnsi="TimesNewRomanPSMT" w:cs="TimesNewRomanPSMT"/>
                <w:lang w:val="en-GB"/>
              </w:rPr>
              <w:t xml:space="preserve"> </w:t>
            </w:r>
          </w:p>
          <w:p w14:paraId="335A765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bl>
    <w:p w14:paraId="6110F43A"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5E236881" w14:textId="77777777" w:rsidTr="00455E15">
        <w:tc>
          <w:tcPr>
            <w:tcW w:w="9855" w:type="dxa"/>
            <w:tcBorders>
              <w:top w:val="single" w:sz="6" w:space="0" w:color="auto"/>
              <w:bottom w:val="single" w:sz="6" w:space="0" w:color="auto"/>
            </w:tcBorders>
            <w:tcMar>
              <w:top w:w="100" w:type="nil"/>
              <w:right w:w="100" w:type="nil"/>
            </w:tcMar>
          </w:tcPr>
          <w:p w14:paraId="62763A4C"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b/>
                <w:bCs/>
                <w:lang w:val="en-GB"/>
              </w:rPr>
              <w:t>Description of work</w:t>
            </w:r>
            <w:r w:rsidRPr="00FF02E2">
              <w:rPr>
                <w:rFonts w:ascii="TimesNewRomanPSMT" w:hAnsi="TimesNewRomanPSMT" w:cs="TimesNewRomanPSMT"/>
                <w:lang w:val="en-GB"/>
              </w:rPr>
              <w:t xml:space="preserve"> (where appropriate, broken down into tasks), lead partner and role of participants</w:t>
            </w:r>
          </w:p>
          <w:p w14:paraId="6CA75EA8"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p w14:paraId="6BE7463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p w14:paraId="227CCD0C"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p w14:paraId="28D319F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p w14:paraId="45978241"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p w14:paraId="606CBE9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p w14:paraId="46D7C167"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bl>
    <w:p w14:paraId="0F6CFFC6"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p w14:paraId="639CF96A"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F6015A" w:rsidRPr="00FF02E2" w14:paraId="10702FF7" w14:textId="77777777" w:rsidTr="00455E15">
        <w:tc>
          <w:tcPr>
            <w:tcW w:w="9855" w:type="dxa"/>
            <w:tcBorders>
              <w:top w:val="single" w:sz="6" w:space="0" w:color="auto"/>
              <w:bottom w:val="single" w:sz="6" w:space="0" w:color="auto"/>
            </w:tcBorders>
            <w:tcMar>
              <w:top w:w="100" w:type="nil"/>
              <w:right w:w="100" w:type="nil"/>
            </w:tcMar>
          </w:tcPr>
          <w:p w14:paraId="181930F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b/>
                <w:bCs/>
                <w:lang w:val="en-GB"/>
              </w:rPr>
              <w:t>Deliverables</w:t>
            </w:r>
            <w:r w:rsidRPr="00FF02E2">
              <w:rPr>
                <w:rFonts w:ascii="TimesNewRomanPSMT" w:hAnsi="TimesNewRomanPSMT" w:cs="TimesNewRomanPSMT"/>
                <w:lang w:val="en-GB"/>
              </w:rPr>
              <w:t xml:space="preserve"> (brief description and month of delivery)</w:t>
            </w:r>
          </w:p>
          <w:p w14:paraId="197895A7"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p w14:paraId="4211EF4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p w14:paraId="45162953"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p w14:paraId="7E3C328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p w14:paraId="666AB1D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p w14:paraId="2636693E"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bl>
    <w:p w14:paraId="3AECD24D"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p>
    <w:p w14:paraId="2A4C96F6"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br w:type="page"/>
      </w:r>
      <w:r w:rsidRPr="00FF02E2">
        <w:rPr>
          <w:rFonts w:ascii="TimesNewRomanPSMT" w:hAnsi="TimesNewRomanPSMT" w:cs="TimesNewRomanPSMT"/>
          <w:b/>
          <w:bCs/>
          <w:lang w:val="en-GB"/>
        </w:rPr>
        <w:lastRenderedPageBreak/>
        <w:t>Table 3.1c:</w:t>
      </w:r>
      <w:r w:rsidRPr="00FF02E2">
        <w:rPr>
          <w:rFonts w:ascii="TimesNewRomanPSMT" w:hAnsi="TimesNewRomanPSMT" w:cs="TimesNewRomanPSMT"/>
          <w:b/>
          <w:bCs/>
          <w:lang w:val="en-GB"/>
        </w:rPr>
        <w:tab/>
        <w:t xml:space="preserve">List of Deliverables  </w:t>
      </w:r>
    </w:p>
    <w:p w14:paraId="57481DAD"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tbl>
      <w:tblPr>
        <w:tblW w:w="9812"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1449"/>
        <w:gridCol w:w="2091"/>
        <w:gridCol w:w="1134"/>
        <w:gridCol w:w="1418"/>
        <w:gridCol w:w="850"/>
        <w:gridCol w:w="1736"/>
        <w:gridCol w:w="1134"/>
      </w:tblGrid>
      <w:tr w:rsidR="00F6015A" w:rsidRPr="00FF02E2" w14:paraId="2E65FA47" w14:textId="77777777" w:rsidTr="00455E15">
        <w:tc>
          <w:tcPr>
            <w:tcW w:w="1449" w:type="dxa"/>
            <w:tcBorders>
              <w:top w:val="single" w:sz="4" w:space="0" w:color="BFBFBF"/>
              <w:bottom w:val="single" w:sz="4" w:space="0" w:color="BFBFBF"/>
              <w:right w:val="single" w:sz="4" w:space="0" w:color="BFBFBF"/>
            </w:tcBorders>
            <w:tcMar>
              <w:top w:w="100" w:type="nil"/>
              <w:right w:w="100" w:type="nil"/>
            </w:tcMar>
            <w:vAlign w:val="center"/>
          </w:tcPr>
          <w:p w14:paraId="04A76C8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Deliverable (number)</w:t>
            </w:r>
          </w:p>
        </w:tc>
        <w:tc>
          <w:tcPr>
            <w:tcW w:w="2091" w:type="dxa"/>
            <w:tcBorders>
              <w:top w:val="single" w:sz="4" w:space="0" w:color="BFBFBF"/>
              <w:left w:val="single" w:sz="4" w:space="0" w:color="BFBFBF"/>
              <w:bottom w:val="single" w:sz="4" w:space="0" w:color="BFBFBF"/>
              <w:right w:val="single" w:sz="4" w:space="0" w:color="BFBFBF"/>
            </w:tcBorders>
            <w:tcMar>
              <w:top w:w="100" w:type="nil"/>
              <w:right w:w="100" w:type="nil"/>
            </w:tcMar>
            <w:vAlign w:val="center"/>
          </w:tcPr>
          <w:p w14:paraId="25FB92D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Deliverable name</w:t>
            </w:r>
          </w:p>
        </w:tc>
        <w:tc>
          <w:tcPr>
            <w:tcW w:w="1134" w:type="dxa"/>
            <w:tcBorders>
              <w:top w:val="single" w:sz="4" w:space="0" w:color="BFBFBF"/>
              <w:left w:val="single" w:sz="4" w:space="0" w:color="BFBFBF"/>
              <w:bottom w:val="single" w:sz="4" w:space="0" w:color="BFBFBF"/>
              <w:right w:val="single" w:sz="4" w:space="0" w:color="BFBFBF"/>
            </w:tcBorders>
            <w:tcMar>
              <w:top w:w="100" w:type="nil"/>
              <w:right w:w="100" w:type="nil"/>
            </w:tcMar>
            <w:vAlign w:val="center"/>
          </w:tcPr>
          <w:p w14:paraId="3F3C4DF8"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 xml:space="preserve">Work package number </w:t>
            </w:r>
          </w:p>
        </w:tc>
        <w:tc>
          <w:tcPr>
            <w:tcW w:w="1418" w:type="dxa"/>
            <w:tcBorders>
              <w:top w:val="single" w:sz="4" w:space="0" w:color="BFBFBF"/>
              <w:left w:val="single" w:sz="4" w:space="0" w:color="BFBFBF"/>
              <w:bottom w:val="single" w:sz="4" w:space="0" w:color="BFBFBF"/>
              <w:right w:val="single" w:sz="4" w:space="0" w:color="BFBFBF"/>
            </w:tcBorders>
            <w:tcMar>
              <w:top w:w="100" w:type="nil"/>
              <w:right w:w="100" w:type="nil"/>
            </w:tcMar>
            <w:vAlign w:val="center"/>
          </w:tcPr>
          <w:p w14:paraId="0787E81B"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 xml:space="preserve">Short name of lead participant </w:t>
            </w:r>
          </w:p>
        </w:tc>
        <w:tc>
          <w:tcPr>
            <w:tcW w:w="850" w:type="dxa"/>
            <w:tcBorders>
              <w:top w:val="single" w:sz="4" w:space="0" w:color="BFBFBF"/>
              <w:left w:val="single" w:sz="4" w:space="0" w:color="BFBFBF"/>
              <w:bottom w:val="single" w:sz="4" w:space="0" w:color="BFBFBF"/>
              <w:right w:val="single" w:sz="4" w:space="0" w:color="BFBFBF"/>
            </w:tcBorders>
            <w:tcMar>
              <w:top w:w="100" w:type="nil"/>
              <w:right w:w="100" w:type="nil"/>
            </w:tcMar>
            <w:vAlign w:val="center"/>
          </w:tcPr>
          <w:p w14:paraId="03E0127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Type</w:t>
            </w:r>
          </w:p>
        </w:tc>
        <w:tc>
          <w:tcPr>
            <w:tcW w:w="1736" w:type="dxa"/>
            <w:tcBorders>
              <w:top w:val="single" w:sz="4" w:space="0" w:color="BFBFBF"/>
              <w:left w:val="single" w:sz="4" w:space="0" w:color="BFBFBF"/>
              <w:bottom w:val="single" w:sz="4" w:space="0" w:color="BFBFBF"/>
              <w:right w:val="single" w:sz="4" w:space="0" w:color="BFBFBF"/>
            </w:tcBorders>
            <w:tcMar>
              <w:top w:w="100" w:type="nil"/>
              <w:right w:w="100" w:type="nil"/>
            </w:tcMar>
            <w:vAlign w:val="center"/>
          </w:tcPr>
          <w:p w14:paraId="463099EC"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Dissemination level</w:t>
            </w:r>
          </w:p>
        </w:tc>
        <w:tc>
          <w:tcPr>
            <w:tcW w:w="1134" w:type="dxa"/>
            <w:tcBorders>
              <w:top w:val="single" w:sz="4" w:space="0" w:color="BFBFBF"/>
              <w:left w:val="single" w:sz="4" w:space="0" w:color="BFBFBF"/>
              <w:bottom w:val="single" w:sz="4" w:space="0" w:color="BFBFBF"/>
            </w:tcBorders>
            <w:tcMar>
              <w:top w:w="100" w:type="nil"/>
              <w:right w:w="100" w:type="nil"/>
            </w:tcMar>
            <w:vAlign w:val="center"/>
          </w:tcPr>
          <w:p w14:paraId="518DCBE6"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Delivery date</w:t>
            </w:r>
          </w:p>
          <w:p w14:paraId="47D4163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(in months)</w:t>
            </w:r>
          </w:p>
        </w:tc>
      </w:tr>
      <w:tr w:rsidR="00F6015A" w:rsidRPr="00FF02E2" w14:paraId="02BEE4EA" w14:textId="77777777" w:rsidTr="00455E15">
        <w:tblPrEx>
          <w:tblBorders>
            <w:top w:val="none" w:sz="0" w:space="0" w:color="auto"/>
          </w:tblBorders>
        </w:tblPrEx>
        <w:tc>
          <w:tcPr>
            <w:tcW w:w="1449" w:type="dxa"/>
            <w:tcBorders>
              <w:top w:val="single" w:sz="4" w:space="0" w:color="BFBFBF"/>
              <w:bottom w:val="single" w:sz="4" w:space="0" w:color="BFBFBF"/>
              <w:right w:val="single" w:sz="4" w:space="0" w:color="BFBFBF"/>
            </w:tcBorders>
            <w:tcMar>
              <w:top w:w="100" w:type="nil"/>
              <w:right w:w="100" w:type="nil"/>
            </w:tcMar>
          </w:tcPr>
          <w:p w14:paraId="193F40A6"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D1.1</w:t>
            </w:r>
          </w:p>
        </w:tc>
        <w:tc>
          <w:tcPr>
            <w:tcW w:w="2091"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2A9FE56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What is populism? A conceptual report.</w:t>
            </w:r>
          </w:p>
        </w:tc>
        <w:tc>
          <w:tcPr>
            <w:tcW w:w="1134"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532FF2F0"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WP1</w:t>
            </w:r>
          </w:p>
        </w:tc>
        <w:tc>
          <w:tcPr>
            <w:tcW w:w="1418"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7187B13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UNILE</w:t>
            </w:r>
          </w:p>
        </w:tc>
        <w:tc>
          <w:tcPr>
            <w:tcW w:w="850"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7DA63E27"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R</w:t>
            </w:r>
          </w:p>
        </w:tc>
        <w:tc>
          <w:tcPr>
            <w:tcW w:w="1736"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6DAB60C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PU</w:t>
            </w:r>
          </w:p>
        </w:tc>
        <w:tc>
          <w:tcPr>
            <w:tcW w:w="1134" w:type="dxa"/>
            <w:tcBorders>
              <w:top w:val="single" w:sz="4" w:space="0" w:color="BFBFBF"/>
              <w:left w:val="single" w:sz="4" w:space="0" w:color="BFBFBF"/>
              <w:bottom w:val="single" w:sz="4" w:space="0" w:color="BFBFBF"/>
            </w:tcBorders>
            <w:tcMar>
              <w:top w:w="100" w:type="nil"/>
              <w:right w:w="100" w:type="nil"/>
            </w:tcMar>
          </w:tcPr>
          <w:p w14:paraId="62AC301E"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7</w:t>
            </w:r>
          </w:p>
        </w:tc>
      </w:tr>
      <w:tr w:rsidR="00F6015A" w:rsidRPr="00FF02E2" w14:paraId="692F3B8C" w14:textId="77777777" w:rsidTr="00455E15">
        <w:tblPrEx>
          <w:tblBorders>
            <w:top w:val="none" w:sz="0" w:space="0" w:color="auto"/>
          </w:tblBorders>
        </w:tblPrEx>
        <w:tc>
          <w:tcPr>
            <w:tcW w:w="1449" w:type="dxa"/>
            <w:tcBorders>
              <w:top w:val="single" w:sz="4" w:space="0" w:color="BFBFBF"/>
              <w:bottom w:val="single" w:sz="4" w:space="0" w:color="BFBFBF"/>
              <w:right w:val="single" w:sz="4" w:space="0" w:color="BFBFBF"/>
            </w:tcBorders>
            <w:tcMar>
              <w:top w:w="100" w:type="nil"/>
              <w:right w:w="100" w:type="nil"/>
            </w:tcMar>
          </w:tcPr>
          <w:p w14:paraId="70609BB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D1.2</w:t>
            </w:r>
          </w:p>
        </w:tc>
        <w:tc>
          <w:tcPr>
            <w:tcW w:w="2091"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45423929"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Mapping populism in Europe</w:t>
            </w:r>
          </w:p>
        </w:tc>
        <w:tc>
          <w:tcPr>
            <w:tcW w:w="1134"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1897B28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WP1</w:t>
            </w:r>
          </w:p>
        </w:tc>
        <w:tc>
          <w:tcPr>
            <w:tcW w:w="1418"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EA9070B"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UNILE</w:t>
            </w:r>
          </w:p>
        </w:tc>
        <w:tc>
          <w:tcPr>
            <w:tcW w:w="850"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57FD93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R</w:t>
            </w:r>
          </w:p>
        </w:tc>
        <w:tc>
          <w:tcPr>
            <w:tcW w:w="1736"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14BD9B08"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PU</w:t>
            </w:r>
          </w:p>
        </w:tc>
        <w:tc>
          <w:tcPr>
            <w:tcW w:w="1134" w:type="dxa"/>
            <w:tcBorders>
              <w:top w:val="single" w:sz="4" w:space="0" w:color="BFBFBF"/>
              <w:left w:val="single" w:sz="4" w:space="0" w:color="BFBFBF"/>
              <w:bottom w:val="single" w:sz="4" w:space="0" w:color="BFBFBF"/>
            </w:tcBorders>
            <w:tcMar>
              <w:top w:w="100" w:type="nil"/>
              <w:right w:w="100" w:type="nil"/>
            </w:tcMar>
          </w:tcPr>
          <w:p w14:paraId="48F13947"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12</w:t>
            </w:r>
          </w:p>
        </w:tc>
      </w:tr>
      <w:tr w:rsidR="00F6015A" w:rsidRPr="00FF02E2" w14:paraId="6031F551" w14:textId="77777777" w:rsidTr="00455E15">
        <w:tblPrEx>
          <w:tblBorders>
            <w:top w:val="none" w:sz="0" w:space="0" w:color="auto"/>
          </w:tblBorders>
        </w:tblPrEx>
        <w:tc>
          <w:tcPr>
            <w:tcW w:w="1449" w:type="dxa"/>
            <w:tcBorders>
              <w:top w:val="single" w:sz="4" w:space="0" w:color="BFBFBF"/>
              <w:bottom w:val="single" w:sz="4" w:space="0" w:color="BFBFBF"/>
              <w:right w:val="single" w:sz="4" w:space="0" w:color="BFBFBF"/>
            </w:tcBorders>
            <w:tcMar>
              <w:top w:w="100" w:type="nil"/>
              <w:right w:w="100" w:type="nil"/>
            </w:tcMar>
          </w:tcPr>
          <w:p w14:paraId="540C532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D2.1</w:t>
            </w:r>
          </w:p>
          <w:p w14:paraId="77DE210E"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p w14:paraId="1FA710E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2091"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673FEFF0"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Interview guidelines </w:t>
            </w:r>
          </w:p>
        </w:tc>
        <w:tc>
          <w:tcPr>
            <w:tcW w:w="1134"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1AE4C6B9"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WP2</w:t>
            </w:r>
          </w:p>
        </w:tc>
        <w:tc>
          <w:tcPr>
            <w:tcW w:w="1418"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55A85656"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SIEGEN</w:t>
            </w:r>
          </w:p>
        </w:tc>
        <w:tc>
          <w:tcPr>
            <w:tcW w:w="850"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60504BF"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R</w:t>
            </w:r>
          </w:p>
        </w:tc>
        <w:tc>
          <w:tcPr>
            <w:tcW w:w="1736"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7993F59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PU</w:t>
            </w:r>
          </w:p>
        </w:tc>
        <w:tc>
          <w:tcPr>
            <w:tcW w:w="1134" w:type="dxa"/>
            <w:tcBorders>
              <w:top w:val="single" w:sz="4" w:space="0" w:color="BFBFBF"/>
              <w:left w:val="single" w:sz="4" w:space="0" w:color="BFBFBF"/>
              <w:bottom w:val="single" w:sz="4" w:space="0" w:color="BFBFBF"/>
            </w:tcBorders>
            <w:tcMar>
              <w:top w:w="100" w:type="nil"/>
              <w:right w:w="100" w:type="nil"/>
            </w:tcMar>
          </w:tcPr>
          <w:p w14:paraId="3C428D4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10</w:t>
            </w:r>
          </w:p>
        </w:tc>
      </w:tr>
      <w:tr w:rsidR="00F6015A" w:rsidRPr="00FF02E2" w14:paraId="3FB3B760" w14:textId="77777777" w:rsidTr="00455E15">
        <w:tblPrEx>
          <w:tblBorders>
            <w:top w:val="none" w:sz="0" w:space="0" w:color="auto"/>
          </w:tblBorders>
        </w:tblPrEx>
        <w:tc>
          <w:tcPr>
            <w:tcW w:w="1449" w:type="dxa"/>
            <w:tcBorders>
              <w:top w:val="single" w:sz="4" w:space="0" w:color="BFBFBF"/>
              <w:bottom w:val="single" w:sz="4" w:space="0" w:color="BFBFBF"/>
              <w:right w:val="single" w:sz="4" w:space="0" w:color="BFBFBF"/>
            </w:tcBorders>
            <w:tcMar>
              <w:top w:w="100" w:type="nil"/>
              <w:right w:w="100" w:type="nil"/>
            </w:tcMar>
          </w:tcPr>
          <w:p w14:paraId="779D042E"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D2.2</w:t>
            </w:r>
          </w:p>
          <w:p w14:paraId="5DB65E28"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2091"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84711B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 xml:space="preserve">Integrated report on populism in the political establishment </w:t>
            </w:r>
          </w:p>
        </w:tc>
        <w:tc>
          <w:tcPr>
            <w:tcW w:w="1134"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197EF2D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WP2</w:t>
            </w:r>
          </w:p>
        </w:tc>
        <w:tc>
          <w:tcPr>
            <w:tcW w:w="1418"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6362041"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SIEGEN</w:t>
            </w:r>
          </w:p>
        </w:tc>
        <w:tc>
          <w:tcPr>
            <w:tcW w:w="850"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55803FC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R</w:t>
            </w:r>
          </w:p>
        </w:tc>
        <w:tc>
          <w:tcPr>
            <w:tcW w:w="1736"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41B407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PU</w:t>
            </w:r>
          </w:p>
        </w:tc>
        <w:tc>
          <w:tcPr>
            <w:tcW w:w="1134" w:type="dxa"/>
            <w:tcBorders>
              <w:top w:val="single" w:sz="4" w:space="0" w:color="BFBFBF"/>
              <w:left w:val="single" w:sz="4" w:space="0" w:color="BFBFBF"/>
              <w:bottom w:val="single" w:sz="4" w:space="0" w:color="BFBFBF"/>
            </w:tcBorders>
            <w:tcMar>
              <w:top w:w="100" w:type="nil"/>
              <w:right w:w="100" w:type="nil"/>
            </w:tcMar>
          </w:tcPr>
          <w:p w14:paraId="1484A4D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r w:rsidRPr="00FF02E2">
              <w:rPr>
                <w:rFonts w:ascii="TimesNewRomanPSMT" w:hAnsi="TimesNewRomanPSMT" w:cs="TimesNewRomanPSMT"/>
                <w:lang w:val="en-GB"/>
              </w:rPr>
              <w:t>16</w:t>
            </w:r>
          </w:p>
        </w:tc>
      </w:tr>
      <w:tr w:rsidR="00F6015A" w:rsidRPr="00FF02E2" w14:paraId="2EC97851" w14:textId="77777777" w:rsidTr="00455E15">
        <w:tblPrEx>
          <w:tblBorders>
            <w:top w:val="none" w:sz="0" w:space="0" w:color="auto"/>
            <w:bottom w:val="single" w:sz="4" w:space="0" w:color="BFBFBF"/>
          </w:tblBorders>
        </w:tblPrEx>
        <w:tc>
          <w:tcPr>
            <w:tcW w:w="1449" w:type="dxa"/>
            <w:tcBorders>
              <w:top w:val="single" w:sz="4" w:space="0" w:color="BFBFBF"/>
              <w:bottom w:val="single" w:sz="4" w:space="0" w:color="BFBFBF"/>
              <w:right w:val="single" w:sz="4" w:space="0" w:color="BFBFBF"/>
            </w:tcBorders>
            <w:tcMar>
              <w:top w:w="100" w:type="nil"/>
              <w:right w:w="100" w:type="nil"/>
            </w:tcMar>
          </w:tcPr>
          <w:p w14:paraId="6C8EA25B"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2091"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6F77E03"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1134"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4FAA03CB"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1418"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4860604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850"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45991D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1736"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6B3C414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1134" w:type="dxa"/>
            <w:tcBorders>
              <w:top w:val="single" w:sz="4" w:space="0" w:color="BFBFBF"/>
              <w:left w:val="single" w:sz="4" w:space="0" w:color="BFBFBF"/>
              <w:bottom w:val="single" w:sz="4" w:space="0" w:color="BFBFBF"/>
            </w:tcBorders>
            <w:tcMar>
              <w:top w:w="100" w:type="nil"/>
              <w:right w:w="100" w:type="nil"/>
            </w:tcMar>
          </w:tcPr>
          <w:p w14:paraId="01A19478"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bl>
    <w:p w14:paraId="0219822A"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p w14:paraId="27A32FDB"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p w14:paraId="3A6FB54C"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lang w:val="en-GB"/>
        </w:rPr>
      </w:pPr>
    </w:p>
    <w:p w14:paraId="6A8AF771"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sz w:val="20"/>
          <w:szCs w:val="20"/>
          <w:lang w:val="en-GB"/>
        </w:rPr>
      </w:pPr>
    </w:p>
    <w:p w14:paraId="70438F80"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sz w:val="20"/>
          <w:szCs w:val="20"/>
          <w:highlight w:val="yellow"/>
          <w:lang w:val="en-GB"/>
        </w:rPr>
      </w:pPr>
      <w:r w:rsidRPr="00FF02E2">
        <w:rPr>
          <w:rFonts w:ascii="TimesNewRomanPSMT" w:hAnsi="TimesNewRomanPSMT" w:cs="TimesNewRomanPSMT"/>
          <w:b/>
          <w:bCs/>
          <w:sz w:val="20"/>
          <w:szCs w:val="20"/>
          <w:highlight w:val="yellow"/>
          <w:lang w:val="en-GB"/>
        </w:rPr>
        <w:t xml:space="preserve">KEY </w:t>
      </w:r>
    </w:p>
    <w:p w14:paraId="6AE51F74"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sz w:val="20"/>
          <w:szCs w:val="20"/>
          <w:highlight w:val="yellow"/>
          <w:lang w:val="en-GB"/>
        </w:rPr>
      </w:pPr>
      <w:r w:rsidRPr="00FF02E2">
        <w:rPr>
          <w:rFonts w:ascii="TimesNewRomanPSMT" w:hAnsi="TimesNewRomanPSMT" w:cs="TimesNewRomanPSMT"/>
          <w:i/>
          <w:iCs/>
          <w:sz w:val="20"/>
          <w:szCs w:val="20"/>
          <w:highlight w:val="yellow"/>
          <w:lang w:val="en-GB"/>
        </w:rPr>
        <w:t>Deliverable numbers in order of delivery dates. Please use the numbering convention &lt;WP number</w:t>
      </w:r>
      <w:proofErr w:type="gramStart"/>
      <w:r w:rsidRPr="00FF02E2">
        <w:rPr>
          <w:rFonts w:ascii="TimesNewRomanPSMT" w:hAnsi="TimesNewRomanPSMT" w:cs="TimesNewRomanPSMT"/>
          <w:i/>
          <w:iCs/>
          <w:sz w:val="20"/>
          <w:szCs w:val="20"/>
          <w:highlight w:val="yellow"/>
          <w:lang w:val="en-GB"/>
        </w:rPr>
        <w:t>&gt;.&lt;</w:t>
      </w:r>
      <w:proofErr w:type="gramEnd"/>
      <w:r w:rsidRPr="00FF02E2">
        <w:rPr>
          <w:rFonts w:ascii="TimesNewRomanPSMT" w:hAnsi="TimesNewRomanPSMT" w:cs="TimesNewRomanPSMT"/>
          <w:i/>
          <w:iCs/>
          <w:sz w:val="20"/>
          <w:szCs w:val="20"/>
          <w:highlight w:val="yellow"/>
          <w:lang w:val="en-GB"/>
        </w:rPr>
        <w:t xml:space="preserve">number of deliverable within that WP&gt;. </w:t>
      </w:r>
    </w:p>
    <w:p w14:paraId="72F48C04"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sz w:val="20"/>
          <w:szCs w:val="20"/>
          <w:highlight w:val="yellow"/>
          <w:lang w:val="en-GB"/>
        </w:rPr>
      </w:pPr>
    </w:p>
    <w:p w14:paraId="2AAC5E6E"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sz w:val="20"/>
          <w:szCs w:val="20"/>
          <w:highlight w:val="yellow"/>
          <w:lang w:val="en-GB"/>
        </w:rPr>
      </w:pPr>
      <w:r w:rsidRPr="00FF02E2">
        <w:rPr>
          <w:rFonts w:ascii="TimesNewRomanPSMT" w:hAnsi="TimesNewRomanPSMT" w:cs="TimesNewRomanPSMT"/>
          <w:i/>
          <w:iCs/>
          <w:sz w:val="20"/>
          <w:szCs w:val="20"/>
          <w:highlight w:val="yellow"/>
          <w:lang w:val="en-GB"/>
        </w:rPr>
        <w:t>For example, deliverable 4.2 would be the second deliverable from work package 4.</w:t>
      </w:r>
    </w:p>
    <w:p w14:paraId="31AF67DF"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sz w:val="20"/>
          <w:szCs w:val="20"/>
          <w:highlight w:val="yellow"/>
          <w:lang w:val="en-GB"/>
        </w:rPr>
      </w:pPr>
    </w:p>
    <w:p w14:paraId="31309B8C"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sz w:val="20"/>
          <w:szCs w:val="20"/>
          <w:highlight w:val="yellow"/>
          <w:lang w:val="en-GB"/>
        </w:rPr>
      </w:pPr>
      <w:r w:rsidRPr="00FF02E2">
        <w:rPr>
          <w:rFonts w:ascii="TimesNewRomanPSMT" w:hAnsi="TimesNewRomanPSMT" w:cs="TimesNewRomanPSMT"/>
          <w:b/>
          <w:bCs/>
          <w:sz w:val="20"/>
          <w:szCs w:val="20"/>
          <w:highlight w:val="yellow"/>
          <w:lang w:val="en-GB"/>
        </w:rPr>
        <w:t xml:space="preserve">Type: </w:t>
      </w:r>
    </w:p>
    <w:p w14:paraId="30CC12EA"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sz w:val="20"/>
          <w:szCs w:val="20"/>
          <w:highlight w:val="yellow"/>
          <w:lang w:val="en-GB"/>
        </w:rPr>
      </w:pPr>
      <w:r w:rsidRPr="00FF02E2">
        <w:rPr>
          <w:rFonts w:ascii="TimesNewRomanPSMT" w:hAnsi="TimesNewRomanPSMT" w:cs="TimesNewRomanPSMT"/>
          <w:i/>
          <w:iCs/>
          <w:sz w:val="20"/>
          <w:szCs w:val="20"/>
          <w:highlight w:val="yellow"/>
          <w:lang w:val="en-GB"/>
        </w:rPr>
        <w:t xml:space="preserve">Use one of the following codes: </w:t>
      </w:r>
    </w:p>
    <w:p w14:paraId="1FFE78AC" w14:textId="77777777" w:rsidR="00F6015A" w:rsidRPr="00FF02E2" w:rsidRDefault="00F6015A" w:rsidP="00F6015A">
      <w:pPr>
        <w:widowControl w:val="0"/>
        <w:autoSpaceDE w:val="0"/>
        <w:autoSpaceDN w:val="0"/>
        <w:adjustRightInd w:val="0"/>
        <w:spacing w:after="120"/>
        <w:ind w:right="-2" w:firstLine="720"/>
        <w:rPr>
          <w:rFonts w:ascii="TimesNewRomanPSMT" w:hAnsi="TimesNewRomanPSMT" w:cs="TimesNewRomanPSMT"/>
          <w:sz w:val="20"/>
          <w:szCs w:val="20"/>
          <w:highlight w:val="yellow"/>
          <w:lang w:val="en-GB"/>
        </w:rPr>
      </w:pPr>
      <w:r w:rsidRPr="00FF02E2">
        <w:rPr>
          <w:rFonts w:ascii="TimesNewRomanPSMT" w:hAnsi="TimesNewRomanPSMT" w:cs="TimesNewRomanPSMT"/>
          <w:sz w:val="20"/>
          <w:szCs w:val="20"/>
          <w:highlight w:val="yellow"/>
          <w:lang w:val="en-GB"/>
        </w:rPr>
        <w:t>R:</w:t>
      </w:r>
      <w:r w:rsidRPr="00FF02E2">
        <w:rPr>
          <w:rFonts w:ascii="TimesNewRomanPSMT" w:hAnsi="TimesNewRomanPSMT" w:cs="TimesNewRomanPSMT"/>
          <w:sz w:val="20"/>
          <w:szCs w:val="20"/>
          <w:highlight w:val="yellow"/>
          <w:lang w:val="en-GB"/>
        </w:rPr>
        <w:tab/>
        <w:t xml:space="preserve">Document, report (excluding the periodic and final reports) </w:t>
      </w:r>
    </w:p>
    <w:p w14:paraId="006813EA" w14:textId="77777777" w:rsidR="00F6015A" w:rsidRPr="00FF02E2" w:rsidRDefault="00F6015A" w:rsidP="00F6015A">
      <w:pPr>
        <w:widowControl w:val="0"/>
        <w:autoSpaceDE w:val="0"/>
        <w:autoSpaceDN w:val="0"/>
        <w:adjustRightInd w:val="0"/>
        <w:spacing w:after="120"/>
        <w:ind w:right="-2" w:firstLine="720"/>
        <w:rPr>
          <w:rFonts w:ascii="TimesNewRomanPSMT" w:hAnsi="TimesNewRomanPSMT" w:cs="TimesNewRomanPSMT"/>
          <w:sz w:val="20"/>
          <w:szCs w:val="20"/>
          <w:highlight w:val="yellow"/>
          <w:lang w:val="en-GB"/>
        </w:rPr>
      </w:pPr>
      <w:r w:rsidRPr="00FF02E2">
        <w:rPr>
          <w:rFonts w:ascii="TimesNewRomanPSMT" w:hAnsi="TimesNewRomanPSMT" w:cs="TimesNewRomanPSMT"/>
          <w:sz w:val="20"/>
          <w:szCs w:val="20"/>
          <w:highlight w:val="yellow"/>
          <w:lang w:val="en-GB"/>
        </w:rPr>
        <w:t>DEM:</w:t>
      </w:r>
      <w:r w:rsidRPr="00FF02E2">
        <w:rPr>
          <w:rFonts w:ascii="TimesNewRomanPSMT" w:hAnsi="TimesNewRomanPSMT" w:cs="TimesNewRomanPSMT"/>
          <w:sz w:val="20"/>
          <w:szCs w:val="20"/>
          <w:highlight w:val="yellow"/>
          <w:lang w:val="en-GB"/>
        </w:rPr>
        <w:tab/>
        <w:t xml:space="preserve">Demonstrator, pilot, prototype, plan designs </w:t>
      </w:r>
    </w:p>
    <w:p w14:paraId="33D098AD" w14:textId="77777777" w:rsidR="00F6015A" w:rsidRPr="00FF02E2" w:rsidRDefault="00F6015A" w:rsidP="00F6015A">
      <w:pPr>
        <w:widowControl w:val="0"/>
        <w:autoSpaceDE w:val="0"/>
        <w:autoSpaceDN w:val="0"/>
        <w:adjustRightInd w:val="0"/>
        <w:spacing w:after="120"/>
        <w:ind w:right="-2" w:firstLine="720"/>
        <w:rPr>
          <w:rFonts w:ascii="TimesNewRomanPSMT" w:hAnsi="TimesNewRomanPSMT" w:cs="TimesNewRomanPSMT"/>
          <w:sz w:val="20"/>
          <w:szCs w:val="20"/>
          <w:highlight w:val="yellow"/>
          <w:lang w:val="en-GB"/>
        </w:rPr>
      </w:pPr>
      <w:r w:rsidRPr="00FF02E2">
        <w:rPr>
          <w:rFonts w:ascii="TimesNewRomanPSMT" w:hAnsi="TimesNewRomanPSMT" w:cs="TimesNewRomanPSMT"/>
          <w:sz w:val="20"/>
          <w:szCs w:val="20"/>
          <w:highlight w:val="yellow"/>
          <w:lang w:val="en-GB"/>
        </w:rPr>
        <w:t>DEC:</w:t>
      </w:r>
      <w:r w:rsidRPr="00FF02E2">
        <w:rPr>
          <w:rFonts w:ascii="TimesNewRomanPSMT" w:hAnsi="TimesNewRomanPSMT" w:cs="TimesNewRomanPSMT"/>
          <w:sz w:val="20"/>
          <w:szCs w:val="20"/>
          <w:highlight w:val="yellow"/>
          <w:lang w:val="en-GB"/>
        </w:rPr>
        <w:tab/>
        <w:t xml:space="preserve">Websites, patents </w:t>
      </w:r>
      <w:proofErr w:type="gramStart"/>
      <w:r w:rsidRPr="00FF02E2">
        <w:rPr>
          <w:rFonts w:ascii="TimesNewRomanPSMT" w:hAnsi="TimesNewRomanPSMT" w:cs="TimesNewRomanPSMT"/>
          <w:sz w:val="20"/>
          <w:szCs w:val="20"/>
          <w:highlight w:val="yellow"/>
          <w:lang w:val="en-GB"/>
        </w:rPr>
        <w:t xml:space="preserve">filing,   </w:t>
      </w:r>
      <w:proofErr w:type="gramEnd"/>
      <w:r w:rsidRPr="00FF02E2">
        <w:rPr>
          <w:rFonts w:ascii="TimesNewRomanPSMT" w:hAnsi="TimesNewRomanPSMT" w:cs="TimesNewRomanPSMT"/>
          <w:sz w:val="20"/>
          <w:szCs w:val="20"/>
          <w:highlight w:val="yellow"/>
          <w:lang w:val="en-GB"/>
        </w:rPr>
        <w:t>press &amp; media actions, videos, etc.</w:t>
      </w:r>
    </w:p>
    <w:p w14:paraId="647E062E" w14:textId="77777777" w:rsidR="00F6015A" w:rsidRPr="00FF02E2" w:rsidRDefault="00F6015A" w:rsidP="00F6015A">
      <w:pPr>
        <w:widowControl w:val="0"/>
        <w:autoSpaceDE w:val="0"/>
        <w:autoSpaceDN w:val="0"/>
        <w:adjustRightInd w:val="0"/>
        <w:spacing w:after="120"/>
        <w:ind w:right="-2" w:firstLine="720"/>
        <w:rPr>
          <w:rFonts w:ascii="TimesNewRomanPSMT" w:hAnsi="TimesNewRomanPSMT" w:cs="TimesNewRomanPSMT"/>
          <w:sz w:val="20"/>
          <w:szCs w:val="20"/>
          <w:highlight w:val="yellow"/>
          <w:lang w:val="en-GB"/>
        </w:rPr>
      </w:pPr>
      <w:r w:rsidRPr="00FF02E2">
        <w:rPr>
          <w:rFonts w:ascii="TimesNewRomanPSMT" w:hAnsi="TimesNewRomanPSMT" w:cs="TimesNewRomanPSMT"/>
          <w:sz w:val="20"/>
          <w:szCs w:val="20"/>
          <w:highlight w:val="yellow"/>
          <w:lang w:val="en-GB"/>
        </w:rPr>
        <w:t>OTHER: Software, technical diagram, etc.</w:t>
      </w:r>
    </w:p>
    <w:p w14:paraId="51BFF910"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sz w:val="20"/>
          <w:szCs w:val="20"/>
          <w:highlight w:val="yellow"/>
          <w:lang w:val="en-GB"/>
        </w:rPr>
      </w:pPr>
    </w:p>
    <w:p w14:paraId="4CC2B94C"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sz w:val="20"/>
          <w:szCs w:val="20"/>
          <w:highlight w:val="yellow"/>
          <w:lang w:val="en-GB"/>
        </w:rPr>
      </w:pPr>
      <w:r w:rsidRPr="00FF02E2">
        <w:rPr>
          <w:rFonts w:ascii="TimesNewRomanPSMT" w:hAnsi="TimesNewRomanPSMT" w:cs="TimesNewRomanPSMT"/>
          <w:b/>
          <w:bCs/>
          <w:sz w:val="20"/>
          <w:szCs w:val="20"/>
          <w:highlight w:val="yellow"/>
          <w:lang w:val="en-GB"/>
        </w:rPr>
        <w:t xml:space="preserve">Dissemination level: </w:t>
      </w:r>
    </w:p>
    <w:p w14:paraId="654B7452"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sz w:val="20"/>
          <w:szCs w:val="20"/>
          <w:highlight w:val="yellow"/>
          <w:lang w:val="en-GB"/>
        </w:rPr>
      </w:pPr>
      <w:r w:rsidRPr="00FF02E2">
        <w:rPr>
          <w:rFonts w:ascii="TimesNewRomanPSMT" w:hAnsi="TimesNewRomanPSMT" w:cs="TimesNewRomanPSMT"/>
          <w:i/>
          <w:iCs/>
          <w:sz w:val="20"/>
          <w:szCs w:val="20"/>
          <w:highlight w:val="yellow"/>
          <w:lang w:val="en-GB"/>
        </w:rPr>
        <w:t xml:space="preserve">Use one of the following codes: </w:t>
      </w:r>
    </w:p>
    <w:p w14:paraId="1ABA5438" w14:textId="77777777" w:rsidR="00F6015A" w:rsidRPr="00FF02E2" w:rsidRDefault="00F6015A" w:rsidP="00F6015A">
      <w:pPr>
        <w:widowControl w:val="0"/>
        <w:autoSpaceDE w:val="0"/>
        <w:autoSpaceDN w:val="0"/>
        <w:adjustRightInd w:val="0"/>
        <w:spacing w:after="120"/>
        <w:ind w:right="-2" w:firstLine="720"/>
        <w:rPr>
          <w:rFonts w:ascii="TimesNewRomanPSMT" w:hAnsi="TimesNewRomanPSMT" w:cs="TimesNewRomanPSMT"/>
          <w:sz w:val="20"/>
          <w:szCs w:val="20"/>
          <w:highlight w:val="yellow"/>
          <w:lang w:val="en-GB"/>
        </w:rPr>
      </w:pPr>
      <w:r w:rsidRPr="00FF02E2">
        <w:rPr>
          <w:rFonts w:ascii="TimesNewRomanPSMT" w:hAnsi="TimesNewRomanPSMT" w:cs="TimesNewRomanPSMT"/>
          <w:sz w:val="20"/>
          <w:szCs w:val="20"/>
          <w:highlight w:val="yellow"/>
          <w:lang w:val="en-GB"/>
        </w:rPr>
        <w:t>PU =</w:t>
      </w:r>
      <w:r w:rsidRPr="00FF02E2">
        <w:rPr>
          <w:rFonts w:ascii="TimesNewRomanPSMT" w:hAnsi="TimesNewRomanPSMT" w:cs="TimesNewRomanPSMT"/>
          <w:sz w:val="20"/>
          <w:szCs w:val="20"/>
          <w:highlight w:val="yellow"/>
          <w:lang w:val="en-GB"/>
        </w:rPr>
        <w:tab/>
        <w:t xml:space="preserve">Public, fully open, e.g. web </w:t>
      </w:r>
    </w:p>
    <w:p w14:paraId="793DA76E" w14:textId="77777777" w:rsidR="00F6015A" w:rsidRPr="00FF02E2" w:rsidRDefault="00F6015A" w:rsidP="00F6015A">
      <w:pPr>
        <w:widowControl w:val="0"/>
        <w:autoSpaceDE w:val="0"/>
        <w:autoSpaceDN w:val="0"/>
        <w:adjustRightInd w:val="0"/>
        <w:spacing w:after="120"/>
        <w:ind w:right="-2" w:firstLine="720"/>
        <w:rPr>
          <w:rFonts w:ascii="TimesNewRomanPSMT" w:hAnsi="TimesNewRomanPSMT" w:cs="TimesNewRomanPSMT"/>
          <w:sz w:val="20"/>
          <w:szCs w:val="20"/>
          <w:highlight w:val="yellow"/>
          <w:lang w:val="en-GB"/>
        </w:rPr>
      </w:pPr>
      <w:r w:rsidRPr="00FF02E2">
        <w:rPr>
          <w:rFonts w:ascii="TimesNewRomanPSMT" w:hAnsi="TimesNewRomanPSMT" w:cs="TimesNewRomanPSMT"/>
          <w:sz w:val="20"/>
          <w:szCs w:val="20"/>
          <w:highlight w:val="yellow"/>
          <w:lang w:val="en-GB"/>
        </w:rPr>
        <w:t>CO =</w:t>
      </w:r>
      <w:r w:rsidRPr="00FF02E2">
        <w:rPr>
          <w:rFonts w:ascii="TimesNewRomanPSMT" w:hAnsi="TimesNewRomanPSMT" w:cs="TimesNewRomanPSMT"/>
          <w:sz w:val="20"/>
          <w:szCs w:val="20"/>
          <w:highlight w:val="yellow"/>
          <w:lang w:val="en-GB"/>
        </w:rPr>
        <w:tab/>
        <w:t>Confidential, restricted under conditions set out in Model Grant Agreement</w:t>
      </w:r>
      <w:r w:rsidRPr="00FF02E2">
        <w:rPr>
          <w:rFonts w:ascii="TimesNewRomanPSMT" w:hAnsi="TimesNewRomanPSMT" w:cs="TimesNewRomanPSMT"/>
          <w:sz w:val="20"/>
          <w:szCs w:val="20"/>
          <w:highlight w:val="yellow"/>
          <w:lang w:val="en-GB"/>
        </w:rPr>
        <w:tab/>
      </w:r>
    </w:p>
    <w:p w14:paraId="4D4D24EA" w14:textId="77777777" w:rsidR="00F6015A" w:rsidRPr="00FF02E2" w:rsidRDefault="00F6015A" w:rsidP="00F6015A">
      <w:pPr>
        <w:widowControl w:val="0"/>
        <w:autoSpaceDE w:val="0"/>
        <w:autoSpaceDN w:val="0"/>
        <w:adjustRightInd w:val="0"/>
        <w:spacing w:after="120"/>
        <w:ind w:right="-2" w:firstLine="720"/>
        <w:rPr>
          <w:rFonts w:ascii="TimesNewRomanPSMT" w:hAnsi="TimesNewRomanPSMT" w:cs="TimesNewRomanPSMT"/>
          <w:sz w:val="20"/>
          <w:szCs w:val="20"/>
          <w:highlight w:val="yellow"/>
          <w:lang w:val="en-GB"/>
        </w:rPr>
      </w:pPr>
      <w:r w:rsidRPr="00FF02E2">
        <w:rPr>
          <w:rFonts w:ascii="TimesNewRomanPSMT" w:hAnsi="TimesNewRomanPSMT" w:cs="TimesNewRomanPSMT"/>
          <w:sz w:val="20"/>
          <w:szCs w:val="20"/>
          <w:highlight w:val="yellow"/>
          <w:lang w:val="en-GB"/>
        </w:rPr>
        <w:lastRenderedPageBreak/>
        <w:t>CI =</w:t>
      </w:r>
      <w:r w:rsidRPr="00FF02E2">
        <w:rPr>
          <w:rFonts w:ascii="TimesNewRomanPSMT" w:hAnsi="TimesNewRomanPSMT" w:cs="TimesNewRomanPSMT"/>
          <w:sz w:val="20"/>
          <w:szCs w:val="20"/>
          <w:highlight w:val="yellow"/>
          <w:lang w:val="en-GB"/>
        </w:rPr>
        <w:tab/>
        <w:t xml:space="preserve">Classified, information as referred to in Commission Decision 2001/844/EC. </w:t>
      </w:r>
    </w:p>
    <w:p w14:paraId="238E0BE3"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sz w:val="20"/>
          <w:szCs w:val="20"/>
          <w:highlight w:val="yellow"/>
          <w:lang w:val="en-GB"/>
        </w:rPr>
      </w:pPr>
    </w:p>
    <w:p w14:paraId="1B6AC601"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sz w:val="20"/>
          <w:szCs w:val="20"/>
          <w:highlight w:val="yellow"/>
          <w:lang w:val="en-GB"/>
        </w:rPr>
      </w:pPr>
      <w:r w:rsidRPr="00FF02E2">
        <w:rPr>
          <w:rFonts w:ascii="TimesNewRomanPSMT" w:hAnsi="TimesNewRomanPSMT" w:cs="TimesNewRomanPSMT"/>
          <w:b/>
          <w:bCs/>
          <w:sz w:val="20"/>
          <w:szCs w:val="20"/>
          <w:highlight w:val="yellow"/>
          <w:lang w:val="en-GB"/>
        </w:rPr>
        <w:t>Delivery date</w:t>
      </w:r>
    </w:p>
    <w:p w14:paraId="6A3AD33A"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sz w:val="20"/>
          <w:szCs w:val="20"/>
          <w:lang w:val="en-GB"/>
        </w:rPr>
      </w:pPr>
      <w:r w:rsidRPr="00FF02E2">
        <w:rPr>
          <w:rFonts w:ascii="TimesNewRomanPSMT" w:hAnsi="TimesNewRomanPSMT" w:cs="TimesNewRomanPSMT"/>
          <w:sz w:val="20"/>
          <w:szCs w:val="20"/>
          <w:highlight w:val="yellow"/>
          <w:lang w:val="en-GB"/>
        </w:rPr>
        <w:t>Measured in months from the project start date (month 1)</w:t>
      </w:r>
    </w:p>
    <w:p w14:paraId="6DC6411E"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sz w:val="20"/>
          <w:szCs w:val="20"/>
          <w:lang w:val="en-GB"/>
        </w:rPr>
        <w:br w:type="page"/>
      </w:r>
      <w:r w:rsidRPr="00FF02E2">
        <w:rPr>
          <w:rFonts w:ascii="TimesNewRomanPSMT" w:hAnsi="TimesNewRomanPSMT" w:cs="TimesNewRomanPSMT"/>
          <w:b/>
          <w:bCs/>
          <w:lang w:val="en-GB"/>
        </w:rPr>
        <w:lastRenderedPageBreak/>
        <w:t>Tables for section 3.2</w:t>
      </w:r>
    </w:p>
    <w:p w14:paraId="69BD0F10"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p>
    <w:p w14:paraId="14F7B9B3"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br w:type="page"/>
      </w:r>
      <w:r w:rsidRPr="00FF02E2">
        <w:rPr>
          <w:rFonts w:ascii="TimesNewRomanPSMT" w:hAnsi="TimesNewRomanPSMT" w:cs="TimesNewRomanPSMT"/>
          <w:b/>
          <w:bCs/>
          <w:lang w:val="en-GB"/>
        </w:rPr>
        <w:lastRenderedPageBreak/>
        <w:t>Tables for section 3.4</w:t>
      </w:r>
    </w:p>
    <w:p w14:paraId="7E9BB62E"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 xml:space="preserve">Table 3.4a: </w:t>
      </w:r>
      <w:r w:rsidRPr="00FF02E2">
        <w:rPr>
          <w:rFonts w:ascii="TimesNewRomanPSMT" w:hAnsi="TimesNewRomanPSMT" w:cs="TimesNewRomanPSMT"/>
          <w:b/>
          <w:bCs/>
          <w:lang w:val="en-GB"/>
        </w:rPr>
        <w:tab/>
        <w:t>Summary of staff effort</w:t>
      </w:r>
    </w:p>
    <w:p w14:paraId="36A8FEB8"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sz w:val="20"/>
          <w:szCs w:val="20"/>
          <w:lang w:val="en-GB"/>
        </w:rPr>
      </w:pPr>
      <w:r w:rsidRPr="00FF02E2">
        <w:rPr>
          <w:rFonts w:ascii="TimesNewRomanPSMT" w:hAnsi="TimesNewRomanPSMT" w:cs="TimesNewRomanPSMT"/>
          <w:i/>
          <w:iCs/>
          <w:highlight w:val="yellow"/>
          <w:lang w:val="en-GB"/>
        </w:rPr>
        <w:t>Please indicate the number of person/months over the whole duration of the planned work, for each work package, for each participant. Identify the work-package leader for each WP by showing the relevant person-month figure in bold.</w:t>
      </w:r>
    </w:p>
    <w:p w14:paraId="0C40A400" w14:textId="77777777" w:rsidR="00F6015A" w:rsidRPr="00FF02E2" w:rsidRDefault="00F6015A" w:rsidP="00F6015A">
      <w:pPr>
        <w:widowControl w:val="0"/>
        <w:autoSpaceDE w:val="0"/>
        <w:autoSpaceDN w:val="0"/>
        <w:adjustRightInd w:val="0"/>
        <w:spacing w:after="120"/>
        <w:ind w:left="720" w:right="-2"/>
        <w:rPr>
          <w:rFonts w:ascii="TimesNewRomanPSMT" w:hAnsi="TimesNewRomanPSMT" w:cs="TimesNewRomanPSMT"/>
          <w:b/>
          <w:bCs/>
          <w:i/>
          <w:iCs/>
          <w:lang w:val="en-GB"/>
        </w:rPr>
      </w:pPr>
    </w:p>
    <w:tbl>
      <w:tblPr>
        <w:tblW w:w="0" w:type="auto"/>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410"/>
        <w:gridCol w:w="1467"/>
        <w:gridCol w:w="1467"/>
        <w:gridCol w:w="1468"/>
        <w:gridCol w:w="2827"/>
      </w:tblGrid>
      <w:tr w:rsidR="00F6015A" w:rsidRPr="00FF02E2" w14:paraId="38E271D5" w14:textId="77777777" w:rsidTr="00455E15">
        <w:tc>
          <w:tcPr>
            <w:tcW w:w="2410" w:type="dxa"/>
            <w:tcBorders>
              <w:top w:val="single" w:sz="8" w:space="0" w:color="BFBFBF"/>
              <w:left w:val="single" w:sz="8" w:space="0" w:color="BFBFBF"/>
              <w:bottom w:val="single" w:sz="4" w:space="0" w:color="BFBFBF"/>
              <w:right w:val="single" w:sz="4" w:space="0" w:color="BFBFBF"/>
            </w:tcBorders>
            <w:tcMar>
              <w:top w:w="100" w:type="nil"/>
              <w:right w:w="100" w:type="nil"/>
            </w:tcMar>
          </w:tcPr>
          <w:p w14:paraId="26E04E99"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p>
        </w:tc>
        <w:tc>
          <w:tcPr>
            <w:tcW w:w="1467"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633F8B6"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WPn</w:t>
            </w:r>
          </w:p>
        </w:tc>
        <w:tc>
          <w:tcPr>
            <w:tcW w:w="1467"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12D90947"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WPn+1</w:t>
            </w:r>
          </w:p>
        </w:tc>
        <w:tc>
          <w:tcPr>
            <w:tcW w:w="1468"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2B45B43F"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WPn+2</w:t>
            </w:r>
          </w:p>
        </w:tc>
        <w:tc>
          <w:tcPr>
            <w:tcW w:w="2827" w:type="dxa"/>
            <w:tcBorders>
              <w:top w:val="single" w:sz="4" w:space="0" w:color="BFBFBF"/>
              <w:left w:val="single" w:sz="4" w:space="0" w:color="BFBFBF"/>
              <w:bottom w:val="single" w:sz="4" w:space="0" w:color="BFBFBF"/>
            </w:tcBorders>
            <w:shd w:val="clear" w:color="auto" w:fill="A6A6A6"/>
            <w:tcMar>
              <w:top w:w="100" w:type="nil"/>
              <w:right w:w="100" w:type="nil"/>
            </w:tcMar>
          </w:tcPr>
          <w:p w14:paraId="2C20AB5B"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Total Person-</w:t>
            </w:r>
          </w:p>
          <w:p w14:paraId="7C5A8D0F"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Months per Participant</w:t>
            </w:r>
          </w:p>
        </w:tc>
      </w:tr>
      <w:tr w:rsidR="00F6015A" w:rsidRPr="00FF02E2" w14:paraId="3E5B3280" w14:textId="77777777" w:rsidTr="00455E15">
        <w:tblPrEx>
          <w:tblBorders>
            <w:top w:val="none" w:sz="0" w:space="0" w:color="auto"/>
          </w:tblBorders>
        </w:tblPrEx>
        <w:tc>
          <w:tcPr>
            <w:tcW w:w="2410" w:type="dxa"/>
            <w:tcBorders>
              <w:top w:val="single" w:sz="4" w:space="0" w:color="BFBFBF"/>
              <w:bottom w:val="single" w:sz="4" w:space="0" w:color="BFBFBF"/>
              <w:right w:val="single" w:sz="4" w:space="0" w:color="BFBFBF"/>
            </w:tcBorders>
            <w:tcMar>
              <w:top w:w="100" w:type="nil"/>
              <w:right w:w="100" w:type="nil"/>
            </w:tcMar>
          </w:tcPr>
          <w:p w14:paraId="6235DC1B"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Participant Number/Short Name</w:t>
            </w:r>
            <w:r w:rsidRPr="00FF02E2">
              <w:rPr>
                <w:rFonts w:ascii="TimesNewRomanPSMT" w:hAnsi="TimesNewRomanPSMT" w:cs="TimesNewRomanPSMT"/>
                <w:lang w:val="en-GB"/>
              </w:rPr>
              <w:t xml:space="preserve"> </w:t>
            </w:r>
          </w:p>
        </w:tc>
        <w:tc>
          <w:tcPr>
            <w:tcW w:w="1467"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4749EEF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1467"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7A608C68"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1468"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64F7717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2827" w:type="dxa"/>
            <w:tcBorders>
              <w:top w:val="single" w:sz="4" w:space="0" w:color="BFBFBF"/>
              <w:left w:val="single" w:sz="4" w:space="0" w:color="BFBFBF"/>
              <w:bottom w:val="single" w:sz="4" w:space="0" w:color="BFBFBF"/>
            </w:tcBorders>
            <w:shd w:val="clear" w:color="auto" w:fill="A6A6A6"/>
            <w:tcMar>
              <w:top w:w="100" w:type="nil"/>
              <w:right w:w="100" w:type="nil"/>
            </w:tcMar>
          </w:tcPr>
          <w:p w14:paraId="03C88321"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r w:rsidR="00F6015A" w:rsidRPr="00FF02E2" w14:paraId="6A700564" w14:textId="77777777" w:rsidTr="00455E15">
        <w:tblPrEx>
          <w:tblBorders>
            <w:top w:val="none" w:sz="0" w:space="0" w:color="auto"/>
          </w:tblBorders>
        </w:tblPrEx>
        <w:tc>
          <w:tcPr>
            <w:tcW w:w="2410" w:type="dxa"/>
            <w:tcBorders>
              <w:top w:val="single" w:sz="4" w:space="0" w:color="BFBFBF"/>
              <w:bottom w:val="single" w:sz="4" w:space="0" w:color="BFBFBF"/>
              <w:right w:val="single" w:sz="4" w:space="0" w:color="BFBFBF"/>
            </w:tcBorders>
            <w:tcMar>
              <w:top w:w="100" w:type="nil"/>
              <w:right w:w="100" w:type="nil"/>
            </w:tcMar>
          </w:tcPr>
          <w:p w14:paraId="4BAD241A" w14:textId="77777777" w:rsidR="00F6015A" w:rsidRPr="00FF02E2" w:rsidRDefault="00F6015A" w:rsidP="00455E15">
            <w:pPr>
              <w:widowControl w:val="0"/>
              <w:autoSpaceDE w:val="0"/>
              <w:autoSpaceDN w:val="0"/>
              <w:adjustRightInd w:val="0"/>
              <w:spacing w:after="120"/>
              <w:ind w:left="1191" w:right="-2" w:hanging="1191"/>
              <w:rPr>
                <w:rFonts w:ascii="TimesNewRomanPSMT" w:hAnsi="TimesNewRomanPSMT" w:cs="TimesNewRomanPSMT"/>
                <w:b/>
                <w:bCs/>
                <w:lang w:val="en-GB"/>
              </w:rPr>
            </w:pPr>
            <w:r w:rsidRPr="00FF02E2">
              <w:rPr>
                <w:rFonts w:ascii="TimesNewRomanPSMT" w:hAnsi="TimesNewRomanPSMT" w:cs="TimesNewRomanPSMT"/>
                <w:b/>
                <w:bCs/>
                <w:lang w:val="en-GB"/>
              </w:rPr>
              <w:t>ParticipantNumber/</w:t>
            </w:r>
          </w:p>
          <w:p w14:paraId="4C4EDDD9" w14:textId="77777777" w:rsidR="00F6015A" w:rsidRPr="00FF02E2" w:rsidRDefault="00F6015A" w:rsidP="00455E15">
            <w:pPr>
              <w:widowControl w:val="0"/>
              <w:autoSpaceDE w:val="0"/>
              <w:autoSpaceDN w:val="0"/>
              <w:adjustRightInd w:val="0"/>
              <w:spacing w:after="120"/>
              <w:ind w:left="1191" w:right="-2" w:hanging="1191"/>
              <w:rPr>
                <w:rFonts w:ascii="ArialMT" w:hAnsi="ArialMT" w:cs="ArialMT"/>
                <w:b/>
                <w:bCs/>
                <w:lang w:val="en-GB"/>
              </w:rPr>
            </w:pPr>
            <w:r w:rsidRPr="00FF02E2">
              <w:rPr>
                <w:rFonts w:ascii="TimesNewRomanPSMT" w:hAnsi="TimesNewRomanPSMT" w:cs="TimesNewRomanPSMT"/>
                <w:b/>
                <w:bCs/>
                <w:lang w:val="en-GB"/>
              </w:rPr>
              <w:t>Short Name</w:t>
            </w:r>
            <w:r w:rsidRPr="00FF02E2">
              <w:rPr>
                <w:rFonts w:ascii="TimesNewRomanPSMT" w:hAnsi="TimesNewRomanPSMT" w:cs="TimesNewRomanPSMT"/>
                <w:lang w:val="en-GB"/>
              </w:rPr>
              <w:t xml:space="preserve"> </w:t>
            </w:r>
          </w:p>
        </w:tc>
        <w:tc>
          <w:tcPr>
            <w:tcW w:w="1467"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8A1B6F6"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1467"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EF4A8C6"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1468"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4AFB909E"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2827" w:type="dxa"/>
            <w:tcBorders>
              <w:top w:val="single" w:sz="4" w:space="0" w:color="BFBFBF"/>
              <w:left w:val="single" w:sz="4" w:space="0" w:color="BFBFBF"/>
              <w:bottom w:val="single" w:sz="4" w:space="0" w:color="BFBFBF"/>
            </w:tcBorders>
            <w:shd w:val="clear" w:color="auto" w:fill="A6A6A6"/>
            <w:tcMar>
              <w:top w:w="100" w:type="nil"/>
              <w:right w:w="100" w:type="nil"/>
            </w:tcMar>
          </w:tcPr>
          <w:p w14:paraId="2FE7CB53"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r w:rsidR="00F6015A" w:rsidRPr="00FF02E2" w14:paraId="41F6DFEF" w14:textId="77777777" w:rsidTr="00455E15">
        <w:tblPrEx>
          <w:tblBorders>
            <w:top w:val="none" w:sz="0" w:space="0" w:color="auto"/>
          </w:tblBorders>
        </w:tblPrEx>
        <w:tc>
          <w:tcPr>
            <w:tcW w:w="2410" w:type="dxa"/>
            <w:tcBorders>
              <w:top w:val="single" w:sz="4" w:space="0" w:color="BFBFBF"/>
              <w:bottom w:val="single" w:sz="4" w:space="0" w:color="BFBFBF"/>
              <w:right w:val="single" w:sz="4" w:space="0" w:color="BFBFBF"/>
            </w:tcBorders>
            <w:tcMar>
              <w:top w:w="100" w:type="nil"/>
              <w:right w:w="100" w:type="nil"/>
            </w:tcMar>
          </w:tcPr>
          <w:p w14:paraId="668BD027" w14:textId="77777777" w:rsidR="00F6015A" w:rsidRPr="00FF02E2" w:rsidRDefault="00F6015A" w:rsidP="00455E15">
            <w:pPr>
              <w:widowControl w:val="0"/>
              <w:autoSpaceDE w:val="0"/>
              <w:autoSpaceDN w:val="0"/>
              <w:adjustRightInd w:val="0"/>
              <w:spacing w:after="120"/>
              <w:ind w:left="1191" w:right="-2" w:hanging="1191"/>
              <w:rPr>
                <w:rFonts w:ascii="TimesNewRomanPSMT" w:hAnsi="TimesNewRomanPSMT" w:cs="TimesNewRomanPSMT"/>
                <w:b/>
                <w:bCs/>
                <w:lang w:val="en-GB"/>
              </w:rPr>
            </w:pPr>
            <w:r w:rsidRPr="00FF02E2">
              <w:rPr>
                <w:rFonts w:ascii="TimesNewRomanPSMT" w:hAnsi="TimesNewRomanPSMT" w:cs="TimesNewRomanPSMT"/>
                <w:b/>
                <w:bCs/>
                <w:lang w:val="en-GB"/>
              </w:rPr>
              <w:t>Participant Number/</w:t>
            </w:r>
          </w:p>
          <w:p w14:paraId="1CBD478E" w14:textId="77777777" w:rsidR="00F6015A" w:rsidRPr="00FF02E2" w:rsidRDefault="00F6015A" w:rsidP="00455E15">
            <w:pPr>
              <w:widowControl w:val="0"/>
              <w:autoSpaceDE w:val="0"/>
              <w:autoSpaceDN w:val="0"/>
              <w:adjustRightInd w:val="0"/>
              <w:spacing w:after="120"/>
              <w:ind w:left="1191" w:right="-2" w:hanging="1191"/>
              <w:rPr>
                <w:rFonts w:ascii="ArialMT" w:hAnsi="ArialMT" w:cs="ArialMT"/>
                <w:b/>
                <w:bCs/>
                <w:lang w:val="en-GB"/>
              </w:rPr>
            </w:pPr>
            <w:r w:rsidRPr="00FF02E2">
              <w:rPr>
                <w:rFonts w:ascii="TimesNewRomanPSMT" w:hAnsi="TimesNewRomanPSMT" w:cs="TimesNewRomanPSMT"/>
                <w:b/>
                <w:bCs/>
                <w:lang w:val="en-GB"/>
              </w:rPr>
              <w:t>Short Name</w:t>
            </w:r>
            <w:r w:rsidRPr="00FF02E2">
              <w:rPr>
                <w:rFonts w:ascii="TimesNewRomanPSMT" w:hAnsi="TimesNewRomanPSMT" w:cs="TimesNewRomanPSMT"/>
                <w:lang w:val="en-GB"/>
              </w:rPr>
              <w:t xml:space="preserve"> </w:t>
            </w:r>
          </w:p>
        </w:tc>
        <w:tc>
          <w:tcPr>
            <w:tcW w:w="1467"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246ECED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1467"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4A01765A"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1468"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52644A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2827" w:type="dxa"/>
            <w:tcBorders>
              <w:top w:val="single" w:sz="4" w:space="0" w:color="BFBFBF"/>
              <w:left w:val="single" w:sz="4" w:space="0" w:color="BFBFBF"/>
              <w:bottom w:val="single" w:sz="4" w:space="0" w:color="BFBFBF"/>
            </w:tcBorders>
            <w:shd w:val="clear" w:color="auto" w:fill="A6A6A6"/>
            <w:tcMar>
              <w:top w:w="100" w:type="nil"/>
              <w:right w:w="100" w:type="nil"/>
            </w:tcMar>
          </w:tcPr>
          <w:p w14:paraId="182441A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r w:rsidR="00F6015A" w:rsidRPr="00FF02E2" w14:paraId="680B651E" w14:textId="77777777" w:rsidTr="00455E15">
        <w:tblPrEx>
          <w:tblBorders>
            <w:top w:val="none" w:sz="0" w:space="0" w:color="auto"/>
            <w:bottom w:val="single" w:sz="4" w:space="0" w:color="BFBFBF"/>
          </w:tblBorders>
        </w:tblPrEx>
        <w:tc>
          <w:tcPr>
            <w:tcW w:w="2410" w:type="dxa"/>
            <w:tcBorders>
              <w:top w:val="single" w:sz="4" w:space="0" w:color="BFBFBF"/>
              <w:bottom w:val="single" w:sz="4" w:space="0" w:color="BFBFBF"/>
              <w:right w:val="single" w:sz="4" w:space="0" w:color="BFBFBF"/>
            </w:tcBorders>
            <w:shd w:val="clear" w:color="auto" w:fill="A6A6A6"/>
            <w:tcMar>
              <w:top w:w="100" w:type="nil"/>
              <w:right w:w="100" w:type="nil"/>
            </w:tcMar>
          </w:tcPr>
          <w:p w14:paraId="36F9A5DF" w14:textId="77777777" w:rsidR="00F6015A" w:rsidRPr="00FF02E2" w:rsidRDefault="00F6015A" w:rsidP="00455E15">
            <w:pPr>
              <w:widowControl w:val="0"/>
              <w:autoSpaceDE w:val="0"/>
              <w:autoSpaceDN w:val="0"/>
              <w:adjustRightInd w:val="0"/>
              <w:spacing w:after="120"/>
              <w:ind w:left="1191" w:right="-2" w:hanging="1191"/>
              <w:rPr>
                <w:rFonts w:ascii="TimesNewRomanPSMT" w:hAnsi="TimesNewRomanPSMT" w:cs="TimesNewRomanPSMT"/>
                <w:b/>
                <w:bCs/>
                <w:lang w:val="en-GB"/>
              </w:rPr>
            </w:pPr>
            <w:r w:rsidRPr="00FF02E2">
              <w:rPr>
                <w:rFonts w:ascii="TimesNewRomanPSMT" w:hAnsi="TimesNewRomanPSMT" w:cs="TimesNewRomanPSMT"/>
                <w:b/>
                <w:bCs/>
                <w:lang w:val="en-GB"/>
              </w:rPr>
              <w:t>Total Person Months</w:t>
            </w:r>
          </w:p>
        </w:tc>
        <w:tc>
          <w:tcPr>
            <w:tcW w:w="1467" w:type="dxa"/>
            <w:tcBorders>
              <w:top w:val="single" w:sz="4" w:space="0" w:color="BFBFBF"/>
              <w:left w:val="single" w:sz="4" w:space="0" w:color="BFBFBF"/>
              <w:bottom w:val="single" w:sz="4" w:space="0" w:color="BFBFBF"/>
              <w:right w:val="single" w:sz="4" w:space="0" w:color="BFBFBF"/>
            </w:tcBorders>
            <w:shd w:val="clear" w:color="auto" w:fill="A6A6A6"/>
            <w:tcMar>
              <w:top w:w="100" w:type="nil"/>
              <w:right w:w="100" w:type="nil"/>
            </w:tcMar>
          </w:tcPr>
          <w:p w14:paraId="225D31E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1467" w:type="dxa"/>
            <w:tcBorders>
              <w:top w:val="single" w:sz="4" w:space="0" w:color="BFBFBF"/>
              <w:left w:val="single" w:sz="4" w:space="0" w:color="BFBFBF"/>
              <w:bottom w:val="single" w:sz="4" w:space="0" w:color="BFBFBF"/>
              <w:right w:val="single" w:sz="4" w:space="0" w:color="BFBFBF"/>
            </w:tcBorders>
            <w:shd w:val="clear" w:color="auto" w:fill="A6A6A6"/>
            <w:tcMar>
              <w:top w:w="100" w:type="nil"/>
              <w:right w:w="100" w:type="nil"/>
            </w:tcMar>
          </w:tcPr>
          <w:p w14:paraId="6C4F64B8"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1468" w:type="dxa"/>
            <w:tcBorders>
              <w:top w:val="single" w:sz="4" w:space="0" w:color="BFBFBF"/>
              <w:left w:val="single" w:sz="4" w:space="0" w:color="BFBFBF"/>
              <w:bottom w:val="single" w:sz="4" w:space="0" w:color="BFBFBF"/>
              <w:right w:val="single" w:sz="4" w:space="0" w:color="BFBFBF"/>
            </w:tcBorders>
            <w:shd w:val="clear" w:color="auto" w:fill="A6A6A6"/>
            <w:tcMar>
              <w:top w:w="100" w:type="nil"/>
              <w:right w:w="100" w:type="nil"/>
            </w:tcMar>
          </w:tcPr>
          <w:p w14:paraId="3CD7DAD5"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2827" w:type="dxa"/>
            <w:tcBorders>
              <w:top w:val="single" w:sz="4" w:space="0" w:color="BFBFBF"/>
              <w:left w:val="single" w:sz="4" w:space="0" w:color="BFBFBF"/>
              <w:bottom w:val="single" w:sz="4" w:space="0" w:color="BFBFBF"/>
            </w:tcBorders>
            <w:shd w:val="clear" w:color="auto" w:fill="A6A6A6"/>
            <w:tcMar>
              <w:top w:w="100" w:type="nil"/>
              <w:right w:w="100" w:type="nil"/>
            </w:tcMar>
          </w:tcPr>
          <w:p w14:paraId="3FF2FE1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bl>
    <w:p w14:paraId="18330DC9"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p>
    <w:p w14:paraId="79A4A258"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p>
    <w:p w14:paraId="3BF5115D"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Table 3.4b:</w:t>
      </w:r>
      <w:r w:rsidRPr="00FF02E2">
        <w:rPr>
          <w:rFonts w:ascii="TimesNewRomanPSMT" w:hAnsi="TimesNewRomanPSMT" w:cs="TimesNewRomanPSMT"/>
          <w:b/>
          <w:bCs/>
          <w:lang w:val="en-GB"/>
        </w:rPr>
        <w:tab/>
        <w:t>‘Other direct cost’ items (travel, equipment, other goods and services, large research infrastructure)</w:t>
      </w:r>
    </w:p>
    <w:p w14:paraId="43A7FF51"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sz w:val="20"/>
          <w:szCs w:val="20"/>
          <w:lang w:val="en-GB"/>
        </w:rPr>
      </w:pPr>
    </w:p>
    <w:p w14:paraId="1EFA9ACC"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sz w:val="20"/>
          <w:szCs w:val="20"/>
          <w:lang w:val="en-GB"/>
        </w:rPr>
      </w:pPr>
      <w:r w:rsidRPr="00FF02E2">
        <w:rPr>
          <w:rFonts w:ascii="TimesNewRomanPSMT" w:hAnsi="TimesNewRomanPSMT" w:cs="TimesNewRomanPSMT"/>
          <w:i/>
          <w:iCs/>
          <w:sz w:val="20"/>
          <w:szCs w:val="20"/>
          <w:highlight w:val="yellow"/>
          <w:lang w:val="en-GB"/>
        </w:rPr>
        <w:t xml:space="preserve">Please complete the table below for each participant if the sum of the costs for’ travel’, ‘equipment’, </w:t>
      </w:r>
      <w:proofErr w:type="gramStart"/>
      <w:r w:rsidRPr="00FF02E2">
        <w:rPr>
          <w:rFonts w:ascii="TimesNewRomanPSMT" w:hAnsi="TimesNewRomanPSMT" w:cs="TimesNewRomanPSMT"/>
          <w:i/>
          <w:iCs/>
          <w:sz w:val="20"/>
          <w:szCs w:val="20"/>
          <w:highlight w:val="yellow"/>
          <w:lang w:val="en-GB"/>
        </w:rPr>
        <w:t>and  ‘</w:t>
      </w:r>
      <w:proofErr w:type="gramEnd"/>
      <w:r w:rsidRPr="00FF02E2">
        <w:rPr>
          <w:rFonts w:ascii="TimesNewRomanPSMT" w:hAnsi="TimesNewRomanPSMT" w:cs="TimesNewRomanPSMT"/>
          <w:i/>
          <w:iCs/>
          <w:sz w:val="20"/>
          <w:szCs w:val="20"/>
          <w:highlight w:val="yellow"/>
          <w:lang w:val="en-GB"/>
        </w:rPr>
        <w:t>goods and services’ exceeds 15% of the personnel costs for that participant (according to the budget  table in section 3 of the proposal administrative forms).</w:t>
      </w:r>
      <w:r w:rsidRPr="00FF02E2">
        <w:rPr>
          <w:rFonts w:ascii="TimesNewRomanPSMT" w:hAnsi="TimesNewRomanPSMT" w:cs="TimesNewRomanPSMT"/>
          <w:i/>
          <w:iCs/>
          <w:sz w:val="20"/>
          <w:szCs w:val="20"/>
          <w:lang w:val="en-GB"/>
        </w:rPr>
        <w:t xml:space="preserve"> </w:t>
      </w:r>
    </w:p>
    <w:tbl>
      <w:tblPr>
        <w:tblW w:w="1023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444"/>
        <w:gridCol w:w="992"/>
        <w:gridCol w:w="6801"/>
      </w:tblGrid>
      <w:tr w:rsidR="00F6015A" w:rsidRPr="00FF02E2" w14:paraId="26232FCA" w14:textId="77777777" w:rsidTr="00455E15">
        <w:tc>
          <w:tcPr>
            <w:tcW w:w="2444" w:type="dxa"/>
            <w:tcBorders>
              <w:top w:val="single" w:sz="4" w:space="0" w:color="BFBFBF"/>
              <w:bottom w:val="single" w:sz="4" w:space="0" w:color="BFBFBF"/>
              <w:right w:val="single" w:sz="4" w:space="0" w:color="BFBFBF"/>
            </w:tcBorders>
            <w:shd w:val="clear" w:color="auto" w:fill="D9D9D9"/>
            <w:tcMar>
              <w:top w:w="100" w:type="nil"/>
              <w:right w:w="100" w:type="nil"/>
            </w:tcMar>
          </w:tcPr>
          <w:p w14:paraId="0F114BD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Participant Number/Short Name</w:t>
            </w:r>
          </w:p>
        </w:tc>
        <w:tc>
          <w:tcPr>
            <w:tcW w:w="992" w:type="dxa"/>
            <w:tcBorders>
              <w:top w:val="single" w:sz="4" w:space="0" w:color="BFBFBF"/>
              <w:left w:val="single" w:sz="4" w:space="0" w:color="BFBFBF"/>
              <w:bottom w:val="single" w:sz="4" w:space="0" w:color="BFBFBF"/>
              <w:right w:val="single" w:sz="4" w:space="0" w:color="BFBFBF"/>
            </w:tcBorders>
            <w:shd w:val="clear" w:color="auto" w:fill="D9D9D9"/>
            <w:tcMar>
              <w:top w:w="100" w:type="nil"/>
              <w:right w:w="100" w:type="nil"/>
            </w:tcMar>
          </w:tcPr>
          <w:p w14:paraId="2596643F"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Cost (€)</w:t>
            </w:r>
          </w:p>
        </w:tc>
        <w:tc>
          <w:tcPr>
            <w:tcW w:w="6801" w:type="dxa"/>
            <w:tcBorders>
              <w:top w:val="single" w:sz="4" w:space="0" w:color="BFBFBF"/>
              <w:left w:val="single" w:sz="4" w:space="0" w:color="BFBFBF"/>
              <w:bottom w:val="single" w:sz="4" w:space="0" w:color="BFBFBF"/>
            </w:tcBorders>
            <w:shd w:val="clear" w:color="auto" w:fill="D9D9D9"/>
            <w:tcMar>
              <w:top w:w="100" w:type="nil"/>
              <w:right w:w="100" w:type="nil"/>
            </w:tcMar>
          </w:tcPr>
          <w:p w14:paraId="15909E21"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Justification</w:t>
            </w:r>
          </w:p>
          <w:p w14:paraId="680F1846"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p>
        </w:tc>
      </w:tr>
      <w:tr w:rsidR="00F6015A" w:rsidRPr="00FF02E2" w14:paraId="1DE5A72D" w14:textId="77777777" w:rsidTr="00455E15">
        <w:tblPrEx>
          <w:tblBorders>
            <w:top w:val="none" w:sz="0" w:space="0" w:color="auto"/>
          </w:tblBorders>
        </w:tblPrEx>
        <w:tc>
          <w:tcPr>
            <w:tcW w:w="2444" w:type="dxa"/>
            <w:tcBorders>
              <w:top w:val="single" w:sz="4" w:space="0" w:color="BFBFBF"/>
              <w:bottom w:val="single" w:sz="4" w:space="0" w:color="BFBFBF"/>
              <w:right w:val="single" w:sz="4" w:space="0" w:color="BFBFBF"/>
            </w:tcBorders>
            <w:shd w:val="clear" w:color="auto" w:fill="D9D9D9"/>
            <w:tcMar>
              <w:top w:w="100" w:type="nil"/>
              <w:right w:w="100" w:type="nil"/>
            </w:tcMar>
          </w:tcPr>
          <w:p w14:paraId="2EED239D"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 xml:space="preserve">Travel </w:t>
            </w:r>
          </w:p>
        </w:tc>
        <w:tc>
          <w:tcPr>
            <w:tcW w:w="992"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5A7BFF99"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6801" w:type="dxa"/>
            <w:tcBorders>
              <w:top w:val="single" w:sz="4" w:space="0" w:color="BFBFBF"/>
              <w:left w:val="single" w:sz="4" w:space="0" w:color="BFBFBF"/>
              <w:bottom w:val="single" w:sz="4" w:space="0" w:color="BFBFBF"/>
            </w:tcBorders>
            <w:tcMar>
              <w:top w:w="100" w:type="nil"/>
              <w:right w:w="100" w:type="nil"/>
            </w:tcMar>
          </w:tcPr>
          <w:p w14:paraId="620967F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r w:rsidR="00F6015A" w:rsidRPr="00FF02E2" w14:paraId="76742B39" w14:textId="77777777" w:rsidTr="00455E15">
        <w:tblPrEx>
          <w:tblBorders>
            <w:top w:val="none" w:sz="0" w:space="0" w:color="auto"/>
          </w:tblBorders>
        </w:tblPrEx>
        <w:tc>
          <w:tcPr>
            <w:tcW w:w="2444" w:type="dxa"/>
            <w:tcBorders>
              <w:top w:val="single" w:sz="4" w:space="0" w:color="BFBFBF"/>
              <w:bottom w:val="single" w:sz="4" w:space="0" w:color="BFBFBF"/>
              <w:right w:val="single" w:sz="4" w:space="0" w:color="BFBFBF"/>
            </w:tcBorders>
            <w:shd w:val="clear" w:color="auto" w:fill="D9D9D9"/>
            <w:tcMar>
              <w:top w:w="100" w:type="nil"/>
              <w:right w:w="100" w:type="nil"/>
            </w:tcMar>
          </w:tcPr>
          <w:p w14:paraId="0E4B3148"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 xml:space="preserve">Equipment </w:t>
            </w:r>
          </w:p>
        </w:tc>
        <w:tc>
          <w:tcPr>
            <w:tcW w:w="992"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75AE590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6801" w:type="dxa"/>
            <w:tcBorders>
              <w:top w:val="single" w:sz="4" w:space="0" w:color="BFBFBF"/>
              <w:left w:val="single" w:sz="4" w:space="0" w:color="BFBFBF"/>
              <w:bottom w:val="single" w:sz="4" w:space="0" w:color="BFBFBF"/>
            </w:tcBorders>
            <w:tcMar>
              <w:top w:w="100" w:type="nil"/>
              <w:right w:w="100" w:type="nil"/>
            </w:tcMar>
          </w:tcPr>
          <w:p w14:paraId="3C99E1B2"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r w:rsidR="00F6015A" w:rsidRPr="00FF02E2" w14:paraId="5E049264" w14:textId="77777777" w:rsidTr="00455E15">
        <w:tblPrEx>
          <w:tblBorders>
            <w:top w:val="none" w:sz="0" w:space="0" w:color="auto"/>
          </w:tblBorders>
        </w:tblPrEx>
        <w:tc>
          <w:tcPr>
            <w:tcW w:w="2444" w:type="dxa"/>
            <w:tcBorders>
              <w:top w:val="single" w:sz="4" w:space="0" w:color="BFBFBF"/>
              <w:bottom w:val="single" w:sz="4" w:space="0" w:color="BFBFBF"/>
              <w:right w:val="single" w:sz="4" w:space="0" w:color="BFBFBF"/>
            </w:tcBorders>
            <w:shd w:val="clear" w:color="auto" w:fill="D9D9D9"/>
            <w:tcMar>
              <w:top w:w="100" w:type="nil"/>
              <w:right w:w="100" w:type="nil"/>
            </w:tcMar>
          </w:tcPr>
          <w:p w14:paraId="61AB276F"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Other goods and services</w:t>
            </w:r>
          </w:p>
        </w:tc>
        <w:tc>
          <w:tcPr>
            <w:tcW w:w="992"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7E14C5BB"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6801" w:type="dxa"/>
            <w:tcBorders>
              <w:top w:val="single" w:sz="4" w:space="0" w:color="BFBFBF"/>
              <w:left w:val="single" w:sz="4" w:space="0" w:color="BFBFBF"/>
              <w:bottom w:val="single" w:sz="4" w:space="0" w:color="BFBFBF"/>
            </w:tcBorders>
            <w:tcMar>
              <w:top w:w="100" w:type="nil"/>
              <w:right w:w="100" w:type="nil"/>
            </w:tcMar>
          </w:tcPr>
          <w:p w14:paraId="7DF29329"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r w:rsidR="00F6015A" w:rsidRPr="00FF02E2" w14:paraId="4E21790C" w14:textId="77777777" w:rsidTr="00455E15">
        <w:tblPrEx>
          <w:tblBorders>
            <w:top w:val="none" w:sz="0" w:space="0" w:color="auto"/>
            <w:bottom w:val="single" w:sz="4" w:space="0" w:color="BFBFBF"/>
          </w:tblBorders>
        </w:tblPrEx>
        <w:tc>
          <w:tcPr>
            <w:tcW w:w="2444" w:type="dxa"/>
            <w:tcBorders>
              <w:top w:val="single" w:sz="4" w:space="0" w:color="BFBFBF"/>
              <w:bottom w:val="single" w:sz="4" w:space="0" w:color="BFBFBF"/>
              <w:right w:val="single" w:sz="4" w:space="0" w:color="BFBFBF"/>
            </w:tcBorders>
            <w:shd w:val="clear" w:color="auto" w:fill="D9D9D9"/>
            <w:tcMar>
              <w:top w:w="100" w:type="nil"/>
              <w:right w:w="100" w:type="nil"/>
            </w:tcMar>
          </w:tcPr>
          <w:p w14:paraId="7070E1F6"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Total</w:t>
            </w:r>
          </w:p>
        </w:tc>
        <w:tc>
          <w:tcPr>
            <w:tcW w:w="992"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599A031"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6801" w:type="dxa"/>
            <w:tcBorders>
              <w:top w:val="single" w:sz="4" w:space="0" w:color="BFBFBF"/>
              <w:left w:val="single" w:sz="4" w:space="0" w:color="BFBFBF"/>
              <w:bottom w:val="single" w:sz="8" w:space="0" w:color="BFBFBF"/>
              <w:right w:val="single" w:sz="8" w:space="0" w:color="BFBFBF"/>
            </w:tcBorders>
            <w:tcMar>
              <w:top w:w="100" w:type="nil"/>
              <w:right w:w="100" w:type="nil"/>
            </w:tcMar>
          </w:tcPr>
          <w:p w14:paraId="61A33B29"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bl>
    <w:p w14:paraId="752DA370"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p>
    <w:p w14:paraId="72E3F6F8"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i/>
          <w:iCs/>
          <w:sz w:val="20"/>
          <w:szCs w:val="20"/>
          <w:lang w:val="en-GB"/>
        </w:rPr>
      </w:pPr>
      <w:r w:rsidRPr="00FF02E2">
        <w:rPr>
          <w:rFonts w:ascii="TimesNewRomanPSMT" w:hAnsi="TimesNewRomanPSMT" w:cs="TimesNewRomanPSMT"/>
          <w:i/>
          <w:iCs/>
          <w:sz w:val="20"/>
          <w:szCs w:val="20"/>
          <w:highlight w:val="yellow"/>
          <w:lang w:val="en-GB"/>
        </w:rPr>
        <w:t>Please complete the table below for all participants that would like to declare costs of large research infrastructure under Article 6.2 of the General Model Agreement, irrespective of the percentage of personnel costs. Please indicate (in the justification) if the beneficiary’s methodology for declaring the costs for large research infrastructure has already been positively assessed by the Commission.</w:t>
      </w:r>
      <w:r w:rsidRPr="00FF02E2">
        <w:rPr>
          <w:rFonts w:ascii="TimesNewRomanPSMT" w:hAnsi="TimesNewRomanPSMT" w:cs="TimesNewRomanPSMT"/>
          <w:i/>
          <w:iCs/>
          <w:sz w:val="20"/>
          <w:szCs w:val="20"/>
          <w:lang w:val="en-GB"/>
        </w:rPr>
        <w:t xml:space="preserve"> </w:t>
      </w:r>
    </w:p>
    <w:tbl>
      <w:tblPr>
        <w:tblW w:w="1023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444"/>
        <w:gridCol w:w="992"/>
        <w:gridCol w:w="6801"/>
      </w:tblGrid>
      <w:tr w:rsidR="00F6015A" w:rsidRPr="00FF02E2" w14:paraId="571C4129" w14:textId="77777777" w:rsidTr="00455E15">
        <w:tc>
          <w:tcPr>
            <w:tcW w:w="2444" w:type="dxa"/>
            <w:tcBorders>
              <w:top w:val="single" w:sz="4" w:space="0" w:color="BFBFBF"/>
              <w:bottom w:val="single" w:sz="4" w:space="0" w:color="BFBFBF"/>
              <w:right w:val="single" w:sz="4" w:space="0" w:color="BFBFBF"/>
            </w:tcBorders>
            <w:shd w:val="clear" w:color="auto" w:fill="D9D9D9"/>
            <w:tcMar>
              <w:top w:w="100" w:type="nil"/>
              <w:right w:w="100" w:type="nil"/>
            </w:tcMar>
          </w:tcPr>
          <w:p w14:paraId="2E868EE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Participant Number/Short Name</w:t>
            </w:r>
          </w:p>
        </w:tc>
        <w:tc>
          <w:tcPr>
            <w:tcW w:w="992" w:type="dxa"/>
            <w:tcBorders>
              <w:top w:val="single" w:sz="4" w:space="0" w:color="BFBFBF"/>
              <w:left w:val="single" w:sz="4" w:space="0" w:color="BFBFBF"/>
              <w:bottom w:val="single" w:sz="4" w:space="0" w:color="BFBFBF"/>
              <w:right w:val="single" w:sz="4" w:space="0" w:color="BFBFBF"/>
            </w:tcBorders>
            <w:shd w:val="clear" w:color="auto" w:fill="D9D9D9"/>
            <w:tcMar>
              <w:top w:w="100" w:type="nil"/>
              <w:right w:w="100" w:type="nil"/>
            </w:tcMar>
          </w:tcPr>
          <w:p w14:paraId="7B2491F9"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Cost (€)</w:t>
            </w:r>
          </w:p>
        </w:tc>
        <w:tc>
          <w:tcPr>
            <w:tcW w:w="6801" w:type="dxa"/>
            <w:tcBorders>
              <w:top w:val="single" w:sz="4" w:space="0" w:color="BFBFBF"/>
              <w:left w:val="single" w:sz="4" w:space="0" w:color="BFBFBF"/>
              <w:bottom w:val="single" w:sz="4" w:space="0" w:color="BFBFBF"/>
            </w:tcBorders>
            <w:shd w:val="clear" w:color="auto" w:fill="D9D9D9"/>
            <w:tcMar>
              <w:top w:w="100" w:type="nil"/>
              <w:right w:w="100" w:type="nil"/>
            </w:tcMar>
          </w:tcPr>
          <w:p w14:paraId="4500F2CB"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Justification</w:t>
            </w:r>
          </w:p>
          <w:p w14:paraId="506F40F8"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p>
        </w:tc>
      </w:tr>
      <w:tr w:rsidR="00F6015A" w:rsidRPr="00FF02E2" w14:paraId="05DDCD2C" w14:textId="77777777" w:rsidTr="00455E15">
        <w:tblPrEx>
          <w:tblBorders>
            <w:top w:val="none" w:sz="0" w:space="0" w:color="auto"/>
            <w:bottom w:val="single" w:sz="4" w:space="0" w:color="BFBFBF"/>
          </w:tblBorders>
        </w:tblPrEx>
        <w:tc>
          <w:tcPr>
            <w:tcW w:w="2444" w:type="dxa"/>
            <w:tcBorders>
              <w:top w:val="single" w:sz="4" w:space="0" w:color="BFBFBF"/>
              <w:bottom w:val="single" w:sz="4" w:space="0" w:color="BFBFBF"/>
              <w:right w:val="single" w:sz="4" w:space="0" w:color="BFBFBF"/>
            </w:tcBorders>
            <w:shd w:val="clear" w:color="auto" w:fill="D9D9D9"/>
            <w:tcMar>
              <w:top w:w="100" w:type="nil"/>
              <w:right w:w="100" w:type="nil"/>
            </w:tcMar>
          </w:tcPr>
          <w:p w14:paraId="71FC9E47"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b/>
                <w:bCs/>
                <w:lang w:val="en-GB"/>
              </w:rPr>
            </w:pPr>
            <w:r w:rsidRPr="00FF02E2">
              <w:rPr>
                <w:rFonts w:ascii="TimesNewRomanPSMT" w:hAnsi="TimesNewRomanPSMT" w:cs="TimesNewRomanPSMT"/>
                <w:b/>
                <w:bCs/>
                <w:lang w:val="en-GB"/>
              </w:rPr>
              <w:t>Large research infrastructure</w:t>
            </w:r>
          </w:p>
        </w:tc>
        <w:tc>
          <w:tcPr>
            <w:tcW w:w="992"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03510893"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c>
          <w:tcPr>
            <w:tcW w:w="6801" w:type="dxa"/>
            <w:tcBorders>
              <w:top w:val="single" w:sz="4" w:space="0" w:color="BFBFBF"/>
              <w:left w:val="single" w:sz="4" w:space="0" w:color="BFBFBF"/>
              <w:bottom w:val="single" w:sz="4" w:space="0" w:color="BFBFBF"/>
            </w:tcBorders>
            <w:tcMar>
              <w:top w:w="100" w:type="nil"/>
              <w:right w:w="100" w:type="nil"/>
            </w:tcMar>
          </w:tcPr>
          <w:p w14:paraId="56C2AFC4" w14:textId="77777777" w:rsidR="00F6015A" w:rsidRPr="00FF02E2" w:rsidRDefault="00F6015A" w:rsidP="00455E15">
            <w:pPr>
              <w:widowControl w:val="0"/>
              <w:autoSpaceDE w:val="0"/>
              <w:autoSpaceDN w:val="0"/>
              <w:adjustRightInd w:val="0"/>
              <w:spacing w:after="120"/>
              <w:ind w:right="-2"/>
              <w:rPr>
                <w:rFonts w:ascii="TimesNewRomanPSMT" w:hAnsi="TimesNewRomanPSMT" w:cs="TimesNewRomanPSMT"/>
                <w:lang w:val="en-GB"/>
              </w:rPr>
            </w:pPr>
          </w:p>
        </w:tc>
      </w:tr>
    </w:tbl>
    <w:p w14:paraId="2914C8BC" w14:textId="77777777" w:rsidR="00F6015A" w:rsidRPr="00FF02E2" w:rsidRDefault="00F6015A" w:rsidP="00F6015A">
      <w:pPr>
        <w:widowControl w:val="0"/>
        <w:autoSpaceDE w:val="0"/>
        <w:autoSpaceDN w:val="0"/>
        <w:adjustRightInd w:val="0"/>
        <w:spacing w:after="120"/>
        <w:ind w:right="-2"/>
        <w:rPr>
          <w:rFonts w:ascii="TimesNewRomanPSMT" w:hAnsi="TimesNewRomanPSMT" w:cs="TimesNewRomanPSMT"/>
          <w:b/>
          <w:bCs/>
          <w:lang w:val="en-GB"/>
        </w:rPr>
      </w:pPr>
    </w:p>
    <w:p w14:paraId="1D658D2B" w14:textId="77777777" w:rsidR="00F6015A" w:rsidRPr="00FF02E2" w:rsidRDefault="00F6015A" w:rsidP="00F6015A">
      <w:pPr>
        <w:spacing w:after="120"/>
        <w:rPr>
          <w:lang w:val="en-GB"/>
        </w:rPr>
      </w:pPr>
    </w:p>
    <w:p w14:paraId="004F43AF" w14:textId="77777777" w:rsidR="00913443" w:rsidRPr="00950B32" w:rsidRDefault="00913443" w:rsidP="00913443">
      <w:pPr>
        <w:widowControl w:val="0"/>
        <w:autoSpaceDE w:val="0"/>
        <w:autoSpaceDN w:val="0"/>
        <w:adjustRightInd w:val="0"/>
        <w:spacing w:after="200"/>
        <w:ind w:right="-2"/>
        <w:jc w:val="both"/>
        <w:rPr>
          <w:rFonts w:ascii="Times New Roman" w:hAnsi="Times New Roman" w:cs="Times New Roman"/>
          <w:bCs/>
          <w:lang w:val="en-GB"/>
        </w:rPr>
      </w:pPr>
    </w:p>
    <w:p w14:paraId="7BE43F1A" w14:textId="77777777" w:rsidR="00913443" w:rsidRPr="00452618" w:rsidRDefault="00913443" w:rsidP="00913443">
      <w:pPr>
        <w:jc w:val="both"/>
        <w:rPr>
          <w:rFonts w:ascii="Times New Roman" w:hAnsi="Times New Roman" w:cs="Times New Roman"/>
          <w:b/>
          <w:lang w:val="en-GB"/>
        </w:rPr>
      </w:pPr>
    </w:p>
    <w:p w14:paraId="2EE6AA75" w14:textId="77777777" w:rsidR="00913443" w:rsidRPr="00913443" w:rsidRDefault="00913443" w:rsidP="00913443">
      <w:pPr>
        <w:rPr>
          <w:rFonts w:ascii="Times New Roman" w:hAnsi="Times New Roman" w:cs="Times New Roman"/>
          <w:sz w:val="22"/>
          <w:szCs w:val="22"/>
          <w:highlight w:val="yellow"/>
          <w:lang w:val="en-GB"/>
        </w:rPr>
      </w:pPr>
    </w:p>
    <w:p w14:paraId="09D606FD" w14:textId="77777777" w:rsidR="00575148" w:rsidRPr="00817804" w:rsidRDefault="00575148" w:rsidP="00575148">
      <w:pPr>
        <w:rPr>
          <w:rFonts w:ascii="Times New Roman" w:hAnsi="Times New Roman" w:cs="Times New Roman"/>
          <w:sz w:val="22"/>
          <w:szCs w:val="22"/>
          <w:lang w:val="en-GB"/>
        </w:rPr>
      </w:pPr>
    </w:p>
    <w:p w14:paraId="76CEE0F5" w14:textId="77777777" w:rsidR="00575148" w:rsidRPr="00817804" w:rsidRDefault="00575148" w:rsidP="00575148">
      <w:pPr>
        <w:rPr>
          <w:rFonts w:ascii="Times New Roman" w:hAnsi="Times New Roman" w:cs="Times New Roman"/>
          <w:sz w:val="22"/>
          <w:szCs w:val="22"/>
          <w:lang w:val="en-GB"/>
        </w:rPr>
      </w:pPr>
    </w:p>
    <w:sectPr w:rsidR="00575148" w:rsidRPr="00817804" w:rsidSect="00075B89">
      <w:pgSz w:w="11900" w:h="16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Eva Anduiza Perea [2]" w:date="2018-02-22T09:17:00Z" w:initials="EAP">
    <w:p w14:paraId="14374B64" w14:textId="77777777" w:rsidR="000720CA" w:rsidRDefault="000720CA" w:rsidP="00F6015A">
      <w:pPr>
        <w:pStyle w:val="Textocomentario"/>
      </w:pPr>
      <w:r>
        <w:rPr>
          <w:rStyle w:val="Refdecomentario"/>
        </w:rPr>
        <w:annotationRef/>
      </w:r>
      <w:r>
        <w:t xml:space="preserve">I have removed the references to an independent fieldwork involving data collection and analysis on uses of the term populism because this will require a lot of resources. I think this can be eventually be done with evidence collected in wps 2, and specially 4, and hence produce a paper that would involve different wps, </w:t>
      </w:r>
      <w:proofErr w:type="gramStart"/>
      <w:r>
        <w:t>but  I</w:t>
      </w:r>
      <w:proofErr w:type="gramEnd"/>
      <w:r>
        <w:t xml:space="preserve"> see this more as a transversal product of the project than as something related only to wp1.</w:t>
      </w:r>
    </w:p>
    <w:p w14:paraId="2853F33A" w14:textId="77777777" w:rsidR="000720CA" w:rsidRDefault="000720CA" w:rsidP="00F6015A">
      <w:pPr>
        <w:pStyle w:val="Textocomentario"/>
      </w:pPr>
    </w:p>
    <w:p w14:paraId="37A6BEE1" w14:textId="77777777" w:rsidR="000720CA" w:rsidRDefault="000720CA" w:rsidP="00F6015A">
      <w:pPr>
        <w:pStyle w:val="Textocomentario"/>
      </w:pPr>
      <w:r>
        <w:t xml:space="preserve">The same goes for variables that explain growth in populism: the project is more focused on consequences, and the idea here would rather be to collect information on the characteristics of populism that may condition its consequences.  </w:t>
      </w:r>
    </w:p>
    <w:p w14:paraId="12F58A2B" w14:textId="77777777" w:rsidR="000720CA" w:rsidRDefault="000720CA" w:rsidP="00F6015A">
      <w:pPr>
        <w:pStyle w:val="Textocomentario"/>
      </w:pPr>
    </w:p>
  </w:comment>
  <w:comment w:id="3" w:author="Eva Anduiza Perea [2]" w:date="2018-02-18T19:59:00Z" w:initials="EAP">
    <w:p w14:paraId="70C25196" w14:textId="77777777" w:rsidR="000720CA" w:rsidRDefault="000720CA" w:rsidP="00F6015A">
      <w:pPr>
        <w:pStyle w:val="Textocomentario"/>
      </w:pPr>
      <w:r>
        <w:rPr>
          <w:rStyle w:val="Refdecomentario"/>
        </w:rPr>
        <w:annotationRef/>
      </w:r>
      <w:r>
        <w:t xml:space="preserve">This wp is mostly conceptual work based on existing publications so the effort is mostly for Salento, with support from SNS and SWPS. Partners will devote some effort to provide the data on parties and their electoral returns when necessary. </w:t>
      </w:r>
    </w:p>
  </w:comment>
  <w:comment w:id="4" w:author="Eva Anduiza Perea [2]" w:date="2018-02-18T19:38:00Z" w:initials="EAP">
    <w:p w14:paraId="69C0C9A5" w14:textId="77777777" w:rsidR="000720CA" w:rsidRDefault="000720CA" w:rsidP="00F6015A">
      <w:pPr>
        <w:pStyle w:val="Textocomentario"/>
      </w:pPr>
      <w:r>
        <w:rPr>
          <w:rStyle w:val="Refdecomentario"/>
        </w:rPr>
        <w:annotationRef/>
      </w:r>
      <w:r>
        <w:t xml:space="preserve">We have decided to give up the idea of even “small” case studies and to focus the wp more on the qualitative analysis of interviews. We think comparability can be achieved on the basis of the types of subjects to be interviewed (only paid policians, specific levels), but also with regard to the kind of questions that will guide the interview. Perhaps we can decide on the first question during the project, and focus more on the second question here. Part 1 now provides a more clear guide on what we are after, identifying these challenges and constraints. We have tried to include this in the objectives. </w:t>
      </w:r>
    </w:p>
    <w:p w14:paraId="2404BD59" w14:textId="77777777" w:rsidR="000720CA" w:rsidRDefault="000720CA" w:rsidP="00F6015A">
      <w:pPr>
        <w:pStyle w:val="Textocomentario"/>
      </w:pPr>
    </w:p>
    <w:p w14:paraId="64E0C337" w14:textId="77777777" w:rsidR="000720CA" w:rsidRDefault="000720CA" w:rsidP="00F6015A">
      <w:pPr>
        <w:pStyle w:val="Textocomentario"/>
      </w:pPr>
      <w:r>
        <w:t xml:space="preserve">We think non-populists need definetly to be included (see objective 2 of part 1). </w:t>
      </w:r>
    </w:p>
    <w:p w14:paraId="1DAE048D" w14:textId="77777777" w:rsidR="000720CA" w:rsidRDefault="000720CA" w:rsidP="00F6015A">
      <w:pPr>
        <w:pStyle w:val="Textocomentario"/>
      </w:pPr>
    </w:p>
  </w:comment>
  <w:comment w:id="5" w:author="Eva Anduiza Perea [2]" w:date="2018-02-18T19:34:00Z" w:initials="EAP">
    <w:p w14:paraId="37F15A75" w14:textId="77777777" w:rsidR="000720CA" w:rsidRDefault="000720CA" w:rsidP="00F6015A">
      <w:pPr>
        <w:pStyle w:val="Textocomentario"/>
      </w:pPr>
      <w:r>
        <w:rPr>
          <w:rStyle w:val="Refdecomentario"/>
        </w:rPr>
        <w:annotationRef/>
      </w:r>
    </w:p>
    <w:p w14:paraId="41280E0D" w14:textId="77777777" w:rsidR="000720CA" w:rsidRDefault="000720CA" w:rsidP="00F6015A">
      <w:pPr>
        <w:pStyle w:val="Textocomentario"/>
      </w:pPr>
      <w:r>
        <w:t xml:space="preserve">I have not edited the content of the objectives of this wp, I hope SNS will be able to make it considering the follow if you agree: </w:t>
      </w:r>
    </w:p>
    <w:p w14:paraId="38AFD081" w14:textId="77777777" w:rsidR="000720CA" w:rsidRDefault="000720CA" w:rsidP="00F6015A">
      <w:pPr>
        <w:pStyle w:val="Textocomentario"/>
      </w:pPr>
    </w:p>
    <w:p w14:paraId="4BDEBF27" w14:textId="77777777" w:rsidR="000720CA" w:rsidRDefault="000720CA" w:rsidP="00F6015A">
      <w:pPr>
        <w:pStyle w:val="Textocomentario"/>
      </w:pPr>
      <w:r>
        <w:t>We have decided to move this WP to this position because of its close connection to wp2 (focus on actors, interviews). The two wp should be complementary and at the same time differentiated.</w:t>
      </w:r>
    </w:p>
    <w:p w14:paraId="3B58104A" w14:textId="77777777" w:rsidR="000720CA" w:rsidRDefault="000720CA" w:rsidP="00F6015A">
      <w:pPr>
        <w:pStyle w:val="Textocomentario"/>
      </w:pPr>
    </w:p>
    <w:p w14:paraId="3C75A78C" w14:textId="77777777" w:rsidR="000720CA" w:rsidRDefault="000720CA" w:rsidP="00F6015A">
      <w:pPr>
        <w:pStyle w:val="Textocomentario"/>
      </w:pPr>
      <w:r>
        <w:t xml:space="preserve">In our view this wp would resopnd to the need to develop two case studies on 1) eurosceptic populist organisations and 2) EU reactions to populism. </w:t>
      </w:r>
    </w:p>
    <w:p w14:paraId="08A97656" w14:textId="77777777" w:rsidR="000720CA" w:rsidRDefault="000720CA" w:rsidP="00F6015A">
      <w:pPr>
        <w:pStyle w:val="Textocomentario"/>
      </w:pPr>
    </w:p>
    <w:p w14:paraId="682D77DD" w14:textId="77777777" w:rsidR="000720CA" w:rsidRDefault="000720CA" w:rsidP="00F6015A">
      <w:pPr>
        <w:pStyle w:val="Textocomentario"/>
      </w:pPr>
      <w:r>
        <w:t xml:space="preserve">The wp would </w:t>
      </w:r>
      <w:proofErr w:type="gramStart"/>
      <w:r>
        <w:t>have  a</w:t>
      </w:r>
      <w:proofErr w:type="gramEnd"/>
      <w:r>
        <w:t xml:space="preserve"> small independent fieldwork for these cases and should also use (some) the fieldwork allocated to WP2 (so we should somehow justify that this wp3 fieldwork is not covered by wp2 fieldwork, for instance referring to interviews in Brussels, etc). We should not overlap with the fielwork of WP2. </w:t>
      </w:r>
    </w:p>
    <w:p w14:paraId="335C4316" w14:textId="77777777" w:rsidR="000720CA" w:rsidRDefault="000720CA" w:rsidP="00F6015A">
      <w:pPr>
        <w:pStyle w:val="Textocomentario"/>
      </w:pPr>
    </w:p>
    <w:p w14:paraId="758668BF" w14:textId="77777777" w:rsidR="000720CA" w:rsidRDefault="000720CA" w:rsidP="00F6015A">
      <w:pPr>
        <w:pStyle w:val="Textocomentario"/>
      </w:pPr>
      <w:r>
        <w:t xml:space="preserve">Becausre resources are limited, and also to keep proportionality across wp we suggest to drop the survey. Depending on the additional resources that sns has this may be intergrated within the case study, but I would not put it as a commitment here, as it would require a lot of effort. It may also be one of the elements to highlight in the “life after the project” section.  </w:t>
      </w:r>
    </w:p>
    <w:p w14:paraId="406D6BB6" w14:textId="77777777" w:rsidR="000720CA" w:rsidRDefault="000720CA" w:rsidP="00F6015A">
      <w:pPr>
        <w:pStyle w:val="Textocomentario"/>
      </w:pPr>
    </w:p>
    <w:p w14:paraId="40C9F691" w14:textId="77777777" w:rsidR="000720CA" w:rsidRDefault="000720CA" w:rsidP="00F6015A">
      <w:pPr>
        <w:pStyle w:val="Textocomentario"/>
      </w:pPr>
      <w:r>
        <w:t xml:space="preserve">The proposal (part 1) is now very much framed in terms of the consequences of the populism, and also differentiates between challenges and constraints, so it would be nice to see more of this in the objectives of this wp. The two research questions are already oriented into this direction, but the crisis seems to make reference to the causes of populism, which is a (minor) element of the scope we are consciously leaving out. </w:t>
      </w:r>
    </w:p>
    <w:p w14:paraId="1F04DD2A" w14:textId="77777777" w:rsidR="000720CA" w:rsidRDefault="000720CA" w:rsidP="00F6015A">
      <w:pPr>
        <w:pStyle w:val="Textocomentario"/>
      </w:pPr>
    </w:p>
    <w:p w14:paraId="18A5487C" w14:textId="77777777" w:rsidR="000720CA" w:rsidRDefault="000720CA" w:rsidP="00F6015A">
      <w:pPr>
        <w:pStyle w:val="Textocomentario"/>
      </w:pPr>
      <w:r>
        <w:t>I would clearly distinguish two objectives in this wp</w:t>
      </w:r>
    </w:p>
    <w:p w14:paraId="17DA87AE" w14:textId="77777777" w:rsidR="000720CA" w:rsidRDefault="000720CA" w:rsidP="00F6015A">
      <w:pPr>
        <w:pStyle w:val="Textocomentario"/>
        <w:numPr>
          <w:ilvl w:val="0"/>
          <w:numId w:val="37"/>
        </w:numPr>
      </w:pPr>
      <w:r>
        <w:t>An analysis of eurosceptic populist campaings</w:t>
      </w:r>
    </w:p>
    <w:p w14:paraId="3593CE64" w14:textId="77777777" w:rsidR="000720CA" w:rsidRDefault="000720CA" w:rsidP="00F6015A">
      <w:pPr>
        <w:pStyle w:val="Textocomentario"/>
        <w:numPr>
          <w:ilvl w:val="0"/>
          <w:numId w:val="37"/>
        </w:numPr>
      </w:pPr>
      <w:r>
        <w:t>An analysis of the EU reactions to populism</w:t>
      </w:r>
    </w:p>
    <w:p w14:paraId="0261A44E" w14:textId="77777777" w:rsidR="000720CA" w:rsidRDefault="000720CA" w:rsidP="00F6015A">
      <w:pPr>
        <w:pStyle w:val="Textocomentario"/>
      </w:pPr>
    </w:p>
    <w:p w14:paraId="76E8ECDE" w14:textId="77777777" w:rsidR="000720CA" w:rsidRDefault="000720CA" w:rsidP="00F6015A">
      <w:pPr>
        <w:pStyle w:val="Textocomentario"/>
      </w:pPr>
      <w:proofErr w:type="gramStart"/>
      <w:r>
        <w:t>I have edited the tasks and deliverables, so please check!</w:t>
      </w:r>
      <w:proofErr w:type="gramEnd"/>
    </w:p>
    <w:p w14:paraId="60D40B1E" w14:textId="77777777" w:rsidR="000720CA" w:rsidRDefault="000720CA" w:rsidP="00F6015A">
      <w:pPr>
        <w:pStyle w:val="Textocomentario"/>
      </w:pPr>
    </w:p>
  </w:comment>
  <w:comment w:id="6" w:author="Eva Anduiza Perea [2]" w:date="2018-02-18T20:18:00Z" w:initials="EAP">
    <w:p w14:paraId="41BB623A" w14:textId="77777777" w:rsidR="000720CA" w:rsidRDefault="000720CA" w:rsidP="00F6015A">
      <w:pPr>
        <w:pStyle w:val="Textocomentario"/>
      </w:pPr>
      <w:r>
        <w:rPr>
          <w:rStyle w:val="Refdecomentario"/>
        </w:rPr>
        <w:annotationRef/>
      </w:r>
    </w:p>
    <w:p w14:paraId="4CB42D3A" w14:textId="77777777" w:rsidR="000720CA" w:rsidRDefault="000720CA" w:rsidP="00F6015A">
      <w:pPr>
        <w:pStyle w:val="Textocomentario"/>
      </w:pPr>
      <w:r>
        <w:t xml:space="preserve">Please revise these paragraphs on the description of work. </w:t>
      </w:r>
    </w:p>
    <w:p w14:paraId="3737E1F6" w14:textId="77777777" w:rsidR="000720CA" w:rsidRDefault="000720CA" w:rsidP="00F6015A">
      <w:pPr>
        <w:pStyle w:val="Textocomentario"/>
      </w:pPr>
      <w:r>
        <w:t>Objective 2 that I suggest above is absent from this introduction of the description of work</w:t>
      </w:r>
    </w:p>
    <w:p w14:paraId="75E476AD" w14:textId="77777777" w:rsidR="000720CA" w:rsidRDefault="000720CA" w:rsidP="00F6015A">
      <w:pPr>
        <w:pStyle w:val="Textocomentario"/>
      </w:pPr>
    </w:p>
    <w:p w14:paraId="58A9C2A8" w14:textId="77777777" w:rsidR="000720CA" w:rsidRDefault="000720CA" w:rsidP="00F6015A">
      <w:pPr>
        <w:pStyle w:val="Textocomentario"/>
      </w:pPr>
      <w:r>
        <w:t>I have sort of quickly put together the 3 tasks, needs re-writing. If possible stick to three, please no more than 4 or 5 tasks.</w:t>
      </w:r>
    </w:p>
  </w:comment>
  <w:comment w:id="7" w:author="Eva Anduiza Perea [2]" w:date="2018-02-22T10:08:00Z" w:initials="EAP">
    <w:p w14:paraId="039D91F5" w14:textId="77777777" w:rsidR="000720CA" w:rsidRDefault="000720CA" w:rsidP="00F6015A">
      <w:pPr>
        <w:pStyle w:val="Textocomentario"/>
      </w:pPr>
      <w:r>
        <w:rPr>
          <w:rStyle w:val="Refdecomentario"/>
        </w:rPr>
        <w:annotationRef/>
      </w:r>
      <w:r>
        <w:t xml:space="preserve">This needs to be more precise. So far I have put some effort in Spain, Uk, Belgium, Greece, Prague, Warsaw and Bulgaria, but we need to think if these are the cases to include or we shall focus only on some of them. </w:t>
      </w:r>
    </w:p>
  </w:comment>
  <w:comment w:id="8" w:author="Eva Anduiza Perea [2]" w:date="2018-02-18T19:58:00Z" w:initials="EAP">
    <w:p w14:paraId="4EF51F32" w14:textId="77777777" w:rsidR="000720CA" w:rsidRDefault="000720CA" w:rsidP="00F6015A">
      <w:pPr>
        <w:pStyle w:val="Textocomentario"/>
      </w:pPr>
      <w:r>
        <w:rPr>
          <w:rStyle w:val="Refdecomentario"/>
        </w:rPr>
        <w:annotationRef/>
      </w:r>
      <w:r>
        <w:t xml:space="preserve">I would leave all the methodological material regarding interviews to deliverable 2.1 to avoid overlaps. </w:t>
      </w:r>
    </w:p>
    <w:p w14:paraId="2CBAAE09" w14:textId="77777777" w:rsidR="000720CA" w:rsidRDefault="000720CA" w:rsidP="00F6015A">
      <w:pPr>
        <w:pStyle w:val="Textocomentario"/>
      </w:pPr>
    </w:p>
    <w:p w14:paraId="10B36631" w14:textId="77777777" w:rsidR="000720CA" w:rsidRDefault="000720CA" w:rsidP="00F6015A">
      <w:pPr>
        <w:pStyle w:val="Textocomentario"/>
      </w:pPr>
      <w:r>
        <w:t xml:space="preserve">Confirm month of delivery in calendar. I know you would like to have the field open for the whole duration of the project, but regardless of what may unexpectedly happen we have to identify some months in which this wp will be developed reflecting the pm effort. I think it is good that it is closely connected to WP2 in the calendar. </w:t>
      </w:r>
    </w:p>
    <w:p w14:paraId="4D640DE3" w14:textId="77777777" w:rsidR="000720CA" w:rsidRDefault="000720CA" w:rsidP="00F6015A">
      <w:pPr>
        <w:pStyle w:val="Textocomentario"/>
      </w:pPr>
    </w:p>
  </w:comment>
  <w:comment w:id="9" w:author="Eva Anduiza Perea [2]" w:date="2018-02-22T10:27:00Z" w:initials="EAP">
    <w:p w14:paraId="12759E20" w14:textId="77777777" w:rsidR="000720CA" w:rsidRDefault="000720CA" w:rsidP="00F6015A">
      <w:pPr>
        <w:pStyle w:val="Textocomentario"/>
      </w:pPr>
      <w:r>
        <w:rPr>
          <w:rStyle w:val="Refdecomentario"/>
        </w:rPr>
        <w:annotationRef/>
      </w:r>
      <w:r>
        <w:t>Revise objectives and maybe say something about why this way of looking at the public sphere is more adequate to our purposes than political discourses or manifestos.</w:t>
      </w:r>
    </w:p>
    <w:p w14:paraId="453FF13D" w14:textId="77777777" w:rsidR="000720CA" w:rsidRDefault="000720CA" w:rsidP="00F6015A">
      <w:pPr>
        <w:pStyle w:val="Textocomentario"/>
      </w:pPr>
    </w:p>
    <w:p w14:paraId="4116932B" w14:textId="77777777" w:rsidR="000720CA" w:rsidRDefault="000720CA" w:rsidP="00F6015A">
      <w:pPr>
        <w:pStyle w:val="Textocomentario"/>
      </w:pPr>
      <w:r>
        <w:t xml:space="preserve">Note that in terms of effort this is the largerst wp, so it will get attention. </w:t>
      </w:r>
    </w:p>
    <w:p w14:paraId="1A18A294" w14:textId="77777777" w:rsidR="000720CA" w:rsidRDefault="000720CA" w:rsidP="00F6015A">
      <w:pPr>
        <w:pStyle w:val="Textocomentario"/>
      </w:pPr>
    </w:p>
    <w:p w14:paraId="3E21C5F5" w14:textId="77777777" w:rsidR="000720CA" w:rsidRDefault="000720CA" w:rsidP="00F6015A">
      <w:pPr>
        <w:pStyle w:val="Textocomentario"/>
      </w:pPr>
      <w:r>
        <w:t xml:space="preserve">Maybe say something about the longitudinal perspective, taking into account that our focus is on consequences of populism, not causes. </w:t>
      </w:r>
    </w:p>
  </w:comment>
  <w:comment w:id="10" w:author="Eva Anduiza Perea [2]" w:date="2018-02-22T10:51:00Z" w:initials="EAP">
    <w:p w14:paraId="30B418B4" w14:textId="77777777" w:rsidR="000720CA" w:rsidRDefault="000720CA" w:rsidP="00F6015A">
      <w:pPr>
        <w:pStyle w:val="Textocomentario"/>
      </w:pPr>
      <w:r>
        <w:rPr>
          <w:rStyle w:val="Refdecomentario"/>
        </w:rPr>
        <w:annotationRef/>
      </w:r>
      <w:r>
        <w:t>Any role for partners here?</w:t>
      </w:r>
    </w:p>
  </w:comment>
  <w:comment w:id="11" w:author="Eva Anduiza Perea [2]" w:date="2018-02-22T12:00:00Z" w:initials="EAP">
    <w:p w14:paraId="08247CEC" w14:textId="77777777" w:rsidR="000720CA" w:rsidRDefault="000720CA" w:rsidP="00F6015A">
      <w:pPr>
        <w:pStyle w:val="Textocomentario"/>
      </w:pPr>
      <w:r>
        <w:rPr>
          <w:rStyle w:val="Refdecomentario"/>
        </w:rPr>
        <w:annotationRef/>
      </w:r>
      <w:r w:rsidRPr="00DA7CA9">
        <w:rPr>
          <w:bCs/>
          <w:sz w:val="24"/>
          <w:szCs w:val="24"/>
          <w:highlight w:val="yellow"/>
          <w:lang w:val="en-GB"/>
        </w:rPr>
        <w:t>based on the national reports provided by partners</w:t>
      </w:r>
      <w:r>
        <w:rPr>
          <w:rStyle w:val="Refdecomentario"/>
        </w:rPr>
        <w:annotationRef/>
      </w:r>
      <w:r>
        <w:rPr>
          <w:bCs/>
          <w:sz w:val="24"/>
          <w:szCs w:val="24"/>
          <w:highlight w:val="yellow"/>
          <w:lang w:val="en-GB"/>
        </w:rPr>
        <w:t xml:space="preserve"> 1, 2, 3, 4, 5, 6, 8, 9, 10, 11, 12, 13? </w:t>
      </w:r>
      <w:r>
        <w:t>Check. I am not sure if the analysis and report are going to be centralized or decentrailized. As it stands it is centralised</w:t>
      </w:r>
    </w:p>
  </w:comment>
  <w:comment w:id="12" w:author="Eva Anduiza Perea [2]" w:date="2018-02-22T12:48:00Z" w:initials="EAP">
    <w:p w14:paraId="7AD920CE" w14:textId="77777777" w:rsidR="000720CA" w:rsidRDefault="000720CA" w:rsidP="00F6015A">
      <w:pPr>
        <w:pStyle w:val="Textocomentario"/>
      </w:pPr>
      <w:r>
        <w:rPr>
          <w:rStyle w:val="Refdecomentario"/>
        </w:rPr>
        <w:annotationRef/>
      </w:r>
      <w:r>
        <w:t xml:space="preserve">We have integrated all experiments in a single WP. We think it makes more sense like this.  We have revised objectives tasks and deliverables accordingly, please check. </w:t>
      </w:r>
    </w:p>
  </w:comment>
  <w:comment w:id="13" w:author="Eva Anduiza Perea [2]" w:date="2018-02-22T13:01:00Z" w:initials="EAP">
    <w:p w14:paraId="76CC6C14" w14:textId="77777777" w:rsidR="000720CA" w:rsidRDefault="000720CA" w:rsidP="00F6015A">
      <w:pPr>
        <w:pStyle w:val="Textocomentario"/>
      </w:pPr>
      <w:r>
        <w:rPr>
          <w:rStyle w:val="Refdecomentario"/>
        </w:rPr>
        <w:annotationRef/>
      </w:r>
      <w:r>
        <w:t>For budget purposes we need to limit generalizability to a single additional case (Spain). The experiment in Spain may also be used as a different context where there is left-oriented populism to be compared with Norway. The large scale comparative survey may be a proposal for the life after hte project part.</w:t>
      </w:r>
    </w:p>
    <w:p w14:paraId="1B5B352D" w14:textId="77777777" w:rsidR="000720CA" w:rsidRDefault="000720CA" w:rsidP="00F6015A">
      <w:pPr>
        <w:pStyle w:val="Textocomentario"/>
      </w:pPr>
    </w:p>
    <w:p w14:paraId="1513C735" w14:textId="77777777" w:rsidR="000720CA" w:rsidRDefault="000720CA" w:rsidP="00F6015A">
      <w:pPr>
        <w:pStyle w:val="Textocomentario"/>
      </w:pPr>
      <w:r>
        <w:t>Please consider ethical issues (</w:t>
      </w:r>
      <w:proofErr w:type="gramStart"/>
      <w:r>
        <w:t>treating elected representatives in particular?</w:t>
      </w:r>
      <w:proofErr w:type="gramEnd"/>
      <w:r>
        <w:t>)</w:t>
      </w:r>
    </w:p>
    <w:p w14:paraId="32CDF726" w14:textId="77777777" w:rsidR="000720CA" w:rsidRDefault="000720CA" w:rsidP="00F6015A">
      <w:pPr>
        <w:pStyle w:val="Textocomentario"/>
      </w:pPr>
    </w:p>
    <w:p w14:paraId="228F3DCE" w14:textId="77777777" w:rsidR="000720CA" w:rsidRDefault="000720CA" w:rsidP="00F6015A">
      <w:pPr>
        <w:pStyle w:val="Textocomentario"/>
      </w:pPr>
      <w:proofErr w:type="gramStart"/>
      <w:r>
        <w:t>Can we say something about sampling size?</w:t>
      </w:r>
      <w:proofErr w:type="gramEnd"/>
      <w:r>
        <w:t xml:space="preserve"> For instance for Spain I expect to have 2000 individuals in the survey experiment. </w:t>
      </w:r>
    </w:p>
  </w:comment>
  <w:comment w:id="14" w:author="Eva Anduiza Perea [2]" w:date="2018-02-22T13:46:00Z" w:initials="EAP">
    <w:p w14:paraId="6C42C8DF" w14:textId="77777777" w:rsidR="000720CA" w:rsidRDefault="000720CA" w:rsidP="00F6015A">
      <w:pPr>
        <w:pStyle w:val="Textocomentario"/>
      </w:pPr>
      <w:r>
        <w:rPr>
          <w:rStyle w:val="Refdecomentario"/>
        </w:rPr>
        <w:annotationRef/>
      </w:r>
      <w:r>
        <w:t xml:space="preserve">Not clear whether this is all out of the lab and how are attitudes mesured. </w:t>
      </w:r>
    </w:p>
  </w:comment>
  <w:comment w:id="15" w:author="Eva Anduiza Perea [2]" w:date="2018-02-22T13:47:00Z" w:initials="EAP">
    <w:p w14:paraId="59210653" w14:textId="77777777" w:rsidR="000720CA" w:rsidRDefault="000720CA" w:rsidP="00F6015A">
      <w:pPr>
        <w:pStyle w:val="Textocomentario"/>
      </w:pPr>
      <w:r>
        <w:rPr>
          <w:rStyle w:val="Refdecomentario"/>
        </w:rPr>
        <w:annotationRef/>
      </w:r>
      <w:r>
        <w:t>Any subcontracting in Norway?</w:t>
      </w:r>
    </w:p>
  </w:comment>
  <w:comment w:id="16" w:author="Eva Anduiza Perea [2]" w:date="2018-02-22T15:24:00Z" w:initials="EAP">
    <w:p w14:paraId="62FC8CF8" w14:textId="77777777" w:rsidR="000720CA" w:rsidRDefault="000720CA" w:rsidP="00F6015A">
      <w:pPr>
        <w:pStyle w:val="Textocomentario"/>
      </w:pPr>
      <w:r>
        <w:rPr>
          <w:rStyle w:val="Refdecomentario"/>
        </w:rPr>
        <w:annotationRef/>
      </w:r>
      <w:r>
        <w:t xml:space="preserve">Anyone can take part in the contest. </w:t>
      </w:r>
    </w:p>
  </w:comment>
  <w:comment w:id="17" w:author="Eva Anduiza Perea [2]" w:date="2018-02-22T16:03:00Z" w:initials="EAP">
    <w:p w14:paraId="0DB8F8BD" w14:textId="77777777" w:rsidR="000720CA" w:rsidRDefault="000720CA" w:rsidP="00F6015A">
      <w:pPr>
        <w:pStyle w:val="Textocomentario"/>
      </w:pPr>
      <w:r>
        <w:rPr>
          <w:rStyle w:val="Refdecomentario"/>
        </w:rPr>
        <w:annotationRef/>
      </w:r>
      <w:r>
        <w:t>May not be necessary?</w:t>
      </w:r>
    </w:p>
  </w:comment>
  <w:comment w:id="18" w:author="Eva Anduiza Perea [2]" w:date="2018-02-18T20:22:00Z" w:initials="EAP">
    <w:p w14:paraId="0C2B1AB1" w14:textId="77777777" w:rsidR="000720CA" w:rsidRDefault="000720CA" w:rsidP="00F6015A">
      <w:pPr>
        <w:pStyle w:val="Textocomentario"/>
      </w:pPr>
      <w:r>
        <w:rPr>
          <w:rStyle w:val="Refdecomentario"/>
        </w:rPr>
        <w:annotationRef/>
      </w:r>
      <w:r>
        <w:t xml:space="preserve">There is budget for this meetings, I chose “cheap” places, concerned PIs let me know if you are happy. Order may vary.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2F58A2B" w15:done="0"/>
  <w15:commentEx w15:paraId="70C25196" w15:done="0"/>
  <w15:commentEx w15:paraId="1DAE048D" w15:done="0"/>
  <w15:commentEx w15:paraId="60D40B1E" w15:done="0"/>
  <w15:commentEx w15:paraId="58A9C2A8" w15:done="0"/>
  <w15:commentEx w15:paraId="039D91F5" w15:done="0"/>
  <w15:commentEx w15:paraId="4D640DE3" w15:done="0"/>
  <w15:commentEx w15:paraId="3E21C5F5" w15:done="0"/>
  <w15:commentEx w15:paraId="30B418B4" w15:done="0"/>
  <w15:commentEx w15:paraId="08247CEC" w15:done="0"/>
  <w15:commentEx w15:paraId="7AD920CE" w15:done="0"/>
  <w15:commentEx w15:paraId="228F3DCE" w15:done="0"/>
  <w15:commentEx w15:paraId="6C42C8DF" w15:done="0"/>
  <w15:commentEx w15:paraId="59210653" w15:done="0"/>
  <w15:commentEx w15:paraId="62FC8CF8" w15:done="0"/>
  <w15:commentEx w15:paraId="0DB8F8BD" w15:done="0"/>
  <w15:commentEx w15:paraId="0C2B1AB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imesNewRomanPSMT">
    <w:charset w:val="00"/>
    <w:family w:val="roman"/>
    <w:pitch w:val="variable"/>
    <w:sig w:usb0="E0002AEF" w:usb1="C0007841"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auto"/>
    <w:pitch w:val="variable"/>
    <w:sig w:usb0="E00002FF" w:usb1="2AC7FDFF" w:usb2="00000016" w:usb3="00000000" w:csb0="0002009F" w:csb1="00000000"/>
  </w:font>
  <w:font w:name="Lucida Grande">
    <w:panose1 w:val="020B0600040502020204"/>
    <w:charset w:val="00"/>
    <w:family w:val="swiss"/>
    <w:pitch w:val="variable"/>
    <w:sig w:usb0="E1000AEF" w:usb1="5000A1FF" w:usb2="00000000" w:usb3="00000000" w:csb0="000001BF" w:csb1="00000000"/>
  </w:font>
  <w:font w:name="CourierNewPSMT">
    <w:charset w:val="00"/>
    <w:family w:val="roman"/>
    <w:pitch w:val="fixed"/>
    <w:sig w:usb0="E0002AFF" w:usb1="C0007843" w:usb2="00000009" w:usb3="00000000" w:csb0="000001FF" w:csb1="00000000"/>
  </w:font>
  <w:font w:name="ArialMT">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E"/>
    <w:multiLevelType w:val="hybridMultilevel"/>
    <w:tmpl w:val="0000000E"/>
    <w:lvl w:ilvl="0" w:tplc="00000515">
      <w:start w:val="1"/>
      <w:numFmt w:val="bullet"/>
      <w:lvlText w:val="•"/>
      <w:lvlJc w:val="left"/>
      <w:pPr>
        <w:ind w:left="720" w:hanging="360"/>
      </w:pPr>
    </w:lvl>
    <w:lvl w:ilvl="1" w:tplc="0000051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F"/>
    <w:multiLevelType w:val="hybridMultilevel"/>
    <w:tmpl w:val="0000000F"/>
    <w:lvl w:ilvl="0" w:tplc="00000579">
      <w:start w:val="1"/>
      <w:numFmt w:val="bullet"/>
      <w:lvlText w:val="•"/>
      <w:lvlJc w:val="left"/>
      <w:pPr>
        <w:ind w:left="720" w:hanging="360"/>
      </w:pPr>
    </w:lvl>
    <w:lvl w:ilvl="1" w:tplc="0000057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10"/>
    <w:multiLevelType w:val="hybridMultilevel"/>
    <w:tmpl w:val="00000010"/>
    <w:lvl w:ilvl="0" w:tplc="000005DD">
      <w:start w:val="1"/>
      <w:numFmt w:val="bullet"/>
      <w:lvlText w:val="•"/>
      <w:lvlJc w:val="left"/>
      <w:pPr>
        <w:ind w:left="720" w:hanging="360"/>
      </w:pPr>
    </w:lvl>
    <w:lvl w:ilvl="1" w:tplc="000005D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11"/>
    <w:multiLevelType w:val="hybridMultilevel"/>
    <w:tmpl w:val="00000011"/>
    <w:lvl w:ilvl="0" w:tplc="00000641">
      <w:start w:val="1"/>
      <w:numFmt w:val="bullet"/>
      <w:lvlText w:val="•"/>
      <w:lvlJc w:val="left"/>
      <w:pPr>
        <w:ind w:left="720" w:hanging="360"/>
      </w:pPr>
    </w:lvl>
    <w:lvl w:ilvl="1" w:tplc="0000064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12"/>
    <w:multiLevelType w:val="hybridMultilevel"/>
    <w:tmpl w:val="00000012"/>
    <w:lvl w:ilvl="0" w:tplc="000006A5">
      <w:start w:val="1"/>
      <w:numFmt w:val="bullet"/>
      <w:lvlText w:val="•"/>
      <w:lvlJc w:val="left"/>
      <w:pPr>
        <w:ind w:left="720" w:hanging="360"/>
      </w:pPr>
    </w:lvl>
    <w:lvl w:ilvl="1" w:tplc="000006A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13"/>
    <w:multiLevelType w:val="hybridMultilevel"/>
    <w:tmpl w:val="00000013"/>
    <w:lvl w:ilvl="0" w:tplc="00000709">
      <w:start w:val="1"/>
      <w:numFmt w:val="bullet"/>
      <w:lvlText w:val="•"/>
      <w:lvlJc w:val="left"/>
      <w:pPr>
        <w:ind w:left="720" w:hanging="360"/>
      </w:pPr>
    </w:lvl>
    <w:lvl w:ilvl="1" w:tplc="0000070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14"/>
    <w:multiLevelType w:val="hybridMultilevel"/>
    <w:tmpl w:val="00000014"/>
    <w:lvl w:ilvl="0" w:tplc="0000076D">
      <w:start w:val="1"/>
      <w:numFmt w:val="bullet"/>
      <w:lvlText w:val="•"/>
      <w:lvlJc w:val="left"/>
      <w:pPr>
        <w:ind w:left="720" w:hanging="360"/>
      </w:pPr>
    </w:lvl>
    <w:lvl w:ilvl="1" w:tplc="0000076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8DB7196"/>
    <w:multiLevelType w:val="hybridMultilevel"/>
    <w:tmpl w:val="6C5A3514"/>
    <w:lvl w:ilvl="0" w:tplc="D370F32C">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BE50A68"/>
    <w:multiLevelType w:val="hybridMultilevel"/>
    <w:tmpl w:val="B970B476"/>
    <w:lvl w:ilvl="0" w:tplc="B0763FBE">
      <w:start w:val="1"/>
      <w:numFmt w:val="bullet"/>
      <w:lvlText w:val="•"/>
      <w:lvlJc w:val="left"/>
      <w:pPr>
        <w:tabs>
          <w:tab w:val="num" w:pos="720"/>
        </w:tabs>
        <w:ind w:left="720" w:hanging="360"/>
      </w:pPr>
      <w:rPr>
        <w:rFonts w:ascii="Times New Roman" w:hAnsi="Times New Roman" w:hint="default"/>
      </w:rPr>
    </w:lvl>
    <w:lvl w:ilvl="1" w:tplc="D17C0598" w:tentative="1">
      <w:start w:val="1"/>
      <w:numFmt w:val="bullet"/>
      <w:lvlText w:val="•"/>
      <w:lvlJc w:val="left"/>
      <w:pPr>
        <w:tabs>
          <w:tab w:val="num" w:pos="1440"/>
        </w:tabs>
        <w:ind w:left="1440" w:hanging="360"/>
      </w:pPr>
      <w:rPr>
        <w:rFonts w:ascii="Times New Roman" w:hAnsi="Times New Roman" w:hint="default"/>
      </w:rPr>
    </w:lvl>
    <w:lvl w:ilvl="2" w:tplc="02000F74" w:tentative="1">
      <w:start w:val="1"/>
      <w:numFmt w:val="bullet"/>
      <w:lvlText w:val="•"/>
      <w:lvlJc w:val="left"/>
      <w:pPr>
        <w:tabs>
          <w:tab w:val="num" w:pos="2160"/>
        </w:tabs>
        <w:ind w:left="2160" w:hanging="360"/>
      </w:pPr>
      <w:rPr>
        <w:rFonts w:ascii="Times New Roman" w:hAnsi="Times New Roman" w:hint="default"/>
      </w:rPr>
    </w:lvl>
    <w:lvl w:ilvl="3" w:tplc="4A6C6320" w:tentative="1">
      <w:start w:val="1"/>
      <w:numFmt w:val="bullet"/>
      <w:lvlText w:val="•"/>
      <w:lvlJc w:val="left"/>
      <w:pPr>
        <w:tabs>
          <w:tab w:val="num" w:pos="2880"/>
        </w:tabs>
        <w:ind w:left="2880" w:hanging="360"/>
      </w:pPr>
      <w:rPr>
        <w:rFonts w:ascii="Times New Roman" w:hAnsi="Times New Roman" w:hint="default"/>
      </w:rPr>
    </w:lvl>
    <w:lvl w:ilvl="4" w:tplc="16921D62" w:tentative="1">
      <w:start w:val="1"/>
      <w:numFmt w:val="bullet"/>
      <w:lvlText w:val="•"/>
      <w:lvlJc w:val="left"/>
      <w:pPr>
        <w:tabs>
          <w:tab w:val="num" w:pos="3600"/>
        </w:tabs>
        <w:ind w:left="3600" w:hanging="360"/>
      </w:pPr>
      <w:rPr>
        <w:rFonts w:ascii="Times New Roman" w:hAnsi="Times New Roman" w:hint="default"/>
      </w:rPr>
    </w:lvl>
    <w:lvl w:ilvl="5" w:tplc="B1D858A8" w:tentative="1">
      <w:start w:val="1"/>
      <w:numFmt w:val="bullet"/>
      <w:lvlText w:val="•"/>
      <w:lvlJc w:val="left"/>
      <w:pPr>
        <w:tabs>
          <w:tab w:val="num" w:pos="4320"/>
        </w:tabs>
        <w:ind w:left="4320" w:hanging="360"/>
      </w:pPr>
      <w:rPr>
        <w:rFonts w:ascii="Times New Roman" w:hAnsi="Times New Roman" w:hint="default"/>
      </w:rPr>
    </w:lvl>
    <w:lvl w:ilvl="6" w:tplc="B980FAE6" w:tentative="1">
      <w:start w:val="1"/>
      <w:numFmt w:val="bullet"/>
      <w:lvlText w:val="•"/>
      <w:lvlJc w:val="left"/>
      <w:pPr>
        <w:tabs>
          <w:tab w:val="num" w:pos="5040"/>
        </w:tabs>
        <w:ind w:left="5040" w:hanging="360"/>
      </w:pPr>
      <w:rPr>
        <w:rFonts w:ascii="Times New Roman" w:hAnsi="Times New Roman" w:hint="default"/>
      </w:rPr>
    </w:lvl>
    <w:lvl w:ilvl="7" w:tplc="E9423742" w:tentative="1">
      <w:start w:val="1"/>
      <w:numFmt w:val="bullet"/>
      <w:lvlText w:val="•"/>
      <w:lvlJc w:val="left"/>
      <w:pPr>
        <w:tabs>
          <w:tab w:val="num" w:pos="5760"/>
        </w:tabs>
        <w:ind w:left="5760" w:hanging="360"/>
      </w:pPr>
      <w:rPr>
        <w:rFonts w:ascii="Times New Roman" w:hAnsi="Times New Roman" w:hint="default"/>
      </w:rPr>
    </w:lvl>
    <w:lvl w:ilvl="8" w:tplc="457ADF14" w:tentative="1">
      <w:start w:val="1"/>
      <w:numFmt w:val="bullet"/>
      <w:lvlText w:val="•"/>
      <w:lvlJc w:val="left"/>
      <w:pPr>
        <w:tabs>
          <w:tab w:val="num" w:pos="6480"/>
        </w:tabs>
        <w:ind w:left="6480" w:hanging="360"/>
      </w:pPr>
      <w:rPr>
        <w:rFonts w:ascii="Times New Roman" w:hAnsi="Times New Roman" w:hint="default"/>
      </w:rPr>
    </w:lvl>
  </w:abstractNum>
  <w:abstractNum w:abstractNumId="9">
    <w:nsid w:val="0E3130CF"/>
    <w:multiLevelType w:val="hybridMultilevel"/>
    <w:tmpl w:val="D9B80656"/>
    <w:lvl w:ilvl="0" w:tplc="8550D428">
      <w:numFmt w:val="bullet"/>
      <w:lvlText w:val="-"/>
      <w:lvlJc w:val="left"/>
      <w:pPr>
        <w:ind w:left="360" w:hanging="360"/>
      </w:pPr>
      <w:rPr>
        <w:rFonts w:ascii="Calibri" w:eastAsia="Times New Roma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8F93210"/>
    <w:multiLevelType w:val="hybridMultilevel"/>
    <w:tmpl w:val="AE767F5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nsid w:val="19B72B5C"/>
    <w:multiLevelType w:val="hybridMultilevel"/>
    <w:tmpl w:val="07940256"/>
    <w:lvl w:ilvl="0" w:tplc="851E7084">
      <w:numFmt w:val="bullet"/>
      <w:lvlText w:val="-"/>
      <w:lvlJc w:val="left"/>
      <w:pPr>
        <w:ind w:left="720" w:hanging="360"/>
      </w:pPr>
      <w:rPr>
        <w:rFonts w:ascii="Calibri" w:eastAsiaTheme="minorHAnsi" w:hAnsi="Calibri"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nsid w:val="1C732219"/>
    <w:multiLevelType w:val="multilevel"/>
    <w:tmpl w:val="92B2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2DA2F12"/>
    <w:multiLevelType w:val="hybridMultilevel"/>
    <w:tmpl w:val="0ED41740"/>
    <w:lvl w:ilvl="0" w:tplc="2DF22C54">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56D0669"/>
    <w:multiLevelType w:val="hybridMultilevel"/>
    <w:tmpl w:val="4DF2B59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5">
    <w:nsid w:val="29EF72DE"/>
    <w:multiLevelType w:val="hybridMultilevel"/>
    <w:tmpl w:val="6DD64B10"/>
    <w:lvl w:ilvl="0" w:tplc="D6DC55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C557392"/>
    <w:multiLevelType w:val="hybridMultilevel"/>
    <w:tmpl w:val="078249E8"/>
    <w:lvl w:ilvl="0" w:tplc="040A0019">
      <w:start w:val="1"/>
      <w:numFmt w:val="lowerLetter"/>
      <w:lvlText w:val="%1."/>
      <w:lvlJc w:val="left"/>
      <w:pPr>
        <w:ind w:left="720" w:hanging="360"/>
      </w:pPr>
      <w:rPr>
        <w:rFont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nsid w:val="2CA32610"/>
    <w:multiLevelType w:val="multilevel"/>
    <w:tmpl w:val="D58E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EB04114"/>
    <w:multiLevelType w:val="hybridMultilevel"/>
    <w:tmpl w:val="A828850E"/>
    <w:lvl w:ilvl="0" w:tplc="040A0019">
      <w:start w:val="1"/>
      <w:numFmt w:val="lowerLetter"/>
      <w:lvlText w:val="%1."/>
      <w:lvlJc w:val="left"/>
      <w:pPr>
        <w:ind w:left="720" w:hanging="360"/>
      </w:pPr>
      <w:rPr>
        <w:rFont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nsid w:val="313D25FB"/>
    <w:multiLevelType w:val="hybridMultilevel"/>
    <w:tmpl w:val="A7FE5506"/>
    <w:lvl w:ilvl="0" w:tplc="90FEC5CC">
      <w:start w:val="3"/>
      <w:numFmt w:val="bullet"/>
      <w:lvlText w:val="-"/>
      <w:lvlJc w:val="left"/>
      <w:pPr>
        <w:ind w:left="1353" w:hanging="360"/>
      </w:pPr>
      <w:rPr>
        <w:rFonts w:ascii="TimesNewRomanPSMT" w:eastAsiaTheme="minorEastAsia" w:hAnsi="TimesNewRomanPSMT" w:cs="TimesNewRomanPSMT" w:hint="default"/>
      </w:rPr>
    </w:lvl>
    <w:lvl w:ilvl="1" w:tplc="040A0003" w:tentative="1">
      <w:start w:val="1"/>
      <w:numFmt w:val="bullet"/>
      <w:lvlText w:val="o"/>
      <w:lvlJc w:val="left"/>
      <w:pPr>
        <w:ind w:left="2073" w:hanging="360"/>
      </w:pPr>
      <w:rPr>
        <w:rFonts w:ascii="Courier New" w:hAnsi="Courier New" w:cs="Courier New" w:hint="default"/>
      </w:rPr>
    </w:lvl>
    <w:lvl w:ilvl="2" w:tplc="040A0005" w:tentative="1">
      <w:start w:val="1"/>
      <w:numFmt w:val="bullet"/>
      <w:lvlText w:val=""/>
      <w:lvlJc w:val="left"/>
      <w:pPr>
        <w:ind w:left="2793" w:hanging="360"/>
      </w:pPr>
      <w:rPr>
        <w:rFonts w:ascii="Wingdings" w:hAnsi="Wingdings" w:hint="default"/>
      </w:rPr>
    </w:lvl>
    <w:lvl w:ilvl="3" w:tplc="040A0001" w:tentative="1">
      <w:start w:val="1"/>
      <w:numFmt w:val="bullet"/>
      <w:lvlText w:val=""/>
      <w:lvlJc w:val="left"/>
      <w:pPr>
        <w:ind w:left="3513" w:hanging="360"/>
      </w:pPr>
      <w:rPr>
        <w:rFonts w:ascii="Symbol" w:hAnsi="Symbol" w:hint="default"/>
      </w:rPr>
    </w:lvl>
    <w:lvl w:ilvl="4" w:tplc="040A0003" w:tentative="1">
      <w:start w:val="1"/>
      <w:numFmt w:val="bullet"/>
      <w:lvlText w:val="o"/>
      <w:lvlJc w:val="left"/>
      <w:pPr>
        <w:ind w:left="4233" w:hanging="360"/>
      </w:pPr>
      <w:rPr>
        <w:rFonts w:ascii="Courier New" w:hAnsi="Courier New" w:cs="Courier New" w:hint="default"/>
      </w:rPr>
    </w:lvl>
    <w:lvl w:ilvl="5" w:tplc="040A0005" w:tentative="1">
      <w:start w:val="1"/>
      <w:numFmt w:val="bullet"/>
      <w:lvlText w:val=""/>
      <w:lvlJc w:val="left"/>
      <w:pPr>
        <w:ind w:left="4953" w:hanging="360"/>
      </w:pPr>
      <w:rPr>
        <w:rFonts w:ascii="Wingdings" w:hAnsi="Wingdings" w:hint="default"/>
      </w:rPr>
    </w:lvl>
    <w:lvl w:ilvl="6" w:tplc="040A0001" w:tentative="1">
      <w:start w:val="1"/>
      <w:numFmt w:val="bullet"/>
      <w:lvlText w:val=""/>
      <w:lvlJc w:val="left"/>
      <w:pPr>
        <w:ind w:left="5673" w:hanging="360"/>
      </w:pPr>
      <w:rPr>
        <w:rFonts w:ascii="Symbol" w:hAnsi="Symbol" w:hint="default"/>
      </w:rPr>
    </w:lvl>
    <w:lvl w:ilvl="7" w:tplc="040A0003" w:tentative="1">
      <w:start w:val="1"/>
      <w:numFmt w:val="bullet"/>
      <w:lvlText w:val="o"/>
      <w:lvlJc w:val="left"/>
      <w:pPr>
        <w:ind w:left="6393" w:hanging="360"/>
      </w:pPr>
      <w:rPr>
        <w:rFonts w:ascii="Courier New" w:hAnsi="Courier New" w:cs="Courier New" w:hint="default"/>
      </w:rPr>
    </w:lvl>
    <w:lvl w:ilvl="8" w:tplc="040A0005" w:tentative="1">
      <w:start w:val="1"/>
      <w:numFmt w:val="bullet"/>
      <w:lvlText w:val=""/>
      <w:lvlJc w:val="left"/>
      <w:pPr>
        <w:ind w:left="7113" w:hanging="360"/>
      </w:pPr>
      <w:rPr>
        <w:rFonts w:ascii="Wingdings" w:hAnsi="Wingdings" w:hint="default"/>
      </w:rPr>
    </w:lvl>
  </w:abstractNum>
  <w:abstractNum w:abstractNumId="20">
    <w:nsid w:val="3385333C"/>
    <w:multiLevelType w:val="hybridMultilevel"/>
    <w:tmpl w:val="6EA62EBA"/>
    <w:lvl w:ilvl="0" w:tplc="ECC49A74">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nsid w:val="36953CB0"/>
    <w:multiLevelType w:val="hybridMultilevel"/>
    <w:tmpl w:val="9E8CD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74B738F"/>
    <w:multiLevelType w:val="multilevel"/>
    <w:tmpl w:val="149A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80D195E"/>
    <w:multiLevelType w:val="hybridMultilevel"/>
    <w:tmpl w:val="59A0DBEA"/>
    <w:lvl w:ilvl="0" w:tplc="D200C976">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24">
    <w:nsid w:val="386E1B25"/>
    <w:multiLevelType w:val="hybridMultilevel"/>
    <w:tmpl w:val="4A9492EC"/>
    <w:lvl w:ilvl="0" w:tplc="040A0019">
      <w:start w:val="1"/>
      <w:numFmt w:val="lowerLetter"/>
      <w:lvlText w:val="%1."/>
      <w:lvlJc w:val="left"/>
      <w:pPr>
        <w:ind w:left="720" w:hanging="360"/>
      </w:pPr>
      <w:rPr>
        <w:rFonts w:hint="default"/>
      </w:rPr>
    </w:lvl>
    <w:lvl w:ilvl="1" w:tplc="040A000F">
      <w:start w:val="1"/>
      <w:numFmt w:val="decimal"/>
      <w:lvlText w:val="%2."/>
      <w:lvlJc w:val="left"/>
      <w:pPr>
        <w:ind w:left="1440" w:hanging="360"/>
      </w:pPr>
      <w:rPr>
        <w:rFonts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nsid w:val="40C44ED8"/>
    <w:multiLevelType w:val="hybridMultilevel"/>
    <w:tmpl w:val="D25E1B7E"/>
    <w:lvl w:ilvl="0" w:tplc="040A000F">
      <w:start w:val="1"/>
      <w:numFmt w:val="decimal"/>
      <w:lvlText w:val="%1."/>
      <w:lvlJc w:val="left"/>
      <w:pPr>
        <w:ind w:left="360" w:hanging="360"/>
      </w:pPr>
      <w:rPr>
        <w:rFonts w:hint="default"/>
      </w:rPr>
    </w:lvl>
    <w:lvl w:ilvl="1" w:tplc="040A0003">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6">
    <w:nsid w:val="41313FB3"/>
    <w:multiLevelType w:val="multilevel"/>
    <w:tmpl w:val="12D2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426425E8"/>
    <w:multiLevelType w:val="hybridMultilevel"/>
    <w:tmpl w:val="4B021542"/>
    <w:lvl w:ilvl="0" w:tplc="2BC6CC76">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nsid w:val="43500DAB"/>
    <w:multiLevelType w:val="hybridMultilevel"/>
    <w:tmpl w:val="F6B65514"/>
    <w:lvl w:ilvl="0" w:tplc="ECC49A74">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nsid w:val="61FF50FA"/>
    <w:multiLevelType w:val="hybridMultilevel"/>
    <w:tmpl w:val="A83A25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nsid w:val="6510735C"/>
    <w:multiLevelType w:val="hybridMultilevel"/>
    <w:tmpl w:val="E2E03CD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nsid w:val="6F4455ED"/>
    <w:multiLevelType w:val="hybridMultilevel"/>
    <w:tmpl w:val="644C46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nsid w:val="70054C0D"/>
    <w:multiLevelType w:val="hybridMultilevel"/>
    <w:tmpl w:val="B8288C70"/>
    <w:lvl w:ilvl="0" w:tplc="1D8AA150">
      <w:start w:val="1"/>
      <w:numFmt w:val="bullet"/>
      <w:lvlText w:val="•"/>
      <w:lvlJc w:val="left"/>
      <w:pPr>
        <w:tabs>
          <w:tab w:val="num" w:pos="720"/>
        </w:tabs>
        <w:ind w:left="720" w:hanging="360"/>
      </w:pPr>
      <w:rPr>
        <w:rFonts w:ascii="Times New Roman" w:hAnsi="Times New Roman" w:hint="default"/>
      </w:rPr>
    </w:lvl>
    <w:lvl w:ilvl="1" w:tplc="EC8EB7D8" w:tentative="1">
      <w:start w:val="1"/>
      <w:numFmt w:val="bullet"/>
      <w:lvlText w:val="•"/>
      <w:lvlJc w:val="left"/>
      <w:pPr>
        <w:tabs>
          <w:tab w:val="num" w:pos="1440"/>
        </w:tabs>
        <w:ind w:left="1440" w:hanging="360"/>
      </w:pPr>
      <w:rPr>
        <w:rFonts w:ascii="Times New Roman" w:hAnsi="Times New Roman" w:hint="default"/>
      </w:rPr>
    </w:lvl>
    <w:lvl w:ilvl="2" w:tplc="4F54A0BC" w:tentative="1">
      <w:start w:val="1"/>
      <w:numFmt w:val="bullet"/>
      <w:lvlText w:val="•"/>
      <w:lvlJc w:val="left"/>
      <w:pPr>
        <w:tabs>
          <w:tab w:val="num" w:pos="2160"/>
        </w:tabs>
        <w:ind w:left="2160" w:hanging="360"/>
      </w:pPr>
      <w:rPr>
        <w:rFonts w:ascii="Times New Roman" w:hAnsi="Times New Roman" w:hint="default"/>
      </w:rPr>
    </w:lvl>
    <w:lvl w:ilvl="3" w:tplc="F7006D6E" w:tentative="1">
      <w:start w:val="1"/>
      <w:numFmt w:val="bullet"/>
      <w:lvlText w:val="•"/>
      <w:lvlJc w:val="left"/>
      <w:pPr>
        <w:tabs>
          <w:tab w:val="num" w:pos="2880"/>
        </w:tabs>
        <w:ind w:left="2880" w:hanging="360"/>
      </w:pPr>
      <w:rPr>
        <w:rFonts w:ascii="Times New Roman" w:hAnsi="Times New Roman" w:hint="default"/>
      </w:rPr>
    </w:lvl>
    <w:lvl w:ilvl="4" w:tplc="78026690" w:tentative="1">
      <w:start w:val="1"/>
      <w:numFmt w:val="bullet"/>
      <w:lvlText w:val="•"/>
      <w:lvlJc w:val="left"/>
      <w:pPr>
        <w:tabs>
          <w:tab w:val="num" w:pos="3600"/>
        </w:tabs>
        <w:ind w:left="3600" w:hanging="360"/>
      </w:pPr>
      <w:rPr>
        <w:rFonts w:ascii="Times New Roman" w:hAnsi="Times New Roman" w:hint="default"/>
      </w:rPr>
    </w:lvl>
    <w:lvl w:ilvl="5" w:tplc="38EE4D20" w:tentative="1">
      <w:start w:val="1"/>
      <w:numFmt w:val="bullet"/>
      <w:lvlText w:val="•"/>
      <w:lvlJc w:val="left"/>
      <w:pPr>
        <w:tabs>
          <w:tab w:val="num" w:pos="4320"/>
        </w:tabs>
        <w:ind w:left="4320" w:hanging="360"/>
      </w:pPr>
      <w:rPr>
        <w:rFonts w:ascii="Times New Roman" w:hAnsi="Times New Roman" w:hint="default"/>
      </w:rPr>
    </w:lvl>
    <w:lvl w:ilvl="6" w:tplc="43EC12DA" w:tentative="1">
      <w:start w:val="1"/>
      <w:numFmt w:val="bullet"/>
      <w:lvlText w:val="•"/>
      <w:lvlJc w:val="left"/>
      <w:pPr>
        <w:tabs>
          <w:tab w:val="num" w:pos="5040"/>
        </w:tabs>
        <w:ind w:left="5040" w:hanging="360"/>
      </w:pPr>
      <w:rPr>
        <w:rFonts w:ascii="Times New Roman" w:hAnsi="Times New Roman" w:hint="default"/>
      </w:rPr>
    </w:lvl>
    <w:lvl w:ilvl="7" w:tplc="871C9E8C" w:tentative="1">
      <w:start w:val="1"/>
      <w:numFmt w:val="bullet"/>
      <w:lvlText w:val="•"/>
      <w:lvlJc w:val="left"/>
      <w:pPr>
        <w:tabs>
          <w:tab w:val="num" w:pos="5760"/>
        </w:tabs>
        <w:ind w:left="5760" w:hanging="360"/>
      </w:pPr>
      <w:rPr>
        <w:rFonts w:ascii="Times New Roman" w:hAnsi="Times New Roman" w:hint="default"/>
      </w:rPr>
    </w:lvl>
    <w:lvl w:ilvl="8" w:tplc="FE3623B8" w:tentative="1">
      <w:start w:val="1"/>
      <w:numFmt w:val="bullet"/>
      <w:lvlText w:val="•"/>
      <w:lvlJc w:val="left"/>
      <w:pPr>
        <w:tabs>
          <w:tab w:val="num" w:pos="6480"/>
        </w:tabs>
        <w:ind w:left="6480" w:hanging="360"/>
      </w:pPr>
      <w:rPr>
        <w:rFonts w:ascii="Times New Roman" w:hAnsi="Times New Roman" w:hint="default"/>
      </w:rPr>
    </w:lvl>
  </w:abstractNum>
  <w:abstractNum w:abstractNumId="33">
    <w:nsid w:val="70F6516C"/>
    <w:multiLevelType w:val="multilevel"/>
    <w:tmpl w:val="E5CE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34A28D5"/>
    <w:multiLevelType w:val="hybridMultilevel"/>
    <w:tmpl w:val="5DDAC6C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5">
    <w:nsid w:val="75005C5A"/>
    <w:multiLevelType w:val="multilevel"/>
    <w:tmpl w:val="80DA9C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77D90075"/>
    <w:multiLevelType w:val="hybridMultilevel"/>
    <w:tmpl w:val="9CCCE922"/>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7">
    <w:nsid w:val="7C6B5E1C"/>
    <w:multiLevelType w:val="hybridMultilevel"/>
    <w:tmpl w:val="4AF04D5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38">
    <w:nsid w:val="7E9F63C4"/>
    <w:multiLevelType w:val="hybridMultilevel"/>
    <w:tmpl w:val="C03EB680"/>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num w:numId="1">
    <w:abstractNumId w:val="26"/>
  </w:num>
  <w:num w:numId="2">
    <w:abstractNumId w:val="22"/>
  </w:num>
  <w:num w:numId="3">
    <w:abstractNumId w:val="17"/>
  </w:num>
  <w:num w:numId="4">
    <w:abstractNumId w:val="12"/>
  </w:num>
  <w:num w:numId="5">
    <w:abstractNumId w:val="33"/>
  </w:num>
  <w:num w:numId="6">
    <w:abstractNumId w:val="11"/>
  </w:num>
  <w:num w:numId="7">
    <w:abstractNumId w:val="28"/>
  </w:num>
  <w:num w:numId="8">
    <w:abstractNumId w:val="25"/>
  </w:num>
  <w:num w:numId="9">
    <w:abstractNumId w:val="27"/>
  </w:num>
  <w:num w:numId="10">
    <w:abstractNumId w:val="20"/>
  </w:num>
  <w:num w:numId="11">
    <w:abstractNumId w:val="32"/>
  </w:num>
  <w:num w:numId="12">
    <w:abstractNumId w:val="37"/>
  </w:num>
  <w:num w:numId="13">
    <w:abstractNumId w:val="14"/>
  </w:num>
  <w:num w:numId="14">
    <w:abstractNumId w:val="34"/>
  </w:num>
  <w:num w:numId="15">
    <w:abstractNumId w:val="9"/>
  </w:num>
  <w:num w:numId="16">
    <w:abstractNumId w:val="13"/>
  </w:num>
  <w:num w:numId="17">
    <w:abstractNumId w:val="15"/>
  </w:num>
  <w:num w:numId="18">
    <w:abstractNumId w:val="7"/>
  </w:num>
  <w:num w:numId="19">
    <w:abstractNumId w:val="10"/>
  </w:num>
  <w:num w:numId="20">
    <w:abstractNumId w:val="38"/>
  </w:num>
  <w:num w:numId="21">
    <w:abstractNumId w:val="23"/>
  </w:num>
  <w:num w:numId="22">
    <w:abstractNumId w:val="31"/>
  </w:num>
  <w:num w:numId="23">
    <w:abstractNumId w:val="16"/>
  </w:num>
  <w:num w:numId="24">
    <w:abstractNumId w:val="24"/>
  </w:num>
  <w:num w:numId="25">
    <w:abstractNumId w:val="18"/>
  </w:num>
  <w:num w:numId="26">
    <w:abstractNumId w:val="0"/>
  </w:num>
  <w:num w:numId="27">
    <w:abstractNumId w:val="1"/>
  </w:num>
  <w:num w:numId="28">
    <w:abstractNumId w:val="2"/>
  </w:num>
  <w:num w:numId="29">
    <w:abstractNumId w:val="3"/>
  </w:num>
  <w:num w:numId="30">
    <w:abstractNumId w:val="4"/>
  </w:num>
  <w:num w:numId="31">
    <w:abstractNumId w:val="5"/>
  </w:num>
  <w:num w:numId="32">
    <w:abstractNumId w:val="6"/>
  </w:num>
  <w:num w:numId="33">
    <w:abstractNumId w:val="8"/>
  </w:num>
  <w:num w:numId="34">
    <w:abstractNumId w:val="19"/>
  </w:num>
  <w:num w:numId="35">
    <w:abstractNumId w:val="35"/>
  </w:num>
  <w:num w:numId="36">
    <w:abstractNumId w:val="36"/>
  </w:num>
  <w:num w:numId="37">
    <w:abstractNumId w:val="30"/>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num>
  <w:num w:numId="40">
    <w:abstractNumId w:val="2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va Anduiza Perea">
    <w15:presenceInfo w15:providerId="Windows Live" w15:userId="5234484c-ed7b-4b69-8756-286e4a066dd5"/>
  </w15:person>
  <w15:person w15:author="Eva Anduiza Perea [2]">
    <w15:presenceInfo w15:providerId="None" w15:userId="Eva Anduiza Per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hideGrammatical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D29"/>
    <w:rsid w:val="00005D29"/>
    <w:rsid w:val="000163F9"/>
    <w:rsid w:val="0005296B"/>
    <w:rsid w:val="00071B3A"/>
    <w:rsid w:val="000720CA"/>
    <w:rsid w:val="000750B2"/>
    <w:rsid w:val="00075B89"/>
    <w:rsid w:val="000E257F"/>
    <w:rsid w:val="000E5C27"/>
    <w:rsid w:val="000F056F"/>
    <w:rsid w:val="000F37F7"/>
    <w:rsid w:val="00115F78"/>
    <w:rsid w:val="00117421"/>
    <w:rsid w:val="001358A9"/>
    <w:rsid w:val="00143E56"/>
    <w:rsid w:val="001450BB"/>
    <w:rsid w:val="0015013A"/>
    <w:rsid w:val="00184965"/>
    <w:rsid w:val="00195045"/>
    <w:rsid w:val="001C4C5C"/>
    <w:rsid w:val="001C5EA8"/>
    <w:rsid w:val="00204F9F"/>
    <w:rsid w:val="002061AD"/>
    <w:rsid w:val="00220BCD"/>
    <w:rsid w:val="00223CF1"/>
    <w:rsid w:val="00275465"/>
    <w:rsid w:val="002C4D18"/>
    <w:rsid w:val="002F71B8"/>
    <w:rsid w:val="00337297"/>
    <w:rsid w:val="003409C1"/>
    <w:rsid w:val="00356B49"/>
    <w:rsid w:val="0038191B"/>
    <w:rsid w:val="00391733"/>
    <w:rsid w:val="003D0E29"/>
    <w:rsid w:val="004029D7"/>
    <w:rsid w:val="0040605E"/>
    <w:rsid w:val="00417596"/>
    <w:rsid w:val="00417B8C"/>
    <w:rsid w:val="00424637"/>
    <w:rsid w:val="00455E15"/>
    <w:rsid w:val="00475CAD"/>
    <w:rsid w:val="004A21E0"/>
    <w:rsid w:val="004C007E"/>
    <w:rsid w:val="004C0369"/>
    <w:rsid w:val="004D4125"/>
    <w:rsid w:val="00502380"/>
    <w:rsid w:val="005338F2"/>
    <w:rsid w:val="00546E86"/>
    <w:rsid w:val="00555E66"/>
    <w:rsid w:val="00561092"/>
    <w:rsid w:val="00575148"/>
    <w:rsid w:val="0057778B"/>
    <w:rsid w:val="00580017"/>
    <w:rsid w:val="005967CE"/>
    <w:rsid w:val="005B7827"/>
    <w:rsid w:val="005C1BFE"/>
    <w:rsid w:val="005C601A"/>
    <w:rsid w:val="005D5D67"/>
    <w:rsid w:val="005E3F9B"/>
    <w:rsid w:val="00606963"/>
    <w:rsid w:val="00614F5D"/>
    <w:rsid w:val="00625762"/>
    <w:rsid w:val="006315A2"/>
    <w:rsid w:val="00665760"/>
    <w:rsid w:val="006863B1"/>
    <w:rsid w:val="006866E8"/>
    <w:rsid w:val="00690234"/>
    <w:rsid w:val="006A61B9"/>
    <w:rsid w:val="006A6D74"/>
    <w:rsid w:val="006B3E64"/>
    <w:rsid w:val="006C1E4A"/>
    <w:rsid w:val="006C3793"/>
    <w:rsid w:val="006C75BB"/>
    <w:rsid w:val="00716A15"/>
    <w:rsid w:val="007241B5"/>
    <w:rsid w:val="00744EE4"/>
    <w:rsid w:val="00752858"/>
    <w:rsid w:val="007939D1"/>
    <w:rsid w:val="007A4412"/>
    <w:rsid w:val="007B0985"/>
    <w:rsid w:val="007E0E04"/>
    <w:rsid w:val="007E362E"/>
    <w:rsid w:val="007F0CC1"/>
    <w:rsid w:val="008013ED"/>
    <w:rsid w:val="00817804"/>
    <w:rsid w:val="00845545"/>
    <w:rsid w:val="00862BE9"/>
    <w:rsid w:val="00862C57"/>
    <w:rsid w:val="008748FE"/>
    <w:rsid w:val="00876AB5"/>
    <w:rsid w:val="00897CD4"/>
    <w:rsid w:val="008C5D79"/>
    <w:rsid w:val="008D04B5"/>
    <w:rsid w:val="008E74D8"/>
    <w:rsid w:val="008E7FEB"/>
    <w:rsid w:val="00910971"/>
    <w:rsid w:val="00913443"/>
    <w:rsid w:val="00915961"/>
    <w:rsid w:val="00916E5B"/>
    <w:rsid w:val="00922AEF"/>
    <w:rsid w:val="009245DC"/>
    <w:rsid w:val="0092476C"/>
    <w:rsid w:val="009342D8"/>
    <w:rsid w:val="00943851"/>
    <w:rsid w:val="009563D2"/>
    <w:rsid w:val="00977F4C"/>
    <w:rsid w:val="00983287"/>
    <w:rsid w:val="00985DCE"/>
    <w:rsid w:val="009A701F"/>
    <w:rsid w:val="009B077C"/>
    <w:rsid w:val="009B1F0B"/>
    <w:rsid w:val="009B498B"/>
    <w:rsid w:val="009C203A"/>
    <w:rsid w:val="009C2994"/>
    <w:rsid w:val="009E545B"/>
    <w:rsid w:val="009F490C"/>
    <w:rsid w:val="009F6F9A"/>
    <w:rsid w:val="00A058A9"/>
    <w:rsid w:val="00A26B9C"/>
    <w:rsid w:val="00A6346C"/>
    <w:rsid w:val="00A75704"/>
    <w:rsid w:val="00AA1EA6"/>
    <w:rsid w:val="00AA38C0"/>
    <w:rsid w:val="00AA5512"/>
    <w:rsid w:val="00AB7F60"/>
    <w:rsid w:val="00AF1DB1"/>
    <w:rsid w:val="00AF78B2"/>
    <w:rsid w:val="00B071EB"/>
    <w:rsid w:val="00B07BED"/>
    <w:rsid w:val="00B20010"/>
    <w:rsid w:val="00B71790"/>
    <w:rsid w:val="00BB2BF0"/>
    <w:rsid w:val="00BB5977"/>
    <w:rsid w:val="00BC2817"/>
    <w:rsid w:val="00BC5F96"/>
    <w:rsid w:val="00BC7FE4"/>
    <w:rsid w:val="00BD4EAB"/>
    <w:rsid w:val="00BF24AA"/>
    <w:rsid w:val="00BF44E3"/>
    <w:rsid w:val="00C02C37"/>
    <w:rsid w:val="00C11159"/>
    <w:rsid w:val="00C2161E"/>
    <w:rsid w:val="00C354A1"/>
    <w:rsid w:val="00C408A7"/>
    <w:rsid w:val="00C474BE"/>
    <w:rsid w:val="00C5544E"/>
    <w:rsid w:val="00C6379F"/>
    <w:rsid w:val="00C64518"/>
    <w:rsid w:val="00C66E07"/>
    <w:rsid w:val="00C835E7"/>
    <w:rsid w:val="00C86C56"/>
    <w:rsid w:val="00C90D2D"/>
    <w:rsid w:val="00CA7F0B"/>
    <w:rsid w:val="00CC3408"/>
    <w:rsid w:val="00CC3BB8"/>
    <w:rsid w:val="00CD019F"/>
    <w:rsid w:val="00D04739"/>
    <w:rsid w:val="00D05E49"/>
    <w:rsid w:val="00D06B9D"/>
    <w:rsid w:val="00D27D53"/>
    <w:rsid w:val="00D37525"/>
    <w:rsid w:val="00D42C55"/>
    <w:rsid w:val="00D443E7"/>
    <w:rsid w:val="00D52310"/>
    <w:rsid w:val="00D54592"/>
    <w:rsid w:val="00D82EAF"/>
    <w:rsid w:val="00D857B1"/>
    <w:rsid w:val="00DD35E1"/>
    <w:rsid w:val="00DE5137"/>
    <w:rsid w:val="00DE59C1"/>
    <w:rsid w:val="00E12B7F"/>
    <w:rsid w:val="00E2116A"/>
    <w:rsid w:val="00E57EFB"/>
    <w:rsid w:val="00E60501"/>
    <w:rsid w:val="00E74555"/>
    <w:rsid w:val="00E92493"/>
    <w:rsid w:val="00EA3894"/>
    <w:rsid w:val="00EC7907"/>
    <w:rsid w:val="00ED5E6E"/>
    <w:rsid w:val="00EE1F74"/>
    <w:rsid w:val="00F33504"/>
    <w:rsid w:val="00F37B86"/>
    <w:rsid w:val="00F6015A"/>
    <w:rsid w:val="00F66007"/>
    <w:rsid w:val="00F6606D"/>
    <w:rsid w:val="00F66272"/>
    <w:rsid w:val="00F86547"/>
    <w:rsid w:val="00F86E30"/>
    <w:rsid w:val="00FD7089"/>
    <w:rsid w:val="00FD712E"/>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81247"/>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015A"/>
    <w:pPr>
      <w:pBdr>
        <w:bottom w:val="thinThickSmallGap" w:sz="12" w:space="1" w:color="C45911" w:themeColor="accent2" w:themeShade="BF"/>
      </w:pBdr>
      <w:spacing w:before="400" w:after="200" w:line="252" w:lineRule="auto"/>
      <w:jc w:val="center"/>
      <w:outlineLvl w:val="0"/>
    </w:pPr>
    <w:rPr>
      <w:rFonts w:asciiTheme="majorHAnsi" w:eastAsiaTheme="majorEastAsia" w:hAnsiTheme="majorHAnsi" w:cstheme="majorBidi"/>
      <w:caps/>
      <w:color w:val="833C0B" w:themeColor="accent2" w:themeShade="80"/>
      <w:spacing w:val="20"/>
      <w:sz w:val="28"/>
      <w:szCs w:val="28"/>
      <w:lang w:val="ca-ES"/>
    </w:rPr>
  </w:style>
  <w:style w:type="paragraph" w:styleId="Ttulo2">
    <w:name w:val="heading 2"/>
    <w:basedOn w:val="Normal"/>
    <w:next w:val="Normal"/>
    <w:link w:val="Ttulo2Car"/>
    <w:uiPriority w:val="9"/>
    <w:semiHidden/>
    <w:unhideWhenUsed/>
    <w:qFormat/>
    <w:rsid w:val="00F6015A"/>
    <w:pPr>
      <w:pBdr>
        <w:bottom w:val="single" w:sz="4" w:space="1" w:color="823B0B" w:themeColor="accent2" w:themeShade="7F"/>
      </w:pBdr>
      <w:spacing w:before="400" w:after="200" w:line="252" w:lineRule="auto"/>
      <w:jc w:val="center"/>
      <w:outlineLvl w:val="1"/>
    </w:pPr>
    <w:rPr>
      <w:rFonts w:asciiTheme="majorHAnsi" w:eastAsiaTheme="majorEastAsia" w:hAnsiTheme="majorHAnsi" w:cstheme="majorBidi"/>
      <w:caps/>
      <w:color w:val="833C0B" w:themeColor="accent2" w:themeShade="80"/>
      <w:spacing w:val="15"/>
      <w:lang w:val="ca-ES"/>
    </w:rPr>
  </w:style>
  <w:style w:type="paragraph" w:styleId="Ttulo3">
    <w:name w:val="heading 3"/>
    <w:basedOn w:val="Normal"/>
    <w:next w:val="Normal"/>
    <w:link w:val="Ttulo3Car"/>
    <w:uiPriority w:val="9"/>
    <w:semiHidden/>
    <w:unhideWhenUsed/>
    <w:qFormat/>
    <w:rsid w:val="00F6015A"/>
    <w:pPr>
      <w:pBdr>
        <w:top w:val="dotted" w:sz="4" w:space="1" w:color="823B0B" w:themeColor="accent2" w:themeShade="7F"/>
        <w:bottom w:val="dotted" w:sz="4" w:space="1" w:color="823B0B" w:themeColor="accent2" w:themeShade="7F"/>
      </w:pBdr>
      <w:spacing w:before="300" w:after="200" w:line="252" w:lineRule="auto"/>
      <w:jc w:val="center"/>
      <w:outlineLvl w:val="2"/>
    </w:pPr>
    <w:rPr>
      <w:rFonts w:asciiTheme="majorHAnsi" w:eastAsiaTheme="majorEastAsia" w:hAnsiTheme="majorHAnsi" w:cstheme="majorBidi"/>
      <w:caps/>
      <w:color w:val="823B0B" w:themeColor="accent2" w:themeShade="7F"/>
      <w:lang w:val="ca-ES"/>
    </w:rPr>
  </w:style>
  <w:style w:type="paragraph" w:styleId="Ttulo4">
    <w:name w:val="heading 4"/>
    <w:basedOn w:val="Normal"/>
    <w:next w:val="Normal"/>
    <w:link w:val="Ttulo4Car"/>
    <w:uiPriority w:val="9"/>
    <w:semiHidden/>
    <w:unhideWhenUsed/>
    <w:qFormat/>
    <w:rsid w:val="00F6015A"/>
    <w:pPr>
      <w:pBdr>
        <w:bottom w:val="dotted" w:sz="4" w:space="1" w:color="C45911" w:themeColor="accent2" w:themeShade="BF"/>
      </w:pBdr>
      <w:spacing w:after="120" w:line="252" w:lineRule="auto"/>
      <w:jc w:val="center"/>
      <w:outlineLvl w:val="3"/>
    </w:pPr>
    <w:rPr>
      <w:rFonts w:asciiTheme="majorHAnsi" w:eastAsiaTheme="majorEastAsia" w:hAnsiTheme="majorHAnsi" w:cstheme="majorBidi"/>
      <w:caps/>
      <w:color w:val="823B0B" w:themeColor="accent2" w:themeShade="7F"/>
      <w:spacing w:val="10"/>
      <w:sz w:val="22"/>
      <w:szCs w:val="22"/>
      <w:lang w:val="ca-ES"/>
    </w:rPr>
  </w:style>
  <w:style w:type="paragraph" w:styleId="Ttulo5">
    <w:name w:val="heading 5"/>
    <w:basedOn w:val="Normal"/>
    <w:next w:val="Normal"/>
    <w:link w:val="Ttulo5Car"/>
    <w:uiPriority w:val="9"/>
    <w:semiHidden/>
    <w:unhideWhenUsed/>
    <w:qFormat/>
    <w:rsid w:val="00F6015A"/>
    <w:pPr>
      <w:spacing w:before="320" w:after="120" w:line="252" w:lineRule="auto"/>
      <w:jc w:val="center"/>
      <w:outlineLvl w:val="4"/>
    </w:pPr>
    <w:rPr>
      <w:rFonts w:asciiTheme="majorHAnsi" w:eastAsiaTheme="majorEastAsia" w:hAnsiTheme="majorHAnsi" w:cstheme="majorBidi"/>
      <w:caps/>
      <w:color w:val="823B0B" w:themeColor="accent2" w:themeShade="7F"/>
      <w:spacing w:val="10"/>
      <w:sz w:val="22"/>
      <w:szCs w:val="22"/>
      <w:lang w:val="ca-ES"/>
    </w:rPr>
  </w:style>
  <w:style w:type="paragraph" w:styleId="Ttulo6">
    <w:name w:val="heading 6"/>
    <w:basedOn w:val="Normal"/>
    <w:next w:val="Normal"/>
    <w:link w:val="Ttulo6Car"/>
    <w:uiPriority w:val="9"/>
    <w:semiHidden/>
    <w:unhideWhenUsed/>
    <w:qFormat/>
    <w:rsid w:val="00F6015A"/>
    <w:pPr>
      <w:spacing w:after="120" w:line="252" w:lineRule="auto"/>
      <w:jc w:val="center"/>
      <w:outlineLvl w:val="5"/>
    </w:pPr>
    <w:rPr>
      <w:rFonts w:asciiTheme="majorHAnsi" w:eastAsiaTheme="majorEastAsia" w:hAnsiTheme="majorHAnsi" w:cstheme="majorBidi"/>
      <w:caps/>
      <w:color w:val="C45911" w:themeColor="accent2" w:themeShade="BF"/>
      <w:spacing w:val="10"/>
      <w:sz w:val="22"/>
      <w:szCs w:val="22"/>
      <w:lang w:val="ca-ES"/>
    </w:rPr>
  </w:style>
  <w:style w:type="paragraph" w:styleId="Ttulo7">
    <w:name w:val="heading 7"/>
    <w:basedOn w:val="Normal"/>
    <w:next w:val="Normal"/>
    <w:link w:val="Ttulo7Car"/>
    <w:uiPriority w:val="9"/>
    <w:semiHidden/>
    <w:unhideWhenUsed/>
    <w:qFormat/>
    <w:rsid w:val="00F6015A"/>
    <w:pPr>
      <w:spacing w:after="120" w:line="252" w:lineRule="auto"/>
      <w:jc w:val="center"/>
      <w:outlineLvl w:val="6"/>
    </w:pPr>
    <w:rPr>
      <w:rFonts w:asciiTheme="majorHAnsi" w:eastAsiaTheme="majorEastAsia" w:hAnsiTheme="majorHAnsi" w:cstheme="majorBidi"/>
      <w:i/>
      <w:iCs/>
      <w:caps/>
      <w:color w:val="C45911" w:themeColor="accent2" w:themeShade="BF"/>
      <w:spacing w:val="10"/>
      <w:sz w:val="22"/>
      <w:szCs w:val="22"/>
      <w:lang w:val="ca-ES"/>
    </w:rPr>
  </w:style>
  <w:style w:type="paragraph" w:styleId="Ttulo8">
    <w:name w:val="heading 8"/>
    <w:basedOn w:val="Normal"/>
    <w:next w:val="Normal"/>
    <w:link w:val="Ttulo8Car"/>
    <w:uiPriority w:val="9"/>
    <w:semiHidden/>
    <w:unhideWhenUsed/>
    <w:qFormat/>
    <w:rsid w:val="00F6015A"/>
    <w:pPr>
      <w:spacing w:after="120" w:line="252" w:lineRule="auto"/>
      <w:jc w:val="center"/>
      <w:outlineLvl w:val="7"/>
    </w:pPr>
    <w:rPr>
      <w:rFonts w:asciiTheme="majorHAnsi" w:eastAsiaTheme="majorEastAsia" w:hAnsiTheme="majorHAnsi" w:cstheme="majorBidi"/>
      <w:caps/>
      <w:spacing w:val="10"/>
      <w:sz w:val="20"/>
      <w:szCs w:val="20"/>
      <w:lang w:val="ca-ES"/>
    </w:rPr>
  </w:style>
  <w:style w:type="paragraph" w:styleId="Ttulo9">
    <w:name w:val="heading 9"/>
    <w:basedOn w:val="Normal"/>
    <w:next w:val="Normal"/>
    <w:link w:val="Ttulo9Car"/>
    <w:uiPriority w:val="9"/>
    <w:semiHidden/>
    <w:unhideWhenUsed/>
    <w:qFormat/>
    <w:rsid w:val="00F6015A"/>
    <w:pPr>
      <w:spacing w:after="120" w:line="252" w:lineRule="auto"/>
      <w:jc w:val="center"/>
      <w:outlineLvl w:val="8"/>
    </w:pPr>
    <w:rPr>
      <w:rFonts w:asciiTheme="majorHAnsi" w:eastAsiaTheme="majorEastAsia" w:hAnsiTheme="majorHAnsi" w:cstheme="majorBidi"/>
      <w:i/>
      <w:iCs/>
      <w:caps/>
      <w:spacing w:val="10"/>
      <w:sz w:val="20"/>
      <w:szCs w:val="20"/>
      <w:lang w:val="ca-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015A"/>
    <w:rPr>
      <w:rFonts w:asciiTheme="majorHAnsi" w:eastAsiaTheme="majorEastAsia" w:hAnsiTheme="majorHAnsi" w:cstheme="majorBidi"/>
      <w:caps/>
      <w:color w:val="833C0B" w:themeColor="accent2" w:themeShade="80"/>
      <w:spacing w:val="20"/>
      <w:sz w:val="28"/>
      <w:szCs w:val="28"/>
      <w:lang w:val="ca-ES"/>
    </w:rPr>
  </w:style>
  <w:style w:type="character" w:customStyle="1" w:styleId="Ttulo2Car">
    <w:name w:val="Título 2 Car"/>
    <w:basedOn w:val="Fuentedeprrafopredeter"/>
    <w:link w:val="Ttulo2"/>
    <w:uiPriority w:val="9"/>
    <w:semiHidden/>
    <w:rsid w:val="00F6015A"/>
    <w:rPr>
      <w:rFonts w:asciiTheme="majorHAnsi" w:eastAsiaTheme="majorEastAsia" w:hAnsiTheme="majorHAnsi" w:cstheme="majorBidi"/>
      <w:caps/>
      <w:color w:val="833C0B" w:themeColor="accent2" w:themeShade="80"/>
      <w:spacing w:val="15"/>
      <w:lang w:val="ca-ES"/>
    </w:rPr>
  </w:style>
  <w:style w:type="paragraph" w:customStyle="1" w:styleId="p1">
    <w:name w:val="p1"/>
    <w:basedOn w:val="Normal"/>
    <w:rsid w:val="00005D29"/>
    <w:pPr>
      <w:spacing w:after="150"/>
      <w:ind w:left="810" w:hanging="270"/>
      <w:jc w:val="both"/>
    </w:pPr>
    <w:rPr>
      <w:rFonts w:ascii="Times New Roman" w:hAnsi="Times New Roman" w:cs="Times New Roman"/>
      <w:sz w:val="18"/>
      <w:szCs w:val="18"/>
      <w:lang w:eastAsia="es-ES_tradnl"/>
    </w:rPr>
  </w:style>
  <w:style w:type="character" w:customStyle="1" w:styleId="apple-converted-space">
    <w:name w:val="apple-converted-space"/>
    <w:basedOn w:val="Fuentedeprrafopredeter"/>
    <w:rsid w:val="00005D29"/>
  </w:style>
  <w:style w:type="paragraph" w:customStyle="1" w:styleId="p3">
    <w:name w:val="p3"/>
    <w:basedOn w:val="Normal"/>
    <w:rsid w:val="00005D29"/>
    <w:pPr>
      <w:spacing w:after="150"/>
      <w:ind w:left="540"/>
      <w:jc w:val="both"/>
    </w:pPr>
    <w:rPr>
      <w:rFonts w:ascii="Times New Roman" w:hAnsi="Times New Roman" w:cs="Times New Roman"/>
      <w:sz w:val="18"/>
      <w:szCs w:val="18"/>
      <w:lang w:eastAsia="es-ES_tradnl"/>
    </w:rPr>
  </w:style>
  <w:style w:type="paragraph" w:customStyle="1" w:styleId="p4">
    <w:name w:val="p4"/>
    <w:basedOn w:val="Normal"/>
    <w:rsid w:val="00005D29"/>
    <w:pPr>
      <w:spacing w:after="150"/>
      <w:ind w:left="540"/>
      <w:jc w:val="both"/>
    </w:pPr>
    <w:rPr>
      <w:rFonts w:ascii="Times New Roman" w:hAnsi="Times New Roman" w:cs="Times New Roman"/>
      <w:sz w:val="17"/>
      <w:szCs w:val="17"/>
      <w:lang w:eastAsia="es-ES_tradnl"/>
    </w:rPr>
  </w:style>
  <w:style w:type="character" w:customStyle="1" w:styleId="s1">
    <w:name w:val="s1"/>
    <w:basedOn w:val="Fuentedeprrafopredeter"/>
    <w:rsid w:val="00005D29"/>
    <w:rPr>
      <w:rFonts w:ascii="Symbol" w:hAnsi="Symbol" w:hint="default"/>
      <w:sz w:val="18"/>
      <w:szCs w:val="18"/>
    </w:rPr>
  </w:style>
  <w:style w:type="character" w:customStyle="1" w:styleId="s2">
    <w:name w:val="s2"/>
    <w:basedOn w:val="Fuentedeprrafopredeter"/>
    <w:rsid w:val="00005D29"/>
    <w:rPr>
      <w:color w:val="0433FF"/>
      <w:u w:val="single"/>
    </w:rPr>
  </w:style>
  <w:style w:type="character" w:customStyle="1" w:styleId="apple-tab-span">
    <w:name w:val="apple-tab-span"/>
    <w:basedOn w:val="Fuentedeprrafopredeter"/>
    <w:rsid w:val="00005D29"/>
  </w:style>
  <w:style w:type="paragraph" w:styleId="Prrafodelista">
    <w:name w:val="List Paragraph"/>
    <w:basedOn w:val="Normal"/>
    <w:uiPriority w:val="34"/>
    <w:qFormat/>
    <w:rsid w:val="005967CE"/>
    <w:pPr>
      <w:ind w:left="720"/>
      <w:contextualSpacing/>
    </w:pPr>
  </w:style>
  <w:style w:type="paragraph" w:styleId="Textodeglobo">
    <w:name w:val="Balloon Text"/>
    <w:basedOn w:val="Normal"/>
    <w:link w:val="TextodegloboCar"/>
    <w:uiPriority w:val="99"/>
    <w:semiHidden/>
    <w:unhideWhenUsed/>
    <w:rsid w:val="006C379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6C3793"/>
    <w:rPr>
      <w:rFonts w:ascii="Lucida Grande" w:hAnsi="Lucida Grande" w:cs="Lucida Grande"/>
      <w:sz w:val="18"/>
      <w:szCs w:val="18"/>
    </w:rPr>
  </w:style>
  <w:style w:type="character" w:styleId="Refdecomentario">
    <w:name w:val="annotation reference"/>
    <w:basedOn w:val="Fuentedeprrafopredeter"/>
    <w:semiHidden/>
    <w:unhideWhenUsed/>
    <w:rsid w:val="00A6346C"/>
    <w:rPr>
      <w:sz w:val="16"/>
      <w:szCs w:val="16"/>
    </w:rPr>
  </w:style>
  <w:style w:type="paragraph" w:styleId="Textocomentario">
    <w:name w:val="annotation text"/>
    <w:basedOn w:val="Normal"/>
    <w:link w:val="TextocomentarioCar"/>
    <w:semiHidden/>
    <w:unhideWhenUsed/>
    <w:rsid w:val="00A6346C"/>
    <w:rPr>
      <w:sz w:val="20"/>
      <w:szCs w:val="20"/>
    </w:rPr>
  </w:style>
  <w:style w:type="character" w:customStyle="1" w:styleId="TextocomentarioCar">
    <w:name w:val="Texto comentario Car"/>
    <w:basedOn w:val="Fuentedeprrafopredeter"/>
    <w:link w:val="Textocomentario"/>
    <w:semiHidden/>
    <w:rsid w:val="00A6346C"/>
    <w:rPr>
      <w:sz w:val="20"/>
      <w:szCs w:val="20"/>
    </w:rPr>
  </w:style>
  <w:style w:type="paragraph" w:styleId="Asuntodelcomentario">
    <w:name w:val="annotation subject"/>
    <w:basedOn w:val="Textocomentario"/>
    <w:next w:val="Textocomentario"/>
    <w:link w:val="AsuntodelcomentarioCar"/>
    <w:uiPriority w:val="99"/>
    <w:semiHidden/>
    <w:unhideWhenUsed/>
    <w:rsid w:val="00A6346C"/>
    <w:rPr>
      <w:b/>
      <w:bCs/>
    </w:rPr>
  </w:style>
  <w:style w:type="character" w:customStyle="1" w:styleId="AsuntodelcomentarioCar">
    <w:name w:val="Asunto del comentario Car"/>
    <w:basedOn w:val="TextocomentarioCar"/>
    <w:link w:val="Asuntodelcomentario"/>
    <w:uiPriority w:val="99"/>
    <w:semiHidden/>
    <w:rsid w:val="00A6346C"/>
    <w:rPr>
      <w:b/>
      <w:bCs/>
      <w:sz w:val="20"/>
      <w:szCs w:val="20"/>
    </w:rPr>
  </w:style>
  <w:style w:type="table" w:styleId="Tablaconcuadrcula">
    <w:name w:val="Table Grid"/>
    <w:basedOn w:val="Tablanormal"/>
    <w:uiPriority w:val="39"/>
    <w:rsid w:val="00C66E07"/>
    <w:rPr>
      <w:rFonts w:eastAsiaTheme="minorEastAsia"/>
      <w:lang w:val="it-IT" w:eastAsia="it-IT"/>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basedOn w:val="Fuentedeprrafopredeter"/>
    <w:link w:val="Ttulo3"/>
    <w:uiPriority w:val="9"/>
    <w:semiHidden/>
    <w:rsid w:val="00F6015A"/>
    <w:rPr>
      <w:rFonts w:asciiTheme="majorHAnsi" w:eastAsiaTheme="majorEastAsia" w:hAnsiTheme="majorHAnsi" w:cstheme="majorBidi"/>
      <w:caps/>
      <w:color w:val="823B0B" w:themeColor="accent2" w:themeShade="7F"/>
      <w:lang w:val="ca-ES"/>
    </w:rPr>
  </w:style>
  <w:style w:type="character" w:customStyle="1" w:styleId="Ttulo4Car">
    <w:name w:val="Título 4 Car"/>
    <w:basedOn w:val="Fuentedeprrafopredeter"/>
    <w:link w:val="Ttulo4"/>
    <w:uiPriority w:val="9"/>
    <w:semiHidden/>
    <w:rsid w:val="00F6015A"/>
    <w:rPr>
      <w:rFonts w:asciiTheme="majorHAnsi" w:eastAsiaTheme="majorEastAsia" w:hAnsiTheme="majorHAnsi" w:cstheme="majorBidi"/>
      <w:caps/>
      <w:color w:val="823B0B" w:themeColor="accent2" w:themeShade="7F"/>
      <w:spacing w:val="10"/>
      <w:sz w:val="22"/>
      <w:szCs w:val="22"/>
      <w:lang w:val="ca-ES"/>
    </w:rPr>
  </w:style>
  <w:style w:type="character" w:customStyle="1" w:styleId="Ttulo5Car">
    <w:name w:val="Título 5 Car"/>
    <w:basedOn w:val="Fuentedeprrafopredeter"/>
    <w:link w:val="Ttulo5"/>
    <w:uiPriority w:val="9"/>
    <w:semiHidden/>
    <w:rsid w:val="00F6015A"/>
    <w:rPr>
      <w:rFonts w:asciiTheme="majorHAnsi" w:eastAsiaTheme="majorEastAsia" w:hAnsiTheme="majorHAnsi" w:cstheme="majorBidi"/>
      <w:caps/>
      <w:color w:val="823B0B" w:themeColor="accent2" w:themeShade="7F"/>
      <w:spacing w:val="10"/>
      <w:sz w:val="22"/>
      <w:szCs w:val="22"/>
      <w:lang w:val="ca-ES"/>
    </w:rPr>
  </w:style>
  <w:style w:type="character" w:customStyle="1" w:styleId="Ttulo6Car">
    <w:name w:val="Título 6 Car"/>
    <w:basedOn w:val="Fuentedeprrafopredeter"/>
    <w:link w:val="Ttulo6"/>
    <w:uiPriority w:val="9"/>
    <w:semiHidden/>
    <w:rsid w:val="00F6015A"/>
    <w:rPr>
      <w:rFonts w:asciiTheme="majorHAnsi" w:eastAsiaTheme="majorEastAsia" w:hAnsiTheme="majorHAnsi" w:cstheme="majorBidi"/>
      <w:caps/>
      <w:color w:val="C45911" w:themeColor="accent2" w:themeShade="BF"/>
      <w:spacing w:val="10"/>
      <w:sz w:val="22"/>
      <w:szCs w:val="22"/>
      <w:lang w:val="ca-ES"/>
    </w:rPr>
  </w:style>
  <w:style w:type="character" w:customStyle="1" w:styleId="Ttulo7Car">
    <w:name w:val="Título 7 Car"/>
    <w:basedOn w:val="Fuentedeprrafopredeter"/>
    <w:link w:val="Ttulo7"/>
    <w:uiPriority w:val="9"/>
    <w:semiHidden/>
    <w:rsid w:val="00F6015A"/>
    <w:rPr>
      <w:rFonts w:asciiTheme="majorHAnsi" w:eastAsiaTheme="majorEastAsia" w:hAnsiTheme="majorHAnsi" w:cstheme="majorBidi"/>
      <w:i/>
      <w:iCs/>
      <w:caps/>
      <w:color w:val="C45911" w:themeColor="accent2" w:themeShade="BF"/>
      <w:spacing w:val="10"/>
      <w:sz w:val="22"/>
      <w:szCs w:val="22"/>
      <w:lang w:val="ca-ES"/>
    </w:rPr>
  </w:style>
  <w:style w:type="character" w:customStyle="1" w:styleId="Ttulo8Car">
    <w:name w:val="Título 8 Car"/>
    <w:basedOn w:val="Fuentedeprrafopredeter"/>
    <w:link w:val="Ttulo8"/>
    <w:uiPriority w:val="9"/>
    <w:semiHidden/>
    <w:rsid w:val="00F6015A"/>
    <w:rPr>
      <w:rFonts w:asciiTheme="majorHAnsi" w:eastAsiaTheme="majorEastAsia" w:hAnsiTheme="majorHAnsi" w:cstheme="majorBidi"/>
      <w:caps/>
      <w:spacing w:val="10"/>
      <w:sz w:val="20"/>
      <w:szCs w:val="20"/>
      <w:lang w:val="ca-ES"/>
    </w:rPr>
  </w:style>
  <w:style w:type="character" w:customStyle="1" w:styleId="Ttulo9Car">
    <w:name w:val="Título 9 Car"/>
    <w:basedOn w:val="Fuentedeprrafopredeter"/>
    <w:link w:val="Ttulo9"/>
    <w:uiPriority w:val="9"/>
    <w:semiHidden/>
    <w:rsid w:val="00F6015A"/>
    <w:rPr>
      <w:rFonts w:asciiTheme="majorHAnsi" w:eastAsiaTheme="majorEastAsia" w:hAnsiTheme="majorHAnsi" w:cstheme="majorBidi"/>
      <w:i/>
      <w:iCs/>
      <w:caps/>
      <w:spacing w:val="10"/>
      <w:sz w:val="20"/>
      <w:szCs w:val="20"/>
      <w:lang w:val="ca-ES"/>
    </w:rPr>
  </w:style>
  <w:style w:type="paragraph" w:customStyle="1" w:styleId="biblio">
    <w:name w:val="biblio"/>
    <w:basedOn w:val="Normal"/>
    <w:next w:val="Textoindependiente"/>
    <w:link w:val="TextodecuerpoCar"/>
    <w:uiPriority w:val="99"/>
    <w:rsid w:val="00F6015A"/>
    <w:rPr>
      <w:rFonts w:asciiTheme="majorHAnsi" w:hAnsiTheme="majorHAnsi" w:cstheme="majorBidi"/>
      <w:szCs w:val="22"/>
      <w:lang w:val="ca-ES" w:eastAsia="fr-FR"/>
    </w:rPr>
  </w:style>
  <w:style w:type="paragraph" w:styleId="Textoindependiente">
    <w:name w:val="Body Text"/>
    <w:basedOn w:val="Normal"/>
    <w:link w:val="TextoindependienteCar"/>
    <w:uiPriority w:val="99"/>
    <w:semiHidden/>
    <w:unhideWhenUsed/>
    <w:rsid w:val="00F6015A"/>
    <w:pPr>
      <w:spacing w:after="120" w:line="252" w:lineRule="auto"/>
    </w:pPr>
    <w:rPr>
      <w:rFonts w:asciiTheme="majorHAnsi" w:eastAsiaTheme="majorEastAsia" w:hAnsiTheme="majorHAnsi" w:cstheme="majorBidi"/>
      <w:sz w:val="22"/>
      <w:szCs w:val="22"/>
      <w:lang w:val="ca-ES"/>
    </w:rPr>
  </w:style>
  <w:style w:type="character" w:customStyle="1" w:styleId="TextoindependienteCar">
    <w:name w:val="Texto independiente Car"/>
    <w:basedOn w:val="Fuentedeprrafopredeter"/>
    <w:link w:val="Textoindependiente"/>
    <w:uiPriority w:val="99"/>
    <w:semiHidden/>
    <w:rsid w:val="00F6015A"/>
    <w:rPr>
      <w:rFonts w:asciiTheme="majorHAnsi" w:eastAsiaTheme="majorEastAsia" w:hAnsiTheme="majorHAnsi" w:cstheme="majorBidi"/>
      <w:sz w:val="22"/>
      <w:szCs w:val="22"/>
      <w:lang w:val="ca-ES"/>
    </w:rPr>
  </w:style>
  <w:style w:type="character" w:customStyle="1" w:styleId="TextodecuerpoCar">
    <w:name w:val="Texto de cuerpo Car"/>
    <w:aliases w:val="biblio Car"/>
    <w:link w:val="biblio"/>
    <w:uiPriority w:val="99"/>
    <w:rsid w:val="00F6015A"/>
    <w:rPr>
      <w:rFonts w:asciiTheme="majorHAnsi" w:hAnsiTheme="majorHAnsi" w:cstheme="majorBidi"/>
      <w:szCs w:val="22"/>
      <w:lang w:val="ca-ES" w:eastAsia="fr-FR"/>
    </w:rPr>
  </w:style>
  <w:style w:type="paragraph" w:styleId="Puesto">
    <w:name w:val="Title"/>
    <w:basedOn w:val="Normal"/>
    <w:next w:val="Normal"/>
    <w:link w:val="PuestoCar"/>
    <w:uiPriority w:val="10"/>
    <w:qFormat/>
    <w:rsid w:val="00F6015A"/>
    <w:pPr>
      <w:pBdr>
        <w:top w:val="dotted" w:sz="2" w:space="1" w:color="833C0B" w:themeColor="accent2" w:themeShade="80"/>
        <w:bottom w:val="dotted" w:sz="2" w:space="6" w:color="833C0B" w:themeColor="accent2" w:themeShade="80"/>
      </w:pBdr>
      <w:spacing w:before="500" w:after="300"/>
      <w:jc w:val="center"/>
    </w:pPr>
    <w:rPr>
      <w:rFonts w:asciiTheme="majorHAnsi" w:eastAsiaTheme="majorEastAsia" w:hAnsiTheme="majorHAnsi" w:cstheme="majorBidi"/>
      <w:caps/>
      <w:color w:val="833C0B" w:themeColor="accent2" w:themeShade="80"/>
      <w:spacing w:val="50"/>
      <w:sz w:val="44"/>
      <w:szCs w:val="44"/>
      <w:lang w:val="ca-ES"/>
    </w:rPr>
  </w:style>
  <w:style w:type="character" w:customStyle="1" w:styleId="PuestoCar">
    <w:name w:val="Puesto Car"/>
    <w:basedOn w:val="Fuentedeprrafopredeter"/>
    <w:link w:val="Puesto"/>
    <w:uiPriority w:val="10"/>
    <w:rsid w:val="00F6015A"/>
    <w:rPr>
      <w:rFonts w:asciiTheme="majorHAnsi" w:eastAsiaTheme="majorEastAsia" w:hAnsiTheme="majorHAnsi" w:cstheme="majorBidi"/>
      <w:caps/>
      <w:color w:val="833C0B" w:themeColor="accent2" w:themeShade="80"/>
      <w:spacing w:val="50"/>
      <w:sz w:val="44"/>
      <w:szCs w:val="44"/>
      <w:lang w:val="ca-ES"/>
    </w:rPr>
  </w:style>
  <w:style w:type="paragraph" w:styleId="Subttulo">
    <w:name w:val="Subtitle"/>
    <w:basedOn w:val="Normal"/>
    <w:next w:val="Normal"/>
    <w:link w:val="SubttuloCar"/>
    <w:uiPriority w:val="11"/>
    <w:qFormat/>
    <w:rsid w:val="00F6015A"/>
    <w:pPr>
      <w:spacing w:after="560"/>
      <w:jc w:val="center"/>
    </w:pPr>
    <w:rPr>
      <w:rFonts w:asciiTheme="majorHAnsi" w:eastAsiaTheme="majorEastAsia" w:hAnsiTheme="majorHAnsi" w:cstheme="majorBidi"/>
      <w:caps/>
      <w:spacing w:val="20"/>
      <w:sz w:val="18"/>
      <w:szCs w:val="18"/>
      <w:lang w:val="ca-ES"/>
    </w:rPr>
  </w:style>
  <w:style w:type="character" w:customStyle="1" w:styleId="SubttuloCar">
    <w:name w:val="Subtítulo Car"/>
    <w:basedOn w:val="Fuentedeprrafopredeter"/>
    <w:link w:val="Subttulo"/>
    <w:uiPriority w:val="11"/>
    <w:rsid w:val="00F6015A"/>
    <w:rPr>
      <w:rFonts w:asciiTheme="majorHAnsi" w:eastAsiaTheme="majorEastAsia" w:hAnsiTheme="majorHAnsi" w:cstheme="majorBidi"/>
      <w:caps/>
      <w:spacing w:val="20"/>
      <w:sz w:val="18"/>
      <w:szCs w:val="18"/>
      <w:lang w:val="ca-ES"/>
    </w:rPr>
  </w:style>
  <w:style w:type="character" w:styleId="Textoennegrita">
    <w:name w:val="Strong"/>
    <w:uiPriority w:val="22"/>
    <w:qFormat/>
    <w:rsid w:val="00F6015A"/>
    <w:rPr>
      <w:b/>
      <w:bCs/>
      <w:color w:val="C45911" w:themeColor="accent2" w:themeShade="BF"/>
      <w:spacing w:val="5"/>
    </w:rPr>
  </w:style>
  <w:style w:type="character" w:styleId="nfasis">
    <w:name w:val="Emphasis"/>
    <w:uiPriority w:val="20"/>
    <w:qFormat/>
    <w:rsid w:val="00F6015A"/>
    <w:rPr>
      <w:caps/>
      <w:spacing w:val="5"/>
      <w:sz w:val="20"/>
      <w:szCs w:val="20"/>
    </w:rPr>
  </w:style>
  <w:style w:type="paragraph" w:styleId="Sinespaciado">
    <w:name w:val="No Spacing"/>
    <w:basedOn w:val="Normal"/>
    <w:link w:val="SinespaciadoCar"/>
    <w:uiPriority w:val="1"/>
    <w:qFormat/>
    <w:rsid w:val="00F6015A"/>
    <w:rPr>
      <w:rFonts w:asciiTheme="majorHAnsi" w:eastAsiaTheme="majorEastAsia" w:hAnsiTheme="majorHAnsi" w:cstheme="majorBidi"/>
      <w:sz w:val="22"/>
      <w:szCs w:val="22"/>
      <w:lang w:val="ca-ES"/>
    </w:rPr>
  </w:style>
  <w:style w:type="character" w:customStyle="1" w:styleId="SinespaciadoCar">
    <w:name w:val="Sin espaciado Car"/>
    <w:basedOn w:val="Fuentedeprrafopredeter"/>
    <w:link w:val="Sinespaciado"/>
    <w:uiPriority w:val="1"/>
    <w:rsid w:val="00F6015A"/>
    <w:rPr>
      <w:rFonts w:asciiTheme="majorHAnsi" w:eastAsiaTheme="majorEastAsia" w:hAnsiTheme="majorHAnsi" w:cstheme="majorBidi"/>
      <w:sz w:val="22"/>
      <w:szCs w:val="22"/>
      <w:lang w:val="ca-ES"/>
    </w:rPr>
  </w:style>
  <w:style w:type="paragraph" w:styleId="Cita">
    <w:name w:val="Quote"/>
    <w:basedOn w:val="Normal"/>
    <w:next w:val="Normal"/>
    <w:link w:val="CitaCar"/>
    <w:uiPriority w:val="29"/>
    <w:qFormat/>
    <w:rsid w:val="00F6015A"/>
    <w:pPr>
      <w:spacing w:after="200" w:line="252" w:lineRule="auto"/>
    </w:pPr>
    <w:rPr>
      <w:rFonts w:asciiTheme="majorHAnsi" w:eastAsiaTheme="majorEastAsia" w:hAnsiTheme="majorHAnsi" w:cstheme="majorBidi"/>
      <w:i/>
      <w:iCs/>
      <w:sz w:val="22"/>
      <w:szCs w:val="22"/>
      <w:lang w:val="ca-ES"/>
    </w:rPr>
  </w:style>
  <w:style w:type="character" w:customStyle="1" w:styleId="CitaCar">
    <w:name w:val="Cita Car"/>
    <w:basedOn w:val="Fuentedeprrafopredeter"/>
    <w:link w:val="Cita"/>
    <w:uiPriority w:val="29"/>
    <w:rsid w:val="00F6015A"/>
    <w:rPr>
      <w:rFonts w:asciiTheme="majorHAnsi" w:eastAsiaTheme="majorEastAsia" w:hAnsiTheme="majorHAnsi" w:cstheme="majorBidi"/>
      <w:i/>
      <w:iCs/>
      <w:sz w:val="22"/>
      <w:szCs w:val="22"/>
      <w:lang w:val="ca-ES"/>
    </w:rPr>
  </w:style>
  <w:style w:type="paragraph" w:styleId="Citaintensa">
    <w:name w:val="Intense Quote"/>
    <w:basedOn w:val="Normal"/>
    <w:next w:val="Normal"/>
    <w:link w:val="CitaintensaCar"/>
    <w:uiPriority w:val="30"/>
    <w:qFormat/>
    <w:rsid w:val="00F6015A"/>
    <w:pPr>
      <w:pBdr>
        <w:top w:val="dotted" w:sz="2" w:space="10" w:color="833C0B" w:themeColor="accent2" w:themeShade="80"/>
        <w:bottom w:val="dotted" w:sz="2" w:space="4" w:color="833C0B" w:themeColor="accent2" w:themeShade="80"/>
      </w:pBdr>
      <w:spacing w:before="160" w:after="200" w:line="300" w:lineRule="auto"/>
      <w:ind w:left="1440" w:right="1440"/>
    </w:pPr>
    <w:rPr>
      <w:rFonts w:asciiTheme="majorHAnsi" w:eastAsiaTheme="majorEastAsia" w:hAnsiTheme="majorHAnsi" w:cstheme="majorBidi"/>
      <w:caps/>
      <w:color w:val="823B0B" w:themeColor="accent2" w:themeShade="7F"/>
      <w:spacing w:val="5"/>
      <w:sz w:val="20"/>
      <w:szCs w:val="20"/>
      <w:lang w:val="ca-ES"/>
    </w:rPr>
  </w:style>
  <w:style w:type="character" w:customStyle="1" w:styleId="CitaintensaCar">
    <w:name w:val="Cita intensa Car"/>
    <w:basedOn w:val="Fuentedeprrafopredeter"/>
    <w:link w:val="Citaintensa"/>
    <w:uiPriority w:val="30"/>
    <w:rsid w:val="00F6015A"/>
    <w:rPr>
      <w:rFonts w:asciiTheme="majorHAnsi" w:eastAsiaTheme="majorEastAsia" w:hAnsiTheme="majorHAnsi" w:cstheme="majorBidi"/>
      <w:caps/>
      <w:color w:val="823B0B" w:themeColor="accent2" w:themeShade="7F"/>
      <w:spacing w:val="5"/>
      <w:sz w:val="20"/>
      <w:szCs w:val="20"/>
      <w:lang w:val="ca-ES"/>
    </w:rPr>
  </w:style>
  <w:style w:type="character" w:styleId="nfasissutil">
    <w:name w:val="Subtle Emphasis"/>
    <w:uiPriority w:val="19"/>
    <w:qFormat/>
    <w:rsid w:val="00F6015A"/>
    <w:rPr>
      <w:i/>
      <w:iCs/>
    </w:rPr>
  </w:style>
  <w:style w:type="character" w:styleId="nfasisintenso">
    <w:name w:val="Intense Emphasis"/>
    <w:uiPriority w:val="21"/>
    <w:qFormat/>
    <w:rsid w:val="00F6015A"/>
    <w:rPr>
      <w:i/>
      <w:iCs/>
      <w:caps/>
      <w:spacing w:val="10"/>
      <w:sz w:val="20"/>
      <w:szCs w:val="20"/>
    </w:rPr>
  </w:style>
  <w:style w:type="character" w:styleId="Referenciasutil">
    <w:name w:val="Subtle Reference"/>
    <w:basedOn w:val="Fuentedeprrafopredeter"/>
    <w:uiPriority w:val="31"/>
    <w:qFormat/>
    <w:rsid w:val="00F6015A"/>
    <w:rPr>
      <w:rFonts w:asciiTheme="minorHAnsi" w:eastAsiaTheme="minorEastAsia" w:hAnsiTheme="minorHAnsi" w:cstheme="minorBidi"/>
      <w:i/>
      <w:iCs/>
      <w:color w:val="823B0B" w:themeColor="accent2" w:themeShade="7F"/>
    </w:rPr>
  </w:style>
  <w:style w:type="character" w:styleId="Referenciaintensa">
    <w:name w:val="Intense Reference"/>
    <w:uiPriority w:val="32"/>
    <w:qFormat/>
    <w:rsid w:val="00F6015A"/>
    <w:rPr>
      <w:rFonts w:asciiTheme="minorHAnsi" w:eastAsiaTheme="minorEastAsia" w:hAnsiTheme="minorHAnsi" w:cstheme="minorBidi"/>
      <w:b/>
      <w:bCs/>
      <w:i/>
      <w:iCs/>
      <w:color w:val="823B0B" w:themeColor="accent2" w:themeShade="7F"/>
    </w:rPr>
  </w:style>
  <w:style w:type="character" w:styleId="Ttulodellibro">
    <w:name w:val="Book Title"/>
    <w:uiPriority w:val="33"/>
    <w:qFormat/>
    <w:rsid w:val="00F6015A"/>
    <w:rPr>
      <w:caps/>
      <w:color w:val="823B0B" w:themeColor="accent2" w:themeShade="7F"/>
      <w:spacing w:val="5"/>
      <w:u w:color="823B0B" w:themeColor="accent2" w:themeShade="7F"/>
    </w:rPr>
  </w:style>
  <w:style w:type="table" w:styleId="Tablanormal5">
    <w:name w:val="Plain Table 5"/>
    <w:basedOn w:val="Tablanormal"/>
    <w:uiPriority w:val="45"/>
    <w:rsid w:val="00F6015A"/>
    <w:rPr>
      <w:rFonts w:asciiTheme="majorHAnsi" w:eastAsiaTheme="majorEastAsia" w:hAnsiTheme="majorHAnsi" w:cstheme="majorBidi"/>
      <w:sz w:val="22"/>
      <w:szCs w:val="22"/>
      <w:lang w:val="ca-E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039821">
      <w:bodyDiv w:val="1"/>
      <w:marLeft w:val="0"/>
      <w:marRight w:val="0"/>
      <w:marTop w:val="0"/>
      <w:marBottom w:val="0"/>
      <w:divBdr>
        <w:top w:val="none" w:sz="0" w:space="0" w:color="auto"/>
        <w:left w:val="none" w:sz="0" w:space="0" w:color="auto"/>
        <w:bottom w:val="none" w:sz="0" w:space="0" w:color="auto"/>
        <w:right w:val="none" w:sz="0" w:space="0" w:color="auto"/>
      </w:divBdr>
    </w:div>
    <w:div w:id="1115753206">
      <w:bodyDiv w:val="1"/>
      <w:marLeft w:val="0"/>
      <w:marRight w:val="0"/>
      <w:marTop w:val="0"/>
      <w:marBottom w:val="0"/>
      <w:divBdr>
        <w:top w:val="none" w:sz="0" w:space="0" w:color="auto"/>
        <w:left w:val="none" w:sz="0" w:space="0" w:color="auto"/>
        <w:bottom w:val="none" w:sz="0" w:space="0" w:color="auto"/>
        <w:right w:val="none" w:sz="0" w:space="0" w:color="auto"/>
      </w:divBdr>
    </w:div>
    <w:div w:id="1806005842">
      <w:bodyDiv w:val="1"/>
      <w:marLeft w:val="0"/>
      <w:marRight w:val="0"/>
      <w:marTop w:val="0"/>
      <w:marBottom w:val="0"/>
      <w:divBdr>
        <w:top w:val="none" w:sz="0" w:space="0" w:color="auto"/>
        <w:left w:val="none" w:sz="0" w:space="0" w:color="auto"/>
        <w:bottom w:val="none" w:sz="0" w:space="0" w:color="auto"/>
        <w:right w:val="none" w:sz="0" w:space="0" w:color="auto"/>
      </w:divBdr>
    </w:div>
    <w:div w:id="1906599867">
      <w:bodyDiv w:val="1"/>
      <w:marLeft w:val="0"/>
      <w:marRight w:val="0"/>
      <w:marTop w:val="0"/>
      <w:marBottom w:val="0"/>
      <w:divBdr>
        <w:top w:val="none" w:sz="0" w:space="0" w:color="auto"/>
        <w:left w:val="none" w:sz="0" w:space="0" w:color="auto"/>
        <w:bottom w:val="none" w:sz="0" w:space="0" w:color="auto"/>
        <w:right w:val="none" w:sz="0" w:space="0" w:color="auto"/>
      </w:divBdr>
    </w:div>
    <w:div w:id="1954361804">
      <w:bodyDiv w:val="1"/>
      <w:marLeft w:val="0"/>
      <w:marRight w:val="0"/>
      <w:marTop w:val="0"/>
      <w:marBottom w:val="0"/>
      <w:divBdr>
        <w:top w:val="none" w:sz="0" w:space="0" w:color="auto"/>
        <w:left w:val="none" w:sz="0" w:space="0" w:color="auto"/>
        <w:bottom w:val="none" w:sz="0" w:space="0" w:color="auto"/>
        <w:right w:val="none" w:sz="0" w:space="0" w:color="auto"/>
      </w:divBdr>
      <w:divsChild>
        <w:div w:id="1980724123">
          <w:marLeft w:val="547"/>
          <w:marRight w:val="0"/>
          <w:marTop w:val="0"/>
          <w:marBottom w:val="0"/>
          <w:divBdr>
            <w:top w:val="none" w:sz="0" w:space="0" w:color="auto"/>
            <w:left w:val="none" w:sz="0" w:space="0" w:color="auto"/>
            <w:bottom w:val="none" w:sz="0" w:space="0" w:color="auto"/>
            <w:right w:val="none" w:sz="0" w:space="0" w:color="auto"/>
          </w:divBdr>
        </w:div>
        <w:div w:id="1682469283">
          <w:marLeft w:val="547"/>
          <w:marRight w:val="0"/>
          <w:marTop w:val="0"/>
          <w:marBottom w:val="0"/>
          <w:divBdr>
            <w:top w:val="none" w:sz="0" w:space="0" w:color="auto"/>
            <w:left w:val="none" w:sz="0" w:space="0" w:color="auto"/>
            <w:bottom w:val="none" w:sz="0" w:space="0" w:color="auto"/>
            <w:right w:val="none" w:sz="0" w:space="0" w:color="auto"/>
          </w:divBdr>
        </w:div>
        <w:div w:id="1455246446">
          <w:marLeft w:val="547"/>
          <w:marRight w:val="0"/>
          <w:marTop w:val="0"/>
          <w:marBottom w:val="0"/>
          <w:divBdr>
            <w:top w:val="none" w:sz="0" w:space="0" w:color="auto"/>
            <w:left w:val="none" w:sz="0" w:space="0" w:color="auto"/>
            <w:bottom w:val="none" w:sz="0" w:space="0" w:color="auto"/>
            <w:right w:val="none" w:sz="0" w:space="0" w:color="auto"/>
          </w:divBdr>
        </w:div>
        <w:div w:id="1342313006">
          <w:marLeft w:val="547"/>
          <w:marRight w:val="0"/>
          <w:marTop w:val="0"/>
          <w:marBottom w:val="0"/>
          <w:divBdr>
            <w:top w:val="none" w:sz="0" w:space="0" w:color="auto"/>
            <w:left w:val="none" w:sz="0" w:space="0" w:color="auto"/>
            <w:bottom w:val="none" w:sz="0" w:space="0" w:color="auto"/>
            <w:right w:val="none" w:sz="0" w:space="0" w:color="auto"/>
          </w:divBdr>
        </w:div>
      </w:divsChild>
    </w:div>
    <w:div w:id="1989162070">
      <w:bodyDiv w:val="1"/>
      <w:marLeft w:val="0"/>
      <w:marRight w:val="0"/>
      <w:marTop w:val="0"/>
      <w:marBottom w:val="0"/>
      <w:divBdr>
        <w:top w:val="none" w:sz="0" w:space="0" w:color="auto"/>
        <w:left w:val="none" w:sz="0" w:space="0" w:color="auto"/>
        <w:bottom w:val="none" w:sz="0" w:space="0" w:color="auto"/>
        <w:right w:val="none" w:sz="0" w:space="0" w:color="auto"/>
      </w:divBdr>
    </w:div>
    <w:div w:id="208753430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microsoft.com/office/2011/relationships/commentsExtended" Target="commentsExtended.xml"/><Relationship Id="rId12" Type="http://schemas.openxmlformats.org/officeDocument/2006/relationships/hyperlink" Target="http://ec.europa.eu/research/participants/data/ref/h2020/other/wp/2018-2020/annexes/h2020-wp1820-annex-a-countries-rules_en.pdf" TargetMode="Externa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ec.europa.eu/research/participants/data/ref/h2020/other/wp/2018-2020/annexes/h2020-wp1820-annex-g-trl_en.pdf" TargetMode="External"/><Relationship Id="rId7" Type="http://schemas.openxmlformats.org/officeDocument/2006/relationships/image" Target="media/image1.emf"/><Relationship Id="rId8" Type="http://schemas.openxmlformats.org/officeDocument/2006/relationships/hyperlink" Target="http://ec.europa.eu/research/swafs/gendered-innovations/index_en.cfm?pg=home" TargetMode="External"/><Relationship Id="rId9" Type="http://schemas.openxmlformats.org/officeDocument/2006/relationships/hyperlink" Target="http://ec.europa.eu/research/participants/docs/h2020-funding-guide/index_en.htm" TargetMode="External"/><Relationship Id="rId10" Type="http://schemas.openxmlformats.org/officeDocument/2006/relationships/comments" Target="commen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43C100A-69C2-9542-86EF-2B59266DF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55</Pages>
  <Words>24472</Words>
  <Characters>134600</Characters>
  <Application>Microsoft Macintosh Word</Application>
  <DocSecurity>0</DocSecurity>
  <Lines>1121</Lines>
  <Paragraphs>317</Paragraphs>
  <ScaleCrop>false</ScaleCrop>
  <HeadingPairs>
    <vt:vector size="2" baseType="variant">
      <vt:variant>
        <vt:lpstr>Título</vt:lpstr>
      </vt:variant>
      <vt:variant>
        <vt:i4>1</vt:i4>
      </vt:variant>
    </vt:vector>
  </HeadingPairs>
  <TitlesOfParts>
    <vt:vector size="1" baseType="lpstr">
      <vt:lpstr/>
    </vt:vector>
  </TitlesOfParts>
  <Company>Universitat Autonoma de Barcelona</Company>
  <LinksUpToDate>false</LinksUpToDate>
  <CharactersWithSpaces>158755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Anduiza Perea</dc:creator>
  <cp:keywords/>
  <dc:description/>
  <cp:lastModifiedBy>Eva Anduiza Perea</cp:lastModifiedBy>
  <cp:revision>2</cp:revision>
  <dcterms:created xsi:type="dcterms:W3CDTF">2018-02-23T23:18:00Z</dcterms:created>
  <dcterms:modified xsi:type="dcterms:W3CDTF">2018-02-23T23:18:00Z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Harvard - Cite Them Right 9th edition</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7th edition</vt:lpwstr>
  </property>
  <property fmtid="{D5CDD505-2E9C-101B-9397-08002B2CF9AE}" pid="22" name="Mendeley Document_1">
    <vt:lpwstr>True</vt:lpwstr>
  </property>
  <property fmtid="{D5CDD505-2E9C-101B-9397-08002B2CF9AE}" pid="23" name="Mendeley Unique User Id_1">
    <vt:lpwstr>cce19556-9230-32bd-9062-f721e77cc854</vt:lpwstr>
  </property>
  <property fmtid="{D5CDD505-2E9C-101B-9397-08002B2CF9AE}" pid="24" name="Mendeley Citation Style_1">
    <vt:lpwstr>http://www.zotero.org/styles/chicago-author-date</vt:lpwstr>
  </property>
</Properties>
</file>