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FB8F61" w14:textId="77777777" w:rsidR="00746082" w:rsidRPr="00B94E40" w:rsidRDefault="0077375C" w:rsidP="00B94E40">
      <w:pPr>
        <w:ind w:right="-233"/>
        <w:jc w:val="both"/>
        <w:rPr>
          <w:rFonts w:ascii="Gadugi" w:hAnsi="Gadugi" w:cs="Times New Roman"/>
          <w:sz w:val="24"/>
          <w:szCs w:val="24"/>
          <w:u w:val="single"/>
        </w:rPr>
      </w:pPr>
      <w:r w:rsidRPr="00B94E40">
        <w:rPr>
          <w:rFonts w:ascii="Gadugi" w:hAnsi="Gadugi" w:cs="Times New Roman"/>
          <w:sz w:val="24"/>
          <w:szCs w:val="24"/>
        </w:rPr>
        <w:t>4.</w:t>
      </w:r>
      <w:r w:rsidR="00746082" w:rsidRPr="00B94E40">
        <w:rPr>
          <w:rFonts w:ascii="Gadugi" w:hAnsi="Gadugi" w:cs="Times New Roman"/>
          <w:sz w:val="24"/>
          <w:szCs w:val="24"/>
          <w:u w:val="single"/>
        </w:rPr>
        <w:t xml:space="preserve"> Methodology</w:t>
      </w:r>
    </w:p>
    <w:p w14:paraId="08B876F9" w14:textId="1BA907B5" w:rsidR="003A19C3" w:rsidRPr="00B94E40" w:rsidRDefault="00163C42" w:rsidP="00B94E40">
      <w:pPr>
        <w:ind w:right="-233"/>
        <w:jc w:val="both"/>
        <w:rPr>
          <w:rFonts w:ascii="Gadugi" w:hAnsi="Gadugi" w:cs="Times New Roman"/>
          <w:sz w:val="24"/>
          <w:szCs w:val="24"/>
        </w:rPr>
      </w:pPr>
      <w:r w:rsidRPr="00B94E40">
        <w:rPr>
          <w:rFonts w:ascii="Gadugi" w:hAnsi="Gadugi" w:cs="Times New Roman"/>
          <w:sz w:val="24"/>
          <w:szCs w:val="24"/>
        </w:rPr>
        <w:t>The</w:t>
      </w:r>
      <w:r w:rsidR="00A379B2" w:rsidRPr="00B94E40">
        <w:rPr>
          <w:rFonts w:ascii="Gadugi" w:hAnsi="Gadugi" w:cs="Times New Roman"/>
          <w:sz w:val="24"/>
          <w:szCs w:val="24"/>
        </w:rPr>
        <w:t xml:space="preserve"> mass survey will be </w:t>
      </w:r>
      <w:del w:id="0" w:author="Ben Stanley" w:date="2018-12-05T15:35:00Z">
        <w:r w:rsidRPr="00B94E40" w:rsidDel="00B40B0A">
          <w:rPr>
            <w:rFonts w:ascii="Gadugi" w:hAnsi="Gadugi" w:cs="Times New Roman"/>
            <w:sz w:val="24"/>
            <w:szCs w:val="24"/>
          </w:rPr>
          <w:delText xml:space="preserve">run in </w:delText>
        </w:r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two ways</w:delText>
        </w:r>
      </w:del>
      <w:ins w:id="1" w:author="Ben Stanley" w:date="2018-12-05T15:35:00Z">
        <w:r w:rsidR="00B40B0A">
          <w:rPr>
            <w:rFonts w:ascii="Gadugi" w:hAnsi="Gadugi" w:cs="Times New Roman"/>
            <w:sz w:val="24"/>
            <w:szCs w:val="24"/>
          </w:rPr>
          <w:t>conducted using two methods:</w:t>
        </w:r>
      </w:ins>
      <w:del w:id="2" w:author="Ben Stanley" w:date="2018-12-05T15:35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,</w:delText>
        </w:r>
      </w:del>
      <w:r w:rsidR="00A379B2" w:rsidRPr="00B94E40">
        <w:rPr>
          <w:rFonts w:ascii="Gadugi" w:hAnsi="Gadugi" w:cs="Times New Roman"/>
          <w:sz w:val="24"/>
          <w:szCs w:val="24"/>
        </w:rPr>
        <w:t xml:space="preserve"> </w:t>
      </w:r>
      <w:del w:id="3" w:author="Ben Stanley" w:date="2018-12-05T15:35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first as a</w:delText>
        </w:r>
      </w:del>
      <w:ins w:id="4" w:author="Ben Stanley" w:date="2018-12-05T15:35:00Z">
        <w:r w:rsidR="00B40B0A">
          <w:rPr>
            <w:rFonts w:ascii="Gadugi" w:hAnsi="Gadugi" w:cs="Times New Roman"/>
            <w:sz w:val="24"/>
            <w:szCs w:val="24"/>
          </w:rPr>
          <w:t>a</w:t>
        </w:r>
      </w:ins>
      <w:r w:rsidR="00A379B2" w:rsidRPr="00B94E40">
        <w:rPr>
          <w:rFonts w:ascii="Gadugi" w:hAnsi="Gadugi" w:cs="Times New Roman"/>
          <w:sz w:val="24"/>
          <w:szCs w:val="24"/>
        </w:rPr>
        <w:t xml:space="preserve"> face-to-face</w:t>
      </w:r>
      <w:r w:rsidRPr="00B94E40">
        <w:rPr>
          <w:rFonts w:ascii="Gadugi" w:hAnsi="Gadugi" w:cs="Times New Roman"/>
          <w:sz w:val="24"/>
          <w:szCs w:val="24"/>
        </w:rPr>
        <w:t xml:space="preserve"> individual </w:t>
      </w:r>
      <w:r w:rsidR="004379EA" w:rsidRPr="00B94E40">
        <w:rPr>
          <w:rFonts w:ascii="Gadugi" w:hAnsi="Gadugi" w:cs="Times New Roman"/>
          <w:sz w:val="24"/>
          <w:szCs w:val="24"/>
        </w:rPr>
        <w:t>interview</w:t>
      </w:r>
      <w:ins w:id="5" w:author="Ben Stanley" w:date="2018-12-05T15:36:00Z">
        <w:r w:rsidR="00B40B0A">
          <w:rPr>
            <w:rFonts w:ascii="Gadugi" w:hAnsi="Gadugi" w:cs="Times New Roman"/>
            <w:sz w:val="24"/>
            <w:szCs w:val="24"/>
          </w:rPr>
          <w:t xml:space="preserve"> (CAPI)</w:t>
        </w:r>
      </w:ins>
      <w:ins w:id="6" w:author="Ben Stanley" w:date="2018-12-05T15:35:00Z">
        <w:r w:rsidR="00B40B0A">
          <w:rPr>
            <w:rFonts w:ascii="Gadugi" w:hAnsi="Gadugi" w:cs="Times New Roman"/>
            <w:sz w:val="24"/>
            <w:szCs w:val="24"/>
          </w:rPr>
          <w:t xml:space="preserve"> </w:t>
        </w:r>
      </w:ins>
      <w:ins w:id="7" w:author="Ben Stanley" w:date="2018-12-05T15:36:00Z">
        <w:r w:rsidR="00B40B0A">
          <w:rPr>
            <w:rFonts w:ascii="Gadugi" w:hAnsi="Gadugi" w:cs="Times New Roman"/>
            <w:sz w:val="24"/>
            <w:szCs w:val="24"/>
          </w:rPr>
          <w:t xml:space="preserve">and </w:t>
        </w:r>
      </w:ins>
      <w:del w:id="8" w:author="Ben Stanley" w:date="2018-12-05T15:35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 xml:space="preserve">, and second, as </w:delText>
        </w:r>
      </w:del>
      <w:r w:rsidR="00A379B2" w:rsidRPr="00B94E40">
        <w:rPr>
          <w:rFonts w:ascii="Gadugi" w:hAnsi="Gadugi" w:cs="Times New Roman"/>
          <w:sz w:val="24"/>
          <w:szCs w:val="24"/>
        </w:rPr>
        <w:t>a</w:t>
      </w:r>
      <w:r w:rsidRPr="00B94E40">
        <w:rPr>
          <w:rFonts w:ascii="Gadugi" w:hAnsi="Gadugi" w:cs="Times New Roman"/>
          <w:sz w:val="24"/>
          <w:szCs w:val="24"/>
        </w:rPr>
        <w:t xml:space="preserve"> </w:t>
      </w:r>
      <w:r w:rsidR="00A379B2" w:rsidRPr="00B94E40">
        <w:rPr>
          <w:rFonts w:ascii="Gadugi" w:hAnsi="Gadugi" w:cs="Times New Roman"/>
          <w:sz w:val="24"/>
          <w:szCs w:val="24"/>
        </w:rPr>
        <w:t>two</w:t>
      </w:r>
      <w:ins w:id="9" w:author="Ben Stanley" w:date="2018-12-05T15:36:00Z">
        <w:r w:rsidR="00B40B0A">
          <w:rPr>
            <w:rFonts w:ascii="Gadugi" w:hAnsi="Gadugi" w:cs="Times New Roman"/>
            <w:sz w:val="24"/>
            <w:szCs w:val="24"/>
          </w:rPr>
          <w:t>-</w:t>
        </w:r>
      </w:ins>
      <w:del w:id="10" w:author="Ben Stanley" w:date="2018-12-05T15:36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 xml:space="preserve"> </w:delText>
        </w:r>
      </w:del>
      <w:r w:rsidR="00A379B2" w:rsidRPr="00B94E40">
        <w:rPr>
          <w:rFonts w:ascii="Gadugi" w:hAnsi="Gadugi" w:cs="Times New Roman"/>
          <w:sz w:val="24"/>
          <w:szCs w:val="24"/>
        </w:rPr>
        <w:t>wave internet panel</w:t>
      </w:r>
      <w:ins w:id="11" w:author="Ben Stanley" w:date="2018-12-05T15:36:00Z">
        <w:r w:rsidR="00B40B0A">
          <w:rPr>
            <w:rFonts w:ascii="Gadugi" w:hAnsi="Gadugi" w:cs="Times New Roman"/>
            <w:sz w:val="24"/>
            <w:szCs w:val="24"/>
          </w:rPr>
          <w:t xml:space="preserve"> (CAWI)</w:t>
        </w:r>
      </w:ins>
      <w:r w:rsidR="00A379B2" w:rsidRPr="00B94E40">
        <w:rPr>
          <w:rFonts w:ascii="Gadugi" w:hAnsi="Gadugi" w:cs="Times New Roman"/>
          <w:sz w:val="24"/>
          <w:szCs w:val="24"/>
        </w:rPr>
        <w:t xml:space="preserve">. The substance of the </w:t>
      </w:r>
      <w:del w:id="12" w:author="Ben Stanley" w:date="2018-12-05T15:36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 xml:space="preserve">two </w:delText>
        </w:r>
      </w:del>
      <w:r w:rsidR="00A379B2" w:rsidRPr="00B94E40">
        <w:rPr>
          <w:rFonts w:ascii="Gadugi" w:hAnsi="Gadugi" w:cs="Times New Roman"/>
          <w:sz w:val="24"/>
          <w:szCs w:val="24"/>
        </w:rPr>
        <w:t>questionnaires</w:t>
      </w:r>
      <w:ins w:id="13" w:author="Ben Stanley" w:date="2018-12-05T15:36:00Z">
        <w:r w:rsidR="00B40B0A">
          <w:rPr>
            <w:rFonts w:ascii="Gadugi" w:hAnsi="Gadugi" w:cs="Times New Roman"/>
            <w:sz w:val="24"/>
            <w:szCs w:val="24"/>
          </w:rPr>
          <w:t xml:space="preserve"> </w:t>
        </w:r>
      </w:ins>
      <w:del w:id="14" w:author="Ben Stanley" w:date="2018-12-05T15:36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 xml:space="preserve"> (approaches) </w:delText>
        </w:r>
      </w:del>
      <w:r w:rsidR="00A379B2" w:rsidRPr="00B94E40">
        <w:rPr>
          <w:rFonts w:ascii="Gadugi" w:hAnsi="Gadugi" w:cs="Times New Roman"/>
          <w:sz w:val="24"/>
          <w:szCs w:val="24"/>
        </w:rPr>
        <w:t>will be overlapping to a certain extent</w:t>
      </w:r>
      <w:del w:id="15" w:author="Ben Stanley" w:date="2018-12-05T15:36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 xml:space="preserve">, in fact in about </w:delText>
        </w:r>
      </w:del>
      <w:ins w:id="16" w:author="Ben Stanley" w:date="2018-12-05T15:36:00Z">
        <w:r w:rsidR="00B40B0A">
          <w:rPr>
            <w:rFonts w:ascii="Gadugi" w:hAnsi="Gadugi" w:cs="Times New Roman"/>
            <w:sz w:val="24"/>
            <w:szCs w:val="24"/>
          </w:rPr>
          <w:t>: we estimate that the CAWI questionnair</w:t>
        </w:r>
      </w:ins>
      <w:ins w:id="17" w:author="Ben Stanley" w:date="2018-12-05T15:37:00Z">
        <w:r w:rsidR="00B40B0A">
          <w:rPr>
            <w:rFonts w:ascii="Gadugi" w:hAnsi="Gadugi" w:cs="Times New Roman"/>
            <w:sz w:val="24"/>
            <w:szCs w:val="24"/>
          </w:rPr>
          <w:t xml:space="preserve">e will use around a third </w:t>
        </w:r>
      </w:ins>
      <w:del w:id="18" w:author="Ben Stanley" w:date="2018-12-05T15:37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 xml:space="preserve">35% </w:delText>
        </w:r>
      </w:del>
      <w:r w:rsidR="00A379B2" w:rsidRPr="00B94E40">
        <w:rPr>
          <w:rFonts w:ascii="Gadugi" w:hAnsi="Gadugi" w:cs="Times New Roman"/>
          <w:sz w:val="24"/>
          <w:szCs w:val="24"/>
        </w:rPr>
        <w:t>of the modules and questions</w:t>
      </w:r>
      <w:del w:id="19" w:author="Ben Stanley" w:date="2018-12-05T15:37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 xml:space="preserve"> </w:delText>
        </w:r>
      </w:del>
      <w:ins w:id="20" w:author="Ben Stanley" w:date="2018-12-05T15:37:00Z">
        <w:r w:rsidR="00B40B0A">
          <w:rPr>
            <w:rFonts w:ascii="Gadugi" w:hAnsi="Gadugi" w:cs="Times New Roman"/>
            <w:sz w:val="24"/>
            <w:szCs w:val="24"/>
          </w:rPr>
          <w:t xml:space="preserve"> in the CAPI questionnaire</w:t>
        </w:r>
      </w:ins>
      <w:del w:id="21" w:author="Ben Stanley" w:date="2018-12-05T15:37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asked</w:delText>
        </w:r>
      </w:del>
      <w:r w:rsidR="00A379B2" w:rsidRPr="00B94E40">
        <w:rPr>
          <w:rFonts w:ascii="Gadugi" w:hAnsi="Gadugi" w:cs="Times New Roman"/>
          <w:sz w:val="24"/>
          <w:szCs w:val="24"/>
        </w:rPr>
        <w:t xml:space="preserve">. </w:t>
      </w:r>
      <w:del w:id="22" w:author="Ben Stanley" w:date="2018-12-05T15:37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This is overlap is necessary to assure that we can</w:delText>
        </w:r>
      </w:del>
      <w:ins w:id="23" w:author="Ben Stanley" w:date="2018-12-05T15:37:00Z">
        <w:r w:rsidR="00B40B0A">
          <w:rPr>
            <w:rFonts w:ascii="Gadugi" w:hAnsi="Gadugi" w:cs="Times New Roman"/>
            <w:sz w:val="24"/>
            <w:szCs w:val="24"/>
          </w:rPr>
          <w:t xml:space="preserve">This overlap will allow us to </w:t>
        </w:r>
      </w:ins>
      <w:del w:id="24" w:author="Ben Stanley" w:date="2018-12-05T15:37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 xml:space="preserve"> </w:delText>
        </w:r>
      </w:del>
      <w:r w:rsidR="00A379B2" w:rsidRPr="00B94E40">
        <w:rPr>
          <w:rFonts w:ascii="Gadugi" w:hAnsi="Gadugi" w:cs="Times New Roman"/>
          <w:sz w:val="24"/>
          <w:szCs w:val="24"/>
        </w:rPr>
        <w:t xml:space="preserve">estimate </w:t>
      </w:r>
      <w:del w:id="25" w:author="Ben Stanley" w:date="2018-12-05T15:37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 xml:space="preserve">the </w:delText>
        </w:r>
      </w:del>
      <w:r w:rsidR="00A379B2" w:rsidRPr="00B94E40">
        <w:rPr>
          <w:rFonts w:ascii="Gadugi" w:hAnsi="Gadugi" w:cs="Times New Roman"/>
          <w:sz w:val="24"/>
          <w:szCs w:val="24"/>
        </w:rPr>
        <w:t xml:space="preserve">differences </w:t>
      </w:r>
      <w:ins w:id="26" w:author="Ben Stanley" w:date="2018-12-05T15:38:00Z">
        <w:r w:rsidR="00B40B0A">
          <w:rPr>
            <w:rFonts w:ascii="Gadugi" w:hAnsi="Gadugi" w:cs="Times New Roman"/>
            <w:sz w:val="24"/>
            <w:szCs w:val="24"/>
          </w:rPr>
          <w:t xml:space="preserve">in the character of the sample and the nature of responses </w:t>
        </w:r>
      </w:ins>
      <w:r w:rsidR="00A379B2" w:rsidRPr="00B94E40">
        <w:rPr>
          <w:rFonts w:ascii="Gadugi" w:hAnsi="Gadugi" w:cs="Times New Roman"/>
          <w:sz w:val="24"/>
          <w:szCs w:val="24"/>
        </w:rPr>
        <w:t>between</w:t>
      </w:r>
      <w:ins w:id="27" w:author="Ben Stanley" w:date="2018-12-05T15:37:00Z">
        <w:r w:rsidR="00B40B0A">
          <w:rPr>
            <w:rFonts w:ascii="Gadugi" w:hAnsi="Gadugi" w:cs="Times New Roman"/>
            <w:sz w:val="24"/>
            <w:szCs w:val="24"/>
          </w:rPr>
          <w:t xml:space="preserve"> the</w:t>
        </w:r>
      </w:ins>
      <w:r w:rsidR="00A379B2" w:rsidRPr="00B94E40">
        <w:rPr>
          <w:rFonts w:ascii="Gadugi" w:hAnsi="Gadugi" w:cs="Times New Roman"/>
          <w:sz w:val="24"/>
          <w:szCs w:val="24"/>
        </w:rPr>
        <w:t xml:space="preserve"> </w:t>
      </w:r>
      <w:del w:id="28" w:author="Ben Stanley" w:date="2018-12-05T15:38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two approaches derived from the sampling procedure and the mode of intervening</w:delText>
        </w:r>
      </w:del>
      <w:ins w:id="29" w:author="Ben Stanley" w:date="2018-12-05T15:38:00Z">
        <w:r w:rsidR="00B40B0A">
          <w:rPr>
            <w:rFonts w:ascii="Gadugi" w:hAnsi="Gadugi" w:cs="Times New Roman"/>
            <w:sz w:val="24"/>
            <w:szCs w:val="24"/>
          </w:rPr>
          <w:t>CAPI and CAWI procedures</w:t>
        </w:r>
      </w:ins>
      <w:r w:rsidR="00A379B2" w:rsidRPr="00B94E40">
        <w:rPr>
          <w:rFonts w:ascii="Gadugi" w:hAnsi="Gadugi" w:cs="Times New Roman"/>
          <w:sz w:val="24"/>
          <w:szCs w:val="24"/>
        </w:rPr>
        <w:t xml:space="preserve">. </w:t>
      </w:r>
      <w:r w:rsidRPr="00B94E40">
        <w:rPr>
          <w:rFonts w:ascii="Gadugi" w:hAnsi="Gadugi" w:cs="Times New Roman"/>
          <w:sz w:val="24"/>
          <w:szCs w:val="24"/>
        </w:rPr>
        <w:t xml:space="preserve">The </w:t>
      </w:r>
      <w:del w:id="30" w:author="Ben Stanley" w:date="2018-12-05T15:38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face to face</w:delText>
        </w:r>
      </w:del>
      <w:ins w:id="31" w:author="Ben Stanley" w:date="2018-12-05T15:38:00Z">
        <w:r w:rsidR="00B40B0A">
          <w:rPr>
            <w:rFonts w:ascii="Gadugi" w:hAnsi="Gadugi" w:cs="Times New Roman"/>
            <w:sz w:val="24"/>
            <w:szCs w:val="24"/>
          </w:rPr>
          <w:t>CAPI face-to-face</w:t>
        </w:r>
      </w:ins>
      <w:r w:rsidR="00A379B2" w:rsidRPr="00B94E40">
        <w:rPr>
          <w:rFonts w:ascii="Gadugi" w:hAnsi="Gadugi" w:cs="Times New Roman"/>
          <w:sz w:val="24"/>
          <w:szCs w:val="24"/>
        </w:rPr>
        <w:t xml:space="preserve"> questionnaire will </w:t>
      </w:r>
      <w:del w:id="32" w:author="Ben Stanley" w:date="2018-12-05T15:38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be</w:delText>
        </w:r>
        <w:r w:rsidRPr="00B94E40" w:rsidDel="00B40B0A">
          <w:rPr>
            <w:rFonts w:ascii="Gadugi" w:hAnsi="Gadugi" w:cs="Times New Roman"/>
            <w:sz w:val="24"/>
            <w:szCs w:val="24"/>
          </w:rPr>
          <w:delText xml:space="preserve"> about </w:delText>
        </w:r>
      </w:del>
      <w:ins w:id="33" w:author="Ben Stanley" w:date="2018-12-05T15:38:00Z">
        <w:r w:rsidR="00B40B0A">
          <w:rPr>
            <w:rFonts w:ascii="Gadugi" w:hAnsi="Gadugi" w:cs="Times New Roman"/>
            <w:sz w:val="24"/>
            <w:szCs w:val="24"/>
          </w:rPr>
          <w:t xml:space="preserve">take approximately </w:t>
        </w:r>
      </w:ins>
      <w:r w:rsidR="00A379B2" w:rsidRPr="00B94E40">
        <w:rPr>
          <w:rFonts w:ascii="Gadugi" w:hAnsi="Gadugi" w:cs="Times New Roman"/>
          <w:sz w:val="24"/>
          <w:szCs w:val="24"/>
        </w:rPr>
        <w:t>1</w:t>
      </w:r>
      <w:r w:rsidRPr="00B94E40">
        <w:rPr>
          <w:rFonts w:ascii="Gadugi" w:hAnsi="Gadugi" w:cs="Times New Roman"/>
          <w:sz w:val="24"/>
          <w:szCs w:val="24"/>
        </w:rPr>
        <w:t xml:space="preserve"> hour</w:t>
      </w:r>
      <w:r w:rsidR="00A379B2" w:rsidRPr="00B94E40">
        <w:rPr>
          <w:rFonts w:ascii="Gadugi" w:hAnsi="Gadugi" w:cs="Times New Roman"/>
          <w:sz w:val="24"/>
          <w:szCs w:val="24"/>
        </w:rPr>
        <w:t xml:space="preserve"> to 1 hour 10 minutes</w:t>
      </w:r>
      <w:del w:id="34" w:author="Ben Stanley" w:date="2018-12-05T15:39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 xml:space="preserve"> long</w:delText>
        </w:r>
        <w:r w:rsidRPr="00B94E40" w:rsidDel="00B40B0A">
          <w:rPr>
            <w:rFonts w:ascii="Gadugi" w:hAnsi="Gadugi" w:cs="Times New Roman"/>
            <w:sz w:val="24"/>
            <w:szCs w:val="24"/>
          </w:rPr>
          <w:delText xml:space="preserve">. </w:delText>
        </w:r>
        <w:r w:rsidR="003A19C3" w:rsidRPr="00B94E40" w:rsidDel="00B40B0A">
          <w:rPr>
            <w:rFonts w:ascii="Gadugi" w:hAnsi="Gadugi" w:cs="Times New Roman"/>
            <w:sz w:val="24"/>
            <w:szCs w:val="24"/>
          </w:rPr>
          <w:delText>The randomly selected</w:delText>
        </w:r>
      </w:del>
      <w:ins w:id="35" w:author="Ben Stanley" w:date="2018-12-05T15:39:00Z">
        <w:r w:rsidR="00B40B0A">
          <w:rPr>
            <w:rFonts w:ascii="Gadugi" w:hAnsi="Gadugi" w:cs="Times New Roman"/>
            <w:sz w:val="24"/>
            <w:szCs w:val="24"/>
          </w:rPr>
          <w:t>, using a randomly selected</w:t>
        </w:r>
      </w:ins>
      <w:r w:rsidR="003A19C3" w:rsidRPr="00B94E40">
        <w:rPr>
          <w:rFonts w:ascii="Gadugi" w:hAnsi="Gadugi" w:cs="Times New Roman"/>
          <w:sz w:val="24"/>
          <w:szCs w:val="24"/>
        </w:rPr>
        <w:t xml:space="preserve"> sample </w:t>
      </w:r>
      <w:del w:id="36" w:author="Ben Stanley" w:date="2018-12-05T15:39:00Z">
        <w:r w:rsidR="003A19C3" w:rsidRPr="00B94E40" w:rsidDel="00B40B0A">
          <w:rPr>
            <w:rFonts w:ascii="Gadugi" w:hAnsi="Gadugi" w:cs="Times New Roman"/>
            <w:sz w:val="24"/>
            <w:szCs w:val="24"/>
          </w:rPr>
          <w:delText xml:space="preserve">size will be </w:delText>
        </w:r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15</w:delText>
        </w:r>
        <w:r w:rsidR="003A19C3" w:rsidRPr="00B94E40" w:rsidDel="00B40B0A">
          <w:rPr>
            <w:rFonts w:ascii="Gadugi" w:hAnsi="Gadugi" w:cs="Times New Roman"/>
            <w:sz w:val="24"/>
            <w:szCs w:val="24"/>
          </w:rPr>
          <w:delText>00</w:delText>
        </w:r>
      </w:del>
      <w:ins w:id="37" w:author="Ben Stanley" w:date="2018-12-05T15:39:00Z">
        <w:r w:rsidR="00B40B0A">
          <w:rPr>
            <w:rFonts w:ascii="Gadugi" w:hAnsi="Gadugi" w:cs="Times New Roman"/>
            <w:sz w:val="24"/>
            <w:szCs w:val="24"/>
          </w:rPr>
          <w:t>of 1500 adult Poles</w:t>
        </w:r>
      </w:ins>
      <w:r w:rsidR="003A19C3" w:rsidRPr="00B94E40">
        <w:rPr>
          <w:rFonts w:ascii="Gadugi" w:hAnsi="Gadugi" w:cs="Times New Roman"/>
          <w:sz w:val="24"/>
          <w:szCs w:val="24"/>
        </w:rPr>
        <w:t xml:space="preserve">. </w:t>
      </w:r>
      <w:ins w:id="38" w:author="Ben Stanley" w:date="2018-12-05T15:40:00Z">
        <w:r w:rsidR="00B40B0A">
          <w:rPr>
            <w:rFonts w:ascii="Gadugi" w:hAnsi="Gadugi" w:cs="Times New Roman"/>
            <w:sz w:val="24"/>
            <w:szCs w:val="24"/>
          </w:rPr>
          <w:t>A s</w:t>
        </w:r>
      </w:ins>
      <w:del w:id="39" w:author="Ben Stanley" w:date="2018-12-05T15:40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S</w:delText>
        </w:r>
      </w:del>
      <w:r w:rsidR="00A379B2" w:rsidRPr="00B94E40">
        <w:rPr>
          <w:rFonts w:ascii="Gadugi" w:hAnsi="Gadugi" w:cs="Times New Roman"/>
          <w:sz w:val="24"/>
          <w:szCs w:val="24"/>
        </w:rPr>
        <w:t xml:space="preserve">ignificant </w:t>
      </w:r>
      <w:del w:id="40" w:author="Ben Stanley" w:date="2018-12-05T15:40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 xml:space="preserve">part </w:delText>
        </w:r>
      </w:del>
      <w:ins w:id="41" w:author="Ben Stanley" w:date="2018-12-05T15:40:00Z">
        <w:r w:rsidR="00B40B0A">
          <w:rPr>
            <w:rFonts w:ascii="Gadugi" w:hAnsi="Gadugi" w:cs="Times New Roman"/>
            <w:sz w:val="24"/>
            <w:szCs w:val="24"/>
          </w:rPr>
          <w:t>proportion</w:t>
        </w:r>
        <w:r w:rsidR="00B40B0A" w:rsidRPr="00B94E40">
          <w:rPr>
            <w:rFonts w:ascii="Gadugi" w:hAnsi="Gadugi" w:cs="Times New Roman"/>
            <w:sz w:val="24"/>
            <w:szCs w:val="24"/>
          </w:rPr>
          <w:t xml:space="preserve"> </w:t>
        </w:r>
      </w:ins>
      <w:r w:rsidR="004379EA" w:rsidRPr="00B94E40">
        <w:rPr>
          <w:rFonts w:ascii="Gadugi" w:hAnsi="Gadugi" w:cs="Times New Roman"/>
          <w:sz w:val="24"/>
          <w:szCs w:val="24"/>
        </w:rPr>
        <w:t xml:space="preserve">of the questions </w:t>
      </w:r>
      <w:del w:id="42" w:author="Ben Stanley" w:date="2018-12-05T15:41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of the</w:delText>
        </w:r>
      </w:del>
      <w:ins w:id="43" w:author="Ben Stanley" w:date="2018-12-05T15:41:00Z">
        <w:r w:rsidR="00B40B0A">
          <w:rPr>
            <w:rFonts w:ascii="Gadugi" w:hAnsi="Gadugi" w:cs="Times New Roman"/>
            <w:sz w:val="24"/>
            <w:szCs w:val="24"/>
          </w:rPr>
          <w:t>to be used in the</w:t>
        </w:r>
      </w:ins>
      <w:r w:rsidR="00A379B2" w:rsidRPr="00B94E40">
        <w:rPr>
          <w:rFonts w:ascii="Gadugi" w:hAnsi="Gadugi" w:cs="Times New Roman"/>
          <w:sz w:val="24"/>
          <w:szCs w:val="24"/>
        </w:rPr>
        <w:t xml:space="preserve"> 2019 </w:t>
      </w:r>
      <w:del w:id="44" w:author="Ben Stanley" w:date="2018-12-05T15:41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 xml:space="preserve">edition </w:delText>
        </w:r>
      </w:del>
      <w:ins w:id="45" w:author="Ben Stanley" w:date="2018-12-05T15:41:00Z">
        <w:r w:rsidR="00B40B0A">
          <w:rPr>
            <w:rFonts w:ascii="Gadugi" w:hAnsi="Gadugi" w:cs="Times New Roman"/>
            <w:sz w:val="24"/>
            <w:szCs w:val="24"/>
          </w:rPr>
          <w:t xml:space="preserve">questionnaire will come from previous iterations of the PNES survey or from other surveys as discussed in the previous section, but </w:t>
        </w:r>
      </w:ins>
      <w:ins w:id="46" w:author="Ben Stanley" w:date="2018-12-05T15:42:00Z">
        <w:r w:rsidR="00B40B0A">
          <w:rPr>
            <w:rFonts w:ascii="Gadugi" w:hAnsi="Gadugi" w:cs="Times New Roman"/>
            <w:sz w:val="24"/>
            <w:szCs w:val="24"/>
          </w:rPr>
          <w:t>the survey will also contain a number of new questions that reflect</w:t>
        </w:r>
        <w:r w:rsidR="009E6427">
          <w:rPr>
            <w:rFonts w:ascii="Gadugi" w:hAnsi="Gadugi" w:cs="Times New Roman"/>
            <w:sz w:val="24"/>
            <w:szCs w:val="24"/>
          </w:rPr>
          <w:t xml:space="preserve"> new issues or the greater current salience of old ones.</w:t>
        </w:r>
      </w:ins>
      <w:del w:id="47" w:author="Ben Stanley" w:date="2018-12-05T15:41:00Z"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has</w:delText>
        </w:r>
        <w:r w:rsidR="004379EA" w:rsidRPr="00B94E40" w:rsidDel="00B40B0A">
          <w:rPr>
            <w:rFonts w:ascii="Gadugi" w:hAnsi="Gadugi" w:cs="Times New Roman"/>
            <w:sz w:val="24"/>
            <w:szCs w:val="24"/>
          </w:rPr>
          <w:delText xml:space="preserve"> been used in the past in the </w:delText>
        </w:r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PNES earlier surveys</w:delText>
        </w:r>
        <w:r w:rsidR="004379EA" w:rsidRPr="00B94E40" w:rsidDel="00B40B0A">
          <w:rPr>
            <w:rFonts w:ascii="Gadugi" w:hAnsi="Gadugi" w:cs="Times New Roman"/>
            <w:sz w:val="24"/>
            <w:szCs w:val="24"/>
          </w:rPr>
          <w:delText xml:space="preserve"> or come from other comparative projects quoted in the previous sections</w:delText>
        </w:r>
        <w:r w:rsidR="00A379B2" w:rsidRPr="00B94E40" w:rsidDel="00B40B0A">
          <w:rPr>
            <w:rFonts w:ascii="Gadugi" w:hAnsi="Gadugi" w:cs="Times New Roman"/>
            <w:sz w:val="24"/>
            <w:szCs w:val="24"/>
          </w:rPr>
          <w:delText>.</w:delText>
        </w:r>
      </w:del>
    </w:p>
    <w:p w14:paraId="72AB297F" w14:textId="127E0E7A" w:rsidR="00D133F0" w:rsidRPr="00B94E40" w:rsidRDefault="00D133F0" w:rsidP="00B94E40">
      <w:pPr>
        <w:ind w:right="-233"/>
        <w:jc w:val="both"/>
        <w:rPr>
          <w:rFonts w:ascii="Gadugi" w:hAnsi="Gadugi" w:cs="Times New Roman"/>
          <w:sz w:val="24"/>
          <w:szCs w:val="24"/>
          <w:lang w:val="en-GB"/>
        </w:rPr>
      </w:pPr>
      <w:del w:id="48" w:author="Ben Stanley" w:date="2018-12-05T15:42:00Z">
        <w:r w:rsidRPr="00B94E40" w:rsidDel="009E6427">
          <w:rPr>
            <w:rFonts w:ascii="Gadugi" w:hAnsi="Gadugi" w:cs="Times New Roman"/>
            <w:sz w:val="24"/>
            <w:szCs w:val="24"/>
          </w:rPr>
          <w:delText>Our environmental aggregate</w:delText>
        </w:r>
      </w:del>
      <w:ins w:id="49" w:author="Ben Stanley" w:date="2018-12-05T15:42:00Z">
        <w:r w:rsidR="009E6427">
          <w:rPr>
            <w:rFonts w:ascii="Gadugi" w:hAnsi="Gadugi" w:cs="Times New Roman"/>
            <w:sz w:val="24"/>
            <w:szCs w:val="24"/>
          </w:rPr>
          <w:t>Aggregat</w:t>
        </w:r>
      </w:ins>
      <w:ins w:id="50" w:author="Ben Stanley" w:date="2018-12-05T15:43:00Z">
        <w:r w:rsidR="009E6427">
          <w:rPr>
            <w:rFonts w:ascii="Gadugi" w:hAnsi="Gadugi" w:cs="Times New Roman"/>
            <w:sz w:val="24"/>
            <w:szCs w:val="24"/>
          </w:rPr>
          <w:t>e</w:t>
        </w:r>
      </w:ins>
      <w:r w:rsidRPr="00B94E40">
        <w:rPr>
          <w:rFonts w:ascii="Gadugi" w:hAnsi="Gadugi" w:cs="Times New Roman"/>
          <w:sz w:val="24"/>
          <w:szCs w:val="24"/>
        </w:rPr>
        <w:t xml:space="preserve"> statistical data will come from the </w:t>
      </w:r>
      <w:ins w:id="51" w:author="Ben Stanley" w:date="2018-12-05T15:43:00Z">
        <w:r w:rsidR="009E6427">
          <w:rPr>
            <w:rFonts w:ascii="Gadugi" w:hAnsi="Gadugi" w:cs="Times New Roman"/>
            <w:sz w:val="24"/>
            <w:szCs w:val="24"/>
          </w:rPr>
          <w:t xml:space="preserve">resources of the </w:t>
        </w:r>
      </w:ins>
      <w:r w:rsidRPr="00B94E40">
        <w:rPr>
          <w:rFonts w:ascii="Gadugi" w:hAnsi="Gadugi" w:cs="Times New Roman"/>
          <w:sz w:val="24"/>
          <w:szCs w:val="24"/>
        </w:rPr>
        <w:t xml:space="preserve">National Electoral Commission (PKW) </w:t>
      </w:r>
      <w:del w:id="52" w:author="Ben Stanley" w:date="2018-12-05T15:43:00Z">
        <w:r w:rsidRPr="00B94E40" w:rsidDel="009E6427">
          <w:rPr>
            <w:rFonts w:ascii="Gadugi" w:hAnsi="Gadugi" w:cs="Times New Roman"/>
            <w:sz w:val="24"/>
            <w:szCs w:val="24"/>
          </w:rPr>
          <w:delText>as well as</w:delText>
        </w:r>
      </w:del>
      <w:ins w:id="53" w:author="Ben Stanley" w:date="2018-12-05T15:43:00Z">
        <w:r w:rsidR="009E6427">
          <w:rPr>
            <w:rFonts w:ascii="Gadugi" w:hAnsi="Gadugi" w:cs="Times New Roman"/>
            <w:sz w:val="24"/>
            <w:szCs w:val="24"/>
          </w:rPr>
          <w:t>and the</w:t>
        </w:r>
      </w:ins>
      <w:r w:rsidRPr="00B94E40">
        <w:rPr>
          <w:rFonts w:ascii="Gadugi" w:hAnsi="Gadugi" w:cs="Times New Roman"/>
          <w:sz w:val="24"/>
          <w:szCs w:val="24"/>
        </w:rPr>
        <w:t xml:space="preserve"> Central Statistical Office (GUS). </w:t>
      </w:r>
      <w:del w:id="54" w:author="Ben Stanley" w:date="2018-12-05T15:43:00Z">
        <w:r w:rsidRPr="00B94E40" w:rsidDel="009E6427">
          <w:rPr>
            <w:rFonts w:ascii="Gadugi" w:hAnsi="Gadugi" w:cs="Times New Roman"/>
            <w:sz w:val="24"/>
            <w:szCs w:val="24"/>
          </w:rPr>
          <w:delText>We collect these data in order to</w:delText>
        </w:r>
      </w:del>
      <w:ins w:id="55" w:author="Ben Stanley" w:date="2018-12-05T15:43:00Z">
        <w:r w:rsidR="009E6427">
          <w:rPr>
            <w:rFonts w:ascii="Gadugi" w:hAnsi="Gadugi" w:cs="Times New Roman"/>
            <w:sz w:val="24"/>
            <w:szCs w:val="24"/>
          </w:rPr>
          <w:t>These data will be collected to</w:t>
        </w:r>
      </w:ins>
      <w:r w:rsidRPr="00B94E40">
        <w:rPr>
          <w:rFonts w:ascii="Gadugi" w:hAnsi="Gadugi" w:cs="Times New Roman"/>
          <w:sz w:val="24"/>
          <w:szCs w:val="24"/>
        </w:rPr>
        <w:t xml:space="preserve"> provide </w:t>
      </w:r>
      <w:del w:id="56" w:author="Ben Stanley" w:date="2018-12-05T15:43:00Z">
        <w:r w:rsidRPr="00B94E40" w:rsidDel="009E6427">
          <w:rPr>
            <w:rFonts w:ascii="Gadugi" w:hAnsi="Gadugi" w:cs="Times New Roman"/>
            <w:sz w:val="24"/>
            <w:szCs w:val="24"/>
          </w:rPr>
          <w:delText xml:space="preserve">all the necessary </w:delText>
        </w:r>
      </w:del>
      <w:r w:rsidRPr="00B94E40">
        <w:rPr>
          <w:rFonts w:ascii="Gadugi" w:hAnsi="Gadugi" w:cs="Times New Roman"/>
          <w:sz w:val="24"/>
          <w:szCs w:val="24"/>
        </w:rPr>
        <w:t xml:space="preserve">contextual information </w:t>
      </w:r>
      <w:del w:id="57" w:author="Ben Stanley" w:date="2018-12-05T15:43:00Z">
        <w:r w:rsidRPr="00B94E40" w:rsidDel="009E6427">
          <w:rPr>
            <w:rFonts w:ascii="Gadugi" w:hAnsi="Gadugi" w:cs="Times New Roman"/>
            <w:sz w:val="24"/>
            <w:szCs w:val="24"/>
          </w:rPr>
          <w:delText>that can be relevant in the</w:delText>
        </w:r>
      </w:del>
      <w:ins w:id="58" w:author="Ben Stanley" w:date="2018-12-05T15:43:00Z">
        <w:r w:rsidR="009E6427">
          <w:rPr>
            <w:rFonts w:ascii="Gadugi" w:hAnsi="Gadugi" w:cs="Times New Roman"/>
            <w:sz w:val="24"/>
            <w:szCs w:val="24"/>
          </w:rPr>
          <w:t>of relevance to the</w:t>
        </w:r>
      </w:ins>
      <w:r w:rsidRPr="00B94E40">
        <w:rPr>
          <w:rFonts w:ascii="Gadugi" w:hAnsi="Gadugi" w:cs="Times New Roman"/>
          <w:sz w:val="24"/>
          <w:szCs w:val="24"/>
        </w:rPr>
        <w:t xml:space="preserve"> analysis of the 2019 parliamentary election.</w:t>
      </w:r>
    </w:p>
    <w:p w14:paraId="7883C861" w14:textId="3CC29101" w:rsidR="00D133F0" w:rsidRPr="00B94E40" w:rsidDel="002A31DC" w:rsidRDefault="00D133F0" w:rsidP="00B94E40">
      <w:pPr>
        <w:ind w:right="-233"/>
        <w:jc w:val="both"/>
        <w:rPr>
          <w:del w:id="59" w:author="Ben Stanley" w:date="2018-12-05T15:45:00Z"/>
          <w:rFonts w:ascii="Gadugi" w:hAnsi="Gadugi" w:cs="Times New Roman"/>
          <w:b/>
          <w:sz w:val="24"/>
          <w:szCs w:val="24"/>
          <w:lang w:val="en-GB"/>
        </w:rPr>
      </w:pPr>
      <w:r w:rsidRPr="00B94E40">
        <w:rPr>
          <w:rFonts w:ascii="Gadugi" w:hAnsi="Gadugi" w:cs="Times New Roman"/>
          <w:sz w:val="24"/>
          <w:szCs w:val="24"/>
          <w:lang w:val="en-GB"/>
        </w:rPr>
        <w:t xml:space="preserve">As </w:t>
      </w:r>
      <w:proofErr w:type="gramStart"/>
      <w:r w:rsidRPr="00B94E40">
        <w:rPr>
          <w:rFonts w:ascii="Gadugi" w:hAnsi="Gadugi" w:cs="Times New Roman"/>
          <w:sz w:val="24"/>
          <w:szCs w:val="24"/>
          <w:lang w:val="en-GB"/>
        </w:rPr>
        <w:t>mentioned</w:t>
      </w:r>
      <w:proofErr w:type="gramEnd"/>
      <w:r w:rsidRPr="00B94E40">
        <w:rPr>
          <w:rFonts w:ascii="Gadugi" w:hAnsi="Gadugi" w:cs="Times New Roman"/>
          <w:sz w:val="24"/>
          <w:szCs w:val="24"/>
          <w:lang w:val="en-GB"/>
        </w:rPr>
        <w:t xml:space="preserve"> </w:t>
      </w:r>
      <w:del w:id="60" w:author="Ben Stanley" w:date="2018-12-05T15:43:00Z">
        <w:r w:rsidRPr="00B94E40" w:rsidDel="009E6427">
          <w:rPr>
            <w:rFonts w:ascii="Gadugi" w:hAnsi="Gadugi" w:cs="Times New Roman"/>
            <w:sz w:val="24"/>
            <w:szCs w:val="24"/>
            <w:lang w:val="en-GB"/>
          </w:rPr>
          <w:delText>before</w:delText>
        </w:r>
      </w:del>
      <w:ins w:id="61" w:author="Ben Stanley" w:date="2018-12-05T15:43:00Z">
        <w:r w:rsidR="009E6427">
          <w:rPr>
            <w:rFonts w:ascii="Gadugi" w:hAnsi="Gadugi" w:cs="Times New Roman"/>
            <w:sz w:val="24"/>
            <w:szCs w:val="24"/>
            <w:lang w:val="en-GB"/>
          </w:rPr>
          <w:t>in the preceding section</w:t>
        </w:r>
      </w:ins>
      <w:r w:rsidRPr="00B94E40">
        <w:rPr>
          <w:rFonts w:ascii="Gadugi" w:hAnsi="Gadugi" w:cs="Times New Roman"/>
          <w:sz w:val="24"/>
          <w:szCs w:val="24"/>
          <w:lang w:val="en-GB"/>
        </w:rPr>
        <w:t>,</w:t>
      </w:r>
      <w:ins w:id="62" w:author="Ben Stanley" w:date="2018-12-05T15:43:00Z">
        <w:r w:rsidR="009E6427">
          <w:rPr>
            <w:rFonts w:ascii="Gadugi" w:hAnsi="Gadugi" w:cs="Times New Roman"/>
            <w:sz w:val="24"/>
            <w:szCs w:val="24"/>
            <w:lang w:val="en-GB"/>
          </w:rPr>
          <w:t xml:space="preserve"> we also en</w:t>
        </w:r>
      </w:ins>
      <w:ins w:id="63" w:author="Ben Stanley" w:date="2018-12-05T15:44:00Z">
        <w:r w:rsidR="009E6427">
          <w:rPr>
            <w:rFonts w:ascii="Gadugi" w:hAnsi="Gadugi" w:cs="Times New Roman"/>
            <w:sz w:val="24"/>
            <w:szCs w:val="24"/>
            <w:lang w:val="en-GB"/>
          </w:rPr>
          <w:t>visage</w:t>
        </w:r>
      </w:ins>
      <w:r w:rsidRPr="00B94E40">
        <w:rPr>
          <w:rFonts w:ascii="Gadugi" w:hAnsi="Gadugi" w:cs="Times New Roman"/>
          <w:sz w:val="24"/>
          <w:szCs w:val="24"/>
          <w:lang w:val="en-GB"/>
        </w:rPr>
        <w:t xml:space="preserve"> two additional components </w:t>
      </w:r>
      <w:del w:id="64" w:author="Ben Stanley" w:date="2018-12-05T15:44:00Z"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 xml:space="preserve">are envisaged to </w:delText>
        </w:r>
      </w:del>
      <w:ins w:id="65" w:author="Ben Stanley" w:date="2018-12-05T15:44:00Z">
        <w:r w:rsidR="002A31DC">
          <w:rPr>
            <w:rFonts w:ascii="Gadugi" w:hAnsi="Gadugi" w:cs="Times New Roman"/>
            <w:sz w:val="24"/>
            <w:szCs w:val="24"/>
            <w:lang w:val="en-GB"/>
          </w:rPr>
          <w:t xml:space="preserve">which will </w:t>
        </w:r>
      </w:ins>
      <w:r w:rsidRPr="00B94E40">
        <w:rPr>
          <w:rFonts w:ascii="Gadugi" w:hAnsi="Gadugi" w:cs="Times New Roman"/>
          <w:sz w:val="24"/>
          <w:szCs w:val="24"/>
          <w:lang w:val="en-GB"/>
        </w:rPr>
        <w:t>complement our empirical surveys</w:t>
      </w:r>
      <w:del w:id="66" w:author="Ben Stanley" w:date="2018-12-05T15:44:00Z"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>, namely</w:delText>
        </w:r>
      </w:del>
      <w:ins w:id="67" w:author="Ben Stanley" w:date="2018-12-05T15:44:00Z">
        <w:r w:rsidR="002A31DC">
          <w:rPr>
            <w:rFonts w:ascii="Gadugi" w:hAnsi="Gadugi" w:cs="Times New Roman"/>
            <w:sz w:val="24"/>
            <w:szCs w:val="24"/>
            <w:lang w:val="en-GB"/>
          </w:rPr>
          <w:t>:</w:t>
        </w:r>
      </w:ins>
      <w:r w:rsidRPr="00B94E40">
        <w:rPr>
          <w:rFonts w:ascii="Gadugi" w:hAnsi="Gadugi" w:cs="Times New Roman"/>
          <w:sz w:val="24"/>
          <w:szCs w:val="24"/>
          <w:lang w:val="en-GB"/>
        </w:rPr>
        <w:t xml:space="preserve"> a parliamentary elite study and an analysis of</w:t>
      </w:r>
      <w:del w:id="68" w:author="Ben Stanley" w:date="2018-12-05T15:44:00Z"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 xml:space="preserve"> the</w:delText>
        </w:r>
      </w:del>
      <w:r w:rsidRPr="00B94E40">
        <w:rPr>
          <w:rFonts w:ascii="Gadugi" w:hAnsi="Gadugi" w:cs="Times New Roman"/>
          <w:sz w:val="24"/>
          <w:szCs w:val="24"/>
          <w:lang w:val="en-GB"/>
        </w:rPr>
        <w:t xml:space="preserve"> party manifesto</w:t>
      </w:r>
      <w:del w:id="69" w:author="Ben Stanley" w:date="2018-12-05T15:44:00Z"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>e</w:delText>
        </w:r>
      </w:del>
      <w:r w:rsidRPr="00B94E40">
        <w:rPr>
          <w:rFonts w:ascii="Gadugi" w:hAnsi="Gadugi" w:cs="Times New Roman"/>
          <w:sz w:val="24"/>
          <w:szCs w:val="24"/>
          <w:lang w:val="en-GB"/>
        </w:rPr>
        <w:t xml:space="preserve">s. </w:t>
      </w:r>
      <w:ins w:id="70" w:author="Ben Stanley" w:date="2018-12-05T15:44:00Z">
        <w:r w:rsidR="002A31DC">
          <w:rPr>
            <w:rFonts w:ascii="Gadugi" w:hAnsi="Gadugi" w:cs="Times New Roman"/>
            <w:b/>
            <w:sz w:val="24"/>
            <w:szCs w:val="24"/>
            <w:lang w:val="en-GB"/>
          </w:rPr>
          <w:t xml:space="preserve">However, </w:t>
        </w:r>
        <w:proofErr w:type="spellStart"/>
        <w:r w:rsidR="002A31DC">
          <w:rPr>
            <w:rFonts w:ascii="Gadugi" w:hAnsi="Gadugi" w:cs="Times New Roman"/>
            <w:b/>
            <w:sz w:val="24"/>
            <w:szCs w:val="24"/>
            <w:lang w:val="en-GB"/>
          </w:rPr>
          <w:t>t</w:t>
        </w:r>
      </w:ins>
      <w:del w:id="71" w:author="Ben Stanley" w:date="2018-12-05T15:44:00Z">
        <w:r w:rsidRPr="00B94E40" w:rsidDel="002A31DC">
          <w:rPr>
            <w:rFonts w:ascii="Gadugi" w:hAnsi="Gadugi" w:cs="Times New Roman"/>
            <w:b/>
            <w:sz w:val="24"/>
            <w:szCs w:val="24"/>
            <w:lang w:val="en-GB"/>
          </w:rPr>
          <w:delText>T</w:delText>
        </w:r>
      </w:del>
      <w:r w:rsidRPr="00B94E40">
        <w:rPr>
          <w:rFonts w:ascii="Gadugi" w:hAnsi="Gadugi" w:cs="Times New Roman"/>
          <w:b/>
          <w:sz w:val="24"/>
          <w:szCs w:val="24"/>
          <w:lang w:val="en-GB"/>
        </w:rPr>
        <w:t>hese t</w:t>
      </w:r>
      <w:proofErr w:type="spellEnd"/>
      <w:r w:rsidRPr="00B94E40">
        <w:rPr>
          <w:rFonts w:ascii="Gadugi" w:hAnsi="Gadugi" w:cs="Times New Roman"/>
          <w:b/>
          <w:sz w:val="24"/>
          <w:szCs w:val="24"/>
          <w:lang w:val="en-GB"/>
        </w:rPr>
        <w:t xml:space="preserve">wo </w:t>
      </w:r>
      <w:del w:id="72" w:author="Ben Stanley" w:date="2018-12-05T15:44:00Z">
        <w:r w:rsidRPr="00B94E40" w:rsidDel="002A31DC">
          <w:rPr>
            <w:rFonts w:ascii="Gadugi" w:hAnsi="Gadugi" w:cs="Times New Roman"/>
            <w:b/>
            <w:sz w:val="24"/>
            <w:szCs w:val="24"/>
            <w:lang w:val="en-GB"/>
          </w:rPr>
          <w:delText xml:space="preserve">enterprises </w:delText>
        </w:r>
      </w:del>
      <w:ins w:id="73" w:author="Ben Stanley" w:date="2018-12-05T15:44:00Z">
        <w:r w:rsidR="002A31DC">
          <w:rPr>
            <w:rFonts w:ascii="Gadugi" w:hAnsi="Gadugi" w:cs="Times New Roman"/>
            <w:b/>
            <w:sz w:val="24"/>
            <w:szCs w:val="24"/>
            <w:lang w:val="en-GB"/>
          </w:rPr>
          <w:t>projects</w:t>
        </w:r>
        <w:r w:rsidR="002A31DC" w:rsidRPr="00B94E40">
          <w:rPr>
            <w:rFonts w:ascii="Gadugi" w:hAnsi="Gadugi" w:cs="Times New Roman"/>
            <w:b/>
            <w:sz w:val="24"/>
            <w:szCs w:val="24"/>
            <w:lang w:val="en-GB"/>
          </w:rPr>
          <w:t xml:space="preserve"> </w:t>
        </w:r>
      </w:ins>
      <w:del w:id="74" w:author="Ben Stanley" w:date="2018-12-05T15:44:00Z">
        <w:r w:rsidRPr="00B94E40" w:rsidDel="002A31DC">
          <w:rPr>
            <w:rFonts w:ascii="Gadugi" w:hAnsi="Gadugi" w:cs="Times New Roman"/>
            <w:b/>
            <w:sz w:val="24"/>
            <w:szCs w:val="24"/>
            <w:lang w:val="en-GB"/>
          </w:rPr>
          <w:delText xml:space="preserve">however </w:delText>
        </w:r>
      </w:del>
      <w:r w:rsidRPr="00B94E40">
        <w:rPr>
          <w:rFonts w:ascii="Gadugi" w:hAnsi="Gadugi" w:cs="Times New Roman"/>
          <w:b/>
          <w:sz w:val="24"/>
          <w:szCs w:val="24"/>
          <w:lang w:val="en-GB"/>
        </w:rPr>
        <w:t>are not part of this application</w:t>
      </w:r>
      <w:ins w:id="75" w:author="Ben Stanley" w:date="2018-12-05T15:44:00Z">
        <w:r w:rsidR="002A31DC">
          <w:rPr>
            <w:rFonts w:ascii="Gadugi" w:hAnsi="Gadugi" w:cs="Times New Roman"/>
            <w:b/>
            <w:sz w:val="24"/>
            <w:szCs w:val="24"/>
            <w:lang w:val="en-GB"/>
          </w:rPr>
          <w:t>;</w:t>
        </w:r>
      </w:ins>
      <w:del w:id="76" w:author="Ben Stanley" w:date="2018-12-05T15:44:00Z">
        <w:r w:rsidRPr="00B94E40" w:rsidDel="002A31DC">
          <w:rPr>
            <w:rFonts w:ascii="Gadugi" w:hAnsi="Gadugi" w:cs="Times New Roman"/>
            <w:b/>
            <w:sz w:val="24"/>
            <w:szCs w:val="24"/>
            <w:lang w:val="en-GB"/>
          </w:rPr>
          <w:delText>,</w:delText>
        </w:r>
      </w:del>
      <w:r w:rsidRPr="00B94E40">
        <w:rPr>
          <w:rFonts w:ascii="Gadugi" w:hAnsi="Gadugi" w:cs="Times New Roman"/>
          <w:b/>
          <w:sz w:val="24"/>
          <w:szCs w:val="24"/>
          <w:lang w:val="en-GB"/>
        </w:rPr>
        <w:t xml:space="preserve"> the team will seek funds</w:t>
      </w:r>
      <w:ins w:id="77" w:author="Ben Stanley" w:date="2018-12-05T15:44:00Z">
        <w:r w:rsidR="002A31DC">
          <w:rPr>
            <w:rFonts w:ascii="Gadugi" w:hAnsi="Gadugi" w:cs="Times New Roman"/>
            <w:b/>
            <w:sz w:val="24"/>
            <w:szCs w:val="24"/>
            <w:lang w:val="en-GB"/>
          </w:rPr>
          <w:t xml:space="preserve"> from other sources</w:t>
        </w:r>
      </w:ins>
      <w:r w:rsidRPr="00B94E40">
        <w:rPr>
          <w:rFonts w:ascii="Gadugi" w:hAnsi="Gadugi" w:cs="Times New Roman"/>
          <w:b/>
          <w:sz w:val="24"/>
          <w:szCs w:val="24"/>
          <w:lang w:val="en-GB"/>
        </w:rPr>
        <w:t xml:space="preserve"> to finance these </w:t>
      </w:r>
      <w:ins w:id="78" w:author="Ben Stanley" w:date="2018-12-05T15:45:00Z">
        <w:r w:rsidR="002A31DC">
          <w:rPr>
            <w:rFonts w:ascii="Gadugi" w:hAnsi="Gadugi" w:cs="Times New Roman"/>
            <w:b/>
            <w:sz w:val="24"/>
            <w:szCs w:val="24"/>
            <w:lang w:val="en-GB"/>
          </w:rPr>
          <w:t>objectives</w:t>
        </w:r>
      </w:ins>
      <w:del w:id="79" w:author="Ben Stanley" w:date="2018-12-05T15:45:00Z">
        <w:r w:rsidRPr="00B94E40" w:rsidDel="002A31DC">
          <w:rPr>
            <w:rFonts w:ascii="Gadugi" w:hAnsi="Gadugi" w:cs="Times New Roman"/>
            <w:b/>
            <w:sz w:val="24"/>
            <w:szCs w:val="24"/>
            <w:lang w:val="en-GB"/>
          </w:rPr>
          <w:delText>studies from other sources</w:delText>
        </w:r>
      </w:del>
      <w:r w:rsidRPr="00B94E40">
        <w:rPr>
          <w:rFonts w:ascii="Gadugi" w:hAnsi="Gadugi" w:cs="Times New Roman"/>
          <w:b/>
          <w:sz w:val="24"/>
          <w:szCs w:val="24"/>
          <w:lang w:val="en-GB"/>
        </w:rPr>
        <w:t xml:space="preserve">. </w:t>
      </w:r>
      <w:ins w:id="80" w:author="Ben Stanley" w:date="2018-12-05T15:45:00Z">
        <w:r w:rsidR="002A31DC">
          <w:rPr>
            <w:rFonts w:ascii="Gadugi" w:hAnsi="Gadugi" w:cs="Times New Roman"/>
            <w:sz w:val="24"/>
            <w:szCs w:val="24"/>
            <w:highlight w:val="yellow"/>
            <w:lang w:val="pl-PL"/>
          </w:rPr>
          <w:t xml:space="preserve">As in </w:t>
        </w:r>
        <w:proofErr w:type="spellStart"/>
        <w:r w:rsidR="002A31DC">
          <w:rPr>
            <w:rFonts w:ascii="Gadugi" w:hAnsi="Gadugi" w:cs="Times New Roman"/>
            <w:sz w:val="24"/>
            <w:szCs w:val="24"/>
            <w:highlight w:val="yellow"/>
            <w:lang w:val="pl-PL"/>
          </w:rPr>
          <w:t>previous</w:t>
        </w:r>
        <w:proofErr w:type="spellEnd"/>
        <w:r w:rsidR="002A31DC">
          <w:rPr>
            <w:rFonts w:ascii="Gadugi" w:hAnsi="Gadugi" w:cs="Times New Roman"/>
            <w:sz w:val="24"/>
            <w:szCs w:val="24"/>
            <w:highlight w:val="yellow"/>
            <w:lang w:val="pl-PL"/>
          </w:rPr>
          <w:t xml:space="preserve"> </w:t>
        </w:r>
        <w:proofErr w:type="spellStart"/>
        <w:r w:rsidR="002A31DC">
          <w:rPr>
            <w:rFonts w:ascii="Gadugi" w:hAnsi="Gadugi" w:cs="Times New Roman"/>
            <w:sz w:val="24"/>
            <w:szCs w:val="24"/>
            <w:highlight w:val="yellow"/>
            <w:lang w:val="pl-PL"/>
          </w:rPr>
          <w:t>iterations</w:t>
        </w:r>
        <w:proofErr w:type="spellEnd"/>
        <w:r w:rsidR="002A31DC">
          <w:rPr>
            <w:rFonts w:ascii="Gadugi" w:hAnsi="Gadugi" w:cs="Times New Roman"/>
            <w:sz w:val="24"/>
            <w:szCs w:val="24"/>
            <w:highlight w:val="yellow"/>
            <w:lang w:val="pl-PL"/>
          </w:rPr>
          <w:t xml:space="preserve"> of the PNES, the</w:t>
        </w:r>
      </w:ins>
    </w:p>
    <w:p w14:paraId="0835EABA" w14:textId="3FFA8BF2" w:rsidR="00D133F0" w:rsidRPr="00B94E40" w:rsidDel="002A31DC" w:rsidRDefault="00D133F0" w:rsidP="00B94E40">
      <w:pPr>
        <w:ind w:right="-233"/>
        <w:jc w:val="both"/>
        <w:rPr>
          <w:del w:id="81" w:author="Ben Stanley" w:date="2018-12-05T15:45:00Z"/>
          <w:rFonts w:ascii="Gadugi" w:hAnsi="Gadugi" w:cs="Times New Roman"/>
          <w:sz w:val="24"/>
          <w:szCs w:val="24"/>
          <w:highlight w:val="yellow"/>
          <w:lang w:val="pl-PL"/>
        </w:rPr>
      </w:pPr>
      <w:del w:id="82" w:author="Ben Stanley" w:date="2018-12-05T15:45:00Z">
        <w:r w:rsidRPr="00B94E40" w:rsidDel="002A31DC">
          <w:rPr>
            <w:rFonts w:ascii="Gadugi" w:hAnsi="Gadugi" w:cs="Times New Roman"/>
            <w:sz w:val="24"/>
            <w:szCs w:val="24"/>
            <w:highlight w:val="yellow"/>
            <w:lang w:val="pl-PL"/>
          </w:rPr>
          <w:delText>?RM? Nie wiem czy to co poni</w:delText>
        </w:r>
        <w:r w:rsidRPr="00B94E40" w:rsidDel="002A31DC">
          <w:rPr>
            <w:rFonts w:ascii="Calibri" w:hAnsi="Calibri" w:cs="Calibri"/>
            <w:sz w:val="24"/>
            <w:szCs w:val="24"/>
            <w:highlight w:val="yellow"/>
            <w:lang w:val="pl-PL"/>
          </w:rPr>
          <w:delText>ż</w:delText>
        </w:r>
        <w:r w:rsidRPr="00B94E40" w:rsidDel="002A31DC">
          <w:rPr>
            <w:rFonts w:ascii="Gadugi" w:hAnsi="Gadugi" w:cs="Times New Roman"/>
            <w:sz w:val="24"/>
            <w:szCs w:val="24"/>
            <w:highlight w:val="yellow"/>
            <w:lang w:val="pl-PL"/>
          </w:rPr>
          <w:delText xml:space="preserve">ej (na </w:delText>
        </w:r>
        <w:r w:rsidRPr="00B94E40" w:rsidDel="002A31DC">
          <w:rPr>
            <w:rFonts w:ascii="Calibri" w:hAnsi="Calibri" w:cs="Calibri"/>
            <w:sz w:val="24"/>
            <w:szCs w:val="24"/>
            <w:highlight w:val="yellow"/>
            <w:lang w:val="pl-PL"/>
          </w:rPr>
          <w:delText>Ż</w:delText>
        </w:r>
        <w:r w:rsidRPr="00B94E40" w:rsidDel="002A31DC">
          <w:rPr>
            <w:rFonts w:ascii="Gadugi" w:hAnsi="Gadugi" w:cs="Times New Roman"/>
            <w:sz w:val="24"/>
            <w:szCs w:val="24"/>
            <w:highlight w:val="yellow"/>
            <w:lang w:val="pl-PL"/>
          </w:rPr>
          <w:delText>ÓŁTO) dodawa</w:delText>
        </w:r>
        <w:r w:rsidRPr="00B94E40" w:rsidDel="002A31DC">
          <w:rPr>
            <w:rFonts w:ascii="Calibri" w:hAnsi="Calibri" w:cs="Calibri"/>
            <w:sz w:val="24"/>
            <w:szCs w:val="24"/>
            <w:highlight w:val="yellow"/>
            <w:lang w:val="pl-PL"/>
          </w:rPr>
          <w:delText>ć</w:delText>
        </w:r>
        <w:r w:rsidRPr="00B94E40" w:rsidDel="002A31DC">
          <w:rPr>
            <w:rFonts w:ascii="Gadugi" w:hAnsi="Gadugi" w:cs="Times New Roman"/>
            <w:sz w:val="24"/>
            <w:szCs w:val="24"/>
            <w:highlight w:val="yellow"/>
            <w:lang w:val="pl-PL"/>
          </w:rPr>
          <w:delText xml:space="preserve"> czy nie? </w:delText>
        </w:r>
      </w:del>
    </w:p>
    <w:p w14:paraId="27B8F651" w14:textId="493765D8" w:rsidR="003A19C3" w:rsidRPr="00B94E40" w:rsidDel="002A31DC" w:rsidRDefault="003A19C3" w:rsidP="00B94E40">
      <w:pPr>
        <w:ind w:right="-233"/>
        <w:jc w:val="both"/>
        <w:rPr>
          <w:del w:id="83" w:author="Ben Stanley" w:date="2018-12-05T15:45:00Z"/>
          <w:rFonts w:ascii="Gadugi" w:hAnsi="Gadugi" w:cs="Times New Roman"/>
          <w:color w:val="FF0000"/>
          <w:sz w:val="24"/>
          <w:szCs w:val="24"/>
          <w:highlight w:val="yellow"/>
        </w:rPr>
      </w:pPr>
      <w:del w:id="84" w:author="Ben Stanley" w:date="2018-12-05T15:45:00Z">
        <w:r w:rsidRPr="00B94E40" w:rsidDel="002A31DC">
          <w:rPr>
            <w:rFonts w:ascii="Gadugi" w:hAnsi="Gadugi" w:cs="Times New Roman"/>
            <w:sz w:val="24"/>
            <w:szCs w:val="24"/>
            <w:highlight w:val="yellow"/>
          </w:rPr>
          <w:delText>The</w:delText>
        </w:r>
      </w:del>
      <w:r w:rsidRPr="00B94E40">
        <w:rPr>
          <w:rFonts w:ascii="Gadugi" w:hAnsi="Gadugi" w:cs="Times New Roman"/>
          <w:sz w:val="24"/>
          <w:szCs w:val="24"/>
          <w:highlight w:val="yellow"/>
        </w:rPr>
        <w:t xml:space="preserve"> elite survey will </w:t>
      </w:r>
      <w:ins w:id="85" w:author="Ben Stanley" w:date="2018-12-05T15:45:00Z">
        <w:r w:rsidR="002A31DC">
          <w:rPr>
            <w:rFonts w:ascii="Gadugi" w:hAnsi="Gadugi" w:cs="Times New Roman"/>
            <w:sz w:val="24"/>
            <w:szCs w:val="24"/>
            <w:highlight w:val="yellow"/>
          </w:rPr>
          <w:t xml:space="preserve">consist of </w:t>
        </w:r>
      </w:ins>
      <w:del w:id="86" w:author="Ben Stanley" w:date="2018-12-05T15:45:00Z">
        <w:r w:rsidRPr="00B94E40" w:rsidDel="002A31DC">
          <w:rPr>
            <w:rFonts w:ascii="Gadugi" w:hAnsi="Gadugi" w:cs="Times New Roman"/>
            <w:sz w:val="24"/>
            <w:szCs w:val="24"/>
            <w:highlight w:val="yellow"/>
          </w:rPr>
          <w:delText xml:space="preserve">cover – as in the past – </w:delText>
        </w:r>
      </w:del>
      <w:r w:rsidRPr="00B94E40">
        <w:rPr>
          <w:rFonts w:ascii="Gadugi" w:hAnsi="Gadugi" w:cs="Times New Roman"/>
          <w:sz w:val="24"/>
          <w:szCs w:val="24"/>
          <w:highlight w:val="yellow"/>
        </w:rPr>
        <w:t>a sample of approximately 100 MPs, selected proportionally to the seats won</w:t>
      </w:r>
      <w:ins w:id="87" w:author="Ben Stanley" w:date="2018-12-05T15:45:00Z">
        <w:r w:rsidR="002A31DC">
          <w:rPr>
            <w:rFonts w:ascii="Gadugi" w:hAnsi="Gadugi" w:cs="Times New Roman"/>
            <w:sz w:val="24"/>
            <w:szCs w:val="24"/>
            <w:highlight w:val="yellow"/>
          </w:rPr>
          <w:t xml:space="preserve"> by each party list</w:t>
        </w:r>
      </w:ins>
      <w:r w:rsidRPr="00B94E40">
        <w:rPr>
          <w:rFonts w:ascii="Gadugi" w:hAnsi="Gadugi" w:cs="Times New Roman"/>
          <w:sz w:val="24"/>
          <w:szCs w:val="24"/>
          <w:highlight w:val="yellow"/>
        </w:rPr>
        <w:t xml:space="preserve"> in the elections. </w:t>
      </w:r>
    </w:p>
    <w:p w14:paraId="7DCE3C51" w14:textId="77777777" w:rsidR="003A19C3" w:rsidRPr="00B94E40" w:rsidRDefault="003A19C3" w:rsidP="00B94E40">
      <w:pPr>
        <w:ind w:right="-233"/>
        <w:jc w:val="both"/>
        <w:rPr>
          <w:rFonts w:ascii="Gadugi" w:hAnsi="Gadugi" w:cs="Times New Roman"/>
          <w:sz w:val="24"/>
          <w:szCs w:val="24"/>
        </w:rPr>
      </w:pPr>
      <w:r w:rsidRPr="00B94E40">
        <w:rPr>
          <w:rFonts w:ascii="Gadugi" w:hAnsi="Gadugi" w:cs="Times New Roman"/>
          <w:sz w:val="24"/>
          <w:szCs w:val="24"/>
          <w:highlight w:val="yellow"/>
        </w:rPr>
        <w:t xml:space="preserve">Party manifesto analyses will follow the </w:t>
      </w:r>
      <w:r w:rsidR="008649B0" w:rsidRPr="00B94E40">
        <w:rPr>
          <w:rFonts w:ascii="Gadugi" w:hAnsi="Gadugi" w:cs="Times New Roman"/>
          <w:sz w:val="24"/>
          <w:szCs w:val="24"/>
          <w:highlight w:val="yellow"/>
        </w:rPr>
        <w:t>MRG/CMP (Manifesto Research Group / Comparative Manifestos Project)</w:t>
      </w:r>
      <w:r w:rsidRPr="00B94E40">
        <w:rPr>
          <w:rFonts w:ascii="Gadugi" w:hAnsi="Gadugi" w:cs="Times New Roman"/>
          <w:sz w:val="24"/>
          <w:szCs w:val="24"/>
          <w:highlight w:val="yellow"/>
        </w:rPr>
        <w:t xml:space="preserve"> methodology</w:t>
      </w:r>
      <w:r w:rsidR="00006267" w:rsidRPr="00B94E40">
        <w:rPr>
          <w:rFonts w:ascii="Gadugi" w:hAnsi="Gadugi" w:cs="Times New Roman"/>
          <w:sz w:val="24"/>
          <w:szCs w:val="24"/>
          <w:highlight w:val="yellow"/>
        </w:rPr>
        <w:t xml:space="preserve">. </w:t>
      </w:r>
      <w:r w:rsidR="008649B0" w:rsidRPr="00B94E40">
        <w:rPr>
          <w:rFonts w:ascii="Gadugi" w:hAnsi="Gadugi" w:cs="Times New Roman"/>
          <w:sz w:val="24"/>
          <w:szCs w:val="24"/>
          <w:highlight w:val="yellow"/>
        </w:rPr>
        <w:t>This long-running study measures the salience of political issues to political parties by counting the number of ‘quasi-sentences’ devoted to particular topics in their electoral manifestos. Our project will provide measures for all relevant Polish parties.</w:t>
      </w:r>
    </w:p>
    <w:p w14:paraId="7A5E947E" w14:textId="749A08D8" w:rsidR="003A19C3" w:rsidRPr="00B94E40" w:rsidDel="002A31DC" w:rsidRDefault="007011A5" w:rsidP="00EA48E4">
      <w:pPr>
        <w:ind w:right="-233"/>
        <w:jc w:val="both"/>
        <w:rPr>
          <w:del w:id="88" w:author="Ben Stanley" w:date="2018-12-05T15:53:00Z"/>
          <w:rFonts w:ascii="Gadugi" w:hAnsi="Gadugi" w:cs="Times New Roman"/>
          <w:sz w:val="24"/>
          <w:szCs w:val="24"/>
          <w:lang w:val="en-GB"/>
        </w:rPr>
        <w:pPrChange w:id="89" w:author="Ben Stanley" w:date="2018-12-05T15:55:00Z">
          <w:pPr>
            <w:ind w:right="-233"/>
            <w:jc w:val="both"/>
          </w:pPr>
        </w:pPrChange>
      </w:pPr>
      <w:del w:id="90" w:author="Ben Stanley" w:date="2018-12-05T15:46:00Z"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>In our</w:delText>
        </w:r>
      </w:del>
      <w:ins w:id="91" w:author="Ben Stanley" w:date="2018-12-05T15:46:00Z">
        <w:r w:rsidR="002A31DC">
          <w:rPr>
            <w:rFonts w:ascii="Gadugi" w:hAnsi="Gadugi" w:cs="Times New Roman"/>
            <w:sz w:val="24"/>
            <w:szCs w:val="24"/>
            <w:lang w:val="en-GB"/>
          </w:rPr>
          <w:t>Our</w:t>
        </w:r>
      </w:ins>
      <w:r w:rsidRPr="00B94E40">
        <w:rPr>
          <w:rFonts w:ascii="Gadugi" w:hAnsi="Gadugi" w:cs="Times New Roman"/>
          <w:sz w:val="24"/>
          <w:szCs w:val="24"/>
          <w:lang w:val="en-GB"/>
        </w:rPr>
        <w:t xml:space="preserve"> analyses</w:t>
      </w:r>
      <w:r w:rsidR="004379EA" w:rsidRPr="00B94E40">
        <w:rPr>
          <w:rFonts w:ascii="Gadugi" w:hAnsi="Gadugi" w:cs="Times New Roman"/>
          <w:sz w:val="24"/>
          <w:szCs w:val="24"/>
          <w:lang w:val="en-GB"/>
        </w:rPr>
        <w:t xml:space="preserve"> we</w:t>
      </w:r>
      <w:r w:rsidRPr="00B94E40">
        <w:rPr>
          <w:rFonts w:ascii="Gadugi" w:hAnsi="Gadugi" w:cs="Times New Roman"/>
          <w:sz w:val="24"/>
          <w:szCs w:val="24"/>
          <w:lang w:val="en-GB"/>
        </w:rPr>
        <w:t xml:space="preserve"> will conceptuali</w:t>
      </w:r>
      <w:ins w:id="92" w:author="Ben Stanley" w:date="2018-12-05T15:46:00Z">
        <w:r w:rsidR="002A31DC">
          <w:rPr>
            <w:rFonts w:ascii="Gadugi" w:hAnsi="Gadugi" w:cs="Times New Roman"/>
            <w:sz w:val="24"/>
            <w:szCs w:val="24"/>
            <w:lang w:val="en-GB"/>
          </w:rPr>
          <w:t>s</w:t>
        </w:r>
      </w:ins>
      <w:del w:id="93" w:author="Ben Stanley" w:date="2018-12-05T15:46:00Z"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>z</w:delText>
        </w:r>
      </w:del>
      <w:r w:rsidRPr="00B94E40">
        <w:rPr>
          <w:rFonts w:ascii="Gadugi" w:hAnsi="Gadugi" w:cs="Times New Roman"/>
          <w:sz w:val="24"/>
          <w:szCs w:val="24"/>
          <w:lang w:val="en-GB"/>
        </w:rPr>
        <w:t xml:space="preserve">e the determinants of electoral behaviour in a </w:t>
      </w:r>
      <w:del w:id="94" w:author="Ben Stanley" w:date="2018-12-05T15:46:00Z"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>number of</w:delText>
        </w:r>
      </w:del>
      <w:ins w:id="95" w:author="Ben Stanley" w:date="2018-12-05T15:46:00Z">
        <w:r w:rsidR="002A31DC">
          <w:rPr>
            <w:rFonts w:ascii="Gadugi" w:hAnsi="Gadugi" w:cs="Times New Roman"/>
            <w:sz w:val="24"/>
            <w:szCs w:val="24"/>
            <w:lang w:val="en-GB"/>
          </w:rPr>
          <w:t>variety of</w:t>
        </w:r>
      </w:ins>
      <w:r w:rsidRPr="00B94E40">
        <w:rPr>
          <w:rFonts w:ascii="Gadugi" w:hAnsi="Gadugi" w:cs="Times New Roman"/>
          <w:sz w:val="24"/>
          <w:szCs w:val="24"/>
          <w:lang w:val="en-GB"/>
        </w:rPr>
        <w:t xml:space="preserve"> </w:t>
      </w:r>
      <w:del w:id="96" w:author="Ben Stanley" w:date="2018-12-05T15:46:00Z"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 xml:space="preserve">different </w:delText>
        </w:r>
      </w:del>
      <w:r w:rsidRPr="00B94E40">
        <w:rPr>
          <w:rFonts w:ascii="Gadugi" w:hAnsi="Gadugi" w:cs="Times New Roman"/>
          <w:sz w:val="24"/>
          <w:szCs w:val="24"/>
          <w:lang w:val="en-GB"/>
        </w:rPr>
        <w:t>ways.</w:t>
      </w:r>
      <w:ins w:id="97" w:author="Ben Stanley" w:date="2018-12-05T15:47:00Z">
        <w:r w:rsidR="002A31DC">
          <w:rPr>
            <w:rFonts w:ascii="Gadugi" w:hAnsi="Gadugi" w:cs="Times New Roman"/>
            <w:sz w:val="24"/>
            <w:szCs w:val="24"/>
            <w:lang w:val="en-GB"/>
          </w:rPr>
          <w:t xml:space="preserve"> This will involve </w:t>
        </w:r>
      </w:ins>
      <w:ins w:id="98" w:author="Ben Stanley" w:date="2018-12-05T15:48:00Z">
        <w:r w:rsidR="002A31DC">
          <w:rPr>
            <w:rFonts w:ascii="Gadugi" w:hAnsi="Gadugi" w:cs="Times New Roman"/>
            <w:sz w:val="24"/>
            <w:szCs w:val="24"/>
            <w:lang w:val="en-GB"/>
          </w:rPr>
          <w:t>a variety of methodological approaches</w:t>
        </w:r>
      </w:ins>
      <w:ins w:id="99" w:author="Ben Stanley" w:date="2018-12-05T15:49:00Z">
        <w:r w:rsidR="002A31DC">
          <w:rPr>
            <w:rFonts w:ascii="Gadugi" w:hAnsi="Gadugi" w:cs="Times New Roman"/>
            <w:sz w:val="24"/>
            <w:szCs w:val="24"/>
            <w:lang w:val="en-GB"/>
          </w:rPr>
          <w:t xml:space="preserve"> to the analysis of our data, particularly given our attention to the aforementioned “heterogeneity assumption”. Our data will e</w:t>
        </w:r>
      </w:ins>
      <w:ins w:id="100" w:author="Ben Stanley" w:date="2018-12-05T15:50:00Z">
        <w:r w:rsidR="002A31DC">
          <w:rPr>
            <w:rFonts w:ascii="Gadugi" w:hAnsi="Gadugi" w:cs="Times New Roman"/>
            <w:sz w:val="24"/>
            <w:szCs w:val="24"/>
            <w:lang w:val="en-GB"/>
          </w:rPr>
          <w:t>nable us to undertake standard multivariate modelling where the impact of substantive variables of interest are controlled for by other relevant individual-level variables, mult</w:t>
        </w:r>
      </w:ins>
      <w:ins w:id="101" w:author="Ben Stanley" w:date="2018-12-05T15:51:00Z">
        <w:r w:rsidR="002A31DC">
          <w:rPr>
            <w:rFonts w:ascii="Gadugi" w:hAnsi="Gadugi" w:cs="Times New Roman"/>
            <w:sz w:val="24"/>
            <w:szCs w:val="24"/>
            <w:lang w:val="en-GB"/>
          </w:rPr>
          <w:t>ilevel modelling which controls for the impact of environmental, contextual variables, and experimental analysis in which treatment effects are the quantity of interest.</w:t>
        </w:r>
      </w:ins>
      <w:r w:rsidRPr="00B94E40">
        <w:rPr>
          <w:rFonts w:ascii="Gadugi" w:hAnsi="Gadugi" w:cs="Times New Roman"/>
          <w:sz w:val="24"/>
          <w:szCs w:val="24"/>
          <w:lang w:val="en-GB"/>
        </w:rPr>
        <w:t xml:space="preserve"> </w:t>
      </w:r>
      <w:del w:id="102" w:author="Ben Stanley" w:date="2018-12-05T15:52:00Z"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 xml:space="preserve">Most of the time we will estimate these determinants by controlling </w:delText>
        </w:r>
        <w:r w:rsidR="004379EA"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 xml:space="preserve">for </w:delText>
        </w:r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>other impac</w:delText>
        </w:r>
        <w:r w:rsidR="00777ACB"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>ts</w:delText>
        </w:r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>.</w:delText>
        </w:r>
        <w:r w:rsidR="00777ACB"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 xml:space="preserve"> As indicated in the previous sections we intend to seriously treat contextual impacts, follow the methodological wisdom of the “heterogeneity assumption” </w:delText>
        </w:r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 xml:space="preserve"> In order to reliably accomplish these tasks several modern complex multivariate statistical techniques will be used. The most important ones are:</w:delText>
        </w:r>
      </w:del>
      <w:ins w:id="103" w:author="Ben Stanley" w:date="2018-12-05T15:52:00Z">
        <w:r w:rsidR="002A31DC">
          <w:rPr>
            <w:rFonts w:ascii="Gadugi" w:hAnsi="Gadugi" w:cs="Times New Roman"/>
            <w:sz w:val="24"/>
            <w:szCs w:val="24"/>
            <w:lang w:val="en-GB"/>
          </w:rPr>
          <w:t>This will require the use of statistical analysis software with the following capabilities:</w:t>
        </w:r>
      </w:ins>
      <w:r w:rsidRPr="00B94E40">
        <w:rPr>
          <w:rFonts w:ascii="Gadugi" w:hAnsi="Gadugi" w:cs="Times New Roman"/>
          <w:sz w:val="24"/>
          <w:szCs w:val="24"/>
          <w:lang w:val="en-GB"/>
        </w:rPr>
        <w:t xml:space="preserve"> (a) regression </w:t>
      </w:r>
      <w:r w:rsidRPr="00B94E40">
        <w:rPr>
          <w:rFonts w:ascii="Gadugi" w:hAnsi="Gadugi" w:cs="Times New Roman"/>
          <w:sz w:val="24"/>
          <w:szCs w:val="24"/>
          <w:lang w:val="en-GB"/>
        </w:rPr>
        <w:lastRenderedPageBreak/>
        <w:t xml:space="preserve">generalized linear models, </w:t>
      </w:r>
      <w:r w:rsidR="004379EA" w:rsidRPr="00B94E40">
        <w:rPr>
          <w:rFonts w:ascii="Gadugi" w:hAnsi="Gadugi" w:cs="Times New Roman"/>
          <w:sz w:val="24"/>
          <w:szCs w:val="24"/>
          <w:lang w:val="en-GB"/>
        </w:rPr>
        <w:t>b</w:t>
      </w:r>
      <w:r w:rsidRPr="00B94E40">
        <w:rPr>
          <w:rFonts w:ascii="Gadugi" w:hAnsi="Gadugi" w:cs="Times New Roman"/>
          <w:sz w:val="24"/>
          <w:szCs w:val="24"/>
          <w:lang w:val="en-GB"/>
        </w:rPr>
        <w:t>inomial and multinomial logistic regression: (b) structural equation models aimed at observing latent variables and trac</w:t>
      </w:r>
      <w:ins w:id="104" w:author="Ben Stanley" w:date="2018-12-05T15:53:00Z">
        <w:r w:rsidR="002A31DC">
          <w:rPr>
            <w:rFonts w:ascii="Gadugi" w:hAnsi="Gadugi" w:cs="Times New Roman"/>
            <w:sz w:val="24"/>
            <w:szCs w:val="24"/>
            <w:lang w:val="en-GB"/>
          </w:rPr>
          <w:t>ing</w:t>
        </w:r>
      </w:ins>
      <w:del w:id="105" w:author="Ben Stanley" w:date="2018-12-05T15:52:00Z"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>e</w:delText>
        </w:r>
      </w:del>
      <w:r w:rsidRPr="00B94E40">
        <w:rPr>
          <w:rFonts w:ascii="Gadugi" w:hAnsi="Gadugi" w:cs="Times New Roman"/>
          <w:sz w:val="24"/>
          <w:szCs w:val="24"/>
          <w:lang w:val="en-GB"/>
        </w:rPr>
        <w:t xml:space="preserve"> </w:t>
      </w:r>
      <w:del w:id="106" w:author="Ben Stanley" w:date="2018-12-05T15:53:00Z"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 xml:space="preserve">potentially </w:delText>
        </w:r>
      </w:del>
      <w:r w:rsidRPr="00B94E40">
        <w:rPr>
          <w:rFonts w:ascii="Gadugi" w:hAnsi="Gadugi" w:cs="Times New Roman"/>
          <w:sz w:val="24"/>
          <w:szCs w:val="24"/>
          <w:lang w:val="en-GB"/>
        </w:rPr>
        <w:t>important relationships between variables</w:t>
      </w:r>
      <w:r w:rsidR="004379EA" w:rsidRPr="00B94E40">
        <w:rPr>
          <w:rFonts w:ascii="Gadugi" w:hAnsi="Gadugi" w:cs="Times New Roman"/>
          <w:sz w:val="24"/>
          <w:szCs w:val="24"/>
          <w:lang w:val="en-GB"/>
        </w:rPr>
        <w:t xml:space="preserve"> that allow</w:t>
      </w:r>
      <w:ins w:id="107" w:author="Ben Stanley" w:date="2018-12-05T15:53:00Z">
        <w:r w:rsidR="002A31DC">
          <w:rPr>
            <w:rFonts w:ascii="Gadugi" w:hAnsi="Gadugi" w:cs="Times New Roman"/>
            <w:sz w:val="24"/>
            <w:szCs w:val="24"/>
            <w:lang w:val="en-GB"/>
          </w:rPr>
          <w:t xml:space="preserve"> us</w:t>
        </w:r>
      </w:ins>
      <w:r w:rsidR="004379EA" w:rsidRPr="00B94E40">
        <w:rPr>
          <w:rFonts w:ascii="Gadugi" w:hAnsi="Gadugi" w:cs="Times New Roman"/>
          <w:sz w:val="24"/>
          <w:szCs w:val="24"/>
          <w:lang w:val="en-GB"/>
        </w:rPr>
        <w:t xml:space="preserve"> to</w:t>
      </w:r>
      <w:r w:rsidRPr="00B94E40">
        <w:rPr>
          <w:rFonts w:ascii="Gadugi" w:hAnsi="Gadugi" w:cs="Times New Roman"/>
          <w:sz w:val="24"/>
          <w:szCs w:val="24"/>
          <w:lang w:val="en-GB"/>
        </w:rPr>
        <w:t xml:space="preserve"> distinguish between direct and indirect effects; (c) multilevel analyses (hierarchical linear models)</w:t>
      </w:r>
      <w:ins w:id="108" w:author="Ben Stanley" w:date="2018-12-05T15:53:00Z">
        <w:r w:rsidR="002A31DC">
          <w:rPr>
            <w:rFonts w:ascii="Gadugi" w:hAnsi="Gadugi" w:cs="Times New Roman"/>
            <w:sz w:val="24"/>
            <w:szCs w:val="24"/>
            <w:lang w:val="en-GB"/>
          </w:rPr>
          <w:t>.</w:t>
        </w:r>
      </w:ins>
      <w:del w:id="109" w:author="Ben Stanley" w:date="2018-12-05T15:53:00Z">
        <w:r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 xml:space="preserve"> adjusted to the multilevel nature of our analyses once we employ objective, environmental macro data of PKW or GUS</w:delText>
        </w:r>
        <w:r w:rsidR="00875B9B" w:rsidRPr="00B94E40" w:rsidDel="002A31DC">
          <w:rPr>
            <w:rFonts w:ascii="Gadugi" w:hAnsi="Gadugi" w:cs="Times New Roman"/>
            <w:sz w:val="24"/>
            <w:szCs w:val="24"/>
            <w:lang w:val="en-GB"/>
          </w:rPr>
          <w:delText>.</w:delText>
        </w:r>
      </w:del>
      <w:ins w:id="110" w:author="Ben Stanley" w:date="2018-12-05T15:53:00Z">
        <w:r w:rsidR="002A31DC">
          <w:rPr>
            <w:rFonts w:ascii="Gadugi" w:hAnsi="Gadugi" w:cs="Times New Roman"/>
            <w:sz w:val="24"/>
            <w:szCs w:val="24"/>
            <w:lang w:val="en-GB"/>
          </w:rPr>
          <w:t xml:space="preserve"> These requirem</w:t>
        </w:r>
      </w:ins>
      <w:ins w:id="111" w:author="Ben Stanley" w:date="2018-12-05T15:54:00Z">
        <w:r w:rsidR="002A31DC">
          <w:rPr>
            <w:rFonts w:ascii="Gadugi" w:hAnsi="Gadugi" w:cs="Times New Roman"/>
            <w:sz w:val="24"/>
            <w:szCs w:val="24"/>
            <w:lang w:val="en-GB"/>
          </w:rPr>
          <w:t xml:space="preserve">ents make it necessary for us to purchase a copy of the </w:t>
        </w:r>
        <w:proofErr w:type="spellStart"/>
        <w:r w:rsidR="002A31DC">
          <w:rPr>
            <w:rFonts w:ascii="Gadugi" w:hAnsi="Gadugi" w:cs="Times New Roman"/>
            <w:sz w:val="24"/>
            <w:szCs w:val="24"/>
            <w:lang w:val="en-GB"/>
          </w:rPr>
          <w:t>Mplus</w:t>
        </w:r>
        <w:proofErr w:type="spellEnd"/>
        <w:r w:rsidR="002A31DC">
          <w:rPr>
            <w:rFonts w:ascii="Gadugi" w:hAnsi="Gadugi" w:cs="Times New Roman"/>
            <w:sz w:val="24"/>
            <w:szCs w:val="24"/>
            <w:lang w:val="en-GB"/>
          </w:rPr>
          <w:t xml:space="preserve"> </w:t>
        </w:r>
        <w:r w:rsidR="00EA48E4">
          <w:rPr>
            <w:rFonts w:ascii="Gadugi" w:hAnsi="Gadugi" w:cs="Times New Roman"/>
            <w:sz w:val="24"/>
            <w:szCs w:val="24"/>
            <w:lang w:val="en-GB"/>
          </w:rPr>
          <w:t>statistical analysis package, widely regarded as the gold standard for the analysis of complex structural equation models and multilevel models, and also fully capable</w:t>
        </w:r>
      </w:ins>
      <w:ins w:id="112" w:author="Ben Stanley" w:date="2018-12-05T15:55:00Z">
        <w:r w:rsidR="00EA48E4">
          <w:rPr>
            <w:rFonts w:ascii="Gadugi" w:hAnsi="Gadugi" w:cs="Times New Roman"/>
            <w:sz w:val="24"/>
            <w:szCs w:val="24"/>
            <w:lang w:val="en-GB"/>
          </w:rPr>
          <w:t xml:space="preserve"> of undertaking the less computationally demanding analyses we will require</w:t>
        </w:r>
        <w:bookmarkStart w:id="113" w:name="_GoBack"/>
        <w:bookmarkEnd w:id="113"/>
        <w:r w:rsidR="00EA48E4">
          <w:rPr>
            <w:rFonts w:ascii="Gadugi" w:hAnsi="Gadugi" w:cs="Times New Roman"/>
            <w:sz w:val="24"/>
            <w:szCs w:val="24"/>
            <w:lang w:val="en-GB"/>
          </w:rPr>
          <w:t>.</w:t>
        </w:r>
      </w:ins>
    </w:p>
    <w:p w14:paraId="1973A022" w14:textId="2F1F194B" w:rsidR="00875B9B" w:rsidRPr="00B94E40" w:rsidRDefault="00875B9B" w:rsidP="00EA48E4">
      <w:pPr>
        <w:ind w:right="-233"/>
        <w:jc w:val="both"/>
        <w:rPr>
          <w:rFonts w:ascii="Gadugi" w:hAnsi="Gadugi" w:cs="Times New Roman"/>
          <w:sz w:val="24"/>
          <w:szCs w:val="24"/>
          <w:lang w:val="en-GB"/>
        </w:rPr>
      </w:pPr>
      <w:del w:id="114" w:author="Ben Stanley" w:date="2018-12-05T15:55:00Z">
        <w:r w:rsidRPr="00B94E40" w:rsidDel="00EA48E4">
          <w:rPr>
            <w:rFonts w:ascii="Gadugi" w:hAnsi="Gadugi" w:cs="Times New Roman"/>
            <w:sz w:val="24"/>
            <w:szCs w:val="24"/>
            <w:lang w:val="en-GB"/>
          </w:rPr>
          <w:delText>For the above reasons we need to be in a disposal of Mplus program for structural equation modelling.</w:delText>
        </w:r>
      </w:del>
    </w:p>
    <w:p w14:paraId="03D303A9" w14:textId="77777777" w:rsidR="0056024A" w:rsidRPr="00B94E40" w:rsidRDefault="0056024A" w:rsidP="00B94E40">
      <w:pPr>
        <w:spacing w:after="0"/>
        <w:ind w:left="567"/>
        <w:jc w:val="both"/>
        <w:rPr>
          <w:rFonts w:ascii="Gadugi" w:hAnsi="Gadugi" w:cs="Times New Roman"/>
          <w:b/>
        </w:rPr>
      </w:pPr>
      <w:r w:rsidRPr="00B94E40">
        <w:rPr>
          <w:rFonts w:ascii="Gadugi" w:hAnsi="Gadugi" w:cs="Times New Roman"/>
          <w:b/>
        </w:rPr>
        <w:t>Literature:</w:t>
      </w:r>
    </w:p>
    <w:p w14:paraId="51400C90" w14:textId="77777777" w:rsidR="0056024A" w:rsidRPr="00B94E40" w:rsidRDefault="0056024A" w:rsidP="00B94E40">
      <w:pPr>
        <w:spacing w:after="0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 xml:space="preserve">Anderson, Christopher and Yuliya </w:t>
      </w:r>
      <w:proofErr w:type="spellStart"/>
      <w:r w:rsidRPr="00B94E40">
        <w:rPr>
          <w:rFonts w:ascii="Gadugi" w:hAnsi="Gadugi" w:cs="Times New Roman"/>
        </w:rPr>
        <w:t>Tverdova</w:t>
      </w:r>
      <w:proofErr w:type="spellEnd"/>
      <w:r w:rsidRPr="00B94E40">
        <w:rPr>
          <w:rFonts w:ascii="Gadugi" w:hAnsi="Gadugi" w:cs="Times New Roman"/>
        </w:rPr>
        <w:t xml:space="preserve">. </w:t>
      </w:r>
      <w:proofErr w:type="gramStart"/>
      <w:r w:rsidRPr="00B94E40">
        <w:rPr>
          <w:rFonts w:ascii="Gadugi" w:hAnsi="Gadugi" w:cs="Times New Roman"/>
        </w:rPr>
        <w:t>2001.”Winners</w:t>
      </w:r>
      <w:proofErr w:type="gramEnd"/>
      <w:r w:rsidRPr="00B94E40">
        <w:rPr>
          <w:rFonts w:ascii="Gadugi" w:hAnsi="Gadugi" w:cs="Times New Roman"/>
        </w:rPr>
        <w:t xml:space="preserve">, Losers, and Attitudes about Government in Contemporary Democracies, </w:t>
      </w:r>
      <w:r w:rsidRPr="00B94E40">
        <w:rPr>
          <w:rFonts w:ascii="Gadugi" w:hAnsi="Gadugi" w:cs="Times New Roman"/>
          <w:i/>
        </w:rPr>
        <w:t xml:space="preserve">International Political Science Review </w:t>
      </w:r>
      <w:r w:rsidRPr="00B94E40">
        <w:rPr>
          <w:rFonts w:ascii="Gadugi" w:hAnsi="Gadugi" w:cs="Times New Roman"/>
        </w:rPr>
        <w:t>22: 321-31.</w:t>
      </w:r>
    </w:p>
    <w:p w14:paraId="212EC38F" w14:textId="77777777" w:rsidR="0056024A" w:rsidRPr="00B94E40" w:rsidRDefault="0056024A" w:rsidP="00B94E40">
      <w:pPr>
        <w:autoSpaceDE w:val="0"/>
        <w:autoSpaceDN w:val="0"/>
        <w:adjustRightInd w:val="0"/>
        <w:spacing w:after="0"/>
        <w:jc w:val="both"/>
        <w:rPr>
          <w:rFonts w:ascii="Gadugi" w:hAnsi="Gadugi" w:cs="Times New Roman"/>
          <w:color w:val="231F20"/>
        </w:rPr>
      </w:pPr>
      <w:r w:rsidRPr="00B94E40">
        <w:rPr>
          <w:rFonts w:ascii="Gadugi" w:hAnsi="Gadugi" w:cs="Times New Roman"/>
          <w:color w:val="231F20"/>
        </w:rPr>
        <w:t xml:space="preserve">Armijo Leslie and Carlos </w:t>
      </w:r>
      <w:proofErr w:type="spellStart"/>
      <w:r w:rsidRPr="00B94E40">
        <w:rPr>
          <w:rFonts w:ascii="Gadugi" w:hAnsi="Gadugi" w:cs="Times New Roman"/>
          <w:color w:val="231F20"/>
        </w:rPr>
        <w:t>Gervasoni</w:t>
      </w:r>
      <w:proofErr w:type="spellEnd"/>
      <w:r w:rsidRPr="00B94E40">
        <w:rPr>
          <w:rFonts w:ascii="Gadugi" w:hAnsi="Gadugi" w:cs="Times New Roman"/>
          <w:color w:val="231F20"/>
        </w:rPr>
        <w:t xml:space="preserve">. 2010. “Two dimensions of democracy and the economy”, </w:t>
      </w:r>
      <w:proofErr w:type="spellStart"/>
      <w:r w:rsidRPr="00B94E40">
        <w:rPr>
          <w:rFonts w:ascii="Gadugi" w:hAnsi="Gadugi" w:cs="Times New Roman"/>
          <w:i/>
          <w:color w:val="231F20"/>
        </w:rPr>
        <w:t>Democractization</w:t>
      </w:r>
      <w:proofErr w:type="spellEnd"/>
      <w:r w:rsidRPr="00B94E40">
        <w:rPr>
          <w:rFonts w:ascii="Gadugi" w:hAnsi="Gadugi" w:cs="Times New Roman"/>
          <w:i/>
          <w:color w:val="231F20"/>
        </w:rPr>
        <w:t xml:space="preserve">, </w:t>
      </w:r>
      <w:r w:rsidRPr="00B94E40">
        <w:rPr>
          <w:rFonts w:ascii="Gadugi" w:hAnsi="Gadugi" w:cs="Times New Roman"/>
          <w:color w:val="231F20"/>
        </w:rPr>
        <w:t>17: 143-74.</w:t>
      </w:r>
    </w:p>
    <w:p w14:paraId="1A111739" w14:textId="77777777" w:rsidR="0056024A" w:rsidRPr="00B94E40" w:rsidRDefault="0056024A" w:rsidP="00B94E40">
      <w:pPr>
        <w:spacing w:after="0"/>
        <w:ind w:right="-233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>Bartels, Larry. 2008. Unequal Democracy: The Political Economy of the New Gilded Age. New York: Russell Sage Foundation, and Princeton, NJ: Princeton University Press.</w:t>
      </w:r>
    </w:p>
    <w:p w14:paraId="1CB4AA1E" w14:textId="77777777" w:rsidR="0056024A" w:rsidRPr="00B94E40" w:rsidRDefault="0056024A" w:rsidP="00B94E40">
      <w:pPr>
        <w:tabs>
          <w:tab w:val="left" w:pos="7235"/>
        </w:tabs>
        <w:spacing w:after="0"/>
        <w:jc w:val="both"/>
        <w:rPr>
          <w:rFonts w:ascii="Gadugi" w:hAnsi="Gadugi" w:cs="Times New Roman"/>
          <w:lang w:val="en-GB"/>
        </w:rPr>
      </w:pPr>
      <w:r w:rsidRPr="00B94E40">
        <w:rPr>
          <w:rFonts w:ascii="Gadugi" w:hAnsi="Gadugi" w:cs="Times New Roman"/>
          <w:lang w:val="en-GB"/>
        </w:rPr>
        <w:t xml:space="preserve">Beetham, David (ed.). 1994. </w:t>
      </w:r>
      <w:r w:rsidRPr="00B94E40">
        <w:rPr>
          <w:rFonts w:ascii="Gadugi" w:hAnsi="Gadugi" w:cs="Times New Roman"/>
          <w:i/>
          <w:lang w:val="en-GB"/>
        </w:rPr>
        <w:t xml:space="preserve">Defining and measuring democracy. </w:t>
      </w:r>
      <w:r w:rsidRPr="00B94E40">
        <w:rPr>
          <w:rFonts w:ascii="Gadugi" w:hAnsi="Gadugi" w:cs="Times New Roman"/>
          <w:lang w:val="en-GB"/>
        </w:rPr>
        <w:t>London: Sage</w:t>
      </w:r>
      <w:r w:rsidRPr="00B94E40">
        <w:rPr>
          <w:rFonts w:ascii="Gadugi" w:hAnsi="Gadugi" w:cs="Times New Roman"/>
          <w:lang w:val="en-GB"/>
        </w:rPr>
        <w:tab/>
      </w:r>
    </w:p>
    <w:p w14:paraId="59EF1484" w14:textId="77777777" w:rsidR="0056024A" w:rsidRPr="00B94E40" w:rsidRDefault="0056024A" w:rsidP="00B94E40">
      <w:pPr>
        <w:autoSpaceDE w:val="0"/>
        <w:autoSpaceDN w:val="0"/>
        <w:adjustRightInd w:val="0"/>
        <w:spacing w:after="0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 xml:space="preserve">Bohle, </w:t>
      </w:r>
      <w:proofErr w:type="spellStart"/>
      <w:r w:rsidRPr="00B94E40">
        <w:rPr>
          <w:rFonts w:ascii="Gadugi" w:hAnsi="Gadugi" w:cs="Times New Roman"/>
        </w:rPr>
        <w:t>Dorothee</w:t>
      </w:r>
      <w:proofErr w:type="spellEnd"/>
      <w:r w:rsidRPr="00B94E40">
        <w:rPr>
          <w:rFonts w:ascii="Gadugi" w:hAnsi="Gadugi" w:cs="Times New Roman"/>
        </w:rPr>
        <w:t xml:space="preserve"> and Béla </w:t>
      </w:r>
      <w:proofErr w:type="spellStart"/>
      <w:r w:rsidRPr="00B94E40">
        <w:rPr>
          <w:rFonts w:ascii="Gadugi" w:hAnsi="Gadugi" w:cs="Times New Roman"/>
        </w:rPr>
        <w:t>Greskovits</w:t>
      </w:r>
      <w:proofErr w:type="spellEnd"/>
      <w:r w:rsidRPr="00B94E40">
        <w:rPr>
          <w:rFonts w:ascii="Gadugi" w:hAnsi="Gadugi" w:cs="Times New Roman"/>
        </w:rPr>
        <w:t xml:space="preserve">. 2012. </w:t>
      </w:r>
      <w:r w:rsidRPr="00B94E40">
        <w:rPr>
          <w:rFonts w:ascii="Gadugi" w:hAnsi="Gadugi" w:cs="Times New Roman"/>
          <w:i/>
        </w:rPr>
        <w:t>Capitalist Diversity on Europe’s Periphery.</w:t>
      </w:r>
      <w:r w:rsidRPr="00B94E40">
        <w:rPr>
          <w:rFonts w:ascii="Gadugi" w:hAnsi="Gadugi" w:cs="Times New Roman"/>
        </w:rPr>
        <w:t xml:space="preserve"> Ithaca and London: Cornell University Press.</w:t>
      </w:r>
    </w:p>
    <w:p w14:paraId="43F30111" w14:textId="77777777" w:rsidR="0056024A" w:rsidRPr="00B94E40" w:rsidRDefault="0056024A" w:rsidP="00B94E40">
      <w:pPr>
        <w:spacing w:after="0"/>
        <w:ind w:right="-233"/>
        <w:jc w:val="both"/>
        <w:rPr>
          <w:rFonts w:ascii="Gadugi" w:hAnsi="Gadugi" w:cs="Times New Roman"/>
          <w:lang w:val="en-GB"/>
        </w:rPr>
      </w:pPr>
      <w:proofErr w:type="spellStart"/>
      <w:r w:rsidRPr="00B94E40">
        <w:rPr>
          <w:rFonts w:ascii="Gadugi" w:hAnsi="Gadugi" w:cs="Times New Roman"/>
          <w:lang w:val="en-GB"/>
        </w:rPr>
        <w:t>Boix</w:t>
      </w:r>
      <w:proofErr w:type="spellEnd"/>
      <w:r w:rsidRPr="00B94E40">
        <w:rPr>
          <w:rFonts w:ascii="Gadugi" w:hAnsi="Gadugi" w:cs="Times New Roman"/>
          <w:lang w:val="en-GB"/>
        </w:rPr>
        <w:t xml:space="preserve">, </w:t>
      </w:r>
      <w:proofErr w:type="spellStart"/>
      <w:r w:rsidRPr="00B94E40">
        <w:rPr>
          <w:rFonts w:ascii="Gadugi" w:hAnsi="Gadugi" w:cs="Times New Roman"/>
          <w:lang w:val="en-GB"/>
        </w:rPr>
        <w:t>Carles</w:t>
      </w:r>
      <w:proofErr w:type="spellEnd"/>
      <w:r w:rsidRPr="00B94E40">
        <w:rPr>
          <w:rFonts w:ascii="Gadugi" w:hAnsi="Gadugi" w:cs="Times New Roman"/>
          <w:lang w:val="en-GB"/>
        </w:rPr>
        <w:t xml:space="preserve"> and Susan Stokes. 2003. “</w:t>
      </w:r>
      <w:proofErr w:type="spellStart"/>
      <w:r w:rsidRPr="00B94E40">
        <w:rPr>
          <w:rFonts w:ascii="Gadugi" w:hAnsi="Gadugi" w:cs="Times New Roman"/>
          <w:lang w:val="en-GB"/>
        </w:rPr>
        <w:t>Endogeneus</w:t>
      </w:r>
      <w:proofErr w:type="spellEnd"/>
      <w:r w:rsidRPr="00B94E40">
        <w:rPr>
          <w:rFonts w:ascii="Gadugi" w:hAnsi="Gadugi" w:cs="Times New Roman"/>
          <w:lang w:val="en-GB"/>
        </w:rPr>
        <w:t xml:space="preserve"> Democratization</w:t>
      </w:r>
      <w:proofErr w:type="gramStart"/>
      <w:r w:rsidRPr="00B94E40">
        <w:rPr>
          <w:rFonts w:ascii="Gadugi" w:hAnsi="Gadugi" w:cs="Times New Roman"/>
          <w:lang w:val="en-GB"/>
        </w:rPr>
        <w:t>” ,</w:t>
      </w:r>
      <w:proofErr w:type="gramEnd"/>
      <w:r w:rsidRPr="00B94E40">
        <w:rPr>
          <w:rFonts w:ascii="Gadugi" w:hAnsi="Gadugi" w:cs="Times New Roman"/>
          <w:lang w:val="en-GB"/>
        </w:rPr>
        <w:t xml:space="preserve"> </w:t>
      </w:r>
      <w:r w:rsidRPr="00B94E40">
        <w:rPr>
          <w:rFonts w:ascii="Gadugi" w:hAnsi="Gadugi" w:cs="Times New Roman"/>
          <w:i/>
          <w:lang w:val="en-GB"/>
        </w:rPr>
        <w:t xml:space="preserve">World Politics </w:t>
      </w:r>
      <w:r w:rsidRPr="00B94E40">
        <w:rPr>
          <w:rFonts w:ascii="Gadugi" w:hAnsi="Gadugi" w:cs="Times New Roman"/>
          <w:lang w:val="en-GB"/>
        </w:rPr>
        <w:t>55: 517-49.</w:t>
      </w:r>
    </w:p>
    <w:p w14:paraId="5C7CBF58" w14:textId="77777777" w:rsidR="0056024A" w:rsidRPr="00B94E40" w:rsidRDefault="0056024A" w:rsidP="00B94E40">
      <w:pPr>
        <w:spacing w:after="0"/>
        <w:jc w:val="both"/>
        <w:rPr>
          <w:rFonts w:ascii="Gadugi" w:eastAsia="Calibri" w:hAnsi="Gadugi" w:cs="Times New Roman"/>
        </w:rPr>
      </w:pPr>
      <w:proofErr w:type="spellStart"/>
      <w:r w:rsidRPr="00B94E40">
        <w:rPr>
          <w:rFonts w:ascii="Gadugi" w:eastAsia="Calibri" w:hAnsi="Gadugi" w:cs="Times New Roman"/>
        </w:rPr>
        <w:t>Boix</w:t>
      </w:r>
      <w:proofErr w:type="spellEnd"/>
      <w:r w:rsidRPr="00B94E40">
        <w:rPr>
          <w:rFonts w:ascii="Gadugi" w:eastAsia="Calibri" w:hAnsi="Gadugi" w:cs="Times New Roman"/>
        </w:rPr>
        <w:t xml:space="preserve">, </w:t>
      </w:r>
      <w:proofErr w:type="spellStart"/>
      <w:r w:rsidRPr="00B94E40">
        <w:rPr>
          <w:rFonts w:ascii="Gadugi" w:eastAsia="Calibri" w:hAnsi="Gadugi" w:cs="Times New Roman"/>
        </w:rPr>
        <w:t>Carles</w:t>
      </w:r>
      <w:proofErr w:type="spellEnd"/>
      <w:r w:rsidRPr="00B94E40">
        <w:rPr>
          <w:rFonts w:ascii="Gadugi" w:eastAsia="Calibri" w:hAnsi="Gadugi" w:cs="Times New Roman"/>
        </w:rPr>
        <w:t xml:space="preserve">. 2011. “Democracy, Development, and the International System.” </w:t>
      </w:r>
      <w:r w:rsidRPr="00B94E40">
        <w:rPr>
          <w:rFonts w:ascii="Gadugi" w:eastAsia="Calibri" w:hAnsi="Gadugi" w:cs="Times New Roman"/>
          <w:i/>
          <w:iCs/>
        </w:rPr>
        <w:t xml:space="preserve">American Political Science Review </w:t>
      </w:r>
      <w:r w:rsidRPr="00B94E40">
        <w:rPr>
          <w:rFonts w:ascii="Gadugi" w:eastAsia="Calibri" w:hAnsi="Gadugi" w:cs="Times New Roman"/>
        </w:rPr>
        <w:t>105(4): 809-828.</w:t>
      </w:r>
    </w:p>
    <w:p w14:paraId="38C56876" w14:textId="77777777" w:rsidR="0056024A" w:rsidRPr="00B94E40" w:rsidRDefault="0056024A" w:rsidP="00B94E40">
      <w:pPr>
        <w:pStyle w:val="NoSpacing"/>
        <w:spacing w:line="360" w:lineRule="auto"/>
        <w:jc w:val="both"/>
        <w:rPr>
          <w:rFonts w:ascii="Gadugi" w:hAnsi="Gadugi"/>
          <w:lang w:val="en-GB"/>
        </w:rPr>
      </w:pPr>
      <w:proofErr w:type="spellStart"/>
      <w:r w:rsidRPr="00B94E40">
        <w:rPr>
          <w:rFonts w:ascii="Gadugi" w:hAnsi="Gadugi"/>
          <w:lang w:val="en-GB"/>
        </w:rPr>
        <w:t>Coppedge</w:t>
      </w:r>
      <w:proofErr w:type="spellEnd"/>
      <w:r w:rsidRPr="00B94E40">
        <w:rPr>
          <w:rFonts w:ascii="Gadugi" w:hAnsi="Gadugi"/>
          <w:lang w:val="en-GB"/>
        </w:rPr>
        <w:t>, Michael, Angel Alvarez &amp; Claudia Maldonado. 2008. “Two Persistent Dimensions of</w:t>
      </w:r>
    </w:p>
    <w:p w14:paraId="08455A60" w14:textId="77777777" w:rsidR="0056024A" w:rsidRPr="00B94E40" w:rsidRDefault="0056024A" w:rsidP="00B94E40">
      <w:pPr>
        <w:pStyle w:val="NoSpacing"/>
        <w:spacing w:line="360" w:lineRule="auto"/>
        <w:jc w:val="both"/>
        <w:rPr>
          <w:rFonts w:ascii="Gadugi" w:hAnsi="Gadugi"/>
          <w:lang w:val="en-GB"/>
        </w:rPr>
      </w:pPr>
      <w:r w:rsidRPr="00B94E40">
        <w:rPr>
          <w:rFonts w:ascii="Gadugi" w:hAnsi="Gadugi"/>
          <w:lang w:val="en-GB"/>
        </w:rPr>
        <w:t xml:space="preserve">Democracy: Contestation and Inclusiveness”. </w:t>
      </w:r>
      <w:r w:rsidRPr="00B94E40">
        <w:rPr>
          <w:rFonts w:ascii="Gadugi" w:hAnsi="Gadugi"/>
          <w:i/>
          <w:lang w:val="en-GB"/>
        </w:rPr>
        <w:t>Journal of Politics</w:t>
      </w:r>
      <w:r w:rsidRPr="00B94E40">
        <w:rPr>
          <w:rFonts w:ascii="Gadugi" w:hAnsi="Gadugi"/>
          <w:lang w:val="en-GB"/>
        </w:rPr>
        <w:t xml:space="preserve"> 70(3): 335-350.</w:t>
      </w:r>
    </w:p>
    <w:p w14:paraId="67A8D0BE" w14:textId="77777777" w:rsidR="0056024A" w:rsidRPr="00B94E40" w:rsidRDefault="0056024A" w:rsidP="00B94E40">
      <w:pPr>
        <w:pStyle w:val="NoSpacing"/>
        <w:spacing w:line="360" w:lineRule="auto"/>
        <w:jc w:val="both"/>
        <w:rPr>
          <w:rFonts w:ascii="Gadugi" w:hAnsi="Gadugi"/>
          <w:lang w:val="pl-PL"/>
        </w:rPr>
      </w:pPr>
      <w:proofErr w:type="spellStart"/>
      <w:r w:rsidRPr="00B94E40">
        <w:rPr>
          <w:rFonts w:ascii="Gadugi" w:hAnsi="Gadugi"/>
          <w:lang w:val="en-GB"/>
        </w:rPr>
        <w:t>Coppedge</w:t>
      </w:r>
      <w:proofErr w:type="spellEnd"/>
      <w:r w:rsidRPr="00B94E40">
        <w:rPr>
          <w:rFonts w:ascii="Gadugi" w:hAnsi="Gadugi"/>
          <w:lang w:val="en-GB"/>
        </w:rPr>
        <w:t xml:space="preserve">, Michael and John </w:t>
      </w:r>
      <w:proofErr w:type="spellStart"/>
      <w:r w:rsidRPr="00B94E40">
        <w:rPr>
          <w:rFonts w:ascii="Gadugi" w:hAnsi="Gadugi"/>
          <w:lang w:val="en-GB"/>
        </w:rPr>
        <w:t>Gerring</w:t>
      </w:r>
      <w:proofErr w:type="spellEnd"/>
      <w:r w:rsidRPr="00B94E40">
        <w:rPr>
          <w:rFonts w:ascii="Gadugi" w:hAnsi="Gadugi"/>
          <w:lang w:val="en-GB"/>
        </w:rPr>
        <w:t xml:space="preserve">. 2011. “Conceptualizing and Measuring Democracy: A New Approach”. </w:t>
      </w:r>
      <w:proofErr w:type="spellStart"/>
      <w:r w:rsidRPr="00B94E40">
        <w:rPr>
          <w:rFonts w:ascii="Gadugi" w:hAnsi="Gadugi"/>
          <w:i/>
          <w:lang w:val="pl-PL"/>
        </w:rPr>
        <w:t>Perspectives</w:t>
      </w:r>
      <w:proofErr w:type="spellEnd"/>
      <w:r w:rsidRPr="00B94E40">
        <w:rPr>
          <w:rFonts w:ascii="Gadugi" w:hAnsi="Gadugi"/>
          <w:i/>
          <w:lang w:val="pl-PL"/>
        </w:rPr>
        <w:t xml:space="preserve"> on </w:t>
      </w:r>
      <w:proofErr w:type="spellStart"/>
      <w:r w:rsidRPr="00B94E40">
        <w:rPr>
          <w:rFonts w:ascii="Gadugi" w:hAnsi="Gadugi"/>
          <w:i/>
          <w:lang w:val="pl-PL"/>
        </w:rPr>
        <w:t>Politics</w:t>
      </w:r>
      <w:proofErr w:type="spellEnd"/>
      <w:r w:rsidRPr="00B94E40">
        <w:rPr>
          <w:rFonts w:ascii="Gadugi" w:hAnsi="Gadugi"/>
          <w:i/>
          <w:lang w:val="pl-PL"/>
        </w:rPr>
        <w:t xml:space="preserve"> </w:t>
      </w:r>
      <w:r w:rsidRPr="00B94E40">
        <w:rPr>
          <w:rFonts w:ascii="Gadugi" w:hAnsi="Gadugi"/>
          <w:lang w:val="pl-PL"/>
        </w:rPr>
        <w:t>9: 247-67</w:t>
      </w:r>
    </w:p>
    <w:p w14:paraId="0C66E076" w14:textId="77777777" w:rsidR="001E7EAE" w:rsidRPr="00B94E40" w:rsidRDefault="001E7EAE" w:rsidP="00B94E40">
      <w:pPr>
        <w:pStyle w:val="NoSpacing"/>
        <w:spacing w:line="360" w:lineRule="auto"/>
        <w:jc w:val="both"/>
        <w:rPr>
          <w:rFonts w:ascii="Gadugi" w:hAnsi="Gadugi"/>
          <w:sz w:val="24"/>
          <w:szCs w:val="24"/>
          <w:lang w:val="pl-PL"/>
        </w:rPr>
      </w:pPr>
      <w:proofErr w:type="spellStart"/>
      <w:r w:rsidRPr="00B94E40">
        <w:rPr>
          <w:rFonts w:ascii="Gadugi" w:hAnsi="Gadugi"/>
          <w:sz w:val="24"/>
          <w:szCs w:val="24"/>
          <w:lang w:val="pl-PL"/>
        </w:rPr>
        <w:t>Czapinski</w:t>
      </w:r>
      <w:proofErr w:type="spellEnd"/>
      <w:r w:rsidRPr="00B94E40">
        <w:rPr>
          <w:rFonts w:ascii="Gadugi" w:hAnsi="Gadugi"/>
          <w:sz w:val="24"/>
          <w:szCs w:val="24"/>
          <w:lang w:val="pl-PL"/>
        </w:rPr>
        <w:t xml:space="preserve">, Janusz &amp; Tomasz Panek, ed. 2012. </w:t>
      </w:r>
      <w:r w:rsidRPr="00B94E40">
        <w:rPr>
          <w:rFonts w:ascii="Gadugi" w:hAnsi="Gadugi"/>
          <w:i/>
          <w:sz w:val="24"/>
          <w:szCs w:val="24"/>
          <w:lang w:val="pl-PL"/>
        </w:rPr>
        <w:t>Diagnoza społeczna 2011: warunki i jako</w:t>
      </w:r>
      <w:r w:rsidRPr="00B94E40">
        <w:rPr>
          <w:rFonts w:cs="Calibri"/>
          <w:i/>
          <w:sz w:val="24"/>
          <w:szCs w:val="24"/>
          <w:lang w:val="pl-PL"/>
        </w:rPr>
        <w:t>ść</w:t>
      </w:r>
      <w:r w:rsidRPr="00B94E40">
        <w:rPr>
          <w:rFonts w:ascii="Gadugi" w:hAnsi="Gadugi"/>
          <w:i/>
          <w:sz w:val="24"/>
          <w:szCs w:val="24"/>
          <w:lang w:val="pl-PL"/>
        </w:rPr>
        <w:t xml:space="preserve"> </w:t>
      </w:r>
      <w:r w:rsidRPr="00B94E40">
        <w:rPr>
          <w:rFonts w:cs="Calibri"/>
          <w:i/>
          <w:sz w:val="24"/>
          <w:szCs w:val="24"/>
          <w:lang w:val="pl-PL"/>
        </w:rPr>
        <w:t>ż</w:t>
      </w:r>
      <w:r w:rsidRPr="00B94E40">
        <w:rPr>
          <w:rFonts w:ascii="Gadugi" w:hAnsi="Gadugi"/>
          <w:i/>
          <w:sz w:val="24"/>
          <w:szCs w:val="24"/>
          <w:lang w:val="pl-PL"/>
        </w:rPr>
        <w:t xml:space="preserve">ycia Polaków. </w:t>
      </w:r>
      <w:r w:rsidRPr="00B94E40">
        <w:rPr>
          <w:rFonts w:ascii="Gadugi" w:hAnsi="Gadugi"/>
          <w:sz w:val="24"/>
          <w:szCs w:val="24"/>
          <w:lang w:val="pl-PL"/>
        </w:rPr>
        <w:t xml:space="preserve">Warszawa: Centrum </w:t>
      </w:r>
      <w:proofErr w:type="gramStart"/>
      <w:r w:rsidRPr="00B94E40">
        <w:rPr>
          <w:rFonts w:ascii="Gadugi" w:hAnsi="Gadugi"/>
          <w:sz w:val="24"/>
          <w:szCs w:val="24"/>
          <w:lang w:val="pl-PL"/>
        </w:rPr>
        <w:t>Rozwoju  Zasobów</w:t>
      </w:r>
      <w:proofErr w:type="gramEnd"/>
      <w:r w:rsidRPr="00B94E40">
        <w:rPr>
          <w:rFonts w:ascii="Gadugi" w:hAnsi="Gadugi"/>
          <w:sz w:val="24"/>
          <w:szCs w:val="24"/>
          <w:lang w:val="pl-PL"/>
        </w:rPr>
        <w:t xml:space="preserve"> Ludzkich.</w:t>
      </w:r>
    </w:p>
    <w:p w14:paraId="525CE7E2" w14:textId="77777777" w:rsidR="0056024A" w:rsidRPr="00B94E40" w:rsidRDefault="0056024A" w:rsidP="00B94E40">
      <w:pPr>
        <w:pStyle w:val="NoSpacing"/>
        <w:spacing w:line="360" w:lineRule="auto"/>
        <w:jc w:val="both"/>
        <w:rPr>
          <w:rFonts w:ascii="Gadugi" w:hAnsi="Gadugi"/>
          <w:lang w:val="en-GB"/>
        </w:rPr>
      </w:pPr>
      <w:proofErr w:type="spellStart"/>
      <w:r w:rsidRPr="00B94E40">
        <w:rPr>
          <w:rFonts w:ascii="Gadugi" w:hAnsi="Gadugi"/>
          <w:lang w:val="pl-PL"/>
        </w:rPr>
        <w:t>Dahl</w:t>
      </w:r>
      <w:proofErr w:type="spellEnd"/>
      <w:r w:rsidRPr="00B94E40">
        <w:rPr>
          <w:rFonts w:ascii="Gadugi" w:hAnsi="Gadugi"/>
          <w:lang w:val="pl-PL"/>
        </w:rPr>
        <w:t xml:space="preserve">, Robert. 1982. </w:t>
      </w:r>
      <w:proofErr w:type="spellStart"/>
      <w:r w:rsidRPr="00B94E40">
        <w:rPr>
          <w:rFonts w:ascii="Gadugi" w:hAnsi="Gadugi"/>
          <w:i/>
          <w:lang w:val="pl-PL"/>
        </w:rPr>
        <w:t>Dilemmas</w:t>
      </w:r>
      <w:proofErr w:type="spellEnd"/>
      <w:r w:rsidRPr="00B94E40">
        <w:rPr>
          <w:rFonts w:ascii="Gadugi" w:hAnsi="Gadugi"/>
          <w:i/>
          <w:lang w:val="pl-PL"/>
        </w:rPr>
        <w:t xml:space="preserve"> of </w:t>
      </w:r>
      <w:proofErr w:type="spellStart"/>
      <w:r w:rsidRPr="00B94E40">
        <w:rPr>
          <w:rFonts w:ascii="Gadugi" w:hAnsi="Gadugi"/>
          <w:i/>
          <w:lang w:val="pl-PL"/>
        </w:rPr>
        <w:t>pluralist</w:t>
      </w:r>
      <w:proofErr w:type="spellEnd"/>
      <w:r w:rsidRPr="00B94E40">
        <w:rPr>
          <w:rFonts w:ascii="Gadugi" w:hAnsi="Gadugi"/>
          <w:i/>
          <w:lang w:val="pl-PL"/>
        </w:rPr>
        <w:t xml:space="preserve"> </w:t>
      </w:r>
      <w:proofErr w:type="spellStart"/>
      <w:r w:rsidRPr="00B94E40">
        <w:rPr>
          <w:rFonts w:ascii="Gadugi" w:hAnsi="Gadugi"/>
          <w:i/>
          <w:lang w:val="pl-PL"/>
        </w:rPr>
        <w:t>democracy</w:t>
      </w:r>
      <w:proofErr w:type="spellEnd"/>
      <w:r w:rsidRPr="00B94E40">
        <w:rPr>
          <w:rFonts w:ascii="Gadugi" w:hAnsi="Gadugi"/>
          <w:lang w:val="pl-PL"/>
        </w:rPr>
        <w:t xml:space="preserve">. </w:t>
      </w:r>
      <w:r w:rsidRPr="00B94E40">
        <w:rPr>
          <w:rFonts w:ascii="Gadugi" w:hAnsi="Gadugi"/>
          <w:lang w:val="en-GB"/>
        </w:rPr>
        <w:t>New Haven, Conn.: Yale University Press.</w:t>
      </w:r>
    </w:p>
    <w:p w14:paraId="5138A14B" w14:textId="77777777" w:rsidR="0056024A" w:rsidRPr="00B94E40" w:rsidRDefault="0056024A" w:rsidP="00B94E40">
      <w:pPr>
        <w:pStyle w:val="NoSpacing"/>
        <w:spacing w:line="360" w:lineRule="auto"/>
        <w:jc w:val="both"/>
        <w:rPr>
          <w:rFonts w:ascii="Gadugi" w:hAnsi="Gadugi"/>
          <w:lang w:val="en-GB"/>
        </w:rPr>
      </w:pPr>
      <w:r w:rsidRPr="00B94E40">
        <w:rPr>
          <w:rFonts w:ascii="Gadugi" w:hAnsi="Gadugi"/>
          <w:lang w:val="en-GB"/>
        </w:rPr>
        <w:t xml:space="preserve">Dahl, Robert. 1998. </w:t>
      </w:r>
      <w:r w:rsidRPr="00B94E40">
        <w:rPr>
          <w:rFonts w:ascii="Gadugi" w:hAnsi="Gadugi"/>
          <w:i/>
          <w:lang w:val="en-GB"/>
        </w:rPr>
        <w:t xml:space="preserve">On Democracy. </w:t>
      </w:r>
      <w:r w:rsidRPr="00B94E40">
        <w:rPr>
          <w:rFonts w:ascii="Gadugi" w:hAnsi="Gadugi"/>
          <w:lang w:val="en-GB"/>
        </w:rPr>
        <w:t>New Haven: Yale University Press.</w:t>
      </w:r>
    </w:p>
    <w:p w14:paraId="04908C12" w14:textId="77777777" w:rsidR="0056024A" w:rsidRPr="00B94E40" w:rsidRDefault="0056024A" w:rsidP="00B94E40">
      <w:pPr>
        <w:pStyle w:val="NoSpacing"/>
        <w:spacing w:line="360" w:lineRule="auto"/>
        <w:jc w:val="both"/>
        <w:rPr>
          <w:rFonts w:ascii="Gadugi" w:hAnsi="Gadugi"/>
        </w:rPr>
      </w:pPr>
      <w:r w:rsidRPr="00B94E40">
        <w:rPr>
          <w:rFonts w:ascii="Gadugi" w:hAnsi="Gadugi"/>
        </w:rPr>
        <w:t xml:space="preserve">Dalton, </w:t>
      </w:r>
      <w:proofErr w:type="gramStart"/>
      <w:r w:rsidRPr="00B94E40">
        <w:rPr>
          <w:rFonts w:ascii="Gadugi" w:hAnsi="Gadugi"/>
        </w:rPr>
        <w:t>Russell  2004</w:t>
      </w:r>
      <w:proofErr w:type="gramEnd"/>
      <w:r w:rsidRPr="00B94E40">
        <w:rPr>
          <w:rFonts w:ascii="Gadugi" w:hAnsi="Gadugi"/>
        </w:rPr>
        <w:t xml:space="preserve">. </w:t>
      </w:r>
      <w:r w:rsidRPr="00B94E40">
        <w:rPr>
          <w:rFonts w:ascii="Gadugi" w:hAnsi="Gadugi"/>
          <w:i/>
        </w:rPr>
        <w:t>Democratic challenges democratic choices. The erosion of political support in advanced industrial democracies</w:t>
      </w:r>
      <w:r w:rsidRPr="00B94E40">
        <w:rPr>
          <w:rFonts w:ascii="Gadugi" w:hAnsi="Gadugi"/>
        </w:rPr>
        <w:t>. New York: Oxford University Press</w:t>
      </w:r>
    </w:p>
    <w:p w14:paraId="385A4F81" w14:textId="77777777" w:rsidR="0056024A" w:rsidRPr="00B94E40" w:rsidRDefault="0056024A" w:rsidP="00B94E40">
      <w:pPr>
        <w:pStyle w:val="NoSpacing"/>
        <w:spacing w:line="360" w:lineRule="auto"/>
        <w:jc w:val="both"/>
        <w:rPr>
          <w:rFonts w:ascii="Gadugi" w:hAnsi="Gadugi"/>
          <w:lang w:val="pl-PL"/>
        </w:rPr>
      </w:pPr>
      <w:r w:rsidRPr="00B94E40">
        <w:rPr>
          <w:rFonts w:ascii="Gadugi" w:hAnsi="Gadugi"/>
        </w:rPr>
        <w:t xml:space="preserve">Dalton, Russell, </w:t>
      </w:r>
      <w:proofErr w:type="spellStart"/>
      <w:proofErr w:type="gramStart"/>
      <w:r w:rsidRPr="00B94E40">
        <w:rPr>
          <w:rFonts w:ascii="Gadugi" w:hAnsi="Gadugi"/>
        </w:rPr>
        <w:t>T.Sin</w:t>
      </w:r>
      <w:proofErr w:type="spellEnd"/>
      <w:proofErr w:type="gramEnd"/>
      <w:r w:rsidRPr="00B94E40">
        <w:rPr>
          <w:rFonts w:ascii="Gadugi" w:hAnsi="Gadugi"/>
        </w:rPr>
        <w:t xml:space="preserve"> and W. </w:t>
      </w:r>
      <w:proofErr w:type="spellStart"/>
      <w:r w:rsidRPr="00B94E40">
        <w:rPr>
          <w:rFonts w:ascii="Gadugi" w:hAnsi="Gadugi"/>
        </w:rPr>
        <w:t>Jou</w:t>
      </w:r>
      <w:proofErr w:type="spellEnd"/>
      <w:r w:rsidRPr="00B94E40">
        <w:rPr>
          <w:rFonts w:ascii="Gadugi" w:hAnsi="Gadugi"/>
        </w:rPr>
        <w:t xml:space="preserve">. 2007. “Understanding democracy: Data from unlikely places”. </w:t>
      </w:r>
      <w:proofErr w:type="spellStart"/>
      <w:r w:rsidRPr="00B94E40">
        <w:rPr>
          <w:rFonts w:ascii="Gadugi" w:hAnsi="Gadugi"/>
          <w:i/>
          <w:lang w:val="pl-PL"/>
        </w:rPr>
        <w:t>Journal</w:t>
      </w:r>
      <w:proofErr w:type="spellEnd"/>
      <w:r w:rsidRPr="00B94E40">
        <w:rPr>
          <w:rFonts w:ascii="Gadugi" w:hAnsi="Gadugi"/>
          <w:i/>
          <w:lang w:val="pl-PL"/>
        </w:rPr>
        <w:t xml:space="preserve"> of </w:t>
      </w:r>
      <w:proofErr w:type="spellStart"/>
      <w:r w:rsidRPr="00B94E40">
        <w:rPr>
          <w:rFonts w:ascii="Gadugi" w:hAnsi="Gadugi"/>
          <w:i/>
          <w:lang w:val="pl-PL"/>
        </w:rPr>
        <w:t>Democracy</w:t>
      </w:r>
      <w:proofErr w:type="spellEnd"/>
      <w:r w:rsidRPr="00B94E40">
        <w:rPr>
          <w:rFonts w:ascii="Gadugi" w:hAnsi="Gadugi"/>
          <w:lang w:val="pl-PL"/>
        </w:rPr>
        <w:t xml:space="preserve"> 18: 142-56.</w:t>
      </w:r>
    </w:p>
    <w:p w14:paraId="4248E80D" w14:textId="77777777" w:rsidR="001E7EAE" w:rsidRPr="00B94E40" w:rsidRDefault="001E7EAE" w:rsidP="00B94E40">
      <w:pPr>
        <w:jc w:val="both"/>
        <w:rPr>
          <w:rFonts w:ascii="Gadugi" w:hAnsi="Gadugi"/>
        </w:rPr>
      </w:pPr>
      <w:r w:rsidRPr="00B94E40">
        <w:rPr>
          <w:rFonts w:ascii="Gadugi" w:hAnsi="Gadugi"/>
          <w:lang w:val="pl-PL"/>
        </w:rPr>
        <w:lastRenderedPageBreak/>
        <w:t>Doma</w:t>
      </w:r>
      <w:r w:rsidRPr="00B94E40">
        <w:rPr>
          <w:rFonts w:ascii="Calibri" w:hAnsi="Calibri" w:cs="Calibri"/>
          <w:lang w:val="pl-PL"/>
        </w:rPr>
        <w:t>ń</w:t>
      </w:r>
      <w:r w:rsidRPr="00B94E40">
        <w:rPr>
          <w:rFonts w:ascii="Gadugi" w:hAnsi="Gadugi"/>
          <w:lang w:val="pl-PL"/>
        </w:rPr>
        <w:t xml:space="preserve">ski, </w:t>
      </w:r>
      <w:proofErr w:type="gramStart"/>
      <w:r w:rsidRPr="00B94E40">
        <w:rPr>
          <w:rFonts w:ascii="Gadugi" w:hAnsi="Gadugi"/>
          <w:lang w:val="pl-PL"/>
        </w:rPr>
        <w:t>Henryk ,</w:t>
      </w:r>
      <w:proofErr w:type="gramEnd"/>
      <w:r w:rsidRPr="00B94E40">
        <w:rPr>
          <w:rFonts w:ascii="Gadugi" w:hAnsi="Gadugi"/>
          <w:lang w:val="pl-PL"/>
        </w:rPr>
        <w:t xml:space="preserve"> ed. 2008. </w:t>
      </w:r>
      <w:r w:rsidRPr="00B94E40">
        <w:rPr>
          <w:rFonts w:ascii="Gadugi" w:hAnsi="Gadugi"/>
          <w:i/>
          <w:lang w:val="pl-PL"/>
        </w:rPr>
        <w:t>Zmiany stratyfikacji społecznej w Polsce.</w:t>
      </w:r>
      <w:r w:rsidRPr="00B94E40">
        <w:rPr>
          <w:rFonts w:ascii="Gadugi" w:hAnsi="Gadugi"/>
          <w:lang w:val="pl-PL"/>
        </w:rPr>
        <w:t xml:space="preserve"> </w:t>
      </w:r>
      <w:r w:rsidRPr="00B94E40">
        <w:rPr>
          <w:rFonts w:ascii="Gadugi" w:hAnsi="Gadugi"/>
        </w:rPr>
        <w:t xml:space="preserve">Warszawa: </w:t>
      </w:r>
      <w:proofErr w:type="spellStart"/>
      <w:r w:rsidRPr="00B94E40">
        <w:rPr>
          <w:rFonts w:ascii="Gadugi" w:hAnsi="Gadugi"/>
        </w:rPr>
        <w:t>Wydawnictwo</w:t>
      </w:r>
      <w:proofErr w:type="spellEnd"/>
      <w:r w:rsidRPr="00B94E40">
        <w:rPr>
          <w:rFonts w:ascii="Gadugi" w:hAnsi="Gadugi"/>
        </w:rPr>
        <w:t xml:space="preserve"> </w:t>
      </w:r>
      <w:proofErr w:type="spellStart"/>
      <w:r w:rsidRPr="00B94E40">
        <w:rPr>
          <w:rFonts w:ascii="Gadugi" w:hAnsi="Gadugi"/>
        </w:rPr>
        <w:t>IFiS</w:t>
      </w:r>
      <w:proofErr w:type="spellEnd"/>
      <w:r w:rsidRPr="00B94E40">
        <w:rPr>
          <w:rFonts w:ascii="Gadugi" w:hAnsi="Gadugi"/>
        </w:rPr>
        <w:t xml:space="preserve"> PAN</w:t>
      </w:r>
    </w:p>
    <w:p w14:paraId="7BA8CDD8" w14:textId="77777777" w:rsidR="0056024A" w:rsidRPr="00B94E40" w:rsidRDefault="0056024A" w:rsidP="00B94E40">
      <w:pPr>
        <w:pStyle w:val="NoSpacing"/>
        <w:spacing w:line="360" w:lineRule="auto"/>
        <w:jc w:val="both"/>
        <w:rPr>
          <w:rFonts w:ascii="Gadugi" w:hAnsi="Gadugi"/>
          <w:lang w:val="en-GB"/>
        </w:rPr>
      </w:pPr>
      <w:proofErr w:type="spellStart"/>
      <w:r w:rsidRPr="00B94E40">
        <w:rPr>
          <w:rFonts w:ascii="Gadugi" w:hAnsi="Gadugi"/>
          <w:lang w:val="en-GB"/>
        </w:rPr>
        <w:t>Duch</w:t>
      </w:r>
      <w:proofErr w:type="spellEnd"/>
      <w:r w:rsidRPr="00B94E40">
        <w:rPr>
          <w:rFonts w:ascii="Gadugi" w:hAnsi="Gadugi"/>
          <w:lang w:val="en-GB"/>
        </w:rPr>
        <w:t>, Raymond &amp; Stevenson, R.T., 2008. The Economic Vote: How Political and Economic Institutions</w:t>
      </w:r>
      <w:r w:rsidRPr="00B94E40">
        <w:rPr>
          <w:rFonts w:ascii="Gadugi" w:hAnsi="Gadugi"/>
          <w:lang w:val="en-GB"/>
        </w:rPr>
        <w:tab/>
        <w:t xml:space="preserve"> Condition Election </w:t>
      </w:r>
      <w:proofErr w:type="gramStart"/>
      <w:r w:rsidRPr="00B94E40">
        <w:rPr>
          <w:rFonts w:ascii="Gadugi" w:hAnsi="Gadugi"/>
          <w:lang w:val="en-GB"/>
        </w:rPr>
        <w:t>Results,  Cambridge</w:t>
      </w:r>
      <w:proofErr w:type="gramEnd"/>
      <w:r w:rsidRPr="00B94E40">
        <w:rPr>
          <w:rFonts w:ascii="Gadugi" w:hAnsi="Gadugi"/>
          <w:lang w:val="en-GB"/>
        </w:rPr>
        <w:t xml:space="preserve"> University Press.</w:t>
      </w:r>
    </w:p>
    <w:p w14:paraId="15EDCA56" w14:textId="77777777" w:rsidR="0056024A" w:rsidRPr="00B94E40" w:rsidRDefault="0056024A" w:rsidP="00B94E40">
      <w:pPr>
        <w:pStyle w:val="KriesiLiteratur"/>
        <w:spacing w:after="0" w:line="360" w:lineRule="auto"/>
        <w:ind w:leftChars="1" w:left="2" w:firstLine="0"/>
        <w:rPr>
          <w:rFonts w:ascii="Gadugi" w:hAnsi="Gadugi"/>
          <w:sz w:val="22"/>
          <w:szCs w:val="22"/>
        </w:rPr>
      </w:pPr>
      <w:proofErr w:type="spellStart"/>
      <w:r w:rsidRPr="00B94E40">
        <w:rPr>
          <w:rFonts w:ascii="Gadugi" w:hAnsi="Gadugi"/>
          <w:sz w:val="22"/>
          <w:szCs w:val="22"/>
        </w:rPr>
        <w:t>Esping</w:t>
      </w:r>
      <w:proofErr w:type="spellEnd"/>
      <w:r w:rsidRPr="00B94E40">
        <w:rPr>
          <w:rFonts w:ascii="Gadugi" w:hAnsi="Gadugi"/>
          <w:sz w:val="22"/>
          <w:szCs w:val="22"/>
        </w:rPr>
        <w:t xml:space="preserve">-Andersen, </w:t>
      </w:r>
      <w:proofErr w:type="spellStart"/>
      <w:r w:rsidRPr="00B94E40">
        <w:rPr>
          <w:rFonts w:ascii="Gadugi" w:hAnsi="Gadugi"/>
          <w:sz w:val="22"/>
          <w:szCs w:val="22"/>
        </w:rPr>
        <w:t>Gosta</w:t>
      </w:r>
      <w:proofErr w:type="spellEnd"/>
      <w:r w:rsidRPr="00B94E40">
        <w:rPr>
          <w:rFonts w:ascii="Gadugi" w:hAnsi="Gadugi"/>
          <w:sz w:val="22"/>
          <w:szCs w:val="22"/>
        </w:rPr>
        <w:t xml:space="preserve">. 1990. </w:t>
      </w:r>
      <w:r w:rsidRPr="00B94E40">
        <w:rPr>
          <w:rFonts w:ascii="Gadugi" w:hAnsi="Gadugi"/>
          <w:i/>
          <w:sz w:val="22"/>
          <w:szCs w:val="22"/>
        </w:rPr>
        <w:t xml:space="preserve">The Three Worlds of Welfare Capitalism. </w:t>
      </w:r>
      <w:r w:rsidRPr="00B94E40">
        <w:rPr>
          <w:rFonts w:ascii="Gadugi" w:hAnsi="Gadugi"/>
          <w:sz w:val="22"/>
          <w:szCs w:val="22"/>
        </w:rPr>
        <w:t>Cambridge: Polity Press.</w:t>
      </w:r>
    </w:p>
    <w:p w14:paraId="5E780A40" w14:textId="77777777" w:rsidR="0056024A" w:rsidRPr="00B94E40" w:rsidRDefault="0056024A" w:rsidP="00B94E40">
      <w:pPr>
        <w:pStyle w:val="KriesiLiteratur"/>
        <w:spacing w:after="0" w:line="360" w:lineRule="auto"/>
        <w:ind w:leftChars="1" w:left="2" w:firstLine="0"/>
        <w:rPr>
          <w:rFonts w:ascii="Gadugi" w:hAnsi="Gadugi"/>
          <w:sz w:val="22"/>
          <w:szCs w:val="22"/>
        </w:rPr>
      </w:pPr>
      <w:proofErr w:type="spellStart"/>
      <w:r w:rsidRPr="00B94E40">
        <w:rPr>
          <w:rFonts w:ascii="Gadugi" w:hAnsi="Gadugi"/>
          <w:sz w:val="22"/>
          <w:szCs w:val="22"/>
        </w:rPr>
        <w:t>Greskovits</w:t>
      </w:r>
      <w:proofErr w:type="spellEnd"/>
      <w:r w:rsidRPr="00B94E40">
        <w:rPr>
          <w:rFonts w:ascii="Gadugi" w:hAnsi="Gadugi"/>
          <w:sz w:val="22"/>
          <w:szCs w:val="22"/>
        </w:rPr>
        <w:t xml:space="preserve">, Bela. 1998. </w:t>
      </w:r>
      <w:r w:rsidRPr="00B94E40">
        <w:rPr>
          <w:rFonts w:ascii="Gadugi" w:hAnsi="Gadugi"/>
          <w:i/>
          <w:sz w:val="22"/>
          <w:szCs w:val="22"/>
        </w:rPr>
        <w:t xml:space="preserve">The Political Economy of Protest and Patience. East European and Latin American Transformations Compared. </w:t>
      </w:r>
      <w:r w:rsidRPr="00B94E40">
        <w:rPr>
          <w:rFonts w:ascii="Gadugi" w:hAnsi="Gadugi"/>
          <w:sz w:val="22"/>
          <w:szCs w:val="22"/>
        </w:rPr>
        <w:t>Budapest:  CEU Press.</w:t>
      </w:r>
    </w:p>
    <w:p w14:paraId="3E2E1E41" w14:textId="77777777" w:rsidR="0056024A" w:rsidRPr="00B94E40" w:rsidRDefault="0056024A" w:rsidP="00B94E40">
      <w:pPr>
        <w:pStyle w:val="KriesiLiteratur"/>
        <w:spacing w:after="0" w:line="360" w:lineRule="auto"/>
        <w:ind w:leftChars="1" w:left="2" w:firstLine="0"/>
        <w:rPr>
          <w:rFonts w:ascii="Gadugi" w:hAnsi="Gadugi"/>
          <w:sz w:val="22"/>
          <w:szCs w:val="22"/>
        </w:rPr>
      </w:pPr>
      <w:proofErr w:type="spellStart"/>
      <w:r w:rsidRPr="00B94E40">
        <w:rPr>
          <w:rFonts w:ascii="Gadugi" w:hAnsi="Gadugi"/>
          <w:sz w:val="22"/>
          <w:szCs w:val="22"/>
        </w:rPr>
        <w:t>Grzymała-Busse</w:t>
      </w:r>
      <w:proofErr w:type="spellEnd"/>
      <w:r w:rsidRPr="00B94E40">
        <w:rPr>
          <w:rFonts w:ascii="Gadugi" w:hAnsi="Gadugi"/>
          <w:sz w:val="22"/>
          <w:szCs w:val="22"/>
        </w:rPr>
        <w:t>, Anna. 2002.</w:t>
      </w:r>
      <w:r w:rsidRPr="00B94E40">
        <w:rPr>
          <w:rFonts w:ascii="Gadugi" w:hAnsi="Gadugi"/>
          <w:i/>
          <w:sz w:val="22"/>
          <w:szCs w:val="22"/>
        </w:rPr>
        <w:t xml:space="preserve"> Redeeming the Communist Past: The Regeneration of Communist Parties in East and Central Europe. </w:t>
      </w:r>
      <w:r w:rsidRPr="00B94E40">
        <w:rPr>
          <w:rFonts w:ascii="Gadugi" w:hAnsi="Gadugi"/>
          <w:sz w:val="22"/>
          <w:szCs w:val="22"/>
        </w:rPr>
        <w:t>Cambridge: Cambridge University Press.</w:t>
      </w:r>
    </w:p>
    <w:p w14:paraId="0A4B77C3" w14:textId="77777777" w:rsidR="0056024A" w:rsidRPr="00B94E40" w:rsidRDefault="0056024A" w:rsidP="00B94E40">
      <w:pPr>
        <w:spacing w:after="0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 xml:space="preserve">Hall Peter A. and David Soskice, eds. 2001. </w:t>
      </w:r>
      <w:r w:rsidRPr="00B94E40">
        <w:rPr>
          <w:rFonts w:ascii="Gadugi" w:hAnsi="Gadugi" w:cs="Times New Roman"/>
          <w:i/>
        </w:rPr>
        <w:t>Varieties of Capitalism. The Institutional Foundations of Comparative Advantage</w:t>
      </w:r>
      <w:r w:rsidRPr="00B94E40">
        <w:rPr>
          <w:rFonts w:ascii="Gadugi" w:hAnsi="Gadugi" w:cs="Times New Roman"/>
        </w:rPr>
        <w:t>. Oxford: Oxford University Press.</w:t>
      </w:r>
    </w:p>
    <w:p w14:paraId="0C3E26A5" w14:textId="77777777" w:rsidR="0056024A" w:rsidRPr="00B94E40" w:rsidRDefault="0056024A" w:rsidP="00B94E40">
      <w:pPr>
        <w:spacing w:after="0"/>
        <w:jc w:val="both"/>
        <w:rPr>
          <w:rFonts w:ascii="Gadugi" w:hAnsi="Gadugi" w:cs="Times New Roman"/>
        </w:rPr>
      </w:pPr>
    </w:p>
    <w:p w14:paraId="475D4143" w14:textId="77777777" w:rsidR="0056024A" w:rsidRPr="00B94E40" w:rsidRDefault="0056024A" w:rsidP="00B94E40">
      <w:pPr>
        <w:spacing w:after="0"/>
        <w:jc w:val="both"/>
        <w:rPr>
          <w:rFonts w:ascii="Gadugi" w:hAnsi="Gadugi" w:cs="Times New Roman"/>
        </w:rPr>
      </w:pPr>
      <w:proofErr w:type="spellStart"/>
      <w:r w:rsidRPr="00B94E40">
        <w:rPr>
          <w:rFonts w:ascii="Gadugi" w:hAnsi="Gadugi" w:cs="Times New Roman"/>
        </w:rPr>
        <w:t>Hausermann</w:t>
      </w:r>
      <w:proofErr w:type="spellEnd"/>
      <w:r w:rsidRPr="00B94E40">
        <w:rPr>
          <w:rFonts w:ascii="Gadugi" w:hAnsi="Gadugi" w:cs="Times New Roman"/>
        </w:rPr>
        <w:t xml:space="preserve">, </w:t>
      </w:r>
      <w:proofErr w:type="spellStart"/>
      <w:r w:rsidRPr="00B94E40">
        <w:rPr>
          <w:rFonts w:ascii="Gadugi" w:hAnsi="Gadugi" w:cs="Times New Roman"/>
        </w:rPr>
        <w:t>Silja</w:t>
      </w:r>
      <w:proofErr w:type="spellEnd"/>
      <w:r w:rsidRPr="00B94E40">
        <w:rPr>
          <w:rFonts w:ascii="Gadugi" w:hAnsi="Gadugi" w:cs="Times New Roman"/>
        </w:rPr>
        <w:t xml:space="preserve">. 2010. </w:t>
      </w:r>
      <w:r w:rsidRPr="00B94E40">
        <w:rPr>
          <w:rFonts w:ascii="Gadugi" w:hAnsi="Gadugi" w:cs="Times New Roman"/>
          <w:i/>
        </w:rPr>
        <w:t xml:space="preserve">The Politics of Welfare State Reform in Continental Europe. </w:t>
      </w:r>
      <w:r w:rsidRPr="00B94E40">
        <w:rPr>
          <w:rFonts w:ascii="Gadugi" w:hAnsi="Gadugi" w:cs="Times New Roman"/>
        </w:rPr>
        <w:t>Cambridge: Cambridge University Press.</w:t>
      </w:r>
    </w:p>
    <w:p w14:paraId="5F9D7F74" w14:textId="77777777" w:rsidR="0056024A" w:rsidRPr="00B94E40" w:rsidRDefault="0056024A" w:rsidP="00B94E40">
      <w:pPr>
        <w:tabs>
          <w:tab w:val="left" w:pos="2200"/>
        </w:tabs>
        <w:spacing w:after="0"/>
        <w:ind w:leftChars="1" w:left="2"/>
        <w:jc w:val="both"/>
        <w:rPr>
          <w:rFonts w:ascii="Gadugi" w:eastAsia="Calibri" w:hAnsi="Gadugi" w:cs="Times New Roman"/>
          <w:lang w:val="en-GB" w:eastAsia="de-DE"/>
        </w:rPr>
      </w:pPr>
      <w:r w:rsidRPr="00B94E40">
        <w:rPr>
          <w:rFonts w:ascii="Gadugi" w:eastAsia="Calibri" w:hAnsi="Gadugi" w:cs="Times New Roman"/>
          <w:lang w:val="en-GB" w:eastAsia="de-DE"/>
        </w:rPr>
        <w:t xml:space="preserve">Held, David. 2006. </w:t>
      </w:r>
      <w:r w:rsidRPr="00B94E40">
        <w:rPr>
          <w:rFonts w:ascii="Gadugi" w:eastAsia="Calibri" w:hAnsi="Gadugi" w:cs="Times New Roman"/>
          <w:i/>
          <w:lang w:val="en-GB" w:eastAsia="de-DE"/>
        </w:rPr>
        <w:t>Models of Democracy</w:t>
      </w:r>
      <w:r w:rsidRPr="00B94E40">
        <w:rPr>
          <w:rFonts w:ascii="Gadugi" w:eastAsia="Calibri" w:hAnsi="Gadugi" w:cs="Times New Roman"/>
          <w:lang w:val="en-GB" w:eastAsia="de-DE"/>
        </w:rPr>
        <w:t>.  Cambridge: Polity Press.</w:t>
      </w:r>
    </w:p>
    <w:p w14:paraId="382F765C" w14:textId="77777777" w:rsidR="0056024A" w:rsidRPr="00B94E40" w:rsidRDefault="0056024A" w:rsidP="00B94E40">
      <w:pPr>
        <w:spacing w:after="0"/>
        <w:jc w:val="both"/>
        <w:rPr>
          <w:rFonts w:ascii="Gadugi" w:eastAsia="Calibri" w:hAnsi="Gadugi" w:cs="Times New Roman"/>
        </w:rPr>
      </w:pPr>
      <w:r w:rsidRPr="00B94E40">
        <w:rPr>
          <w:rFonts w:ascii="Gadugi" w:eastAsia="Calibri" w:hAnsi="Gadugi" w:cs="Times New Roman"/>
          <w:lang w:val="en-GB"/>
        </w:rPr>
        <w:t xml:space="preserve">Hendriks, Frank. 2010. </w:t>
      </w:r>
      <w:r w:rsidRPr="00B94E40">
        <w:rPr>
          <w:rFonts w:ascii="Gadugi" w:eastAsia="Calibri" w:hAnsi="Gadugi" w:cs="Times New Roman"/>
          <w:i/>
          <w:lang w:val="en-GB"/>
        </w:rPr>
        <w:t>Vital democracy: A theory of democracy in action</w:t>
      </w:r>
      <w:r w:rsidRPr="00B94E40">
        <w:rPr>
          <w:rFonts w:ascii="Gadugi" w:eastAsia="Calibri" w:hAnsi="Gadugi" w:cs="Times New Roman"/>
          <w:lang w:val="en-GB"/>
        </w:rPr>
        <w:t xml:space="preserve">. Oxford: Oxford University </w:t>
      </w:r>
      <w:r w:rsidRPr="00B94E40">
        <w:rPr>
          <w:rFonts w:ascii="Gadugi" w:hAnsi="Gadugi" w:cs="Times New Roman"/>
          <w:lang w:val="en-GB"/>
        </w:rPr>
        <w:t xml:space="preserve">Press. </w:t>
      </w:r>
      <w:r w:rsidRPr="00B94E40">
        <w:rPr>
          <w:rFonts w:ascii="Gadugi" w:hAnsi="Gadugi" w:cs="Times New Roman"/>
          <w:lang w:val="en-GB"/>
        </w:rPr>
        <w:cr/>
      </w:r>
      <w:r w:rsidRPr="00B94E40">
        <w:rPr>
          <w:rFonts w:ascii="Gadugi" w:eastAsia="Calibri" w:hAnsi="Gadugi" w:cs="Times New Roman"/>
        </w:rPr>
        <w:t xml:space="preserve">Houle, Christian. 2009. “Inequality and Democracy: Why Inequality harms Consolidation but Does Not Affect Democratization”, </w:t>
      </w:r>
      <w:r w:rsidRPr="00B94E40">
        <w:rPr>
          <w:rFonts w:ascii="Gadugi" w:eastAsia="Calibri" w:hAnsi="Gadugi" w:cs="Times New Roman"/>
          <w:i/>
        </w:rPr>
        <w:t xml:space="preserve">World </w:t>
      </w:r>
      <w:proofErr w:type="gramStart"/>
      <w:r w:rsidRPr="00B94E40">
        <w:rPr>
          <w:rFonts w:ascii="Gadugi" w:eastAsia="Calibri" w:hAnsi="Gadugi" w:cs="Times New Roman"/>
          <w:i/>
        </w:rPr>
        <w:t>Politics</w:t>
      </w:r>
      <w:r w:rsidRPr="00B94E40">
        <w:rPr>
          <w:rFonts w:ascii="Gadugi" w:eastAsia="Calibri" w:hAnsi="Gadugi" w:cs="Times New Roman"/>
        </w:rPr>
        <w:t xml:space="preserve">  61</w:t>
      </w:r>
      <w:proofErr w:type="gramEnd"/>
      <w:r w:rsidRPr="00B94E40">
        <w:rPr>
          <w:rFonts w:ascii="Gadugi" w:eastAsia="Calibri" w:hAnsi="Gadugi" w:cs="Times New Roman"/>
        </w:rPr>
        <w:t xml:space="preserve">: 589-622. </w:t>
      </w:r>
    </w:p>
    <w:p w14:paraId="0FDC6C82" w14:textId="77777777" w:rsidR="0056024A" w:rsidRPr="00B94E40" w:rsidRDefault="0056024A" w:rsidP="00B94E40">
      <w:pPr>
        <w:pStyle w:val="Header"/>
        <w:spacing w:line="360" w:lineRule="auto"/>
        <w:ind w:right="360"/>
        <w:jc w:val="both"/>
        <w:rPr>
          <w:rFonts w:ascii="Gadugi" w:hAnsi="Gadugi"/>
          <w:b/>
          <w:sz w:val="22"/>
          <w:szCs w:val="22"/>
        </w:rPr>
      </w:pPr>
      <w:proofErr w:type="spellStart"/>
      <w:r w:rsidRPr="00B94E40">
        <w:rPr>
          <w:rFonts w:ascii="Gadugi" w:hAnsi="Gadugi"/>
          <w:sz w:val="22"/>
          <w:szCs w:val="22"/>
          <w:lang w:val="de-DE"/>
        </w:rPr>
        <w:t>Inglehart</w:t>
      </w:r>
      <w:proofErr w:type="spellEnd"/>
      <w:r w:rsidRPr="00B94E40">
        <w:rPr>
          <w:rFonts w:ascii="Gadugi" w:hAnsi="Gadugi"/>
          <w:sz w:val="22"/>
          <w:szCs w:val="22"/>
          <w:lang w:val="de-DE"/>
        </w:rPr>
        <w:t xml:space="preserve">, Ronald &amp; Christian Welzel. 2005. </w:t>
      </w:r>
      <w:proofErr w:type="spellStart"/>
      <w:r w:rsidRPr="00B94E40">
        <w:rPr>
          <w:rFonts w:ascii="Gadugi" w:hAnsi="Gadugi"/>
          <w:i/>
          <w:iCs/>
          <w:sz w:val="22"/>
          <w:szCs w:val="22"/>
          <w:lang w:val="de-DE"/>
        </w:rPr>
        <w:t>Modernization</w:t>
      </w:r>
      <w:proofErr w:type="spellEnd"/>
      <w:r w:rsidRPr="00B94E40">
        <w:rPr>
          <w:rFonts w:ascii="Gadugi" w:hAnsi="Gadugi"/>
          <w:i/>
          <w:iCs/>
          <w:sz w:val="22"/>
          <w:szCs w:val="22"/>
          <w:lang w:val="de-DE"/>
        </w:rPr>
        <w:t xml:space="preserve">, Cultural Change, </w:t>
      </w:r>
      <w:proofErr w:type="spellStart"/>
      <w:r w:rsidRPr="00B94E40">
        <w:rPr>
          <w:rFonts w:ascii="Gadugi" w:hAnsi="Gadugi"/>
          <w:i/>
          <w:iCs/>
          <w:sz w:val="22"/>
          <w:szCs w:val="22"/>
          <w:lang w:val="de-DE"/>
        </w:rPr>
        <w:t>and</w:t>
      </w:r>
      <w:proofErr w:type="spellEnd"/>
      <w:r w:rsidRPr="00B94E40">
        <w:rPr>
          <w:rFonts w:ascii="Gadugi" w:hAnsi="Gadugi"/>
          <w:i/>
          <w:iCs/>
          <w:sz w:val="22"/>
          <w:szCs w:val="22"/>
          <w:lang w:val="de-DE"/>
        </w:rPr>
        <w:t xml:space="preserve"> Democracy: The Human Development </w:t>
      </w:r>
      <w:proofErr w:type="spellStart"/>
      <w:r w:rsidRPr="00B94E40">
        <w:rPr>
          <w:rFonts w:ascii="Gadugi" w:hAnsi="Gadugi"/>
          <w:i/>
          <w:iCs/>
          <w:sz w:val="22"/>
          <w:szCs w:val="22"/>
          <w:lang w:val="de-DE"/>
        </w:rPr>
        <w:t>Sequence</w:t>
      </w:r>
      <w:proofErr w:type="spellEnd"/>
      <w:r w:rsidRPr="00B94E40">
        <w:rPr>
          <w:rFonts w:ascii="Gadugi" w:hAnsi="Gadugi"/>
          <w:sz w:val="22"/>
          <w:szCs w:val="22"/>
          <w:lang w:val="de-DE"/>
        </w:rPr>
        <w:t>, New York: Cambridge University Press</w:t>
      </w:r>
      <w:r w:rsidRPr="00B94E40">
        <w:rPr>
          <w:rFonts w:ascii="Gadugi" w:hAnsi="Gadugi"/>
          <w:b/>
          <w:sz w:val="22"/>
          <w:szCs w:val="22"/>
        </w:rPr>
        <w:t>.</w:t>
      </w:r>
    </w:p>
    <w:p w14:paraId="163B7CD6" w14:textId="77777777" w:rsidR="0056024A" w:rsidRPr="00B94E40" w:rsidRDefault="0056024A" w:rsidP="00B94E40">
      <w:pPr>
        <w:spacing w:after="0"/>
        <w:jc w:val="both"/>
        <w:rPr>
          <w:rFonts w:ascii="Gadugi" w:hAnsi="Gadugi" w:cs="Times New Roman"/>
          <w:lang w:val="en-GB"/>
        </w:rPr>
      </w:pPr>
      <w:r w:rsidRPr="00B94E40">
        <w:rPr>
          <w:rFonts w:ascii="Gadugi" w:hAnsi="Gadugi" w:cs="Times New Roman"/>
          <w:lang w:val="en-GB"/>
        </w:rPr>
        <w:t xml:space="preserve">Iversen, Torben. 2005. </w:t>
      </w:r>
      <w:r w:rsidRPr="00B94E40">
        <w:rPr>
          <w:rFonts w:ascii="Gadugi" w:hAnsi="Gadugi" w:cs="Times New Roman"/>
          <w:i/>
          <w:lang w:val="en-GB"/>
        </w:rPr>
        <w:t xml:space="preserve">Capitalism, Democracy and Welfare. </w:t>
      </w:r>
      <w:r w:rsidRPr="00B94E40">
        <w:rPr>
          <w:rFonts w:ascii="Gadugi" w:hAnsi="Gadugi" w:cs="Times New Roman"/>
          <w:lang w:val="en-GB"/>
        </w:rPr>
        <w:t>Cambridge: Cambridge University Press.</w:t>
      </w:r>
    </w:p>
    <w:p w14:paraId="0330EDC5" w14:textId="77777777" w:rsidR="0056024A" w:rsidRPr="00B94E40" w:rsidRDefault="0056024A" w:rsidP="00B94E40">
      <w:pPr>
        <w:spacing w:after="0"/>
        <w:jc w:val="both"/>
        <w:rPr>
          <w:rFonts w:ascii="Gadugi" w:eastAsia="Calibri" w:hAnsi="Gadugi" w:cs="Times New Roman"/>
          <w:lang w:val="pl-PL"/>
        </w:rPr>
      </w:pPr>
      <w:r w:rsidRPr="00B94E40">
        <w:rPr>
          <w:rFonts w:ascii="Gadugi" w:eastAsia="Calibri" w:hAnsi="Gadugi" w:cs="Times New Roman"/>
        </w:rPr>
        <w:t xml:space="preserve">Jarosz, Maria, ed. 2010. </w:t>
      </w:r>
      <w:r w:rsidRPr="00B94E40">
        <w:rPr>
          <w:rFonts w:ascii="Gadugi" w:eastAsia="Calibri" w:hAnsi="Gadugi" w:cs="Times New Roman"/>
          <w:i/>
          <w:lang w:val="pl-PL"/>
        </w:rPr>
        <w:t xml:space="preserve">Polacy równi i równiejsi. </w:t>
      </w:r>
      <w:r w:rsidRPr="00B94E40">
        <w:rPr>
          <w:rFonts w:ascii="Gadugi" w:eastAsia="Calibri" w:hAnsi="Gadugi" w:cs="Times New Roman"/>
          <w:lang w:val="pl-PL"/>
        </w:rPr>
        <w:t>Warszawa: ISP PAN.</w:t>
      </w:r>
    </w:p>
    <w:p w14:paraId="071E51BF" w14:textId="77777777" w:rsidR="0056024A" w:rsidRPr="00B94E40" w:rsidRDefault="0056024A" w:rsidP="00B94E40">
      <w:pPr>
        <w:spacing w:after="0"/>
        <w:jc w:val="both"/>
        <w:rPr>
          <w:rFonts w:ascii="Gadugi" w:eastAsia="Calibri" w:hAnsi="Gadugi" w:cs="Times New Roman"/>
          <w:lang w:val="pl-PL"/>
        </w:rPr>
      </w:pPr>
      <w:proofErr w:type="spellStart"/>
      <w:r w:rsidRPr="00B94E40">
        <w:rPr>
          <w:rFonts w:ascii="Gadugi" w:eastAsia="Calibri" w:hAnsi="Gadugi" w:cs="Times New Roman"/>
          <w:lang w:val="pl-PL"/>
        </w:rPr>
        <w:t>Jasiecki</w:t>
      </w:r>
      <w:proofErr w:type="spellEnd"/>
      <w:r w:rsidRPr="00B94E40">
        <w:rPr>
          <w:rFonts w:ascii="Gadugi" w:eastAsia="Calibri" w:hAnsi="Gadugi" w:cs="Times New Roman"/>
          <w:lang w:val="pl-PL"/>
        </w:rPr>
        <w:t>, Krzysztof 2013. Kapitalizm po polsku. Między modernizacją a peryferiami Unii Europejskiej, Warszawa: IFIS PAN.</w:t>
      </w:r>
    </w:p>
    <w:p w14:paraId="3132C230" w14:textId="732E7485" w:rsidR="0056024A" w:rsidRPr="00B94E40" w:rsidRDefault="0056024A" w:rsidP="00B94E40">
      <w:pPr>
        <w:spacing w:after="0"/>
        <w:ind w:right="-233"/>
        <w:jc w:val="both"/>
        <w:rPr>
          <w:rFonts w:ascii="Gadugi" w:hAnsi="Gadugi" w:cs="Times New Roman"/>
        </w:rPr>
      </w:pPr>
      <w:proofErr w:type="spellStart"/>
      <w:r w:rsidRPr="00B94E40">
        <w:rPr>
          <w:rFonts w:ascii="Gadugi" w:hAnsi="Gadugi" w:cs="Times New Roman"/>
        </w:rPr>
        <w:t>Jasiewicz</w:t>
      </w:r>
      <w:proofErr w:type="spellEnd"/>
      <w:r w:rsidRPr="00B94E40">
        <w:rPr>
          <w:rFonts w:ascii="Gadugi" w:hAnsi="Gadugi" w:cs="Times New Roman"/>
        </w:rPr>
        <w:t xml:space="preserve"> Krzysztof. 200</w:t>
      </w:r>
      <w:r w:rsidR="001E7EAE" w:rsidRPr="00B94E40">
        <w:rPr>
          <w:rFonts w:ascii="Gadugi" w:hAnsi="Gadugi" w:cs="Times New Roman"/>
        </w:rPr>
        <w:t>8</w:t>
      </w:r>
      <w:r w:rsidRPr="00B94E40">
        <w:rPr>
          <w:rFonts w:ascii="Gadugi" w:hAnsi="Gadugi" w:cs="Times New Roman"/>
        </w:rPr>
        <w:t xml:space="preserve">. </w:t>
      </w:r>
      <w:r w:rsidR="001E7EAE" w:rsidRPr="00B94E40">
        <w:rPr>
          <w:rFonts w:ascii="Gadugi" w:hAnsi="Gadugi" w:cs="Times New Roman"/>
        </w:rPr>
        <w:t xml:space="preserve">The New Populism in Poland, </w:t>
      </w:r>
      <w:r w:rsidR="001E7EAE" w:rsidRPr="00B94E40">
        <w:rPr>
          <w:rFonts w:ascii="Gadugi" w:hAnsi="Gadugi" w:cs="Times New Roman"/>
          <w:i/>
        </w:rPr>
        <w:t xml:space="preserve">Problems of Post-communism. </w:t>
      </w:r>
    </w:p>
    <w:p w14:paraId="035085F2" w14:textId="77777777" w:rsidR="0056024A" w:rsidRPr="00B94E40" w:rsidRDefault="0056024A" w:rsidP="00B94E40">
      <w:pPr>
        <w:spacing w:after="0"/>
        <w:ind w:right="-233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>Keane, John. 2013.</w:t>
      </w:r>
      <w:r w:rsidRPr="00B94E40">
        <w:rPr>
          <w:rFonts w:ascii="Gadugi" w:hAnsi="Gadugi"/>
        </w:rPr>
        <w:t xml:space="preserve"> </w:t>
      </w:r>
      <w:r w:rsidRPr="00B94E40">
        <w:rPr>
          <w:rFonts w:ascii="Gadugi" w:hAnsi="Gadugi" w:cs="Times New Roman"/>
          <w:i/>
        </w:rPr>
        <w:t>Democracy and Media Decadence</w:t>
      </w:r>
      <w:r w:rsidRPr="00B94E40">
        <w:rPr>
          <w:rFonts w:ascii="Gadugi" w:hAnsi="Gadugi" w:cs="Times New Roman"/>
        </w:rPr>
        <w:t xml:space="preserve">. Cambridge: Cambridge University Press. </w:t>
      </w:r>
    </w:p>
    <w:p w14:paraId="432F4954" w14:textId="77777777" w:rsidR="0056024A" w:rsidRPr="00B94E40" w:rsidRDefault="0056024A" w:rsidP="00B94E40">
      <w:pPr>
        <w:spacing w:after="0"/>
        <w:jc w:val="both"/>
        <w:rPr>
          <w:rFonts w:ascii="Gadugi" w:eastAsia="Calibri" w:hAnsi="Gadugi" w:cs="Times New Roman"/>
        </w:rPr>
      </w:pPr>
      <w:proofErr w:type="spellStart"/>
      <w:r w:rsidRPr="00B94E40">
        <w:rPr>
          <w:rFonts w:ascii="Gadugi" w:eastAsia="Calibri" w:hAnsi="Gadugi" w:cs="Times New Roman"/>
        </w:rPr>
        <w:t>Kitschelt</w:t>
      </w:r>
      <w:proofErr w:type="spellEnd"/>
      <w:r w:rsidRPr="00B94E40">
        <w:rPr>
          <w:rFonts w:ascii="Gadugi" w:eastAsia="Calibri" w:hAnsi="Gadugi" w:cs="Times New Roman"/>
        </w:rPr>
        <w:t xml:space="preserve">, Herbert. 2000. “Linkages between citizens and politicians in democratic </w:t>
      </w:r>
      <w:proofErr w:type="spellStart"/>
      <w:r w:rsidRPr="00B94E40">
        <w:rPr>
          <w:rFonts w:ascii="Gadugi" w:eastAsia="Calibri" w:hAnsi="Gadugi" w:cs="Times New Roman"/>
        </w:rPr>
        <w:t>polities</w:t>
      </w:r>
      <w:proofErr w:type="spellEnd"/>
      <w:r w:rsidRPr="00B94E40">
        <w:rPr>
          <w:rFonts w:ascii="Gadugi" w:eastAsia="Calibri" w:hAnsi="Gadugi" w:cs="Times New Roman"/>
        </w:rPr>
        <w:t xml:space="preserve">”, </w:t>
      </w:r>
      <w:r w:rsidRPr="00B94E40">
        <w:rPr>
          <w:rFonts w:ascii="Gadugi" w:eastAsia="Calibri" w:hAnsi="Gadugi" w:cs="Times New Roman"/>
          <w:i/>
        </w:rPr>
        <w:t xml:space="preserve">Comparative Political Studies </w:t>
      </w:r>
      <w:r w:rsidRPr="00B94E40">
        <w:rPr>
          <w:rFonts w:ascii="Gadugi" w:eastAsia="Calibri" w:hAnsi="Gadugi" w:cs="Times New Roman"/>
        </w:rPr>
        <w:t>33: 845-79.</w:t>
      </w:r>
    </w:p>
    <w:p w14:paraId="081CE464" w14:textId="77777777" w:rsidR="0056024A" w:rsidRPr="00B40B0A" w:rsidRDefault="0056024A" w:rsidP="00B94E40">
      <w:pPr>
        <w:spacing w:after="0"/>
        <w:jc w:val="both"/>
        <w:rPr>
          <w:rFonts w:ascii="Gadugi" w:eastAsia="Calibri" w:hAnsi="Gadugi" w:cs="Times New Roman"/>
          <w:lang w:val="en-GB"/>
        </w:rPr>
      </w:pPr>
      <w:proofErr w:type="spellStart"/>
      <w:r w:rsidRPr="00B94E40">
        <w:rPr>
          <w:rFonts w:ascii="Gadugi" w:eastAsia="Calibri" w:hAnsi="Gadugi" w:cs="Times New Roman"/>
          <w:lang w:val="pl-PL"/>
        </w:rPr>
        <w:t>Klebaniuk</w:t>
      </w:r>
      <w:proofErr w:type="spellEnd"/>
      <w:r w:rsidRPr="00B94E40">
        <w:rPr>
          <w:rFonts w:ascii="Gadugi" w:eastAsia="Calibri" w:hAnsi="Gadugi" w:cs="Times New Roman"/>
          <w:lang w:val="pl-PL"/>
        </w:rPr>
        <w:t xml:space="preserve">, Jarosław, ed. 2007. </w:t>
      </w:r>
      <w:r w:rsidRPr="00B94E40">
        <w:rPr>
          <w:rFonts w:ascii="Gadugi" w:eastAsia="Calibri" w:hAnsi="Gadugi" w:cs="Times New Roman"/>
          <w:i/>
          <w:lang w:val="pl-PL"/>
        </w:rPr>
        <w:t>Oblicza nierówno</w:t>
      </w:r>
      <w:r w:rsidRPr="00B94E40">
        <w:rPr>
          <w:rFonts w:ascii="Calibri" w:eastAsia="Calibri" w:hAnsi="Calibri" w:cs="Calibri"/>
          <w:i/>
          <w:lang w:val="pl-PL"/>
        </w:rPr>
        <w:t>ś</w:t>
      </w:r>
      <w:r w:rsidRPr="00B94E40">
        <w:rPr>
          <w:rFonts w:ascii="Gadugi" w:eastAsia="Calibri" w:hAnsi="Gadugi" w:cs="Times New Roman"/>
          <w:i/>
          <w:lang w:val="pl-PL"/>
        </w:rPr>
        <w:t xml:space="preserve">ci społecznych. </w:t>
      </w:r>
      <w:r w:rsidRPr="00B40B0A">
        <w:rPr>
          <w:rFonts w:ascii="Gadugi" w:eastAsia="Calibri" w:hAnsi="Gadugi" w:cs="Times New Roman"/>
          <w:lang w:val="en-GB"/>
        </w:rPr>
        <w:t>Warszawa: ENETEIA.</w:t>
      </w:r>
    </w:p>
    <w:p w14:paraId="577279FD" w14:textId="77777777" w:rsidR="0056024A" w:rsidRPr="00B40B0A" w:rsidRDefault="0056024A" w:rsidP="00B94E4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dugi" w:hAnsi="Gadugi"/>
          <w:sz w:val="22"/>
          <w:szCs w:val="22"/>
          <w:lang w:val="pl-PL"/>
        </w:rPr>
      </w:pPr>
      <w:proofErr w:type="spellStart"/>
      <w:r w:rsidRPr="00B40B0A">
        <w:rPr>
          <w:rFonts w:ascii="Gadugi" w:hAnsi="Gadugi"/>
          <w:sz w:val="22"/>
          <w:szCs w:val="22"/>
          <w:lang w:val="en-GB"/>
        </w:rPr>
        <w:t>Kotnarowski</w:t>
      </w:r>
      <w:proofErr w:type="spellEnd"/>
      <w:r w:rsidRPr="00B40B0A">
        <w:rPr>
          <w:rFonts w:ascii="Gadugi" w:hAnsi="Gadugi"/>
          <w:sz w:val="22"/>
          <w:szCs w:val="22"/>
          <w:lang w:val="en-GB"/>
        </w:rPr>
        <w:t xml:space="preserve">, </w:t>
      </w:r>
      <w:proofErr w:type="spellStart"/>
      <w:r w:rsidRPr="00B40B0A">
        <w:rPr>
          <w:rFonts w:ascii="Gadugi" w:hAnsi="Gadugi"/>
          <w:sz w:val="22"/>
          <w:szCs w:val="22"/>
          <w:lang w:val="en-GB"/>
        </w:rPr>
        <w:t>Michał</w:t>
      </w:r>
      <w:proofErr w:type="spellEnd"/>
      <w:r w:rsidRPr="00B40B0A">
        <w:rPr>
          <w:rFonts w:ascii="Gadugi" w:hAnsi="Gadugi"/>
          <w:sz w:val="22"/>
          <w:szCs w:val="22"/>
          <w:lang w:val="en-GB"/>
        </w:rPr>
        <w:t xml:space="preserve">, </w:t>
      </w:r>
      <w:proofErr w:type="spellStart"/>
      <w:r w:rsidRPr="00B40B0A">
        <w:rPr>
          <w:rFonts w:ascii="Gadugi" w:hAnsi="Gadugi"/>
          <w:sz w:val="22"/>
          <w:szCs w:val="22"/>
          <w:lang w:val="en-GB"/>
        </w:rPr>
        <w:t>Radosław</w:t>
      </w:r>
      <w:proofErr w:type="spellEnd"/>
      <w:r w:rsidRPr="00B40B0A">
        <w:rPr>
          <w:rFonts w:ascii="Gadugi" w:hAnsi="Gadugi"/>
          <w:sz w:val="22"/>
          <w:szCs w:val="22"/>
          <w:lang w:val="en-GB"/>
        </w:rPr>
        <w:t xml:space="preserve"> </w:t>
      </w:r>
      <w:proofErr w:type="spellStart"/>
      <w:r w:rsidRPr="00B40B0A">
        <w:rPr>
          <w:rFonts w:ascii="Gadugi" w:hAnsi="Gadugi"/>
          <w:sz w:val="22"/>
          <w:szCs w:val="22"/>
          <w:lang w:val="en-GB"/>
        </w:rPr>
        <w:t>Markowski</w:t>
      </w:r>
      <w:proofErr w:type="spellEnd"/>
      <w:r w:rsidRPr="00B40B0A">
        <w:rPr>
          <w:rFonts w:ascii="Gadugi" w:hAnsi="Gadugi"/>
          <w:sz w:val="22"/>
          <w:szCs w:val="22"/>
          <w:lang w:val="en-GB"/>
        </w:rPr>
        <w:t xml:space="preserve">. </w:t>
      </w:r>
      <w:proofErr w:type="gramStart"/>
      <w:r w:rsidRPr="00B94E40">
        <w:rPr>
          <w:rFonts w:ascii="Gadugi" w:hAnsi="Gadugi"/>
          <w:sz w:val="22"/>
          <w:szCs w:val="22"/>
        </w:rPr>
        <w:t>2014.  “</w:t>
      </w:r>
      <w:proofErr w:type="gramEnd"/>
      <w:r w:rsidRPr="00B94E40">
        <w:rPr>
          <w:rFonts w:ascii="Gadugi" w:hAnsi="Gadugi"/>
          <w:sz w:val="22"/>
          <w:szCs w:val="22"/>
        </w:rPr>
        <w:t xml:space="preserve">Political preferences in times of crisis: Economic voting in the 2011 Polish elections.” </w:t>
      </w:r>
      <w:r w:rsidRPr="00B40B0A">
        <w:rPr>
          <w:rFonts w:ascii="Gadugi" w:hAnsi="Gadugi"/>
          <w:i/>
          <w:sz w:val="22"/>
          <w:szCs w:val="22"/>
          <w:lang w:val="pl-PL"/>
        </w:rPr>
        <w:t xml:space="preserve">Acta </w:t>
      </w:r>
      <w:proofErr w:type="spellStart"/>
      <w:r w:rsidRPr="00B40B0A">
        <w:rPr>
          <w:rFonts w:ascii="Gadugi" w:hAnsi="Gadugi"/>
          <w:i/>
          <w:sz w:val="22"/>
          <w:szCs w:val="22"/>
          <w:lang w:val="pl-PL"/>
        </w:rPr>
        <w:t>Politica</w:t>
      </w:r>
      <w:proofErr w:type="spellEnd"/>
      <w:r w:rsidRPr="00B40B0A">
        <w:rPr>
          <w:rFonts w:ascii="Gadugi" w:hAnsi="Gadugi"/>
          <w:sz w:val="22"/>
          <w:szCs w:val="22"/>
          <w:lang w:val="pl-PL"/>
        </w:rPr>
        <w:t>: 49: 431–461.</w:t>
      </w:r>
    </w:p>
    <w:p w14:paraId="5DBEB873" w14:textId="77777777" w:rsidR="0056024A" w:rsidRPr="00B94E40" w:rsidRDefault="0056024A" w:rsidP="00B94E40">
      <w:pPr>
        <w:pStyle w:val="NoSpacing"/>
        <w:spacing w:line="360" w:lineRule="auto"/>
        <w:jc w:val="both"/>
        <w:rPr>
          <w:rFonts w:ascii="Gadugi" w:hAnsi="Gadugi"/>
          <w:lang w:val="pl-PL"/>
        </w:rPr>
      </w:pPr>
      <w:proofErr w:type="spellStart"/>
      <w:r w:rsidRPr="00B40B0A">
        <w:rPr>
          <w:rFonts w:ascii="Gadugi" w:hAnsi="Gadugi"/>
          <w:lang w:val="pl-PL"/>
        </w:rPr>
        <w:t>Krastew</w:t>
      </w:r>
      <w:proofErr w:type="spellEnd"/>
      <w:r w:rsidRPr="00B40B0A">
        <w:rPr>
          <w:rFonts w:ascii="Gadugi" w:hAnsi="Gadugi"/>
          <w:lang w:val="pl-PL"/>
        </w:rPr>
        <w:t xml:space="preserve">, Iwan. 2013. </w:t>
      </w:r>
      <w:r w:rsidRPr="00B94E40">
        <w:rPr>
          <w:rFonts w:ascii="Gadugi" w:hAnsi="Gadugi"/>
          <w:i/>
          <w:lang w:val="pl-PL"/>
        </w:rPr>
        <w:t xml:space="preserve">Demokracja nieufnych. </w:t>
      </w:r>
      <w:r w:rsidRPr="00B94E40">
        <w:rPr>
          <w:rFonts w:ascii="Gadugi" w:hAnsi="Gadugi"/>
          <w:lang w:val="pl-PL"/>
        </w:rPr>
        <w:t>Warszawa: Wydawnictwo Krytyki Politycznej.</w:t>
      </w:r>
    </w:p>
    <w:p w14:paraId="78B6EFF0" w14:textId="77777777" w:rsidR="0056024A" w:rsidRPr="00B94E40" w:rsidRDefault="0056024A" w:rsidP="00B94E40">
      <w:pPr>
        <w:spacing w:after="0"/>
        <w:jc w:val="both"/>
        <w:rPr>
          <w:rFonts w:ascii="Gadugi" w:eastAsia="Calibri" w:hAnsi="Gadugi" w:cs="Times New Roman"/>
        </w:rPr>
      </w:pPr>
      <w:proofErr w:type="spellStart"/>
      <w:r w:rsidRPr="00B40B0A">
        <w:rPr>
          <w:rFonts w:ascii="Gadugi" w:eastAsia="Calibri" w:hAnsi="Gadugi" w:cs="Times New Roman"/>
          <w:lang w:val="en-GB"/>
        </w:rPr>
        <w:lastRenderedPageBreak/>
        <w:t>Kriesi</w:t>
      </w:r>
      <w:proofErr w:type="spellEnd"/>
      <w:r w:rsidRPr="00B40B0A">
        <w:rPr>
          <w:rFonts w:ascii="Gadugi" w:eastAsia="Calibri" w:hAnsi="Gadugi" w:cs="Times New Roman"/>
          <w:lang w:val="en-GB"/>
        </w:rPr>
        <w:t xml:space="preserve">, </w:t>
      </w:r>
      <w:proofErr w:type="spellStart"/>
      <w:r w:rsidRPr="00B40B0A">
        <w:rPr>
          <w:rFonts w:ascii="Gadugi" w:eastAsia="Calibri" w:hAnsi="Gadugi" w:cs="Times New Roman"/>
          <w:lang w:val="en-GB"/>
        </w:rPr>
        <w:t>Hanspeter</w:t>
      </w:r>
      <w:proofErr w:type="spellEnd"/>
      <w:r w:rsidRPr="00B40B0A">
        <w:rPr>
          <w:rFonts w:ascii="Gadugi" w:eastAsia="Calibri" w:hAnsi="Gadugi" w:cs="Times New Roman"/>
          <w:lang w:val="en-GB"/>
        </w:rPr>
        <w:t xml:space="preserve">, Sandra </w:t>
      </w:r>
      <w:proofErr w:type="spellStart"/>
      <w:r w:rsidRPr="00B40B0A">
        <w:rPr>
          <w:rFonts w:ascii="Gadugi" w:eastAsia="Calibri" w:hAnsi="Gadugi" w:cs="Times New Roman"/>
          <w:lang w:val="en-GB"/>
        </w:rPr>
        <w:t>Lavenex</w:t>
      </w:r>
      <w:proofErr w:type="spellEnd"/>
      <w:r w:rsidRPr="00B40B0A">
        <w:rPr>
          <w:rFonts w:ascii="Gadugi" w:eastAsia="Calibri" w:hAnsi="Gadugi" w:cs="Times New Roman"/>
          <w:lang w:val="en-GB"/>
        </w:rPr>
        <w:t xml:space="preserve">, Frank </w:t>
      </w:r>
      <w:proofErr w:type="spellStart"/>
      <w:r w:rsidRPr="00B40B0A">
        <w:rPr>
          <w:rFonts w:ascii="Gadugi" w:eastAsia="Calibri" w:hAnsi="Gadugi" w:cs="Times New Roman"/>
          <w:lang w:val="en-GB"/>
        </w:rPr>
        <w:t>Esser</w:t>
      </w:r>
      <w:proofErr w:type="spellEnd"/>
      <w:r w:rsidRPr="00B40B0A">
        <w:rPr>
          <w:rFonts w:ascii="Gadugi" w:eastAsia="Calibri" w:hAnsi="Gadugi" w:cs="Times New Roman"/>
          <w:lang w:val="en-GB"/>
        </w:rPr>
        <w:t xml:space="preserve">, </w:t>
      </w:r>
      <w:proofErr w:type="spellStart"/>
      <w:r w:rsidRPr="00B40B0A">
        <w:rPr>
          <w:rFonts w:ascii="Gadugi" w:eastAsia="Calibri" w:hAnsi="Gadugi" w:cs="Times New Roman"/>
          <w:lang w:val="en-GB"/>
        </w:rPr>
        <w:t>Jörg</w:t>
      </w:r>
      <w:proofErr w:type="spellEnd"/>
      <w:r w:rsidRPr="00B40B0A">
        <w:rPr>
          <w:rFonts w:ascii="Gadugi" w:eastAsia="Calibri" w:hAnsi="Gadugi" w:cs="Times New Roman"/>
          <w:lang w:val="en-GB"/>
        </w:rPr>
        <w:t xml:space="preserve"> </w:t>
      </w:r>
      <w:proofErr w:type="spellStart"/>
      <w:r w:rsidRPr="00B40B0A">
        <w:rPr>
          <w:rFonts w:ascii="Gadugi" w:eastAsia="Calibri" w:hAnsi="Gadugi" w:cs="Times New Roman"/>
          <w:lang w:val="en-GB"/>
        </w:rPr>
        <w:t>Matthes</w:t>
      </w:r>
      <w:proofErr w:type="spellEnd"/>
      <w:r w:rsidRPr="00B40B0A">
        <w:rPr>
          <w:rFonts w:ascii="Gadugi" w:eastAsia="Calibri" w:hAnsi="Gadugi" w:cs="Times New Roman"/>
          <w:lang w:val="en-GB"/>
        </w:rPr>
        <w:t xml:space="preserve">, Marc </w:t>
      </w:r>
      <w:proofErr w:type="spellStart"/>
      <w:r w:rsidRPr="00B40B0A">
        <w:rPr>
          <w:rFonts w:ascii="Gadugi" w:eastAsia="Calibri" w:hAnsi="Gadugi" w:cs="Times New Roman"/>
          <w:lang w:val="en-GB"/>
        </w:rPr>
        <w:t>Bühlmann</w:t>
      </w:r>
      <w:proofErr w:type="spellEnd"/>
      <w:r w:rsidRPr="00B40B0A">
        <w:rPr>
          <w:rFonts w:ascii="Gadugi" w:eastAsia="Calibri" w:hAnsi="Gadugi" w:cs="Times New Roman"/>
          <w:lang w:val="en-GB"/>
        </w:rPr>
        <w:t xml:space="preserve">, Daniel </w:t>
      </w:r>
      <w:proofErr w:type="spellStart"/>
      <w:r w:rsidRPr="00B40B0A">
        <w:rPr>
          <w:rFonts w:ascii="Gadugi" w:eastAsia="Calibri" w:hAnsi="Gadugi" w:cs="Times New Roman"/>
          <w:lang w:val="en-GB"/>
        </w:rPr>
        <w:t>Bochsler</w:t>
      </w:r>
      <w:proofErr w:type="spellEnd"/>
      <w:r w:rsidRPr="00B40B0A">
        <w:rPr>
          <w:rFonts w:ascii="Gadugi" w:eastAsia="Calibri" w:hAnsi="Gadugi" w:cs="Times New Roman"/>
          <w:lang w:val="en-GB"/>
        </w:rPr>
        <w:t xml:space="preserve"> </w:t>
      </w:r>
      <w:r w:rsidRPr="00B40B0A">
        <w:rPr>
          <w:rFonts w:ascii="Gadugi" w:eastAsia="Calibri" w:hAnsi="Gadugi" w:cs="Times New Roman"/>
          <w:lang w:val="en-GB"/>
        </w:rPr>
        <w:tab/>
        <w:t xml:space="preserve">(eds.). </w:t>
      </w:r>
      <w:r w:rsidRPr="00B94E40">
        <w:rPr>
          <w:rFonts w:ascii="Gadugi" w:eastAsia="Calibri" w:hAnsi="Gadugi" w:cs="Times New Roman"/>
        </w:rPr>
        <w:t xml:space="preserve">2013. </w:t>
      </w:r>
      <w:r w:rsidRPr="00B94E40">
        <w:rPr>
          <w:rFonts w:ascii="Gadugi" w:eastAsia="Calibri" w:hAnsi="Gadugi" w:cs="Times New Roman"/>
          <w:i/>
        </w:rPr>
        <w:t xml:space="preserve">Democracy in the age of globalization and </w:t>
      </w:r>
      <w:proofErr w:type="spellStart"/>
      <w:r w:rsidRPr="00B94E40">
        <w:rPr>
          <w:rFonts w:ascii="Gadugi" w:eastAsia="Calibri" w:hAnsi="Gadugi" w:cs="Times New Roman"/>
          <w:i/>
        </w:rPr>
        <w:t>mediatization</w:t>
      </w:r>
      <w:proofErr w:type="spellEnd"/>
      <w:r w:rsidRPr="00B94E40">
        <w:rPr>
          <w:rFonts w:ascii="Gadugi" w:eastAsia="Calibri" w:hAnsi="Gadugi" w:cs="Times New Roman"/>
        </w:rPr>
        <w:t>. Basingstoke: Palgrave-Macmillan.</w:t>
      </w:r>
    </w:p>
    <w:p w14:paraId="1D1FB410" w14:textId="77777777" w:rsidR="0056024A" w:rsidRPr="00B94E40" w:rsidRDefault="0056024A" w:rsidP="00B94E40">
      <w:pPr>
        <w:spacing w:after="0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 xml:space="preserve">Lewis-Beck, M.S., 1988. </w:t>
      </w:r>
      <w:r w:rsidRPr="00B94E40">
        <w:rPr>
          <w:rFonts w:ascii="Gadugi" w:hAnsi="Gadugi" w:cs="Times New Roman"/>
          <w:i/>
        </w:rPr>
        <w:t>Economics and Elections. The Major Western Democracies</w:t>
      </w:r>
      <w:r w:rsidRPr="00B94E40">
        <w:rPr>
          <w:rFonts w:ascii="Gadugi" w:hAnsi="Gadugi" w:cs="Times New Roman"/>
        </w:rPr>
        <w:t>. University of Michigan Press, Ann Arbor.</w:t>
      </w:r>
    </w:p>
    <w:p w14:paraId="644B969D" w14:textId="77777777" w:rsidR="0056024A" w:rsidRPr="00B94E40" w:rsidRDefault="0056024A" w:rsidP="00B94E40">
      <w:pPr>
        <w:spacing w:after="0"/>
        <w:jc w:val="both"/>
        <w:rPr>
          <w:rFonts w:ascii="Gadugi" w:eastAsia="Calibri" w:hAnsi="Gadugi" w:cs="Times New Roman"/>
          <w:lang w:val="en-GB"/>
        </w:rPr>
      </w:pPr>
      <w:r w:rsidRPr="00B94E40">
        <w:rPr>
          <w:rFonts w:ascii="Gadugi" w:eastAsia="Calibri" w:hAnsi="Gadugi" w:cs="Times New Roman"/>
          <w:lang w:val="en-GB"/>
        </w:rPr>
        <w:t xml:space="preserve">Linz, J. Juan &amp; Alfred </w:t>
      </w:r>
      <w:proofErr w:type="spellStart"/>
      <w:r w:rsidRPr="00B94E40">
        <w:rPr>
          <w:rFonts w:ascii="Gadugi" w:eastAsia="Calibri" w:hAnsi="Gadugi" w:cs="Times New Roman"/>
          <w:lang w:val="en-GB"/>
        </w:rPr>
        <w:t>Stepan</w:t>
      </w:r>
      <w:proofErr w:type="spellEnd"/>
      <w:r w:rsidRPr="00B94E40">
        <w:rPr>
          <w:rFonts w:ascii="Gadugi" w:eastAsia="Calibri" w:hAnsi="Gadugi" w:cs="Times New Roman"/>
          <w:lang w:val="en-GB"/>
        </w:rPr>
        <w:t xml:space="preserve">. 1996. </w:t>
      </w:r>
      <w:r w:rsidRPr="00B94E40">
        <w:rPr>
          <w:rFonts w:ascii="Gadugi" w:eastAsia="Calibri" w:hAnsi="Gadugi" w:cs="Times New Roman"/>
          <w:i/>
          <w:lang w:val="en-GB"/>
        </w:rPr>
        <w:t xml:space="preserve">Problems of Democratic Transition and Consolidation. South Europe, South America and Post-Communist Europe. </w:t>
      </w:r>
      <w:r w:rsidRPr="00B94E40">
        <w:rPr>
          <w:rFonts w:ascii="Gadugi" w:eastAsia="Calibri" w:hAnsi="Gadugi" w:cs="Times New Roman"/>
          <w:lang w:val="en-GB"/>
        </w:rPr>
        <w:t>Baltimore: Johns Hopkins University Press.</w:t>
      </w:r>
    </w:p>
    <w:p w14:paraId="1DA3C7B7" w14:textId="1978E14B" w:rsidR="004D2758" w:rsidRPr="00B94E40" w:rsidRDefault="004D2758" w:rsidP="00B94E40">
      <w:pPr>
        <w:pStyle w:val="NoSpacing"/>
        <w:jc w:val="both"/>
        <w:rPr>
          <w:rFonts w:ascii="Gadugi" w:hAnsi="Gadugi"/>
          <w:i/>
          <w:lang w:val="pl-PL"/>
        </w:rPr>
      </w:pPr>
      <w:r w:rsidRPr="00B94E40">
        <w:rPr>
          <w:rFonts w:ascii="Gadugi" w:hAnsi="Gadugi"/>
          <w:lang w:val="pl-PL"/>
        </w:rPr>
        <w:t>Mach, Bogdan, ed. 2012</w:t>
      </w:r>
      <w:r w:rsidRPr="00B94E40">
        <w:rPr>
          <w:rFonts w:ascii="Gadugi" w:hAnsi="Gadugi"/>
          <w:i/>
          <w:lang w:val="pl-PL"/>
        </w:rPr>
        <w:t xml:space="preserve"> Jako</w:t>
      </w:r>
      <w:r w:rsidRPr="00B94E40">
        <w:rPr>
          <w:rFonts w:cs="Calibri"/>
          <w:i/>
          <w:lang w:val="pl-PL"/>
        </w:rPr>
        <w:t>ść</w:t>
      </w:r>
      <w:r w:rsidRPr="00B94E40">
        <w:rPr>
          <w:rFonts w:ascii="Gadugi" w:hAnsi="Gadugi"/>
          <w:i/>
          <w:lang w:val="pl-PL"/>
        </w:rPr>
        <w:t xml:space="preserve"> naszej demokracji. Społeczno-kulturowe </w:t>
      </w:r>
      <w:proofErr w:type="gramStart"/>
      <w:r w:rsidRPr="00B94E40">
        <w:rPr>
          <w:rFonts w:ascii="Gadugi" w:hAnsi="Gadugi"/>
          <w:i/>
          <w:lang w:val="pl-PL"/>
        </w:rPr>
        <w:t>podstawy  polskiego</w:t>
      </w:r>
      <w:proofErr w:type="gramEnd"/>
      <w:r w:rsidRPr="00B94E40">
        <w:rPr>
          <w:rFonts w:ascii="Gadugi" w:hAnsi="Gadugi"/>
          <w:i/>
          <w:lang w:val="pl-PL"/>
        </w:rPr>
        <w:t xml:space="preserve"> </w:t>
      </w:r>
      <w:r w:rsidRPr="00B94E40">
        <w:rPr>
          <w:rFonts w:cs="Calibri"/>
          <w:i/>
          <w:lang w:val="pl-PL"/>
        </w:rPr>
        <w:t>ż</w:t>
      </w:r>
      <w:r w:rsidRPr="00B94E40">
        <w:rPr>
          <w:rFonts w:ascii="Gadugi" w:hAnsi="Gadugi"/>
          <w:i/>
          <w:lang w:val="pl-PL"/>
        </w:rPr>
        <w:t>ycia</w:t>
      </w:r>
    </w:p>
    <w:p w14:paraId="2F3182EF" w14:textId="77777777" w:rsidR="004D2758" w:rsidRPr="00B94E40" w:rsidRDefault="004D2758" w:rsidP="00B94E40">
      <w:pPr>
        <w:pStyle w:val="NoSpacing"/>
        <w:jc w:val="both"/>
        <w:rPr>
          <w:rFonts w:ascii="Gadugi" w:hAnsi="Gadugi"/>
          <w:lang w:val="pl-PL"/>
        </w:rPr>
      </w:pPr>
      <w:r w:rsidRPr="00B94E40">
        <w:rPr>
          <w:rFonts w:ascii="Gadugi" w:hAnsi="Gadugi"/>
          <w:i/>
          <w:lang w:val="pl-PL"/>
        </w:rPr>
        <w:t xml:space="preserve"> publicznego. </w:t>
      </w:r>
      <w:r w:rsidRPr="00B94E40">
        <w:rPr>
          <w:rFonts w:ascii="Gadugi" w:hAnsi="Gadugi"/>
          <w:lang w:val="pl-PL"/>
        </w:rPr>
        <w:t xml:space="preserve"> Warszawa: ISP PAN</w:t>
      </w:r>
    </w:p>
    <w:p w14:paraId="42DDE5D8" w14:textId="77777777" w:rsidR="0056024A" w:rsidRPr="00B94E40" w:rsidRDefault="0056024A" w:rsidP="00B94E40">
      <w:pPr>
        <w:widowControl w:val="0"/>
        <w:suppressAutoHyphens/>
        <w:autoSpaceDE w:val="0"/>
        <w:autoSpaceDN w:val="0"/>
        <w:spacing w:after="0"/>
        <w:jc w:val="both"/>
        <w:rPr>
          <w:rFonts w:ascii="Gadugi" w:hAnsi="Gadugi" w:cs="Times New Roman"/>
          <w:spacing w:val="-3"/>
        </w:rPr>
      </w:pPr>
      <w:r w:rsidRPr="00B94E40">
        <w:rPr>
          <w:rFonts w:ascii="Gadugi" w:hAnsi="Gadugi" w:cs="Times New Roman"/>
          <w:lang w:val="pl-PL"/>
        </w:rPr>
        <w:t xml:space="preserve">Markowski, </w:t>
      </w:r>
      <w:proofErr w:type="spellStart"/>
      <w:r w:rsidRPr="00B94E40">
        <w:rPr>
          <w:rFonts w:ascii="Gadugi" w:hAnsi="Gadugi" w:cs="Times New Roman"/>
          <w:lang w:val="pl-PL"/>
        </w:rPr>
        <w:t>Radoslaw</w:t>
      </w:r>
      <w:proofErr w:type="spellEnd"/>
      <w:r w:rsidRPr="00B94E40">
        <w:rPr>
          <w:rFonts w:ascii="Gadugi" w:hAnsi="Gadugi" w:cs="Times New Roman"/>
          <w:lang w:val="pl-PL"/>
        </w:rPr>
        <w:t xml:space="preserve">. </w:t>
      </w:r>
      <w:r w:rsidRPr="00B94E40">
        <w:rPr>
          <w:rFonts w:ascii="Gadugi" w:hAnsi="Gadugi" w:cs="Times New Roman"/>
        </w:rPr>
        <w:t>2001. “</w:t>
      </w:r>
      <w:r w:rsidRPr="00B94E40">
        <w:rPr>
          <w:rFonts w:ascii="Gadugi" w:hAnsi="Gadugi" w:cs="Times New Roman"/>
          <w:spacing w:val="-3"/>
        </w:rPr>
        <w:t>Party System Institutionalization in New Democracies: Poland -- A Trend-Setter with no Followers</w:t>
      </w:r>
      <w:r w:rsidRPr="00B94E40">
        <w:rPr>
          <w:rFonts w:ascii="Gadugi" w:hAnsi="Gadugi" w:cs="Times New Roman"/>
        </w:rPr>
        <w:t>”</w:t>
      </w:r>
      <w:r w:rsidRPr="00B94E40">
        <w:rPr>
          <w:rFonts w:ascii="Gadugi" w:hAnsi="Gadugi" w:cs="Times New Roman"/>
          <w:spacing w:val="-3"/>
        </w:rPr>
        <w:t>, in: P.G. Lewis (ed</w:t>
      </w:r>
      <w:r w:rsidRPr="00B94E40">
        <w:rPr>
          <w:rFonts w:ascii="Gadugi" w:hAnsi="Gadugi" w:cs="Times New Roman"/>
          <w:i/>
          <w:spacing w:val="-3"/>
        </w:rPr>
        <w:t xml:space="preserve">.) Party Development and Democratic Change in Post-Communist Europe: The First Decade. </w:t>
      </w:r>
      <w:r w:rsidRPr="00B94E40">
        <w:rPr>
          <w:rFonts w:ascii="Gadugi" w:hAnsi="Gadugi" w:cs="Times New Roman"/>
          <w:spacing w:val="-3"/>
        </w:rPr>
        <w:t>London: Frank Cass.</w:t>
      </w:r>
    </w:p>
    <w:p w14:paraId="55C75D05" w14:textId="77777777" w:rsidR="0056024A" w:rsidRPr="00B94E40" w:rsidRDefault="0056024A" w:rsidP="00B94E40">
      <w:pPr>
        <w:widowControl w:val="0"/>
        <w:autoSpaceDE w:val="0"/>
        <w:autoSpaceDN w:val="0"/>
        <w:spacing w:after="0"/>
        <w:jc w:val="both"/>
        <w:rPr>
          <w:rFonts w:ascii="Gadugi" w:hAnsi="Gadugi" w:cs="Times New Roman"/>
        </w:rPr>
      </w:pPr>
      <w:proofErr w:type="spellStart"/>
      <w:r w:rsidRPr="00B94E40">
        <w:rPr>
          <w:rFonts w:ascii="Gadugi" w:hAnsi="Gadugi" w:cs="Times New Roman"/>
        </w:rPr>
        <w:t>Markowski</w:t>
      </w:r>
      <w:proofErr w:type="spellEnd"/>
      <w:r w:rsidRPr="00B94E40">
        <w:rPr>
          <w:rFonts w:ascii="Gadugi" w:hAnsi="Gadugi" w:cs="Times New Roman"/>
        </w:rPr>
        <w:t xml:space="preserve">, Radoslaw.2006. “Political Accountability and Institutional Design in New Democracies”, </w:t>
      </w:r>
      <w:r w:rsidRPr="00B94E40">
        <w:rPr>
          <w:rFonts w:ascii="Gadugi" w:hAnsi="Gadugi" w:cs="Times New Roman"/>
          <w:i/>
        </w:rPr>
        <w:t xml:space="preserve">International Journal of Sociology, </w:t>
      </w:r>
      <w:r w:rsidRPr="00B94E40">
        <w:rPr>
          <w:rFonts w:ascii="Gadugi" w:hAnsi="Gadugi" w:cs="Times New Roman"/>
        </w:rPr>
        <w:t>36: 45-75.</w:t>
      </w:r>
    </w:p>
    <w:p w14:paraId="5C486294" w14:textId="77777777" w:rsidR="0056024A" w:rsidRPr="00B94E40" w:rsidRDefault="0056024A" w:rsidP="00B94E40">
      <w:pPr>
        <w:spacing w:after="0"/>
        <w:ind w:right="-233"/>
        <w:jc w:val="both"/>
        <w:rPr>
          <w:rFonts w:ascii="Gadugi" w:hAnsi="Gadugi" w:cs="Times New Roman"/>
          <w:b/>
        </w:rPr>
      </w:pPr>
      <w:proofErr w:type="spellStart"/>
      <w:r w:rsidRPr="00B94E40">
        <w:rPr>
          <w:rFonts w:ascii="Gadugi" w:hAnsi="Gadugi" w:cs="Times New Roman"/>
        </w:rPr>
        <w:t>Markowski</w:t>
      </w:r>
      <w:proofErr w:type="spellEnd"/>
      <w:r w:rsidRPr="00B94E40">
        <w:rPr>
          <w:rFonts w:ascii="Gadugi" w:hAnsi="Gadugi" w:cs="Times New Roman"/>
        </w:rPr>
        <w:t xml:space="preserve">, </w:t>
      </w:r>
      <w:proofErr w:type="spellStart"/>
      <w:r w:rsidRPr="00B94E40">
        <w:rPr>
          <w:rFonts w:ascii="Gadugi" w:hAnsi="Gadugi" w:cs="Times New Roman"/>
        </w:rPr>
        <w:t>Radosław</w:t>
      </w:r>
      <w:proofErr w:type="spellEnd"/>
      <w:r w:rsidRPr="00B94E40">
        <w:rPr>
          <w:rFonts w:ascii="Gadugi" w:hAnsi="Gadugi" w:cs="Times New Roman"/>
        </w:rPr>
        <w:t xml:space="preserve">. 2008. </w:t>
      </w:r>
      <w:r w:rsidRPr="00B94E40">
        <w:rPr>
          <w:rFonts w:ascii="Gadugi" w:hAnsi="Gadugi"/>
        </w:rPr>
        <w:t xml:space="preserve">"The 2007 Polish Parliamentary Election: Some Structuring, Still a Lot of Chaos", </w:t>
      </w:r>
      <w:r w:rsidRPr="00B94E40">
        <w:rPr>
          <w:rFonts w:ascii="Gadugi" w:hAnsi="Gadugi"/>
          <w:i/>
          <w:iCs/>
          <w:spacing w:val="-3"/>
        </w:rPr>
        <w:t xml:space="preserve">West European Politics, </w:t>
      </w:r>
      <w:r w:rsidRPr="00B94E40">
        <w:rPr>
          <w:rFonts w:ascii="Gadugi" w:hAnsi="Gadugi"/>
          <w:spacing w:val="-3"/>
        </w:rPr>
        <w:t xml:space="preserve">vol.31, </w:t>
      </w:r>
      <w:proofErr w:type="spellStart"/>
      <w:r w:rsidRPr="00B94E40">
        <w:rPr>
          <w:rFonts w:ascii="Gadugi" w:hAnsi="Gadugi"/>
          <w:spacing w:val="-3"/>
        </w:rPr>
        <w:t>nr</w:t>
      </w:r>
      <w:proofErr w:type="spellEnd"/>
      <w:r w:rsidRPr="00B94E40">
        <w:rPr>
          <w:rFonts w:ascii="Gadugi" w:hAnsi="Gadugi"/>
          <w:spacing w:val="-3"/>
        </w:rPr>
        <w:t xml:space="preserve"> 5, September 2008, s. 1055 – 1068.</w:t>
      </w:r>
      <w:r w:rsidRPr="00B94E40">
        <w:rPr>
          <w:rFonts w:ascii="Gadugi" w:hAnsi="Gadugi" w:cs="Times New Roman"/>
          <w:b/>
        </w:rPr>
        <w:t xml:space="preserve"> </w:t>
      </w:r>
    </w:p>
    <w:p w14:paraId="5FFAB8D5" w14:textId="77777777" w:rsidR="0056024A" w:rsidRPr="00B94E40" w:rsidRDefault="0056024A" w:rsidP="00B94E40">
      <w:pPr>
        <w:widowControl w:val="0"/>
        <w:autoSpaceDE w:val="0"/>
        <w:autoSpaceDN w:val="0"/>
        <w:spacing w:after="0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  <w:lang w:val="pl-PL"/>
        </w:rPr>
        <w:t>Markowski, Radosław 2014. “Labirynt uczu</w:t>
      </w:r>
      <w:r w:rsidRPr="00B94E40">
        <w:rPr>
          <w:rFonts w:ascii="Calibri" w:hAnsi="Calibri" w:cs="Calibri"/>
          <w:lang w:val="pl-PL"/>
        </w:rPr>
        <w:t>ć</w:t>
      </w:r>
      <w:r w:rsidRPr="00B94E40">
        <w:rPr>
          <w:rFonts w:ascii="Gadugi" w:hAnsi="Gadugi" w:cs="Times New Roman"/>
          <w:lang w:val="pl-PL"/>
        </w:rPr>
        <w:t>. Europejczycy wobec demokracji</w:t>
      </w:r>
      <w:r w:rsidRPr="00B94E40">
        <w:rPr>
          <w:rFonts w:ascii="Gadugi" w:hAnsi="Gadugi" w:cs="Times New Roman"/>
          <w:i/>
          <w:lang w:val="pl-PL"/>
        </w:rPr>
        <w:t xml:space="preserve">. </w:t>
      </w:r>
      <w:proofErr w:type="spellStart"/>
      <w:r w:rsidRPr="00B94E40">
        <w:rPr>
          <w:rFonts w:ascii="Gadugi" w:hAnsi="Gadugi" w:cs="Times New Roman"/>
          <w:i/>
        </w:rPr>
        <w:t>Respublica</w:t>
      </w:r>
      <w:proofErr w:type="spellEnd"/>
      <w:r w:rsidRPr="00B94E40">
        <w:rPr>
          <w:rFonts w:ascii="Gadugi" w:hAnsi="Gadugi" w:cs="Times New Roman"/>
        </w:rPr>
        <w:t xml:space="preserve"> XXVII: 86-94.</w:t>
      </w:r>
    </w:p>
    <w:p w14:paraId="3091A0E4" w14:textId="77777777" w:rsidR="0056024A" w:rsidRPr="00B94E40" w:rsidRDefault="0056024A" w:rsidP="00B94E40">
      <w:pPr>
        <w:spacing w:after="0"/>
        <w:ind w:right="-233"/>
        <w:jc w:val="both"/>
        <w:rPr>
          <w:rFonts w:ascii="Gadugi" w:hAnsi="Gadugi" w:cs="Times New Roman"/>
        </w:rPr>
      </w:pPr>
      <w:proofErr w:type="spellStart"/>
      <w:r w:rsidRPr="00B94E40">
        <w:rPr>
          <w:rFonts w:ascii="Gadugi" w:hAnsi="Gadugi" w:cs="Times New Roman"/>
        </w:rPr>
        <w:t>Markowski</w:t>
      </w:r>
      <w:proofErr w:type="spellEnd"/>
      <w:r w:rsidRPr="00B94E40">
        <w:rPr>
          <w:rFonts w:ascii="Gadugi" w:hAnsi="Gadugi" w:cs="Times New Roman"/>
        </w:rPr>
        <w:t xml:space="preserve">, </w:t>
      </w:r>
      <w:proofErr w:type="spellStart"/>
      <w:r w:rsidRPr="00B94E40">
        <w:rPr>
          <w:rFonts w:ascii="Gadugi" w:hAnsi="Gadugi" w:cs="Times New Roman"/>
        </w:rPr>
        <w:t>Radosław</w:t>
      </w:r>
      <w:proofErr w:type="spellEnd"/>
      <w:r w:rsidRPr="00B94E40">
        <w:rPr>
          <w:rFonts w:ascii="Gadugi" w:hAnsi="Gadugi" w:cs="Times New Roman"/>
        </w:rPr>
        <w:t xml:space="preserve"> and Joshua Tucker. 2005; “Pocketbooks, Politics, and Parties: A Macro and Micro Analysis of the June 2003 Polish Referendum on EU Membership”. </w:t>
      </w:r>
      <w:r w:rsidRPr="00B94E40">
        <w:rPr>
          <w:rFonts w:ascii="Gadugi" w:hAnsi="Gadugi" w:cs="Times New Roman"/>
          <w:i/>
        </w:rPr>
        <w:t>Electoral Studies</w:t>
      </w:r>
      <w:r w:rsidRPr="00B94E40">
        <w:rPr>
          <w:rFonts w:ascii="Gadugi" w:hAnsi="Gadugi" w:cs="Times New Roman"/>
        </w:rPr>
        <w:t>, 24(3): 409-433.</w:t>
      </w:r>
    </w:p>
    <w:p w14:paraId="5DD618AD" w14:textId="538629D2" w:rsidR="0056024A" w:rsidRPr="00B94E40" w:rsidRDefault="0056024A" w:rsidP="00B94E40">
      <w:pPr>
        <w:spacing w:after="0"/>
        <w:ind w:right="-233"/>
        <w:jc w:val="both"/>
        <w:rPr>
          <w:rFonts w:ascii="Gadugi" w:hAnsi="Gadugi" w:cs="Times New Roman"/>
          <w:b/>
        </w:rPr>
      </w:pPr>
      <w:proofErr w:type="spellStart"/>
      <w:r w:rsidRPr="00B94E40">
        <w:rPr>
          <w:rFonts w:ascii="Gadugi" w:hAnsi="Gadugi" w:cs="Times New Roman"/>
        </w:rPr>
        <w:t>Markowski</w:t>
      </w:r>
      <w:proofErr w:type="spellEnd"/>
      <w:r w:rsidRPr="00B94E40">
        <w:rPr>
          <w:rFonts w:ascii="Gadugi" w:hAnsi="Gadugi" w:cs="Times New Roman"/>
        </w:rPr>
        <w:t xml:space="preserve">, </w:t>
      </w:r>
      <w:proofErr w:type="spellStart"/>
      <w:r w:rsidRPr="00B94E40">
        <w:rPr>
          <w:rFonts w:ascii="Gadugi" w:hAnsi="Gadugi" w:cs="Times New Roman"/>
        </w:rPr>
        <w:t>Radosław</w:t>
      </w:r>
      <w:proofErr w:type="spellEnd"/>
      <w:r w:rsidRPr="00B94E40">
        <w:rPr>
          <w:rFonts w:ascii="Gadugi" w:hAnsi="Gadugi" w:cs="Times New Roman"/>
        </w:rPr>
        <w:t xml:space="preserve"> and Joshua Tucker. 2010</w:t>
      </w:r>
      <w:r w:rsidR="00670C1B" w:rsidRPr="00B94E40">
        <w:rPr>
          <w:rFonts w:ascii="Gadugi" w:hAnsi="Gadugi" w:cs="Times New Roman"/>
          <w:color w:val="333333"/>
          <w:shd w:val="clear" w:color="auto" w:fill="FFFFFF"/>
        </w:rPr>
        <w:t xml:space="preserve"> 'Euroscepticism and the Emergence of Political Parties in Poland, </w:t>
      </w:r>
      <w:r w:rsidR="00670C1B" w:rsidRPr="00B94E40">
        <w:rPr>
          <w:rFonts w:ascii="Gadugi" w:hAnsi="Gadugi" w:cs="Times New Roman"/>
          <w:i/>
          <w:color w:val="333333"/>
          <w:shd w:val="clear" w:color="auto" w:fill="FFFFFF"/>
        </w:rPr>
        <w:t xml:space="preserve">Party Politics, </w:t>
      </w:r>
      <w:r w:rsidR="00670C1B" w:rsidRPr="00B94E40">
        <w:rPr>
          <w:rFonts w:ascii="Gadugi" w:hAnsi="Gadugi" w:cs="Times New Roman"/>
          <w:color w:val="333333"/>
          <w:shd w:val="clear" w:color="auto" w:fill="FFFFFF"/>
        </w:rPr>
        <w:t>2010, 16: 523-48</w:t>
      </w:r>
      <w:r w:rsidRPr="00B94E40">
        <w:rPr>
          <w:rFonts w:ascii="Gadugi" w:hAnsi="Gadugi" w:cs="Times New Roman"/>
          <w:color w:val="333333"/>
          <w:shd w:val="clear" w:color="auto" w:fill="FFFFFF"/>
        </w:rPr>
        <w:t>.</w:t>
      </w:r>
    </w:p>
    <w:p w14:paraId="797D9A7B" w14:textId="1D550F00" w:rsidR="0056024A" w:rsidRPr="00B94E40" w:rsidRDefault="0056024A" w:rsidP="00B94E40">
      <w:pPr>
        <w:spacing w:after="0"/>
        <w:ind w:right="-233"/>
        <w:jc w:val="both"/>
        <w:rPr>
          <w:rFonts w:ascii="Gadugi" w:hAnsi="Gadugi" w:cs="Times New Roman"/>
          <w:shd w:val="clear" w:color="auto" w:fill="FFFFFF"/>
        </w:rPr>
      </w:pPr>
      <w:r w:rsidRPr="00B94E40">
        <w:rPr>
          <w:rFonts w:ascii="Gadugi" w:hAnsi="Gadugi" w:cs="Times New Roman"/>
        </w:rPr>
        <w:t xml:space="preserve">McManus, Clare, William Miller, </w:t>
      </w:r>
      <w:proofErr w:type="spellStart"/>
      <w:r w:rsidRPr="00B94E40">
        <w:rPr>
          <w:rFonts w:ascii="Gadugi" w:hAnsi="Gadugi" w:cs="Times New Roman"/>
        </w:rPr>
        <w:t>Radosław</w:t>
      </w:r>
      <w:proofErr w:type="spellEnd"/>
      <w:r w:rsidRPr="00B94E40">
        <w:rPr>
          <w:rFonts w:ascii="Gadugi" w:hAnsi="Gadugi" w:cs="Times New Roman"/>
        </w:rPr>
        <w:t xml:space="preserve"> </w:t>
      </w:r>
      <w:proofErr w:type="spellStart"/>
      <w:r w:rsidRPr="00B94E40">
        <w:rPr>
          <w:rFonts w:ascii="Gadugi" w:hAnsi="Gadugi" w:cs="Times New Roman"/>
        </w:rPr>
        <w:t>Markowski</w:t>
      </w:r>
      <w:proofErr w:type="spellEnd"/>
      <w:r w:rsidRPr="00B94E40">
        <w:rPr>
          <w:rFonts w:ascii="Gadugi" w:hAnsi="Gadugi" w:cs="Times New Roman"/>
        </w:rPr>
        <w:t xml:space="preserve">, Jacek Wasilewski. 2003. </w:t>
      </w:r>
      <w:r w:rsidRPr="00B94E40">
        <w:rPr>
          <w:rStyle w:val="Strong"/>
          <w:rFonts w:ascii="Gadugi" w:hAnsi="Gadugi"/>
          <w:b w:val="0"/>
          <w:shd w:val="clear" w:color="auto" w:fill="FFFFFF"/>
        </w:rPr>
        <w:t>„Understanding Dual Identities in Poland</w:t>
      </w:r>
      <w:proofErr w:type="gramStart"/>
      <w:r w:rsidRPr="00B94E40">
        <w:rPr>
          <w:rStyle w:val="Strong"/>
          <w:rFonts w:ascii="Gadugi" w:hAnsi="Gadugi"/>
          <w:b w:val="0"/>
          <w:shd w:val="clear" w:color="auto" w:fill="FFFFFF"/>
        </w:rPr>
        <w:t>”</w:t>
      </w:r>
      <w:r w:rsidRPr="00B94E40">
        <w:rPr>
          <w:rFonts w:ascii="Gadugi" w:hAnsi="Gadugi" w:cs="Times New Roman"/>
          <w:shd w:val="clear" w:color="auto" w:fill="FFFFFF"/>
        </w:rPr>
        <w:t xml:space="preserve">, </w:t>
      </w:r>
      <w:r w:rsidRPr="00B94E40">
        <w:rPr>
          <w:rFonts w:ascii="Gadugi" w:hAnsi="Gadugi" w:cs="Times New Roman"/>
          <w:i/>
          <w:iCs/>
          <w:shd w:val="clear" w:color="auto" w:fill="FFFFFF"/>
        </w:rPr>
        <w:t xml:space="preserve"> Political</w:t>
      </w:r>
      <w:proofErr w:type="gramEnd"/>
      <w:r w:rsidRPr="00B94E40">
        <w:rPr>
          <w:rFonts w:ascii="Gadugi" w:hAnsi="Gadugi" w:cs="Times New Roman"/>
          <w:i/>
          <w:iCs/>
          <w:shd w:val="clear" w:color="auto" w:fill="FFFFFF"/>
        </w:rPr>
        <w:t xml:space="preserve"> Studies</w:t>
      </w:r>
      <w:r w:rsidRPr="00B94E40">
        <w:rPr>
          <w:rFonts w:ascii="Gadugi" w:hAnsi="Gadugi" w:cs="Times New Roman"/>
          <w:shd w:val="clear" w:color="auto" w:fill="FFFFFF"/>
        </w:rPr>
        <w:t xml:space="preserve"> 51: 121–143. </w:t>
      </w:r>
    </w:p>
    <w:p w14:paraId="772FCD49" w14:textId="1BC5B4D7" w:rsidR="004D2758" w:rsidRPr="00B94E40" w:rsidRDefault="004D2758" w:rsidP="00B94E40">
      <w:pPr>
        <w:spacing w:after="0"/>
        <w:ind w:right="-233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 xml:space="preserve">McManus, Clare, William Miller, </w:t>
      </w:r>
      <w:proofErr w:type="spellStart"/>
      <w:r w:rsidRPr="00B94E40">
        <w:rPr>
          <w:rFonts w:ascii="Gadugi" w:hAnsi="Gadugi" w:cs="Times New Roman"/>
        </w:rPr>
        <w:t>Radosław</w:t>
      </w:r>
      <w:proofErr w:type="spellEnd"/>
      <w:r w:rsidRPr="00B94E40">
        <w:rPr>
          <w:rFonts w:ascii="Gadugi" w:hAnsi="Gadugi" w:cs="Times New Roman"/>
        </w:rPr>
        <w:t xml:space="preserve"> </w:t>
      </w:r>
      <w:proofErr w:type="spellStart"/>
      <w:r w:rsidRPr="00B94E40">
        <w:rPr>
          <w:rFonts w:ascii="Gadugi" w:hAnsi="Gadugi" w:cs="Times New Roman"/>
        </w:rPr>
        <w:t>Markowski</w:t>
      </w:r>
      <w:proofErr w:type="spellEnd"/>
      <w:r w:rsidRPr="00B94E40">
        <w:rPr>
          <w:rFonts w:ascii="Gadugi" w:hAnsi="Gadugi" w:cs="Times New Roman"/>
        </w:rPr>
        <w:t xml:space="preserve">, Jacek Wasilewski. 2004. "Why is corruption in </w:t>
      </w:r>
      <w:proofErr w:type="gramStart"/>
      <w:r w:rsidRPr="00B94E40">
        <w:rPr>
          <w:rFonts w:ascii="Gadugi" w:hAnsi="Gadugi" w:cs="Times New Roman"/>
        </w:rPr>
        <w:t>Poland  a</w:t>
      </w:r>
      <w:proofErr w:type="gramEnd"/>
      <w:r w:rsidRPr="00B94E40">
        <w:rPr>
          <w:rFonts w:ascii="Gadugi" w:hAnsi="Gadugi" w:cs="Times New Roman"/>
        </w:rPr>
        <w:t xml:space="preserve"> serious cause for concern?", </w:t>
      </w:r>
      <w:r w:rsidRPr="00B94E40">
        <w:rPr>
          <w:rFonts w:ascii="Gadugi" w:hAnsi="Gadugi" w:cs="Times New Roman"/>
          <w:i/>
        </w:rPr>
        <w:t xml:space="preserve">Crime, Law and Social Change, </w:t>
      </w:r>
      <w:r w:rsidRPr="00B94E40">
        <w:rPr>
          <w:rFonts w:ascii="Gadugi" w:hAnsi="Gadugi" w:cs="Times New Roman"/>
        </w:rPr>
        <w:t>41: 107-32</w:t>
      </w:r>
    </w:p>
    <w:p w14:paraId="629C67A1" w14:textId="77777777" w:rsidR="0056024A" w:rsidRPr="00B94E40" w:rsidRDefault="0056024A" w:rsidP="00B94E40">
      <w:pPr>
        <w:spacing w:after="0"/>
        <w:jc w:val="both"/>
        <w:rPr>
          <w:rFonts w:ascii="Gadugi" w:eastAsia="Calibri" w:hAnsi="Gadugi" w:cs="Times New Roman"/>
        </w:rPr>
      </w:pPr>
      <w:proofErr w:type="spellStart"/>
      <w:r w:rsidRPr="00B94E40">
        <w:rPr>
          <w:rFonts w:ascii="Gadugi" w:eastAsia="Calibri" w:hAnsi="Gadugi" w:cs="Times New Roman"/>
        </w:rPr>
        <w:t>Meijers</w:t>
      </w:r>
      <w:proofErr w:type="spellEnd"/>
      <w:r w:rsidRPr="00B94E40">
        <w:rPr>
          <w:rFonts w:ascii="Gadugi" w:eastAsia="Calibri" w:hAnsi="Gadugi" w:cs="Times New Roman"/>
        </w:rPr>
        <w:t xml:space="preserve">, Erica, ed. 2011. </w:t>
      </w:r>
      <w:r w:rsidRPr="00B94E40">
        <w:rPr>
          <w:rFonts w:ascii="Gadugi" w:eastAsia="Calibri" w:hAnsi="Gadugi" w:cs="Times New Roman"/>
          <w:i/>
        </w:rPr>
        <w:t xml:space="preserve">Populism in Europe. </w:t>
      </w:r>
      <w:r w:rsidRPr="00B94E40">
        <w:rPr>
          <w:rFonts w:ascii="Gadugi" w:eastAsia="Calibri" w:hAnsi="Gadugi" w:cs="Times New Roman"/>
        </w:rPr>
        <w:t>Brussels: Green European Foundation.</w:t>
      </w:r>
    </w:p>
    <w:p w14:paraId="25406A93" w14:textId="77777777" w:rsidR="0056024A" w:rsidRPr="00B94E40" w:rsidRDefault="0056024A" w:rsidP="00B94E40">
      <w:pPr>
        <w:spacing w:after="0"/>
        <w:ind w:right="-233"/>
        <w:jc w:val="both"/>
        <w:rPr>
          <w:rFonts w:ascii="Gadugi" w:hAnsi="Gadugi" w:cs="Times New Roman"/>
          <w:lang w:val="pl-PL"/>
        </w:rPr>
      </w:pPr>
      <w:proofErr w:type="spellStart"/>
      <w:r w:rsidRPr="00B94E40">
        <w:rPr>
          <w:rFonts w:ascii="Gadugi" w:hAnsi="Gadugi" w:cs="Times New Roman"/>
        </w:rPr>
        <w:t>Morlino</w:t>
      </w:r>
      <w:proofErr w:type="spellEnd"/>
      <w:r w:rsidRPr="00B94E40">
        <w:rPr>
          <w:rFonts w:ascii="Gadugi" w:hAnsi="Gadugi" w:cs="Times New Roman"/>
        </w:rPr>
        <w:t xml:space="preserve">, Leonardo. 2012. </w:t>
      </w:r>
      <w:r w:rsidRPr="00B94E40">
        <w:rPr>
          <w:rFonts w:ascii="Gadugi" w:hAnsi="Gadugi" w:cs="Times New Roman"/>
          <w:i/>
        </w:rPr>
        <w:t>Changes for Democracy: Actors, Structures, Processes</w:t>
      </w:r>
      <w:r w:rsidRPr="00B94E40">
        <w:rPr>
          <w:rFonts w:ascii="Gadugi" w:hAnsi="Gadugi" w:cs="Times New Roman"/>
        </w:rPr>
        <w:t xml:space="preserve">. </w:t>
      </w:r>
      <w:r w:rsidRPr="00B94E40">
        <w:rPr>
          <w:rFonts w:ascii="Gadugi" w:hAnsi="Gadugi" w:cs="Times New Roman"/>
          <w:lang w:val="pl-PL"/>
        </w:rPr>
        <w:t xml:space="preserve">Oxford: Oxford University Press.  </w:t>
      </w:r>
    </w:p>
    <w:p w14:paraId="33455023" w14:textId="77777777" w:rsidR="0056024A" w:rsidRPr="00B94E40" w:rsidRDefault="0056024A" w:rsidP="00B94E40">
      <w:pPr>
        <w:spacing w:after="0"/>
        <w:jc w:val="both"/>
        <w:rPr>
          <w:rFonts w:ascii="Gadugi" w:eastAsia="Calibri" w:hAnsi="Gadugi" w:cs="Times New Roman"/>
          <w:lang w:val="pl-PL"/>
        </w:rPr>
      </w:pPr>
      <w:proofErr w:type="spellStart"/>
      <w:r w:rsidRPr="00B94E40">
        <w:rPr>
          <w:rFonts w:ascii="Gadugi" w:eastAsia="Calibri" w:hAnsi="Gadugi" w:cs="Times New Roman"/>
          <w:lang w:val="pl-PL"/>
        </w:rPr>
        <w:t>Moroska</w:t>
      </w:r>
      <w:proofErr w:type="spellEnd"/>
      <w:r w:rsidRPr="00B94E40">
        <w:rPr>
          <w:rFonts w:ascii="Gadugi" w:eastAsia="Calibri" w:hAnsi="Gadugi" w:cs="Times New Roman"/>
          <w:lang w:val="pl-PL"/>
        </w:rPr>
        <w:t xml:space="preserve">, Aleksandra 2010. </w:t>
      </w:r>
      <w:r w:rsidRPr="00B94E40">
        <w:rPr>
          <w:rFonts w:ascii="Gadugi" w:eastAsia="Calibri" w:hAnsi="Gadugi" w:cs="Times New Roman"/>
          <w:i/>
          <w:lang w:val="pl-PL"/>
        </w:rPr>
        <w:t xml:space="preserve">Prawicowy populizm a </w:t>
      </w:r>
      <w:proofErr w:type="spellStart"/>
      <w:r w:rsidRPr="00B94E40">
        <w:rPr>
          <w:rFonts w:ascii="Gadugi" w:eastAsia="Calibri" w:hAnsi="Gadugi" w:cs="Times New Roman"/>
          <w:i/>
          <w:lang w:val="pl-PL"/>
        </w:rPr>
        <w:t>eurosceptycyzm</w:t>
      </w:r>
      <w:proofErr w:type="spellEnd"/>
      <w:r w:rsidRPr="00B94E40">
        <w:rPr>
          <w:rFonts w:ascii="Gadugi" w:eastAsia="Calibri" w:hAnsi="Gadugi" w:cs="Times New Roman"/>
          <w:i/>
          <w:lang w:val="pl-PL"/>
        </w:rPr>
        <w:t xml:space="preserve">. </w:t>
      </w:r>
      <w:proofErr w:type="gramStart"/>
      <w:r w:rsidRPr="00B94E40">
        <w:rPr>
          <w:rFonts w:ascii="Gadugi" w:eastAsia="Calibri" w:hAnsi="Gadugi" w:cs="Times New Roman"/>
          <w:lang w:val="pl-PL"/>
        </w:rPr>
        <w:t>Wrocław:  Wydawnictwo</w:t>
      </w:r>
      <w:proofErr w:type="gramEnd"/>
      <w:r w:rsidRPr="00B94E40">
        <w:rPr>
          <w:rFonts w:ascii="Gadugi" w:eastAsia="Calibri" w:hAnsi="Gadugi" w:cs="Times New Roman"/>
          <w:lang w:val="pl-PL"/>
        </w:rPr>
        <w:t xml:space="preserve"> Uniwersytetu Wrocławskiego.</w:t>
      </w:r>
    </w:p>
    <w:p w14:paraId="0520142D" w14:textId="77777777" w:rsidR="0056024A" w:rsidRPr="00B94E40" w:rsidRDefault="0056024A" w:rsidP="00B94E40">
      <w:pPr>
        <w:spacing w:after="0"/>
        <w:jc w:val="both"/>
        <w:rPr>
          <w:rFonts w:ascii="Gadugi" w:eastAsia="Calibri" w:hAnsi="Gadugi" w:cs="Times New Roman"/>
          <w:lang w:val="en-GB"/>
        </w:rPr>
      </w:pPr>
      <w:proofErr w:type="spellStart"/>
      <w:r w:rsidRPr="00B40B0A">
        <w:rPr>
          <w:rFonts w:ascii="Gadugi" w:eastAsia="Calibri" w:hAnsi="Gadugi" w:cs="Times New Roman"/>
          <w:lang w:val="pl-PL"/>
        </w:rPr>
        <w:t>Munck</w:t>
      </w:r>
      <w:proofErr w:type="spellEnd"/>
      <w:r w:rsidRPr="00B40B0A">
        <w:rPr>
          <w:rFonts w:ascii="Gadugi" w:eastAsia="Calibri" w:hAnsi="Gadugi" w:cs="Times New Roman"/>
          <w:lang w:val="pl-PL"/>
        </w:rPr>
        <w:t xml:space="preserve">, Gerardo. </w:t>
      </w:r>
      <w:r w:rsidRPr="00B94E40">
        <w:rPr>
          <w:rFonts w:ascii="Gadugi" w:eastAsia="Calibri" w:hAnsi="Gadugi" w:cs="Times New Roman"/>
          <w:lang w:val="en-GB"/>
        </w:rPr>
        <w:t xml:space="preserve">2009. </w:t>
      </w:r>
      <w:r w:rsidRPr="00B94E40">
        <w:rPr>
          <w:rFonts w:ascii="Gadugi" w:eastAsia="Calibri" w:hAnsi="Gadugi" w:cs="Times New Roman"/>
          <w:i/>
          <w:lang w:val="en-GB"/>
        </w:rPr>
        <w:t xml:space="preserve">Measuring Democracy: A Bridge between Scholarship and Politics. </w:t>
      </w:r>
      <w:r w:rsidRPr="00B94E40">
        <w:rPr>
          <w:rFonts w:ascii="Gadugi" w:eastAsia="Calibri" w:hAnsi="Gadugi" w:cs="Times New Roman"/>
          <w:lang w:val="en-GB"/>
        </w:rPr>
        <w:t>Baltimore: Johns Hopkins University Press.</w:t>
      </w:r>
    </w:p>
    <w:p w14:paraId="3AB2C46F" w14:textId="77777777" w:rsidR="0056024A" w:rsidRPr="00B94E40" w:rsidRDefault="0056024A" w:rsidP="00B94E40">
      <w:pPr>
        <w:autoSpaceDE w:val="0"/>
        <w:autoSpaceDN w:val="0"/>
        <w:adjustRightInd w:val="0"/>
        <w:spacing w:after="0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>Powell, Bingham and Whitten, G.D. 1993. “A cross-national analysis of economic voting: Taking</w:t>
      </w:r>
    </w:p>
    <w:p w14:paraId="7726B81A" w14:textId="77777777" w:rsidR="0056024A" w:rsidRPr="00B94E40" w:rsidRDefault="0056024A" w:rsidP="00B94E40">
      <w:pPr>
        <w:autoSpaceDE w:val="0"/>
        <w:autoSpaceDN w:val="0"/>
        <w:adjustRightInd w:val="0"/>
        <w:spacing w:after="0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>account of the political context”</w:t>
      </w:r>
      <w:r w:rsidRPr="00B94E40">
        <w:rPr>
          <w:rFonts w:ascii="Gadugi" w:hAnsi="Gadugi" w:cs="Times New Roman"/>
          <w:i/>
        </w:rPr>
        <w:t>. American Journal of Political Science</w:t>
      </w:r>
      <w:r w:rsidRPr="00B94E40">
        <w:rPr>
          <w:rFonts w:ascii="Gadugi" w:hAnsi="Gadugi" w:cs="Times New Roman"/>
        </w:rPr>
        <w:t xml:space="preserve"> 37: 391–414.</w:t>
      </w:r>
    </w:p>
    <w:p w14:paraId="2371BF39" w14:textId="632D2533" w:rsidR="0056024A" w:rsidRPr="00B94E40" w:rsidRDefault="0056024A" w:rsidP="00B94E40">
      <w:pPr>
        <w:spacing w:after="0"/>
        <w:ind w:right="-233"/>
        <w:jc w:val="both"/>
        <w:rPr>
          <w:rFonts w:ascii="Gadugi" w:hAnsi="Gadugi" w:cs="Times New Roman"/>
        </w:rPr>
      </w:pPr>
      <w:proofErr w:type="spellStart"/>
      <w:r w:rsidRPr="00B94E40">
        <w:rPr>
          <w:rFonts w:ascii="Gadugi" w:hAnsi="Gadugi" w:cs="Times New Roman"/>
        </w:rPr>
        <w:t>Przeworski</w:t>
      </w:r>
      <w:proofErr w:type="spellEnd"/>
      <w:r w:rsidRPr="00B94E40">
        <w:rPr>
          <w:rFonts w:ascii="Gadugi" w:hAnsi="Gadugi" w:cs="Times New Roman"/>
        </w:rPr>
        <w:t xml:space="preserve">, Adam, Michael E. Alvarez, Jose Antonio </w:t>
      </w:r>
      <w:proofErr w:type="spellStart"/>
      <w:r w:rsidRPr="00B94E40">
        <w:rPr>
          <w:rFonts w:ascii="Gadugi" w:hAnsi="Gadugi" w:cs="Times New Roman"/>
        </w:rPr>
        <w:t>Cheibub</w:t>
      </w:r>
      <w:proofErr w:type="spellEnd"/>
      <w:r w:rsidRPr="00B94E40">
        <w:rPr>
          <w:rFonts w:ascii="Gadugi" w:hAnsi="Gadugi" w:cs="Times New Roman"/>
        </w:rPr>
        <w:t xml:space="preserve">, and Fernando Limongi.2000. </w:t>
      </w:r>
      <w:r w:rsidRPr="00B94E40">
        <w:rPr>
          <w:rFonts w:ascii="Gadugi" w:hAnsi="Gadugi" w:cs="Times New Roman"/>
          <w:i/>
        </w:rPr>
        <w:t>Democracy and Development: Political Institutions and Well-being in the World, 1950-1990</w:t>
      </w:r>
      <w:r w:rsidRPr="00B94E40">
        <w:rPr>
          <w:rFonts w:ascii="Gadugi" w:hAnsi="Gadugi" w:cs="Times New Roman"/>
        </w:rPr>
        <w:t>. New York: Cambridge University Press.</w:t>
      </w:r>
    </w:p>
    <w:p w14:paraId="5DC1B842" w14:textId="77777777" w:rsidR="0056024A" w:rsidRPr="00B94E40" w:rsidRDefault="0056024A" w:rsidP="00B94E40">
      <w:pPr>
        <w:spacing w:after="0"/>
        <w:ind w:right="-233"/>
        <w:jc w:val="both"/>
        <w:rPr>
          <w:rFonts w:ascii="Gadugi" w:hAnsi="Gadugi" w:cs="Times New Roman"/>
        </w:rPr>
      </w:pPr>
      <w:proofErr w:type="spellStart"/>
      <w:r w:rsidRPr="00B94E40">
        <w:rPr>
          <w:rFonts w:ascii="Gadugi" w:hAnsi="Gadugi" w:cs="Times New Roman"/>
        </w:rPr>
        <w:lastRenderedPageBreak/>
        <w:t>Przeworski</w:t>
      </w:r>
      <w:proofErr w:type="spellEnd"/>
      <w:r w:rsidRPr="00B94E40">
        <w:rPr>
          <w:rFonts w:ascii="Gadugi" w:hAnsi="Gadugi" w:cs="Times New Roman"/>
        </w:rPr>
        <w:t xml:space="preserve">, Adam, Susan Stokes, Bernard </w:t>
      </w:r>
      <w:proofErr w:type="spellStart"/>
      <w:proofErr w:type="gramStart"/>
      <w:r w:rsidRPr="00B94E40">
        <w:rPr>
          <w:rFonts w:ascii="Gadugi" w:hAnsi="Gadugi" w:cs="Times New Roman"/>
        </w:rPr>
        <w:t>Manin</w:t>
      </w:r>
      <w:proofErr w:type="spellEnd"/>
      <w:r w:rsidRPr="00B94E40">
        <w:rPr>
          <w:rFonts w:ascii="Gadugi" w:hAnsi="Gadugi" w:cs="Times New Roman"/>
        </w:rPr>
        <w:t>,.</w:t>
      </w:r>
      <w:proofErr w:type="gramEnd"/>
      <w:r w:rsidRPr="00B94E40">
        <w:rPr>
          <w:rFonts w:ascii="Gadugi" w:hAnsi="Gadugi" w:cs="Times New Roman"/>
        </w:rPr>
        <w:t xml:space="preserve"> 1999. </w:t>
      </w:r>
      <w:r w:rsidRPr="00B94E40">
        <w:rPr>
          <w:rFonts w:ascii="Gadugi" w:hAnsi="Gadugi" w:cs="Times New Roman"/>
          <w:i/>
        </w:rPr>
        <w:t>Democracy, Accountability, and Representation</w:t>
      </w:r>
      <w:r w:rsidRPr="00B94E40">
        <w:rPr>
          <w:rFonts w:ascii="Gadugi" w:hAnsi="Gadugi" w:cs="Times New Roman"/>
        </w:rPr>
        <w:t>. Cambridge: Cambridge University Press.</w:t>
      </w:r>
    </w:p>
    <w:p w14:paraId="6BC6B1E9" w14:textId="77777777" w:rsidR="0056024A" w:rsidRPr="00B94E40" w:rsidRDefault="0056024A" w:rsidP="00B94E40">
      <w:pPr>
        <w:spacing w:after="0"/>
        <w:ind w:right="-233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 xml:space="preserve">Putnam, Robert D. 1993. </w:t>
      </w:r>
      <w:r w:rsidRPr="00B94E40">
        <w:rPr>
          <w:rFonts w:ascii="Gadugi" w:hAnsi="Gadugi" w:cs="Times New Roman"/>
          <w:i/>
        </w:rPr>
        <w:t>Making democracy work. Civic traditions in modern Italy</w:t>
      </w:r>
      <w:r w:rsidRPr="00B94E40">
        <w:rPr>
          <w:rFonts w:ascii="Gadugi" w:hAnsi="Gadugi" w:cs="Times New Roman"/>
        </w:rPr>
        <w:t xml:space="preserve">. Princeton: Princeton University Press. </w:t>
      </w:r>
    </w:p>
    <w:p w14:paraId="40A4341A" w14:textId="77777777" w:rsidR="0056024A" w:rsidRPr="00B94E40" w:rsidRDefault="0056024A" w:rsidP="00B94E40">
      <w:pPr>
        <w:spacing w:after="0"/>
        <w:jc w:val="both"/>
        <w:rPr>
          <w:rFonts w:ascii="Gadugi" w:hAnsi="Gadugi" w:cs="Times New Roman"/>
        </w:rPr>
      </w:pPr>
      <w:proofErr w:type="spellStart"/>
      <w:r w:rsidRPr="00B94E40">
        <w:rPr>
          <w:rFonts w:ascii="Gadugi" w:hAnsi="Gadugi" w:cs="Times New Roman"/>
        </w:rPr>
        <w:t>Ringen</w:t>
      </w:r>
      <w:proofErr w:type="spellEnd"/>
      <w:r w:rsidRPr="00B94E40">
        <w:rPr>
          <w:rFonts w:ascii="Gadugi" w:hAnsi="Gadugi" w:cs="Times New Roman"/>
        </w:rPr>
        <w:t xml:space="preserve">, Stein .2007. </w:t>
      </w:r>
      <w:r w:rsidRPr="00B94E40">
        <w:rPr>
          <w:rFonts w:ascii="Gadugi" w:hAnsi="Gadugi" w:cs="Times New Roman"/>
          <w:i/>
        </w:rPr>
        <w:t xml:space="preserve">What Democracy Is For: On Freedom and Moral </w:t>
      </w:r>
      <w:proofErr w:type="spellStart"/>
      <w:r w:rsidRPr="00B94E40">
        <w:rPr>
          <w:rFonts w:ascii="Gadugi" w:hAnsi="Gadugi" w:cs="Times New Roman"/>
          <w:i/>
        </w:rPr>
        <w:t>Government</w:t>
      </w:r>
      <w:r w:rsidRPr="00B94E40">
        <w:rPr>
          <w:rFonts w:ascii="Gadugi" w:hAnsi="Gadugi" w:cs="Times New Roman"/>
        </w:rPr>
        <w:t>.Princeton</w:t>
      </w:r>
      <w:proofErr w:type="spellEnd"/>
      <w:r w:rsidRPr="00B94E40">
        <w:rPr>
          <w:rFonts w:ascii="Gadugi" w:hAnsi="Gadugi" w:cs="Times New Roman"/>
        </w:rPr>
        <w:t xml:space="preserve">: Princeton University Press. </w:t>
      </w:r>
    </w:p>
    <w:p w14:paraId="766F980B" w14:textId="77777777" w:rsidR="0056024A" w:rsidRPr="00B94E40" w:rsidRDefault="0056024A" w:rsidP="00B94E40">
      <w:pPr>
        <w:spacing w:after="0"/>
        <w:jc w:val="both"/>
        <w:rPr>
          <w:rFonts w:ascii="Gadugi" w:eastAsia="Calibri" w:hAnsi="Gadugi" w:cs="Times New Roman"/>
          <w:lang w:val="en-GB"/>
        </w:rPr>
      </w:pPr>
      <w:r w:rsidRPr="00B94E40">
        <w:rPr>
          <w:rFonts w:ascii="Gadugi" w:eastAsia="Calibri" w:hAnsi="Gadugi" w:cs="Times New Roman"/>
          <w:lang w:val="en-GB"/>
        </w:rPr>
        <w:t xml:space="preserve">Saward, </w:t>
      </w:r>
      <w:proofErr w:type="gramStart"/>
      <w:r w:rsidRPr="00B94E40">
        <w:rPr>
          <w:rFonts w:ascii="Gadugi" w:eastAsia="Calibri" w:hAnsi="Gadugi" w:cs="Times New Roman"/>
          <w:lang w:val="en-GB"/>
        </w:rPr>
        <w:t>Michael  2003</w:t>
      </w:r>
      <w:proofErr w:type="gramEnd"/>
      <w:r w:rsidRPr="00B94E40">
        <w:rPr>
          <w:rFonts w:ascii="Gadugi" w:eastAsia="Calibri" w:hAnsi="Gadugi" w:cs="Times New Roman"/>
          <w:lang w:val="en-GB"/>
        </w:rPr>
        <w:t xml:space="preserve">. </w:t>
      </w:r>
      <w:r w:rsidRPr="00B94E40">
        <w:rPr>
          <w:rFonts w:ascii="Gadugi" w:eastAsia="Calibri" w:hAnsi="Gadugi" w:cs="Times New Roman"/>
          <w:i/>
          <w:lang w:val="en-GB"/>
        </w:rPr>
        <w:t xml:space="preserve">Democracy. </w:t>
      </w:r>
      <w:r w:rsidRPr="00B94E40">
        <w:rPr>
          <w:rFonts w:ascii="Gadugi" w:eastAsia="Calibri" w:hAnsi="Gadugi" w:cs="Times New Roman"/>
          <w:lang w:val="en-GB"/>
        </w:rPr>
        <w:t xml:space="preserve"> Cambridge: Polity Press</w:t>
      </w:r>
    </w:p>
    <w:p w14:paraId="3228CC97" w14:textId="77777777" w:rsidR="0056024A" w:rsidRPr="00B94E40" w:rsidRDefault="0056024A" w:rsidP="00B94E40">
      <w:pPr>
        <w:spacing w:after="0"/>
        <w:jc w:val="both"/>
        <w:rPr>
          <w:rFonts w:ascii="Gadugi" w:eastAsia="Calibri" w:hAnsi="Gadugi" w:cs="Times New Roman"/>
          <w:lang w:val="en-GB"/>
        </w:rPr>
      </w:pPr>
      <w:proofErr w:type="spellStart"/>
      <w:r w:rsidRPr="00B94E40">
        <w:rPr>
          <w:rFonts w:ascii="Gadugi" w:eastAsia="Calibri" w:hAnsi="Gadugi" w:cs="Times New Roman"/>
          <w:lang w:val="en-GB"/>
        </w:rPr>
        <w:t>Soroka</w:t>
      </w:r>
      <w:proofErr w:type="spellEnd"/>
      <w:r w:rsidRPr="00B94E40">
        <w:rPr>
          <w:rFonts w:ascii="Gadugi" w:eastAsia="Calibri" w:hAnsi="Gadugi" w:cs="Times New Roman"/>
          <w:lang w:val="en-GB"/>
        </w:rPr>
        <w:t xml:space="preserve">, Stuart and Christopher </w:t>
      </w:r>
      <w:proofErr w:type="spellStart"/>
      <w:r w:rsidRPr="00B94E40">
        <w:rPr>
          <w:rFonts w:ascii="Gadugi" w:eastAsia="Calibri" w:hAnsi="Gadugi" w:cs="Times New Roman"/>
          <w:lang w:val="en-GB"/>
        </w:rPr>
        <w:t>Wlezien</w:t>
      </w:r>
      <w:proofErr w:type="spellEnd"/>
      <w:r w:rsidRPr="00B94E40">
        <w:rPr>
          <w:rFonts w:ascii="Gadugi" w:eastAsia="Calibri" w:hAnsi="Gadugi" w:cs="Times New Roman"/>
          <w:lang w:val="en-GB"/>
        </w:rPr>
        <w:t xml:space="preserve">. 2010. </w:t>
      </w:r>
      <w:r w:rsidRPr="00B94E40">
        <w:rPr>
          <w:rFonts w:ascii="Gadugi" w:eastAsia="Calibri" w:hAnsi="Gadugi" w:cs="Times New Roman"/>
          <w:i/>
          <w:lang w:val="en-GB"/>
        </w:rPr>
        <w:t>Degrees of Democracy: Politics, Public Opinion and Policy</w:t>
      </w:r>
      <w:r w:rsidRPr="00B94E40">
        <w:rPr>
          <w:rFonts w:ascii="Gadugi" w:eastAsia="Calibri" w:hAnsi="Gadugi" w:cs="Times New Roman"/>
          <w:lang w:val="en-GB"/>
        </w:rPr>
        <w:t>, Cambridge: Cambridge University Press.</w:t>
      </w:r>
    </w:p>
    <w:p w14:paraId="623D9A97" w14:textId="77777777" w:rsidR="0056024A" w:rsidRPr="00B94E40" w:rsidRDefault="0056024A" w:rsidP="00B94E40">
      <w:pPr>
        <w:spacing w:after="0"/>
        <w:jc w:val="both"/>
        <w:rPr>
          <w:rFonts w:ascii="Gadugi" w:eastAsia="Calibri" w:hAnsi="Gadugi" w:cs="Times New Roman"/>
          <w:lang w:val="en-GB"/>
        </w:rPr>
      </w:pPr>
      <w:proofErr w:type="spellStart"/>
      <w:r w:rsidRPr="00B94E40">
        <w:rPr>
          <w:rFonts w:ascii="Gadugi" w:eastAsia="Calibri" w:hAnsi="Gadugi" w:cs="Times New Roman"/>
          <w:lang w:val="en-GB"/>
        </w:rPr>
        <w:t>Soroka</w:t>
      </w:r>
      <w:proofErr w:type="spellEnd"/>
      <w:r w:rsidRPr="00B94E40">
        <w:rPr>
          <w:rFonts w:ascii="Gadugi" w:eastAsia="Calibri" w:hAnsi="Gadugi" w:cs="Times New Roman"/>
          <w:lang w:val="en-GB"/>
        </w:rPr>
        <w:t xml:space="preserve">, Stuart and Christopher </w:t>
      </w:r>
      <w:proofErr w:type="spellStart"/>
      <w:r w:rsidRPr="00B94E40">
        <w:rPr>
          <w:rFonts w:ascii="Gadugi" w:eastAsia="Calibri" w:hAnsi="Gadugi" w:cs="Times New Roman"/>
          <w:lang w:val="en-GB"/>
        </w:rPr>
        <w:t>Wlezien</w:t>
      </w:r>
      <w:proofErr w:type="spellEnd"/>
      <w:r w:rsidRPr="00B94E40">
        <w:rPr>
          <w:rFonts w:ascii="Gadugi" w:eastAsia="Calibri" w:hAnsi="Gadugi" w:cs="Times New Roman"/>
          <w:lang w:val="en-GB"/>
        </w:rPr>
        <w:t xml:space="preserve">. 2012. "Political Institutions and the Opinion-Policy Link," </w:t>
      </w:r>
      <w:r w:rsidRPr="00B94E40">
        <w:rPr>
          <w:rFonts w:ascii="Gadugi" w:eastAsia="Calibri" w:hAnsi="Gadugi" w:cs="Times New Roman"/>
          <w:i/>
          <w:lang w:val="en-GB"/>
        </w:rPr>
        <w:t>West European Politics</w:t>
      </w:r>
      <w:r w:rsidRPr="00B94E40">
        <w:rPr>
          <w:rFonts w:ascii="Gadugi" w:eastAsia="Calibri" w:hAnsi="Gadugi" w:cs="Times New Roman"/>
          <w:lang w:val="en-GB"/>
        </w:rPr>
        <w:t xml:space="preserve"> 35(6): 1407-1432.</w:t>
      </w:r>
    </w:p>
    <w:p w14:paraId="7060759C" w14:textId="77777777" w:rsidR="0056024A" w:rsidRPr="00B94E40" w:rsidRDefault="0056024A" w:rsidP="00B94E40">
      <w:pPr>
        <w:autoSpaceDE w:val="0"/>
        <w:autoSpaceDN w:val="0"/>
        <w:adjustRightInd w:val="0"/>
        <w:spacing w:after="0"/>
        <w:jc w:val="both"/>
        <w:rPr>
          <w:rFonts w:ascii="Gadugi" w:hAnsi="Gadugi" w:cs="Times New Roman"/>
        </w:rPr>
      </w:pPr>
      <w:proofErr w:type="spellStart"/>
      <w:r w:rsidRPr="00B94E40">
        <w:rPr>
          <w:rFonts w:ascii="Gadugi" w:hAnsi="Gadugi" w:cs="Times New Roman"/>
        </w:rPr>
        <w:t>Streek</w:t>
      </w:r>
      <w:proofErr w:type="spellEnd"/>
      <w:r w:rsidRPr="00B94E40">
        <w:rPr>
          <w:rFonts w:ascii="Gadugi" w:hAnsi="Gadugi" w:cs="Times New Roman"/>
        </w:rPr>
        <w:t>, Wolfgang. 2011. “</w:t>
      </w:r>
      <w:r w:rsidRPr="00B94E40">
        <w:rPr>
          <w:rFonts w:ascii="Gadugi" w:hAnsi="Gadugi" w:cs="Times New Roman"/>
          <w:bCs/>
        </w:rPr>
        <w:t xml:space="preserve">The Crisis in Context: </w:t>
      </w:r>
      <w:r w:rsidRPr="00B94E40">
        <w:rPr>
          <w:rFonts w:ascii="Gadugi" w:hAnsi="Gadugi" w:cs="Times New Roman"/>
        </w:rPr>
        <w:t>Democratic Capitalism and Its Contradictions</w:t>
      </w:r>
      <w:proofErr w:type="gramStart"/>
      <w:r w:rsidRPr="00B94E40">
        <w:rPr>
          <w:rFonts w:ascii="Gadugi" w:hAnsi="Gadugi" w:cs="Times New Roman"/>
        </w:rPr>
        <w:t>” .</w:t>
      </w:r>
      <w:proofErr w:type="gramEnd"/>
      <w:r w:rsidRPr="00B94E40">
        <w:rPr>
          <w:rFonts w:ascii="Gadugi" w:hAnsi="Gadugi" w:cs="Times New Roman"/>
        </w:rPr>
        <w:t xml:space="preserve"> </w:t>
      </w:r>
      <w:proofErr w:type="spellStart"/>
      <w:r w:rsidRPr="00B94E40">
        <w:rPr>
          <w:rFonts w:ascii="Gadugi" w:hAnsi="Gadugi" w:cs="Times New Roman"/>
        </w:rPr>
        <w:t>MPIfG</w:t>
      </w:r>
      <w:proofErr w:type="spellEnd"/>
      <w:r w:rsidRPr="00B94E40">
        <w:rPr>
          <w:rFonts w:ascii="Gadugi" w:hAnsi="Gadugi" w:cs="Times New Roman"/>
        </w:rPr>
        <w:t xml:space="preserve"> Discussion Paper 11/15.</w:t>
      </w:r>
    </w:p>
    <w:p w14:paraId="3F8CCAF2" w14:textId="77777777" w:rsidR="0056024A" w:rsidRPr="00B94E40" w:rsidRDefault="0056024A" w:rsidP="00B94E40">
      <w:pPr>
        <w:spacing w:after="0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 xml:space="preserve">Tilly, Charles and Robert E. </w:t>
      </w:r>
      <w:proofErr w:type="spellStart"/>
      <w:r w:rsidRPr="00B94E40">
        <w:rPr>
          <w:rFonts w:ascii="Gadugi" w:hAnsi="Gadugi" w:cs="Times New Roman"/>
        </w:rPr>
        <w:t>Goodin</w:t>
      </w:r>
      <w:proofErr w:type="spellEnd"/>
      <w:r w:rsidRPr="00B94E40">
        <w:rPr>
          <w:rFonts w:ascii="Gadugi" w:hAnsi="Gadugi" w:cs="Times New Roman"/>
        </w:rPr>
        <w:t xml:space="preserve">. 2006. “It Depends.” In </w:t>
      </w:r>
      <w:proofErr w:type="gramStart"/>
      <w:r w:rsidRPr="00B94E40">
        <w:rPr>
          <w:rFonts w:ascii="Gadugi" w:hAnsi="Gadugi" w:cs="Times New Roman"/>
          <w:i/>
        </w:rPr>
        <w:t>The</w:t>
      </w:r>
      <w:proofErr w:type="gramEnd"/>
      <w:r w:rsidRPr="00B94E40">
        <w:rPr>
          <w:rFonts w:ascii="Gadugi" w:hAnsi="Gadugi" w:cs="Times New Roman"/>
          <w:i/>
        </w:rPr>
        <w:t xml:space="preserve"> Oxford Handbook of Contextual Political Analysis</w:t>
      </w:r>
      <w:r w:rsidRPr="00B94E40">
        <w:rPr>
          <w:rFonts w:ascii="Gadugi" w:hAnsi="Gadugi" w:cs="Times New Roman"/>
        </w:rPr>
        <w:t xml:space="preserve">, edited by Robert E. </w:t>
      </w:r>
      <w:proofErr w:type="spellStart"/>
      <w:r w:rsidRPr="00B94E40">
        <w:rPr>
          <w:rFonts w:ascii="Gadugi" w:hAnsi="Gadugi" w:cs="Times New Roman"/>
        </w:rPr>
        <w:t>Goodin</w:t>
      </w:r>
      <w:proofErr w:type="spellEnd"/>
      <w:r w:rsidRPr="00B94E40">
        <w:rPr>
          <w:rFonts w:ascii="Gadugi" w:hAnsi="Gadugi" w:cs="Times New Roman"/>
        </w:rPr>
        <w:t xml:space="preserve"> and Charles Tilly, 3-32. Oxford: Oxford University Press.</w:t>
      </w:r>
    </w:p>
    <w:p w14:paraId="175287B3" w14:textId="77777777" w:rsidR="0056024A" w:rsidRPr="00B94E40" w:rsidRDefault="0056024A" w:rsidP="00B94E40">
      <w:pPr>
        <w:spacing w:after="0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 xml:space="preserve">van Der </w:t>
      </w:r>
      <w:proofErr w:type="spellStart"/>
      <w:r w:rsidRPr="00B94E40">
        <w:rPr>
          <w:rFonts w:ascii="Gadugi" w:hAnsi="Gadugi" w:cs="Times New Roman"/>
        </w:rPr>
        <w:t>Brug</w:t>
      </w:r>
      <w:proofErr w:type="spellEnd"/>
      <w:r w:rsidRPr="00B94E40">
        <w:rPr>
          <w:rFonts w:ascii="Gadugi" w:hAnsi="Gadugi" w:cs="Times New Roman"/>
        </w:rPr>
        <w:t xml:space="preserve">, </w:t>
      </w:r>
      <w:proofErr w:type="spellStart"/>
      <w:r w:rsidRPr="00B94E40">
        <w:rPr>
          <w:rFonts w:ascii="Gadugi" w:hAnsi="Gadugi" w:cs="Times New Roman"/>
        </w:rPr>
        <w:t>Wouter</w:t>
      </w:r>
      <w:proofErr w:type="spellEnd"/>
      <w:r w:rsidRPr="00B94E40">
        <w:rPr>
          <w:rFonts w:ascii="Gadugi" w:hAnsi="Gadugi" w:cs="Times New Roman"/>
        </w:rPr>
        <w:t xml:space="preserve">, Cees van Der </w:t>
      </w:r>
      <w:proofErr w:type="spellStart"/>
      <w:r w:rsidRPr="00B94E40">
        <w:rPr>
          <w:rFonts w:ascii="Gadugi" w:hAnsi="Gadugi" w:cs="Times New Roman"/>
        </w:rPr>
        <w:t>Eijk</w:t>
      </w:r>
      <w:proofErr w:type="spellEnd"/>
      <w:r w:rsidRPr="00B94E40">
        <w:rPr>
          <w:rFonts w:ascii="Gadugi" w:hAnsi="Gadugi" w:cs="Times New Roman"/>
        </w:rPr>
        <w:t xml:space="preserve">, Mark Franklin, 2007. </w:t>
      </w:r>
      <w:r w:rsidRPr="00B94E40">
        <w:rPr>
          <w:rFonts w:ascii="Gadugi" w:hAnsi="Gadugi" w:cs="Times New Roman"/>
          <w:i/>
        </w:rPr>
        <w:t>The economy and the vote: economic conditions and elections in fifteen countries</w:t>
      </w:r>
      <w:r w:rsidRPr="00B94E40">
        <w:rPr>
          <w:rFonts w:ascii="Gadugi" w:hAnsi="Gadugi" w:cs="Times New Roman"/>
        </w:rPr>
        <w:t>. Cambridge: Cambridge University Press.</w:t>
      </w:r>
    </w:p>
    <w:p w14:paraId="542C9313" w14:textId="77777777" w:rsidR="0056024A" w:rsidRPr="00B94E40" w:rsidRDefault="0056024A" w:rsidP="00B94E40">
      <w:pPr>
        <w:spacing w:after="0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 xml:space="preserve">van der </w:t>
      </w:r>
      <w:proofErr w:type="spellStart"/>
      <w:r w:rsidRPr="00B94E40">
        <w:rPr>
          <w:rFonts w:ascii="Gadugi" w:hAnsi="Gadugi" w:cs="Times New Roman"/>
        </w:rPr>
        <w:t>Eijk</w:t>
      </w:r>
      <w:proofErr w:type="spellEnd"/>
      <w:r w:rsidRPr="00B94E40">
        <w:rPr>
          <w:rFonts w:ascii="Gadugi" w:hAnsi="Gadugi" w:cs="Times New Roman"/>
        </w:rPr>
        <w:t xml:space="preserve">, Cees 2002. “Design issues in electoral research: taking care of (core) business”, </w:t>
      </w:r>
      <w:r w:rsidRPr="00B94E40">
        <w:rPr>
          <w:rFonts w:ascii="Gadugi" w:hAnsi="Gadugi" w:cs="Times New Roman"/>
          <w:i/>
        </w:rPr>
        <w:t xml:space="preserve">Electoral Studies </w:t>
      </w:r>
      <w:r w:rsidRPr="00B94E40">
        <w:rPr>
          <w:rFonts w:ascii="Gadugi" w:hAnsi="Gadugi" w:cs="Times New Roman"/>
        </w:rPr>
        <w:t>21: 189-206</w:t>
      </w:r>
    </w:p>
    <w:p w14:paraId="4D1330D2" w14:textId="20257A21" w:rsidR="0056024A" w:rsidRPr="00B40B0A" w:rsidRDefault="0056024A" w:rsidP="00B94E40">
      <w:pPr>
        <w:spacing w:after="0"/>
        <w:ind w:right="-233"/>
        <w:jc w:val="both"/>
        <w:rPr>
          <w:rFonts w:ascii="Gadugi" w:hAnsi="Gadugi" w:cs="Times New Roman"/>
          <w:lang w:val="pl-PL"/>
        </w:rPr>
      </w:pPr>
      <w:r w:rsidRPr="00B94E40">
        <w:rPr>
          <w:rFonts w:ascii="Gadugi" w:hAnsi="Gadugi" w:cs="Times New Roman"/>
          <w:lang w:val="pl-PL"/>
        </w:rPr>
        <w:t>Wesołowski, Włodzimierz and Kazimierz M. Słomczy</w:t>
      </w:r>
      <w:r w:rsidRPr="00B94E40">
        <w:rPr>
          <w:rFonts w:ascii="Calibri" w:hAnsi="Calibri" w:cs="Calibri"/>
          <w:lang w:val="pl-PL"/>
        </w:rPr>
        <w:t>ń</w:t>
      </w:r>
      <w:r w:rsidRPr="00B94E40">
        <w:rPr>
          <w:rFonts w:ascii="Gadugi" w:hAnsi="Gadugi" w:cs="Times New Roman"/>
          <w:lang w:val="pl-PL"/>
        </w:rPr>
        <w:t>ski (</w:t>
      </w:r>
      <w:proofErr w:type="spellStart"/>
      <w:r w:rsidRPr="00B94E40">
        <w:rPr>
          <w:rFonts w:ascii="Gadugi" w:hAnsi="Gadugi" w:cs="Times New Roman"/>
          <w:lang w:val="pl-PL"/>
        </w:rPr>
        <w:t>eds</w:t>
      </w:r>
      <w:proofErr w:type="spellEnd"/>
      <w:r w:rsidRPr="00B94E40">
        <w:rPr>
          <w:rFonts w:ascii="Gadugi" w:hAnsi="Gadugi" w:cs="Times New Roman"/>
          <w:lang w:val="pl-PL"/>
        </w:rPr>
        <w:t>.). 2012. To</w:t>
      </w:r>
      <w:r w:rsidRPr="00B94E40">
        <w:rPr>
          <w:rFonts w:ascii="Calibri" w:hAnsi="Calibri" w:cs="Calibri"/>
          <w:lang w:val="pl-PL"/>
        </w:rPr>
        <w:t>ż</w:t>
      </w:r>
      <w:r w:rsidRPr="00B94E40">
        <w:rPr>
          <w:rFonts w:ascii="Gadugi" w:hAnsi="Gadugi" w:cs="Times New Roman"/>
          <w:lang w:val="pl-PL"/>
        </w:rPr>
        <w:t>samo</w:t>
      </w:r>
      <w:r w:rsidRPr="00B94E40">
        <w:rPr>
          <w:rFonts w:ascii="Calibri" w:hAnsi="Calibri" w:cs="Calibri"/>
          <w:lang w:val="pl-PL"/>
        </w:rPr>
        <w:t>ść</w:t>
      </w:r>
      <w:r w:rsidRPr="00B94E40">
        <w:rPr>
          <w:rFonts w:ascii="Gadugi" w:hAnsi="Gadugi" w:cs="Times New Roman"/>
          <w:lang w:val="pl-PL"/>
        </w:rPr>
        <w:t xml:space="preserve">, Zaufanie, Integracja: Polska i Europa. </w:t>
      </w:r>
      <w:r w:rsidRPr="00B40B0A">
        <w:rPr>
          <w:rFonts w:ascii="Gadugi" w:hAnsi="Gadugi" w:cs="Times New Roman"/>
          <w:lang w:val="pl-PL"/>
        </w:rPr>
        <w:t xml:space="preserve">Warszawa: </w:t>
      </w:r>
      <w:proofErr w:type="gramStart"/>
      <w:r w:rsidRPr="00B40B0A">
        <w:rPr>
          <w:rFonts w:ascii="Gadugi" w:hAnsi="Gadugi" w:cs="Times New Roman"/>
          <w:lang w:val="pl-PL"/>
        </w:rPr>
        <w:t>Wydawnictwo</w:t>
      </w:r>
      <w:r w:rsidR="00670C1B" w:rsidRPr="00B40B0A">
        <w:rPr>
          <w:rFonts w:ascii="Gadugi" w:hAnsi="Gadugi" w:cs="Times New Roman"/>
          <w:lang w:val="pl-PL"/>
        </w:rPr>
        <w:t xml:space="preserve"> </w:t>
      </w:r>
      <w:r w:rsidRPr="00B40B0A">
        <w:rPr>
          <w:rFonts w:ascii="Gadugi" w:hAnsi="Gadugi" w:cs="Times New Roman"/>
          <w:lang w:val="pl-PL"/>
        </w:rPr>
        <w:t xml:space="preserve"> </w:t>
      </w:r>
      <w:proofErr w:type="spellStart"/>
      <w:r w:rsidRPr="00B40B0A">
        <w:rPr>
          <w:rFonts w:ascii="Gadugi" w:hAnsi="Gadugi" w:cs="Times New Roman"/>
          <w:lang w:val="pl-PL"/>
        </w:rPr>
        <w:t>IFiS</w:t>
      </w:r>
      <w:proofErr w:type="spellEnd"/>
      <w:proofErr w:type="gramEnd"/>
      <w:r w:rsidRPr="00B40B0A">
        <w:rPr>
          <w:rFonts w:ascii="Gadugi" w:hAnsi="Gadugi" w:cs="Times New Roman"/>
          <w:lang w:val="pl-PL"/>
        </w:rPr>
        <w:t xml:space="preserve"> PAN.</w:t>
      </w:r>
    </w:p>
    <w:p w14:paraId="7444B7DC" w14:textId="77777777" w:rsidR="00163C42" w:rsidRPr="00B40B0A" w:rsidRDefault="00163C42" w:rsidP="00B94E40">
      <w:pPr>
        <w:ind w:right="-233"/>
        <w:jc w:val="both"/>
        <w:rPr>
          <w:rFonts w:ascii="Gadugi" w:hAnsi="Gadugi" w:cs="Times New Roman"/>
          <w:sz w:val="24"/>
          <w:szCs w:val="24"/>
          <w:u w:val="single"/>
          <w:lang w:val="pl-PL"/>
        </w:rPr>
      </w:pPr>
    </w:p>
    <w:p w14:paraId="0B4E6F62" w14:textId="77777777" w:rsidR="000D2656" w:rsidRPr="00B40B0A" w:rsidRDefault="000D2656" w:rsidP="00B94E40">
      <w:pPr>
        <w:ind w:right="-233"/>
        <w:jc w:val="both"/>
        <w:rPr>
          <w:rFonts w:ascii="Gadugi" w:hAnsi="Gadugi" w:cs="Times New Roman"/>
          <w:sz w:val="24"/>
          <w:szCs w:val="24"/>
          <w:u w:val="single"/>
          <w:lang w:val="pl-PL"/>
        </w:rPr>
      </w:pPr>
    </w:p>
    <w:p w14:paraId="5B13AAD6" w14:textId="77777777" w:rsidR="000D2656" w:rsidRPr="00B40B0A" w:rsidRDefault="000D2656" w:rsidP="00B94E40">
      <w:pPr>
        <w:ind w:right="-233"/>
        <w:jc w:val="both"/>
        <w:rPr>
          <w:rFonts w:ascii="Gadugi" w:hAnsi="Gadugi" w:cs="Times New Roman"/>
          <w:sz w:val="24"/>
          <w:szCs w:val="24"/>
          <w:u w:val="single"/>
          <w:lang w:val="pl-PL"/>
        </w:rPr>
      </w:pPr>
    </w:p>
    <w:p w14:paraId="0DC29FF5" w14:textId="77777777" w:rsidR="000B1922" w:rsidRPr="00B40B0A" w:rsidRDefault="000B1922" w:rsidP="00B94E40">
      <w:pPr>
        <w:pStyle w:val="NoSpacing"/>
        <w:spacing w:line="360" w:lineRule="auto"/>
        <w:jc w:val="both"/>
        <w:rPr>
          <w:rFonts w:ascii="Gadugi" w:hAnsi="Gadugi"/>
          <w:sz w:val="24"/>
          <w:szCs w:val="24"/>
          <w:lang w:val="pl-PL"/>
        </w:rPr>
      </w:pPr>
    </w:p>
    <w:p w14:paraId="45EA33A3" w14:textId="1F68AED8" w:rsidR="00A81704" w:rsidRPr="00B40B0A" w:rsidRDefault="00A81704" w:rsidP="00B94E40">
      <w:pPr>
        <w:pStyle w:val="NoSpacing"/>
        <w:ind w:firstLine="720"/>
        <w:jc w:val="both"/>
        <w:rPr>
          <w:rFonts w:ascii="Gadugi" w:hAnsi="Gadugi"/>
          <w:lang w:val="pl-PL"/>
        </w:rPr>
      </w:pPr>
      <w:r w:rsidRPr="00B40B0A">
        <w:rPr>
          <w:rFonts w:ascii="Gadugi" w:hAnsi="Gadugi"/>
          <w:lang w:val="pl-PL"/>
        </w:rPr>
        <w:t xml:space="preserve"> </w:t>
      </w:r>
    </w:p>
    <w:p w14:paraId="44CBD8EB" w14:textId="77777777" w:rsidR="003C0AE7" w:rsidRPr="00B40B0A" w:rsidRDefault="003C0AE7" w:rsidP="00B94E40">
      <w:pPr>
        <w:pStyle w:val="Bibliography"/>
        <w:jc w:val="both"/>
        <w:rPr>
          <w:rFonts w:ascii="Gadugi" w:hAnsi="Gadugi" w:cs="Times New Roman"/>
          <w:lang w:val="pl-PL"/>
        </w:rPr>
      </w:pPr>
    </w:p>
    <w:p w14:paraId="494DA603" w14:textId="77777777" w:rsidR="000B1922" w:rsidRPr="00B40B0A" w:rsidRDefault="000B1922" w:rsidP="00B94E40">
      <w:pPr>
        <w:jc w:val="both"/>
        <w:rPr>
          <w:rFonts w:ascii="Gadugi" w:hAnsi="Gadugi"/>
          <w:lang w:val="pl-PL"/>
        </w:rPr>
      </w:pPr>
    </w:p>
    <w:p w14:paraId="17378279" w14:textId="0CA5F2E8" w:rsidR="00E178CF" w:rsidRPr="00B40B0A" w:rsidRDefault="00E178CF" w:rsidP="00B94E40">
      <w:pPr>
        <w:spacing w:line="480" w:lineRule="auto"/>
        <w:ind w:left="270" w:hanging="270"/>
        <w:jc w:val="both"/>
        <w:rPr>
          <w:rFonts w:ascii="Gadugi" w:hAnsi="Gadugi" w:cs="Times New Roman"/>
          <w:lang w:val="pl-PL"/>
        </w:rPr>
      </w:pPr>
    </w:p>
    <w:p w14:paraId="47951461" w14:textId="03B7666E" w:rsidR="00E20245" w:rsidRPr="00B94E40" w:rsidRDefault="00E20245" w:rsidP="00B94E40">
      <w:pPr>
        <w:pStyle w:val="KriesiLiteratur"/>
        <w:spacing w:after="120" w:line="480" w:lineRule="auto"/>
        <w:ind w:leftChars="1" w:left="794" w:hangingChars="330" w:hanging="792"/>
        <w:rPr>
          <w:rFonts w:ascii="Gadugi" w:hAnsi="Gadugi"/>
          <w:szCs w:val="24"/>
        </w:rPr>
      </w:pPr>
      <w:proofErr w:type="spellStart"/>
      <w:r w:rsidRPr="00B94E40">
        <w:rPr>
          <w:rFonts w:ascii="Gadugi" w:hAnsi="Gadugi"/>
          <w:szCs w:val="24"/>
          <w:lang w:val="en-US"/>
        </w:rPr>
        <w:t>Esping</w:t>
      </w:r>
      <w:proofErr w:type="spellEnd"/>
      <w:r w:rsidRPr="00B94E40">
        <w:rPr>
          <w:rFonts w:ascii="Gadugi" w:hAnsi="Gadugi"/>
          <w:szCs w:val="24"/>
          <w:lang w:val="en-US"/>
        </w:rPr>
        <w:t xml:space="preserve">-Andersen, </w:t>
      </w:r>
      <w:proofErr w:type="spellStart"/>
      <w:r w:rsidRPr="00B94E40">
        <w:rPr>
          <w:rFonts w:ascii="Gadugi" w:hAnsi="Gadugi"/>
          <w:szCs w:val="24"/>
          <w:lang w:val="en-US"/>
        </w:rPr>
        <w:t>Gosta</w:t>
      </w:r>
      <w:proofErr w:type="spellEnd"/>
      <w:r w:rsidRPr="00B94E40">
        <w:rPr>
          <w:rFonts w:ascii="Gadugi" w:hAnsi="Gadugi"/>
          <w:szCs w:val="24"/>
          <w:lang w:val="en-US"/>
        </w:rPr>
        <w:t xml:space="preserve"> 1990. </w:t>
      </w:r>
      <w:r w:rsidRPr="00B94E40">
        <w:rPr>
          <w:rFonts w:ascii="Gadugi" w:hAnsi="Gadugi"/>
          <w:i/>
          <w:szCs w:val="24"/>
          <w:lang w:val="en-US"/>
        </w:rPr>
        <w:t xml:space="preserve">The Three Worlds of Welfare Capitalism. </w:t>
      </w:r>
      <w:r w:rsidRPr="00B94E40">
        <w:rPr>
          <w:rFonts w:ascii="Gadugi" w:hAnsi="Gadugi"/>
          <w:szCs w:val="24"/>
        </w:rPr>
        <w:t>Cambridge: Polity Press</w:t>
      </w:r>
    </w:p>
    <w:p w14:paraId="3D3B9E76" w14:textId="6AC26C55" w:rsidR="00E178CF" w:rsidRPr="00B94E40" w:rsidRDefault="00E178CF" w:rsidP="00B94E40">
      <w:pPr>
        <w:spacing w:line="480" w:lineRule="auto"/>
        <w:ind w:left="270" w:hanging="270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lastRenderedPageBreak/>
        <w:t xml:space="preserve">Frye, Timothy. 2010. </w:t>
      </w:r>
      <w:r w:rsidRPr="00B94E40">
        <w:rPr>
          <w:rFonts w:ascii="Gadugi" w:hAnsi="Gadugi" w:cs="Times New Roman"/>
          <w:i/>
        </w:rPr>
        <w:t>Building States and Markets after Communism. The Perils of Polarized Democracy</w:t>
      </w:r>
      <w:r w:rsidRPr="00B94E40">
        <w:rPr>
          <w:rFonts w:ascii="Gadugi" w:hAnsi="Gadugi" w:cs="Times New Roman"/>
        </w:rPr>
        <w:t>. Cambridge: Cambridge University Press.</w:t>
      </w:r>
    </w:p>
    <w:p w14:paraId="333AEAD0" w14:textId="1E140FA2" w:rsidR="001C67B6" w:rsidRPr="00B94E40" w:rsidRDefault="001C67B6" w:rsidP="00B94E40">
      <w:pPr>
        <w:pStyle w:val="KriesiLiteratur"/>
        <w:spacing w:after="120" w:line="480" w:lineRule="auto"/>
        <w:ind w:leftChars="1" w:left="794" w:hangingChars="330" w:hanging="792"/>
        <w:rPr>
          <w:rFonts w:ascii="Gadugi" w:hAnsi="Gadugi"/>
          <w:szCs w:val="24"/>
        </w:rPr>
      </w:pPr>
      <w:proofErr w:type="spellStart"/>
      <w:r w:rsidRPr="00B94E40">
        <w:rPr>
          <w:rFonts w:ascii="Gadugi" w:hAnsi="Gadugi"/>
          <w:szCs w:val="24"/>
        </w:rPr>
        <w:t>Greskovits</w:t>
      </w:r>
      <w:proofErr w:type="spellEnd"/>
      <w:r w:rsidRPr="00B94E40">
        <w:rPr>
          <w:rFonts w:ascii="Gadugi" w:hAnsi="Gadugi"/>
          <w:szCs w:val="24"/>
        </w:rPr>
        <w:t xml:space="preserve">, Bela. 1998. </w:t>
      </w:r>
      <w:r w:rsidRPr="00B94E40">
        <w:rPr>
          <w:rFonts w:ascii="Gadugi" w:hAnsi="Gadugi"/>
          <w:i/>
          <w:szCs w:val="24"/>
        </w:rPr>
        <w:t xml:space="preserve">The Political Economy of Protest and Patience. East European and Latin American Transformations Compared. </w:t>
      </w:r>
      <w:r w:rsidRPr="00B94E40">
        <w:rPr>
          <w:rFonts w:ascii="Gadugi" w:hAnsi="Gadugi"/>
          <w:szCs w:val="24"/>
        </w:rPr>
        <w:t>Budapest:  CEU Press</w:t>
      </w:r>
    </w:p>
    <w:p w14:paraId="764EEE26" w14:textId="0F77051A" w:rsidR="008627A8" w:rsidRPr="00B94E40" w:rsidRDefault="008627A8" w:rsidP="00B94E40">
      <w:pPr>
        <w:pStyle w:val="EndnoteText"/>
        <w:spacing w:line="480" w:lineRule="auto"/>
        <w:jc w:val="both"/>
        <w:rPr>
          <w:rFonts w:ascii="Gadugi" w:hAnsi="Gadugi"/>
          <w:sz w:val="24"/>
          <w:lang w:val="en-US"/>
        </w:rPr>
      </w:pPr>
      <w:r w:rsidRPr="00B94E40">
        <w:rPr>
          <w:rFonts w:ascii="Gadugi" w:hAnsi="Gadugi"/>
          <w:sz w:val="24"/>
          <w:lang w:val="en-US"/>
        </w:rPr>
        <w:t xml:space="preserve">Gross, Peter and Karol </w:t>
      </w:r>
      <w:proofErr w:type="spellStart"/>
      <w:r w:rsidRPr="00B94E40">
        <w:rPr>
          <w:rFonts w:ascii="Gadugi" w:hAnsi="Gadugi"/>
          <w:sz w:val="24"/>
          <w:lang w:val="en-US"/>
        </w:rPr>
        <w:t>Jakubowicz</w:t>
      </w:r>
      <w:proofErr w:type="spellEnd"/>
      <w:r w:rsidRPr="00B94E40">
        <w:rPr>
          <w:rFonts w:ascii="Gadugi" w:hAnsi="Gadugi"/>
          <w:sz w:val="24"/>
          <w:lang w:val="en-US"/>
        </w:rPr>
        <w:t xml:space="preserve">, eds., </w:t>
      </w:r>
      <w:r w:rsidRPr="00B94E40">
        <w:rPr>
          <w:rFonts w:ascii="Gadugi" w:hAnsi="Gadugi"/>
          <w:i/>
          <w:sz w:val="24"/>
          <w:lang w:val="en-US"/>
        </w:rPr>
        <w:t xml:space="preserve">Media Transformations in the </w:t>
      </w:r>
      <w:proofErr w:type="spellStart"/>
      <w:r w:rsidRPr="00B94E40">
        <w:rPr>
          <w:rFonts w:ascii="Gadugi" w:hAnsi="Gadugi"/>
          <w:i/>
          <w:sz w:val="24"/>
          <w:lang w:val="en-US"/>
        </w:rPr>
        <w:t>Postcommunist</w:t>
      </w:r>
      <w:proofErr w:type="spellEnd"/>
      <w:r w:rsidRPr="00B94E40">
        <w:rPr>
          <w:rFonts w:ascii="Gadugi" w:hAnsi="Gadugi"/>
          <w:i/>
          <w:sz w:val="24"/>
          <w:lang w:val="en-US"/>
        </w:rPr>
        <w:t xml:space="preserve"> World. Eastern Europe’s Tortured Path to Change</w:t>
      </w:r>
      <w:r w:rsidRPr="00B94E40">
        <w:rPr>
          <w:rFonts w:ascii="Gadugi" w:hAnsi="Gadugi"/>
          <w:sz w:val="24"/>
          <w:lang w:val="en-US"/>
        </w:rPr>
        <w:t>. Plymouth, Lexington, 2013.</w:t>
      </w:r>
    </w:p>
    <w:p w14:paraId="4D1317AC" w14:textId="640B5FA7" w:rsidR="008627A8" w:rsidRPr="00B94E40" w:rsidRDefault="008627A8" w:rsidP="00B94E40">
      <w:pPr>
        <w:pStyle w:val="KriesiLiteratur"/>
        <w:spacing w:after="120" w:line="480" w:lineRule="auto"/>
        <w:ind w:leftChars="1" w:left="794" w:hangingChars="330" w:hanging="792"/>
        <w:rPr>
          <w:rFonts w:ascii="Gadugi" w:hAnsi="Gadugi"/>
          <w:szCs w:val="24"/>
        </w:rPr>
      </w:pPr>
    </w:p>
    <w:p w14:paraId="708002AA" w14:textId="5EC7B505" w:rsidR="001C67B6" w:rsidRPr="00B94E40" w:rsidRDefault="009458A4" w:rsidP="00B94E40">
      <w:pPr>
        <w:pStyle w:val="KriesiLiteratur"/>
        <w:spacing w:after="120" w:line="480" w:lineRule="auto"/>
        <w:ind w:leftChars="1" w:left="794" w:hangingChars="330" w:hanging="792"/>
        <w:rPr>
          <w:rFonts w:ascii="Gadugi" w:hAnsi="Gadugi"/>
          <w:szCs w:val="24"/>
        </w:rPr>
      </w:pPr>
      <w:proofErr w:type="spellStart"/>
      <w:r w:rsidRPr="00B94E40">
        <w:rPr>
          <w:rFonts w:ascii="Gadugi" w:hAnsi="Gadugi"/>
          <w:szCs w:val="24"/>
        </w:rPr>
        <w:t>Grz</w:t>
      </w:r>
      <w:r w:rsidR="001C67B6" w:rsidRPr="00B94E40">
        <w:rPr>
          <w:rFonts w:ascii="Gadugi" w:hAnsi="Gadugi"/>
          <w:szCs w:val="24"/>
        </w:rPr>
        <w:t>ymała-Busse</w:t>
      </w:r>
      <w:proofErr w:type="spellEnd"/>
      <w:r w:rsidR="001C67B6" w:rsidRPr="00B94E40">
        <w:rPr>
          <w:rFonts w:ascii="Gadugi" w:hAnsi="Gadugi"/>
          <w:szCs w:val="24"/>
        </w:rPr>
        <w:t>, Anna. 2002.</w:t>
      </w:r>
      <w:r w:rsidR="001C67B6" w:rsidRPr="00B94E40">
        <w:rPr>
          <w:rFonts w:ascii="Gadugi" w:hAnsi="Gadugi"/>
          <w:i/>
          <w:szCs w:val="24"/>
        </w:rPr>
        <w:t xml:space="preserve"> Redeeming the Communist Past: The Regeneration of Communist Parties in East and Central Europe. </w:t>
      </w:r>
      <w:r w:rsidR="001C67B6" w:rsidRPr="00B94E40">
        <w:rPr>
          <w:rFonts w:ascii="Gadugi" w:hAnsi="Gadugi"/>
          <w:szCs w:val="24"/>
        </w:rPr>
        <w:t>Cambridge: Cambridge University Press.</w:t>
      </w:r>
    </w:p>
    <w:p w14:paraId="79F32426" w14:textId="5DF3CEFE" w:rsidR="008627A8" w:rsidRPr="00B94E40" w:rsidRDefault="008627A8" w:rsidP="00B94E40">
      <w:pPr>
        <w:spacing w:line="480" w:lineRule="auto"/>
        <w:jc w:val="both"/>
        <w:rPr>
          <w:rFonts w:ascii="Gadugi" w:hAnsi="Gadugi"/>
        </w:rPr>
      </w:pPr>
      <w:r w:rsidRPr="00B94E40">
        <w:rPr>
          <w:rFonts w:ascii="Gadugi" w:hAnsi="Gadugi"/>
        </w:rPr>
        <w:t xml:space="preserve">Hall Peter A. and David Soskice, eds., </w:t>
      </w:r>
      <w:r w:rsidRPr="00B94E40">
        <w:rPr>
          <w:rFonts w:ascii="Gadugi" w:hAnsi="Gadugi"/>
          <w:i/>
        </w:rPr>
        <w:t>Varieties of Capitalism. The Institutional Foundations of Comparative Advantage</w:t>
      </w:r>
      <w:r w:rsidRPr="00B94E40">
        <w:rPr>
          <w:rFonts w:ascii="Gadugi" w:hAnsi="Gadugi"/>
        </w:rPr>
        <w:t>. Oxford: Oxford University Press, 2001.</w:t>
      </w:r>
    </w:p>
    <w:p w14:paraId="7FBEB153" w14:textId="6D58C162" w:rsidR="0021279D" w:rsidRPr="00B94E40" w:rsidRDefault="0021279D" w:rsidP="00B94E40">
      <w:pPr>
        <w:pStyle w:val="KriesiLiteratur"/>
        <w:spacing w:after="120" w:line="480" w:lineRule="auto"/>
        <w:ind w:leftChars="1" w:left="794" w:hangingChars="330" w:hanging="792"/>
        <w:rPr>
          <w:rFonts w:ascii="Gadugi" w:hAnsi="Gadugi"/>
          <w:szCs w:val="24"/>
          <w:lang w:val="en-US"/>
        </w:rPr>
      </w:pPr>
    </w:p>
    <w:p w14:paraId="51A5B02B" w14:textId="44299414" w:rsidR="00E178CF" w:rsidRPr="00B94E40" w:rsidRDefault="00E178CF" w:rsidP="00B94E40">
      <w:pPr>
        <w:spacing w:line="480" w:lineRule="auto"/>
        <w:ind w:left="270" w:hanging="270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 xml:space="preserve">Haggard, Stephan and Robert R. Kaufman. 2008. </w:t>
      </w:r>
      <w:r w:rsidRPr="00B94E40">
        <w:rPr>
          <w:rFonts w:ascii="Gadugi" w:hAnsi="Gadugi" w:cs="Times New Roman"/>
          <w:i/>
        </w:rPr>
        <w:t>Development, Democracy, and Welfare States. Latin America, East Asia, and Eastern Europe</w:t>
      </w:r>
      <w:r w:rsidRPr="00B94E40">
        <w:rPr>
          <w:rFonts w:ascii="Gadugi" w:hAnsi="Gadugi" w:cs="Times New Roman"/>
        </w:rPr>
        <w:t>. Princeton: Princeton University Press.</w:t>
      </w:r>
    </w:p>
    <w:p w14:paraId="5C643491" w14:textId="7DDF046B" w:rsidR="00085742" w:rsidRPr="00B94E40" w:rsidRDefault="00085742" w:rsidP="00B94E40">
      <w:pPr>
        <w:spacing w:line="480" w:lineRule="auto"/>
        <w:ind w:left="270" w:hanging="270"/>
        <w:jc w:val="both"/>
        <w:rPr>
          <w:rFonts w:ascii="Gadugi" w:hAnsi="Gadugi" w:cs="Times New Roman"/>
        </w:rPr>
      </w:pPr>
      <w:proofErr w:type="spellStart"/>
      <w:r w:rsidRPr="00B94E40">
        <w:rPr>
          <w:rFonts w:ascii="Gadugi" w:hAnsi="Gadugi" w:cs="Times New Roman"/>
        </w:rPr>
        <w:t>Hausermann</w:t>
      </w:r>
      <w:proofErr w:type="spellEnd"/>
      <w:r w:rsidR="008A0B38" w:rsidRPr="00B94E40">
        <w:rPr>
          <w:rFonts w:ascii="Gadugi" w:hAnsi="Gadugi" w:cs="Times New Roman"/>
        </w:rPr>
        <w:t xml:space="preserve">, </w:t>
      </w:r>
      <w:proofErr w:type="spellStart"/>
      <w:r w:rsidR="008A0B38" w:rsidRPr="00B94E40">
        <w:rPr>
          <w:rFonts w:ascii="Gadugi" w:hAnsi="Gadugi" w:cs="Times New Roman"/>
        </w:rPr>
        <w:t>Silja</w:t>
      </w:r>
      <w:proofErr w:type="spellEnd"/>
      <w:r w:rsidR="008A0B38" w:rsidRPr="00B94E40">
        <w:rPr>
          <w:rFonts w:ascii="Gadugi" w:hAnsi="Gadugi" w:cs="Times New Roman"/>
        </w:rPr>
        <w:t xml:space="preserve"> 2010. </w:t>
      </w:r>
      <w:r w:rsidR="008A0B38" w:rsidRPr="00B94E40">
        <w:rPr>
          <w:rFonts w:ascii="Gadugi" w:hAnsi="Gadugi" w:cs="Times New Roman"/>
          <w:i/>
        </w:rPr>
        <w:t xml:space="preserve">The Politics of Welfare State Reform in Continental Europe. </w:t>
      </w:r>
      <w:r w:rsidR="008A0B38" w:rsidRPr="00B94E40">
        <w:rPr>
          <w:rFonts w:ascii="Gadugi" w:hAnsi="Gadugi" w:cs="Times New Roman"/>
        </w:rPr>
        <w:t>Cambridge: Cambridge University Press.</w:t>
      </w:r>
    </w:p>
    <w:p w14:paraId="0B417B71" w14:textId="6BEB0732" w:rsidR="00A81704" w:rsidRPr="00B94E40" w:rsidRDefault="00A81704" w:rsidP="00B94E40">
      <w:pPr>
        <w:pStyle w:val="KriesiLiteratur"/>
        <w:spacing w:after="120" w:line="480" w:lineRule="auto"/>
        <w:ind w:leftChars="1" w:left="794" w:hangingChars="330" w:hanging="792"/>
        <w:rPr>
          <w:rFonts w:ascii="Gadugi" w:hAnsi="Gadugi"/>
          <w:szCs w:val="24"/>
        </w:rPr>
      </w:pPr>
      <w:r w:rsidRPr="00B94E40">
        <w:rPr>
          <w:rFonts w:ascii="Gadugi" w:hAnsi="Gadugi"/>
          <w:szCs w:val="24"/>
        </w:rPr>
        <w:t xml:space="preserve">Held, David 2006. </w:t>
      </w:r>
      <w:r w:rsidRPr="00B94E40">
        <w:rPr>
          <w:rFonts w:ascii="Gadugi" w:hAnsi="Gadugi"/>
          <w:i/>
          <w:szCs w:val="24"/>
        </w:rPr>
        <w:t>Models of Democracy</w:t>
      </w:r>
      <w:r w:rsidRPr="00B94E40">
        <w:rPr>
          <w:rFonts w:ascii="Gadugi" w:hAnsi="Gadugi"/>
          <w:szCs w:val="24"/>
        </w:rPr>
        <w:t>.  Cambridge: Polity Press.</w:t>
      </w:r>
    </w:p>
    <w:p w14:paraId="6A294C94" w14:textId="0E52B13E" w:rsidR="0076334D" w:rsidRPr="00B94E40" w:rsidRDefault="0076334D" w:rsidP="00B94E40">
      <w:pPr>
        <w:pStyle w:val="NoSpacing"/>
        <w:spacing w:line="360" w:lineRule="auto"/>
        <w:jc w:val="both"/>
        <w:rPr>
          <w:rFonts w:ascii="Gadugi" w:hAnsi="Gadugi"/>
          <w:sz w:val="24"/>
          <w:szCs w:val="24"/>
          <w:lang w:val="en-GB"/>
        </w:rPr>
      </w:pPr>
      <w:r w:rsidRPr="00B94E40">
        <w:rPr>
          <w:rFonts w:ascii="Gadugi" w:hAnsi="Gadugi"/>
          <w:sz w:val="24"/>
          <w:szCs w:val="24"/>
          <w:lang w:val="en-GB"/>
        </w:rPr>
        <w:lastRenderedPageBreak/>
        <w:t>Hendriks, F</w:t>
      </w:r>
      <w:r w:rsidR="000744CA" w:rsidRPr="00B94E40">
        <w:rPr>
          <w:rFonts w:ascii="Gadugi" w:hAnsi="Gadugi"/>
          <w:sz w:val="24"/>
          <w:szCs w:val="24"/>
          <w:lang w:val="en-GB"/>
        </w:rPr>
        <w:t xml:space="preserve">rank </w:t>
      </w:r>
      <w:r w:rsidRPr="00B94E40">
        <w:rPr>
          <w:rFonts w:ascii="Gadugi" w:hAnsi="Gadugi"/>
          <w:sz w:val="24"/>
          <w:szCs w:val="24"/>
          <w:lang w:val="en-GB"/>
        </w:rPr>
        <w:t>2010</w:t>
      </w:r>
      <w:r w:rsidR="000744CA" w:rsidRPr="00B94E40">
        <w:rPr>
          <w:rFonts w:ascii="Gadugi" w:hAnsi="Gadugi"/>
          <w:sz w:val="24"/>
          <w:szCs w:val="24"/>
          <w:lang w:val="en-GB"/>
        </w:rPr>
        <w:t>.</w:t>
      </w:r>
      <w:r w:rsidRPr="00B94E40">
        <w:rPr>
          <w:rFonts w:ascii="Gadugi" w:hAnsi="Gadugi"/>
          <w:sz w:val="24"/>
          <w:szCs w:val="24"/>
          <w:lang w:val="en-GB"/>
        </w:rPr>
        <w:t xml:space="preserve"> </w:t>
      </w:r>
      <w:r w:rsidRPr="00B94E40">
        <w:rPr>
          <w:rFonts w:ascii="Gadugi" w:hAnsi="Gadugi"/>
          <w:i/>
          <w:sz w:val="24"/>
          <w:szCs w:val="24"/>
          <w:lang w:val="en-GB"/>
        </w:rPr>
        <w:t>Vital democracy: A theory of democracy in action</w:t>
      </w:r>
      <w:r w:rsidRPr="00B94E40">
        <w:rPr>
          <w:rFonts w:ascii="Gadugi" w:hAnsi="Gadugi"/>
          <w:sz w:val="24"/>
          <w:szCs w:val="24"/>
          <w:lang w:val="en-GB"/>
        </w:rPr>
        <w:t>. Oxford: Oxford University</w:t>
      </w:r>
    </w:p>
    <w:p w14:paraId="4D6BC240" w14:textId="12B3B584" w:rsidR="002E1E61" w:rsidRPr="00B94E40" w:rsidRDefault="0076334D" w:rsidP="00B94E40">
      <w:pPr>
        <w:pStyle w:val="Bibliography"/>
        <w:jc w:val="both"/>
        <w:rPr>
          <w:rFonts w:ascii="Gadugi" w:hAnsi="Gadugi" w:cs="Times New Roman"/>
          <w:sz w:val="24"/>
          <w:szCs w:val="24"/>
          <w:lang w:val="en-GB"/>
        </w:rPr>
      </w:pPr>
      <w:r w:rsidRPr="00B94E40">
        <w:rPr>
          <w:rFonts w:ascii="Gadugi" w:hAnsi="Gadugi" w:cs="Times New Roman"/>
          <w:sz w:val="24"/>
          <w:szCs w:val="24"/>
          <w:lang w:val="en-GB"/>
        </w:rPr>
        <w:tab/>
        <w:t xml:space="preserve">Press. </w:t>
      </w:r>
      <w:r w:rsidRPr="00B94E40">
        <w:rPr>
          <w:rFonts w:ascii="Gadugi" w:hAnsi="Gadugi" w:cs="Times New Roman"/>
          <w:sz w:val="24"/>
          <w:szCs w:val="24"/>
          <w:lang w:val="en-GB"/>
        </w:rPr>
        <w:cr/>
      </w:r>
    </w:p>
    <w:p w14:paraId="3A07EE16" w14:textId="315E7D2F" w:rsidR="002E1E61" w:rsidRPr="00B94E40" w:rsidRDefault="002E1E61" w:rsidP="00B94E40">
      <w:pPr>
        <w:pStyle w:val="NoSpacing"/>
        <w:jc w:val="both"/>
        <w:rPr>
          <w:rFonts w:ascii="Gadugi" w:hAnsi="Gadugi"/>
        </w:rPr>
      </w:pPr>
      <w:r w:rsidRPr="00B94E40">
        <w:rPr>
          <w:rFonts w:ascii="Gadugi" w:hAnsi="Gadugi"/>
        </w:rPr>
        <w:t>Houle, Christian 2009. 'Inequality and Democracy: Why Inequality harms Consolidation but Does</w:t>
      </w:r>
    </w:p>
    <w:p w14:paraId="5D459DDA" w14:textId="4DC5FBAE" w:rsidR="00AC0B83" w:rsidRPr="00B94E40" w:rsidRDefault="002E1E61" w:rsidP="00B94E40">
      <w:pPr>
        <w:pStyle w:val="NoSpacing"/>
        <w:ind w:firstLine="720"/>
        <w:jc w:val="both"/>
        <w:rPr>
          <w:rFonts w:ascii="Gadugi" w:hAnsi="Gadugi"/>
        </w:rPr>
      </w:pPr>
      <w:r w:rsidRPr="00B94E40">
        <w:rPr>
          <w:rFonts w:ascii="Gadugi" w:hAnsi="Gadugi"/>
        </w:rPr>
        <w:t xml:space="preserve">Not Affect Democratization', World </w:t>
      </w:r>
      <w:proofErr w:type="gramStart"/>
      <w:r w:rsidRPr="00B94E40">
        <w:rPr>
          <w:rFonts w:ascii="Gadugi" w:hAnsi="Gadugi"/>
        </w:rPr>
        <w:t>Politics  61</w:t>
      </w:r>
      <w:proofErr w:type="gramEnd"/>
      <w:r w:rsidRPr="00B94E40">
        <w:rPr>
          <w:rFonts w:ascii="Gadugi" w:hAnsi="Gadugi"/>
        </w:rPr>
        <w:t>: 589-622</w:t>
      </w:r>
      <w:r w:rsidR="009C278A" w:rsidRPr="00B94E40">
        <w:rPr>
          <w:rFonts w:ascii="Gadugi" w:hAnsi="Gadugi"/>
        </w:rPr>
        <w:t xml:space="preserve"> </w:t>
      </w:r>
    </w:p>
    <w:p w14:paraId="52C5A88F" w14:textId="3F552E42" w:rsidR="003C0AE7" w:rsidRPr="00B94E40" w:rsidRDefault="003C0AE7" w:rsidP="00B94E40">
      <w:pPr>
        <w:pStyle w:val="Bibliography"/>
        <w:jc w:val="both"/>
        <w:rPr>
          <w:rFonts w:ascii="Gadugi" w:hAnsi="Gadugi" w:cs="Times New Roman"/>
        </w:rPr>
      </w:pPr>
    </w:p>
    <w:p w14:paraId="03E0532A" w14:textId="1DE5DEFB" w:rsidR="00464FD0" w:rsidRPr="00B94E40" w:rsidRDefault="00464FD0" w:rsidP="00B94E40">
      <w:pPr>
        <w:pStyle w:val="Bibliography"/>
        <w:jc w:val="both"/>
        <w:rPr>
          <w:rFonts w:ascii="Gadugi" w:hAnsi="Gadugi" w:cs="Times New Roman"/>
          <w:lang w:val="en-GB"/>
        </w:rPr>
      </w:pPr>
      <w:r w:rsidRPr="00B94E40">
        <w:rPr>
          <w:rFonts w:ascii="Gadugi" w:hAnsi="Gadugi" w:cs="Times New Roman"/>
          <w:lang w:val="en-GB"/>
        </w:rPr>
        <w:t xml:space="preserve">Huntington, Samuel 1968. </w:t>
      </w:r>
      <w:r w:rsidRPr="00B94E40">
        <w:rPr>
          <w:rFonts w:ascii="Gadugi" w:hAnsi="Gadugi" w:cs="Times New Roman"/>
          <w:i/>
          <w:lang w:val="en-GB"/>
        </w:rPr>
        <w:t xml:space="preserve">Political Order in Changing Societies. </w:t>
      </w:r>
      <w:r w:rsidRPr="00B94E40">
        <w:rPr>
          <w:rFonts w:ascii="Gadugi" w:hAnsi="Gadugi" w:cs="Times New Roman"/>
          <w:lang w:val="en-GB"/>
        </w:rPr>
        <w:t>New Haven: Yale University Press</w:t>
      </w:r>
    </w:p>
    <w:p w14:paraId="4FE3243C" w14:textId="2AF4A1CA" w:rsidR="00464FD0" w:rsidRPr="00B94E40" w:rsidRDefault="00464FD0" w:rsidP="00B94E40">
      <w:pPr>
        <w:pStyle w:val="NoSpacing"/>
        <w:jc w:val="both"/>
        <w:rPr>
          <w:rFonts w:ascii="Gadugi" w:hAnsi="Gadugi"/>
          <w:lang w:val="en-GB"/>
        </w:rPr>
      </w:pPr>
      <w:r w:rsidRPr="00B94E40">
        <w:rPr>
          <w:rFonts w:ascii="Gadugi" w:hAnsi="Gadugi"/>
          <w:lang w:val="en-GB"/>
        </w:rPr>
        <w:t xml:space="preserve">Huntington, Samuel 1991. The Third Wave: Democratization in the late Twentieth Century. Norman and </w:t>
      </w:r>
    </w:p>
    <w:p w14:paraId="57F1F18E" w14:textId="5046D68C" w:rsidR="00464FD0" w:rsidRPr="00B94E40" w:rsidRDefault="00464FD0" w:rsidP="00B94E40">
      <w:pPr>
        <w:pStyle w:val="NoSpacing"/>
        <w:jc w:val="both"/>
        <w:rPr>
          <w:rFonts w:ascii="Gadugi" w:hAnsi="Gadugi"/>
          <w:lang w:val="en-GB"/>
        </w:rPr>
      </w:pPr>
      <w:r w:rsidRPr="00B94E40">
        <w:rPr>
          <w:rFonts w:ascii="Gadugi" w:hAnsi="Gadugi"/>
          <w:lang w:val="en-GB"/>
        </w:rPr>
        <w:tab/>
        <w:t>London: University of Oklahoma Press</w:t>
      </w:r>
    </w:p>
    <w:p w14:paraId="77CCB3AB" w14:textId="48A19FA9" w:rsidR="00464FD0" w:rsidRPr="00B94E40" w:rsidRDefault="00464FD0" w:rsidP="00B94E40">
      <w:pPr>
        <w:pStyle w:val="Bibliography"/>
        <w:jc w:val="both"/>
        <w:rPr>
          <w:rFonts w:ascii="Gadugi" w:hAnsi="Gadugi" w:cs="Times New Roman"/>
          <w:lang w:val="en-GB"/>
        </w:rPr>
      </w:pPr>
    </w:p>
    <w:p w14:paraId="03159439" w14:textId="698E4EC9" w:rsidR="009C278A" w:rsidRPr="00B94E40" w:rsidRDefault="00AC0B83" w:rsidP="00B94E40">
      <w:pPr>
        <w:pStyle w:val="Bibliography"/>
        <w:jc w:val="both"/>
        <w:rPr>
          <w:rFonts w:ascii="Gadugi" w:hAnsi="Gadugi" w:cs="Times New Roman"/>
          <w:lang w:val="en-GB"/>
        </w:rPr>
      </w:pPr>
      <w:r w:rsidRPr="00B94E40">
        <w:rPr>
          <w:rFonts w:ascii="Gadugi" w:hAnsi="Gadugi" w:cs="Times New Roman"/>
          <w:lang w:val="en-GB"/>
        </w:rPr>
        <w:t>Fiorina, Morris</w:t>
      </w:r>
      <w:r w:rsidR="009C278A" w:rsidRPr="00B94E40">
        <w:rPr>
          <w:rFonts w:ascii="Gadugi" w:hAnsi="Gadugi" w:cs="Times New Roman"/>
          <w:lang w:val="en-GB"/>
        </w:rPr>
        <w:t xml:space="preserve"> 1981. </w:t>
      </w:r>
      <w:r w:rsidR="009C278A" w:rsidRPr="00B94E40">
        <w:rPr>
          <w:rFonts w:ascii="Gadugi" w:hAnsi="Gadugi" w:cs="Times New Roman"/>
          <w:i/>
          <w:lang w:val="en-GB"/>
        </w:rPr>
        <w:t>Retrospective Voting in American National Elections</w:t>
      </w:r>
      <w:r w:rsidR="009C278A" w:rsidRPr="00B94E40">
        <w:rPr>
          <w:rFonts w:ascii="Gadugi" w:hAnsi="Gadugi" w:cs="Times New Roman"/>
          <w:lang w:val="en-GB"/>
        </w:rPr>
        <w:t xml:space="preserve">. </w:t>
      </w:r>
      <w:r w:rsidRPr="00B94E40">
        <w:rPr>
          <w:rFonts w:ascii="Gadugi" w:hAnsi="Gadugi" w:cs="Times New Roman"/>
          <w:lang w:val="en-GB"/>
        </w:rPr>
        <w:t xml:space="preserve">New Haven: </w:t>
      </w:r>
      <w:r w:rsidR="009C278A" w:rsidRPr="00B94E40">
        <w:rPr>
          <w:rFonts w:ascii="Gadugi" w:hAnsi="Gadugi" w:cs="Times New Roman"/>
          <w:lang w:val="en-GB"/>
        </w:rPr>
        <w:t>Yale University Press.</w:t>
      </w:r>
    </w:p>
    <w:p w14:paraId="6DE3EDCD" w14:textId="2C3877BD" w:rsidR="00444626" w:rsidRPr="00B94E40" w:rsidRDefault="00444626" w:rsidP="00B94E40">
      <w:pPr>
        <w:jc w:val="both"/>
        <w:rPr>
          <w:rFonts w:ascii="Gadugi" w:hAnsi="Gadugi"/>
          <w:lang w:val="en-GB"/>
        </w:rPr>
      </w:pPr>
      <w:r w:rsidRPr="00B94E40">
        <w:rPr>
          <w:rFonts w:ascii="Gadugi" w:hAnsi="Gadugi"/>
          <w:lang w:val="en-GB"/>
        </w:rPr>
        <w:t xml:space="preserve">Iversen, Torben 2005. </w:t>
      </w:r>
      <w:r w:rsidRPr="00B94E40">
        <w:rPr>
          <w:rFonts w:ascii="Gadugi" w:hAnsi="Gadugi"/>
          <w:i/>
          <w:lang w:val="en-GB"/>
        </w:rPr>
        <w:t xml:space="preserve">Capitalism, Democracy and Welfare. </w:t>
      </w:r>
      <w:r w:rsidRPr="00B94E40">
        <w:rPr>
          <w:rFonts w:ascii="Gadugi" w:hAnsi="Gadugi"/>
          <w:lang w:val="en-GB"/>
        </w:rPr>
        <w:t>Cambridge: Cambridge University Press.</w:t>
      </w:r>
    </w:p>
    <w:p w14:paraId="5C26B9EC" w14:textId="43B12EFF" w:rsidR="0096052D" w:rsidRPr="00B94E40" w:rsidRDefault="0096052D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TimesNewRomanPSMT"/>
          <w:sz w:val="24"/>
          <w:szCs w:val="24"/>
        </w:rPr>
      </w:pPr>
      <w:r w:rsidRPr="00B94E40">
        <w:rPr>
          <w:rFonts w:ascii="Gadugi" w:hAnsi="Gadugi" w:cs="TimesNewRomanPSMT"/>
          <w:sz w:val="24"/>
          <w:szCs w:val="24"/>
        </w:rPr>
        <w:t>Jansen, Robert. 2011. “Populist Mobilization: A New Theoretical Approach to Populism,”</w:t>
      </w:r>
    </w:p>
    <w:p w14:paraId="54B78B98" w14:textId="4B7A4510" w:rsidR="00433D68" w:rsidRPr="00B94E40" w:rsidRDefault="0096052D" w:rsidP="00B94E40">
      <w:pPr>
        <w:pStyle w:val="NoSpacing"/>
        <w:jc w:val="both"/>
        <w:rPr>
          <w:rFonts w:ascii="Gadugi" w:hAnsi="Gadugi"/>
        </w:rPr>
      </w:pPr>
      <w:r w:rsidRPr="00B94E40">
        <w:rPr>
          <w:rFonts w:ascii="Gadugi" w:hAnsi="Gadugi" w:cs="TimesNewRomanPS-ItalicMT"/>
          <w:i/>
          <w:iCs/>
          <w:sz w:val="24"/>
          <w:szCs w:val="24"/>
        </w:rPr>
        <w:t>Sociological Theory</w:t>
      </w:r>
      <w:r w:rsidRPr="00B94E40">
        <w:rPr>
          <w:rFonts w:ascii="Gadugi" w:hAnsi="Gadugi" w:cs="TimesNewRomanPSMT"/>
          <w:sz w:val="24"/>
          <w:szCs w:val="24"/>
        </w:rPr>
        <w:t>, Vol. 29, No. 2, pp. 75-96.</w:t>
      </w:r>
    </w:p>
    <w:p w14:paraId="20731F89" w14:textId="2CB8414B" w:rsidR="0096052D" w:rsidRPr="00B94E40" w:rsidRDefault="0096052D" w:rsidP="00B94E40">
      <w:pPr>
        <w:pStyle w:val="NoSpacing"/>
        <w:jc w:val="both"/>
        <w:rPr>
          <w:rFonts w:ascii="Gadugi" w:hAnsi="Gadugi"/>
        </w:rPr>
      </w:pPr>
    </w:p>
    <w:p w14:paraId="7B8D9206" w14:textId="0CD4E166" w:rsidR="00433D68" w:rsidRPr="00B94E40" w:rsidRDefault="00433D68" w:rsidP="00B94E40">
      <w:pPr>
        <w:pStyle w:val="NoSpacing"/>
        <w:jc w:val="both"/>
        <w:rPr>
          <w:rFonts w:ascii="Gadugi" w:hAnsi="Gadugi"/>
          <w:lang w:val="pl-PL"/>
        </w:rPr>
      </w:pPr>
      <w:r w:rsidRPr="00B94E40">
        <w:rPr>
          <w:rFonts w:ascii="Gadugi" w:hAnsi="Gadugi"/>
          <w:lang w:val="pl-PL"/>
        </w:rPr>
        <w:t xml:space="preserve">Jarosz, Maria, ed. 2010. </w:t>
      </w:r>
      <w:r w:rsidRPr="00B94E40">
        <w:rPr>
          <w:rFonts w:ascii="Gadugi" w:hAnsi="Gadugi"/>
          <w:i/>
          <w:lang w:val="pl-PL"/>
        </w:rPr>
        <w:t xml:space="preserve">Polacy równi i równiejsi. </w:t>
      </w:r>
      <w:r w:rsidRPr="00B94E40">
        <w:rPr>
          <w:rFonts w:ascii="Gadugi" w:hAnsi="Gadugi"/>
          <w:lang w:val="pl-PL"/>
        </w:rPr>
        <w:t>Warszawa: ISP PAN.</w:t>
      </w:r>
    </w:p>
    <w:p w14:paraId="0127E66C" w14:textId="5DD7AFCA" w:rsidR="0041409C" w:rsidRPr="00B94E40" w:rsidRDefault="0041409C" w:rsidP="00B94E40">
      <w:pPr>
        <w:pStyle w:val="NoSpacing"/>
        <w:jc w:val="both"/>
        <w:rPr>
          <w:rFonts w:ascii="Gadugi" w:hAnsi="Gadugi"/>
          <w:lang w:val="pl-PL"/>
        </w:rPr>
      </w:pPr>
    </w:p>
    <w:p w14:paraId="72BF629F" w14:textId="5CE4DADE" w:rsidR="0041409C" w:rsidRPr="00B94E40" w:rsidRDefault="0041409C" w:rsidP="00B94E40">
      <w:pPr>
        <w:pStyle w:val="NoSpacing"/>
        <w:jc w:val="both"/>
        <w:rPr>
          <w:rFonts w:ascii="Gadugi" w:hAnsi="Gadugi"/>
          <w:lang w:val="pl-PL"/>
        </w:rPr>
      </w:pPr>
      <w:proofErr w:type="spellStart"/>
      <w:r w:rsidRPr="00B94E40">
        <w:rPr>
          <w:rFonts w:ascii="Gadugi" w:hAnsi="Gadugi"/>
          <w:lang w:val="pl-PL"/>
        </w:rPr>
        <w:t>Jasiecki</w:t>
      </w:r>
      <w:proofErr w:type="spellEnd"/>
      <w:r w:rsidRPr="00B94E40">
        <w:rPr>
          <w:rFonts w:ascii="Gadugi" w:hAnsi="Gadugi"/>
          <w:lang w:val="pl-PL"/>
        </w:rPr>
        <w:t>, Krzysztof 2013. Kapitalizm po polsku. Między modernizacją a peryferiami Unii</w:t>
      </w:r>
    </w:p>
    <w:p w14:paraId="3337601B" w14:textId="606B20C2" w:rsidR="0041409C" w:rsidRPr="00B94E40" w:rsidRDefault="0041409C" w:rsidP="00B94E40">
      <w:pPr>
        <w:pStyle w:val="NoSpacing"/>
        <w:jc w:val="both"/>
        <w:rPr>
          <w:rFonts w:ascii="Gadugi" w:hAnsi="Gadugi"/>
          <w:lang w:val="pl-PL"/>
        </w:rPr>
      </w:pPr>
      <w:r w:rsidRPr="00B94E40">
        <w:rPr>
          <w:rFonts w:ascii="Gadugi" w:hAnsi="Gadugi"/>
          <w:lang w:val="pl-PL"/>
        </w:rPr>
        <w:t xml:space="preserve"> </w:t>
      </w:r>
      <w:r w:rsidRPr="00B94E40">
        <w:rPr>
          <w:rFonts w:ascii="Gadugi" w:hAnsi="Gadugi"/>
          <w:lang w:val="pl-PL"/>
        </w:rPr>
        <w:tab/>
        <w:t>Europejskiej, Warszawa: IFIS PAN.</w:t>
      </w:r>
    </w:p>
    <w:p w14:paraId="6E6EB1DD" w14:textId="08D49E14" w:rsidR="0041409C" w:rsidRPr="00B94E40" w:rsidRDefault="0041409C" w:rsidP="00B94E40">
      <w:pPr>
        <w:pStyle w:val="NoSpacing"/>
        <w:jc w:val="both"/>
        <w:rPr>
          <w:rFonts w:ascii="Gadugi" w:hAnsi="Gadugi"/>
          <w:lang w:val="pl-PL"/>
        </w:rPr>
      </w:pPr>
    </w:p>
    <w:p w14:paraId="27AA651F" w14:textId="1EE170C4" w:rsidR="00085742" w:rsidRPr="00B94E40" w:rsidRDefault="00085742" w:rsidP="00B94E40">
      <w:pPr>
        <w:pStyle w:val="NoSpacing"/>
        <w:jc w:val="both"/>
        <w:rPr>
          <w:rFonts w:ascii="Gadugi" w:hAnsi="Gadugi"/>
        </w:rPr>
      </w:pPr>
      <w:proofErr w:type="spellStart"/>
      <w:r w:rsidRPr="00B94E40">
        <w:rPr>
          <w:rFonts w:ascii="Gadugi" w:hAnsi="Gadugi"/>
          <w:lang w:val="pl-PL"/>
        </w:rPr>
        <w:t>Kitschelt</w:t>
      </w:r>
      <w:proofErr w:type="spellEnd"/>
      <w:r w:rsidRPr="00B94E40">
        <w:rPr>
          <w:rFonts w:ascii="Gadugi" w:hAnsi="Gadugi"/>
          <w:lang w:val="pl-PL"/>
        </w:rPr>
        <w:t xml:space="preserve">, Herbert 2000. </w:t>
      </w:r>
      <w:r w:rsidRPr="00B94E40">
        <w:rPr>
          <w:rFonts w:ascii="Gadugi" w:hAnsi="Gadugi"/>
        </w:rPr>
        <w:t xml:space="preserve">'Linkages between citizens and politicians in democratic polities', </w:t>
      </w:r>
      <w:r w:rsidRPr="00B94E40">
        <w:rPr>
          <w:rFonts w:ascii="Gadugi" w:hAnsi="Gadugi"/>
          <w:i/>
        </w:rPr>
        <w:t xml:space="preserve">Comparative Political Studies </w:t>
      </w:r>
      <w:r w:rsidRPr="00B94E40">
        <w:rPr>
          <w:rFonts w:ascii="Gadugi" w:hAnsi="Gadugi"/>
        </w:rPr>
        <w:t>33: 845-79</w:t>
      </w:r>
    </w:p>
    <w:p w14:paraId="4EF61739" w14:textId="49AFC5D3" w:rsidR="00433D68" w:rsidRPr="00B94E40" w:rsidRDefault="00433D68" w:rsidP="00B94E40">
      <w:pPr>
        <w:pStyle w:val="NoSpacing"/>
        <w:jc w:val="both"/>
        <w:rPr>
          <w:rFonts w:ascii="Gadugi" w:hAnsi="Gadugi"/>
        </w:rPr>
      </w:pPr>
    </w:p>
    <w:p w14:paraId="51E5D20D" w14:textId="7FA5FFC1" w:rsidR="003C0AE7" w:rsidRPr="00B94E40" w:rsidRDefault="009C278A" w:rsidP="00B94E40">
      <w:pPr>
        <w:pStyle w:val="NoSpacing"/>
        <w:jc w:val="both"/>
        <w:rPr>
          <w:rFonts w:ascii="Gadugi" w:hAnsi="Gadugi"/>
          <w:i/>
          <w:lang w:val="en-GB"/>
        </w:rPr>
      </w:pPr>
      <w:proofErr w:type="spellStart"/>
      <w:r w:rsidRPr="00B94E40">
        <w:rPr>
          <w:rFonts w:ascii="Gadugi" w:hAnsi="Gadugi"/>
          <w:lang w:val="en-GB"/>
        </w:rPr>
        <w:t>Kitschelt</w:t>
      </w:r>
      <w:proofErr w:type="spellEnd"/>
      <w:r w:rsidRPr="00B94E40">
        <w:rPr>
          <w:rFonts w:ascii="Gadugi" w:hAnsi="Gadugi"/>
          <w:lang w:val="en-GB"/>
        </w:rPr>
        <w:t>, H</w:t>
      </w:r>
      <w:r w:rsidR="00AC0B83" w:rsidRPr="00B94E40">
        <w:rPr>
          <w:rFonts w:ascii="Gadugi" w:hAnsi="Gadugi"/>
          <w:lang w:val="en-GB"/>
        </w:rPr>
        <w:t>erbert</w:t>
      </w:r>
      <w:r w:rsidRPr="00B94E40">
        <w:rPr>
          <w:rFonts w:ascii="Gadugi" w:hAnsi="Gadugi"/>
          <w:lang w:val="en-GB"/>
        </w:rPr>
        <w:t>,</w:t>
      </w:r>
      <w:r w:rsidR="00AC0B83" w:rsidRPr="00B94E40">
        <w:rPr>
          <w:rFonts w:ascii="Gadugi" w:hAnsi="Gadugi"/>
          <w:lang w:val="en-GB"/>
        </w:rPr>
        <w:t xml:space="preserve"> </w:t>
      </w:r>
      <w:proofErr w:type="spellStart"/>
      <w:r w:rsidR="00AC0B83" w:rsidRPr="00B94E40">
        <w:rPr>
          <w:rFonts w:ascii="Gadugi" w:hAnsi="Gadugi"/>
          <w:lang w:val="en-GB"/>
        </w:rPr>
        <w:t>Zdenka</w:t>
      </w:r>
      <w:proofErr w:type="spellEnd"/>
      <w:r w:rsidRPr="00B94E40">
        <w:rPr>
          <w:rFonts w:ascii="Gadugi" w:hAnsi="Gadugi"/>
          <w:lang w:val="en-GB"/>
        </w:rPr>
        <w:t xml:space="preserve"> </w:t>
      </w:r>
      <w:proofErr w:type="spellStart"/>
      <w:r w:rsidRPr="00B94E40">
        <w:rPr>
          <w:rFonts w:ascii="Gadugi" w:hAnsi="Gadugi"/>
          <w:lang w:val="en-GB"/>
        </w:rPr>
        <w:t>Mansfeldova</w:t>
      </w:r>
      <w:proofErr w:type="spellEnd"/>
      <w:r w:rsidRPr="00B94E40">
        <w:rPr>
          <w:rFonts w:ascii="Gadugi" w:hAnsi="Gadugi"/>
          <w:lang w:val="en-GB"/>
        </w:rPr>
        <w:t>,</w:t>
      </w:r>
      <w:r w:rsidR="00AC0B83" w:rsidRPr="00B94E40">
        <w:rPr>
          <w:rFonts w:ascii="Gadugi" w:hAnsi="Gadugi"/>
          <w:lang w:val="en-GB"/>
        </w:rPr>
        <w:t xml:space="preserve"> Radoslaw </w:t>
      </w:r>
      <w:proofErr w:type="spellStart"/>
      <w:proofErr w:type="gramStart"/>
      <w:r w:rsidR="00AC0B83" w:rsidRPr="00B94E40">
        <w:rPr>
          <w:rFonts w:ascii="Gadugi" w:hAnsi="Gadugi"/>
          <w:lang w:val="en-GB"/>
        </w:rPr>
        <w:t>Markowski</w:t>
      </w:r>
      <w:proofErr w:type="spellEnd"/>
      <w:r w:rsidR="00AC0B83" w:rsidRPr="00B94E40">
        <w:rPr>
          <w:rFonts w:ascii="Gadugi" w:hAnsi="Gadugi"/>
          <w:lang w:val="en-GB"/>
        </w:rPr>
        <w:t>,  Gabor</w:t>
      </w:r>
      <w:proofErr w:type="gramEnd"/>
      <w:r w:rsidR="00AC0B83" w:rsidRPr="00B94E40">
        <w:rPr>
          <w:rFonts w:ascii="Gadugi" w:hAnsi="Gadugi"/>
          <w:lang w:val="en-GB"/>
        </w:rPr>
        <w:t xml:space="preserve"> </w:t>
      </w:r>
      <w:proofErr w:type="spellStart"/>
      <w:r w:rsidR="00AC0B83" w:rsidRPr="00B94E40">
        <w:rPr>
          <w:rFonts w:ascii="Gadugi" w:hAnsi="Gadugi"/>
          <w:lang w:val="en-GB"/>
        </w:rPr>
        <w:t>Toka</w:t>
      </w:r>
      <w:proofErr w:type="spellEnd"/>
      <w:r w:rsidRPr="00B94E40">
        <w:rPr>
          <w:rFonts w:ascii="Gadugi" w:hAnsi="Gadugi"/>
          <w:lang w:val="en-GB"/>
        </w:rPr>
        <w:t xml:space="preserve"> 1999. </w:t>
      </w:r>
      <w:r w:rsidRPr="00B94E40">
        <w:rPr>
          <w:rFonts w:ascii="Gadugi" w:hAnsi="Gadugi"/>
          <w:i/>
          <w:lang w:val="en-GB"/>
        </w:rPr>
        <w:t>Post-communist party</w:t>
      </w:r>
    </w:p>
    <w:p w14:paraId="78B82F96" w14:textId="36864A6A" w:rsidR="009C278A" w:rsidRPr="00B94E40" w:rsidRDefault="009C278A" w:rsidP="00B94E40">
      <w:pPr>
        <w:pStyle w:val="NoSpacing"/>
        <w:ind w:left="720"/>
        <w:jc w:val="both"/>
        <w:rPr>
          <w:rFonts w:ascii="Gadugi" w:hAnsi="Gadugi"/>
          <w:lang w:val="en-GB"/>
        </w:rPr>
      </w:pPr>
      <w:r w:rsidRPr="00B94E40">
        <w:rPr>
          <w:rFonts w:ascii="Gadugi" w:hAnsi="Gadugi"/>
          <w:i/>
          <w:lang w:val="en-GB"/>
        </w:rPr>
        <w:t>systems:</w:t>
      </w:r>
      <w:r w:rsidR="003C0AE7" w:rsidRPr="00B94E40">
        <w:rPr>
          <w:rFonts w:ascii="Gadugi" w:hAnsi="Gadugi"/>
          <w:i/>
          <w:lang w:val="en-GB"/>
        </w:rPr>
        <w:t xml:space="preserve"> </w:t>
      </w:r>
      <w:r w:rsidRPr="00B94E40">
        <w:rPr>
          <w:rFonts w:ascii="Gadugi" w:hAnsi="Gadugi"/>
          <w:i/>
          <w:lang w:val="en-GB"/>
        </w:rPr>
        <w:t xml:space="preserve">competition, representation, and inter-party cooperation. </w:t>
      </w:r>
      <w:r w:rsidR="00AC0B83" w:rsidRPr="00B94E40">
        <w:rPr>
          <w:rFonts w:ascii="Gadugi" w:hAnsi="Gadugi"/>
          <w:lang w:val="en-GB"/>
        </w:rPr>
        <w:t>Cambridge - New York: Cambridge University Press</w:t>
      </w:r>
    </w:p>
    <w:p w14:paraId="4D0678CA" w14:textId="58E1A3BE" w:rsidR="00433D68" w:rsidRPr="00B94E40" w:rsidRDefault="00433D68" w:rsidP="00B94E40">
      <w:pPr>
        <w:pStyle w:val="NoSpacing"/>
        <w:jc w:val="both"/>
        <w:rPr>
          <w:rFonts w:ascii="Gadugi" w:hAnsi="Gadugi"/>
          <w:lang w:val="en-GB"/>
        </w:rPr>
      </w:pPr>
    </w:p>
    <w:p w14:paraId="0C54BB6C" w14:textId="2418F6ED" w:rsidR="00433D68" w:rsidRPr="00B94E40" w:rsidRDefault="00433D68" w:rsidP="00B94E40">
      <w:pPr>
        <w:pStyle w:val="NoSpacing"/>
        <w:jc w:val="both"/>
        <w:rPr>
          <w:rFonts w:ascii="Gadugi" w:hAnsi="Gadugi"/>
        </w:rPr>
      </w:pPr>
      <w:proofErr w:type="spellStart"/>
      <w:r w:rsidRPr="00B94E40">
        <w:rPr>
          <w:rFonts w:ascii="Gadugi" w:hAnsi="Gadugi"/>
          <w:lang w:val="en-GB"/>
        </w:rPr>
        <w:t>Klebaniuk</w:t>
      </w:r>
      <w:proofErr w:type="spellEnd"/>
      <w:r w:rsidRPr="00B94E40">
        <w:rPr>
          <w:rFonts w:ascii="Gadugi" w:hAnsi="Gadugi"/>
          <w:lang w:val="en-GB"/>
        </w:rPr>
        <w:t xml:space="preserve">, </w:t>
      </w:r>
      <w:proofErr w:type="spellStart"/>
      <w:r w:rsidRPr="00B94E40">
        <w:rPr>
          <w:rFonts w:ascii="Gadugi" w:hAnsi="Gadugi"/>
          <w:lang w:val="en-GB"/>
        </w:rPr>
        <w:t>Jarosław</w:t>
      </w:r>
      <w:proofErr w:type="spellEnd"/>
      <w:r w:rsidRPr="00B94E40">
        <w:rPr>
          <w:rFonts w:ascii="Gadugi" w:hAnsi="Gadugi"/>
          <w:lang w:val="en-GB"/>
        </w:rPr>
        <w:t xml:space="preserve">, ed. 2007. </w:t>
      </w:r>
      <w:proofErr w:type="spellStart"/>
      <w:r w:rsidRPr="00B94E40">
        <w:rPr>
          <w:rFonts w:ascii="Gadugi" w:hAnsi="Gadugi"/>
          <w:i/>
          <w:lang w:val="en-GB"/>
        </w:rPr>
        <w:t>Oblicza</w:t>
      </w:r>
      <w:proofErr w:type="spellEnd"/>
      <w:r w:rsidRPr="00B94E40">
        <w:rPr>
          <w:rFonts w:ascii="Gadugi" w:hAnsi="Gadugi"/>
          <w:i/>
          <w:lang w:val="en-GB"/>
        </w:rPr>
        <w:t xml:space="preserve"> </w:t>
      </w:r>
      <w:proofErr w:type="spellStart"/>
      <w:r w:rsidRPr="00B94E40">
        <w:rPr>
          <w:rFonts w:ascii="Gadugi" w:hAnsi="Gadugi"/>
          <w:i/>
          <w:lang w:val="en-GB"/>
        </w:rPr>
        <w:t>nierówno</w:t>
      </w:r>
      <w:r w:rsidRPr="00B94E40">
        <w:rPr>
          <w:rFonts w:cs="Calibri"/>
          <w:i/>
          <w:lang w:val="en-GB"/>
        </w:rPr>
        <w:t>ś</w:t>
      </w:r>
      <w:r w:rsidRPr="00B94E40">
        <w:rPr>
          <w:rFonts w:ascii="Gadugi" w:hAnsi="Gadugi"/>
          <w:i/>
          <w:lang w:val="en-GB"/>
        </w:rPr>
        <w:t>ci</w:t>
      </w:r>
      <w:proofErr w:type="spellEnd"/>
      <w:r w:rsidRPr="00B94E40">
        <w:rPr>
          <w:rFonts w:ascii="Gadugi" w:hAnsi="Gadugi"/>
          <w:i/>
          <w:lang w:val="en-GB"/>
        </w:rPr>
        <w:t xml:space="preserve"> </w:t>
      </w:r>
      <w:proofErr w:type="spellStart"/>
      <w:r w:rsidRPr="00B94E40">
        <w:rPr>
          <w:rFonts w:ascii="Gadugi" w:hAnsi="Gadugi"/>
          <w:i/>
          <w:lang w:val="en-GB"/>
        </w:rPr>
        <w:t>społecznych</w:t>
      </w:r>
      <w:proofErr w:type="spellEnd"/>
      <w:r w:rsidRPr="00B94E40">
        <w:rPr>
          <w:rFonts w:ascii="Gadugi" w:hAnsi="Gadugi"/>
          <w:i/>
          <w:lang w:val="en-GB"/>
        </w:rPr>
        <w:t xml:space="preserve">. </w:t>
      </w:r>
      <w:r w:rsidRPr="00B94E40">
        <w:rPr>
          <w:rFonts w:ascii="Gadugi" w:hAnsi="Gadugi"/>
        </w:rPr>
        <w:t>Warszawa: ENETEIA</w:t>
      </w:r>
    </w:p>
    <w:p w14:paraId="29A6D023" w14:textId="6CC5BABC" w:rsidR="0076334D" w:rsidRPr="00B94E40" w:rsidRDefault="0076334D" w:rsidP="00B94E40">
      <w:pPr>
        <w:pStyle w:val="NoSpacing"/>
        <w:spacing w:line="360" w:lineRule="auto"/>
        <w:jc w:val="both"/>
        <w:rPr>
          <w:rFonts w:ascii="Gadugi" w:hAnsi="Gadugi"/>
          <w:sz w:val="24"/>
          <w:szCs w:val="24"/>
        </w:rPr>
      </w:pPr>
    </w:p>
    <w:p w14:paraId="7F8BA780" w14:textId="56005C80" w:rsidR="000744CA" w:rsidRPr="00B94E40" w:rsidRDefault="0076334D" w:rsidP="00B94E40">
      <w:pPr>
        <w:pStyle w:val="NoSpacing"/>
        <w:spacing w:line="360" w:lineRule="auto"/>
        <w:jc w:val="both"/>
        <w:rPr>
          <w:rFonts w:ascii="Gadugi" w:hAnsi="Gadugi"/>
          <w:sz w:val="24"/>
          <w:szCs w:val="24"/>
          <w:lang w:val="en-GB"/>
        </w:rPr>
      </w:pPr>
      <w:r w:rsidRPr="00B94E40">
        <w:rPr>
          <w:rFonts w:ascii="Gadugi" w:hAnsi="Gadugi"/>
          <w:sz w:val="24"/>
          <w:szCs w:val="24"/>
          <w:lang w:val="en-GB"/>
        </w:rPr>
        <w:t>Klingemann, H</w:t>
      </w:r>
      <w:r w:rsidR="000744CA" w:rsidRPr="00B94E40">
        <w:rPr>
          <w:rFonts w:ascii="Gadugi" w:hAnsi="Gadugi"/>
          <w:sz w:val="24"/>
          <w:szCs w:val="24"/>
          <w:lang w:val="en-GB"/>
        </w:rPr>
        <w:t>ans</w:t>
      </w:r>
      <w:r w:rsidRPr="00B94E40">
        <w:rPr>
          <w:rFonts w:ascii="Gadugi" w:hAnsi="Gadugi"/>
          <w:sz w:val="24"/>
          <w:szCs w:val="24"/>
          <w:lang w:val="en-GB"/>
        </w:rPr>
        <w:t>-D</w:t>
      </w:r>
      <w:r w:rsidR="000744CA" w:rsidRPr="00B94E40">
        <w:rPr>
          <w:rFonts w:ascii="Gadugi" w:hAnsi="Gadugi"/>
          <w:sz w:val="24"/>
          <w:szCs w:val="24"/>
          <w:lang w:val="en-GB"/>
        </w:rPr>
        <w:t xml:space="preserve">ieter </w:t>
      </w:r>
      <w:r w:rsidRPr="00B94E40">
        <w:rPr>
          <w:rFonts w:ascii="Gadugi" w:hAnsi="Gadugi"/>
          <w:sz w:val="24"/>
          <w:szCs w:val="24"/>
          <w:lang w:val="en-GB"/>
        </w:rPr>
        <w:t>1999</w:t>
      </w:r>
      <w:r w:rsidR="000744CA" w:rsidRPr="00B94E40">
        <w:rPr>
          <w:rFonts w:ascii="Gadugi" w:hAnsi="Gadugi"/>
          <w:sz w:val="24"/>
          <w:szCs w:val="24"/>
          <w:lang w:val="en-GB"/>
        </w:rPr>
        <w:t xml:space="preserve">. </w:t>
      </w:r>
      <w:r w:rsidRPr="00B94E40">
        <w:rPr>
          <w:rFonts w:ascii="Gadugi" w:hAnsi="Gadugi"/>
          <w:sz w:val="24"/>
          <w:szCs w:val="24"/>
          <w:lang w:val="en-GB"/>
        </w:rPr>
        <w:t xml:space="preserve"> ‘Mapping political support in the 1990s: A global analysis’. In:</w:t>
      </w:r>
    </w:p>
    <w:p w14:paraId="2BA5E312" w14:textId="37CC50AC" w:rsidR="0076334D" w:rsidRPr="00B94E40" w:rsidRDefault="0076334D" w:rsidP="00B94E40">
      <w:pPr>
        <w:pStyle w:val="NoSpacing"/>
        <w:spacing w:line="360" w:lineRule="auto"/>
        <w:ind w:firstLine="720"/>
        <w:jc w:val="both"/>
        <w:rPr>
          <w:rFonts w:ascii="Gadugi" w:hAnsi="Gadugi"/>
          <w:sz w:val="24"/>
          <w:szCs w:val="24"/>
          <w:lang w:val="en-GB"/>
        </w:rPr>
      </w:pPr>
      <w:r w:rsidRPr="00B94E40">
        <w:rPr>
          <w:rFonts w:ascii="Gadugi" w:hAnsi="Gadugi"/>
          <w:sz w:val="24"/>
          <w:szCs w:val="24"/>
          <w:lang w:val="en-GB"/>
        </w:rPr>
        <w:lastRenderedPageBreak/>
        <w:t>P</w:t>
      </w:r>
      <w:r w:rsidR="000744CA" w:rsidRPr="00B94E40">
        <w:rPr>
          <w:rFonts w:ascii="Gadugi" w:hAnsi="Gadugi"/>
          <w:sz w:val="24"/>
          <w:szCs w:val="24"/>
          <w:lang w:val="en-GB"/>
        </w:rPr>
        <w:t xml:space="preserve">ippa </w:t>
      </w:r>
      <w:r w:rsidRPr="00B94E40">
        <w:rPr>
          <w:rFonts w:ascii="Gadugi" w:hAnsi="Gadugi"/>
          <w:sz w:val="24"/>
          <w:szCs w:val="24"/>
          <w:lang w:val="en-GB"/>
        </w:rPr>
        <w:t>Norris (</w:t>
      </w:r>
      <w:proofErr w:type="spellStart"/>
      <w:r w:rsidRPr="00B94E40">
        <w:rPr>
          <w:rFonts w:ascii="Gadugi" w:hAnsi="Gadugi"/>
          <w:sz w:val="24"/>
          <w:szCs w:val="24"/>
          <w:lang w:val="en-GB"/>
        </w:rPr>
        <w:t>ed</w:t>
      </w:r>
      <w:proofErr w:type="spellEnd"/>
      <w:r w:rsidRPr="00B94E40">
        <w:rPr>
          <w:rFonts w:ascii="Gadugi" w:hAnsi="Gadugi"/>
          <w:sz w:val="24"/>
          <w:szCs w:val="24"/>
          <w:lang w:val="en-GB"/>
        </w:rPr>
        <w:t xml:space="preserve">), </w:t>
      </w:r>
      <w:r w:rsidRPr="00B94E40">
        <w:rPr>
          <w:rFonts w:ascii="Gadugi" w:hAnsi="Gadugi"/>
          <w:i/>
          <w:sz w:val="24"/>
          <w:szCs w:val="24"/>
          <w:lang w:val="en-GB"/>
        </w:rPr>
        <w:t xml:space="preserve">Critical Citizens. </w:t>
      </w:r>
      <w:r w:rsidRPr="00B94E40">
        <w:rPr>
          <w:rFonts w:ascii="Gadugi" w:hAnsi="Gadugi"/>
          <w:sz w:val="24"/>
          <w:szCs w:val="24"/>
          <w:lang w:val="en-GB"/>
        </w:rPr>
        <w:t>Oxford: Oxford University Press.</w:t>
      </w:r>
    </w:p>
    <w:p w14:paraId="1604EFE6" w14:textId="343FA7C8" w:rsidR="0076334D" w:rsidRPr="00B94E40" w:rsidRDefault="0076334D" w:rsidP="00B94E40">
      <w:pPr>
        <w:pStyle w:val="NoSpacing"/>
        <w:spacing w:line="360" w:lineRule="auto"/>
        <w:jc w:val="both"/>
        <w:rPr>
          <w:rFonts w:ascii="Gadugi" w:hAnsi="Gadugi"/>
          <w:sz w:val="24"/>
          <w:szCs w:val="24"/>
          <w:vertAlign w:val="superscript"/>
          <w:lang w:val="en-GB"/>
        </w:rPr>
      </w:pPr>
    </w:p>
    <w:p w14:paraId="56741389" w14:textId="75301EBD" w:rsidR="0076334D" w:rsidRPr="00B94E40" w:rsidRDefault="0076334D" w:rsidP="00B94E40">
      <w:pPr>
        <w:pStyle w:val="NoSpacing"/>
        <w:spacing w:line="360" w:lineRule="auto"/>
        <w:jc w:val="both"/>
        <w:rPr>
          <w:rFonts w:ascii="Gadugi" w:hAnsi="Gadugi"/>
          <w:sz w:val="24"/>
          <w:szCs w:val="24"/>
          <w:lang w:val="en-GB"/>
        </w:rPr>
      </w:pPr>
      <w:r w:rsidRPr="00B94E40">
        <w:rPr>
          <w:rFonts w:ascii="Gadugi" w:hAnsi="Gadugi"/>
          <w:sz w:val="24"/>
          <w:szCs w:val="24"/>
          <w:lang w:val="en-GB"/>
        </w:rPr>
        <w:t>Klingemann, Hans-</w:t>
      </w:r>
      <w:proofErr w:type="gramStart"/>
      <w:r w:rsidRPr="00B94E40">
        <w:rPr>
          <w:rFonts w:ascii="Gadugi" w:hAnsi="Gadugi"/>
          <w:sz w:val="24"/>
          <w:szCs w:val="24"/>
          <w:lang w:val="en-GB"/>
        </w:rPr>
        <w:t xml:space="preserve">Dieter </w:t>
      </w:r>
      <w:r w:rsidR="000744CA" w:rsidRPr="00B94E40">
        <w:rPr>
          <w:rFonts w:ascii="Gadugi" w:hAnsi="Gadugi"/>
          <w:sz w:val="24"/>
          <w:szCs w:val="24"/>
          <w:lang w:val="en-GB"/>
        </w:rPr>
        <w:t xml:space="preserve"> </w:t>
      </w:r>
      <w:r w:rsidRPr="00B94E40">
        <w:rPr>
          <w:rFonts w:ascii="Gadugi" w:hAnsi="Gadugi"/>
          <w:sz w:val="24"/>
          <w:szCs w:val="24"/>
          <w:lang w:val="en-GB"/>
        </w:rPr>
        <w:t>2013</w:t>
      </w:r>
      <w:proofErr w:type="gramEnd"/>
      <w:r w:rsidR="000744CA" w:rsidRPr="00B94E40">
        <w:rPr>
          <w:rFonts w:ascii="Gadugi" w:hAnsi="Gadugi"/>
          <w:sz w:val="24"/>
          <w:szCs w:val="24"/>
          <w:lang w:val="en-GB"/>
        </w:rPr>
        <w:t>.</w:t>
      </w:r>
      <w:r w:rsidRPr="00B94E40">
        <w:rPr>
          <w:rFonts w:ascii="Gadugi" w:hAnsi="Gadugi"/>
          <w:sz w:val="24"/>
          <w:szCs w:val="24"/>
          <w:lang w:val="en-GB"/>
        </w:rPr>
        <w:t xml:space="preserve"> 'Dissatisfied Democrats. Evidence from Old and New</w:t>
      </w:r>
    </w:p>
    <w:p w14:paraId="3E1E4576" w14:textId="31E87481" w:rsidR="0076334D" w:rsidRPr="00B94E40" w:rsidRDefault="0076334D" w:rsidP="00B94E40">
      <w:pPr>
        <w:pStyle w:val="NoSpacing"/>
        <w:spacing w:line="360" w:lineRule="auto"/>
        <w:ind w:left="720"/>
        <w:jc w:val="both"/>
        <w:rPr>
          <w:rFonts w:ascii="Gadugi" w:hAnsi="Gadugi"/>
          <w:i/>
          <w:sz w:val="24"/>
          <w:szCs w:val="24"/>
          <w:lang w:val="pl-PL"/>
        </w:rPr>
      </w:pPr>
      <w:r w:rsidRPr="00B94E40">
        <w:rPr>
          <w:rFonts w:ascii="Gadugi" w:hAnsi="Gadugi"/>
          <w:sz w:val="24"/>
          <w:szCs w:val="24"/>
          <w:lang w:val="en-GB"/>
        </w:rPr>
        <w:t xml:space="preserve">Democracies'. In: Russ Dalton &amp; Christian </w:t>
      </w:r>
      <w:proofErr w:type="spellStart"/>
      <w:r w:rsidRPr="00B94E40">
        <w:rPr>
          <w:rFonts w:ascii="Gadugi" w:hAnsi="Gadugi"/>
          <w:sz w:val="24"/>
          <w:szCs w:val="24"/>
          <w:lang w:val="en-GB"/>
        </w:rPr>
        <w:t>Welzel</w:t>
      </w:r>
      <w:proofErr w:type="spellEnd"/>
      <w:r w:rsidRPr="00B94E40">
        <w:rPr>
          <w:rFonts w:ascii="Gadugi" w:hAnsi="Gadugi"/>
          <w:sz w:val="24"/>
          <w:szCs w:val="24"/>
          <w:lang w:val="en-GB"/>
        </w:rPr>
        <w:t xml:space="preserve">, (eds.) </w:t>
      </w:r>
      <w:r w:rsidRPr="00B94E40">
        <w:rPr>
          <w:rFonts w:ascii="Gadugi" w:hAnsi="Gadugi"/>
          <w:i/>
          <w:sz w:val="24"/>
          <w:szCs w:val="24"/>
          <w:lang w:val="en-GB"/>
        </w:rPr>
        <w:t>The Civic Culture Revisited: From</w:t>
      </w:r>
      <w:r w:rsidR="00433D68" w:rsidRPr="00B94E40">
        <w:rPr>
          <w:rFonts w:ascii="Gadugi" w:hAnsi="Gadugi"/>
          <w:i/>
          <w:sz w:val="24"/>
          <w:szCs w:val="24"/>
          <w:lang w:val="en-GB"/>
        </w:rPr>
        <w:t xml:space="preserve"> </w:t>
      </w:r>
      <w:r w:rsidRPr="00B94E40">
        <w:rPr>
          <w:rFonts w:ascii="Gadugi" w:hAnsi="Gadugi"/>
          <w:i/>
          <w:sz w:val="24"/>
          <w:szCs w:val="24"/>
          <w:lang w:val="en-GB"/>
        </w:rPr>
        <w:t xml:space="preserve">Allegiant to Assertive Citizens. </w:t>
      </w:r>
      <w:r w:rsidRPr="00B94E40">
        <w:rPr>
          <w:rFonts w:ascii="Gadugi" w:hAnsi="Gadugi"/>
          <w:sz w:val="24"/>
          <w:szCs w:val="24"/>
          <w:lang w:val="pl-PL"/>
        </w:rPr>
        <w:t>Cambridge: Cambridge University Press.</w:t>
      </w:r>
    </w:p>
    <w:p w14:paraId="2A5B9FC7" w14:textId="3DCA363B" w:rsidR="00A81704" w:rsidRPr="00B94E40" w:rsidRDefault="00A81704" w:rsidP="00B94E40">
      <w:pPr>
        <w:pStyle w:val="NoSpacing"/>
        <w:spacing w:line="360" w:lineRule="auto"/>
        <w:jc w:val="both"/>
        <w:rPr>
          <w:rFonts w:ascii="Gadugi" w:hAnsi="Gadugi"/>
          <w:sz w:val="24"/>
          <w:szCs w:val="24"/>
          <w:lang w:val="pl-PL"/>
        </w:rPr>
      </w:pPr>
    </w:p>
    <w:p w14:paraId="180D5BF4" w14:textId="33888F6F" w:rsidR="00B31441" w:rsidRPr="00B94E40" w:rsidRDefault="00B31441" w:rsidP="00B94E40">
      <w:pPr>
        <w:pStyle w:val="NoSpacing"/>
        <w:spacing w:line="360" w:lineRule="auto"/>
        <w:jc w:val="both"/>
        <w:rPr>
          <w:rFonts w:ascii="Gadugi" w:hAnsi="Gadugi"/>
          <w:sz w:val="24"/>
          <w:szCs w:val="24"/>
          <w:lang w:val="pl-PL"/>
        </w:rPr>
      </w:pPr>
      <w:proofErr w:type="spellStart"/>
      <w:r w:rsidRPr="00B94E40">
        <w:rPr>
          <w:rFonts w:ascii="Gadugi" w:hAnsi="Gadugi"/>
          <w:sz w:val="24"/>
          <w:szCs w:val="24"/>
          <w:lang w:val="pl-PL"/>
        </w:rPr>
        <w:t>Krastew</w:t>
      </w:r>
      <w:proofErr w:type="spellEnd"/>
      <w:r w:rsidRPr="00B94E40">
        <w:rPr>
          <w:rFonts w:ascii="Gadugi" w:hAnsi="Gadugi"/>
          <w:sz w:val="24"/>
          <w:szCs w:val="24"/>
          <w:lang w:val="pl-PL"/>
        </w:rPr>
        <w:t xml:space="preserve">, Iwan 2013. </w:t>
      </w:r>
      <w:r w:rsidRPr="00B94E40">
        <w:rPr>
          <w:rFonts w:ascii="Gadugi" w:hAnsi="Gadugi"/>
          <w:i/>
          <w:sz w:val="24"/>
          <w:szCs w:val="24"/>
          <w:lang w:val="pl-PL"/>
        </w:rPr>
        <w:t xml:space="preserve">Demokracja nieufnych. </w:t>
      </w:r>
      <w:r w:rsidRPr="00B94E40">
        <w:rPr>
          <w:rFonts w:ascii="Gadugi" w:hAnsi="Gadugi"/>
          <w:sz w:val="24"/>
          <w:szCs w:val="24"/>
          <w:lang w:val="pl-PL"/>
        </w:rPr>
        <w:t>Warszawa: Wydawnictwo Krytyki Politycznej.</w:t>
      </w:r>
    </w:p>
    <w:p w14:paraId="538D5E21" w14:textId="18F36533" w:rsidR="00B31441" w:rsidRPr="00B94E40" w:rsidRDefault="00B31441" w:rsidP="00B94E40">
      <w:pPr>
        <w:pStyle w:val="NoSpacing"/>
        <w:spacing w:line="360" w:lineRule="auto"/>
        <w:jc w:val="both"/>
        <w:rPr>
          <w:rFonts w:ascii="Gadugi" w:hAnsi="Gadugi"/>
          <w:sz w:val="24"/>
          <w:szCs w:val="24"/>
          <w:lang w:val="pl-PL"/>
        </w:rPr>
      </w:pPr>
    </w:p>
    <w:p w14:paraId="7161048F" w14:textId="62BF8C73" w:rsidR="00A81704" w:rsidRPr="00B94E40" w:rsidRDefault="00A81704" w:rsidP="00B94E40">
      <w:pPr>
        <w:pStyle w:val="NoSpacing"/>
        <w:jc w:val="both"/>
        <w:rPr>
          <w:rFonts w:ascii="Gadugi" w:hAnsi="Gadugi"/>
        </w:rPr>
      </w:pPr>
      <w:proofErr w:type="spellStart"/>
      <w:r w:rsidRPr="00B94E40">
        <w:rPr>
          <w:rFonts w:ascii="Gadugi" w:hAnsi="Gadugi"/>
        </w:rPr>
        <w:t>Kriesi</w:t>
      </w:r>
      <w:proofErr w:type="spellEnd"/>
      <w:r w:rsidRPr="00B94E40">
        <w:rPr>
          <w:rFonts w:ascii="Gadugi" w:hAnsi="Gadugi"/>
        </w:rPr>
        <w:t xml:space="preserve">, </w:t>
      </w:r>
      <w:proofErr w:type="spellStart"/>
      <w:r w:rsidRPr="00B94E40">
        <w:rPr>
          <w:rFonts w:ascii="Gadugi" w:hAnsi="Gadugi"/>
        </w:rPr>
        <w:t>Hanspeter</w:t>
      </w:r>
      <w:proofErr w:type="spellEnd"/>
      <w:r w:rsidRPr="00B94E40">
        <w:rPr>
          <w:rFonts w:ascii="Gadugi" w:hAnsi="Gadugi"/>
        </w:rPr>
        <w:t xml:space="preserve">, Sandra </w:t>
      </w:r>
      <w:proofErr w:type="spellStart"/>
      <w:r w:rsidRPr="00B94E40">
        <w:rPr>
          <w:rFonts w:ascii="Gadugi" w:hAnsi="Gadugi"/>
        </w:rPr>
        <w:t>Lavenex</w:t>
      </w:r>
      <w:proofErr w:type="spellEnd"/>
      <w:r w:rsidRPr="00B94E40">
        <w:rPr>
          <w:rFonts w:ascii="Gadugi" w:hAnsi="Gadugi"/>
        </w:rPr>
        <w:t xml:space="preserve">, Frank </w:t>
      </w:r>
      <w:proofErr w:type="spellStart"/>
      <w:r w:rsidRPr="00B94E40">
        <w:rPr>
          <w:rFonts w:ascii="Gadugi" w:hAnsi="Gadugi"/>
        </w:rPr>
        <w:t>Esser</w:t>
      </w:r>
      <w:proofErr w:type="spellEnd"/>
      <w:r w:rsidRPr="00B94E40">
        <w:rPr>
          <w:rFonts w:ascii="Gadugi" w:hAnsi="Gadugi"/>
        </w:rPr>
        <w:t xml:space="preserve">, </w:t>
      </w:r>
      <w:proofErr w:type="spellStart"/>
      <w:r w:rsidRPr="00B94E40">
        <w:rPr>
          <w:rFonts w:ascii="Gadugi" w:hAnsi="Gadugi"/>
        </w:rPr>
        <w:t>Jörg</w:t>
      </w:r>
      <w:proofErr w:type="spellEnd"/>
      <w:r w:rsidRPr="00B94E40">
        <w:rPr>
          <w:rFonts w:ascii="Gadugi" w:hAnsi="Gadugi"/>
        </w:rPr>
        <w:t xml:space="preserve"> </w:t>
      </w:r>
      <w:proofErr w:type="spellStart"/>
      <w:r w:rsidRPr="00B94E40">
        <w:rPr>
          <w:rFonts w:ascii="Gadugi" w:hAnsi="Gadugi"/>
        </w:rPr>
        <w:t>Matthes</w:t>
      </w:r>
      <w:proofErr w:type="spellEnd"/>
      <w:r w:rsidRPr="00B94E40">
        <w:rPr>
          <w:rFonts w:ascii="Gadugi" w:hAnsi="Gadugi"/>
        </w:rPr>
        <w:t xml:space="preserve">, Marc </w:t>
      </w:r>
      <w:proofErr w:type="spellStart"/>
      <w:r w:rsidRPr="00B94E40">
        <w:rPr>
          <w:rFonts w:ascii="Gadugi" w:hAnsi="Gadugi"/>
        </w:rPr>
        <w:t>Bühlmann</w:t>
      </w:r>
      <w:proofErr w:type="spellEnd"/>
      <w:r w:rsidRPr="00B94E40">
        <w:rPr>
          <w:rFonts w:ascii="Gadugi" w:hAnsi="Gadugi"/>
        </w:rPr>
        <w:t xml:space="preserve">, Daniel </w:t>
      </w:r>
      <w:proofErr w:type="spellStart"/>
      <w:r w:rsidRPr="00B94E40">
        <w:rPr>
          <w:rFonts w:ascii="Gadugi" w:hAnsi="Gadugi"/>
        </w:rPr>
        <w:t>Bochsler</w:t>
      </w:r>
      <w:proofErr w:type="spellEnd"/>
      <w:r w:rsidRPr="00B94E40">
        <w:rPr>
          <w:rFonts w:ascii="Gadugi" w:hAnsi="Gadugi"/>
        </w:rPr>
        <w:t xml:space="preserve"> </w:t>
      </w:r>
    </w:p>
    <w:p w14:paraId="31F8C35B" w14:textId="2CF52ECE" w:rsidR="00A81704" w:rsidRPr="00B94E40" w:rsidRDefault="00A81704" w:rsidP="00B94E40">
      <w:pPr>
        <w:pStyle w:val="NoSpacing"/>
        <w:jc w:val="both"/>
        <w:rPr>
          <w:rFonts w:ascii="Gadugi" w:hAnsi="Gadugi"/>
        </w:rPr>
      </w:pPr>
      <w:r w:rsidRPr="00B94E40">
        <w:rPr>
          <w:rFonts w:ascii="Gadugi" w:hAnsi="Gadugi"/>
        </w:rPr>
        <w:tab/>
        <w:t xml:space="preserve">(eds.) 2013. Democracy in the age of globalization and </w:t>
      </w:r>
      <w:proofErr w:type="spellStart"/>
      <w:r w:rsidRPr="00B94E40">
        <w:rPr>
          <w:rFonts w:ascii="Gadugi" w:hAnsi="Gadugi"/>
        </w:rPr>
        <w:t>mediatization</w:t>
      </w:r>
      <w:proofErr w:type="spellEnd"/>
      <w:r w:rsidRPr="00B94E40">
        <w:rPr>
          <w:rFonts w:ascii="Gadugi" w:hAnsi="Gadugi"/>
        </w:rPr>
        <w:t xml:space="preserve">. Basingstoke: </w:t>
      </w:r>
    </w:p>
    <w:p w14:paraId="2F6B58FE" w14:textId="1845BABB" w:rsidR="00A81704" w:rsidRPr="00B94E40" w:rsidRDefault="00A81704" w:rsidP="00B94E40">
      <w:pPr>
        <w:pStyle w:val="NoSpacing"/>
        <w:jc w:val="both"/>
        <w:rPr>
          <w:rFonts w:ascii="Gadugi" w:hAnsi="Gadugi"/>
        </w:rPr>
      </w:pPr>
      <w:r w:rsidRPr="00B94E40">
        <w:rPr>
          <w:rFonts w:ascii="Gadugi" w:hAnsi="Gadugi"/>
        </w:rPr>
        <w:tab/>
        <w:t>Palgrave-Macmillan</w:t>
      </w:r>
    </w:p>
    <w:p w14:paraId="4441E76F" w14:textId="461950F4" w:rsidR="00433D68" w:rsidRPr="00B94E40" w:rsidRDefault="00433D68" w:rsidP="00B94E40">
      <w:pPr>
        <w:pStyle w:val="NoSpacing"/>
        <w:jc w:val="both"/>
        <w:rPr>
          <w:rFonts w:ascii="Gadugi" w:hAnsi="Gadugi"/>
        </w:rPr>
      </w:pPr>
    </w:p>
    <w:p w14:paraId="2F585B07" w14:textId="5443833F" w:rsidR="00433D68" w:rsidRPr="00B94E40" w:rsidRDefault="00433D68" w:rsidP="00B94E40">
      <w:pPr>
        <w:pStyle w:val="NoSpacing"/>
        <w:jc w:val="both"/>
        <w:rPr>
          <w:rFonts w:ascii="Gadugi" w:hAnsi="Gadugi"/>
        </w:rPr>
      </w:pPr>
    </w:p>
    <w:p w14:paraId="6BA8DCE1" w14:textId="3D0EE33A" w:rsidR="00E178CF" w:rsidRPr="00B94E40" w:rsidRDefault="00E178CF" w:rsidP="00B94E40">
      <w:pPr>
        <w:pStyle w:val="NoSpacing"/>
        <w:jc w:val="both"/>
        <w:rPr>
          <w:rFonts w:ascii="Gadugi" w:hAnsi="Gadugi"/>
        </w:rPr>
      </w:pPr>
    </w:p>
    <w:p w14:paraId="482E8C90" w14:textId="7F2FEBA7" w:rsidR="00E178CF" w:rsidRPr="00B94E40" w:rsidRDefault="00E178CF" w:rsidP="00B94E40">
      <w:pPr>
        <w:pStyle w:val="NoSpacing"/>
        <w:jc w:val="both"/>
        <w:rPr>
          <w:rFonts w:ascii="Gadugi" w:hAnsi="Gadugi"/>
        </w:rPr>
      </w:pPr>
    </w:p>
    <w:p w14:paraId="3CD34EA6" w14:textId="2E15385D" w:rsidR="00DD7A6F" w:rsidRPr="00B94E40" w:rsidRDefault="00E178CF" w:rsidP="00B94E40">
      <w:pPr>
        <w:pStyle w:val="NoSpacing"/>
        <w:jc w:val="both"/>
        <w:rPr>
          <w:rFonts w:ascii="Gadugi" w:hAnsi="Gadugi"/>
        </w:rPr>
      </w:pPr>
      <w:proofErr w:type="spellStart"/>
      <w:r w:rsidRPr="00B94E40">
        <w:rPr>
          <w:rFonts w:ascii="Gadugi" w:hAnsi="Gadugi"/>
        </w:rPr>
        <w:t>Letki</w:t>
      </w:r>
      <w:proofErr w:type="spellEnd"/>
      <w:r w:rsidRPr="00B94E40">
        <w:rPr>
          <w:rFonts w:ascii="Gadugi" w:hAnsi="Gadugi"/>
        </w:rPr>
        <w:t>, Natalia and Geoffrey Evans. 2004. “Endogenizing Social Trust: Democratization in East-Central</w:t>
      </w:r>
    </w:p>
    <w:p w14:paraId="117D0415" w14:textId="18CEB8A3" w:rsidR="00E178CF" w:rsidRPr="00B94E40" w:rsidRDefault="00DD7A6F" w:rsidP="00B94E40">
      <w:pPr>
        <w:pStyle w:val="NoSpacing"/>
        <w:ind w:firstLine="720"/>
        <w:jc w:val="both"/>
        <w:rPr>
          <w:rFonts w:ascii="Gadugi" w:hAnsi="Gadugi"/>
        </w:rPr>
      </w:pPr>
      <w:r w:rsidRPr="00B94E40">
        <w:rPr>
          <w:rFonts w:ascii="Gadugi" w:hAnsi="Gadugi"/>
        </w:rPr>
        <w:t>E</w:t>
      </w:r>
      <w:r w:rsidR="00E178CF" w:rsidRPr="00B94E40">
        <w:rPr>
          <w:rFonts w:ascii="Gadugi" w:hAnsi="Gadugi"/>
        </w:rPr>
        <w:t xml:space="preserve">urope.” </w:t>
      </w:r>
      <w:r w:rsidR="00E178CF" w:rsidRPr="00B94E40">
        <w:rPr>
          <w:rFonts w:ascii="Gadugi" w:hAnsi="Gadugi"/>
          <w:i/>
        </w:rPr>
        <w:t>British Journal of Political Science</w:t>
      </w:r>
      <w:r w:rsidR="00E178CF" w:rsidRPr="00B94E40">
        <w:rPr>
          <w:rFonts w:ascii="Gadugi" w:hAnsi="Gadugi"/>
        </w:rPr>
        <w:t xml:space="preserve"> 35: 515-29.</w:t>
      </w:r>
    </w:p>
    <w:p w14:paraId="041261F0" w14:textId="4D8DF911" w:rsidR="00E178CF" w:rsidRPr="00B94E40" w:rsidRDefault="00E178CF" w:rsidP="00B94E40">
      <w:pPr>
        <w:pStyle w:val="NoSpacing"/>
        <w:jc w:val="both"/>
        <w:rPr>
          <w:rFonts w:ascii="Gadugi" w:hAnsi="Gadugi"/>
        </w:rPr>
      </w:pPr>
    </w:p>
    <w:p w14:paraId="5043F287" w14:textId="12BF1E95" w:rsidR="000744CA" w:rsidRPr="00B94E40" w:rsidRDefault="00AC0B83" w:rsidP="00B94E40">
      <w:pPr>
        <w:pStyle w:val="NoSpacing"/>
        <w:spacing w:line="360" w:lineRule="auto"/>
        <w:jc w:val="both"/>
        <w:rPr>
          <w:rFonts w:ascii="Gadugi" w:hAnsi="Gadugi"/>
          <w:i/>
          <w:sz w:val="24"/>
          <w:szCs w:val="24"/>
          <w:lang w:val="en-GB"/>
        </w:rPr>
      </w:pPr>
      <w:r w:rsidRPr="00B94E40">
        <w:rPr>
          <w:rFonts w:ascii="Gadugi" w:hAnsi="Gadugi"/>
          <w:sz w:val="24"/>
          <w:szCs w:val="24"/>
          <w:lang w:val="en-GB"/>
        </w:rPr>
        <w:t xml:space="preserve">Linz, J. Juan &amp; Alfred </w:t>
      </w:r>
      <w:proofErr w:type="spellStart"/>
      <w:r w:rsidRPr="00B94E40">
        <w:rPr>
          <w:rFonts w:ascii="Gadugi" w:hAnsi="Gadugi"/>
          <w:sz w:val="24"/>
          <w:szCs w:val="24"/>
          <w:lang w:val="en-GB"/>
        </w:rPr>
        <w:t>Stepan</w:t>
      </w:r>
      <w:proofErr w:type="spellEnd"/>
      <w:r w:rsidRPr="00B94E40">
        <w:rPr>
          <w:rFonts w:ascii="Gadugi" w:hAnsi="Gadugi"/>
          <w:sz w:val="24"/>
          <w:szCs w:val="24"/>
          <w:lang w:val="en-GB"/>
        </w:rPr>
        <w:t xml:space="preserve"> </w:t>
      </w:r>
      <w:r w:rsidR="000744CA" w:rsidRPr="00B94E40">
        <w:rPr>
          <w:rFonts w:ascii="Gadugi" w:hAnsi="Gadugi"/>
          <w:sz w:val="24"/>
          <w:szCs w:val="24"/>
          <w:lang w:val="en-GB"/>
        </w:rPr>
        <w:t>1996</w:t>
      </w:r>
      <w:r w:rsidRPr="00B94E40">
        <w:rPr>
          <w:rFonts w:ascii="Gadugi" w:hAnsi="Gadugi"/>
          <w:sz w:val="24"/>
          <w:szCs w:val="24"/>
          <w:lang w:val="en-GB"/>
        </w:rPr>
        <w:t>.</w:t>
      </w:r>
      <w:r w:rsidR="000744CA" w:rsidRPr="00B94E40">
        <w:rPr>
          <w:rFonts w:ascii="Gadugi" w:hAnsi="Gadugi"/>
          <w:sz w:val="24"/>
          <w:szCs w:val="24"/>
          <w:lang w:val="en-GB"/>
        </w:rPr>
        <w:t xml:space="preserve"> </w:t>
      </w:r>
      <w:r w:rsidR="000744CA" w:rsidRPr="00B94E40">
        <w:rPr>
          <w:rFonts w:ascii="Gadugi" w:hAnsi="Gadugi"/>
          <w:i/>
          <w:sz w:val="24"/>
          <w:szCs w:val="24"/>
          <w:lang w:val="en-GB"/>
        </w:rPr>
        <w:t>Problems of Democratic Transition and Consolidation. South Europe,</w:t>
      </w:r>
    </w:p>
    <w:p w14:paraId="59BC03AD" w14:textId="60276D69" w:rsidR="000744CA" w:rsidRPr="00B94E40" w:rsidRDefault="000744CA" w:rsidP="00B94E40">
      <w:pPr>
        <w:pStyle w:val="NoSpacing"/>
        <w:spacing w:line="360" w:lineRule="auto"/>
        <w:ind w:firstLine="720"/>
        <w:jc w:val="both"/>
        <w:rPr>
          <w:rFonts w:ascii="Gadugi" w:hAnsi="Gadugi"/>
          <w:sz w:val="24"/>
          <w:szCs w:val="24"/>
          <w:lang w:val="en-GB"/>
        </w:rPr>
      </w:pPr>
      <w:r w:rsidRPr="00B94E40">
        <w:rPr>
          <w:rFonts w:ascii="Gadugi" w:hAnsi="Gadugi"/>
          <w:i/>
          <w:sz w:val="24"/>
          <w:szCs w:val="24"/>
          <w:lang w:val="en-GB"/>
        </w:rPr>
        <w:t xml:space="preserve">South America and Post-Communist Europe. </w:t>
      </w:r>
      <w:r w:rsidRPr="00B94E40">
        <w:rPr>
          <w:rFonts w:ascii="Gadugi" w:hAnsi="Gadugi"/>
          <w:sz w:val="24"/>
          <w:szCs w:val="24"/>
          <w:lang w:val="en-GB"/>
        </w:rPr>
        <w:t>Baltimore: Johns Hopkins University Press</w:t>
      </w:r>
    </w:p>
    <w:p w14:paraId="1CE5ED80" w14:textId="639D416A" w:rsidR="00F028B4" w:rsidRPr="00B94E40" w:rsidRDefault="00F028B4" w:rsidP="00B94E40">
      <w:pPr>
        <w:pStyle w:val="NoSpacing"/>
        <w:spacing w:line="360" w:lineRule="auto"/>
        <w:jc w:val="both"/>
        <w:rPr>
          <w:rFonts w:ascii="Gadugi" w:hAnsi="Gadugi"/>
          <w:sz w:val="24"/>
          <w:szCs w:val="24"/>
          <w:lang w:val="en-GB"/>
        </w:rPr>
      </w:pPr>
    </w:p>
    <w:p w14:paraId="3BD4FF52" w14:textId="0D9E0335" w:rsidR="00E20245" w:rsidRPr="00B94E40" w:rsidRDefault="00F028B4" w:rsidP="00B94E40">
      <w:pPr>
        <w:pStyle w:val="NoSpacing"/>
        <w:jc w:val="both"/>
        <w:rPr>
          <w:rFonts w:ascii="Gadugi" w:hAnsi="Gadugi"/>
        </w:rPr>
      </w:pPr>
      <w:proofErr w:type="spellStart"/>
      <w:r w:rsidRPr="00B94E40">
        <w:rPr>
          <w:rFonts w:ascii="Gadugi" w:hAnsi="Gadugi"/>
        </w:rPr>
        <w:t>Lipset</w:t>
      </w:r>
      <w:proofErr w:type="spellEnd"/>
      <w:r w:rsidRPr="00B94E40">
        <w:rPr>
          <w:rFonts w:ascii="Gadugi" w:hAnsi="Gadugi"/>
        </w:rPr>
        <w:t xml:space="preserve">, Seymour M. &amp; Stein </w:t>
      </w:r>
      <w:proofErr w:type="spellStart"/>
      <w:r w:rsidRPr="00B94E40">
        <w:rPr>
          <w:rFonts w:ascii="Gadugi" w:hAnsi="Gadugi"/>
        </w:rPr>
        <w:t>Rokkan</w:t>
      </w:r>
      <w:proofErr w:type="spellEnd"/>
      <w:r w:rsidRPr="00B94E40">
        <w:rPr>
          <w:rFonts w:ascii="Gadugi" w:hAnsi="Gadugi"/>
        </w:rPr>
        <w:t xml:space="preserve">. 1967. 'Cleavage Structures, </w:t>
      </w:r>
      <w:proofErr w:type="gramStart"/>
      <w:r w:rsidRPr="00B94E40">
        <w:rPr>
          <w:rFonts w:ascii="Gadugi" w:hAnsi="Gadugi"/>
        </w:rPr>
        <w:t xml:space="preserve">Party </w:t>
      </w:r>
      <w:r w:rsidR="00E20245" w:rsidRPr="00B94E40">
        <w:rPr>
          <w:rFonts w:ascii="Gadugi" w:hAnsi="Gadugi"/>
        </w:rPr>
        <w:t xml:space="preserve"> </w:t>
      </w:r>
      <w:r w:rsidRPr="00B94E40">
        <w:rPr>
          <w:rFonts w:ascii="Gadugi" w:hAnsi="Gadugi"/>
        </w:rPr>
        <w:t>Systems</w:t>
      </w:r>
      <w:proofErr w:type="gramEnd"/>
      <w:r w:rsidRPr="00B94E40">
        <w:rPr>
          <w:rFonts w:ascii="Gadugi" w:hAnsi="Gadugi"/>
        </w:rPr>
        <w:t xml:space="preserve">, and Voter </w:t>
      </w:r>
    </w:p>
    <w:p w14:paraId="7553D2FD" w14:textId="7C40DAF8" w:rsidR="00E20245" w:rsidRPr="00B94E40" w:rsidRDefault="00E178CF" w:rsidP="00B94E40">
      <w:pPr>
        <w:pStyle w:val="NoSpacing"/>
        <w:jc w:val="both"/>
        <w:rPr>
          <w:rFonts w:ascii="Gadugi" w:hAnsi="Gadugi"/>
        </w:rPr>
      </w:pPr>
      <w:r w:rsidRPr="00B94E40">
        <w:rPr>
          <w:rFonts w:ascii="Gadugi" w:hAnsi="Gadugi"/>
        </w:rPr>
        <w:tab/>
      </w:r>
      <w:r w:rsidR="00F028B4" w:rsidRPr="00B94E40">
        <w:rPr>
          <w:rFonts w:ascii="Gadugi" w:hAnsi="Gadugi"/>
        </w:rPr>
        <w:t xml:space="preserve">Alignments: An Introduction', w: </w:t>
      </w:r>
      <w:proofErr w:type="spellStart"/>
      <w:r w:rsidR="00F028B4" w:rsidRPr="00B94E40">
        <w:rPr>
          <w:rFonts w:ascii="Gadugi" w:hAnsi="Gadugi"/>
        </w:rPr>
        <w:t>S.</w:t>
      </w:r>
      <w:proofErr w:type="gramStart"/>
      <w:r w:rsidR="00F028B4" w:rsidRPr="00B94E40">
        <w:rPr>
          <w:rFonts w:ascii="Gadugi" w:hAnsi="Gadugi"/>
        </w:rPr>
        <w:t>M.Lipset</w:t>
      </w:r>
      <w:proofErr w:type="spellEnd"/>
      <w:proofErr w:type="gramEnd"/>
      <w:r w:rsidR="00F028B4" w:rsidRPr="00B94E40">
        <w:rPr>
          <w:rFonts w:ascii="Gadugi" w:hAnsi="Gadugi"/>
        </w:rPr>
        <w:t xml:space="preserve"> &amp; </w:t>
      </w:r>
      <w:r w:rsidR="00E20245" w:rsidRPr="00B94E40">
        <w:rPr>
          <w:rFonts w:ascii="Gadugi" w:hAnsi="Gadugi"/>
        </w:rPr>
        <w:t xml:space="preserve"> </w:t>
      </w:r>
      <w:proofErr w:type="spellStart"/>
      <w:r w:rsidR="00F028B4" w:rsidRPr="00B94E40">
        <w:rPr>
          <w:rFonts w:ascii="Gadugi" w:hAnsi="Gadugi"/>
        </w:rPr>
        <w:t>S.Rokkan</w:t>
      </w:r>
      <w:proofErr w:type="spellEnd"/>
      <w:r w:rsidR="00F028B4" w:rsidRPr="00B94E40">
        <w:rPr>
          <w:rFonts w:ascii="Gadugi" w:hAnsi="Gadugi"/>
        </w:rPr>
        <w:t>, red. Party Systems and Voter</w:t>
      </w:r>
    </w:p>
    <w:p w14:paraId="2BD22AD3" w14:textId="3019BAAE" w:rsidR="00F028B4" w:rsidRPr="00B94E40" w:rsidRDefault="00F028B4" w:rsidP="00B94E40">
      <w:pPr>
        <w:pStyle w:val="NoSpacing"/>
        <w:jc w:val="both"/>
        <w:rPr>
          <w:rFonts w:ascii="Gadugi" w:hAnsi="Gadugi"/>
        </w:rPr>
      </w:pPr>
      <w:r w:rsidRPr="00B94E40">
        <w:rPr>
          <w:rFonts w:ascii="Gadugi" w:hAnsi="Gadugi"/>
        </w:rPr>
        <w:t xml:space="preserve"> </w:t>
      </w:r>
      <w:r w:rsidR="00E178CF" w:rsidRPr="00B94E40">
        <w:rPr>
          <w:rFonts w:ascii="Gadugi" w:hAnsi="Gadugi"/>
        </w:rPr>
        <w:tab/>
      </w:r>
      <w:r w:rsidRPr="00B94E40">
        <w:rPr>
          <w:rFonts w:ascii="Gadugi" w:hAnsi="Gadugi"/>
        </w:rPr>
        <w:t>Alignments: Cross-</w:t>
      </w:r>
      <w:proofErr w:type="spellStart"/>
      <w:r w:rsidRPr="00B94E40">
        <w:rPr>
          <w:rFonts w:ascii="Gadugi" w:hAnsi="Gadugi"/>
        </w:rPr>
        <w:t>NationalPerspectives</w:t>
      </w:r>
      <w:proofErr w:type="spellEnd"/>
      <w:r w:rsidRPr="00B94E40">
        <w:rPr>
          <w:rFonts w:ascii="Gadugi" w:hAnsi="Gadugi"/>
        </w:rPr>
        <w:t>. New York: The Free Press, ss. 1-64</w:t>
      </w:r>
    </w:p>
    <w:p w14:paraId="38C19E52" w14:textId="661B84F8" w:rsidR="006A3CE0" w:rsidRPr="00B94E40" w:rsidRDefault="006A3CE0" w:rsidP="00B94E40">
      <w:pPr>
        <w:pStyle w:val="NoSpacing"/>
        <w:jc w:val="both"/>
        <w:rPr>
          <w:rFonts w:ascii="Gadugi" w:hAnsi="Gadugi"/>
        </w:rPr>
      </w:pPr>
    </w:p>
    <w:p w14:paraId="76E37612" w14:textId="38A7B976" w:rsidR="006A3CE0" w:rsidRPr="00B94E40" w:rsidRDefault="006A3CE0" w:rsidP="00B94E40">
      <w:pPr>
        <w:pStyle w:val="NoSpacing"/>
        <w:jc w:val="both"/>
        <w:rPr>
          <w:rFonts w:ascii="Gadugi" w:hAnsi="Gadugi"/>
          <w:i/>
          <w:lang w:val="pl-PL"/>
        </w:rPr>
      </w:pPr>
      <w:r w:rsidRPr="00B94E40">
        <w:rPr>
          <w:rFonts w:ascii="Gadugi" w:hAnsi="Gadugi"/>
          <w:lang w:val="pl-PL"/>
        </w:rPr>
        <w:t xml:space="preserve">Mach, Bogdan, </w:t>
      </w:r>
      <w:proofErr w:type="spellStart"/>
      <w:proofErr w:type="gramStart"/>
      <w:r w:rsidRPr="00B94E40">
        <w:rPr>
          <w:rFonts w:ascii="Gadugi" w:hAnsi="Gadugi"/>
          <w:lang w:val="pl-PL"/>
        </w:rPr>
        <w:t>ed</w:t>
      </w:r>
      <w:proofErr w:type="spellEnd"/>
      <w:r w:rsidRPr="00B94E40">
        <w:rPr>
          <w:rFonts w:ascii="Gadugi" w:hAnsi="Gadugi"/>
          <w:lang w:val="pl-PL"/>
        </w:rPr>
        <w:t xml:space="preserve">  2012.</w:t>
      </w:r>
      <w:proofErr w:type="gramEnd"/>
      <w:r w:rsidRPr="00B94E40">
        <w:rPr>
          <w:rFonts w:ascii="Gadugi" w:hAnsi="Gadugi"/>
          <w:lang w:val="pl-PL"/>
        </w:rPr>
        <w:t xml:space="preserve"> </w:t>
      </w:r>
      <w:r w:rsidRPr="00B94E40">
        <w:rPr>
          <w:rFonts w:ascii="Gadugi" w:hAnsi="Gadugi"/>
          <w:i/>
          <w:lang w:val="pl-PL"/>
        </w:rPr>
        <w:t>Jako</w:t>
      </w:r>
      <w:r w:rsidRPr="00B94E40">
        <w:rPr>
          <w:rFonts w:cs="Calibri"/>
          <w:i/>
          <w:lang w:val="pl-PL"/>
        </w:rPr>
        <w:t>ść</w:t>
      </w:r>
      <w:r w:rsidRPr="00B94E40">
        <w:rPr>
          <w:rFonts w:ascii="Gadugi" w:hAnsi="Gadugi"/>
          <w:i/>
          <w:lang w:val="pl-PL"/>
        </w:rPr>
        <w:t xml:space="preserve"> naszej demokracji. Społeczno-kulturowe </w:t>
      </w:r>
      <w:proofErr w:type="gramStart"/>
      <w:r w:rsidRPr="00B94E40">
        <w:rPr>
          <w:rFonts w:ascii="Gadugi" w:hAnsi="Gadugi"/>
          <w:i/>
          <w:lang w:val="pl-PL"/>
        </w:rPr>
        <w:t>podstawy  polskiego</w:t>
      </w:r>
      <w:proofErr w:type="gramEnd"/>
      <w:r w:rsidRPr="00B94E40">
        <w:rPr>
          <w:rFonts w:ascii="Gadugi" w:hAnsi="Gadugi"/>
          <w:i/>
          <w:lang w:val="pl-PL"/>
        </w:rPr>
        <w:t xml:space="preserve"> </w:t>
      </w:r>
      <w:r w:rsidRPr="00B94E40">
        <w:rPr>
          <w:rFonts w:cs="Calibri"/>
          <w:i/>
          <w:lang w:val="pl-PL"/>
        </w:rPr>
        <w:t>ż</w:t>
      </w:r>
      <w:r w:rsidRPr="00B94E40">
        <w:rPr>
          <w:rFonts w:ascii="Gadugi" w:hAnsi="Gadugi"/>
          <w:i/>
          <w:lang w:val="pl-PL"/>
        </w:rPr>
        <w:t>ycia</w:t>
      </w:r>
    </w:p>
    <w:p w14:paraId="0F3578EB" w14:textId="7BBCF965" w:rsidR="006A3CE0" w:rsidRPr="00B94E40" w:rsidRDefault="006A3CE0" w:rsidP="00B94E40">
      <w:pPr>
        <w:pStyle w:val="NoSpacing"/>
        <w:ind w:firstLine="720"/>
        <w:jc w:val="both"/>
        <w:rPr>
          <w:rFonts w:ascii="Gadugi" w:hAnsi="Gadugi"/>
          <w:lang w:val="pl-PL"/>
        </w:rPr>
      </w:pPr>
      <w:r w:rsidRPr="00B94E40">
        <w:rPr>
          <w:rFonts w:ascii="Gadugi" w:hAnsi="Gadugi"/>
          <w:i/>
          <w:lang w:val="pl-PL"/>
        </w:rPr>
        <w:t xml:space="preserve"> publicznego. </w:t>
      </w:r>
      <w:r w:rsidRPr="00B94E40">
        <w:rPr>
          <w:rFonts w:ascii="Gadugi" w:hAnsi="Gadugi"/>
          <w:lang w:val="pl-PL"/>
        </w:rPr>
        <w:t xml:space="preserve"> Warszawa: ISP PAN</w:t>
      </w:r>
    </w:p>
    <w:p w14:paraId="116C83E6" w14:textId="1BB88DA2" w:rsidR="00E178CF" w:rsidRPr="00B94E40" w:rsidRDefault="00E178CF" w:rsidP="00B94E40">
      <w:pPr>
        <w:spacing w:line="360" w:lineRule="auto"/>
        <w:ind w:firstLine="720"/>
        <w:jc w:val="both"/>
        <w:rPr>
          <w:rFonts w:ascii="Gadugi" w:hAnsi="Gadugi" w:cs="Times New Roman"/>
          <w:sz w:val="24"/>
          <w:szCs w:val="24"/>
          <w:lang w:val="pl-PL"/>
        </w:rPr>
      </w:pPr>
    </w:p>
    <w:p w14:paraId="0B0CCEB2" w14:textId="6232321A" w:rsidR="00E178CF" w:rsidRPr="00B94E40" w:rsidRDefault="00E178CF" w:rsidP="00B94E40">
      <w:pPr>
        <w:widowControl w:val="0"/>
        <w:suppressAutoHyphens/>
        <w:autoSpaceDE w:val="0"/>
        <w:autoSpaceDN w:val="0"/>
        <w:spacing w:after="0" w:line="240" w:lineRule="auto"/>
        <w:jc w:val="both"/>
        <w:rPr>
          <w:rFonts w:ascii="Gadugi" w:hAnsi="Gadugi" w:cs="Times New Roman"/>
          <w:spacing w:val="-3"/>
        </w:rPr>
      </w:pPr>
      <w:r w:rsidRPr="00B94E40">
        <w:rPr>
          <w:rFonts w:ascii="Gadugi" w:hAnsi="Gadugi" w:cs="Times New Roman"/>
          <w:lang w:val="pl-PL"/>
        </w:rPr>
        <w:t xml:space="preserve">Markowski, </w:t>
      </w:r>
      <w:proofErr w:type="spellStart"/>
      <w:r w:rsidRPr="00B94E40">
        <w:rPr>
          <w:rFonts w:ascii="Gadugi" w:hAnsi="Gadugi" w:cs="Times New Roman"/>
          <w:lang w:val="pl-PL"/>
        </w:rPr>
        <w:t>Radoslaw</w:t>
      </w:r>
      <w:proofErr w:type="spellEnd"/>
      <w:r w:rsidRPr="00B94E40">
        <w:rPr>
          <w:rFonts w:ascii="Gadugi" w:hAnsi="Gadugi" w:cs="Times New Roman"/>
          <w:lang w:val="pl-PL"/>
        </w:rPr>
        <w:t xml:space="preserve"> 2001. </w:t>
      </w:r>
      <w:r w:rsidRPr="00B94E40">
        <w:rPr>
          <w:rFonts w:ascii="Gadugi" w:hAnsi="Gadugi" w:cs="Times New Roman"/>
        </w:rPr>
        <w:t>'</w:t>
      </w:r>
      <w:r w:rsidRPr="00B94E40">
        <w:rPr>
          <w:rFonts w:ascii="Gadugi" w:hAnsi="Gadugi" w:cs="Times New Roman"/>
          <w:spacing w:val="-3"/>
        </w:rPr>
        <w:t>Party System Institutionalization in New Democracies: Poland -- A Trend-</w:t>
      </w:r>
    </w:p>
    <w:p w14:paraId="056248BA" w14:textId="5C0554EB" w:rsidR="00E178CF" w:rsidRPr="00B94E40" w:rsidRDefault="00E178CF" w:rsidP="00B94E40">
      <w:pPr>
        <w:widowControl w:val="0"/>
        <w:suppressAutoHyphens/>
        <w:autoSpaceDE w:val="0"/>
        <w:autoSpaceDN w:val="0"/>
        <w:spacing w:after="0" w:line="240" w:lineRule="auto"/>
        <w:jc w:val="both"/>
        <w:rPr>
          <w:rFonts w:ascii="Gadugi" w:hAnsi="Gadugi" w:cs="Times New Roman"/>
          <w:i/>
          <w:spacing w:val="-3"/>
        </w:rPr>
      </w:pPr>
      <w:r w:rsidRPr="00B94E40">
        <w:rPr>
          <w:rFonts w:ascii="Gadugi" w:hAnsi="Gadugi" w:cs="Times New Roman"/>
          <w:spacing w:val="-3"/>
        </w:rPr>
        <w:tab/>
        <w:t>Setter with no Followers</w:t>
      </w:r>
      <w:r w:rsidRPr="00B94E40">
        <w:rPr>
          <w:rFonts w:ascii="Gadugi" w:hAnsi="Gadugi" w:cs="Times New Roman"/>
        </w:rPr>
        <w:t>'</w:t>
      </w:r>
      <w:r w:rsidRPr="00B94E40">
        <w:rPr>
          <w:rFonts w:ascii="Gadugi" w:hAnsi="Gadugi" w:cs="Times New Roman"/>
          <w:spacing w:val="-3"/>
        </w:rPr>
        <w:t>, in: P.G. Lewis (ed</w:t>
      </w:r>
      <w:r w:rsidRPr="00B94E40">
        <w:rPr>
          <w:rFonts w:ascii="Gadugi" w:hAnsi="Gadugi" w:cs="Times New Roman"/>
          <w:i/>
          <w:spacing w:val="-3"/>
        </w:rPr>
        <w:t xml:space="preserve">.) Party Development and Democratic Change in </w:t>
      </w:r>
      <w:r w:rsidRPr="00B94E40">
        <w:rPr>
          <w:rFonts w:ascii="Gadugi" w:hAnsi="Gadugi" w:cs="Times New Roman"/>
          <w:i/>
          <w:spacing w:val="-3"/>
        </w:rPr>
        <w:lastRenderedPageBreak/>
        <w:t>Post-</w:t>
      </w:r>
    </w:p>
    <w:p w14:paraId="268CB4AE" w14:textId="5AAFA397" w:rsidR="00E178CF" w:rsidRPr="00B94E40" w:rsidRDefault="00E178CF" w:rsidP="00B94E40">
      <w:pPr>
        <w:widowControl w:val="0"/>
        <w:suppressAutoHyphens/>
        <w:autoSpaceDE w:val="0"/>
        <w:autoSpaceDN w:val="0"/>
        <w:spacing w:after="0" w:line="240" w:lineRule="auto"/>
        <w:jc w:val="both"/>
        <w:rPr>
          <w:rFonts w:ascii="Gadugi" w:hAnsi="Gadugi" w:cs="Times New Roman"/>
          <w:spacing w:val="-3"/>
        </w:rPr>
      </w:pPr>
      <w:r w:rsidRPr="00B94E40">
        <w:rPr>
          <w:rFonts w:ascii="Gadugi" w:hAnsi="Gadugi" w:cs="Times New Roman"/>
          <w:i/>
          <w:spacing w:val="-3"/>
        </w:rPr>
        <w:tab/>
        <w:t xml:space="preserve">Communist Europe: The First Decade. </w:t>
      </w:r>
      <w:r w:rsidRPr="00B94E40">
        <w:rPr>
          <w:rFonts w:ascii="Gadugi" w:hAnsi="Gadugi" w:cs="Times New Roman"/>
          <w:spacing w:val="-3"/>
        </w:rPr>
        <w:t>London: Frank Cass.</w:t>
      </w:r>
    </w:p>
    <w:p w14:paraId="7EFC3805" w14:textId="1F23C75A" w:rsidR="00E178CF" w:rsidRPr="00B94E40" w:rsidRDefault="00E178CF" w:rsidP="00B94E40">
      <w:pPr>
        <w:widowControl w:val="0"/>
        <w:suppressAutoHyphens/>
        <w:autoSpaceDE w:val="0"/>
        <w:autoSpaceDN w:val="0"/>
        <w:spacing w:after="0" w:line="240" w:lineRule="auto"/>
        <w:ind w:left="227"/>
        <w:jc w:val="both"/>
        <w:rPr>
          <w:rFonts w:ascii="Gadugi" w:hAnsi="Gadugi" w:cs="Times New Roman"/>
          <w:spacing w:val="-3"/>
        </w:rPr>
      </w:pPr>
    </w:p>
    <w:p w14:paraId="2CFE1C97" w14:textId="2E570609" w:rsidR="00E178CF" w:rsidRPr="00B94E40" w:rsidRDefault="00E178CF" w:rsidP="00B94E40">
      <w:pPr>
        <w:widowControl w:val="0"/>
        <w:autoSpaceDE w:val="0"/>
        <w:autoSpaceDN w:val="0"/>
        <w:spacing w:after="0" w:line="240" w:lineRule="auto"/>
        <w:jc w:val="both"/>
        <w:rPr>
          <w:rFonts w:ascii="Gadugi" w:hAnsi="Gadugi" w:cs="Times New Roman"/>
        </w:rPr>
      </w:pPr>
      <w:proofErr w:type="spellStart"/>
      <w:r w:rsidRPr="00B94E40">
        <w:rPr>
          <w:rFonts w:ascii="Gadugi" w:hAnsi="Gadugi" w:cs="Times New Roman"/>
        </w:rPr>
        <w:t>Markowski</w:t>
      </w:r>
      <w:proofErr w:type="spellEnd"/>
      <w:r w:rsidRPr="00B94E40">
        <w:rPr>
          <w:rFonts w:ascii="Gadugi" w:hAnsi="Gadugi" w:cs="Times New Roman"/>
        </w:rPr>
        <w:t xml:space="preserve">, </w:t>
      </w:r>
      <w:proofErr w:type="gramStart"/>
      <w:r w:rsidRPr="00B94E40">
        <w:rPr>
          <w:rFonts w:ascii="Gadugi" w:hAnsi="Gadugi" w:cs="Times New Roman"/>
        </w:rPr>
        <w:t>Radoslaw  2006</w:t>
      </w:r>
      <w:proofErr w:type="gramEnd"/>
      <w:r w:rsidRPr="00B94E40">
        <w:rPr>
          <w:rFonts w:ascii="Gadugi" w:hAnsi="Gadugi" w:cs="Times New Roman"/>
        </w:rPr>
        <w:t xml:space="preserve">. 'Political Accountability and Institutional Design in New Democracies', </w:t>
      </w:r>
    </w:p>
    <w:p w14:paraId="2B9BA19A" w14:textId="5296EF44" w:rsidR="00E178CF" w:rsidRPr="00B94E40" w:rsidRDefault="00E178CF" w:rsidP="00B94E40">
      <w:pPr>
        <w:widowControl w:val="0"/>
        <w:autoSpaceDE w:val="0"/>
        <w:autoSpaceDN w:val="0"/>
        <w:spacing w:after="0" w:line="240" w:lineRule="auto"/>
        <w:jc w:val="both"/>
        <w:rPr>
          <w:rFonts w:ascii="Gadugi" w:hAnsi="Gadugi" w:cs="Times New Roman"/>
        </w:rPr>
      </w:pPr>
      <w:r w:rsidRPr="00B94E40">
        <w:rPr>
          <w:rFonts w:ascii="Gadugi" w:hAnsi="Gadugi" w:cs="Times New Roman"/>
        </w:rPr>
        <w:tab/>
      </w:r>
      <w:r w:rsidRPr="00B94E40">
        <w:rPr>
          <w:rFonts w:ascii="Gadugi" w:hAnsi="Gadugi" w:cs="Times New Roman"/>
          <w:i/>
        </w:rPr>
        <w:t xml:space="preserve">International Journal of Sociology, </w:t>
      </w:r>
      <w:r w:rsidRPr="00B94E40">
        <w:rPr>
          <w:rFonts w:ascii="Gadugi" w:hAnsi="Gadugi" w:cs="Times New Roman"/>
        </w:rPr>
        <w:t>36: 45-75</w:t>
      </w:r>
    </w:p>
    <w:p w14:paraId="0C935522" w14:textId="0365E5CA" w:rsidR="007D54BC" w:rsidRPr="00B94E40" w:rsidRDefault="007D54BC" w:rsidP="00B94E40">
      <w:pPr>
        <w:widowControl w:val="0"/>
        <w:autoSpaceDE w:val="0"/>
        <w:autoSpaceDN w:val="0"/>
        <w:spacing w:after="0" w:line="240" w:lineRule="auto"/>
        <w:jc w:val="both"/>
        <w:rPr>
          <w:rFonts w:ascii="Gadugi" w:hAnsi="Gadugi" w:cs="Times New Roman"/>
        </w:rPr>
      </w:pPr>
    </w:p>
    <w:p w14:paraId="0B35B812" w14:textId="608663B8" w:rsidR="007D54BC" w:rsidRPr="00B94E40" w:rsidRDefault="007D54BC" w:rsidP="00B94E40">
      <w:pPr>
        <w:widowControl w:val="0"/>
        <w:autoSpaceDE w:val="0"/>
        <w:autoSpaceDN w:val="0"/>
        <w:spacing w:after="0" w:line="240" w:lineRule="auto"/>
        <w:jc w:val="both"/>
        <w:rPr>
          <w:rFonts w:ascii="Gadugi" w:hAnsi="Gadugi" w:cs="Times New Roman"/>
        </w:rPr>
      </w:pPr>
      <w:proofErr w:type="spellStart"/>
      <w:r w:rsidRPr="00B94E40">
        <w:rPr>
          <w:rFonts w:ascii="Gadugi" w:hAnsi="Gadugi" w:cs="Times New Roman"/>
        </w:rPr>
        <w:t>Markowski</w:t>
      </w:r>
      <w:proofErr w:type="spellEnd"/>
      <w:r w:rsidRPr="00B94E40">
        <w:rPr>
          <w:rFonts w:ascii="Gadugi" w:hAnsi="Gadugi" w:cs="Times New Roman"/>
        </w:rPr>
        <w:t xml:space="preserve">, </w:t>
      </w:r>
      <w:proofErr w:type="spellStart"/>
      <w:r w:rsidRPr="00B94E40">
        <w:rPr>
          <w:rFonts w:ascii="Gadugi" w:hAnsi="Gadugi" w:cs="Times New Roman"/>
        </w:rPr>
        <w:t>Radosław</w:t>
      </w:r>
      <w:proofErr w:type="spellEnd"/>
      <w:r w:rsidRPr="00B94E40">
        <w:rPr>
          <w:rFonts w:ascii="Gadugi" w:hAnsi="Gadugi" w:cs="Times New Roman"/>
        </w:rPr>
        <w:t xml:space="preserve"> 2014. </w:t>
      </w:r>
      <w:r w:rsidRPr="00B94E40">
        <w:rPr>
          <w:rFonts w:ascii="Gadugi" w:hAnsi="Gadugi" w:cs="Times New Roman"/>
          <w:lang w:val="pl-PL"/>
        </w:rPr>
        <w:t xml:space="preserve">'Labirynt </w:t>
      </w:r>
      <w:proofErr w:type="spellStart"/>
      <w:r w:rsidRPr="00B94E40">
        <w:rPr>
          <w:rFonts w:ascii="Gadugi" w:hAnsi="Gadugi" w:cs="Times New Roman"/>
          <w:lang w:val="pl-PL"/>
        </w:rPr>
        <w:t>uczuc</w:t>
      </w:r>
      <w:proofErr w:type="spellEnd"/>
      <w:r w:rsidRPr="00B94E40">
        <w:rPr>
          <w:rFonts w:ascii="Gadugi" w:hAnsi="Gadugi" w:cs="Times New Roman"/>
          <w:lang w:val="pl-PL"/>
        </w:rPr>
        <w:t>. Europejczycy wobec demokracji</w:t>
      </w:r>
      <w:r w:rsidRPr="00B94E40">
        <w:rPr>
          <w:rFonts w:ascii="Gadugi" w:hAnsi="Gadugi" w:cs="Times New Roman"/>
          <w:i/>
          <w:lang w:val="pl-PL"/>
        </w:rPr>
        <w:t xml:space="preserve">. </w:t>
      </w:r>
      <w:proofErr w:type="spellStart"/>
      <w:r w:rsidRPr="00B94E40">
        <w:rPr>
          <w:rFonts w:ascii="Gadugi" w:hAnsi="Gadugi" w:cs="Times New Roman"/>
          <w:i/>
        </w:rPr>
        <w:t>Respublica</w:t>
      </w:r>
      <w:proofErr w:type="spellEnd"/>
      <w:r w:rsidRPr="00B94E40">
        <w:rPr>
          <w:rFonts w:ascii="Gadugi" w:hAnsi="Gadugi" w:cs="Times New Roman"/>
        </w:rPr>
        <w:t xml:space="preserve"> XXVII: 86-94</w:t>
      </w:r>
    </w:p>
    <w:p w14:paraId="26E33F4A" w14:textId="1EAC6183" w:rsidR="0041409C" w:rsidRPr="00B94E40" w:rsidRDefault="0041409C" w:rsidP="00B94E40">
      <w:pPr>
        <w:widowControl w:val="0"/>
        <w:autoSpaceDE w:val="0"/>
        <w:autoSpaceDN w:val="0"/>
        <w:spacing w:after="0" w:line="240" w:lineRule="auto"/>
        <w:jc w:val="both"/>
        <w:rPr>
          <w:rFonts w:ascii="Gadugi" w:hAnsi="Gadugi" w:cs="Times New Roman"/>
        </w:rPr>
      </w:pPr>
    </w:p>
    <w:p w14:paraId="76FFCEEC" w14:textId="1B03D024" w:rsidR="0041409C" w:rsidRPr="00B94E40" w:rsidRDefault="0041409C" w:rsidP="00B94E40">
      <w:pPr>
        <w:pStyle w:val="NoSpacing"/>
        <w:jc w:val="both"/>
        <w:rPr>
          <w:rFonts w:ascii="Gadugi" w:hAnsi="Gadugi"/>
          <w:i/>
        </w:rPr>
      </w:pPr>
      <w:proofErr w:type="spellStart"/>
      <w:r w:rsidRPr="00B94E40">
        <w:rPr>
          <w:rFonts w:ascii="Gadugi" w:hAnsi="Gadugi"/>
        </w:rPr>
        <w:t>Matthes</w:t>
      </w:r>
      <w:proofErr w:type="spellEnd"/>
      <w:r w:rsidRPr="00B94E40">
        <w:rPr>
          <w:rFonts w:ascii="Gadugi" w:hAnsi="Gadugi"/>
        </w:rPr>
        <w:t xml:space="preserve">, </w:t>
      </w:r>
      <w:proofErr w:type="gramStart"/>
      <w:r w:rsidRPr="00B94E40">
        <w:rPr>
          <w:rFonts w:ascii="Gadugi" w:hAnsi="Gadugi"/>
        </w:rPr>
        <w:t xml:space="preserve">Claudia,  </w:t>
      </w:r>
      <w:proofErr w:type="spellStart"/>
      <w:r w:rsidRPr="00B94E40">
        <w:rPr>
          <w:rFonts w:ascii="Gadugi" w:hAnsi="Gadugi"/>
        </w:rPr>
        <w:t>Radosław</w:t>
      </w:r>
      <w:proofErr w:type="spellEnd"/>
      <w:proofErr w:type="gramEnd"/>
      <w:r w:rsidRPr="00B94E40">
        <w:rPr>
          <w:rFonts w:ascii="Gadugi" w:hAnsi="Gadugi"/>
        </w:rPr>
        <w:t xml:space="preserve"> </w:t>
      </w:r>
      <w:proofErr w:type="spellStart"/>
      <w:r w:rsidRPr="00B94E40">
        <w:rPr>
          <w:rFonts w:ascii="Gadugi" w:hAnsi="Gadugi"/>
        </w:rPr>
        <w:t>Markowski</w:t>
      </w:r>
      <w:proofErr w:type="spellEnd"/>
      <w:r w:rsidRPr="00B94E40">
        <w:rPr>
          <w:rFonts w:ascii="Gadugi" w:hAnsi="Gadugi"/>
        </w:rPr>
        <w:t xml:space="preserve">, Frank </w:t>
      </w:r>
      <w:proofErr w:type="spellStart"/>
      <w:r w:rsidRPr="00B94E40">
        <w:rPr>
          <w:rFonts w:ascii="Gadugi" w:hAnsi="Gadugi"/>
        </w:rPr>
        <w:t>Bönker</w:t>
      </w:r>
      <w:proofErr w:type="spellEnd"/>
      <w:r w:rsidRPr="00B94E40">
        <w:rPr>
          <w:rFonts w:ascii="Gadugi" w:hAnsi="Gadugi"/>
        </w:rPr>
        <w:t xml:space="preserve"> 2011.</w:t>
      </w:r>
      <w:r w:rsidRPr="00B94E40">
        <w:rPr>
          <w:rFonts w:ascii="Gadugi" w:hAnsi="Gadugi"/>
          <w:i/>
        </w:rPr>
        <w:t xml:space="preserve"> Sustainable Governance </w:t>
      </w:r>
    </w:p>
    <w:p w14:paraId="4EB23A28" w14:textId="3F4531A5" w:rsidR="0041409C" w:rsidRPr="00B94E40" w:rsidRDefault="0041409C" w:rsidP="00B94E40">
      <w:pPr>
        <w:pStyle w:val="NoSpacing"/>
        <w:ind w:left="720"/>
        <w:jc w:val="both"/>
        <w:rPr>
          <w:rFonts w:ascii="Gadugi" w:hAnsi="Gadugi"/>
        </w:rPr>
      </w:pPr>
      <w:r w:rsidRPr="00B94E40">
        <w:rPr>
          <w:rFonts w:ascii="Gadugi" w:hAnsi="Gadugi"/>
          <w:i/>
        </w:rPr>
        <w:t>Indicators 2011. Poland Report</w:t>
      </w:r>
      <w:r w:rsidRPr="00B94E40">
        <w:rPr>
          <w:rFonts w:ascii="Gadugi" w:hAnsi="Gadugi"/>
        </w:rPr>
        <w:t xml:space="preserve"> [online]. </w:t>
      </w:r>
      <w:proofErr w:type="spellStart"/>
      <w:r w:rsidRPr="00B94E40">
        <w:rPr>
          <w:rFonts w:ascii="Gadugi" w:hAnsi="Gadugi"/>
        </w:rPr>
        <w:t>Dostępny</w:t>
      </w:r>
      <w:proofErr w:type="spellEnd"/>
      <w:r w:rsidRPr="00B94E40">
        <w:rPr>
          <w:rFonts w:ascii="Gadugi" w:hAnsi="Gadugi"/>
        </w:rPr>
        <w:t xml:space="preserve"> w </w:t>
      </w:r>
      <w:proofErr w:type="spellStart"/>
      <w:r w:rsidRPr="00B94E40">
        <w:rPr>
          <w:rFonts w:ascii="Gadugi" w:hAnsi="Gadugi"/>
        </w:rPr>
        <w:t>internecie</w:t>
      </w:r>
      <w:proofErr w:type="spellEnd"/>
      <w:r w:rsidRPr="00B94E40">
        <w:rPr>
          <w:rFonts w:ascii="Gadugi" w:hAnsi="Gadugi"/>
        </w:rPr>
        <w:t xml:space="preserve">: </w:t>
      </w:r>
      <w:hyperlink r:id="rId8" w:history="1">
        <w:r w:rsidRPr="00B94E40">
          <w:rPr>
            <w:rStyle w:val="Hyperlink"/>
            <w:rFonts w:ascii="Gadugi" w:hAnsi="Gadugi"/>
            <w:sz w:val="24"/>
            <w:szCs w:val="24"/>
          </w:rPr>
          <w:t>http://www.sgi-network.org/pdf/SGI11_Poland.pdf</w:t>
        </w:r>
      </w:hyperlink>
      <w:r w:rsidRPr="00B94E40">
        <w:rPr>
          <w:rFonts w:ascii="Gadugi" w:hAnsi="Gadugi"/>
        </w:rPr>
        <w:t xml:space="preserve"> (access: 15.01.2014).</w:t>
      </w:r>
    </w:p>
    <w:p w14:paraId="266DE547" w14:textId="5C8E52EB" w:rsidR="0041409C" w:rsidRPr="00B94E40" w:rsidRDefault="0041409C" w:rsidP="00B94E40">
      <w:pPr>
        <w:widowControl w:val="0"/>
        <w:autoSpaceDE w:val="0"/>
        <w:autoSpaceDN w:val="0"/>
        <w:spacing w:after="0" w:line="240" w:lineRule="auto"/>
        <w:jc w:val="both"/>
        <w:rPr>
          <w:rFonts w:ascii="Gadugi" w:hAnsi="Gadugi" w:cs="Times New Roman"/>
        </w:rPr>
      </w:pPr>
    </w:p>
    <w:p w14:paraId="610198FA" w14:textId="6C4626B6" w:rsidR="00E178CF" w:rsidRPr="00B94E40" w:rsidRDefault="00B31441" w:rsidP="00B94E40">
      <w:pPr>
        <w:pStyle w:val="NoSpacing"/>
        <w:spacing w:line="360" w:lineRule="auto"/>
        <w:jc w:val="both"/>
        <w:rPr>
          <w:rFonts w:ascii="Gadugi" w:hAnsi="Gadugi"/>
          <w:sz w:val="24"/>
          <w:szCs w:val="24"/>
        </w:rPr>
      </w:pPr>
      <w:proofErr w:type="spellStart"/>
      <w:r w:rsidRPr="00B94E40">
        <w:rPr>
          <w:rFonts w:ascii="Gadugi" w:hAnsi="Gadugi"/>
          <w:sz w:val="24"/>
          <w:szCs w:val="24"/>
        </w:rPr>
        <w:t>Meijers</w:t>
      </w:r>
      <w:proofErr w:type="spellEnd"/>
      <w:r w:rsidRPr="00B94E40">
        <w:rPr>
          <w:rFonts w:ascii="Gadugi" w:hAnsi="Gadugi"/>
          <w:sz w:val="24"/>
          <w:szCs w:val="24"/>
        </w:rPr>
        <w:t xml:space="preserve">, Erica, ed. 2011. </w:t>
      </w:r>
      <w:r w:rsidRPr="00B94E40">
        <w:rPr>
          <w:rFonts w:ascii="Gadugi" w:hAnsi="Gadugi"/>
          <w:i/>
          <w:sz w:val="24"/>
          <w:szCs w:val="24"/>
        </w:rPr>
        <w:t xml:space="preserve">Populism in Europe. </w:t>
      </w:r>
      <w:r w:rsidRPr="00B94E40">
        <w:rPr>
          <w:rFonts w:ascii="Gadugi" w:hAnsi="Gadugi"/>
          <w:sz w:val="24"/>
          <w:szCs w:val="24"/>
        </w:rPr>
        <w:t>Brussels: Green European Foundation</w:t>
      </w:r>
    </w:p>
    <w:p w14:paraId="155693E7" w14:textId="706FF4F5" w:rsidR="00F028B4" w:rsidRPr="00B94E40" w:rsidRDefault="003D3052" w:rsidP="00B94E40">
      <w:pPr>
        <w:pStyle w:val="NoSpacing"/>
        <w:jc w:val="both"/>
        <w:rPr>
          <w:rFonts w:ascii="Gadugi" w:hAnsi="Gadugi"/>
          <w:lang w:val="pl-PL"/>
        </w:rPr>
      </w:pPr>
      <w:r w:rsidRPr="00B94E40">
        <w:rPr>
          <w:rFonts w:ascii="Gadugi" w:hAnsi="Gadugi"/>
        </w:rPr>
        <w:t>Moe</w:t>
      </w:r>
      <w:r w:rsidR="002E1E61" w:rsidRPr="00B94E40">
        <w:rPr>
          <w:rFonts w:ascii="Gadugi" w:hAnsi="Gadugi"/>
        </w:rPr>
        <w:t>ller, J</w:t>
      </w:r>
      <w:r w:rsidR="001C7C88" w:rsidRPr="00B94E40">
        <w:rPr>
          <w:rFonts w:ascii="Gadugi" w:hAnsi="Gadugi"/>
        </w:rPr>
        <w:t>orgen and</w:t>
      </w:r>
      <w:r w:rsidR="002E1E61" w:rsidRPr="00B94E40">
        <w:rPr>
          <w:rFonts w:ascii="Gadugi" w:hAnsi="Gadugi"/>
        </w:rPr>
        <w:t xml:space="preserve"> </w:t>
      </w:r>
      <w:proofErr w:type="spellStart"/>
      <w:r w:rsidR="002E1E61" w:rsidRPr="00B94E40">
        <w:rPr>
          <w:rFonts w:ascii="Gadugi" w:hAnsi="Gadugi"/>
        </w:rPr>
        <w:t>S</w:t>
      </w:r>
      <w:r w:rsidR="001C7C88" w:rsidRPr="00B94E40">
        <w:rPr>
          <w:rFonts w:ascii="Gadugi" w:hAnsi="Gadugi"/>
        </w:rPr>
        <w:t>vend</w:t>
      </w:r>
      <w:proofErr w:type="spellEnd"/>
      <w:r w:rsidR="001C7C88" w:rsidRPr="00B94E40">
        <w:rPr>
          <w:rFonts w:ascii="Gadugi" w:hAnsi="Gadugi"/>
        </w:rPr>
        <w:t xml:space="preserve">-Erik </w:t>
      </w:r>
      <w:proofErr w:type="spellStart"/>
      <w:r w:rsidR="001C7C88" w:rsidRPr="00B94E40">
        <w:rPr>
          <w:rFonts w:ascii="Gadugi" w:hAnsi="Gadugi"/>
        </w:rPr>
        <w:t>Skaaning</w:t>
      </w:r>
      <w:proofErr w:type="spellEnd"/>
      <w:r w:rsidR="001C7C88" w:rsidRPr="00B94E40">
        <w:rPr>
          <w:rFonts w:ascii="Gadugi" w:hAnsi="Gadugi"/>
        </w:rPr>
        <w:t xml:space="preserve"> </w:t>
      </w:r>
      <w:r w:rsidR="002E1E61" w:rsidRPr="00B94E40">
        <w:rPr>
          <w:rFonts w:ascii="Gadugi" w:hAnsi="Gadugi"/>
        </w:rPr>
        <w:t>2013. Democracy and Democratization in Comparative Perspective:</w:t>
      </w:r>
      <w:r w:rsidR="00B31441" w:rsidRPr="00B94E40">
        <w:rPr>
          <w:rFonts w:ascii="Gadugi" w:hAnsi="Gadugi"/>
        </w:rPr>
        <w:t xml:space="preserve"> </w:t>
      </w:r>
      <w:r w:rsidR="002E1E61" w:rsidRPr="00B94E40">
        <w:rPr>
          <w:rFonts w:ascii="Gadugi" w:hAnsi="Gadugi"/>
        </w:rPr>
        <w:t xml:space="preserve">Conceptions, Conjectures, Causes, and Consequences. </w:t>
      </w:r>
      <w:r w:rsidR="002E1E61" w:rsidRPr="00B94E40">
        <w:rPr>
          <w:rFonts w:ascii="Gadugi" w:hAnsi="Gadugi"/>
          <w:lang w:val="pl-PL"/>
        </w:rPr>
        <w:t xml:space="preserve">London: </w:t>
      </w:r>
      <w:proofErr w:type="spellStart"/>
      <w:r w:rsidR="002E1E61" w:rsidRPr="00B94E40">
        <w:rPr>
          <w:rFonts w:ascii="Gadugi" w:hAnsi="Gadugi"/>
          <w:lang w:val="pl-PL"/>
        </w:rPr>
        <w:t>Routledge</w:t>
      </w:r>
      <w:proofErr w:type="spellEnd"/>
      <w:r w:rsidR="002E1E61" w:rsidRPr="00B94E40">
        <w:rPr>
          <w:rFonts w:ascii="Gadugi" w:hAnsi="Gadugi"/>
          <w:lang w:val="pl-PL"/>
        </w:rPr>
        <w:t>.</w:t>
      </w:r>
    </w:p>
    <w:p w14:paraId="3574B9AB" w14:textId="1215404F" w:rsidR="00B31441" w:rsidRPr="00B94E40" w:rsidRDefault="00B31441" w:rsidP="00B94E40">
      <w:pPr>
        <w:pStyle w:val="NoSpacing"/>
        <w:jc w:val="both"/>
        <w:rPr>
          <w:rFonts w:ascii="Gadugi" w:hAnsi="Gadugi"/>
          <w:lang w:val="pl-PL"/>
        </w:rPr>
      </w:pPr>
    </w:p>
    <w:p w14:paraId="5A03AA2A" w14:textId="29081280" w:rsidR="00B31441" w:rsidRPr="00B94E40" w:rsidRDefault="00B31441" w:rsidP="00B94E40">
      <w:pPr>
        <w:pStyle w:val="NoSpacing"/>
        <w:jc w:val="both"/>
        <w:rPr>
          <w:rFonts w:ascii="Gadugi" w:hAnsi="Gadugi"/>
          <w:lang w:val="pl-PL"/>
        </w:rPr>
      </w:pPr>
      <w:proofErr w:type="spellStart"/>
      <w:r w:rsidRPr="00B94E40">
        <w:rPr>
          <w:rFonts w:ascii="Gadugi" w:hAnsi="Gadugi"/>
          <w:lang w:val="pl-PL"/>
        </w:rPr>
        <w:t>Moroska</w:t>
      </w:r>
      <w:proofErr w:type="spellEnd"/>
      <w:r w:rsidRPr="00B94E40">
        <w:rPr>
          <w:rFonts w:ascii="Gadugi" w:hAnsi="Gadugi"/>
          <w:lang w:val="pl-PL"/>
        </w:rPr>
        <w:t xml:space="preserve">, Aleksandra 2010. </w:t>
      </w:r>
      <w:r w:rsidRPr="00B94E40">
        <w:rPr>
          <w:rFonts w:ascii="Gadugi" w:hAnsi="Gadugi"/>
          <w:i/>
          <w:lang w:val="pl-PL"/>
        </w:rPr>
        <w:t xml:space="preserve">Prawicowy populizm a </w:t>
      </w:r>
      <w:proofErr w:type="spellStart"/>
      <w:r w:rsidRPr="00B94E40">
        <w:rPr>
          <w:rFonts w:ascii="Gadugi" w:hAnsi="Gadugi"/>
          <w:i/>
          <w:lang w:val="pl-PL"/>
        </w:rPr>
        <w:t>eurosceptycyzm</w:t>
      </w:r>
      <w:proofErr w:type="spellEnd"/>
      <w:r w:rsidRPr="00B94E40">
        <w:rPr>
          <w:rFonts w:ascii="Gadugi" w:hAnsi="Gadugi"/>
          <w:i/>
          <w:lang w:val="pl-PL"/>
        </w:rPr>
        <w:t xml:space="preserve">. </w:t>
      </w:r>
      <w:proofErr w:type="gramStart"/>
      <w:r w:rsidRPr="00B94E40">
        <w:rPr>
          <w:rFonts w:ascii="Gadugi" w:hAnsi="Gadugi"/>
          <w:lang w:val="pl-PL"/>
        </w:rPr>
        <w:t>Wrocław:  Wydawnictwo</w:t>
      </w:r>
      <w:proofErr w:type="gramEnd"/>
      <w:r w:rsidRPr="00B94E40">
        <w:rPr>
          <w:rFonts w:ascii="Gadugi" w:hAnsi="Gadugi"/>
          <w:lang w:val="pl-PL"/>
        </w:rPr>
        <w:t xml:space="preserve"> Uniwersytetu Wrocławskiego</w:t>
      </w:r>
    </w:p>
    <w:p w14:paraId="59A3ED51" w14:textId="35BA7DA9" w:rsidR="002E1E61" w:rsidRPr="00B94E40" w:rsidRDefault="002E1E61" w:rsidP="00B94E40">
      <w:pPr>
        <w:pStyle w:val="NoSpacing"/>
        <w:spacing w:line="360" w:lineRule="auto"/>
        <w:jc w:val="both"/>
        <w:rPr>
          <w:rFonts w:ascii="Gadugi" w:hAnsi="Gadugi"/>
          <w:sz w:val="24"/>
          <w:szCs w:val="24"/>
          <w:lang w:val="pl-PL"/>
        </w:rPr>
      </w:pPr>
    </w:p>
    <w:p w14:paraId="00D41106" w14:textId="1E6F315F" w:rsidR="006A3CE0" w:rsidRPr="00B94E40" w:rsidRDefault="006A3CE0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TimesNewRomanPS-ItalicMT"/>
          <w:i/>
          <w:iCs/>
          <w:sz w:val="24"/>
          <w:szCs w:val="24"/>
        </w:rPr>
      </w:pPr>
      <w:proofErr w:type="spellStart"/>
      <w:r w:rsidRPr="00B40B0A">
        <w:rPr>
          <w:rFonts w:ascii="Gadugi" w:hAnsi="Gadugi" w:cs="TimesNewRomanPSMT"/>
          <w:sz w:val="24"/>
          <w:szCs w:val="24"/>
          <w:lang w:val="pl-PL"/>
          <w:rPrChange w:id="115" w:author="Ben Stanley" w:date="2018-12-05T15:35:00Z">
            <w:rPr>
              <w:rFonts w:ascii="Gadugi" w:hAnsi="Gadugi" w:cs="TimesNewRomanPSMT"/>
              <w:sz w:val="24"/>
              <w:szCs w:val="24"/>
            </w:rPr>
          </w:rPrChange>
        </w:rPr>
        <w:t>Mudde</w:t>
      </w:r>
      <w:proofErr w:type="spellEnd"/>
      <w:r w:rsidRPr="00B40B0A">
        <w:rPr>
          <w:rFonts w:ascii="Gadugi" w:hAnsi="Gadugi" w:cs="TimesNewRomanPSMT"/>
          <w:sz w:val="24"/>
          <w:szCs w:val="24"/>
          <w:lang w:val="pl-PL"/>
          <w:rPrChange w:id="116" w:author="Ben Stanley" w:date="2018-12-05T15:35:00Z">
            <w:rPr>
              <w:rFonts w:ascii="Gadugi" w:hAnsi="Gadugi" w:cs="TimesNewRomanPSMT"/>
              <w:sz w:val="24"/>
              <w:szCs w:val="24"/>
            </w:rPr>
          </w:rPrChange>
        </w:rPr>
        <w:t xml:space="preserve">, </w:t>
      </w:r>
      <w:proofErr w:type="spellStart"/>
      <w:r w:rsidRPr="00B40B0A">
        <w:rPr>
          <w:rFonts w:ascii="Gadugi" w:hAnsi="Gadugi" w:cs="TimesNewRomanPSMT"/>
          <w:sz w:val="24"/>
          <w:szCs w:val="24"/>
          <w:lang w:val="pl-PL"/>
          <w:rPrChange w:id="117" w:author="Ben Stanley" w:date="2018-12-05T15:35:00Z">
            <w:rPr>
              <w:rFonts w:ascii="Gadugi" w:hAnsi="Gadugi" w:cs="TimesNewRomanPSMT"/>
              <w:sz w:val="24"/>
              <w:szCs w:val="24"/>
            </w:rPr>
          </w:rPrChange>
        </w:rPr>
        <w:t>Cas</w:t>
      </w:r>
      <w:proofErr w:type="spellEnd"/>
      <w:r w:rsidRPr="00B40B0A">
        <w:rPr>
          <w:rFonts w:ascii="Gadugi" w:hAnsi="Gadugi" w:cs="TimesNewRomanPSMT"/>
          <w:sz w:val="24"/>
          <w:szCs w:val="24"/>
          <w:lang w:val="pl-PL"/>
          <w:rPrChange w:id="118" w:author="Ben Stanley" w:date="2018-12-05T15:35:00Z">
            <w:rPr>
              <w:rFonts w:ascii="Gadugi" w:hAnsi="Gadugi" w:cs="TimesNewRomanPSMT"/>
              <w:sz w:val="24"/>
              <w:szCs w:val="24"/>
            </w:rPr>
          </w:rPrChange>
        </w:rPr>
        <w:t xml:space="preserve"> and </w:t>
      </w:r>
      <w:proofErr w:type="spellStart"/>
      <w:r w:rsidRPr="00B40B0A">
        <w:rPr>
          <w:rFonts w:ascii="Gadugi" w:hAnsi="Gadugi" w:cs="TimesNewRomanPSMT"/>
          <w:sz w:val="24"/>
          <w:szCs w:val="24"/>
          <w:lang w:val="pl-PL"/>
          <w:rPrChange w:id="119" w:author="Ben Stanley" w:date="2018-12-05T15:35:00Z">
            <w:rPr>
              <w:rFonts w:ascii="Gadugi" w:hAnsi="Gadugi" w:cs="TimesNewRomanPSMT"/>
              <w:sz w:val="24"/>
              <w:szCs w:val="24"/>
            </w:rPr>
          </w:rPrChange>
        </w:rPr>
        <w:t>Crisobal</w:t>
      </w:r>
      <w:proofErr w:type="spellEnd"/>
      <w:r w:rsidRPr="00B40B0A">
        <w:rPr>
          <w:rFonts w:ascii="Gadugi" w:hAnsi="Gadugi" w:cs="TimesNewRomanPSMT"/>
          <w:sz w:val="24"/>
          <w:szCs w:val="24"/>
          <w:lang w:val="pl-PL"/>
          <w:rPrChange w:id="120" w:author="Ben Stanley" w:date="2018-12-05T15:35:00Z">
            <w:rPr>
              <w:rFonts w:ascii="Gadugi" w:hAnsi="Gadugi" w:cs="TimesNewRomanPSMT"/>
              <w:sz w:val="24"/>
              <w:szCs w:val="24"/>
            </w:rPr>
          </w:rPrChange>
        </w:rPr>
        <w:t xml:space="preserve"> </w:t>
      </w:r>
      <w:proofErr w:type="spellStart"/>
      <w:r w:rsidRPr="00B40B0A">
        <w:rPr>
          <w:rFonts w:ascii="Gadugi" w:hAnsi="Gadugi" w:cs="TimesNewRomanPSMT"/>
          <w:sz w:val="24"/>
          <w:szCs w:val="24"/>
          <w:lang w:val="pl-PL"/>
          <w:rPrChange w:id="121" w:author="Ben Stanley" w:date="2018-12-05T15:35:00Z">
            <w:rPr>
              <w:rFonts w:ascii="Gadugi" w:hAnsi="Gadugi" w:cs="TimesNewRomanPSMT"/>
              <w:sz w:val="24"/>
              <w:szCs w:val="24"/>
            </w:rPr>
          </w:rPrChange>
        </w:rPr>
        <w:t>Rovira</w:t>
      </w:r>
      <w:proofErr w:type="spellEnd"/>
      <w:r w:rsidRPr="00B40B0A">
        <w:rPr>
          <w:rFonts w:ascii="Gadugi" w:hAnsi="Gadugi" w:cs="TimesNewRomanPSMT"/>
          <w:sz w:val="24"/>
          <w:szCs w:val="24"/>
          <w:lang w:val="pl-PL"/>
          <w:rPrChange w:id="122" w:author="Ben Stanley" w:date="2018-12-05T15:35:00Z">
            <w:rPr>
              <w:rFonts w:ascii="Gadugi" w:hAnsi="Gadugi" w:cs="TimesNewRomanPSMT"/>
              <w:sz w:val="24"/>
              <w:szCs w:val="24"/>
            </w:rPr>
          </w:rPrChange>
        </w:rPr>
        <w:t xml:space="preserve"> </w:t>
      </w:r>
      <w:proofErr w:type="spellStart"/>
      <w:r w:rsidRPr="00B40B0A">
        <w:rPr>
          <w:rFonts w:ascii="Gadugi" w:hAnsi="Gadugi" w:cs="TimesNewRomanPSMT"/>
          <w:sz w:val="24"/>
          <w:szCs w:val="24"/>
          <w:lang w:val="pl-PL"/>
          <w:rPrChange w:id="123" w:author="Ben Stanley" w:date="2018-12-05T15:35:00Z">
            <w:rPr>
              <w:rFonts w:ascii="Gadugi" w:hAnsi="Gadugi" w:cs="TimesNewRomanPSMT"/>
              <w:sz w:val="24"/>
              <w:szCs w:val="24"/>
            </w:rPr>
          </w:rPrChange>
        </w:rPr>
        <w:t>Kaltwasser</w:t>
      </w:r>
      <w:proofErr w:type="spellEnd"/>
      <w:r w:rsidRPr="00B40B0A">
        <w:rPr>
          <w:rFonts w:ascii="Gadugi" w:hAnsi="Gadugi" w:cs="TimesNewRomanPSMT"/>
          <w:sz w:val="24"/>
          <w:szCs w:val="24"/>
          <w:lang w:val="pl-PL"/>
          <w:rPrChange w:id="124" w:author="Ben Stanley" w:date="2018-12-05T15:35:00Z">
            <w:rPr>
              <w:rFonts w:ascii="Gadugi" w:hAnsi="Gadugi" w:cs="TimesNewRomanPSMT"/>
              <w:sz w:val="24"/>
              <w:szCs w:val="24"/>
            </w:rPr>
          </w:rPrChange>
        </w:rPr>
        <w:t xml:space="preserve">, </w:t>
      </w:r>
      <w:proofErr w:type="spellStart"/>
      <w:r w:rsidRPr="00B40B0A">
        <w:rPr>
          <w:rFonts w:ascii="Gadugi" w:hAnsi="Gadugi" w:cs="TimesNewRomanPSMT"/>
          <w:sz w:val="24"/>
          <w:szCs w:val="24"/>
          <w:lang w:val="pl-PL"/>
          <w:rPrChange w:id="125" w:author="Ben Stanley" w:date="2018-12-05T15:35:00Z">
            <w:rPr>
              <w:rFonts w:ascii="Gadugi" w:hAnsi="Gadugi" w:cs="TimesNewRomanPSMT"/>
              <w:sz w:val="24"/>
              <w:szCs w:val="24"/>
            </w:rPr>
          </w:rPrChange>
        </w:rPr>
        <w:t>eds</w:t>
      </w:r>
      <w:proofErr w:type="spellEnd"/>
      <w:r w:rsidRPr="00B40B0A">
        <w:rPr>
          <w:rFonts w:ascii="Gadugi" w:hAnsi="Gadugi" w:cs="TimesNewRomanPSMT"/>
          <w:sz w:val="24"/>
          <w:szCs w:val="24"/>
          <w:lang w:val="pl-PL"/>
          <w:rPrChange w:id="126" w:author="Ben Stanley" w:date="2018-12-05T15:35:00Z">
            <w:rPr>
              <w:rFonts w:ascii="Gadugi" w:hAnsi="Gadugi" w:cs="TimesNewRomanPSMT"/>
              <w:sz w:val="24"/>
              <w:szCs w:val="24"/>
            </w:rPr>
          </w:rPrChange>
        </w:rPr>
        <w:t xml:space="preserve">. 2012. </w:t>
      </w:r>
      <w:r w:rsidRPr="00B94E40">
        <w:rPr>
          <w:rFonts w:ascii="Gadugi" w:hAnsi="Gadugi" w:cs="TimesNewRomanPS-ItalicMT"/>
          <w:i/>
          <w:iCs/>
          <w:sz w:val="24"/>
          <w:szCs w:val="24"/>
        </w:rPr>
        <w:t xml:space="preserve">Populism in Europe and the Americas: Threat or Corrective for Democracy? </w:t>
      </w:r>
      <w:r w:rsidRPr="00B94E40">
        <w:rPr>
          <w:rFonts w:ascii="Gadugi" w:hAnsi="Gadugi" w:cs="TimesNewRomanPSMT"/>
          <w:sz w:val="24"/>
          <w:szCs w:val="24"/>
        </w:rPr>
        <w:t>Cambridge: Cambridge University Press.</w:t>
      </w:r>
    </w:p>
    <w:p w14:paraId="629DC96D" w14:textId="2AC5D81D" w:rsidR="006A3CE0" w:rsidRPr="00B94E40" w:rsidRDefault="006A3CE0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/>
          <w:sz w:val="24"/>
          <w:szCs w:val="24"/>
          <w:lang w:val="en-GB"/>
        </w:rPr>
      </w:pPr>
    </w:p>
    <w:p w14:paraId="5A4547EB" w14:textId="17E9C14D" w:rsidR="009E07E7" w:rsidRPr="00B94E40" w:rsidRDefault="009E07E7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/>
          <w:sz w:val="24"/>
          <w:szCs w:val="24"/>
          <w:lang w:val="en-GB"/>
        </w:rPr>
      </w:pPr>
      <w:proofErr w:type="spellStart"/>
      <w:r w:rsidRPr="00B94E40">
        <w:rPr>
          <w:rFonts w:ascii="Gadugi" w:hAnsi="Gadugi"/>
          <w:sz w:val="24"/>
          <w:szCs w:val="24"/>
          <w:lang w:val="en-GB"/>
        </w:rPr>
        <w:t>Munck</w:t>
      </w:r>
      <w:proofErr w:type="spellEnd"/>
      <w:r w:rsidRPr="00B94E40">
        <w:rPr>
          <w:rFonts w:ascii="Gadugi" w:hAnsi="Gadugi"/>
          <w:sz w:val="24"/>
          <w:szCs w:val="24"/>
          <w:lang w:val="en-GB"/>
        </w:rPr>
        <w:t xml:space="preserve">, Gerardo. 2009. </w:t>
      </w:r>
      <w:r w:rsidRPr="00B94E40">
        <w:rPr>
          <w:rFonts w:ascii="Gadugi" w:hAnsi="Gadugi"/>
          <w:i/>
          <w:sz w:val="24"/>
          <w:szCs w:val="24"/>
          <w:lang w:val="en-GB"/>
        </w:rPr>
        <w:t xml:space="preserve">Measuring Democracy: A Bridge between Scholarship and Politics. </w:t>
      </w:r>
      <w:r w:rsidRPr="00B94E40">
        <w:rPr>
          <w:rFonts w:ascii="Gadugi" w:hAnsi="Gadugi"/>
          <w:sz w:val="24"/>
          <w:szCs w:val="24"/>
          <w:lang w:val="en-GB"/>
        </w:rPr>
        <w:t>Baltimore: Johns</w:t>
      </w:r>
      <w:r w:rsidR="006A3CE0" w:rsidRPr="00B94E40">
        <w:rPr>
          <w:rFonts w:ascii="Gadugi" w:hAnsi="Gadugi"/>
          <w:sz w:val="24"/>
          <w:szCs w:val="24"/>
          <w:lang w:val="en-GB"/>
        </w:rPr>
        <w:t xml:space="preserve"> </w:t>
      </w:r>
      <w:r w:rsidRPr="00B94E40">
        <w:rPr>
          <w:rFonts w:ascii="Gadugi" w:hAnsi="Gadugi"/>
          <w:sz w:val="24"/>
          <w:szCs w:val="24"/>
          <w:lang w:val="en-GB"/>
        </w:rPr>
        <w:t>Hopkins University Press</w:t>
      </w:r>
    </w:p>
    <w:p w14:paraId="2EE4E833" w14:textId="7DA97592" w:rsidR="006A3CE0" w:rsidRPr="00B94E40" w:rsidRDefault="006A3CE0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Times New Roman"/>
          <w:sz w:val="24"/>
          <w:szCs w:val="24"/>
        </w:rPr>
      </w:pPr>
    </w:p>
    <w:p w14:paraId="1EACC099" w14:textId="1F55C19A" w:rsidR="00A81704" w:rsidRPr="00B94E40" w:rsidRDefault="00A81704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Times New Roman"/>
          <w:sz w:val="24"/>
          <w:szCs w:val="24"/>
        </w:rPr>
      </w:pPr>
      <w:r w:rsidRPr="00B94E40">
        <w:rPr>
          <w:rFonts w:ascii="Gadugi" w:hAnsi="Gadugi" w:cs="Times New Roman"/>
          <w:sz w:val="24"/>
          <w:szCs w:val="24"/>
        </w:rPr>
        <w:t xml:space="preserve">Norris, Pippa 2011. </w:t>
      </w:r>
      <w:r w:rsidRPr="00B94E40">
        <w:rPr>
          <w:rFonts w:ascii="Gadugi" w:hAnsi="Gadugi" w:cs="Times New Roman"/>
          <w:i/>
          <w:iCs/>
          <w:sz w:val="24"/>
          <w:szCs w:val="24"/>
        </w:rPr>
        <w:t xml:space="preserve">Democratic deficit. Critical Citizens Revisited. </w:t>
      </w:r>
      <w:r w:rsidRPr="00B94E40">
        <w:rPr>
          <w:rFonts w:ascii="Gadugi" w:hAnsi="Gadugi" w:cs="Times New Roman"/>
          <w:sz w:val="24"/>
          <w:szCs w:val="24"/>
        </w:rPr>
        <w:t>New York: Cambridge University Press.</w:t>
      </w:r>
    </w:p>
    <w:p w14:paraId="64657FC7" w14:textId="34689C01" w:rsidR="00C836FD" w:rsidRPr="00B94E40" w:rsidRDefault="00C836FD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AdvOTf9433e2d"/>
          <w:sz w:val="24"/>
          <w:szCs w:val="24"/>
        </w:rPr>
      </w:pPr>
      <w:r w:rsidRPr="00B94E40">
        <w:rPr>
          <w:rFonts w:ascii="Gadugi" w:hAnsi="Gadugi" w:cs="AdvOTf9433e2d"/>
          <w:sz w:val="24"/>
          <w:szCs w:val="24"/>
        </w:rPr>
        <w:t>Powell, Bingham and Whitten, G.D. 1993. 'A cross-national analysis of economic voting: Taking</w:t>
      </w:r>
    </w:p>
    <w:p w14:paraId="24E3D919" w14:textId="2BA479D6" w:rsidR="00C836FD" w:rsidRPr="00B94E40" w:rsidRDefault="00C836FD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AdvOTf9433e2d"/>
          <w:sz w:val="24"/>
          <w:szCs w:val="24"/>
        </w:rPr>
      </w:pPr>
      <w:r w:rsidRPr="00B94E40">
        <w:rPr>
          <w:rFonts w:ascii="Gadugi" w:hAnsi="Gadugi" w:cs="AdvOTf9433e2d"/>
          <w:sz w:val="24"/>
          <w:szCs w:val="24"/>
        </w:rPr>
        <w:t>account of the political context'</w:t>
      </w:r>
      <w:r w:rsidRPr="00B94E40">
        <w:rPr>
          <w:rFonts w:ascii="Gadugi" w:hAnsi="Gadugi" w:cs="AdvOTf9433e2d"/>
          <w:i/>
          <w:sz w:val="24"/>
          <w:szCs w:val="24"/>
        </w:rPr>
        <w:t xml:space="preserve">. </w:t>
      </w:r>
      <w:r w:rsidRPr="00B94E40">
        <w:rPr>
          <w:rFonts w:ascii="Gadugi" w:hAnsi="Gadugi" w:cs="AdvOTb4af3d5d.I"/>
          <w:i/>
          <w:sz w:val="24"/>
          <w:szCs w:val="24"/>
        </w:rPr>
        <w:t>American Journal of Political Science</w:t>
      </w:r>
      <w:r w:rsidRPr="00B94E40">
        <w:rPr>
          <w:rFonts w:ascii="Gadugi" w:hAnsi="Gadugi" w:cs="AdvOTb4af3d5d.I"/>
          <w:sz w:val="24"/>
          <w:szCs w:val="24"/>
        </w:rPr>
        <w:t xml:space="preserve"> </w:t>
      </w:r>
      <w:r w:rsidRPr="00B94E40">
        <w:rPr>
          <w:rFonts w:ascii="Gadugi" w:hAnsi="Gadugi" w:cs="AdvOTf9433e2d"/>
          <w:sz w:val="24"/>
          <w:szCs w:val="24"/>
        </w:rPr>
        <w:t>37: 391</w:t>
      </w:r>
      <w:r w:rsidRPr="00B94E40">
        <w:rPr>
          <w:rFonts w:ascii="Gadugi" w:hAnsi="Gadugi" w:cs="AdvOTf9433e2d+20"/>
          <w:sz w:val="24"/>
          <w:szCs w:val="24"/>
        </w:rPr>
        <w:t>–</w:t>
      </w:r>
      <w:r w:rsidRPr="00B94E40">
        <w:rPr>
          <w:rFonts w:ascii="Gadugi" w:hAnsi="Gadugi" w:cs="AdvOTf9433e2d"/>
          <w:sz w:val="24"/>
          <w:szCs w:val="24"/>
        </w:rPr>
        <w:t>414.</w:t>
      </w:r>
    </w:p>
    <w:p w14:paraId="540C6BD2" w14:textId="5FE2DE8E" w:rsidR="00C836FD" w:rsidRPr="00B94E40" w:rsidRDefault="00C836FD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/>
          <w:lang w:eastAsia="de-DE"/>
        </w:rPr>
      </w:pPr>
    </w:p>
    <w:p w14:paraId="7B914C06" w14:textId="7582B7D0" w:rsidR="00E178CF" w:rsidRPr="00B94E40" w:rsidRDefault="00A81704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/>
          <w:lang w:eastAsia="de-DE"/>
        </w:rPr>
      </w:pPr>
      <w:proofErr w:type="spellStart"/>
      <w:r w:rsidRPr="00B94E40">
        <w:rPr>
          <w:rFonts w:ascii="Gadugi" w:hAnsi="Gadugi"/>
          <w:lang w:eastAsia="de-DE"/>
        </w:rPr>
        <w:t>Rohrschneider</w:t>
      </w:r>
      <w:proofErr w:type="spellEnd"/>
      <w:r w:rsidRPr="00B94E40">
        <w:rPr>
          <w:rFonts w:ascii="Gadugi" w:hAnsi="Gadugi"/>
          <w:lang w:eastAsia="de-DE"/>
        </w:rPr>
        <w:t>, Robert and Stephen Whitefield 2012. The Strain of Representation. How Parties</w:t>
      </w:r>
    </w:p>
    <w:p w14:paraId="101E823C" w14:textId="5312E474" w:rsidR="00A81704" w:rsidRPr="00B94E40" w:rsidRDefault="00A81704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/>
          <w:lang w:eastAsia="de-DE"/>
        </w:rPr>
      </w:pPr>
      <w:r w:rsidRPr="00B94E40">
        <w:rPr>
          <w:rFonts w:ascii="Gadugi" w:hAnsi="Gadugi"/>
          <w:lang w:eastAsia="de-DE"/>
        </w:rPr>
        <w:t>Represent Diverse Voters in Western and Eastern Europe. Oxford University Press.</w:t>
      </w:r>
    </w:p>
    <w:p w14:paraId="7D76FB9B" w14:textId="16D31C58" w:rsidR="00E178CF" w:rsidRPr="00B94E40" w:rsidRDefault="00E178CF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/>
          <w:sz w:val="24"/>
          <w:szCs w:val="24"/>
          <w:lang w:val="en-GB"/>
        </w:rPr>
      </w:pPr>
    </w:p>
    <w:p w14:paraId="589F51E8" w14:textId="789D2792" w:rsidR="00A81704" w:rsidRPr="00B94E40" w:rsidRDefault="00E97CAD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/>
          <w:sz w:val="24"/>
          <w:szCs w:val="24"/>
          <w:lang w:val="en-GB"/>
        </w:rPr>
      </w:pPr>
      <w:r w:rsidRPr="00B94E40">
        <w:rPr>
          <w:rFonts w:ascii="Gadugi" w:hAnsi="Gadugi"/>
          <w:sz w:val="24"/>
          <w:szCs w:val="24"/>
          <w:lang w:val="en-GB"/>
        </w:rPr>
        <w:t xml:space="preserve">Saward, </w:t>
      </w:r>
      <w:proofErr w:type="gramStart"/>
      <w:r w:rsidRPr="00B94E40">
        <w:rPr>
          <w:rFonts w:ascii="Gadugi" w:hAnsi="Gadugi"/>
          <w:sz w:val="24"/>
          <w:szCs w:val="24"/>
          <w:lang w:val="en-GB"/>
        </w:rPr>
        <w:t>Michael  2003</w:t>
      </w:r>
      <w:proofErr w:type="gramEnd"/>
      <w:r w:rsidRPr="00B94E40">
        <w:rPr>
          <w:rFonts w:ascii="Gadugi" w:hAnsi="Gadugi"/>
          <w:sz w:val="24"/>
          <w:szCs w:val="24"/>
          <w:lang w:val="en-GB"/>
        </w:rPr>
        <w:t xml:space="preserve">. </w:t>
      </w:r>
      <w:r w:rsidRPr="00B94E40">
        <w:rPr>
          <w:rFonts w:ascii="Gadugi" w:hAnsi="Gadugi"/>
          <w:i/>
          <w:sz w:val="24"/>
          <w:szCs w:val="24"/>
          <w:lang w:val="en-GB"/>
        </w:rPr>
        <w:t xml:space="preserve">Democracy. </w:t>
      </w:r>
      <w:r w:rsidRPr="00B94E40">
        <w:rPr>
          <w:rFonts w:ascii="Gadugi" w:hAnsi="Gadugi"/>
          <w:sz w:val="24"/>
          <w:szCs w:val="24"/>
          <w:lang w:val="en-GB"/>
        </w:rPr>
        <w:t xml:space="preserve"> Cambridge: Polity Press</w:t>
      </w:r>
    </w:p>
    <w:p w14:paraId="6E185BDA" w14:textId="77777777" w:rsidR="00797FA7" w:rsidRPr="00B94E40" w:rsidRDefault="00797FA7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/>
        </w:rPr>
      </w:pPr>
    </w:p>
    <w:p w14:paraId="731620FF" w14:textId="18C437A9" w:rsidR="00E97CAD" w:rsidRPr="00B94E40" w:rsidRDefault="00E97CAD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/>
        </w:rPr>
      </w:pPr>
      <w:r w:rsidRPr="00B94E40">
        <w:rPr>
          <w:rFonts w:ascii="Gadugi" w:hAnsi="Gadugi"/>
        </w:rPr>
        <w:t>Tucker, Joshua</w:t>
      </w:r>
      <w:r w:rsidR="009C278A" w:rsidRPr="00B94E40">
        <w:rPr>
          <w:rFonts w:ascii="Gadugi" w:hAnsi="Gadugi"/>
        </w:rPr>
        <w:t xml:space="preserve"> 2001.</w:t>
      </w:r>
      <w:r w:rsidRPr="00B94E40">
        <w:rPr>
          <w:rFonts w:ascii="Gadugi" w:hAnsi="Gadugi"/>
        </w:rPr>
        <w:t xml:space="preserve"> '</w:t>
      </w:r>
      <w:r w:rsidR="009C278A" w:rsidRPr="00B94E40">
        <w:rPr>
          <w:rFonts w:ascii="Gadugi" w:hAnsi="Gadugi"/>
        </w:rPr>
        <w:t>Economic Conditions and the Vote for Incumbent Parties in Russia, Poland,</w:t>
      </w:r>
    </w:p>
    <w:p w14:paraId="32FCD02C" w14:textId="71CB6B47" w:rsidR="009C278A" w:rsidRPr="00B94E40" w:rsidRDefault="00E178CF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/>
        </w:rPr>
      </w:pPr>
      <w:r w:rsidRPr="00B94E40">
        <w:rPr>
          <w:rFonts w:ascii="Gadugi" w:hAnsi="Gadugi"/>
        </w:rPr>
        <w:tab/>
      </w:r>
      <w:r w:rsidR="009C278A" w:rsidRPr="00B94E40">
        <w:rPr>
          <w:rFonts w:ascii="Gadugi" w:hAnsi="Gadugi"/>
        </w:rPr>
        <w:t>Hungary, Slovakia, and the C</w:t>
      </w:r>
      <w:r w:rsidR="00E97CAD" w:rsidRPr="00B94E40">
        <w:rPr>
          <w:rFonts w:ascii="Gadugi" w:hAnsi="Gadugi"/>
        </w:rPr>
        <w:t>zech Republic from 1990 to 1996</w:t>
      </w:r>
      <w:proofErr w:type="gramStart"/>
      <w:r w:rsidR="00E97CAD" w:rsidRPr="00B94E40">
        <w:rPr>
          <w:rFonts w:ascii="Gadugi" w:hAnsi="Gadugi"/>
        </w:rPr>
        <w:t xml:space="preserve">', </w:t>
      </w:r>
      <w:r w:rsidR="009C278A" w:rsidRPr="00B94E40">
        <w:rPr>
          <w:rFonts w:ascii="Gadugi" w:hAnsi="Gadugi"/>
        </w:rPr>
        <w:t xml:space="preserve"> Post</w:t>
      </w:r>
      <w:proofErr w:type="gramEnd"/>
      <w:r w:rsidR="009C278A" w:rsidRPr="00B94E40">
        <w:rPr>
          <w:rFonts w:ascii="Gadugi" w:hAnsi="Gadugi"/>
        </w:rPr>
        <w:t>-Soviet Affairs</w:t>
      </w:r>
      <w:r w:rsidR="00E97CAD" w:rsidRPr="00B94E40">
        <w:rPr>
          <w:rFonts w:ascii="Gadugi" w:hAnsi="Gadugi"/>
        </w:rPr>
        <w:t xml:space="preserve"> 17, 309–</w:t>
      </w:r>
      <w:r w:rsidR="009C278A" w:rsidRPr="00B94E40">
        <w:rPr>
          <w:rFonts w:ascii="Gadugi" w:hAnsi="Gadugi"/>
        </w:rPr>
        <w:t>31.</w:t>
      </w:r>
    </w:p>
    <w:p w14:paraId="27CAF370" w14:textId="23DF888B" w:rsidR="00AC0B83" w:rsidRPr="00B94E40" w:rsidRDefault="00AC0B83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Times New Roman"/>
          <w:lang w:val="en-GB"/>
        </w:rPr>
      </w:pPr>
    </w:p>
    <w:p w14:paraId="2FE9E628" w14:textId="73FDAD86" w:rsidR="00E178CF" w:rsidRPr="00B94E40" w:rsidRDefault="009C278A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/>
          <w:lang w:val="en-GB"/>
        </w:rPr>
      </w:pPr>
      <w:proofErr w:type="spellStart"/>
      <w:r w:rsidRPr="00B94E40">
        <w:rPr>
          <w:rFonts w:ascii="Gadugi" w:hAnsi="Gadugi"/>
          <w:lang w:val="en-GB"/>
        </w:rPr>
        <w:lastRenderedPageBreak/>
        <w:t>Tworzecki</w:t>
      </w:r>
      <w:proofErr w:type="spellEnd"/>
      <w:r w:rsidRPr="00B94E40">
        <w:rPr>
          <w:rFonts w:ascii="Gadugi" w:hAnsi="Gadugi"/>
          <w:lang w:val="en-GB"/>
        </w:rPr>
        <w:t xml:space="preserve">, </w:t>
      </w:r>
      <w:proofErr w:type="gramStart"/>
      <w:r w:rsidRPr="00B94E40">
        <w:rPr>
          <w:rFonts w:ascii="Gadugi" w:hAnsi="Gadugi"/>
          <w:lang w:val="en-GB"/>
        </w:rPr>
        <w:t>H</w:t>
      </w:r>
      <w:r w:rsidR="00E97CAD" w:rsidRPr="00B94E40">
        <w:rPr>
          <w:rFonts w:ascii="Gadugi" w:hAnsi="Gadugi"/>
          <w:lang w:val="en-GB"/>
        </w:rPr>
        <w:t xml:space="preserve">ubert </w:t>
      </w:r>
      <w:r w:rsidRPr="00B94E40">
        <w:rPr>
          <w:rFonts w:ascii="Gadugi" w:hAnsi="Gadugi"/>
          <w:lang w:val="en-GB"/>
        </w:rPr>
        <w:t xml:space="preserve"> 2003</w:t>
      </w:r>
      <w:proofErr w:type="gramEnd"/>
      <w:r w:rsidRPr="00B94E40">
        <w:rPr>
          <w:rFonts w:ascii="Gadugi" w:hAnsi="Gadugi"/>
          <w:lang w:val="en-GB"/>
        </w:rPr>
        <w:t>. Learning to choose: electoral politics in East-Central Europe. Stanford University</w:t>
      </w:r>
    </w:p>
    <w:p w14:paraId="3B2F5789" w14:textId="55B468C2" w:rsidR="009C278A" w:rsidRPr="00B94E40" w:rsidRDefault="00E178CF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/>
          <w:lang w:val="en-GB"/>
        </w:rPr>
      </w:pPr>
      <w:r w:rsidRPr="00B94E40">
        <w:rPr>
          <w:rFonts w:ascii="Gadugi" w:hAnsi="Gadugi"/>
          <w:lang w:val="en-GB"/>
        </w:rPr>
        <w:t>P</w:t>
      </w:r>
      <w:r w:rsidR="009C278A" w:rsidRPr="00B94E40">
        <w:rPr>
          <w:rFonts w:ascii="Gadugi" w:hAnsi="Gadugi"/>
          <w:lang w:val="en-GB"/>
        </w:rPr>
        <w:t>ress, Stanford.</w:t>
      </w:r>
    </w:p>
    <w:p w14:paraId="223DF5CB" w14:textId="0523B42B" w:rsidR="00A764B3" w:rsidRPr="00B94E40" w:rsidRDefault="00A764B3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Times New Roman"/>
          <w:lang w:val="en-GB"/>
        </w:rPr>
      </w:pPr>
    </w:p>
    <w:p w14:paraId="3E0B2A1D" w14:textId="6716DA2E" w:rsidR="00A764B3" w:rsidRPr="00B94E40" w:rsidRDefault="00A764B3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Times New Roman"/>
          <w:lang w:val="en-GB"/>
        </w:rPr>
      </w:pPr>
      <w:r w:rsidRPr="00B94E40">
        <w:rPr>
          <w:rFonts w:ascii="Gadugi" w:hAnsi="Gadugi" w:cs="Times New Roman"/>
          <w:lang w:val="en-GB"/>
        </w:rPr>
        <w:t xml:space="preserve">Weatherford, </w:t>
      </w:r>
      <w:r w:rsidR="004D06BB" w:rsidRPr="00B94E40">
        <w:rPr>
          <w:rFonts w:ascii="Gadugi" w:hAnsi="Gadugi" w:cs="Times New Roman"/>
          <w:lang w:val="en-GB"/>
        </w:rPr>
        <w:t xml:space="preserve">Stephen 1992. 'Measuring Political legitimacy', </w:t>
      </w:r>
      <w:r w:rsidR="004D06BB" w:rsidRPr="00B94E40">
        <w:rPr>
          <w:rFonts w:ascii="Gadugi" w:hAnsi="Gadugi" w:cs="Times New Roman"/>
          <w:i/>
          <w:lang w:val="en-GB"/>
        </w:rPr>
        <w:t xml:space="preserve">American Political Science Review, </w:t>
      </w:r>
      <w:r w:rsidR="004D06BB" w:rsidRPr="00B94E40">
        <w:rPr>
          <w:rFonts w:ascii="Gadugi" w:hAnsi="Gadugi" w:cs="Times New Roman"/>
          <w:lang w:val="en-GB"/>
        </w:rPr>
        <w:t>86: 149-164</w:t>
      </w:r>
    </w:p>
    <w:p w14:paraId="4D5B6B4F" w14:textId="72BCF3D8" w:rsidR="0076334D" w:rsidRPr="00B94E40" w:rsidRDefault="0076334D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Times New Roman"/>
          <w:sz w:val="24"/>
          <w:szCs w:val="24"/>
          <w:lang w:val="en-GB"/>
        </w:rPr>
      </w:pPr>
    </w:p>
    <w:p w14:paraId="47308832" w14:textId="1557B36D" w:rsidR="00F06C96" w:rsidRPr="00B94E40" w:rsidRDefault="00F06C96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Times New Roman"/>
        </w:rPr>
      </w:pPr>
      <w:proofErr w:type="spellStart"/>
      <w:r w:rsidRPr="00B94E40">
        <w:rPr>
          <w:rFonts w:ascii="Gadugi" w:hAnsi="Gadugi" w:cs="Times New Roman"/>
        </w:rPr>
        <w:t>Seleny</w:t>
      </w:r>
      <w:proofErr w:type="spellEnd"/>
      <w:r w:rsidRPr="00B94E40">
        <w:rPr>
          <w:rFonts w:ascii="Gadugi" w:hAnsi="Gadugi" w:cs="Times New Roman"/>
        </w:rPr>
        <w:t xml:space="preserve">, Anna. 2006. </w:t>
      </w:r>
      <w:r w:rsidRPr="00B94E40">
        <w:rPr>
          <w:rFonts w:ascii="Gadugi" w:hAnsi="Gadugi" w:cs="Times New Roman"/>
          <w:i/>
        </w:rPr>
        <w:t>The Political Economy of State-Society Relations in Hungary and Poland.</w:t>
      </w:r>
      <w:r w:rsidRPr="00B94E40">
        <w:rPr>
          <w:rFonts w:ascii="Gadugi" w:hAnsi="Gadugi" w:cs="Times New Roman"/>
        </w:rPr>
        <w:t xml:space="preserve"> Cambridge: Cambridge University Press.</w:t>
      </w:r>
    </w:p>
    <w:p w14:paraId="2BE5BF7B" w14:textId="200317F1" w:rsidR="008627A8" w:rsidRPr="00B94E40" w:rsidRDefault="008627A8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Frutiger-Roman"/>
          <w:sz w:val="24"/>
          <w:szCs w:val="24"/>
        </w:rPr>
      </w:pPr>
      <w:proofErr w:type="spellStart"/>
      <w:r w:rsidRPr="00B94E40">
        <w:rPr>
          <w:rFonts w:ascii="Gadugi" w:hAnsi="Gadugi" w:cs="Frutiger-Roman"/>
          <w:sz w:val="28"/>
          <w:szCs w:val="28"/>
        </w:rPr>
        <w:t>Streek</w:t>
      </w:r>
      <w:proofErr w:type="spellEnd"/>
      <w:r w:rsidRPr="00B94E40">
        <w:rPr>
          <w:rFonts w:ascii="Gadugi" w:hAnsi="Gadugi" w:cs="Frutiger-Roman"/>
          <w:sz w:val="28"/>
          <w:szCs w:val="28"/>
        </w:rPr>
        <w:t>, Wolfgang 2011. '</w:t>
      </w:r>
      <w:r w:rsidRPr="00B94E40">
        <w:rPr>
          <w:rFonts w:ascii="Gadugi" w:hAnsi="Gadugi" w:cs="Frutiger-Bold"/>
          <w:bCs/>
          <w:sz w:val="28"/>
          <w:szCs w:val="28"/>
        </w:rPr>
        <w:t xml:space="preserve">The Crisis in Context: </w:t>
      </w:r>
      <w:r w:rsidRPr="00B94E40">
        <w:rPr>
          <w:rFonts w:ascii="Gadugi" w:hAnsi="Gadugi" w:cs="Frutiger-Roman"/>
          <w:sz w:val="28"/>
          <w:szCs w:val="28"/>
        </w:rPr>
        <w:t>Democratic Capitalism and Its Contradictions</w:t>
      </w:r>
      <w:proofErr w:type="gramStart"/>
      <w:r w:rsidRPr="00B94E40">
        <w:rPr>
          <w:rFonts w:ascii="Gadugi" w:hAnsi="Gadugi" w:cs="Frutiger-Roman"/>
          <w:sz w:val="28"/>
          <w:szCs w:val="28"/>
        </w:rPr>
        <w:t>' .</w:t>
      </w:r>
      <w:proofErr w:type="gramEnd"/>
      <w:r w:rsidRPr="00B94E40">
        <w:rPr>
          <w:rFonts w:ascii="Gadugi" w:hAnsi="Gadugi" w:cs="Frutiger-Roman"/>
          <w:sz w:val="28"/>
          <w:szCs w:val="28"/>
        </w:rPr>
        <w:t xml:space="preserve"> </w:t>
      </w:r>
      <w:proofErr w:type="spellStart"/>
      <w:r w:rsidRPr="00B94E40">
        <w:rPr>
          <w:rFonts w:ascii="Gadugi" w:hAnsi="Gadugi" w:cs="Frutiger-Roman"/>
          <w:sz w:val="24"/>
          <w:szCs w:val="24"/>
        </w:rPr>
        <w:t>MPIfG</w:t>
      </w:r>
      <w:proofErr w:type="spellEnd"/>
      <w:r w:rsidRPr="00B94E40">
        <w:rPr>
          <w:rFonts w:ascii="Gadugi" w:hAnsi="Gadugi" w:cs="Frutiger-Roman"/>
          <w:sz w:val="24"/>
          <w:szCs w:val="24"/>
        </w:rPr>
        <w:t xml:space="preserve"> Discussion Paper 11/15</w:t>
      </w:r>
    </w:p>
    <w:p w14:paraId="27EF98F1" w14:textId="31BA38B1" w:rsidR="008627A8" w:rsidRPr="00B94E40" w:rsidRDefault="008627A8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Frutiger-Bold"/>
          <w:b/>
          <w:bCs/>
          <w:sz w:val="28"/>
          <w:szCs w:val="28"/>
        </w:rPr>
      </w:pPr>
    </w:p>
    <w:p w14:paraId="2DCB256D" w14:textId="501DA45C" w:rsidR="008627A8" w:rsidRPr="00B94E40" w:rsidRDefault="008627A8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Times New Roman"/>
        </w:rPr>
      </w:pPr>
    </w:p>
    <w:p w14:paraId="65679233" w14:textId="11A51AFD" w:rsidR="00F06C96" w:rsidRPr="00B94E40" w:rsidRDefault="00F06C96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Times New Roman"/>
          <w:lang w:val="pl-PL"/>
        </w:rPr>
      </w:pPr>
      <w:r w:rsidRPr="00B94E40">
        <w:rPr>
          <w:rFonts w:ascii="Gadugi" w:hAnsi="Gadugi" w:cs="Times New Roman"/>
        </w:rPr>
        <w:t xml:space="preserve">Tilly, Charles and Robert E. </w:t>
      </w:r>
      <w:proofErr w:type="spellStart"/>
      <w:r w:rsidRPr="00B94E40">
        <w:rPr>
          <w:rFonts w:ascii="Gadugi" w:hAnsi="Gadugi" w:cs="Times New Roman"/>
        </w:rPr>
        <w:t>Goodin</w:t>
      </w:r>
      <w:proofErr w:type="spellEnd"/>
      <w:r w:rsidRPr="00B94E40">
        <w:rPr>
          <w:rFonts w:ascii="Gadugi" w:hAnsi="Gadugi" w:cs="Times New Roman"/>
        </w:rPr>
        <w:t xml:space="preserve">. 2006. “It Depends.” In </w:t>
      </w:r>
      <w:proofErr w:type="gramStart"/>
      <w:r w:rsidRPr="00B94E40">
        <w:rPr>
          <w:rFonts w:ascii="Gadugi" w:hAnsi="Gadugi" w:cs="Times New Roman"/>
          <w:i/>
        </w:rPr>
        <w:t>The</w:t>
      </w:r>
      <w:proofErr w:type="gramEnd"/>
      <w:r w:rsidRPr="00B94E40">
        <w:rPr>
          <w:rFonts w:ascii="Gadugi" w:hAnsi="Gadugi" w:cs="Times New Roman"/>
          <w:i/>
        </w:rPr>
        <w:t xml:space="preserve"> Oxford Handbook of Contextual Political Analysis</w:t>
      </w:r>
      <w:r w:rsidRPr="00B94E40">
        <w:rPr>
          <w:rFonts w:ascii="Gadugi" w:hAnsi="Gadugi" w:cs="Times New Roman"/>
        </w:rPr>
        <w:t xml:space="preserve">, edited by Robert E. </w:t>
      </w:r>
      <w:proofErr w:type="spellStart"/>
      <w:r w:rsidRPr="00B94E40">
        <w:rPr>
          <w:rFonts w:ascii="Gadugi" w:hAnsi="Gadugi" w:cs="Times New Roman"/>
        </w:rPr>
        <w:t>Goodin</w:t>
      </w:r>
      <w:proofErr w:type="spellEnd"/>
      <w:r w:rsidRPr="00B94E40">
        <w:rPr>
          <w:rFonts w:ascii="Gadugi" w:hAnsi="Gadugi" w:cs="Times New Roman"/>
        </w:rPr>
        <w:t xml:space="preserve"> and Charles Tilly, 3-32. </w:t>
      </w:r>
      <w:r w:rsidRPr="00B94E40">
        <w:rPr>
          <w:rFonts w:ascii="Gadugi" w:hAnsi="Gadugi" w:cs="Times New Roman"/>
          <w:lang w:val="pl-PL"/>
        </w:rPr>
        <w:t>Oxford: Oxford University Press.</w:t>
      </w:r>
    </w:p>
    <w:p w14:paraId="516092EE" w14:textId="060910BD" w:rsidR="003508F5" w:rsidRPr="00B94E40" w:rsidRDefault="003508F5" w:rsidP="00B94E40">
      <w:pPr>
        <w:autoSpaceDE w:val="0"/>
        <w:autoSpaceDN w:val="0"/>
        <w:adjustRightInd w:val="0"/>
        <w:spacing w:after="0" w:line="240" w:lineRule="auto"/>
        <w:jc w:val="both"/>
        <w:rPr>
          <w:rFonts w:ascii="Gadugi" w:hAnsi="Gadugi" w:cs="Times New Roman"/>
          <w:spacing w:val="-3"/>
          <w:lang w:val="pl-PL"/>
        </w:rPr>
      </w:pPr>
    </w:p>
    <w:p w14:paraId="00F19D97" w14:textId="291A7BB2" w:rsidR="00F06C96" w:rsidRPr="00B94E40" w:rsidRDefault="007107C5" w:rsidP="00B94E40">
      <w:pPr>
        <w:autoSpaceDE w:val="0"/>
        <w:autoSpaceDN w:val="0"/>
        <w:adjustRightInd w:val="0"/>
        <w:spacing w:after="0" w:line="360" w:lineRule="auto"/>
        <w:jc w:val="both"/>
        <w:rPr>
          <w:rFonts w:ascii="Gadugi" w:hAnsi="Gadugi" w:cs="Times New Roman"/>
          <w:sz w:val="24"/>
          <w:szCs w:val="24"/>
          <w:lang w:val="pl-PL"/>
        </w:rPr>
      </w:pPr>
      <w:proofErr w:type="spellStart"/>
      <w:r w:rsidRPr="00B94E40">
        <w:rPr>
          <w:rFonts w:ascii="Gadugi" w:hAnsi="Gadugi" w:cs="Times New Roman"/>
          <w:sz w:val="24"/>
          <w:szCs w:val="24"/>
          <w:lang w:val="pl-PL"/>
        </w:rPr>
        <w:t>Wilkinson</w:t>
      </w:r>
      <w:proofErr w:type="spellEnd"/>
      <w:r w:rsidRPr="00B94E40">
        <w:rPr>
          <w:rFonts w:ascii="Gadugi" w:hAnsi="Gadugi" w:cs="Times New Roman"/>
          <w:sz w:val="24"/>
          <w:szCs w:val="24"/>
          <w:lang w:val="pl-PL"/>
        </w:rPr>
        <w:t xml:space="preserve">, Richard &amp; </w:t>
      </w:r>
      <w:proofErr w:type="spellStart"/>
      <w:r w:rsidRPr="00B94E40">
        <w:rPr>
          <w:rFonts w:ascii="Gadugi" w:hAnsi="Gadugi" w:cs="Times New Roman"/>
          <w:sz w:val="24"/>
          <w:szCs w:val="24"/>
          <w:lang w:val="pl-PL"/>
        </w:rPr>
        <w:t>Kate</w:t>
      </w:r>
      <w:proofErr w:type="spellEnd"/>
      <w:r w:rsidRPr="00B94E40">
        <w:rPr>
          <w:rFonts w:ascii="Gadugi" w:hAnsi="Gadugi" w:cs="Times New Roman"/>
          <w:sz w:val="24"/>
          <w:szCs w:val="24"/>
          <w:lang w:val="pl-PL"/>
        </w:rPr>
        <w:t xml:space="preserve"> </w:t>
      </w:r>
      <w:proofErr w:type="spellStart"/>
      <w:proofErr w:type="gramStart"/>
      <w:r w:rsidRPr="00B94E40">
        <w:rPr>
          <w:rFonts w:ascii="Gadugi" w:hAnsi="Gadugi" w:cs="Times New Roman"/>
          <w:sz w:val="24"/>
          <w:szCs w:val="24"/>
          <w:lang w:val="pl-PL"/>
        </w:rPr>
        <w:t>Pickett</w:t>
      </w:r>
      <w:proofErr w:type="spellEnd"/>
      <w:r w:rsidRPr="00B94E40">
        <w:rPr>
          <w:rFonts w:ascii="Gadugi" w:hAnsi="Gadugi" w:cs="Times New Roman"/>
          <w:sz w:val="24"/>
          <w:szCs w:val="24"/>
          <w:lang w:val="pl-PL"/>
        </w:rPr>
        <w:t xml:space="preserve">  2011.</w:t>
      </w:r>
      <w:proofErr w:type="gramEnd"/>
      <w:r w:rsidRPr="00B94E40">
        <w:rPr>
          <w:rFonts w:ascii="Gadugi" w:hAnsi="Gadugi" w:cs="Times New Roman"/>
          <w:sz w:val="24"/>
          <w:szCs w:val="24"/>
          <w:lang w:val="pl-PL"/>
        </w:rPr>
        <w:t xml:space="preserve"> </w:t>
      </w:r>
      <w:r w:rsidRPr="00B94E40">
        <w:rPr>
          <w:rFonts w:ascii="Gadugi" w:hAnsi="Gadugi" w:cs="Times New Roman"/>
          <w:i/>
          <w:sz w:val="24"/>
          <w:szCs w:val="24"/>
          <w:lang w:val="pl-PL"/>
        </w:rPr>
        <w:t>Duch równo</w:t>
      </w:r>
      <w:r w:rsidRPr="00B94E40">
        <w:rPr>
          <w:rFonts w:ascii="Calibri" w:hAnsi="Calibri" w:cs="Calibri"/>
          <w:i/>
          <w:sz w:val="24"/>
          <w:szCs w:val="24"/>
          <w:lang w:val="pl-PL"/>
        </w:rPr>
        <w:t>ś</w:t>
      </w:r>
      <w:r w:rsidRPr="00B94E40">
        <w:rPr>
          <w:rFonts w:ascii="Gadugi" w:hAnsi="Gadugi" w:cs="Times New Roman"/>
          <w:i/>
          <w:sz w:val="24"/>
          <w:szCs w:val="24"/>
          <w:lang w:val="pl-PL"/>
        </w:rPr>
        <w:t xml:space="preserve">ci: </w:t>
      </w:r>
      <w:proofErr w:type="gramStart"/>
      <w:r w:rsidRPr="00B94E40">
        <w:rPr>
          <w:rFonts w:ascii="Gadugi" w:hAnsi="Gadugi" w:cs="Times New Roman"/>
          <w:i/>
          <w:sz w:val="24"/>
          <w:szCs w:val="24"/>
          <w:lang w:val="pl-PL"/>
        </w:rPr>
        <w:t>tam</w:t>
      </w:r>
      <w:proofErr w:type="gramEnd"/>
      <w:r w:rsidRPr="00B94E40">
        <w:rPr>
          <w:rFonts w:ascii="Gadugi" w:hAnsi="Gadugi" w:cs="Times New Roman"/>
          <w:i/>
          <w:sz w:val="24"/>
          <w:szCs w:val="24"/>
          <w:lang w:val="pl-PL"/>
        </w:rPr>
        <w:t xml:space="preserve"> gdzie p</w:t>
      </w:r>
      <w:r w:rsidR="00055335" w:rsidRPr="00B94E40">
        <w:rPr>
          <w:rFonts w:ascii="Gadugi" w:hAnsi="Gadugi" w:cs="Times New Roman"/>
          <w:i/>
          <w:sz w:val="24"/>
          <w:szCs w:val="24"/>
          <w:lang w:val="pl-PL"/>
        </w:rPr>
        <w:t>anuje równo</w:t>
      </w:r>
      <w:r w:rsidR="00055335" w:rsidRPr="00B94E40">
        <w:rPr>
          <w:rFonts w:ascii="Calibri" w:hAnsi="Calibri" w:cs="Calibri"/>
          <w:i/>
          <w:sz w:val="24"/>
          <w:szCs w:val="24"/>
          <w:lang w:val="pl-PL"/>
        </w:rPr>
        <w:t>ść</w:t>
      </w:r>
      <w:r w:rsidRPr="00B94E40">
        <w:rPr>
          <w:rFonts w:ascii="Gadugi" w:hAnsi="Gadugi" w:cs="Times New Roman"/>
          <w:i/>
          <w:sz w:val="24"/>
          <w:szCs w:val="24"/>
          <w:lang w:val="pl-PL"/>
        </w:rPr>
        <w:t xml:space="preserve">, tam wszystkim </w:t>
      </w:r>
      <w:r w:rsidRPr="00B94E40">
        <w:rPr>
          <w:rFonts w:ascii="Calibri" w:hAnsi="Calibri" w:cs="Calibri"/>
          <w:i/>
          <w:sz w:val="24"/>
          <w:szCs w:val="24"/>
          <w:lang w:val="pl-PL"/>
        </w:rPr>
        <w:t>ż</w:t>
      </w:r>
      <w:r w:rsidRPr="00B94E40">
        <w:rPr>
          <w:rFonts w:ascii="Gadugi" w:hAnsi="Gadugi" w:cs="Times New Roman"/>
          <w:i/>
          <w:sz w:val="24"/>
          <w:szCs w:val="24"/>
          <w:lang w:val="pl-PL"/>
        </w:rPr>
        <w:t xml:space="preserve">yje się lepiej. </w:t>
      </w:r>
      <w:r w:rsidRPr="00B94E40">
        <w:rPr>
          <w:rFonts w:ascii="Gadugi" w:hAnsi="Gadugi" w:cs="Times New Roman"/>
          <w:sz w:val="24"/>
          <w:szCs w:val="24"/>
          <w:lang w:val="pl-PL"/>
        </w:rPr>
        <w:t xml:space="preserve"> Warszawa: Wydawnictwo Czarna Owca</w:t>
      </w:r>
    </w:p>
    <w:p w14:paraId="50375743" w14:textId="77777777" w:rsidR="0076334D" w:rsidRPr="007107C5" w:rsidRDefault="0076334D" w:rsidP="00787E9B">
      <w:pPr>
        <w:ind w:right="-233"/>
        <w:rPr>
          <w:rFonts w:ascii="Times New Roman" w:hAnsi="Times New Roman" w:cs="Times New Roman"/>
          <w:sz w:val="24"/>
          <w:szCs w:val="24"/>
          <w:lang w:val="pl-PL"/>
        </w:rPr>
      </w:pPr>
    </w:p>
    <w:sectPr w:rsidR="0076334D" w:rsidRPr="007107C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50823C" w14:textId="77777777" w:rsidR="00B6677C" w:rsidRDefault="00B6677C" w:rsidP="00F527C8">
      <w:pPr>
        <w:spacing w:after="0" w:line="240" w:lineRule="auto"/>
      </w:pPr>
      <w:r>
        <w:separator/>
      </w:r>
    </w:p>
  </w:endnote>
  <w:endnote w:type="continuationSeparator" w:id="0">
    <w:p w14:paraId="1A6DA90B" w14:textId="77777777" w:rsidR="00B6677C" w:rsidRDefault="00B6677C" w:rsidP="00F5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Calibri"/>
    <w:panose1 w:val="020B0604020202020204"/>
    <w:charset w:val="EE"/>
    <w:family w:val="swiss"/>
    <w:pitch w:val="variable"/>
    <w:sig w:usb0="E4002EFF" w:usb1="C000E47F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TimesNewRomanPSMT">
    <w:altName w:val="Times New Roman"/>
    <w:panose1 w:val="020B0604020202020204"/>
    <w:charset w:val="00"/>
    <w:family w:val="roman"/>
    <w:notTrueType/>
    <w:pitch w:val="default"/>
    <w:sig w:usb0="00000001" w:usb1="00000000" w:usb2="00000000" w:usb3="00000000" w:csb0="00000003" w:csb1="00000000"/>
  </w:font>
  <w:font w:name="TimesNewRomanPS-Italic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dvOTf9433e2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dvOTb4af3d5d.I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dvOTf9433e2d+20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Frutiger-Roman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Frutiger-Bold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180D8C" w14:textId="77777777" w:rsidR="00B6677C" w:rsidRDefault="00B6677C" w:rsidP="00F527C8">
      <w:pPr>
        <w:spacing w:after="0" w:line="240" w:lineRule="auto"/>
      </w:pPr>
      <w:r>
        <w:separator/>
      </w:r>
    </w:p>
  </w:footnote>
  <w:footnote w:type="continuationSeparator" w:id="0">
    <w:p w14:paraId="53F4973B" w14:textId="77777777" w:rsidR="00B6677C" w:rsidRDefault="00B6677C" w:rsidP="00F52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6C155C"/>
    <w:multiLevelType w:val="hybridMultilevel"/>
    <w:tmpl w:val="321249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A22E3F"/>
    <w:multiLevelType w:val="hybridMultilevel"/>
    <w:tmpl w:val="ABFEC9C2"/>
    <w:lvl w:ilvl="0" w:tplc="A9524E46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en Stanley">
    <w15:presenceInfo w15:providerId="Windows Live" w15:userId="a17198402de9b7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5D3"/>
    <w:rsid w:val="00001EE1"/>
    <w:rsid w:val="000044DC"/>
    <w:rsid w:val="00004FF9"/>
    <w:rsid w:val="00005018"/>
    <w:rsid w:val="000050E6"/>
    <w:rsid w:val="0000564C"/>
    <w:rsid w:val="00006267"/>
    <w:rsid w:val="000127CA"/>
    <w:rsid w:val="000146B3"/>
    <w:rsid w:val="000152EE"/>
    <w:rsid w:val="00015626"/>
    <w:rsid w:val="00016E27"/>
    <w:rsid w:val="000215DD"/>
    <w:rsid w:val="00021A36"/>
    <w:rsid w:val="00021C8B"/>
    <w:rsid w:val="00024BCD"/>
    <w:rsid w:val="00024E83"/>
    <w:rsid w:val="0002529F"/>
    <w:rsid w:val="000253E3"/>
    <w:rsid w:val="000255A7"/>
    <w:rsid w:val="00026E33"/>
    <w:rsid w:val="00030151"/>
    <w:rsid w:val="000344DA"/>
    <w:rsid w:val="000354D5"/>
    <w:rsid w:val="000365EC"/>
    <w:rsid w:val="00037351"/>
    <w:rsid w:val="000377AF"/>
    <w:rsid w:val="000378C6"/>
    <w:rsid w:val="00037DB2"/>
    <w:rsid w:val="000428AC"/>
    <w:rsid w:val="00043A80"/>
    <w:rsid w:val="000454F5"/>
    <w:rsid w:val="00046008"/>
    <w:rsid w:val="00047FAC"/>
    <w:rsid w:val="0005013D"/>
    <w:rsid w:val="00050B84"/>
    <w:rsid w:val="0005188D"/>
    <w:rsid w:val="00052A6E"/>
    <w:rsid w:val="000532FF"/>
    <w:rsid w:val="00053DB7"/>
    <w:rsid w:val="00053E1A"/>
    <w:rsid w:val="00054914"/>
    <w:rsid w:val="00055335"/>
    <w:rsid w:val="00056726"/>
    <w:rsid w:val="0006065D"/>
    <w:rsid w:val="00061992"/>
    <w:rsid w:val="00064F55"/>
    <w:rsid w:val="000707E3"/>
    <w:rsid w:val="00071855"/>
    <w:rsid w:val="00072452"/>
    <w:rsid w:val="000744CA"/>
    <w:rsid w:val="0007634E"/>
    <w:rsid w:val="0007778A"/>
    <w:rsid w:val="00081598"/>
    <w:rsid w:val="0008253C"/>
    <w:rsid w:val="0008340D"/>
    <w:rsid w:val="00083F7A"/>
    <w:rsid w:val="00084FDB"/>
    <w:rsid w:val="00085742"/>
    <w:rsid w:val="0008731A"/>
    <w:rsid w:val="0008749E"/>
    <w:rsid w:val="00087609"/>
    <w:rsid w:val="000976AF"/>
    <w:rsid w:val="000A1258"/>
    <w:rsid w:val="000A536D"/>
    <w:rsid w:val="000A59B5"/>
    <w:rsid w:val="000A5C35"/>
    <w:rsid w:val="000A5CF6"/>
    <w:rsid w:val="000B1922"/>
    <w:rsid w:val="000B1F1F"/>
    <w:rsid w:val="000B25C4"/>
    <w:rsid w:val="000B26BC"/>
    <w:rsid w:val="000B2C51"/>
    <w:rsid w:val="000B39F0"/>
    <w:rsid w:val="000B3F89"/>
    <w:rsid w:val="000B5440"/>
    <w:rsid w:val="000B6AD1"/>
    <w:rsid w:val="000C1506"/>
    <w:rsid w:val="000C256A"/>
    <w:rsid w:val="000C52DC"/>
    <w:rsid w:val="000C6486"/>
    <w:rsid w:val="000C66AD"/>
    <w:rsid w:val="000D0054"/>
    <w:rsid w:val="000D0BDA"/>
    <w:rsid w:val="000D0BF6"/>
    <w:rsid w:val="000D1C66"/>
    <w:rsid w:val="000D1E09"/>
    <w:rsid w:val="000D2656"/>
    <w:rsid w:val="000D3A2A"/>
    <w:rsid w:val="000D7285"/>
    <w:rsid w:val="000E03EF"/>
    <w:rsid w:val="000E2034"/>
    <w:rsid w:val="000E2C5C"/>
    <w:rsid w:val="000E555C"/>
    <w:rsid w:val="000E5757"/>
    <w:rsid w:val="000E5EB8"/>
    <w:rsid w:val="000E697C"/>
    <w:rsid w:val="000E6B79"/>
    <w:rsid w:val="000F0A9F"/>
    <w:rsid w:val="000F2923"/>
    <w:rsid w:val="000F7820"/>
    <w:rsid w:val="001002A0"/>
    <w:rsid w:val="00101E6B"/>
    <w:rsid w:val="0010212F"/>
    <w:rsid w:val="001040F3"/>
    <w:rsid w:val="0011180A"/>
    <w:rsid w:val="00111DAA"/>
    <w:rsid w:val="001139EE"/>
    <w:rsid w:val="00114B97"/>
    <w:rsid w:val="001176E8"/>
    <w:rsid w:val="001204C5"/>
    <w:rsid w:val="00122103"/>
    <w:rsid w:val="00124861"/>
    <w:rsid w:val="0012652A"/>
    <w:rsid w:val="00127DC8"/>
    <w:rsid w:val="0013109E"/>
    <w:rsid w:val="00131E20"/>
    <w:rsid w:val="001334FD"/>
    <w:rsid w:val="001341C0"/>
    <w:rsid w:val="0013628B"/>
    <w:rsid w:val="00136CCA"/>
    <w:rsid w:val="00140827"/>
    <w:rsid w:val="001408DE"/>
    <w:rsid w:val="0014142F"/>
    <w:rsid w:val="00142B2B"/>
    <w:rsid w:val="00145B8F"/>
    <w:rsid w:val="001504CC"/>
    <w:rsid w:val="0015158E"/>
    <w:rsid w:val="00152356"/>
    <w:rsid w:val="00153DC2"/>
    <w:rsid w:val="00156FAF"/>
    <w:rsid w:val="00163803"/>
    <w:rsid w:val="00163C42"/>
    <w:rsid w:val="001649E0"/>
    <w:rsid w:val="00164B83"/>
    <w:rsid w:val="00165616"/>
    <w:rsid w:val="001675F7"/>
    <w:rsid w:val="001676ED"/>
    <w:rsid w:val="00171725"/>
    <w:rsid w:val="00172842"/>
    <w:rsid w:val="00173E1A"/>
    <w:rsid w:val="0017490D"/>
    <w:rsid w:val="00176AA5"/>
    <w:rsid w:val="00176C12"/>
    <w:rsid w:val="001813F3"/>
    <w:rsid w:val="001820A3"/>
    <w:rsid w:val="00182134"/>
    <w:rsid w:val="00183031"/>
    <w:rsid w:val="00184C8B"/>
    <w:rsid w:val="0018532E"/>
    <w:rsid w:val="00186E22"/>
    <w:rsid w:val="00190E0A"/>
    <w:rsid w:val="00192D29"/>
    <w:rsid w:val="00195BDB"/>
    <w:rsid w:val="001975F3"/>
    <w:rsid w:val="00197818"/>
    <w:rsid w:val="001A0074"/>
    <w:rsid w:val="001A22AD"/>
    <w:rsid w:val="001A2CD3"/>
    <w:rsid w:val="001A3583"/>
    <w:rsid w:val="001A409B"/>
    <w:rsid w:val="001A5631"/>
    <w:rsid w:val="001A6E23"/>
    <w:rsid w:val="001A727A"/>
    <w:rsid w:val="001A753A"/>
    <w:rsid w:val="001B08FC"/>
    <w:rsid w:val="001B351D"/>
    <w:rsid w:val="001B707A"/>
    <w:rsid w:val="001C01D2"/>
    <w:rsid w:val="001C0894"/>
    <w:rsid w:val="001C169D"/>
    <w:rsid w:val="001C3A9C"/>
    <w:rsid w:val="001C5CB1"/>
    <w:rsid w:val="001C67B6"/>
    <w:rsid w:val="001C6E4D"/>
    <w:rsid w:val="001C6E7B"/>
    <w:rsid w:val="001C7C88"/>
    <w:rsid w:val="001D0DC5"/>
    <w:rsid w:val="001D3307"/>
    <w:rsid w:val="001D3E06"/>
    <w:rsid w:val="001D6503"/>
    <w:rsid w:val="001D6D91"/>
    <w:rsid w:val="001E0EC6"/>
    <w:rsid w:val="001E1FFD"/>
    <w:rsid w:val="001E26F6"/>
    <w:rsid w:val="001E3872"/>
    <w:rsid w:val="001E438C"/>
    <w:rsid w:val="001E463B"/>
    <w:rsid w:val="001E5CA9"/>
    <w:rsid w:val="001E7EAE"/>
    <w:rsid w:val="001F29DC"/>
    <w:rsid w:val="001F2A2A"/>
    <w:rsid w:val="001F3780"/>
    <w:rsid w:val="001F6B05"/>
    <w:rsid w:val="001F71DB"/>
    <w:rsid w:val="001F747B"/>
    <w:rsid w:val="002002A0"/>
    <w:rsid w:val="00201763"/>
    <w:rsid w:val="00205290"/>
    <w:rsid w:val="00205B8A"/>
    <w:rsid w:val="00206AC2"/>
    <w:rsid w:val="0021027D"/>
    <w:rsid w:val="002115DB"/>
    <w:rsid w:val="0021249E"/>
    <w:rsid w:val="0021279D"/>
    <w:rsid w:val="00212F23"/>
    <w:rsid w:val="0021418E"/>
    <w:rsid w:val="00214773"/>
    <w:rsid w:val="00215A06"/>
    <w:rsid w:val="002215D3"/>
    <w:rsid w:val="002219EE"/>
    <w:rsid w:val="00221AF4"/>
    <w:rsid w:val="00221BC8"/>
    <w:rsid w:val="00223121"/>
    <w:rsid w:val="00224639"/>
    <w:rsid w:val="00225A8E"/>
    <w:rsid w:val="00231618"/>
    <w:rsid w:val="0023179E"/>
    <w:rsid w:val="00231EF6"/>
    <w:rsid w:val="00232227"/>
    <w:rsid w:val="0023330E"/>
    <w:rsid w:val="00234FFA"/>
    <w:rsid w:val="002376A9"/>
    <w:rsid w:val="00241E9E"/>
    <w:rsid w:val="002428D1"/>
    <w:rsid w:val="002432D5"/>
    <w:rsid w:val="00243DEC"/>
    <w:rsid w:val="00244BE7"/>
    <w:rsid w:val="00245CC8"/>
    <w:rsid w:val="00245EBA"/>
    <w:rsid w:val="0025011B"/>
    <w:rsid w:val="00250265"/>
    <w:rsid w:val="00253C41"/>
    <w:rsid w:val="00253D15"/>
    <w:rsid w:val="0025407D"/>
    <w:rsid w:val="00254510"/>
    <w:rsid w:val="002553F4"/>
    <w:rsid w:val="002560B2"/>
    <w:rsid w:val="00256DCF"/>
    <w:rsid w:val="00256EC4"/>
    <w:rsid w:val="00261E12"/>
    <w:rsid w:val="00262202"/>
    <w:rsid w:val="00264FC4"/>
    <w:rsid w:val="002659D8"/>
    <w:rsid w:val="002667DB"/>
    <w:rsid w:val="00271897"/>
    <w:rsid w:val="00271A1B"/>
    <w:rsid w:val="00275686"/>
    <w:rsid w:val="002805A8"/>
    <w:rsid w:val="00281C01"/>
    <w:rsid w:val="00282468"/>
    <w:rsid w:val="00282FFC"/>
    <w:rsid w:val="00283FFB"/>
    <w:rsid w:val="002843B7"/>
    <w:rsid w:val="002864D1"/>
    <w:rsid w:val="00287E33"/>
    <w:rsid w:val="0029024F"/>
    <w:rsid w:val="00290DB0"/>
    <w:rsid w:val="0029192C"/>
    <w:rsid w:val="0029319E"/>
    <w:rsid w:val="00295561"/>
    <w:rsid w:val="00296FC6"/>
    <w:rsid w:val="002A0532"/>
    <w:rsid w:val="002A264E"/>
    <w:rsid w:val="002A31DC"/>
    <w:rsid w:val="002A3A19"/>
    <w:rsid w:val="002A7069"/>
    <w:rsid w:val="002A756B"/>
    <w:rsid w:val="002A7862"/>
    <w:rsid w:val="002A796E"/>
    <w:rsid w:val="002B1D0B"/>
    <w:rsid w:val="002B230F"/>
    <w:rsid w:val="002B2B35"/>
    <w:rsid w:val="002B301F"/>
    <w:rsid w:val="002B30E3"/>
    <w:rsid w:val="002B4966"/>
    <w:rsid w:val="002B6590"/>
    <w:rsid w:val="002B6BF4"/>
    <w:rsid w:val="002B6EAD"/>
    <w:rsid w:val="002C152D"/>
    <w:rsid w:val="002C3318"/>
    <w:rsid w:val="002C4691"/>
    <w:rsid w:val="002C55A7"/>
    <w:rsid w:val="002C6FAD"/>
    <w:rsid w:val="002D0523"/>
    <w:rsid w:val="002D2A8E"/>
    <w:rsid w:val="002D4EB6"/>
    <w:rsid w:val="002D511B"/>
    <w:rsid w:val="002D60EB"/>
    <w:rsid w:val="002D7102"/>
    <w:rsid w:val="002D7408"/>
    <w:rsid w:val="002E1E61"/>
    <w:rsid w:val="002E2F34"/>
    <w:rsid w:val="002E3C6E"/>
    <w:rsid w:val="002E3F2D"/>
    <w:rsid w:val="002E5670"/>
    <w:rsid w:val="002E6450"/>
    <w:rsid w:val="002E66B5"/>
    <w:rsid w:val="002E7370"/>
    <w:rsid w:val="002E7546"/>
    <w:rsid w:val="002F0C0A"/>
    <w:rsid w:val="002F155A"/>
    <w:rsid w:val="002F17EA"/>
    <w:rsid w:val="002F1B10"/>
    <w:rsid w:val="002F31DC"/>
    <w:rsid w:val="002F3724"/>
    <w:rsid w:val="0030015D"/>
    <w:rsid w:val="0030117A"/>
    <w:rsid w:val="00303A35"/>
    <w:rsid w:val="0030503C"/>
    <w:rsid w:val="003068EF"/>
    <w:rsid w:val="00306D50"/>
    <w:rsid w:val="0031012B"/>
    <w:rsid w:val="00310338"/>
    <w:rsid w:val="00315BCC"/>
    <w:rsid w:val="003163ED"/>
    <w:rsid w:val="0031762B"/>
    <w:rsid w:val="00321AB1"/>
    <w:rsid w:val="00323A94"/>
    <w:rsid w:val="00324EAC"/>
    <w:rsid w:val="00326016"/>
    <w:rsid w:val="003264DB"/>
    <w:rsid w:val="003268D4"/>
    <w:rsid w:val="0033053C"/>
    <w:rsid w:val="0033248A"/>
    <w:rsid w:val="0033378E"/>
    <w:rsid w:val="0033385F"/>
    <w:rsid w:val="003344BC"/>
    <w:rsid w:val="00341957"/>
    <w:rsid w:val="00346234"/>
    <w:rsid w:val="00347470"/>
    <w:rsid w:val="003508F5"/>
    <w:rsid w:val="0035143B"/>
    <w:rsid w:val="00351BE5"/>
    <w:rsid w:val="003522C8"/>
    <w:rsid w:val="00352B3E"/>
    <w:rsid w:val="003539EF"/>
    <w:rsid w:val="00355FD3"/>
    <w:rsid w:val="00357259"/>
    <w:rsid w:val="003575FA"/>
    <w:rsid w:val="00357F20"/>
    <w:rsid w:val="00360578"/>
    <w:rsid w:val="00361B06"/>
    <w:rsid w:val="00361D01"/>
    <w:rsid w:val="003631D3"/>
    <w:rsid w:val="0036688D"/>
    <w:rsid w:val="003710B5"/>
    <w:rsid w:val="00375555"/>
    <w:rsid w:val="00376DD2"/>
    <w:rsid w:val="00382DB6"/>
    <w:rsid w:val="00384C09"/>
    <w:rsid w:val="00386EFE"/>
    <w:rsid w:val="0038773C"/>
    <w:rsid w:val="003905E7"/>
    <w:rsid w:val="003922E0"/>
    <w:rsid w:val="00392456"/>
    <w:rsid w:val="0039316D"/>
    <w:rsid w:val="00393822"/>
    <w:rsid w:val="00395285"/>
    <w:rsid w:val="00395B7A"/>
    <w:rsid w:val="00397088"/>
    <w:rsid w:val="0039722D"/>
    <w:rsid w:val="00397397"/>
    <w:rsid w:val="003A19C3"/>
    <w:rsid w:val="003A3183"/>
    <w:rsid w:val="003A35FC"/>
    <w:rsid w:val="003A39BD"/>
    <w:rsid w:val="003A3A91"/>
    <w:rsid w:val="003A5537"/>
    <w:rsid w:val="003A5A0F"/>
    <w:rsid w:val="003B07CC"/>
    <w:rsid w:val="003B3202"/>
    <w:rsid w:val="003B409E"/>
    <w:rsid w:val="003B5BE7"/>
    <w:rsid w:val="003B6C35"/>
    <w:rsid w:val="003B6FE0"/>
    <w:rsid w:val="003B7F35"/>
    <w:rsid w:val="003B7F6F"/>
    <w:rsid w:val="003C0496"/>
    <w:rsid w:val="003C0AE7"/>
    <w:rsid w:val="003C4303"/>
    <w:rsid w:val="003C44F8"/>
    <w:rsid w:val="003C57A3"/>
    <w:rsid w:val="003C652E"/>
    <w:rsid w:val="003C6D00"/>
    <w:rsid w:val="003D1ECE"/>
    <w:rsid w:val="003D2301"/>
    <w:rsid w:val="003D27FA"/>
    <w:rsid w:val="003D3052"/>
    <w:rsid w:val="003D465A"/>
    <w:rsid w:val="003D7FF0"/>
    <w:rsid w:val="003E1663"/>
    <w:rsid w:val="003E24C5"/>
    <w:rsid w:val="003E3532"/>
    <w:rsid w:val="003E6412"/>
    <w:rsid w:val="003E697F"/>
    <w:rsid w:val="003E70DE"/>
    <w:rsid w:val="003F0D3E"/>
    <w:rsid w:val="003F1532"/>
    <w:rsid w:val="003F3A9B"/>
    <w:rsid w:val="003F6A35"/>
    <w:rsid w:val="00401341"/>
    <w:rsid w:val="00404552"/>
    <w:rsid w:val="00406C13"/>
    <w:rsid w:val="00407EC5"/>
    <w:rsid w:val="00410928"/>
    <w:rsid w:val="00412FBF"/>
    <w:rsid w:val="00413598"/>
    <w:rsid w:val="00413E56"/>
    <w:rsid w:val="0041409C"/>
    <w:rsid w:val="0041656A"/>
    <w:rsid w:val="00416EAF"/>
    <w:rsid w:val="00420723"/>
    <w:rsid w:val="00421083"/>
    <w:rsid w:val="00425EA1"/>
    <w:rsid w:val="00427C91"/>
    <w:rsid w:val="004327CE"/>
    <w:rsid w:val="00432E9C"/>
    <w:rsid w:val="004336D5"/>
    <w:rsid w:val="00433D68"/>
    <w:rsid w:val="00434EFC"/>
    <w:rsid w:val="00434F84"/>
    <w:rsid w:val="0043535B"/>
    <w:rsid w:val="00436CA8"/>
    <w:rsid w:val="004379EA"/>
    <w:rsid w:val="00437A07"/>
    <w:rsid w:val="004421BE"/>
    <w:rsid w:val="004444AC"/>
    <w:rsid w:val="00444626"/>
    <w:rsid w:val="00444E00"/>
    <w:rsid w:val="00445703"/>
    <w:rsid w:val="00446276"/>
    <w:rsid w:val="00446EE3"/>
    <w:rsid w:val="00447336"/>
    <w:rsid w:val="0045364B"/>
    <w:rsid w:val="00454457"/>
    <w:rsid w:val="00455862"/>
    <w:rsid w:val="00455E35"/>
    <w:rsid w:val="00456141"/>
    <w:rsid w:val="00456B26"/>
    <w:rsid w:val="0045745E"/>
    <w:rsid w:val="0046045F"/>
    <w:rsid w:val="00464FD0"/>
    <w:rsid w:val="0046586E"/>
    <w:rsid w:val="00466A77"/>
    <w:rsid w:val="004701C7"/>
    <w:rsid w:val="004701D5"/>
    <w:rsid w:val="004731F1"/>
    <w:rsid w:val="00476224"/>
    <w:rsid w:val="0047760D"/>
    <w:rsid w:val="00481D6F"/>
    <w:rsid w:val="00482546"/>
    <w:rsid w:val="00482781"/>
    <w:rsid w:val="00485298"/>
    <w:rsid w:val="00485B20"/>
    <w:rsid w:val="00485FCC"/>
    <w:rsid w:val="004868F8"/>
    <w:rsid w:val="004872F1"/>
    <w:rsid w:val="004874BB"/>
    <w:rsid w:val="00493448"/>
    <w:rsid w:val="00494C88"/>
    <w:rsid w:val="004951D5"/>
    <w:rsid w:val="0049569F"/>
    <w:rsid w:val="004966F7"/>
    <w:rsid w:val="004971C6"/>
    <w:rsid w:val="004A5D4A"/>
    <w:rsid w:val="004A62D3"/>
    <w:rsid w:val="004A6A39"/>
    <w:rsid w:val="004A7CBB"/>
    <w:rsid w:val="004B08CE"/>
    <w:rsid w:val="004B2707"/>
    <w:rsid w:val="004B2880"/>
    <w:rsid w:val="004B2CB8"/>
    <w:rsid w:val="004B353C"/>
    <w:rsid w:val="004B43DA"/>
    <w:rsid w:val="004C040B"/>
    <w:rsid w:val="004C0B29"/>
    <w:rsid w:val="004C0DC1"/>
    <w:rsid w:val="004C2FEB"/>
    <w:rsid w:val="004C45E8"/>
    <w:rsid w:val="004C46A8"/>
    <w:rsid w:val="004C512E"/>
    <w:rsid w:val="004C541D"/>
    <w:rsid w:val="004C5B5F"/>
    <w:rsid w:val="004C6112"/>
    <w:rsid w:val="004C7857"/>
    <w:rsid w:val="004D06BB"/>
    <w:rsid w:val="004D1924"/>
    <w:rsid w:val="004D2758"/>
    <w:rsid w:val="004D2EE6"/>
    <w:rsid w:val="004D3233"/>
    <w:rsid w:val="004D4577"/>
    <w:rsid w:val="004D5165"/>
    <w:rsid w:val="004D5FFB"/>
    <w:rsid w:val="004D6277"/>
    <w:rsid w:val="004D6642"/>
    <w:rsid w:val="004E0D44"/>
    <w:rsid w:val="004E45DA"/>
    <w:rsid w:val="004E7AF0"/>
    <w:rsid w:val="004F0FD5"/>
    <w:rsid w:val="004F41F0"/>
    <w:rsid w:val="004F67F5"/>
    <w:rsid w:val="0050284B"/>
    <w:rsid w:val="00502C27"/>
    <w:rsid w:val="00502FBE"/>
    <w:rsid w:val="005036CF"/>
    <w:rsid w:val="005043AA"/>
    <w:rsid w:val="00504517"/>
    <w:rsid w:val="00504D8E"/>
    <w:rsid w:val="0050539E"/>
    <w:rsid w:val="00505B58"/>
    <w:rsid w:val="00506C85"/>
    <w:rsid w:val="0051037D"/>
    <w:rsid w:val="00510BE9"/>
    <w:rsid w:val="00511B9B"/>
    <w:rsid w:val="00515A6A"/>
    <w:rsid w:val="00517200"/>
    <w:rsid w:val="00521A74"/>
    <w:rsid w:val="00523EE1"/>
    <w:rsid w:val="005245B7"/>
    <w:rsid w:val="00524F40"/>
    <w:rsid w:val="00527426"/>
    <w:rsid w:val="00531240"/>
    <w:rsid w:val="00531E18"/>
    <w:rsid w:val="005321CB"/>
    <w:rsid w:val="00533294"/>
    <w:rsid w:val="005369E8"/>
    <w:rsid w:val="00540A31"/>
    <w:rsid w:val="00540C4E"/>
    <w:rsid w:val="005444F8"/>
    <w:rsid w:val="00544ED7"/>
    <w:rsid w:val="0054500D"/>
    <w:rsid w:val="00547D74"/>
    <w:rsid w:val="00550084"/>
    <w:rsid w:val="00551746"/>
    <w:rsid w:val="00551933"/>
    <w:rsid w:val="005522BD"/>
    <w:rsid w:val="00554298"/>
    <w:rsid w:val="00554D96"/>
    <w:rsid w:val="0055532D"/>
    <w:rsid w:val="0055747F"/>
    <w:rsid w:val="005578A9"/>
    <w:rsid w:val="0056024A"/>
    <w:rsid w:val="0056024F"/>
    <w:rsid w:val="00560B75"/>
    <w:rsid w:val="0056128F"/>
    <w:rsid w:val="00561704"/>
    <w:rsid w:val="005634B8"/>
    <w:rsid w:val="0056402E"/>
    <w:rsid w:val="00564241"/>
    <w:rsid w:val="00565134"/>
    <w:rsid w:val="005658CE"/>
    <w:rsid w:val="00571334"/>
    <w:rsid w:val="0057186A"/>
    <w:rsid w:val="00572F16"/>
    <w:rsid w:val="00574AAF"/>
    <w:rsid w:val="00576F91"/>
    <w:rsid w:val="00580146"/>
    <w:rsid w:val="005808EA"/>
    <w:rsid w:val="0058237F"/>
    <w:rsid w:val="005827F7"/>
    <w:rsid w:val="00583331"/>
    <w:rsid w:val="005843A3"/>
    <w:rsid w:val="005903D8"/>
    <w:rsid w:val="00590EFB"/>
    <w:rsid w:val="00590FBB"/>
    <w:rsid w:val="00591A3D"/>
    <w:rsid w:val="005920FD"/>
    <w:rsid w:val="005941F9"/>
    <w:rsid w:val="005954A6"/>
    <w:rsid w:val="00595FE7"/>
    <w:rsid w:val="00597515"/>
    <w:rsid w:val="00597AC5"/>
    <w:rsid w:val="00597E31"/>
    <w:rsid w:val="00597EDB"/>
    <w:rsid w:val="005A0EA8"/>
    <w:rsid w:val="005A0F0D"/>
    <w:rsid w:val="005A1FA9"/>
    <w:rsid w:val="005A222E"/>
    <w:rsid w:val="005A2CEA"/>
    <w:rsid w:val="005A3A36"/>
    <w:rsid w:val="005A4CF9"/>
    <w:rsid w:val="005A51D9"/>
    <w:rsid w:val="005A67D7"/>
    <w:rsid w:val="005B01C4"/>
    <w:rsid w:val="005B2129"/>
    <w:rsid w:val="005B2973"/>
    <w:rsid w:val="005B5007"/>
    <w:rsid w:val="005B6AAF"/>
    <w:rsid w:val="005B7D4B"/>
    <w:rsid w:val="005C0B3C"/>
    <w:rsid w:val="005C3CB4"/>
    <w:rsid w:val="005C464D"/>
    <w:rsid w:val="005D0613"/>
    <w:rsid w:val="005D16BA"/>
    <w:rsid w:val="005D232D"/>
    <w:rsid w:val="005D2CBC"/>
    <w:rsid w:val="005D303A"/>
    <w:rsid w:val="005D333B"/>
    <w:rsid w:val="005D3B44"/>
    <w:rsid w:val="005D4261"/>
    <w:rsid w:val="005D4C0D"/>
    <w:rsid w:val="005D61E7"/>
    <w:rsid w:val="005D7C97"/>
    <w:rsid w:val="005E01E2"/>
    <w:rsid w:val="005E0829"/>
    <w:rsid w:val="005E1C66"/>
    <w:rsid w:val="005E1F61"/>
    <w:rsid w:val="005E40E8"/>
    <w:rsid w:val="005E4D5A"/>
    <w:rsid w:val="005E585C"/>
    <w:rsid w:val="005E5EFD"/>
    <w:rsid w:val="005E6420"/>
    <w:rsid w:val="005E6A56"/>
    <w:rsid w:val="005E7553"/>
    <w:rsid w:val="005F1320"/>
    <w:rsid w:val="005F4EA4"/>
    <w:rsid w:val="005F4F3B"/>
    <w:rsid w:val="005F5CBF"/>
    <w:rsid w:val="005F7F85"/>
    <w:rsid w:val="0060228F"/>
    <w:rsid w:val="006025FE"/>
    <w:rsid w:val="00603386"/>
    <w:rsid w:val="00604487"/>
    <w:rsid w:val="00605F67"/>
    <w:rsid w:val="006128A9"/>
    <w:rsid w:val="006143A6"/>
    <w:rsid w:val="006147BB"/>
    <w:rsid w:val="006170A8"/>
    <w:rsid w:val="00617FE2"/>
    <w:rsid w:val="006209A1"/>
    <w:rsid w:val="00621F21"/>
    <w:rsid w:val="0062224C"/>
    <w:rsid w:val="006227E2"/>
    <w:rsid w:val="00627057"/>
    <w:rsid w:val="00627C81"/>
    <w:rsid w:val="00631E95"/>
    <w:rsid w:val="00632086"/>
    <w:rsid w:val="006321D3"/>
    <w:rsid w:val="00633203"/>
    <w:rsid w:val="006332F8"/>
    <w:rsid w:val="00633BF2"/>
    <w:rsid w:val="00635B02"/>
    <w:rsid w:val="00640055"/>
    <w:rsid w:val="006419D5"/>
    <w:rsid w:val="00642338"/>
    <w:rsid w:val="0064273A"/>
    <w:rsid w:val="0064338A"/>
    <w:rsid w:val="006523E7"/>
    <w:rsid w:val="0065373C"/>
    <w:rsid w:val="00654035"/>
    <w:rsid w:val="00657759"/>
    <w:rsid w:val="0065796F"/>
    <w:rsid w:val="0066073D"/>
    <w:rsid w:val="00660E1D"/>
    <w:rsid w:val="0066114B"/>
    <w:rsid w:val="00663516"/>
    <w:rsid w:val="006643FC"/>
    <w:rsid w:val="006654E3"/>
    <w:rsid w:val="0066658C"/>
    <w:rsid w:val="00670B7C"/>
    <w:rsid w:val="00670C1B"/>
    <w:rsid w:val="006716A8"/>
    <w:rsid w:val="00674704"/>
    <w:rsid w:val="00675B19"/>
    <w:rsid w:val="0067611C"/>
    <w:rsid w:val="00680062"/>
    <w:rsid w:val="00687596"/>
    <w:rsid w:val="00687ECF"/>
    <w:rsid w:val="00691899"/>
    <w:rsid w:val="006919E4"/>
    <w:rsid w:val="00691C9D"/>
    <w:rsid w:val="00691EBF"/>
    <w:rsid w:val="006A0DA6"/>
    <w:rsid w:val="006A2420"/>
    <w:rsid w:val="006A30F8"/>
    <w:rsid w:val="006A3C01"/>
    <w:rsid w:val="006A3CE0"/>
    <w:rsid w:val="006A4468"/>
    <w:rsid w:val="006A5BDD"/>
    <w:rsid w:val="006A77C5"/>
    <w:rsid w:val="006A7AC5"/>
    <w:rsid w:val="006B0A88"/>
    <w:rsid w:val="006B0C85"/>
    <w:rsid w:val="006B3DD1"/>
    <w:rsid w:val="006B41B7"/>
    <w:rsid w:val="006B43B2"/>
    <w:rsid w:val="006B53B9"/>
    <w:rsid w:val="006B78FC"/>
    <w:rsid w:val="006C0FC5"/>
    <w:rsid w:val="006C5C5C"/>
    <w:rsid w:val="006D05D3"/>
    <w:rsid w:val="006D4B4B"/>
    <w:rsid w:val="006D7AF0"/>
    <w:rsid w:val="006D7BF2"/>
    <w:rsid w:val="006D7E0D"/>
    <w:rsid w:val="006E57EF"/>
    <w:rsid w:val="006E676C"/>
    <w:rsid w:val="006F08C8"/>
    <w:rsid w:val="006F18FC"/>
    <w:rsid w:val="006F24DA"/>
    <w:rsid w:val="006F27DD"/>
    <w:rsid w:val="006F2BE0"/>
    <w:rsid w:val="006F3F3E"/>
    <w:rsid w:val="006F4F47"/>
    <w:rsid w:val="006F4F87"/>
    <w:rsid w:val="006F61A7"/>
    <w:rsid w:val="006F7CB7"/>
    <w:rsid w:val="00700D28"/>
    <w:rsid w:val="00701001"/>
    <w:rsid w:val="007011A5"/>
    <w:rsid w:val="00701772"/>
    <w:rsid w:val="007031BA"/>
    <w:rsid w:val="007038BF"/>
    <w:rsid w:val="00703F5A"/>
    <w:rsid w:val="007043E1"/>
    <w:rsid w:val="007045F6"/>
    <w:rsid w:val="007067DD"/>
    <w:rsid w:val="00706CFC"/>
    <w:rsid w:val="00707726"/>
    <w:rsid w:val="007107C5"/>
    <w:rsid w:val="00711421"/>
    <w:rsid w:val="00713468"/>
    <w:rsid w:val="00713616"/>
    <w:rsid w:val="00716212"/>
    <w:rsid w:val="0071626B"/>
    <w:rsid w:val="00717157"/>
    <w:rsid w:val="00723DF9"/>
    <w:rsid w:val="007267AE"/>
    <w:rsid w:val="00726DF9"/>
    <w:rsid w:val="00727D5B"/>
    <w:rsid w:val="00727DF8"/>
    <w:rsid w:val="007324E5"/>
    <w:rsid w:val="007335B3"/>
    <w:rsid w:val="00733818"/>
    <w:rsid w:val="007340BA"/>
    <w:rsid w:val="007346C9"/>
    <w:rsid w:val="00734850"/>
    <w:rsid w:val="00734B0F"/>
    <w:rsid w:val="00735A97"/>
    <w:rsid w:val="00737423"/>
    <w:rsid w:val="00741420"/>
    <w:rsid w:val="00742828"/>
    <w:rsid w:val="00742CF1"/>
    <w:rsid w:val="00742E7F"/>
    <w:rsid w:val="0074401B"/>
    <w:rsid w:val="00744C34"/>
    <w:rsid w:val="007457B5"/>
    <w:rsid w:val="00746082"/>
    <w:rsid w:val="00746340"/>
    <w:rsid w:val="0074708D"/>
    <w:rsid w:val="00750097"/>
    <w:rsid w:val="007504BE"/>
    <w:rsid w:val="007510B7"/>
    <w:rsid w:val="00751AA2"/>
    <w:rsid w:val="00751C96"/>
    <w:rsid w:val="007522A1"/>
    <w:rsid w:val="00753D6B"/>
    <w:rsid w:val="00754158"/>
    <w:rsid w:val="007544C2"/>
    <w:rsid w:val="00754521"/>
    <w:rsid w:val="00754CA9"/>
    <w:rsid w:val="0075550B"/>
    <w:rsid w:val="0076151A"/>
    <w:rsid w:val="0076214A"/>
    <w:rsid w:val="0076286C"/>
    <w:rsid w:val="007631AE"/>
    <w:rsid w:val="0076334D"/>
    <w:rsid w:val="00763650"/>
    <w:rsid w:val="00764851"/>
    <w:rsid w:val="00765CA6"/>
    <w:rsid w:val="0076689E"/>
    <w:rsid w:val="0076751A"/>
    <w:rsid w:val="0077064F"/>
    <w:rsid w:val="007727C3"/>
    <w:rsid w:val="0077375C"/>
    <w:rsid w:val="00776271"/>
    <w:rsid w:val="00776A2E"/>
    <w:rsid w:val="00777ACB"/>
    <w:rsid w:val="00777C01"/>
    <w:rsid w:val="007807D9"/>
    <w:rsid w:val="0078094A"/>
    <w:rsid w:val="00780B32"/>
    <w:rsid w:val="00780DE9"/>
    <w:rsid w:val="00781BCD"/>
    <w:rsid w:val="00781E2C"/>
    <w:rsid w:val="00783308"/>
    <w:rsid w:val="007843EF"/>
    <w:rsid w:val="0078464F"/>
    <w:rsid w:val="007847F8"/>
    <w:rsid w:val="00784D49"/>
    <w:rsid w:val="0078504B"/>
    <w:rsid w:val="0078547E"/>
    <w:rsid w:val="00785BE6"/>
    <w:rsid w:val="00786106"/>
    <w:rsid w:val="00786A83"/>
    <w:rsid w:val="00787E9B"/>
    <w:rsid w:val="00793BC0"/>
    <w:rsid w:val="0079650D"/>
    <w:rsid w:val="007967F3"/>
    <w:rsid w:val="00797FA7"/>
    <w:rsid w:val="007A05F8"/>
    <w:rsid w:val="007A0B75"/>
    <w:rsid w:val="007A1A35"/>
    <w:rsid w:val="007A1FB3"/>
    <w:rsid w:val="007A25D3"/>
    <w:rsid w:val="007A36BD"/>
    <w:rsid w:val="007A3EEA"/>
    <w:rsid w:val="007A44B3"/>
    <w:rsid w:val="007A4840"/>
    <w:rsid w:val="007A7F74"/>
    <w:rsid w:val="007B0CA7"/>
    <w:rsid w:val="007B2A53"/>
    <w:rsid w:val="007C006D"/>
    <w:rsid w:val="007C0CB7"/>
    <w:rsid w:val="007C293A"/>
    <w:rsid w:val="007C2A63"/>
    <w:rsid w:val="007C4D88"/>
    <w:rsid w:val="007C62EF"/>
    <w:rsid w:val="007C6A7C"/>
    <w:rsid w:val="007C7F3F"/>
    <w:rsid w:val="007D2E64"/>
    <w:rsid w:val="007D48F3"/>
    <w:rsid w:val="007D49D4"/>
    <w:rsid w:val="007D53FB"/>
    <w:rsid w:val="007D53FF"/>
    <w:rsid w:val="007D54BC"/>
    <w:rsid w:val="007D56E9"/>
    <w:rsid w:val="007D6583"/>
    <w:rsid w:val="007E03B6"/>
    <w:rsid w:val="007E269C"/>
    <w:rsid w:val="007E2C85"/>
    <w:rsid w:val="007E3BD4"/>
    <w:rsid w:val="007E47D1"/>
    <w:rsid w:val="007E4D22"/>
    <w:rsid w:val="007E72DE"/>
    <w:rsid w:val="007F08B0"/>
    <w:rsid w:val="007F0FBF"/>
    <w:rsid w:val="007F2DB7"/>
    <w:rsid w:val="007F583E"/>
    <w:rsid w:val="007F5E47"/>
    <w:rsid w:val="007F69ED"/>
    <w:rsid w:val="007F6C3D"/>
    <w:rsid w:val="0080105D"/>
    <w:rsid w:val="008015D6"/>
    <w:rsid w:val="00801BC3"/>
    <w:rsid w:val="00802896"/>
    <w:rsid w:val="008046E4"/>
    <w:rsid w:val="008128FA"/>
    <w:rsid w:val="008133B8"/>
    <w:rsid w:val="008162FA"/>
    <w:rsid w:val="0081785B"/>
    <w:rsid w:val="00817AB5"/>
    <w:rsid w:val="00825154"/>
    <w:rsid w:val="00825C49"/>
    <w:rsid w:val="00826162"/>
    <w:rsid w:val="00832C66"/>
    <w:rsid w:val="00832C93"/>
    <w:rsid w:val="00833E5E"/>
    <w:rsid w:val="008340EA"/>
    <w:rsid w:val="008363F2"/>
    <w:rsid w:val="00836E70"/>
    <w:rsid w:val="00842765"/>
    <w:rsid w:val="00843CED"/>
    <w:rsid w:val="00844CE6"/>
    <w:rsid w:val="00845A43"/>
    <w:rsid w:val="00845B2B"/>
    <w:rsid w:val="008510E3"/>
    <w:rsid w:val="00851989"/>
    <w:rsid w:val="00851AC3"/>
    <w:rsid w:val="0085232C"/>
    <w:rsid w:val="00853EB4"/>
    <w:rsid w:val="008557F8"/>
    <w:rsid w:val="0086083D"/>
    <w:rsid w:val="00861291"/>
    <w:rsid w:val="00861593"/>
    <w:rsid w:val="0086159D"/>
    <w:rsid w:val="00861DE6"/>
    <w:rsid w:val="008627A8"/>
    <w:rsid w:val="00863065"/>
    <w:rsid w:val="008637A5"/>
    <w:rsid w:val="00863B22"/>
    <w:rsid w:val="008649B0"/>
    <w:rsid w:val="00865144"/>
    <w:rsid w:val="00865D2D"/>
    <w:rsid w:val="00866D9B"/>
    <w:rsid w:val="008679C1"/>
    <w:rsid w:val="00870F9D"/>
    <w:rsid w:val="00872E41"/>
    <w:rsid w:val="00873C83"/>
    <w:rsid w:val="008750AB"/>
    <w:rsid w:val="00875B85"/>
    <w:rsid w:val="00875B9B"/>
    <w:rsid w:val="008816CB"/>
    <w:rsid w:val="00883652"/>
    <w:rsid w:val="008851AA"/>
    <w:rsid w:val="00887CD9"/>
    <w:rsid w:val="008903F2"/>
    <w:rsid w:val="00891456"/>
    <w:rsid w:val="0089159A"/>
    <w:rsid w:val="008926FA"/>
    <w:rsid w:val="008928FA"/>
    <w:rsid w:val="00894200"/>
    <w:rsid w:val="00894540"/>
    <w:rsid w:val="00895412"/>
    <w:rsid w:val="0089639C"/>
    <w:rsid w:val="008A0B38"/>
    <w:rsid w:val="008A1789"/>
    <w:rsid w:val="008A2761"/>
    <w:rsid w:val="008A32F8"/>
    <w:rsid w:val="008A3ACA"/>
    <w:rsid w:val="008A3C0D"/>
    <w:rsid w:val="008A3F38"/>
    <w:rsid w:val="008A78B4"/>
    <w:rsid w:val="008B0792"/>
    <w:rsid w:val="008B545E"/>
    <w:rsid w:val="008B5E64"/>
    <w:rsid w:val="008B626B"/>
    <w:rsid w:val="008B710A"/>
    <w:rsid w:val="008B770E"/>
    <w:rsid w:val="008C02DD"/>
    <w:rsid w:val="008C46AC"/>
    <w:rsid w:val="008C4D6F"/>
    <w:rsid w:val="008C6D6D"/>
    <w:rsid w:val="008D1CB1"/>
    <w:rsid w:val="008D38D9"/>
    <w:rsid w:val="008D3ED0"/>
    <w:rsid w:val="008D4727"/>
    <w:rsid w:val="008D5138"/>
    <w:rsid w:val="008D5627"/>
    <w:rsid w:val="008D56A2"/>
    <w:rsid w:val="008E0CE4"/>
    <w:rsid w:val="008E6363"/>
    <w:rsid w:val="008F06B0"/>
    <w:rsid w:val="008F23EF"/>
    <w:rsid w:val="008F26FB"/>
    <w:rsid w:val="008F3631"/>
    <w:rsid w:val="008F7073"/>
    <w:rsid w:val="008F7099"/>
    <w:rsid w:val="008F7202"/>
    <w:rsid w:val="008F7A26"/>
    <w:rsid w:val="009006C3"/>
    <w:rsid w:val="00901599"/>
    <w:rsid w:val="00901737"/>
    <w:rsid w:val="009035A4"/>
    <w:rsid w:val="00903643"/>
    <w:rsid w:val="00903A76"/>
    <w:rsid w:val="00904AA4"/>
    <w:rsid w:val="009053A3"/>
    <w:rsid w:val="00905A43"/>
    <w:rsid w:val="00906C98"/>
    <w:rsid w:val="00906EEB"/>
    <w:rsid w:val="0091024D"/>
    <w:rsid w:val="0091098D"/>
    <w:rsid w:val="00911AC7"/>
    <w:rsid w:val="00912340"/>
    <w:rsid w:val="00915A76"/>
    <w:rsid w:val="00916775"/>
    <w:rsid w:val="00916AE9"/>
    <w:rsid w:val="00917804"/>
    <w:rsid w:val="009215C4"/>
    <w:rsid w:val="009251EA"/>
    <w:rsid w:val="0092601D"/>
    <w:rsid w:val="0092697A"/>
    <w:rsid w:val="00927B04"/>
    <w:rsid w:val="009309F6"/>
    <w:rsid w:val="0093503D"/>
    <w:rsid w:val="009370EC"/>
    <w:rsid w:val="009371B4"/>
    <w:rsid w:val="0093747D"/>
    <w:rsid w:val="00940562"/>
    <w:rsid w:val="0094134D"/>
    <w:rsid w:val="009423EA"/>
    <w:rsid w:val="00942998"/>
    <w:rsid w:val="00945404"/>
    <w:rsid w:val="009458A4"/>
    <w:rsid w:val="00945E94"/>
    <w:rsid w:val="00946928"/>
    <w:rsid w:val="00950032"/>
    <w:rsid w:val="00950CB5"/>
    <w:rsid w:val="009517FD"/>
    <w:rsid w:val="00951CCF"/>
    <w:rsid w:val="009525C4"/>
    <w:rsid w:val="009531A5"/>
    <w:rsid w:val="0095563A"/>
    <w:rsid w:val="0096052D"/>
    <w:rsid w:val="00960D90"/>
    <w:rsid w:val="00961503"/>
    <w:rsid w:val="009617F0"/>
    <w:rsid w:val="0096190C"/>
    <w:rsid w:val="0096626A"/>
    <w:rsid w:val="00967CFD"/>
    <w:rsid w:val="00970732"/>
    <w:rsid w:val="0097233F"/>
    <w:rsid w:val="00972E3D"/>
    <w:rsid w:val="00977450"/>
    <w:rsid w:val="009815B0"/>
    <w:rsid w:val="00982212"/>
    <w:rsid w:val="009825E9"/>
    <w:rsid w:val="00982996"/>
    <w:rsid w:val="00984478"/>
    <w:rsid w:val="009845B2"/>
    <w:rsid w:val="00985463"/>
    <w:rsid w:val="00986218"/>
    <w:rsid w:val="0098703D"/>
    <w:rsid w:val="009900AA"/>
    <w:rsid w:val="0099295C"/>
    <w:rsid w:val="00993AAE"/>
    <w:rsid w:val="0099472B"/>
    <w:rsid w:val="0099526F"/>
    <w:rsid w:val="00995A45"/>
    <w:rsid w:val="00996CF7"/>
    <w:rsid w:val="009A1BBE"/>
    <w:rsid w:val="009A2507"/>
    <w:rsid w:val="009A413F"/>
    <w:rsid w:val="009A52AC"/>
    <w:rsid w:val="009A7BD8"/>
    <w:rsid w:val="009B164D"/>
    <w:rsid w:val="009B21B8"/>
    <w:rsid w:val="009B23C6"/>
    <w:rsid w:val="009B2F65"/>
    <w:rsid w:val="009B341F"/>
    <w:rsid w:val="009B6539"/>
    <w:rsid w:val="009B67B8"/>
    <w:rsid w:val="009C0B63"/>
    <w:rsid w:val="009C0FEF"/>
    <w:rsid w:val="009C278A"/>
    <w:rsid w:val="009C39BA"/>
    <w:rsid w:val="009C3B28"/>
    <w:rsid w:val="009C4693"/>
    <w:rsid w:val="009C7D99"/>
    <w:rsid w:val="009D0C1F"/>
    <w:rsid w:val="009D0F8D"/>
    <w:rsid w:val="009D196E"/>
    <w:rsid w:val="009D2C85"/>
    <w:rsid w:val="009D613D"/>
    <w:rsid w:val="009E07E7"/>
    <w:rsid w:val="009E0A04"/>
    <w:rsid w:val="009E2C35"/>
    <w:rsid w:val="009E51B9"/>
    <w:rsid w:val="009E6427"/>
    <w:rsid w:val="009E6814"/>
    <w:rsid w:val="009E710F"/>
    <w:rsid w:val="009E7EC8"/>
    <w:rsid w:val="009F17BD"/>
    <w:rsid w:val="009F1B2D"/>
    <w:rsid w:val="009F1CB5"/>
    <w:rsid w:val="009F2514"/>
    <w:rsid w:val="009F5806"/>
    <w:rsid w:val="00A003A6"/>
    <w:rsid w:val="00A00568"/>
    <w:rsid w:val="00A00926"/>
    <w:rsid w:val="00A03A8A"/>
    <w:rsid w:val="00A063E6"/>
    <w:rsid w:val="00A11AF6"/>
    <w:rsid w:val="00A1395D"/>
    <w:rsid w:val="00A142F7"/>
    <w:rsid w:val="00A14667"/>
    <w:rsid w:val="00A14D1D"/>
    <w:rsid w:val="00A15B8C"/>
    <w:rsid w:val="00A16E32"/>
    <w:rsid w:val="00A172D9"/>
    <w:rsid w:val="00A176D9"/>
    <w:rsid w:val="00A2107B"/>
    <w:rsid w:val="00A23EBE"/>
    <w:rsid w:val="00A251AA"/>
    <w:rsid w:val="00A27D46"/>
    <w:rsid w:val="00A309D4"/>
    <w:rsid w:val="00A32CB4"/>
    <w:rsid w:val="00A33E92"/>
    <w:rsid w:val="00A34254"/>
    <w:rsid w:val="00A35D97"/>
    <w:rsid w:val="00A3629B"/>
    <w:rsid w:val="00A379B2"/>
    <w:rsid w:val="00A37F24"/>
    <w:rsid w:val="00A42070"/>
    <w:rsid w:val="00A5065F"/>
    <w:rsid w:val="00A539C7"/>
    <w:rsid w:val="00A54272"/>
    <w:rsid w:val="00A54589"/>
    <w:rsid w:val="00A57EDD"/>
    <w:rsid w:val="00A60F3B"/>
    <w:rsid w:val="00A610A6"/>
    <w:rsid w:val="00A61BEE"/>
    <w:rsid w:val="00A6238A"/>
    <w:rsid w:val="00A63014"/>
    <w:rsid w:val="00A63569"/>
    <w:rsid w:val="00A63859"/>
    <w:rsid w:val="00A65E1F"/>
    <w:rsid w:val="00A661ED"/>
    <w:rsid w:val="00A66DE9"/>
    <w:rsid w:val="00A670A0"/>
    <w:rsid w:val="00A70FAF"/>
    <w:rsid w:val="00A71650"/>
    <w:rsid w:val="00A728D8"/>
    <w:rsid w:val="00A73473"/>
    <w:rsid w:val="00A764B3"/>
    <w:rsid w:val="00A76A8E"/>
    <w:rsid w:val="00A76F13"/>
    <w:rsid w:val="00A80F51"/>
    <w:rsid w:val="00A81704"/>
    <w:rsid w:val="00A82E19"/>
    <w:rsid w:val="00A82FCA"/>
    <w:rsid w:val="00A843CD"/>
    <w:rsid w:val="00A85F23"/>
    <w:rsid w:val="00A8677B"/>
    <w:rsid w:val="00A86F30"/>
    <w:rsid w:val="00A87EB7"/>
    <w:rsid w:val="00A912A2"/>
    <w:rsid w:val="00A93575"/>
    <w:rsid w:val="00A94114"/>
    <w:rsid w:val="00A953A5"/>
    <w:rsid w:val="00A95FED"/>
    <w:rsid w:val="00AA0D9D"/>
    <w:rsid w:val="00AA2E46"/>
    <w:rsid w:val="00AA2EB1"/>
    <w:rsid w:val="00AA4054"/>
    <w:rsid w:val="00AA4651"/>
    <w:rsid w:val="00AA46F3"/>
    <w:rsid w:val="00AA4AE6"/>
    <w:rsid w:val="00AA6491"/>
    <w:rsid w:val="00AB2164"/>
    <w:rsid w:val="00AB2492"/>
    <w:rsid w:val="00AB4AE9"/>
    <w:rsid w:val="00AB5CCA"/>
    <w:rsid w:val="00AB5FA2"/>
    <w:rsid w:val="00AB7320"/>
    <w:rsid w:val="00AB7339"/>
    <w:rsid w:val="00AC06B6"/>
    <w:rsid w:val="00AC0B83"/>
    <w:rsid w:val="00AC1C96"/>
    <w:rsid w:val="00AC30AD"/>
    <w:rsid w:val="00AC3108"/>
    <w:rsid w:val="00AC5434"/>
    <w:rsid w:val="00AD1403"/>
    <w:rsid w:val="00AD24E2"/>
    <w:rsid w:val="00AD58DD"/>
    <w:rsid w:val="00AE0774"/>
    <w:rsid w:val="00AE15DC"/>
    <w:rsid w:val="00AF1AE8"/>
    <w:rsid w:val="00AF3FDF"/>
    <w:rsid w:val="00AF6A44"/>
    <w:rsid w:val="00B00B5C"/>
    <w:rsid w:val="00B02D6F"/>
    <w:rsid w:val="00B064BD"/>
    <w:rsid w:val="00B067F2"/>
    <w:rsid w:val="00B071D2"/>
    <w:rsid w:val="00B0792E"/>
    <w:rsid w:val="00B10A39"/>
    <w:rsid w:val="00B1162B"/>
    <w:rsid w:val="00B119C4"/>
    <w:rsid w:val="00B1351B"/>
    <w:rsid w:val="00B13584"/>
    <w:rsid w:val="00B13E9F"/>
    <w:rsid w:val="00B147EB"/>
    <w:rsid w:val="00B1507E"/>
    <w:rsid w:val="00B15B02"/>
    <w:rsid w:val="00B16C1A"/>
    <w:rsid w:val="00B21E94"/>
    <w:rsid w:val="00B22D89"/>
    <w:rsid w:val="00B245F8"/>
    <w:rsid w:val="00B24691"/>
    <w:rsid w:val="00B24A5A"/>
    <w:rsid w:val="00B24D6E"/>
    <w:rsid w:val="00B30063"/>
    <w:rsid w:val="00B30734"/>
    <w:rsid w:val="00B31441"/>
    <w:rsid w:val="00B40B0A"/>
    <w:rsid w:val="00B40C7D"/>
    <w:rsid w:val="00B4143A"/>
    <w:rsid w:val="00B4145A"/>
    <w:rsid w:val="00B4245D"/>
    <w:rsid w:val="00B4308C"/>
    <w:rsid w:val="00B434BC"/>
    <w:rsid w:val="00B44D06"/>
    <w:rsid w:val="00B45CCA"/>
    <w:rsid w:val="00B469DA"/>
    <w:rsid w:val="00B46C53"/>
    <w:rsid w:val="00B46EB9"/>
    <w:rsid w:val="00B479F1"/>
    <w:rsid w:val="00B47B55"/>
    <w:rsid w:val="00B5027F"/>
    <w:rsid w:val="00B54008"/>
    <w:rsid w:val="00B556FC"/>
    <w:rsid w:val="00B6071E"/>
    <w:rsid w:val="00B613CE"/>
    <w:rsid w:val="00B6171D"/>
    <w:rsid w:val="00B63741"/>
    <w:rsid w:val="00B64171"/>
    <w:rsid w:val="00B649DD"/>
    <w:rsid w:val="00B64BC9"/>
    <w:rsid w:val="00B65164"/>
    <w:rsid w:val="00B65243"/>
    <w:rsid w:val="00B6677C"/>
    <w:rsid w:val="00B66F54"/>
    <w:rsid w:val="00B71836"/>
    <w:rsid w:val="00B73610"/>
    <w:rsid w:val="00B736B7"/>
    <w:rsid w:val="00B75263"/>
    <w:rsid w:val="00B773B0"/>
    <w:rsid w:val="00B77B03"/>
    <w:rsid w:val="00B8005C"/>
    <w:rsid w:val="00B80DBD"/>
    <w:rsid w:val="00B80EB0"/>
    <w:rsid w:val="00B832E1"/>
    <w:rsid w:val="00B870A9"/>
    <w:rsid w:val="00B937F4"/>
    <w:rsid w:val="00B93D02"/>
    <w:rsid w:val="00B94798"/>
    <w:rsid w:val="00B94E40"/>
    <w:rsid w:val="00B96171"/>
    <w:rsid w:val="00B97D96"/>
    <w:rsid w:val="00BA2524"/>
    <w:rsid w:val="00BA507F"/>
    <w:rsid w:val="00BA6E7B"/>
    <w:rsid w:val="00BA76AE"/>
    <w:rsid w:val="00BA7A43"/>
    <w:rsid w:val="00BB1A17"/>
    <w:rsid w:val="00BB1BF0"/>
    <w:rsid w:val="00BB3087"/>
    <w:rsid w:val="00BB4417"/>
    <w:rsid w:val="00BB6381"/>
    <w:rsid w:val="00BB7F46"/>
    <w:rsid w:val="00BB7F5A"/>
    <w:rsid w:val="00BC11BC"/>
    <w:rsid w:val="00BC32EA"/>
    <w:rsid w:val="00BC3AF5"/>
    <w:rsid w:val="00BC6246"/>
    <w:rsid w:val="00BC637A"/>
    <w:rsid w:val="00BC6780"/>
    <w:rsid w:val="00BD085F"/>
    <w:rsid w:val="00BD12D4"/>
    <w:rsid w:val="00BD51DA"/>
    <w:rsid w:val="00BD7F27"/>
    <w:rsid w:val="00BE1202"/>
    <w:rsid w:val="00BE1F41"/>
    <w:rsid w:val="00BE2E48"/>
    <w:rsid w:val="00BE37BC"/>
    <w:rsid w:val="00BE6206"/>
    <w:rsid w:val="00BF0E14"/>
    <w:rsid w:val="00BF3802"/>
    <w:rsid w:val="00BF6D9B"/>
    <w:rsid w:val="00BF7637"/>
    <w:rsid w:val="00C00A43"/>
    <w:rsid w:val="00C02F39"/>
    <w:rsid w:val="00C03EA7"/>
    <w:rsid w:val="00C064F6"/>
    <w:rsid w:val="00C06E7E"/>
    <w:rsid w:val="00C07D85"/>
    <w:rsid w:val="00C108E0"/>
    <w:rsid w:val="00C11C32"/>
    <w:rsid w:val="00C142E9"/>
    <w:rsid w:val="00C16E5D"/>
    <w:rsid w:val="00C200E4"/>
    <w:rsid w:val="00C208A9"/>
    <w:rsid w:val="00C21CC1"/>
    <w:rsid w:val="00C23943"/>
    <w:rsid w:val="00C23F54"/>
    <w:rsid w:val="00C23F6D"/>
    <w:rsid w:val="00C24157"/>
    <w:rsid w:val="00C24937"/>
    <w:rsid w:val="00C273FE"/>
    <w:rsid w:val="00C27BA6"/>
    <w:rsid w:val="00C31BDE"/>
    <w:rsid w:val="00C32E25"/>
    <w:rsid w:val="00C34FBA"/>
    <w:rsid w:val="00C35007"/>
    <w:rsid w:val="00C356FD"/>
    <w:rsid w:val="00C36812"/>
    <w:rsid w:val="00C36B91"/>
    <w:rsid w:val="00C43769"/>
    <w:rsid w:val="00C465A6"/>
    <w:rsid w:val="00C46DCA"/>
    <w:rsid w:val="00C52B47"/>
    <w:rsid w:val="00C5333F"/>
    <w:rsid w:val="00C53D1A"/>
    <w:rsid w:val="00C556E4"/>
    <w:rsid w:val="00C55F65"/>
    <w:rsid w:val="00C56682"/>
    <w:rsid w:val="00C61038"/>
    <w:rsid w:val="00C611DE"/>
    <w:rsid w:val="00C61256"/>
    <w:rsid w:val="00C6695B"/>
    <w:rsid w:val="00C66CE0"/>
    <w:rsid w:val="00C70450"/>
    <w:rsid w:val="00C73792"/>
    <w:rsid w:val="00C741D5"/>
    <w:rsid w:val="00C75B77"/>
    <w:rsid w:val="00C75C94"/>
    <w:rsid w:val="00C76EB9"/>
    <w:rsid w:val="00C80C3B"/>
    <w:rsid w:val="00C81960"/>
    <w:rsid w:val="00C836FD"/>
    <w:rsid w:val="00C84303"/>
    <w:rsid w:val="00C866D0"/>
    <w:rsid w:val="00C90B72"/>
    <w:rsid w:val="00C90DDB"/>
    <w:rsid w:val="00C90FE9"/>
    <w:rsid w:val="00C91039"/>
    <w:rsid w:val="00C92236"/>
    <w:rsid w:val="00C940F4"/>
    <w:rsid w:val="00C9467B"/>
    <w:rsid w:val="00C948EC"/>
    <w:rsid w:val="00C94E78"/>
    <w:rsid w:val="00C96BAF"/>
    <w:rsid w:val="00C96C26"/>
    <w:rsid w:val="00CA114F"/>
    <w:rsid w:val="00CA17D2"/>
    <w:rsid w:val="00CA3670"/>
    <w:rsid w:val="00CA3DBF"/>
    <w:rsid w:val="00CA52AC"/>
    <w:rsid w:val="00CA5479"/>
    <w:rsid w:val="00CB0FA4"/>
    <w:rsid w:val="00CB1B6B"/>
    <w:rsid w:val="00CB458D"/>
    <w:rsid w:val="00CB5F14"/>
    <w:rsid w:val="00CC0806"/>
    <w:rsid w:val="00CC0E03"/>
    <w:rsid w:val="00CC2F42"/>
    <w:rsid w:val="00CC64C0"/>
    <w:rsid w:val="00CC6F53"/>
    <w:rsid w:val="00CC7BC7"/>
    <w:rsid w:val="00CD1A71"/>
    <w:rsid w:val="00CD1F7C"/>
    <w:rsid w:val="00CD24F4"/>
    <w:rsid w:val="00CD3AE9"/>
    <w:rsid w:val="00CD4D1B"/>
    <w:rsid w:val="00CD5A6F"/>
    <w:rsid w:val="00CD71D6"/>
    <w:rsid w:val="00CD72ED"/>
    <w:rsid w:val="00CE0106"/>
    <w:rsid w:val="00CE127F"/>
    <w:rsid w:val="00CE2E9F"/>
    <w:rsid w:val="00CE386C"/>
    <w:rsid w:val="00CF180B"/>
    <w:rsid w:val="00CF1B6B"/>
    <w:rsid w:val="00CF1F56"/>
    <w:rsid w:val="00CF2591"/>
    <w:rsid w:val="00CF2BB2"/>
    <w:rsid w:val="00CF42ED"/>
    <w:rsid w:val="00D014C5"/>
    <w:rsid w:val="00D01CD2"/>
    <w:rsid w:val="00D01DE5"/>
    <w:rsid w:val="00D03000"/>
    <w:rsid w:val="00D04876"/>
    <w:rsid w:val="00D0786F"/>
    <w:rsid w:val="00D106DE"/>
    <w:rsid w:val="00D10B80"/>
    <w:rsid w:val="00D1132A"/>
    <w:rsid w:val="00D1141E"/>
    <w:rsid w:val="00D12465"/>
    <w:rsid w:val="00D12468"/>
    <w:rsid w:val="00D133F0"/>
    <w:rsid w:val="00D15656"/>
    <w:rsid w:val="00D16FEF"/>
    <w:rsid w:val="00D2162B"/>
    <w:rsid w:val="00D22180"/>
    <w:rsid w:val="00D231CA"/>
    <w:rsid w:val="00D24BDA"/>
    <w:rsid w:val="00D270DC"/>
    <w:rsid w:val="00D276FA"/>
    <w:rsid w:val="00D3194B"/>
    <w:rsid w:val="00D31AE7"/>
    <w:rsid w:val="00D321BF"/>
    <w:rsid w:val="00D331BC"/>
    <w:rsid w:val="00D3473D"/>
    <w:rsid w:val="00D351FB"/>
    <w:rsid w:val="00D364E1"/>
    <w:rsid w:val="00D40FFE"/>
    <w:rsid w:val="00D4102B"/>
    <w:rsid w:val="00D41E35"/>
    <w:rsid w:val="00D41F77"/>
    <w:rsid w:val="00D42B00"/>
    <w:rsid w:val="00D453F7"/>
    <w:rsid w:val="00D45C28"/>
    <w:rsid w:val="00D471D6"/>
    <w:rsid w:val="00D475CA"/>
    <w:rsid w:val="00D52D8D"/>
    <w:rsid w:val="00D576B3"/>
    <w:rsid w:val="00D60051"/>
    <w:rsid w:val="00D609F6"/>
    <w:rsid w:val="00D62E5B"/>
    <w:rsid w:val="00D6341C"/>
    <w:rsid w:val="00D6550F"/>
    <w:rsid w:val="00D664BD"/>
    <w:rsid w:val="00D666A4"/>
    <w:rsid w:val="00D67153"/>
    <w:rsid w:val="00D679A0"/>
    <w:rsid w:val="00D67BA3"/>
    <w:rsid w:val="00D67F4B"/>
    <w:rsid w:val="00D72694"/>
    <w:rsid w:val="00D7413C"/>
    <w:rsid w:val="00D74378"/>
    <w:rsid w:val="00D759FE"/>
    <w:rsid w:val="00D75FBF"/>
    <w:rsid w:val="00D76D31"/>
    <w:rsid w:val="00D773FF"/>
    <w:rsid w:val="00D81976"/>
    <w:rsid w:val="00D83623"/>
    <w:rsid w:val="00D84373"/>
    <w:rsid w:val="00D8683A"/>
    <w:rsid w:val="00D86E00"/>
    <w:rsid w:val="00D87CD3"/>
    <w:rsid w:val="00D90727"/>
    <w:rsid w:val="00D93068"/>
    <w:rsid w:val="00D93D5B"/>
    <w:rsid w:val="00D94271"/>
    <w:rsid w:val="00D9498A"/>
    <w:rsid w:val="00D9500E"/>
    <w:rsid w:val="00D976A3"/>
    <w:rsid w:val="00DA02AC"/>
    <w:rsid w:val="00DA2893"/>
    <w:rsid w:val="00DA3460"/>
    <w:rsid w:val="00DA3E72"/>
    <w:rsid w:val="00DA4061"/>
    <w:rsid w:val="00DA6108"/>
    <w:rsid w:val="00DA6640"/>
    <w:rsid w:val="00DB0C09"/>
    <w:rsid w:val="00DB19AC"/>
    <w:rsid w:val="00DB2D52"/>
    <w:rsid w:val="00DB356C"/>
    <w:rsid w:val="00DB4FDC"/>
    <w:rsid w:val="00DB5649"/>
    <w:rsid w:val="00DB6095"/>
    <w:rsid w:val="00DB6137"/>
    <w:rsid w:val="00DB6D0A"/>
    <w:rsid w:val="00DB6D56"/>
    <w:rsid w:val="00DC15FC"/>
    <w:rsid w:val="00DC2AB8"/>
    <w:rsid w:val="00DC4112"/>
    <w:rsid w:val="00DC5116"/>
    <w:rsid w:val="00DC6120"/>
    <w:rsid w:val="00DC68FD"/>
    <w:rsid w:val="00DD00FE"/>
    <w:rsid w:val="00DD0F46"/>
    <w:rsid w:val="00DD1451"/>
    <w:rsid w:val="00DD25B2"/>
    <w:rsid w:val="00DD2ED2"/>
    <w:rsid w:val="00DD2F8B"/>
    <w:rsid w:val="00DD563C"/>
    <w:rsid w:val="00DD5A41"/>
    <w:rsid w:val="00DD6EA1"/>
    <w:rsid w:val="00DD7A6F"/>
    <w:rsid w:val="00DE0BA8"/>
    <w:rsid w:val="00DE0C26"/>
    <w:rsid w:val="00DE1272"/>
    <w:rsid w:val="00DE48A5"/>
    <w:rsid w:val="00DE50D7"/>
    <w:rsid w:val="00DE716A"/>
    <w:rsid w:val="00DF1C67"/>
    <w:rsid w:val="00DF1CE5"/>
    <w:rsid w:val="00DF1F97"/>
    <w:rsid w:val="00DF2929"/>
    <w:rsid w:val="00DF307F"/>
    <w:rsid w:val="00DF36D0"/>
    <w:rsid w:val="00DF41EB"/>
    <w:rsid w:val="00DF464A"/>
    <w:rsid w:val="00DF55E7"/>
    <w:rsid w:val="00DF5E05"/>
    <w:rsid w:val="00DF7676"/>
    <w:rsid w:val="00DF7906"/>
    <w:rsid w:val="00DF7C11"/>
    <w:rsid w:val="00DF7DFD"/>
    <w:rsid w:val="00E00DDE"/>
    <w:rsid w:val="00E0529D"/>
    <w:rsid w:val="00E068FF"/>
    <w:rsid w:val="00E13126"/>
    <w:rsid w:val="00E13C7C"/>
    <w:rsid w:val="00E13E2A"/>
    <w:rsid w:val="00E13F44"/>
    <w:rsid w:val="00E145D7"/>
    <w:rsid w:val="00E15FA6"/>
    <w:rsid w:val="00E169CD"/>
    <w:rsid w:val="00E172D7"/>
    <w:rsid w:val="00E172E6"/>
    <w:rsid w:val="00E178CF"/>
    <w:rsid w:val="00E20245"/>
    <w:rsid w:val="00E2287A"/>
    <w:rsid w:val="00E23665"/>
    <w:rsid w:val="00E23E29"/>
    <w:rsid w:val="00E2699E"/>
    <w:rsid w:val="00E27636"/>
    <w:rsid w:val="00E27C28"/>
    <w:rsid w:val="00E307E4"/>
    <w:rsid w:val="00E33BF8"/>
    <w:rsid w:val="00E34028"/>
    <w:rsid w:val="00E3538C"/>
    <w:rsid w:val="00E35719"/>
    <w:rsid w:val="00E35AA5"/>
    <w:rsid w:val="00E36047"/>
    <w:rsid w:val="00E3696F"/>
    <w:rsid w:val="00E36D6E"/>
    <w:rsid w:val="00E3729E"/>
    <w:rsid w:val="00E37C38"/>
    <w:rsid w:val="00E42F5E"/>
    <w:rsid w:val="00E42F92"/>
    <w:rsid w:val="00E43468"/>
    <w:rsid w:val="00E44DC3"/>
    <w:rsid w:val="00E45A39"/>
    <w:rsid w:val="00E47143"/>
    <w:rsid w:val="00E4723F"/>
    <w:rsid w:val="00E51405"/>
    <w:rsid w:val="00E538E4"/>
    <w:rsid w:val="00E5446D"/>
    <w:rsid w:val="00E556F5"/>
    <w:rsid w:val="00E564ED"/>
    <w:rsid w:val="00E569C4"/>
    <w:rsid w:val="00E5784E"/>
    <w:rsid w:val="00E60E27"/>
    <w:rsid w:val="00E62A21"/>
    <w:rsid w:val="00E6435D"/>
    <w:rsid w:val="00E64544"/>
    <w:rsid w:val="00E67104"/>
    <w:rsid w:val="00E71903"/>
    <w:rsid w:val="00E7308F"/>
    <w:rsid w:val="00E733A4"/>
    <w:rsid w:val="00E7469F"/>
    <w:rsid w:val="00E7489E"/>
    <w:rsid w:val="00E751DB"/>
    <w:rsid w:val="00E75FE2"/>
    <w:rsid w:val="00E76DAC"/>
    <w:rsid w:val="00E80204"/>
    <w:rsid w:val="00E81708"/>
    <w:rsid w:val="00E845E5"/>
    <w:rsid w:val="00E858ED"/>
    <w:rsid w:val="00E91D42"/>
    <w:rsid w:val="00E93824"/>
    <w:rsid w:val="00E93D9F"/>
    <w:rsid w:val="00E94E91"/>
    <w:rsid w:val="00E95C5F"/>
    <w:rsid w:val="00E97CAD"/>
    <w:rsid w:val="00EA1B90"/>
    <w:rsid w:val="00EA48E4"/>
    <w:rsid w:val="00EA4D10"/>
    <w:rsid w:val="00EA54C8"/>
    <w:rsid w:val="00EA6621"/>
    <w:rsid w:val="00EA7554"/>
    <w:rsid w:val="00EA7DAB"/>
    <w:rsid w:val="00EB3E21"/>
    <w:rsid w:val="00EB489A"/>
    <w:rsid w:val="00EB58FF"/>
    <w:rsid w:val="00EB7790"/>
    <w:rsid w:val="00EC2403"/>
    <w:rsid w:val="00EC32E0"/>
    <w:rsid w:val="00EC36D0"/>
    <w:rsid w:val="00EC7368"/>
    <w:rsid w:val="00EC7AFD"/>
    <w:rsid w:val="00ED010B"/>
    <w:rsid w:val="00ED5AC4"/>
    <w:rsid w:val="00ED7E8C"/>
    <w:rsid w:val="00ED7FBD"/>
    <w:rsid w:val="00EE022C"/>
    <w:rsid w:val="00EE2AD9"/>
    <w:rsid w:val="00EE3CFF"/>
    <w:rsid w:val="00EE3F8C"/>
    <w:rsid w:val="00EE4049"/>
    <w:rsid w:val="00EE5BB6"/>
    <w:rsid w:val="00EF23FD"/>
    <w:rsid w:val="00EF35DE"/>
    <w:rsid w:val="00EF3BED"/>
    <w:rsid w:val="00EF57BC"/>
    <w:rsid w:val="00EF638F"/>
    <w:rsid w:val="00F00663"/>
    <w:rsid w:val="00F01601"/>
    <w:rsid w:val="00F0175A"/>
    <w:rsid w:val="00F028B4"/>
    <w:rsid w:val="00F038EC"/>
    <w:rsid w:val="00F044BE"/>
    <w:rsid w:val="00F05E3C"/>
    <w:rsid w:val="00F06C96"/>
    <w:rsid w:val="00F07F62"/>
    <w:rsid w:val="00F125F9"/>
    <w:rsid w:val="00F12D59"/>
    <w:rsid w:val="00F130A3"/>
    <w:rsid w:val="00F13C59"/>
    <w:rsid w:val="00F15A39"/>
    <w:rsid w:val="00F17064"/>
    <w:rsid w:val="00F172B0"/>
    <w:rsid w:val="00F205E6"/>
    <w:rsid w:val="00F22A19"/>
    <w:rsid w:val="00F24BAA"/>
    <w:rsid w:val="00F25AB2"/>
    <w:rsid w:val="00F26429"/>
    <w:rsid w:val="00F269E3"/>
    <w:rsid w:val="00F31135"/>
    <w:rsid w:val="00F312B6"/>
    <w:rsid w:val="00F31B6E"/>
    <w:rsid w:val="00F3263B"/>
    <w:rsid w:val="00F356DF"/>
    <w:rsid w:val="00F35C6D"/>
    <w:rsid w:val="00F41932"/>
    <w:rsid w:val="00F447F2"/>
    <w:rsid w:val="00F460CF"/>
    <w:rsid w:val="00F502C9"/>
    <w:rsid w:val="00F527C8"/>
    <w:rsid w:val="00F52D79"/>
    <w:rsid w:val="00F52EE8"/>
    <w:rsid w:val="00F542C0"/>
    <w:rsid w:val="00F55522"/>
    <w:rsid w:val="00F55EE9"/>
    <w:rsid w:val="00F5623D"/>
    <w:rsid w:val="00F574B9"/>
    <w:rsid w:val="00F63403"/>
    <w:rsid w:val="00F65F74"/>
    <w:rsid w:val="00F664B6"/>
    <w:rsid w:val="00F71F34"/>
    <w:rsid w:val="00F71FC9"/>
    <w:rsid w:val="00F73A5E"/>
    <w:rsid w:val="00F73D24"/>
    <w:rsid w:val="00F74E9D"/>
    <w:rsid w:val="00F7657B"/>
    <w:rsid w:val="00F77022"/>
    <w:rsid w:val="00F77B8F"/>
    <w:rsid w:val="00F80162"/>
    <w:rsid w:val="00F80697"/>
    <w:rsid w:val="00F81536"/>
    <w:rsid w:val="00F81784"/>
    <w:rsid w:val="00F825A6"/>
    <w:rsid w:val="00F845E1"/>
    <w:rsid w:val="00F86742"/>
    <w:rsid w:val="00F86C46"/>
    <w:rsid w:val="00F87496"/>
    <w:rsid w:val="00F91583"/>
    <w:rsid w:val="00F91AB6"/>
    <w:rsid w:val="00F91E97"/>
    <w:rsid w:val="00F925AB"/>
    <w:rsid w:val="00F95F1C"/>
    <w:rsid w:val="00F96B09"/>
    <w:rsid w:val="00F97CF0"/>
    <w:rsid w:val="00FA066A"/>
    <w:rsid w:val="00FA1125"/>
    <w:rsid w:val="00FA20B4"/>
    <w:rsid w:val="00FA6DFC"/>
    <w:rsid w:val="00FA7E34"/>
    <w:rsid w:val="00FB01D4"/>
    <w:rsid w:val="00FB21BB"/>
    <w:rsid w:val="00FB2BD7"/>
    <w:rsid w:val="00FB2BDE"/>
    <w:rsid w:val="00FB3682"/>
    <w:rsid w:val="00FB3B79"/>
    <w:rsid w:val="00FB43CD"/>
    <w:rsid w:val="00FB5260"/>
    <w:rsid w:val="00FB5606"/>
    <w:rsid w:val="00FB77C6"/>
    <w:rsid w:val="00FC0485"/>
    <w:rsid w:val="00FC12CC"/>
    <w:rsid w:val="00FC149A"/>
    <w:rsid w:val="00FC1571"/>
    <w:rsid w:val="00FC6D01"/>
    <w:rsid w:val="00FD075B"/>
    <w:rsid w:val="00FD08C7"/>
    <w:rsid w:val="00FD2C52"/>
    <w:rsid w:val="00FD3E55"/>
    <w:rsid w:val="00FD4AE7"/>
    <w:rsid w:val="00FD6A3F"/>
    <w:rsid w:val="00FD7E4B"/>
    <w:rsid w:val="00FE0632"/>
    <w:rsid w:val="00FE2CC8"/>
    <w:rsid w:val="00FE44A4"/>
    <w:rsid w:val="00FE5983"/>
    <w:rsid w:val="00FE6359"/>
    <w:rsid w:val="00FE63A1"/>
    <w:rsid w:val="00FE64AD"/>
    <w:rsid w:val="00FE6C67"/>
    <w:rsid w:val="00FE6CB6"/>
    <w:rsid w:val="00FF0944"/>
    <w:rsid w:val="00FF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309E"/>
  <w15:docId w15:val="{62E4C512-5DC3-4F06-B8C0-390808ED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527C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27C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527C8"/>
    <w:rPr>
      <w:vertAlign w:val="superscript"/>
    </w:rPr>
  </w:style>
  <w:style w:type="paragraph" w:styleId="NoSpacing">
    <w:name w:val="No Spacing"/>
    <w:uiPriority w:val="1"/>
    <w:qFormat/>
    <w:rsid w:val="0076334D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KriesiLiteratur">
    <w:name w:val="KriesiLiteratur"/>
    <w:basedOn w:val="Normal"/>
    <w:rsid w:val="00A81704"/>
    <w:pPr>
      <w:tabs>
        <w:tab w:val="left" w:pos="2200"/>
      </w:tabs>
      <w:spacing w:after="240" w:line="240" w:lineRule="auto"/>
      <w:ind w:left="539" w:hanging="539"/>
      <w:jc w:val="both"/>
    </w:pPr>
    <w:rPr>
      <w:rFonts w:ascii="Times New Roman" w:eastAsia="Calibri" w:hAnsi="Times New Roman" w:cs="Times New Roman"/>
      <w:sz w:val="24"/>
      <w:szCs w:val="20"/>
      <w:lang w:val="en-GB" w:eastAsia="de-DE"/>
    </w:rPr>
  </w:style>
  <w:style w:type="paragraph" w:styleId="Bibliography">
    <w:name w:val="Bibliography"/>
    <w:basedOn w:val="Normal"/>
    <w:next w:val="Normal"/>
    <w:uiPriority w:val="37"/>
    <w:semiHidden/>
    <w:unhideWhenUsed/>
    <w:rsid w:val="00D15656"/>
  </w:style>
  <w:style w:type="character" w:styleId="Hyperlink">
    <w:name w:val="Hyperlink"/>
    <w:uiPriority w:val="99"/>
    <w:unhideWhenUsed/>
    <w:rsid w:val="0041409C"/>
    <w:rPr>
      <w:color w:val="0000FF"/>
      <w:u w:val="single"/>
    </w:rPr>
  </w:style>
  <w:style w:type="paragraph" w:styleId="EndnoteText">
    <w:name w:val="endnote text"/>
    <w:basedOn w:val="Normal"/>
    <w:link w:val="EndnoteTextChar"/>
    <w:semiHidden/>
    <w:rsid w:val="008627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t-IT" w:eastAsia="it-IT"/>
    </w:rPr>
  </w:style>
  <w:style w:type="character" w:customStyle="1" w:styleId="EndnoteTextChar">
    <w:name w:val="Endnote Text Char"/>
    <w:basedOn w:val="DefaultParagraphFont"/>
    <w:link w:val="EndnoteText"/>
    <w:semiHidden/>
    <w:rsid w:val="008627A8"/>
    <w:rPr>
      <w:rFonts w:ascii="Times New Roman" w:eastAsia="Times New Roman" w:hAnsi="Times New Roman" w:cs="Times New Roman"/>
      <w:sz w:val="20"/>
      <w:szCs w:val="20"/>
      <w:lang w:val="it-IT" w:eastAsia="it-IT"/>
    </w:rPr>
  </w:style>
  <w:style w:type="paragraph" w:styleId="Header">
    <w:name w:val="header"/>
    <w:basedOn w:val="Normal"/>
    <w:link w:val="HeaderChar"/>
    <w:unhideWhenUsed/>
    <w:rsid w:val="0056024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56024A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60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6024A"/>
    <w:rPr>
      <w:i/>
      <w:iCs/>
    </w:rPr>
  </w:style>
  <w:style w:type="character" w:styleId="Strong">
    <w:name w:val="Strong"/>
    <w:basedOn w:val="DefaultParagraphFont"/>
    <w:uiPriority w:val="22"/>
    <w:qFormat/>
    <w:rsid w:val="0056024A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655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5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5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5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50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6550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55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50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C2FEB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gi-network.org/pdf/SGI11_Poland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5E0BA3-0290-254F-A985-7E68FC6A9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3062</Words>
  <Characters>17456</Characters>
  <Application>Microsoft Office Word</Application>
  <DocSecurity>0</DocSecurity>
  <Lines>145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Radosław Markowski</dc:creator>
  <cp:lastModifiedBy>Ben Stanley</cp:lastModifiedBy>
  <cp:revision>8</cp:revision>
  <dcterms:created xsi:type="dcterms:W3CDTF">2018-12-04T11:47:00Z</dcterms:created>
  <dcterms:modified xsi:type="dcterms:W3CDTF">2018-12-05T14:55:00Z</dcterms:modified>
</cp:coreProperties>
</file>