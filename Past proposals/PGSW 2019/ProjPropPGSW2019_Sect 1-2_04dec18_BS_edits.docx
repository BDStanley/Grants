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537A78" w14:textId="77777777" w:rsidR="002215D3" w:rsidRPr="004A62D3" w:rsidRDefault="00192D29" w:rsidP="002D0523">
      <w:pPr>
        <w:ind w:right="-233"/>
        <w:rPr>
          <w:rFonts w:ascii="Times New Roman" w:hAnsi="Times New Roman" w:cs="Times New Roman"/>
          <w:sz w:val="24"/>
          <w:szCs w:val="24"/>
        </w:rPr>
      </w:pPr>
      <w:r w:rsidRPr="004A62D3">
        <w:rPr>
          <w:rFonts w:ascii="Times New Roman" w:hAnsi="Times New Roman" w:cs="Times New Roman"/>
          <w:b/>
          <w:sz w:val="24"/>
          <w:szCs w:val="24"/>
        </w:rPr>
        <w:t xml:space="preserve">Full description in English </w:t>
      </w:r>
      <w:r w:rsidRPr="004A62D3">
        <w:rPr>
          <w:rFonts w:ascii="Times New Roman" w:hAnsi="Times New Roman" w:cs="Times New Roman"/>
          <w:sz w:val="24"/>
          <w:szCs w:val="24"/>
        </w:rPr>
        <w:t>(up to 15 pages)</w:t>
      </w:r>
    </w:p>
    <w:p w14:paraId="198E0E42" w14:textId="77777777" w:rsidR="00192D29" w:rsidRPr="008C4D6F" w:rsidRDefault="00192D29" w:rsidP="002D0523">
      <w:pPr>
        <w:ind w:right="-233"/>
        <w:rPr>
          <w:rFonts w:ascii="Gadugi" w:hAnsi="Gadugi" w:cs="Times New Roman"/>
          <w:sz w:val="24"/>
          <w:szCs w:val="24"/>
          <w:u w:val="single"/>
        </w:rPr>
      </w:pPr>
      <w:r w:rsidRPr="008C4D6F">
        <w:rPr>
          <w:rFonts w:ascii="Gadugi" w:hAnsi="Gadugi" w:cs="Times New Roman"/>
          <w:sz w:val="24"/>
          <w:szCs w:val="24"/>
          <w:u w:val="single"/>
        </w:rPr>
        <w:t>Research project objectives</w:t>
      </w:r>
    </w:p>
    <w:p w14:paraId="11F6F32F" w14:textId="77777777" w:rsidR="007417CA" w:rsidRDefault="00291F06" w:rsidP="006E676C">
      <w:pPr>
        <w:ind w:right="-233"/>
        <w:rPr>
          <w:ins w:id="0" w:author="Ben Stanley" w:date="2018-12-03T11:45:00Z"/>
          <w:rFonts w:ascii="Gadugi" w:hAnsi="Gadugi" w:cs="Times New Roman"/>
          <w:sz w:val="24"/>
          <w:szCs w:val="24"/>
        </w:rPr>
      </w:pPr>
      <w:ins w:id="1" w:author="Ben Stanley" w:date="2018-12-03T11:10:00Z">
        <w:r>
          <w:rPr>
            <w:rFonts w:ascii="Gadugi" w:hAnsi="Gadugi" w:cs="Times New Roman"/>
            <w:sz w:val="24"/>
            <w:szCs w:val="24"/>
          </w:rPr>
          <w:t xml:space="preserve">Since its launch in 1997, </w:t>
        </w:r>
        <w:proofErr w:type="spellStart"/>
        <w:r>
          <w:rPr>
            <w:rFonts w:ascii="Gadugi" w:hAnsi="Gadugi" w:cs="Times New Roman"/>
            <w:sz w:val="24"/>
            <w:szCs w:val="24"/>
          </w:rPr>
          <w:t>the</w:t>
        </w:r>
      </w:ins>
      <w:del w:id="2" w:author="Ben Stanley" w:date="2018-12-03T11:10:00Z">
        <w:r w:rsidR="00192D29" w:rsidRPr="008C4D6F" w:rsidDel="00291F06">
          <w:rPr>
            <w:rFonts w:ascii="Gadugi" w:hAnsi="Gadugi" w:cs="Times New Roman"/>
            <w:sz w:val="24"/>
            <w:szCs w:val="24"/>
          </w:rPr>
          <w:delText xml:space="preserve">The </w:delText>
        </w:r>
      </w:del>
      <w:r w:rsidR="00192D29" w:rsidRPr="008C4D6F">
        <w:rPr>
          <w:rFonts w:ascii="Gadugi" w:hAnsi="Gadugi" w:cs="Times New Roman"/>
          <w:sz w:val="24"/>
          <w:szCs w:val="24"/>
        </w:rPr>
        <w:t>key</w:t>
      </w:r>
      <w:proofErr w:type="spellEnd"/>
      <w:r w:rsidR="00192D29" w:rsidRPr="008C4D6F">
        <w:rPr>
          <w:rFonts w:ascii="Gadugi" w:hAnsi="Gadugi" w:cs="Times New Roman"/>
          <w:sz w:val="24"/>
          <w:szCs w:val="24"/>
        </w:rPr>
        <w:t xml:space="preserve"> objective of the Polish National Election Study</w:t>
      </w:r>
      <w:ins w:id="3" w:author="Ben Stanley" w:date="2018-12-03T11:10:00Z">
        <w:r>
          <w:rPr>
            <w:rFonts w:ascii="Gadugi" w:hAnsi="Gadugi" w:cs="Times New Roman"/>
            <w:sz w:val="24"/>
            <w:szCs w:val="24"/>
          </w:rPr>
          <w:t>(</w:t>
        </w:r>
      </w:ins>
      <w:proofErr w:type="spellStart"/>
      <w:del w:id="4" w:author="Ben Stanley" w:date="2018-12-03T11:10:00Z">
        <w:r w:rsidR="008340EA" w:rsidRPr="008C4D6F" w:rsidDel="00291F06">
          <w:rPr>
            <w:rFonts w:ascii="Gadugi" w:hAnsi="Gadugi" w:cs="Times New Roman"/>
            <w:sz w:val="24"/>
            <w:szCs w:val="24"/>
          </w:rPr>
          <w:delText xml:space="preserve">, </w:delText>
        </w:r>
      </w:del>
      <w:r w:rsidR="008363F2" w:rsidRPr="008C4D6F">
        <w:rPr>
          <w:rFonts w:ascii="Gadugi" w:hAnsi="Gadugi" w:cs="Times New Roman"/>
          <w:sz w:val="24"/>
          <w:szCs w:val="24"/>
        </w:rPr>
        <w:t>PNES</w:t>
      </w:r>
      <w:ins w:id="5" w:author="Ben Stanley" w:date="2018-12-03T11:10:00Z">
        <w:r>
          <w:rPr>
            <w:rFonts w:ascii="Gadugi" w:hAnsi="Gadugi" w:cs="Times New Roman"/>
            <w:sz w:val="24"/>
            <w:szCs w:val="24"/>
          </w:rPr>
          <w:t>;</w:t>
        </w:r>
      </w:ins>
      <w:del w:id="6" w:author="Ben Stanley" w:date="2018-12-03T11:10:00Z">
        <w:r w:rsidR="008340EA" w:rsidRPr="008C4D6F" w:rsidDel="00291F06">
          <w:rPr>
            <w:rFonts w:ascii="Gadugi" w:hAnsi="Gadugi" w:cs="Times New Roman"/>
            <w:sz w:val="24"/>
            <w:szCs w:val="24"/>
          </w:rPr>
          <w:delText xml:space="preserve"> (</w:delText>
        </w:r>
      </w:del>
      <w:r w:rsidR="008340EA" w:rsidRPr="008C4D6F">
        <w:rPr>
          <w:rFonts w:ascii="Gadugi" w:hAnsi="Gadugi" w:cs="Times New Roman"/>
          <w:sz w:val="24"/>
          <w:szCs w:val="24"/>
        </w:rPr>
        <w:t>in</w:t>
      </w:r>
      <w:proofErr w:type="spellEnd"/>
      <w:r w:rsidR="008340EA" w:rsidRPr="008C4D6F">
        <w:rPr>
          <w:rFonts w:ascii="Gadugi" w:hAnsi="Gadugi" w:cs="Times New Roman"/>
          <w:sz w:val="24"/>
          <w:szCs w:val="24"/>
        </w:rPr>
        <w:t xml:space="preserve"> Polish: </w:t>
      </w:r>
      <w:proofErr w:type="spellStart"/>
      <w:r w:rsidR="008340EA" w:rsidRPr="008C4D6F">
        <w:rPr>
          <w:rFonts w:ascii="Gadugi" w:hAnsi="Gadugi" w:cs="Times New Roman"/>
          <w:i/>
          <w:sz w:val="24"/>
          <w:szCs w:val="24"/>
        </w:rPr>
        <w:t>Polskie</w:t>
      </w:r>
      <w:proofErr w:type="spellEnd"/>
      <w:r w:rsidR="008340EA" w:rsidRPr="008C4D6F">
        <w:rPr>
          <w:rFonts w:ascii="Gadugi" w:hAnsi="Gadugi" w:cs="Times New Roman"/>
          <w:i/>
          <w:sz w:val="24"/>
          <w:szCs w:val="24"/>
        </w:rPr>
        <w:t xml:space="preserve"> </w:t>
      </w:r>
      <w:proofErr w:type="spellStart"/>
      <w:r w:rsidR="008340EA" w:rsidRPr="008C4D6F">
        <w:rPr>
          <w:rFonts w:ascii="Gadugi" w:hAnsi="Gadugi" w:cs="Times New Roman"/>
          <w:i/>
          <w:sz w:val="24"/>
          <w:szCs w:val="24"/>
        </w:rPr>
        <w:t>Generalne</w:t>
      </w:r>
      <w:proofErr w:type="spellEnd"/>
      <w:r w:rsidR="008340EA" w:rsidRPr="008C4D6F">
        <w:rPr>
          <w:rFonts w:ascii="Gadugi" w:hAnsi="Gadugi" w:cs="Times New Roman"/>
          <w:i/>
          <w:sz w:val="24"/>
          <w:szCs w:val="24"/>
        </w:rPr>
        <w:t xml:space="preserve"> </w:t>
      </w:r>
      <w:proofErr w:type="spellStart"/>
      <w:r w:rsidR="008340EA" w:rsidRPr="008C4D6F">
        <w:rPr>
          <w:rFonts w:ascii="Gadugi" w:hAnsi="Gadugi" w:cs="Times New Roman"/>
          <w:i/>
          <w:sz w:val="24"/>
          <w:szCs w:val="24"/>
        </w:rPr>
        <w:t>Studium</w:t>
      </w:r>
      <w:proofErr w:type="spellEnd"/>
      <w:r w:rsidR="008340EA" w:rsidRPr="008C4D6F">
        <w:rPr>
          <w:rFonts w:ascii="Gadugi" w:hAnsi="Gadugi" w:cs="Times New Roman"/>
          <w:i/>
          <w:sz w:val="24"/>
          <w:szCs w:val="24"/>
        </w:rPr>
        <w:t xml:space="preserve"> </w:t>
      </w:r>
      <w:proofErr w:type="spellStart"/>
      <w:r w:rsidR="008340EA" w:rsidRPr="008C4D6F">
        <w:rPr>
          <w:rFonts w:ascii="Gadugi" w:hAnsi="Gadugi" w:cs="Times New Roman"/>
          <w:i/>
          <w:sz w:val="24"/>
          <w:szCs w:val="24"/>
        </w:rPr>
        <w:t>Wyborcze</w:t>
      </w:r>
      <w:proofErr w:type="spellEnd"/>
      <w:r w:rsidR="008340EA" w:rsidRPr="008C4D6F">
        <w:rPr>
          <w:rFonts w:ascii="Gadugi" w:hAnsi="Gadugi" w:cs="Times New Roman"/>
          <w:i/>
          <w:sz w:val="24"/>
          <w:szCs w:val="24"/>
        </w:rPr>
        <w:t>, PGSW</w:t>
      </w:r>
      <w:r w:rsidR="008363F2" w:rsidRPr="008C4D6F">
        <w:rPr>
          <w:rFonts w:ascii="Gadugi" w:hAnsi="Gadugi" w:cs="Times New Roman"/>
          <w:sz w:val="24"/>
          <w:szCs w:val="24"/>
        </w:rPr>
        <w:t xml:space="preserve">) </w:t>
      </w:r>
      <w:del w:id="7" w:author="Ben Stanley" w:date="2018-12-03T11:10:00Z">
        <w:r w:rsidR="008363F2" w:rsidRPr="008C4D6F" w:rsidDel="00291F06">
          <w:rPr>
            <w:rFonts w:ascii="Gadugi" w:hAnsi="Gadugi" w:cs="Times New Roman"/>
            <w:sz w:val="24"/>
            <w:szCs w:val="24"/>
          </w:rPr>
          <w:delText xml:space="preserve">since its launching in 1997 </w:delText>
        </w:r>
      </w:del>
      <w:r w:rsidR="00BC32EA" w:rsidRPr="008C4D6F">
        <w:rPr>
          <w:rFonts w:ascii="Gadugi" w:hAnsi="Gadugi" w:cs="Times New Roman"/>
          <w:sz w:val="24"/>
          <w:szCs w:val="24"/>
        </w:rPr>
        <w:t>has b</w:t>
      </w:r>
      <w:r w:rsidR="00192D29" w:rsidRPr="008C4D6F">
        <w:rPr>
          <w:rFonts w:ascii="Gadugi" w:hAnsi="Gadugi" w:cs="Times New Roman"/>
          <w:sz w:val="24"/>
          <w:szCs w:val="24"/>
        </w:rPr>
        <w:t xml:space="preserve">een to cover </w:t>
      </w:r>
      <w:proofErr w:type="spellStart"/>
      <w:r w:rsidR="00793BC0">
        <w:rPr>
          <w:rFonts w:ascii="Gadugi" w:hAnsi="Gadugi" w:cs="Times New Roman"/>
          <w:sz w:val="24"/>
          <w:szCs w:val="24"/>
        </w:rPr>
        <w:t>the</w:t>
      </w:r>
      <w:del w:id="8" w:author="Ben Stanley" w:date="2018-12-03T11:20:00Z">
        <w:r w:rsidR="00192D29" w:rsidRPr="008C4D6F" w:rsidDel="0069089A">
          <w:rPr>
            <w:rFonts w:ascii="Gadugi" w:hAnsi="Gadugi" w:cs="Times New Roman"/>
            <w:sz w:val="24"/>
            <w:szCs w:val="24"/>
          </w:rPr>
          <w:delText xml:space="preserve"> </w:delText>
        </w:r>
        <w:r w:rsidR="00D276FA" w:rsidRPr="008C4D6F" w:rsidDel="0069089A">
          <w:rPr>
            <w:rFonts w:ascii="Gadugi" w:hAnsi="Gadugi" w:cs="Times New Roman"/>
            <w:sz w:val="24"/>
            <w:szCs w:val="24"/>
          </w:rPr>
          <w:delText>main</w:delText>
        </w:r>
      </w:del>
      <w:ins w:id="9" w:author="Ben Stanley" w:date="2018-12-03T11:20:00Z">
        <w:r w:rsidR="0069089A">
          <w:rPr>
            <w:rFonts w:ascii="Gadugi" w:hAnsi="Gadugi" w:cs="Times New Roman"/>
            <w:sz w:val="24"/>
            <w:szCs w:val="24"/>
          </w:rPr>
          <w:t>most</w:t>
        </w:r>
        <w:proofErr w:type="spellEnd"/>
        <w:r w:rsidR="0069089A">
          <w:rPr>
            <w:rFonts w:ascii="Gadugi" w:hAnsi="Gadugi" w:cs="Times New Roman"/>
            <w:sz w:val="24"/>
            <w:szCs w:val="24"/>
          </w:rPr>
          <w:t xml:space="preserve"> significant</w:t>
        </w:r>
      </w:ins>
      <w:del w:id="10" w:author="Ben Stanley" w:date="2018-12-03T11:11:00Z">
        <w:r w:rsidR="00D276FA" w:rsidRPr="008C4D6F" w:rsidDel="00291F06">
          <w:rPr>
            <w:rFonts w:ascii="Gadugi" w:hAnsi="Gadugi" w:cs="Times New Roman"/>
            <w:sz w:val="24"/>
            <w:szCs w:val="24"/>
          </w:rPr>
          <w:delText xml:space="preserve"> </w:delText>
        </w:r>
      </w:del>
      <w:r w:rsidR="00D6550F" w:rsidRPr="008C4D6F">
        <w:rPr>
          <w:rFonts w:ascii="Gadugi" w:hAnsi="Gadugi" w:cs="Times New Roman"/>
          <w:sz w:val="24"/>
          <w:szCs w:val="24"/>
        </w:rPr>
        <w:t xml:space="preserve"> </w:t>
      </w:r>
      <w:r w:rsidR="00192D29" w:rsidRPr="008C4D6F">
        <w:rPr>
          <w:rFonts w:ascii="Gadugi" w:hAnsi="Gadugi" w:cs="Times New Roman"/>
          <w:sz w:val="24"/>
          <w:szCs w:val="24"/>
        </w:rPr>
        <w:t xml:space="preserve">electoral event in Polish politics, </w:t>
      </w:r>
      <w:del w:id="11" w:author="Ben Stanley" w:date="2018-12-03T11:20:00Z">
        <w:r w:rsidR="00192D29" w:rsidRPr="008C4D6F" w:rsidDel="0069089A">
          <w:rPr>
            <w:rFonts w:ascii="Gadugi" w:hAnsi="Gadugi" w:cs="Times New Roman"/>
            <w:sz w:val="24"/>
            <w:szCs w:val="24"/>
          </w:rPr>
          <w:delText xml:space="preserve">which </w:delText>
        </w:r>
        <w:r w:rsidR="00B64BC9" w:rsidRPr="008C4D6F" w:rsidDel="0069089A">
          <w:rPr>
            <w:rFonts w:ascii="Gadugi" w:hAnsi="Gadugi" w:cs="Times New Roman"/>
            <w:sz w:val="24"/>
            <w:szCs w:val="24"/>
          </w:rPr>
          <w:delText xml:space="preserve">is </w:delText>
        </w:r>
      </w:del>
      <w:r w:rsidR="00B64BC9" w:rsidRPr="008C4D6F">
        <w:rPr>
          <w:rFonts w:ascii="Gadugi" w:hAnsi="Gadugi" w:cs="Times New Roman"/>
          <w:sz w:val="24"/>
          <w:szCs w:val="24"/>
        </w:rPr>
        <w:t xml:space="preserve">the </w:t>
      </w:r>
      <w:r w:rsidR="00776271" w:rsidRPr="008C4D6F">
        <w:rPr>
          <w:rFonts w:ascii="Gadugi" w:hAnsi="Gadugi" w:cs="Times New Roman"/>
          <w:sz w:val="24"/>
          <w:szCs w:val="24"/>
        </w:rPr>
        <w:t>election to</w:t>
      </w:r>
      <w:r w:rsidR="00192D29" w:rsidRPr="008C4D6F">
        <w:rPr>
          <w:rFonts w:ascii="Gadugi" w:hAnsi="Gadugi" w:cs="Times New Roman"/>
          <w:sz w:val="24"/>
          <w:szCs w:val="24"/>
        </w:rPr>
        <w:t xml:space="preserve"> the </w:t>
      </w:r>
      <w:ins w:id="12" w:author="Ben Stanley" w:date="2018-12-03T11:20:00Z">
        <w:r w:rsidR="0069089A">
          <w:rPr>
            <w:rFonts w:ascii="Gadugi" w:hAnsi="Gadugi" w:cs="Times New Roman"/>
            <w:sz w:val="24"/>
            <w:szCs w:val="24"/>
          </w:rPr>
          <w:t xml:space="preserve">two chambers of the </w:t>
        </w:r>
      </w:ins>
      <w:r w:rsidR="00192D29" w:rsidRPr="008C4D6F">
        <w:rPr>
          <w:rFonts w:ascii="Gadugi" w:hAnsi="Gadugi" w:cs="Times New Roman"/>
          <w:sz w:val="24"/>
          <w:szCs w:val="24"/>
        </w:rPr>
        <w:t xml:space="preserve">National </w:t>
      </w:r>
      <w:proofErr w:type="spellStart"/>
      <w:r w:rsidR="00192D29" w:rsidRPr="008C4D6F">
        <w:rPr>
          <w:rFonts w:ascii="Gadugi" w:hAnsi="Gadugi" w:cs="Times New Roman"/>
          <w:sz w:val="24"/>
          <w:szCs w:val="24"/>
        </w:rPr>
        <w:t>Assembly</w:t>
      </w:r>
      <w:ins w:id="13" w:author="Ben Stanley" w:date="2018-12-03T11:20:00Z">
        <w:r w:rsidR="0069089A">
          <w:rPr>
            <w:rFonts w:ascii="Gadugi" w:hAnsi="Gadugi" w:cs="Times New Roman"/>
            <w:sz w:val="24"/>
            <w:szCs w:val="24"/>
          </w:rPr>
          <w:t>,</w:t>
        </w:r>
      </w:ins>
      <w:del w:id="14" w:author="Ben Stanley" w:date="2018-12-03T11:20:00Z">
        <w:r w:rsidR="00192D29" w:rsidRPr="008C4D6F" w:rsidDel="0069089A">
          <w:rPr>
            <w:rFonts w:ascii="Gadugi" w:hAnsi="Gadugi" w:cs="Times New Roman"/>
            <w:sz w:val="24"/>
            <w:szCs w:val="24"/>
          </w:rPr>
          <w:delText xml:space="preserve">'s two chambers – </w:delText>
        </w:r>
      </w:del>
      <w:r w:rsidR="00192D29" w:rsidRPr="008C4D6F">
        <w:rPr>
          <w:rFonts w:ascii="Gadugi" w:hAnsi="Gadugi" w:cs="Times New Roman"/>
          <w:sz w:val="24"/>
          <w:szCs w:val="24"/>
        </w:rPr>
        <w:t>the</w:t>
      </w:r>
      <w:proofErr w:type="spellEnd"/>
      <w:r w:rsidR="00192D29" w:rsidRPr="008C4D6F">
        <w:rPr>
          <w:rFonts w:ascii="Gadugi" w:hAnsi="Gadugi" w:cs="Times New Roman"/>
          <w:sz w:val="24"/>
          <w:szCs w:val="24"/>
        </w:rPr>
        <w:t xml:space="preserve"> Sejm and the Senate</w:t>
      </w:r>
      <w:r w:rsidR="00793BC0">
        <w:rPr>
          <w:rStyle w:val="FootnoteReference"/>
          <w:rFonts w:ascii="Gadugi" w:hAnsi="Gadugi" w:cs="Times New Roman"/>
          <w:sz w:val="24"/>
          <w:szCs w:val="24"/>
        </w:rPr>
        <w:footnoteReference w:id="1"/>
      </w:r>
      <w:r w:rsidR="00192D29" w:rsidRPr="008C4D6F">
        <w:rPr>
          <w:rFonts w:ascii="Gadugi" w:hAnsi="Gadugi" w:cs="Times New Roman"/>
          <w:sz w:val="24"/>
          <w:szCs w:val="24"/>
        </w:rPr>
        <w:t xml:space="preserve">. </w:t>
      </w:r>
      <w:ins w:id="41" w:author="Ben Stanley" w:date="2018-12-03T11:20:00Z">
        <w:r w:rsidR="000A6E20">
          <w:rPr>
            <w:rFonts w:ascii="Gadugi" w:hAnsi="Gadugi" w:cs="Times New Roman"/>
            <w:sz w:val="24"/>
            <w:szCs w:val="24"/>
          </w:rPr>
          <w:t>The PNES follows the logic of n</w:t>
        </w:r>
      </w:ins>
      <w:del w:id="42" w:author="Ben Stanley" w:date="2018-12-03T11:20:00Z">
        <w:r w:rsidR="006E676C" w:rsidRPr="00176C12" w:rsidDel="000A6E20">
          <w:rPr>
            <w:rFonts w:ascii="Gadugi" w:hAnsi="Gadugi" w:cs="Times New Roman"/>
            <w:sz w:val="24"/>
            <w:szCs w:val="24"/>
          </w:rPr>
          <w:delText>N</w:delText>
        </w:r>
      </w:del>
      <w:r w:rsidR="006E676C" w:rsidRPr="00176C12">
        <w:rPr>
          <w:rFonts w:ascii="Gadugi" w:hAnsi="Gadugi" w:cs="Times New Roman"/>
          <w:sz w:val="24"/>
          <w:szCs w:val="24"/>
        </w:rPr>
        <w:t xml:space="preserve">ational </w:t>
      </w:r>
      <w:ins w:id="43" w:author="Ben Stanley" w:date="2018-12-03T11:20:00Z">
        <w:r w:rsidR="000A6E20">
          <w:rPr>
            <w:rFonts w:ascii="Gadugi" w:hAnsi="Gadugi" w:cs="Times New Roman"/>
            <w:sz w:val="24"/>
            <w:szCs w:val="24"/>
          </w:rPr>
          <w:t>e</w:t>
        </w:r>
      </w:ins>
      <w:del w:id="44" w:author="Ben Stanley" w:date="2018-12-03T11:20:00Z">
        <w:r w:rsidR="006E676C" w:rsidRPr="00176C12" w:rsidDel="000A6E20">
          <w:rPr>
            <w:rFonts w:ascii="Gadugi" w:hAnsi="Gadugi" w:cs="Times New Roman"/>
            <w:sz w:val="24"/>
            <w:szCs w:val="24"/>
          </w:rPr>
          <w:delText>E</w:delText>
        </w:r>
      </w:del>
      <w:r w:rsidR="006E676C" w:rsidRPr="00176C12">
        <w:rPr>
          <w:rFonts w:ascii="Gadugi" w:hAnsi="Gadugi" w:cs="Times New Roman"/>
          <w:sz w:val="24"/>
          <w:szCs w:val="24"/>
        </w:rPr>
        <w:t xml:space="preserve">lection </w:t>
      </w:r>
      <w:ins w:id="45" w:author="Ben Stanley" w:date="2018-12-03T11:20:00Z">
        <w:r w:rsidR="000A6E20">
          <w:rPr>
            <w:rFonts w:ascii="Gadugi" w:hAnsi="Gadugi" w:cs="Times New Roman"/>
            <w:sz w:val="24"/>
            <w:szCs w:val="24"/>
          </w:rPr>
          <w:t>s</w:t>
        </w:r>
      </w:ins>
      <w:del w:id="46" w:author="Ben Stanley" w:date="2018-12-03T11:20:00Z">
        <w:r w:rsidR="006E676C" w:rsidRPr="00176C12" w:rsidDel="000A6E20">
          <w:rPr>
            <w:rFonts w:ascii="Gadugi" w:hAnsi="Gadugi" w:cs="Times New Roman"/>
            <w:sz w:val="24"/>
            <w:szCs w:val="24"/>
          </w:rPr>
          <w:delText>S</w:delText>
        </w:r>
      </w:del>
      <w:r w:rsidR="006E676C" w:rsidRPr="00176C12">
        <w:rPr>
          <w:rFonts w:ascii="Gadugi" w:hAnsi="Gadugi" w:cs="Times New Roman"/>
          <w:sz w:val="24"/>
          <w:szCs w:val="24"/>
        </w:rPr>
        <w:t xml:space="preserve">tudies worldwide, </w:t>
      </w:r>
      <w:del w:id="47" w:author="Ben Stanley" w:date="2018-12-03T11:21:00Z">
        <w:r w:rsidR="006E676C" w:rsidRPr="00176C12" w:rsidDel="000A6E20">
          <w:rPr>
            <w:rFonts w:ascii="Gadugi" w:hAnsi="Gadugi" w:cs="Times New Roman"/>
            <w:sz w:val="24"/>
            <w:szCs w:val="24"/>
          </w:rPr>
          <w:delText>and the Polish NES is not a</w:delText>
        </w:r>
        <w:r w:rsidR="006B53B9" w:rsidDel="000A6E20">
          <w:rPr>
            <w:rFonts w:ascii="Gadugi" w:hAnsi="Gadugi" w:cs="Times New Roman"/>
            <w:sz w:val="24"/>
            <w:szCs w:val="24"/>
          </w:rPr>
          <w:delText>n exception, are aimed at clarifying</w:delText>
        </w:r>
      </w:del>
      <w:ins w:id="48" w:author="Ben Stanley" w:date="2018-12-03T11:21:00Z">
        <w:r w:rsidR="000A6E20">
          <w:rPr>
            <w:rFonts w:ascii="Gadugi" w:hAnsi="Gadugi" w:cs="Times New Roman"/>
            <w:sz w:val="24"/>
            <w:szCs w:val="24"/>
          </w:rPr>
          <w:t>seeking to clarify</w:t>
        </w:r>
      </w:ins>
      <w:r w:rsidR="006B53B9">
        <w:rPr>
          <w:rFonts w:ascii="Gadugi" w:hAnsi="Gadugi" w:cs="Times New Roman"/>
          <w:sz w:val="24"/>
          <w:szCs w:val="24"/>
        </w:rPr>
        <w:t xml:space="preserve"> the aggregate result of an</w:t>
      </w:r>
      <w:r w:rsidR="006E676C" w:rsidRPr="00176C12">
        <w:rPr>
          <w:rFonts w:ascii="Gadugi" w:hAnsi="Gadugi" w:cs="Times New Roman"/>
          <w:sz w:val="24"/>
          <w:szCs w:val="24"/>
        </w:rPr>
        <w:t xml:space="preserve"> election </w:t>
      </w:r>
      <w:del w:id="49" w:author="Ben Stanley" w:date="2018-12-03T11:21:00Z">
        <w:r w:rsidR="006E676C" w:rsidRPr="00176C12" w:rsidDel="000A6E20">
          <w:rPr>
            <w:rFonts w:ascii="Gadugi" w:hAnsi="Gadugi" w:cs="Times New Roman"/>
            <w:sz w:val="24"/>
            <w:szCs w:val="24"/>
          </w:rPr>
          <w:delText xml:space="preserve">as well as </w:delText>
        </w:r>
        <w:r w:rsidR="006B53B9" w:rsidDel="000A6E20">
          <w:rPr>
            <w:rFonts w:ascii="Gadugi" w:hAnsi="Gadugi" w:cs="Times New Roman"/>
            <w:sz w:val="24"/>
            <w:szCs w:val="24"/>
          </w:rPr>
          <w:delText>at</w:delText>
        </w:r>
      </w:del>
      <w:ins w:id="50" w:author="Ben Stanley" w:date="2018-12-03T11:21:00Z">
        <w:r w:rsidR="000A6E20">
          <w:rPr>
            <w:rFonts w:ascii="Gadugi" w:hAnsi="Gadugi" w:cs="Times New Roman"/>
            <w:sz w:val="24"/>
            <w:szCs w:val="24"/>
          </w:rPr>
          <w:t xml:space="preserve">and to </w:t>
        </w:r>
        <w:proofErr w:type="spellStart"/>
        <w:r w:rsidR="000A6E20">
          <w:rPr>
            <w:rFonts w:ascii="Gadugi" w:hAnsi="Gadugi" w:cs="Times New Roman"/>
            <w:sz w:val="24"/>
            <w:szCs w:val="24"/>
          </w:rPr>
          <w:t>explain</w:t>
        </w:r>
      </w:ins>
      <w:del w:id="51" w:author="Ben Stanley" w:date="2018-12-03T11:21:00Z">
        <w:r w:rsidR="006B53B9" w:rsidDel="000A6E20">
          <w:rPr>
            <w:rFonts w:ascii="Gadugi" w:hAnsi="Gadugi" w:cs="Times New Roman"/>
            <w:sz w:val="24"/>
            <w:szCs w:val="24"/>
          </w:rPr>
          <w:delText xml:space="preserve"> explaining </w:delText>
        </w:r>
      </w:del>
      <w:r w:rsidR="006B53B9">
        <w:rPr>
          <w:rFonts w:ascii="Gadugi" w:hAnsi="Gadugi" w:cs="Times New Roman"/>
          <w:sz w:val="24"/>
          <w:szCs w:val="24"/>
        </w:rPr>
        <w:t>the</w:t>
      </w:r>
      <w:proofErr w:type="spellEnd"/>
      <w:r w:rsidR="006E676C" w:rsidRPr="00176C12">
        <w:rPr>
          <w:rFonts w:ascii="Gadugi" w:hAnsi="Gadugi" w:cs="Times New Roman"/>
          <w:sz w:val="24"/>
          <w:szCs w:val="24"/>
        </w:rPr>
        <w:t xml:space="preserve"> individual choices of citizens</w:t>
      </w:r>
      <w:ins w:id="52" w:author="Ben Stanley" w:date="2018-12-03T11:23:00Z">
        <w:r w:rsidR="000A6E20">
          <w:rPr>
            <w:rFonts w:ascii="Gadugi" w:hAnsi="Gadugi" w:cs="Times New Roman"/>
            <w:sz w:val="24"/>
            <w:szCs w:val="24"/>
          </w:rPr>
          <w:t xml:space="preserve"> regarding turnout (whether to participate in an election or not), and vote choice (for whom</w:t>
        </w:r>
      </w:ins>
      <w:ins w:id="53" w:author="Ben Stanley" w:date="2018-12-03T11:24:00Z">
        <w:r w:rsidR="000A6E20">
          <w:rPr>
            <w:rFonts w:ascii="Gadugi" w:hAnsi="Gadugi" w:cs="Times New Roman"/>
            <w:sz w:val="24"/>
            <w:szCs w:val="24"/>
          </w:rPr>
          <w:t xml:space="preserve"> to cast a vote).</w:t>
        </w:r>
      </w:ins>
      <w:del w:id="54" w:author="Ben Stanley" w:date="2018-12-03T11:23:00Z">
        <w:r w:rsidR="006E676C" w:rsidRPr="00176C12" w:rsidDel="000A6E20">
          <w:rPr>
            <w:rFonts w:ascii="Gadugi" w:hAnsi="Gadugi" w:cs="Times New Roman"/>
            <w:sz w:val="24"/>
            <w:szCs w:val="24"/>
          </w:rPr>
          <w:delText>,</w:delText>
        </w:r>
      </w:del>
      <w:r w:rsidR="006E676C" w:rsidRPr="00176C12">
        <w:rPr>
          <w:rFonts w:ascii="Gadugi" w:hAnsi="Gadugi" w:cs="Times New Roman"/>
          <w:sz w:val="24"/>
          <w:szCs w:val="24"/>
        </w:rPr>
        <w:t xml:space="preserve"> </w:t>
      </w:r>
      <w:del w:id="55" w:author="Ben Stanley" w:date="2018-12-03T11:24:00Z">
        <w:r w:rsidR="006E676C" w:rsidRPr="00176C12" w:rsidDel="000A6E20">
          <w:rPr>
            <w:rFonts w:ascii="Gadugi" w:hAnsi="Gadugi" w:cs="Times New Roman"/>
            <w:sz w:val="24"/>
            <w:szCs w:val="24"/>
          </w:rPr>
          <w:delText>fir</w:delText>
        </w:r>
        <w:r w:rsidR="006B53B9" w:rsidDel="000A6E20">
          <w:rPr>
            <w:rFonts w:ascii="Gadugi" w:hAnsi="Gadugi" w:cs="Times New Roman"/>
            <w:sz w:val="24"/>
            <w:szCs w:val="24"/>
          </w:rPr>
          <w:delText>st whether to participate in an</w:delText>
        </w:r>
        <w:r w:rsidR="006E676C" w:rsidRPr="00176C12" w:rsidDel="000A6E20">
          <w:rPr>
            <w:rFonts w:ascii="Gadugi" w:hAnsi="Gadugi" w:cs="Times New Roman"/>
            <w:sz w:val="24"/>
            <w:szCs w:val="24"/>
          </w:rPr>
          <w:delText xml:space="preserve"> election </w:delText>
        </w:r>
        <w:r w:rsidR="00EF23FD" w:rsidDel="000A6E20">
          <w:rPr>
            <w:rFonts w:ascii="Gadugi" w:hAnsi="Gadugi" w:cs="Times New Roman"/>
            <w:sz w:val="24"/>
            <w:szCs w:val="24"/>
          </w:rPr>
          <w:delText xml:space="preserve">or not </w:delText>
        </w:r>
        <w:r w:rsidR="006E676C" w:rsidRPr="00176C12" w:rsidDel="000A6E20">
          <w:rPr>
            <w:rFonts w:ascii="Gadugi" w:hAnsi="Gadugi" w:cs="Times New Roman"/>
            <w:sz w:val="24"/>
            <w:szCs w:val="24"/>
          </w:rPr>
          <w:delText xml:space="preserve">and, second, whom to vote for. </w:delText>
        </w:r>
        <w:r w:rsidR="00EF23FD" w:rsidDel="000A6E20">
          <w:rPr>
            <w:rFonts w:ascii="Gadugi" w:hAnsi="Gadugi" w:cs="Times New Roman"/>
            <w:sz w:val="24"/>
            <w:szCs w:val="24"/>
          </w:rPr>
          <w:delText>These are the</w:delText>
        </w:r>
      </w:del>
    </w:p>
    <w:p w14:paraId="4E531F4D" w14:textId="413EF20F" w:rsidR="007417CA" w:rsidRDefault="000A6E20" w:rsidP="006E676C">
      <w:pPr>
        <w:ind w:right="-233"/>
        <w:rPr>
          <w:ins w:id="56" w:author="Ben Stanley" w:date="2018-12-03T11:45:00Z"/>
          <w:rFonts w:ascii="Gadugi" w:hAnsi="Gadugi" w:cs="Times New Roman"/>
          <w:sz w:val="24"/>
          <w:szCs w:val="24"/>
        </w:rPr>
      </w:pPr>
      <w:ins w:id="57" w:author="Ben Stanley" w:date="2018-12-03T11:24:00Z">
        <w:r>
          <w:rPr>
            <w:rFonts w:ascii="Gadugi" w:hAnsi="Gadugi" w:cs="Times New Roman"/>
            <w:sz w:val="24"/>
            <w:szCs w:val="24"/>
          </w:rPr>
          <w:t>Aside from these</w:t>
        </w:r>
      </w:ins>
      <w:r w:rsidR="00EF23FD">
        <w:rPr>
          <w:rFonts w:ascii="Gadugi" w:hAnsi="Gadugi" w:cs="Times New Roman"/>
          <w:sz w:val="24"/>
          <w:szCs w:val="24"/>
        </w:rPr>
        <w:t xml:space="preserve"> two main objectives, </w:t>
      </w:r>
      <w:del w:id="58" w:author="Ben Stanley" w:date="2018-12-03T11:24:00Z">
        <w:r w:rsidR="00EF23FD" w:rsidDel="000A6E20">
          <w:rPr>
            <w:rFonts w:ascii="Gadugi" w:hAnsi="Gadugi" w:cs="Times New Roman"/>
            <w:sz w:val="24"/>
            <w:szCs w:val="24"/>
          </w:rPr>
          <w:delText xml:space="preserve">yet </w:delText>
        </w:r>
      </w:del>
      <w:r w:rsidR="00EF23FD">
        <w:rPr>
          <w:rFonts w:ascii="Gadugi" w:hAnsi="Gadugi" w:cs="Times New Roman"/>
          <w:sz w:val="24"/>
          <w:szCs w:val="24"/>
        </w:rPr>
        <w:t xml:space="preserve">there are numerous </w:t>
      </w:r>
      <w:del w:id="59" w:author="Ben Stanley" w:date="2018-12-03T11:24:00Z">
        <w:r w:rsidR="00EF23FD" w:rsidDel="000A6E20">
          <w:rPr>
            <w:rFonts w:ascii="Gadugi" w:hAnsi="Gadugi" w:cs="Times New Roman"/>
            <w:sz w:val="24"/>
            <w:szCs w:val="24"/>
          </w:rPr>
          <w:delText xml:space="preserve">additional queries </w:delText>
        </w:r>
      </w:del>
      <w:ins w:id="60" w:author="Ben Stanley" w:date="2018-12-03T11:24:00Z">
        <w:r>
          <w:rPr>
            <w:rFonts w:ascii="Gadugi" w:hAnsi="Gadugi" w:cs="Times New Roman"/>
            <w:sz w:val="24"/>
            <w:szCs w:val="24"/>
          </w:rPr>
          <w:t xml:space="preserve">other questions </w:t>
        </w:r>
      </w:ins>
      <w:r w:rsidR="00EF23FD">
        <w:rPr>
          <w:rFonts w:ascii="Gadugi" w:hAnsi="Gadugi" w:cs="Times New Roman"/>
          <w:sz w:val="24"/>
          <w:szCs w:val="24"/>
        </w:rPr>
        <w:t xml:space="preserve">the </w:t>
      </w:r>
      <w:del w:id="61" w:author="Ben Stanley" w:date="2018-12-03T11:24:00Z">
        <w:r w:rsidR="00EF23FD" w:rsidDel="000A6E20">
          <w:rPr>
            <w:rFonts w:ascii="Gadugi" w:hAnsi="Gadugi" w:cs="Times New Roman"/>
            <w:sz w:val="24"/>
            <w:szCs w:val="24"/>
          </w:rPr>
          <w:delText>project intends to</w:delText>
        </w:r>
      </w:del>
      <w:ins w:id="62" w:author="Ben Stanley" w:date="2018-12-03T11:24:00Z">
        <w:r>
          <w:rPr>
            <w:rFonts w:ascii="Gadugi" w:hAnsi="Gadugi" w:cs="Times New Roman"/>
            <w:sz w:val="24"/>
            <w:szCs w:val="24"/>
          </w:rPr>
          <w:t>PNES has sought to answer</w:t>
        </w:r>
      </w:ins>
      <w:del w:id="63" w:author="Ben Stanley" w:date="2018-12-03T11:24:00Z">
        <w:r w:rsidR="00EF23FD" w:rsidDel="000A6E20">
          <w:rPr>
            <w:rFonts w:ascii="Gadugi" w:hAnsi="Gadugi" w:cs="Times New Roman"/>
            <w:sz w:val="24"/>
            <w:szCs w:val="24"/>
          </w:rPr>
          <w:delText xml:space="preserve"> seek answers to</w:delText>
        </w:r>
      </w:del>
      <w:r w:rsidR="00EF23FD">
        <w:rPr>
          <w:rFonts w:ascii="Gadugi" w:hAnsi="Gadugi" w:cs="Times New Roman"/>
          <w:sz w:val="24"/>
          <w:szCs w:val="24"/>
        </w:rPr>
        <w:t xml:space="preserve">, such as: (1) </w:t>
      </w:r>
      <w:r w:rsidR="00250265">
        <w:rPr>
          <w:rFonts w:ascii="Gadugi" w:hAnsi="Gadugi" w:cs="Times New Roman"/>
          <w:sz w:val="24"/>
          <w:szCs w:val="24"/>
        </w:rPr>
        <w:t>what mode and quality of</w:t>
      </w:r>
      <w:r w:rsidR="00EF23FD">
        <w:rPr>
          <w:rFonts w:ascii="Gadugi" w:hAnsi="Gadugi" w:cs="Times New Roman"/>
          <w:sz w:val="24"/>
          <w:szCs w:val="24"/>
        </w:rPr>
        <w:t xml:space="preserve"> political representation and accountability is </w:t>
      </w:r>
      <w:del w:id="64" w:author="Ben Stanley" w:date="2018-12-03T11:30:00Z">
        <w:r w:rsidR="00EF23FD" w:rsidDel="000A6E20">
          <w:rPr>
            <w:rFonts w:ascii="Gadugi" w:hAnsi="Gadugi" w:cs="Times New Roman"/>
            <w:sz w:val="24"/>
            <w:szCs w:val="24"/>
          </w:rPr>
          <w:delText>at work</w:delText>
        </w:r>
      </w:del>
      <w:ins w:id="65" w:author="Ben Stanley" w:date="2018-12-03T11:30:00Z">
        <w:r>
          <w:rPr>
            <w:rFonts w:ascii="Gadugi" w:hAnsi="Gadugi" w:cs="Times New Roman"/>
            <w:sz w:val="24"/>
            <w:szCs w:val="24"/>
          </w:rPr>
          <w:t>experienced by</w:t>
        </w:r>
      </w:ins>
      <w:r w:rsidR="00EF23FD">
        <w:rPr>
          <w:rFonts w:ascii="Gadugi" w:hAnsi="Gadugi" w:cs="Times New Roman"/>
          <w:sz w:val="24"/>
          <w:szCs w:val="24"/>
        </w:rPr>
        <w:t xml:space="preserve"> </w:t>
      </w:r>
      <w:del w:id="66" w:author="Ben Stanley" w:date="2018-12-03T11:30:00Z">
        <w:r w:rsidR="00250265" w:rsidDel="000A6E20">
          <w:rPr>
            <w:rFonts w:ascii="Gadugi" w:hAnsi="Gadugi" w:cs="Times New Roman"/>
            <w:sz w:val="24"/>
            <w:szCs w:val="24"/>
          </w:rPr>
          <w:delText xml:space="preserve">for </w:delText>
        </w:r>
      </w:del>
      <w:r w:rsidR="00250265">
        <w:rPr>
          <w:rFonts w:ascii="Gadugi" w:hAnsi="Gadugi" w:cs="Times New Roman"/>
          <w:sz w:val="24"/>
          <w:szCs w:val="24"/>
        </w:rPr>
        <w:t>particular groups of citizens;</w:t>
      </w:r>
      <w:r w:rsidR="00EF23FD">
        <w:rPr>
          <w:rFonts w:ascii="Gadugi" w:hAnsi="Gadugi" w:cs="Times New Roman"/>
          <w:sz w:val="24"/>
          <w:szCs w:val="24"/>
        </w:rPr>
        <w:t xml:space="preserve"> </w:t>
      </w:r>
      <w:r w:rsidR="00250265">
        <w:rPr>
          <w:rFonts w:ascii="Gadugi" w:hAnsi="Gadugi" w:cs="Times New Roman"/>
          <w:sz w:val="24"/>
          <w:szCs w:val="24"/>
        </w:rPr>
        <w:t xml:space="preserve">(2) </w:t>
      </w:r>
      <w:del w:id="67" w:author="Ben Stanley" w:date="2018-12-03T11:29:00Z">
        <w:r w:rsidR="00F73A5E" w:rsidDel="000A6E20">
          <w:rPr>
            <w:rFonts w:ascii="Gadugi" w:hAnsi="Gadugi" w:cs="Times New Roman"/>
            <w:sz w:val="24"/>
            <w:szCs w:val="24"/>
          </w:rPr>
          <w:delText>How does</w:delText>
        </w:r>
      </w:del>
      <w:ins w:id="68" w:author="Ben Stanley" w:date="2018-12-03T11:29:00Z">
        <w:r>
          <w:rPr>
            <w:rFonts w:ascii="Gadugi" w:hAnsi="Gadugi" w:cs="Times New Roman"/>
            <w:sz w:val="24"/>
            <w:szCs w:val="24"/>
          </w:rPr>
          <w:t>to what extent</w:t>
        </w:r>
      </w:ins>
      <w:ins w:id="69" w:author="Ben Stanley" w:date="2018-12-03T11:30:00Z">
        <w:r>
          <w:rPr>
            <w:rFonts w:ascii="Gadugi" w:hAnsi="Gadugi" w:cs="Times New Roman"/>
            <w:sz w:val="24"/>
            <w:szCs w:val="24"/>
          </w:rPr>
          <w:t xml:space="preserve"> tradition</w:t>
        </w:r>
      </w:ins>
      <w:ins w:id="70" w:author="Ben Stanley" w:date="2018-12-03T11:31:00Z">
        <w:r w:rsidR="00190713">
          <w:rPr>
            <w:rFonts w:ascii="Gadugi" w:hAnsi="Gadugi" w:cs="Times New Roman"/>
            <w:sz w:val="24"/>
            <w:szCs w:val="24"/>
          </w:rPr>
          <w:t>al</w:t>
        </w:r>
      </w:ins>
      <w:ins w:id="71" w:author="Ben Stanley" w:date="2018-12-03T11:30:00Z">
        <w:r>
          <w:rPr>
            <w:rFonts w:ascii="Gadugi" w:hAnsi="Gadugi" w:cs="Times New Roman"/>
            <w:sz w:val="24"/>
            <w:szCs w:val="24"/>
          </w:rPr>
          <w:t xml:space="preserve"> models of cleavage politics </w:t>
        </w:r>
        <w:r w:rsidR="00190713">
          <w:rPr>
            <w:rFonts w:ascii="Gadugi" w:hAnsi="Gadugi" w:cs="Times New Roman"/>
            <w:sz w:val="24"/>
            <w:szCs w:val="24"/>
          </w:rPr>
          <w:t xml:space="preserve">explain the </w:t>
        </w:r>
        <w:proofErr w:type="spellStart"/>
        <w:r w:rsidR="00190713">
          <w:rPr>
            <w:rFonts w:ascii="Gadugi" w:hAnsi="Gadugi" w:cs="Times New Roman"/>
            <w:sz w:val="24"/>
            <w:szCs w:val="24"/>
          </w:rPr>
          <w:t>behaviour</w:t>
        </w:r>
        <w:proofErr w:type="spellEnd"/>
        <w:r w:rsidR="00190713">
          <w:rPr>
            <w:rFonts w:ascii="Gadugi" w:hAnsi="Gadugi" w:cs="Times New Roman"/>
            <w:sz w:val="24"/>
            <w:szCs w:val="24"/>
          </w:rPr>
          <w:t xml:space="preserve"> of voters, compared with </w:t>
        </w:r>
      </w:ins>
      <w:r w:rsidR="00250265">
        <w:rPr>
          <w:rFonts w:ascii="Gadugi" w:hAnsi="Gadugi" w:cs="Times New Roman"/>
          <w:sz w:val="24"/>
          <w:szCs w:val="24"/>
        </w:rPr>
        <w:t xml:space="preserve"> </w:t>
      </w:r>
      <w:del w:id="72" w:author="Ben Stanley" w:date="2018-12-03T11:30:00Z">
        <w:r w:rsidR="00250265" w:rsidDel="00190713">
          <w:rPr>
            <w:rFonts w:ascii="Gadugi" w:hAnsi="Gadugi" w:cs="Times New Roman"/>
            <w:sz w:val="24"/>
            <w:szCs w:val="24"/>
          </w:rPr>
          <w:delText xml:space="preserve">the traditional cleavage hold and cleavage politics </w:delText>
        </w:r>
        <w:r w:rsidR="00F73A5E" w:rsidDel="00190713">
          <w:rPr>
            <w:rFonts w:ascii="Gadugi" w:hAnsi="Gadugi" w:cs="Times New Roman"/>
            <w:sz w:val="24"/>
            <w:szCs w:val="24"/>
          </w:rPr>
          <w:delText xml:space="preserve">compare with peoples’ </w:delText>
        </w:r>
      </w:del>
      <w:del w:id="73" w:author="Ben Stanley" w:date="2018-12-03T11:31:00Z">
        <w:r w:rsidR="00F73A5E" w:rsidDel="00190713">
          <w:rPr>
            <w:rFonts w:ascii="Gadugi" w:hAnsi="Gadugi" w:cs="Times New Roman"/>
            <w:sz w:val="24"/>
            <w:szCs w:val="24"/>
          </w:rPr>
          <w:delText xml:space="preserve">new </w:delText>
        </w:r>
      </w:del>
      <w:ins w:id="74" w:author="Ben Stanley" w:date="2018-12-03T11:31:00Z">
        <w:r w:rsidR="00190713">
          <w:rPr>
            <w:rFonts w:ascii="Gadugi" w:hAnsi="Gadugi" w:cs="Times New Roman"/>
            <w:sz w:val="24"/>
            <w:szCs w:val="24"/>
          </w:rPr>
          <w:t xml:space="preserve">novel forms of social interaction such as </w:t>
        </w:r>
      </w:ins>
      <w:r w:rsidR="00F73A5E">
        <w:rPr>
          <w:rFonts w:ascii="Gadugi" w:hAnsi="Gadugi" w:cs="Times New Roman"/>
          <w:sz w:val="24"/>
          <w:szCs w:val="24"/>
        </w:rPr>
        <w:t xml:space="preserve">private networks and </w:t>
      </w:r>
      <w:ins w:id="75" w:author="Ben Stanley" w:date="2018-12-03T11:31:00Z">
        <w:r w:rsidR="00190713">
          <w:rPr>
            <w:rFonts w:ascii="Gadugi" w:hAnsi="Gadugi" w:cs="Times New Roman"/>
            <w:sz w:val="24"/>
            <w:szCs w:val="24"/>
          </w:rPr>
          <w:t xml:space="preserve">more contingent and fluid forms of </w:t>
        </w:r>
      </w:ins>
      <w:r w:rsidR="00F73A5E">
        <w:rPr>
          <w:rFonts w:ascii="Gadugi" w:hAnsi="Gadugi" w:cs="Times New Roman"/>
          <w:sz w:val="24"/>
          <w:szCs w:val="24"/>
        </w:rPr>
        <w:t>social identit</w:t>
      </w:r>
      <w:ins w:id="76" w:author="Ben Stanley" w:date="2018-12-03T11:31:00Z">
        <w:r w:rsidR="00190713">
          <w:rPr>
            <w:rFonts w:ascii="Gadugi" w:hAnsi="Gadugi" w:cs="Times New Roman"/>
            <w:sz w:val="24"/>
            <w:szCs w:val="24"/>
          </w:rPr>
          <w:t>y</w:t>
        </w:r>
      </w:ins>
      <w:del w:id="77" w:author="Ben Stanley" w:date="2018-12-03T11:31:00Z">
        <w:r w:rsidR="00F73A5E" w:rsidDel="00190713">
          <w:rPr>
            <w:rFonts w:ascii="Gadugi" w:hAnsi="Gadugi" w:cs="Times New Roman"/>
            <w:sz w:val="24"/>
            <w:szCs w:val="24"/>
          </w:rPr>
          <w:delText xml:space="preserve">ies in its impact on </w:delText>
        </w:r>
        <w:r w:rsidR="00250265" w:rsidDel="00190713">
          <w:rPr>
            <w:rFonts w:ascii="Gadugi" w:hAnsi="Gadugi" w:cs="Times New Roman"/>
            <w:sz w:val="24"/>
            <w:szCs w:val="24"/>
          </w:rPr>
          <w:delText>political decisions</w:delText>
        </w:r>
      </w:del>
      <w:r w:rsidR="00250265">
        <w:rPr>
          <w:rFonts w:ascii="Gadugi" w:hAnsi="Gadugi" w:cs="Times New Roman"/>
          <w:sz w:val="24"/>
          <w:szCs w:val="24"/>
        </w:rPr>
        <w:t xml:space="preserve">; (3) </w:t>
      </w:r>
      <w:del w:id="78" w:author="Ben Stanley" w:date="2018-12-03T11:32:00Z">
        <w:r w:rsidR="00250265" w:rsidDel="00190713">
          <w:rPr>
            <w:rFonts w:ascii="Gadugi" w:hAnsi="Gadugi" w:cs="Times New Roman"/>
            <w:sz w:val="24"/>
            <w:szCs w:val="24"/>
          </w:rPr>
          <w:delText>how</w:delText>
        </w:r>
        <w:r w:rsidR="00EF23FD" w:rsidDel="00190713">
          <w:rPr>
            <w:rFonts w:ascii="Gadugi" w:hAnsi="Gadugi" w:cs="Times New Roman"/>
            <w:sz w:val="24"/>
            <w:szCs w:val="24"/>
          </w:rPr>
          <w:delText xml:space="preserve"> detailed</w:delText>
        </w:r>
      </w:del>
      <w:ins w:id="79" w:author="Ben Stanley" w:date="2018-12-03T11:32:00Z">
        <w:r w:rsidR="00190713">
          <w:rPr>
            <w:rFonts w:ascii="Gadugi" w:hAnsi="Gadugi" w:cs="Times New Roman"/>
            <w:sz w:val="24"/>
            <w:szCs w:val="24"/>
          </w:rPr>
          <w:t>to what extent</w:t>
        </w:r>
      </w:ins>
      <w:r w:rsidR="00EF23FD">
        <w:rPr>
          <w:rFonts w:ascii="Gadugi" w:hAnsi="Gadugi" w:cs="Times New Roman"/>
          <w:sz w:val="24"/>
          <w:szCs w:val="24"/>
        </w:rPr>
        <w:t xml:space="preserve"> normative visions and evaluations of specific aspects </w:t>
      </w:r>
      <w:r w:rsidR="00250265">
        <w:rPr>
          <w:rFonts w:ascii="Gadugi" w:hAnsi="Gadugi" w:cs="Times New Roman"/>
          <w:sz w:val="24"/>
          <w:szCs w:val="24"/>
        </w:rPr>
        <w:t xml:space="preserve">of </w:t>
      </w:r>
      <w:r w:rsidR="00EF23FD">
        <w:rPr>
          <w:rFonts w:ascii="Gadugi" w:hAnsi="Gadugi" w:cs="Times New Roman"/>
          <w:sz w:val="24"/>
          <w:szCs w:val="24"/>
        </w:rPr>
        <w:t>democracy</w:t>
      </w:r>
      <w:r w:rsidR="00250265">
        <w:rPr>
          <w:rFonts w:ascii="Gadugi" w:hAnsi="Gadugi" w:cs="Times New Roman"/>
          <w:sz w:val="24"/>
          <w:szCs w:val="24"/>
        </w:rPr>
        <w:t xml:space="preserve"> influence</w:t>
      </w:r>
      <w:del w:id="80" w:author="Ben Stanley" w:date="2018-12-03T11:32:00Z">
        <w:r w:rsidR="00250265" w:rsidDel="00190713">
          <w:rPr>
            <w:rFonts w:ascii="Gadugi" w:hAnsi="Gadugi" w:cs="Times New Roman"/>
            <w:sz w:val="24"/>
            <w:szCs w:val="24"/>
          </w:rPr>
          <w:delText>s</w:delText>
        </w:r>
      </w:del>
      <w:r w:rsidR="00250265">
        <w:rPr>
          <w:rFonts w:ascii="Gadugi" w:hAnsi="Gadugi" w:cs="Times New Roman"/>
          <w:sz w:val="24"/>
          <w:szCs w:val="24"/>
        </w:rPr>
        <w:t xml:space="preserve"> </w:t>
      </w:r>
      <w:del w:id="81" w:author="Ben Stanley" w:date="2018-12-03T11:46:00Z">
        <w:r w:rsidR="00EF23FD" w:rsidDel="00F96836">
          <w:rPr>
            <w:rFonts w:ascii="Gadugi" w:hAnsi="Gadugi" w:cs="Times New Roman"/>
            <w:sz w:val="24"/>
            <w:szCs w:val="24"/>
          </w:rPr>
          <w:delText xml:space="preserve">Poles’ </w:delText>
        </w:r>
      </w:del>
      <w:ins w:id="82" w:author="Ben Stanley" w:date="2018-12-03T11:46:00Z">
        <w:r w:rsidR="00F96836">
          <w:rPr>
            <w:rFonts w:ascii="Gadugi" w:hAnsi="Gadugi" w:cs="Times New Roman"/>
            <w:sz w:val="24"/>
            <w:szCs w:val="24"/>
          </w:rPr>
          <w:t xml:space="preserve">citizens’ </w:t>
        </w:r>
      </w:ins>
      <w:r w:rsidR="00EF23FD">
        <w:rPr>
          <w:rFonts w:ascii="Gadugi" w:hAnsi="Gadugi" w:cs="Times New Roman"/>
          <w:sz w:val="24"/>
          <w:szCs w:val="24"/>
        </w:rPr>
        <w:t>political prefer</w:t>
      </w:r>
      <w:r w:rsidR="00250265">
        <w:rPr>
          <w:rFonts w:ascii="Gadugi" w:hAnsi="Gadugi" w:cs="Times New Roman"/>
          <w:sz w:val="24"/>
          <w:szCs w:val="24"/>
        </w:rPr>
        <w:t xml:space="preserve">ences and electoral </w:t>
      </w:r>
      <w:proofErr w:type="spellStart"/>
      <w:r w:rsidR="00250265">
        <w:rPr>
          <w:rFonts w:ascii="Gadugi" w:hAnsi="Gadugi" w:cs="Times New Roman"/>
          <w:sz w:val="24"/>
          <w:szCs w:val="24"/>
        </w:rPr>
        <w:t>behavio</w:t>
      </w:r>
      <w:ins w:id="83" w:author="Ben Stanley" w:date="2018-12-03T11:32:00Z">
        <w:r w:rsidR="00190713">
          <w:rPr>
            <w:rFonts w:ascii="Gadugi" w:hAnsi="Gadugi" w:cs="Times New Roman"/>
            <w:sz w:val="24"/>
            <w:szCs w:val="24"/>
          </w:rPr>
          <w:t>u</w:t>
        </w:r>
      </w:ins>
      <w:r w:rsidR="00250265">
        <w:rPr>
          <w:rFonts w:ascii="Gadugi" w:hAnsi="Gadugi" w:cs="Times New Roman"/>
          <w:sz w:val="24"/>
          <w:szCs w:val="24"/>
        </w:rPr>
        <w:t>r</w:t>
      </w:r>
      <w:proofErr w:type="spellEnd"/>
      <w:r w:rsidR="00250265">
        <w:rPr>
          <w:rFonts w:ascii="Gadugi" w:hAnsi="Gadugi" w:cs="Times New Roman"/>
          <w:sz w:val="24"/>
          <w:szCs w:val="24"/>
        </w:rPr>
        <w:t>; (4</w:t>
      </w:r>
      <w:r w:rsidR="00F73A5E">
        <w:rPr>
          <w:rFonts w:ascii="Gadugi" w:hAnsi="Gadugi" w:cs="Times New Roman"/>
          <w:sz w:val="24"/>
          <w:szCs w:val="24"/>
        </w:rPr>
        <w:t xml:space="preserve">) </w:t>
      </w:r>
      <w:del w:id="84" w:author="Ben Stanley" w:date="2018-12-03T11:32:00Z">
        <w:r w:rsidR="00F73A5E" w:rsidDel="00190713">
          <w:rPr>
            <w:rFonts w:ascii="Gadugi" w:hAnsi="Gadugi" w:cs="Times New Roman"/>
            <w:sz w:val="24"/>
            <w:szCs w:val="24"/>
          </w:rPr>
          <w:delText>what is the role of</w:delText>
        </w:r>
      </w:del>
      <w:ins w:id="85" w:author="Ben Stanley" w:date="2018-12-03T11:32:00Z">
        <w:r w:rsidR="00190713">
          <w:rPr>
            <w:rFonts w:ascii="Gadugi" w:hAnsi="Gadugi" w:cs="Times New Roman"/>
            <w:sz w:val="24"/>
            <w:szCs w:val="24"/>
          </w:rPr>
          <w:t>the role of</w:t>
        </w:r>
      </w:ins>
      <w:r w:rsidR="00EF23FD">
        <w:rPr>
          <w:rFonts w:ascii="Gadugi" w:hAnsi="Gadugi" w:cs="Times New Roman"/>
          <w:sz w:val="24"/>
          <w:szCs w:val="24"/>
        </w:rPr>
        <w:t xml:space="preserve"> political knowledge, media exposure and political efficacy </w:t>
      </w:r>
      <w:r w:rsidR="00F73A5E">
        <w:rPr>
          <w:rFonts w:ascii="Gadugi" w:hAnsi="Gadugi" w:cs="Times New Roman"/>
          <w:sz w:val="24"/>
          <w:szCs w:val="24"/>
        </w:rPr>
        <w:t>in contributing</w:t>
      </w:r>
      <w:r w:rsidR="00EF23FD">
        <w:rPr>
          <w:rFonts w:ascii="Gadugi" w:hAnsi="Gadugi" w:cs="Times New Roman"/>
          <w:sz w:val="24"/>
          <w:szCs w:val="24"/>
        </w:rPr>
        <w:t xml:space="preserve"> to the formation of </w:t>
      </w:r>
      <w:del w:id="86" w:author="Ben Stanley" w:date="2018-12-03T11:32:00Z">
        <w:r w:rsidR="00EF23FD" w:rsidDel="00190713">
          <w:rPr>
            <w:rFonts w:ascii="Gadugi" w:hAnsi="Gadugi" w:cs="Times New Roman"/>
            <w:sz w:val="24"/>
            <w:szCs w:val="24"/>
          </w:rPr>
          <w:delText xml:space="preserve">their </w:delText>
        </w:r>
      </w:del>
      <w:ins w:id="87" w:author="Ben Stanley" w:date="2018-12-03T11:46:00Z">
        <w:r w:rsidR="00F96836">
          <w:rPr>
            <w:rFonts w:ascii="Gadugi" w:hAnsi="Gadugi" w:cs="Times New Roman"/>
            <w:sz w:val="24"/>
            <w:szCs w:val="24"/>
          </w:rPr>
          <w:t>citizens’</w:t>
        </w:r>
      </w:ins>
      <w:ins w:id="88" w:author="Ben Stanley" w:date="2018-12-03T11:32:00Z">
        <w:r w:rsidR="00190713">
          <w:rPr>
            <w:rFonts w:ascii="Gadugi" w:hAnsi="Gadugi" w:cs="Times New Roman"/>
            <w:sz w:val="24"/>
            <w:szCs w:val="24"/>
          </w:rPr>
          <w:t xml:space="preserve"> </w:t>
        </w:r>
      </w:ins>
      <w:r w:rsidR="00EF23FD">
        <w:rPr>
          <w:rFonts w:ascii="Gadugi" w:hAnsi="Gadugi" w:cs="Times New Roman"/>
          <w:sz w:val="24"/>
          <w:szCs w:val="24"/>
        </w:rPr>
        <w:t xml:space="preserve">political </w:t>
      </w:r>
      <w:ins w:id="89" w:author="Ben Stanley" w:date="2018-12-03T11:47:00Z">
        <w:r w:rsidR="00F96836">
          <w:rPr>
            <w:rFonts w:ascii="Gadugi" w:hAnsi="Gadugi" w:cs="Times New Roman"/>
            <w:sz w:val="24"/>
            <w:szCs w:val="24"/>
          </w:rPr>
          <w:t xml:space="preserve">consciousness and </w:t>
        </w:r>
      </w:ins>
      <w:r w:rsidR="00EF23FD">
        <w:rPr>
          <w:rFonts w:ascii="Gadugi" w:hAnsi="Gadugi" w:cs="Times New Roman"/>
          <w:sz w:val="24"/>
          <w:szCs w:val="24"/>
        </w:rPr>
        <w:t>choi</w:t>
      </w:r>
      <w:r w:rsidR="00F73A5E">
        <w:rPr>
          <w:rFonts w:ascii="Gadugi" w:hAnsi="Gadugi" w:cs="Times New Roman"/>
          <w:sz w:val="24"/>
          <w:szCs w:val="24"/>
        </w:rPr>
        <w:t>ces; (</w:t>
      </w:r>
      <w:ins w:id="90" w:author="Ben Stanley" w:date="2018-12-03T11:33:00Z">
        <w:r w:rsidR="00190713">
          <w:rPr>
            <w:rFonts w:ascii="Gadugi" w:hAnsi="Gadugi" w:cs="Times New Roman"/>
            <w:sz w:val="24"/>
            <w:szCs w:val="24"/>
          </w:rPr>
          <w:t>5</w:t>
        </w:r>
      </w:ins>
      <w:del w:id="91" w:author="Ben Stanley" w:date="2018-12-03T11:33:00Z">
        <w:r w:rsidR="00F73A5E" w:rsidDel="00190713">
          <w:rPr>
            <w:rFonts w:ascii="Gadugi" w:hAnsi="Gadugi" w:cs="Times New Roman"/>
            <w:sz w:val="24"/>
            <w:szCs w:val="24"/>
          </w:rPr>
          <w:delText>4</w:delText>
        </w:r>
      </w:del>
      <w:r w:rsidR="00F73A5E">
        <w:rPr>
          <w:rFonts w:ascii="Gadugi" w:hAnsi="Gadugi" w:cs="Times New Roman"/>
          <w:sz w:val="24"/>
          <w:szCs w:val="24"/>
        </w:rPr>
        <w:t>) which issue stances</w:t>
      </w:r>
      <w:ins w:id="92" w:author="Ben Stanley" w:date="2018-12-03T11:34:00Z">
        <w:r w:rsidR="00190713">
          <w:rPr>
            <w:rFonts w:ascii="Gadugi" w:hAnsi="Gadugi" w:cs="Times New Roman"/>
            <w:sz w:val="24"/>
            <w:szCs w:val="24"/>
          </w:rPr>
          <w:t xml:space="preserve"> or specific </w:t>
        </w:r>
      </w:ins>
      <w:del w:id="93" w:author="Ben Stanley" w:date="2018-12-03T11:34:00Z">
        <w:r w:rsidR="00F73A5E" w:rsidDel="00190713">
          <w:rPr>
            <w:rFonts w:ascii="Gadugi" w:hAnsi="Gadugi" w:cs="Times New Roman"/>
            <w:sz w:val="24"/>
            <w:szCs w:val="24"/>
          </w:rPr>
          <w:delText>/</w:delText>
        </w:r>
      </w:del>
      <w:r w:rsidR="00EF23FD">
        <w:rPr>
          <w:rFonts w:ascii="Gadugi" w:hAnsi="Gadugi" w:cs="Times New Roman"/>
          <w:sz w:val="24"/>
          <w:szCs w:val="24"/>
        </w:rPr>
        <w:t>policy proposals</w:t>
      </w:r>
      <w:r w:rsidR="00F73A5E">
        <w:rPr>
          <w:rFonts w:ascii="Gadugi" w:hAnsi="Gadugi" w:cs="Times New Roman"/>
          <w:sz w:val="24"/>
          <w:szCs w:val="24"/>
        </w:rPr>
        <w:t xml:space="preserve"> and</w:t>
      </w:r>
      <w:r w:rsidR="00EF23FD">
        <w:rPr>
          <w:rFonts w:ascii="Gadugi" w:hAnsi="Gadugi" w:cs="Times New Roman"/>
          <w:sz w:val="24"/>
          <w:szCs w:val="24"/>
        </w:rPr>
        <w:t xml:space="preserve"> </w:t>
      </w:r>
      <w:ins w:id="94" w:author="Ben Stanley" w:date="2018-12-03T11:34:00Z">
        <w:r w:rsidR="00190713">
          <w:rPr>
            <w:rFonts w:ascii="Gadugi" w:hAnsi="Gadugi" w:cs="Times New Roman"/>
            <w:sz w:val="24"/>
            <w:szCs w:val="24"/>
          </w:rPr>
          <w:t xml:space="preserve">which broad </w:t>
        </w:r>
      </w:ins>
      <w:r w:rsidR="00EF23FD">
        <w:rPr>
          <w:rFonts w:ascii="Gadugi" w:hAnsi="Gadugi" w:cs="Times New Roman"/>
          <w:sz w:val="24"/>
          <w:szCs w:val="24"/>
        </w:rPr>
        <w:t>ideological leanings influence</w:t>
      </w:r>
      <w:r w:rsidR="00F73A5E">
        <w:rPr>
          <w:rFonts w:ascii="Gadugi" w:hAnsi="Gadugi" w:cs="Times New Roman"/>
          <w:sz w:val="24"/>
          <w:szCs w:val="24"/>
        </w:rPr>
        <w:t xml:space="preserve"> </w:t>
      </w:r>
      <w:del w:id="95" w:author="Ben Stanley" w:date="2018-12-03T11:34:00Z">
        <w:r w:rsidR="00F73A5E" w:rsidDel="00190713">
          <w:rPr>
            <w:rFonts w:ascii="Gadugi" w:hAnsi="Gadugi" w:cs="Times New Roman"/>
            <w:sz w:val="24"/>
            <w:szCs w:val="24"/>
          </w:rPr>
          <w:delText xml:space="preserve">their </w:delText>
        </w:r>
      </w:del>
      <w:ins w:id="96" w:author="Ben Stanley" w:date="2018-12-03T11:47:00Z">
        <w:r w:rsidR="00F96836">
          <w:rPr>
            <w:rFonts w:ascii="Gadugi" w:hAnsi="Gadugi" w:cs="Times New Roman"/>
            <w:sz w:val="24"/>
            <w:szCs w:val="24"/>
          </w:rPr>
          <w:t>citizens’</w:t>
        </w:r>
      </w:ins>
      <w:ins w:id="97" w:author="Ben Stanley" w:date="2018-12-03T11:34:00Z">
        <w:r w:rsidR="00190713">
          <w:rPr>
            <w:rFonts w:ascii="Gadugi" w:hAnsi="Gadugi" w:cs="Times New Roman"/>
            <w:sz w:val="24"/>
            <w:szCs w:val="24"/>
          </w:rPr>
          <w:t xml:space="preserve"> </w:t>
        </w:r>
      </w:ins>
      <w:del w:id="98" w:author="Ben Stanley" w:date="2018-12-03T11:34:00Z">
        <w:r w:rsidR="00F73A5E" w:rsidDel="00190713">
          <w:rPr>
            <w:rFonts w:ascii="Gadugi" w:hAnsi="Gadugi" w:cs="Times New Roman"/>
            <w:sz w:val="24"/>
            <w:szCs w:val="24"/>
          </w:rPr>
          <w:delText>vote and</w:delText>
        </w:r>
      </w:del>
      <w:r w:rsidR="00F73A5E">
        <w:rPr>
          <w:rFonts w:ascii="Gadugi" w:hAnsi="Gadugi" w:cs="Times New Roman"/>
          <w:sz w:val="24"/>
          <w:szCs w:val="24"/>
        </w:rPr>
        <w:t xml:space="preserve"> political preferences</w:t>
      </w:r>
      <w:ins w:id="99" w:author="Ben Stanley" w:date="2018-12-03T11:34:00Z">
        <w:r w:rsidR="00190713">
          <w:rPr>
            <w:rFonts w:ascii="Gadugi" w:hAnsi="Gadugi" w:cs="Times New Roman"/>
            <w:sz w:val="24"/>
            <w:szCs w:val="24"/>
          </w:rPr>
          <w:t xml:space="preserve"> and voting </w:t>
        </w:r>
        <w:proofErr w:type="spellStart"/>
        <w:r w:rsidR="00190713">
          <w:rPr>
            <w:rFonts w:ascii="Gadugi" w:hAnsi="Gadugi" w:cs="Times New Roman"/>
            <w:sz w:val="24"/>
            <w:szCs w:val="24"/>
          </w:rPr>
          <w:t>behaviour</w:t>
        </w:r>
      </w:ins>
      <w:proofErr w:type="spellEnd"/>
      <w:r w:rsidR="00F73A5E">
        <w:rPr>
          <w:rFonts w:ascii="Gadugi" w:hAnsi="Gadugi" w:cs="Times New Roman"/>
          <w:sz w:val="24"/>
          <w:szCs w:val="24"/>
        </w:rPr>
        <w:t>; (</w:t>
      </w:r>
      <w:ins w:id="100" w:author="Ben Stanley" w:date="2018-12-03T11:33:00Z">
        <w:r w:rsidR="00190713">
          <w:rPr>
            <w:rFonts w:ascii="Gadugi" w:hAnsi="Gadugi" w:cs="Times New Roman"/>
            <w:sz w:val="24"/>
            <w:szCs w:val="24"/>
          </w:rPr>
          <w:t>6</w:t>
        </w:r>
      </w:ins>
      <w:del w:id="101" w:author="Ben Stanley" w:date="2018-12-03T11:33:00Z">
        <w:r w:rsidR="00F73A5E" w:rsidDel="00190713">
          <w:rPr>
            <w:rFonts w:ascii="Gadugi" w:hAnsi="Gadugi" w:cs="Times New Roman"/>
            <w:sz w:val="24"/>
            <w:szCs w:val="24"/>
          </w:rPr>
          <w:delText>5</w:delText>
        </w:r>
      </w:del>
      <w:r w:rsidR="00F73A5E">
        <w:rPr>
          <w:rFonts w:ascii="Gadugi" w:hAnsi="Gadugi" w:cs="Times New Roman"/>
          <w:sz w:val="24"/>
          <w:szCs w:val="24"/>
        </w:rPr>
        <w:t xml:space="preserve">) </w:t>
      </w:r>
      <w:del w:id="102" w:author="Ben Stanley" w:date="2018-12-03T11:34:00Z">
        <w:r w:rsidR="00F73A5E" w:rsidDel="00190713">
          <w:rPr>
            <w:rFonts w:ascii="Gadugi" w:hAnsi="Gadugi" w:cs="Times New Roman"/>
            <w:sz w:val="24"/>
            <w:szCs w:val="24"/>
          </w:rPr>
          <w:delText>how economic situation, both</w:delText>
        </w:r>
      </w:del>
      <w:ins w:id="103" w:author="Ben Stanley" w:date="2018-12-03T11:34:00Z">
        <w:r w:rsidR="00190713">
          <w:rPr>
            <w:rFonts w:ascii="Gadugi" w:hAnsi="Gadugi" w:cs="Times New Roman"/>
            <w:sz w:val="24"/>
            <w:szCs w:val="24"/>
          </w:rPr>
          <w:t xml:space="preserve">the impact of retrospective and prospective </w:t>
        </w:r>
      </w:ins>
      <w:del w:id="104" w:author="Ben Stanley" w:date="2018-12-03T11:34:00Z">
        <w:r w:rsidR="00F73A5E" w:rsidDel="00190713">
          <w:rPr>
            <w:rFonts w:ascii="Gadugi" w:hAnsi="Gadugi" w:cs="Times New Roman"/>
            <w:sz w:val="24"/>
            <w:szCs w:val="24"/>
          </w:rPr>
          <w:delText xml:space="preserve"> </w:delText>
        </w:r>
      </w:del>
      <w:proofErr w:type="spellStart"/>
      <w:r w:rsidR="00F73A5E">
        <w:rPr>
          <w:rFonts w:ascii="Gadugi" w:hAnsi="Gadugi" w:cs="Times New Roman"/>
          <w:sz w:val="24"/>
          <w:szCs w:val="24"/>
        </w:rPr>
        <w:t>egotropic</w:t>
      </w:r>
      <w:proofErr w:type="spellEnd"/>
      <w:r w:rsidR="00F73A5E">
        <w:rPr>
          <w:rFonts w:ascii="Gadugi" w:hAnsi="Gadugi" w:cs="Times New Roman"/>
          <w:sz w:val="24"/>
          <w:szCs w:val="24"/>
        </w:rPr>
        <w:t xml:space="preserve"> and </w:t>
      </w:r>
      <w:proofErr w:type="spellStart"/>
      <w:r w:rsidR="00F73A5E">
        <w:rPr>
          <w:rFonts w:ascii="Gadugi" w:hAnsi="Gadugi" w:cs="Times New Roman"/>
          <w:sz w:val="24"/>
          <w:szCs w:val="24"/>
        </w:rPr>
        <w:t>sociotropic</w:t>
      </w:r>
      <w:proofErr w:type="spellEnd"/>
      <w:del w:id="105" w:author="Ben Stanley" w:date="2018-12-03T11:34:00Z">
        <w:r w:rsidR="00F73A5E" w:rsidDel="00190713">
          <w:rPr>
            <w:rFonts w:ascii="Gadugi" w:hAnsi="Gadugi" w:cs="Times New Roman"/>
            <w:sz w:val="24"/>
            <w:szCs w:val="24"/>
          </w:rPr>
          <w:delText>, retrospective and prospective</w:delText>
        </w:r>
      </w:del>
      <w:r w:rsidR="00F73A5E">
        <w:rPr>
          <w:rFonts w:ascii="Gadugi" w:hAnsi="Gadugi" w:cs="Times New Roman"/>
          <w:sz w:val="24"/>
          <w:szCs w:val="24"/>
        </w:rPr>
        <w:t xml:space="preserve"> </w:t>
      </w:r>
      <w:ins w:id="106" w:author="Ben Stanley" w:date="2018-12-03T11:35:00Z">
        <w:r w:rsidR="00190713">
          <w:rPr>
            <w:rFonts w:ascii="Gadugi" w:hAnsi="Gadugi" w:cs="Times New Roman"/>
            <w:sz w:val="24"/>
            <w:szCs w:val="24"/>
          </w:rPr>
          <w:t xml:space="preserve">evaluations of the economic situation </w:t>
        </w:r>
      </w:ins>
      <w:r w:rsidR="00F73A5E">
        <w:rPr>
          <w:rFonts w:ascii="Gadugi" w:hAnsi="Gadugi" w:cs="Times New Roman"/>
          <w:sz w:val="24"/>
          <w:szCs w:val="24"/>
        </w:rPr>
        <w:t xml:space="preserve">determine </w:t>
      </w:r>
      <w:del w:id="107" w:author="Ben Stanley" w:date="2018-12-03T11:35:00Z">
        <w:r w:rsidR="00F73A5E" w:rsidDel="00190713">
          <w:rPr>
            <w:rFonts w:ascii="Gadugi" w:hAnsi="Gadugi" w:cs="Times New Roman"/>
            <w:sz w:val="24"/>
            <w:szCs w:val="24"/>
          </w:rPr>
          <w:delText xml:space="preserve">their </w:delText>
        </w:r>
      </w:del>
      <w:ins w:id="108" w:author="Ben Stanley" w:date="2018-12-03T11:47:00Z">
        <w:r w:rsidR="00F96836">
          <w:rPr>
            <w:rFonts w:ascii="Gadugi" w:hAnsi="Gadugi" w:cs="Times New Roman"/>
            <w:sz w:val="24"/>
            <w:szCs w:val="24"/>
          </w:rPr>
          <w:t>citizens’</w:t>
        </w:r>
      </w:ins>
      <w:ins w:id="109" w:author="Ben Stanley" w:date="2018-12-03T11:35:00Z">
        <w:r w:rsidR="00190713">
          <w:rPr>
            <w:rFonts w:ascii="Gadugi" w:hAnsi="Gadugi" w:cs="Times New Roman"/>
            <w:sz w:val="24"/>
            <w:szCs w:val="24"/>
          </w:rPr>
          <w:t xml:space="preserve"> </w:t>
        </w:r>
      </w:ins>
      <w:r w:rsidR="00F73A5E">
        <w:rPr>
          <w:rFonts w:ascii="Gadugi" w:hAnsi="Gadugi" w:cs="Times New Roman"/>
          <w:sz w:val="24"/>
          <w:szCs w:val="24"/>
        </w:rPr>
        <w:t>political preferences</w:t>
      </w:r>
      <w:r w:rsidR="00466A77">
        <w:rPr>
          <w:rFonts w:ascii="Gadugi" w:hAnsi="Gadugi" w:cs="Times New Roman"/>
          <w:sz w:val="24"/>
          <w:szCs w:val="24"/>
        </w:rPr>
        <w:t>; (</w:t>
      </w:r>
      <w:ins w:id="110" w:author="Ben Stanley" w:date="2018-12-03T11:33:00Z">
        <w:r w:rsidR="00190713">
          <w:rPr>
            <w:rFonts w:ascii="Gadugi" w:hAnsi="Gadugi" w:cs="Times New Roman"/>
            <w:sz w:val="24"/>
            <w:szCs w:val="24"/>
          </w:rPr>
          <w:t>7</w:t>
        </w:r>
      </w:ins>
      <w:del w:id="111" w:author="Ben Stanley" w:date="2018-12-03T11:33:00Z">
        <w:r w:rsidR="00466A77" w:rsidDel="00190713">
          <w:rPr>
            <w:rFonts w:ascii="Gadugi" w:hAnsi="Gadugi" w:cs="Times New Roman"/>
            <w:sz w:val="24"/>
            <w:szCs w:val="24"/>
          </w:rPr>
          <w:delText>6</w:delText>
        </w:r>
      </w:del>
      <w:r w:rsidR="00466A77">
        <w:rPr>
          <w:rFonts w:ascii="Gadugi" w:hAnsi="Gadugi" w:cs="Times New Roman"/>
          <w:sz w:val="24"/>
          <w:szCs w:val="24"/>
        </w:rPr>
        <w:t xml:space="preserve">) </w:t>
      </w:r>
      <w:del w:id="112" w:author="Ben Stanley" w:date="2018-12-03T11:35:00Z">
        <w:r w:rsidR="00466A77" w:rsidDel="00190713">
          <w:rPr>
            <w:rFonts w:ascii="Gadugi" w:hAnsi="Gadugi" w:cs="Times New Roman"/>
            <w:sz w:val="24"/>
            <w:szCs w:val="24"/>
          </w:rPr>
          <w:delText xml:space="preserve">what is </w:delText>
        </w:r>
      </w:del>
      <w:r w:rsidR="00466A77">
        <w:rPr>
          <w:rFonts w:ascii="Gadugi" w:hAnsi="Gadugi" w:cs="Times New Roman"/>
          <w:sz w:val="24"/>
          <w:szCs w:val="24"/>
        </w:rPr>
        <w:t xml:space="preserve">the </w:t>
      </w:r>
      <w:del w:id="113" w:author="Ben Stanley" w:date="2018-12-03T11:35:00Z">
        <w:r w:rsidR="00466A77" w:rsidDel="00190713">
          <w:rPr>
            <w:rFonts w:ascii="Gadugi" w:hAnsi="Gadugi" w:cs="Times New Roman"/>
            <w:sz w:val="24"/>
            <w:szCs w:val="24"/>
          </w:rPr>
          <w:delText xml:space="preserve">exact </w:delText>
        </w:r>
      </w:del>
      <w:ins w:id="114" w:author="Ben Stanley" w:date="2018-12-03T11:35:00Z">
        <w:r w:rsidR="00190713">
          <w:rPr>
            <w:rFonts w:ascii="Gadugi" w:hAnsi="Gadugi" w:cs="Times New Roman"/>
            <w:sz w:val="24"/>
            <w:szCs w:val="24"/>
          </w:rPr>
          <w:lastRenderedPageBreak/>
          <w:t xml:space="preserve">precise </w:t>
        </w:r>
      </w:ins>
      <w:r w:rsidR="00466A77">
        <w:rPr>
          <w:rFonts w:ascii="Gadugi" w:hAnsi="Gadugi" w:cs="Times New Roman"/>
          <w:sz w:val="24"/>
          <w:szCs w:val="24"/>
        </w:rPr>
        <w:t>role of party identification</w:t>
      </w:r>
      <w:ins w:id="115" w:author="Ben Stanley" w:date="2018-12-03T11:35:00Z">
        <w:r w:rsidR="00190713">
          <w:rPr>
            <w:rFonts w:ascii="Gadugi" w:hAnsi="Gadugi" w:cs="Times New Roman"/>
            <w:sz w:val="24"/>
            <w:szCs w:val="24"/>
          </w:rPr>
          <w:t xml:space="preserve"> in influencing the vote, and its location in the chain of causality (is </w:t>
        </w:r>
      </w:ins>
      <w:ins w:id="116" w:author="Ben Stanley" w:date="2018-12-03T11:46:00Z">
        <w:r w:rsidR="00F96836">
          <w:rPr>
            <w:rFonts w:ascii="Gadugi" w:hAnsi="Gadugi" w:cs="Times New Roman"/>
            <w:sz w:val="24"/>
            <w:szCs w:val="24"/>
          </w:rPr>
          <w:t>party identification</w:t>
        </w:r>
      </w:ins>
      <w:ins w:id="117" w:author="Ben Stanley" w:date="2018-12-03T11:35:00Z">
        <w:r w:rsidR="00190713">
          <w:rPr>
            <w:rFonts w:ascii="Gadugi" w:hAnsi="Gadugi" w:cs="Times New Roman"/>
            <w:sz w:val="24"/>
            <w:szCs w:val="24"/>
          </w:rPr>
          <w:t xml:space="preserve">, as in the US case, the </w:t>
        </w:r>
      </w:ins>
      <w:ins w:id="118" w:author="Ben Stanley" w:date="2018-12-03T11:36:00Z">
        <w:r w:rsidR="00190713">
          <w:rPr>
            <w:rFonts w:ascii="Gadugi" w:hAnsi="Gadugi" w:cs="Times New Roman"/>
            <w:sz w:val="24"/>
            <w:szCs w:val="24"/>
          </w:rPr>
          <w:t>“unmoved mover” [CITATION NEEDED]</w:t>
        </w:r>
      </w:ins>
      <w:ins w:id="119" w:author="Ben Stanley" w:date="2018-12-03T11:38:00Z">
        <w:r w:rsidR="00190713">
          <w:rPr>
            <w:rFonts w:ascii="Gadugi" w:hAnsi="Gadugi" w:cs="Times New Roman"/>
            <w:sz w:val="24"/>
            <w:szCs w:val="24"/>
          </w:rPr>
          <w:t>, or are political preferences in Pol</w:t>
        </w:r>
      </w:ins>
      <w:ins w:id="120" w:author="Ben Stanley" w:date="2018-12-03T11:39:00Z">
        <w:r w:rsidR="00190713">
          <w:rPr>
            <w:rFonts w:ascii="Gadugi" w:hAnsi="Gadugi" w:cs="Times New Roman"/>
            <w:sz w:val="24"/>
            <w:szCs w:val="24"/>
          </w:rPr>
          <w:t xml:space="preserve">and dependent on </w:t>
        </w:r>
      </w:ins>
      <w:ins w:id="121" w:author="Ben Stanley" w:date="2018-12-03T11:44:00Z">
        <w:r w:rsidR="007417CA">
          <w:rPr>
            <w:rFonts w:ascii="Gadugi" w:hAnsi="Gadugi" w:cs="Times New Roman"/>
            <w:sz w:val="24"/>
            <w:szCs w:val="24"/>
          </w:rPr>
          <w:t>vote choice itself?)</w:t>
        </w:r>
      </w:ins>
      <w:del w:id="122" w:author="Ben Stanley" w:date="2018-12-03T11:44:00Z">
        <w:r w:rsidR="00466A77" w:rsidDel="007417CA">
          <w:rPr>
            <w:rFonts w:ascii="Gadugi" w:hAnsi="Gadugi" w:cs="Times New Roman"/>
            <w:sz w:val="24"/>
            <w:szCs w:val="24"/>
          </w:rPr>
          <w:delText xml:space="preserve"> and where exactly in the chain of influences on the vote it is located as well as whether in the Polish context it is the classical US “unmoved mover” or is it highly dependent on the vote itself</w:delText>
        </w:r>
      </w:del>
      <w:r w:rsidR="00466A77">
        <w:rPr>
          <w:rFonts w:ascii="Gadugi" w:hAnsi="Gadugi" w:cs="Times New Roman"/>
          <w:sz w:val="24"/>
          <w:szCs w:val="24"/>
        </w:rPr>
        <w:t>; (</w:t>
      </w:r>
      <w:ins w:id="123" w:author="Ben Stanley" w:date="2018-12-03T11:33:00Z">
        <w:r w:rsidR="00190713">
          <w:rPr>
            <w:rFonts w:ascii="Gadugi" w:hAnsi="Gadugi" w:cs="Times New Roman"/>
            <w:sz w:val="24"/>
            <w:szCs w:val="24"/>
          </w:rPr>
          <w:t>8</w:t>
        </w:r>
      </w:ins>
      <w:del w:id="124" w:author="Ben Stanley" w:date="2018-12-03T11:33:00Z">
        <w:r w:rsidR="00466A77" w:rsidDel="00190713">
          <w:rPr>
            <w:rFonts w:ascii="Gadugi" w:hAnsi="Gadugi" w:cs="Times New Roman"/>
            <w:sz w:val="24"/>
            <w:szCs w:val="24"/>
          </w:rPr>
          <w:delText>7</w:delText>
        </w:r>
      </w:del>
      <w:r w:rsidR="00466A77">
        <w:rPr>
          <w:rFonts w:ascii="Gadugi" w:hAnsi="Gadugi" w:cs="Times New Roman"/>
          <w:sz w:val="24"/>
          <w:szCs w:val="24"/>
        </w:rPr>
        <w:t xml:space="preserve">) exactly which configurations of “cross-pressures” </w:t>
      </w:r>
      <w:del w:id="125" w:author="Ben Stanley" w:date="2018-12-03T11:45:00Z">
        <w:r w:rsidR="00466A77" w:rsidDel="007417CA">
          <w:rPr>
            <w:rFonts w:ascii="Gadugi" w:hAnsi="Gadugi" w:cs="Times New Roman"/>
            <w:sz w:val="24"/>
            <w:szCs w:val="24"/>
          </w:rPr>
          <w:delText>impact decisively</w:delText>
        </w:r>
      </w:del>
      <w:ins w:id="126" w:author="Ben Stanley" w:date="2018-12-03T11:45:00Z">
        <w:r w:rsidR="007417CA">
          <w:rPr>
            <w:rFonts w:ascii="Gadugi" w:hAnsi="Gadugi" w:cs="Times New Roman"/>
            <w:sz w:val="24"/>
            <w:szCs w:val="24"/>
          </w:rPr>
          <w:t>have a decisive impact on</w:t>
        </w:r>
      </w:ins>
      <w:r w:rsidR="00466A77">
        <w:rPr>
          <w:rFonts w:ascii="Gadugi" w:hAnsi="Gadugi" w:cs="Times New Roman"/>
          <w:sz w:val="24"/>
          <w:szCs w:val="24"/>
        </w:rPr>
        <w:t xml:space="preserve"> citizens’ political preferences and voting </w:t>
      </w:r>
      <w:proofErr w:type="spellStart"/>
      <w:r w:rsidR="00466A77">
        <w:rPr>
          <w:rFonts w:ascii="Gadugi" w:hAnsi="Gadugi" w:cs="Times New Roman"/>
          <w:sz w:val="24"/>
          <w:szCs w:val="24"/>
        </w:rPr>
        <w:t>behavio</w:t>
      </w:r>
      <w:ins w:id="127" w:author="Ben Stanley" w:date="2018-12-03T11:45:00Z">
        <w:r w:rsidR="007417CA">
          <w:rPr>
            <w:rFonts w:ascii="Gadugi" w:hAnsi="Gadugi" w:cs="Times New Roman"/>
            <w:sz w:val="24"/>
            <w:szCs w:val="24"/>
          </w:rPr>
          <w:t>u</w:t>
        </w:r>
      </w:ins>
      <w:r w:rsidR="00466A77">
        <w:rPr>
          <w:rFonts w:ascii="Gadugi" w:hAnsi="Gadugi" w:cs="Times New Roman"/>
          <w:sz w:val="24"/>
          <w:szCs w:val="24"/>
        </w:rPr>
        <w:t>r</w:t>
      </w:r>
      <w:proofErr w:type="spellEnd"/>
      <w:r w:rsidR="00466A77">
        <w:rPr>
          <w:rFonts w:ascii="Gadugi" w:hAnsi="Gadugi" w:cs="Times New Roman"/>
          <w:sz w:val="24"/>
          <w:szCs w:val="24"/>
        </w:rPr>
        <w:t xml:space="preserve">. </w:t>
      </w:r>
    </w:p>
    <w:p w14:paraId="7F23BFAC" w14:textId="0D2BE8B8" w:rsidR="00EF23FD" w:rsidRDefault="00466A77" w:rsidP="006E676C">
      <w:pPr>
        <w:ind w:right="-233"/>
        <w:rPr>
          <w:rFonts w:ascii="Gadugi" w:hAnsi="Gadugi" w:cs="Times New Roman"/>
          <w:sz w:val="24"/>
          <w:szCs w:val="24"/>
        </w:rPr>
      </w:pPr>
      <w:del w:id="128" w:author="Ben Stanley" w:date="2018-12-03T11:47:00Z">
        <w:r w:rsidDel="00F96836">
          <w:rPr>
            <w:rFonts w:ascii="Gadugi" w:hAnsi="Gadugi" w:cs="Times New Roman"/>
            <w:sz w:val="24"/>
            <w:szCs w:val="24"/>
          </w:rPr>
          <w:delText>The above</w:delText>
        </w:r>
      </w:del>
      <w:ins w:id="129" w:author="Ben Stanley" w:date="2018-12-03T11:47:00Z">
        <w:r w:rsidR="00F96836">
          <w:rPr>
            <w:rFonts w:ascii="Gadugi" w:hAnsi="Gadugi" w:cs="Times New Roman"/>
            <w:sz w:val="24"/>
            <w:szCs w:val="24"/>
          </w:rPr>
          <w:t>These</w:t>
        </w:r>
      </w:ins>
      <w:r>
        <w:rPr>
          <w:rFonts w:ascii="Gadugi" w:hAnsi="Gadugi" w:cs="Times New Roman"/>
          <w:sz w:val="24"/>
          <w:szCs w:val="24"/>
        </w:rPr>
        <w:t xml:space="preserve"> research questions </w:t>
      </w:r>
      <w:r w:rsidR="00E15FA6">
        <w:rPr>
          <w:rFonts w:ascii="Gadugi" w:hAnsi="Gadugi" w:cs="Times New Roman"/>
          <w:sz w:val="24"/>
          <w:szCs w:val="24"/>
        </w:rPr>
        <w:t xml:space="preserve">(RQs) </w:t>
      </w:r>
      <w:r>
        <w:rPr>
          <w:rFonts w:ascii="Gadugi" w:hAnsi="Gadugi" w:cs="Times New Roman"/>
          <w:sz w:val="24"/>
          <w:szCs w:val="24"/>
        </w:rPr>
        <w:t xml:space="preserve">are presented here in </w:t>
      </w:r>
      <w:del w:id="130" w:author="Ben Stanley" w:date="2018-12-03T11:47:00Z">
        <w:r w:rsidDel="00F96836">
          <w:rPr>
            <w:rFonts w:ascii="Gadugi" w:hAnsi="Gadugi" w:cs="Times New Roman"/>
            <w:sz w:val="24"/>
            <w:szCs w:val="24"/>
          </w:rPr>
          <w:delText xml:space="preserve">its’ </w:delText>
        </w:r>
      </w:del>
      <w:ins w:id="131" w:author="Ben Stanley" w:date="2018-12-03T11:47:00Z">
        <w:r w:rsidR="00F96836">
          <w:rPr>
            <w:rFonts w:ascii="Gadugi" w:hAnsi="Gadugi" w:cs="Times New Roman"/>
            <w:sz w:val="24"/>
            <w:szCs w:val="24"/>
          </w:rPr>
          <w:t xml:space="preserve">their </w:t>
        </w:r>
      </w:ins>
      <w:r>
        <w:rPr>
          <w:rFonts w:ascii="Gadugi" w:hAnsi="Gadugi" w:cs="Times New Roman"/>
          <w:sz w:val="24"/>
          <w:szCs w:val="24"/>
        </w:rPr>
        <w:t>simplest form,</w:t>
      </w:r>
      <w:ins w:id="132" w:author="Ben Stanley" w:date="2018-12-03T11:47:00Z">
        <w:r w:rsidR="00F96836">
          <w:rPr>
            <w:rFonts w:ascii="Gadugi" w:hAnsi="Gadugi" w:cs="Times New Roman"/>
            <w:sz w:val="24"/>
            <w:szCs w:val="24"/>
          </w:rPr>
          <w:t xml:space="preserve"> approximately in accordance with the successive components of the</w:t>
        </w:r>
      </w:ins>
      <w:r>
        <w:rPr>
          <w:rFonts w:ascii="Gadugi" w:hAnsi="Gadugi" w:cs="Times New Roman"/>
          <w:sz w:val="24"/>
          <w:szCs w:val="24"/>
        </w:rPr>
        <w:t xml:space="preserve"> </w:t>
      </w:r>
      <w:del w:id="133" w:author="Ben Stanley" w:date="2018-12-03T11:47:00Z">
        <w:r w:rsidDel="00F96836">
          <w:rPr>
            <w:rFonts w:ascii="Gadugi" w:hAnsi="Gadugi" w:cs="Times New Roman"/>
            <w:sz w:val="24"/>
            <w:szCs w:val="24"/>
          </w:rPr>
          <w:delText xml:space="preserve">roughly following the components of the </w:delText>
        </w:r>
      </w:del>
      <w:r>
        <w:rPr>
          <w:rFonts w:ascii="Gadugi" w:hAnsi="Gadugi" w:cs="Times New Roman"/>
          <w:sz w:val="24"/>
          <w:szCs w:val="24"/>
        </w:rPr>
        <w:t xml:space="preserve">Michigan </w:t>
      </w:r>
      <w:ins w:id="134" w:author="Ben Stanley" w:date="2018-12-03T11:48:00Z">
        <w:r w:rsidR="00F96836">
          <w:rPr>
            <w:rFonts w:ascii="Gadugi" w:hAnsi="Gadugi" w:cs="Times New Roman"/>
            <w:sz w:val="24"/>
            <w:szCs w:val="24"/>
          </w:rPr>
          <w:t>“</w:t>
        </w:r>
      </w:ins>
      <w:r>
        <w:rPr>
          <w:rFonts w:ascii="Gadugi" w:hAnsi="Gadugi" w:cs="Times New Roman"/>
          <w:sz w:val="24"/>
          <w:szCs w:val="24"/>
        </w:rPr>
        <w:t>funnel of causality</w:t>
      </w:r>
      <w:ins w:id="135" w:author="Ben Stanley" w:date="2018-12-03T11:48:00Z">
        <w:r w:rsidR="00F96836">
          <w:rPr>
            <w:rFonts w:ascii="Gadugi" w:hAnsi="Gadugi" w:cs="Times New Roman"/>
            <w:sz w:val="24"/>
            <w:szCs w:val="24"/>
          </w:rPr>
          <w:t>”.</w:t>
        </w:r>
      </w:ins>
      <w:r>
        <w:rPr>
          <w:rFonts w:ascii="Gadugi" w:hAnsi="Gadugi" w:cs="Times New Roman"/>
          <w:sz w:val="24"/>
          <w:szCs w:val="24"/>
        </w:rPr>
        <w:t xml:space="preserve"> </w:t>
      </w:r>
      <w:del w:id="136" w:author="Ben Stanley" w:date="2018-12-03T11:48:00Z">
        <w:r w:rsidDel="00F96836">
          <w:rPr>
            <w:rFonts w:ascii="Gadugi" w:hAnsi="Gadugi" w:cs="Times New Roman"/>
            <w:sz w:val="24"/>
            <w:szCs w:val="24"/>
          </w:rPr>
          <w:delText>with some</w:delText>
        </w:r>
      </w:del>
      <w:ins w:id="137" w:author="Ben Stanley" w:date="2018-12-03T11:48:00Z">
        <w:r w:rsidR="00F96836">
          <w:rPr>
            <w:rFonts w:ascii="Gadugi" w:hAnsi="Gadugi" w:cs="Times New Roman"/>
            <w:sz w:val="24"/>
            <w:szCs w:val="24"/>
          </w:rPr>
          <w:t>Additional</w:t>
        </w:r>
      </w:ins>
      <w:r>
        <w:rPr>
          <w:rFonts w:ascii="Gadugi" w:hAnsi="Gadugi" w:cs="Times New Roman"/>
          <w:sz w:val="24"/>
          <w:szCs w:val="24"/>
        </w:rPr>
        <w:t xml:space="preserve"> innovative elements</w:t>
      </w:r>
      <w:ins w:id="138" w:author="Ben Stanley" w:date="2018-12-03T11:48:00Z">
        <w:r w:rsidR="00F96836">
          <w:rPr>
            <w:rFonts w:ascii="Gadugi" w:hAnsi="Gadugi" w:cs="Times New Roman"/>
            <w:sz w:val="24"/>
            <w:szCs w:val="24"/>
          </w:rPr>
          <w:t xml:space="preserve"> of </w:t>
        </w:r>
      </w:ins>
      <w:ins w:id="139" w:author="Ben Stanley" w:date="2018-12-03T11:50:00Z">
        <w:r w:rsidR="00F96836">
          <w:rPr>
            <w:rFonts w:ascii="Gadugi" w:hAnsi="Gadugi" w:cs="Times New Roman"/>
            <w:sz w:val="24"/>
            <w:szCs w:val="24"/>
          </w:rPr>
          <w:t>our model which depart from the Michigan model are discussed in the next section</w:t>
        </w:r>
      </w:ins>
      <w:del w:id="140" w:author="Ben Stanley" w:date="2018-12-03T11:50:00Z">
        <w:r w:rsidDel="00F96836">
          <w:rPr>
            <w:rFonts w:ascii="Gadugi" w:hAnsi="Gadugi" w:cs="Times New Roman"/>
            <w:sz w:val="24"/>
            <w:szCs w:val="24"/>
          </w:rPr>
          <w:delText>, but without discussing both, its’ p</w:delText>
        </w:r>
        <w:r w:rsidR="00E15FA6" w:rsidDel="00F96836">
          <w:rPr>
            <w:rFonts w:ascii="Gadugi" w:hAnsi="Gadugi" w:cs="Times New Roman"/>
            <w:sz w:val="24"/>
            <w:szCs w:val="24"/>
          </w:rPr>
          <w:delText>eculiar manifestations (specified</w:delText>
        </w:r>
        <w:r w:rsidDel="00F96836">
          <w:rPr>
            <w:rFonts w:ascii="Gadugi" w:hAnsi="Gadugi" w:cs="Times New Roman"/>
            <w:sz w:val="24"/>
            <w:szCs w:val="24"/>
          </w:rPr>
          <w:delText xml:space="preserve"> expressions) and their interactions. More detailed discussion of our </w:delText>
        </w:r>
        <w:r w:rsidR="00E15FA6" w:rsidDel="00F96836">
          <w:rPr>
            <w:rFonts w:ascii="Gadugi" w:hAnsi="Gadugi" w:cs="Times New Roman"/>
            <w:sz w:val="24"/>
            <w:szCs w:val="24"/>
          </w:rPr>
          <w:delText>RQs is presented in the next part</w:delText>
        </w:r>
      </w:del>
      <w:r w:rsidR="001B08FC">
        <w:rPr>
          <w:rFonts w:ascii="Gadugi" w:hAnsi="Gadugi" w:cs="Times New Roman"/>
          <w:sz w:val="24"/>
          <w:szCs w:val="24"/>
        </w:rPr>
        <w:t>.</w:t>
      </w:r>
    </w:p>
    <w:p w14:paraId="6E2E367D" w14:textId="6907BC9E" w:rsidR="006E676C" w:rsidRDefault="006E676C" w:rsidP="006E676C">
      <w:pPr>
        <w:ind w:right="-233"/>
        <w:rPr>
          <w:ins w:id="141" w:author="Ben Stanley" w:date="2018-12-03T12:03:00Z"/>
          <w:rFonts w:ascii="Corbel" w:hAnsi="Corbel" w:cs="Times New Roman"/>
          <w:sz w:val="24"/>
          <w:szCs w:val="24"/>
          <w:lang w:val="pl-PL"/>
        </w:rPr>
      </w:pPr>
      <w:r>
        <w:rPr>
          <w:rFonts w:ascii="Gadugi" w:hAnsi="Gadugi" w:cs="Times New Roman"/>
          <w:sz w:val="24"/>
          <w:szCs w:val="24"/>
        </w:rPr>
        <w:t xml:space="preserve">As the </w:t>
      </w:r>
      <w:r w:rsidR="001B08FC">
        <w:rPr>
          <w:rFonts w:ascii="Gadugi" w:hAnsi="Gadugi" w:cs="Times New Roman"/>
          <w:sz w:val="24"/>
          <w:szCs w:val="24"/>
        </w:rPr>
        <w:t xml:space="preserve">PNES </w:t>
      </w:r>
      <w:r>
        <w:rPr>
          <w:rFonts w:ascii="Gadugi" w:hAnsi="Gadugi" w:cs="Times New Roman"/>
          <w:sz w:val="24"/>
          <w:szCs w:val="24"/>
        </w:rPr>
        <w:t xml:space="preserve">project has been </w:t>
      </w:r>
      <w:r w:rsidR="006B53B9">
        <w:rPr>
          <w:rFonts w:ascii="Gadugi" w:hAnsi="Gadugi" w:cs="Times New Roman"/>
          <w:sz w:val="24"/>
          <w:szCs w:val="24"/>
        </w:rPr>
        <w:t xml:space="preserve">- </w:t>
      </w:r>
      <w:r>
        <w:rPr>
          <w:rFonts w:ascii="Gadugi" w:hAnsi="Gadugi" w:cs="Times New Roman"/>
          <w:sz w:val="24"/>
          <w:szCs w:val="24"/>
        </w:rPr>
        <w:t>and hopefully will</w:t>
      </w:r>
      <w:ins w:id="142" w:author="Ben Stanley" w:date="2018-12-03T11:51:00Z">
        <w:r w:rsidR="00F96836">
          <w:rPr>
            <w:rFonts w:ascii="Gadugi" w:hAnsi="Gadugi" w:cs="Times New Roman"/>
            <w:sz w:val="24"/>
            <w:szCs w:val="24"/>
          </w:rPr>
          <w:t xml:space="preserve"> continue to</w:t>
        </w:r>
      </w:ins>
      <w:r>
        <w:rPr>
          <w:rFonts w:ascii="Gadugi" w:hAnsi="Gadugi" w:cs="Times New Roman"/>
          <w:sz w:val="24"/>
          <w:szCs w:val="24"/>
        </w:rPr>
        <w:t xml:space="preserve"> be</w:t>
      </w:r>
      <w:ins w:id="143" w:author="Ben Stanley" w:date="2018-12-03T11:51:00Z">
        <w:r w:rsidR="00F96836">
          <w:rPr>
            <w:rFonts w:ascii="Gadugi" w:hAnsi="Gadugi" w:cs="Times New Roman"/>
            <w:sz w:val="24"/>
            <w:szCs w:val="24"/>
          </w:rPr>
          <w:t xml:space="preserve"> -</w:t>
        </w:r>
      </w:ins>
      <w:del w:id="144" w:author="Ben Stanley" w:date="2018-12-03T11:51:00Z">
        <w:r w:rsidR="006B53B9" w:rsidDel="00F96836">
          <w:rPr>
            <w:rFonts w:ascii="Gadugi" w:hAnsi="Gadugi" w:cs="Times New Roman"/>
            <w:sz w:val="24"/>
            <w:szCs w:val="24"/>
          </w:rPr>
          <w:delText xml:space="preserve">- </w:delText>
        </w:r>
      </w:del>
      <w:r>
        <w:rPr>
          <w:rFonts w:ascii="Gadugi" w:hAnsi="Gadugi" w:cs="Times New Roman"/>
          <w:sz w:val="24"/>
          <w:szCs w:val="24"/>
        </w:rPr>
        <w:t xml:space="preserve"> financed from public funds,</w:t>
      </w:r>
      <w:ins w:id="145" w:author="Ben Stanley" w:date="2018-12-03T11:54:00Z">
        <w:r w:rsidR="00C347AB">
          <w:rPr>
            <w:rFonts w:ascii="Gadugi" w:hAnsi="Gadugi" w:cs="Times New Roman"/>
            <w:sz w:val="24"/>
            <w:szCs w:val="24"/>
          </w:rPr>
          <w:t xml:space="preserve"> it exists to serve the public good, pr</w:t>
        </w:r>
      </w:ins>
      <w:ins w:id="146" w:author="Ben Stanley" w:date="2018-12-03T11:55:00Z">
        <w:r w:rsidR="00C347AB">
          <w:rPr>
            <w:rFonts w:ascii="Gadugi" w:hAnsi="Gadugi" w:cs="Times New Roman"/>
            <w:sz w:val="24"/>
            <w:szCs w:val="24"/>
          </w:rPr>
          <w:t>oviding</w:t>
        </w:r>
      </w:ins>
      <w:ins w:id="147" w:author="Ben Stanley" w:date="2018-12-03T11:56:00Z">
        <w:r w:rsidR="00C347AB">
          <w:rPr>
            <w:rFonts w:ascii="Gadugi" w:hAnsi="Gadugi" w:cs="Times New Roman"/>
            <w:sz w:val="24"/>
            <w:szCs w:val="24"/>
          </w:rPr>
          <w:t xml:space="preserve"> Poles with</w:t>
        </w:r>
      </w:ins>
      <w:ins w:id="148" w:author="Ben Stanley" w:date="2018-12-03T11:55:00Z">
        <w:r w:rsidR="00C347AB">
          <w:rPr>
            <w:rFonts w:ascii="Gadugi" w:hAnsi="Gadugi" w:cs="Times New Roman"/>
            <w:sz w:val="24"/>
            <w:szCs w:val="24"/>
          </w:rPr>
          <w:t xml:space="preserve"> reliable information about </w:t>
        </w:r>
      </w:ins>
      <w:ins w:id="149" w:author="Ben Stanley" w:date="2018-12-03T11:56:00Z">
        <w:r w:rsidR="00C347AB">
          <w:rPr>
            <w:rFonts w:ascii="Gadugi" w:hAnsi="Gadugi" w:cs="Times New Roman"/>
            <w:sz w:val="24"/>
            <w:szCs w:val="24"/>
          </w:rPr>
          <w:t>the party-political</w:t>
        </w:r>
      </w:ins>
      <w:ins w:id="150" w:author="Ben Stanley" w:date="2018-12-03T11:55:00Z">
        <w:r w:rsidR="00C347AB">
          <w:rPr>
            <w:rFonts w:ascii="Gadugi" w:hAnsi="Gadugi" w:cs="Times New Roman"/>
            <w:sz w:val="24"/>
            <w:szCs w:val="24"/>
          </w:rPr>
          <w:t xml:space="preserve"> preferences</w:t>
        </w:r>
      </w:ins>
      <w:ins w:id="151" w:author="Ben Stanley" w:date="2018-12-03T11:56:00Z">
        <w:r w:rsidR="00C347AB">
          <w:rPr>
            <w:rFonts w:ascii="Gadugi" w:hAnsi="Gadugi" w:cs="Times New Roman"/>
            <w:sz w:val="24"/>
            <w:szCs w:val="24"/>
          </w:rPr>
          <w:t xml:space="preserve">, attitudes and </w:t>
        </w:r>
        <w:proofErr w:type="spellStart"/>
        <w:r w:rsidR="00C347AB">
          <w:rPr>
            <w:rFonts w:ascii="Gadugi" w:hAnsi="Gadugi" w:cs="Times New Roman"/>
            <w:sz w:val="24"/>
            <w:szCs w:val="24"/>
          </w:rPr>
          <w:t>behaviour</w:t>
        </w:r>
        <w:proofErr w:type="spellEnd"/>
        <w:r w:rsidR="00C347AB">
          <w:rPr>
            <w:rFonts w:ascii="Gadugi" w:hAnsi="Gadugi" w:cs="Times New Roman"/>
            <w:sz w:val="24"/>
            <w:szCs w:val="24"/>
          </w:rPr>
          <w:t xml:space="preserve"> of their fellow citizens </w:t>
        </w:r>
      </w:ins>
      <w:ins w:id="152" w:author="Ben Stanley" w:date="2018-12-03T11:57:00Z">
        <w:r w:rsidR="00C347AB">
          <w:rPr>
            <w:rFonts w:ascii="Gadugi" w:hAnsi="Gadugi" w:cs="Times New Roman"/>
            <w:sz w:val="24"/>
            <w:szCs w:val="24"/>
          </w:rPr>
          <w:t>in comparative perspective</w:t>
        </w:r>
      </w:ins>
      <w:ins w:id="153" w:author="Ben Stanley" w:date="2018-12-03T11:56:00Z">
        <w:r w:rsidR="00C347AB">
          <w:rPr>
            <w:rFonts w:ascii="Gadugi" w:hAnsi="Gadugi" w:cs="Times New Roman"/>
            <w:sz w:val="24"/>
            <w:szCs w:val="24"/>
          </w:rPr>
          <w:t xml:space="preserve">. </w:t>
        </w:r>
      </w:ins>
      <w:del w:id="154" w:author="Ben Stanley" w:date="2018-12-03T11:58:00Z">
        <w:r w:rsidDel="00C347AB">
          <w:rPr>
            <w:rFonts w:ascii="Gadugi" w:hAnsi="Gadugi" w:cs="Times New Roman"/>
            <w:sz w:val="24"/>
            <w:szCs w:val="24"/>
          </w:rPr>
          <w:delText xml:space="preserve"> it has to serve public good, which in this ins</w:delText>
        </w:r>
        <w:r w:rsidR="00CC6F53" w:rsidDel="00C347AB">
          <w:rPr>
            <w:rFonts w:ascii="Gadugi" w:hAnsi="Gadugi" w:cs="Times New Roman"/>
            <w:sz w:val="24"/>
            <w:szCs w:val="24"/>
          </w:rPr>
          <w:delText>tance pertains</w:delText>
        </w:r>
        <w:r w:rsidDel="00C347AB">
          <w:rPr>
            <w:rFonts w:ascii="Gadugi" w:hAnsi="Gadugi" w:cs="Times New Roman"/>
            <w:sz w:val="24"/>
            <w:szCs w:val="24"/>
          </w:rPr>
          <w:delText xml:space="preserve"> </w:delText>
        </w:r>
        <w:r w:rsidR="00CC6F53" w:rsidDel="00C347AB">
          <w:rPr>
            <w:rFonts w:ascii="Gadugi" w:hAnsi="Gadugi" w:cs="Times New Roman"/>
            <w:sz w:val="24"/>
            <w:szCs w:val="24"/>
          </w:rPr>
          <w:delText xml:space="preserve">to the </w:delText>
        </w:r>
        <w:r w:rsidDel="00C347AB">
          <w:rPr>
            <w:rFonts w:ascii="Gadugi" w:hAnsi="Gadugi" w:cs="Times New Roman"/>
            <w:sz w:val="24"/>
            <w:szCs w:val="24"/>
          </w:rPr>
          <w:delText xml:space="preserve">self-consciousness of the </w:delText>
        </w:r>
      </w:del>
      <w:ins w:id="155" w:author="Ben Stanley" w:date="2018-12-03T11:58:00Z">
        <w:r w:rsidR="00C347AB">
          <w:rPr>
            <w:rFonts w:ascii="Gadugi" w:hAnsi="Gadugi" w:cs="Times New Roman"/>
            <w:sz w:val="24"/>
            <w:szCs w:val="24"/>
          </w:rPr>
          <w:t>A well-functioning democracy depends on an informed population, and the PNES contributes to the stock of public kn</w:t>
        </w:r>
      </w:ins>
      <w:ins w:id="156" w:author="Ben Stanley" w:date="2018-12-03T11:59:00Z">
        <w:r w:rsidR="00C347AB">
          <w:rPr>
            <w:rFonts w:ascii="Gadugi" w:hAnsi="Gadugi" w:cs="Times New Roman"/>
            <w:sz w:val="24"/>
            <w:szCs w:val="24"/>
          </w:rPr>
          <w:t>owledge about the</w:t>
        </w:r>
      </w:ins>
      <w:ins w:id="157" w:author="Ben Stanley" w:date="2018-12-03T12:00:00Z">
        <w:r w:rsidR="00B7145A">
          <w:rPr>
            <w:rFonts w:ascii="Gadugi" w:hAnsi="Gadugi" w:cs="Times New Roman"/>
            <w:sz w:val="24"/>
            <w:szCs w:val="24"/>
          </w:rPr>
          <w:t xml:space="preserve"> linkage between the</w:t>
        </w:r>
      </w:ins>
      <w:ins w:id="158" w:author="Ben Stanley" w:date="2018-12-03T11:59:00Z">
        <w:r w:rsidR="00C347AB">
          <w:rPr>
            <w:rFonts w:ascii="Gadugi" w:hAnsi="Gadugi" w:cs="Times New Roman"/>
            <w:sz w:val="24"/>
            <w:szCs w:val="24"/>
          </w:rPr>
          <w:t xml:space="preserve"> “supply side” of politics</w:t>
        </w:r>
      </w:ins>
      <w:ins w:id="159" w:author="Ben Stanley" w:date="2018-12-03T11:58:00Z">
        <w:r w:rsidR="00C347AB">
          <w:rPr>
            <w:rFonts w:ascii="Gadugi" w:hAnsi="Gadugi" w:cs="Times New Roman"/>
            <w:sz w:val="24"/>
            <w:szCs w:val="24"/>
          </w:rPr>
          <w:t xml:space="preserve"> </w:t>
        </w:r>
      </w:ins>
      <w:ins w:id="160" w:author="Ben Stanley" w:date="2018-12-03T12:00:00Z">
        <w:r w:rsidR="00B7145A">
          <w:rPr>
            <w:rFonts w:ascii="Gadugi" w:hAnsi="Gadugi" w:cs="Times New Roman"/>
            <w:sz w:val="24"/>
            <w:szCs w:val="24"/>
          </w:rPr>
          <w:t>(</w:t>
        </w:r>
      </w:ins>
      <w:del w:id="161" w:author="Ben Stanley" w:date="2018-12-03T12:00:00Z">
        <w:r w:rsidDel="00B7145A">
          <w:rPr>
            <w:rFonts w:ascii="Gadugi" w:hAnsi="Gadugi" w:cs="Times New Roman"/>
            <w:sz w:val="24"/>
            <w:szCs w:val="24"/>
          </w:rPr>
          <w:delText xml:space="preserve">population at large </w:delText>
        </w:r>
        <w:r w:rsidR="006B53B9" w:rsidDel="00B7145A">
          <w:rPr>
            <w:rFonts w:ascii="Gadugi" w:hAnsi="Gadugi" w:cs="Times New Roman"/>
            <w:sz w:val="24"/>
            <w:szCs w:val="24"/>
          </w:rPr>
          <w:delText xml:space="preserve">about </w:delText>
        </w:r>
      </w:del>
      <w:r>
        <w:rPr>
          <w:rFonts w:ascii="Gadugi" w:hAnsi="Gadugi" w:cs="Times New Roman"/>
          <w:sz w:val="24"/>
          <w:szCs w:val="24"/>
        </w:rPr>
        <w:t xml:space="preserve">the </w:t>
      </w:r>
      <w:ins w:id="162" w:author="Ben Stanley" w:date="2018-12-03T12:01:00Z">
        <w:r w:rsidR="00B7145A">
          <w:rPr>
            <w:rFonts w:ascii="Gadugi" w:hAnsi="Gadugi" w:cs="Times New Roman"/>
            <w:sz w:val="24"/>
            <w:szCs w:val="24"/>
          </w:rPr>
          <w:t xml:space="preserve">ideological and programmatic offerings of parties) and the “demand side” (the </w:t>
        </w:r>
        <w:r w:rsidR="00835C08">
          <w:rPr>
            <w:rFonts w:ascii="Gadugi" w:hAnsi="Gadugi" w:cs="Times New Roman"/>
            <w:sz w:val="24"/>
            <w:szCs w:val="24"/>
          </w:rPr>
          <w:t xml:space="preserve">preferences, priorities and </w:t>
        </w:r>
        <w:proofErr w:type="spellStart"/>
        <w:r w:rsidR="00835C08">
          <w:rPr>
            <w:rFonts w:ascii="Gadugi" w:hAnsi="Gadugi" w:cs="Times New Roman"/>
            <w:sz w:val="24"/>
            <w:szCs w:val="24"/>
          </w:rPr>
          <w:t>behaviour</w:t>
        </w:r>
        <w:proofErr w:type="spellEnd"/>
        <w:r w:rsidR="00835C08">
          <w:rPr>
            <w:rFonts w:ascii="Gadugi" w:hAnsi="Gadugi" w:cs="Times New Roman"/>
            <w:sz w:val="24"/>
            <w:szCs w:val="24"/>
          </w:rPr>
          <w:t xml:space="preserve"> of citizens). </w:t>
        </w:r>
      </w:ins>
      <w:ins w:id="163" w:author="Ben Stanley" w:date="2018-12-03T12:02:00Z">
        <w:r w:rsidR="00835C08">
          <w:rPr>
            <w:rFonts w:ascii="Gadugi" w:hAnsi="Gadugi" w:cs="Times New Roman"/>
            <w:sz w:val="24"/>
            <w:szCs w:val="24"/>
          </w:rPr>
          <w:t xml:space="preserve">For citizens’ own choices to have meaning, they must be made within a context of understanding what their compatriots think and feel about political issues, and how </w:t>
        </w:r>
      </w:ins>
      <w:ins w:id="164" w:author="Ben Stanley" w:date="2018-12-03T12:03:00Z">
        <w:r w:rsidR="00835C08">
          <w:rPr>
            <w:rFonts w:ascii="Gadugi" w:hAnsi="Gadugi" w:cs="Times New Roman"/>
            <w:sz w:val="24"/>
            <w:szCs w:val="24"/>
          </w:rPr>
          <w:t xml:space="preserve">they act accordingly. </w:t>
        </w:r>
      </w:ins>
      <w:del w:id="165" w:author="Ben Stanley" w:date="2018-12-03T12:03:00Z">
        <w:r w:rsidDel="00835C08">
          <w:rPr>
            <w:rFonts w:ascii="Gadugi" w:hAnsi="Gadugi" w:cs="Times New Roman"/>
            <w:sz w:val="24"/>
            <w:szCs w:val="24"/>
          </w:rPr>
          <w:delText>political offer on the “supply”</w:delText>
        </w:r>
        <w:r w:rsidR="006B53B9" w:rsidDel="00835C08">
          <w:rPr>
            <w:rFonts w:ascii="Gadugi" w:hAnsi="Gadugi" w:cs="Times New Roman"/>
            <w:sz w:val="24"/>
            <w:szCs w:val="24"/>
          </w:rPr>
          <w:delText xml:space="preserve"> side of politics and </w:delText>
        </w:r>
        <w:r w:rsidR="00CC6F53" w:rsidDel="00835C08">
          <w:rPr>
            <w:rFonts w:ascii="Gadugi" w:hAnsi="Gadugi" w:cs="Times New Roman"/>
            <w:sz w:val="24"/>
            <w:szCs w:val="24"/>
          </w:rPr>
          <w:delText xml:space="preserve">their </w:delText>
        </w:r>
        <w:r w:rsidR="006B53B9" w:rsidDel="00835C08">
          <w:rPr>
            <w:rFonts w:ascii="Gadugi" w:hAnsi="Gadugi" w:cs="Times New Roman"/>
            <w:sz w:val="24"/>
            <w:szCs w:val="24"/>
          </w:rPr>
          <w:delText xml:space="preserve">knowledge on the </w:delText>
        </w:r>
        <w:r w:rsidDel="00835C08">
          <w:rPr>
            <w:rFonts w:ascii="Gadugi" w:hAnsi="Gadugi" w:cs="Times New Roman"/>
            <w:sz w:val="24"/>
            <w:szCs w:val="24"/>
          </w:rPr>
          <w:delText>compatriots</w:delText>
        </w:r>
        <w:r w:rsidR="006B53B9" w:rsidDel="00835C08">
          <w:rPr>
            <w:rFonts w:ascii="Gadugi" w:hAnsi="Gadugi" w:cs="Times New Roman"/>
            <w:sz w:val="24"/>
            <w:szCs w:val="24"/>
          </w:rPr>
          <w:delText>’ “demands”</w:delText>
        </w:r>
        <w:r w:rsidR="00CC6F53" w:rsidDel="00835C08">
          <w:rPr>
            <w:rFonts w:ascii="Gadugi" w:hAnsi="Gadugi" w:cs="Times New Roman"/>
            <w:sz w:val="24"/>
            <w:szCs w:val="24"/>
          </w:rPr>
          <w:delText xml:space="preserve"> with respect to the political domain.</w:delText>
        </w:r>
        <w:r w:rsidR="006B53B9" w:rsidDel="00835C08">
          <w:rPr>
            <w:rFonts w:ascii="Gadugi" w:hAnsi="Gadugi" w:cs="Times New Roman"/>
            <w:sz w:val="24"/>
            <w:szCs w:val="24"/>
          </w:rPr>
          <w:delText xml:space="preserve"> </w:delText>
        </w:r>
        <w:r w:rsidR="006B53B9" w:rsidRPr="00590FBB" w:rsidDel="00835C08">
          <w:rPr>
            <w:rFonts w:ascii="Corbel" w:hAnsi="Corbel" w:cs="Times New Roman"/>
            <w:sz w:val="24"/>
            <w:szCs w:val="24"/>
            <w:lang w:val="pl-PL"/>
          </w:rPr>
          <w:delText xml:space="preserve">Briefly: wyzwaniem tego projektu jest zapewnienie rzetelnego odtworzenia świata polityki, w tym obywatelskich preferencji i postaw politycznych, gdyż </w:delText>
        </w:r>
        <w:r w:rsidR="002667DB" w:rsidRPr="00590FBB" w:rsidDel="00835C08">
          <w:rPr>
            <w:rFonts w:ascii="Corbel" w:hAnsi="Corbel" w:cs="Times New Roman"/>
            <w:sz w:val="24"/>
            <w:szCs w:val="24"/>
            <w:lang w:val="pl-PL"/>
          </w:rPr>
          <w:delText>trzymamy się zasady, iż</w:delText>
        </w:r>
        <w:r w:rsidR="00CC6F53" w:rsidDel="00835C08">
          <w:rPr>
            <w:rFonts w:ascii="Corbel" w:hAnsi="Corbel" w:cs="Times New Roman"/>
            <w:sz w:val="24"/>
            <w:szCs w:val="24"/>
            <w:lang w:val="pl-PL"/>
          </w:rPr>
          <w:delText xml:space="preserve"> </w:delText>
        </w:r>
        <w:r w:rsidR="006B53B9" w:rsidRPr="00590FBB" w:rsidDel="00835C08">
          <w:rPr>
            <w:rFonts w:ascii="Corbel" w:hAnsi="Corbel" w:cs="Times New Roman"/>
            <w:sz w:val="24"/>
            <w:szCs w:val="24"/>
            <w:lang w:val="pl-PL"/>
          </w:rPr>
          <w:delText xml:space="preserve">w demokracjach obywatele mają prawo </w:delText>
        </w:r>
        <w:r w:rsidR="002667DB" w:rsidRPr="00590FBB" w:rsidDel="00835C08">
          <w:rPr>
            <w:rFonts w:ascii="Corbel" w:hAnsi="Corbel" w:cs="Times New Roman"/>
            <w:sz w:val="24"/>
            <w:szCs w:val="24"/>
            <w:lang w:val="pl-PL"/>
          </w:rPr>
          <w:delText>i</w:delText>
        </w:r>
        <w:r w:rsidR="006B53B9" w:rsidRPr="00590FBB" w:rsidDel="00835C08">
          <w:rPr>
            <w:rFonts w:ascii="Corbel" w:hAnsi="Corbel" w:cs="Times New Roman"/>
            <w:sz w:val="24"/>
            <w:szCs w:val="24"/>
            <w:lang w:val="pl-PL"/>
          </w:rPr>
          <w:delText xml:space="preserve"> powinni wiedzieć co inni współobywatele my</w:delText>
        </w:r>
        <w:r w:rsidR="006B53B9" w:rsidRPr="00590FBB" w:rsidDel="00835C08">
          <w:rPr>
            <w:rFonts w:ascii="Corbel" w:hAnsi="Corbel" w:cs="Calibri"/>
            <w:sz w:val="24"/>
            <w:szCs w:val="24"/>
            <w:lang w:val="pl-PL"/>
          </w:rPr>
          <w:delText>ś</w:delText>
        </w:r>
        <w:r w:rsidR="006B53B9" w:rsidRPr="00590FBB" w:rsidDel="00835C08">
          <w:rPr>
            <w:rFonts w:ascii="Corbel" w:hAnsi="Corbel" w:cs="Times New Roman"/>
            <w:sz w:val="24"/>
            <w:szCs w:val="24"/>
            <w:lang w:val="pl-PL"/>
          </w:rPr>
          <w:delText>lą o polityce</w:delText>
        </w:r>
        <w:r w:rsidR="002667DB" w:rsidRPr="00590FBB" w:rsidDel="00835C08">
          <w:rPr>
            <w:rFonts w:ascii="Corbel" w:hAnsi="Corbel" w:cs="Times New Roman"/>
            <w:sz w:val="24"/>
            <w:szCs w:val="24"/>
            <w:lang w:val="pl-PL"/>
          </w:rPr>
          <w:delText>, kogo popierają</w:delText>
        </w:r>
        <w:r w:rsidR="006B53B9" w:rsidRPr="00590FBB" w:rsidDel="00835C08">
          <w:rPr>
            <w:rFonts w:ascii="Corbel" w:hAnsi="Corbel" w:cs="Times New Roman"/>
            <w:sz w:val="24"/>
            <w:szCs w:val="24"/>
            <w:lang w:val="pl-PL"/>
          </w:rPr>
          <w:delText xml:space="preserve"> i jakie polityki sektoro</w:delText>
        </w:r>
        <w:r w:rsidR="002667DB" w:rsidRPr="00590FBB" w:rsidDel="00835C08">
          <w:rPr>
            <w:rFonts w:ascii="Corbel" w:hAnsi="Corbel" w:cs="Times New Roman"/>
            <w:sz w:val="24"/>
            <w:szCs w:val="24"/>
            <w:lang w:val="pl-PL"/>
          </w:rPr>
          <w:delText>we (policies) wspierają</w:delText>
        </w:r>
        <w:r w:rsidR="006B53B9" w:rsidRPr="00590FBB" w:rsidDel="00835C08">
          <w:rPr>
            <w:rFonts w:ascii="Corbel" w:hAnsi="Corbel" w:cs="Times New Roman"/>
            <w:sz w:val="24"/>
            <w:szCs w:val="24"/>
            <w:lang w:val="pl-PL"/>
          </w:rPr>
          <w:delText>.</w:delText>
        </w:r>
      </w:del>
    </w:p>
    <w:p w14:paraId="68DBF195" w14:textId="4BA3E052" w:rsidR="00835C08" w:rsidRDefault="00835C08" w:rsidP="006E676C">
      <w:pPr>
        <w:ind w:right="-233"/>
        <w:rPr>
          <w:ins w:id="166" w:author="Ben Stanley" w:date="2018-12-03T12:25:00Z"/>
          <w:rFonts w:ascii="Gadugi" w:hAnsi="Gadugi" w:cs="Times New Roman"/>
          <w:sz w:val="24"/>
          <w:szCs w:val="24"/>
          <w:lang w:val="en-GB"/>
        </w:rPr>
      </w:pPr>
      <w:ins w:id="167" w:author="Ben Stanley" w:date="2018-12-03T12:04:00Z">
        <w:r w:rsidRPr="00835C08">
          <w:rPr>
            <w:rFonts w:ascii="Gadugi" w:hAnsi="Gadugi" w:cs="Times New Roman"/>
            <w:sz w:val="24"/>
            <w:szCs w:val="24"/>
            <w:lang w:val="en-GB"/>
            <w:rPrChange w:id="168" w:author="Ben Stanley" w:date="2018-12-03T12:04:00Z">
              <w:rPr>
                <w:rFonts w:ascii="Gadugi" w:hAnsi="Gadugi" w:cs="Times New Roman"/>
                <w:sz w:val="24"/>
                <w:szCs w:val="24"/>
                <w:lang w:val="pl-PL"/>
              </w:rPr>
            </w:rPrChange>
          </w:rPr>
          <w:t>In light of this r</w:t>
        </w:r>
        <w:r w:rsidRPr="00835C08">
          <w:rPr>
            <w:rFonts w:ascii="Gadugi" w:hAnsi="Gadugi" w:cs="Times New Roman"/>
            <w:sz w:val="24"/>
            <w:szCs w:val="24"/>
            <w:lang w:val="en-GB"/>
          </w:rPr>
          <w:t>equi</w:t>
        </w:r>
        <w:r w:rsidRPr="00835C08">
          <w:rPr>
            <w:rFonts w:ascii="Gadugi" w:hAnsi="Gadugi" w:cs="Times New Roman"/>
            <w:sz w:val="24"/>
            <w:szCs w:val="24"/>
            <w:lang w:val="en-GB"/>
            <w:rPrChange w:id="169" w:author="Ben Stanley" w:date="2018-12-03T12:04:00Z">
              <w:rPr>
                <w:rFonts w:ascii="Gadugi" w:hAnsi="Gadugi" w:cs="Times New Roman"/>
                <w:sz w:val="24"/>
                <w:szCs w:val="24"/>
                <w:lang w:val="pl-PL"/>
              </w:rPr>
            </w:rPrChange>
          </w:rPr>
          <w:t>re</w:t>
        </w:r>
        <w:r>
          <w:rPr>
            <w:rFonts w:ascii="Gadugi" w:hAnsi="Gadugi" w:cs="Times New Roman"/>
            <w:sz w:val="24"/>
            <w:szCs w:val="24"/>
            <w:lang w:val="en-GB"/>
          </w:rPr>
          <w:t xml:space="preserve">ment, our task is to ensure that the </w:t>
        </w:r>
      </w:ins>
      <w:ins w:id="170" w:author="Ben Stanley" w:date="2018-12-03T12:05:00Z">
        <w:r>
          <w:rPr>
            <w:rFonts w:ascii="Gadugi" w:hAnsi="Gadugi" w:cs="Times New Roman"/>
            <w:sz w:val="24"/>
            <w:szCs w:val="24"/>
            <w:lang w:val="en-GB"/>
          </w:rPr>
          <w:t xml:space="preserve">PNES is not only fit for our own specific research requirements, but </w:t>
        </w:r>
      </w:ins>
      <w:ins w:id="171" w:author="Ben Stanley" w:date="2018-12-03T12:09:00Z">
        <w:r>
          <w:rPr>
            <w:rFonts w:ascii="Gadugi" w:hAnsi="Gadugi" w:cs="Times New Roman"/>
            <w:sz w:val="24"/>
            <w:szCs w:val="24"/>
            <w:lang w:val="en-GB"/>
          </w:rPr>
          <w:t xml:space="preserve">also fits within the broadly accepted canon of electoral studies while attending to </w:t>
        </w:r>
      </w:ins>
      <w:ins w:id="172" w:author="Ben Stanley" w:date="2018-12-03T12:21:00Z">
        <w:r w:rsidR="00002F83">
          <w:rPr>
            <w:rFonts w:ascii="Gadugi" w:hAnsi="Gadugi" w:cs="Times New Roman"/>
            <w:sz w:val="24"/>
            <w:szCs w:val="24"/>
            <w:lang w:val="en-GB"/>
          </w:rPr>
          <w:t>contempora</w:t>
        </w:r>
      </w:ins>
      <w:ins w:id="173" w:author="Ben Stanley" w:date="2018-12-03T12:22:00Z">
        <w:r w:rsidR="00002F83">
          <w:rPr>
            <w:rFonts w:ascii="Gadugi" w:hAnsi="Gadugi" w:cs="Times New Roman"/>
            <w:sz w:val="24"/>
            <w:szCs w:val="24"/>
            <w:lang w:val="en-GB"/>
          </w:rPr>
          <w:t xml:space="preserve">ry debates relevant to electoral studies. </w:t>
        </w:r>
        <w:r w:rsidR="00002F83" w:rsidRPr="00002F83">
          <w:rPr>
            <w:rFonts w:ascii="Gadugi" w:hAnsi="Gadugi" w:cs="Times New Roman"/>
            <w:sz w:val="24"/>
            <w:szCs w:val="24"/>
            <w:lang w:val="en-GB"/>
            <w:rPrChange w:id="174" w:author="Ben Stanley" w:date="2018-12-03T12:22:00Z">
              <w:rPr>
                <w:rFonts w:ascii="Gadugi" w:hAnsi="Gadugi" w:cs="Times New Roman"/>
                <w:sz w:val="24"/>
                <w:szCs w:val="24"/>
                <w:lang w:val="pl-PL"/>
              </w:rPr>
            </w:rPrChange>
          </w:rPr>
          <w:t>First, this requires us to ensure that the project i</w:t>
        </w:r>
        <w:r w:rsidR="00002F83">
          <w:rPr>
            <w:rFonts w:ascii="Gadugi" w:hAnsi="Gadugi" w:cs="Times New Roman"/>
            <w:sz w:val="24"/>
            <w:szCs w:val="24"/>
            <w:lang w:val="en-GB"/>
          </w:rPr>
          <w:t>s well conceptualised, incorporating bot</w:t>
        </w:r>
      </w:ins>
      <w:ins w:id="175" w:author="Ben Stanley" w:date="2018-12-03T12:23:00Z">
        <w:r w:rsidR="00002F83">
          <w:rPr>
            <w:rFonts w:ascii="Gadugi" w:hAnsi="Gadugi" w:cs="Times New Roman"/>
            <w:sz w:val="24"/>
            <w:szCs w:val="24"/>
            <w:lang w:val="en-GB"/>
          </w:rPr>
          <w:t>h the historical and institutional context in which it occurs,</w:t>
        </w:r>
      </w:ins>
      <w:ins w:id="176" w:author="Ben Stanley" w:date="2018-12-03T12:26:00Z">
        <w:r w:rsidR="0017536E">
          <w:rPr>
            <w:rFonts w:ascii="Gadugi" w:hAnsi="Gadugi" w:cs="Times New Roman"/>
            <w:sz w:val="24"/>
            <w:szCs w:val="24"/>
            <w:lang w:val="en-GB"/>
          </w:rPr>
          <w:t xml:space="preserve"> while also attending appropriately to </w:t>
        </w:r>
        <w:r w:rsidR="0017536E">
          <w:rPr>
            <w:rFonts w:ascii="Gadugi" w:hAnsi="Gadugi" w:cs="Times New Roman"/>
            <w:sz w:val="24"/>
            <w:szCs w:val="24"/>
            <w:lang w:val="en-GB"/>
          </w:rPr>
          <w:lastRenderedPageBreak/>
          <w:t>the immediate dynamics of the electoral situation, in particular</w:t>
        </w:r>
      </w:ins>
      <w:ins w:id="177" w:author="Ben Stanley" w:date="2018-12-03T12:23:00Z">
        <w:r w:rsidR="00002F83">
          <w:rPr>
            <w:rFonts w:ascii="Gadugi" w:hAnsi="Gadugi" w:cs="Times New Roman"/>
            <w:sz w:val="24"/>
            <w:szCs w:val="24"/>
            <w:lang w:val="en-GB"/>
          </w:rPr>
          <w:t xml:space="preserve"> </w:t>
        </w:r>
      </w:ins>
      <w:ins w:id="178" w:author="Ben Stanley" w:date="2018-12-03T12:26:00Z">
        <w:r w:rsidR="0017536E">
          <w:rPr>
            <w:rFonts w:ascii="Gadugi" w:hAnsi="Gadugi" w:cs="Times New Roman"/>
            <w:sz w:val="24"/>
            <w:szCs w:val="24"/>
            <w:lang w:val="en-GB"/>
          </w:rPr>
          <w:t xml:space="preserve">by </w:t>
        </w:r>
      </w:ins>
      <w:ins w:id="179" w:author="Ben Stanley" w:date="2018-12-03T12:23:00Z">
        <w:r w:rsidR="00002F83">
          <w:rPr>
            <w:rFonts w:ascii="Gadugi" w:hAnsi="Gadugi" w:cs="Times New Roman"/>
            <w:sz w:val="24"/>
            <w:szCs w:val="24"/>
            <w:lang w:val="en-GB"/>
          </w:rPr>
          <w:t xml:space="preserve">ensuring </w:t>
        </w:r>
      </w:ins>
      <w:ins w:id="180" w:author="Ben Stanley" w:date="2018-12-03T12:26:00Z">
        <w:r w:rsidR="0017536E">
          <w:rPr>
            <w:rFonts w:ascii="Gadugi" w:hAnsi="Gadugi" w:cs="Times New Roman"/>
            <w:sz w:val="24"/>
            <w:szCs w:val="24"/>
            <w:lang w:val="en-GB"/>
          </w:rPr>
          <w:t xml:space="preserve">an </w:t>
        </w:r>
      </w:ins>
      <w:ins w:id="181" w:author="Ben Stanley" w:date="2018-12-03T12:23:00Z">
        <w:r w:rsidR="00002F83">
          <w:rPr>
            <w:rFonts w:ascii="Gadugi" w:hAnsi="Gadugi" w:cs="Times New Roman"/>
            <w:sz w:val="24"/>
            <w:szCs w:val="24"/>
            <w:lang w:val="en-GB"/>
          </w:rPr>
          <w:t xml:space="preserve">adequate distinction between the pre-electoral and post-electoral </w:t>
        </w:r>
      </w:ins>
      <w:ins w:id="182" w:author="Ben Stanley" w:date="2018-12-03T12:24:00Z">
        <w:r w:rsidR="00002F83">
          <w:rPr>
            <w:rFonts w:ascii="Gadugi" w:hAnsi="Gadugi" w:cs="Times New Roman"/>
            <w:sz w:val="24"/>
            <w:szCs w:val="24"/>
            <w:lang w:val="en-GB"/>
          </w:rPr>
          <w:t>contexts</w:t>
        </w:r>
        <w:r w:rsidR="002F65A6">
          <w:rPr>
            <w:rFonts w:ascii="Gadugi" w:hAnsi="Gadugi" w:cs="Times New Roman"/>
            <w:sz w:val="24"/>
            <w:szCs w:val="24"/>
            <w:lang w:val="en-GB"/>
          </w:rPr>
          <w:t>, which operate according to distinct logics</w:t>
        </w:r>
      </w:ins>
      <w:ins w:id="183" w:author="Ben Stanley" w:date="2018-12-03T12:25:00Z">
        <w:r w:rsidR="002F65A6">
          <w:rPr>
            <w:rFonts w:ascii="Gadugi" w:hAnsi="Gadugi" w:cs="Times New Roman"/>
            <w:sz w:val="24"/>
            <w:szCs w:val="24"/>
            <w:lang w:val="en-GB"/>
          </w:rPr>
          <w:t>.</w:t>
        </w:r>
      </w:ins>
    </w:p>
    <w:p w14:paraId="1EF716C9" w14:textId="1127402F" w:rsidR="002F65A6" w:rsidRDefault="0017536E" w:rsidP="006E676C">
      <w:pPr>
        <w:ind w:right="-233"/>
        <w:rPr>
          <w:ins w:id="184" w:author="Ben Stanley" w:date="2018-12-03T12:33:00Z"/>
          <w:rFonts w:ascii="Gadugi" w:hAnsi="Gadugi" w:cs="Times New Roman"/>
          <w:sz w:val="24"/>
          <w:szCs w:val="24"/>
          <w:lang w:val="en-GB"/>
        </w:rPr>
      </w:pPr>
      <w:ins w:id="185" w:author="Ben Stanley" w:date="2018-12-03T12:25:00Z">
        <w:r>
          <w:rPr>
            <w:rFonts w:ascii="Gadugi" w:hAnsi="Gadugi" w:cs="Times New Roman"/>
            <w:sz w:val="24"/>
            <w:szCs w:val="24"/>
            <w:lang w:val="en-GB"/>
          </w:rPr>
          <w:t xml:space="preserve">Second, we aim to investigate </w:t>
        </w:r>
      </w:ins>
      <w:ins w:id="186" w:author="Ben Stanley" w:date="2018-12-03T12:26:00Z">
        <w:r>
          <w:rPr>
            <w:rFonts w:ascii="Gadugi" w:hAnsi="Gadugi" w:cs="Times New Roman"/>
            <w:sz w:val="24"/>
            <w:szCs w:val="24"/>
            <w:lang w:val="en-GB"/>
          </w:rPr>
          <w:t>one of the key</w:t>
        </w:r>
      </w:ins>
      <w:ins w:id="187" w:author="Ben Stanley" w:date="2018-12-03T12:25:00Z">
        <w:r>
          <w:rPr>
            <w:rFonts w:ascii="Gadugi" w:hAnsi="Gadugi" w:cs="Times New Roman"/>
            <w:sz w:val="24"/>
            <w:szCs w:val="24"/>
            <w:lang w:val="en-GB"/>
          </w:rPr>
          <w:t xml:space="preserve"> ontological problem</w:t>
        </w:r>
      </w:ins>
      <w:ins w:id="188" w:author="Ben Stanley" w:date="2018-12-03T12:26:00Z">
        <w:r>
          <w:rPr>
            <w:rFonts w:ascii="Gadugi" w:hAnsi="Gadugi" w:cs="Times New Roman"/>
            <w:sz w:val="24"/>
            <w:szCs w:val="24"/>
            <w:lang w:val="en-GB"/>
          </w:rPr>
          <w:t>s</w:t>
        </w:r>
      </w:ins>
      <w:ins w:id="189" w:author="Ben Stanley" w:date="2018-12-03T12:25:00Z">
        <w:r>
          <w:rPr>
            <w:rFonts w:ascii="Gadugi" w:hAnsi="Gadugi" w:cs="Times New Roman"/>
            <w:sz w:val="24"/>
            <w:szCs w:val="24"/>
            <w:lang w:val="en-GB"/>
          </w:rPr>
          <w:t xml:space="preserve"> that </w:t>
        </w:r>
      </w:ins>
      <w:ins w:id="190" w:author="Ben Stanley" w:date="2018-12-03T12:26:00Z">
        <w:r>
          <w:rPr>
            <w:rFonts w:ascii="Gadugi" w:hAnsi="Gadugi" w:cs="Times New Roman"/>
            <w:sz w:val="24"/>
            <w:szCs w:val="24"/>
            <w:lang w:val="en-GB"/>
          </w:rPr>
          <w:t>still remains unres</w:t>
        </w:r>
      </w:ins>
      <w:ins w:id="191" w:author="Ben Stanley" w:date="2018-12-03T12:27:00Z">
        <w:r>
          <w:rPr>
            <w:rFonts w:ascii="Gadugi" w:hAnsi="Gadugi" w:cs="Times New Roman"/>
            <w:sz w:val="24"/>
            <w:szCs w:val="24"/>
            <w:lang w:val="en-GB"/>
          </w:rPr>
          <w:t>olved in the electoral studies literature: while we know that voting is a choice, is it a choice like any other kind of choice? We incline to the interpreta</w:t>
        </w:r>
      </w:ins>
      <w:ins w:id="192" w:author="Ben Stanley" w:date="2018-12-03T12:28:00Z">
        <w:r>
          <w:rPr>
            <w:rFonts w:ascii="Gadugi" w:hAnsi="Gadugi" w:cs="Times New Roman"/>
            <w:sz w:val="24"/>
            <w:szCs w:val="24"/>
            <w:lang w:val="en-GB"/>
          </w:rPr>
          <w:t>tion that it is not, since the effects of our decisions in elections</w:t>
        </w:r>
      </w:ins>
      <w:ins w:id="193" w:author="Ben Stanley" w:date="2018-12-03T12:29:00Z">
        <w:r>
          <w:rPr>
            <w:rFonts w:ascii="Gadugi" w:hAnsi="Gadugi" w:cs="Times New Roman"/>
            <w:sz w:val="24"/>
            <w:szCs w:val="24"/>
            <w:lang w:val="en-GB"/>
          </w:rPr>
          <w:t xml:space="preserve"> depend also on the decisions of other citizens</w:t>
        </w:r>
      </w:ins>
      <w:ins w:id="194" w:author="Ben Stanley" w:date="2018-12-03T12:30:00Z">
        <w:r>
          <w:rPr>
            <w:rFonts w:ascii="Gadugi" w:hAnsi="Gadugi" w:cs="Times New Roman"/>
            <w:sz w:val="24"/>
            <w:szCs w:val="24"/>
            <w:lang w:val="en-GB"/>
          </w:rPr>
          <w:t xml:space="preserve">. </w:t>
        </w:r>
      </w:ins>
      <w:ins w:id="195" w:author="Ben Stanley" w:date="2018-12-03T12:31:00Z">
        <w:r>
          <w:rPr>
            <w:rFonts w:ascii="Gadugi" w:hAnsi="Gadugi" w:cs="Times New Roman"/>
            <w:sz w:val="24"/>
            <w:szCs w:val="24"/>
            <w:lang w:val="en-GB"/>
          </w:rPr>
          <w:t>Rather than seeing elections as a “market”</w:t>
        </w:r>
      </w:ins>
      <w:ins w:id="196" w:author="Ben Stanley" w:date="2018-12-03T12:32:00Z">
        <w:r w:rsidR="00BA364B">
          <w:rPr>
            <w:rFonts w:ascii="Gadugi" w:hAnsi="Gadugi" w:cs="Times New Roman"/>
            <w:sz w:val="24"/>
            <w:szCs w:val="24"/>
            <w:lang w:val="en-GB"/>
          </w:rPr>
          <w:t xml:space="preserve"> in which what we get out of elections depends on what we put in</w:t>
        </w:r>
      </w:ins>
      <w:ins w:id="197" w:author="Ben Stanley" w:date="2018-12-03T12:31:00Z">
        <w:r>
          <w:rPr>
            <w:rFonts w:ascii="Gadugi" w:hAnsi="Gadugi" w:cs="Times New Roman"/>
            <w:sz w:val="24"/>
            <w:szCs w:val="24"/>
            <w:lang w:val="en-GB"/>
          </w:rPr>
          <w:t>, we employ the metaphor of a stock exchange, in which</w:t>
        </w:r>
      </w:ins>
      <w:ins w:id="198" w:author="Ben Stanley" w:date="2018-12-03T12:32:00Z">
        <w:r w:rsidR="00BA364B">
          <w:rPr>
            <w:rFonts w:ascii="Gadugi" w:hAnsi="Gadugi" w:cs="Times New Roman"/>
            <w:sz w:val="24"/>
            <w:szCs w:val="24"/>
            <w:lang w:val="en-GB"/>
          </w:rPr>
          <w:t xml:space="preserve"> we invest</w:t>
        </w:r>
      </w:ins>
      <w:ins w:id="199" w:author="Ben Stanley" w:date="2018-12-03T12:31:00Z">
        <w:r>
          <w:rPr>
            <w:rFonts w:ascii="Gadugi" w:hAnsi="Gadugi" w:cs="Times New Roman"/>
            <w:sz w:val="24"/>
            <w:szCs w:val="24"/>
            <w:lang w:val="en-GB"/>
          </w:rPr>
          <w:t xml:space="preserve"> time and energy </w:t>
        </w:r>
      </w:ins>
      <w:ins w:id="200" w:author="Ben Stanley" w:date="2018-12-03T12:32:00Z">
        <w:r w:rsidR="00BA364B">
          <w:rPr>
            <w:rFonts w:ascii="Gadugi" w:hAnsi="Gadugi" w:cs="Times New Roman"/>
            <w:sz w:val="24"/>
            <w:szCs w:val="24"/>
            <w:lang w:val="en-GB"/>
          </w:rPr>
          <w:t>in processes and decisions whose outcome also depends on the decisions of others.</w:t>
        </w:r>
      </w:ins>
    </w:p>
    <w:p w14:paraId="29D5F2F0" w14:textId="3B5F764B" w:rsidR="00BA364B" w:rsidRPr="00002F83" w:rsidRDefault="00BA364B" w:rsidP="006E676C">
      <w:pPr>
        <w:ind w:right="-233"/>
        <w:rPr>
          <w:rFonts w:ascii="Gadugi" w:hAnsi="Gadugi" w:cs="Times New Roman"/>
          <w:sz w:val="24"/>
          <w:szCs w:val="24"/>
          <w:lang w:val="en-GB"/>
          <w:rPrChange w:id="201" w:author="Ben Stanley" w:date="2018-12-03T12:22:00Z">
            <w:rPr>
              <w:rFonts w:ascii="Corbel" w:hAnsi="Corbel" w:cs="Times New Roman"/>
              <w:sz w:val="24"/>
              <w:szCs w:val="24"/>
              <w:lang w:val="pl-PL"/>
            </w:rPr>
          </w:rPrChange>
        </w:rPr>
      </w:pPr>
      <w:ins w:id="202" w:author="Ben Stanley" w:date="2018-12-03T12:33:00Z">
        <w:r>
          <w:rPr>
            <w:rFonts w:ascii="Gadugi" w:hAnsi="Gadugi" w:cs="Times New Roman"/>
            <w:sz w:val="24"/>
            <w:szCs w:val="24"/>
            <w:lang w:val="en-GB"/>
          </w:rPr>
          <w:t xml:space="preserve">Third, </w:t>
        </w:r>
      </w:ins>
      <w:ins w:id="203" w:author="Ben Stanley" w:date="2018-12-03T12:35:00Z">
        <w:r w:rsidR="000461CE">
          <w:rPr>
            <w:rFonts w:ascii="Gadugi" w:hAnsi="Gadugi" w:cs="Times New Roman"/>
            <w:sz w:val="24"/>
            <w:szCs w:val="24"/>
            <w:lang w:val="en-GB"/>
          </w:rPr>
          <w:t>we aim to build a parsimonious model which ex</w:t>
        </w:r>
      </w:ins>
      <w:ins w:id="204" w:author="Ben Stanley" w:date="2018-12-03T12:36:00Z">
        <w:r w:rsidR="000461CE">
          <w:rPr>
            <w:rFonts w:ascii="Gadugi" w:hAnsi="Gadugi" w:cs="Times New Roman"/>
            <w:sz w:val="24"/>
            <w:szCs w:val="24"/>
            <w:lang w:val="en-GB"/>
          </w:rPr>
          <w:t xml:space="preserve">plains electoral turnout and vote choice. By ‘parsimonious’, we mean a model which explains the maximum possible variance </w:t>
        </w:r>
      </w:ins>
      <w:ins w:id="205" w:author="Ben Stanley" w:date="2018-12-03T12:37:00Z">
        <w:r w:rsidR="000461CE">
          <w:rPr>
            <w:rFonts w:ascii="Gadugi" w:hAnsi="Gadugi" w:cs="Times New Roman"/>
            <w:sz w:val="24"/>
            <w:szCs w:val="24"/>
            <w:lang w:val="en-GB"/>
          </w:rPr>
          <w:t xml:space="preserve">in our dependent variables (turnout and vote choice) with the minimum necessary independent variables. The challenge faced by those attempting to develop such models is to </w:t>
        </w:r>
      </w:ins>
      <w:ins w:id="206" w:author="Ben Stanley" w:date="2018-12-03T12:38:00Z">
        <w:r w:rsidR="000461CE">
          <w:rPr>
            <w:rFonts w:ascii="Gadugi" w:hAnsi="Gadugi" w:cs="Times New Roman"/>
            <w:sz w:val="24"/>
            <w:szCs w:val="24"/>
            <w:lang w:val="en-GB"/>
          </w:rPr>
          <w:t>(1) avoid tautological explanations, (2) avoid the collinearity of independent variables, (3) operationalise the context of the election in appropriate fash</w:t>
        </w:r>
      </w:ins>
      <w:ins w:id="207" w:author="Ben Stanley" w:date="2018-12-03T12:39:00Z">
        <w:r w:rsidR="000461CE">
          <w:rPr>
            <w:rFonts w:ascii="Gadugi" w:hAnsi="Gadugi" w:cs="Times New Roman"/>
            <w:sz w:val="24"/>
            <w:szCs w:val="24"/>
            <w:lang w:val="en-GB"/>
          </w:rPr>
          <w:t>ion, (4) make appropriate choices regarding t</w:t>
        </w:r>
      </w:ins>
      <w:ins w:id="208" w:author="Ben Stanley" w:date="2018-12-03T12:41:00Z">
        <w:r w:rsidR="000461CE">
          <w:rPr>
            <w:rFonts w:ascii="Gadugi" w:hAnsi="Gadugi" w:cs="Times New Roman"/>
            <w:sz w:val="24"/>
            <w:szCs w:val="24"/>
            <w:lang w:val="en-GB"/>
          </w:rPr>
          <w:t xml:space="preserve">he likely causal factors at work in determining the </w:t>
        </w:r>
      </w:ins>
      <w:ins w:id="209" w:author="Ben Stanley" w:date="2018-12-03T12:42:00Z">
        <w:r w:rsidR="000461CE">
          <w:rPr>
            <w:rFonts w:ascii="Gadugi" w:hAnsi="Gadugi" w:cs="Times New Roman"/>
            <w:sz w:val="24"/>
            <w:szCs w:val="24"/>
            <w:lang w:val="en-GB"/>
          </w:rPr>
          <w:t>relationships between independent and dependent variables.</w:t>
        </w:r>
      </w:ins>
      <w:ins w:id="210" w:author="Ben Stanley" w:date="2018-12-03T12:34:00Z">
        <w:r w:rsidR="000461CE">
          <w:rPr>
            <w:rFonts w:ascii="Gadugi" w:hAnsi="Gadugi" w:cs="Times New Roman"/>
            <w:sz w:val="24"/>
            <w:szCs w:val="24"/>
            <w:lang w:val="en-GB"/>
          </w:rPr>
          <w:t xml:space="preserve"> </w:t>
        </w:r>
      </w:ins>
    </w:p>
    <w:p w14:paraId="256A0A4A" w14:textId="21838898" w:rsidR="00D471D6" w:rsidRPr="0017536E" w:rsidDel="002F65A6" w:rsidRDefault="002F65A6" w:rsidP="002667DB">
      <w:pPr>
        <w:rPr>
          <w:del w:id="211" w:author="Ben Stanley" w:date="2018-12-03T12:25:00Z"/>
          <w:rFonts w:ascii="Corbel" w:hAnsi="Corbel" w:cs="Times New Roman"/>
          <w:sz w:val="24"/>
          <w:szCs w:val="24"/>
          <w:highlight w:val="yellow"/>
          <w:lang w:val="en-GB"/>
          <w:rPrChange w:id="212" w:author="Ben Stanley" w:date="2018-12-03T12:25:00Z">
            <w:rPr>
              <w:del w:id="213" w:author="Ben Stanley" w:date="2018-12-03T12:25:00Z"/>
              <w:rFonts w:ascii="Corbel" w:hAnsi="Corbel" w:cs="Times New Roman"/>
              <w:sz w:val="24"/>
              <w:szCs w:val="24"/>
              <w:highlight w:val="yellow"/>
              <w:lang w:val="pl-PL"/>
            </w:rPr>
          </w:rPrChange>
        </w:rPr>
      </w:pPr>
      <w:ins w:id="214" w:author="Ben Stanley" w:date="2018-12-03T12:25:00Z">
        <w:r w:rsidRPr="0017536E" w:rsidDel="002F65A6">
          <w:rPr>
            <w:rFonts w:ascii="Corbel" w:hAnsi="Corbel" w:cs="Times New Roman"/>
            <w:sz w:val="24"/>
            <w:szCs w:val="24"/>
            <w:highlight w:val="yellow"/>
            <w:lang w:val="en-GB"/>
            <w:rPrChange w:id="215" w:author="Ben Stanley" w:date="2018-12-03T12:25:00Z">
              <w:rPr>
                <w:rFonts w:ascii="Corbel" w:hAnsi="Corbel" w:cs="Times New Roman"/>
                <w:sz w:val="24"/>
                <w:szCs w:val="24"/>
                <w:highlight w:val="yellow"/>
                <w:lang w:val="pl-PL"/>
              </w:rPr>
            </w:rPrChange>
          </w:rPr>
          <w:t xml:space="preserve"> </w:t>
        </w:r>
      </w:ins>
      <w:del w:id="216" w:author="Ben Stanley" w:date="2018-12-03T12:25:00Z">
        <w:r w:rsidR="002667DB" w:rsidRPr="0017536E" w:rsidDel="002F65A6">
          <w:rPr>
            <w:rFonts w:ascii="Corbel" w:hAnsi="Corbel" w:cs="Times New Roman"/>
            <w:sz w:val="24"/>
            <w:szCs w:val="24"/>
            <w:highlight w:val="yellow"/>
            <w:lang w:val="en-GB"/>
            <w:rPrChange w:id="217" w:author="Ben Stanley" w:date="2018-12-03T12:25:00Z">
              <w:rPr>
                <w:rFonts w:ascii="Corbel" w:hAnsi="Corbel" w:cs="Times New Roman"/>
                <w:sz w:val="24"/>
                <w:szCs w:val="24"/>
                <w:highlight w:val="yellow"/>
                <w:lang w:val="pl-PL"/>
              </w:rPr>
            </w:rPrChange>
          </w:rPr>
          <w:delText xml:space="preserve">Dlatego </w:delText>
        </w:r>
        <w:r w:rsidR="00CC6F53" w:rsidRPr="0017536E" w:rsidDel="002F65A6">
          <w:rPr>
            <w:rFonts w:ascii="Corbel" w:hAnsi="Corbel" w:cs="Times New Roman"/>
            <w:sz w:val="24"/>
            <w:szCs w:val="24"/>
            <w:highlight w:val="yellow"/>
            <w:lang w:val="en-GB"/>
            <w:rPrChange w:id="218" w:author="Ben Stanley" w:date="2018-12-03T12:25:00Z">
              <w:rPr>
                <w:rFonts w:ascii="Corbel" w:hAnsi="Corbel" w:cs="Times New Roman"/>
                <w:sz w:val="24"/>
                <w:szCs w:val="24"/>
                <w:highlight w:val="yellow"/>
                <w:lang w:val="pl-PL"/>
              </w:rPr>
            </w:rPrChange>
          </w:rPr>
          <w:delText xml:space="preserve">poza merytorycznym celem (substancjarną częścią badania) naszym zadaniem jest też </w:delText>
        </w:r>
        <w:r w:rsidR="002667DB" w:rsidRPr="0017536E" w:rsidDel="002F65A6">
          <w:rPr>
            <w:rFonts w:ascii="Corbel" w:hAnsi="Corbel" w:cs="Times New Roman"/>
            <w:sz w:val="24"/>
            <w:szCs w:val="24"/>
            <w:highlight w:val="yellow"/>
            <w:lang w:val="en-GB"/>
            <w:rPrChange w:id="219" w:author="Ben Stanley" w:date="2018-12-03T12:25:00Z">
              <w:rPr>
                <w:rFonts w:ascii="Corbel" w:hAnsi="Corbel" w:cs="Times New Roman"/>
                <w:sz w:val="24"/>
                <w:szCs w:val="24"/>
                <w:highlight w:val="yellow"/>
                <w:lang w:val="pl-PL"/>
              </w:rPr>
            </w:rPrChange>
          </w:rPr>
          <w:delText xml:space="preserve">zapewnienie by było to „dobre” (relewantne, adekwatne) badanie wyborów, przez co rozumiemy spełnienie następujących wymogów: </w:delText>
        </w:r>
      </w:del>
    </w:p>
    <w:p w14:paraId="37FCF893" w14:textId="1A03DEB5" w:rsidR="002667DB" w:rsidRPr="000461CE" w:rsidDel="002F65A6" w:rsidRDefault="00D471D6" w:rsidP="002667DB">
      <w:pPr>
        <w:rPr>
          <w:del w:id="220" w:author="Ben Stanley" w:date="2018-12-03T12:25:00Z"/>
          <w:rFonts w:ascii="Corbel" w:hAnsi="Corbel"/>
          <w:sz w:val="24"/>
          <w:szCs w:val="24"/>
          <w:highlight w:val="yellow"/>
          <w:lang w:val="en-GB"/>
          <w:rPrChange w:id="221" w:author="Ben Stanley" w:date="2018-12-03T12:34:00Z">
            <w:rPr>
              <w:del w:id="222" w:author="Ben Stanley" w:date="2018-12-03T12:25:00Z"/>
              <w:rFonts w:ascii="Corbel" w:hAnsi="Corbel"/>
              <w:sz w:val="24"/>
              <w:szCs w:val="24"/>
              <w:highlight w:val="yellow"/>
              <w:lang w:val="pl-PL"/>
            </w:rPr>
          </w:rPrChange>
        </w:rPr>
      </w:pPr>
      <w:del w:id="223" w:author="Ben Stanley" w:date="2018-12-03T12:25:00Z">
        <w:r w:rsidRPr="000461CE" w:rsidDel="002F65A6">
          <w:rPr>
            <w:rFonts w:ascii="Corbel" w:hAnsi="Corbel" w:cs="Times New Roman"/>
            <w:sz w:val="24"/>
            <w:szCs w:val="24"/>
            <w:highlight w:val="yellow"/>
            <w:lang w:val="en-GB"/>
            <w:rPrChange w:id="224" w:author="Ben Stanley" w:date="2018-12-03T12:34:00Z">
              <w:rPr>
                <w:rFonts w:ascii="Corbel" w:hAnsi="Corbel" w:cs="Times New Roman"/>
                <w:sz w:val="24"/>
                <w:szCs w:val="24"/>
                <w:highlight w:val="yellow"/>
                <w:lang w:val="pl-PL"/>
              </w:rPr>
            </w:rPrChange>
          </w:rPr>
          <w:delText>(1) N</w:delText>
        </w:r>
        <w:r w:rsidR="002667DB" w:rsidRPr="000461CE" w:rsidDel="002F65A6">
          <w:rPr>
            <w:rFonts w:ascii="Corbel" w:hAnsi="Corbel" w:cs="Times New Roman"/>
            <w:sz w:val="24"/>
            <w:szCs w:val="24"/>
            <w:highlight w:val="yellow"/>
            <w:lang w:val="en-GB"/>
            <w:rPrChange w:id="225" w:author="Ben Stanley" w:date="2018-12-03T12:34:00Z">
              <w:rPr>
                <w:rFonts w:ascii="Corbel" w:hAnsi="Corbel" w:cs="Times New Roman"/>
                <w:sz w:val="24"/>
                <w:szCs w:val="24"/>
                <w:highlight w:val="yellow"/>
                <w:lang w:val="pl-PL"/>
              </w:rPr>
            </w:rPrChange>
          </w:rPr>
          <w:delText>ajogólniej chodzi o zapewnienie</w:delText>
        </w:r>
        <w:r w:rsidR="00CC6F53" w:rsidRPr="000461CE" w:rsidDel="002F65A6">
          <w:rPr>
            <w:rFonts w:ascii="Corbel" w:hAnsi="Corbel" w:cs="Times New Roman"/>
            <w:sz w:val="24"/>
            <w:szCs w:val="24"/>
            <w:highlight w:val="yellow"/>
            <w:lang w:val="en-GB"/>
            <w:rPrChange w:id="226" w:author="Ben Stanley" w:date="2018-12-03T12:34:00Z">
              <w:rPr>
                <w:rFonts w:ascii="Corbel" w:hAnsi="Corbel" w:cs="Times New Roman"/>
                <w:sz w:val="24"/>
                <w:szCs w:val="24"/>
                <w:highlight w:val="yellow"/>
                <w:lang w:val="pl-PL"/>
              </w:rPr>
            </w:rPrChange>
          </w:rPr>
          <w:delText>,</w:delText>
        </w:r>
        <w:r w:rsidR="002667DB" w:rsidRPr="000461CE" w:rsidDel="002F65A6">
          <w:rPr>
            <w:rFonts w:ascii="Corbel" w:hAnsi="Corbel" w:cs="Times New Roman"/>
            <w:sz w:val="24"/>
            <w:szCs w:val="24"/>
            <w:highlight w:val="yellow"/>
            <w:lang w:val="en-GB"/>
            <w:rPrChange w:id="227" w:author="Ben Stanley" w:date="2018-12-03T12:34:00Z">
              <w:rPr>
                <w:rFonts w:ascii="Corbel" w:hAnsi="Corbel" w:cs="Times New Roman"/>
                <w:sz w:val="24"/>
                <w:szCs w:val="24"/>
                <w:highlight w:val="yellow"/>
                <w:lang w:val="pl-PL"/>
              </w:rPr>
            </w:rPrChange>
          </w:rPr>
          <w:delText xml:space="preserve"> by badanie to było nale</w:delText>
        </w:r>
        <w:r w:rsidR="002667DB" w:rsidRPr="000461CE" w:rsidDel="002F65A6">
          <w:rPr>
            <w:rFonts w:ascii="Corbel" w:hAnsi="Corbel" w:cs="Calibri"/>
            <w:sz w:val="24"/>
            <w:szCs w:val="24"/>
            <w:highlight w:val="yellow"/>
            <w:lang w:val="en-GB"/>
            <w:rPrChange w:id="228" w:author="Ben Stanley" w:date="2018-12-03T12:34:00Z">
              <w:rPr>
                <w:rFonts w:ascii="Corbel" w:hAnsi="Corbel" w:cs="Calibri"/>
                <w:sz w:val="24"/>
                <w:szCs w:val="24"/>
                <w:highlight w:val="yellow"/>
                <w:lang w:val="pl-PL"/>
              </w:rPr>
            </w:rPrChange>
          </w:rPr>
          <w:delText>ż</w:delText>
        </w:r>
        <w:r w:rsidR="002667DB" w:rsidRPr="000461CE" w:rsidDel="002F65A6">
          <w:rPr>
            <w:rFonts w:ascii="Corbel" w:hAnsi="Corbel" w:cs="Times New Roman"/>
            <w:sz w:val="24"/>
            <w:szCs w:val="24"/>
            <w:highlight w:val="yellow"/>
            <w:lang w:val="en-GB"/>
            <w:rPrChange w:id="229" w:author="Ben Stanley" w:date="2018-12-03T12:34:00Z">
              <w:rPr>
                <w:rFonts w:ascii="Corbel" w:hAnsi="Corbel" w:cs="Times New Roman"/>
                <w:sz w:val="24"/>
                <w:szCs w:val="24"/>
                <w:highlight w:val="yellow"/>
                <w:lang w:val="pl-PL"/>
              </w:rPr>
            </w:rPrChange>
          </w:rPr>
          <w:delText xml:space="preserve">ycie </w:delText>
        </w:r>
        <w:r w:rsidR="002667DB" w:rsidRPr="000461CE" w:rsidDel="002F65A6">
          <w:rPr>
            <w:rFonts w:ascii="Corbel" w:hAnsi="Corbel"/>
            <w:sz w:val="24"/>
            <w:szCs w:val="24"/>
            <w:highlight w:val="yellow"/>
            <w:u w:val="single"/>
            <w:lang w:val="en-GB"/>
            <w:rPrChange w:id="230" w:author="Ben Stanley" w:date="2018-12-03T12:34:00Z">
              <w:rPr>
                <w:rFonts w:ascii="Corbel" w:hAnsi="Corbel"/>
                <w:sz w:val="24"/>
                <w:szCs w:val="24"/>
                <w:highlight w:val="yellow"/>
                <w:u w:val="single"/>
                <w:lang w:val="pl-PL"/>
              </w:rPr>
            </w:rPrChange>
          </w:rPr>
          <w:delText xml:space="preserve">skonceptualizowane, </w:delText>
        </w:r>
        <w:r w:rsidR="002667DB" w:rsidRPr="000461CE" w:rsidDel="002F65A6">
          <w:rPr>
            <w:rFonts w:ascii="Corbel" w:hAnsi="Corbel"/>
            <w:sz w:val="24"/>
            <w:szCs w:val="24"/>
            <w:highlight w:val="yellow"/>
            <w:lang w:val="en-GB"/>
            <w:rPrChange w:id="231" w:author="Ben Stanley" w:date="2018-12-03T12:34:00Z">
              <w:rPr>
                <w:rFonts w:ascii="Corbel" w:hAnsi="Corbel"/>
                <w:sz w:val="24"/>
                <w:szCs w:val="24"/>
                <w:highlight w:val="yellow"/>
                <w:lang w:val="pl-PL"/>
              </w:rPr>
            </w:rPrChange>
          </w:rPr>
          <w:delText>tj. uwzględniało zarówno ‘historyczny’, jak i instytucjonalny kontekst w jakim się odbywają; jednocześnie pilnując by należycie odróżniać okres „przed” wyborami, od okresu „po” wyborach, gdyż te dwa oddzielone kilkudziesięciu godzinami etapy kierują się dość odmiennymi logikami i motywami podejmowania decyzji.</w:delText>
        </w:r>
      </w:del>
    </w:p>
    <w:p w14:paraId="33504EF1" w14:textId="278AC152" w:rsidR="00590FBB" w:rsidRPr="000461CE" w:rsidDel="00BA364B" w:rsidRDefault="00BA364B" w:rsidP="006E676C">
      <w:pPr>
        <w:ind w:right="-233"/>
        <w:rPr>
          <w:del w:id="232" w:author="Ben Stanley" w:date="2018-12-03T12:33:00Z"/>
          <w:rFonts w:ascii="Corbel" w:hAnsi="Corbel" w:cs="Times New Roman"/>
          <w:sz w:val="24"/>
          <w:szCs w:val="24"/>
          <w:highlight w:val="yellow"/>
          <w:lang w:val="en-GB"/>
          <w:rPrChange w:id="233" w:author="Ben Stanley" w:date="2018-12-03T12:34:00Z">
            <w:rPr>
              <w:del w:id="234" w:author="Ben Stanley" w:date="2018-12-03T12:33:00Z"/>
              <w:rFonts w:ascii="Corbel" w:hAnsi="Corbel" w:cs="Times New Roman"/>
              <w:sz w:val="24"/>
              <w:szCs w:val="24"/>
              <w:highlight w:val="yellow"/>
              <w:lang w:val="pl-PL"/>
            </w:rPr>
          </w:rPrChange>
        </w:rPr>
      </w:pPr>
      <w:ins w:id="235" w:author="Ben Stanley" w:date="2018-12-03T12:33:00Z">
        <w:r w:rsidRPr="000461CE" w:rsidDel="00BA364B">
          <w:rPr>
            <w:rFonts w:ascii="Corbel" w:hAnsi="Corbel" w:cs="Times New Roman"/>
            <w:sz w:val="24"/>
            <w:szCs w:val="24"/>
            <w:highlight w:val="yellow"/>
            <w:lang w:val="en-GB"/>
            <w:rPrChange w:id="236" w:author="Ben Stanley" w:date="2018-12-03T12:34:00Z">
              <w:rPr>
                <w:rFonts w:ascii="Corbel" w:hAnsi="Corbel" w:cs="Times New Roman"/>
                <w:sz w:val="24"/>
                <w:szCs w:val="24"/>
                <w:highlight w:val="yellow"/>
                <w:lang w:val="pl-PL"/>
              </w:rPr>
            </w:rPrChange>
          </w:rPr>
          <w:t xml:space="preserve"> </w:t>
        </w:r>
      </w:ins>
      <w:del w:id="237" w:author="Ben Stanley" w:date="2018-12-03T12:33:00Z">
        <w:r w:rsidR="00CA114F" w:rsidRPr="000461CE" w:rsidDel="00BA364B">
          <w:rPr>
            <w:rFonts w:ascii="Corbel" w:hAnsi="Corbel" w:cs="Times New Roman"/>
            <w:sz w:val="24"/>
            <w:szCs w:val="24"/>
            <w:highlight w:val="yellow"/>
            <w:lang w:val="en-GB"/>
            <w:rPrChange w:id="238" w:author="Ben Stanley" w:date="2018-12-03T12:34:00Z">
              <w:rPr>
                <w:rFonts w:ascii="Corbel" w:hAnsi="Corbel" w:cs="Times New Roman"/>
                <w:sz w:val="24"/>
                <w:szCs w:val="24"/>
                <w:highlight w:val="yellow"/>
                <w:lang w:val="pl-PL"/>
              </w:rPr>
            </w:rPrChange>
          </w:rPr>
          <w:delText>(2) Problem ontologiczny zaś brzmi następująco: wiemy, że głosowanie to wybór</w:delText>
        </w:r>
        <w:r w:rsidR="00590FBB" w:rsidRPr="000461CE" w:rsidDel="00BA364B">
          <w:rPr>
            <w:rFonts w:ascii="Corbel" w:hAnsi="Corbel" w:cs="Times New Roman"/>
            <w:sz w:val="24"/>
            <w:szCs w:val="24"/>
            <w:highlight w:val="yellow"/>
            <w:lang w:val="en-GB"/>
            <w:rPrChange w:id="239" w:author="Ben Stanley" w:date="2018-12-03T12:34:00Z">
              <w:rPr>
                <w:rFonts w:ascii="Corbel" w:hAnsi="Corbel" w:cs="Times New Roman"/>
                <w:sz w:val="24"/>
                <w:szCs w:val="24"/>
                <w:highlight w:val="yellow"/>
                <w:lang w:val="pl-PL"/>
              </w:rPr>
            </w:rPrChange>
          </w:rPr>
          <w:delText>, ale czy jest to wybór taki sam jak każdy inn</w:delText>
        </w:r>
        <w:r w:rsidR="00603A9A" w:rsidRPr="000461CE" w:rsidDel="00BA364B">
          <w:rPr>
            <w:rFonts w:ascii="Corbel" w:hAnsi="Corbel" w:cs="Times New Roman"/>
            <w:sz w:val="24"/>
            <w:szCs w:val="24"/>
            <w:highlight w:val="yellow"/>
            <w:lang w:val="en-GB"/>
            <w:rPrChange w:id="240" w:author="Ben Stanley" w:date="2018-12-03T12:34:00Z">
              <w:rPr>
                <w:rFonts w:ascii="Corbel" w:hAnsi="Corbel" w:cs="Times New Roman"/>
                <w:sz w:val="24"/>
                <w:szCs w:val="24"/>
                <w:highlight w:val="yellow"/>
                <w:lang w:val="pl-PL"/>
              </w:rPr>
            </w:rPrChange>
          </w:rPr>
          <w:delText>y? Skłaniamy się ku odpowiedzi „nie”, gdyż efekt naszej decyzji nie zależy tylko od nas, lecz od pozostałych współobywateli, od tego co oni zrobią i na kogo zagłosują. Innymi słowy, metafora rynku jest dość daleka od realiów wyborów do ciała ustawodawczego, to raczej metafora giełdy jest trafniejsza – inwestujemy swój czas i energie w coś co zależy od zbiorowych działań innych</w:delText>
        </w:r>
      </w:del>
    </w:p>
    <w:p w14:paraId="3F6D0A1F" w14:textId="73E5E47D" w:rsidR="00590FBB" w:rsidRPr="00590FBB" w:rsidDel="00553885" w:rsidRDefault="00590FBB" w:rsidP="00D471D6">
      <w:pPr>
        <w:rPr>
          <w:del w:id="241" w:author="Ben Stanley" w:date="2018-12-03T12:42:00Z"/>
          <w:rFonts w:ascii="Corbel" w:hAnsi="Corbel" w:cs="Times New Roman"/>
          <w:sz w:val="24"/>
          <w:szCs w:val="24"/>
          <w:lang w:val="pl-PL"/>
        </w:rPr>
      </w:pPr>
      <w:del w:id="242" w:author="Ben Stanley" w:date="2018-12-03T12:42:00Z">
        <w:r w:rsidRPr="00603A9A" w:rsidDel="00553885">
          <w:rPr>
            <w:rFonts w:ascii="Gadugi" w:hAnsi="Gadugi" w:cs="Times New Roman"/>
            <w:sz w:val="24"/>
            <w:szCs w:val="24"/>
            <w:highlight w:val="yellow"/>
            <w:lang w:val="pl-PL"/>
          </w:rPr>
          <w:lastRenderedPageBreak/>
          <w:delText xml:space="preserve">(3) </w:delText>
        </w:r>
        <w:r w:rsidRPr="00603A9A" w:rsidDel="00553885">
          <w:rPr>
            <w:rFonts w:ascii="Corbel" w:hAnsi="Corbel" w:cs="Times New Roman"/>
            <w:sz w:val="24"/>
            <w:szCs w:val="24"/>
            <w:highlight w:val="yellow"/>
            <w:lang w:val="pl-PL"/>
          </w:rPr>
          <w:delText>W końcu, metodologiczne wyzwania nakazują nam, zamiar budowy ‘oszczędnego’ modelu wyjaśniającego udział w głosowaniu oraz poparcia konkretnej osoby czy partii.</w:delText>
        </w:r>
        <w:r w:rsidRPr="00603A9A" w:rsidDel="00553885">
          <w:rPr>
            <w:rFonts w:ascii="Corbel" w:hAnsi="Corbel"/>
            <w:highlight w:val="yellow"/>
            <w:lang w:val="pl-PL"/>
          </w:rPr>
          <w:delText xml:space="preserve"> . Oszczędnego – to znaczy, wyjaśniającego jak najwięcej wariancji zmiennej zależnej stosunkowo jak najmniejszym zestawem zmiennych traktowanych jako niezależne. Problem stojący przed badaczami modelującymi takie zależności polega zatem na zapewnieniu kilku rzeczy jednocześnie: 1. na unikaniu zależności tautologicznych; 2. na pilnowaniu by w modelach wielozmiennowych koliniowości wśród zbioru zmiennych niezależnych, nie wykrzywiły prawdziwego obrazu zależności;  3. na trafnym ujmowaniu  'kontekstu'  oraz 4. na fenomenologicznie przemyślanej decyzji jak daleko wstecz sięgamy w poszukiwaniu przyczyn aktualnych</w:delText>
        </w:r>
        <w:r w:rsidR="00D471D6" w:rsidRPr="00603A9A" w:rsidDel="00553885">
          <w:rPr>
            <w:rFonts w:ascii="Corbel" w:hAnsi="Corbel"/>
            <w:highlight w:val="yellow"/>
            <w:lang w:val="pl-PL"/>
          </w:rPr>
          <w:delText xml:space="preserve"> decyzji politycznych, a co z tym się łaczy na prawidłowym rozróżnianiu ‘przyczynowej głębi’ (causal depth) od `przyczynowych mechanizmów’ (causal mechanisms), często będących po prostu katalizatorami badanych zjawisk</w:delText>
        </w:r>
        <w:r w:rsidR="00CC6F53" w:rsidRPr="00603A9A" w:rsidDel="00553885">
          <w:rPr>
            <w:rFonts w:ascii="Corbel" w:hAnsi="Corbel"/>
            <w:highlight w:val="yellow"/>
            <w:lang w:val="pl-PL"/>
          </w:rPr>
          <w:delText>.</w:delText>
        </w:r>
      </w:del>
    </w:p>
    <w:p w14:paraId="7F587654" w14:textId="77777777" w:rsidR="00553885" w:rsidRDefault="00553885" w:rsidP="002D0523">
      <w:pPr>
        <w:ind w:right="-233"/>
        <w:rPr>
          <w:ins w:id="243" w:author="Ben Stanley" w:date="2018-12-03T12:42:00Z"/>
          <w:rFonts w:ascii="Gadugi" w:hAnsi="Gadugi" w:cs="Times New Roman"/>
          <w:sz w:val="24"/>
          <w:szCs w:val="24"/>
        </w:rPr>
      </w:pPr>
    </w:p>
    <w:p w14:paraId="79C5CA72" w14:textId="11DEF0A1" w:rsidR="00D52D8D" w:rsidRPr="00BA76AE" w:rsidRDefault="00192D29" w:rsidP="002D0523">
      <w:pPr>
        <w:ind w:right="-233"/>
        <w:rPr>
          <w:rFonts w:ascii="Gadugi" w:hAnsi="Gadugi" w:cs="Times New Roman"/>
          <w:sz w:val="24"/>
          <w:szCs w:val="24"/>
        </w:rPr>
      </w:pPr>
      <w:r w:rsidRPr="008C4D6F">
        <w:rPr>
          <w:rFonts w:ascii="Gadugi" w:hAnsi="Gadugi" w:cs="Times New Roman"/>
          <w:sz w:val="24"/>
          <w:szCs w:val="24"/>
        </w:rPr>
        <w:t xml:space="preserve">The research </w:t>
      </w:r>
      <w:r w:rsidR="00CA3DBF" w:rsidRPr="008C4D6F">
        <w:rPr>
          <w:rFonts w:ascii="Gadugi" w:hAnsi="Gadugi" w:cs="Times New Roman"/>
          <w:sz w:val="24"/>
          <w:szCs w:val="24"/>
        </w:rPr>
        <w:t xml:space="preserve">design </w:t>
      </w:r>
      <w:r w:rsidR="008363F2" w:rsidRPr="008C4D6F">
        <w:rPr>
          <w:rFonts w:ascii="Gadugi" w:hAnsi="Gadugi" w:cs="Times New Roman"/>
          <w:sz w:val="24"/>
          <w:szCs w:val="24"/>
        </w:rPr>
        <w:t>is longitudinal and</w:t>
      </w:r>
      <w:r w:rsidRPr="008C4D6F">
        <w:rPr>
          <w:rFonts w:ascii="Gadugi" w:hAnsi="Gadugi" w:cs="Times New Roman"/>
          <w:sz w:val="24"/>
          <w:szCs w:val="24"/>
        </w:rPr>
        <w:t xml:space="preserve"> cross-nationally</w:t>
      </w:r>
      <w:r w:rsidR="008363F2" w:rsidRPr="008C4D6F">
        <w:rPr>
          <w:rFonts w:ascii="Gadugi" w:hAnsi="Gadugi" w:cs="Times New Roman"/>
          <w:sz w:val="24"/>
          <w:szCs w:val="24"/>
        </w:rPr>
        <w:t xml:space="preserve"> comparative</w:t>
      </w:r>
      <w:ins w:id="244" w:author="Ben Stanley" w:date="2018-12-03T12:42:00Z">
        <w:r w:rsidR="00553885">
          <w:rPr>
            <w:rFonts w:ascii="Gadugi" w:hAnsi="Gadugi" w:cs="Times New Roman"/>
            <w:sz w:val="24"/>
            <w:szCs w:val="24"/>
          </w:rPr>
          <w:t xml:space="preserve">. </w:t>
        </w:r>
      </w:ins>
      <w:ins w:id="245" w:author="Ben Stanley" w:date="2018-12-03T12:45:00Z">
        <w:r w:rsidR="00553885">
          <w:rPr>
            <w:rFonts w:ascii="Gadugi" w:hAnsi="Gadugi" w:cs="Times New Roman"/>
            <w:sz w:val="24"/>
            <w:szCs w:val="24"/>
          </w:rPr>
          <w:t>Our realization of the</w:t>
        </w:r>
      </w:ins>
      <w:ins w:id="246" w:author="Ben Stanley" w:date="2018-12-03T12:42:00Z">
        <w:r w:rsidR="00553885">
          <w:rPr>
            <w:rFonts w:ascii="Gadugi" w:hAnsi="Gadugi" w:cs="Times New Roman"/>
            <w:sz w:val="24"/>
            <w:szCs w:val="24"/>
          </w:rPr>
          <w:t xml:space="preserve"> latter aim is strengthened by the inclusion </w:t>
        </w:r>
      </w:ins>
      <w:del w:id="247" w:author="Ben Stanley" w:date="2018-12-03T12:42:00Z">
        <w:r w:rsidRPr="008C4D6F" w:rsidDel="00553885">
          <w:rPr>
            <w:rFonts w:ascii="Gadugi" w:hAnsi="Gadugi" w:cs="Times New Roman"/>
            <w:sz w:val="24"/>
            <w:szCs w:val="24"/>
          </w:rPr>
          <w:delText>,</w:delText>
        </w:r>
      </w:del>
      <w:del w:id="248" w:author="Ben Stanley" w:date="2018-12-03T12:45:00Z">
        <w:r w:rsidRPr="008C4D6F" w:rsidDel="00553885">
          <w:rPr>
            <w:rFonts w:ascii="Gadugi" w:hAnsi="Gadugi" w:cs="Times New Roman"/>
            <w:sz w:val="24"/>
            <w:szCs w:val="24"/>
          </w:rPr>
          <w:delText xml:space="preserve"> the latter being made possible by including in its major tool</w:delText>
        </w:r>
        <w:r w:rsidR="00D6550F" w:rsidRPr="008C4D6F" w:rsidDel="00553885">
          <w:rPr>
            <w:rFonts w:ascii="Gadugi" w:hAnsi="Gadugi" w:cs="Times New Roman"/>
            <w:sz w:val="24"/>
            <w:szCs w:val="24"/>
          </w:rPr>
          <w:delText xml:space="preserve">, i.e. </w:delText>
        </w:r>
        <w:r w:rsidR="00502FBE" w:rsidRPr="008C4D6F" w:rsidDel="00553885">
          <w:rPr>
            <w:rFonts w:ascii="Gadugi" w:hAnsi="Gadugi" w:cs="Times New Roman"/>
            <w:sz w:val="24"/>
            <w:szCs w:val="24"/>
          </w:rPr>
          <w:delText xml:space="preserve">the </w:delText>
        </w:r>
        <w:r w:rsidR="00D6550F" w:rsidRPr="008C4D6F" w:rsidDel="00553885">
          <w:rPr>
            <w:rFonts w:ascii="Gadugi" w:hAnsi="Gadugi" w:cs="Times New Roman"/>
            <w:sz w:val="24"/>
            <w:szCs w:val="24"/>
          </w:rPr>
          <w:delText xml:space="preserve">survey questionnaire, </w:delText>
        </w:r>
      </w:del>
      <w:ins w:id="249" w:author="Ben Stanley" w:date="2018-12-03T12:45:00Z">
        <w:r w:rsidR="00553885">
          <w:rPr>
            <w:rFonts w:ascii="Gadugi" w:hAnsi="Gadugi" w:cs="Times New Roman"/>
            <w:sz w:val="24"/>
            <w:szCs w:val="24"/>
          </w:rPr>
          <w:t xml:space="preserve">of successive </w:t>
        </w:r>
      </w:ins>
      <w:del w:id="250" w:author="Ben Stanley" w:date="2018-12-03T12:45:00Z">
        <w:r w:rsidR="00D52D8D" w:rsidRPr="008C4D6F" w:rsidDel="00553885">
          <w:rPr>
            <w:rFonts w:ascii="Gadugi" w:hAnsi="Gadugi" w:cs="Times New Roman"/>
            <w:sz w:val="24"/>
            <w:szCs w:val="24"/>
          </w:rPr>
          <w:delText xml:space="preserve">subsequent </w:delText>
        </w:r>
      </w:del>
      <w:r w:rsidR="00D52D8D" w:rsidRPr="008C4D6F">
        <w:rPr>
          <w:rFonts w:ascii="Gadugi" w:hAnsi="Gadugi" w:cs="Times New Roman"/>
          <w:sz w:val="24"/>
          <w:szCs w:val="24"/>
        </w:rPr>
        <w:t xml:space="preserve">modules of the </w:t>
      </w:r>
      <w:r w:rsidR="00D52D8D" w:rsidRPr="008C4D6F">
        <w:rPr>
          <w:rFonts w:ascii="Gadugi" w:hAnsi="Gadugi" w:cs="Times New Roman"/>
          <w:i/>
          <w:sz w:val="24"/>
          <w:szCs w:val="24"/>
        </w:rPr>
        <w:t>Comparative Study of Electoral Systems</w:t>
      </w:r>
      <w:r w:rsidR="00701772" w:rsidRPr="008C4D6F">
        <w:rPr>
          <w:rFonts w:ascii="Gadugi" w:hAnsi="Gadugi" w:cs="Times New Roman"/>
          <w:i/>
          <w:sz w:val="24"/>
          <w:szCs w:val="24"/>
        </w:rPr>
        <w:t xml:space="preserve"> </w:t>
      </w:r>
      <w:r w:rsidR="00701772" w:rsidRPr="008C4D6F">
        <w:rPr>
          <w:rFonts w:ascii="Gadugi" w:hAnsi="Gadugi" w:cs="Times New Roman"/>
          <w:sz w:val="24"/>
          <w:szCs w:val="24"/>
        </w:rPr>
        <w:t>(CSES)</w:t>
      </w:r>
      <w:ins w:id="251" w:author="Ben Stanley" w:date="2018-12-03T12:45:00Z">
        <w:r w:rsidR="00553885">
          <w:rPr>
            <w:rFonts w:ascii="Gadugi" w:hAnsi="Gadugi" w:cs="Times New Roman"/>
            <w:sz w:val="24"/>
            <w:szCs w:val="24"/>
          </w:rPr>
          <w:t xml:space="preserve">, the major </w:t>
        </w:r>
      </w:ins>
      <w:ins w:id="252" w:author="Ben Stanley" w:date="2018-12-03T12:46:00Z">
        <w:r w:rsidR="00553885">
          <w:rPr>
            <w:rFonts w:ascii="Gadugi" w:hAnsi="Gadugi" w:cs="Times New Roman"/>
            <w:sz w:val="24"/>
            <w:szCs w:val="24"/>
          </w:rPr>
          <w:t>cross-national post-electoral survey</w:t>
        </w:r>
      </w:ins>
      <w:ins w:id="253" w:author="Ben Stanley" w:date="2018-12-03T12:50:00Z">
        <w:r w:rsidR="00553885">
          <w:rPr>
            <w:rFonts w:ascii="Gadugi" w:hAnsi="Gadugi" w:cs="Times New Roman"/>
            <w:sz w:val="24"/>
            <w:szCs w:val="24"/>
          </w:rPr>
          <w:t xml:space="preserve"> available to scholars of political science</w:t>
        </w:r>
      </w:ins>
      <w:r w:rsidR="00D52D8D" w:rsidRPr="008C4D6F">
        <w:rPr>
          <w:rFonts w:ascii="Gadugi" w:hAnsi="Gadugi" w:cs="Times New Roman"/>
          <w:i/>
          <w:sz w:val="24"/>
          <w:szCs w:val="24"/>
        </w:rPr>
        <w:t xml:space="preserve">. </w:t>
      </w:r>
      <w:del w:id="254" w:author="Ben Stanley" w:date="2018-12-03T12:51:00Z">
        <w:r w:rsidR="00502FBE" w:rsidRPr="008C4D6F" w:rsidDel="00553885">
          <w:rPr>
            <w:rFonts w:ascii="Gadugi" w:hAnsi="Gadugi" w:cs="Times New Roman"/>
            <w:sz w:val="24"/>
            <w:szCs w:val="24"/>
          </w:rPr>
          <w:delText>Until today,</w:delText>
        </w:r>
      </w:del>
      <w:r w:rsidR="00502FBE" w:rsidRPr="008C4D6F">
        <w:rPr>
          <w:rFonts w:ascii="Gadugi" w:hAnsi="Gadugi" w:cs="Times New Roman"/>
          <w:sz w:val="24"/>
          <w:szCs w:val="24"/>
        </w:rPr>
        <w:t xml:space="preserve"> PNES</w:t>
      </w:r>
      <w:ins w:id="255" w:author="Ben Stanley" w:date="2018-12-03T12:51:00Z">
        <w:r w:rsidR="00553885">
          <w:rPr>
            <w:rFonts w:ascii="Gadugi" w:hAnsi="Gadugi" w:cs="Times New Roman"/>
            <w:sz w:val="24"/>
            <w:szCs w:val="24"/>
          </w:rPr>
          <w:t xml:space="preserve"> remains the only survey in Central and Eastern Europe that has </w:t>
        </w:r>
      </w:ins>
      <w:del w:id="256" w:author="Ben Stanley" w:date="2018-12-03T12:51:00Z">
        <w:r w:rsidR="00502FBE" w:rsidRPr="008C4D6F" w:rsidDel="00553885">
          <w:rPr>
            <w:rFonts w:ascii="Gadugi" w:hAnsi="Gadugi" w:cs="Times New Roman"/>
            <w:sz w:val="24"/>
            <w:szCs w:val="24"/>
          </w:rPr>
          <w:delText xml:space="preserve"> is the only “case” among East</w:delText>
        </w:r>
        <w:r w:rsidR="006E676C" w:rsidDel="00553885">
          <w:rPr>
            <w:rFonts w:ascii="Gadugi" w:hAnsi="Gadugi" w:cs="Times New Roman"/>
            <w:sz w:val="24"/>
            <w:szCs w:val="24"/>
          </w:rPr>
          <w:delText>ern European countries that has</w:delText>
        </w:r>
        <w:r w:rsidR="00502FBE" w:rsidRPr="008C4D6F" w:rsidDel="00553885">
          <w:rPr>
            <w:rFonts w:ascii="Gadugi" w:hAnsi="Gadugi" w:cs="Times New Roman"/>
            <w:sz w:val="24"/>
            <w:szCs w:val="24"/>
          </w:rPr>
          <w:delText xml:space="preserve"> </w:delText>
        </w:r>
      </w:del>
      <w:r w:rsidR="00502FBE" w:rsidRPr="008C4D6F">
        <w:rPr>
          <w:rFonts w:ascii="Gadugi" w:hAnsi="Gadugi" w:cs="Times New Roman"/>
          <w:sz w:val="24"/>
          <w:szCs w:val="24"/>
        </w:rPr>
        <w:t xml:space="preserve">included all 4 CSES modules. </w:t>
      </w:r>
      <w:commentRangeStart w:id="257"/>
      <w:r w:rsidR="00D52D8D" w:rsidRPr="008C4D6F">
        <w:rPr>
          <w:rFonts w:ascii="Gadugi" w:hAnsi="Gadugi" w:cs="Times New Roman"/>
          <w:sz w:val="24"/>
          <w:szCs w:val="24"/>
        </w:rPr>
        <w:t>Moreover, the P</w:t>
      </w:r>
      <w:del w:id="258" w:author="Ben Stanley" w:date="2018-12-03T12:52:00Z">
        <w:r w:rsidR="00D52D8D" w:rsidRPr="008C4D6F" w:rsidDel="00553885">
          <w:rPr>
            <w:rFonts w:ascii="Gadugi" w:hAnsi="Gadugi" w:cs="Times New Roman"/>
            <w:sz w:val="24"/>
            <w:szCs w:val="24"/>
          </w:rPr>
          <w:delText xml:space="preserve">olish </w:delText>
        </w:r>
      </w:del>
      <w:r w:rsidR="00D52D8D" w:rsidRPr="008C4D6F">
        <w:rPr>
          <w:rFonts w:ascii="Gadugi" w:hAnsi="Gadugi" w:cs="Times New Roman"/>
          <w:sz w:val="24"/>
          <w:szCs w:val="24"/>
        </w:rPr>
        <w:t>NES is a multi-faceted</w:t>
      </w:r>
      <w:r w:rsidR="00B64BC9" w:rsidRPr="008C4D6F">
        <w:rPr>
          <w:rFonts w:ascii="Gadugi" w:hAnsi="Gadugi" w:cs="Times New Roman"/>
          <w:sz w:val="24"/>
          <w:szCs w:val="24"/>
        </w:rPr>
        <w:t xml:space="preserve"> research enterprise</w:t>
      </w:r>
      <w:del w:id="259" w:author="Ben Stanley" w:date="2018-12-03T12:52:00Z">
        <w:r w:rsidR="00B64BC9" w:rsidRPr="008C4D6F" w:rsidDel="00744092">
          <w:rPr>
            <w:rFonts w:ascii="Gadugi" w:hAnsi="Gadugi" w:cs="Times New Roman"/>
            <w:sz w:val="24"/>
            <w:szCs w:val="24"/>
          </w:rPr>
          <w:delText>, in that</w:delText>
        </w:r>
        <w:r w:rsidR="00D52D8D" w:rsidRPr="008C4D6F" w:rsidDel="00744092">
          <w:rPr>
            <w:rFonts w:ascii="Gadugi" w:hAnsi="Gadugi" w:cs="Times New Roman"/>
            <w:sz w:val="24"/>
            <w:szCs w:val="24"/>
          </w:rPr>
          <w:delText xml:space="preserve"> it utilizes</w:delText>
        </w:r>
      </w:del>
      <w:ins w:id="260" w:author="Ben Stanley" w:date="2018-12-03T12:52:00Z">
        <w:r w:rsidR="00744092">
          <w:rPr>
            <w:rFonts w:ascii="Gadugi" w:hAnsi="Gadugi" w:cs="Times New Roman"/>
            <w:sz w:val="24"/>
            <w:szCs w:val="24"/>
          </w:rPr>
          <w:t xml:space="preserve"> that has featured</w:t>
        </w:r>
      </w:ins>
      <w:r w:rsidR="00D52D8D" w:rsidRPr="008C4D6F">
        <w:rPr>
          <w:rFonts w:ascii="Gadugi" w:hAnsi="Gadugi" w:cs="Times New Roman"/>
          <w:sz w:val="24"/>
          <w:szCs w:val="24"/>
        </w:rPr>
        <w:t xml:space="preserve"> several tools: </w:t>
      </w:r>
      <w:r w:rsidR="00CC6F53">
        <w:rPr>
          <w:rFonts w:ascii="Gadugi" w:hAnsi="Gadugi" w:cs="Times New Roman"/>
          <w:sz w:val="24"/>
          <w:szCs w:val="24"/>
        </w:rPr>
        <w:t>apart from</w:t>
      </w:r>
      <w:ins w:id="261" w:author="Ben Stanley" w:date="2018-12-03T12:55:00Z">
        <w:r w:rsidR="009C7D2D">
          <w:rPr>
            <w:rFonts w:ascii="Gadugi" w:hAnsi="Gadugi" w:cs="Times New Roman"/>
            <w:sz w:val="24"/>
            <w:szCs w:val="24"/>
          </w:rPr>
          <w:t xml:space="preserve"> a</w:t>
        </w:r>
      </w:ins>
      <w:ins w:id="262" w:author="Ben Stanley" w:date="2018-12-03T12:56:00Z">
        <w:r w:rsidR="009C7D2D">
          <w:rPr>
            <w:rFonts w:ascii="Gadugi" w:hAnsi="Gadugi" w:cs="Times New Roman"/>
            <w:sz w:val="24"/>
            <w:szCs w:val="24"/>
          </w:rPr>
          <w:t xml:space="preserve"> </w:t>
        </w:r>
        <w:proofErr w:type="spellStart"/>
        <w:r w:rsidR="009C7D2D">
          <w:rPr>
            <w:rFonts w:ascii="Gadugi" w:hAnsi="Gadugi" w:cs="Times New Roman"/>
            <w:sz w:val="24"/>
            <w:szCs w:val="24"/>
          </w:rPr>
          <w:t>representative</w:t>
        </w:r>
      </w:ins>
      <w:del w:id="263" w:author="Ben Stanley" w:date="2018-12-03T12:52:00Z">
        <w:r w:rsidR="00CC6F53" w:rsidDel="00744092">
          <w:rPr>
            <w:rFonts w:ascii="Gadugi" w:hAnsi="Gadugi" w:cs="Times New Roman"/>
            <w:sz w:val="24"/>
            <w:szCs w:val="24"/>
          </w:rPr>
          <w:delText xml:space="preserve"> the</w:delText>
        </w:r>
        <w:r w:rsidR="00D52D8D" w:rsidRPr="008C4D6F" w:rsidDel="00744092">
          <w:rPr>
            <w:rFonts w:ascii="Gadugi" w:hAnsi="Gadugi" w:cs="Times New Roman"/>
            <w:sz w:val="24"/>
            <w:szCs w:val="24"/>
          </w:rPr>
          <w:delText xml:space="preserve"> </w:delText>
        </w:r>
      </w:del>
      <w:r w:rsidR="00D52D8D" w:rsidRPr="008C4D6F">
        <w:rPr>
          <w:rFonts w:ascii="Gadugi" w:hAnsi="Gadugi" w:cs="Times New Roman"/>
          <w:sz w:val="24"/>
          <w:szCs w:val="24"/>
        </w:rPr>
        <w:t>public</w:t>
      </w:r>
      <w:proofErr w:type="spellEnd"/>
      <w:r w:rsidR="00D52D8D" w:rsidRPr="008C4D6F">
        <w:rPr>
          <w:rFonts w:ascii="Gadugi" w:hAnsi="Gadugi" w:cs="Times New Roman"/>
          <w:sz w:val="24"/>
          <w:szCs w:val="24"/>
        </w:rPr>
        <w:t xml:space="preserve"> opinion survey of the </w:t>
      </w:r>
      <w:del w:id="264" w:author="Ben Stanley" w:date="2018-12-03T12:56:00Z">
        <w:r w:rsidR="00D52D8D" w:rsidRPr="008C4D6F" w:rsidDel="009C7D2D">
          <w:rPr>
            <w:rFonts w:ascii="Gadugi" w:hAnsi="Gadugi" w:cs="Times New Roman"/>
            <w:sz w:val="24"/>
            <w:szCs w:val="24"/>
          </w:rPr>
          <w:delText xml:space="preserve">Polish </w:delText>
        </w:r>
      </w:del>
      <w:r w:rsidR="00D52D8D" w:rsidRPr="008C4D6F">
        <w:rPr>
          <w:rFonts w:ascii="Gadugi" w:hAnsi="Gadugi" w:cs="Times New Roman"/>
          <w:sz w:val="24"/>
          <w:szCs w:val="24"/>
        </w:rPr>
        <w:t>adult population</w:t>
      </w:r>
      <w:ins w:id="265" w:author="Ben Stanley" w:date="2018-12-03T12:56:00Z">
        <w:r w:rsidR="009C7D2D">
          <w:rPr>
            <w:rFonts w:ascii="Gadugi" w:hAnsi="Gadugi" w:cs="Times New Roman"/>
            <w:sz w:val="24"/>
            <w:szCs w:val="24"/>
          </w:rPr>
          <w:t xml:space="preserve"> of Poland </w:t>
        </w:r>
      </w:ins>
      <w:r w:rsidR="00D52D8D" w:rsidRPr="008C4D6F">
        <w:rPr>
          <w:rFonts w:ascii="Gadugi" w:hAnsi="Gadugi" w:cs="Times New Roman"/>
          <w:sz w:val="24"/>
          <w:szCs w:val="24"/>
        </w:rPr>
        <w:t xml:space="preserve">, it </w:t>
      </w:r>
      <w:ins w:id="266" w:author="Ben Stanley" w:date="2018-12-03T12:56:00Z">
        <w:r w:rsidR="009C7D2D">
          <w:rPr>
            <w:rFonts w:ascii="Gadugi" w:hAnsi="Gadugi" w:cs="Times New Roman"/>
            <w:sz w:val="24"/>
            <w:szCs w:val="24"/>
          </w:rPr>
          <w:t xml:space="preserve">has also incorporated components </w:t>
        </w:r>
      </w:ins>
      <w:proofErr w:type="spellStart"/>
      <w:r w:rsidR="00D52D8D" w:rsidRPr="008C4D6F">
        <w:rPr>
          <w:rFonts w:ascii="Gadugi" w:hAnsi="Gadugi" w:cs="Times New Roman"/>
          <w:sz w:val="24"/>
          <w:szCs w:val="24"/>
        </w:rPr>
        <w:t>analy</w:t>
      </w:r>
      <w:ins w:id="267" w:author="Ben Stanley" w:date="2018-12-03T12:56:00Z">
        <w:r w:rsidR="009C7D2D">
          <w:rPr>
            <w:rFonts w:ascii="Gadugi" w:hAnsi="Gadugi" w:cs="Times New Roman"/>
            <w:sz w:val="24"/>
            <w:szCs w:val="24"/>
          </w:rPr>
          <w:t>sing</w:t>
        </w:r>
      </w:ins>
      <w:proofErr w:type="spellEnd"/>
      <w:del w:id="268" w:author="Ben Stanley" w:date="2018-12-03T12:56:00Z">
        <w:r w:rsidR="00D52D8D" w:rsidRPr="008C4D6F" w:rsidDel="009C7D2D">
          <w:rPr>
            <w:rFonts w:ascii="Gadugi" w:hAnsi="Gadugi" w:cs="Times New Roman"/>
            <w:sz w:val="24"/>
            <w:szCs w:val="24"/>
          </w:rPr>
          <w:delText>zes</w:delText>
        </w:r>
      </w:del>
      <w:r w:rsidR="00D52D8D" w:rsidRPr="008C4D6F">
        <w:rPr>
          <w:rFonts w:ascii="Gadugi" w:hAnsi="Gadugi" w:cs="Times New Roman"/>
          <w:sz w:val="24"/>
          <w:szCs w:val="24"/>
        </w:rPr>
        <w:t xml:space="preserve"> the attitudes, preferences, opinions and socio-demographics of Polish parl</w:t>
      </w:r>
      <w:r w:rsidR="005808EA" w:rsidRPr="008C4D6F">
        <w:rPr>
          <w:rFonts w:ascii="Gadugi" w:hAnsi="Gadugi" w:cs="Times New Roman"/>
          <w:sz w:val="24"/>
          <w:szCs w:val="24"/>
        </w:rPr>
        <w:t xml:space="preserve">iamentarians, </w:t>
      </w:r>
      <w:del w:id="269" w:author="Ben Stanley" w:date="2018-12-03T12:56:00Z">
        <w:r w:rsidR="00B64BC9" w:rsidRPr="008C4D6F" w:rsidDel="009C7D2D">
          <w:rPr>
            <w:rFonts w:ascii="Gadugi" w:hAnsi="Gadugi" w:cs="Times New Roman"/>
            <w:sz w:val="24"/>
            <w:szCs w:val="24"/>
          </w:rPr>
          <w:delText>it follows and control</w:delText>
        </w:r>
        <w:r w:rsidR="00746082" w:rsidRPr="008C4D6F" w:rsidDel="009C7D2D">
          <w:rPr>
            <w:rFonts w:ascii="Gadugi" w:hAnsi="Gadugi" w:cs="Times New Roman"/>
            <w:sz w:val="24"/>
            <w:szCs w:val="24"/>
          </w:rPr>
          <w:delText>s</w:delText>
        </w:r>
      </w:del>
      <w:ins w:id="270" w:author="Ben Stanley" w:date="2018-12-03T12:56:00Z">
        <w:r w:rsidR="009C7D2D">
          <w:rPr>
            <w:rFonts w:ascii="Gadugi" w:hAnsi="Gadugi" w:cs="Times New Roman"/>
            <w:sz w:val="24"/>
            <w:szCs w:val="24"/>
          </w:rPr>
          <w:t>the nature and</w:t>
        </w:r>
      </w:ins>
      <w:del w:id="271" w:author="Ben Stanley" w:date="2018-12-03T12:56:00Z">
        <w:r w:rsidR="00746082" w:rsidRPr="008C4D6F" w:rsidDel="009C7D2D">
          <w:rPr>
            <w:rFonts w:ascii="Gadugi" w:hAnsi="Gadugi" w:cs="Times New Roman"/>
            <w:sz w:val="24"/>
            <w:szCs w:val="24"/>
          </w:rPr>
          <w:delText xml:space="preserve"> </w:delText>
        </w:r>
        <w:r w:rsidR="00B64BC9" w:rsidRPr="008C4D6F" w:rsidDel="009C7D2D">
          <w:rPr>
            <w:rFonts w:ascii="Gadugi" w:hAnsi="Gadugi" w:cs="Times New Roman"/>
            <w:sz w:val="24"/>
            <w:szCs w:val="24"/>
          </w:rPr>
          <w:delText xml:space="preserve">the </w:delText>
        </w:r>
      </w:del>
      <w:ins w:id="272" w:author="Ben Stanley" w:date="2018-12-03T12:56:00Z">
        <w:r w:rsidR="009C7D2D">
          <w:rPr>
            <w:rFonts w:ascii="Gadugi" w:hAnsi="Gadugi" w:cs="Times New Roman"/>
            <w:sz w:val="24"/>
            <w:szCs w:val="24"/>
          </w:rPr>
          <w:t xml:space="preserve"> </w:t>
        </w:r>
      </w:ins>
      <w:r w:rsidR="00B64BC9" w:rsidRPr="008C4D6F">
        <w:rPr>
          <w:rFonts w:ascii="Gadugi" w:hAnsi="Gadugi" w:cs="Times New Roman"/>
          <w:sz w:val="24"/>
          <w:szCs w:val="24"/>
        </w:rPr>
        <w:t xml:space="preserve">impact of </w:t>
      </w:r>
      <w:r w:rsidR="00D52D8D" w:rsidRPr="008C4D6F">
        <w:rPr>
          <w:rFonts w:ascii="Gadugi" w:hAnsi="Gadugi" w:cs="Times New Roman"/>
          <w:sz w:val="24"/>
          <w:szCs w:val="24"/>
        </w:rPr>
        <w:t xml:space="preserve">media campaigns, and </w:t>
      </w:r>
      <w:del w:id="273" w:author="Ben Stanley" w:date="2018-12-03T12:56:00Z">
        <w:r w:rsidR="00D52D8D" w:rsidRPr="008C4D6F" w:rsidDel="009C7D2D">
          <w:rPr>
            <w:rFonts w:ascii="Gadugi" w:hAnsi="Gadugi" w:cs="Times New Roman"/>
            <w:sz w:val="24"/>
            <w:szCs w:val="24"/>
          </w:rPr>
          <w:delText xml:space="preserve">investigates </w:delText>
        </w:r>
      </w:del>
      <w:ins w:id="274" w:author="Ben Stanley" w:date="2018-12-03T12:56:00Z">
        <w:r w:rsidR="009C7D2D">
          <w:rPr>
            <w:rFonts w:ascii="Gadugi" w:hAnsi="Gadugi" w:cs="Times New Roman"/>
            <w:sz w:val="24"/>
            <w:szCs w:val="24"/>
          </w:rPr>
          <w:t>the content of</w:t>
        </w:r>
        <w:r w:rsidR="009C7D2D" w:rsidRPr="008C4D6F">
          <w:rPr>
            <w:rFonts w:ascii="Gadugi" w:hAnsi="Gadugi" w:cs="Times New Roman"/>
            <w:sz w:val="24"/>
            <w:szCs w:val="24"/>
          </w:rPr>
          <w:t xml:space="preserve"> </w:t>
        </w:r>
      </w:ins>
      <w:r w:rsidR="00D52D8D" w:rsidRPr="008C4D6F">
        <w:rPr>
          <w:rFonts w:ascii="Gadugi" w:hAnsi="Gadugi" w:cs="Times New Roman"/>
          <w:sz w:val="24"/>
          <w:szCs w:val="24"/>
        </w:rPr>
        <w:t>party manifesto</w:t>
      </w:r>
      <w:del w:id="275" w:author="Ben Stanley" w:date="2018-12-03T12:57:00Z">
        <w:r w:rsidR="00D52D8D" w:rsidRPr="008C4D6F" w:rsidDel="009C7D2D">
          <w:rPr>
            <w:rFonts w:ascii="Gadugi" w:hAnsi="Gadugi" w:cs="Times New Roman"/>
            <w:sz w:val="24"/>
            <w:szCs w:val="24"/>
          </w:rPr>
          <w:delText>e</w:delText>
        </w:r>
      </w:del>
      <w:r w:rsidR="00D52D8D" w:rsidRPr="008C4D6F">
        <w:rPr>
          <w:rFonts w:ascii="Gadugi" w:hAnsi="Gadugi" w:cs="Times New Roman"/>
          <w:sz w:val="24"/>
          <w:szCs w:val="24"/>
        </w:rPr>
        <w:t>s.</w:t>
      </w:r>
      <w:ins w:id="276" w:author="Ben Stanley" w:date="2018-12-03T12:57:00Z">
        <w:r w:rsidR="009C7D2D">
          <w:rPr>
            <w:rFonts w:ascii="Gadugi" w:hAnsi="Gadugi" w:cs="Times New Roman"/>
            <w:sz w:val="24"/>
            <w:szCs w:val="24"/>
          </w:rPr>
          <w:t xml:space="preserve"> </w:t>
        </w:r>
      </w:ins>
      <w:commentRangeEnd w:id="257"/>
      <w:ins w:id="277" w:author="Ben Stanley" w:date="2018-12-03T12:59:00Z">
        <w:r w:rsidR="009C7D2D">
          <w:rPr>
            <w:rStyle w:val="CommentReference"/>
          </w:rPr>
          <w:commentReference w:id="257"/>
        </w:r>
      </w:ins>
      <w:ins w:id="278" w:author="Ben Stanley" w:date="2018-12-03T12:57:00Z">
        <w:r w:rsidR="009C7D2D">
          <w:rPr>
            <w:rFonts w:ascii="Gadugi" w:hAnsi="Gadugi" w:cs="Times New Roman"/>
            <w:sz w:val="24"/>
            <w:szCs w:val="24"/>
          </w:rPr>
          <w:t>This project will al</w:t>
        </w:r>
      </w:ins>
      <w:ins w:id="279" w:author="Ben Stanley" w:date="2018-12-03T12:58:00Z">
        <w:r w:rsidR="009C7D2D">
          <w:rPr>
            <w:rFonts w:ascii="Gadugi" w:hAnsi="Gadugi" w:cs="Times New Roman"/>
            <w:sz w:val="24"/>
            <w:szCs w:val="24"/>
          </w:rPr>
          <w:t xml:space="preserve">low us to continue the PNES series for a further iteration, maintaining the CSES data coverage by incorporating Module 5 of that series, and providing the international political science community with a tool for </w:t>
        </w:r>
      </w:ins>
      <w:ins w:id="280" w:author="Ben Stanley" w:date="2018-12-03T12:59:00Z">
        <w:r w:rsidR="009C7D2D">
          <w:rPr>
            <w:rFonts w:ascii="Gadugi" w:hAnsi="Gadugi" w:cs="Times New Roman"/>
            <w:sz w:val="24"/>
            <w:szCs w:val="24"/>
          </w:rPr>
          <w:t xml:space="preserve">over-time and cross-national comparison of the preferences, attitudes and </w:t>
        </w:r>
        <w:proofErr w:type="spellStart"/>
        <w:r w:rsidR="009C7D2D">
          <w:rPr>
            <w:rFonts w:ascii="Gadugi" w:hAnsi="Gadugi" w:cs="Times New Roman"/>
            <w:sz w:val="24"/>
            <w:szCs w:val="24"/>
          </w:rPr>
          <w:t>behaviour</w:t>
        </w:r>
        <w:proofErr w:type="spellEnd"/>
        <w:r w:rsidR="009C7D2D">
          <w:rPr>
            <w:rFonts w:ascii="Gadugi" w:hAnsi="Gadugi" w:cs="Times New Roman"/>
            <w:sz w:val="24"/>
            <w:szCs w:val="24"/>
          </w:rPr>
          <w:t xml:space="preserve"> of Polish voters.</w:t>
        </w:r>
      </w:ins>
      <w:r w:rsidR="00D52D8D" w:rsidRPr="008C4D6F">
        <w:rPr>
          <w:rFonts w:ascii="Gadugi" w:hAnsi="Gadugi" w:cs="Times New Roman"/>
          <w:sz w:val="24"/>
          <w:szCs w:val="24"/>
        </w:rPr>
        <w:t xml:space="preserve"> </w:t>
      </w:r>
      <w:del w:id="281" w:author="Ben Stanley" w:date="2018-12-03T12:57:00Z">
        <w:r w:rsidR="00776271" w:rsidRPr="008C4D6F" w:rsidDel="009C7D2D">
          <w:rPr>
            <w:rFonts w:ascii="Gadugi" w:hAnsi="Gadugi" w:cs="Times New Roman"/>
            <w:sz w:val="24"/>
            <w:szCs w:val="24"/>
          </w:rPr>
          <w:delText>Technically described</w:delText>
        </w:r>
        <w:r w:rsidR="008363F2" w:rsidRPr="008C4D6F" w:rsidDel="009C7D2D">
          <w:rPr>
            <w:rFonts w:ascii="Gadugi" w:hAnsi="Gadugi" w:cs="Times New Roman"/>
            <w:sz w:val="24"/>
            <w:szCs w:val="24"/>
          </w:rPr>
          <w:delText>,</w:delText>
        </w:r>
        <w:r w:rsidR="00776271" w:rsidRPr="008C4D6F" w:rsidDel="009C7D2D">
          <w:rPr>
            <w:rFonts w:ascii="Gadugi" w:hAnsi="Gadugi" w:cs="Times New Roman"/>
            <w:sz w:val="24"/>
            <w:szCs w:val="24"/>
          </w:rPr>
          <w:delText xml:space="preserve"> the objective is to</w:delText>
        </w:r>
        <w:r w:rsidR="008363F2" w:rsidRPr="008C4D6F" w:rsidDel="009C7D2D">
          <w:rPr>
            <w:rFonts w:ascii="Gadugi" w:hAnsi="Gadugi" w:cs="Times New Roman"/>
            <w:sz w:val="24"/>
            <w:szCs w:val="24"/>
          </w:rPr>
          <w:delText xml:space="preserve"> continue the Polish NES series, and allow for comparisons in time. </w:delText>
        </w:r>
        <w:r w:rsidR="00D6550F" w:rsidRPr="008C4D6F" w:rsidDel="009C7D2D">
          <w:rPr>
            <w:rFonts w:ascii="Gadugi" w:hAnsi="Gadugi" w:cs="Times New Roman"/>
            <w:sz w:val="24"/>
            <w:szCs w:val="24"/>
          </w:rPr>
          <w:delText xml:space="preserve">Its </w:delText>
        </w:r>
        <w:r w:rsidR="00776271" w:rsidRPr="008C4D6F" w:rsidDel="009C7D2D">
          <w:rPr>
            <w:rFonts w:ascii="Gadugi" w:hAnsi="Gadugi" w:cs="Times New Roman"/>
            <w:sz w:val="24"/>
            <w:szCs w:val="24"/>
          </w:rPr>
          <w:delText xml:space="preserve"> distinctive feature i</w:delText>
        </w:r>
        <w:r w:rsidR="005808EA" w:rsidRPr="008C4D6F" w:rsidDel="009C7D2D">
          <w:rPr>
            <w:rFonts w:ascii="Gadugi" w:hAnsi="Gadugi" w:cs="Times New Roman"/>
            <w:sz w:val="24"/>
            <w:szCs w:val="24"/>
          </w:rPr>
          <w:delText xml:space="preserve">s </w:delText>
        </w:r>
        <w:r w:rsidR="00D6550F" w:rsidRPr="008C4D6F" w:rsidDel="009C7D2D">
          <w:rPr>
            <w:rFonts w:ascii="Gadugi" w:hAnsi="Gadugi" w:cs="Times New Roman"/>
            <w:sz w:val="24"/>
            <w:szCs w:val="24"/>
          </w:rPr>
          <w:delText xml:space="preserve">its </w:delText>
        </w:r>
        <w:r w:rsidR="005808EA" w:rsidRPr="008C4D6F" w:rsidDel="009C7D2D">
          <w:rPr>
            <w:rFonts w:ascii="Gadugi" w:hAnsi="Gadugi" w:cs="Times New Roman"/>
            <w:sz w:val="24"/>
            <w:szCs w:val="24"/>
          </w:rPr>
          <w:delText xml:space="preserve"> public</w:delText>
        </w:r>
        <w:r w:rsidR="00CA3DBF" w:rsidRPr="008C4D6F" w:rsidDel="009C7D2D">
          <w:rPr>
            <w:rFonts w:ascii="Gadugi" w:hAnsi="Gadugi" w:cs="Times New Roman"/>
            <w:sz w:val="24"/>
            <w:szCs w:val="24"/>
          </w:rPr>
          <w:delText xml:space="preserve"> availability</w:delText>
        </w:r>
        <w:r w:rsidR="00776271" w:rsidRPr="008C4D6F" w:rsidDel="009C7D2D">
          <w:rPr>
            <w:rFonts w:ascii="Gadugi" w:hAnsi="Gadugi" w:cs="Times New Roman"/>
            <w:sz w:val="24"/>
            <w:szCs w:val="24"/>
          </w:rPr>
          <w:delText xml:space="preserve">. </w:delText>
        </w:r>
        <w:r w:rsidR="00776271" w:rsidRPr="008C4D6F" w:rsidDel="009C7D2D">
          <w:rPr>
            <w:rFonts w:ascii="Gadugi" w:hAnsi="Gadugi" w:cs="Times New Roman"/>
            <w:sz w:val="24"/>
            <w:szCs w:val="24"/>
            <w:u w:val="single"/>
          </w:rPr>
          <w:delText>The project is a public good available to scholars and students in Poland and worldwide</w:delText>
        </w:r>
        <w:r w:rsidR="00CA3DBF" w:rsidRPr="008C4D6F" w:rsidDel="009C7D2D">
          <w:rPr>
            <w:rFonts w:ascii="Gadugi" w:hAnsi="Gadugi" w:cs="Times New Roman"/>
            <w:sz w:val="24"/>
            <w:szCs w:val="24"/>
            <w:u w:val="single"/>
          </w:rPr>
          <w:delText>. It is deposited in renowned data banks.</w:delText>
        </w:r>
      </w:del>
    </w:p>
    <w:p w14:paraId="55B4EA38" w14:textId="58E93507" w:rsidR="00DF464A" w:rsidRPr="00DF464A" w:rsidDel="00AF3411" w:rsidRDefault="00D52D8D" w:rsidP="002D0523">
      <w:pPr>
        <w:ind w:right="-233"/>
        <w:rPr>
          <w:del w:id="282" w:author="Ben Stanley" w:date="2018-12-03T13:22:00Z"/>
          <w:rFonts w:ascii="Gadugi" w:hAnsi="Gadugi" w:cs="Times New Roman"/>
          <w:sz w:val="24"/>
          <w:szCs w:val="24"/>
        </w:rPr>
      </w:pPr>
      <w:r w:rsidRPr="00DF464A">
        <w:rPr>
          <w:rFonts w:ascii="Gadugi" w:hAnsi="Gadugi" w:cs="Times New Roman"/>
          <w:sz w:val="24"/>
          <w:szCs w:val="24"/>
        </w:rPr>
        <w:t xml:space="preserve">Each </w:t>
      </w:r>
      <w:r w:rsidR="00776271" w:rsidRPr="00DF464A">
        <w:rPr>
          <w:rFonts w:ascii="Gadugi" w:hAnsi="Gadugi" w:cs="Times New Roman"/>
          <w:sz w:val="24"/>
          <w:szCs w:val="24"/>
        </w:rPr>
        <w:t xml:space="preserve">successive </w:t>
      </w:r>
      <w:r w:rsidRPr="00DF464A">
        <w:rPr>
          <w:rFonts w:ascii="Gadugi" w:hAnsi="Gadugi" w:cs="Times New Roman"/>
          <w:sz w:val="24"/>
          <w:szCs w:val="24"/>
        </w:rPr>
        <w:t xml:space="preserve">wave of the </w:t>
      </w:r>
      <w:del w:id="283" w:author="Ben Stanley" w:date="2018-12-03T13:03:00Z">
        <w:r w:rsidRPr="00DF464A" w:rsidDel="00F153E5">
          <w:rPr>
            <w:rFonts w:ascii="Gadugi" w:hAnsi="Gadugi" w:cs="Times New Roman"/>
            <w:sz w:val="24"/>
            <w:szCs w:val="24"/>
          </w:rPr>
          <w:delText>Polish NES</w:delText>
        </w:r>
      </w:del>
      <w:ins w:id="284" w:author="Ben Stanley" w:date="2018-12-03T13:03:00Z">
        <w:r w:rsidR="00F153E5">
          <w:rPr>
            <w:rFonts w:ascii="Gadugi" w:hAnsi="Gadugi" w:cs="Times New Roman"/>
            <w:sz w:val="24"/>
            <w:szCs w:val="24"/>
          </w:rPr>
          <w:t>PNES has seen both continuity and change.</w:t>
        </w:r>
      </w:ins>
      <w:del w:id="285" w:author="Ben Stanley" w:date="2018-12-03T13:03:00Z">
        <w:r w:rsidR="002B301F" w:rsidRPr="00DF464A" w:rsidDel="00F153E5">
          <w:rPr>
            <w:rFonts w:ascii="Gadugi" w:hAnsi="Gadugi" w:cs="Times New Roman"/>
            <w:sz w:val="24"/>
            <w:szCs w:val="24"/>
          </w:rPr>
          <w:delText xml:space="preserve"> is characterized by continuity and change in its content.</w:delText>
        </w:r>
      </w:del>
      <w:r w:rsidR="002B301F" w:rsidRPr="00DF464A">
        <w:rPr>
          <w:rFonts w:ascii="Gadugi" w:hAnsi="Gadugi" w:cs="Times New Roman"/>
          <w:sz w:val="24"/>
          <w:szCs w:val="24"/>
        </w:rPr>
        <w:t xml:space="preserve"> </w:t>
      </w:r>
      <w:ins w:id="286" w:author="Ben Stanley" w:date="2018-12-03T13:03:00Z">
        <w:r w:rsidR="00F153E5">
          <w:rPr>
            <w:rFonts w:ascii="Gadugi" w:hAnsi="Gadugi" w:cs="Times New Roman"/>
            <w:sz w:val="24"/>
            <w:szCs w:val="24"/>
          </w:rPr>
          <w:t>The constant presence of key elements of the survey makes it possible to observe c</w:t>
        </w:r>
      </w:ins>
      <w:ins w:id="287" w:author="Ben Stanley" w:date="2018-12-03T13:04:00Z">
        <w:r w:rsidR="00F153E5">
          <w:rPr>
            <w:rFonts w:ascii="Gadugi" w:hAnsi="Gadugi" w:cs="Times New Roman"/>
            <w:sz w:val="24"/>
            <w:szCs w:val="24"/>
          </w:rPr>
          <w:t xml:space="preserve">hanges over time, while </w:t>
        </w:r>
      </w:ins>
      <w:del w:id="288" w:author="Ben Stanley" w:date="2018-12-03T13:04:00Z">
        <w:r w:rsidR="002B301F" w:rsidRPr="00DF464A" w:rsidDel="00F153E5">
          <w:rPr>
            <w:rFonts w:ascii="Gadugi" w:hAnsi="Gadugi" w:cs="Times New Roman"/>
            <w:sz w:val="24"/>
            <w:szCs w:val="24"/>
          </w:rPr>
          <w:delText>Continuity is necessary to</w:delText>
        </w:r>
        <w:r w:rsidR="00C27BA6" w:rsidRPr="00DF464A" w:rsidDel="00F153E5">
          <w:rPr>
            <w:rFonts w:ascii="Gadugi" w:hAnsi="Gadugi" w:cs="Times New Roman"/>
            <w:sz w:val="24"/>
            <w:szCs w:val="24"/>
          </w:rPr>
          <w:delText xml:space="preserve"> </w:delText>
        </w:r>
        <w:r w:rsidR="00E47143" w:rsidRPr="00DF464A" w:rsidDel="00F153E5">
          <w:rPr>
            <w:rFonts w:ascii="Gadugi" w:hAnsi="Gadugi" w:cs="Times New Roman"/>
            <w:sz w:val="24"/>
            <w:szCs w:val="24"/>
          </w:rPr>
          <w:delText>demonstrate that changes occur</w:delText>
        </w:r>
        <w:r w:rsidR="00C27BA6" w:rsidRPr="00DF464A" w:rsidDel="00F153E5">
          <w:rPr>
            <w:rFonts w:ascii="Gadugi" w:hAnsi="Gadugi" w:cs="Times New Roman"/>
            <w:sz w:val="24"/>
            <w:szCs w:val="24"/>
          </w:rPr>
          <w:delText>. I</w:delText>
        </w:r>
        <w:r w:rsidR="00B64BC9" w:rsidRPr="00DF464A" w:rsidDel="00F153E5">
          <w:rPr>
            <w:rFonts w:ascii="Gadugi" w:hAnsi="Gadugi" w:cs="Times New Roman"/>
            <w:sz w:val="24"/>
            <w:szCs w:val="24"/>
          </w:rPr>
          <w:delText>nnovations</w:delText>
        </w:r>
        <w:r w:rsidR="002B301F" w:rsidRPr="00DF464A" w:rsidDel="00F153E5">
          <w:rPr>
            <w:rFonts w:ascii="Gadugi" w:hAnsi="Gadugi" w:cs="Times New Roman"/>
            <w:sz w:val="24"/>
            <w:szCs w:val="24"/>
          </w:rPr>
          <w:delText xml:space="preserve"> </w:delText>
        </w:r>
      </w:del>
      <w:ins w:id="289" w:author="Ben Stanley" w:date="2018-12-03T13:04:00Z">
        <w:r w:rsidR="00F153E5">
          <w:rPr>
            <w:rFonts w:ascii="Gadugi" w:hAnsi="Gadugi" w:cs="Times New Roman"/>
            <w:sz w:val="24"/>
            <w:szCs w:val="24"/>
          </w:rPr>
          <w:t xml:space="preserve">the inclusion of innovative </w:t>
        </w:r>
        <w:r w:rsidR="00F153E5">
          <w:rPr>
            <w:rFonts w:ascii="Gadugi" w:hAnsi="Gadugi" w:cs="Times New Roman"/>
            <w:sz w:val="24"/>
            <w:szCs w:val="24"/>
          </w:rPr>
          <w:lastRenderedPageBreak/>
          <w:t xml:space="preserve">elements </w:t>
        </w:r>
      </w:ins>
      <w:del w:id="290" w:author="Ben Stanley" w:date="2018-12-03T13:04:00Z">
        <w:r w:rsidR="002B301F" w:rsidRPr="00DF464A" w:rsidDel="00F153E5">
          <w:rPr>
            <w:rFonts w:ascii="Gadugi" w:hAnsi="Gadugi" w:cs="Times New Roman"/>
            <w:sz w:val="24"/>
            <w:szCs w:val="24"/>
          </w:rPr>
          <w:delText>in the design of t</w:delText>
        </w:r>
        <w:r w:rsidR="00C27BA6" w:rsidRPr="00DF464A" w:rsidDel="00F153E5">
          <w:rPr>
            <w:rFonts w:ascii="Gadugi" w:hAnsi="Gadugi" w:cs="Times New Roman"/>
            <w:sz w:val="24"/>
            <w:szCs w:val="24"/>
          </w:rPr>
          <w:delText>he study respond</w:delText>
        </w:r>
      </w:del>
      <w:ins w:id="291" w:author="Ben Stanley" w:date="2018-12-03T13:04:00Z">
        <w:r w:rsidR="00F153E5">
          <w:rPr>
            <w:rFonts w:ascii="Gadugi" w:hAnsi="Gadugi" w:cs="Times New Roman"/>
            <w:sz w:val="24"/>
            <w:szCs w:val="24"/>
          </w:rPr>
          <w:t>ensure</w:t>
        </w:r>
      </w:ins>
      <w:ins w:id="292" w:author="Ben Stanley" w:date="2018-12-03T13:09:00Z">
        <w:r w:rsidR="00F153E5">
          <w:rPr>
            <w:rFonts w:ascii="Gadugi" w:hAnsi="Gadugi" w:cs="Times New Roman"/>
            <w:sz w:val="24"/>
            <w:szCs w:val="24"/>
          </w:rPr>
          <w:t>s</w:t>
        </w:r>
      </w:ins>
      <w:ins w:id="293" w:author="Ben Stanley" w:date="2018-12-03T13:04:00Z">
        <w:r w:rsidR="00F153E5">
          <w:rPr>
            <w:rFonts w:ascii="Gadugi" w:hAnsi="Gadugi" w:cs="Times New Roman"/>
            <w:sz w:val="24"/>
            <w:szCs w:val="24"/>
          </w:rPr>
          <w:t xml:space="preserve"> the PNES is responsive to</w:t>
        </w:r>
      </w:ins>
      <w:ins w:id="294" w:author="Ben Stanley" w:date="2018-12-03T13:09:00Z">
        <w:r w:rsidR="00F153E5">
          <w:rPr>
            <w:rFonts w:ascii="Gadugi" w:hAnsi="Gadugi" w:cs="Times New Roman"/>
            <w:sz w:val="24"/>
            <w:szCs w:val="24"/>
          </w:rPr>
          <w:t xml:space="preserve"> the specific character of the context in which particular elections take place.</w:t>
        </w:r>
      </w:ins>
      <w:ins w:id="295" w:author="Ben Stanley" w:date="2018-12-03T13:04:00Z">
        <w:r w:rsidR="00F153E5">
          <w:rPr>
            <w:rFonts w:ascii="Gadugi" w:hAnsi="Gadugi" w:cs="Times New Roman"/>
            <w:sz w:val="24"/>
            <w:szCs w:val="24"/>
          </w:rPr>
          <w:t xml:space="preserve"> </w:t>
        </w:r>
      </w:ins>
      <w:r w:rsidR="00B64BC9" w:rsidRPr="00DF464A">
        <w:rPr>
          <w:rFonts w:ascii="Gadugi" w:hAnsi="Gadugi" w:cs="Times New Roman"/>
          <w:sz w:val="24"/>
          <w:szCs w:val="24"/>
        </w:rPr>
        <w:t xml:space="preserve"> </w:t>
      </w:r>
      <w:del w:id="296" w:author="Ben Stanley" w:date="2018-12-03T13:09:00Z">
        <w:r w:rsidR="00B64BC9" w:rsidRPr="00DF464A" w:rsidDel="00F153E5">
          <w:rPr>
            <w:rFonts w:ascii="Gadugi" w:hAnsi="Gadugi" w:cs="Times New Roman"/>
            <w:sz w:val="24"/>
            <w:szCs w:val="24"/>
          </w:rPr>
          <w:delText xml:space="preserve">to the </w:delText>
        </w:r>
        <w:r w:rsidR="00E47143" w:rsidRPr="00DF464A" w:rsidDel="00F153E5">
          <w:rPr>
            <w:rFonts w:ascii="Gadugi" w:hAnsi="Gadugi" w:cs="Times New Roman"/>
            <w:sz w:val="24"/>
            <w:szCs w:val="24"/>
          </w:rPr>
          <w:delText xml:space="preserve">varieties of </w:delText>
        </w:r>
        <w:r w:rsidR="002B301F" w:rsidRPr="00DF464A" w:rsidDel="00F153E5">
          <w:rPr>
            <w:rFonts w:ascii="Gadugi" w:hAnsi="Gadugi" w:cs="Times New Roman"/>
            <w:sz w:val="24"/>
            <w:szCs w:val="24"/>
          </w:rPr>
          <w:delText xml:space="preserve">the context in which </w:delText>
        </w:r>
        <w:r w:rsidR="00B64BC9" w:rsidRPr="00DF464A" w:rsidDel="00F153E5">
          <w:rPr>
            <w:rFonts w:ascii="Gadugi" w:hAnsi="Gadugi" w:cs="Times New Roman"/>
            <w:sz w:val="24"/>
            <w:szCs w:val="24"/>
          </w:rPr>
          <w:delText xml:space="preserve">particular </w:delText>
        </w:r>
        <w:r w:rsidR="00C27BA6" w:rsidRPr="00DF464A" w:rsidDel="00F153E5">
          <w:rPr>
            <w:rFonts w:ascii="Gadugi" w:hAnsi="Gadugi" w:cs="Times New Roman"/>
            <w:sz w:val="24"/>
            <w:szCs w:val="24"/>
          </w:rPr>
          <w:delText>elections take place, as e</w:delText>
        </w:r>
        <w:r w:rsidR="002B301F" w:rsidRPr="00DF464A" w:rsidDel="00F153E5">
          <w:rPr>
            <w:rFonts w:ascii="Gadugi" w:hAnsi="Gadugi" w:cs="Times New Roman"/>
            <w:sz w:val="24"/>
            <w:szCs w:val="24"/>
          </w:rPr>
          <w:delText>lections are "historical" phenomena.</w:delText>
        </w:r>
        <w:r w:rsidRPr="00DF464A" w:rsidDel="00F153E5">
          <w:rPr>
            <w:rFonts w:ascii="Gadugi" w:hAnsi="Gadugi" w:cs="Times New Roman"/>
            <w:sz w:val="24"/>
            <w:szCs w:val="24"/>
          </w:rPr>
          <w:delText xml:space="preserve"> </w:delText>
        </w:r>
      </w:del>
      <w:del w:id="297" w:author="Ben Stanley" w:date="2018-12-03T13:10:00Z">
        <w:r w:rsidR="00C27BA6" w:rsidRPr="00DF464A" w:rsidDel="00F153E5">
          <w:rPr>
            <w:rFonts w:ascii="Gadugi" w:hAnsi="Gadugi" w:cs="Times New Roman"/>
            <w:sz w:val="24"/>
            <w:szCs w:val="24"/>
          </w:rPr>
          <w:delText xml:space="preserve">This </w:delText>
        </w:r>
        <w:r w:rsidR="002B301F" w:rsidRPr="00DF464A" w:rsidDel="00F153E5">
          <w:rPr>
            <w:rFonts w:ascii="Gadugi" w:hAnsi="Gadugi" w:cs="Times New Roman"/>
            <w:sz w:val="24"/>
            <w:szCs w:val="24"/>
          </w:rPr>
          <w:delText xml:space="preserve">applies to the current </w:delText>
        </w:r>
        <w:r w:rsidR="005808EA" w:rsidRPr="00DF464A" w:rsidDel="00F153E5">
          <w:rPr>
            <w:rFonts w:ascii="Gadugi" w:hAnsi="Gadugi" w:cs="Times New Roman"/>
            <w:sz w:val="24"/>
            <w:szCs w:val="24"/>
          </w:rPr>
          <w:delText>–</w:delText>
        </w:r>
        <w:r w:rsidR="00B64BC9" w:rsidRPr="00DF464A" w:rsidDel="00F153E5">
          <w:rPr>
            <w:rFonts w:ascii="Gadugi" w:hAnsi="Gadugi" w:cs="Times New Roman"/>
            <w:sz w:val="24"/>
            <w:szCs w:val="24"/>
          </w:rPr>
          <w:delText xml:space="preserve"> </w:delText>
        </w:r>
        <w:r w:rsidR="002B301F" w:rsidRPr="00DF464A" w:rsidDel="00F153E5">
          <w:rPr>
            <w:rFonts w:ascii="Gadugi" w:hAnsi="Gadugi" w:cs="Times New Roman"/>
            <w:sz w:val="24"/>
            <w:szCs w:val="24"/>
          </w:rPr>
          <w:delText>P</w:delText>
        </w:r>
        <w:r w:rsidR="004A62D3" w:rsidRPr="00DF464A" w:rsidDel="00F153E5">
          <w:rPr>
            <w:rFonts w:ascii="Gadugi" w:hAnsi="Gadugi" w:cs="Times New Roman"/>
            <w:sz w:val="24"/>
            <w:szCs w:val="24"/>
          </w:rPr>
          <w:delText>NES</w:delText>
        </w:r>
        <w:r w:rsidR="005808EA" w:rsidRPr="00DF464A" w:rsidDel="00F153E5">
          <w:rPr>
            <w:rFonts w:ascii="Gadugi" w:hAnsi="Gadugi" w:cs="Times New Roman"/>
            <w:sz w:val="24"/>
            <w:szCs w:val="24"/>
          </w:rPr>
          <w:delText xml:space="preserve"> </w:delText>
        </w:r>
        <w:r w:rsidR="00FC0485" w:rsidRPr="00DF464A" w:rsidDel="00F153E5">
          <w:rPr>
            <w:rFonts w:ascii="Gadugi" w:hAnsi="Gadugi" w:cs="Times New Roman"/>
            <w:sz w:val="24"/>
            <w:szCs w:val="24"/>
          </w:rPr>
          <w:delText>2019</w:delText>
        </w:r>
        <w:r w:rsidR="002B301F" w:rsidRPr="00DF464A" w:rsidDel="00F153E5">
          <w:rPr>
            <w:rFonts w:ascii="Gadugi" w:hAnsi="Gadugi" w:cs="Times New Roman"/>
            <w:sz w:val="24"/>
            <w:szCs w:val="24"/>
          </w:rPr>
          <w:delText xml:space="preserve"> </w:delText>
        </w:r>
        <w:r w:rsidR="00C27BA6" w:rsidRPr="00DF464A" w:rsidDel="00F153E5">
          <w:rPr>
            <w:rFonts w:ascii="Gadugi" w:hAnsi="Gadugi" w:cs="Times New Roman"/>
            <w:sz w:val="24"/>
            <w:szCs w:val="24"/>
          </w:rPr>
          <w:delText>–</w:delText>
        </w:r>
        <w:r w:rsidR="00B64BC9" w:rsidRPr="00DF464A" w:rsidDel="00F153E5">
          <w:rPr>
            <w:rFonts w:ascii="Gadugi" w:hAnsi="Gadugi" w:cs="Times New Roman"/>
            <w:sz w:val="24"/>
            <w:szCs w:val="24"/>
          </w:rPr>
          <w:delText xml:space="preserve"> </w:delText>
        </w:r>
        <w:r w:rsidR="002B301F" w:rsidRPr="00DF464A" w:rsidDel="00F153E5">
          <w:rPr>
            <w:rFonts w:ascii="Gadugi" w:hAnsi="Gadugi" w:cs="Times New Roman"/>
            <w:sz w:val="24"/>
            <w:szCs w:val="24"/>
          </w:rPr>
          <w:delText>wave</w:delText>
        </w:r>
        <w:r w:rsidR="00C27BA6" w:rsidRPr="00DF464A" w:rsidDel="00F153E5">
          <w:rPr>
            <w:rFonts w:ascii="Gadugi" w:hAnsi="Gadugi" w:cs="Times New Roman"/>
            <w:sz w:val="24"/>
            <w:szCs w:val="24"/>
          </w:rPr>
          <w:delText xml:space="preserve"> as well</w:delText>
        </w:r>
        <w:r w:rsidR="00FB5260" w:rsidRPr="00DF464A" w:rsidDel="00F153E5">
          <w:rPr>
            <w:rFonts w:ascii="Gadugi" w:hAnsi="Gadugi" w:cs="Times New Roman"/>
            <w:sz w:val="24"/>
            <w:szCs w:val="24"/>
          </w:rPr>
          <w:delText>.</w:delText>
        </w:r>
      </w:del>
      <w:ins w:id="298" w:author="Ben Stanley" w:date="2018-12-03T13:10:00Z">
        <w:r w:rsidR="00F153E5">
          <w:rPr>
            <w:rFonts w:ascii="Gadugi" w:hAnsi="Gadugi" w:cs="Times New Roman"/>
            <w:sz w:val="24"/>
            <w:szCs w:val="24"/>
          </w:rPr>
          <w:t>The PNES 2019 survey will maintain th</w:t>
        </w:r>
      </w:ins>
      <w:ins w:id="299" w:author="Ben Stanley" w:date="2018-12-03T13:11:00Z">
        <w:r w:rsidR="00F153E5">
          <w:rPr>
            <w:rFonts w:ascii="Gadugi" w:hAnsi="Gadugi" w:cs="Times New Roman"/>
            <w:sz w:val="24"/>
            <w:szCs w:val="24"/>
          </w:rPr>
          <w:t>is combination of continuity and change</w:t>
        </w:r>
      </w:ins>
      <w:ins w:id="300" w:author="Ben Stanley" w:date="2018-12-03T13:13:00Z">
        <w:r w:rsidR="00BC0D06">
          <w:rPr>
            <w:rFonts w:ascii="Gadugi" w:hAnsi="Gadugi" w:cs="Times New Roman"/>
            <w:sz w:val="24"/>
            <w:szCs w:val="24"/>
          </w:rPr>
          <w:t xml:space="preserve">. At the same time, it will also </w:t>
        </w:r>
      </w:ins>
      <w:ins w:id="301" w:author="Ben Stanley" w:date="2018-12-03T13:14:00Z">
        <w:r w:rsidR="00BC0D06">
          <w:rPr>
            <w:rFonts w:ascii="Gadugi" w:hAnsi="Gadugi" w:cs="Times New Roman"/>
            <w:sz w:val="24"/>
            <w:szCs w:val="24"/>
          </w:rPr>
          <w:t>incorporate novel elements not yet seen in previous iterations. While maintaining the PNES tradition, we will also move towards a new approach to the study of electoral politics in Poland. This is informed by three key de</w:t>
        </w:r>
      </w:ins>
      <w:ins w:id="302" w:author="Ben Stanley" w:date="2018-12-03T13:15:00Z">
        <w:r w:rsidR="00BC0D06">
          <w:rPr>
            <w:rFonts w:ascii="Gadugi" w:hAnsi="Gadugi" w:cs="Times New Roman"/>
            <w:sz w:val="24"/>
            <w:szCs w:val="24"/>
          </w:rPr>
          <w:t>velopments. First, since the 2015 election, the dynamic of Polish politics has changed significantly, with democratic backsliding and executive capture of independent institutions</w:t>
        </w:r>
      </w:ins>
      <w:ins w:id="303" w:author="Ben Stanley" w:date="2018-12-03T13:16:00Z">
        <w:r w:rsidR="00AF3411">
          <w:rPr>
            <w:rFonts w:ascii="Gadugi" w:hAnsi="Gadugi" w:cs="Times New Roman"/>
            <w:sz w:val="24"/>
            <w:szCs w:val="24"/>
          </w:rPr>
          <w:t xml:space="preserve"> leading to qualitative differences in the character of Polish democracy in comparison with the situation </w:t>
        </w:r>
      </w:ins>
      <w:ins w:id="304" w:author="Ben Stanley" w:date="2018-12-03T13:17:00Z">
        <w:r w:rsidR="00AF3411">
          <w:rPr>
            <w:rFonts w:ascii="Gadugi" w:hAnsi="Gadugi" w:cs="Times New Roman"/>
            <w:sz w:val="24"/>
            <w:szCs w:val="24"/>
          </w:rPr>
          <w:t xml:space="preserve">in the preceding election. Second, new and influential theories of electoral </w:t>
        </w:r>
        <w:proofErr w:type="spellStart"/>
        <w:r w:rsidR="00AF3411">
          <w:rPr>
            <w:rFonts w:ascii="Gadugi" w:hAnsi="Gadugi" w:cs="Times New Roman"/>
            <w:sz w:val="24"/>
            <w:szCs w:val="24"/>
          </w:rPr>
          <w:t>behaviour</w:t>
        </w:r>
        <w:proofErr w:type="spellEnd"/>
        <w:r w:rsidR="00AF3411">
          <w:rPr>
            <w:rFonts w:ascii="Gadugi" w:hAnsi="Gadugi" w:cs="Times New Roman"/>
            <w:sz w:val="24"/>
            <w:szCs w:val="24"/>
          </w:rPr>
          <w:t xml:space="preserve"> </w:t>
        </w:r>
      </w:ins>
      <w:ins w:id="305" w:author="Ben Stanley" w:date="2018-12-03T13:18:00Z">
        <w:r w:rsidR="00AF3411">
          <w:rPr>
            <w:rFonts w:ascii="Gadugi" w:hAnsi="Gadugi" w:cs="Times New Roman"/>
            <w:sz w:val="24"/>
            <w:szCs w:val="24"/>
          </w:rPr>
          <w:t xml:space="preserve">require us to reconsider old assumptions about the relationship between factors which </w:t>
        </w:r>
      </w:ins>
      <w:ins w:id="306" w:author="Ben Stanley" w:date="2018-12-03T13:19:00Z">
        <w:r w:rsidR="00AF3411">
          <w:rPr>
            <w:rFonts w:ascii="Gadugi" w:hAnsi="Gadugi" w:cs="Times New Roman"/>
            <w:sz w:val="24"/>
            <w:szCs w:val="24"/>
          </w:rPr>
          <w:t xml:space="preserve">influence electoral outcomes </w:t>
        </w:r>
      </w:ins>
      <w:del w:id="307" w:author="Ben Stanley" w:date="2018-12-03T13:13:00Z">
        <w:r w:rsidR="00FB5260" w:rsidRPr="00DF464A" w:rsidDel="00BC0D06">
          <w:rPr>
            <w:rFonts w:ascii="Gadugi" w:hAnsi="Gadugi" w:cs="Times New Roman"/>
            <w:sz w:val="24"/>
            <w:szCs w:val="24"/>
          </w:rPr>
          <w:delText xml:space="preserve"> </w:delText>
        </w:r>
        <w:r w:rsidR="006B0A88" w:rsidRPr="00DF464A" w:rsidDel="00BC0D06">
          <w:rPr>
            <w:rFonts w:ascii="Gadugi" w:hAnsi="Gadugi" w:cs="Times New Roman"/>
            <w:sz w:val="24"/>
            <w:szCs w:val="24"/>
          </w:rPr>
          <w:delText xml:space="preserve">However this time our research design </w:delText>
        </w:r>
        <w:r w:rsidR="00E47143" w:rsidRPr="00DF464A" w:rsidDel="00BC0D06">
          <w:rPr>
            <w:rFonts w:ascii="Gadugi" w:hAnsi="Gadugi" w:cs="Times New Roman"/>
            <w:sz w:val="24"/>
            <w:szCs w:val="24"/>
          </w:rPr>
          <w:delText xml:space="preserve">partly </w:delText>
        </w:r>
        <w:r w:rsidR="006B0A88" w:rsidRPr="00DF464A" w:rsidDel="00BC0D06">
          <w:rPr>
            <w:rFonts w:ascii="Gadugi" w:hAnsi="Gadugi" w:cs="Times New Roman"/>
            <w:sz w:val="24"/>
            <w:szCs w:val="24"/>
          </w:rPr>
          <w:delText>breaks with the PNES tradition</w:delText>
        </w:r>
      </w:del>
      <w:del w:id="308" w:author="Ben Stanley" w:date="2018-12-03T13:19:00Z">
        <w:r w:rsidR="006B0A88" w:rsidRPr="00DF464A" w:rsidDel="00AF3411">
          <w:rPr>
            <w:rFonts w:ascii="Gadugi" w:hAnsi="Gadugi" w:cs="Times New Roman"/>
            <w:sz w:val="24"/>
            <w:szCs w:val="24"/>
          </w:rPr>
          <w:delText xml:space="preserve">, </w:delText>
        </w:r>
        <w:r w:rsidR="00FB5260" w:rsidRPr="00DF464A" w:rsidDel="00AF3411">
          <w:rPr>
            <w:rFonts w:ascii="Gadugi" w:hAnsi="Gadugi" w:cs="Times New Roman"/>
            <w:sz w:val="24"/>
            <w:szCs w:val="24"/>
          </w:rPr>
          <w:delText xml:space="preserve">both because after the 2015 parliamentary election the dynamics of Polish politics has changed significantly and because simultaneously </w:delText>
        </w:r>
        <w:r w:rsidR="00DF464A" w:rsidRPr="00DF464A" w:rsidDel="00AF3411">
          <w:rPr>
            <w:rFonts w:ascii="Gadugi" w:hAnsi="Gadugi" w:cs="Times New Roman"/>
            <w:sz w:val="24"/>
            <w:szCs w:val="24"/>
          </w:rPr>
          <w:delText xml:space="preserve">important change has occurred in the theoretical approach to the study of determinants of the electoral behavior </w:delText>
        </w:r>
      </w:del>
      <w:r w:rsidR="00DF464A" w:rsidRPr="00DF464A">
        <w:rPr>
          <w:rFonts w:ascii="Gadugi" w:hAnsi="Gadugi" w:cs="Times New Roman"/>
          <w:sz w:val="24"/>
          <w:szCs w:val="24"/>
        </w:rPr>
        <w:t>(</w:t>
      </w:r>
      <w:proofErr w:type="spellStart"/>
      <w:r w:rsidR="00DF464A" w:rsidRPr="00DF464A">
        <w:rPr>
          <w:rFonts w:ascii="Gadugi" w:hAnsi="Gadugi" w:cs="Times New Roman"/>
          <w:sz w:val="24"/>
          <w:szCs w:val="24"/>
        </w:rPr>
        <w:t>Achen</w:t>
      </w:r>
      <w:proofErr w:type="spellEnd"/>
      <w:r w:rsidR="00DF464A" w:rsidRPr="00DF464A">
        <w:rPr>
          <w:rFonts w:ascii="Gadugi" w:hAnsi="Gadugi" w:cs="Times New Roman"/>
          <w:sz w:val="24"/>
          <w:szCs w:val="24"/>
        </w:rPr>
        <w:t xml:space="preserve"> &amp; Bartels 2017</w:t>
      </w:r>
      <w:r w:rsidR="001B08FC">
        <w:rPr>
          <w:rFonts w:ascii="Gadugi" w:hAnsi="Gadugi" w:cs="Times New Roman"/>
          <w:sz w:val="24"/>
          <w:szCs w:val="24"/>
        </w:rPr>
        <w:t xml:space="preserve">; </w:t>
      </w:r>
      <w:proofErr w:type="spellStart"/>
      <w:r w:rsidR="001B08FC">
        <w:rPr>
          <w:rFonts w:ascii="Gadugi" w:hAnsi="Gadugi" w:cs="Times New Roman"/>
          <w:sz w:val="24"/>
          <w:szCs w:val="24"/>
        </w:rPr>
        <w:t>Blumenstiel</w:t>
      </w:r>
      <w:proofErr w:type="spellEnd"/>
      <w:r w:rsidR="001B08FC">
        <w:rPr>
          <w:rFonts w:ascii="Gadugi" w:hAnsi="Gadugi" w:cs="Times New Roman"/>
          <w:sz w:val="24"/>
          <w:szCs w:val="24"/>
        </w:rPr>
        <w:t xml:space="preserve"> 2014</w:t>
      </w:r>
      <w:r w:rsidR="00DF464A" w:rsidRPr="00DF464A">
        <w:rPr>
          <w:rFonts w:ascii="Gadugi" w:hAnsi="Gadugi" w:cs="Times New Roman"/>
          <w:sz w:val="24"/>
          <w:szCs w:val="24"/>
        </w:rPr>
        <w:t>)</w:t>
      </w:r>
      <w:ins w:id="309" w:author="Ben Stanley" w:date="2018-12-03T13:19:00Z">
        <w:r w:rsidR="00AF3411">
          <w:rPr>
            <w:rFonts w:ascii="Gadugi" w:hAnsi="Gadugi" w:cs="Times New Roman"/>
            <w:sz w:val="24"/>
            <w:szCs w:val="24"/>
          </w:rPr>
          <w:t xml:space="preserve">. Third, the increasing difficulties </w:t>
        </w:r>
      </w:ins>
      <w:ins w:id="310" w:author="Ben Stanley" w:date="2018-12-03T13:20:00Z">
        <w:r w:rsidR="00AF3411">
          <w:rPr>
            <w:rFonts w:ascii="Gadugi" w:hAnsi="Gadugi" w:cs="Times New Roman"/>
            <w:sz w:val="24"/>
            <w:szCs w:val="24"/>
          </w:rPr>
          <w:t xml:space="preserve">in using traditional face-to-face survey methods to </w:t>
        </w:r>
      </w:ins>
      <w:ins w:id="311" w:author="Ben Stanley" w:date="2018-12-03T13:21:00Z">
        <w:r w:rsidR="00AF3411">
          <w:rPr>
            <w:rFonts w:ascii="Gadugi" w:hAnsi="Gadugi" w:cs="Times New Roman"/>
            <w:sz w:val="24"/>
            <w:szCs w:val="24"/>
          </w:rPr>
          <w:t>obtain representative, reliable and cost-effective samples of national populations requires us to explore new ways of collecting data that might contribute to the future sustainab</w:t>
        </w:r>
      </w:ins>
      <w:ins w:id="312" w:author="Ben Stanley" w:date="2018-12-03T13:22:00Z">
        <w:r w:rsidR="00AF3411">
          <w:rPr>
            <w:rFonts w:ascii="Gadugi" w:hAnsi="Gadugi" w:cs="Times New Roman"/>
            <w:sz w:val="24"/>
            <w:szCs w:val="24"/>
          </w:rPr>
          <w:t>ility of the PNES and provide a model for other surveys to follow</w:t>
        </w:r>
        <w:r w:rsidR="00031CA7">
          <w:rPr>
            <w:rFonts w:ascii="Gadugi" w:hAnsi="Gadugi" w:cs="Times New Roman"/>
            <w:sz w:val="24"/>
            <w:szCs w:val="24"/>
          </w:rPr>
          <w:t>.</w:t>
        </w:r>
      </w:ins>
      <w:del w:id="313" w:author="Ben Stanley" w:date="2018-12-03T13:19:00Z">
        <w:r w:rsidR="00DF464A" w:rsidRPr="00DF464A" w:rsidDel="00AF3411">
          <w:rPr>
            <w:rFonts w:ascii="Gadugi" w:hAnsi="Gadugi" w:cs="Times New Roman"/>
            <w:sz w:val="24"/>
            <w:szCs w:val="24"/>
          </w:rPr>
          <w:delText xml:space="preserve"> </w:delText>
        </w:r>
      </w:del>
    </w:p>
    <w:p w14:paraId="3754CFD5" w14:textId="77777777" w:rsidR="00176C12" w:rsidDel="00AF3411" w:rsidRDefault="00176C12" w:rsidP="002D0523">
      <w:pPr>
        <w:ind w:right="-233"/>
        <w:rPr>
          <w:del w:id="314" w:author="Ben Stanley" w:date="2018-12-03T13:22:00Z"/>
          <w:rFonts w:ascii="Times New Roman" w:hAnsi="Times New Roman" w:cs="Times New Roman"/>
          <w:sz w:val="24"/>
          <w:szCs w:val="24"/>
        </w:rPr>
      </w:pPr>
    </w:p>
    <w:p w14:paraId="09885D36" w14:textId="77777777" w:rsidR="00061992" w:rsidRPr="004A62D3" w:rsidRDefault="00061992" w:rsidP="002D0523">
      <w:pPr>
        <w:ind w:right="-233"/>
        <w:rPr>
          <w:rFonts w:ascii="Times New Roman" w:hAnsi="Times New Roman" w:cs="Times New Roman"/>
          <w:sz w:val="24"/>
          <w:szCs w:val="24"/>
        </w:rPr>
      </w:pPr>
    </w:p>
    <w:p w14:paraId="4F6C9418" w14:textId="77777777" w:rsidR="00061992" w:rsidRPr="00E35AA5" w:rsidRDefault="00061992" w:rsidP="002D0523">
      <w:pPr>
        <w:ind w:right="-233"/>
        <w:rPr>
          <w:rFonts w:ascii="Gadugi" w:hAnsi="Gadugi" w:cs="Times New Roman"/>
          <w:sz w:val="24"/>
          <w:szCs w:val="24"/>
          <w:u w:val="single"/>
        </w:rPr>
      </w:pPr>
      <w:r w:rsidRPr="00E35AA5">
        <w:rPr>
          <w:rFonts w:ascii="Gadugi" w:hAnsi="Gadugi" w:cs="Times New Roman"/>
          <w:sz w:val="24"/>
          <w:szCs w:val="24"/>
          <w:u w:val="single"/>
        </w:rPr>
        <w:t>2. Significance of the project</w:t>
      </w:r>
    </w:p>
    <w:p w14:paraId="1130FF3C" w14:textId="77777777" w:rsidR="00121C11" w:rsidRDefault="00061992" w:rsidP="002D0523">
      <w:pPr>
        <w:ind w:right="-233"/>
        <w:rPr>
          <w:ins w:id="315" w:author="Ben Stanley" w:date="2018-12-03T13:32:00Z"/>
          <w:rFonts w:ascii="Gadugi" w:hAnsi="Gadugi" w:cs="Times New Roman"/>
          <w:sz w:val="24"/>
          <w:szCs w:val="24"/>
        </w:rPr>
      </w:pPr>
      <w:del w:id="316" w:author="Ben Stanley" w:date="2018-12-03T13:24:00Z">
        <w:r w:rsidRPr="00E35AA5" w:rsidDel="00121C11">
          <w:rPr>
            <w:rFonts w:ascii="Gadugi" w:hAnsi="Gadugi" w:cs="Times New Roman"/>
            <w:sz w:val="24"/>
            <w:szCs w:val="24"/>
          </w:rPr>
          <w:delText>Polish NES</w:delText>
        </w:r>
      </w:del>
      <w:ins w:id="317" w:author="Ben Stanley" w:date="2018-12-03T13:25:00Z">
        <w:r w:rsidR="00121C11">
          <w:rPr>
            <w:rFonts w:ascii="Gadugi" w:hAnsi="Gadugi" w:cs="Times New Roman"/>
            <w:sz w:val="24"/>
            <w:szCs w:val="24"/>
          </w:rPr>
          <w:t>Aside from being the leading post-electoral survey in Poland, the</w:t>
        </w:r>
      </w:ins>
      <w:ins w:id="318" w:author="Ben Stanley" w:date="2018-12-03T13:24:00Z">
        <w:r w:rsidR="00121C11">
          <w:rPr>
            <w:rFonts w:ascii="Gadugi" w:hAnsi="Gadugi" w:cs="Times New Roman"/>
            <w:sz w:val="24"/>
            <w:szCs w:val="24"/>
          </w:rPr>
          <w:t xml:space="preserve"> PNES</w:t>
        </w:r>
      </w:ins>
      <w:r w:rsidRPr="00E35AA5">
        <w:rPr>
          <w:rFonts w:ascii="Gadugi" w:hAnsi="Gadugi" w:cs="Times New Roman"/>
          <w:sz w:val="24"/>
          <w:szCs w:val="24"/>
        </w:rPr>
        <w:t xml:space="preserve"> is a well-established</w:t>
      </w:r>
      <w:ins w:id="319" w:author="Ben Stanley" w:date="2018-12-03T13:24:00Z">
        <w:r w:rsidR="00121C11">
          <w:rPr>
            <w:rFonts w:ascii="Gadugi" w:hAnsi="Gadugi" w:cs="Times New Roman"/>
            <w:sz w:val="24"/>
            <w:szCs w:val="24"/>
          </w:rPr>
          <w:t xml:space="preserve"> </w:t>
        </w:r>
        <w:proofErr w:type="spellStart"/>
        <w:r w:rsidR="00121C11">
          <w:rPr>
            <w:rFonts w:ascii="Gadugi" w:hAnsi="Gadugi" w:cs="Times New Roman"/>
            <w:sz w:val="24"/>
            <w:szCs w:val="24"/>
          </w:rPr>
          <w:t>an</w:t>
        </w:r>
      </w:ins>
      <w:ins w:id="320" w:author="Ben Stanley" w:date="2018-12-03T13:25:00Z">
        <w:r w:rsidR="00121C11">
          <w:rPr>
            <w:rFonts w:ascii="Gadugi" w:hAnsi="Gadugi" w:cs="Times New Roman"/>
            <w:sz w:val="24"/>
            <w:szCs w:val="24"/>
          </w:rPr>
          <w:t>d</w:t>
        </w:r>
      </w:ins>
      <w:del w:id="321" w:author="Ben Stanley" w:date="2018-12-03T13:24:00Z">
        <w:r w:rsidRPr="00E35AA5" w:rsidDel="00121C11">
          <w:rPr>
            <w:rFonts w:ascii="Gadugi" w:hAnsi="Gadugi" w:cs="Times New Roman"/>
            <w:sz w:val="24"/>
            <w:szCs w:val="24"/>
          </w:rPr>
          <w:delText>,</w:delText>
        </w:r>
      </w:del>
      <w:del w:id="322" w:author="Ben Stanley" w:date="2018-12-03T13:25:00Z">
        <w:r w:rsidRPr="00E35AA5" w:rsidDel="00121C11">
          <w:rPr>
            <w:rFonts w:ascii="Gadugi" w:hAnsi="Gadugi" w:cs="Times New Roman"/>
            <w:sz w:val="24"/>
            <w:szCs w:val="24"/>
          </w:rPr>
          <w:delText xml:space="preserve"> </w:delText>
        </w:r>
      </w:del>
      <w:r w:rsidRPr="00E35AA5">
        <w:rPr>
          <w:rFonts w:ascii="Gadugi" w:hAnsi="Gadugi" w:cs="Times New Roman"/>
          <w:sz w:val="24"/>
          <w:szCs w:val="24"/>
        </w:rPr>
        <w:t>internationally</w:t>
      </w:r>
      <w:proofErr w:type="spellEnd"/>
      <w:r w:rsidRPr="00E35AA5">
        <w:rPr>
          <w:rFonts w:ascii="Gadugi" w:hAnsi="Gadugi" w:cs="Times New Roman"/>
          <w:sz w:val="24"/>
          <w:szCs w:val="24"/>
        </w:rPr>
        <w:t xml:space="preserve"> </w:t>
      </w:r>
      <w:del w:id="323" w:author="Ben Stanley" w:date="2018-12-03T13:24:00Z">
        <w:r w:rsidRPr="00E35AA5" w:rsidDel="00121C11">
          <w:rPr>
            <w:rFonts w:ascii="Gadugi" w:hAnsi="Gadugi" w:cs="Times New Roman"/>
            <w:sz w:val="24"/>
            <w:szCs w:val="24"/>
          </w:rPr>
          <w:delText xml:space="preserve">acknowledged </w:delText>
        </w:r>
      </w:del>
      <w:proofErr w:type="spellStart"/>
      <w:ins w:id="324" w:author="Ben Stanley" w:date="2018-12-03T13:24:00Z">
        <w:r w:rsidR="00121C11">
          <w:rPr>
            <w:rFonts w:ascii="Gadugi" w:hAnsi="Gadugi" w:cs="Times New Roman"/>
            <w:sz w:val="24"/>
            <w:szCs w:val="24"/>
          </w:rPr>
          <w:t>recognised</w:t>
        </w:r>
        <w:proofErr w:type="spellEnd"/>
        <w:r w:rsidR="00121C11">
          <w:rPr>
            <w:rFonts w:ascii="Gadugi" w:hAnsi="Gadugi" w:cs="Times New Roman"/>
            <w:sz w:val="24"/>
            <w:szCs w:val="24"/>
          </w:rPr>
          <w:t xml:space="preserve"> </w:t>
        </w:r>
      </w:ins>
      <w:r w:rsidRPr="00E35AA5">
        <w:rPr>
          <w:rFonts w:ascii="Gadugi" w:hAnsi="Gadugi" w:cs="Times New Roman"/>
          <w:sz w:val="24"/>
          <w:szCs w:val="24"/>
        </w:rPr>
        <w:t xml:space="preserve">project that </w:t>
      </w:r>
      <w:del w:id="325" w:author="Ben Stanley" w:date="2018-12-03T13:26:00Z">
        <w:r w:rsidRPr="00E35AA5" w:rsidDel="00121C11">
          <w:rPr>
            <w:rFonts w:ascii="Gadugi" w:hAnsi="Gadugi" w:cs="Times New Roman"/>
            <w:sz w:val="24"/>
            <w:szCs w:val="24"/>
          </w:rPr>
          <w:delText>serves</w:delText>
        </w:r>
        <w:r w:rsidR="005A3A36" w:rsidDel="00121C11">
          <w:rPr>
            <w:rFonts w:ascii="Gadugi" w:hAnsi="Gadugi" w:cs="Times New Roman"/>
            <w:sz w:val="24"/>
            <w:szCs w:val="24"/>
          </w:rPr>
          <w:delText xml:space="preserve"> also</w:delText>
        </w:r>
        <w:r w:rsidRPr="00E35AA5" w:rsidDel="00121C11">
          <w:rPr>
            <w:rFonts w:ascii="Gadugi" w:hAnsi="Gadugi" w:cs="Times New Roman"/>
            <w:sz w:val="24"/>
            <w:szCs w:val="24"/>
          </w:rPr>
          <w:delText xml:space="preserve"> comparative functions</w:delText>
        </w:r>
        <w:r w:rsidR="002002A0" w:rsidRPr="00E35AA5" w:rsidDel="00121C11">
          <w:rPr>
            <w:rFonts w:ascii="Gadugi" w:hAnsi="Gadugi" w:cs="Times New Roman"/>
            <w:sz w:val="24"/>
            <w:szCs w:val="24"/>
          </w:rPr>
          <w:delText>,</w:delText>
        </w:r>
        <w:r w:rsidRPr="00E35AA5" w:rsidDel="00121C11">
          <w:rPr>
            <w:rFonts w:ascii="Gadugi" w:hAnsi="Gadugi" w:cs="Times New Roman"/>
            <w:sz w:val="24"/>
            <w:szCs w:val="24"/>
          </w:rPr>
          <w:delText xml:space="preserve"> as </w:delText>
        </w:r>
      </w:del>
      <w:ins w:id="326" w:author="Ben Stanley" w:date="2018-12-03T13:26:00Z">
        <w:r w:rsidR="00121C11">
          <w:rPr>
            <w:rFonts w:ascii="Gadugi" w:hAnsi="Gadugi" w:cs="Times New Roman"/>
            <w:sz w:val="24"/>
            <w:szCs w:val="24"/>
          </w:rPr>
          <w:t xml:space="preserve">contributes to the comparative stock of knowledge about electoral </w:t>
        </w:r>
        <w:proofErr w:type="spellStart"/>
        <w:r w:rsidR="00121C11">
          <w:rPr>
            <w:rFonts w:ascii="Gadugi" w:hAnsi="Gadugi" w:cs="Times New Roman"/>
            <w:sz w:val="24"/>
            <w:szCs w:val="24"/>
          </w:rPr>
          <w:t>behaviour</w:t>
        </w:r>
        <w:proofErr w:type="spellEnd"/>
        <w:r w:rsidR="00121C11">
          <w:rPr>
            <w:rFonts w:ascii="Gadugi" w:hAnsi="Gadugi" w:cs="Times New Roman"/>
            <w:sz w:val="24"/>
            <w:szCs w:val="24"/>
          </w:rPr>
          <w:t>, in particular through its incorporation of each iteration of the CSES module.</w:t>
        </w:r>
      </w:ins>
      <w:del w:id="327" w:author="Ben Stanley" w:date="2018-12-03T13:26:00Z">
        <w:r w:rsidRPr="00E35AA5" w:rsidDel="00121C11">
          <w:rPr>
            <w:rFonts w:ascii="Gadugi" w:hAnsi="Gadugi" w:cs="Times New Roman"/>
            <w:sz w:val="24"/>
            <w:szCs w:val="24"/>
          </w:rPr>
          <w:delText xml:space="preserve">its significant part is </w:delText>
        </w:r>
        <w:r w:rsidR="00701772" w:rsidRPr="00E35AA5" w:rsidDel="00121C11">
          <w:rPr>
            <w:rFonts w:ascii="Gadugi" w:hAnsi="Gadugi" w:cs="Times New Roman"/>
            <w:sz w:val="24"/>
            <w:szCs w:val="24"/>
          </w:rPr>
          <w:delText>composed of the CSES Module.</w:delText>
        </w:r>
      </w:del>
      <w:r w:rsidR="00701772" w:rsidRPr="00E35AA5">
        <w:rPr>
          <w:rFonts w:ascii="Gadugi" w:hAnsi="Gadugi" w:cs="Times New Roman"/>
          <w:sz w:val="24"/>
          <w:szCs w:val="24"/>
        </w:rPr>
        <w:t xml:space="preserve"> </w:t>
      </w:r>
      <w:del w:id="328" w:author="Ben Stanley" w:date="2018-12-03T13:26:00Z">
        <w:r w:rsidR="00701772" w:rsidRPr="00E35AA5" w:rsidDel="00121C11">
          <w:rPr>
            <w:rFonts w:ascii="Gadugi" w:hAnsi="Gadugi" w:cs="Times New Roman"/>
            <w:sz w:val="24"/>
            <w:szCs w:val="24"/>
          </w:rPr>
          <w:delText xml:space="preserve">Its </w:delText>
        </w:r>
      </w:del>
      <w:ins w:id="329" w:author="Ben Stanley" w:date="2018-12-03T13:28:00Z">
        <w:r w:rsidR="00121C11">
          <w:rPr>
            <w:rFonts w:ascii="Gadugi" w:hAnsi="Gadugi" w:cs="Times New Roman"/>
            <w:sz w:val="24"/>
            <w:szCs w:val="24"/>
          </w:rPr>
          <w:t>The PNES is distinguished for its temporal coverage, which runs unbroken from the parliamentary elections of 1997.</w:t>
        </w:r>
      </w:ins>
      <w:ins w:id="330" w:author="Ben Stanley" w:date="2018-12-03T13:26:00Z">
        <w:r w:rsidR="00121C11" w:rsidRPr="00E35AA5">
          <w:rPr>
            <w:rFonts w:ascii="Gadugi" w:hAnsi="Gadugi" w:cs="Times New Roman"/>
            <w:sz w:val="24"/>
            <w:szCs w:val="24"/>
          </w:rPr>
          <w:t xml:space="preserve"> </w:t>
        </w:r>
      </w:ins>
      <w:del w:id="331" w:author="Ben Stanley" w:date="2018-12-03T13:28:00Z">
        <w:r w:rsidR="00701772" w:rsidRPr="00E35AA5" w:rsidDel="00121C11">
          <w:rPr>
            <w:rFonts w:ascii="Gadugi" w:hAnsi="Gadugi" w:cs="Times New Roman"/>
            <w:sz w:val="24"/>
            <w:szCs w:val="24"/>
          </w:rPr>
          <w:delText xml:space="preserve">main value however is in its temporal comparison, </w:delText>
        </w:r>
        <w:r w:rsidR="002002A0" w:rsidRPr="00E35AA5" w:rsidDel="00121C11">
          <w:rPr>
            <w:rFonts w:ascii="Gadugi" w:hAnsi="Gadugi" w:cs="Times New Roman"/>
            <w:sz w:val="24"/>
            <w:szCs w:val="24"/>
          </w:rPr>
          <w:delText>as our research series has covered all</w:delText>
        </w:r>
        <w:r w:rsidR="004D4577" w:rsidRPr="00E35AA5" w:rsidDel="00121C11">
          <w:rPr>
            <w:rFonts w:ascii="Gadugi" w:hAnsi="Gadugi" w:cs="Times New Roman"/>
            <w:sz w:val="24"/>
            <w:szCs w:val="24"/>
          </w:rPr>
          <w:delText xml:space="preserve"> </w:delText>
        </w:r>
        <w:r w:rsidR="00CC64C0" w:rsidRPr="00E35AA5" w:rsidDel="00121C11">
          <w:rPr>
            <w:rFonts w:ascii="Gadugi" w:hAnsi="Gadugi" w:cs="Times New Roman"/>
            <w:sz w:val="24"/>
            <w:szCs w:val="24"/>
          </w:rPr>
          <w:delText>the</w:delText>
        </w:r>
        <w:r w:rsidR="002002A0" w:rsidRPr="00E35AA5" w:rsidDel="00121C11">
          <w:rPr>
            <w:rFonts w:ascii="Gadugi" w:hAnsi="Gadugi" w:cs="Times New Roman"/>
            <w:sz w:val="24"/>
            <w:szCs w:val="24"/>
          </w:rPr>
          <w:delText xml:space="preserve"> main electoral events</w:delText>
        </w:r>
        <w:r w:rsidR="00CC64C0" w:rsidRPr="00E35AA5" w:rsidDel="00121C11">
          <w:rPr>
            <w:rFonts w:ascii="Gadugi" w:hAnsi="Gadugi" w:cs="Times New Roman"/>
            <w:sz w:val="24"/>
            <w:szCs w:val="24"/>
          </w:rPr>
          <w:delText xml:space="preserve"> in Poland</w:delText>
        </w:r>
        <w:r w:rsidR="002002A0" w:rsidRPr="00E35AA5" w:rsidDel="00121C11">
          <w:rPr>
            <w:rFonts w:ascii="Gadugi" w:hAnsi="Gadugi" w:cs="Times New Roman"/>
            <w:sz w:val="24"/>
            <w:szCs w:val="24"/>
          </w:rPr>
          <w:delText>, i.e. parliamentary elections since 1997.</w:delText>
        </w:r>
        <w:r w:rsidR="008340EA" w:rsidRPr="00E35AA5" w:rsidDel="00121C11">
          <w:rPr>
            <w:rFonts w:ascii="Gadugi" w:hAnsi="Gadugi" w:cs="Times New Roman"/>
            <w:sz w:val="24"/>
            <w:szCs w:val="24"/>
          </w:rPr>
          <w:delText xml:space="preserve"> </w:delText>
        </w:r>
      </w:del>
      <w:r w:rsidR="008340EA" w:rsidRPr="00E35AA5">
        <w:rPr>
          <w:rFonts w:ascii="Gadugi" w:hAnsi="Gadugi" w:cs="Times New Roman"/>
          <w:sz w:val="24"/>
          <w:szCs w:val="24"/>
        </w:rPr>
        <w:t>In 2007</w:t>
      </w:r>
      <w:ins w:id="332" w:author="Ben Stanley" w:date="2018-12-03T13:28:00Z">
        <w:r w:rsidR="00121C11">
          <w:rPr>
            <w:rFonts w:ascii="Gadugi" w:hAnsi="Gadugi" w:cs="Times New Roman"/>
            <w:sz w:val="24"/>
            <w:szCs w:val="24"/>
          </w:rPr>
          <w:t>,</w:t>
        </w:r>
      </w:ins>
      <w:del w:id="333" w:author="Ben Stanley" w:date="2018-12-03T13:28:00Z">
        <w:r w:rsidR="008340EA" w:rsidRPr="00E35AA5" w:rsidDel="00121C11">
          <w:rPr>
            <w:rFonts w:ascii="Gadugi" w:hAnsi="Gadugi" w:cs="Times New Roman"/>
            <w:sz w:val="24"/>
            <w:szCs w:val="24"/>
          </w:rPr>
          <w:delText xml:space="preserve"> </w:delText>
        </w:r>
        <w:r w:rsidR="004D4577" w:rsidRPr="00E35AA5" w:rsidDel="00121C11">
          <w:rPr>
            <w:rFonts w:ascii="Gadugi" w:hAnsi="Gadugi" w:cs="Times New Roman"/>
            <w:sz w:val="24"/>
            <w:szCs w:val="24"/>
          </w:rPr>
          <w:delText xml:space="preserve">its </w:delText>
        </w:r>
        <w:r w:rsidR="00701772" w:rsidRPr="00E35AA5" w:rsidDel="00121C11">
          <w:rPr>
            <w:rFonts w:ascii="Gadugi" w:hAnsi="Gadugi" w:cs="Times New Roman"/>
            <w:sz w:val="24"/>
            <w:szCs w:val="24"/>
          </w:rPr>
          <w:delText xml:space="preserve"> </w:delText>
        </w:r>
      </w:del>
      <w:ins w:id="334" w:author="Ben Stanley" w:date="2018-12-03T13:29:00Z">
        <w:r w:rsidR="00121C11">
          <w:rPr>
            <w:rFonts w:ascii="Gadugi" w:hAnsi="Gadugi" w:cs="Times New Roman"/>
            <w:sz w:val="24"/>
            <w:szCs w:val="24"/>
          </w:rPr>
          <w:t xml:space="preserve">the </w:t>
        </w:r>
      </w:ins>
      <w:r w:rsidR="00701772" w:rsidRPr="00E35AA5">
        <w:rPr>
          <w:rFonts w:ascii="Gadugi" w:hAnsi="Gadugi" w:cs="Times New Roman"/>
          <w:sz w:val="24"/>
          <w:szCs w:val="24"/>
        </w:rPr>
        <w:t>Principal Investigator</w:t>
      </w:r>
      <w:ins w:id="335" w:author="Ben Stanley" w:date="2018-12-03T13:29:00Z">
        <w:r w:rsidR="00121C11">
          <w:rPr>
            <w:rFonts w:ascii="Gadugi" w:hAnsi="Gadugi" w:cs="Times New Roman"/>
            <w:sz w:val="24"/>
            <w:szCs w:val="24"/>
          </w:rPr>
          <w:t xml:space="preserve"> of the PNES</w:t>
        </w:r>
      </w:ins>
      <w:r w:rsidR="00701772" w:rsidRPr="00E35AA5">
        <w:rPr>
          <w:rFonts w:ascii="Gadugi" w:hAnsi="Gadugi" w:cs="Times New Roman"/>
          <w:sz w:val="24"/>
          <w:szCs w:val="24"/>
        </w:rPr>
        <w:t xml:space="preserve"> was </w:t>
      </w:r>
      <w:r w:rsidR="008340EA" w:rsidRPr="00E35AA5">
        <w:rPr>
          <w:rFonts w:ascii="Gadugi" w:hAnsi="Gadugi" w:cs="Times New Roman"/>
          <w:sz w:val="24"/>
          <w:szCs w:val="24"/>
        </w:rPr>
        <w:t>awarded</w:t>
      </w:r>
      <w:r w:rsidR="000B1F1F" w:rsidRPr="00E35AA5">
        <w:rPr>
          <w:rFonts w:ascii="Gadugi" w:hAnsi="Gadugi" w:cs="Times New Roman"/>
          <w:sz w:val="24"/>
          <w:szCs w:val="24"/>
        </w:rPr>
        <w:t xml:space="preserve"> </w:t>
      </w:r>
      <w:ins w:id="336" w:author="Ben Stanley" w:date="2018-12-03T13:29:00Z">
        <w:r w:rsidR="00121C11">
          <w:rPr>
            <w:rFonts w:ascii="Gadugi" w:hAnsi="Gadugi" w:cs="Times New Roman"/>
            <w:sz w:val="24"/>
            <w:szCs w:val="24"/>
          </w:rPr>
          <w:t xml:space="preserve">the </w:t>
        </w:r>
      </w:ins>
      <w:r w:rsidR="000B1F1F" w:rsidRPr="00E35AA5">
        <w:rPr>
          <w:rFonts w:ascii="Gadugi" w:hAnsi="Gadugi" w:cs="Times New Roman"/>
          <w:sz w:val="24"/>
          <w:szCs w:val="24"/>
        </w:rPr>
        <w:t>Stefan Nowak Prize</w:t>
      </w:r>
      <w:ins w:id="337" w:author="Ben Stanley" w:date="2018-12-03T13:29:00Z">
        <w:r w:rsidR="00121C11">
          <w:rPr>
            <w:rFonts w:ascii="Gadugi" w:hAnsi="Gadugi" w:cs="Times New Roman"/>
            <w:sz w:val="24"/>
            <w:szCs w:val="24"/>
          </w:rPr>
          <w:t xml:space="preserve"> – one of the two </w:t>
        </w:r>
        <w:r w:rsidR="00121C11">
          <w:rPr>
            <w:rFonts w:ascii="Gadugi" w:hAnsi="Gadugi" w:cs="Times New Roman"/>
            <w:sz w:val="24"/>
            <w:szCs w:val="24"/>
          </w:rPr>
          <w:lastRenderedPageBreak/>
          <w:t xml:space="preserve">most </w:t>
        </w:r>
      </w:ins>
      <w:ins w:id="338" w:author="Ben Stanley" w:date="2018-12-03T13:30:00Z">
        <w:r w:rsidR="00121C11">
          <w:rPr>
            <w:rFonts w:ascii="Gadugi" w:hAnsi="Gadugi" w:cs="Times New Roman"/>
            <w:sz w:val="24"/>
            <w:szCs w:val="24"/>
          </w:rPr>
          <w:t>prestigious prizes in Polish social sciences -</w:t>
        </w:r>
      </w:ins>
      <w:r w:rsidR="000B1F1F" w:rsidRPr="00E35AA5">
        <w:rPr>
          <w:rFonts w:ascii="Gadugi" w:hAnsi="Gadugi" w:cs="Times New Roman"/>
          <w:sz w:val="24"/>
          <w:szCs w:val="24"/>
        </w:rPr>
        <w:t xml:space="preserve"> </w:t>
      </w:r>
      <w:del w:id="339" w:author="Ben Stanley" w:date="2018-12-03T13:29:00Z">
        <w:r w:rsidR="000B1F1F" w:rsidRPr="00E35AA5" w:rsidDel="00121C11">
          <w:rPr>
            <w:rFonts w:ascii="Gadugi" w:hAnsi="Gadugi" w:cs="Times New Roman"/>
            <w:sz w:val="24"/>
            <w:szCs w:val="24"/>
          </w:rPr>
          <w:delText xml:space="preserve">for launching the Polish NES </w:delText>
        </w:r>
      </w:del>
      <w:ins w:id="340" w:author="Ben Stanley" w:date="2018-12-03T13:29:00Z">
        <w:r w:rsidR="00121C11">
          <w:rPr>
            <w:rFonts w:ascii="Gadugi" w:hAnsi="Gadugi" w:cs="Times New Roman"/>
            <w:sz w:val="24"/>
            <w:szCs w:val="24"/>
          </w:rPr>
          <w:t xml:space="preserve"> in recognition of his achievements in setting up and maintaining the PNES </w:t>
        </w:r>
      </w:ins>
      <w:del w:id="341" w:author="Ben Stanley" w:date="2018-12-03T13:29:00Z">
        <w:r w:rsidR="000B1F1F" w:rsidRPr="00E35AA5" w:rsidDel="00121C11">
          <w:rPr>
            <w:rFonts w:ascii="Gadugi" w:hAnsi="Gadugi" w:cs="Times New Roman"/>
            <w:sz w:val="24"/>
            <w:szCs w:val="24"/>
          </w:rPr>
          <w:delText>(</w:delText>
        </w:r>
      </w:del>
      <w:r w:rsidR="004D4577" w:rsidRPr="00E35AA5">
        <w:rPr>
          <w:rFonts w:ascii="Gadugi" w:hAnsi="Gadugi" w:cs="Times New Roman"/>
          <w:sz w:val="24"/>
          <w:szCs w:val="24"/>
        </w:rPr>
        <w:t xml:space="preserve">for </w:t>
      </w:r>
      <w:r w:rsidR="000B1F1F" w:rsidRPr="00E35AA5">
        <w:rPr>
          <w:rFonts w:ascii="Gadugi" w:hAnsi="Gadugi" w:cs="Times New Roman"/>
          <w:sz w:val="24"/>
          <w:szCs w:val="24"/>
        </w:rPr>
        <w:t xml:space="preserve">details see his CV). </w:t>
      </w:r>
      <w:del w:id="342" w:author="Ben Stanley" w:date="2018-12-03T13:30:00Z">
        <w:r w:rsidR="000B1F1F" w:rsidRPr="00E35AA5" w:rsidDel="00121C11">
          <w:rPr>
            <w:rFonts w:ascii="Gadugi" w:hAnsi="Gadugi" w:cs="Times New Roman"/>
            <w:sz w:val="24"/>
            <w:szCs w:val="24"/>
          </w:rPr>
          <w:delText>Stefan Nowak prize is one of the two most prestigious prizes</w:delText>
        </w:r>
        <w:r w:rsidR="00C46DCA" w:rsidDel="00121C11">
          <w:rPr>
            <w:rFonts w:ascii="Gadugi" w:hAnsi="Gadugi" w:cs="Times New Roman"/>
            <w:sz w:val="24"/>
            <w:szCs w:val="24"/>
          </w:rPr>
          <w:delText xml:space="preserve"> in Polish social sciences. </w:delText>
        </w:r>
      </w:del>
      <w:ins w:id="343" w:author="Ben Stanley" w:date="2018-12-03T13:31:00Z">
        <w:r w:rsidR="00121C11">
          <w:rPr>
            <w:rFonts w:ascii="Gadugi" w:hAnsi="Gadugi" w:cs="Times New Roman"/>
            <w:sz w:val="24"/>
            <w:szCs w:val="24"/>
          </w:rPr>
          <w:t>PNES data have been used in</w:t>
        </w:r>
      </w:ins>
      <w:ins w:id="344" w:author="Ben Stanley" w:date="2018-12-03T13:30:00Z">
        <w:r w:rsidR="00121C11">
          <w:rPr>
            <w:rFonts w:ascii="Gadugi" w:hAnsi="Gadugi" w:cs="Times New Roman"/>
            <w:sz w:val="24"/>
            <w:szCs w:val="24"/>
          </w:rPr>
          <w:t xml:space="preserve"> </w:t>
        </w:r>
      </w:ins>
      <w:ins w:id="345" w:author="Ben Stanley" w:date="2018-12-03T13:31:00Z">
        <w:r w:rsidR="00121C11">
          <w:rPr>
            <w:rFonts w:ascii="Gadugi" w:hAnsi="Gadugi" w:cs="Times New Roman"/>
            <w:sz w:val="24"/>
            <w:szCs w:val="24"/>
          </w:rPr>
          <w:t>dozens of</w:t>
        </w:r>
      </w:ins>
      <w:ins w:id="346" w:author="Ben Stanley" w:date="2018-12-03T13:30:00Z">
        <w:r w:rsidR="00121C11">
          <w:rPr>
            <w:rFonts w:ascii="Gadugi" w:hAnsi="Gadugi" w:cs="Times New Roman"/>
            <w:sz w:val="24"/>
            <w:szCs w:val="24"/>
          </w:rPr>
          <w:t xml:space="preserve"> peer-reviewed articles and monograph chapters</w:t>
        </w:r>
      </w:ins>
      <w:ins w:id="347" w:author="Ben Stanley" w:date="2018-12-03T13:31:00Z">
        <w:r w:rsidR="00121C11">
          <w:rPr>
            <w:rFonts w:ascii="Gadugi" w:hAnsi="Gadugi" w:cs="Times New Roman"/>
            <w:sz w:val="24"/>
            <w:szCs w:val="24"/>
          </w:rPr>
          <w:t xml:space="preserve">. </w:t>
        </w:r>
      </w:ins>
      <w:ins w:id="348" w:author="Ben Stanley" w:date="2018-12-03T13:30:00Z">
        <w:r w:rsidR="00121C11">
          <w:rPr>
            <w:rFonts w:ascii="Gadugi" w:hAnsi="Gadugi" w:cs="Times New Roman"/>
            <w:sz w:val="24"/>
            <w:szCs w:val="24"/>
          </w:rPr>
          <w:t>both in Polis</w:t>
        </w:r>
      </w:ins>
      <w:ins w:id="349" w:author="Ben Stanley" w:date="2018-12-03T13:31:00Z">
        <w:r w:rsidR="00121C11">
          <w:rPr>
            <w:rFonts w:ascii="Gadugi" w:hAnsi="Gadugi" w:cs="Times New Roman"/>
            <w:sz w:val="24"/>
            <w:szCs w:val="24"/>
          </w:rPr>
          <w:t>h and in numerous foreign languages, and t</w:t>
        </w:r>
      </w:ins>
      <w:ins w:id="350" w:author="Ben Stanley" w:date="2018-12-03T13:32:00Z">
        <w:r w:rsidR="00121C11">
          <w:rPr>
            <w:rFonts w:ascii="Gadugi" w:hAnsi="Gadugi" w:cs="Times New Roman"/>
            <w:sz w:val="24"/>
            <w:szCs w:val="24"/>
          </w:rPr>
          <w:t xml:space="preserve">he results of the PNES have been presented in extensive fashion in </w:t>
        </w:r>
      </w:ins>
      <w:del w:id="351" w:author="Ben Stanley" w:date="2018-12-03T13:31:00Z">
        <w:r w:rsidR="00C46DCA" w:rsidDel="00121C11">
          <w:rPr>
            <w:rFonts w:ascii="Gadugi" w:hAnsi="Gadugi" w:cs="Times New Roman"/>
            <w:sz w:val="24"/>
            <w:szCs w:val="24"/>
          </w:rPr>
          <w:delText>Results</w:delText>
        </w:r>
        <w:r w:rsidR="008340EA" w:rsidRPr="00E35AA5" w:rsidDel="00121C11">
          <w:rPr>
            <w:rFonts w:ascii="Gadugi" w:hAnsi="Gadugi" w:cs="Times New Roman"/>
            <w:sz w:val="24"/>
            <w:szCs w:val="24"/>
          </w:rPr>
          <w:delText xml:space="preserve"> of the </w:delText>
        </w:r>
        <w:r w:rsidR="0014142F" w:rsidRPr="00E35AA5" w:rsidDel="00121C11">
          <w:rPr>
            <w:rFonts w:ascii="Gadugi" w:hAnsi="Gadugi" w:cs="Times New Roman"/>
            <w:sz w:val="24"/>
            <w:szCs w:val="24"/>
          </w:rPr>
          <w:delText xml:space="preserve">PNES </w:delText>
        </w:r>
        <w:r w:rsidR="00DF2929" w:rsidRPr="00E35AA5" w:rsidDel="00121C11">
          <w:rPr>
            <w:rFonts w:ascii="Gadugi" w:hAnsi="Gadugi" w:cs="Times New Roman"/>
            <w:sz w:val="24"/>
            <w:szCs w:val="24"/>
          </w:rPr>
          <w:delText xml:space="preserve">have been published in dozens of articles, and numerous books, both </w:delText>
        </w:r>
        <w:r w:rsidR="008340EA" w:rsidRPr="00E35AA5" w:rsidDel="00121C11">
          <w:rPr>
            <w:rFonts w:ascii="Gadugi" w:hAnsi="Gadugi" w:cs="Times New Roman"/>
            <w:sz w:val="24"/>
            <w:szCs w:val="24"/>
          </w:rPr>
          <w:delText xml:space="preserve">in </w:delText>
        </w:r>
        <w:r w:rsidR="00DF2929" w:rsidRPr="00E35AA5" w:rsidDel="00121C11">
          <w:rPr>
            <w:rFonts w:ascii="Gadugi" w:hAnsi="Gadugi" w:cs="Times New Roman"/>
            <w:sz w:val="24"/>
            <w:szCs w:val="24"/>
          </w:rPr>
          <w:delText xml:space="preserve">Polish and foreign languages. </w:delText>
        </w:r>
      </w:del>
      <w:del w:id="352" w:author="Ben Stanley" w:date="2018-12-03T13:32:00Z">
        <w:r w:rsidR="004D4577" w:rsidRPr="00E35AA5" w:rsidDel="00121C11">
          <w:rPr>
            <w:rFonts w:ascii="Gadugi" w:hAnsi="Gadugi" w:cs="Times New Roman"/>
            <w:sz w:val="24"/>
            <w:szCs w:val="24"/>
          </w:rPr>
          <w:delText xml:space="preserve">Most </w:delText>
        </w:r>
        <w:r w:rsidR="00DF2929" w:rsidRPr="00E35AA5" w:rsidDel="00121C11">
          <w:rPr>
            <w:rFonts w:ascii="Gadugi" w:hAnsi="Gadugi" w:cs="Times New Roman"/>
            <w:sz w:val="24"/>
            <w:szCs w:val="24"/>
          </w:rPr>
          <w:delText xml:space="preserve">of them </w:delText>
        </w:r>
        <w:r w:rsidR="004D4577" w:rsidRPr="00E35AA5" w:rsidDel="00121C11">
          <w:rPr>
            <w:rFonts w:ascii="Gadugi" w:hAnsi="Gadugi" w:cs="Times New Roman"/>
            <w:sz w:val="24"/>
            <w:szCs w:val="24"/>
          </w:rPr>
          <w:delText xml:space="preserve">have </w:delText>
        </w:r>
        <w:r w:rsidR="00DF2929" w:rsidRPr="00E35AA5" w:rsidDel="00121C11">
          <w:rPr>
            <w:rFonts w:ascii="Gadugi" w:hAnsi="Gadugi" w:cs="Times New Roman"/>
            <w:sz w:val="24"/>
            <w:szCs w:val="24"/>
          </w:rPr>
          <w:delText xml:space="preserve">been published in </w:delText>
        </w:r>
      </w:del>
      <w:r w:rsidR="00DF2929" w:rsidRPr="00E35AA5">
        <w:rPr>
          <w:rFonts w:ascii="Gadugi" w:hAnsi="Gadugi" w:cs="Times New Roman"/>
          <w:sz w:val="24"/>
          <w:szCs w:val="24"/>
        </w:rPr>
        <w:t xml:space="preserve">the major Polish political </w:t>
      </w:r>
      <w:r w:rsidR="00D609F6" w:rsidRPr="00E35AA5">
        <w:rPr>
          <w:rFonts w:ascii="Gadugi" w:hAnsi="Gadugi" w:cs="Times New Roman"/>
          <w:sz w:val="24"/>
          <w:szCs w:val="24"/>
        </w:rPr>
        <w:t xml:space="preserve">and sociological </w:t>
      </w:r>
      <w:r w:rsidR="00DF2929" w:rsidRPr="00E35AA5">
        <w:rPr>
          <w:rFonts w:ascii="Gadugi" w:hAnsi="Gadugi" w:cs="Times New Roman"/>
          <w:sz w:val="24"/>
          <w:szCs w:val="24"/>
        </w:rPr>
        <w:t>science journal</w:t>
      </w:r>
      <w:r w:rsidR="00D609F6" w:rsidRPr="00E35AA5">
        <w:rPr>
          <w:rFonts w:ascii="Gadugi" w:hAnsi="Gadugi" w:cs="Times New Roman"/>
          <w:sz w:val="24"/>
          <w:szCs w:val="24"/>
        </w:rPr>
        <w:t>s</w:t>
      </w:r>
      <w:r w:rsidR="00DF2929" w:rsidRPr="00E35AA5">
        <w:rPr>
          <w:rFonts w:ascii="Gadugi" w:hAnsi="Gadugi" w:cs="Times New Roman"/>
          <w:sz w:val="24"/>
          <w:szCs w:val="24"/>
        </w:rPr>
        <w:t xml:space="preserve"> </w:t>
      </w:r>
      <w:proofErr w:type="spellStart"/>
      <w:r w:rsidR="00DF2929" w:rsidRPr="00E35AA5">
        <w:rPr>
          <w:rFonts w:ascii="Gadugi" w:hAnsi="Gadugi" w:cs="Times New Roman"/>
          <w:i/>
          <w:sz w:val="24"/>
          <w:szCs w:val="24"/>
        </w:rPr>
        <w:t>Studia</w:t>
      </w:r>
      <w:proofErr w:type="spellEnd"/>
      <w:r w:rsidR="00DF2929" w:rsidRPr="00E35AA5">
        <w:rPr>
          <w:rFonts w:ascii="Gadugi" w:hAnsi="Gadugi" w:cs="Times New Roman"/>
          <w:i/>
          <w:sz w:val="24"/>
          <w:szCs w:val="24"/>
        </w:rPr>
        <w:t xml:space="preserve"> </w:t>
      </w:r>
      <w:proofErr w:type="spellStart"/>
      <w:r w:rsidR="00DF2929" w:rsidRPr="00E35AA5">
        <w:rPr>
          <w:rFonts w:ascii="Gadugi" w:hAnsi="Gadugi" w:cs="Times New Roman"/>
          <w:i/>
          <w:sz w:val="24"/>
          <w:szCs w:val="24"/>
        </w:rPr>
        <w:t>Polityczne</w:t>
      </w:r>
      <w:proofErr w:type="spellEnd"/>
      <w:r w:rsidR="00D609F6" w:rsidRPr="00E35AA5">
        <w:rPr>
          <w:rFonts w:ascii="Gadugi" w:hAnsi="Gadugi" w:cs="Times New Roman"/>
          <w:i/>
          <w:sz w:val="24"/>
          <w:szCs w:val="24"/>
        </w:rPr>
        <w:t xml:space="preserve"> </w:t>
      </w:r>
      <w:r w:rsidR="00D609F6" w:rsidRPr="00E35AA5">
        <w:rPr>
          <w:rFonts w:ascii="Gadugi" w:hAnsi="Gadugi" w:cs="Times New Roman"/>
          <w:sz w:val="24"/>
          <w:szCs w:val="24"/>
        </w:rPr>
        <w:t xml:space="preserve">and </w:t>
      </w:r>
      <w:proofErr w:type="spellStart"/>
      <w:r w:rsidR="00D609F6" w:rsidRPr="00E35AA5">
        <w:rPr>
          <w:rFonts w:ascii="Gadugi" w:hAnsi="Gadugi" w:cs="Times New Roman"/>
          <w:i/>
          <w:sz w:val="24"/>
          <w:szCs w:val="24"/>
        </w:rPr>
        <w:t>Studia</w:t>
      </w:r>
      <w:proofErr w:type="spellEnd"/>
      <w:r w:rsidR="00D609F6" w:rsidRPr="00E35AA5">
        <w:rPr>
          <w:rFonts w:ascii="Gadugi" w:hAnsi="Gadugi" w:cs="Times New Roman"/>
          <w:i/>
          <w:sz w:val="24"/>
          <w:szCs w:val="24"/>
        </w:rPr>
        <w:t xml:space="preserve"> </w:t>
      </w:r>
      <w:proofErr w:type="spellStart"/>
      <w:r w:rsidR="00D609F6" w:rsidRPr="00E35AA5">
        <w:rPr>
          <w:rFonts w:ascii="Gadugi" w:hAnsi="Gadugi" w:cs="Times New Roman"/>
          <w:i/>
          <w:sz w:val="24"/>
          <w:szCs w:val="24"/>
        </w:rPr>
        <w:t>Socjologiczne</w:t>
      </w:r>
      <w:proofErr w:type="spellEnd"/>
      <w:r w:rsidR="00DF2929" w:rsidRPr="00E35AA5">
        <w:rPr>
          <w:rFonts w:ascii="Gadugi" w:hAnsi="Gadugi" w:cs="Times New Roman"/>
          <w:i/>
          <w:sz w:val="24"/>
          <w:szCs w:val="24"/>
        </w:rPr>
        <w:t>.</w:t>
      </w:r>
      <w:r w:rsidR="00DF2929" w:rsidRPr="00E35AA5">
        <w:rPr>
          <w:rFonts w:ascii="Gadugi" w:hAnsi="Gadugi" w:cs="Times New Roman"/>
          <w:sz w:val="24"/>
          <w:szCs w:val="24"/>
        </w:rPr>
        <w:t xml:space="preserve"> </w:t>
      </w:r>
    </w:p>
    <w:p w14:paraId="137A2E65" w14:textId="424D58CB" w:rsidR="005B01C4" w:rsidRPr="00E35AA5" w:rsidRDefault="00DF2929" w:rsidP="002D0523">
      <w:pPr>
        <w:ind w:right="-233"/>
        <w:rPr>
          <w:rFonts w:ascii="Gadugi" w:hAnsi="Gadugi" w:cs="Times New Roman"/>
          <w:sz w:val="24"/>
          <w:szCs w:val="24"/>
        </w:rPr>
      </w:pPr>
      <w:r w:rsidRPr="00E35AA5">
        <w:rPr>
          <w:rFonts w:ascii="Gadugi" w:hAnsi="Gadugi" w:cs="Times New Roman"/>
          <w:sz w:val="24"/>
          <w:szCs w:val="24"/>
        </w:rPr>
        <w:t xml:space="preserve">The </w:t>
      </w:r>
      <w:del w:id="353" w:author="Ben Stanley" w:date="2018-12-03T13:32:00Z">
        <w:r w:rsidRPr="00E35AA5" w:rsidDel="00121C11">
          <w:rPr>
            <w:rFonts w:ascii="Gadugi" w:hAnsi="Gadugi" w:cs="Times New Roman"/>
            <w:sz w:val="24"/>
            <w:szCs w:val="24"/>
          </w:rPr>
          <w:delText xml:space="preserve">project </w:delText>
        </w:r>
      </w:del>
      <w:ins w:id="354" w:author="Ben Stanley" w:date="2018-12-03T13:32:00Z">
        <w:r w:rsidR="00121C11" w:rsidRPr="00E35AA5">
          <w:rPr>
            <w:rFonts w:ascii="Gadugi" w:hAnsi="Gadugi" w:cs="Times New Roman"/>
            <w:sz w:val="24"/>
            <w:szCs w:val="24"/>
          </w:rPr>
          <w:t xml:space="preserve"> </w:t>
        </w:r>
        <w:r w:rsidR="00121C11">
          <w:rPr>
            <w:rFonts w:ascii="Gadugi" w:hAnsi="Gadugi" w:cs="Times New Roman"/>
            <w:sz w:val="24"/>
            <w:szCs w:val="24"/>
          </w:rPr>
          <w:t xml:space="preserve">PNES </w:t>
        </w:r>
      </w:ins>
      <w:del w:id="355" w:author="Ben Stanley" w:date="2018-12-03T13:32:00Z">
        <w:r w:rsidR="004D4577" w:rsidRPr="00E35AA5" w:rsidDel="00121C11">
          <w:rPr>
            <w:rFonts w:ascii="Gadugi" w:hAnsi="Gadugi" w:cs="Times New Roman"/>
            <w:sz w:val="24"/>
            <w:szCs w:val="24"/>
          </w:rPr>
          <w:delText xml:space="preserve">usually </w:delText>
        </w:r>
      </w:del>
      <w:r w:rsidRPr="00E35AA5">
        <w:rPr>
          <w:rFonts w:ascii="Gadugi" w:hAnsi="Gadugi" w:cs="Times New Roman"/>
          <w:sz w:val="24"/>
          <w:szCs w:val="24"/>
        </w:rPr>
        <w:t>covers the</w:t>
      </w:r>
      <w:r w:rsidR="00742E7F" w:rsidRPr="00E35AA5">
        <w:rPr>
          <w:rFonts w:ascii="Gadugi" w:hAnsi="Gadugi" w:cs="Times New Roman"/>
          <w:sz w:val="24"/>
          <w:szCs w:val="24"/>
        </w:rPr>
        <w:t xml:space="preserve"> broadly conceived </w:t>
      </w:r>
      <w:del w:id="356" w:author="Ben Stanley" w:date="2018-12-03T13:35:00Z">
        <w:r w:rsidRPr="00E35AA5" w:rsidDel="008A55E5">
          <w:rPr>
            <w:rFonts w:ascii="Gadugi" w:hAnsi="Gadugi" w:cs="Times New Roman"/>
            <w:sz w:val="24"/>
            <w:szCs w:val="24"/>
          </w:rPr>
          <w:delText>"</w:delText>
        </w:r>
      </w:del>
      <w:r w:rsidRPr="00E35AA5">
        <w:rPr>
          <w:rFonts w:ascii="Gadugi" w:hAnsi="Gadugi" w:cs="Times New Roman"/>
          <w:sz w:val="24"/>
          <w:szCs w:val="24"/>
        </w:rPr>
        <w:t>core</w:t>
      </w:r>
      <w:del w:id="357" w:author="Ben Stanley" w:date="2018-12-03T13:34:00Z">
        <w:r w:rsidRPr="00E35AA5" w:rsidDel="008A55E5">
          <w:rPr>
            <w:rFonts w:ascii="Gadugi" w:hAnsi="Gadugi" w:cs="Times New Roman"/>
            <w:sz w:val="24"/>
            <w:szCs w:val="24"/>
          </w:rPr>
          <w:delText>"</w:delText>
        </w:r>
      </w:del>
      <w:ins w:id="358" w:author="Ben Stanley" w:date="2018-12-03T13:35:00Z">
        <w:r w:rsidR="008A55E5">
          <w:rPr>
            <w:rFonts w:ascii="Gadugi" w:hAnsi="Gadugi" w:cs="Times New Roman"/>
            <w:sz w:val="24"/>
            <w:szCs w:val="24"/>
          </w:rPr>
          <w:t xml:space="preserve"> concerns</w:t>
        </w:r>
      </w:ins>
      <w:r w:rsidRPr="00E35AA5">
        <w:rPr>
          <w:rFonts w:ascii="Gadugi" w:hAnsi="Gadugi" w:cs="Times New Roman"/>
          <w:sz w:val="24"/>
          <w:szCs w:val="24"/>
        </w:rPr>
        <w:t xml:space="preserve"> </w:t>
      </w:r>
      <w:ins w:id="359" w:author="Ben Stanley" w:date="2018-12-03T13:33:00Z">
        <w:r w:rsidR="008A55E5">
          <w:rPr>
            <w:rFonts w:ascii="Gadugi" w:hAnsi="Gadugi" w:cs="Times New Roman"/>
            <w:sz w:val="24"/>
            <w:szCs w:val="24"/>
          </w:rPr>
          <w:t xml:space="preserve">of </w:t>
        </w:r>
      </w:ins>
      <w:r w:rsidRPr="00E35AA5">
        <w:rPr>
          <w:rFonts w:ascii="Gadugi" w:hAnsi="Gadugi" w:cs="Times New Roman"/>
          <w:sz w:val="24"/>
          <w:szCs w:val="24"/>
        </w:rPr>
        <w:t xml:space="preserve">electoral </w:t>
      </w:r>
      <w:del w:id="360" w:author="Ben Stanley" w:date="2018-12-03T13:35:00Z">
        <w:r w:rsidRPr="00E35AA5" w:rsidDel="008A55E5">
          <w:rPr>
            <w:rFonts w:ascii="Gadugi" w:hAnsi="Gadugi" w:cs="Times New Roman"/>
            <w:sz w:val="24"/>
            <w:szCs w:val="24"/>
          </w:rPr>
          <w:delText xml:space="preserve">business </w:delText>
        </w:r>
      </w:del>
      <w:ins w:id="361" w:author="Ben Stanley" w:date="2018-12-03T13:35:00Z">
        <w:r w:rsidR="008A55E5">
          <w:rPr>
            <w:rFonts w:ascii="Gadugi" w:hAnsi="Gadugi" w:cs="Times New Roman"/>
            <w:sz w:val="24"/>
            <w:szCs w:val="24"/>
          </w:rPr>
          <w:t>analysis</w:t>
        </w:r>
        <w:r w:rsidR="008A55E5" w:rsidRPr="00E35AA5">
          <w:rPr>
            <w:rFonts w:ascii="Gadugi" w:hAnsi="Gadugi" w:cs="Times New Roman"/>
            <w:sz w:val="24"/>
            <w:szCs w:val="24"/>
          </w:rPr>
          <w:t xml:space="preserve"> </w:t>
        </w:r>
      </w:ins>
      <w:r w:rsidR="008363F2" w:rsidRPr="00E35AA5">
        <w:rPr>
          <w:rFonts w:ascii="Gadugi" w:hAnsi="Gadugi" w:cs="Times New Roman"/>
          <w:sz w:val="24"/>
          <w:szCs w:val="24"/>
        </w:rPr>
        <w:t>(v</w:t>
      </w:r>
      <w:r w:rsidR="00742E7F" w:rsidRPr="00E35AA5">
        <w:rPr>
          <w:rFonts w:ascii="Gadugi" w:hAnsi="Gadugi" w:cs="Times New Roman"/>
          <w:sz w:val="24"/>
          <w:szCs w:val="24"/>
        </w:rPr>
        <w:t>an der</w:t>
      </w:r>
      <w:r w:rsidR="008363F2" w:rsidRPr="00E35AA5">
        <w:rPr>
          <w:rFonts w:ascii="Gadugi" w:hAnsi="Gadugi" w:cs="Times New Roman"/>
          <w:sz w:val="24"/>
          <w:szCs w:val="24"/>
        </w:rPr>
        <w:t xml:space="preserve"> </w:t>
      </w:r>
      <w:proofErr w:type="spellStart"/>
      <w:r w:rsidR="008363F2" w:rsidRPr="00E35AA5">
        <w:rPr>
          <w:rFonts w:ascii="Gadugi" w:hAnsi="Gadugi" w:cs="Times New Roman"/>
          <w:sz w:val="24"/>
          <w:szCs w:val="24"/>
        </w:rPr>
        <w:t>Eijk</w:t>
      </w:r>
      <w:proofErr w:type="spellEnd"/>
      <w:r w:rsidR="00742E7F" w:rsidRPr="00E35AA5">
        <w:rPr>
          <w:rFonts w:ascii="Gadugi" w:hAnsi="Gadugi" w:cs="Times New Roman"/>
          <w:sz w:val="24"/>
          <w:szCs w:val="24"/>
        </w:rPr>
        <w:t xml:space="preserve"> 2002</w:t>
      </w:r>
      <w:r w:rsidR="008363F2" w:rsidRPr="00E35AA5">
        <w:rPr>
          <w:rFonts w:ascii="Gadugi" w:hAnsi="Gadugi" w:cs="Times New Roman"/>
          <w:sz w:val="24"/>
          <w:szCs w:val="24"/>
        </w:rPr>
        <w:t>)</w:t>
      </w:r>
      <w:r w:rsidR="00136CCA" w:rsidRPr="00E35AA5">
        <w:rPr>
          <w:rFonts w:ascii="Gadugi" w:hAnsi="Gadugi" w:cs="Times New Roman"/>
          <w:sz w:val="24"/>
          <w:szCs w:val="24"/>
        </w:rPr>
        <w:t xml:space="preserve">, </w:t>
      </w:r>
      <w:ins w:id="362" w:author="Ben Stanley" w:date="2018-12-03T13:33:00Z">
        <w:r w:rsidR="008A55E5">
          <w:rPr>
            <w:rFonts w:ascii="Gadugi" w:hAnsi="Gadugi" w:cs="Times New Roman"/>
            <w:sz w:val="24"/>
            <w:szCs w:val="24"/>
          </w:rPr>
          <w:t>that is,</w:t>
        </w:r>
      </w:ins>
      <w:del w:id="363" w:author="Ben Stanley" w:date="2018-12-03T13:33:00Z">
        <w:r w:rsidR="00136CCA" w:rsidRPr="00E35AA5" w:rsidDel="008A55E5">
          <w:rPr>
            <w:rFonts w:ascii="Gadugi" w:hAnsi="Gadugi" w:cs="Times New Roman"/>
            <w:sz w:val="24"/>
            <w:szCs w:val="24"/>
          </w:rPr>
          <w:delText>i.e.</w:delText>
        </w:r>
        <w:r w:rsidRPr="00E35AA5" w:rsidDel="008A55E5">
          <w:rPr>
            <w:rFonts w:ascii="Gadugi" w:hAnsi="Gadugi" w:cs="Times New Roman"/>
            <w:sz w:val="24"/>
            <w:szCs w:val="24"/>
          </w:rPr>
          <w:delText xml:space="preserve"> </w:delText>
        </w:r>
      </w:del>
      <w:ins w:id="364" w:author="Ben Stanley" w:date="2018-12-03T13:33:00Z">
        <w:r w:rsidR="008A55E5">
          <w:rPr>
            <w:rFonts w:ascii="Gadugi" w:hAnsi="Gadugi" w:cs="Times New Roman"/>
            <w:sz w:val="24"/>
            <w:szCs w:val="24"/>
          </w:rPr>
          <w:t xml:space="preserve"> </w:t>
        </w:r>
      </w:ins>
      <w:del w:id="365" w:author="Ben Stanley" w:date="2018-12-03T13:33:00Z">
        <w:r w:rsidRPr="00E35AA5" w:rsidDel="008A55E5">
          <w:rPr>
            <w:rFonts w:ascii="Gadugi" w:hAnsi="Gadugi" w:cs="Times New Roman"/>
            <w:sz w:val="24"/>
            <w:szCs w:val="24"/>
          </w:rPr>
          <w:delText>various</w:delText>
        </w:r>
        <w:r w:rsidR="005808EA" w:rsidRPr="00E35AA5" w:rsidDel="008A55E5">
          <w:rPr>
            <w:rFonts w:ascii="Gadugi" w:hAnsi="Gadugi" w:cs="Times New Roman"/>
            <w:sz w:val="24"/>
            <w:szCs w:val="24"/>
          </w:rPr>
          <w:delText xml:space="preserve"> </w:delText>
        </w:r>
        <w:r w:rsidRPr="00E35AA5" w:rsidDel="008A55E5">
          <w:rPr>
            <w:rFonts w:ascii="Gadugi" w:hAnsi="Gadugi" w:cs="Times New Roman"/>
            <w:sz w:val="24"/>
            <w:szCs w:val="24"/>
          </w:rPr>
          <w:delText xml:space="preserve">aspects of </w:delText>
        </w:r>
      </w:del>
      <w:del w:id="366" w:author="Ben Stanley" w:date="2018-12-03T13:34:00Z">
        <w:r w:rsidRPr="00E35AA5" w:rsidDel="008A55E5">
          <w:rPr>
            <w:rFonts w:ascii="Gadugi" w:hAnsi="Gadugi" w:cs="Times New Roman"/>
            <w:sz w:val="24"/>
            <w:szCs w:val="24"/>
          </w:rPr>
          <w:delText xml:space="preserve">political attitudes, </w:delText>
        </w:r>
      </w:del>
      <w:del w:id="367" w:author="Ben Stanley" w:date="2018-12-03T13:33:00Z">
        <w:r w:rsidRPr="00E35AA5" w:rsidDel="008A55E5">
          <w:rPr>
            <w:rFonts w:ascii="Gadugi" w:hAnsi="Gadugi" w:cs="Times New Roman"/>
            <w:sz w:val="24"/>
            <w:szCs w:val="24"/>
          </w:rPr>
          <w:delText>voting and preferences (</w:delText>
        </w:r>
      </w:del>
      <w:r w:rsidRPr="00E35AA5">
        <w:rPr>
          <w:rFonts w:ascii="Gadugi" w:hAnsi="Gadugi" w:cs="Times New Roman"/>
          <w:sz w:val="24"/>
          <w:szCs w:val="24"/>
        </w:rPr>
        <w:t xml:space="preserve">participation in elections, vote choice, party identification, </w:t>
      </w:r>
      <w:del w:id="368" w:author="Ben Stanley" w:date="2018-12-03T13:33:00Z">
        <w:r w:rsidRPr="00E35AA5" w:rsidDel="008A55E5">
          <w:rPr>
            <w:rFonts w:ascii="Gadugi" w:hAnsi="Gadugi" w:cs="Times New Roman"/>
            <w:sz w:val="24"/>
            <w:szCs w:val="24"/>
          </w:rPr>
          <w:delText>likes/dislikes of parties and</w:delText>
        </w:r>
      </w:del>
      <w:ins w:id="369" w:author="Ben Stanley" w:date="2018-12-03T13:33:00Z">
        <w:r w:rsidR="008A55E5">
          <w:rPr>
            <w:rFonts w:ascii="Gadugi" w:hAnsi="Gadugi" w:cs="Times New Roman"/>
            <w:sz w:val="24"/>
            <w:szCs w:val="24"/>
          </w:rPr>
          <w:t>attitudes towards specific parties and</w:t>
        </w:r>
      </w:ins>
      <w:r w:rsidRPr="00E35AA5">
        <w:rPr>
          <w:rFonts w:ascii="Gadugi" w:hAnsi="Gadugi" w:cs="Times New Roman"/>
          <w:sz w:val="24"/>
          <w:szCs w:val="24"/>
        </w:rPr>
        <w:t xml:space="preserve"> politicians, </w:t>
      </w:r>
      <w:del w:id="370" w:author="Ben Stanley" w:date="2018-12-03T13:34:00Z">
        <w:r w:rsidRPr="00E35AA5" w:rsidDel="008A55E5">
          <w:rPr>
            <w:rFonts w:ascii="Gadugi" w:hAnsi="Gadugi" w:cs="Times New Roman"/>
            <w:sz w:val="24"/>
            <w:szCs w:val="24"/>
          </w:rPr>
          <w:delText xml:space="preserve">citizens </w:delText>
        </w:r>
      </w:del>
      <w:ins w:id="371" w:author="Ben Stanley" w:date="2018-12-03T13:34:00Z">
        <w:r w:rsidR="008A55E5">
          <w:rPr>
            <w:rFonts w:ascii="Gadugi" w:hAnsi="Gadugi" w:cs="Times New Roman"/>
            <w:sz w:val="24"/>
            <w:szCs w:val="24"/>
          </w:rPr>
          <w:t xml:space="preserve">broad </w:t>
        </w:r>
      </w:ins>
      <w:r w:rsidRPr="00E35AA5">
        <w:rPr>
          <w:rFonts w:ascii="Gadugi" w:hAnsi="Gadugi" w:cs="Times New Roman"/>
          <w:sz w:val="24"/>
          <w:szCs w:val="24"/>
        </w:rPr>
        <w:t>ideological leaning</w:t>
      </w:r>
      <w:ins w:id="372" w:author="Ben Stanley" w:date="2018-12-03T13:34:00Z">
        <w:r w:rsidR="008A55E5">
          <w:rPr>
            <w:rFonts w:ascii="Gadugi" w:hAnsi="Gadugi" w:cs="Times New Roman"/>
            <w:sz w:val="24"/>
            <w:szCs w:val="24"/>
          </w:rPr>
          <w:t>s</w:t>
        </w:r>
      </w:ins>
      <w:r w:rsidRPr="00E35AA5">
        <w:rPr>
          <w:rFonts w:ascii="Gadugi" w:hAnsi="Gadugi" w:cs="Times New Roman"/>
          <w:sz w:val="24"/>
          <w:szCs w:val="24"/>
        </w:rPr>
        <w:t xml:space="preserve">, </w:t>
      </w:r>
      <w:ins w:id="373" w:author="Ben Stanley" w:date="2018-12-03T13:34:00Z">
        <w:r w:rsidR="008A55E5">
          <w:rPr>
            <w:rFonts w:ascii="Gadugi" w:hAnsi="Gadugi" w:cs="Times New Roman"/>
            <w:sz w:val="24"/>
            <w:szCs w:val="24"/>
          </w:rPr>
          <w:t xml:space="preserve">and specific </w:t>
        </w:r>
      </w:ins>
      <w:ins w:id="374" w:author="Ben Stanley" w:date="2018-12-03T13:35:00Z">
        <w:r w:rsidR="008A55E5">
          <w:rPr>
            <w:rFonts w:ascii="Gadugi" w:hAnsi="Gadugi" w:cs="Times New Roman"/>
            <w:sz w:val="24"/>
            <w:szCs w:val="24"/>
          </w:rPr>
          <w:t>issue stances</w:t>
        </w:r>
      </w:ins>
      <w:ins w:id="375" w:author="Ben Stanley" w:date="2018-12-03T13:34:00Z">
        <w:r w:rsidR="008A55E5">
          <w:rPr>
            <w:rFonts w:ascii="Gadugi" w:hAnsi="Gadugi" w:cs="Times New Roman"/>
            <w:sz w:val="24"/>
            <w:szCs w:val="24"/>
          </w:rPr>
          <w:t>,</w:t>
        </w:r>
      </w:ins>
      <w:ins w:id="376" w:author="Ben Stanley" w:date="2018-12-03T13:35:00Z">
        <w:r w:rsidR="008A55E5">
          <w:rPr>
            <w:rFonts w:ascii="Gadugi" w:hAnsi="Gadugi" w:cs="Times New Roman"/>
            <w:sz w:val="24"/>
            <w:szCs w:val="24"/>
          </w:rPr>
          <w:t xml:space="preserve"> and</w:t>
        </w:r>
      </w:ins>
      <w:ins w:id="377" w:author="Ben Stanley" w:date="2018-12-03T13:34:00Z">
        <w:r w:rsidR="008A55E5">
          <w:rPr>
            <w:rFonts w:ascii="Gadugi" w:hAnsi="Gadugi" w:cs="Times New Roman"/>
            <w:sz w:val="24"/>
            <w:szCs w:val="24"/>
          </w:rPr>
          <w:t xml:space="preserve"> </w:t>
        </w:r>
      </w:ins>
      <w:del w:id="378" w:author="Ben Stanley" w:date="2018-12-03T13:34:00Z">
        <w:r w:rsidRPr="00E35AA5" w:rsidDel="008A55E5">
          <w:rPr>
            <w:rFonts w:ascii="Gadugi" w:hAnsi="Gadugi" w:cs="Times New Roman"/>
            <w:sz w:val="24"/>
            <w:szCs w:val="24"/>
          </w:rPr>
          <w:delText>levels and manifestations of</w:delText>
        </w:r>
      </w:del>
      <w:ins w:id="379" w:author="Ben Stanley" w:date="2018-12-03T13:34:00Z">
        <w:r w:rsidR="008A55E5">
          <w:rPr>
            <w:rFonts w:ascii="Gadugi" w:hAnsi="Gadugi" w:cs="Times New Roman"/>
            <w:sz w:val="24"/>
            <w:szCs w:val="24"/>
          </w:rPr>
          <w:t>internal and external</w:t>
        </w:r>
      </w:ins>
      <w:r w:rsidRPr="00E35AA5">
        <w:rPr>
          <w:rFonts w:ascii="Gadugi" w:hAnsi="Gadugi" w:cs="Times New Roman"/>
          <w:sz w:val="24"/>
          <w:szCs w:val="24"/>
        </w:rPr>
        <w:t xml:space="preserve"> political efficacy</w:t>
      </w:r>
      <w:del w:id="380" w:author="Ben Stanley" w:date="2018-12-03T13:35:00Z">
        <w:r w:rsidR="00F31135" w:rsidRPr="00E35AA5" w:rsidDel="008A55E5">
          <w:rPr>
            <w:rFonts w:ascii="Gadugi" w:hAnsi="Gadugi" w:cs="Times New Roman"/>
            <w:sz w:val="24"/>
            <w:szCs w:val="24"/>
          </w:rPr>
          <w:delText>, political representation as well as issue stances, to name</w:delText>
        </w:r>
        <w:r w:rsidR="004868F8" w:rsidRPr="00E35AA5" w:rsidDel="008A55E5">
          <w:rPr>
            <w:rFonts w:ascii="Gadugi" w:hAnsi="Gadugi" w:cs="Times New Roman"/>
            <w:sz w:val="24"/>
            <w:szCs w:val="24"/>
          </w:rPr>
          <w:delText xml:space="preserve"> just</w:delText>
        </w:r>
        <w:r w:rsidR="00F31135" w:rsidRPr="00E35AA5" w:rsidDel="008A55E5">
          <w:rPr>
            <w:rFonts w:ascii="Gadugi" w:hAnsi="Gadugi" w:cs="Times New Roman"/>
            <w:sz w:val="24"/>
            <w:szCs w:val="24"/>
          </w:rPr>
          <w:delText xml:space="preserve"> the most important ones</w:delText>
        </w:r>
      </w:del>
      <w:ins w:id="381" w:author="Ben Stanley" w:date="2018-12-03T13:35:00Z">
        <w:r w:rsidR="008A55E5">
          <w:rPr>
            <w:rFonts w:ascii="Gadugi" w:hAnsi="Gadugi" w:cs="Times New Roman"/>
            <w:sz w:val="24"/>
            <w:szCs w:val="24"/>
          </w:rPr>
          <w:t xml:space="preserve">, to name only the most important variables. </w:t>
        </w:r>
      </w:ins>
      <w:del w:id="382" w:author="Ben Stanley" w:date="2018-12-03T13:35:00Z">
        <w:r w:rsidR="00F31135" w:rsidRPr="00E35AA5" w:rsidDel="008A55E5">
          <w:rPr>
            <w:rFonts w:ascii="Gadugi" w:hAnsi="Gadugi" w:cs="Times New Roman"/>
            <w:sz w:val="24"/>
            <w:szCs w:val="24"/>
          </w:rPr>
          <w:delText>).</w:delText>
        </w:r>
      </w:del>
      <w:r w:rsidR="00F31135" w:rsidRPr="00E35AA5">
        <w:rPr>
          <w:rFonts w:ascii="Gadugi" w:hAnsi="Gadugi" w:cs="Times New Roman"/>
          <w:sz w:val="24"/>
          <w:szCs w:val="24"/>
        </w:rPr>
        <w:t xml:space="preserve"> This </w:t>
      </w:r>
      <w:del w:id="383" w:author="Ben Stanley" w:date="2018-12-03T13:35:00Z">
        <w:r w:rsidR="00F31135" w:rsidRPr="00E35AA5" w:rsidDel="008A55E5">
          <w:rPr>
            <w:rFonts w:ascii="Gadugi" w:hAnsi="Gadugi" w:cs="Times New Roman"/>
            <w:sz w:val="24"/>
            <w:szCs w:val="24"/>
          </w:rPr>
          <w:delText>"</w:delText>
        </w:r>
      </w:del>
      <w:r w:rsidR="00F31135" w:rsidRPr="00E35AA5">
        <w:rPr>
          <w:rFonts w:ascii="Gadugi" w:hAnsi="Gadugi" w:cs="Times New Roman"/>
          <w:sz w:val="24"/>
          <w:szCs w:val="24"/>
        </w:rPr>
        <w:t>core</w:t>
      </w:r>
      <w:del w:id="384" w:author="Ben Stanley" w:date="2018-12-03T13:35:00Z">
        <w:r w:rsidR="00F31135" w:rsidRPr="00E35AA5" w:rsidDel="008A55E5">
          <w:rPr>
            <w:rFonts w:ascii="Gadugi" w:hAnsi="Gadugi" w:cs="Times New Roman"/>
            <w:sz w:val="24"/>
            <w:szCs w:val="24"/>
          </w:rPr>
          <w:delText>"</w:delText>
        </w:r>
      </w:del>
      <w:ins w:id="385" w:author="Ben Stanley" w:date="2018-12-03T13:35:00Z">
        <w:r w:rsidR="008A55E5">
          <w:rPr>
            <w:rFonts w:ascii="Gadugi" w:hAnsi="Gadugi" w:cs="Times New Roman"/>
            <w:sz w:val="24"/>
            <w:szCs w:val="24"/>
          </w:rPr>
          <w:t xml:space="preserve"> component is r</w:t>
        </w:r>
      </w:ins>
      <w:ins w:id="386" w:author="Ben Stanley" w:date="2018-12-03T13:36:00Z">
        <w:r w:rsidR="008A55E5">
          <w:rPr>
            <w:rFonts w:ascii="Gadugi" w:hAnsi="Gadugi" w:cs="Times New Roman"/>
            <w:sz w:val="24"/>
            <w:szCs w:val="24"/>
          </w:rPr>
          <w:t xml:space="preserve">epeated in each iteration of the survey using the same design and wording, making it possible to </w:t>
        </w:r>
      </w:ins>
      <w:del w:id="387" w:author="Ben Stanley" w:date="2018-12-03T13:36:00Z">
        <w:r w:rsidR="00F31135" w:rsidRPr="00E35AA5" w:rsidDel="008A55E5">
          <w:rPr>
            <w:rFonts w:ascii="Gadugi" w:hAnsi="Gadugi" w:cs="Times New Roman"/>
            <w:sz w:val="24"/>
            <w:szCs w:val="24"/>
          </w:rPr>
          <w:delText xml:space="preserve"> part is repeated each time in the same design and wording in order to be able to </w:delText>
        </w:r>
      </w:del>
      <w:ins w:id="388" w:author="Ben Stanley" w:date="2018-12-03T13:36:00Z">
        <w:r w:rsidR="008A55E5">
          <w:rPr>
            <w:rFonts w:ascii="Gadugi" w:hAnsi="Gadugi" w:cs="Times New Roman"/>
            <w:sz w:val="24"/>
            <w:szCs w:val="24"/>
          </w:rPr>
          <w:t xml:space="preserve">identify and </w:t>
        </w:r>
      </w:ins>
      <w:r w:rsidR="00F31135" w:rsidRPr="00E35AA5">
        <w:rPr>
          <w:rFonts w:ascii="Gadugi" w:hAnsi="Gadugi" w:cs="Times New Roman"/>
          <w:sz w:val="24"/>
          <w:szCs w:val="24"/>
        </w:rPr>
        <w:t xml:space="preserve">compare </w:t>
      </w:r>
      <w:del w:id="389" w:author="Ben Stanley" w:date="2018-12-03T13:36:00Z">
        <w:r w:rsidR="00E35AA5" w:rsidRPr="00E35AA5" w:rsidDel="008A55E5">
          <w:rPr>
            <w:rFonts w:ascii="Gadugi" w:hAnsi="Gadugi" w:cs="Times New Roman"/>
            <w:sz w:val="24"/>
            <w:szCs w:val="24"/>
          </w:rPr>
          <w:delText>alleged</w:delText>
        </w:r>
        <w:r w:rsidR="0050539E" w:rsidRPr="00E35AA5" w:rsidDel="008A55E5">
          <w:rPr>
            <w:rFonts w:ascii="Gadugi" w:hAnsi="Gadugi" w:cs="Times New Roman"/>
            <w:sz w:val="24"/>
            <w:szCs w:val="24"/>
          </w:rPr>
          <w:delText xml:space="preserve"> </w:delText>
        </w:r>
      </w:del>
      <w:r w:rsidR="0050539E" w:rsidRPr="00E35AA5">
        <w:rPr>
          <w:rFonts w:ascii="Gadugi" w:hAnsi="Gadugi" w:cs="Times New Roman"/>
          <w:sz w:val="24"/>
          <w:szCs w:val="24"/>
        </w:rPr>
        <w:t>changes in citizens</w:t>
      </w:r>
      <w:r w:rsidR="00136CCA" w:rsidRPr="00E35AA5">
        <w:rPr>
          <w:rFonts w:ascii="Gadugi" w:hAnsi="Gadugi" w:cs="Times New Roman"/>
          <w:sz w:val="24"/>
          <w:szCs w:val="24"/>
        </w:rPr>
        <w:t>’</w:t>
      </w:r>
      <w:r w:rsidR="0050539E" w:rsidRPr="00E35AA5">
        <w:rPr>
          <w:rFonts w:ascii="Gadugi" w:hAnsi="Gadugi" w:cs="Times New Roman"/>
          <w:sz w:val="24"/>
          <w:szCs w:val="24"/>
        </w:rPr>
        <w:t xml:space="preserve"> attitudes and preferences. </w:t>
      </w:r>
      <w:r w:rsidR="0050539E" w:rsidRPr="00E35AA5">
        <w:rPr>
          <w:rFonts w:ascii="Gadugi" w:hAnsi="Gadugi" w:cs="Times New Roman"/>
          <w:sz w:val="24"/>
          <w:szCs w:val="24"/>
          <w:highlight w:val="yellow"/>
        </w:rPr>
        <w:t xml:space="preserve">The non-core </w:t>
      </w:r>
      <w:del w:id="390" w:author="Ben Stanley" w:date="2018-12-03T13:36:00Z">
        <w:r w:rsidR="0050539E" w:rsidRPr="00E35AA5" w:rsidDel="008A55E5">
          <w:rPr>
            <w:rFonts w:ascii="Gadugi" w:hAnsi="Gadugi" w:cs="Times New Roman"/>
            <w:sz w:val="24"/>
            <w:szCs w:val="24"/>
            <w:highlight w:val="yellow"/>
          </w:rPr>
          <w:delText>part of the project (and survey design)</w:delText>
        </w:r>
      </w:del>
      <w:ins w:id="391" w:author="Ben Stanley" w:date="2018-12-03T13:36:00Z">
        <w:r w:rsidR="008A55E5">
          <w:rPr>
            <w:rFonts w:ascii="Gadugi" w:hAnsi="Gadugi" w:cs="Times New Roman"/>
            <w:sz w:val="24"/>
            <w:szCs w:val="24"/>
            <w:highlight w:val="yellow"/>
          </w:rPr>
          <w:t>element</w:t>
        </w:r>
      </w:ins>
      <w:r w:rsidR="0050539E" w:rsidRPr="00E35AA5">
        <w:rPr>
          <w:rFonts w:ascii="Gadugi" w:hAnsi="Gadugi" w:cs="Times New Roman"/>
          <w:sz w:val="24"/>
          <w:szCs w:val="24"/>
          <w:highlight w:val="yellow"/>
        </w:rPr>
        <w:t xml:space="preserve"> covers </w:t>
      </w:r>
      <w:del w:id="392" w:author="Ben Stanley" w:date="2018-12-03T13:37:00Z">
        <w:r w:rsidR="0050539E" w:rsidRPr="00E35AA5" w:rsidDel="008A55E5">
          <w:rPr>
            <w:rFonts w:ascii="Gadugi" w:hAnsi="Gadugi" w:cs="Times New Roman"/>
            <w:sz w:val="24"/>
            <w:szCs w:val="24"/>
            <w:highlight w:val="yellow"/>
          </w:rPr>
          <w:delText xml:space="preserve">each time </w:delText>
        </w:r>
        <w:r w:rsidR="00136CCA" w:rsidRPr="00E35AA5" w:rsidDel="008A55E5">
          <w:rPr>
            <w:rFonts w:ascii="Gadugi" w:hAnsi="Gadugi" w:cs="Times New Roman"/>
            <w:sz w:val="24"/>
            <w:szCs w:val="24"/>
            <w:highlight w:val="yellow"/>
          </w:rPr>
          <w:delText xml:space="preserve">a </w:delText>
        </w:r>
        <w:r w:rsidR="0050539E" w:rsidRPr="00E35AA5" w:rsidDel="008A55E5">
          <w:rPr>
            <w:rFonts w:ascii="Gadugi" w:hAnsi="Gadugi" w:cs="Times New Roman"/>
            <w:sz w:val="24"/>
            <w:szCs w:val="24"/>
            <w:highlight w:val="yellow"/>
          </w:rPr>
          <w:delText xml:space="preserve">slightly </w:delText>
        </w:r>
      </w:del>
      <w:r w:rsidR="0050539E" w:rsidRPr="00E35AA5">
        <w:rPr>
          <w:rFonts w:ascii="Gadugi" w:hAnsi="Gadugi" w:cs="Times New Roman"/>
          <w:sz w:val="24"/>
          <w:szCs w:val="24"/>
          <w:highlight w:val="yellow"/>
        </w:rPr>
        <w:t>different domain</w:t>
      </w:r>
      <w:ins w:id="393" w:author="Ben Stanley" w:date="2018-12-03T13:37:00Z">
        <w:r w:rsidR="008A55E5">
          <w:rPr>
            <w:rFonts w:ascii="Gadugi" w:hAnsi="Gadugi" w:cs="Times New Roman"/>
            <w:sz w:val="24"/>
            <w:szCs w:val="24"/>
            <w:highlight w:val="yellow"/>
          </w:rPr>
          <w:t>s depending on more proximate and context-relevant concerns, such as</w:t>
        </w:r>
      </w:ins>
      <w:del w:id="394" w:author="Ben Stanley" w:date="2018-12-03T13:37:00Z">
        <w:r w:rsidR="0050539E" w:rsidRPr="00E35AA5" w:rsidDel="008A55E5">
          <w:rPr>
            <w:rFonts w:ascii="Gadugi" w:hAnsi="Gadugi" w:cs="Times New Roman"/>
            <w:sz w:val="24"/>
            <w:szCs w:val="24"/>
            <w:highlight w:val="yellow"/>
          </w:rPr>
          <w:delText>, at times it is the</w:delText>
        </w:r>
      </w:del>
      <w:r w:rsidR="0050539E" w:rsidRPr="00E35AA5">
        <w:rPr>
          <w:rFonts w:ascii="Gadugi" w:hAnsi="Gadugi" w:cs="Times New Roman"/>
          <w:sz w:val="24"/>
          <w:szCs w:val="24"/>
          <w:highlight w:val="yellow"/>
        </w:rPr>
        <w:t xml:space="preserve"> </w:t>
      </w:r>
      <w:ins w:id="395" w:author="Ben Stanley" w:date="2018-12-03T13:37:00Z">
        <w:r w:rsidR="008A55E5">
          <w:rPr>
            <w:rFonts w:ascii="Gadugi" w:hAnsi="Gadugi" w:cs="Times New Roman"/>
            <w:sz w:val="24"/>
            <w:szCs w:val="24"/>
            <w:highlight w:val="yellow"/>
          </w:rPr>
          <w:t xml:space="preserve">attitudes to the </w:t>
        </w:r>
      </w:ins>
      <w:r w:rsidR="0050539E" w:rsidRPr="00E35AA5">
        <w:rPr>
          <w:rFonts w:ascii="Gadugi" w:hAnsi="Gadugi" w:cs="Times New Roman"/>
          <w:sz w:val="24"/>
          <w:szCs w:val="24"/>
          <w:highlight w:val="yellow"/>
        </w:rPr>
        <w:t>European Union</w:t>
      </w:r>
      <w:r w:rsidR="00B21E94" w:rsidRPr="00E35AA5">
        <w:rPr>
          <w:rFonts w:ascii="Gadugi" w:hAnsi="Gadugi" w:cs="Times New Roman"/>
          <w:sz w:val="24"/>
          <w:szCs w:val="24"/>
          <w:highlight w:val="yellow"/>
        </w:rPr>
        <w:t xml:space="preserve"> (</w:t>
      </w:r>
      <w:proofErr w:type="spellStart"/>
      <w:r w:rsidR="00B21E94" w:rsidRPr="00E35AA5">
        <w:rPr>
          <w:rFonts w:ascii="Gadugi" w:hAnsi="Gadugi" w:cs="Times New Roman"/>
          <w:sz w:val="24"/>
          <w:szCs w:val="24"/>
          <w:highlight w:val="yellow"/>
        </w:rPr>
        <w:t>Markowski</w:t>
      </w:r>
      <w:proofErr w:type="spellEnd"/>
      <w:r w:rsidR="00B21E94" w:rsidRPr="00E35AA5">
        <w:rPr>
          <w:rFonts w:ascii="Gadugi" w:hAnsi="Gadugi" w:cs="Times New Roman"/>
          <w:sz w:val="24"/>
          <w:szCs w:val="24"/>
          <w:highlight w:val="yellow"/>
        </w:rPr>
        <w:t xml:space="preserve">, Tucker 2005; 2010; McManus, Miller, </w:t>
      </w:r>
      <w:proofErr w:type="spellStart"/>
      <w:r w:rsidR="00B21E94" w:rsidRPr="00E35AA5">
        <w:rPr>
          <w:rFonts w:ascii="Gadugi" w:hAnsi="Gadugi" w:cs="Times New Roman"/>
          <w:sz w:val="24"/>
          <w:szCs w:val="24"/>
          <w:highlight w:val="yellow"/>
        </w:rPr>
        <w:t>Markowski</w:t>
      </w:r>
      <w:proofErr w:type="spellEnd"/>
      <w:r w:rsidR="00B21E94" w:rsidRPr="00E35AA5">
        <w:rPr>
          <w:rFonts w:ascii="Gadugi" w:hAnsi="Gadugi" w:cs="Times New Roman"/>
          <w:sz w:val="24"/>
          <w:szCs w:val="24"/>
          <w:highlight w:val="yellow"/>
        </w:rPr>
        <w:t>, Wasilewski 2003)</w:t>
      </w:r>
      <w:del w:id="396" w:author="Ben Stanley" w:date="2018-12-03T13:37:00Z">
        <w:r w:rsidR="0050539E" w:rsidRPr="00E35AA5" w:rsidDel="008A55E5">
          <w:rPr>
            <w:rFonts w:ascii="Gadugi" w:hAnsi="Gadugi" w:cs="Times New Roman"/>
            <w:sz w:val="24"/>
            <w:szCs w:val="24"/>
            <w:highlight w:val="yellow"/>
          </w:rPr>
          <w:delText>, at other it is</w:delText>
        </w:r>
      </w:del>
      <w:r w:rsidR="0050539E" w:rsidRPr="00E35AA5">
        <w:rPr>
          <w:rFonts w:ascii="Gadugi" w:hAnsi="Gadugi" w:cs="Times New Roman"/>
          <w:sz w:val="24"/>
          <w:szCs w:val="24"/>
          <w:highlight w:val="yellow"/>
        </w:rPr>
        <w:t xml:space="preserve"> corruption</w:t>
      </w:r>
      <w:r w:rsidR="00B21E94" w:rsidRPr="00E35AA5">
        <w:rPr>
          <w:rFonts w:ascii="Gadugi" w:hAnsi="Gadugi" w:cs="Times New Roman"/>
          <w:sz w:val="24"/>
          <w:szCs w:val="24"/>
          <w:highlight w:val="yellow"/>
        </w:rPr>
        <w:t xml:space="preserve"> (MacManus, Mi</w:t>
      </w:r>
      <w:r w:rsidR="00085742" w:rsidRPr="00E35AA5">
        <w:rPr>
          <w:rFonts w:ascii="Gadugi" w:hAnsi="Gadugi" w:cs="Times New Roman"/>
          <w:sz w:val="24"/>
          <w:szCs w:val="24"/>
          <w:highlight w:val="yellow"/>
        </w:rPr>
        <w:t xml:space="preserve">ller, </w:t>
      </w:r>
      <w:proofErr w:type="spellStart"/>
      <w:r w:rsidR="00085742" w:rsidRPr="00E35AA5">
        <w:rPr>
          <w:rFonts w:ascii="Gadugi" w:hAnsi="Gadugi" w:cs="Times New Roman"/>
          <w:sz w:val="24"/>
          <w:szCs w:val="24"/>
          <w:highlight w:val="yellow"/>
        </w:rPr>
        <w:t>Markowski</w:t>
      </w:r>
      <w:proofErr w:type="spellEnd"/>
      <w:r w:rsidR="00085742" w:rsidRPr="00E35AA5">
        <w:rPr>
          <w:rFonts w:ascii="Gadugi" w:hAnsi="Gadugi" w:cs="Times New Roman"/>
          <w:sz w:val="24"/>
          <w:szCs w:val="24"/>
          <w:highlight w:val="yellow"/>
        </w:rPr>
        <w:t>, Wasilewski 200</w:t>
      </w:r>
      <w:r w:rsidR="004D6642" w:rsidRPr="00E35AA5">
        <w:rPr>
          <w:rFonts w:ascii="Gadugi" w:hAnsi="Gadugi" w:cs="Times New Roman"/>
          <w:sz w:val="24"/>
          <w:szCs w:val="24"/>
          <w:highlight w:val="yellow"/>
        </w:rPr>
        <w:t>4</w:t>
      </w:r>
      <w:r w:rsidR="00B21E94" w:rsidRPr="00E35AA5">
        <w:rPr>
          <w:rFonts w:ascii="Gadugi" w:hAnsi="Gadugi" w:cs="Times New Roman"/>
          <w:sz w:val="24"/>
          <w:szCs w:val="24"/>
          <w:highlight w:val="yellow"/>
        </w:rPr>
        <w:t>)</w:t>
      </w:r>
      <w:r w:rsidR="0050539E" w:rsidRPr="00E35AA5">
        <w:rPr>
          <w:rFonts w:ascii="Gadugi" w:hAnsi="Gadugi" w:cs="Times New Roman"/>
          <w:sz w:val="24"/>
          <w:szCs w:val="24"/>
          <w:highlight w:val="yellow"/>
        </w:rPr>
        <w:t>, political clientelism</w:t>
      </w:r>
      <w:ins w:id="397" w:author="Ben Stanley" w:date="2018-12-03T13:37:00Z">
        <w:r w:rsidR="008A55E5">
          <w:rPr>
            <w:rFonts w:ascii="Gadugi" w:hAnsi="Gadugi" w:cs="Times New Roman"/>
            <w:sz w:val="24"/>
            <w:szCs w:val="24"/>
            <w:highlight w:val="yellow"/>
          </w:rPr>
          <w:t xml:space="preserve"> and</w:t>
        </w:r>
      </w:ins>
      <w:del w:id="398" w:author="Ben Stanley" w:date="2018-12-03T13:37:00Z">
        <w:r w:rsidR="00B21E94" w:rsidRPr="00E35AA5" w:rsidDel="008A55E5">
          <w:rPr>
            <w:rFonts w:ascii="Gadugi" w:hAnsi="Gadugi" w:cs="Times New Roman"/>
            <w:sz w:val="24"/>
            <w:szCs w:val="24"/>
            <w:highlight w:val="yellow"/>
          </w:rPr>
          <w:delText>,</w:delText>
        </w:r>
      </w:del>
      <w:r w:rsidR="00B21E94" w:rsidRPr="00E35AA5">
        <w:rPr>
          <w:rFonts w:ascii="Gadugi" w:hAnsi="Gadugi" w:cs="Times New Roman"/>
          <w:sz w:val="24"/>
          <w:szCs w:val="24"/>
          <w:highlight w:val="yellow"/>
        </w:rPr>
        <w:t xml:space="preserve"> economic voting (</w:t>
      </w:r>
      <w:proofErr w:type="spellStart"/>
      <w:r w:rsidR="00B21E94" w:rsidRPr="00E35AA5">
        <w:rPr>
          <w:rFonts w:ascii="Gadugi" w:hAnsi="Gadugi" w:cs="Times New Roman"/>
          <w:sz w:val="24"/>
          <w:szCs w:val="24"/>
          <w:highlight w:val="yellow"/>
        </w:rPr>
        <w:t>Kotnarowski</w:t>
      </w:r>
      <w:proofErr w:type="spellEnd"/>
      <w:r w:rsidR="00B21E94" w:rsidRPr="00E35AA5">
        <w:rPr>
          <w:rFonts w:ascii="Gadugi" w:hAnsi="Gadugi" w:cs="Times New Roman"/>
          <w:sz w:val="24"/>
          <w:szCs w:val="24"/>
          <w:highlight w:val="yellow"/>
        </w:rPr>
        <w:t xml:space="preserve">, </w:t>
      </w:r>
      <w:proofErr w:type="spellStart"/>
      <w:r w:rsidR="00B21E94" w:rsidRPr="00E35AA5">
        <w:rPr>
          <w:rFonts w:ascii="Gadugi" w:hAnsi="Gadugi" w:cs="Times New Roman"/>
          <w:sz w:val="24"/>
          <w:szCs w:val="24"/>
          <w:highlight w:val="yellow"/>
        </w:rPr>
        <w:t>Markowski</w:t>
      </w:r>
      <w:proofErr w:type="spellEnd"/>
      <w:r w:rsidR="00B21E94" w:rsidRPr="00E35AA5">
        <w:rPr>
          <w:rFonts w:ascii="Gadugi" w:hAnsi="Gadugi" w:cs="Times New Roman"/>
          <w:sz w:val="24"/>
          <w:szCs w:val="24"/>
          <w:highlight w:val="yellow"/>
        </w:rPr>
        <w:t xml:space="preserve"> 2014)</w:t>
      </w:r>
      <w:r w:rsidR="0077375C" w:rsidRPr="00E35AA5">
        <w:rPr>
          <w:rFonts w:ascii="Gadugi" w:hAnsi="Gadugi" w:cs="Times New Roman"/>
          <w:sz w:val="24"/>
          <w:szCs w:val="24"/>
          <w:highlight w:val="yellow"/>
        </w:rPr>
        <w:t>, populism (</w:t>
      </w:r>
      <w:proofErr w:type="spellStart"/>
      <w:r w:rsidR="0077375C" w:rsidRPr="00E35AA5">
        <w:rPr>
          <w:rFonts w:ascii="Gadugi" w:hAnsi="Gadugi" w:cs="Times New Roman"/>
          <w:sz w:val="24"/>
          <w:szCs w:val="24"/>
          <w:highlight w:val="yellow"/>
        </w:rPr>
        <w:t>Jasiewicz</w:t>
      </w:r>
      <w:proofErr w:type="spellEnd"/>
      <w:r w:rsidR="0077375C" w:rsidRPr="00E35AA5">
        <w:rPr>
          <w:rFonts w:ascii="Gadugi" w:hAnsi="Gadugi" w:cs="Times New Roman"/>
          <w:sz w:val="24"/>
          <w:szCs w:val="24"/>
          <w:highlight w:val="yellow"/>
        </w:rPr>
        <w:t xml:space="preserve"> </w:t>
      </w:r>
      <w:r w:rsidR="004D6642" w:rsidRPr="00E35AA5">
        <w:rPr>
          <w:rFonts w:ascii="Gadugi" w:hAnsi="Gadugi" w:cs="Times New Roman"/>
          <w:sz w:val="24"/>
          <w:szCs w:val="24"/>
          <w:highlight w:val="yellow"/>
        </w:rPr>
        <w:t>2008</w:t>
      </w:r>
      <w:r w:rsidR="0077375C" w:rsidRPr="00E35AA5">
        <w:rPr>
          <w:rFonts w:ascii="Gadugi" w:hAnsi="Gadugi" w:cs="Times New Roman"/>
          <w:sz w:val="24"/>
          <w:szCs w:val="24"/>
          <w:highlight w:val="yellow"/>
        </w:rPr>
        <w:t>)</w:t>
      </w:r>
      <w:ins w:id="399" w:author="Ben Stanley" w:date="2018-12-03T13:37:00Z">
        <w:r w:rsidR="008A55E5">
          <w:rPr>
            <w:rFonts w:ascii="Gadugi" w:hAnsi="Gadugi" w:cs="Times New Roman"/>
            <w:sz w:val="24"/>
            <w:szCs w:val="24"/>
            <w:highlight w:val="yellow"/>
          </w:rPr>
          <w:t xml:space="preserve"> and </w:t>
        </w:r>
      </w:ins>
      <w:del w:id="400" w:author="Ben Stanley" w:date="2018-12-03T13:37:00Z">
        <w:r w:rsidR="005808EA" w:rsidRPr="00E35AA5" w:rsidDel="008A55E5">
          <w:rPr>
            <w:rFonts w:ascii="Gadugi" w:hAnsi="Gadugi" w:cs="Times New Roman"/>
            <w:sz w:val="24"/>
            <w:szCs w:val="24"/>
            <w:highlight w:val="yellow"/>
          </w:rPr>
          <w:delText>,</w:delText>
        </w:r>
        <w:r w:rsidR="0077375C" w:rsidRPr="00E35AA5" w:rsidDel="008A55E5">
          <w:rPr>
            <w:rFonts w:ascii="Gadugi" w:hAnsi="Gadugi" w:cs="Times New Roman"/>
            <w:sz w:val="24"/>
            <w:szCs w:val="24"/>
            <w:highlight w:val="yellow"/>
          </w:rPr>
          <w:delText xml:space="preserve"> </w:delText>
        </w:r>
      </w:del>
      <w:r w:rsidR="0077375C" w:rsidRPr="00E35AA5">
        <w:rPr>
          <w:rFonts w:ascii="Gadugi" w:hAnsi="Gadugi" w:cs="Times New Roman"/>
          <w:sz w:val="24"/>
          <w:szCs w:val="24"/>
          <w:highlight w:val="yellow"/>
        </w:rPr>
        <w:t>party system development (</w:t>
      </w:r>
      <w:proofErr w:type="spellStart"/>
      <w:r w:rsidR="0077375C" w:rsidRPr="00E35AA5">
        <w:rPr>
          <w:rFonts w:ascii="Gadugi" w:hAnsi="Gadugi" w:cs="Times New Roman"/>
          <w:sz w:val="24"/>
          <w:szCs w:val="24"/>
          <w:highlight w:val="yellow"/>
        </w:rPr>
        <w:t>Markowski</w:t>
      </w:r>
      <w:proofErr w:type="spellEnd"/>
      <w:r w:rsidR="0077375C" w:rsidRPr="00E35AA5">
        <w:rPr>
          <w:rFonts w:ascii="Gadugi" w:hAnsi="Gadugi" w:cs="Times New Roman"/>
          <w:sz w:val="24"/>
          <w:szCs w:val="24"/>
          <w:highlight w:val="yellow"/>
        </w:rPr>
        <w:t xml:space="preserve"> 2006; 2008</w:t>
      </w:r>
      <w:r w:rsidR="001B08FC">
        <w:rPr>
          <w:rFonts w:ascii="Gadugi" w:hAnsi="Gadugi" w:cs="Times New Roman"/>
          <w:sz w:val="24"/>
          <w:szCs w:val="24"/>
          <w:highlight w:val="yellow"/>
        </w:rPr>
        <w:t>; 2018</w:t>
      </w:r>
      <w:r w:rsidR="0077375C" w:rsidRPr="00E35AA5">
        <w:rPr>
          <w:rFonts w:ascii="Gadugi" w:hAnsi="Gadugi" w:cs="Times New Roman"/>
          <w:sz w:val="24"/>
          <w:szCs w:val="24"/>
          <w:highlight w:val="yellow"/>
        </w:rPr>
        <w:t>)</w:t>
      </w:r>
      <w:ins w:id="401" w:author="Ben Stanley" w:date="2018-12-03T13:37:00Z">
        <w:r w:rsidR="008A55E5">
          <w:rPr>
            <w:rFonts w:ascii="Gadugi" w:hAnsi="Gadugi" w:cs="Times New Roman"/>
            <w:sz w:val="24"/>
            <w:szCs w:val="24"/>
            <w:highlight w:val="yellow"/>
          </w:rPr>
          <w:t>.</w:t>
        </w:r>
      </w:ins>
      <w:del w:id="402" w:author="Ben Stanley" w:date="2018-12-03T13:37:00Z">
        <w:r w:rsidR="0077375C" w:rsidRPr="00E35AA5" w:rsidDel="008A55E5">
          <w:rPr>
            <w:rFonts w:ascii="Gadugi" w:hAnsi="Gadugi" w:cs="Times New Roman"/>
            <w:sz w:val="24"/>
            <w:szCs w:val="24"/>
            <w:highlight w:val="yellow"/>
          </w:rPr>
          <w:delText>, and</w:delText>
        </w:r>
        <w:r w:rsidR="005808EA" w:rsidRPr="00E35AA5" w:rsidDel="008A55E5">
          <w:rPr>
            <w:rFonts w:ascii="Gadugi" w:hAnsi="Gadugi" w:cs="Times New Roman"/>
            <w:sz w:val="24"/>
            <w:szCs w:val="24"/>
            <w:highlight w:val="yellow"/>
          </w:rPr>
          <w:delText xml:space="preserve"> similar important issues.</w:delText>
        </w:r>
        <w:r w:rsidR="00D609F6" w:rsidRPr="00E35AA5" w:rsidDel="008A55E5">
          <w:rPr>
            <w:rFonts w:ascii="Gadugi" w:hAnsi="Gadugi" w:cs="Times New Roman"/>
            <w:sz w:val="24"/>
            <w:szCs w:val="24"/>
          </w:rPr>
          <w:delText xml:space="preserve"> </w:delText>
        </w:r>
        <w:r w:rsidR="00D609F6" w:rsidRPr="00E35AA5" w:rsidDel="008A55E5">
          <w:rPr>
            <w:rFonts w:ascii="Gadugi" w:hAnsi="Gadugi" w:cs="Times New Roman"/>
            <w:color w:val="FF0000"/>
            <w:sz w:val="24"/>
            <w:szCs w:val="24"/>
          </w:rPr>
          <w:delText>(czy to potrzebne?)</w:delText>
        </w:r>
      </w:del>
    </w:p>
    <w:p w14:paraId="5569D0A7" w14:textId="77777777" w:rsidR="00E771A1" w:rsidRDefault="007C08D9" w:rsidP="002D0523">
      <w:pPr>
        <w:ind w:right="-233"/>
        <w:rPr>
          <w:ins w:id="403" w:author="Ben Stanley" w:date="2018-12-03T14:13:00Z"/>
          <w:rFonts w:ascii="Gadugi" w:hAnsi="Gadugi" w:cs="Times New Roman"/>
          <w:sz w:val="24"/>
          <w:szCs w:val="24"/>
        </w:rPr>
      </w:pPr>
      <w:ins w:id="404" w:author="Ben Stanley" w:date="2018-12-03T13:48:00Z">
        <w:r>
          <w:rPr>
            <w:rFonts w:ascii="Gadugi" w:hAnsi="Gadugi" w:cs="Times New Roman"/>
            <w:sz w:val="24"/>
            <w:szCs w:val="24"/>
          </w:rPr>
          <w:t xml:space="preserve">Thematically, the priority for this project is the context of </w:t>
        </w:r>
      </w:ins>
      <w:ins w:id="405" w:author="Ben Stanley" w:date="2018-12-03T13:49:00Z">
        <w:r w:rsidR="001E19AC">
          <w:rPr>
            <w:rFonts w:ascii="Gadugi" w:hAnsi="Gadugi" w:cs="Times New Roman"/>
            <w:sz w:val="24"/>
            <w:szCs w:val="24"/>
          </w:rPr>
          <w:t xml:space="preserve">“backsliding”: the </w:t>
        </w:r>
      </w:ins>
      <w:ins w:id="406" w:author="Ben Stanley" w:date="2018-12-03T13:54:00Z">
        <w:r w:rsidR="001E19AC">
          <w:rPr>
            <w:rFonts w:ascii="Gadugi" w:hAnsi="Gadugi" w:cs="Times New Roman"/>
            <w:sz w:val="24"/>
            <w:szCs w:val="24"/>
          </w:rPr>
          <w:t>gradual reversion</w:t>
        </w:r>
      </w:ins>
      <w:ins w:id="407" w:author="Ben Stanley" w:date="2018-12-03T13:49:00Z">
        <w:r w:rsidR="001E19AC">
          <w:rPr>
            <w:rFonts w:ascii="Gadugi" w:hAnsi="Gadugi" w:cs="Times New Roman"/>
            <w:sz w:val="24"/>
            <w:szCs w:val="24"/>
          </w:rPr>
          <w:t xml:space="preserve"> into authoritarianism of several countries – among them, Poland - previously considered to be consolidated democracies</w:t>
        </w:r>
      </w:ins>
      <w:ins w:id="408" w:author="Ben Stanley" w:date="2018-12-03T13:54:00Z">
        <w:r w:rsidR="001E19AC">
          <w:rPr>
            <w:rFonts w:ascii="Gadugi" w:hAnsi="Gadugi" w:cs="Times New Roman"/>
            <w:sz w:val="24"/>
            <w:szCs w:val="24"/>
          </w:rPr>
          <w:t>, and the upsurge of populist parties in stable Western democracies</w:t>
        </w:r>
      </w:ins>
      <w:ins w:id="409" w:author="Ben Stanley" w:date="2018-12-03T13:49:00Z">
        <w:r w:rsidR="001E19AC">
          <w:rPr>
            <w:rFonts w:ascii="Gadugi" w:hAnsi="Gadugi" w:cs="Times New Roman"/>
            <w:sz w:val="24"/>
            <w:szCs w:val="24"/>
          </w:rPr>
          <w:t xml:space="preserve">. </w:t>
        </w:r>
      </w:ins>
      <w:del w:id="410" w:author="Ben Stanley" w:date="2018-12-03T13:55:00Z">
        <w:r w:rsidR="00C46DCA" w:rsidDel="001E19AC">
          <w:rPr>
            <w:rFonts w:ascii="Gadugi" w:hAnsi="Gadugi" w:cs="Times New Roman"/>
            <w:sz w:val="24"/>
            <w:szCs w:val="24"/>
          </w:rPr>
          <w:delText>One of the envisaged</w:delText>
        </w:r>
        <w:r w:rsidR="00742E7F" w:rsidRPr="0033248A" w:rsidDel="001E19AC">
          <w:rPr>
            <w:rFonts w:ascii="Gadugi" w:hAnsi="Gadugi" w:cs="Times New Roman"/>
            <w:sz w:val="24"/>
            <w:szCs w:val="24"/>
          </w:rPr>
          <w:delText xml:space="preserve"> priorities</w:delText>
        </w:r>
        <w:r w:rsidR="005B01C4" w:rsidRPr="0033248A" w:rsidDel="001E19AC">
          <w:rPr>
            <w:rFonts w:ascii="Gadugi" w:hAnsi="Gadugi" w:cs="Times New Roman"/>
            <w:sz w:val="24"/>
            <w:szCs w:val="24"/>
          </w:rPr>
          <w:delText xml:space="preserve"> </w:delText>
        </w:r>
        <w:r w:rsidR="00C46DCA" w:rsidDel="001E19AC">
          <w:rPr>
            <w:rFonts w:ascii="Gadugi" w:hAnsi="Gadugi" w:cs="Times New Roman"/>
            <w:sz w:val="24"/>
            <w:szCs w:val="24"/>
          </w:rPr>
          <w:delText>of this project</w:delText>
        </w:r>
        <w:r w:rsidR="005B01C4" w:rsidRPr="0033248A" w:rsidDel="001E19AC">
          <w:rPr>
            <w:rFonts w:ascii="Gadugi" w:hAnsi="Gadugi" w:cs="Times New Roman"/>
            <w:sz w:val="24"/>
            <w:szCs w:val="24"/>
          </w:rPr>
          <w:delText xml:space="preserve"> </w:delText>
        </w:r>
        <w:r w:rsidR="00742E7F" w:rsidRPr="0033248A" w:rsidDel="001E19AC">
          <w:rPr>
            <w:rFonts w:ascii="Gadugi" w:hAnsi="Gadugi" w:cs="Times New Roman"/>
            <w:sz w:val="24"/>
            <w:szCs w:val="24"/>
          </w:rPr>
          <w:delText>is to concentrate</w:delText>
        </w:r>
        <w:r w:rsidR="005B01C4" w:rsidRPr="0033248A" w:rsidDel="001E19AC">
          <w:rPr>
            <w:rFonts w:ascii="Gadugi" w:hAnsi="Gadugi" w:cs="Times New Roman"/>
            <w:sz w:val="24"/>
            <w:szCs w:val="24"/>
          </w:rPr>
          <w:delText xml:space="preserve"> on the</w:delText>
        </w:r>
        <w:r w:rsidR="007B2A53" w:rsidRPr="0033248A" w:rsidDel="001E19AC">
          <w:rPr>
            <w:rFonts w:ascii="Gadugi" w:hAnsi="Gadugi" w:cs="Times New Roman"/>
            <w:sz w:val="24"/>
            <w:szCs w:val="24"/>
          </w:rPr>
          <w:delText xml:space="preserve"> </w:delText>
        </w:r>
        <w:r w:rsidR="00C46DCA" w:rsidDel="001E19AC">
          <w:rPr>
            <w:rFonts w:ascii="Gadugi" w:hAnsi="Gadugi" w:cs="Times New Roman"/>
            <w:sz w:val="24"/>
            <w:szCs w:val="24"/>
          </w:rPr>
          <w:delText xml:space="preserve">broader “context”: the </w:delText>
        </w:r>
        <w:r w:rsidR="007B2A53" w:rsidRPr="0033248A" w:rsidDel="001E19AC">
          <w:rPr>
            <w:rFonts w:ascii="Gadugi" w:hAnsi="Gadugi" w:cs="Times New Roman"/>
            <w:sz w:val="24"/>
            <w:szCs w:val="24"/>
          </w:rPr>
          <w:delText xml:space="preserve">impact of the </w:delText>
        </w:r>
        <w:r w:rsidR="0033248A" w:rsidRPr="0033248A" w:rsidDel="001E19AC">
          <w:rPr>
            <w:rFonts w:ascii="Gadugi" w:hAnsi="Gadugi" w:cs="Times New Roman"/>
            <w:sz w:val="24"/>
            <w:szCs w:val="24"/>
          </w:rPr>
          <w:delText>current glo</w:delText>
        </w:r>
        <w:r w:rsidR="00C46DCA" w:rsidDel="001E19AC">
          <w:rPr>
            <w:rFonts w:ascii="Gadugi" w:hAnsi="Gadugi" w:cs="Times New Roman"/>
            <w:sz w:val="24"/>
            <w:szCs w:val="24"/>
          </w:rPr>
          <w:delText>bal developments concerning the</w:delText>
        </w:r>
        <w:r w:rsidR="0033248A" w:rsidDel="001E19AC">
          <w:rPr>
            <w:rFonts w:ascii="Gadugi" w:hAnsi="Gadugi" w:cs="Times New Roman"/>
            <w:sz w:val="24"/>
            <w:szCs w:val="24"/>
          </w:rPr>
          <w:delText xml:space="preserve"> </w:delText>
        </w:r>
        <w:r w:rsidR="0033248A" w:rsidRPr="0033248A" w:rsidDel="001E19AC">
          <w:rPr>
            <w:rFonts w:ascii="Gadugi" w:hAnsi="Gadugi" w:cs="Times New Roman"/>
            <w:sz w:val="24"/>
            <w:szCs w:val="24"/>
          </w:rPr>
          <w:delText xml:space="preserve">backsliding into authoritarianism </w:delText>
        </w:r>
        <w:r w:rsidR="000C256A" w:rsidRPr="0033248A" w:rsidDel="001E19AC">
          <w:rPr>
            <w:rFonts w:ascii="Gadugi" w:hAnsi="Gadugi" w:cs="Times New Roman"/>
            <w:sz w:val="24"/>
            <w:szCs w:val="24"/>
          </w:rPr>
          <w:delText>of many countries previously considered to be consolidated democracies</w:delText>
        </w:r>
        <w:r w:rsidR="00EA6621" w:rsidDel="001E19AC">
          <w:rPr>
            <w:rFonts w:ascii="Gadugi" w:hAnsi="Gadugi" w:cs="Times New Roman"/>
            <w:sz w:val="24"/>
            <w:szCs w:val="24"/>
          </w:rPr>
          <w:delText>, including Poland,</w:delText>
        </w:r>
        <w:r w:rsidR="000C256A" w:rsidDel="001E19AC">
          <w:rPr>
            <w:rFonts w:ascii="Gadugi" w:hAnsi="Gadugi" w:cs="Times New Roman"/>
            <w:sz w:val="24"/>
            <w:szCs w:val="24"/>
          </w:rPr>
          <w:delText xml:space="preserve"> </w:delText>
        </w:r>
        <w:r w:rsidR="0033248A" w:rsidDel="001E19AC">
          <w:rPr>
            <w:rFonts w:ascii="Gadugi" w:hAnsi="Gadugi" w:cs="Times New Roman"/>
            <w:sz w:val="24"/>
            <w:szCs w:val="24"/>
          </w:rPr>
          <w:delText xml:space="preserve">and </w:delText>
        </w:r>
        <w:r w:rsidR="00C46DCA" w:rsidDel="001E19AC">
          <w:rPr>
            <w:rFonts w:ascii="Gadugi" w:hAnsi="Gadugi" w:cs="Times New Roman"/>
            <w:sz w:val="24"/>
            <w:szCs w:val="24"/>
          </w:rPr>
          <w:delText>the</w:delText>
        </w:r>
        <w:r w:rsidR="00EA6621" w:rsidDel="001E19AC">
          <w:rPr>
            <w:rFonts w:ascii="Gadugi" w:hAnsi="Gadugi" w:cs="Times New Roman"/>
            <w:sz w:val="24"/>
            <w:szCs w:val="24"/>
          </w:rPr>
          <w:delText xml:space="preserve"> </w:delText>
        </w:r>
        <w:r w:rsidR="0033248A" w:rsidDel="001E19AC">
          <w:rPr>
            <w:rFonts w:ascii="Gadugi" w:hAnsi="Gadugi" w:cs="Times New Roman"/>
            <w:sz w:val="24"/>
            <w:szCs w:val="24"/>
          </w:rPr>
          <w:delText>clear upsurge of populist parties</w:delText>
        </w:r>
        <w:r w:rsidR="000C256A" w:rsidDel="001E19AC">
          <w:rPr>
            <w:rFonts w:ascii="Gadugi" w:hAnsi="Gadugi" w:cs="Times New Roman"/>
            <w:sz w:val="24"/>
            <w:szCs w:val="24"/>
          </w:rPr>
          <w:delText xml:space="preserve"> </w:delText>
        </w:r>
        <w:r w:rsidR="00EA6621" w:rsidDel="001E19AC">
          <w:rPr>
            <w:rFonts w:ascii="Gadugi" w:hAnsi="Gadugi" w:cs="Times New Roman"/>
            <w:sz w:val="24"/>
            <w:szCs w:val="24"/>
          </w:rPr>
          <w:delText xml:space="preserve">even </w:delText>
        </w:r>
        <w:r w:rsidR="000C256A" w:rsidDel="001E19AC">
          <w:rPr>
            <w:rFonts w:ascii="Gadugi" w:hAnsi="Gadugi" w:cs="Times New Roman"/>
            <w:sz w:val="24"/>
            <w:szCs w:val="24"/>
          </w:rPr>
          <w:delText>in many stable Western democracies.</w:delText>
        </w:r>
        <w:r w:rsidR="00D41E35" w:rsidDel="001E19AC">
          <w:rPr>
            <w:rFonts w:ascii="Gadugi" w:hAnsi="Gadugi" w:cs="Times New Roman"/>
            <w:sz w:val="24"/>
            <w:szCs w:val="24"/>
          </w:rPr>
          <w:delText xml:space="preserve"> </w:delText>
        </w:r>
      </w:del>
    </w:p>
    <w:p w14:paraId="510B44F1" w14:textId="43D76437" w:rsidR="0033248A" w:rsidRDefault="00E771A1" w:rsidP="002D0523">
      <w:pPr>
        <w:ind w:right="-233"/>
        <w:rPr>
          <w:rFonts w:ascii="Gadugi" w:hAnsi="Gadugi" w:cs="Times New Roman"/>
          <w:sz w:val="24"/>
          <w:szCs w:val="24"/>
        </w:rPr>
      </w:pPr>
      <w:ins w:id="411" w:author="Ben Stanley" w:date="2018-12-03T14:13:00Z">
        <w:r>
          <w:rPr>
            <w:rFonts w:ascii="Gadugi" w:hAnsi="Gadugi" w:cs="Times New Roman"/>
            <w:sz w:val="24"/>
            <w:szCs w:val="24"/>
          </w:rPr>
          <w:lastRenderedPageBreak/>
          <w:t>Em</w:t>
        </w:r>
      </w:ins>
      <w:ins w:id="412" w:author="Ben Stanley" w:date="2018-12-03T14:14:00Z">
        <w:r>
          <w:rPr>
            <w:rFonts w:ascii="Gadugi" w:hAnsi="Gadugi" w:cs="Times New Roman"/>
            <w:sz w:val="24"/>
            <w:szCs w:val="24"/>
          </w:rPr>
          <w:t>pirically, the</w:t>
        </w:r>
      </w:ins>
      <w:ins w:id="413" w:author="Ben Stanley" w:date="2018-12-03T13:56:00Z">
        <w:r w:rsidR="001E19AC">
          <w:rPr>
            <w:rFonts w:ascii="Gadugi" w:hAnsi="Gadugi" w:cs="Times New Roman"/>
            <w:sz w:val="24"/>
            <w:szCs w:val="24"/>
          </w:rPr>
          <w:t xml:space="preserve"> PNES</w:t>
        </w:r>
      </w:ins>
      <w:ins w:id="414" w:author="Ben Stanley" w:date="2018-12-03T14:14:00Z">
        <w:r>
          <w:rPr>
            <w:rFonts w:ascii="Gadugi" w:hAnsi="Gadugi" w:cs="Times New Roman"/>
            <w:sz w:val="24"/>
            <w:szCs w:val="24"/>
          </w:rPr>
          <w:t xml:space="preserve"> 2019</w:t>
        </w:r>
      </w:ins>
      <w:ins w:id="415" w:author="Ben Stanley" w:date="2018-12-03T13:56:00Z">
        <w:r w:rsidR="001E19AC">
          <w:rPr>
            <w:rFonts w:ascii="Gadugi" w:hAnsi="Gadugi" w:cs="Times New Roman"/>
            <w:sz w:val="24"/>
            <w:szCs w:val="24"/>
          </w:rPr>
          <w:t xml:space="preserve"> </w:t>
        </w:r>
      </w:ins>
      <w:del w:id="416" w:author="Ben Stanley" w:date="2018-12-03T13:56:00Z">
        <w:r w:rsidR="00D41E35" w:rsidDel="001E19AC">
          <w:rPr>
            <w:rFonts w:ascii="Gadugi" w:hAnsi="Gadugi" w:cs="Times New Roman"/>
            <w:sz w:val="24"/>
            <w:szCs w:val="24"/>
          </w:rPr>
          <w:delText>Polish NES 2019</w:delText>
        </w:r>
      </w:del>
      <w:r w:rsidR="00D41E35">
        <w:rPr>
          <w:rFonts w:ascii="Gadugi" w:hAnsi="Gadugi" w:cs="Times New Roman"/>
          <w:sz w:val="24"/>
          <w:szCs w:val="24"/>
        </w:rPr>
        <w:t xml:space="preserve"> will </w:t>
      </w:r>
      <w:del w:id="417" w:author="Ben Stanley" w:date="2018-12-03T14:14:00Z">
        <w:r w:rsidR="00D41E35" w:rsidDel="00E771A1">
          <w:rPr>
            <w:rFonts w:ascii="Gadugi" w:hAnsi="Gadugi" w:cs="Times New Roman"/>
            <w:sz w:val="24"/>
            <w:szCs w:val="24"/>
          </w:rPr>
          <w:delText>however embark on two</w:delText>
        </w:r>
      </w:del>
      <w:ins w:id="418" w:author="Ben Stanley" w:date="2018-12-03T14:14:00Z">
        <w:r>
          <w:rPr>
            <w:rFonts w:ascii="Gadugi" w:hAnsi="Gadugi" w:cs="Times New Roman"/>
            <w:sz w:val="24"/>
            <w:szCs w:val="24"/>
          </w:rPr>
          <w:t xml:space="preserve">incorporate two </w:t>
        </w:r>
      </w:ins>
      <w:del w:id="419" w:author="Ben Stanley" w:date="2018-12-03T14:14:00Z">
        <w:r w:rsidR="00D41E35" w:rsidDel="00E771A1">
          <w:rPr>
            <w:rFonts w:ascii="Gadugi" w:hAnsi="Gadugi" w:cs="Times New Roman"/>
            <w:sz w:val="24"/>
            <w:szCs w:val="24"/>
          </w:rPr>
          <w:delText xml:space="preserve"> </w:delText>
        </w:r>
      </w:del>
      <w:r w:rsidR="00D41E35">
        <w:rPr>
          <w:rFonts w:ascii="Gadugi" w:hAnsi="Gadugi" w:cs="Times New Roman"/>
          <w:sz w:val="24"/>
          <w:szCs w:val="24"/>
        </w:rPr>
        <w:t>innovative changes in its design</w:t>
      </w:r>
      <w:ins w:id="420" w:author="Ben Stanley" w:date="2018-12-03T14:15:00Z">
        <w:r>
          <w:rPr>
            <w:rFonts w:ascii="Gadugi" w:hAnsi="Gadugi" w:cs="Times New Roman"/>
            <w:sz w:val="24"/>
            <w:szCs w:val="24"/>
          </w:rPr>
          <w:t>, informed by important theoretical reconsiderations</w:t>
        </w:r>
      </w:ins>
      <w:r w:rsidR="00D41E35">
        <w:rPr>
          <w:rFonts w:ascii="Gadugi" w:hAnsi="Gadugi" w:cs="Times New Roman"/>
          <w:sz w:val="24"/>
          <w:szCs w:val="24"/>
        </w:rPr>
        <w:t xml:space="preserve">. </w:t>
      </w:r>
      <w:del w:id="421" w:author="Ben Stanley" w:date="2018-12-03T14:16:00Z">
        <w:r w:rsidR="00D41E35" w:rsidDel="00E771A1">
          <w:rPr>
            <w:rFonts w:ascii="Gadugi" w:hAnsi="Gadugi" w:cs="Times New Roman"/>
            <w:sz w:val="24"/>
            <w:szCs w:val="24"/>
          </w:rPr>
          <w:delText>First</w:delText>
        </w:r>
      </w:del>
      <w:ins w:id="422" w:author="Ben Stanley" w:date="2018-12-03T14:16:00Z">
        <w:r>
          <w:rPr>
            <w:rFonts w:ascii="Gadugi" w:hAnsi="Gadugi" w:cs="Times New Roman"/>
            <w:sz w:val="24"/>
            <w:szCs w:val="24"/>
          </w:rPr>
          <w:t xml:space="preserve">The first of these is informed by </w:t>
        </w:r>
      </w:ins>
      <w:del w:id="423" w:author="Ben Stanley" w:date="2018-12-03T14:16:00Z">
        <w:r w:rsidR="00D41E35" w:rsidDel="00E771A1">
          <w:rPr>
            <w:rFonts w:ascii="Gadugi" w:hAnsi="Gadugi" w:cs="Times New Roman"/>
            <w:sz w:val="24"/>
            <w:szCs w:val="24"/>
          </w:rPr>
          <w:delText xml:space="preserve">, we are taking seriously the message conveyed by </w:delText>
        </w:r>
      </w:del>
      <w:proofErr w:type="spellStart"/>
      <w:r w:rsidR="00D41E35">
        <w:rPr>
          <w:rFonts w:ascii="Gadugi" w:hAnsi="Gadugi" w:cs="Times New Roman"/>
          <w:sz w:val="24"/>
          <w:szCs w:val="24"/>
        </w:rPr>
        <w:t>Achen</w:t>
      </w:r>
      <w:proofErr w:type="spellEnd"/>
      <w:r w:rsidR="00D41E35">
        <w:rPr>
          <w:rFonts w:ascii="Gadugi" w:hAnsi="Gadugi" w:cs="Times New Roman"/>
          <w:sz w:val="24"/>
          <w:szCs w:val="24"/>
        </w:rPr>
        <w:t xml:space="preserve"> and Bartels</w:t>
      </w:r>
      <w:ins w:id="424" w:author="Ben Stanley" w:date="2018-12-03T14:16:00Z">
        <w:r>
          <w:rPr>
            <w:rFonts w:ascii="Gadugi" w:hAnsi="Gadugi" w:cs="Times New Roman"/>
            <w:sz w:val="24"/>
            <w:szCs w:val="24"/>
          </w:rPr>
          <w:t>’s</w:t>
        </w:r>
      </w:ins>
      <w:r w:rsidR="00D41E35">
        <w:rPr>
          <w:rFonts w:ascii="Gadugi" w:hAnsi="Gadugi" w:cs="Times New Roman"/>
          <w:sz w:val="24"/>
          <w:szCs w:val="24"/>
        </w:rPr>
        <w:t xml:space="preserve"> (2017) </w:t>
      </w:r>
      <w:ins w:id="425" w:author="Ben Stanley" w:date="2018-12-03T14:16:00Z">
        <w:r>
          <w:rPr>
            <w:rFonts w:ascii="Gadugi" w:hAnsi="Gadugi" w:cs="Times New Roman"/>
            <w:sz w:val="24"/>
            <w:szCs w:val="24"/>
          </w:rPr>
          <w:t xml:space="preserve">injunction </w:t>
        </w:r>
      </w:ins>
      <w:r w:rsidR="00D41E35">
        <w:rPr>
          <w:rFonts w:ascii="Gadugi" w:hAnsi="Gadugi" w:cs="Times New Roman"/>
          <w:sz w:val="24"/>
          <w:szCs w:val="24"/>
        </w:rPr>
        <w:t xml:space="preserve">that </w:t>
      </w:r>
      <w:del w:id="426" w:author="Ben Stanley" w:date="2018-12-03T14:16:00Z">
        <w:r w:rsidR="00D41E35" w:rsidDel="00E771A1">
          <w:rPr>
            <w:rFonts w:ascii="Gadugi" w:hAnsi="Gadugi" w:cs="Times New Roman"/>
            <w:sz w:val="24"/>
            <w:szCs w:val="24"/>
          </w:rPr>
          <w:delText xml:space="preserve">definite </w:delText>
        </w:r>
      </w:del>
      <w:ins w:id="427" w:author="Ben Stanley" w:date="2018-12-03T14:16:00Z">
        <w:r>
          <w:rPr>
            <w:rFonts w:ascii="Gadugi" w:hAnsi="Gadugi" w:cs="Times New Roman"/>
            <w:sz w:val="24"/>
            <w:szCs w:val="24"/>
          </w:rPr>
          <w:t xml:space="preserve">greater </w:t>
        </w:r>
      </w:ins>
      <w:r w:rsidR="00D41E35">
        <w:rPr>
          <w:rFonts w:ascii="Gadugi" w:hAnsi="Gadugi" w:cs="Times New Roman"/>
          <w:sz w:val="24"/>
          <w:szCs w:val="24"/>
        </w:rPr>
        <w:t>emphasis should be placed on</w:t>
      </w:r>
      <w:ins w:id="428" w:author="Ben Stanley" w:date="2018-12-03T14:16:00Z">
        <w:r>
          <w:rPr>
            <w:rFonts w:ascii="Gadugi" w:hAnsi="Gadugi" w:cs="Times New Roman"/>
            <w:sz w:val="24"/>
            <w:szCs w:val="24"/>
          </w:rPr>
          <w:t xml:space="preserve"> the nature of</w:t>
        </w:r>
      </w:ins>
      <w:r w:rsidR="00D41E35">
        <w:rPr>
          <w:rFonts w:ascii="Gadugi" w:hAnsi="Gadugi" w:cs="Times New Roman"/>
          <w:sz w:val="24"/>
          <w:szCs w:val="24"/>
        </w:rPr>
        <w:t xml:space="preserve"> citizens</w:t>
      </w:r>
      <w:r w:rsidR="00C46DCA">
        <w:rPr>
          <w:rFonts w:ascii="Gadugi" w:hAnsi="Gadugi" w:cs="Times New Roman"/>
          <w:sz w:val="24"/>
          <w:szCs w:val="24"/>
        </w:rPr>
        <w:t>’</w:t>
      </w:r>
      <w:r w:rsidR="00D41E35">
        <w:rPr>
          <w:rFonts w:ascii="Gadugi" w:hAnsi="Gadugi" w:cs="Times New Roman"/>
          <w:sz w:val="24"/>
          <w:szCs w:val="24"/>
        </w:rPr>
        <w:t xml:space="preserve"> social identities and</w:t>
      </w:r>
      <w:ins w:id="429" w:author="Ben Stanley" w:date="2018-12-03T14:16:00Z">
        <w:r>
          <w:rPr>
            <w:rFonts w:ascii="Gadugi" w:hAnsi="Gadugi" w:cs="Times New Roman"/>
            <w:sz w:val="24"/>
            <w:szCs w:val="24"/>
          </w:rPr>
          <w:t xml:space="preserve"> their</w:t>
        </w:r>
      </w:ins>
      <w:r w:rsidR="00D41E35">
        <w:rPr>
          <w:rFonts w:ascii="Gadugi" w:hAnsi="Gadugi" w:cs="Times New Roman"/>
          <w:sz w:val="24"/>
          <w:szCs w:val="24"/>
        </w:rPr>
        <w:t xml:space="preserve"> newly</w:t>
      </w:r>
      <w:ins w:id="430" w:author="Ben Stanley" w:date="2018-12-03T14:16:00Z">
        <w:r>
          <w:rPr>
            <w:rFonts w:ascii="Gadugi" w:hAnsi="Gadugi" w:cs="Times New Roman"/>
            <w:sz w:val="24"/>
            <w:szCs w:val="24"/>
          </w:rPr>
          <w:t>-</w:t>
        </w:r>
      </w:ins>
      <w:del w:id="431" w:author="Ben Stanley" w:date="2018-12-03T14:16:00Z">
        <w:r w:rsidR="00D41E35" w:rsidDel="00E771A1">
          <w:rPr>
            <w:rFonts w:ascii="Gadugi" w:hAnsi="Gadugi" w:cs="Times New Roman"/>
            <w:sz w:val="24"/>
            <w:szCs w:val="24"/>
          </w:rPr>
          <w:delText xml:space="preserve"> </w:delText>
        </w:r>
      </w:del>
      <w:r w:rsidR="00D41E35">
        <w:rPr>
          <w:rFonts w:ascii="Gadugi" w:hAnsi="Gadugi" w:cs="Times New Roman"/>
          <w:sz w:val="24"/>
          <w:szCs w:val="24"/>
        </w:rPr>
        <w:t xml:space="preserve">created bonds in informal networks. </w:t>
      </w:r>
      <w:del w:id="432" w:author="Ben Stanley" w:date="2018-12-03T14:16:00Z">
        <w:r w:rsidR="00D41E35" w:rsidDel="00E771A1">
          <w:rPr>
            <w:rFonts w:ascii="Gadugi" w:hAnsi="Gadugi" w:cs="Times New Roman"/>
            <w:sz w:val="24"/>
            <w:szCs w:val="24"/>
          </w:rPr>
          <w:delText xml:space="preserve">Their </w:delText>
        </w:r>
      </w:del>
      <w:ins w:id="433" w:author="Ben Stanley" w:date="2018-12-03T14:16:00Z">
        <w:r>
          <w:rPr>
            <w:rFonts w:ascii="Gadugi" w:hAnsi="Gadugi" w:cs="Times New Roman"/>
            <w:sz w:val="24"/>
            <w:szCs w:val="24"/>
          </w:rPr>
          <w:t xml:space="preserve">This </w:t>
        </w:r>
      </w:ins>
      <w:r w:rsidR="00D41E35">
        <w:rPr>
          <w:rFonts w:ascii="Gadugi" w:hAnsi="Gadugi" w:cs="Times New Roman"/>
          <w:sz w:val="24"/>
          <w:szCs w:val="24"/>
        </w:rPr>
        <w:t xml:space="preserve">work </w:t>
      </w:r>
      <w:ins w:id="434" w:author="Ben Stanley" w:date="2018-12-03T14:17:00Z">
        <w:r>
          <w:rPr>
            <w:rFonts w:ascii="Gadugi" w:hAnsi="Gadugi" w:cs="Times New Roman"/>
            <w:sz w:val="24"/>
            <w:szCs w:val="24"/>
          </w:rPr>
          <w:t xml:space="preserve">has </w:t>
        </w:r>
      </w:ins>
      <w:r w:rsidR="00D41E35">
        <w:rPr>
          <w:rFonts w:ascii="Gadugi" w:hAnsi="Gadugi" w:cs="Times New Roman"/>
          <w:sz w:val="24"/>
          <w:szCs w:val="24"/>
        </w:rPr>
        <w:t xml:space="preserve">attracted </w:t>
      </w:r>
      <w:del w:id="435" w:author="Ben Stanley" w:date="2018-12-03T14:17:00Z">
        <w:r w:rsidR="00D41E35" w:rsidDel="00E771A1">
          <w:rPr>
            <w:rFonts w:ascii="Gadugi" w:hAnsi="Gadugi" w:cs="Times New Roman"/>
            <w:sz w:val="24"/>
            <w:szCs w:val="24"/>
          </w:rPr>
          <w:delText>a lot of</w:delText>
        </w:r>
      </w:del>
      <w:ins w:id="436" w:author="Ben Stanley" w:date="2018-12-03T14:17:00Z">
        <w:r>
          <w:rPr>
            <w:rFonts w:ascii="Gadugi" w:hAnsi="Gadugi" w:cs="Times New Roman"/>
            <w:sz w:val="24"/>
            <w:szCs w:val="24"/>
          </w:rPr>
          <w:t>substantial</w:t>
        </w:r>
      </w:ins>
      <w:r w:rsidR="00D41E35">
        <w:rPr>
          <w:rFonts w:ascii="Gadugi" w:hAnsi="Gadugi" w:cs="Times New Roman"/>
          <w:sz w:val="24"/>
          <w:szCs w:val="24"/>
        </w:rPr>
        <w:t xml:space="preserve"> attention and </w:t>
      </w:r>
      <w:del w:id="437" w:author="Ben Stanley" w:date="2018-12-03T14:17:00Z">
        <w:r w:rsidR="00D41E35" w:rsidDel="00E771A1">
          <w:rPr>
            <w:rFonts w:ascii="Gadugi" w:hAnsi="Gadugi" w:cs="Times New Roman"/>
            <w:sz w:val="24"/>
            <w:szCs w:val="24"/>
          </w:rPr>
          <w:delText>initial testing in</w:delText>
        </w:r>
      </w:del>
      <w:ins w:id="438" w:author="Ben Stanley" w:date="2018-12-03T14:17:00Z">
        <w:r>
          <w:rPr>
            <w:rFonts w:ascii="Gadugi" w:hAnsi="Gadugi" w:cs="Times New Roman"/>
            <w:sz w:val="24"/>
            <w:szCs w:val="24"/>
          </w:rPr>
          <w:t>has been subjected to empirical testing in</w:t>
        </w:r>
      </w:ins>
      <w:r w:rsidR="00D41E35">
        <w:rPr>
          <w:rFonts w:ascii="Gadugi" w:hAnsi="Gadugi" w:cs="Times New Roman"/>
          <w:sz w:val="24"/>
          <w:szCs w:val="24"/>
        </w:rPr>
        <w:t xml:space="preserve"> (</w:t>
      </w:r>
      <w:del w:id="439" w:author="Ben Stanley" w:date="2018-12-03T14:17:00Z">
        <w:r w:rsidR="00D41E35" w:rsidDel="00E771A1">
          <w:rPr>
            <w:rFonts w:ascii="Gadugi" w:hAnsi="Gadugi" w:cs="Times New Roman"/>
            <w:sz w:val="24"/>
            <w:szCs w:val="24"/>
          </w:rPr>
          <w:delText>mostly</w:delText>
        </w:r>
      </w:del>
      <w:ins w:id="440" w:author="Ben Stanley" w:date="2018-12-03T14:17:00Z">
        <w:r>
          <w:rPr>
            <w:rFonts w:ascii="Gadugi" w:hAnsi="Gadugi" w:cs="Times New Roman"/>
            <w:sz w:val="24"/>
            <w:szCs w:val="24"/>
          </w:rPr>
          <w:t>primarily</w:t>
        </w:r>
      </w:ins>
      <w:r w:rsidR="00D41E35">
        <w:rPr>
          <w:rFonts w:ascii="Gadugi" w:hAnsi="Gadugi" w:cs="Times New Roman"/>
          <w:sz w:val="24"/>
          <w:szCs w:val="24"/>
        </w:rPr>
        <w:t>) the European context (</w:t>
      </w:r>
      <w:proofErr w:type="spellStart"/>
      <w:r w:rsidR="00D41E35">
        <w:rPr>
          <w:rFonts w:ascii="Gadugi" w:hAnsi="Gadugi" w:cs="Times New Roman"/>
          <w:sz w:val="24"/>
          <w:szCs w:val="24"/>
        </w:rPr>
        <w:t>Dassonneville</w:t>
      </w:r>
      <w:proofErr w:type="spellEnd"/>
      <w:r w:rsidR="00D41E35">
        <w:rPr>
          <w:rFonts w:ascii="Gadugi" w:hAnsi="Gadugi" w:cs="Times New Roman"/>
          <w:sz w:val="24"/>
          <w:szCs w:val="24"/>
        </w:rPr>
        <w:t xml:space="preserve"> &amp; Wass 2017; </w:t>
      </w:r>
      <w:proofErr w:type="spellStart"/>
      <w:r w:rsidR="00D41E35">
        <w:rPr>
          <w:rFonts w:ascii="Gadugi" w:hAnsi="Gadugi" w:cs="Times New Roman"/>
          <w:sz w:val="24"/>
          <w:szCs w:val="24"/>
        </w:rPr>
        <w:t>Langsaether</w:t>
      </w:r>
      <w:proofErr w:type="spellEnd"/>
      <w:r w:rsidR="00D41E35">
        <w:rPr>
          <w:rFonts w:ascii="Gadugi" w:hAnsi="Gadugi" w:cs="Times New Roman"/>
          <w:sz w:val="24"/>
          <w:szCs w:val="24"/>
        </w:rPr>
        <w:t xml:space="preserve"> et al 2017; </w:t>
      </w:r>
      <w:proofErr w:type="spellStart"/>
      <w:r w:rsidR="005D303A">
        <w:rPr>
          <w:rFonts w:ascii="Gadugi" w:hAnsi="Gadugi" w:cs="Times New Roman"/>
          <w:sz w:val="24"/>
          <w:szCs w:val="24"/>
        </w:rPr>
        <w:t>Patkos</w:t>
      </w:r>
      <w:proofErr w:type="spellEnd"/>
      <w:r w:rsidR="005D303A">
        <w:rPr>
          <w:rFonts w:ascii="Gadugi" w:hAnsi="Gadugi" w:cs="Times New Roman"/>
          <w:sz w:val="24"/>
          <w:szCs w:val="24"/>
        </w:rPr>
        <w:t xml:space="preserve"> 2017). </w:t>
      </w:r>
      <w:del w:id="441" w:author="Ben Stanley" w:date="2018-12-03T14:17:00Z">
        <w:r w:rsidR="00C46DCA" w:rsidDel="00E771A1">
          <w:rPr>
            <w:rFonts w:ascii="Gadugi" w:hAnsi="Gadugi" w:cs="Times New Roman"/>
            <w:sz w:val="24"/>
            <w:szCs w:val="24"/>
          </w:rPr>
          <w:delText>To be sure, our</w:delText>
        </w:r>
      </w:del>
      <w:ins w:id="442" w:author="Ben Stanley" w:date="2018-12-03T14:17:00Z">
        <w:r>
          <w:rPr>
            <w:rFonts w:ascii="Gadugi" w:hAnsi="Gadugi" w:cs="Times New Roman"/>
            <w:sz w:val="24"/>
            <w:szCs w:val="24"/>
          </w:rPr>
          <w:t>Our</w:t>
        </w:r>
      </w:ins>
      <w:r w:rsidR="00C46DCA">
        <w:rPr>
          <w:rFonts w:ascii="Gadugi" w:hAnsi="Gadugi" w:cs="Times New Roman"/>
          <w:sz w:val="24"/>
          <w:szCs w:val="24"/>
        </w:rPr>
        <w:t xml:space="preserve"> goal is to test the relative impact of </w:t>
      </w:r>
      <w:del w:id="443" w:author="Ben Stanley" w:date="2018-12-03T14:17:00Z">
        <w:r w:rsidR="00C46DCA" w:rsidDel="00E771A1">
          <w:rPr>
            <w:rFonts w:ascii="Gadugi" w:hAnsi="Gadugi" w:cs="Times New Roman"/>
            <w:sz w:val="24"/>
            <w:szCs w:val="24"/>
          </w:rPr>
          <w:delText xml:space="preserve">these </w:delText>
        </w:r>
      </w:del>
      <w:r w:rsidR="00C46DCA">
        <w:rPr>
          <w:rFonts w:ascii="Gadugi" w:hAnsi="Gadugi" w:cs="Times New Roman"/>
          <w:sz w:val="24"/>
          <w:szCs w:val="24"/>
        </w:rPr>
        <w:t xml:space="preserve">social identities and bonds </w:t>
      </w:r>
      <w:ins w:id="444" w:author="Ben Stanley" w:date="2018-12-03T14:17:00Z">
        <w:r>
          <w:rPr>
            <w:rFonts w:ascii="Gadugi" w:hAnsi="Gadugi" w:cs="Times New Roman"/>
            <w:sz w:val="24"/>
            <w:szCs w:val="24"/>
          </w:rPr>
          <w:t xml:space="preserve">as </w:t>
        </w:r>
      </w:ins>
      <w:proofErr w:type="spellStart"/>
      <w:ins w:id="445" w:author="Ben Stanley" w:date="2018-12-03T14:18:00Z">
        <w:r>
          <w:rPr>
            <w:rFonts w:ascii="Gadugi" w:hAnsi="Gadugi" w:cs="Times New Roman"/>
            <w:sz w:val="24"/>
            <w:szCs w:val="24"/>
          </w:rPr>
          <w:t>theorised</w:t>
        </w:r>
        <w:proofErr w:type="spellEnd"/>
        <w:r>
          <w:rPr>
            <w:rFonts w:ascii="Gadugi" w:hAnsi="Gadugi" w:cs="Times New Roman"/>
            <w:sz w:val="24"/>
            <w:szCs w:val="24"/>
          </w:rPr>
          <w:t xml:space="preserve"> by </w:t>
        </w:r>
        <w:proofErr w:type="spellStart"/>
        <w:r>
          <w:rPr>
            <w:rFonts w:ascii="Gadugi" w:hAnsi="Gadugi" w:cs="Times New Roman"/>
            <w:sz w:val="24"/>
            <w:szCs w:val="24"/>
          </w:rPr>
          <w:t>Achen</w:t>
        </w:r>
        <w:proofErr w:type="spellEnd"/>
        <w:r>
          <w:rPr>
            <w:rFonts w:ascii="Gadugi" w:hAnsi="Gadugi" w:cs="Times New Roman"/>
            <w:sz w:val="24"/>
            <w:szCs w:val="24"/>
          </w:rPr>
          <w:t xml:space="preserve"> and Bartels </w:t>
        </w:r>
      </w:ins>
      <w:ins w:id="446" w:author="Ben Stanley" w:date="2018-12-03T14:19:00Z">
        <w:r>
          <w:rPr>
            <w:rFonts w:ascii="Gadugi" w:hAnsi="Gadugi" w:cs="Times New Roman"/>
            <w:sz w:val="24"/>
            <w:szCs w:val="24"/>
          </w:rPr>
          <w:t xml:space="preserve">compared with that of </w:t>
        </w:r>
      </w:ins>
      <w:del w:id="447" w:author="Ben Stanley" w:date="2018-12-03T14:18:00Z">
        <w:r w:rsidR="00C46DCA" w:rsidDel="00E771A1">
          <w:rPr>
            <w:rFonts w:ascii="Gadugi" w:hAnsi="Gadugi" w:cs="Times New Roman"/>
            <w:sz w:val="24"/>
            <w:szCs w:val="24"/>
          </w:rPr>
          <w:delText xml:space="preserve">vis a vis the </w:delText>
        </w:r>
        <w:r w:rsidR="00737423" w:rsidDel="00E771A1">
          <w:rPr>
            <w:rFonts w:ascii="Gadugi" w:hAnsi="Gadugi" w:cs="Times New Roman"/>
            <w:sz w:val="24"/>
            <w:szCs w:val="24"/>
          </w:rPr>
          <w:delText xml:space="preserve">effects of the </w:delText>
        </w:r>
        <w:r w:rsidR="00C46DCA" w:rsidDel="00E771A1">
          <w:rPr>
            <w:rFonts w:ascii="Gadugi" w:hAnsi="Gadugi" w:cs="Times New Roman"/>
            <w:sz w:val="24"/>
            <w:szCs w:val="24"/>
          </w:rPr>
          <w:delText xml:space="preserve">traditional explanatory factors such as </w:delText>
        </w:r>
      </w:del>
      <w:r w:rsidR="00C46DCA">
        <w:rPr>
          <w:rFonts w:ascii="Gadugi" w:hAnsi="Gadugi" w:cs="Times New Roman"/>
          <w:sz w:val="24"/>
          <w:szCs w:val="24"/>
        </w:rPr>
        <w:t xml:space="preserve">cleavages, retrospective accountability, </w:t>
      </w:r>
      <w:del w:id="448" w:author="Ben Stanley" w:date="2018-12-03T14:19:00Z">
        <w:r w:rsidR="00C46DCA" w:rsidDel="00E771A1">
          <w:rPr>
            <w:rFonts w:ascii="Gadugi" w:hAnsi="Gadugi" w:cs="Times New Roman"/>
            <w:sz w:val="24"/>
            <w:szCs w:val="24"/>
          </w:rPr>
          <w:delText xml:space="preserve">the </w:delText>
        </w:r>
      </w:del>
      <w:r w:rsidR="00C46DCA">
        <w:rPr>
          <w:rFonts w:ascii="Gadugi" w:hAnsi="Gadugi" w:cs="Times New Roman"/>
          <w:sz w:val="24"/>
          <w:szCs w:val="24"/>
        </w:rPr>
        <w:t xml:space="preserve">quality of policy representation </w:t>
      </w:r>
      <w:del w:id="449" w:author="Ben Stanley" w:date="2018-12-03T14:19:00Z">
        <w:r w:rsidR="00C46DCA" w:rsidDel="00E771A1">
          <w:rPr>
            <w:rFonts w:ascii="Gadugi" w:hAnsi="Gadugi" w:cs="Times New Roman"/>
            <w:sz w:val="24"/>
            <w:szCs w:val="24"/>
          </w:rPr>
          <w:delText>and the like</w:delText>
        </w:r>
      </w:del>
      <w:ins w:id="450" w:author="Ben Stanley" w:date="2018-12-03T14:19:00Z">
        <w:r>
          <w:rPr>
            <w:rFonts w:ascii="Gadugi" w:hAnsi="Gadugi" w:cs="Times New Roman"/>
            <w:sz w:val="24"/>
            <w:szCs w:val="24"/>
          </w:rPr>
          <w:t xml:space="preserve">and other traditional explanatory factors in the determination of </w:t>
        </w:r>
      </w:ins>
      <w:ins w:id="451" w:author="Ben Stanley" w:date="2018-12-03T14:20:00Z">
        <w:r w:rsidR="00984C3D">
          <w:rPr>
            <w:rFonts w:ascii="Gadugi" w:hAnsi="Gadugi" w:cs="Times New Roman"/>
            <w:sz w:val="24"/>
            <w:szCs w:val="24"/>
          </w:rPr>
          <w:t>vote choice</w:t>
        </w:r>
      </w:ins>
      <w:r w:rsidR="00C46DCA">
        <w:rPr>
          <w:rFonts w:ascii="Gadugi" w:hAnsi="Gadugi" w:cs="Times New Roman"/>
          <w:sz w:val="24"/>
          <w:szCs w:val="24"/>
        </w:rPr>
        <w:t xml:space="preserve">. </w:t>
      </w:r>
      <w:del w:id="452" w:author="Ben Stanley" w:date="2018-12-03T14:21:00Z">
        <w:r w:rsidR="005D303A" w:rsidDel="00984C3D">
          <w:rPr>
            <w:rFonts w:ascii="Gadugi" w:hAnsi="Gadugi" w:cs="Times New Roman"/>
            <w:sz w:val="24"/>
            <w:szCs w:val="24"/>
          </w:rPr>
          <w:delText>Second, we will</w:delText>
        </w:r>
      </w:del>
      <w:ins w:id="453" w:author="Ben Stanley" w:date="2018-12-03T14:21:00Z">
        <w:r w:rsidR="00984C3D">
          <w:rPr>
            <w:rFonts w:ascii="Gadugi" w:hAnsi="Gadugi" w:cs="Times New Roman"/>
            <w:sz w:val="24"/>
            <w:szCs w:val="24"/>
          </w:rPr>
          <w:t>Our second innovation is to embrace the long-</w:t>
        </w:r>
        <w:proofErr w:type="spellStart"/>
        <w:r w:rsidR="00984C3D">
          <w:rPr>
            <w:rFonts w:ascii="Gadugi" w:hAnsi="Gadugi" w:cs="Times New Roman"/>
            <w:sz w:val="24"/>
            <w:szCs w:val="24"/>
          </w:rPr>
          <w:t>neglected</w:t>
        </w:r>
      </w:ins>
      <w:del w:id="454" w:author="Ben Stanley" w:date="2018-12-03T14:21:00Z">
        <w:r w:rsidR="005D303A" w:rsidDel="00984C3D">
          <w:rPr>
            <w:rFonts w:ascii="Gadugi" w:hAnsi="Gadugi" w:cs="Times New Roman"/>
            <w:sz w:val="24"/>
            <w:szCs w:val="24"/>
          </w:rPr>
          <w:delText xml:space="preserve"> definitely </w:delText>
        </w:r>
        <w:r w:rsidR="0089159A" w:rsidDel="00984C3D">
          <w:rPr>
            <w:rFonts w:ascii="Gadugi" w:hAnsi="Gadugi" w:cs="Times New Roman"/>
            <w:sz w:val="24"/>
            <w:szCs w:val="24"/>
          </w:rPr>
          <w:delText>abide by</w:delText>
        </w:r>
        <w:r w:rsidR="005D303A" w:rsidDel="00984C3D">
          <w:rPr>
            <w:rFonts w:ascii="Gadugi" w:hAnsi="Gadugi" w:cs="Times New Roman"/>
            <w:sz w:val="24"/>
            <w:szCs w:val="24"/>
          </w:rPr>
          <w:delText xml:space="preserve"> the –</w:delText>
        </w:r>
        <w:r w:rsidR="0089159A" w:rsidDel="00984C3D">
          <w:rPr>
            <w:rFonts w:ascii="Gadugi" w:hAnsi="Gadugi" w:cs="Times New Roman"/>
            <w:sz w:val="24"/>
            <w:szCs w:val="24"/>
          </w:rPr>
          <w:delText xml:space="preserve"> </w:delText>
        </w:r>
        <w:r w:rsidR="005D303A" w:rsidDel="00984C3D">
          <w:rPr>
            <w:rFonts w:ascii="Gadugi" w:hAnsi="Gadugi" w:cs="Times New Roman"/>
            <w:sz w:val="24"/>
            <w:szCs w:val="24"/>
          </w:rPr>
          <w:delText xml:space="preserve">too </w:delText>
        </w:r>
        <w:r w:rsidR="0089159A" w:rsidDel="00984C3D">
          <w:rPr>
            <w:rFonts w:ascii="Gadugi" w:hAnsi="Gadugi" w:cs="Times New Roman"/>
            <w:sz w:val="24"/>
            <w:szCs w:val="24"/>
          </w:rPr>
          <w:delText xml:space="preserve">long </w:delText>
        </w:r>
        <w:r w:rsidR="005D303A" w:rsidDel="00984C3D">
          <w:rPr>
            <w:rFonts w:ascii="Gadugi" w:hAnsi="Gadugi" w:cs="Times New Roman"/>
            <w:sz w:val="24"/>
            <w:szCs w:val="24"/>
          </w:rPr>
          <w:delText xml:space="preserve">neglected – </w:delText>
        </w:r>
      </w:del>
      <w:r w:rsidR="005D303A">
        <w:rPr>
          <w:rFonts w:ascii="Gadugi" w:hAnsi="Gadugi" w:cs="Times New Roman"/>
          <w:sz w:val="24"/>
          <w:szCs w:val="24"/>
        </w:rPr>
        <w:t>methodological</w:t>
      </w:r>
      <w:proofErr w:type="spellEnd"/>
      <w:r w:rsidR="005D303A">
        <w:rPr>
          <w:rFonts w:ascii="Gadugi" w:hAnsi="Gadugi" w:cs="Times New Roman"/>
          <w:sz w:val="24"/>
          <w:szCs w:val="24"/>
        </w:rPr>
        <w:t xml:space="preserve"> </w:t>
      </w:r>
      <w:r w:rsidR="0089159A">
        <w:rPr>
          <w:rFonts w:ascii="Gadugi" w:hAnsi="Gadugi" w:cs="Times New Roman"/>
          <w:sz w:val="24"/>
          <w:szCs w:val="24"/>
        </w:rPr>
        <w:t>insistence on</w:t>
      </w:r>
      <w:r w:rsidR="005D303A">
        <w:rPr>
          <w:rFonts w:ascii="Gadugi" w:hAnsi="Gadugi" w:cs="Times New Roman"/>
          <w:sz w:val="24"/>
          <w:szCs w:val="24"/>
        </w:rPr>
        <w:t xml:space="preserve"> the “heterogeneity assumption” in the study of electoral </w:t>
      </w:r>
      <w:proofErr w:type="spellStart"/>
      <w:r w:rsidR="005D303A">
        <w:rPr>
          <w:rFonts w:ascii="Gadugi" w:hAnsi="Gadugi" w:cs="Times New Roman"/>
          <w:sz w:val="24"/>
          <w:szCs w:val="24"/>
        </w:rPr>
        <w:t>behavio</w:t>
      </w:r>
      <w:ins w:id="455" w:author="Ben Stanley" w:date="2018-12-03T14:21:00Z">
        <w:r w:rsidR="00984C3D">
          <w:rPr>
            <w:rFonts w:ascii="Gadugi" w:hAnsi="Gadugi" w:cs="Times New Roman"/>
            <w:sz w:val="24"/>
            <w:szCs w:val="24"/>
          </w:rPr>
          <w:t>u</w:t>
        </w:r>
      </w:ins>
      <w:r w:rsidR="005D303A">
        <w:rPr>
          <w:rFonts w:ascii="Gadugi" w:hAnsi="Gadugi" w:cs="Times New Roman"/>
          <w:sz w:val="24"/>
          <w:szCs w:val="24"/>
        </w:rPr>
        <w:t>r</w:t>
      </w:r>
      <w:proofErr w:type="spellEnd"/>
      <w:r w:rsidR="0089159A">
        <w:rPr>
          <w:rFonts w:ascii="Gadugi" w:hAnsi="Gadugi" w:cs="Times New Roman"/>
          <w:sz w:val="24"/>
          <w:szCs w:val="24"/>
        </w:rPr>
        <w:t xml:space="preserve"> (</w:t>
      </w:r>
      <w:proofErr w:type="spellStart"/>
      <w:r w:rsidR="0089159A">
        <w:rPr>
          <w:rFonts w:ascii="Gadugi" w:hAnsi="Gadugi" w:cs="Times New Roman"/>
          <w:sz w:val="24"/>
          <w:szCs w:val="24"/>
        </w:rPr>
        <w:t>cf</w:t>
      </w:r>
      <w:proofErr w:type="spellEnd"/>
      <w:r w:rsidR="0089159A">
        <w:rPr>
          <w:rFonts w:ascii="Gadugi" w:hAnsi="Gadugi" w:cs="Times New Roman"/>
          <w:sz w:val="24"/>
          <w:szCs w:val="24"/>
        </w:rPr>
        <w:t xml:space="preserve"> Rivers 1988)</w:t>
      </w:r>
      <w:r w:rsidR="005D303A">
        <w:rPr>
          <w:rFonts w:ascii="Gadugi" w:hAnsi="Gadugi" w:cs="Times New Roman"/>
          <w:sz w:val="24"/>
          <w:szCs w:val="24"/>
        </w:rPr>
        <w:t xml:space="preserve">. In other words, </w:t>
      </w:r>
      <w:r w:rsidR="0089159A">
        <w:rPr>
          <w:rFonts w:ascii="Gadugi" w:hAnsi="Gadugi" w:cs="Times New Roman"/>
          <w:sz w:val="24"/>
          <w:szCs w:val="24"/>
        </w:rPr>
        <w:t>we depart</w:t>
      </w:r>
      <w:del w:id="456" w:author="Ben Stanley" w:date="2018-12-03T14:21:00Z">
        <w:r w:rsidR="0089159A" w:rsidDel="00984C3D">
          <w:rPr>
            <w:rFonts w:ascii="Gadugi" w:hAnsi="Gadugi" w:cs="Times New Roman"/>
            <w:sz w:val="24"/>
            <w:szCs w:val="24"/>
          </w:rPr>
          <w:delText xml:space="preserve"> </w:delText>
        </w:r>
      </w:del>
      <w:r w:rsidR="0089159A">
        <w:rPr>
          <w:rFonts w:ascii="Gadugi" w:hAnsi="Gadugi" w:cs="Times New Roman"/>
          <w:sz w:val="24"/>
          <w:szCs w:val="24"/>
        </w:rPr>
        <w:t xml:space="preserve"> from </w:t>
      </w:r>
      <w:r w:rsidR="005D303A">
        <w:rPr>
          <w:rFonts w:ascii="Gadugi" w:hAnsi="Gadugi" w:cs="Times New Roman"/>
          <w:sz w:val="24"/>
          <w:szCs w:val="24"/>
        </w:rPr>
        <w:t>the “homogeneity assumption”</w:t>
      </w:r>
      <w:ins w:id="457" w:author="Ben Stanley" w:date="2018-12-03T14:22:00Z">
        <w:r w:rsidR="00984C3D">
          <w:rPr>
            <w:rFonts w:ascii="Gadugi" w:hAnsi="Gadugi" w:cs="Times New Roman"/>
            <w:sz w:val="24"/>
            <w:szCs w:val="24"/>
          </w:rPr>
          <w:t xml:space="preserve"> which leads to the pursuit of</w:t>
        </w:r>
      </w:ins>
      <w:del w:id="458" w:author="Ben Stanley" w:date="2018-12-03T14:22:00Z">
        <w:r w:rsidR="00737423" w:rsidDel="00984C3D">
          <w:rPr>
            <w:rFonts w:ascii="Gadugi" w:hAnsi="Gadugi" w:cs="Times New Roman"/>
            <w:sz w:val="24"/>
            <w:szCs w:val="24"/>
          </w:rPr>
          <w:delText xml:space="preserve">, meant to </w:delText>
        </w:r>
        <w:r w:rsidR="0089159A" w:rsidDel="00984C3D">
          <w:rPr>
            <w:rFonts w:ascii="Gadugi" w:hAnsi="Gadugi" w:cs="Times New Roman"/>
            <w:sz w:val="24"/>
            <w:szCs w:val="24"/>
          </w:rPr>
          <w:delText>construct</w:delText>
        </w:r>
      </w:del>
      <w:r w:rsidR="00737423">
        <w:rPr>
          <w:rFonts w:ascii="Gadugi" w:hAnsi="Gadugi" w:cs="Times New Roman"/>
          <w:sz w:val="24"/>
          <w:szCs w:val="24"/>
        </w:rPr>
        <w:t xml:space="preserve"> </w:t>
      </w:r>
      <w:r w:rsidR="005D303A">
        <w:rPr>
          <w:rFonts w:ascii="Gadugi" w:hAnsi="Gadugi" w:cs="Times New Roman"/>
          <w:sz w:val="24"/>
          <w:szCs w:val="24"/>
        </w:rPr>
        <w:t>general models of the vote function</w:t>
      </w:r>
      <w:r w:rsidR="00CF180B">
        <w:rPr>
          <w:rFonts w:ascii="Gadugi" w:hAnsi="Gadugi" w:cs="Times New Roman"/>
          <w:sz w:val="24"/>
          <w:szCs w:val="24"/>
        </w:rPr>
        <w:t xml:space="preserve"> and</w:t>
      </w:r>
      <w:r w:rsidR="0089159A">
        <w:rPr>
          <w:rFonts w:ascii="Gadugi" w:hAnsi="Gadugi" w:cs="Times New Roman"/>
          <w:sz w:val="24"/>
          <w:szCs w:val="24"/>
        </w:rPr>
        <w:t xml:space="preserve"> a common approach to </w:t>
      </w:r>
      <w:ins w:id="459" w:author="Ben Stanley" w:date="2018-12-03T14:22:00Z">
        <w:r w:rsidR="00984C3D">
          <w:rPr>
            <w:rFonts w:ascii="Gadugi" w:hAnsi="Gadugi" w:cs="Times New Roman"/>
            <w:sz w:val="24"/>
            <w:szCs w:val="24"/>
          </w:rPr>
          <w:t>the identification of</w:t>
        </w:r>
      </w:ins>
      <w:del w:id="460" w:author="Ben Stanley" w:date="2018-12-03T14:22:00Z">
        <w:r w:rsidR="0089159A" w:rsidDel="00984C3D">
          <w:rPr>
            <w:rFonts w:ascii="Gadugi" w:hAnsi="Gadugi" w:cs="Times New Roman"/>
            <w:sz w:val="24"/>
            <w:szCs w:val="24"/>
          </w:rPr>
          <w:delText>identify</w:delText>
        </w:r>
      </w:del>
      <w:r w:rsidR="0089159A">
        <w:rPr>
          <w:rFonts w:ascii="Gadugi" w:hAnsi="Gadugi" w:cs="Times New Roman"/>
          <w:sz w:val="24"/>
          <w:szCs w:val="24"/>
        </w:rPr>
        <w:t xml:space="preserve"> predictors of voting decisions</w:t>
      </w:r>
      <w:ins w:id="461" w:author="Ben Stanley" w:date="2018-12-03T14:22:00Z">
        <w:r w:rsidR="00984C3D">
          <w:rPr>
            <w:rFonts w:ascii="Gadugi" w:hAnsi="Gadugi" w:cs="Times New Roman"/>
            <w:sz w:val="24"/>
            <w:szCs w:val="24"/>
          </w:rPr>
          <w:t>, and the postulation of a</w:t>
        </w:r>
      </w:ins>
      <w:r w:rsidR="00CF180B">
        <w:rPr>
          <w:rFonts w:ascii="Gadugi" w:hAnsi="Gadugi" w:cs="Times New Roman"/>
          <w:sz w:val="24"/>
          <w:szCs w:val="24"/>
        </w:rPr>
        <w:t xml:space="preserve"> </w:t>
      </w:r>
      <w:del w:id="462" w:author="Ben Stanley" w:date="2018-12-03T14:22:00Z">
        <w:r w:rsidR="00CF180B" w:rsidDel="00984C3D">
          <w:rPr>
            <w:rFonts w:ascii="Gadugi" w:hAnsi="Gadugi" w:cs="Times New Roman"/>
            <w:sz w:val="24"/>
            <w:szCs w:val="24"/>
          </w:rPr>
          <w:delText>as well as to</w:delText>
        </w:r>
        <w:r w:rsidR="0089159A" w:rsidDel="00984C3D">
          <w:rPr>
            <w:rFonts w:ascii="Gadugi" w:hAnsi="Gadugi" w:cs="Times New Roman"/>
            <w:sz w:val="24"/>
            <w:szCs w:val="24"/>
          </w:rPr>
          <w:delText xml:space="preserve"> create a </w:delText>
        </w:r>
      </w:del>
      <w:r w:rsidR="0089159A">
        <w:rPr>
          <w:rFonts w:ascii="Gadugi" w:hAnsi="Gadugi" w:cs="Times New Roman"/>
          <w:sz w:val="24"/>
          <w:szCs w:val="24"/>
        </w:rPr>
        <w:t xml:space="preserve">common causal </w:t>
      </w:r>
      <w:del w:id="463" w:author="Ben Stanley" w:date="2018-12-03T14:23:00Z">
        <w:r w:rsidR="0089159A" w:rsidDel="00984C3D">
          <w:rPr>
            <w:rFonts w:ascii="Gadugi" w:hAnsi="Gadugi" w:cs="Times New Roman"/>
            <w:sz w:val="24"/>
            <w:szCs w:val="24"/>
          </w:rPr>
          <w:delText xml:space="preserve">structure </w:delText>
        </w:r>
      </w:del>
      <w:ins w:id="464" w:author="Ben Stanley" w:date="2018-12-03T14:23:00Z">
        <w:r w:rsidR="00984C3D">
          <w:rPr>
            <w:rFonts w:ascii="Gadugi" w:hAnsi="Gadugi" w:cs="Times New Roman"/>
            <w:sz w:val="24"/>
            <w:szCs w:val="24"/>
          </w:rPr>
          <w:t xml:space="preserve">explanation of </w:t>
        </w:r>
      </w:ins>
      <w:del w:id="465" w:author="Ben Stanley" w:date="2018-12-03T14:23:00Z">
        <w:r w:rsidR="0089159A" w:rsidDel="00984C3D">
          <w:rPr>
            <w:rFonts w:ascii="Gadugi" w:hAnsi="Gadugi" w:cs="Times New Roman"/>
            <w:sz w:val="24"/>
            <w:szCs w:val="24"/>
          </w:rPr>
          <w:delText>adequate to th</w:delText>
        </w:r>
        <w:r w:rsidR="00CF180B" w:rsidDel="00984C3D">
          <w:rPr>
            <w:rFonts w:ascii="Gadugi" w:hAnsi="Gadugi" w:cs="Times New Roman"/>
            <w:sz w:val="24"/>
            <w:szCs w:val="24"/>
          </w:rPr>
          <w:delText>e entirety of the</w:delText>
        </w:r>
      </w:del>
      <w:ins w:id="466" w:author="Ben Stanley" w:date="2018-12-03T14:23:00Z">
        <w:r w:rsidR="00984C3D">
          <w:rPr>
            <w:rFonts w:ascii="Gadugi" w:hAnsi="Gadugi" w:cs="Times New Roman"/>
            <w:sz w:val="24"/>
            <w:szCs w:val="24"/>
          </w:rPr>
          <w:t>vote choices</w:t>
        </w:r>
      </w:ins>
      <w:r w:rsidR="00CF180B">
        <w:rPr>
          <w:rFonts w:ascii="Gadugi" w:hAnsi="Gadugi" w:cs="Times New Roman"/>
          <w:sz w:val="24"/>
          <w:szCs w:val="24"/>
        </w:rPr>
        <w:t xml:space="preserve"> electorate. </w:t>
      </w:r>
      <w:del w:id="467" w:author="Ben Stanley" w:date="2018-12-03T14:23:00Z">
        <w:r w:rsidR="00CF180B" w:rsidDel="00984C3D">
          <w:rPr>
            <w:rFonts w:ascii="Gadugi" w:hAnsi="Gadugi" w:cs="Times New Roman"/>
            <w:sz w:val="24"/>
            <w:szCs w:val="24"/>
          </w:rPr>
          <w:delText>Simply put: voters</w:delText>
        </w:r>
      </w:del>
      <w:ins w:id="468" w:author="Ben Stanley" w:date="2018-12-03T14:23:00Z">
        <w:r w:rsidR="00984C3D">
          <w:rPr>
            <w:rFonts w:ascii="Gadugi" w:hAnsi="Gadugi" w:cs="Times New Roman"/>
            <w:sz w:val="24"/>
            <w:szCs w:val="24"/>
          </w:rPr>
          <w:t>Rather than assum</w:t>
        </w:r>
      </w:ins>
      <w:ins w:id="469" w:author="Ben Stanley" w:date="2018-12-03T14:24:00Z">
        <w:r w:rsidR="00984C3D">
          <w:rPr>
            <w:rFonts w:ascii="Gadugi" w:hAnsi="Gadugi" w:cs="Times New Roman"/>
            <w:sz w:val="24"/>
            <w:szCs w:val="24"/>
          </w:rPr>
          <w:t>ing</w:t>
        </w:r>
      </w:ins>
      <w:ins w:id="470" w:author="Ben Stanley" w:date="2018-12-03T14:23:00Z">
        <w:r w:rsidR="00984C3D">
          <w:rPr>
            <w:rFonts w:ascii="Gadugi" w:hAnsi="Gadugi" w:cs="Times New Roman"/>
            <w:sz w:val="24"/>
            <w:szCs w:val="24"/>
          </w:rPr>
          <w:t xml:space="preserve"> that voters assign similar importance to the same sets of considerations when arriving at their electoral de</w:t>
        </w:r>
      </w:ins>
      <w:ins w:id="471" w:author="Ben Stanley" w:date="2018-12-03T14:24:00Z">
        <w:r w:rsidR="00984C3D">
          <w:rPr>
            <w:rFonts w:ascii="Gadugi" w:hAnsi="Gadugi" w:cs="Times New Roman"/>
            <w:sz w:val="24"/>
            <w:szCs w:val="24"/>
          </w:rPr>
          <w:t xml:space="preserve">cisions, we assert that </w:t>
        </w:r>
      </w:ins>
      <w:del w:id="472" w:author="Ben Stanley" w:date="2018-12-03T14:24:00Z">
        <w:r w:rsidR="00CF180B" w:rsidDel="00984C3D">
          <w:rPr>
            <w:rFonts w:ascii="Gadugi" w:hAnsi="Gadugi" w:cs="Times New Roman"/>
            <w:sz w:val="24"/>
            <w:szCs w:val="24"/>
          </w:rPr>
          <w:delText xml:space="preserve"> do not assign similar importance to all considerations, as a consequence</w:delText>
        </w:r>
      </w:del>
      <w:ins w:id="473" w:author="Ben Stanley" w:date="2018-12-03T14:24:00Z">
        <w:r w:rsidR="00984C3D">
          <w:rPr>
            <w:rFonts w:ascii="Gadugi" w:hAnsi="Gadugi" w:cs="Times New Roman"/>
            <w:sz w:val="24"/>
            <w:szCs w:val="24"/>
          </w:rPr>
          <w:t xml:space="preserve">studies of electoral </w:t>
        </w:r>
        <w:proofErr w:type="spellStart"/>
        <w:r w:rsidR="00984C3D">
          <w:rPr>
            <w:rFonts w:ascii="Gadugi" w:hAnsi="Gadugi" w:cs="Times New Roman"/>
            <w:sz w:val="24"/>
            <w:szCs w:val="24"/>
          </w:rPr>
          <w:t>behaviour</w:t>
        </w:r>
        <w:proofErr w:type="spellEnd"/>
        <w:r w:rsidR="00984C3D">
          <w:rPr>
            <w:rFonts w:ascii="Gadugi" w:hAnsi="Gadugi" w:cs="Times New Roman"/>
            <w:sz w:val="24"/>
            <w:szCs w:val="24"/>
          </w:rPr>
          <w:t xml:space="preserve"> should seek to account for </w:t>
        </w:r>
      </w:ins>
      <w:ins w:id="474" w:author="Ben Stanley" w:date="2018-12-03T14:26:00Z">
        <w:r w:rsidR="00984C3D">
          <w:rPr>
            <w:rFonts w:ascii="Gadugi" w:hAnsi="Gadugi" w:cs="Times New Roman"/>
            <w:sz w:val="24"/>
            <w:szCs w:val="24"/>
          </w:rPr>
          <w:t>different causal</w:t>
        </w:r>
      </w:ins>
      <w:ins w:id="475" w:author="Ben Stanley" w:date="2018-12-03T14:27:00Z">
        <w:r w:rsidR="00984C3D">
          <w:rPr>
            <w:rFonts w:ascii="Gadugi" w:hAnsi="Gadugi" w:cs="Times New Roman"/>
            <w:sz w:val="24"/>
            <w:szCs w:val="24"/>
          </w:rPr>
          <w:t xml:space="preserve"> factors and paths in arriving at </w:t>
        </w:r>
      </w:ins>
      <w:del w:id="476" w:author="Ben Stanley" w:date="2018-12-03T14:27:00Z">
        <w:r w:rsidR="00CF180B" w:rsidDel="00984C3D">
          <w:rPr>
            <w:rFonts w:ascii="Gadugi" w:hAnsi="Gadugi" w:cs="Times New Roman"/>
            <w:sz w:val="24"/>
            <w:szCs w:val="24"/>
          </w:rPr>
          <w:delText xml:space="preserve"> one should account for these differences in order to arrive </w:delText>
        </w:r>
      </w:del>
      <w:proofErr w:type="spellStart"/>
      <w:r w:rsidR="00CF180B">
        <w:rPr>
          <w:rFonts w:ascii="Gadugi" w:hAnsi="Gadugi" w:cs="Times New Roman"/>
          <w:sz w:val="24"/>
          <w:szCs w:val="24"/>
        </w:rPr>
        <w:t>at</w:t>
      </w:r>
      <w:proofErr w:type="spellEnd"/>
      <w:del w:id="477" w:author="Ben Stanley" w:date="2018-12-03T14:27:00Z">
        <w:r w:rsidR="00CF180B" w:rsidDel="00984C3D">
          <w:rPr>
            <w:rFonts w:ascii="Gadugi" w:hAnsi="Gadugi" w:cs="Times New Roman"/>
            <w:sz w:val="24"/>
            <w:szCs w:val="24"/>
          </w:rPr>
          <w:delText xml:space="preserve"> a</w:delText>
        </w:r>
      </w:del>
      <w:r w:rsidR="00CF180B">
        <w:rPr>
          <w:rFonts w:ascii="Gadugi" w:hAnsi="Gadugi" w:cs="Times New Roman"/>
          <w:sz w:val="24"/>
          <w:szCs w:val="24"/>
        </w:rPr>
        <w:t xml:space="preserve"> reliable explanation</w:t>
      </w:r>
      <w:ins w:id="478" w:author="Ben Stanley" w:date="2018-12-03T14:27:00Z">
        <w:r w:rsidR="00984C3D">
          <w:rPr>
            <w:rFonts w:ascii="Gadugi" w:hAnsi="Gadugi" w:cs="Times New Roman"/>
            <w:sz w:val="24"/>
            <w:szCs w:val="24"/>
          </w:rPr>
          <w:t>s</w:t>
        </w:r>
      </w:ins>
      <w:r w:rsidR="00CF180B">
        <w:rPr>
          <w:rFonts w:ascii="Gadugi" w:hAnsi="Gadugi" w:cs="Times New Roman"/>
          <w:sz w:val="24"/>
          <w:szCs w:val="24"/>
        </w:rPr>
        <w:t xml:space="preserve"> of political </w:t>
      </w:r>
      <w:proofErr w:type="spellStart"/>
      <w:r w:rsidR="00CF180B">
        <w:rPr>
          <w:rFonts w:ascii="Gadugi" w:hAnsi="Gadugi" w:cs="Times New Roman"/>
          <w:sz w:val="24"/>
          <w:szCs w:val="24"/>
        </w:rPr>
        <w:t>behavio</w:t>
      </w:r>
      <w:ins w:id="479" w:author="Ben Stanley" w:date="2018-12-03T14:27:00Z">
        <w:r w:rsidR="00984C3D">
          <w:rPr>
            <w:rFonts w:ascii="Gadugi" w:hAnsi="Gadugi" w:cs="Times New Roman"/>
            <w:sz w:val="24"/>
            <w:szCs w:val="24"/>
          </w:rPr>
          <w:t>u</w:t>
        </w:r>
      </w:ins>
      <w:r w:rsidR="00CF180B">
        <w:rPr>
          <w:rFonts w:ascii="Gadugi" w:hAnsi="Gadugi" w:cs="Times New Roman"/>
          <w:sz w:val="24"/>
          <w:szCs w:val="24"/>
        </w:rPr>
        <w:t>r</w:t>
      </w:r>
      <w:proofErr w:type="spellEnd"/>
      <w:r w:rsidR="00CF180B">
        <w:rPr>
          <w:rFonts w:ascii="Gadugi" w:hAnsi="Gadugi" w:cs="Times New Roman"/>
          <w:sz w:val="24"/>
          <w:szCs w:val="24"/>
        </w:rPr>
        <w:t>.</w:t>
      </w:r>
      <w:r w:rsidR="0089159A">
        <w:rPr>
          <w:rFonts w:ascii="Gadugi" w:hAnsi="Gadugi" w:cs="Times New Roman"/>
          <w:sz w:val="24"/>
          <w:szCs w:val="24"/>
        </w:rPr>
        <w:t xml:space="preserve"> </w:t>
      </w:r>
    </w:p>
    <w:p w14:paraId="7EF1FA8A" w14:textId="42838D8C" w:rsidR="006C0FC5" w:rsidRDefault="00984C3D" w:rsidP="002D0523">
      <w:pPr>
        <w:ind w:right="-233"/>
        <w:rPr>
          <w:rFonts w:ascii="Gadugi" w:hAnsi="Gadugi" w:cs="Times New Roman"/>
          <w:sz w:val="24"/>
          <w:szCs w:val="24"/>
        </w:rPr>
      </w:pPr>
      <w:ins w:id="480" w:author="Ben Stanley" w:date="2018-12-03T14:27:00Z">
        <w:r>
          <w:rPr>
            <w:rFonts w:ascii="Gadugi" w:hAnsi="Gadugi" w:cs="Times New Roman"/>
            <w:sz w:val="24"/>
            <w:szCs w:val="24"/>
          </w:rPr>
          <w:t>These innovations are in keeping with the governing spirit of the PNES, which since its inaugurat</w:t>
        </w:r>
      </w:ins>
      <w:ins w:id="481" w:author="Ben Stanley" w:date="2018-12-03T14:28:00Z">
        <w:r>
          <w:rPr>
            <w:rFonts w:ascii="Gadugi" w:hAnsi="Gadugi" w:cs="Times New Roman"/>
            <w:sz w:val="24"/>
            <w:szCs w:val="24"/>
          </w:rPr>
          <w:t xml:space="preserve">ion has been intended to serve the broader public interest as a collaborative and collective project which is open to new theoretical contributions and </w:t>
        </w:r>
      </w:ins>
      <w:ins w:id="482" w:author="Ben Stanley" w:date="2018-12-03T14:29:00Z">
        <w:r w:rsidR="00134654">
          <w:rPr>
            <w:rFonts w:ascii="Gadugi" w:hAnsi="Gadugi" w:cs="Times New Roman"/>
            <w:sz w:val="24"/>
            <w:szCs w:val="24"/>
          </w:rPr>
          <w:t xml:space="preserve">the testing of diverse theories of electoral </w:t>
        </w:r>
        <w:proofErr w:type="spellStart"/>
        <w:r w:rsidR="00134654">
          <w:rPr>
            <w:rFonts w:ascii="Gadugi" w:hAnsi="Gadugi" w:cs="Times New Roman"/>
            <w:sz w:val="24"/>
            <w:szCs w:val="24"/>
          </w:rPr>
          <w:t>behaviour</w:t>
        </w:r>
        <w:proofErr w:type="spellEnd"/>
        <w:r w:rsidR="00134654">
          <w:rPr>
            <w:rFonts w:ascii="Gadugi" w:hAnsi="Gadugi" w:cs="Times New Roman"/>
            <w:sz w:val="24"/>
            <w:szCs w:val="24"/>
          </w:rPr>
          <w:t>.</w:t>
        </w:r>
      </w:ins>
      <w:ins w:id="483" w:author="Ben Stanley" w:date="2018-12-03T14:27:00Z">
        <w:r>
          <w:rPr>
            <w:rFonts w:ascii="Gadugi" w:hAnsi="Gadugi" w:cs="Times New Roman"/>
            <w:sz w:val="24"/>
            <w:szCs w:val="24"/>
          </w:rPr>
          <w:t xml:space="preserve"> </w:t>
        </w:r>
      </w:ins>
      <w:del w:id="484" w:author="Ben Stanley" w:date="2018-12-03T14:34:00Z">
        <w:r w:rsidR="00EA6621" w:rsidDel="004D0491">
          <w:rPr>
            <w:rFonts w:ascii="Gadugi" w:hAnsi="Gadugi" w:cs="Times New Roman"/>
            <w:sz w:val="24"/>
            <w:szCs w:val="24"/>
          </w:rPr>
          <w:delText>Polish NES series – as a collaborative and collective project</w:delText>
        </w:r>
        <w:r w:rsidR="0015158E" w:rsidDel="004D0491">
          <w:rPr>
            <w:rFonts w:ascii="Gadugi" w:hAnsi="Gadugi" w:cs="Times New Roman"/>
            <w:sz w:val="24"/>
            <w:szCs w:val="24"/>
          </w:rPr>
          <w:delText xml:space="preserve"> serving broader public interest -</w:delText>
        </w:r>
        <w:r w:rsidR="00EA6621" w:rsidDel="004D0491">
          <w:rPr>
            <w:rFonts w:ascii="Gadugi" w:hAnsi="Gadugi" w:cs="Times New Roman"/>
            <w:sz w:val="24"/>
            <w:szCs w:val="24"/>
          </w:rPr>
          <w:delText xml:space="preserve"> since its beginning have been designed in</w:delText>
        </w:r>
        <w:r w:rsidR="0015158E" w:rsidDel="004D0491">
          <w:rPr>
            <w:rFonts w:ascii="Gadugi" w:hAnsi="Gadugi" w:cs="Times New Roman"/>
            <w:sz w:val="24"/>
            <w:szCs w:val="24"/>
          </w:rPr>
          <w:delText xml:space="preserve"> an “theoretically open”, pluralist way allowing for testing diverse (various) theories of electoral behavior and not only the one that the </w:delText>
        </w:r>
        <w:r w:rsidR="006D4B4B" w:rsidDel="004D0491">
          <w:rPr>
            <w:rFonts w:ascii="Gadugi" w:hAnsi="Gadugi" w:cs="Times New Roman"/>
            <w:sz w:val="24"/>
            <w:szCs w:val="24"/>
          </w:rPr>
          <w:delText>PNES team envisages as</w:delText>
        </w:r>
        <w:r w:rsidR="00E35AA5" w:rsidDel="004D0491">
          <w:rPr>
            <w:rFonts w:ascii="Gadugi" w:hAnsi="Gadugi" w:cs="Times New Roman"/>
            <w:sz w:val="24"/>
            <w:szCs w:val="24"/>
          </w:rPr>
          <w:delText xml:space="preserve"> the most adequate.</w:delText>
        </w:r>
        <w:r w:rsidR="0015158E" w:rsidDel="004D0491">
          <w:rPr>
            <w:rFonts w:ascii="Gadugi" w:hAnsi="Gadugi" w:cs="Times New Roman"/>
            <w:sz w:val="24"/>
            <w:szCs w:val="24"/>
          </w:rPr>
          <w:delText xml:space="preserve"> </w:delText>
        </w:r>
      </w:del>
      <w:r w:rsidR="0015158E">
        <w:rPr>
          <w:rFonts w:ascii="Gadugi" w:hAnsi="Gadugi" w:cs="Times New Roman"/>
          <w:sz w:val="24"/>
          <w:szCs w:val="24"/>
        </w:rPr>
        <w:t xml:space="preserve">As a consequence, the project has always been rich in opportunities for </w:t>
      </w:r>
      <w:ins w:id="485" w:author="Ben Stanley" w:date="2018-12-03T14:34:00Z">
        <w:r w:rsidR="004D0491">
          <w:rPr>
            <w:rFonts w:ascii="Gadugi" w:hAnsi="Gadugi" w:cs="Times New Roman"/>
            <w:sz w:val="24"/>
            <w:szCs w:val="24"/>
          </w:rPr>
          <w:t xml:space="preserve">the </w:t>
        </w:r>
      </w:ins>
      <w:r w:rsidR="0015158E">
        <w:rPr>
          <w:rFonts w:ascii="Gadugi" w:hAnsi="Gadugi" w:cs="Times New Roman"/>
          <w:sz w:val="24"/>
          <w:szCs w:val="24"/>
        </w:rPr>
        <w:t>testing</w:t>
      </w:r>
      <w:ins w:id="486" w:author="Ben Stanley" w:date="2018-12-03T14:34:00Z">
        <w:r w:rsidR="004D0491">
          <w:rPr>
            <w:rFonts w:ascii="Gadugi" w:hAnsi="Gadugi" w:cs="Times New Roman"/>
            <w:sz w:val="24"/>
            <w:szCs w:val="24"/>
          </w:rPr>
          <w:t xml:space="preserve"> of</w:t>
        </w:r>
      </w:ins>
      <w:r w:rsidR="0015158E">
        <w:rPr>
          <w:rFonts w:ascii="Gadugi" w:hAnsi="Gadugi" w:cs="Times New Roman"/>
          <w:sz w:val="24"/>
          <w:szCs w:val="24"/>
        </w:rPr>
        <w:t xml:space="preserve"> competing theories and </w:t>
      </w:r>
      <w:del w:id="487" w:author="Ben Stanley" w:date="2018-12-03T14:34:00Z">
        <w:r w:rsidR="00FE44A4" w:rsidDel="004D0491">
          <w:rPr>
            <w:rFonts w:ascii="Gadugi" w:hAnsi="Gadugi" w:cs="Times New Roman"/>
            <w:sz w:val="24"/>
            <w:szCs w:val="24"/>
          </w:rPr>
          <w:delText xml:space="preserve">their </w:delText>
        </w:r>
        <w:r w:rsidR="0015158E" w:rsidDel="004D0491">
          <w:rPr>
            <w:rFonts w:ascii="Gadugi" w:hAnsi="Gadugi" w:cs="Times New Roman"/>
            <w:sz w:val="24"/>
            <w:szCs w:val="24"/>
          </w:rPr>
          <w:delText>more detailed</w:delText>
        </w:r>
      </w:del>
      <w:r w:rsidR="0015158E">
        <w:rPr>
          <w:rFonts w:ascii="Gadugi" w:hAnsi="Gadugi" w:cs="Times New Roman"/>
          <w:sz w:val="24"/>
          <w:szCs w:val="24"/>
        </w:rPr>
        <w:t xml:space="preserve"> hypotheses. </w:t>
      </w:r>
      <w:del w:id="488" w:author="Ben Stanley" w:date="2018-12-03T14:35:00Z">
        <w:r w:rsidR="0015158E" w:rsidDel="004D0491">
          <w:rPr>
            <w:rFonts w:ascii="Gadugi" w:hAnsi="Gadugi" w:cs="Times New Roman"/>
            <w:sz w:val="24"/>
            <w:szCs w:val="24"/>
          </w:rPr>
          <w:delText>This being said, one has to emphasize</w:delText>
        </w:r>
      </w:del>
      <w:ins w:id="489" w:author="Ben Stanley" w:date="2018-12-03T14:35:00Z">
        <w:r w:rsidR="004D0491">
          <w:rPr>
            <w:rFonts w:ascii="Gadugi" w:hAnsi="Gadugi" w:cs="Times New Roman"/>
            <w:sz w:val="24"/>
            <w:szCs w:val="24"/>
          </w:rPr>
          <w:t xml:space="preserve">Nevertheless, it should be </w:t>
        </w:r>
        <w:proofErr w:type="spellStart"/>
        <w:r w:rsidR="004D0491">
          <w:rPr>
            <w:rFonts w:ascii="Gadugi" w:hAnsi="Gadugi" w:cs="Times New Roman"/>
            <w:sz w:val="24"/>
            <w:szCs w:val="24"/>
          </w:rPr>
          <w:t>emphasised</w:t>
        </w:r>
      </w:ins>
      <w:del w:id="490" w:author="Ben Stanley" w:date="2018-12-03T14:35:00Z">
        <w:r w:rsidR="0015158E" w:rsidDel="004D0491">
          <w:rPr>
            <w:rFonts w:ascii="Gadugi" w:hAnsi="Gadugi" w:cs="Times New Roman"/>
            <w:sz w:val="24"/>
            <w:szCs w:val="24"/>
          </w:rPr>
          <w:delText xml:space="preserve"> however </w:delText>
        </w:r>
      </w:del>
      <w:r w:rsidR="0015158E">
        <w:rPr>
          <w:rFonts w:ascii="Gadugi" w:hAnsi="Gadugi" w:cs="Times New Roman"/>
          <w:sz w:val="24"/>
          <w:szCs w:val="24"/>
        </w:rPr>
        <w:t>that</w:t>
      </w:r>
      <w:proofErr w:type="spellEnd"/>
      <w:r w:rsidR="0015158E">
        <w:rPr>
          <w:rFonts w:ascii="Gadugi" w:hAnsi="Gadugi" w:cs="Times New Roman"/>
          <w:sz w:val="24"/>
          <w:szCs w:val="24"/>
        </w:rPr>
        <w:t xml:space="preserve"> </w:t>
      </w:r>
      <w:del w:id="491" w:author="Ben Stanley" w:date="2018-12-03T14:36:00Z">
        <w:r w:rsidR="0015158E" w:rsidDel="00770BB3">
          <w:rPr>
            <w:rFonts w:ascii="Gadugi" w:hAnsi="Gadugi" w:cs="Times New Roman"/>
            <w:sz w:val="24"/>
            <w:szCs w:val="24"/>
          </w:rPr>
          <w:delText xml:space="preserve">the initial starting point </w:delText>
        </w:r>
        <w:r w:rsidR="002553F4" w:rsidDel="00770BB3">
          <w:rPr>
            <w:rFonts w:ascii="Gadugi" w:hAnsi="Gadugi" w:cs="Times New Roman"/>
            <w:sz w:val="24"/>
            <w:szCs w:val="24"/>
          </w:rPr>
          <w:delText xml:space="preserve">of </w:delText>
        </w:r>
        <w:r w:rsidR="002553F4" w:rsidDel="00770BB3">
          <w:rPr>
            <w:rFonts w:ascii="Gadugi" w:hAnsi="Gadugi" w:cs="Times New Roman"/>
            <w:sz w:val="24"/>
            <w:szCs w:val="24"/>
          </w:rPr>
          <w:lastRenderedPageBreak/>
          <w:delText xml:space="preserve">the Polish NES </w:delText>
        </w:r>
        <w:r w:rsidR="0015158E" w:rsidDel="00770BB3">
          <w:rPr>
            <w:rFonts w:ascii="Gadugi" w:hAnsi="Gadugi" w:cs="Times New Roman"/>
            <w:sz w:val="24"/>
            <w:szCs w:val="24"/>
          </w:rPr>
          <w:delText>has always been the old dictum and particular</w:delText>
        </w:r>
        <w:r w:rsidR="002553F4" w:rsidDel="00770BB3">
          <w:rPr>
            <w:rFonts w:ascii="Gadugi" w:hAnsi="Gadugi" w:cs="Times New Roman"/>
            <w:sz w:val="24"/>
            <w:szCs w:val="24"/>
          </w:rPr>
          <w:delText xml:space="preserve"> elements</w:delText>
        </w:r>
        <w:r w:rsidR="0015158E" w:rsidDel="00770BB3">
          <w:rPr>
            <w:rFonts w:ascii="Gadugi" w:hAnsi="Gadugi" w:cs="Times New Roman"/>
            <w:sz w:val="24"/>
            <w:szCs w:val="24"/>
          </w:rPr>
          <w:delText xml:space="preserve"> of </w:delText>
        </w:r>
      </w:del>
      <w:r w:rsidR="0015158E">
        <w:rPr>
          <w:rFonts w:ascii="Gadugi" w:hAnsi="Gadugi" w:cs="Times New Roman"/>
          <w:sz w:val="24"/>
          <w:szCs w:val="24"/>
        </w:rPr>
        <w:t>the Mi</w:t>
      </w:r>
      <w:r w:rsidR="002553F4">
        <w:rPr>
          <w:rFonts w:ascii="Gadugi" w:hAnsi="Gadugi" w:cs="Times New Roman"/>
          <w:sz w:val="24"/>
          <w:szCs w:val="24"/>
        </w:rPr>
        <w:t>chigan funnel of causality</w:t>
      </w:r>
      <w:ins w:id="492" w:author="Ben Stanley" w:date="2018-12-03T14:37:00Z">
        <w:r w:rsidR="00770BB3">
          <w:rPr>
            <w:rFonts w:ascii="Gadugi" w:hAnsi="Gadugi" w:cs="Times New Roman"/>
            <w:sz w:val="24"/>
            <w:szCs w:val="24"/>
          </w:rPr>
          <w:t xml:space="preserve"> has remained at the core </w:t>
        </w:r>
        <w:proofErr w:type="spellStart"/>
        <w:r w:rsidR="00770BB3">
          <w:rPr>
            <w:rFonts w:ascii="Gadugi" w:hAnsi="Gadugi" w:cs="Times New Roman"/>
            <w:sz w:val="24"/>
            <w:szCs w:val="24"/>
          </w:rPr>
          <w:t>of</w:t>
        </w:r>
      </w:ins>
      <w:del w:id="493" w:author="Ben Stanley" w:date="2018-12-03T14:37:00Z">
        <w:r w:rsidR="002553F4" w:rsidDel="00770BB3">
          <w:rPr>
            <w:rFonts w:ascii="Gadugi" w:hAnsi="Gadugi" w:cs="Times New Roman"/>
            <w:sz w:val="24"/>
            <w:szCs w:val="24"/>
          </w:rPr>
          <w:delText xml:space="preserve">, from </w:delText>
        </w:r>
      </w:del>
      <w:r w:rsidR="002553F4">
        <w:rPr>
          <w:rFonts w:ascii="Gadugi" w:hAnsi="Gadugi" w:cs="Times New Roman"/>
          <w:sz w:val="24"/>
          <w:szCs w:val="24"/>
        </w:rPr>
        <w:t>the</w:t>
      </w:r>
      <w:proofErr w:type="spellEnd"/>
      <w:ins w:id="494" w:author="Ben Stanley" w:date="2018-12-03T14:37:00Z">
        <w:r w:rsidR="00770BB3">
          <w:rPr>
            <w:rFonts w:ascii="Gadugi" w:hAnsi="Gadugi" w:cs="Times New Roman"/>
            <w:sz w:val="24"/>
            <w:szCs w:val="24"/>
          </w:rPr>
          <w:t xml:space="preserve"> PNES</w:t>
        </w:r>
      </w:ins>
      <w:ins w:id="495" w:author="Ben Stanley" w:date="2018-12-03T14:41:00Z">
        <w:r w:rsidR="002C05F1">
          <w:rPr>
            <w:rFonts w:ascii="Gadugi" w:hAnsi="Gadugi" w:cs="Times New Roman"/>
            <w:sz w:val="24"/>
            <w:szCs w:val="24"/>
          </w:rPr>
          <w:t xml:space="preserve">, consisting of measures of socio-economic status, parental characteristics and </w:t>
        </w:r>
      </w:ins>
      <w:ins w:id="496" w:author="Ben Stanley" w:date="2018-12-03T14:42:00Z">
        <w:r w:rsidR="002C05F1">
          <w:rPr>
            <w:rFonts w:ascii="Gadugi" w:hAnsi="Gadugi" w:cs="Times New Roman"/>
            <w:sz w:val="24"/>
            <w:szCs w:val="24"/>
          </w:rPr>
          <w:t xml:space="preserve">domestic circumstances, </w:t>
        </w:r>
      </w:ins>
      <w:del w:id="497" w:author="Ben Stanley" w:date="2018-12-03T14:43:00Z">
        <w:r w:rsidR="002553F4" w:rsidDel="002C05F1">
          <w:rPr>
            <w:rFonts w:ascii="Gadugi" w:hAnsi="Gadugi" w:cs="Times New Roman"/>
            <w:sz w:val="24"/>
            <w:szCs w:val="24"/>
          </w:rPr>
          <w:delText xml:space="preserve"> SES status factors and parental home traditions, via </w:delText>
        </w:r>
      </w:del>
      <w:r w:rsidR="002553F4">
        <w:rPr>
          <w:rFonts w:ascii="Gadugi" w:hAnsi="Gadugi" w:cs="Times New Roman"/>
          <w:sz w:val="24"/>
          <w:szCs w:val="24"/>
        </w:rPr>
        <w:t>party identification, issue stances</w:t>
      </w:r>
      <w:ins w:id="498" w:author="Ben Stanley" w:date="2018-12-03T14:43:00Z">
        <w:r w:rsidR="002C05F1">
          <w:rPr>
            <w:rFonts w:ascii="Gadugi" w:hAnsi="Gadugi" w:cs="Times New Roman"/>
            <w:sz w:val="24"/>
            <w:szCs w:val="24"/>
          </w:rPr>
          <w:t xml:space="preserve"> </w:t>
        </w:r>
        <w:proofErr w:type="spellStart"/>
        <w:r w:rsidR="002C05F1">
          <w:rPr>
            <w:rFonts w:ascii="Gadugi" w:hAnsi="Gadugi" w:cs="Times New Roman"/>
            <w:sz w:val="24"/>
            <w:szCs w:val="24"/>
          </w:rPr>
          <w:t>and</w:t>
        </w:r>
      </w:ins>
      <w:del w:id="499" w:author="Ben Stanley" w:date="2018-12-03T14:43:00Z">
        <w:r w:rsidR="002553F4" w:rsidDel="002C05F1">
          <w:rPr>
            <w:rFonts w:ascii="Gadugi" w:hAnsi="Gadugi" w:cs="Times New Roman"/>
            <w:sz w:val="24"/>
            <w:szCs w:val="24"/>
          </w:rPr>
          <w:delText>/</w:delText>
        </w:r>
      </w:del>
      <w:r w:rsidR="00521A74">
        <w:rPr>
          <w:rFonts w:ascii="Gadugi" w:hAnsi="Gadugi" w:cs="Times New Roman"/>
          <w:sz w:val="24"/>
          <w:szCs w:val="24"/>
        </w:rPr>
        <w:t>policy</w:t>
      </w:r>
      <w:proofErr w:type="spellEnd"/>
      <w:r w:rsidR="00521A74">
        <w:rPr>
          <w:rFonts w:ascii="Gadugi" w:hAnsi="Gadugi" w:cs="Times New Roman"/>
          <w:sz w:val="24"/>
          <w:szCs w:val="24"/>
        </w:rPr>
        <w:t xml:space="preserve"> preferences, ideological leaning</w:t>
      </w:r>
      <w:ins w:id="500" w:author="Ben Stanley" w:date="2018-12-03T14:43:00Z">
        <w:r w:rsidR="002C05F1">
          <w:rPr>
            <w:rFonts w:ascii="Gadugi" w:hAnsi="Gadugi" w:cs="Times New Roman"/>
            <w:sz w:val="24"/>
            <w:szCs w:val="24"/>
          </w:rPr>
          <w:t>s</w:t>
        </w:r>
      </w:ins>
      <w:r w:rsidR="00521A74">
        <w:rPr>
          <w:rFonts w:ascii="Gadugi" w:hAnsi="Gadugi" w:cs="Times New Roman"/>
          <w:sz w:val="24"/>
          <w:szCs w:val="24"/>
        </w:rPr>
        <w:t xml:space="preserve"> and cross-pressures. </w:t>
      </w:r>
      <w:del w:id="501" w:author="Ben Stanley" w:date="2018-12-03T14:44:00Z">
        <w:r w:rsidR="00521A74" w:rsidDel="002C05F1">
          <w:rPr>
            <w:rFonts w:ascii="Gadugi" w:hAnsi="Gadugi" w:cs="Times New Roman"/>
            <w:sz w:val="24"/>
            <w:szCs w:val="24"/>
          </w:rPr>
          <w:delText>In addition a</w:delText>
        </w:r>
      </w:del>
      <w:ins w:id="502" w:author="Ben Stanley" w:date="2018-12-03T14:44:00Z">
        <w:r w:rsidR="002C05F1">
          <w:rPr>
            <w:rFonts w:ascii="Gadugi" w:hAnsi="Gadugi" w:cs="Times New Roman"/>
            <w:sz w:val="24"/>
            <w:szCs w:val="24"/>
          </w:rPr>
          <w:t xml:space="preserve">At the same time, a </w:t>
        </w:r>
      </w:ins>
      <w:r w:rsidR="00521A74">
        <w:rPr>
          <w:rFonts w:ascii="Gadugi" w:hAnsi="Gadugi" w:cs="Times New Roman"/>
          <w:sz w:val="24"/>
          <w:szCs w:val="24"/>
        </w:rPr>
        <w:t xml:space="preserve"> significant </w:t>
      </w:r>
      <w:del w:id="503" w:author="Ben Stanley" w:date="2018-12-03T14:44:00Z">
        <w:r w:rsidR="00521A74" w:rsidDel="002C05F1">
          <w:rPr>
            <w:rFonts w:ascii="Gadugi" w:hAnsi="Gadugi" w:cs="Times New Roman"/>
            <w:sz w:val="24"/>
            <w:szCs w:val="24"/>
          </w:rPr>
          <w:delText xml:space="preserve">part </w:delText>
        </w:r>
      </w:del>
      <w:ins w:id="504" w:author="Ben Stanley" w:date="2018-12-03T14:44:00Z">
        <w:r w:rsidR="002C05F1">
          <w:rPr>
            <w:rFonts w:ascii="Gadugi" w:hAnsi="Gadugi" w:cs="Times New Roman"/>
            <w:sz w:val="24"/>
            <w:szCs w:val="24"/>
          </w:rPr>
          <w:t xml:space="preserve">element </w:t>
        </w:r>
      </w:ins>
      <w:r w:rsidR="00521A74">
        <w:rPr>
          <w:rFonts w:ascii="Gadugi" w:hAnsi="Gadugi" w:cs="Times New Roman"/>
          <w:sz w:val="24"/>
          <w:szCs w:val="24"/>
        </w:rPr>
        <w:t xml:space="preserve">of the empirical design has been </w:t>
      </w:r>
      <w:del w:id="505" w:author="Ben Stanley" w:date="2018-12-03T14:45:00Z">
        <w:r w:rsidR="00521A74" w:rsidDel="002C05F1">
          <w:rPr>
            <w:rFonts w:ascii="Gadugi" w:hAnsi="Gadugi" w:cs="Times New Roman"/>
            <w:sz w:val="24"/>
            <w:szCs w:val="24"/>
          </w:rPr>
          <w:delText xml:space="preserve">aimed at permitting to test </w:delText>
        </w:r>
      </w:del>
      <w:ins w:id="506" w:author="Ben Stanley" w:date="2018-12-03T14:45:00Z">
        <w:r w:rsidR="002C05F1">
          <w:rPr>
            <w:rFonts w:ascii="Gadugi" w:hAnsi="Gadugi" w:cs="Times New Roman"/>
            <w:sz w:val="24"/>
            <w:szCs w:val="24"/>
          </w:rPr>
          <w:t xml:space="preserve">designed with the purpose of enabling the testing of alternative </w:t>
        </w:r>
      </w:ins>
      <w:del w:id="507" w:author="Ben Stanley" w:date="2018-12-03T14:45:00Z">
        <w:r w:rsidR="00521A74" w:rsidDel="002C05F1">
          <w:rPr>
            <w:rFonts w:ascii="Gadugi" w:hAnsi="Gadugi" w:cs="Times New Roman"/>
            <w:sz w:val="24"/>
            <w:szCs w:val="24"/>
          </w:rPr>
          <w:delText xml:space="preserve">additional </w:delText>
        </w:r>
      </w:del>
      <w:del w:id="508" w:author="Ben Stanley" w:date="2018-12-03T14:46:00Z">
        <w:r w:rsidR="00521A74" w:rsidDel="002C05F1">
          <w:rPr>
            <w:rFonts w:ascii="Gadugi" w:hAnsi="Gadugi" w:cs="Times New Roman"/>
            <w:sz w:val="24"/>
            <w:szCs w:val="24"/>
          </w:rPr>
          <w:delText xml:space="preserve">theoretical </w:delText>
        </w:r>
      </w:del>
      <w:r w:rsidR="00521A74">
        <w:rPr>
          <w:rFonts w:ascii="Gadugi" w:hAnsi="Gadugi" w:cs="Times New Roman"/>
          <w:sz w:val="24"/>
          <w:szCs w:val="24"/>
        </w:rPr>
        <w:t>predictions</w:t>
      </w:r>
      <w:ins w:id="509" w:author="Ben Stanley" w:date="2018-12-03T14:45:00Z">
        <w:r w:rsidR="002C05F1">
          <w:rPr>
            <w:rFonts w:ascii="Gadugi" w:hAnsi="Gadugi" w:cs="Times New Roman"/>
            <w:sz w:val="24"/>
            <w:szCs w:val="24"/>
          </w:rPr>
          <w:t xml:space="preserve">, such as those </w:t>
        </w:r>
      </w:ins>
      <w:del w:id="510" w:author="Ben Stanley" w:date="2018-12-03T14:45:00Z">
        <w:r w:rsidR="00521A74" w:rsidDel="002C05F1">
          <w:rPr>
            <w:rFonts w:ascii="Gadugi" w:hAnsi="Gadugi" w:cs="Times New Roman"/>
            <w:sz w:val="24"/>
            <w:szCs w:val="24"/>
          </w:rPr>
          <w:delText xml:space="preserve">: the ones </w:delText>
        </w:r>
      </w:del>
      <w:r w:rsidR="00521A74">
        <w:rPr>
          <w:rFonts w:ascii="Gadugi" w:hAnsi="Gadugi" w:cs="Times New Roman"/>
          <w:sz w:val="24"/>
          <w:szCs w:val="24"/>
        </w:rPr>
        <w:t xml:space="preserve">derived from </w:t>
      </w:r>
      <w:del w:id="511" w:author="Ben Stanley" w:date="2018-12-03T14:46:00Z">
        <w:r w:rsidR="00521A74" w:rsidDel="002C05F1">
          <w:rPr>
            <w:rFonts w:ascii="Gadugi" w:hAnsi="Gadugi" w:cs="Times New Roman"/>
            <w:sz w:val="24"/>
            <w:szCs w:val="24"/>
          </w:rPr>
          <w:delText>the theory of</w:delText>
        </w:r>
      </w:del>
      <w:ins w:id="512" w:author="Ben Stanley" w:date="2018-12-03T14:46:00Z">
        <w:r w:rsidR="002C05F1">
          <w:rPr>
            <w:rFonts w:ascii="Gadugi" w:hAnsi="Gadugi" w:cs="Times New Roman"/>
            <w:sz w:val="24"/>
            <w:szCs w:val="24"/>
          </w:rPr>
          <w:t>theories of</w:t>
        </w:r>
      </w:ins>
      <w:r w:rsidR="00521A74">
        <w:rPr>
          <w:rFonts w:ascii="Gadugi" w:hAnsi="Gadugi" w:cs="Times New Roman"/>
          <w:sz w:val="24"/>
          <w:szCs w:val="24"/>
        </w:rPr>
        <w:t xml:space="preserve"> political representation, political accountability and responsiveness, </w:t>
      </w:r>
      <w:del w:id="513" w:author="Ben Stanley" w:date="2018-12-03T14:46:00Z">
        <w:r w:rsidR="00521A74" w:rsidDel="002C05F1">
          <w:rPr>
            <w:rFonts w:ascii="Gadugi" w:hAnsi="Gadugi" w:cs="Times New Roman"/>
            <w:sz w:val="24"/>
            <w:szCs w:val="24"/>
          </w:rPr>
          <w:delText>as well as</w:delText>
        </w:r>
      </w:del>
      <w:ins w:id="514" w:author="Ben Stanley" w:date="2018-12-03T14:46:00Z">
        <w:r w:rsidR="002C05F1">
          <w:rPr>
            <w:rFonts w:ascii="Gadugi" w:hAnsi="Gadugi" w:cs="Times New Roman"/>
            <w:sz w:val="24"/>
            <w:szCs w:val="24"/>
          </w:rPr>
          <w:t>or</w:t>
        </w:r>
      </w:ins>
      <w:r w:rsidR="00E35AA5">
        <w:rPr>
          <w:rFonts w:ascii="Gadugi" w:hAnsi="Gadugi" w:cs="Times New Roman"/>
          <w:sz w:val="24"/>
          <w:szCs w:val="24"/>
        </w:rPr>
        <w:t xml:space="preserve"> economic voting. </w:t>
      </w:r>
      <w:ins w:id="515" w:author="Ben Stanley" w:date="2018-12-03T14:46:00Z">
        <w:r w:rsidR="002C05F1">
          <w:rPr>
            <w:rFonts w:ascii="Gadugi" w:hAnsi="Gadugi" w:cs="Times New Roman"/>
            <w:sz w:val="24"/>
            <w:szCs w:val="24"/>
          </w:rPr>
          <w:t>This theoretically</w:t>
        </w:r>
      </w:ins>
      <w:ins w:id="516" w:author="Ben Stanley" w:date="2018-12-03T14:47:00Z">
        <w:r w:rsidR="002C05F1">
          <w:rPr>
            <w:rFonts w:ascii="Gadugi" w:hAnsi="Gadugi" w:cs="Times New Roman"/>
            <w:sz w:val="24"/>
            <w:szCs w:val="24"/>
          </w:rPr>
          <w:t>-informed empirical</w:t>
        </w:r>
      </w:ins>
      <w:ins w:id="517" w:author="Ben Stanley" w:date="2018-12-03T14:48:00Z">
        <w:r w:rsidR="002C05F1">
          <w:rPr>
            <w:rFonts w:ascii="Gadugi" w:hAnsi="Gadugi" w:cs="Times New Roman"/>
            <w:sz w:val="24"/>
            <w:szCs w:val="24"/>
          </w:rPr>
          <w:t xml:space="preserve"> richness makes it possible to</w:t>
        </w:r>
      </w:ins>
      <w:del w:id="518" w:author="Ben Stanley" w:date="2018-12-03T14:48:00Z">
        <w:r w:rsidR="00E35AA5" w:rsidDel="002C05F1">
          <w:rPr>
            <w:rFonts w:ascii="Gadugi" w:hAnsi="Gadugi" w:cs="Times New Roman"/>
            <w:sz w:val="24"/>
            <w:szCs w:val="24"/>
          </w:rPr>
          <w:delText>As such</w:delText>
        </w:r>
        <w:r w:rsidR="00521A74" w:rsidDel="002C05F1">
          <w:rPr>
            <w:rFonts w:ascii="Gadugi" w:hAnsi="Gadugi" w:cs="Times New Roman"/>
            <w:sz w:val="24"/>
            <w:szCs w:val="24"/>
          </w:rPr>
          <w:delText xml:space="preserve"> the project series allow for</w:delText>
        </w:r>
      </w:del>
      <w:r w:rsidR="00521A74">
        <w:rPr>
          <w:rFonts w:ascii="Gadugi" w:hAnsi="Gadugi" w:cs="Times New Roman"/>
          <w:sz w:val="24"/>
          <w:szCs w:val="24"/>
        </w:rPr>
        <w:t xml:space="preserve"> </w:t>
      </w:r>
      <w:del w:id="519" w:author="Ben Stanley" w:date="2018-12-03T14:48:00Z">
        <w:r w:rsidR="00521A74" w:rsidDel="002C05F1">
          <w:rPr>
            <w:rFonts w:ascii="Gadugi" w:hAnsi="Gadugi" w:cs="Times New Roman"/>
            <w:sz w:val="24"/>
            <w:szCs w:val="24"/>
          </w:rPr>
          <w:delText xml:space="preserve">testing </w:delText>
        </w:r>
      </w:del>
      <w:proofErr w:type="spellStart"/>
      <w:ins w:id="520" w:author="Ben Stanley" w:date="2018-12-03T14:48:00Z">
        <w:r w:rsidR="002C05F1">
          <w:rPr>
            <w:rFonts w:ascii="Gadugi" w:hAnsi="Gadugi" w:cs="Times New Roman"/>
            <w:sz w:val="24"/>
            <w:szCs w:val="24"/>
          </w:rPr>
          <w:t>analyse</w:t>
        </w:r>
        <w:proofErr w:type="spellEnd"/>
        <w:r w:rsidR="002C05F1">
          <w:rPr>
            <w:rFonts w:ascii="Gadugi" w:hAnsi="Gadugi" w:cs="Times New Roman"/>
            <w:sz w:val="24"/>
            <w:szCs w:val="24"/>
          </w:rPr>
          <w:t xml:space="preserve"> </w:t>
        </w:r>
      </w:ins>
      <w:r w:rsidR="00F15A39">
        <w:rPr>
          <w:rFonts w:ascii="Gadugi" w:hAnsi="Gadugi" w:cs="Times New Roman"/>
          <w:sz w:val="24"/>
          <w:szCs w:val="24"/>
        </w:rPr>
        <w:t>many facets o</w:t>
      </w:r>
      <w:r w:rsidR="0021027D">
        <w:rPr>
          <w:rFonts w:ascii="Gadugi" w:hAnsi="Gadugi" w:cs="Times New Roman"/>
          <w:sz w:val="24"/>
          <w:szCs w:val="24"/>
        </w:rPr>
        <w:t xml:space="preserve">f the </w:t>
      </w:r>
      <w:del w:id="521" w:author="Ben Stanley" w:date="2018-12-03T14:48:00Z">
        <w:r w:rsidR="0021027D" w:rsidDel="002C05F1">
          <w:rPr>
            <w:rFonts w:ascii="Gadugi" w:hAnsi="Gadugi" w:cs="Times New Roman"/>
            <w:sz w:val="24"/>
            <w:szCs w:val="24"/>
          </w:rPr>
          <w:delText xml:space="preserve">naïve theory of democracy or – if you will - </w:delText>
        </w:r>
      </w:del>
      <w:r w:rsidR="0021027D">
        <w:rPr>
          <w:rFonts w:ascii="Gadugi" w:hAnsi="Gadugi" w:cs="Times New Roman"/>
          <w:i/>
          <w:sz w:val="24"/>
          <w:szCs w:val="24"/>
        </w:rPr>
        <w:t>folk theory of democracy</w:t>
      </w:r>
      <w:r w:rsidR="0021027D">
        <w:rPr>
          <w:rFonts w:ascii="Gadugi" w:hAnsi="Gadugi" w:cs="Times New Roman"/>
          <w:sz w:val="24"/>
          <w:szCs w:val="24"/>
        </w:rPr>
        <w:t xml:space="preserve">, </w:t>
      </w:r>
      <w:ins w:id="522" w:author="Ben Stanley" w:date="2018-12-03T14:48:00Z">
        <w:r w:rsidR="002C05F1">
          <w:rPr>
            <w:rFonts w:ascii="Gadugi" w:hAnsi="Gadugi" w:cs="Times New Roman"/>
            <w:sz w:val="24"/>
            <w:szCs w:val="24"/>
          </w:rPr>
          <w:t>an approach whose governing assum</w:t>
        </w:r>
      </w:ins>
      <w:ins w:id="523" w:author="Ben Stanley" w:date="2018-12-03T14:49:00Z">
        <w:r w:rsidR="002C05F1">
          <w:rPr>
            <w:rFonts w:ascii="Gadugi" w:hAnsi="Gadugi" w:cs="Times New Roman"/>
            <w:sz w:val="24"/>
            <w:szCs w:val="24"/>
          </w:rPr>
          <w:t xml:space="preserve">ption is that </w:t>
        </w:r>
      </w:ins>
      <w:del w:id="524" w:author="Ben Stanley" w:date="2018-12-03T14:49:00Z">
        <w:r w:rsidR="0021027D" w:rsidDel="002C05F1">
          <w:rPr>
            <w:rFonts w:ascii="Gadugi" w:hAnsi="Gadugi" w:cs="Times New Roman"/>
            <w:sz w:val="24"/>
            <w:szCs w:val="24"/>
          </w:rPr>
          <w:delText xml:space="preserve">which assumes </w:delText>
        </w:r>
        <w:r w:rsidR="00F15A39" w:rsidDel="002C05F1">
          <w:rPr>
            <w:rFonts w:ascii="Gadugi" w:hAnsi="Gadugi" w:cs="Times New Roman"/>
            <w:sz w:val="24"/>
            <w:szCs w:val="24"/>
          </w:rPr>
          <w:delText xml:space="preserve">that what </w:delText>
        </w:r>
      </w:del>
      <w:ins w:id="525" w:author="Ben Stanley" w:date="2018-12-03T14:49:00Z">
        <w:r w:rsidR="002C05F1">
          <w:rPr>
            <w:rFonts w:ascii="Gadugi" w:hAnsi="Gadugi" w:cs="Times New Roman"/>
            <w:sz w:val="24"/>
            <w:szCs w:val="24"/>
          </w:rPr>
          <w:t xml:space="preserve">the actions of </w:t>
        </w:r>
      </w:ins>
      <w:r w:rsidR="00F15A39">
        <w:rPr>
          <w:rFonts w:ascii="Gadugi" w:hAnsi="Gadugi" w:cs="Times New Roman"/>
          <w:sz w:val="24"/>
          <w:szCs w:val="24"/>
        </w:rPr>
        <w:t>politicians</w:t>
      </w:r>
      <w:ins w:id="526" w:author="Ben Stanley" w:date="2018-12-03T14:49:00Z">
        <w:r w:rsidR="000C2246">
          <w:rPr>
            <w:rFonts w:ascii="Gadugi" w:hAnsi="Gadugi" w:cs="Times New Roman"/>
            <w:sz w:val="24"/>
            <w:szCs w:val="24"/>
          </w:rPr>
          <w:t>, in the shape of policy decisions, is</w:t>
        </w:r>
      </w:ins>
      <w:r w:rsidR="00F15A39">
        <w:rPr>
          <w:rFonts w:ascii="Gadugi" w:hAnsi="Gadugi" w:cs="Times New Roman"/>
          <w:sz w:val="24"/>
          <w:szCs w:val="24"/>
        </w:rPr>
        <w:t xml:space="preserve"> </w:t>
      </w:r>
      <w:del w:id="527" w:author="Ben Stanley" w:date="2018-12-03T14:49:00Z">
        <w:r w:rsidR="00F15A39" w:rsidDel="000C2246">
          <w:rPr>
            <w:rFonts w:ascii="Gadugi" w:hAnsi="Gadugi" w:cs="Times New Roman"/>
            <w:sz w:val="24"/>
            <w:szCs w:val="24"/>
          </w:rPr>
          <w:delText>ultimately do and implement as poli</w:delText>
        </w:r>
        <w:r w:rsidR="0021027D" w:rsidDel="000C2246">
          <w:rPr>
            <w:rFonts w:ascii="Gadugi" w:hAnsi="Gadugi" w:cs="Times New Roman"/>
            <w:sz w:val="24"/>
            <w:szCs w:val="24"/>
          </w:rPr>
          <w:delText>cy decisions is</w:delText>
        </w:r>
        <w:r w:rsidR="00F15A39" w:rsidDel="000C2246">
          <w:rPr>
            <w:rFonts w:ascii="Gadugi" w:hAnsi="Gadugi" w:cs="Times New Roman"/>
            <w:sz w:val="24"/>
            <w:szCs w:val="24"/>
          </w:rPr>
          <w:delText xml:space="preserve"> </w:delText>
        </w:r>
      </w:del>
      <w:r w:rsidR="00F15A39">
        <w:rPr>
          <w:rFonts w:ascii="Gadugi" w:hAnsi="Gadugi" w:cs="Times New Roman"/>
          <w:sz w:val="24"/>
          <w:szCs w:val="24"/>
        </w:rPr>
        <w:t xml:space="preserve">determined </w:t>
      </w:r>
      <w:r w:rsidR="0021027D">
        <w:rPr>
          <w:rFonts w:ascii="Gadugi" w:hAnsi="Gadugi" w:cs="Times New Roman"/>
          <w:sz w:val="24"/>
          <w:szCs w:val="24"/>
        </w:rPr>
        <w:t xml:space="preserve">mainly </w:t>
      </w:r>
      <w:ins w:id="528" w:author="Ben Stanley" w:date="2018-12-03T14:50:00Z">
        <w:r w:rsidR="000C2246">
          <w:rPr>
            <w:rFonts w:ascii="Gadugi" w:hAnsi="Gadugi" w:cs="Times New Roman"/>
            <w:sz w:val="24"/>
            <w:szCs w:val="24"/>
          </w:rPr>
          <w:t xml:space="preserve">with reference to the preferences of citizens </w:t>
        </w:r>
      </w:ins>
      <w:del w:id="529" w:author="Ben Stanley" w:date="2018-12-03T14:49:00Z">
        <w:r w:rsidR="00F15A39" w:rsidDel="000C2246">
          <w:rPr>
            <w:rFonts w:ascii="Gadugi" w:hAnsi="Gadugi" w:cs="Times New Roman"/>
            <w:sz w:val="24"/>
            <w:szCs w:val="24"/>
          </w:rPr>
          <w:delText>by</w:delText>
        </w:r>
      </w:del>
      <w:del w:id="530" w:author="Ben Stanley" w:date="2018-12-03T14:50:00Z">
        <w:r w:rsidR="00F15A39" w:rsidDel="000C2246">
          <w:rPr>
            <w:rFonts w:ascii="Gadugi" w:hAnsi="Gadugi" w:cs="Times New Roman"/>
            <w:sz w:val="24"/>
            <w:szCs w:val="24"/>
          </w:rPr>
          <w:delText xml:space="preserve"> citizens preferences</w:delText>
        </w:r>
        <w:r w:rsidR="007544C2" w:rsidDel="000C2246">
          <w:rPr>
            <w:rFonts w:ascii="Gadugi" w:hAnsi="Gadugi" w:cs="Times New Roman"/>
            <w:sz w:val="24"/>
            <w:szCs w:val="24"/>
          </w:rPr>
          <w:delText xml:space="preserve"> </w:delText>
        </w:r>
      </w:del>
      <w:r w:rsidR="007544C2">
        <w:rPr>
          <w:rFonts w:ascii="Gadugi" w:hAnsi="Gadugi" w:cs="Times New Roman"/>
          <w:sz w:val="24"/>
          <w:szCs w:val="24"/>
        </w:rPr>
        <w:t xml:space="preserve">(Pitkin 1967; </w:t>
      </w:r>
      <w:proofErr w:type="spellStart"/>
      <w:r w:rsidR="007544C2">
        <w:rPr>
          <w:rFonts w:ascii="Gadugi" w:hAnsi="Gadugi" w:cs="Times New Roman"/>
          <w:sz w:val="24"/>
          <w:szCs w:val="24"/>
        </w:rPr>
        <w:t>Manin</w:t>
      </w:r>
      <w:proofErr w:type="spellEnd"/>
      <w:r w:rsidR="007544C2">
        <w:rPr>
          <w:rFonts w:ascii="Gadugi" w:hAnsi="Gadugi" w:cs="Times New Roman"/>
          <w:sz w:val="24"/>
          <w:szCs w:val="24"/>
        </w:rPr>
        <w:t xml:space="preserve"> 2002; </w:t>
      </w:r>
      <w:proofErr w:type="spellStart"/>
      <w:r w:rsidR="007544C2">
        <w:rPr>
          <w:rFonts w:ascii="Gadugi" w:hAnsi="Gadugi" w:cs="Times New Roman"/>
          <w:sz w:val="24"/>
          <w:szCs w:val="24"/>
        </w:rPr>
        <w:t>Mansbridge</w:t>
      </w:r>
      <w:proofErr w:type="spellEnd"/>
      <w:r w:rsidR="007544C2">
        <w:rPr>
          <w:rFonts w:ascii="Gadugi" w:hAnsi="Gadugi" w:cs="Times New Roman"/>
          <w:sz w:val="24"/>
          <w:szCs w:val="24"/>
        </w:rPr>
        <w:t xml:space="preserve"> 2003)</w:t>
      </w:r>
      <w:r w:rsidR="00F15A39">
        <w:rPr>
          <w:rFonts w:ascii="Gadugi" w:hAnsi="Gadugi" w:cs="Times New Roman"/>
          <w:sz w:val="24"/>
          <w:szCs w:val="24"/>
        </w:rPr>
        <w:t xml:space="preserve">. </w:t>
      </w:r>
      <w:del w:id="531" w:author="Ben Stanley" w:date="2018-12-03T14:51:00Z">
        <w:r w:rsidR="00F15A39" w:rsidDel="008267FE">
          <w:rPr>
            <w:rFonts w:ascii="Gadugi" w:hAnsi="Gadugi" w:cs="Times New Roman"/>
            <w:sz w:val="24"/>
            <w:szCs w:val="24"/>
          </w:rPr>
          <w:delText xml:space="preserve">It </w:delText>
        </w:r>
      </w:del>
      <w:ins w:id="532" w:author="Ben Stanley" w:date="2018-12-03T14:51:00Z">
        <w:r w:rsidR="008267FE">
          <w:rPr>
            <w:rFonts w:ascii="Gadugi" w:hAnsi="Gadugi" w:cs="Times New Roman"/>
            <w:sz w:val="24"/>
            <w:szCs w:val="24"/>
          </w:rPr>
          <w:t xml:space="preserve">Empirical studies that proceed from the folk theory assumptions </w:t>
        </w:r>
      </w:ins>
      <w:r w:rsidR="00F15A39">
        <w:rPr>
          <w:rFonts w:ascii="Gadugi" w:hAnsi="Gadugi" w:cs="Times New Roman"/>
          <w:sz w:val="24"/>
          <w:szCs w:val="24"/>
        </w:rPr>
        <w:t>can take the form of simple proximity analyses</w:t>
      </w:r>
      <w:r w:rsidR="007544C2">
        <w:rPr>
          <w:rFonts w:ascii="Gadugi" w:hAnsi="Gadugi" w:cs="Times New Roman"/>
          <w:sz w:val="24"/>
          <w:szCs w:val="24"/>
        </w:rPr>
        <w:t xml:space="preserve"> (</w:t>
      </w:r>
      <w:proofErr w:type="spellStart"/>
      <w:r w:rsidR="007544C2">
        <w:rPr>
          <w:rFonts w:ascii="Gadugi" w:hAnsi="Gadugi" w:cs="Times New Roman"/>
          <w:sz w:val="24"/>
          <w:szCs w:val="24"/>
        </w:rPr>
        <w:t>Achen</w:t>
      </w:r>
      <w:proofErr w:type="spellEnd"/>
      <w:r w:rsidR="007544C2">
        <w:rPr>
          <w:rFonts w:ascii="Gadugi" w:hAnsi="Gadugi" w:cs="Times New Roman"/>
          <w:sz w:val="24"/>
          <w:szCs w:val="24"/>
        </w:rPr>
        <w:t xml:space="preserve"> 1979</w:t>
      </w:r>
      <w:ins w:id="533" w:author="Ben Stanley" w:date="2018-12-03T14:51:00Z">
        <w:r w:rsidR="008267FE">
          <w:rPr>
            <w:rFonts w:ascii="Gadugi" w:hAnsi="Gadugi" w:cs="Times New Roman"/>
            <w:sz w:val="24"/>
            <w:szCs w:val="24"/>
          </w:rPr>
          <w:t>)</w:t>
        </w:r>
      </w:ins>
      <w:del w:id="534" w:author="Ben Stanley" w:date="2018-12-03T14:51:00Z">
        <w:r w:rsidR="007544C2" w:rsidDel="008267FE">
          <w:rPr>
            <w:rFonts w:ascii="Gadugi" w:hAnsi="Gadugi" w:cs="Times New Roman"/>
            <w:sz w:val="24"/>
            <w:szCs w:val="24"/>
          </w:rPr>
          <w:delText xml:space="preserve">; </w:delText>
        </w:r>
      </w:del>
      <w:r w:rsidR="00F15A39">
        <w:rPr>
          <w:rFonts w:ascii="Gadugi" w:hAnsi="Gadugi" w:cs="Times New Roman"/>
          <w:sz w:val="24"/>
          <w:szCs w:val="24"/>
        </w:rPr>
        <w:t>, directional or proximity</w:t>
      </w:r>
      <w:ins w:id="535" w:author="Ben Stanley" w:date="2018-12-03T14:51:00Z">
        <w:r w:rsidR="008267FE">
          <w:rPr>
            <w:rFonts w:ascii="Gadugi" w:hAnsi="Gadugi" w:cs="Times New Roman"/>
            <w:sz w:val="24"/>
            <w:szCs w:val="24"/>
          </w:rPr>
          <w:t>-based analyses</w:t>
        </w:r>
      </w:ins>
      <w:del w:id="536" w:author="Ben Stanley" w:date="2018-12-03T14:51:00Z">
        <w:r w:rsidR="0021027D" w:rsidDel="008267FE">
          <w:rPr>
            <w:rFonts w:ascii="Gadugi" w:hAnsi="Gadugi" w:cs="Times New Roman"/>
            <w:sz w:val="24"/>
            <w:szCs w:val="24"/>
          </w:rPr>
          <w:delText xml:space="preserve"> approach</w:delText>
        </w:r>
      </w:del>
      <w:r w:rsidR="0021027D">
        <w:rPr>
          <w:rFonts w:ascii="Gadugi" w:hAnsi="Gadugi" w:cs="Times New Roman"/>
          <w:sz w:val="24"/>
          <w:szCs w:val="24"/>
        </w:rPr>
        <w:t xml:space="preserve"> </w:t>
      </w:r>
      <w:r w:rsidR="00E35AA5">
        <w:rPr>
          <w:rFonts w:ascii="Gadugi" w:hAnsi="Gadugi" w:cs="Times New Roman"/>
          <w:sz w:val="24"/>
          <w:szCs w:val="24"/>
        </w:rPr>
        <w:t>(Rabinowitz, MacDonald XXX)</w:t>
      </w:r>
      <w:ins w:id="537" w:author="Ben Stanley" w:date="2018-12-03T14:52:00Z">
        <w:r w:rsidR="008267FE">
          <w:rPr>
            <w:rFonts w:ascii="Gadugi" w:hAnsi="Gadugi" w:cs="Times New Roman"/>
            <w:sz w:val="24"/>
            <w:szCs w:val="24"/>
          </w:rPr>
          <w:t xml:space="preserve">, </w:t>
        </w:r>
      </w:ins>
      <w:del w:id="538" w:author="Ben Stanley" w:date="2018-12-03T14:52:00Z">
        <w:r w:rsidR="00E35AA5" w:rsidDel="008267FE">
          <w:rPr>
            <w:rFonts w:ascii="Gadugi" w:hAnsi="Gadugi" w:cs="Times New Roman"/>
            <w:sz w:val="24"/>
            <w:szCs w:val="24"/>
          </w:rPr>
          <w:delText xml:space="preserve"> </w:delText>
        </w:r>
        <w:r w:rsidR="00F15A39" w:rsidDel="008267FE">
          <w:rPr>
            <w:rFonts w:ascii="Gadugi" w:hAnsi="Gadugi" w:cs="Times New Roman"/>
            <w:sz w:val="24"/>
            <w:szCs w:val="24"/>
          </w:rPr>
          <w:delText xml:space="preserve">as well as </w:delText>
        </w:r>
      </w:del>
      <w:r w:rsidR="00F15A39">
        <w:rPr>
          <w:rFonts w:ascii="Gadugi" w:hAnsi="Gadugi" w:cs="Times New Roman"/>
          <w:sz w:val="24"/>
          <w:szCs w:val="24"/>
        </w:rPr>
        <w:t>spatial models of party competition</w:t>
      </w:r>
      <w:r w:rsidR="00E35AA5">
        <w:rPr>
          <w:rFonts w:ascii="Gadugi" w:hAnsi="Gadugi" w:cs="Times New Roman"/>
          <w:sz w:val="24"/>
          <w:szCs w:val="24"/>
        </w:rPr>
        <w:t xml:space="preserve"> (</w:t>
      </w:r>
      <w:proofErr w:type="spellStart"/>
      <w:r w:rsidR="00E35AA5">
        <w:rPr>
          <w:rFonts w:ascii="Gadugi" w:hAnsi="Gadugi" w:cs="Times New Roman"/>
          <w:sz w:val="24"/>
          <w:szCs w:val="24"/>
        </w:rPr>
        <w:t>Enelow</w:t>
      </w:r>
      <w:proofErr w:type="spellEnd"/>
      <w:r w:rsidR="00E35AA5">
        <w:rPr>
          <w:rFonts w:ascii="Gadugi" w:hAnsi="Gadugi" w:cs="Times New Roman"/>
          <w:sz w:val="24"/>
          <w:szCs w:val="24"/>
        </w:rPr>
        <w:t xml:space="preserve">, Hinich </w:t>
      </w:r>
      <w:r w:rsidR="00D41E35">
        <w:rPr>
          <w:rFonts w:ascii="Gadugi" w:hAnsi="Gadugi" w:cs="Times New Roman"/>
          <w:sz w:val="24"/>
          <w:szCs w:val="24"/>
        </w:rPr>
        <w:t xml:space="preserve">1984; </w:t>
      </w:r>
      <w:proofErr w:type="spellStart"/>
      <w:r w:rsidR="00E35AA5">
        <w:rPr>
          <w:rFonts w:ascii="Gadugi" w:hAnsi="Gadugi" w:cs="Times New Roman"/>
          <w:sz w:val="24"/>
          <w:szCs w:val="24"/>
        </w:rPr>
        <w:t>XXXRobertson</w:t>
      </w:r>
      <w:proofErr w:type="spellEnd"/>
      <w:del w:id="539" w:author="Ben Stanley" w:date="2018-12-03T14:52:00Z">
        <w:r w:rsidR="00E35AA5" w:rsidDel="008267FE">
          <w:rPr>
            <w:rFonts w:ascii="Gadugi" w:hAnsi="Gadugi" w:cs="Times New Roman"/>
            <w:sz w:val="24"/>
            <w:szCs w:val="24"/>
          </w:rPr>
          <w:delText>)</w:delText>
        </w:r>
      </w:del>
      <w:r w:rsidR="00E35AA5">
        <w:rPr>
          <w:rFonts w:ascii="Gadugi" w:hAnsi="Gadugi" w:cs="Times New Roman"/>
          <w:sz w:val="24"/>
          <w:szCs w:val="24"/>
        </w:rPr>
        <w:t xml:space="preserve"> XXXX</w:t>
      </w:r>
      <w:ins w:id="540" w:author="Ben Stanley" w:date="2018-12-03T14:52:00Z">
        <w:r w:rsidR="008267FE">
          <w:rPr>
            <w:rFonts w:ascii="Gadugi" w:hAnsi="Gadugi" w:cs="Times New Roman"/>
            <w:sz w:val="24"/>
            <w:szCs w:val="24"/>
          </w:rPr>
          <w:t xml:space="preserve">), </w:t>
        </w:r>
      </w:ins>
      <w:del w:id="541" w:author="Ben Stanley" w:date="2018-12-03T14:52:00Z">
        <w:r w:rsidR="00F15A39" w:rsidDel="008267FE">
          <w:rPr>
            <w:rFonts w:ascii="Gadugi" w:hAnsi="Gadugi" w:cs="Times New Roman"/>
            <w:sz w:val="24"/>
            <w:szCs w:val="24"/>
          </w:rPr>
          <w:delText xml:space="preserve"> </w:delText>
        </w:r>
      </w:del>
      <w:r w:rsidR="00F15A39">
        <w:rPr>
          <w:rFonts w:ascii="Gadugi" w:hAnsi="Gadugi" w:cs="Times New Roman"/>
          <w:sz w:val="24"/>
          <w:szCs w:val="24"/>
        </w:rPr>
        <w:t xml:space="preserve">or </w:t>
      </w:r>
      <w:r w:rsidR="0021027D">
        <w:rPr>
          <w:rFonts w:ascii="Gadugi" w:hAnsi="Gadugi" w:cs="Times New Roman"/>
          <w:sz w:val="24"/>
          <w:szCs w:val="24"/>
        </w:rPr>
        <w:t xml:space="preserve">focus on </w:t>
      </w:r>
      <w:del w:id="542" w:author="Ben Stanley" w:date="2018-12-03T14:52:00Z">
        <w:r w:rsidR="0021027D" w:rsidDel="008267FE">
          <w:rPr>
            <w:rFonts w:ascii="Gadugi" w:hAnsi="Gadugi" w:cs="Times New Roman"/>
            <w:sz w:val="24"/>
            <w:szCs w:val="24"/>
          </w:rPr>
          <w:delText xml:space="preserve">the </w:delText>
        </w:r>
      </w:del>
      <w:r w:rsidR="00F15A39">
        <w:rPr>
          <w:rFonts w:ascii="Gadugi" w:hAnsi="Gadugi" w:cs="Times New Roman"/>
          <w:sz w:val="24"/>
          <w:szCs w:val="24"/>
        </w:rPr>
        <w:t xml:space="preserve">more demanding issues of political representation </w:t>
      </w:r>
      <w:r w:rsidR="00E35AA5">
        <w:rPr>
          <w:rFonts w:ascii="Gadugi" w:hAnsi="Gadugi" w:cs="Times New Roman"/>
          <w:sz w:val="24"/>
          <w:szCs w:val="24"/>
        </w:rPr>
        <w:t xml:space="preserve">such </w:t>
      </w:r>
      <w:r w:rsidR="00F15A39">
        <w:rPr>
          <w:rFonts w:ascii="Gadugi" w:hAnsi="Gadugi" w:cs="Times New Roman"/>
          <w:sz w:val="24"/>
          <w:szCs w:val="24"/>
        </w:rPr>
        <w:t>as responsiveness</w:t>
      </w:r>
      <w:r w:rsidR="00E35AA5">
        <w:rPr>
          <w:rFonts w:ascii="Gadugi" w:hAnsi="Gadugi" w:cs="Times New Roman"/>
          <w:sz w:val="24"/>
          <w:szCs w:val="24"/>
        </w:rPr>
        <w:t xml:space="preserve"> (Converse and Pierce 1986; </w:t>
      </w:r>
      <w:proofErr w:type="spellStart"/>
      <w:r w:rsidR="00E35AA5">
        <w:rPr>
          <w:rFonts w:ascii="Gadugi" w:hAnsi="Gadugi" w:cs="Times New Roman"/>
          <w:sz w:val="24"/>
          <w:szCs w:val="24"/>
        </w:rPr>
        <w:t>Kitschelt</w:t>
      </w:r>
      <w:proofErr w:type="spellEnd"/>
      <w:r w:rsidR="00E35AA5">
        <w:rPr>
          <w:rFonts w:ascii="Gadugi" w:hAnsi="Gadugi" w:cs="Times New Roman"/>
          <w:sz w:val="24"/>
          <w:szCs w:val="24"/>
        </w:rPr>
        <w:t xml:space="preserve"> et al 1999</w:t>
      </w:r>
      <w:r w:rsidR="00F15A39">
        <w:rPr>
          <w:rFonts w:ascii="Gadugi" w:hAnsi="Gadugi" w:cs="Times New Roman"/>
          <w:sz w:val="24"/>
          <w:szCs w:val="24"/>
        </w:rPr>
        <w:t>.</w:t>
      </w:r>
      <w:r w:rsidR="00E35AA5">
        <w:rPr>
          <w:rFonts w:ascii="Gadugi" w:hAnsi="Gadugi" w:cs="Times New Roman"/>
          <w:sz w:val="24"/>
          <w:szCs w:val="24"/>
        </w:rPr>
        <w:t>; Roberts 2010).</w:t>
      </w:r>
      <w:r w:rsidR="00F15A39">
        <w:rPr>
          <w:rFonts w:ascii="Gadugi" w:hAnsi="Gadugi" w:cs="Times New Roman"/>
          <w:sz w:val="24"/>
          <w:szCs w:val="24"/>
        </w:rPr>
        <w:t xml:space="preserve"> </w:t>
      </w:r>
      <w:del w:id="543" w:author="Ben Stanley" w:date="2018-12-03T14:52:00Z">
        <w:r w:rsidR="00F15A39" w:rsidDel="008267FE">
          <w:rPr>
            <w:rFonts w:ascii="Gadugi" w:hAnsi="Gadugi" w:cs="Times New Roman"/>
            <w:sz w:val="24"/>
            <w:szCs w:val="24"/>
          </w:rPr>
          <w:delText xml:space="preserve">It </w:delText>
        </w:r>
      </w:del>
      <w:ins w:id="544" w:author="Ben Stanley" w:date="2018-12-03T14:52:00Z">
        <w:r w:rsidR="008267FE">
          <w:rPr>
            <w:rFonts w:ascii="Gadugi" w:hAnsi="Gadugi" w:cs="Times New Roman"/>
            <w:sz w:val="24"/>
            <w:szCs w:val="24"/>
          </w:rPr>
          <w:t xml:space="preserve">The folk theory of democracy </w:t>
        </w:r>
      </w:ins>
      <w:r w:rsidR="00F15A39">
        <w:rPr>
          <w:rFonts w:ascii="Gadugi" w:hAnsi="Gadugi" w:cs="Times New Roman"/>
          <w:sz w:val="24"/>
          <w:szCs w:val="24"/>
        </w:rPr>
        <w:t>comes close</w:t>
      </w:r>
      <w:ins w:id="545" w:author="Ben Stanley" w:date="2018-12-03T14:52:00Z">
        <w:r w:rsidR="008267FE">
          <w:rPr>
            <w:rFonts w:ascii="Gadugi" w:hAnsi="Gadugi" w:cs="Times New Roman"/>
            <w:sz w:val="24"/>
            <w:szCs w:val="24"/>
          </w:rPr>
          <w:t>st</w:t>
        </w:r>
      </w:ins>
      <w:r w:rsidR="00F15A39">
        <w:rPr>
          <w:rFonts w:ascii="Gadugi" w:hAnsi="Gadugi" w:cs="Times New Roman"/>
          <w:sz w:val="24"/>
          <w:szCs w:val="24"/>
        </w:rPr>
        <w:t xml:space="preserve"> to </w:t>
      </w:r>
      <w:del w:id="546" w:author="Ben Stanley" w:date="2018-12-03T14:53:00Z">
        <w:r w:rsidR="00F15A39" w:rsidDel="008267FE">
          <w:rPr>
            <w:rFonts w:ascii="Gadugi" w:hAnsi="Gadugi" w:cs="Times New Roman"/>
            <w:sz w:val="24"/>
            <w:szCs w:val="24"/>
          </w:rPr>
          <w:delText xml:space="preserve">populist </w:delText>
        </w:r>
      </w:del>
      <w:ins w:id="547" w:author="Ben Stanley" w:date="2018-12-03T14:53:00Z">
        <w:r w:rsidR="008267FE">
          <w:rPr>
            <w:rFonts w:ascii="Gadugi" w:hAnsi="Gadugi" w:cs="Times New Roman"/>
            <w:sz w:val="24"/>
            <w:szCs w:val="24"/>
          </w:rPr>
          <w:t xml:space="preserve">the </w:t>
        </w:r>
      </w:ins>
      <w:r w:rsidR="00F15A39">
        <w:rPr>
          <w:rFonts w:ascii="Gadugi" w:hAnsi="Gadugi" w:cs="Times New Roman"/>
          <w:sz w:val="24"/>
          <w:szCs w:val="24"/>
        </w:rPr>
        <w:t>vision</w:t>
      </w:r>
      <w:del w:id="548" w:author="Ben Stanley" w:date="2018-12-03T14:53:00Z">
        <w:r w:rsidR="00F15A39" w:rsidDel="008267FE">
          <w:rPr>
            <w:rFonts w:ascii="Gadugi" w:hAnsi="Gadugi" w:cs="Times New Roman"/>
            <w:sz w:val="24"/>
            <w:szCs w:val="24"/>
          </w:rPr>
          <w:delText>s</w:delText>
        </w:r>
      </w:del>
      <w:r w:rsidR="00F15A39">
        <w:rPr>
          <w:rFonts w:ascii="Gadugi" w:hAnsi="Gadugi" w:cs="Times New Roman"/>
          <w:sz w:val="24"/>
          <w:szCs w:val="24"/>
        </w:rPr>
        <w:t xml:space="preserve"> of electoral democracy </w:t>
      </w:r>
      <w:del w:id="549" w:author="Ben Stanley" w:date="2018-12-03T14:53:00Z">
        <w:r w:rsidR="00F15A39" w:rsidDel="008267FE">
          <w:rPr>
            <w:rFonts w:ascii="Gadugi" w:hAnsi="Gadugi" w:cs="Times New Roman"/>
            <w:sz w:val="24"/>
            <w:szCs w:val="24"/>
          </w:rPr>
          <w:delText>in which Lincolian Gettysburg dictum</w:delText>
        </w:r>
      </w:del>
      <w:ins w:id="550" w:author="Ben Stanley" w:date="2018-12-03T14:53:00Z">
        <w:r w:rsidR="008267FE">
          <w:rPr>
            <w:rFonts w:ascii="Gadugi" w:hAnsi="Gadugi" w:cs="Times New Roman"/>
            <w:sz w:val="24"/>
            <w:szCs w:val="24"/>
          </w:rPr>
          <w:t>embodied in the Lincolnian dictum</w:t>
        </w:r>
      </w:ins>
      <w:r w:rsidR="00F15A39">
        <w:rPr>
          <w:rFonts w:ascii="Gadugi" w:hAnsi="Gadugi" w:cs="Times New Roman"/>
          <w:sz w:val="24"/>
          <w:szCs w:val="24"/>
        </w:rPr>
        <w:t xml:space="preserve"> “of the people, by the people and for the people”</w:t>
      </w:r>
      <w:ins w:id="551" w:author="Ben Stanley" w:date="2018-12-03T14:53:00Z">
        <w:r w:rsidR="008267FE">
          <w:rPr>
            <w:rFonts w:ascii="Gadugi" w:hAnsi="Gadugi" w:cs="Times New Roman"/>
            <w:sz w:val="24"/>
            <w:szCs w:val="24"/>
          </w:rPr>
          <w:t>, according to</w:t>
        </w:r>
      </w:ins>
      <w:ins w:id="552" w:author="Ben Stanley" w:date="2018-12-03T14:54:00Z">
        <w:r w:rsidR="008267FE">
          <w:rPr>
            <w:rFonts w:ascii="Gadugi" w:hAnsi="Gadugi" w:cs="Times New Roman"/>
            <w:sz w:val="24"/>
            <w:szCs w:val="24"/>
          </w:rPr>
          <w:t xml:space="preserve"> which the purpose of elections </w:t>
        </w:r>
        <w:proofErr w:type="spellStart"/>
        <w:r w:rsidR="008267FE">
          <w:rPr>
            <w:rFonts w:ascii="Gadugi" w:hAnsi="Gadugi" w:cs="Times New Roman"/>
            <w:sz w:val="24"/>
            <w:szCs w:val="24"/>
          </w:rPr>
          <w:t>is</w:t>
        </w:r>
      </w:ins>
      <w:del w:id="553" w:author="Ben Stanley" w:date="2018-12-03T14:53:00Z">
        <w:r w:rsidR="00F15A39" w:rsidDel="008267FE">
          <w:rPr>
            <w:rFonts w:ascii="Gadugi" w:hAnsi="Gadugi" w:cs="Times New Roman"/>
            <w:sz w:val="24"/>
            <w:szCs w:val="24"/>
          </w:rPr>
          <w:delText xml:space="preserve"> is the pillar. </w:delText>
        </w:r>
        <w:r w:rsidR="006C0FC5" w:rsidDel="008267FE">
          <w:rPr>
            <w:rFonts w:ascii="Gadugi" w:hAnsi="Gadugi" w:cs="Times New Roman"/>
            <w:sz w:val="24"/>
            <w:szCs w:val="24"/>
          </w:rPr>
          <w:delText xml:space="preserve">In other words, </w:delText>
        </w:r>
      </w:del>
      <w:del w:id="554" w:author="Ben Stanley" w:date="2018-12-03T14:54:00Z">
        <w:r w:rsidR="006C0FC5" w:rsidDel="008267FE">
          <w:rPr>
            <w:rFonts w:ascii="Gadugi" w:hAnsi="Gadugi" w:cs="Times New Roman"/>
            <w:sz w:val="24"/>
            <w:szCs w:val="24"/>
          </w:rPr>
          <w:delText xml:space="preserve">elections should </w:delText>
        </w:r>
      </w:del>
      <w:ins w:id="555" w:author="Ben Stanley" w:date="2018-12-03T14:54:00Z">
        <w:r w:rsidR="008267FE">
          <w:rPr>
            <w:rFonts w:ascii="Gadugi" w:hAnsi="Gadugi" w:cs="Times New Roman"/>
            <w:sz w:val="24"/>
            <w:szCs w:val="24"/>
          </w:rPr>
          <w:t>to</w:t>
        </w:r>
        <w:proofErr w:type="spellEnd"/>
        <w:r w:rsidR="008267FE">
          <w:rPr>
            <w:rFonts w:ascii="Gadugi" w:hAnsi="Gadugi" w:cs="Times New Roman"/>
            <w:sz w:val="24"/>
            <w:szCs w:val="24"/>
          </w:rPr>
          <w:t xml:space="preserve"> ensure that </w:t>
        </w:r>
      </w:ins>
      <w:del w:id="556" w:author="Ben Stanley" w:date="2018-12-03T14:54:00Z">
        <w:r w:rsidR="006C0FC5" w:rsidDel="008267FE">
          <w:rPr>
            <w:rFonts w:ascii="Gadugi" w:hAnsi="Gadugi" w:cs="Times New Roman"/>
            <w:sz w:val="24"/>
            <w:szCs w:val="24"/>
          </w:rPr>
          <w:delText>create a polit</w:delText>
        </w:r>
        <w:r w:rsidR="00FE44A4" w:rsidDel="008267FE">
          <w:rPr>
            <w:rFonts w:ascii="Gadugi" w:hAnsi="Gadugi" w:cs="Times New Roman"/>
            <w:sz w:val="24"/>
            <w:szCs w:val="24"/>
          </w:rPr>
          <w:delText>ical situation in which</w:delText>
        </w:r>
        <w:r w:rsidR="006C0FC5" w:rsidDel="008267FE">
          <w:rPr>
            <w:rFonts w:ascii="Gadugi" w:hAnsi="Gadugi" w:cs="Times New Roman"/>
            <w:sz w:val="24"/>
            <w:szCs w:val="24"/>
          </w:rPr>
          <w:delText xml:space="preserve"> a</w:delText>
        </w:r>
      </w:del>
      <w:ins w:id="557" w:author="Ben Stanley" w:date="2018-12-03T14:54:00Z">
        <w:r w:rsidR="008267FE">
          <w:rPr>
            <w:rFonts w:ascii="Gadugi" w:hAnsi="Gadugi" w:cs="Times New Roman"/>
            <w:sz w:val="24"/>
            <w:szCs w:val="24"/>
          </w:rPr>
          <w:t>there obtains a persistent responsiveness of governing elites</w:t>
        </w:r>
      </w:ins>
      <w:del w:id="558" w:author="Ben Stanley" w:date="2018-12-03T14:54:00Z">
        <w:r w:rsidR="006C0FC5" w:rsidDel="008267FE">
          <w:rPr>
            <w:rFonts w:ascii="Gadugi" w:hAnsi="Gadugi" w:cs="Times New Roman"/>
            <w:sz w:val="24"/>
            <w:szCs w:val="24"/>
          </w:rPr>
          <w:delText xml:space="preserve"> persistent responsiveness of the governing elite</w:delText>
        </w:r>
      </w:del>
      <w:r w:rsidR="006C0FC5">
        <w:rPr>
          <w:rFonts w:ascii="Gadugi" w:hAnsi="Gadugi" w:cs="Times New Roman"/>
          <w:sz w:val="24"/>
          <w:szCs w:val="24"/>
        </w:rPr>
        <w:t xml:space="preserve"> to the preferences of </w:t>
      </w:r>
      <w:del w:id="559" w:author="Ben Stanley" w:date="2018-12-03T14:55:00Z">
        <w:r w:rsidR="006C0FC5" w:rsidDel="008267FE">
          <w:rPr>
            <w:rFonts w:ascii="Gadugi" w:hAnsi="Gadugi" w:cs="Times New Roman"/>
            <w:sz w:val="24"/>
            <w:szCs w:val="24"/>
          </w:rPr>
          <w:delText xml:space="preserve">its </w:delText>
        </w:r>
      </w:del>
      <w:r w:rsidR="006C0FC5">
        <w:rPr>
          <w:rFonts w:ascii="Gadugi" w:hAnsi="Gadugi" w:cs="Times New Roman"/>
          <w:sz w:val="24"/>
          <w:szCs w:val="24"/>
        </w:rPr>
        <w:t>citizens</w:t>
      </w:r>
      <w:del w:id="560" w:author="Ben Stanley" w:date="2018-12-03T14:55:00Z">
        <w:r w:rsidR="00FE44A4" w:rsidDel="008267FE">
          <w:rPr>
            <w:rFonts w:ascii="Gadugi" w:hAnsi="Gadugi" w:cs="Times New Roman"/>
            <w:sz w:val="24"/>
            <w:szCs w:val="24"/>
          </w:rPr>
          <w:delText xml:space="preserve"> exists</w:delText>
        </w:r>
      </w:del>
      <w:r w:rsidR="006C0FC5">
        <w:rPr>
          <w:rFonts w:ascii="Gadugi" w:hAnsi="Gadugi" w:cs="Times New Roman"/>
          <w:sz w:val="24"/>
          <w:szCs w:val="24"/>
        </w:rPr>
        <w:t>.</w:t>
      </w:r>
    </w:p>
    <w:p w14:paraId="5A8D4F43" w14:textId="7EACF2CA" w:rsidR="007544C2" w:rsidRPr="0033248A" w:rsidRDefault="00F15A39" w:rsidP="002D0523">
      <w:pPr>
        <w:ind w:right="-233"/>
        <w:rPr>
          <w:rFonts w:ascii="Gadugi" w:hAnsi="Gadugi" w:cs="Times New Roman"/>
          <w:sz w:val="24"/>
          <w:szCs w:val="24"/>
        </w:rPr>
      </w:pPr>
      <w:del w:id="561" w:author="Ben Stanley" w:date="2018-12-03T14:55:00Z">
        <w:r w:rsidDel="001573F8">
          <w:rPr>
            <w:rFonts w:ascii="Gadugi" w:hAnsi="Gadugi" w:cs="Times New Roman"/>
            <w:sz w:val="24"/>
            <w:szCs w:val="24"/>
          </w:rPr>
          <w:delText>On the other hand the project</w:delText>
        </w:r>
      </w:del>
      <w:ins w:id="562" w:author="Ben Stanley" w:date="2018-12-03T14:55:00Z">
        <w:r w:rsidR="001573F8">
          <w:rPr>
            <w:rFonts w:ascii="Gadugi" w:hAnsi="Gadugi" w:cs="Times New Roman"/>
            <w:sz w:val="24"/>
            <w:szCs w:val="24"/>
          </w:rPr>
          <w:t>The design of the PNES makes it possible to</w:t>
        </w:r>
      </w:ins>
      <w:r>
        <w:rPr>
          <w:rFonts w:ascii="Gadugi" w:hAnsi="Gadugi" w:cs="Times New Roman"/>
          <w:sz w:val="24"/>
          <w:szCs w:val="24"/>
        </w:rPr>
        <w:t xml:space="preserve"> </w:t>
      </w:r>
      <w:del w:id="563" w:author="Ben Stanley" w:date="2018-12-03T14:55:00Z">
        <w:r w:rsidDel="001573F8">
          <w:rPr>
            <w:rFonts w:ascii="Gadugi" w:hAnsi="Gadugi" w:cs="Times New Roman"/>
            <w:sz w:val="24"/>
            <w:szCs w:val="24"/>
          </w:rPr>
          <w:delText>allows</w:delText>
        </w:r>
        <w:r w:rsidR="0021027D" w:rsidDel="001573F8">
          <w:rPr>
            <w:rFonts w:ascii="Gadugi" w:hAnsi="Gadugi" w:cs="Times New Roman"/>
            <w:sz w:val="24"/>
            <w:szCs w:val="24"/>
          </w:rPr>
          <w:delText xml:space="preserve"> to investigate </w:delText>
        </w:r>
      </w:del>
      <w:ins w:id="564" w:author="Ben Stanley" w:date="2018-12-03T14:55:00Z">
        <w:r w:rsidR="001573F8">
          <w:rPr>
            <w:rFonts w:ascii="Gadugi" w:hAnsi="Gadugi" w:cs="Times New Roman"/>
            <w:sz w:val="24"/>
            <w:szCs w:val="24"/>
          </w:rPr>
          <w:t>evaluate the applicability of</w:t>
        </w:r>
      </w:ins>
      <w:ins w:id="565" w:author="Ben Stanley" w:date="2018-12-03T14:56:00Z">
        <w:r w:rsidR="001573F8">
          <w:rPr>
            <w:rFonts w:ascii="Gadugi" w:hAnsi="Gadugi" w:cs="Times New Roman"/>
            <w:sz w:val="24"/>
            <w:szCs w:val="24"/>
          </w:rPr>
          <w:t xml:space="preserve"> theories of</w:t>
        </w:r>
      </w:ins>
      <w:ins w:id="566" w:author="Ben Stanley" w:date="2018-12-03T14:55:00Z">
        <w:r w:rsidR="001573F8">
          <w:rPr>
            <w:rFonts w:ascii="Gadugi" w:hAnsi="Gadugi" w:cs="Times New Roman"/>
            <w:sz w:val="24"/>
            <w:szCs w:val="24"/>
          </w:rPr>
          <w:t xml:space="preserve"> </w:t>
        </w:r>
      </w:ins>
      <w:del w:id="567" w:author="Ben Stanley" w:date="2018-12-03T14:55:00Z">
        <w:r w:rsidR="0021027D" w:rsidDel="001573F8">
          <w:rPr>
            <w:rFonts w:ascii="Gadugi" w:hAnsi="Gadugi" w:cs="Times New Roman"/>
            <w:sz w:val="24"/>
            <w:szCs w:val="24"/>
          </w:rPr>
          <w:delText xml:space="preserve">the </w:delText>
        </w:r>
      </w:del>
      <w:r w:rsidR="0021027D">
        <w:rPr>
          <w:rFonts w:ascii="Gadugi" w:hAnsi="Gadugi" w:cs="Times New Roman"/>
          <w:sz w:val="24"/>
          <w:szCs w:val="24"/>
        </w:rPr>
        <w:t xml:space="preserve">retrospective accountability </w:t>
      </w:r>
      <w:del w:id="568" w:author="Ben Stanley" w:date="2018-12-03T14:55:00Z">
        <w:r w:rsidR="0021027D" w:rsidDel="001573F8">
          <w:rPr>
            <w:rFonts w:ascii="Gadugi" w:hAnsi="Gadugi" w:cs="Times New Roman"/>
            <w:sz w:val="24"/>
            <w:szCs w:val="24"/>
          </w:rPr>
          <w:delText>approach</w:delText>
        </w:r>
      </w:del>
      <w:r w:rsidR="0021027D">
        <w:rPr>
          <w:rFonts w:ascii="Gadugi" w:hAnsi="Gadugi" w:cs="Times New Roman"/>
          <w:sz w:val="24"/>
          <w:szCs w:val="24"/>
        </w:rPr>
        <w:t xml:space="preserve">, </w:t>
      </w:r>
      <w:del w:id="569" w:author="Ben Stanley" w:date="2018-12-03T15:01:00Z">
        <w:r w:rsidR="0021027D" w:rsidDel="00617319">
          <w:rPr>
            <w:rFonts w:ascii="Gadugi" w:hAnsi="Gadugi" w:cs="Times New Roman"/>
            <w:sz w:val="24"/>
            <w:szCs w:val="24"/>
          </w:rPr>
          <w:delText>which claims</w:delText>
        </w:r>
      </w:del>
      <w:ins w:id="570" w:author="Ben Stanley" w:date="2018-12-03T15:01:00Z">
        <w:r w:rsidR="00617319">
          <w:rPr>
            <w:rFonts w:ascii="Gadugi" w:hAnsi="Gadugi" w:cs="Times New Roman"/>
            <w:sz w:val="24"/>
            <w:szCs w:val="24"/>
          </w:rPr>
          <w:t>according to which</w:t>
        </w:r>
      </w:ins>
      <w:r w:rsidR="0021027D">
        <w:rPr>
          <w:rFonts w:ascii="Gadugi" w:hAnsi="Gadugi" w:cs="Times New Roman"/>
          <w:sz w:val="24"/>
          <w:szCs w:val="24"/>
        </w:rPr>
        <w:t xml:space="preserve"> citizens</w:t>
      </w:r>
      <w:ins w:id="571" w:author="Ben Stanley" w:date="2018-12-03T15:01:00Z">
        <w:r w:rsidR="00EE061D">
          <w:rPr>
            <w:rFonts w:ascii="Gadugi" w:hAnsi="Gadugi" w:cs="Times New Roman"/>
            <w:sz w:val="24"/>
            <w:szCs w:val="24"/>
          </w:rPr>
          <w:t xml:space="preserve">’ electoral </w:t>
        </w:r>
        <w:proofErr w:type="spellStart"/>
        <w:r w:rsidR="00EE061D">
          <w:rPr>
            <w:rFonts w:ascii="Gadugi" w:hAnsi="Gadugi" w:cs="Times New Roman"/>
            <w:sz w:val="24"/>
            <w:szCs w:val="24"/>
          </w:rPr>
          <w:t>behaviour</w:t>
        </w:r>
        <w:proofErr w:type="spellEnd"/>
        <w:r w:rsidR="00EE061D">
          <w:rPr>
            <w:rFonts w:ascii="Gadugi" w:hAnsi="Gadugi" w:cs="Times New Roman"/>
            <w:sz w:val="24"/>
            <w:szCs w:val="24"/>
          </w:rPr>
          <w:t xml:space="preserve"> can primarily be explained by their assessment of the</w:t>
        </w:r>
      </w:ins>
      <w:r w:rsidR="0021027D">
        <w:rPr>
          <w:rFonts w:ascii="Gadugi" w:hAnsi="Gadugi" w:cs="Times New Roman"/>
          <w:sz w:val="24"/>
          <w:szCs w:val="24"/>
        </w:rPr>
        <w:t xml:space="preserve"> </w:t>
      </w:r>
      <w:del w:id="572" w:author="Ben Stanley" w:date="2018-12-03T15:01:00Z">
        <w:r w:rsidR="0021027D" w:rsidDel="00EE061D">
          <w:rPr>
            <w:rFonts w:ascii="Gadugi" w:hAnsi="Gadugi" w:cs="Times New Roman"/>
            <w:sz w:val="24"/>
            <w:szCs w:val="24"/>
          </w:rPr>
          <w:delText xml:space="preserve">are mainly oriented at assessing the </w:delText>
        </w:r>
      </w:del>
      <w:r w:rsidR="0021027D">
        <w:rPr>
          <w:rFonts w:ascii="Gadugi" w:hAnsi="Gadugi" w:cs="Times New Roman"/>
          <w:sz w:val="24"/>
          <w:szCs w:val="24"/>
        </w:rPr>
        <w:t xml:space="preserve">deeds </w:t>
      </w:r>
      <w:r w:rsidR="006C0FC5">
        <w:rPr>
          <w:rFonts w:ascii="Gadugi" w:hAnsi="Gadugi" w:cs="Times New Roman"/>
          <w:sz w:val="24"/>
          <w:szCs w:val="24"/>
        </w:rPr>
        <w:t xml:space="preserve">and performance </w:t>
      </w:r>
      <w:r w:rsidR="0021027D">
        <w:rPr>
          <w:rFonts w:ascii="Gadugi" w:hAnsi="Gadugi" w:cs="Times New Roman"/>
          <w:sz w:val="24"/>
          <w:szCs w:val="24"/>
        </w:rPr>
        <w:t xml:space="preserve">of </w:t>
      </w:r>
      <w:del w:id="573" w:author="Ben Stanley" w:date="2018-12-03T15:01:00Z">
        <w:r w:rsidR="0021027D" w:rsidDel="00EE061D">
          <w:rPr>
            <w:rFonts w:ascii="Gadugi" w:hAnsi="Gadugi" w:cs="Times New Roman"/>
            <w:sz w:val="24"/>
            <w:szCs w:val="24"/>
          </w:rPr>
          <w:delText xml:space="preserve">the </w:delText>
        </w:r>
      </w:del>
      <w:r w:rsidR="0021027D">
        <w:rPr>
          <w:rFonts w:ascii="Gadugi" w:hAnsi="Gadugi" w:cs="Times New Roman"/>
          <w:sz w:val="24"/>
          <w:szCs w:val="24"/>
        </w:rPr>
        <w:t>politicians</w:t>
      </w:r>
      <w:r w:rsidR="006C0FC5">
        <w:rPr>
          <w:rFonts w:ascii="Gadugi" w:hAnsi="Gadugi" w:cs="Times New Roman"/>
          <w:sz w:val="24"/>
          <w:szCs w:val="24"/>
        </w:rPr>
        <w:t xml:space="preserve">. This </w:t>
      </w:r>
      <w:del w:id="574" w:author="Ben Stanley" w:date="2018-12-03T15:02:00Z">
        <w:r w:rsidR="006C0FC5" w:rsidDel="00EE061D">
          <w:rPr>
            <w:rFonts w:ascii="Gadugi" w:hAnsi="Gadugi" w:cs="Times New Roman"/>
            <w:sz w:val="24"/>
            <w:szCs w:val="24"/>
          </w:rPr>
          <w:delText>kind of performance-based retrospective theory of voting,</w:delText>
        </w:r>
      </w:del>
      <w:ins w:id="575" w:author="Ben Stanley" w:date="2018-12-03T15:02:00Z">
        <w:r w:rsidR="00EE061D">
          <w:rPr>
            <w:rFonts w:ascii="Gadugi" w:hAnsi="Gadugi" w:cs="Times New Roman"/>
            <w:sz w:val="24"/>
            <w:szCs w:val="24"/>
          </w:rPr>
          <w:t>is an approach</w:t>
        </w:r>
      </w:ins>
      <w:r w:rsidR="006C0FC5">
        <w:rPr>
          <w:rFonts w:ascii="Gadugi" w:hAnsi="Gadugi" w:cs="Times New Roman"/>
          <w:sz w:val="24"/>
          <w:szCs w:val="24"/>
        </w:rPr>
        <w:t xml:space="preserve"> associated mainly with </w:t>
      </w:r>
      <w:del w:id="576" w:author="Ben Stanley" w:date="2018-12-03T15:02:00Z">
        <w:r w:rsidR="006C0FC5" w:rsidDel="00EE061D">
          <w:rPr>
            <w:rFonts w:ascii="Gadugi" w:hAnsi="Gadugi" w:cs="Times New Roman"/>
            <w:sz w:val="24"/>
            <w:szCs w:val="24"/>
          </w:rPr>
          <w:delText xml:space="preserve">the oft-quoted work by </w:delText>
        </w:r>
      </w:del>
      <w:r w:rsidR="006C0FC5">
        <w:rPr>
          <w:rFonts w:ascii="Gadugi" w:hAnsi="Gadugi" w:cs="Times New Roman"/>
          <w:sz w:val="24"/>
          <w:szCs w:val="24"/>
        </w:rPr>
        <w:t>Fiorina</w:t>
      </w:r>
      <w:ins w:id="577" w:author="Ben Stanley" w:date="2018-12-03T15:02:00Z">
        <w:r w:rsidR="00EE061D">
          <w:rPr>
            <w:rFonts w:ascii="Gadugi" w:hAnsi="Gadugi" w:cs="Times New Roman"/>
            <w:sz w:val="24"/>
            <w:szCs w:val="24"/>
          </w:rPr>
          <w:t>’s</w:t>
        </w:r>
      </w:ins>
      <w:r w:rsidR="006C0FC5">
        <w:rPr>
          <w:rFonts w:ascii="Gadugi" w:hAnsi="Gadugi" w:cs="Times New Roman"/>
          <w:sz w:val="24"/>
          <w:szCs w:val="24"/>
        </w:rPr>
        <w:t xml:space="preserve"> (1981)</w:t>
      </w:r>
      <w:ins w:id="578" w:author="Ben Stanley" w:date="2018-12-03T15:02:00Z">
        <w:r w:rsidR="00EE061D">
          <w:rPr>
            <w:rFonts w:ascii="Gadugi" w:hAnsi="Gadugi" w:cs="Times New Roman"/>
            <w:sz w:val="24"/>
            <w:szCs w:val="24"/>
          </w:rPr>
          <w:t xml:space="preserve"> oft-cited work</w:t>
        </w:r>
      </w:ins>
      <w:r w:rsidR="006C0FC5">
        <w:rPr>
          <w:rFonts w:ascii="Gadugi" w:hAnsi="Gadugi" w:cs="Times New Roman"/>
          <w:sz w:val="24"/>
          <w:szCs w:val="24"/>
        </w:rPr>
        <w:t>, although it</w:t>
      </w:r>
      <w:ins w:id="579" w:author="Ben Stanley" w:date="2018-12-03T15:02:00Z">
        <w:r w:rsidR="00EE061D">
          <w:rPr>
            <w:rFonts w:ascii="Gadugi" w:hAnsi="Gadugi" w:cs="Times New Roman"/>
            <w:sz w:val="24"/>
            <w:szCs w:val="24"/>
          </w:rPr>
          <w:t>s</w:t>
        </w:r>
      </w:ins>
      <w:r w:rsidR="006C0FC5">
        <w:rPr>
          <w:rFonts w:ascii="Gadugi" w:hAnsi="Gadugi" w:cs="Times New Roman"/>
          <w:sz w:val="24"/>
          <w:szCs w:val="24"/>
        </w:rPr>
        <w:t xml:space="preserve"> wider roots can be traced back to </w:t>
      </w:r>
      <w:del w:id="580" w:author="Ben Stanley" w:date="2018-12-03T15:02:00Z">
        <w:r w:rsidR="006C0FC5" w:rsidDel="00EE061D">
          <w:rPr>
            <w:rFonts w:ascii="Gadugi" w:hAnsi="Gadugi" w:cs="Times New Roman"/>
            <w:sz w:val="24"/>
            <w:szCs w:val="24"/>
          </w:rPr>
          <w:delText>the proposals offered by</w:delText>
        </w:r>
      </w:del>
      <w:ins w:id="581" w:author="Ben Stanley" w:date="2018-12-03T15:02:00Z">
        <w:r w:rsidR="00EE061D">
          <w:rPr>
            <w:rFonts w:ascii="Gadugi" w:hAnsi="Gadugi" w:cs="Times New Roman"/>
            <w:sz w:val="24"/>
            <w:szCs w:val="24"/>
          </w:rPr>
          <w:t>propositions made by</w:t>
        </w:r>
      </w:ins>
      <w:r w:rsidR="006C0FC5">
        <w:rPr>
          <w:rFonts w:ascii="Gadugi" w:hAnsi="Gadugi" w:cs="Times New Roman"/>
          <w:sz w:val="24"/>
          <w:szCs w:val="24"/>
        </w:rPr>
        <w:t xml:space="preserve"> Key (1966) </w:t>
      </w:r>
      <w:del w:id="582" w:author="Ben Stanley" w:date="2018-12-03T15:03:00Z">
        <w:r w:rsidR="006C0FC5" w:rsidDel="00EE061D">
          <w:rPr>
            <w:rFonts w:ascii="Gadugi" w:hAnsi="Gadugi" w:cs="Times New Roman"/>
            <w:sz w:val="24"/>
            <w:szCs w:val="24"/>
          </w:rPr>
          <w:delText xml:space="preserve">or </w:delText>
        </w:r>
      </w:del>
      <w:ins w:id="583" w:author="Ben Stanley" w:date="2018-12-03T15:03:00Z">
        <w:r w:rsidR="00EE061D">
          <w:rPr>
            <w:rFonts w:ascii="Gadugi" w:hAnsi="Gadugi" w:cs="Times New Roman"/>
            <w:sz w:val="24"/>
            <w:szCs w:val="24"/>
          </w:rPr>
          <w:t xml:space="preserve">and </w:t>
        </w:r>
      </w:ins>
      <w:r w:rsidR="006C0FC5">
        <w:rPr>
          <w:rFonts w:ascii="Gadugi" w:hAnsi="Gadugi" w:cs="Times New Roman"/>
          <w:sz w:val="24"/>
          <w:szCs w:val="24"/>
        </w:rPr>
        <w:t>Kramer (1971)</w:t>
      </w:r>
      <w:r w:rsidR="007D56E9">
        <w:rPr>
          <w:rFonts w:ascii="Gadugi" w:hAnsi="Gadugi" w:cs="Times New Roman"/>
          <w:sz w:val="24"/>
          <w:szCs w:val="24"/>
        </w:rPr>
        <w:t>. This approach</w:t>
      </w:r>
      <w:r w:rsidR="006C0FC5">
        <w:rPr>
          <w:rFonts w:ascii="Gadugi" w:hAnsi="Gadugi" w:cs="Times New Roman"/>
          <w:sz w:val="24"/>
          <w:szCs w:val="24"/>
        </w:rPr>
        <w:t xml:space="preserve"> </w:t>
      </w:r>
      <w:del w:id="584" w:author="Ben Stanley" w:date="2018-12-03T15:03:00Z">
        <w:r w:rsidR="006C0FC5" w:rsidDel="00EE061D">
          <w:rPr>
            <w:rFonts w:ascii="Gadugi" w:hAnsi="Gadugi" w:cs="Times New Roman"/>
            <w:sz w:val="24"/>
            <w:szCs w:val="24"/>
          </w:rPr>
          <w:delText>presumes that</w:delText>
        </w:r>
      </w:del>
      <w:ins w:id="585" w:author="Ben Stanley" w:date="2018-12-03T15:03:00Z">
        <w:r w:rsidR="00EE061D">
          <w:rPr>
            <w:rFonts w:ascii="Gadugi" w:hAnsi="Gadugi" w:cs="Times New Roman"/>
            <w:sz w:val="24"/>
            <w:szCs w:val="24"/>
          </w:rPr>
          <w:t>is rooted in the assumption that</w:t>
        </w:r>
      </w:ins>
      <w:r w:rsidR="006C0FC5">
        <w:rPr>
          <w:rFonts w:ascii="Gadugi" w:hAnsi="Gadugi" w:cs="Times New Roman"/>
          <w:sz w:val="24"/>
          <w:szCs w:val="24"/>
        </w:rPr>
        <w:t xml:space="preserve"> even if average voters know very little about the complex </w:t>
      </w:r>
      <w:r w:rsidR="006C0FC5">
        <w:rPr>
          <w:rFonts w:ascii="Gadugi" w:hAnsi="Gadugi" w:cs="Times New Roman"/>
          <w:sz w:val="24"/>
          <w:szCs w:val="24"/>
        </w:rPr>
        <w:lastRenderedPageBreak/>
        <w:t>details of policy</w:t>
      </w:r>
      <w:r w:rsidR="007D56E9">
        <w:rPr>
          <w:rFonts w:ascii="Gadugi" w:hAnsi="Gadugi" w:cs="Times New Roman"/>
          <w:sz w:val="24"/>
          <w:szCs w:val="24"/>
        </w:rPr>
        <w:t xml:space="preserve"> formation and implementation</w:t>
      </w:r>
      <w:del w:id="586" w:author="Ben Stanley" w:date="2018-12-03T15:03:00Z">
        <w:r w:rsidR="007D56E9" w:rsidDel="00EE061D">
          <w:rPr>
            <w:rFonts w:ascii="Gadugi" w:hAnsi="Gadugi" w:cs="Times New Roman"/>
            <w:sz w:val="24"/>
            <w:szCs w:val="24"/>
          </w:rPr>
          <w:delText>,</w:delText>
        </w:r>
      </w:del>
      <w:r w:rsidR="007D56E9">
        <w:rPr>
          <w:rFonts w:ascii="Gadugi" w:hAnsi="Gadugi" w:cs="Times New Roman"/>
          <w:sz w:val="24"/>
          <w:szCs w:val="24"/>
        </w:rPr>
        <w:t xml:space="preserve"> they </w:t>
      </w:r>
      <w:del w:id="587" w:author="Ben Stanley" w:date="2018-12-03T15:03:00Z">
        <w:r w:rsidR="007D56E9" w:rsidDel="00EE061D">
          <w:rPr>
            <w:rFonts w:ascii="Gadugi" w:hAnsi="Gadugi" w:cs="Times New Roman"/>
            <w:sz w:val="24"/>
            <w:szCs w:val="24"/>
          </w:rPr>
          <w:delText xml:space="preserve">nevertheless </w:delText>
        </w:r>
      </w:del>
      <w:r w:rsidR="007D56E9">
        <w:rPr>
          <w:rFonts w:ascii="Gadugi" w:hAnsi="Gadugi" w:cs="Times New Roman"/>
          <w:sz w:val="24"/>
          <w:szCs w:val="24"/>
        </w:rPr>
        <w:t>can</w:t>
      </w:r>
      <w:ins w:id="588" w:author="Ben Stanley" w:date="2018-12-03T15:03:00Z">
        <w:r w:rsidR="00EE061D">
          <w:rPr>
            <w:rFonts w:ascii="Gadugi" w:hAnsi="Gadugi" w:cs="Times New Roman"/>
            <w:sz w:val="24"/>
            <w:szCs w:val="24"/>
          </w:rPr>
          <w:t xml:space="preserve"> nevertheless</w:t>
        </w:r>
      </w:ins>
      <w:r w:rsidR="007D56E9">
        <w:rPr>
          <w:rFonts w:ascii="Gadugi" w:hAnsi="Gadugi" w:cs="Times New Roman"/>
          <w:sz w:val="24"/>
          <w:szCs w:val="24"/>
        </w:rPr>
        <w:t xml:space="preserve"> exert effective control over their leaders simply by assessing the performance of incumbents, </w:t>
      </w:r>
      <w:proofErr w:type="spellStart"/>
      <w:r w:rsidR="007D56E9">
        <w:rPr>
          <w:rFonts w:ascii="Gadugi" w:hAnsi="Gadugi" w:cs="Times New Roman"/>
          <w:sz w:val="24"/>
          <w:szCs w:val="24"/>
        </w:rPr>
        <w:t>penal</w:t>
      </w:r>
      <w:del w:id="589" w:author="Ben Stanley" w:date="2018-12-03T15:03:00Z">
        <w:r w:rsidR="007D56E9" w:rsidDel="00EE061D">
          <w:rPr>
            <w:rFonts w:ascii="Gadugi" w:hAnsi="Gadugi" w:cs="Times New Roman"/>
            <w:sz w:val="24"/>
            <w:szCs w:val="24"/>
          </w:rPr>
          <w:delText>i</w:delText>
        </w:r>
      </w:del>
      <w:ins w:id="590" w:author="Ben Stanley" w:date="2018-12-03T15:03:00Z">
        <w:r w:rsidR="00EE061D">
          <w:rPr>
            <w:rFonts w:ascii="Gadugi" w:hAnsi="Gadugi" w:cs="Times New Roman"/>
            <w:sz w:val="24"/>
            <w:szCs w:val="24"/>
          </w:rPr>
          <w:t>s</w:t>
        </w:r>
      </w:ins>
      <w:del w:id="591" w:author="Ben Stanley" w:date="2018-12-03T15:03:00Z">
        <w:r w:rsidR="007D56E9" w:rsidDel="00EE061D">
          <w:rPr>
            <w:rFonts w:ascii="Gadugi" w:hAnsi="Gadugi" w:cs="Times New Roman"/>
            <w:sz w:val="24"/>
            <w:szCs w:val="24"/>
          </w:rPr>
          <w:delText>z</w:delText>
        </w:r>
      </w:del>
      <w:r w:rsidR="007D56E9">
        <w:rPr>
          <w:rFonts w:ascii="Gadugi" w:hAnsi="Gadugi" w:cs="Times New Roman"/>
          <w:sz w:val="24"/>
          <w:szCs w:val="24"/>
        </w:rPr>
        <w:t>ing</w:t>
      </w:r>
      <w:proofErr w:type="spellEnd"/>
      <w:r w:rsidR="007D56E9">
        <w:rPr>
          <w:rFonts w:ascii="Gadugi" w:hAnsi="Gadugi" w:cs="Times New Roman"/>
          <w:sz w:val="24"/>
          <w:szCs w:val="24"/>
        </w:rPr>
        <w:t xml:space="preserve"> </w:t>
      </w:r>
      <w:del w:id="592" w:author="Ben Stanley" w:date="2018-12-03T15:03:00Z">
        <w:r w:rsidR="007D56E9" w:rsidDel="00EE061D">
          <w:rPr>
            <w:rFonts w:ascii="Gadugi" w:hAnsi="Gadugi" w:cs="Times New Roman"/>
            <w:sz w:val="24"/>
            <w:szCs w:val="24"/>
          </w:rPr>
          <w:delText xml:space="preserve">by removing </w:delText>
        </w:r>
      </w:del>
      <w:r w:rsidR="007D56E9">
        <w:rPr>
          <w:rFonts w:ascii="Gadugi" w:hAnsi="Gadugi" w:cs="Times New Roman"/>
          <w:sz w:val="24"/>
          <w:szCs w:val="24"/>
        </w:rPr>
        <w:t>ineffective politicians</w:t>
      </w:r>
      <w:ins w:id="593" w:author="Ben Stanley" w:date="2018-12-03T15:03:00Z">
        <w:r w:rsidR="00EE061D">
          <w:rPr>
            <w:rFonts w:ascii="Gadugi" w:hAnsi="Gadugi" w:cs="Times New Roman"/>
            <w:sz w:val="24"/>
            <w:szCs w:val="24"/>
          </w:rPr>
          <w:t xml:space="preserve"> t</w:t>
        </w:r>
      </w:ins>
      <w:ins w:id="594" w:author="Ben Stanley" w:date="2018-12-03T15:04:00Z">
        <w:r w:rsidR="00EE061D">
          <w:rPr>
            <w:rFonts w:ascii="Gadugi" w:hAnsi="Gadugi" w:cs="Times New Roman"/>
            <w:sz w:val="24"/>
            <w:szCs w:val="24"/>
          </w:rPr>
          <w:t>hrough their removal from office,</w:t>
        </w:r>
      </w:ins>
      <w:r w:rsidR="007D56E9">
        <w:rPr>
          <w:rFonts w:ascii="Gadugi" w:hAnsi="Gadugi" w:cs="Times New Roman"/>
          <w:sz w:val="24"/>
          <w:szCs w:val="24"/>
        </w:rPr>
        <w:t xml:space="preserve"> and </w:t>
      </w:r>
      <w:ins w:id="595" w:author="Ben Stanley" w:date="2018-12-03T15:04:00Z">
        <w:r w:rsidR="00EE061D">
          <w:rPr>
            <w:rFonts w:ascii="Gadugi" w:hAnsi="Gadugi" w:cs="Times New Roman"/>
            <w:sz w:val="24"/>
            <w:szCs w:val="24"/>
          </w:rPr>
          <w:t>rewarding successful ones through the prolongation of their mandates</w:t>
        </w:r>
      </w:ins>
      <w:del w:id="596" w:author="Ben Stanley" w:date="2018-12-03T15:04:00Z">
        <w:r w:rsidR="007D56E9" w:rsidDel="00EE061D">
          <w:rPr>
            <w:rFonts w:ascii="Gadugi" w:hAnsi="Gadugi" w:cs="Times New Roman"/>
            <w:sz w:val="24"/>
            <w:szCs w:val="24"/>
          </w:rPr>
          <w:delText>supporting and prolonging the mandate of th</w:delText>
        </w:r>
        <w:r w:rsidR="00BE37BC" w:rsidDel="00EE061D">
          <w:rPr>
            <w:rFonts w:ascii="Gadugi" w:hAnsi="Gadugi" w:cs="Times New Roman"/>
            <w:sz w:val="24"/>
            <w:szCs w:val="24"/>
          </w:rPr>
          <w:delText>e successful ones</w:delText>
        </w:r>
      </w:del>
      <w:r w:rsidR="00BE37BC">
        <w:rPr>
          <w:rFonts w:ascii="Gadugi" w:hAnsi="Gadugi" w:cs="Times New Roman"/>
          <w:sz w:val="24"/>
          <w:szCs w:val="24"/>
        </w:rPr>
        <w:t xml:space="preserve">. </w:t>
      </w:r>
      <w:del w:id="597" w:author="Ben Stanley" w:date="2018-12-03T15:06:00Z">
        <w:r w:rsidR="00BE37BC" w:rsidDel="001D0EE2">
          <w:rPr>
            <w:rFonts w:ascii="Gadugi" w:hAnsi="Gadugi" w:cs="Times New Roman"/>
            <w:sz w:val="24"/>
            <w:szCs w:val="24"/>
          </w:rPr>
          <w:delText>Obviously this</w:delText>
        </w:r>
      </w:del>
      <w:ins w:id="598" w:author="Ben Stanley" w:date="2018-12-03T15:06:00Z">
        <w:r w:rsidR="001D0EE2">
          <w:rPr>
            <w:rFonts w:ascii="Gadugi" w:hAnsi="Gadugi" w:cs="Times New Roman"/>
            <w:sz w:val="24"/>
            <w:szCs w:val="24"/>
          </w:rPr>
          <w:t>This</w:t>
        </w:r>
      </w:ins>
      <w:r w:rsidR="00BE37BC">
        <w:rPr>
          <w:rFonts w:ascii="Gadugi" w:hAnsi="Gadugi" w:cs="Times New Roman"/>
          <w:sz w:val="24"/>
          <w:szCs w:val="24"/>
        </w:rPr>
        <w:t xml:space="preserve"> approach </w:t>
      </w:r>
      <w:del w:id="599" w:author="Ben Stanley" w:date="2018-12-03T15:06:00Z">
        <w:r w:rsidR="00531E18" w:rsidDel="001D0EE2">
          <w:rPr>
            <w:rFonts w:ascii="Gadugi" w:hAnsi="Gadugi" w:cs="Times New Roman"/>
            <w:sz w:val="24"/>
            <w:szCs w:val="24"/>
          </w:rPr>
          <w:delText xml:space="preserve">implies </w:delText>
        </w:r>
      </w:del>
      <w:ins w:id="600" w:author="Ben Stanley" w:date="2018-12-03T15:06:00Z">
        <w:r w:rsidR="001D0EE2">
          <w:rPr>
            <w:rFonts w:ascii="Gadugi" w:hAnsi="Gadugi" w:cs="Times New Roman"/>
            <w:sz w:val="24"/>
            <w:szCs w:val="24"/>
          </w:rPr>
          <w:t xml:space="preserve">assumes that citizens possess </w:t>
        </w:r>
      </w:ins>
      <w:r w:rsidR="00531E18">
        <w:rPr>
          <w:rFonts w:ascii="Gadugi" w:hAnsi="Gadugi" w:cs="Times New Roman"/>
          <w:sz w:val="24"/>
          <w:szCs w:val="24"/>
        </w:rPr>
        <w:t>high level</w:t>
      </w:r>
      <w:ins w:id="601" w:author="Ben Stanley" w:date="2018-12-03T15:06:00Z">
        <w:r w:rsidR="001D0EE2">
          <w:rPr>
            <w:rFonts w:ascii="Gadugi" w:hAnsi="Gadugi" w:cs="Times New Roman"/>
            <w:sz w:val="24"/>
            <w:szCs w:val="24"/>
          </w:rPr>
          <w:t>s</w:t>
        </w:r>
      </w:ins>
      <w:r w:rsidR="00531E18">
        <w:rPr>
          <w:rFonts w:ascii="Gadugi" w:hAnsi="Gadugi" w:cs="Times New Roman"/>
          <w:sz w:val="24"/>
          <w:szCs w:val="24"/>
        </w:rPr>
        <w:t xml:space="preserve"> of </w:t>
      </w:r>
      <w:del w:id="602" w:author="Ben Stanley" w:date="2018-12-03T15:06:00Z">
        <w:r w:rsidR="00531E18" w:rsidDel="001D0EE2">
          <w:rPr>
            <w:rFonts w:ascii="Gadugi" w:hAnsi="Gadugi" w:cs="Times New Roman"/>
            <w:sz w:val="24"/>
            <w:szCs w:val="24"/>
          </w:rPr>
          <w:delText xml:space="preserve">peoples’ </w:delText>
        </w:r>
      </w:del>
      <w:r w:rsidR="00531E18">
        <w:rPr>
          <w:rFonts w:ascii="Gadugi" w:hAnsi="Gadugi" w:cs="Times New Roman"/>
          <w:sz w:val="24"/>
          <w:szCs w:val="24"/>
        </w:rPr>
        <w:t xml:space="preserve">rationality, </w:t>
      </w:r>
      <w:del w:id="603" w:author="Ben Stanley" w:date="2018-12-03T15:06:00Z">
        <w:r w:rsidR="00531E18" w:rsidDel="001D0EE2">
          <w:rPr>
            <w:rFonts w:ascii="Gadugi" w:hAnsi="Gadugi" w:cs="Times New Roman"/>
            <w:sz w:val="24"/>
            <w:szCs w:val="24"/>
          </w:rPr>
          <w:delText xml:space="preserve">ability to </w:delText>
        </w:r>
        <w:r w:rsidR="007544C2" w:rsidDel="001D0EE2">
          <w:rPr>
            <w:rFonts w:ascii="Gadugi" w:hAnsi="Gadugi" w:cs="Times New Roman"/>
            <w:sz w:val="24"/>
            <w:szCs w:val="24"/>
          </w:rPr>
          <w:delText>calculate</w:delText>
        </w:r>
      </w:del>
      <w:ins w:id="604" w:author="Ben Stanley" w:date="2018-12-03T15:06:00Z">
        <w:r w:rsidR="001D0EE2">
          <w:rPr>
            <w:rFonts w:ascii="Gadugi" w:hAnsi="Gadugi" w:cs="Times New Roman"/>
            <w:sz w:val="24"/>
            <w:szCs w:val="24"/>
          </w:rPr>
          <w:t>calculation</w:t>
        </w:r>
      </w:ins>
      <w:r w:rsidR="007544C2">
        <w:rPr>
          <w:rFonts w:ascii="Gadugi" w:hAnsi="Gadugi" w:cs="Times New Roman"/>
          <w:sz w:val="24"/>
          <w:szCs w:val="24"/>
        </w:rPr>
        <w:t xml:space="preserve">, </w:t>
      </w:r>
      <w:del w:id="605" w:author="Ben Stanley" w:date="2018-12-03T15:06:00Z">
        <w:r w:rsidR="007544C2" w:rsidDel="001D0EE2">
          <w:rPr>
            <w:rFonts w:ascii="Gadugi" w:hAnsi="Gadugi" w:cs="Times New Roman"/>
            <w:sz w:val="24"/>
            <w:szCs w:val="24"/>
          </w:rPr>
          <w:delText>reasonably deliberate on alternatives and the like</w:delText>
        </w:r>
      </w:del>
      <w:ins w:id="606" w:author="Ben Stanley" w:date="2018-12-03T15:06:00Z">
        <w:r w:rsidR="001D0EE2">
          <w:rPr>
            <w:rFonts w:ascii="Gadugi" w:hAnsi="Gadugi" w:cs="Times New Roman"/>
            <w:sz w:val="24"/>
            <w:szCs w:val="24"/>
          </w:rPr>
          <w:t>and the ability to d</w:t>
        </w:r>
      </w:ins>
      <w:ins w:id="607" w:author="Ben Stanley" w:date="2018-12-03T15:07:00Z">
        <w:r w:rsidR="001D0EE2">
          <w:rPr>
            <w:rFonts w:ascii="Gadugi" w:hAnsi="Gadugi" w:cs="Times New Roman"/>
            <w:sz w:val="24"/>
            <w:szCs w:val="24"/>
          </w:rPr>
          <w:t>eliberate on alternatives</w:t>
        </w:r>
      </w:ins>
      <w:r w:rsidR="007544C2">
        <w:rPr>
          <w:rFonts w:ascii="Gadugi" w:hAnsi="Gadugi" w:cs="Times New Roman"/>
          <w:sz w:val="24"/>
          <w:szCs w:val="24"/>
        </w:rPr>
        <w:t>.</w:t>
      </w:r>
    </w:p>
    <w:p w14:paraId="4A86752F" w14:textId="23584908" w:rsidR="00B24D6E" w:rsidRDefault="007544C2" w:rsidP="00EA6621">
      <w:pPr>
        <w:ind w:right="-233"/>
        <w:rPr>
          <w:rFonts w:ascii="Gadugi" w:hAnsi="Gadugi" w:cs="Times New Roman"/>
          <w:sz w:val="24"/>
          <w:szCs w:val="24"/>
        </w:rPr>
      </w:pPr>
      <w:r w:rsidRPr="00E34028">
        <w:rPr>
          <w:rFonts w:ascii="Gadugi" w:hAnsi="Gadugi" w:cs="Times New Roman"/>
          <w:sz w:val="24"/>
          <w:szCs w:val="24"/>
        </w:rPr>
        <w:t>In</w:t>
      </w:r>
      <w:ins w:id="608" w:author="Ben Stanley" w:date="2018-12-03T15:07:00Z">
        <w:r w:rsidR="001D0EE2">
          <w:rPr>
            <w:rFonts w:ascii="Gadugi" w:hAnsi="Gadugi" w:cs="Times New Roman"/>
            <w:sz w:val="24"/>
            <w:szCs w:val="24"/>
          </w:rPr>
          <w:t xml:space="preserve"> their recent monograph</w:t>
        </w:r>
      </w:ins>
      <w:del w:id="609" w:author="Ben Stanley" w:date="2018-12-03T15:07:00Z">
        <w:r w:rsidRPr="00E34028" w:rsidDel="001D0EE2">
          <w:rPr>
            <w:rFonts w:ascii="Gadugi" w:hAnsi="Gadugi" w:cs="Times New Roman"/>
            <w:sz w:val="24"/>
            <w:szCs w:val="24"/>
          </w:rPr>
          <w:delText xml:space="preserve"> </w:delText>
        </w:r>
      </w:del>
      <w:r w:rsidR="00EA6621" w:rsidRPr="00E34028">
        <w:rPr>
          <w:rFonts w:ascii="Gadugi" w:hAnsi="Gadugi" w:cs="Times New Roman"/>
          <w:sz w:val="24"/>
          <w:szCs w:val="24"/>
        </w:rPr>
        <w:t xml:space="preserve"> “Democracy for Realists”, </w:t>
      </w:r>
      <w:del w:id="610" w:author="Ben Stanley" w:date="2018-12-03T15:07:00Z">
        <w:r w:rsidRPr="00E34028" w:rsidDel="001D0EE2">
          <w:rPr>
            <w:rFonts w:ascii="Gadugi" w:hAnsi="Gadugi" w:cs="Times New Roman"/>
            <w:sz w:val="24"/>
            <w:szCs w:val="24"/>
          </w:rPr>
          <w:delText xml:space="preserve">last book by </w:delText>
        </w:r>
        <w:r w:rsidR="00EA6621" w:rsidRPr="00E34028" w:rsidDel="001D0EE2">
          <w:rPr>
            <w:rFonts w:ascii="Gadugi" w:hAnsi="Gadugi" w:cs="Times New Roman"/>
            <w:sz w:val="24"/>
            <w:szCs w:val="24"/>
          </w:rPr>
          <w:delText xml:space="preserve">Christopher </w:delText>
        </w:r>
      </w:del>
      <w:proofErr w:type="spellStart"/>
      <w:r w:rsidR="00EA6621" w:rsidRPr="00E34028">
        <w:rPr>
          <w:rFonts w:ascii="Gadugi" w:hAnsi="Gadugi" w:cs="Times New Roman"/>
          <w:sz w:val="24"/>
          <w:szCs w:val="24"/>
        </w:rPr>
        <w:t>Achen</w:t>
      </w:r>
      <w:proofErr w:type="spellEnd"/>
      <w:r w:rsidR="00EA6621" w:rsidRPr="00E34028">
        <w:rPr>
          <w:rFonts w:ascii="Gadugi" w:hAnsi="Gadugi" w:cs="Times New Roman"/>
          <w:sz w:val="24"/>
          <w:szCs w:val="24"/>
        </w:rPr>
        <w:t xml:space="preserve"> and </w:t>
      </w:r>
      <w:del w:id="611" w:author="Ben Stanley" w:date="2018-12-03T15:07:00Z">
        <w:r w:rsidR="00EA6621" w:rsidRPr="00E34028" w:rsidDel="001D0EE2">
          <w:rPr>
            <w:rFonts w:ascii="Gadugi" w:hAnsi="Gadugi" w:cs="Times New Roman"/>
            <w:sz w:val="24"/>
            <w:szCs w:val="24"/>
          </w:rPr>
          <w:delText xml:space="preserve">Larry </w:delText>
        </w:r>
      </w:del>
      <w:r w:rsidR="00EA6621" w:rsidRPr="00E34028">
        <w:rPr>
          <w:rFonts w:ascii="Gadugi" w:hAnsi="Gadugi" w:cs="Times New Roman"/>
          <w:sz w:val="24"/>
          <w:szCs w:val="24"/>
        </w:rPr>
        <w:t>Bartels (2016)</w:t>
      </w:r>
      <w:del w:id="612" w:author="Ben Stanley" w:date="2018-12-03T15:07:00Z">
        <w:r w:rsidRPr="00E34028" w:rsidDel="001D0EE2">
          <w:rPr>
            <w:rFonts w:ascii="Gadugi" w:hAnsi="Gadugi" w:cs="Times New Roman"/>
            <w:sz w:val="24"/>
            <w:szCs w:val="24"/>
          </w:rPr>
          <w:delText>, the Authors</w:delText>
        </w:r>
        <w:r w:rsidR="00EA6621" w:rsidRPr="00E34028" w:rsidDel="001D0EE2">
          <w:rPr>
            <w:rFonts w:ascii="Gadugi" w:hAnsi="Gadugi" w:cs="Times New Roman"/>
            <w:sz w:val="24"/>
            <w:szCs w:val="24"/>
          </w:rPr>
          <w:delText xml:space="preserve"> </w:delText>
        </w:r>
      </w:del>
      <w:r w:rsidR="00EA6621" w:rsidRPr="00E34028">
        <w:rPr>
          <w:rFonts w:ascii="Gadugi" w:hAnsi="Gadugi" w:cs="Times New Roman"/>
          <w:sz w:val="24"/>
          <w:szCs w:val="24"/>
        </w:rPr>
        <w:t xml:space="preserve">argue that </w:t>
      </w:r>
      <w:r w:rsidRPr="00E34028">
        <w:rPr>
          <w:rFonts w:ascii="Gadugi" w:hAnsi="Gadugi" w:cs="Times New Roman"/>
          <w:sz w:val="24"/>
          <w:szCs w:val="24"/>
        </w:rPr>
        <w:t xml:space="preserve">most citizens, </w:t>
      </w:r>
      <w:r w:rsidR="00EA6621" w:rsidRPr="00E34028">
        <w:rPr>
          <w:rFonts w:ascii="Gadugi" w:hAnsi="Gadugi" w:cs="Times New Roman"/>
          <w:sz w:val="24"/>
          <w:szCs w:val="24"/>
        </w:rPr>
        <w:t>even th</w:t>
      </w:r>
      <w:r w:rsidRPr="00E34028">
        <w:rPr>
          <w:rFonts w:ascii="Gadugi" w:hAnsi="Gadugi" w:cs="Times New Roman"/>
          <w:sz w:val="24"/>
          <w:szCs w:val="24"/>
        </w:rPr>
        <w:t>e most sophisticated</w:t>
      </w:r>
      <w:r w:rsidR="00EA6621" w:rsidRPr="00E34028">
        <w:rPr>
          <w:rFonts w:ascii="Gadugi" w:hAnsi="Gadugi" w:cs="Times New Roman"/>
          <w:sz w:val="24"/>
          <w:szCs w:val="24"/>
        </w:rPr>
        <w:t xml:space="preserve"> voters</w:t>
      </w:r>
      <w:r w:rsidRPr="00E34028">
        <w:rPr>
          <w:rFonts w:ascii="Gadugi" w:hAnsi="Gadugi" w:cs="Times New Roman"/>
          <w:sz w:val="24"/>
          <w:szCs w:val="24"/>
        </w:rPr>
        <w:t xml:space="preserve">, </w:t>
      </w:r>
      <w:del w:id="613" w:author="Ben Stanley" w:date="2018-12-03T15:08:00Z">
        <w:r w:rsidRPr="00E34028" w:rsidDel="001D0EE2">
          <w:rPr>
            <w:rFonts w:ascii="Gadugi" w:hAnsi="Gadugi" w:cs="Times New Roman"/>
            <w:sz w:val="24"/>
            <w:szCs w:val="24"/>
          </w:rPr>
          <w:delText>hardly</w:delText>
        </w:r>
        <w:r w:rsidR="00EA6621" w:rsidRPr="00E34028" w:rsidDel="001D0EE2">
          <w:rPr>
            <w:rFonts w:ascii="Gadugi" w:hAnsi="Gadugi" w:cs="Times New Roman"/>
            <w:sz w:val="24"/>
            <w:szCs w:val="24"/>
          </w:rPr>
          <w:delText xml:space="preserve"> </w:delText>
        </w:r>
      </w:del>
      <w:ins w:id="614" w:author="Ben Stanley" w:date="2018-12-03T15:08:00Z">
        <w:r w:rsidR="001D0EE2">
          <w:rPr>
            <w:rFonts w:ascii="Gadugi" w:hAnsi="Gadugi" w:cs="Times New Roman"/>
            <w:sz w:val="24"/>
            <w:szCs w:val="24"/>
          </w:rPr>
          <w:t>do not</w:t>
        </w:r>
        <w:r w:rsidR="001D0EE2" w:rsidRPr="00E34028">
          <w:rPr>
            <w:rFonts w:ascii="Gadugi" w:hAnsi="Gadugi" w:cs="Times New Roman"/>
            <w:sz w:val="24"/>
            <w:szCs w:val="24"/>
          </w:rPr>
          <w:t xml:space="preserve"> </w:t>
        </w:r>
      </w:ins>
      <w:r w:rsidRPr="00E34028">
        <w:rPr>
          <w:rFonts w:ascii="Gadugi" w:hAnsi="Gadugi" w:cs="Times New Roman"/>
          <w:sz w:val="24"/>
          <w:szCs w:val="24"/>
        </w:rPr>
        <w:t xml:space="preserve">make </w:t>
      </w:r>
      <w:del w:id="615" w:author="Ben Stanley" w:date="2018-12-03T15:08:00Z">
        <w:r w:rsidRPr="00E34028" w:rsidDel="001D0EE2">
          <w:rPr>
            <w:rFonts w:ascii="Gadugi" w:hAnsi="Gadugi" w:cs="Times New Roman"/>
            <w:sz w:val="24"/>
            <w:szCs w:val="24"/>
          </w:rPr>
          <w:delText xml:space="preserve">their </w:delText>
        </w:r>
      </w:del>
      <w:r w:rsidRPr="00E34028">
        <w:rPr>
          <w:rFonts w:ascii="Gadugi" w:hAnsi="Gadugi" w:cs="Times New Roman"/>
          <w:sz w:val="24"/>
          <w:szCs w:val="24"/>
        </w:rPr>
        <w:t>political choices</w:t>
      </w:r>
      <w:r w:rsidR="00EA6621" w:rsidRPr="00E34028">
        <w:rPr>
          <w:rFonts w:ascii="Gadugi" w:hAnsi="Gadugi" w:cs="Times New Roman"/>
          <w:sz w:val="24"/>
          <w:szCs w:val="24"/>
        </w:rPr>
        <w:t xml:space="preserve"> </w:t>
      </w:r>
      <w:del w:id="616" w:author="Ben Stanley" w:date="2018-12-03T15:08:00Z">
        <w:r w:rsidR="00EA6621" w:rsidRPr="00E34028" w:rsidDel="001D0EE2">
          <w:rPr>
            <w:rFonts w:ascii="Gadugi" w:hAnsi="Gadugi" w:cs="Times New Roman"/>
            <w:sz w:val="24"/>
            <w:szCs w:val="24"/>
          </w:rPr>
          <w:delText xml:space="preserve">based </w:delText>
        </w:r>
      </w:del>
      <w:ins w:id="617" w:author="Ben Stanley" w:date="2018-12-03T15:08:00Z">
        <w:r w:rsidR="001D0EE2">
          <w:rPr>
            <w:rFonts w:ascii="Gadugi" w:hAnsi="Gadugi" w:cs="Times New Roman"/>
            <w:sz w:val="24"/>
            <w:szCs w:val="24"/>
          </w:rPr>
          <w:t>in accordance with their positions</w:t>
        </w:r>
        <w:r w:rsidR="001D0EE2" w:rsidRPr="00E34028">
          <w:rPr>
            <w:rFonts w:ascii="Gadugi" w:hAnsi="Gadugi" w:cs="Times New Roman"/>
            <w:sz w:val="24"/>
            <w:szCs w:val="24"/>
          </w:rPr>
          <w:t xml:space="preserve"> </w:t>
        </w:r>
      </w:ins>
      <w:r w:rsidR="00EA6621" w:rsidRPr="00E34028">
        <w:rPr>
          <w:rFonts w:ascii="Gadugi" w:hAnsi="Gadugi" w:cs="Times New Roman"/>
          <w:sz w:val="24"/>
          <w:szCs w:val="24"/>
        </w:rPr>
        <w:t>on policy issues</w:t>
      </w:r>
      <w:ins w:id="618" w:author="Ben Stanley" w:date="2018-12-03T15:08:00Z">
        <w:r w:rsidR="001D0EE2">
          <w:rPr>
            <w:rFonts w:ascii="Gadugi" w:hAnsi="Gadugi" w:cs="Times New Roman"/>
            <w:sz w:val="24"/>
            <w:szCs w:val="24"/>
          </w:rPr>
          <w:t>;</w:t>
        </w:r>
      </w:ins>
      <w:r w:rsidR="00B24D6E" w:rsidRPr="00E34028">
        <w:rPr>
          <w:rFonts w:ascii="Gadugi" w:hAnsi="Gadugi" w:cs="Times New Roman"/>
          <w:sz w:val="24"/>
          <w:szCs w:val="24"/>
        </w:rPr>
        <w:t xml:space="preserve"> </w:t>
      </w:r>
      <w:del w:id="619" w:author="Ben Stanley" w:date="2018-12-03T15:08:00Z">
        <w:r w:rsidR="00B24D6E" w:rsidRPr="00E34028" w:rsidDel="001D0EE2">
          <w:rPr>
            <w:rFonts w:ascii="Gadugi" w:hAnsi="Gadugi" w:cs="Times New Roman"/>
            <w:sz w:val="24"/>
            <w:szCs w:val="24"/>
          </w:rPr>
          <w:delText xml:space="preserve">and </w:delText>
        </w:r>
      </w:del>
      <w:r w:rsidR="00B24D6E" w:rsidRPr="00E34028">
        <w:rPr>
          <w:rFonts w:ascii="Gadugi" w:hAnsi="Gadugi" w:cs="Times New Roman"/>
          <w:sz w:val="24"/>
          <w:szCs w:val="24"/>
        </w:rPr>
        <w:t>as a consequence</w:t>
      </w:r>
      <w:ins w:id="620" w:author="Ben Stanley" w:date="2018-12-03T15:08:00Z">
        <w:r w:rsidR="001D0EE2">
          <w:rPr>
            <w:rFonts w:ascii="Gadugi" w:hAnsi="Gadugi" w:cs="Times New Roman"/>
            <w:sz w:val="24"/>
            <w:szCs w:val="24"/>
          </w:rPr>
          <w:t>,</w:t>
        </w:r>
      </w:ins>
      <w:r w:rsidR="00B24D6E" w:rsidRPr="00E34028">
        <w:rPr>
          <w:rFonts w:ascii="Gadugi" w:hAnsi="Gadugi" w:cs="Times New Roman"/>
          <w:sz w:val="24"/>
          <w:szCs w:val="24"/>
        </w:rPr>
        <w:t xml:space="preserve"> politicians experience </w:t>
      </w:r>
      <w:del w:id="621" w:author="Ben Stanley" w:date="2018-12-03T15:11:00Z">
        <w:r w:rsidR="00B24D6E" w:rsidRPr="00E34028" w:rsidDel="00EA5407">
          <w:rPr>
            <w:rFonts w:ascii="Gadugi" w:hAnsi="Gadugi" w:cs="Times New Roman"/>
            <w:sz w:val="24"/>
            <w:szCs w:val="24"/>
          </w:rPr>
          <w:delText xml:space="preserve">problems in </w:delText>
        </w:r>
      </w:del>
      <w:ins w:id="622" w:author="Ben Stanley" w:date="2018-12-03T15:11:00Z">
        <w:r w:rsidR="00EA5407">
          <w:rPr>
            <w:rFonts w:ascii="Gadugi" w:hAnsi="Gadugi" w:cs="Times New Roman"/>
            <w:sz w:val="24"/>
            <w:szCs w:val="24"/>
          </w:rPr>
          <w:t xml:space="preserve">significant difficulties in the </w:t>
        </w:r>
      </w:ins>
      <w:r w:rsidR="00B24D6E" w:rsidRPr="00E34028">
        <w:rPr>
          <w:rFonts w:ascii="Gadugi" w:hAnsi="Gadugi" w:cs="Times New Roman"/>
          <w:sz w:val="24"/>
          <w:szCs w:val="24"/>
        </w:rPr>
        <w:t xml:space="preserve">adequate </w:t>
      </w:r>
      <w:del w:id="623" w:author="Ben Stanley" w:date="2018-12-03T15:11:00Z">
        <w:r w:rsidR="00B24D6E" w:rsidRPr="00E34028" w:rsidDel="00EA5407">
          <w:rPr>
            <w:rFonts w:ascii="Gadugi" w:hAnsi="Gadugi" w:cs="Times New Roman"/>
            <w:sz w:val="24"/>
            <w:szCs w:val="24"/>
          </w:rPr>
          <w:delText xml:space="preserve">reading </w:delText>
        </w:r>
      </w:del>
      <w:ins w:id="624" w:author="Ben Stanley" w:date="2018-12-03T15:11:00Z">
        <w:r w:rsidR="00EA5407">
          <w:rPr>
            <w:rFonts w:ascii="Gadugi" w:hAnsi="Gadugi" w:cs="Times New Roman"/>
            <w:sz w:val="24"/>
            <w:szCs w:val="24"/>
          </w:rPr>
          <w:t xml:space="preserve">interpretation </w:t>
        </w:r>
        <w:proofErr w:type="spellStart"/>
        <w:r w:rsidR="00EA5407">
          <w:rPr>
            <w:rFonts w:ascii="Gadugi" w:hAnsi="Gadugi" w:cs="Times New Roman"/>
            <w:sz w:val="24"/>
            <w:szCs w:val="24"/>
          </w:rPr>
          <w:t>of</w:t>
        </w:r>
      </w:ins>
      <w:del w:id="625" w:author="Ben Stanley" w:date="2018-12-03T15:11:00Z">
        <w:r w:rsidR="00B24D6E" w:rsidRPr="00E34028" w:rsidDel="00EA5407">
          <w:rPr>
            <w:rFonts w:ascii="Gadugi" w:hAnsi="Gadugi" w:cs="Times New Roman"/>
            <w:sz w:val="24"/>
            <w:szCs w:val="24"/>
          </w:rPr>
          <w:delText>of t</w:delText>
        </w:r>
        <w:r w:rsidR="000253E3" w:rsidDel="00EA5407">
          <w:rPr>
            <w:rFonts w:ascii="Gadugi" w:hAnsi="Gadugi" w:cs="Times New Roman"/>
            <w:sz w:val="24"/>
            <w:szCs w:val="24"/>
          </w:rPr>
          <w:delText>heir</w:delText>
        </w:r>
      </w:del>
      <w:ins w:id="626" w:author="Ben Stanley" w:date="2018-12-03T15:11:00Z">
        <w:r w:rsidR="00EA5407">
          <w:rPr>
            <w:rFonts w:ascii="Gadugi" w:hAnsi="Gadugi" w:cs="Times New Roman"/>
            <w:sz w:val="24"/>
            <w:szCs w:val="24"/>
          </w:rPr>
          <w:t>voters</w:t>
        </w:r>
        <w:proofErr w:type="spellEnd"/>
        <w:r w:rsidR="00EA5407">
          <w:rPr>
            <w:rFonts w:ascii="Gadugi" w:hAnsi="Gadugi" w:cs="Times New Roman"/>
            <w:sz w:val="24"/>
            <w:szCs w:val="24"/>
          </w:rPr>
          <w:t>’</w:t>
        </w:r>
      </w:ins>
      <w:r w:rsidR="000253E3">
        <w:rPr>
          <w:rFonts w:ascii="Gadugi" w:hAnsi="Gadugi" w:cs="Times New Roman"/>
          <w:sz w:val="24"/>
          <w:szCs w:val="24"/>
        </w:rPr>
        <w:t xml:space="preserve"> preferences. Moreover</w:t>
      </w:r>
      <w:ins w:id="627" w:author="Ben Stanley" w:date="2018-12-03T15:11:00Z">
        <w:r w:rsidR="00EA5407">
          <w:rPr>
            <w:rFonts w:ascii="Gadugi" w:hAnsi="Gadugi" w:cs="Times New Roman"/>
            <w:sz w:val="24"/>
            <w:szCs w:val="24"/>
          </w:rPr>
          <w:t>, voters’ also have</w:t>
        </w:r>
      </w:ins>
      <w:r w:rsidR="000253E3">
        <w:rPr>
          <w:rFonts w:ascii="Gadugi" w:hAnsi="Gadugi" w:cs="Times New Roman"/>
          <w:sz w:val="24"/>
          <w:szCs w:val="24"/>
        </w:rPr>
        <w:t xml:space="preserve"> </w:t>
      </w:r>
      <w:del w:id="628" w:author="Ben Stanley" w:date="2018-12-03T15:11:00Z">
        <w:r w:rsidR="000253E3" w:rsidDel="00EA5407">
          <w:rPr>
            <w:rFonts w:ascii="Gadugi" w:hAnsi="Gadugi" w:cs="Times New Roman"/>
            <w:sz w:val="24"/>
            <w:szCs w:val="24"/>
          </w:rPr>
          <w:delText>they</w:delText>
        </w:r>
        <w:r w:rsidR="00B24D6E" w:rsidRPr="00E34028" w:rsidDel="00EA5407">
          <w:rPr>
            <w:rFonts w:ascii="Gadugi" w:hAnsi="Gadugi" w:cs="Times New Roman"/>
            <w:sz w:val="24"/>
            <w:szCs w:val="24"/>
          </w:rPr>
          <w:delText xml:space="preserve"> have </w:delText>
        </w:r>
      </w:del>
      <w:r w:rsidR="00B24D6E" w:rsidRPr="00E34028">
        <w:rPr>
          <w:rFonts w:ascii="Gadugi" w:hAnsi="Gadugi" w:cs="Times New Roman"/>
          <w:sz w:val="24"/>
          <w:szCs w:val="24"/>
        </w:rPr>
        <w:t xml:space="preserve">limited </w:t>
      </w:r>
      <w:del w:id="629" w:author="Ben Stanley" w:date="2018-12-03T15:11:00Z">
        <w:r w:rsidR="00B24D6E" w:rsidRPr="00E34028" w:rsidDel="00EA5407">
          <w:rPr>
            <w:rFonts w:ascii="Gadugi" w:hAnsi="Gadugi" w:cs="Times New Roman"/>
            <w:sz w:val="24"/>
            <w:szCs w:val="24"/>
          </w:rPr>
          <w:delText xml:space="preserve">ability </w:delText>
        </w:r>
      </w:del>
      <w:ins w:id="630" w:author="Ben Stanley" w:date="2018-12-03T15:11:00Z">
        <w:r w:rsidR="00EA5407">
          <w:rPr>
            <w:rFonts w:ascii="Gadugi" w:hAnsi="Gadugi" w:cs="Times New Roman"/>
            <w:sz w:val="24"/>
            <w:szCs w:val="24"/>
          </w:rPr>
          <w:t>capa</w:t>
        </w:r>
      </w:ins>
      <w:ins w:id="631" w:author="Ben Stanley" w:date="2018-12-03T15:12:00Z">
        <w:r w:rsidR="00EA5407">
          <w:rPr>
            <w:rFonts w:ascii="Gadugi" w:hAnsi="Gadugi" w:cs="Times New Roman"/>
            <w:sz w:val="24"/>
            <w:szCs w:val="24"/>
          </w:rPr>
          <w:t>city</w:t>
        </w:r>
      </w:ins>
      <w:ins w:id="632" w:author="Ben Stanley" w:date="2018-12-03T15:11:00Z">
        <w:r w:rsidR="00EA5407" w:rsidRPr="00E34028">
          <w:rPr>
            <w:rFonts w:ascii="Gadugi" w:hAnsi="Gadugi" w:cs="Times New Roman"/>
            <w:sz w:val="24"/>
            <w:szCs w:val="24"/>
          </w:rPr>
          <w:t xml:space="preserve"> </w:t>
        </w:r>
      </w:ins>
      <w:r w:rsidR="00B24D6E" w:rsidRPr="00E34028">
        <w:rPr>
          <w:rFonts w:ascii="Gadugi" w:hAnsi="Gadugi" w:cs="Times New Roman"/>
          <w:sz w:val="24"/>
          <w:szCs w:val="24"/>
        </w:rPr>
        <w:t xml:space="preserve">to ‘correctly’ evaluate the accomplishments of </w:t>
      </w:r>
      <w:proofErr w:type="spellStart"/>
      <w:r w:rsidR="00B24D6E" w:rsidRPr="00E34028">
        <w:rPr>
          <w:rFonts w:ascii="Gadugi" w:hAnsi="Gadugi" w:cs="Times New Roman"/>
          <w:sz w:val="24"/>
          <w:szCs w:val="24"/>
        </w:rPr>
        <w:t>governments</w:t>
      </w:r>
      <w:ins w:id="633" w:author="Ben Stanley" w:date="2018-12-03T15:13:00Z">
        <w:r w:rsidR="00EA5407">
          <w:rPr>
            <w:rFonts w:ascii="Gadugi" w:hAnsi="Gadugi" w:cs="Times New Roman"/>
            <w:sz w:val="24"/>
            <w:szCs w:val="24"/>
          </w:rPr>
          <w:t>:</w:t>
        </w:r>
      </w:ins>
      <w:del w:id="634" w:author="Ben Stanley" w:date="2018-12-03T15:13:00Z">
        <w:r w:rsidR="00B24D6E" w:rsidRPr="00E34028" w:rsidDel="00EA5407">
          <w:rPr>
            <w:rFonts w:ascii="Gadugi" w:hAnsi="Gadugi" w:cs="Times New Roman"/>
            <w:sz w:val="24"/>
            <w:szCs w:val="24"/>
          </w:rPr>
          <w:delText xml:space="preserve">, they experience difficulty in </w:delText>
        </w:r>
      </w:del>
      <w:ins w:id="635" w:author="Ben Stanley" w:date="2018-12-03T15:13:00Z">
        <w:r w:rsidR="00EA5407">
          <w:rPr>
            <w:rFonts w:ascii="Gadugi" w:hAnsi="Gadugi" w:cs="Times New Roman"/>
            <w:sz w:val="24"/>
            <w:szCs w:val="24"/>
          </w:rPr>
          <w:t>struggle</w:t>
        </w:r>
        <w:proofErr w:type="spellEnd"/>
        <w:r w:rsidR="00EA5407">
          <w:rPr>
            <w:rFonts w:ascii="Gadugi" w:hAnsi="Gadugi" w:cs="Times New Roman"/>
            <w:sz w:val="24"/>
            <w:szCs w:val="24"/>
          </w:rPr>
          <w:t xml:space="preserve"> to accurately </w:t>
        </w:r>
      </w:ins>
      <w:r w:rsidR="00B24D6E" w:rsidRPr="00E34028">
        <w:rPr>
          <w:rFonts w:ascii="Gadugi" w:hAnsi="Gadugi" w:cs="Times New Roman"/>
          <w:sz w:val="24"/>
          <w:szCs w:val="24"/>
        </w:rPr>
        <w:t>attribut</w:t>
      </w:r>
      <w:ins w:id="636" w:author="Ben Stanley" w:date="2018-12-03T15:13:00Z">
        <w:r w:rsidR="00EA5407">
          <w:rPr>
            <w:rFonts w:ascii="Gadugi" w:hAnsi="Gadugi" w:cs="Times New Roman"/>
            <w:sz w:val="24"/>
            <w:szCs w:val="24"/>
          </w:rPr>
          <w:t>e</w:t>
        </w:r>
      </w:ins>
      <w:del w:id="637" w:author="Ben Stanley" w:date="2018-12-03T15:13:00Z">
        <w:r w:rsidR="00B24D6E" w:rsidRPr="00E34028" w:rsidDel="00EA5407">
          <w:rPr>
            <w:rFonts w:ascii="Gadugi" w:hAnsi="Gadugi" w:cs="Times New Roman"/>
            <w:sz w:val="24"/>
            <w:szCs w:val="24"/>
          </w:rPr>
          <w:delText>ing</w:delText>
        </w:r>
      </w:del>
      <w:r w:rsidR="00B24D6E" w:rsidRPr="00E34028">
        <w:rPr>
          <w:rFonts w:ascii="Gadugi" w:hAnsi="Gadugi" w:cs="Times New Roman"/>
          <w:sz w:val="24"/>
          <w:szCs w:val="24"/>
        </w:rPr>
        <w:t xml:space="preserve"> responsibility</w:t>
      </w:r>
      <w:ins w:id="638" w:author="Ben Stanley" w:date="2018-12-03T15:14:00Z">
        <w:r w:rsidR="00EA5407">
          <w:rPr>
            <w:rFonts w:ascii="Gadugi" w:hAnsi="Gadugi" w:cs="Times New Roman"/>
            <w:sz w:val="24"/>
            <w:szCs w:val="24"/>
          </w:rPr>
          <w:t xml:space="preserve"> to political elites for the effects of policies on their own circumstances and on society more broadly,</w:t>
        </w:r>
      </w:ins>
      <w:del w:id="639" w:author="Ben Stanley" w:date="2018-12-03T15:14:00Z">
        <w:r w:rsidR="00B24D6E" w:rsidRPr="00E34028" w:rsidDel="00EA5407">
          <w:rPr>
            <w:rFonts w:ascii="Gadugi" w:hAnsi="Gadugi" w:cs="Times New Roman"/>
            <w:sz w:val="24"/>
            <w:szCs w:val="24"/>
          </w:rPr>
          <w:delText xml:space="preserve"> for their lot, the state of their wallets, the welfare of the society at large and the like,</w:delText>
        </w:r>
      </w:del>
      <w:r w:rsidR="00B24D6E" w:rsidRPr="00E34028">
        <w:rPr>
          <w:rFonts w:ascii="Gadugi" w:hAnsi="Gadugi" w:cs="Times New Roman"/>
          <w:sz w:val="24"/>
          <w:szCs w:val="24"/>
        </w:rPr>
        <w:t xml:space="preserve"> frequently punishing incumbents for phenomena that are unrelated to </w:t>
      </w:r>
      <w:del w:id="640" w:author="Ben Stanley" w:date="2018-12-03T15:14:00Z">
        <w:r w:rsidR="00B24D6E" w:rsidRPr="00E34028" w:rsidDel="00EA5407">
          <w:rPr>
            <w:rFonts w:ascii="Gadugi" w:hAnsi="Gadugi" w:cs="Times New Roman"/>
            <w:sz w:val="24"/>
            <w:szCs w:val="24"/>
          </w:rPr>
          <w:delText xml:space="preserve">the </w:delText>
        </w:r>
      </w:del>
      <w:del w:id="641" w:author="Ben Stanley" w:date="2018-12-03T15:15:00Z">
        <w:r w:rsidR="00B24D6E" w:rsidRPr="00E34028" w:rsidDel="00EA5407">
          <w:rPr>
            <w:rFonts w:ascii="Gadugi" w:hAnsi="Gadugi" w:cs="Times New Roman"/>
            <w:sz w:val="24"/>
            <w:szCs w:val="24"/>
          </w:rPr>
          <w:delText xml:space="preserve">governmental </w:delText>
        </w:r>
      </w:del>
      <w:r w:rsidR="00B24D6E" w:rsidRPr="00E34028">
        <w:rPr>
          <w:rFonts w:ascii="Gadugi" w:hAnsi="Gadugi" w:cs="Times New Roman"/>
          <w:sz w:val="24"/>
          <w:szCs w:val="24"/>
        </w:rPr>
        <w:t>decisions</w:t>
      </w:r>
      <w:ins w:id="642" w:author="Ben Stanley" w:date="2018-12-03T15:15:00Z">
        <w:r w:rsidR="00EA5407">
          <w:rPr>
            <w:rFonts w:ascii="Gadugi" w:hAnsi="Gadugi" w:cs="Times New Roman"/>
            <w:sz w:val="24"/>
            <w:szCs w:val="24"/>
          </w:rPr>
          <w:t xml:space="preserve"> made by government</w:t>
        </w:r>
      </w:ins>
      <w:r w:rsidR="00B24D6E" w:rsidRPr="00E34028">
        <w:rPr>
          <w:rFonts w:ascii="Gadugi" w:hAnsi="Gadugi" w:cs="Times New Roman"/>
          <w:sz w:val="24"/>
          <w:szCs w:val="24"/>
        </w:rPr>
        <w:t>,</w:t>
      </w:r>
      <w:ins w:id="643" w:author="Ben Stanley" w:date="2018-12-03T15:18:00Z">
        <w:r w:rsidR="00EA5407">
          <w:rPr>
            <w:rFonts w:ascii="Gadugi" w:hAnsi="Gadugi" w:cs="Times New Roman"/>
            <w:sz w:val="24"/>
            <w:szCs w:val="24"/>
          </w:rPr>
          <w:t xml:space="preserve"> and more likely to be the product of factors over which political elites have no direct control</w:t>
        </w:r>
      </w:ins>
      <w:del w:id="644" w:author="Ben Stanley" w:date="2018-12-03T15:18:00Z">
        <w:r w:rsidR="00B24D6E" w:rsidRPr="00E34028" w:rsidDel="00EA5407">
          <w:rPr>
            <w:rFonts w:ascii="Gadugi" w:hAnsi="Gadugi" w:cs="Times New Roman"/>
            <w:sz w:val="24"/>
            <w:szCs w:val="24"/>
          </w:rPr>
          <w:delText xml:space="preserve"> at times are evidently related to the capricious Nature or other clearly external factors</w:delText>
        </w:r>
        <w:r w:rsidR="00502C27" w:rsidRPr="00E34028" w:rsidDel="00EA5407">
          <w:rPr>
            <w:rFonts w:ascii="Gadugi" w:hAnsi="Gadugi" w:cs="Times New Roman"/>
            <w:sz w:val="24"/>
            <w:szCs w:val="24"/>
          </w:rPr>
          <w:delText>.</w:delText>
        </w:r>
      </w:del>
      <w:r w:rsidR="00502C27" w:rsidRPr="00E34028">
        <w:rPr>
          <w:rFonts w:ascii="Gadugi" w:hAnsi="Gadugi" w:cs="Times New Roman"/>
          <w:sz w:val="24"/>
          <w:szCs w:val="24"/>
        </w:rPr>
        <w:t xml:space="preserve"> In </w:t>
      </w:r>
      <w:r w:rsidR="00B24D6E" w:rsidRPr="00E34028">
        <w:rPr>
          <w:rFonts w:ascii="Gadugi" w:hAnsi="Gadugi" w:cs="Times New Roman"/>
          <w:sz w:val="24"/>
          <w:szCs w:val="24"/>
        </w:rPr>
        <w:t xml:space="preserve">such </w:t>
      </w:r>
      <w:del w:id="645" w:author="Ben Stanley" w:date="2018-12-03T15:18:00Z">
        <w:r w:rsidR="00502C27" w:rsidRPr="00E34028" w:rsidDel="00EA5407">
          <w:rPr>
            <w:rFonts w:ascii="Gadugi" w:hAnsi="Gadugi" w:cs="Times New Roman"/>
            <w:sz w:val="24"/>
            <w:szCs w:val="24"/>
          </w:rPr>
          <w:delText>a context</w:delText>
        </w:r>
      </w:del>
      <w:ins w:id="646" w:author="Ben Stanley" w:date="2018-12-03T15:18:00Z">
        <w:r w:rsidR="00EA5407">
          <w:rPr>
            <w:rFonts w:ascii="Gadugi" w:hAnsi="Gadugi" w:cs="Times New Roman"/>
            <w:sz w:val="24"/>
            <w:szCs w:val="24"/>
          </w:rPr>
          <w:t>circumstances,</w:t>
        </w:r>
      </w:ins>
      <w:r w:rsidR="00502C27" w:rsidRPr="00E34028">
        <w:rPr>
          <w:rFonts w:ascii="Gadugi" w:hAnsi="Gadugi" w:cs="Times New Roman"/>
          <w:sz w:val="24"/>
          <w:szCs w:val="24"/>
        </w:rPr>
        <w:t xml:space="preserve"> </w:t>
      </w:r>
      <w:r w:rsidR="00B24D6E" w:rsidRPr="00E34028">
        <w:rPr>
          <w:rFonts w:ascii="Gadugi" w:hAnsi="Gadugi" w:cs="Times New Roman"/>
          <w:sz w:val="24"/>
          <w:szCs w:val="24"/>
        </w:rPr>
        <w:t xml:space="preserve">political accountability is </w:t>
      </w:r>
      <w:del w:id="647" w:author="Ben Stanley" w:date="2018-12-03T15:18:00Z">
        <w:r w:rsidR="00502C27" w:rsidRPr="00E34028" w:rsidDel="00EA5407">
          <w:rPr>
            <w:rFonts w:ascii="Gadugi" w:hAnsi="Gadugi" w:cs="Times New Roman"/>
            <w:sz w:val="24"/>
            <w:szCs w:val="24"/>
          </w:rPr>
          <w:delText xml:space="preserve">prominently </w:delText>
        </w:r>
      </w:del>
      <w:r w:rsidR="00B24D6E" w:rsidRPr="00E34028">
        <w:rPr>
          <w:rFonts w:ascii="Gadugi" w:hAnsi="Gadugi" w:cs="Times New Roman"/>
          <w:sz w:val="24"/>
          <w:szCs w:val="24"/>
        </w:rPr>
        <w:t>dependent on emotion</w:t>
      </w:r>
      <w:del w:id="648" w:author="Ben Stanley" w:date="2018-12-03T15:19:00Z">
        <w:r w:rsidR="00B24D6E" w:rsidRPr="00E34028" w:rsidDel="00EA5407">
          <w:rPr>
            <w:rFonts w:ascii="Gadugi" w:hAnsi="Gadugi" w:cs="Times New Roman"/>
            <w:sz w:val="24"/>
            <w:szCs w:val="24"/>
          </w:rPr>
          <w:delText>s</w:delText>
        </w:r>
      </w:del>
      <w:r w:rsidR="00B24D6E" w:rsidRPr="00E34028">
        <w:rPr>
          <w:rFonts w:ascii="Gadugi" w:hAnsi="Gadugi" w:cs="Times New Roman"/>
          <w:sz w:val="24"/>
          <w:szCs w:val="24"/>
        </w:rPr>
        <w:t xml:space="preserve"> and </w:t>
      </w:r>
      <w:ins w:id="649" w:author="Ben Stanley" w:date="2018-12-03T15:19:00Z">
        <w:r w:rsidR="00EA5407">
          <w:rPr>
            <w:rFonts w:ascii="Gadugi" w:hAnsi="Gadugi" w:cs="Times New Roman"/>
            <w:sz w:val="24"/>
            <w:szCs w:val="24"/>
          </w:rPr>
          <w:t xml:space="preserve">heavily </w:t>
        </w:r>
      </w:ins>
      <w:r w:rsidR="00B24D6E" w:rsidRPr="00E34028">
        <w:rPr>
          <w:rFonts w:ascii="Gadugi" w:hAnsi="Gadugi" w:cs="Times New Roman"/>
          <w:sz w:val="24"/>
          <w:szCs w:val="24"/>
        </w:rPr>
        <w:t xml:space="preserve">influenced by </w:t>
      </w:r>
      <w:ins w:id="650" w:author="Ben Stanley" w:date="2018-12-03T15:19:00Z">
        <w:r w:rsidR="00EA5407">
          <w:rPr>
            <w:rFonts w:ascii="Gadugi" w:hAnsi="Gadugi" w:cs="Times New Roman"/>
            <w:sz w:val="24"/>
            <w:szCs w:val="24"/>
          </w:rPr>
          <w:t xml:space="preserve">a myopic focus on </w:t>
        </w:r>
      </w:ins>
      <w:del w:id="651" w:author="Ben Stanley" w:date="2018-12-03T15:19:00Z">
        <w:r w:rsidR="00502C27" w:rsidRPr="00E34028" w:rsidDel="00EA5407">
          <w:rPr>
            <w:rFonts w:ascii="Gadugi" w:hAnsi="Gadugi" w:cs="Times New Roman"/>
            <w:sz w:val="24"/>
            <w:szCs w:val="24"/>
          </w:rPr>
          <w:delText xml:space="preserve">myopic mechanism of focusing on the very </w:delText>
        </w:r>
      </w:del>
      <w:r w:rsidR="00502C27" w:rsidRPr="00E34028">
        <w:rPr>
          <w:rFonts w:ascii="Gadugi" w:hAnsi="Gadugi" w:cs="Times New Roman"/>
          <w:sz w:val="24"/>
          <w:szCs w:val="24"/>
        </w:rPr>
        <w:t>recent socio-economic developments,</w:t>
      </w:r>
      <w:ins w:id="652" w:author="Ben Stanley" w:date="2018-12-03T15:19:00Z">
        <w:r w:rsidR="00EA5407">
          <w:rPr>
            <w:rFonts w:ascii="Gadugi" w:hAnsi="Gadugi" w:cs="Times New Roman"/>
            <w:sz w:val="24"/>
            <w:szCs w:val="24"/>
          </w:rPr>
          <w:t xml:space="preserve"> such as the few months preceding an election, rather than a more expansive view of the term in office as a whole. </w:t>
        </w:r>
      </w:ins>
      <w:del w:id="653" w:author="Ben Stanley" w:date="2018-12-03T15:20:00Z">
        <w:r w:rsidR="00502C27" w:rsidRPr="00E34028" w:rsidDel="00EA5407">
          <w:rPr>
            <w:rFonts w:ascii="Gadugi" w:hAnsi="Gadugi" w:cs="Times New Roman"/>
            <w:sz w:val="24"/>
            <w:szCs w:val="24"/>
          </w:rPr>
          <w:delText xml:space="preserve"> of say last several months, rather that the whole term in office, leading to biased – at times pa</w:delText>
        </w:r>
        <w:r w:rsidR="00E34028" w:rsidRPr="00E34028" w:rsidDel="00EA5407">
          <w:rPr>
            <w:rFonts w:ascii="Gadugi" w:hAnsi="Gadugi" w:cs="Times New Roman"/>
            <w:sz w:val="24"/>
            <w:szCs w:val="24"/>
          </w:rPr>
          <w:delText>tently unfair assessment.</w:delText>
        </w:r>
      </w:del>
    </w:p>
    <w:p w14:paraId="3E330EE6" w14:textId="55A615B2" w:rsidR="000253E3" w:rsidRPr="00D24BDA" w:rsidRDefault="000253E3" w:rsidP="00EA6621">
      <w:pPr>
        <w:ind w:right="-233"/>
        <w:rPr>
          <w:rFonts w:ascii="Gadugi" w:hAnsi="Gadugi" w:cs="Calibri"/>
          <w:sz w:val="24"/>
          <w:szCs w:val="24"/>
        </w:rPr>
      </w:pPr>
      <w:del w:id="654" w:author="Ben Stanley" w:date="2018-12-03T15:20:00Z">
        <w:r w:rsidDel="00EA5407">
          <w:rPr>
            <w:rFonts w:ascii="Gadugi" w:hAnsi="Gadugi" w:cs="Times New Roman"/>
            <w:sz w:val="24"/>
            <w:szCs w:val="24"/>
          </w:rPr>
          <w:delText xml:space="preserve">Numerous </w:delText>
        </w:r>
      </w:del>
      <w:ins w:id="655" w:author="Ben Stanley" w:date="2018-12-03T15:22:00Z">
        <w:r w:rsidR="006A4E03">
          <w:rPr>
            <w:rFonts w:ascii="Gadugi" w:hAnsi="Gadugi" w:cs="Times New Roman"/>
            <w:sz w:val="24"/>
            <w:szCs w:val="24"/>
          </w:rPr>
          <w:t>As</w:t>
        </w:r>
      </w:ins>
      <w:ins w:id="656" w:author="Ben Stanley" w:date="2018-12-03T15:20:00Z">
        <w:r w:rsidR="00EA5407">
          <w:rPr>
            <w:rFonts w:ascii="Gadugi" w:hAnsi="Gadugi" w:cs="Times New Roman"/>
            <w:sz w:val="24"/>
            <w:szCs w:val="24"/>
          </w:rPr>
          <w:t xml:space="preserve"> numerous </w:t>
        </w:r>
      </w:ins>
      <w:ins w:id="657" w:author="Ben Stanley" w:date="2018-12-03T15:22:00Z">
        <w:r w:rsidR="006A4E03">
          <w:rPr>
            <w:rFonts w:ascii="Gadugi" w:hAnsi="Gadugi" w:cs="Times New Roman"/>
            <w:sz w:val="24"/>
            <w:szCs w:val="24"/>
          </w:rPr>
          <w:t xml:space="preserve">recent </w:t>
        </w:r>
      </w:ins>
      <w:ins w:id="658" w:author="Ben Stanley" w:date="2018-12-03T15:20:00Z">
        <w:r w:rsidR="00EA5407">
          <w:rPr>
            <w:rFonts w:ascii="Gadugi" w:hAnsi="Gadugi" w:cs="Times New Roman"/>
            <w:sz w:val="24"/>
            <w:szCs w:val="24"/>
          </w:rPr>
          <w:t>studies of European politics</w:t>
        </w:r>
      </w:ins>
      <w:ins w:id="659" w:author="Ben Stanley" w:date="2018-12-03T15:23:00Z">
        <w:r w:rsidR="006A4E03">
          <w:rPr>
            <w:rFonts w:ascii="Gadugi" w:hAnsi="Gadugi" w:cs="Times New Roman"/>
            <w:sz w:val="24"/>
            <w:szCs w:val="24"/>
          </w:rPr>
          <w:t xml:space="preserve"> suggest</w:t>
        </w:r>
      </w:ins>
      <w:del w:id="660" w:author="Ben Stanley" w:date="2018-12-03T15:20:00Z">
        <w:r w:rsidDel="00EA5407">
          <w:rPr>
            <w:rFonts w:ascii="Gadugi" w:hAnsi="Gadugi" w:cs="Times New Roman"/>
            <w:sz w:val="24"/>
            <w:szCs w:val="24"/>
          </w:rPr>
          <w:delText>European studies</w:delText>
        </w:r>
      </w:del>
      <w:r>
        <w:rPr>
          <w:rFonts w:ascii="Gadugi" w:hAnsi="Gadugi" w:cs="Times New Roman"/>
          <w:sz w:val="24"/>
          <w:szCs w:val="24"/>
        </w:rPr>
        <w:t xml:space="preserve"> (XXX)</w:t>
      </w:r>
      <w:ins w:id="661" w:author="Ben Stanley" w:date="2018-12-03T15:20:00Z">
        <w:r w:rsidR="00EA5407">
          <w:rPr>
            <w:rFonts w:ascii="Gadugi" w:hAnsi="Gadugi" w:cs="Times New Roman"/>
            <w:sz w:val="24"/>
            <w:szCs w:val="24"/>
          </w:rPr>
          <w:t>,</w:t>
        </w:r>
      </w:ins>
      <w:ins w:id="662" w:author="Ben Stanley" w:date="2018-12-03T15:23:00Z">
        <w:r w:rsidR="006A4E03">
          <w:rPr>
            <w:rFonts w:ascii="Gadugi" w:hAnsi="Gadugi" w:cs="Times New Roman"/>
            <w:sz w:val="24"/>
            <w:szCs w:val="24"/>
          </w:rPr>
          <w:t xml:space="preserve"> it is necessary to remedy the deficiencies of the folk theory of democracy by incorporating into our explanatory models </w:t>
        </w:r>
      </w:ins>
      <w:del w:id="663" w:author="Ben Stanley" w:date="2018-12-03T15:23:00Z">
        <w:r w:rsidDel="006A4E03">
          <w:rPr>
            <w:rFonts w:ascii="Gadugi" w:hAnsi="Gadugi" w:cs="Times New Roman"/>
            <w:sz w:val="24"/>
            <w:szCs w:val="24"/>
          </w:rPr>
          <w:delText xml:space="preserve"> </w:delText>
        </w:r>
      </w:del>
      <w:del w:id="664" w:author="Ben Stanley" w:date="2018-12-03T15:20:00Z">
        <w:r w:rsidDel="00EA5407">
          <w:rPr>
            <w:rFonts w:ascii="Gadugi" w:hAnsi="Gadugi" w:cs="Times New Roman"/>
            <w:sz w:val="24"/>
            <w:szCs w:val="24"/>
          </w:rPr>
          <w:delText xml:space="preserve">also show that </w:delText>
        </w:r>
      </w:del>
      <w:del w:id="665" w:author="Ben Stanley" w:date="2018-12-03T15:23:00Z">
        <w:r w:rsidDel="006A4E03">
          <w:rPr>
            <w:rFonts w:ascii="Gadugi" w:hAnsi="Gadugi" w:cs="Times New Roman"/>
            <w:sz w:val="24"/>
            <w:szCs w:val="24"/>
          </w:rPr>
          <w:delText>we need (again) to embark on some kind of a group theory of demo</w:delText>
        </w:r>
        <w:r w:rsidR="001D0DC5" w:rsidDel="006A4E03">
          <w:rPr>
            <w:rFonts w:ascii="Gadugi" w:hAnsi="Gadugi" w:cs="Times New Roman"/>
            <w:sz w:val="24"/>
            <w:szCs w:val="24"/>
          </w:rPr>
          <w:delText>cracy, that</w:delText>
        </w:r>
        <w:r w:rsidDel="006A4E03">
          <w:rPr>
            <w:rFonts w:ascii="Gadugi" w:hAnsi="Gadugi" w:cs="Times New Roman"/>
            <w:sz w:val="24"/>
            <w:szCs w:val="24"/>
          </w:rPr>
          <w:delText xml:space="preserve"> incorporate</w:delText>
        </w:r>
        <w:r w:rsidR="001D0DC5" w:rsidDel="006A4E03">
          <w:rPr>
            <w:rFonts w:ascii="Gadugi" w:hAnsi="Gadugi" w:cs="Times New Roman"/>
            <w:sz w:val="24"/>
            <w:szCs w:val="24"/>
          </w:rPr>
          <w:delText>s</w:delText>
        </w:r>
        <w:r w:rsidDel="006A4E03">
          <w:rPr>
            <w:rFonts w:ascii="Gadugi" w:hAnsi="Gadugi" w:cs="Times New Roman"/>
            <w:sz w:val="24"/>
            <w:szCs w:val="24"/>
          </w:rPr>
          <w:delText xml:space="preserve"> </w:delText>
        </w:r>
      </w:del>
      <w:r>
        <w:rPr>
          <w:rFonts w:ascii="Gadugi" w:hAnsi="Gadugi" w:cs="Times New Roman"/>
          <w:sz w:val="24"/>
          <w:szCs w:val="24"/>
        </w:rPr>
        <w:t>knowledge from political psychology and social psychology pertaining to such phenomena as group identities, social bonds</w:t>
      </w:r>
      <w:ins w:id="666" w:author="Ben Stanley" w:date="2018-12-03T15:23:00Z">
        <w:r w:rsidR="006A4E03">
          <w:rPr>
            <w:rFonts w:ascii="Gadugi" w:hAnsi="Gadugi" w:cs="Times New Roman"/>
            <w:sz w:val="24"/>
            <w:szCs w:val="24"/>
          </w:rPr>
          <w:t xml:space="preserve"> and</w:t>
        </w:r>
      </w:ins>
      <w:del w:id="667" w:author="Ben Stanley" w:date="2018-12-03T15:23:00Z">
        <w:r w:rsidDel="006A4E03">
          <w:rPr>
            <w:rFonts w:ascii="Gadugi" w:hAnsi="Gadugi" w:cs="Times New Roman"/>
            <w:sz w:val="24"/>
            <w:szCs w:val="24"/>
          </w:rPr>
          <w:delText>,</w:delText>
        </w:r>
      </w:del>
      <w:r>
        <w:rPr>
          <w:rFonts w:ascii="Gadugi" w:hAnsi="Gadugi" w:cs="Times New Roman"/>
          <w:sz w:val="24"/>
          <w:szCs w:val="24"/>
        </w:rPr>
        <w:t xml:space="preserve"> reference group</w:t>
      </w:r>
      <w:ins w:id="668" w:author="Ben Stanley" w:date="2018-12-03T15:24:00Z">
        <w:r w:rsidR="006A4E03">
          <w:rPr>
            <w:rFonts w:ascii="Gadugi" w:hAnsi="Gadugi" w:cs="Times New Roman"/>
            <w:sz w:val="24"/>
            <w:szCs w:val="24"/>
          </w:rPr>
          <w:t>s</w:t>
        </w:r>
      </w:ins>
      <w:del w:id="669" w:author="Ben Stanley" w:date="2018-12-03T15:24:00Z">
        <w:r w:rsidDel="006A4E03">
          <w:rPr>
            <w:rFonts w:ascii="Gadugi" w:hAnsi="Gadugi" w:cs="Times New Roman"/>
            <w:sz w:val="24"/>
            <w:szCs w:val="24"/>
          </w:rPr>
          <w:delText xml:space="preserve"> theory</w:delText>
        </w:r>
      </w:del>
      <w:r>
        <w:rPr>
          <w:rFonts w:ascii="Gadugi" w:hAnsi="Gadugi" w:cs="Times New Roman"/>
          <w:sz w:val="24"/>
          <w:szCs w:val="24"/>
        </w:rPr>
        <w:t xml:space="preserve">. </w:t>
      </w:r>
      <w:del w:id="670" w:author="Ben Stanley" w:date="2018-12-03T15:24:00Z">
        <w:r w:rsidDel="006A4E03">
          <w:rPr>
            <w:rFonts w:ascii="Gadugi" w:hAnsi="Gadugi" w:cs="Times New Roman"/>
            <w:sz w:val="24"/>
            <w:szCs w:val="24"/>
          </w:rPr>
          <w:delText xml:space="preserve">It </w:delText>
        </w:r>
      </w:del>
      <w:ins w:id="671" w:author="Ben Stanley" w:date="2018-12-03T15:24:00Z">
        <w:r w:rsidR="006A4E03">
          <w:rPr>
            <w:rFonts w:ascii="Gadugi" w:hAnsi="Gadugi" w:cs="Times New Roman"/>
            <w:sz w:val="24"/>
            <w:szCs w:val="24"/>
          </w:rPr>
          <w:t xml:space="preserve">This </w:t>
        </w:r>
      </w:ins>
      <w:r>
        <w:rPr>
          <w:rFonts w:ascii="Gadugi" w:hAnsi="Gadugi" w:cs="Times New Roman"/>
          <w:sz w:val="24"/>
          <w:szCs w:val="24"/>
        </w:rPr>
        <w:t xml:space="preserve">requires that we bring social identities and social interactions to the center of our analysis and </w:t>
      </w:r>
      <w:del w:id="672" w:author="Ben Stanley" w:date="2018-12-03T15:29:00Z">
        <w:r w:rsidR="002E5670" w:rsidDel="006A4E03">
          <w:rPr>
            <w:rFonts w:ascii="Gadugi" w:hAnsi="Gadugi" w:cs="Times New Roman"/>
            <w:sz w:val="24"/>
            <w:szCs w:val="24"/>
          </w:rPr>
          <w:delText>move away (loosen, relax</w:delText>
        </w:r>
        <w:r w:rsidR="001D0DC5" w:rsidDel="006A4E03">
          <w:rPr>
            <w:rFonts w:ascii="Gadugi" w:hAnsi="Gadugi" w:cs="Times New Roman"/>
            <w:sz w:val="24"/>
            <w:szCs w:val="24"/>
          </w:rPr>
          <w:delText xml:space="preserve"> our focus) </w:delText>
        </w:r>
      </w:del>
      <w:r w:rsidR="001D0DC5">
        <w:rPr>
          <w:rFonts w:ascii="Gadugi" w:hAnsi="Gadugi" w:cs="Times New Roman"/>
          <w:sz w:val="24"/>
          <w:szCs w:val="24"/>
        </w:rPr>
        <w:t>from</w:t>
      </w:r>
      <w:r w:rsidR="002E5670">
        <w:rPr>
          <w:rFonts w:ascii="Gadugi" w:hAnsi="Gadugi" w:cs="Times New Roman"/>
          <w:sz w:val="24"/>
          <w:szCs w:val="24"/>
        </w:rPr>
        <w:t xml:space="preserve"> </w:t>
      </w:r>
      <w:del w:id="673" w:author="Ben Stanley" w:date="2018-12-03T15:29:00Z">
        <w:r w:rsidR="002E5670" w:rsidDel="006A4E03">
          <w:rPr>
            <w:rFonts w:ascii="Gadugi" w:hAnsi="Gadugi" w:cs="Times New Roman"/>
            <w:sz w:val="24"/>
            <w:szCs w:val="24"/>
          </w:rPr>
          <w:delText>the – allegedly –</w:delText>
        </w:r>
      </w:del>
      <w:ins w:id="674" w:author="Ben Stanley" w:date="2018-12-03T15:29:00Z">
        <w:r w:rsidR="006A4E03">
          <w:rPr>
            <w:rFonts w:ascii="Gadugi" w:hAnsi="Gadugi" w:cs="Times New Roman"/>
            <w:sz w:val="24"/>
            <w:szCs w:val="24"/>
          </w:rPr>
          <w:t>regarding the putatively</w:t>
        </w:r>
      </w:ins>
      <w:r w:rsidR="002E5670">
        <w:rPr>
          <w:rFonts w:ascii="Gadugi" w:hAnsi="Gadugi" w:cs="Times New Roman"/>
          <w:sz w:val="24"/>
          <w:szCs w:val="24"/>
        </w:rPr>
        <w:t xml:space="preserve"> rational individual preferences</w:t>
      </w:r>
      <w:ins w:id="675" w:author="Ben Stanley" w:date="2018-12-03T15:29:00Z">
        <w:r w:rsidR="006A4E03">
          <w:rPr>
            <w:rFonts w:ascii="Gadugi" w:hAnsi="Gadugi" w:cs="Times New Roman"/>
            <w:sz w:val="24"/>
            <w:szCs w:val="24"/>
          </w:rPr>
          <w:t xml:space="preserve"> of </w:t>
        </w:r>
        <w:r w:rsidR="006A4E03">
          <w:rPr>
            <w:rFonts w:ascii="Gadugi" w:hAnsi="Gadugi" w:cs="Times New Roman"/>
            <w:sz w:val="24"/>
            <w:szCs w:val="24"/>
          </w:rPr>
          <w:lastRenderedPageBreak/>
          <w:t>citizens</w:t>
        </w:r>
      </w:ins>
      <w:r w:rsidR="001D0DC5">
        <w:rPr>
          <w:rFonts w:ascii="Gadugi" w:hAnsi="Gadugi" w:cs="Times New Roman"/>
          <w:sz w:val="24"/>
          <w:szCs w:val="24"/>
        </w:rPr>
        <w:t xml:space="preserve"> as the main </w:t>
      </w:r>
      <w:del w:id="676" w:author="Ben Stanley" w:date="2018-12-03T15:29:00Z">
        <w:r w:rsidR="001D0DC5" w:rsidDel="006A4E03">
          <w:rPr>
            <w:rFonts w:ascii="Gadugi" w:hAnsi="Gadugi" w:cs="Times New Roman"/>
            <w:sz w:val="24"/>
            <w:szCs w:val="24"/>
          </w:rPr>
          <w:delText xml:space="preserve">explanatory </w:delText>
        </w:r>
      </w:del>
      <w:r w:rsidR="001D0DC5">
        <w:rPr>
          <w:rFonts w:ascii="Gadugi" w:hAnsi="Gadugi" w:cs="Times New Roman"/>
          <w:sz w:val="24"/>
          <w:szCs w:val="24"/>
        </w:rPr>
        <w:t xml:space="preserve">factors </w:t>
      </w:r>
      <w:del w:id="677" w:author="Ben Stanley" w:date="2018-12-03T15:29:00Z">
        <w:r w:rsidR="001D0DC5" w:rsidDel="006A4E03">
          <w:rPr>
            <w:rFonts w:ascii="Gadugi" w:hAnsi="Gadugi" w:cs="Times New Roman"/>
            <w:sz w:val="24"/>
            <w:szCs w:val="24"/>
          </w:rPr>
          <w:delText>on the vote</w:delText>
        </w:r>
      </w:del>
      <w:ins w:id="678" w:author="Ben Stanley" w:date="2018-12-03T15:30:00Z">
        <w:r w:rsidR="006A4E03">
          <w:rPr>
            <w:rFonts w:ascii="Gadugi" w:hAnsi="Gadugi" w:cs="Times New Roman"/>
            <w:sz w:val="24"/>
            <w:szCs w:val="24"/>
          </w:rPr>
          <w:t xml:space="preserve"> which explain their electoral </w:t>
        </w:r>
        <w:proofErr w:type="spellStart"/>
        <w:r w:rsidR="006A4E03">
          <w:rPr>
            <w:rFonts w:ascii="Gadugi" w:hAnsi="Gadugi" w:cs="Times New Roman"/>
            <w:sz w:val="24"/>
            <w:szCs w:val="24"/>
          </w:rPr>
          <w:t>behaviour</w:t>
        </w:r>
      </w:ins>
      <w:proofErr w:type="spellEnd"/>
      <w:r w:rsidR="002E5670">
        <w:rPr>
          <w:rFonts w:ascii="Gadugi" w:hAnsi="Gadugi" w:cs="Times New Roman"/>
          <w:sz w:val="24"/>
          <w:szCs w:val="24"/>
        </w:rPr>
        <w:t xml:space="preserve">. </w:t>
      </w:r>
      <w:del w:id="679" w:author="Ben Stanley" w:date="2018-12-03T15:31:00Z">
        <w:r w:rsidR="002E5670" w:rsidDel="000C410A">
          <w:rPr>
            <w:rFonts w:ascii="Gadugi" w:hAnsi="Gadugi" w:cs="Times New Roman"/>
            <w:sz w:val="24"/>
            <w:szCs w:val="24"/>
          </w:rPr>
          <w:delText xml:space="preserve">Former </w:delText>
        </w:r>
      </w:del>
      <w:ins w:id="680" w:author="Ben Stanley" w:date="2018-12-03T15:32:00Z">
        <w:r w:rsidR="000C410A">
          <w:rPr>
            <w:rFonts w:ascii="Gadugi" w:hAnsi="Gadugi" w:cs="Times New Roman"/>
            <w:sz w:val="24"/>
            <w:szCs w:val="24"/>
          </w:rPr>
          <w:t>T</w:t>
        </w:r>
      </w:ins>
      <w:ins w:id="681" w:author="Ben Stanley" w:date="2018-12-03T15:31:00Z">
        <w:r w:rsidR="000C410A">
          <w:rPr>
            <w:rFonts w:ascii="Gadugi" w:hAnsi="Gadugi" w:cs="Times New Roman"/>
            <w:sz w:val="24"/>
            <w:szCs w:val="24"/>
          </w:rPr>
          <w:t xml:space="preserve">he two preceding </w:t>
        </w:r>
      </w:ins>
      <w:r w:rsidR="002E5670">
        <w:rPr>
          <w:rFonts w:ascii="Gadugi" w:hAnsi="Gadugi" w:cs="Times New Roman"/>
          <w:sz w:val="24"/>
          <w:szCs w:val="24"/>
        </w:rPr>
        <w:t>PNES waves</w:t>
      </w:r>
      <w:ins w:id="682" w:author="Ben Stanley" w:date="2018-12-03T15:31:00Z">
        <w:r w:rsidR="000C410A">
          <w:rPr>
            <w:rFonts w:ascii="Gadugi" w:hAnsi="Gadugi" w:cs="Times New Roman"/>
            <w:sz w:val="24"/>
            <w:szCs w:val="24"/>
          </w:rPr>
          <w:t xml:space="preserve"> (2011 and 2015)</w:t>
        </w:r>
      </w:ins>
      <w:del w:id="683" w:author="Ben Stanley" w:date="2018-12-03T15:32:00Z">
        <w:r w:rsidR="002E5670" w:rsidDel="000C410A">
          <w:rPr>
            <w:rFonts w:ascii="Gadugi" w:hAnsi="Gadugi" w:cs="Times New Roman"/>
            <w:sz w:val="24"/>
            <w:szCs w:val="24"/>
          </w:rPr>
          <w:delText>,</w:delText>
        </w:r>
      </w:del>
      <w:ins w:id="684" w:author="Ben Stanley" w:date="2018-12-03T15:32:00Z">
        <w:r w:rsidR="000C410A" w:rsidDel="000C410A">
          <w:rPr>
            <w:rFonts w:ascii="Gadugi" w:hAnsi="Gadugi" w:cs="Times New Roman"/>
            <w:sz w:val="24"/>
            <w:szCs w:val="24"/>
          </w:rPr>
          <w:t xml:space="preserve"> </w:t>
        </w:r>
      </w:ins>
      <w:del w:id="685" w:author="Ben Stanley" w:date="2018-12-03T15:32:00Z">
        <w:r w:rsidR="002E5670" w:rsidDel="000C410A">
          <w:rPr>
            <w:rFonts w:ascii="Gadugi" w:hAnsi="Gadugi" w:cs="Times New Roman"/>
            <w:sz w:val="24"/>
            <w:szCs w:val="24"/>
          </w:rPr>
          <w:delText xml:space="preserve"> in particu</w:delText>
        </w:r>
        <w:r w:rsidR="00FE44A4" w:rsidDel="000C410A">
          <w:rPr>
            <w:rFonts w:ascii="Gadugi" w:hAnsi="Gadugi" w:cs="Times New Roman"/>
            <w:sz w:val="24"/>
            <w:szCs w:val="24"/>
          </w:rPr>
          <w:delText>lar the 2011 and 2015 ones,</w:delText>
        </w:r>
      </w:del>
      <w:r w:rsidR="00FE44A4">
        <w:rPr>
          <w:rFonts w:ascii="Gadugi" w:hAnsi="Gadugi" w:cs="Times New Roman"/>
          <w:sz w:val="24"/>
          <w:szCs w:val="24"/>
        </w:rPr>
        <w:t xml:space="preserve"> </w:t>
      </w:r>
      <w:del w:id="686" w:author="Ben Stanley" w:date="2018-12-03T15:32:00Z">
        <w:r w:rsidR="00FE44A4" w:rsidDel="000C410A">
          <w:rPr>
            <w:rFonts w:ascii="Gadugi" w:hAnsi="Gadugi" w:cs="Times New Roman"/>
            <w:sz w:val="24"/>
            <w:szCs w:val="24"/>
          </w:rPr>
          <w:delText>have already payed</w:delText>
        </w:r>
        <w:r w:rsidR="002E5670" w:rsidDel="000C410A">
          <w:rPr>
            <w:rFonts w:ascii="Gadugi" w:hAnsi="Gadugi" w:cs="Times New Roman"/>
            <w:sz w:val="24"/>
            <w:szCs w:val="24"/>
          </w:rPr>
          <w:delText xml:space="preserve"> much</w:delText>
        </w:r>
        <w:r w:rsidR="00FE44A4" w:rsidDel="000C410A">
          <w:rPr>
            <w:rFonts w:ascii="Gadugi" w:hAnsi="Gadugi" w:cs="Times New Roman"/>
            <w:sz w:val="24"/>
            <w:szCs w:val="24"/>
          </w:rPr>
          <w:delText xml:space="preserve"> more</w:delText>
        </w:r>
      </w:del>
      <w:ins w:id="687" w:author="Ben Stanley" w:date="2018-12-03T15:32:00Z">
        <w:r w:rsidR="000C410A">
          <w:rPr>
            <w:rFonts w:ascii="Gadugi" w:hAnsi="Gadugi" w:cs="Times New Roman"/>
            <w:sz w:val="24"/>
            <w:szCs w:val="24"/>
          </w:rPr>
          <w:t xml:space="preserve">already </w:t>
        </w:r>
      </w:ins>
      <w:ins w:id="688" w:author="Ben Stanley" w:date="2018-12-03T15:34:00Z">
        <w:r w:rsidR="00B072D8">
          <w:rPr>
            <w:rFonts w:ascii="Gadugi" w:hAnsi="Gadugi" w:cs="Times New Roman"/>
            <w:sz w:val="24"/>
            <w:szCs w:val="24"/>
          </w:rPr>
          <w:t>incorporate</w:t>
        </w:r>
      </w:ins>
      <w:ins w:id="689" w:author="Ben Stanley" w:date="2018-12-03T15:35:00Z">
        <w:r w:rsidR="00B072D8">
          <w:rPr>
            <w:rFonts w:ascii="Gadugi" w:hAnsi="Gadugi" w:cs="Times New Roman"/>
            <w:sz w:val="24"/>
            <w:szCs w:val="24"/>
          </w:rPr>
          <w:t>d</w:t>
        </w:r>
      </w:ins>
      <w:r w:rsidR="00FE44A4">
        <w:rPr>
          <w:rFonts w:ascii="Gadugi" w:hAnsi="Gadugi" w:cs="Times New Roman"/>
          <w:sz w:val="24"/>
          <w:szCs w:val="24"/>
        </w:rPr>
        <w:t xml:space="preserve"> attention to the </w:t>
      </w:r>
      <w:ins w:id="690" w:author="Ben Stanley" w:date="2018-12-03T15:37:00Z">
        <w:r w:rsidR="00B072D8">
          <w:rPr>
            <w:rFonts w:ascii="Gadugi" w:hAnsi="Gadugi" w:cs="Times New Roman"/>
            <w:sz w:val="24"/>
            <w:szCs w:val="24"/>
          </w:rPr>
          <w:t xml:space="preserve">social </w:t>
        </w:r>
      </w:ins>
      <w:r w:rsidR="001D0DC5">
        <w:rPr>
          <w:rFonts w:ascii="Gadugi" w:hAnsi="Gadugi" w:cs="Times New Roman"/>
          <w:sz w:val="24"/>
          <w:szCs w:val="24"/>
        </w:rPr>
        <w:t>interactions</w:t>
      </w:r>
      <w:ins w:id="691" w:author="Ben Stanley" w:date="2018-12-03T15:37:00Z">
        <w:r w:rsidR="00B072D8">
          <w:rPr>
            <w:rFonts w:ascii="Gadugi" w:hAnsi="Gadugi" w:cs="Times New Roman"/>
            <w:sz w:val="24"/>
            <w:szCs w:val="24"/>
          </w:rPr>
          <w:t xml:space="preserve"> of close circles of family and friends, the political knowledge generated within, and the impact </w:t>
        </w:r>
      </w:ins>
      <w:ins w:id="692" w:author="Ben Stanley" w:date="2018-12-03T15:38:00Z">
        <w:r w:rsidR="00B072D8">
          <w:rPr>
            <w:rFonts w:ascii="Gadugi" w:hAnsi="Gadugi" w:cs="Times New Roman"/>
            <w:sz w:val="24"/>
            <w:szCs w:val="24"/>
          </w:rPr>
          <w:t>of these factors on</w:t>
        </w:r>
      </w:ins>
      <w:r w:rsidR="001D0DC5">
        <w:rPr>
          <w:rFonts w:ascii="Gadugi" w:hAnsi="Gadugi" w:cs="Times New Roman"/>
          <w:sz w:val="24"/>
          <w:szCs w:val="24"/>
        </w:rPr>
        <w:t xml:space="preserve"> </w:t>
      </w:r>
      <w:del w:id="693" w:author="Ben Stanley" w:date="2018-12-03T15:38:00Z">
        <w:r w:rsidR="001D0DC5" w:rsidDel="00B072D8">
          <w:rPr>
            <w:rFonts w:ascii="Gadugi" w:hAnsi="Gadugi" w:cs="Times New Roman"/>
            <w:sz w:val="24"/>
            <w:szCs w:val="24"/>
          </w:rPr>
          <w:delText xml:space="preserve">and political knowledge shared among close family/friends circles and their impact on </w:delText>
        </w:r>
      </w:del>
      <w:r w:rsidR="001D0DC5">
        <w:rPr>
          <w:rFonts w:ascii="Gadugi" w:hAnsi="Gadugi" w:cs="Times New Roman"/>
          <w:sz w:val="24"/>
          <w:szCs w:val="24"/>
        </w:rPr>
        <w:t xml:space="preserve">political attitudes, preferences, and ultimately </w:t>
      </w:r>
      <w:del w:id="694" w:author="Ben Stanley" w:date="2018-12-03T15:38:00Z">
        <w:r w:rsidR="001D0DC5" w:rsidDel="00B072D8">
          <w:rPr>
            <w:rFonts w:ascii="Gadugi" w:hAnsi="Gadugi" w:cs="Times New Roman"/>
            <w:sz w:val="24"/>
            <w:szCs w:val="24"/>
          </w:rPr>
          <w:delText xml:space="preserve">political behavior – </w:delText>
        </w:r>
      </w:del>
      <w:r w:rsidR="001D0DC5">
        <w:rPr>
          <w:rFonts w:ascii="Gadugi" w:hAnsi="Gadugi" w:cs="Times New Roman"/>
          <w:sz w:val="24"/>
          <w:szCs w:val="24"/>
        </w:rPr>
        <w:t>participation and vote choice (</w:t>
      </w:r>
      <w:proofErr w:type="spellStart"/>
      <w:r w:rsidR="001D0DC5">
        <w:rPr>
          <w:rFonts w:ascii="Gadugi" w:hAnsi="Gadugi" w:cs="Times New Roman"/>
          <w:sz w:val="24"/>
          <w:szCs w:val="24"/>
        </w:rPr>
        <w:t>Markowski</w:t>
      </w:r>
      <w:proofErr w:type="spellEnd"/>
      <w:r w:rsidR="001D0DC5">
        <w:rPr>
          <w:rFonts w:ascii="Gadugi" w:hAnsi="Gadugi" w:cs="Times New Roman"/>
          <w:sz w:val="24"/>
          <w:szCs w:val="24"/>
        </w:rPr>
        <w:t xml:space="preserve"> 2017; </w:t>
      </w:r>
      <w:proofErr w:type="spellStart"/>
      <w:r w:rsidR="001D0DC5">
        <w:rPr>
          <w:rFonts w:ascii="Gadugi" w:hAnsi="Gadugi" w:cs="Times New Roman"/>
          <w:sz w:val="24"/>
          <w:szCs w:val="24"/>
        </w:rPr>
        <w:t>Tworzecki</w:t>
      </w:r>
      <w:proofErr w:type="spellEnd"/>
      <w:r w:rsidR="001D0DC5">
        <w:rPr>
          <w:rFonts w:ascii="Gadugi" w:hAnsi="Gadugi" w:cs="Times New Roman"/>
          <w:sz w:val="24"/>
          <w:szCs w:val="24"/>
        </w:rPr>
        <w:t xml:space="preserve">, </w:t>
      </w:r>
      <w:proofErr w:type="spellStart"/>
      <w:r w:rsidR="001D0DC5">
        <w:rPr>
          <w:rFonts w:ascii="Gadugi" w:hAnsi="Gadugi" w:cs="Times New Roman"/>
          <w:sz w:val="24"/>
          <w:szCs w:val="24"/>
        </w:rPr>
        <w:t>Markowski</w:t>
      </w:r>
      <w:proofErr w:type="spellEnd"/>
      <w:r w:rsidR="001D0DC5">
        <w:rPr>
          <w:rFonts w:ascii="Gadugi" w:hAnsi="Gadugi" w:cs="Times New Roman"/>
          <w:sz w:val="24"/>
          <w:szCs w:val="24"/>
        </w:rPr>
        <w:t xml:space="preserve"> 2014</w:t>
      </w:r>
      <w:r w:rsidR="001D0DC5" w:rsidRPr="00D24BDA">
        <w:rPr>
          <w:rFonts w:ascii="Gadugi" w:hAnsi="Gadugi" w:cs="Times New Roman"/>
          <w:sz w:val="24"/>
          <w:szCs w:val="24"/>
        </w:rPr>
        <w:t xml:space="preserve">; </w:t>
      </w:r>
      <w:proofErr w:type="spellStart"/>
      <w:r w:rsidR="00D24BDA" w:rsidRPr="00D24BDA">
        <w:rPr>
          <w:rFonts w:ascii="Calibri" w:hAnsi="Calibri" w:cs="Calibri"/>
          <w:sz w:val="24"/>
          <w:szCs w:val="24"/>
        </w:rPr>
        <w:t>Ż</w:t>
      </w:r>
      <w:r w:rsidR="00D24BDA" w:rsidRPr="00D24BDA">
        <w:rPr>
          <w:rFonts w:ascii="Gadugi" w:hAnsi="Gadugi" w:cs="Calibri"/>
          <w:sz w:val="24"/>
          <w:szCs w:val="24"/>
        </w:rPr>
        <w:t>erkowska</w:t>
      </w:r>
      <w:r w:rsidR="00D24BDA">
        <w:rPr>
          <w:rFonts w:ascii="Gadugi" w:hAnsi="Gadugi" w:cs="Calibri"/>
          <w:sz w:val="24"/>
          <w:szCs w:val="24"/>
        </w:rPr>
        <w:t>-Balas</w:t>
      </w:r>
      <w:proofErr w:type="spellEnd"/>
      <w:r w:rsidR="00D24BDA">
        <w:rPr>
          <w:rFonts w:ascii="Gadugi" w:hAnsi="Gadugi" w:cs="Calibri"/>
          <w:sz w:val="24"/>
          <w:szCs w:val="24"/>
        </w:rPr>
        <w:t xml:space="preserve">, </w:t>
      </w:r>
      <w:proofErr w:type="spellStart"/>
      <w:r w:rsidR="00D24BDA">
        <w:rPr>
          <w:rFonts w:ascii="Gadugi" w:hAnsi="Gadugi" w:cs="Calibri"/>
          <w:sz w:val="24"/>
          <w:szCs w:val="24"/>
        </w:rPr>
        <w:t>Lyubashenko</w:t>
      </w:r>
      <w:proofErr w:type="spellEnd"/>
      <w:r w:rsidR="00D24BDA">
        <w:rPr>
          <w:rFonts w:ascii="Gadugi" w:hAnsi="Gadugi" w:cs="Calibri"/>
          <w:sz w:val="24"/>
          <w:szCs w:val="24"/>
        </w:rPr>
        <w:t xml:space="preserve">, </w:t>
      </w:r>
      <w:proofErr w:type="spellStart"/>
      <w:r w:rsidR="00D24BDA">
        <w:rPr>
          <w:rFonts w:ascii="Gadugi" w:hAnsi="Gadugi" w:cs="Calibri"/>
          <w:sz w:val="24"/>
          <w:szCs w:val="24"/>
        </w:rPr>
        <w:t>Kwiatkowska</w:t>
      </w:r>
      <w:proofErr w:type="spellEnd"/>
      <w:r w:rsidR="00D24BDA">
        <w:rPr>
          <w:rFonts w:ascii="Gadugi" w:hAnsi="Gadugi" w:cs="Calibri"/>
          <w:sz w:val="24"/>
          <w:szCs w:val="24"/>
        </w:rPr>
        <w:t xml:space="preserve"> 2016)</w:t>
      </w:r>
      <w:r w:rsidR="00FE44A4">
        <w:rPr>
          <w:rFonts w:ascii="Gadugi" w:hAnsi="Gadugi" w:cs="Calibri"/>
          <w:sz w:val="24"/>
          <w:szCs w:val="24"/>
        </w:rPr>
        <w:t>.</w:t>
      </w:r>
    </w:p>
    <w:p w14:paraId="682648F6" w14:textId="4C243F75" w:rsidR="00635B02" w:rsidRDefault="00EA6621" w:rsidP="00635B02">
      <w:pPr>
        <w:ind w:right="-233"/>
        <w:rPr>
          <w:rFonts w:ascii="Gadugi" w:hAnsi="Gadugi" w:cs="Times New Roman"/>
          <w:sz w:val="24"/>
          <w:szCs w:val="24"/>
        </w:rPr>
      </w:pPr>
      <w:proofErr w:type="spellStart"/>
      <w:r w:rsidRPr="00001EE1">
        <w:rPr>
          <w:rFonts w:ascii="Gadugi" w:hAnsi="Gadugi" w:cs="Times New Roman"/>
          <w:sz w:val="24"/>
          <w:szCs w:val="24"/>
        </w:rPr>
        <w:t>Achen</w:t>
      </w:r>
      <w:proofErr w:type="spellEnd"/>
      <w:r w:rsidRPr="00001EE1">
        <w:rPr>
          <w:rFonts w:ascii="Gadugi" w:hAnsi="Gadugi" w:cs="Times New Roman"/>
          <w:sz w:val="24"/>
          <w:szCs w:val="24"/>
        </w:rPr>
        <w:t xml:space="preserve"> and Bartel</w:t>
      </w:r>
      <w:del w:id="695" w:author="Ben Stanley" w:date="2018-12-03T15:38:00Z">
        <w:r w:rsidRPr="00001EE1" w:rsidDel="00B072D8">
          <w:rPr>
            <w:rFonts w:ascii="Gadugi" w:hAnsi="Gadugi" w:cs="Times New Roman"/>
            <w:sz w:val="24"/>
            <w:szCs w:val="24"/>
          </w:rPr>
          <w:delText>’</w:delText>
        </w:r>
      </w:del>
      <w:r w:rsidRPr="00001EE1">
        <w:rPr>
          <w:rFonts w:ascii="Gadugi" w:hAnsi="Gadugi" w:cs="Times New Roman"/>
          <w:sz w:val="24"/>
          <w:szCs w:val="24"/>
        </w:rPr>
        <w:t>s</w:t>
      </w:r>
      <w:ins w:id="696" w:author="Ben Stanley" w:date="2018-12-03T15:38:00Z">
        <w:r w:rsidR="00B072D8">
          <w:rPr>
            <w:rFonts w:ascii="Gadugi" w:hAnsi="Gadugi" w:cs="Times New Roman"/>
            <w:sz w:val="24"/>
            <w:szCs w:val="24"/>
          </w:rPr>
          <w:t>’s</w:t>
        </w:r>
      </w:ins>
      <w:r w:rsidRPr="00001EE1">
        <w:rPr>
          <w:rFonts w:ascii="Gadugi" w:hAnsi="Gadugi" w:cs="Times New Roman"/>
          <w:sz w:val="24"/>
          <w:szCs w:val="24"/>
        </w:rPr>
        <w:t xml:space="preserve"> </w:t>
      </w:r>
      <w:del w:id="697" w:author="Ben Stanley" w:date="2018-12-03T15:38:00Z">
        <w:r w:rsidR="009B67B8" w:rsidRPr="00001EE1" w:rsidDel="00B072D8">
          <w:rPr>
            <w:rFonts w:ascii="Gadugi" w:hAnsi="Gadugi" w:cs="Times New Roman"/>
            <w:sz w:val="24"/>
            <w:szCs w:val="24"/>
          </w:rPr>
          <w:delText xml:space="preserve">reproach </w:delText>
        </w:r>
      </w:del>
      <w:ins w:id="698" w:author="Ben Stanley" w:date="2018-12-03T15:38:00Z">
        <w:r w:rsidR="00B072D8">
          <w:rPr>
            <w:rFonts w:ascii="Gadugi" w:hAnsi="Gadugi" w:cs="Times New Roman"/>
            <w:sz w:val="24"/>
            <w:szCs w:val="24"/>
          </w:rPr>
          <w:t>critique</w:t>
        </w:r>
        <w:r w:rsidR="00B072D8" w:rsidRPr="00001EE1">
          <w:rPr>
            <w:rFonts w:ascii="Gadugi" w:hAnsi="Gadugi" w:cs="Times New Roman"/>
            <w:sz w:val="24"/>
            <w:szCs w:val="24"/>
          </w:rPr>
          <w:t xml:space="preserve"> </w:t>
        </w:r>
      </w:ins>
      <w:r w:rsidRPr="00001EE1">
        <w:rPr>
          <w:rFonts w:ascii="Gadugi" w:hAnsi="Gadugi" w:cs="Times New Roman"/>
          <w:sz w:val="24"/>
          <w:szCs w:val="24"/>
        </w:rPr>
        <w:t xml:space="preserve">of </w:t>
      </w:r>
      <w:r w:rsidR="00DC4112" w:rsidRPr="00001EE1">
        <w:rPr>
          <w:rFonts w:ascii="Gadugi" w:hAnsi="Gadugi" w:cs="Times New Roman"/>
          <w:sz w:val="24"/>
          <w:szCs w:val="24"/>
        </w:rPr>
        <w:t>the folk theory of</w:t>
      </w:r>
      <w:r w:rsidRPr="00001EE1">
        <w:rPr>
          <w:rFonts w:ascii="Gadugi" w:hAnsi="Gadugi" w:cs="Times New Roman"/>
          <w:sz w:val="24"/>
          <w:szCs w:val="24"/>
        </w:rPr>
        <w:t xml:space="preserve"> </w:t>
      </w:r>
      <w:r w:rsidR="00DC4112" w:rsidRPr="00001EE1">
        <w:rPr>
          <w:rFonts w:ascii="Gadugi" w:hAnsi="Gadugi" w:cs="Times New Roman"/>
          <w:sz w:val="24"/>
          <w:szCs w:val="24"/>
        </w:rPr>
        <w:t xml:space="preserve">democracy </w:t>
      </w:r>
      <w:del w:id="699" w:author="Ben Stanley" w:date="2018-12-03T15:38:00Z">
        <w:r w:rsidR="00DC4112" w:rsidRPr="00001EE1" w:rsidDel="00B072D8">
          <w:rPr>
            <w:rFonts w:ascii="Gadugi" w:hAnsi="Gadugi" w:cs="Times New Roman"/>
            <w:sz w:val="24"/>
            <w:szCs w:val="24"/>
          </w:rPr>
          <w:delText xml:space="preserve">consists is </w:delText>
        </w:r>
      </w:del>
      <w:r w:rsidR="00DC4112" w:rsidRPr="00001EE1">
        <w:rPr>
          <w:rFonts w:ascii="Gadugi" w:hAnsi="Gadugi" w:cs="Times New Roman"/>
          <w:sz w:val="24"/>
          <w:szCs w:val="24"/>
        </w:rPr>
        <w:t xml:space="preserve">two-fold. First, they claim that </w:t>
      </w:r>
      <w:del w:id="700" w:author="Ben Stanley" w:date="2018-12-03T15:38:00Z">
        <w:r w:rsidRPr="00001EE1" w:rsidDel="00B072D8">
          <w:rPr>
            <w:rFonts w:ascii="Gadugi" w:hAnsi="Gadugi" w:cs="Times New Roman"/>
            <w:sz w:val="24"/>
            <w:szCs w:val="24"/>
          </w:rPr>
          <w:delText xml:space="preserve"> </w:delText>
        </w:r>
      </w:del>
      <w:r w:rsidRPr="00001EE1">
        <w:rPr>
          <w:rFonts w:ascii="Gadugi" w:hAnsi="Gadugi" w:cs="Times New Roman"/>
          <w:sz w:val="24"/>
          <w:szCs w:val="24"/>
        </w:rPr>
        <w:t xml:space="preserve">voters </w:t>
      </w:r>
      <w:del w:id="701" w:author="Ben Stanley" w:date="2018-12-03T15:38:00Z">
        <w:r w:rsidRPr="00001EE1" w:rsidDel="00B072D8">
          <w:rPr>
            <w:rFonts w:ascii="Gadugi" w:hAnsi="Gadugi" w:cs="Times New Roman"/>
            <w:sz w:val="24"/>
            <w:szCs w:val="24"/>
          </w:rPr>
          <w:delText xml:space="preserve">mainly </w:delText>
        </w:r>
      </w:del>
      <w:ins w:id="702" w:author="Ben Stanley" w:date="2018-12-03T15:38:00Z">
        <w:r w:rsidR="00B072D8">
          <w:rPr>
            <w:rFonts w:ascii="Gadugi" w:hAnsi="Gadugi" w:cs="Times New Roman"/>
            <w:sz w:val="24"/>
            <w:szCs w:val="24"/>
          </w:rPr>
          <w:t>primarily</w:t>
        </w:r>
        <w:r w:rsidR="00B072D8" w:rsidRPr="00001EE1">
          <w:rPr>
            <w:rFonts w:ascii="Gadugi" w:hAnsi="Gadugi" w:cs="Times New Roman"/>
            <w:sz w:val="24"/>
            <w:szCs w:val="24"/>
          </w:rPr>
          <w:t xml:space="preserve"> </w:t>
        </w:r>
      </w:ins>
      <w:r w:rsidRPr="00001EE1">
        <w:rPr>
          <w:rFonts w:ascii="Gadugi" w:hAnsi="Gadugi" w:cs="Times New Roman"/>
          <w:sz w:val="24"/>
          <w:szCs w:val="24"/>
        </w:rPr>
        <w:t xml:space="preserve">choose parties </w:t>
      </w:r>
      <w:r w:rsidR="00DC4112" w:rsidRPr="00001EE1">
        <w:rPr>
          <w:rFonts w:ascii="Gadugi" w:hAnsi="Gadugi" w:cs="Times New Roman"/>
          <w:sz w:val="24"/>
          <w:szCs w:val="24"/>
        </w:rPr>
        <w:t>not on the basis of issue</w:t>
      </w:r>
      <w:del w:id="703" w:author="Ben Stanley" w:date="2018-12-03T15:39:00Z">
        <w:r w:rsidR="00DC4112" w:rsidRPr="00001EE1" w:rsidDel="00B072D8">
          <w:rPr>
            <w:rFonts w:ascii="Gadugi" w:hAnsi="Gadugi" w:cs="Times New Roman"/>
            <w:sz w:val="24"/>
            <w:szCs w:val="24"/>
          </w:rPr>
          <w:delText>s</w:delText>
        </w:r>
      </w:del>
      <w:r w:rsidR="00DC4112" w:rsidRPr="00001EE1">
        <w:rPr>
          <w:rFonts w:ascii="Gadugi" w:hAnsi="Gadugi" w:cs="Times New Roman"/>
          <w:sz w:val="24"/>
          <w:szCs w:val="24"/>
        </w:rPr>
        <w:t xml:space="preserve"> stances or policy preferences but </w:t>
      </w:r>
      <w:del w:id="704" w:author="Ben Stanley" w:date="2018-12-03T15:39:00Z">
        <w:r w:rsidRPr="00001EE1" w:rsidDel="00B072D8">
          <w:rPr>
            <w:rFonts w:ascii="Gadugi" w:hAnsi="Gadugi" w:cs="Times New Roman"/>
            <w:sz w:val="24"/>
            <w:szCs w:val="24"/>
          </w:rPr>
          <w:delText xml:space="preserve">based </w:delText>
        </w:r>
      </w:del>
      <w:r w:rsidRPr="00001EE1">
        <w:rPr>
          <w:rFonts w:ascii="Gadugi" w:hAnsi="Gadugi" w:cs="Times New Roman"/>
          <w:sz w:val="24"/>
          <w:szCs w:val="24"/>
        </w:rPr>
        <w:t>on</w:t>
      </w:r>
      <w:ins w:id="705" w:author="Ben Stanley" w:date="2018-12-03T15:39:00Z">
        <w:r w:rsidR="00B072D8">
          <w:rPr>
            <w:rFonts w:ascii="Gadugi" w:hAnsi="Gadugi" w:cs="Times New Roman"/>
            <w:sz w:val="24"/>
            <w:szCs w:val="24"/>
          </w:rPr>
          <w:t xml:space="preserve"> the basis of</w:t>
        </w:r>
      </w:ins>
      <w:r w:rsidRPr="00001EE1">
        <w:rPr>
          <w:rFonts w:ascii="Gadugi" w:hAnsi="Gadugi" w:cs="Times New Roman"/>
          <w:sz w:val="24"/>
          <w:szCs w:val="24"/>
        </w:rPr>
        <w:t xml:space="preserve"> </w:t>
      </w:r>
      <w:r w:rsidR="00DC4112" w:rsidRPr="00001EE1">
        <w:rPr>
          <w:rFonts w:ascii="Gadugi" w:hAnsi="Gadugi" w:cs="Times New Roman"/>
          <w:sz w:val="24"/>
          <w:szCs w:val="24"/>
        </w:rPr>
        <w:t xml:space="preserve">bonds, </w:t>
      </w:r>
      <w:r w:rsidRPr="00001EE1">
        <w:rPr>
          <w:rFonts w:ascii="Gadugi" w:hAnsi="Gadugi" w:cs="Times New Roman"/>
          <w:sz w:val="24"/>
          <w:szCs w:val="24"/>
        </w:rPr>
        <w:t>loyalties and a sense of identificati</w:t>
      </w:r>
      <w:r w:rsidR="00DC4112" w:rsidRPr="00001EE1">
        <w:rPr>
          <w:rFonts w:ascii="Gadugi" w:hAnsi="Gadugi" w:cs="Times New Roman"/>
          <w:sz w:val="24"/>
          <w:szCs w:val="24"/>
        </w:rPr>
        <w:t>on with a party or candidate. If true, this phenomenon</w:t>
      </w:r>
      <w:del w:id="706" w:author="Ben Stanley" w:date="2018-12-03T15:39:00Z">
        <w:r w:rsidR="00DC4112" w:rsidRPr="00001EE1" w:rsidDel="00B072D8">
          <w:rPr>
            <w:rFonts w:ascii="Gadugi" w:hAnsi="Gadugi" w:cs="Times New Roman"/>
            <w:sz w:val="24"/>
            <w:szCs w:val="24"/>
          </w:rPr>
          <w:delText xml:space="preserve"> is</w:delText>
        </w:r>
      </w:del>
      <w:r w:rsidR="00DC4112" w:rsidRPr="00001EE1">
        <w:rPr>
          <w:rFonts w:ascii="Gadugi" w:hAnsi="Gadugi" w:cs="Times New Roman"/>
          <w:sz w:val="24"/>
          <w:szCs w:val="24"/>
        </w:rPr>
        <w:t xml:space="preserve"> contradict</w:t>
      </w:r>
      <w:ins w:id="707" w:author="Ben Stanley" w:date="2018-12-03T15:39:00Z">
        <w:r w:rsidR="00B072D8">
          <w:rPr>
            <w:rFonts w:ascii="Gadugi" w:hAnsi="Gadugi" w:cs="Times New Roman"/>
            <w:sz w:val="24"/>
            <w:szCs w:val="24"/>
          </w:rPr>
          <w:t>s</w:t>
        </w:r>
      </w:ins>
      <w:del w:id="708" w:author="Ben Stanley" w:date="2018-12-03T15:39:00Z">
        <w:r w:rsidR="00DC4112" w:rsidRPr="00001EE1" w:rsidDel="00B072D8">
          <w:rPr>
            <w:rFonts w:ascii="Gadugi" w:hAnsi="Gadugi" w:cs="Times New Roman"/>
            <w:sz w:val="24"/>
            <w:szCs w:val="24"/>
          </w:rPr>
          <w:delText>ing</w:delText>
        </w:r>
      </w:del>
      <w:r w:rsidR="00DC4112" w:rsidRPr="00001EE1">
        <w:rPr>
          <w:rFonts w:ascii="Gadugi" w:hAnsi="Gadugi" w:cs="Times New Roman"/>
          <w:sz w:val="24"/>
          <w:szCs w:val="24"/>
        </w:rPr>
        <w:t xml:space="preserve"> the </w:t>
      </w:r>
      <w:proofErr w:type="spellStart"/>
      <w:r w:rsidRPr="00001EE1">
        <w:rPr>
          <w:rFonts w:ascii="Gadugi" w:hAnsi="Gadugi" w:cs="Times New Roman"/>
          <w:sz w:val="24"/>
          <w:szCs w:val="24"/>
        </w:rPr>
        <w:t>ideal</w:t>
      </w:r>
      <w:del w:id="709" w:author="Ben Stanley" w:date="2018-12-03T15:39:00Z">
        <w:r w:rsidRPr="00001EE1" w:rsidDel="00B072D8">
          <w:rPr>
            <w:rFonts w:ascii="Gadugi" w:hAnsi="Gadugi" w:cs="Times New Roman"/>
            <w:sz w:val="24"/>
            <w:szCs w:val="24"/>
          </w:rPr>
          <w:delText>-type</w:delText>
        </w:r>
      </w:del>
      <w:ins w:id="710" w:author="Ben Stanley" w:date="2018-12-03T15:39:00Z">
        <w:r w:rsidR="00B072D8">
          <w:rPr>
            <w:rFonts w:ascii="Gadugi" w:hAnsi="Gadugi" w:cs="Times New Roman"/>
            <w:sz w:val="24"/>
            <w:szCs w:val="24"/>
          </w:rPr>
          <w:t>ised</w:t>
        </w:r>
      </w:ins>
      <w:proofErr w:type="spellEnd"/>
      <w:r w:rsidRPr="00001EE1">
        <w:rPr>
          <w:rFonts w:ascii="Gadugi" w:hAnsi="Gadugi" w:cs="Times New Roman"/>
          <w:sz w:val="24"/>
          <w:szCs w:val="24"/>
        </w:rPr>
        <w:t xml:space="preserve"> vision of politically sophisticated</w:t>
      </w:r>
      <w:r w:rsidR="00DC4112" w:rsidRPr="00001EE1">
        <w:rPr>
          <w:rFonts w:ascii="Gadugi" w:hAnsi="Gadugi" w:cs="Times New Roman"/>
          <w:sz w:val="24"/>
          <w:szCs w:val="24"/>
        </w:rPr>
        <w:t>, reasoning voters (</w:t>
      </w:r>
      <w:del w:id="711" w:author="Ben Stanley" w:date="2018-12-03T15:39:00Z">
        <w:r w:rsidRPr="00001EE1" w:rsidDel="00B072D8">
          <w:rPr>
            <w:rFonts w:ascii="Gadugi" w:hAnsi="Gadugi" w:cs="Times New Roman"/>
            <w:sz w:val="24"/>
            <w:szCs w:val="24"/>
          </w:rPr>
          <w:delText xml:space="preserve"> </w:delText>
        </w:r>
      </w:del>
      <w:r w:rsidRPr="00001EE1">
        <w:rPr>
          <w:rFonts w:ascii="Gadugi" w:hAnsi="Gadugi" w:cs="Times New Roman"/>
          <w:sz w:val="24"/>
          <w:szCs w:val="24"/>
        </w:rPr>
        <w:t>Luskin 1987</w:t>
      </w:r>
      <w:r w:rsidR="00DC4112" w:rsidRPr="00001EE1">
        <w:rPr>
          <w:rFonts w:ascii="Gadugi" w:hAnsi="Gadugi" w:cs="Times New Roman"/>
          <w:sz w:val="24"/>
          <w:szCs w:val="24"/>
        </w:rPr>
        <w:t xml:space="preserve">) </w:t>
      </w:r>
      <w:del w:id="712" w:author="Ben Stanley" w:date="2018-12-03T15:39:00Z">
        <w:r w:rsidR="00DC4112" w:rsidRPr="00001EE1" w:rsidDel="00B072D8">
          <w:rPr>
            <w:rFonts w:ascii="Gadugi" w:hAnsi="Gadugi" w:cs="Times New Roman"/>
            <w:sz w:val="24"/>
            <w:szCs w:val="24"/>
          </w:rPr>
          <w:delText xml:space="preserve">allegedly </w:delText>
        </w:r>
      </w:del>
      <w:ins w:id="713" w:author="Ben Stanley" w:date="2018-12-03T15:39:00Z">
        <w:r w:rsidR="00B072D8">
          <w:rPr>
            <w:rFonts w:ascii="Gadugi" w:hAnsi="Gadugi" w:cs="Times New Roman"/>
            <w:sz w:val="24"/>
            <w:szCs w:val="24"/>
          </w:rPr>
          <w:t>whose</w:t>
        </w:r>
        <w:r w:rsidR="00B072D8" w:rsidRPr="00001EE1">
          <w:rPr>
            <w:rFonts w:ascii="Gadugi" w:hAnsi="Gadugi" w:cs="Times New Roman"/>
            <w:sz w:val="24"/>
            <w:szCs w:val="24"/>
          </w:rPr>
          <w:t xml:space="preserve"> </w:t>
        </w:r>
      </w:ins>
      <w:r w:rsidR="00DC4112" w:rsidRPr="00001EE1">
        <w:rPr>
          <w:rFonts w:ascii="Gadugi" w:hAnsi="Gadugi" w:cs="Times New Roman"/>
          <w:sz w:val="24"/>
          <w:szCs w:val="24"/>
        </w:rPr>
        <w:t>making</w:t>
      </w:r>
      <w:r w:rsidRPr="00001EE1">
        <w:rPr>
          <w:rFonts w:ascii="Gadugi" w:hAnsi="Gadugi" w:cs="Times New Roman"/>
          <w:sz w:val="24"/>
          <w:szCs w:val="24"/>
        </w:rPr>
        <w:t xml:space="preserve"> vote choices </w:t>
      </w:r>
      <w:ins w:id="714" w:author="Ben Stanley" w:date="2018-12-03T15:40:00Z">
        <w:r w:rsidR="00B072D8">
          <w:rPr>
            <w:rFonts w:ascii="Gadugi" w:hAnsi="Gadugi" w:cs="Times New Roman"/>
            <w:sz w:val="24"/>
            <w:szCs w:val="24"/>
          </w:rPr>
          <w:t xml:space="preserve">are </w:t>
        </w:r>
      </w:ins>
      <w:r w:rsidRPr="00001EE1">
        <w:rPr>
          <w:rFonts w:ascii="Gadugi" w:hAnsi="Gadugi" w:cs="Times New Roman"/>
          <w:sz w:val="24"/>
          <w:szCs w:val="24"/>
        </w:rPr>
        <w:t xml:space="preserve">based on </w:t>
      </w:r>
      <w:del w:id="715" w:author="Ben Stanley" w:date="2018-12-03T15:41:00Z">
        <w:r w:rsidRPr="00001EE1" w:rsidDel="00B072D8">
          <w:rPr>
            <w:rFonts w:ascii="Gadugi" w:hAnsi="Gadugi" w:cs="Times New Roman"/>
            <w:sz w:val="24"/>
            <w:szCs w:val="24"/>
          </w:rPr>
          <w:delText xml:space="preserve">their </w:delText>
        </w:r>
      </w:del>
      <w:r w:rsidR="00DC4112" w:rsidRPr="00001EE1">
        <w:rPr>
          <w:rFonts w:ascii="Gadugi" w:hAnsi="Gadugi" w:cs="Times New Roman"/>
          <w:sz w:val="24"/>
          <w:szCs w:val="24"/>
        </w:rPr>
        <w:t>issue preferences or policy opinions. Second, they</w:t>
      </w:r>
      <w:r w:rsidRPr="00001EE1">
        <w:rPr>
          <w:rFonts w:ascii="Gadugi" w:hAnsi="Gadugi" w:cs="Times New Roman"/>
          <w:sz w:val="24"/>
          <w:szCs w:val="24"/>
        </w:rPr>
        <w:t xml:space="preserve"> arg</w:t>
      </w:r>
      <w:r w:rsidR="00DC4112" w:rsidRPr="00001EE1">
        <w:rPr>
          <w:rFonts w:ascii="Gadugi" w:hAnsi="Gadugi" w:cs="Times New Roman"/>
          <w:sz w:val="24"/>
          <w:szCs w:val="24"/>
        </w:rPr>
        <w:t>ue that in relying on cues and heuristic shortcuts</w:t>
      </w:r>
      <w:r w:rsidRPr="00001EE1">
        <w:rPr>
          <w:rFonts w:ascii="Gadugi" w:hAnsi="Gadugi" w:cs="Times New Roman"/>
          <w:sz w:val="24"/>
          <w:szCs w:val="24"/>
        </w:rPr>
        <w:t xml:space="preserve"> such as partisanship, voters</w:t>
      </w:r>
      <w:ins w:id="716" w:author="Ben Stanley" w:date="2018-12-03T15:42:00Z">
        <w:r w:rsidR="00B072D8">
          <w:rPr>
            <w:rFonts w:ascii="Gadugi" w:hAnsi="Gadugi" w:cs="Times New Roman"/>
            <w:sz w:val="24"/>
            <w:szCs w:val="24"/>
          </w:rPr>
          <w:t>’</w:t>
        </w:r>
      </w:ins>
      <w:r w:rsidRPr="00001EE1">
        <w:rPr>
          <w:rFonts w:ascii="Gadugi" w:hAnsi="Gadugi" w:cs="Times New Roman"/>
          <w:sz w:val="24"/>
          <w:szCs w:val="24"/>
        </w:rPr>
        <w:t xml:space="preserve"> </w:t>
      </w:r>
      <w:del w:id="717" w:author="Ben Stanley" w:date="2018-12-03T15:42:00Z">
        <w:r w:rsidR="00DC4112" w:rsidRPr="00001EE1" w:rsidDel="00B072D8">
          <w:rPr>
            <w:rFonts w:ascii="Gadugi" w:hAnsi="Gadugi" w:cs="Times New Roman"/>
            <w:sz w:val="24"/>
            <w:szCs w:val="24"/>
          </w:rPr>
          <w:delText xml:space="preserve">frequently make mistakes, in that they are </w:delText>
        </w:r>
      </w:del>
      <w:r w:rsidR="00DC4112" w:rsidRPr="00001EE1">
        <w:rPr>
          <w:rFonts w:ascii="Gadugi" w:hAnsi="Gadugi" w:cs="Times New Roman"/>
          <w:sz w:val="24"/>
          <w:szCs w:val="24"/>
        </w:rPr>
        <w:t>bias</w:t>
      </w:r>
      <w:ins w:id="718" w:author="Ben Stanley" w:date="2018-12-03T15:42:00Z">
        <w:r w:rsidR="00B072D8">
          <w:rPr>
            <w:rFonts w:ascii="Gadugi" w:hAnsi="Gadugi" w:cs="Times New Roman"/>
            <w:sz w:val="24"/>
            <w:szCs w:val="24"/>
          </w:rPr>
          <w:t>es</w:t>
        </w:r>
      </w:ins>
      <w:del w:id="719" w:author="Ben Stanley" w:date="2018-12-03T15:42:00Z">
        <w:r w:rsidR="00DC4112" w:rsidRPr="00001EE1" w:rsidDel="00B072D8">
          <w:rPr>
            <w:rFonts w:ascii="Gadugi" w:hAnsi="Gadugi" w:cs="Times New Roman"/>
            <w:sz w:val="24"/>
            <w:szCs w:val="24"/>
          </w:rPr>
          <w:delText>ed</w:delText>
        </w:r>
      </w:del>
      <w:r w:rsidR="00DC4112" w:rsidRPr="00001EE1">
        <w:rPr>
          <w:rFonts w:ascii="Gadugi" w:hAnsi="Gadugi" w:cs="Times New Roman"/>
          <w:sz w:val="24"/>
          <w:szCs w:val="24"/>
        </w:rPr>
        <w:t xml:space="preserve"> </w:t>
      </w:r>
      <w:del w:id="720" w:author="Ben Stanley" w:date="2018-12-03T15:42:00Z">
        <w:r w:rsidR="00DC4112" w:rsidRPr="00001EE1" w:rsidDel="00B072D8">
          <w:rPr>
            <w:rFonts w:ascii="Gadugi" w:hAnsi="Gadugi" w:cs="Times New Roman"/>
            <w:sz w:val="24"/>
            <w:szCs w:val="24"/>
          </w:rPr>
          <w:delText>and opt for</w:delText>
        </w:r>
      </w:del>
      <w:ins w:id="721" w:author="Ben Stanley" w:date="2018-12-03T15:42:00Z">
        <w:r w:rsidR="00B072D8">
          <w:rPr>
            <w:rFonts w:ascii="Gadugi" w:hAnsi="Gadugi" w:cs="Times New Roman"/>
            <w:sz w:val="24"/>
            <w:szCs w:val="24"/>
          </w:rPr>
          <w:t xml:space="preserve">lead them to </w:t>
        </w:r>
        <w:proofErr w:type="gramStart"/>
        <w:r w:rsidR="00B072D8">
          <w:rPr>
            <w:rFonts w:ascii="Gadugi" w:hAnsi="Gadugi" w:cs="Times New Roman"/>
            <w:sz w:val="24"/>
            <w:szCs w:val="24"/>
          </w:rPr>
          <w:t xml:space="preserve">make </w:t>
        </w:r>
      </w:ins>
      <w:r w:rsidR="00DC4112" w:rsidRPr="00001EE1">
        <w:rPr>
          <w:rFonts w:ascii="Gadugi" w:hAnsi="Gadugi" w:cs="Times New Roman"/>
          <w:sz w:val="24"/>
          <w:szCs w:val="24"/>
        </w:rPr>
        <w:t xml:space="preserve"> </w:t>
      </w:r>
      <w:r w:rsidRPr="00001EE1">
        <w:rPr>
          <w:rFonts w:ascii="Gadugi" w:hAnsi="Gadugi" w:cs="Times New Roman"/>
          <w:sz w:val="24"/>
          <w:szCs w:val="24"/>
        </w:rPr>
        <w:t>irrational</w:t>
      </w:r>
      <w:proofErr w:type="gramEnd"/>
      <w:r w:rsidRPr="00001EE1">
        <w:rPr>
          <w:rFonts w:ascii="Gadugi" w:hAnsi="Gadugi" w:cs="Times New Roman"/>
          <w:sz w:val="24"/>
          <w:szCs w:val="24"/>
        </w:rPr>
        <w:t xml:space="preserve"> vot</w:t>
      </w:r>
      <w:ins w:id="722" w:author="Ben Stanley" w:date="2018-12-03T15:42:00Z">
        <w:r w:rsidR="00B072D8">
          <w:rPr>
            <w:rFonts w:ascii="Gadugi" w:hAnsi="Gadugi" w:cs="Times New Roman"/>
            <w:sz w:val="24"/>
            <w:szCs w:val="24"/>
          </w:rPr>
          <w:t>ing</w:t>
        </w:r>
      </w:ins>
      <w:del w:id="723" w:author="Ben Stanley" w:date="2018-12-03T15:42:00Z">
        <w:r w:rsidRPr="00001EE1" w:rsidDel="00B072D8">
          <w:rPr>
            <w:rFonts w:ascii="Gadugi" w:hAnsi="Gadugi" w:cs="Times New Roman"/>
            <w:sz w:val="24"/>
            <w:szCs w:val="24"/>
          </w:rPr>
          <w:delText>e</w:delText>
        </w:r>
      </w:del>
      <w:r w:rsidRPr="00001EE1">
        <w:rPr>
          <w:rFonts w:ascii="Gadugi" w:hAnsi="Gadugi" w:cs="Times New Roman"/>
          <w:sz w:val="24"/>
          <w:szCs w:val="24"/>
        </w:rPr>
        <w:t xml:space="preserve"> decisions. </w:t>
      </w:r>
      <w:del w:id="724" w:author="Ben Stanley" w:date="2018-12-03T15:42:00Z">
        <w:r w:rsidR="00635B02" w:rsidRPr="00001EE1" w:rsidDel="00014E4E">
          <w:rPr>
            <w:rFonts w:ascii="Gadugi" w:hAnsi="Gadugi" w:cs="Times New Roman"/>
            <w:sz w:val="24"/>
            <w:szCs w:val="24"/>
          </w:rPr>
          <w:delText>Briefly: these</w:delText>
        </w:r>
      </w:del>
      <w:ins w:id="725" w:author="Ben Stanley" w:date="2018-12-03T15:42:00Z">
        <w:r w:rsidR="00014E4E">
          <w:rPr>
            <w:rFonts w:ascii="Gadugi" w:hAnsi="Gadugi" w:cs="Times New Roman"/>
            <w:sz w:val="24"/>
            <w:szCs w:val="24"/>
          </w:rPr>
          <w:t>The notion that</w:t>
        </w:r>
      </w:ins>
      <w:r w:rsidR="00635B02" w:rsidRPr="00001EE1">
        <w:rPr>
          <w:rFonts w:ascii="Gadugi" w:hAnsi="Gadugi" w:cs="Times New Roman"/>
          <w:sz w:val="24"/>
          <w:szCs w:val="24"/>
        </w:rPr>
        <w:t xml:space="preserve"> cognitive shortcuts are </w:t>
      </w:r>
      <w:del w:id="726" w:author="Ben Stanley" w:date="2018-12-03T15:42:00Z">
        <w:r w:rsidR="00635B02" w:rsidRPr="00001EE1" w:rsidDel="00014E4E">
          <w:rPr>
            <w:rFonts w:ascii="Gadugi" w:hAnsi="Gadugi" w:cs="Times New Roman"/>
            <w:sz w:val="24"/>
            <w:szCs w:val="24"/>
          </w:rPr>
          <w:delText xml:space="preserve">hardly </w:delText>
        </w:r>
      </w:del>
      <w:ins w:id="727" w:author="Ben Stanley" w:date="2018-12-03T15:42:00Z">
        <w:r w:rsidR="00014E4E">
          <w:rPr>
            <w:rFonts w:ascii="Gadugi" w:hAnsi="Gadugi" w:cs="Times New Roman"/>
            <w:sz w:val="24"/>
            <w:szCs w:val="24"/>
          </w:rPr>
          <w:t>of low utility</w:t>
        </w:r>
      </w:ins>
      <w:ins w:id="728" w:author="Ben Stanley" w:date="2018-12-03T15:43:00Z">
        <w:r w:rsidR="00014E4E">
          <w:rPr>
            <w:rFonts w:ascii="Gadugi" w:hAnsi="Gadugi" w:cs="Times New Roman"/>
            <w:sz w:val="24"/>
            <w:szCs w:val="24"/>
          </w:rPr>
          <w:t xml:space="preserve"> for voters</w:t>
        </w:r>
      </w:ins>
      <w:ins w:id="729" w:author="Ben Stanley" w:date="2018-12-03T15:42:00Z">
        <w:r w:rsidR="00014E4E">
          <w:rPr>
            <w:rFonts w:ascii="Gadugi" w:hAnsi="Gadugi" w:cs="Times New Roman"/>
            <w:sz w:val="24"/>
            <w:szCs w:val="24"/>
          </w:rPr>
          <w:t xml:space="preserve"> i</w:t>
        </w:r>
      </w:ins>
      <w:ins w:id="730" w:author="Ben Stanley" w:date="2018-12-03T15:43:00Z">
        <w:r w:rsidR="00014E4E">
          <w:rPr>
            <w:rFonts w:ascii="Gadugi" w:hAnsi="Gadugi" w:cs="Times New Roman"/>
            <w:sz w:val="24"/>
            <w:szCs w:val="24"/>
          </w:rPr>
          <w:t xml:space="preserve">n electing parties which </w:t>
        </w:r>
      </w:ins>
      <w:del w:id="731" w:author="Ben Stanley" w:date="2018-12-03T15:43:00Z">
        <w:r w:rsidR="00635B02" w:rsidRPr="00001EE1" w:rsidDel="00014E4E">
          <w:rPr>
            <w:rFonts w:ascii="Gadugi" w:hAnsi="Gadugi" w:cs="Times New Roman"/>
            <w:sz w:val="24"/>
            <w:szCs w:val="24"/>
          </w:rPr>
          <w:delText xml:space="preserve">useful in electing parties that </w:delText>
        </w:r>
      </w:del>
      <w:r w:rsidR="00635B02" w:rsidRPr="00001EE1">
        <w:rPr>
          <w:rFonts w:ascii="Gadugi" w:hAnsi="Gadugi" w:cs="Times New Roman"/>
          <w:sz w:val="24"/>
          <w:szCs w:val="24"/>
        </w:rPr>
        <w:t xml:space="preserve">will </w:t>
      </w:r>
      <w:del w:id="732" w:author="Ben Stanley" w:date="2018-12-03T15:43:00Z">
        <w:r w:rsidR="00635B02" w:rsidRPr="00001EE1" w:rsidDel="00014E4E">
          <w:rPr>
            <w:rFonts w:ascii="Gadugi" w:hAnsi="Gadugi" w:cs="Times New Roman"/>
            <w:sz w:val="24"/>
            <w:szCs w:val="24"/>
          </w:rPr>
          <w:delText xml:space="preserve">accomplish </w:delText>
        </w:r>
      </w:del>
      <w:ins w:id="733" w:author="Ben Stanley" w:date="2018-12-03T15:43:00Z">
        <w:r w:rsidR="00014E4E">
          <w:rPr>
            <w:rFonts w:ascii="Gadugi" w:hAnsi="Gadugi" w:cs="Times New Roman"/>
            <w:sz w:val="24"/>
            <w:szCs w:val="24"/>
          </w:rPr>
          <w:t>carry out</w:t>
        </w:r>
        <w:r w:rsidR="00014E4E" w:rsidRPr="00001EE1">
          <w:rPr>
            <w:rFonts w:ascii="Gadugi" w:hAnsi="Gadugi" w:cs="Times New Roman"/>
            <w:sz w:val="24"/>
            <w:szCs w:val="24"/>
          </w:rPr>
          <w:t xml:space="preserve"> </w:t>
        </w:r>
      </w:ins>
      <w:r w:rsidR="00635B02" w:rsidRPr="00001EE1">
        <w:rPr>
          <w:rFonts w:ascii="Gadugi" w:hAnsi="Gadugi" w:cs="Times New Roman"/>
          <w:sz w:val="24"/>
          <w:szCs w:val="24"/>
        </w:rPr>
        <w:t>their preferences and operate in their best interests</w:t>
      </w:r>
      <w:del w:id="734" w:author="Ben Stanley" w:date="2018-12-03T15:43:00Z">
        <w:r w:rsidR="00635B02" w:rsidRPr="00001EE1" w:rsidDel="00014E4E">
          <w:rPr>
            <w:rFonts w:ascii="Gadugi" w:hAnsi="Gadugi" w:cs="Times New Roman"/>
            <w:sz w:val="24"/>
            <w:szCs w:val="24"/>
          </w:rPr>
          <w:delText>, which is</w:delText>
        </w:r>
      </w:del>
      <w:ins w:id="735" w:author="Ben Stanley" w:date="2018-12-03T15:43:00Z">
        <w:r w:rsidR="00014E4E">
          <w:rPr>
            <w:rFonts w:ascii="Gadugi" w:hAnsi="Gadugi" w:cs="Times New Roman"/>
            <w:sz w:val="24"/>
            <w:szCs w:val="24"/>
          </w:rPr>
          <w:t xml:space="preserve"> is in direct</w:t>
        </w:r>
      </w:ins>
      <w:r w:rsidR="00635B02" w:rsidRPr="00001EE1">
        <w:rPr>
          <w:rFonts w:ascii="Gadugi" w:hAnsi="Gadugi" w:cs="Times New Roman"/>
          <w:sz w:val="24"/>
          <w:szCs w:val="24"/>
        </w:rPr>
        <w:t xml:space="preserve"> conflict</w:t>
      </w:r>
      <w:del w:id="736" w:author="Ben Stanley" w:date="2018-12-03T15:43:00Z">
        <w:r w:rsidR="00635B02" w:rsidRPr="00001EE1" w:rsidDel="00014E4E">
          <w:rPr>
            <w:rFonts w:ascii="Gadugi" w:hAnsi="Gadugi" w:cs="Times New Roman"/>
            <w:sz w:val="24"/>
            <w:szCs w:val="24"/>
          </w:rPr>
          <w:delText>ing</w:delText>
        </w:r>
      </w:del>
      <w:r w:rsidR="00635B02" w:rsidRPr="00001EE1">
        <w:rPr>
          <w:rFonts w:ascii="Gadugi" w:hAnsi="Gadugi" w:cs="Times New Roman"/>
          <w:sz w:val="24"/>
          <w:szCs w:val="24"/>
        </w:rPr>
        <w:t xml:space="preserve"> with </w:t>
      </w:r>
      <w:del w:id="737" w:author="Ben Stanley" w:date="2018-12-03T15:43:00Z">
        <w:r w:rsidR="00635B02" w:rsidRPr="00001EE1" w:rsidDel="00014E4E">
          <w:rPr>
            <w:rFonts w:ascii="Gadugi" w:hAnsi="Gadugi" w:cs="Times New Roman"/>
            <w:sz w:val="24"/>
            <w:szCs w:val="24"/>
          </w:rPr>
          <w:delText xml:space="preserve">acknowledged </w:delText>
        </w:r>
      </w:del>
      <w:ins w:id="738" w:author="Ben Stanley" w:date="2018-12-03T15:43:00Z">
        <w:r w:rsidR="00014E4E">
          <w:rPr>
            <w:rFonts w:ascii="Gadugi" w:hAnsi="Gadugi" w:cs="Times New Roman"/>
            <w:sz w:val="24"/>
            <w:szCs w:val="24"/>
          </w:rPr>
          <w:t>an established strain of</w:t>
        </w:r>
        <w:r w:rsidR="00014E4E" w:rsidRPr="00001EE1">
          <w:rPr>
            <w:rFonts w:ascii="Gadugi" w:hAnsi="Gadugi" w:cs="Times New Roman"/>
            <w:sz w:val="24"/>
            <w:szCs w:val="24"/>
          </w:rPr>
          <w:t xml:space="preserve"> </w:t>
        </w:r>
      </w:ins>
      <w:r w:rsidR="00635B02" w:rsidRPr="00001EE1">
        <w:rPr>
          <w:rFonts w:ascii="Gadugi" w:hAnsi="Gadugi" w:cs="Times New Roman"/>
          <w:sz w:val="24"/>
          <w:szCs w:val="24"/>
        </w:rPr>
        <w:t xml:space="preserve">political science research (Popkin 1991;  Lau and </w:t>
      </w:r>
      <w:proofErr w:type="spellStart"/>
      <w:r w:rsidR="00635B02" w:rsidRPr="00001EE1">
        <w:rPr>
          <w:rFonts w:ascii="Gadugi" w:hAnsi="Gadugi" w:cs="Times New Roman"/>
          <w:sz w:val="24"/>
          <w:szCs w:val="24"/>
        </w:rPr>
        <w:t>Redlawsk</w:t>
      </w:r>
      <w:proofErr w:type="spellEnd"/>
      <w:r w:rsidR="00635B02" w:rsidRPr="00001EE1">
        <w:rPr>
          <w:rFonts w:ascii="Gadugi" w:hAnsi="Gadugi" w:cs="Times New Roman"/>
          <w:sz w:val="24"/>
          <w:szCs w:val="24"/>
        </w:rPr>
        <w:t xml:space="preserve"> 2006)</w:t>
      </w:r>
      <w:r w:rsidR="00346234" w:rsidRPr="00001EE1">
        <w:rPr>
          <w:rFonts w:ascii="Gadugi" w:hAnsi="Gadugi" w:cs="Times New Roman"/>
          <w:sz w:val="24"/>
          <w:szCs w:val="24"/>
        </w:rPr>
        <w:t>.</w:t>
      </w:r>
    </w:p>
    <w:p w14:paraId="5AB69696" w14:textId="42FBEED0" w:rsidR="00001EE1" w:rsidRPr="00845A43" w:rsidRDefault="00001EE1" w:rsidP="00635B02">
      <w:pPr>
        <w:ind w:right="-233"/>
        <w:rPr>
          <w:rFonts w:ascii="Gadugi" w:hAnsi="Gadugi" w:cs="Times New Roman"/>
          <w:sz w:val="24"/>
          <w:szCs w:val="24"/>
        </w:rPr>
      </w:pPr>
      <w:proofErr w:type="spellStart"/>
      <w:r w:rsidRPr="00845A43">
        <w:rPr>
          <w:rFonts w:ascii="Gadugi" w:hAnsi="Gadugi" w:cs="Times New Roman"/>
          <w:sz w:val="24"/>
          <w:szCs w:val="24"/>
        </w:rPr>
        <w:t>Achen</w:t>
      </w:r>
      <w:proofErr w:type="spellEnd"/>
      <w:r w:rsidRPr="00845A43">
        <w:rPr>
          <w:rFonts w:ascii="Gadugi" w:hAnsi="Gadugi" w:cs="Times New Roman"/>
          <w:sz w:val="24"/>
          <w:szCs w:val="24"/>
        </w:rPr>
        <w:t xml:space="preserve"> and Bartels’ ideas </w:t>
      </w:r>
      <w:del w:id="739" w:author="Ben Stanley" w:date="2018-12-03T15:43:00Z">
        <w:r w:rsidRPr="00845A43" w:rsidDel="00014E4E">
          <w:rPr>
            <w:rFonts w:ascii="Gadugi" w:hAnsi="Gadugi" w:cs="Times New Roman"/>
            <w:sz w:val="24"/>
            <w:szCs w:val="24"/>
          </w:rPr>
          <w:delText xml:space="preserve">are </w:delText>
        </w:r>
      </w:del>
      <w:ins w:id="740" w:author="Ben Stanley" w:date="2018-12-03T15:43:00Z">
        <w:r w:rsidR="00014E4E">
          <w:rPr>
            <w:rFonts w:ascii="Gadugi" w:hAnsi="Gadugi" w:cs="Times New Roman"/>
            <w:sz w:val="24"/>
            <w:szCs w:val="24"/>
          </w:rPr>
          <w:t>can</w:t>
        </w:r>
        <w:r w:rsidR="00014E4E" w:rsidRPr="00845A43">
          <w:rPr>
            <w:rFonts w:ascii="Gadugi" w:hAnsi="Gadugi" w:cs="Times New Roman"/>
            <w:sz w:val="24"/>
            <w:szCs w:val="24"/>
          </w:rPr>
          <w:t xml:space="preserve"> </w:t>
        </w:r>
      </w:ins>
      <w:r w:rsidRPr="00845A43">
        <w:rPr>
          <w:rFonts w:ascii="Gadugi" w:hAnsi="Gadugi" w:cs="Times New Roman"/>
          <w:sz w:val="24"/>
          <w:szCs w:val="24"/>
        </w:rPr>
        <w:t>easily</w:t>
      </w:r>
      <w:ins w:id="741" w:author="Ben Stanley" w:date="2018-12-03T15:43:00Z">
        <w:r w:rsidR="00014E4E">
          <w:rPr>
            <w:rFonts w:ascii="Gadugi" w:hAnsi="Gadugi" w:cs="Times New Roman"/>
            <w:sz w:val="24"/>
            <w:szCs w:val="24"/>
          </w:rPr>
          <w:t xml:space="preserve"> be</w:t>
        </w:r>
      </w:ins>
      <w:r w:rsidRPr="00845A43">
        <w:rPr>
          <w:rFonts w:ascii="Gadugi" w:hAnsi="Gadugi" w:cs="Times New Roman"/>
          <w:sz w:val="24"/>
          <w:szCs w:val="24"/>
        </w:rPr>
        <w:t xml:space="preserve"> transformed into empirically testa</w:t>
      </w:r>
      <w:r w:rsidR="00845A43" w:rsidRPr="00845A43">
        <w:rPr>
          <w:rFonts w:ascii="Gadugi" w:hAnsi="Gadugi" w:cs="Times New Roman"/>
          <w:sz w:val="24"/>
          <w:szCs w:val="24"/>
        </w:rPr>
        <w:t>ble hypotheses. However, the</w:t>
      </w:r>
      <w:r w:rsidRPr="00845A43">
        <w:rPr>
          <w:rFonts w:ascii="Gadugi" w:hAnsi="Gadugi" w:cs="Times New Roman"/>
          <w:sz w:val="24"/>
          <w:szCs w:val="24"/>
        </w:rPr>
        <w:t xml:space="preserve"> concepts</w:t>
      </w:r>
      <w:r w:rsidR="00845A43" w:rsidRPr="00845A43">
        <w:rPr>
          <w:rFonts w:ascii="Gadugi" w:hAnsi="Gadugi" w:cs="Times New Roman"/>
          <w:sz w:val="24"/>
          <w:szCs w:val="24"/>
        </w:rPr>
        <w:t xml:space="preserve"> </w:t>
      </w:r>
      <w:del w:id="742" w:author="Ben Stanley" w:date="2018-12-03T15:44:00Z">
        <w:r w:rsidR="00845A43" w:rsidRPr="00845A43" w:rsidDel="00014E4E">
          <w:rPr>
            <w:rFonts w:ascii="Gadugi" w:hAnsi="Gadugi" w:cs="Times New Roman"/>
            <w:sz w:val="24"/>
            <w:szCs w:val="24"/>
          </w:rPr>
          <w:delText>used</w:delText>
        </w:r>
        <w:r w:rsidRPr="00845A43" w:rsidDel="00014E4E">
          <w:rPr>
            <w:rFonts w:ascii="Gadugi" w:hAnsi="Gadugi" w:cs="Times New Roman"/>
            <w:sz w:val="24"/>
            <w:szCs w:val="24"/>
          </w:rPr>
          <w:delText xml:space="preserve"> in the</w:delText>
        </w:r>
      </w:del>
      <w:ins w:id="743" w:author="Ben Stanley" w:date="2018-12-03T15:44:00Z">
        <w:r w:rsidR="00014E4E">
          <w:rPr>
            <w:rFonts w:ascii="Gadugi" w:hAnsi="Gadugi" w:cs="Times New Roman"/>
            <w:sz w:val="24"/>
            <w:szCs w:val="24"/>
          </w:rPr>
          <w:t>their</w:t>
        </w:r>
      </w:ins>
      <w:r w:rsidRPr="00845A43">
        <w:rPr>
          <w:rFonts w:ascii="Gadugi" w:hAnsi="Gadugi" w:cs="Times New Roman"/>
          <w:sz w:val="24"/>
          <w:szCs w:val="24"/>
        </w:rPr>
        <w:t xml:space="preserve"> theoretical model</w:t>
      </w:r>
      <w:ins w:id="744" w:author="Ben Stanley" w:date="2018-12-03T15:44:00Z">
        <w:r w:rsidR="00014E4E">
          <w:rPr>
            <w:rFonts w:ascii="Gadugi" w:hAnsi="Gadugi" w:cs="Times New Roman"/>
            <w:sz w:val="24"/>
            <w:szCs w:val="24"/>
          </w:rPr>
          <w:t xml:space="preserve"> </w:t>
        </w:r>
        <w:r w:rsidR="00E46654">
          <w:rPr>
            <w:rFonts w:ascii="Gadugi" w:hAnsi="Gadugi" w:cs="Times New Roman"/>
            <w:sz w:val="24"/>
            <w:szCs w:val="24"/>
          </w:rPr>
          <w:t>empl</w:t>
        </w:r>
      </w:ins>
      <w:ins w:id="745" w:author="Ben Stanley" w:date="2018-12-03T15:45:00Z">
        <w:r w:rsidR="00E46654">
          <w:rPr>
            <w:rFonts w:ascii="Gadugi" w:hAnsi="Gadugi" w:cs="Times New Roman"/>
            <w:sz w:val="24"/>
            <w:szCs w:val="24"/>
          </w:rPr>
          <w:t>oys require careful conceptualization, in particular the key concept of</w:t>
        </w:r>
      </w:ins>
      <w:r w:rsidRPr="00845A43">
        <w:rPr>
          <w:rFonts w:ascii="Gadugi" w:hAnsi="Gadugi" w:cs="Times New Roman"/>
          <w:sz w:val="24"/>
          <w:szCs w:val="24"/>
        </w:rPr>
        <w:t xml:space="preserve"> </w:t>
      </w:r>
      <w:ins w:id="746" w:author="Ben Stanley" w:date="2018-12-03T15:45:00Z">
        <w:r w:rsidR="00E46654">
          <w:rPr>
            <w:rFonts w:ascii="Gadugi" w:hAnsi="Gadugi" w:cs="Times New Roman"/>
            <w:sz w:val="24"/>
            <w:szCs w:val="24"/>
          </w:rPr>
          <w:t xml:space="preserve">social </w:t>
        </w:r>
      </w:ins>
      <w:del w:id="747" w:author="Ben Stanley" w:date="2018-12-03T15:45:00Z">
        <w:r w:rsidRPr="00845A43" w:rsidDel="00E46654">
          <w:rPr>
            <w:rFonts w:ascii="Gadugi" w:hAnsi="Gadugi" w:cs="Times New Roman"/>
            <w:sz w:val="24"/>
            <w:szCs w:val="24"/>
          </w:rPr>
          <w:delText>call for further detailed conceptualization</w:delText>
        </w:r>
        <w:r w:rsidR="00845A43" w:rsidRPr="00845A43" w:rsidDel="00E46654">
          <w:rPr>
            <w:rFonts w:ascii="Gadugi" w:hAnsi="Gadugi" w:cs="Times New Roman"/>
            <w:sz w:val="24"/>
            <w:szCs w:val="24"/>
          </w:rPr>
          <w:delText>; i</w:delText>
        </w:r>
        <w:r w:rsidRPr="00845A43" w:rsidDel="00E46654">
          <w:rPr>
            <w:rFonts w:ascii="Gadugi" w:hAnsi="Gadugi" w:cs="Times New Roman"/>
            <w:sz w:val="24"/>
            <w:szCs w:val="24"/>
          </w:rPr>
          <w:delText xml:space="preserve">n particular the </w:delText>
        </w:r>
        <w:r w:rsidR="00845A43" w:rsidRPr="00845A43" w:rsidDel="00E46654">
          <w:rPr>
            <w:rFonts w:ascii="Gadugi" w:hAnsi="Gadugi" w:cs="Times New Roman"/>
            <w:sz w:val="24"/>
            <w:szCs w:val="24"/>
          </w:rPr>
          <w:delText>key one - s</w:delText>
        </w:r>
        <w:r w:rsidRPr="00845A43" w:rsidDel="00E46654">
          <w:rPr>
            <w:rFonts w:ascii="Gadugi" w:hAnsi="Gadugi" w:cs="Times New Roman"/>
            <w:sz w:val="24"/>
            <w:szCs w:val="24"/>
          </w:rPr>
          <w:delText xml:space="preserve">ocial </w:delText>
        </w:r>
      </w:del>
      <w:r w:rsidRPr="00845A43">
        <w:rPr>
          <w:rFonts w:ascii="Gadugi" w:hAnsi="Gadugi" w:cs="Times New Roman"/>
          <w:sz w:val="24"/>
          <w:szCs w:val="24"/>
        </w:rPr>
        <w:t>identity</w:t>
      </w:r>
      <w:ins w:id="748" w:author="Ben Stanley" w:date="2018-12-03T15:45:00Z">
        <w:r w:rsidR="00E46654">
          <w:rPr>
            <w:rFonts w:ascii="Gadugi" w:hAnsi="Gadugi" w:cs="Times New Roman"/>
            <w:sz w:val="24"/>
            <w:szCs w:val="24"/>
          </w:rPr>
          <w:t xml:space="preserve">, which embraces </w:t>
        </w:r>
      </w:ins>
      <w:del w:id="749" w:author="Ben Stanley" w:date="2018-12-03T15:45:00Z">
        <w:r w:rsidR="00845A43" w:rsidRPr="00845A43" w:rsidDel="00E46654">
          <w:rPr>
            <w:rFonts w:ascii="Gadugi" w:hAnsi="Gadugi" w:cs="Times New Roman"/>
            <w:sz w:val="24"/>
            <w:szCs w:val="24"/>
          </w:rPr>
          <w:delText xml:space="preserve">. It </w:delText>
        </w:r>
        <w:r w:rsidRPr="00845A43" w:rsidDel="00E46654">
          <w:rPr>
            <w:rFonts w:ascii="Gadugi" w:hAnsi="Gadugi" w:cs="Times New Roman"/>
            <w:sz w:val="24"/>
            <w:szCs w:val="24"/>
          </w:rPr>
          <w:delText>refers</w:delText>
        </w:r>
        <w:r w:rsidR="00845A43" w:rsidRPr="00845A43" w:rsidDel="00E46654">
          <w:rPr>
            <w:rFonts w:ascii="Gadugi" w:hAnsi="Gadugi" w:cs="Times New Roman"/>
            <w:sz w:val="24"/>
            <w:szCs w:val="24"/>
          </w:rPr>
          <w:delText xml:space="preserve"> in their proposal</w:delText>
        </w:r>
        <w:r w:rsidRPr="00845A43" w:rsidDel="00E46654">
          <w:rPr>
            <w:rFonts w:ascii="Gadugi" w:hAnsi="Gadugi" w:cs="Times New Roman"/>
            <w:sz w:val="24"/>
            <w:szCs w:val="24"/>
          </w:rPr>
          <w:delText xml:space="preserve"> to </w:delText>
        </w:r>
      </w:del>
      <w:r w:rsidRPr="00845A43">
        <w:rPr>
          <w:rFonts w:ascii="Gadugi" w:hAnsi="Gadugi" w:cs="Times New Roman"/>
          <w:sz w:val="24"/>
          <w:szCs w:val="24"/>
        </w:rPr>
        <w:t>ethnic, occupational, religious an</w:t>
      </w:r>
      <w:r w:rsidR="00845A43" w:rsidRPr="00845A43">
        <w:rPr>
          <w:rFonts w:ascii="Gadugi" w:hAnsi="Gadugi" w:cs="Times New Roman"/>
          <w:sz w:val="24"/>
          <w:szCs w:val="24"/>
        </w:rPr>
        <w:t xml:space="preserve">d </w:t>
      </w:r>
      <w:ins w:id="750" w:author="Ben Stanley" w:date="2018-12-03T15:45:00Z">
        <w:r w:rsidR="00E46654">
          <w:rPr>
            <w:rFonts w:ascii="Gadugi" w:hAnsi="Gadugi" w:cs="Times New Roman"/>
            <w:sz w:val="24"/>
            <w:szCs w:val="24"/>
          </w:rPr>
          <w:t xml:space="preserve">myriad </w:t>
        </w:r>
      </w:ins>
      <w:r w:rsidR="00845A43" w:rsidRPr="00845A43">
        <w:rPr>
          <w:rFonts w:ascii="Gadugi" w:hAnsi="Gadugi" w:cs="Times New Roman"/>
          <w:sz w:val="24"/>
          <w:szCs w:val="24"/>
        </w:rPr>
        <w:t xml:space="preserve">other </w:t>
      </w:r>
      <w:del w:id="751" w:author="Ben Stanley" w:date="2018-12-03T15:45:00Z">
        <w:r w:rsidR="00845A43" w:rsidRPr="00845A43" w:rsidDel="00E46654">
          <w:rPr>
            <w:rFonts w:ascii="Gadugi" w:hAnsi="Gadugi" w:cs="Times New Roman"/>
            <w:sz w:val="24"/>
            <w:szCs w:val="24"/>
          </w:rPr>
          <w:delText xml:space="preserve">sorts of </w:delText>
        </w:r>
      </w:del>
      <w:r w:rsidR="00845A43" w:rsidRPr="00845A43">
        <w:rPr>
          <w:rFonts w:ascii="Gadugi" w:hAnsi="Gadugi" w:cs="Times New Roman"/>
          <w:sz w:val="24"/>
          <w:szCs w:val="24"/>
        </w:rPr>
        <w:t xml:space="preserve">groups. </w:t>
      </w:r>
      <w:ins w:id="752" w:author="Ben Stanley" w:date="2018-12-03T15:46:00Z">
        <w:r w:rsidR="00E46654">
          <w:rPr>
            <w:rFonts w:ascii="Gadugi" w:hAnsi="Gadugi" w:cs="Times New Roman"/>
            <w:sz w:val="24"/>
            <w:szCs w:val="24"/>
          </w:rPr>
          <w:t xml:space="preserve">As </w:t>
        </w:r>
      </w:ins>
      <w:proofErr w:type="spellStart"/>
      <w:r w:rsidR="00845A43" w:rsidRPr="00845A43">
        <w:rPr>
          <w:rFonts w:ascii="Gadugi" w:hAnsi="Gadugi" w:cs="Times New Roman"/>
          <w:sz w:val="24"/>
          <w:szCs w:val="24"/>
        </w:rPr>
        <w:t>Schwennicke</w:t>
      </w:r>
      <w:proofErr w:type="spellEnd"/>
      <w:r w:rsidR="00845A43" w:rsidRPr="00845A43">
        <w:rPr>
          <w:rFonts w:ascii="Gadugi" w:hAnsi="Gadugi" w:cs="Times New Roman"/>
          <w:sz w:val="24"/>
          <w:szCs w:val="24"/>
        </w:rPr>
        <w:t xml:space="preserve"> (2017: 150 ff)</w:t>
      </w:r>
      <w:ins w:id="753" w:author="Ben Stanley" w:date="2018-12-03T15:46:00Z">
        <w:r w:rsidR="00E46654">
          <w:rPr>
            <w:rFonts w:ascii="Gadugi" w:hAnsi="Gadugi" w:cs="Times New Roman"/>
            <w:sz w:val="24"/>
            <w:szCs w:val="24"/>
          </w:rPr>
          <w:t xml:space="preserve"> has observed,</w:t>
        </w:r>
      </w:ins>
      <w:r w:rsidR="00845A43" w:rsidRPr="00845A43">
        <w:rPr>
          <w:rFonts w:ascii="Gadugi" w:hAnsi="Gadugi" w:cs="Times New Roman"/>
          <w:sz w:val="24"/>
          <w:szCs w:val="24"/>
        </w:rPr>
        <w:t xml:space="preserve"> </w:t>
      </w:r>
      <w:del w:id="754" w:author="Ben Stanley" w:date="2018-12-03T15:46:00Z">
        <w:r w:rsidR="00845A43" w:rsidRPr="00845A43" w:rsidDel="00E46654">
          <w:rPr>
            <w:rFonts w:ascii="Gadugi" w:hAnsi="Gadugi" w:cs="Times New Roman"/>
            <w:sz w:val="24"/>
            <w:szCs w:val="24"/>
          </w:rPr>
          <w:delText xml:space="preserve">indicates </w:delText>
        </w:r>
        <w:r w:rsidRPr="00845A43" w:rsidDel="00E46654">
          <w:rPr>
            <w:rFonts w:ascii="Gadugi" w:hAnsi="Gadugi" w:cs="Times New Roman"/>
            <w:sz w:val="24"/>
            <w:szCs w:val="24"/>
          </w:rPr>
          <w:delText xml:space="preserve">that </w:delText>
        </w:r>
      </w:del>
      <w:r w:rsidR="00845A43" w:rsidRPr="00845A43">
        <w:rPr>
          <w:rFonts w:ascii="Gadugi" w:hAnsi="Gadugi" w:cs="Times New Roman"/>
          <w:sz w:val="24"/>
          <w:szCs w:val="24"/>
        </w:rPr>
        <w:t xml:space="preserve">the very </w:t>
      </w:r>
      <w:r w:rsidRPr="00845A43">
        <w:rPr>
          <w:rFonts w:ascii="Gadugi" w:hAnsi="Gadugi" w:cs="Times New Roman"/>
          <w:sz w:val="24"/>
          <w:szCs w:val="24"/>
        </w:rPr>
        <w:t>p</w:t>
      </w:r>
      <w:r w:rsidR="00845A43" w:rsidRPr="00845A43">
        <w:rPr>
          <w:rFonts w:ascii="Gadugi" w:hAnsi="Gadugi" w:cs="Times New Roman"/>
          <w:sz w:val="24"/>
          <w:szCs w:val="24"/>
        </w:rPr>
        <w:t>rocess of identity construction requires more elaboration. We share this concern</w:t>
      </w:r>
      <w:del w:id="755" w:author="Ben Stanley" w:date="2018-12-03T15:46:00Z">
        <w:r w:rsidR="00845A43" w:rsidRPr="00845A43" w:rsidDel="00E46654">
          <w:rPr>
            <w:rFonts w:ascii="Gadugi" w:hAnsi="Gadugi" w:cs="Times New Roman"/>
            <w:sz w:val="24"/>
            <w:szCs w:val="24"/>
          </w:rPr>
          <w:delText>s</w:delText>
        </w:r>
      </w:del>
      <w:ins w:id="756" w:author="Ben Stanley" w:date="2018-12-03T15:46:00Z">
        <w:r w:rsidR="00E46654">
          <w:rPr>
            <w:rFonts w:ascii="Gadugi" w:hAnsi="Gadugi" w:cs="Times New Roman"/>
            <w:sz w:val="24"/>
            <w:szCs w:val="24"/>
          </w:rPr>
          <w:t>,</w:t>
        </w:r>
      </w:ins>
      <w:r w:rsidR="00845A43" w:rsidRPr="00845A43">
        <w:rPr>
          <w:rFonts w:ascii="Gadugi" w:hAnsi="Gadugi" w:cs="Times New Roman"/>
          <w:sz w:val="24"/>
          <w:szCs w:val="24"/>
        </w:rPr>
        <w:t xml:space="preserve"> and the </w:t>
      </w:r>
      <w:r w:rsidR="00E27C28">
        <w:rPr>
          <w:rFonts w:ascii="Gadugi" w:hAnsi="Gadugi" w:cs="Times New Roman"/>
          <w:sz w:val="24"/>
          <w:szCs w:val="24"/>
        </w:rPr>
        <w:t xml:space="preserve">2019 PNES </w:t>
      </w:r>
      <w:r w:rsidR="00845A43" w:rsidRPr="00845A43">
        <w:rPr>
          <w:rFonts w:ascii="Gadugi" w:hAnsi="Gadugi" w:cs="Times New Roman"/>
          <w:sz w:val="24"/>
          <w:szCs w:val="24"/>
        </w:rPr>
        <w:t xml:space="preserve">project will be designed </w:t>
      </w:r>
      <w:del w:id="757" w:author="Ben Stanley" w:date="2018-12-03T15:46:00Z">
        <w:r w:rsidR="00845A43" w:rsidRPr="00845A43" w:rsidDel="00E46654">
          <w:rPr>
            <w:rFonts w:ascii="Gadugi" w:hAnsi="Gadugi" w:cs="Times New Roman"/>
            <w:sz w:val="24"/>
            <w:szCs w:val="24"/>
          </w:rPr>
          <w:delText xml:space="preserve">in such a way as </w:delText>
        </w:r>
      </w:del>
      <w:r w:rsidR="00845A43" w:rsidRPr="00845A43">
        <w:rPr>
          <w:rFonts w:ascii="Gadugi" w:hAnsi="Gadugi" w:cs="Times New Roman"/>
          <w:sz w:val="24"/>
          <w:szCs w:val="24"/>
        </w:rPr>
        <w:t xml:space="preserve">to allow </w:t>
      </w:r>
      <w:ins w:id="758" w:author="Ben Stanley" w:date="2018-12-03T15:46:00Z">
        <w:r w:rsidR="00E46654">
          <w:rPr>
            <w:rFonts w:ascii="Gadugi" w:hAnsi="Gadugi" w:cs="Times New Roman"/>
            <w:sz w:val="24"/>
            <w:szCs w:val="24"/>
          </w:rPr>
          <w:t xml:space="preserve">us to </w:t>
        </w:r>
        <w:proofErr w:type="spellStart"/>
        <w:r w:rsidR="00E46654">
          <w:rPr>
            <w:rFonts w:ascii="Gadugi" w:hAnsi="Gadugi" w:cs="Times New Roman"/>
            <w:sz w:val="24"/>
            <w:szCs w:val="24"/>
          </w:rPr>
          <w:t>test</w:t>
        </w:r>
      </w:ins>
      <w:del w:id="759" w:author="Ben Stanley" w:date="2018-12-03T15:46:00Z">
        <w:r w:rsidR="00845A43" w:rsidRPr="00845A43" w:rsidDel="00E46654">
          <w:rPr>
            <w:rFonts w:ascii="Gadugi" w:hAnsi="Gadugi" w:cs="Times New Roman"/>
            <w:sz w:val="24"/>
            <w:szCs w:val="24"/>
          </w:rPr>
          <w:delText xml:space="preserve">for </w:delText>
        </w:r>
      </w:del>
      <w:del w:id="760" w:author="Ben Stanley" w:date="2018-12-03T15:47:00Z">
        <w:r w:rsidR="00845A43" w:rsidRPr="00845A43" w:rsidDel="00E46654">
          <w:rPr>
            <w:rFonts w:ascii="Gadugi" w:hAnsi="Gadugi" w:cs="Times New Roman"/>
            <w:sz w:val="24"/>
            <w:szCs w:val="24"/>
          </w:rPr>
          <w:delText xml:space="preserve">testing </w:delText>
        </w:r>
      </w:del>
      <w:r w:rsidR="00845A43" w:rsidRPr="00845A43">
        <w:rPr>
          <w:rFonts w:ascii="Gadugi" w:hAnsi="Gadugi" w:cs="Times New Roman"/>
          <w:sz w:val="24"/>
          <w:szCs w:val="24"/>
        </w:rPr>
        <w:t>the</w:t>
      </w:r>
      <w:proofErr w:type="spellEnd"/>
      <w:r w:rsidR="00845A43" w:rsidRPr="00845A43">
        <w:rPr>
          <w:rFonts w:ascii="Gadugi" w:hAnsi="Gadugi" w:cs="Times New Roman"/>
          <w:sz w:val="24"/>
          <w:szCs w:val="24"/>
        </w:rPr>
        <w:t xml:space="preserve"> impact of the size of </w:t>
      </w:r>
      <w:del w:id="761" w:author="Ben Stanley" w:date="2018-12-03T15:47:00Z">
        <w:r w:rsidR="00845A43" w:rsidRPr="00845A43" w:rsidDel="00E46654">
          <w:rPr>
            <w:rFonts w:ascii="Gadugi" w:hAnsi="Gadugi" w:cs="Times New Roman"/>
            <w:sz w:val="24"/>
            <w:szCs w:val="24"/>
          </w:rPr>
          <w:delText xml:space="preserve">the </w:delText>
        </w:r>
      </w:del>
      <w:ins w:id="762" w:author="Ben Stanley" w:date="2018-12-03T15:47:00Z">
        <w:r w:rsidR="00E46654">
          <w:rPr>
            <w:rFonts w:ascii="Gadugi" w:hAnsi="Gadugi" w:cs="Times New Roman"/>
            <w:sz w:val="24"/>
            <w:szCs w:val="24"/>
          </w:rPr>
          <w:t>social</w:t>
        </w:r>
        <w:r w:rsidR="00E46654" w:rsidRPr="00845A43">
          <w:rPr>
            <w:rFonts w:ascii="Gadugi" w:hAnsi="Gadugi" w:cs="Times New Roman"/>
            <w:sz w:val="24"/>
            <w:szCs w:val="24"/>
          </w:rPr>
          <w:t xml:space="preserve"> </w:t>
        </w:r>
      </w:ins>
      <w:r w:rsidR="00845A43" w:rsidRPr="00845A43">
        <w:rPr>
          <w:rFonts w:ascii="Gadugi" w:hAnsi="Gadugi" w:cs="Times New Roman"/>
          <w:sz w:val="24"/>
          <w:szCs w:val="24"/>
        </w:rPr>
        <w:t>group</w:t>
      </w:r>
      <w:ins w:id="763" w:author="Ben Stanley" w:date="2018-12-03T15:47:00Z">
        <w:r w:rsidR="00E46654">
          <w:rPr>
            <w:rFonts w:ascii="Gadugi" w:hAnsi="Gadugi" w:cs="Times New Roman"/>
            <w:sz w:val="24"/>
            <w:szCs w:val="24"/>
          </w:rPr>
          <w:t>s</w:t>
        </w:r>
      </w:ins>
      <w:r w:rsidR="00845A43" w:rsidRPr="00845A43">
        <w:rPr>
          <w:rFonts w:ascii="Gadugi" w:hAnsi="Gadugi" w:cs="Times New Roman"/>
          <w:sz w:val="24"/>
          <w:szCs w:val="24"/>
        </w:rPr>
        <w:t xml:space="preserve">, </w:t>
      </w:r>
      <w:del w:id="764" w:author="Ben Stanley" w:date="2018-12-03T15:47:00Z">
        <w:r w:rsidR="00845A43" w:rsidRPr="00845A43" w:rsidDel="00E46654">
          <w:rPr>
            <w:rFonts w:ascii="Gadugi" w:hAnsi="Gadugi" w:cs="Times New Roman"/>
            <w:sz w:val="24"/>
            <w:szCs w:val="24"/>
          </w:rPr>
          <w:delText xml:space="preserve">its </w:delText>
        </w:r>
      </w:del>
      <w:ins w:id="765" w:author="Ben Stanley" w:date="2018-12-03T15:47:00Z">
        <w:r w:rsidR="00E46654">
          <w:rPr>
            <w:rFonts w:ascii="Gadugi" w:hAnsi="Gadugi" w:cs="Times New Roman"/>
            <w:sz w:val="24"/>
            <w:szCs w:val="24"/>
          </w:rPr>
          <w:t>their</w:t>
        </w:r>
        <w:r w:rsidR="00E46654" w:rsidRPr="00845A43">
          <w:rPr>
            <w:rFonts w:ascii="Gadugi" w:hAnsi="Gadugi" w:cs="Times New Roman"/>
            <w:sz w:val="24"/>
            <w:szCs w:val="24"/>
          </w:rPr>
          <w:t xml:space="preserve"> </w:t>
        </w:r>
      </w:ins>
      <w:r w:rsidR="00845A43" w:rsidRPr="00845A43">
        <w:rPr>
          <w:rFonts w:ascii="Gadugi" w:hAnsi="Gadugi" w:cs="Times New Roman"/>
          <w:sz w:val="24"/>
          <w:szCs w:val="24"/>
        </w:rPr>
        <w:t>nature (“offline” or “on</w:t>
      </w:r>
      <w:r w:rsidR="00E27C28">
        <w:rPr>
          <w:rFonts w:ascii="Gadugi" w:hAnsi="Gadugi" w:cs="Times New Roman"/>
          <w:sz w:val="24"/>
          <w:szCs w:val="24"/>
        </w:rPr>
        <w:t>line”</w:t>
      </w:r>
      <w:ins w:id="766" w:author="Ben Stanley" w:date="2018-12-03T15:47:00Z">
        <w:r w:rsidR="00E46654">
          <w:rPr>
            <w:rFonts w:ascii="Gadugi" w:hAnsi="Gadugi" w:cs="Times New Roman"/>
            <w:sz w:val="24"/>
            <w:szCs w:val="24"/>
          </w:rPr>
          <w:t>?</w:t>
        </w:r>
      </w:ins>
      <w:r w:rsidR="00E27C28">
        <w:rPr>
          <w:rFonts w:ascii="Gadugi" w:hAnsi="Gadugi" w:cs="Times New Roman"/>
          <w:sz w:val="24"/>
          <w:szCs w:val="24"/>
        </w:rPr>
        <w:t xml:space="preserve">; “inherited” or chosen”?) as well as </w:t>
      </w:r>
      <w:del w:id="767" w:author="Ben Stanley" w:date="2018-12-03T15:47:00Z">
        <w:r w:rsidR="00E27C28" w:rsidDel="00E46654">
          <w:rPr>
            <w:rFonts w:ascii="Gadugi" w:hAnsi="Gadugi" w:cs="Times New Roman"/>
            <w:sz w:val="24"/>
            <w:szCs w:val="24"/>
          </w:rPr>
          <w:delText>its’ ability to answer the question on w</w:delText>
        </w:r>
        <w:r w:rsidR="00845A43" w:rsidRPr="00845A43" w:rsidDel="00E46654">
          <w:rPr>
            <w:rFonts w:ascii="Gadugi" w:hAnsi="Gadugi" w:cs="Times New Roman"/>
            <w:sz w:val="24"/>
            <w:szCs w:val="24"/>
          </w:rPr>
          <w:delText xml:space="preserve">hat </w:delText>
        </w:r>
        <w:r w:rsidRPr="00845A43" w:rsidDel="00E46654">
          <w:rPr>
            <w:rFonts w:ascii="Gadugi" w:hAnsi="Gadugi" w:cs="Times New Roman"/>
            <w:sz w:val="24"/>
            <w:szCs w:val="24"/>
          </w:rPr>
          <w:delText>happens in the case of</w:delText>
        </w:r>
      </w:del>
      <w:ins w:id="768" w:author="Ben Stanley" w:date="2018-12-03T15:47:00Z">
        <w:r w:rsidR="00E46654">
          <w:rPr>
            <w:rFonts w:ascii="Gadugi" w:hAnsi="Gadugi" w:cs="Times New Roman"/>
            <w:sz w:val="24"/>
            <w:szCs w:val="24"/>
          </w:rPr>
          <w:t>to investigate the problem of</w:t>
        </w:r>
      </w:ins>
      <w:r w:rsidRPr="00845A43">
        <w:rPr>
          <w:rFonts w:ascii="Gadugi" w:hAnsi="Gadugi" w:cs="Times New Roman"/>
          <w:sz w:val="24"/>
          <w:szCs w:val="24"/>
        </w:rPr>
        <w:t xml:space="preserve"> multiple, conflicting social identities? </w:t>
      </w:r>
      <w:del w:id="769" w:author="Ben Stanley" w:date="2018-12-03T15:47:00Z">
        <w:r w:rsidR="00845A43" w:rsidRPr="00845A43" w:rsidDel="00E46654">
          <w:rPr>
            <w:rFonts w:ascii="Gadugi" w:hAnsi="Gadugi" w:cs="Times New Roman"/>
            <w:sz w:val="24"/>
            <w:szCs w:val="24"/>
          </w:rPr>
          <w:delText>A serious attempt will be made to</w:delText>
        </w:r>
      </w:del>
      <w:ins w:id="770" w:author="Ben Stanley" w:date="2018-12-03T15:47:00Z">
        <w:r w:rsidR="00E46654">
          <w:rPr>
            <w:rFonts w:ascii="Gadugi" w:hAnsi="Gadugi" w:cs="Times New Roman"/>
            <w:sz w:val="24"/>
            <w:szCs w:val="24"/>
          </w:rPr>
          <w:t xml:space="preserve">In </w:t>
        </w:r>
      </w:ins>
      <w:proofErr w:type="spellStart"/>
      <w:ins w:id="771" w:author="Ben Stanley" w:date="2018-12-03T15:48:00Z">
        <w:r w:rsidR="00E46654">
          <w:rPr>
            <w:rFonts w:ascii="Gadugi" w:hAnsi="Gadugi" w:cs="Times New Roman"/>
            <w:sz w:val="24"/>
            <w:szCs w:val="24"/>
          </w:rPr>
          <w:t>operationalising</w:t>
        </w:r>
        <w:proofErr w:type="spellEnd"/>
        <w:r w:rsidR="00E46654">
          <w:rPr>
            <w:rFonts w:ascii="Gadugi" w:hAnsi="Gadugi" w:cs="Times New Roman"/>
            <w:sz w:val="24"/>
            <w:szCs w:val="24"/>
          </w:rPr>
          <w:t xml:space="preserve"> social identities for the purpose of this survey, particular emphasis will be placed on differentiating </w:t>
        </w:r>
      </w:ins>
      <w:r w:rsidR="00845A43" w:rsidRPr="00845A43">
        <w:rPr>
          <w:rFonts w:ascii="Gadugi" w:hAnsi="Gadugi" w:cs="Times New Roman"/>
          <w:sz w:val="24"/>
          <w:szCs w:val="24"/>
        </w:rPr>
        <w:t xml:space="preserve"> </w:t>
      </w:r>
      <w:del w:id="772" w:author="Ben Stanley" w:date="2018-12-03T15:48:00Z">
        <w:r w:rsidR="00845A43" w:rsidRPr="00845A43" w:rsidDel="00E46654">
          <w:rPr>
            <w:rFonts w:ascii="Gadugi" w:hAnsi="Gadugi" w:cs="Times New Roman"/>
            <w:sz w:val="24"/>
            <w:szCs w:val="24"/>
          </w:rPr>
          <w:delText xml:space="preserve">distinguish and not confuse the  typically </w:delText>
        </w:r>
      </w:del>
      <w:r w:rsidR="00845A43" w:rsidRPr="00845A43">
        <w:rPr>
          <w:rFonts w:ascii="Gadugi" w:hAnsi="Gadugi" w:cs="Times New Roman"/>
          <w:sz w:val="24"/>
          <w:szCs w:val="24"/>
        </w:rPr>
        <w:t>“shallow” group belonging</w:t>
      </w:r>
      <w:ins w:id="773" w:author="Ben Stanley" w:date="2018-12-03T15:52:00Z">
        <w:r w:rsidR="00C8033D">
          <w:rPr>
            <w:rFonts w:ascii="Gadugi" w:hAnsi="Gadugi" w:cs="Times New Roman"/>
            <w:sz w:val="24"/>
            <w:szCs w:val="24"/>
          </w:rPr>
          <w:t xml:space="preserve"> (often </w:t>
        </w:r>
        <w:r w:rsidR="00C8033D">
          <w:rPr>
            <w:rFonts w:ascii="Gadugi" w:hAnsi="Gadugi" w:cs="Times New Roman"/>
            <w:sz w:val="24"/>
            <w:szCs w:val="24"/>
          </w:rPr>
          <w:lastRenderedPageBreak/>
          <w:t>purely for</w:t>
        </w:r>
      </w:ins>
      <w:ins w:id="774" w:author="Ben Stanley" w:date="2018-12-03T15:53:00Z">
        <w:r w:rsidR="00C8033D">
          <w:rPr>
            <w:rFonts w:ascii="Gadugi" w:hAnsi="Gadugi" w:cs="Times New Roman"/>
            <w:sz w:val="24"/>
            <w:szCs w:val="24"/>
          </w:rPr>
          <w:t xml:space="preserve">mal in character) from the </w:t>
        </w:r>
      </w:ins>
      <w:del w:id="775" w:author="Ben Stanley" w:date="2018-12-03T15:52:00Z">
        <w:r w:rsidR="00845A43" w:rsidRPr="00845A43" w:rsidDel="00C8033D">
          <w:rPr>
            <w:rFonts w:ascii="Gadugi" w:hAnsi="Gadugi" w:cs="Times New Roman"/>
            <w:sz w:val="24"/>
            <w:szCs w:val="24"/>
          </w:rPr>
          <w:delText>,</w:delText>
        </w:r>
      </w:del>
      <w:del w:id="776" w:author="Ben Stanley" w:date="2018-12-03T15:53:00Z">
        <w:r w:rsidR="00845A43" w:rsidRPr="00845A43" w:rsidDel="00C8033D">
          <w:rPr>
            <w:rFonts w:ascii="Gadugi" w:hAnsi="Gadugi" w:cs="Times New Roman"/>
            <w:sz w:val="24"/>
            <w:szCs w:val="24"/>
          </w:rPr>
          <w:delText xml:space="preserve"> or formal membership with </w:delText>
        </w:r>
      </w:del>
      <w:r w:rsidR="00845A43" w:rsidRPr="00845A43">
        <w:rPr>
          <w:rFonts w:ascii="Gadugi" w:hAnsi="Gadugi" w:cs="Times New Roman"/>
          <w:sz w:val="24"/>
          <w:szCs w:val="24"/>
        </w:rPr>
        <w:t>deep emotional linkage and normative identi</w:t>
      </w:r>
      <w:ins w:id="777" w:author="Ben Stanley" w:date="2018-12-03T15:53:00Z">
        <w:r w:rsidR="00C8033D">
          <w:rPr>
            <w:rFonts w:ascii="Gadugi" w:hAnsi="Gadugi" w:cs="Times New Roman"/>
            <w:sz w:val="24"/>
            <w:szCs w:val="24"/>
          </w:rPr>
          <w:t>fication</w:t>
        </w:r>
      </w:ins>
      <w:del w:id="778" w:author="Ben Stanley" w:date="2018-12-03T15:53:00Z">
        <w:r w:rsidR="00845A43" w:rsidRPr="00845A43" w:rsidDel="00C8033D">
          <w:rPr>
            <w:rFonts w:ascii="Gadugi" w:hAnsi="Gadugi" w:cs="Times New Roman"/>
            <w:sz w:val="24"/>
            <w:szCs w:val="24"/>
          </w:rPr>
          <w:delText>ty</w:delText>
        </w:r>
      </w:del>
      <w:r w:rsidR="00845A43" w:rsidRPr="00845A43">
        <w:rPr>
          <w:rFonts w:ascii="Gadugi" w:hAnsi="Gadugi" w:cs="Times New Roman"/>
          <w:sz w:val="24"/>
          <w:szCs w:val="24"/>
        </w:rPr>
        <w:t xml:space="preserve"> with an important reference group. </w:t>
      </w:r>
    </w:p>
    <w:p w14:paraId="46B523B0" w14:textId="1FB9623D" w:rsidR="00001EE1" w:rsidRPr="00001EE1" w:rsidDel="00C8033D" w:rsidRDefault="00001EE1" w:rsidP="00001EE1">
      <w:pPr>
        <w:ind w:right="-233"/>
        <w:rPr>
          <w:del w:id="779" w:author="Ben Stanley" w:date="2018-12-03T15:59:00Z"/>
          <w:rFonts w:ascii="Corbel" w:hAnsi="Corbel" w:cs="Times New Roman"/>
          <w:color w:val="31849B" w:themeColor="accent5" w:themeShade="BF"/>
          <w:sz w:val="24"/>
          <w:szCs w:val="24"/>
          <w:highlight w:val="yellow"/>
          <w:lang w:val="pl-PL"/>
        </w:rPr>
      </w:pPr>
      <w:del w:id="780" w:author="Ben Stanley" w:date="2018-12-03T15:59:00Z">
        <w:r w:rsidRPr="00001EE1" w:rsidDel="00C8033D">
          <w:rPr>
            <w:rFonts w:ascii="Corbel" w:hAnsi="Corbel" w:cs="Times New Roman"/>
            <w:color w:val="31849B" w:themeColor="accent5" w:themeShade="BF"/>
            <w:sz w:val="24"/>
            <w:szCs w:val="24"/>
            <w:highlight w:val="yellow"/>
            <w:lang w:val="pl-PL"/>
          </w:rPr>
          <w:delText>[</w:delText>
        </w:r>
        <w:r w:rsidDel="00C8033D">
          <w:rPr>
            <w:rFonts w:ascii="Corbel" w:hAnsi="Corbel" w:cs="Times New Roman"/>
            <w:color w:val="31849B" w:themeColor="accent5" w:themeShade="BF"/>
            <w:sz w:val="24"/>
            <w:szCs w:val="24"/>
            <w:highlight w:val="yellow"/>
            <w:lang w:val="pl-PL"/>
          </w:rPr>
          <w:delText xml:space="preserve">RM: </w:delText>
        </w:r>
        <w:r w:rsidRPr="00001EE1" w:rsidDel="00C8033D">
          <w:rPr>
            <w:rFonts w:ascii="Corbel" w:hAnsi="Corbel" w:cs="Times New Roman"/>
            <w:color w:val="31849B" w:themeColor="accent5" w:themeShade="BF"/>
            <w:sz w:val="24"/>
            <w:szCs w:val="24"/>
            <w:highlight w:val="yellow"/>
            <w:lang w:val="pl-PL"/>
          </w:rPr>
          <w:delText xml:space="preserve">Poniżej NA ŻÓŁTO – dokładniejszy opis o co chodzi A/B, ale to chyba dla naszej aplikacji </w:delText>
        </w:r>
        <w:r w:rsidDel="00C8033D">
          <w:rPr>
            <w:rFonts w:ascii="Corbel" w:hAnsi="Corbel" w:cs="Times New Roman"/>
            <w:color w:val="31849B" w:themeColor="accent5" w:themeShade="BF"/>
            <w:sz w:val="24"/>
            <w:szCs w:val="24"/>
            <w:highlight w:val="yellow"/>
            <w:lang w:val="pl-PL"/>
          </w:rPr>
          <w:delText>zbyt dużo i NIE</w:delText>
        </w:r>
        <w:r w:rsidRPr="00001EE1" w:rsidDel="00C8033D">
          <w:rPr>
            <w:rFonts w:ascii="Corbel" w:hAnsi="Corbel" w:cs="Times New Roman"/>
            <w:color w:val="31849B" w:themeColor="accent5" w:themeShade="BF"/>
            <w:sz w:val="24"/>
            <w:szCs w:val="24"/>
            <w:highlight w:val="yellow"/>
            <w:lang w:val="pl-PL"/>
          </w:rPr>
          <w:delText>POTREZBNE</w:delText>
        </w:r>
        <w:r w:rsidDel="00C8033D">
          <w:rPr>
            <w:rFonts w:ascii="Corbel" w:hAnsi="Corbel" w:cs="Times New Roman"/>
            <w:color w:val="31849B" w:themeColor="accent5" w:themeShade="BF"/>
            <w:sz w:val="24"/>
            <w:szCs w:val="24"/>
            <w:highlight w:val="yellow"/>
            <w:lang w:val="pl-PL"/>
          </w:rPr>
          <w:delText>]</w:delText>
        </w:r>
      </w:del>
    </w:p>
    <w:p w14:paraId="17648739" w14:textId="14561D77" w:rsidR="00001EE1" w:rsidRPr="00001EE1" w:rsidRDefault="00001EE1" w:rsidP="00001EE1">
      <w:pPr>
        <w:ind w:right="-233"/>
        <w:rPr>
          <w:rFonts w:ascii="Corbel" w:hAnsi="Corbel" w:cs="Times New Roman"/>
          <w:color w:val="31849B" w:themeColor="accent5" w:themeShade="BF"/>
          <w:sz w:val="24"/>
          <w:szCs w:val="24"/>
          <w:highlight w:val="yellow"/>
        </w:rPr>
      </w:pPr>
      <w:r w:rsidRPr="00001EE1">
        <w:rPr>
          <w:rFonts w:ascii="Corbel" w:hAnsi="Corbel" w:cs="Times New Roman"/>
          <w:color w:val="31849B" w:themeColor="accent5" w:themeShade="BF"/>
          <w:sz w:val="24"/>
          <w:szCs w:val="24"/>
          <w:highlight w:val="yellow"/>
        </w:rPr>
        <w:t xml:space="preserve">If we follow the arguments of </w:t>
      </w:r>
      <w:proofErr w:type="spellStart"/>
      <w:r w:rsidRPr="00001EE1">
        <w:rPr>
          <w:rFonts w:ascii="Corbel" w:hAnsi="Corbel" w:cs="Times New Roman"/>
          <w:color w:val="31849B" w:themeColor="accent5" w:themeShade="BF"/>
          <w:sz w:val="24"/>
          <w:szCs w:val="24"/>
          <w:highlight w:val="yellow"/>
        </w:rPr>
        <w:t>Achen</w:t>
      </w:r>
      <w:proofErr w:type="spellEnd"/>
      <w:r w:rsidRPr="00001EE1">
        <w:rPr>
          <w:rFonts w:ascii="Corbel" w:hAnsi="Corbel" w:cs="Times New Roman"/>
          <w:color w:val="31849B" w:themeColor="accent5" w:themeShade="BF"/>
          <w:sz w:val="24"/>
          <w:szCs w:val="24"/>
          <w:highlight w:val="yellow"/>
        </w:rPr>
        <w:t xml:space="preserve"> and Bartels (2016), the causal sequence between the three factors is thus relatively straightforward: social identity shapes partisanship and partisan attachments subsequently inform the policy positions that citizens defend. According to a “realist view of elections”, this means that “voters choose a party validating their social and political identities, then rationalize their decisions with appropriate party-supplied reasons” (p. 311). Furthermore, they argue that “[e]</w:t>
      </w:r>
      <w:proofErr w:type="spellStart"/>
      <w:r w:rsidRPr="00001EE1">
        <w:rPr>
          <w:rFonts w:ascii="Corbel" w:hAnsi="Corbel" w:cs="Times New Roman"/>
          <w:color w:val="31849B" w:themeColor="accent5" w:themeShade="BF"/>
          <w:sz w:val="24"/>
          <w:szCs w:val="24"/>
          <w:highlight w:val="yellow"/>
        </w:rPr>
        <w:t>ven</w:t>
      </w:r>
      <w:proofErr w:type="spellEnd"/>
      <w:r w:rsidRPr="00001EE1">
        <w:rPr>
          <w:rFonts w:ascii="Corbel" w:hAnsi="Corbel" w:cs="Times New Roman"/>
          <w:color w:val="31849B" w:themeColor="accent5" w:themeShade="BF"/>
          <w:sz w:val="24"/>
          <w:szCs w:val="24"/>
          <w:highlight w:val="yellow"/>
        </w:rPr>
        <w:t xml:space="preserve"> when fluctuation from partisanship occurs, it often reflects the heightened salience of specific religious, racial, or gender identities instead of issue preferences among voters” (p. 312). This suggests that while social identity may occasionally displace partisanship as a primary cause for vote choice, issue preferences remain of secondary importance.  </w:t>
      </w:r>
    </w:p>
    <w:p w14:paraId="06A447B0" w14:textId="4DDF68AF" w:rsidR="00001EE1" w:rsidRPr="00001EE1" w:rsidRDefault="00001EE1" w:rsidP="00001EE1">
      <w:pPr>
        <w:ind w:right="-233"/>
        <w:rPr>
          <w:rFonts w:ascii="Corbel" w:hAnsi="Corbel" w:cs="Times New Roman"/>
          <w:color w:val="31849B" w:themeColor="accent5" w:themeShade="BF"/>
          <w:sz w:val="24"/>
          <w:szCs w:val="24"/>
          <w:highlight w:val="yellow"/>
        </w:rPr>
      </w:pPr>
      <w:r w:rsidRPr="00001EE1">
        <w:rPr>
          <w:rFonts w:ascii="Corbel" w:hAnsi="Corbel" w:cs="Times New Roman"/>
          <w:color w:val="31849B" w:themeColor="accent5" w:themeShade="BF"/>
          <w:sz w:val="24"/>
          <w:szCs w:val="24"/>
          <w:highlight w:val="yellow"/>
        </w:rPr>
        <w:t xml:space="preserve">The picture of the connections between social identities, partisanship, policy preferences and the vote choice that </w:t>
      </w:r>
      <w:proofErr w:type="spellStart"/>
      <w:r w:rsidRPr="00001EE1">
        <w:rPr>
          <w:rFonts w:ascii="Corbel" w:hAnsi="Corbel" w:cs="Times New Roman"/>
          <w:color w:val="31849B" w:themeColor="accent5" w:themeShade="BF"/>
          <w:sz w:val="24"/>
          <w:szCs w:val="24"/>
          <w:highlight w:val="yellow"/>
        </w:rPr>
        <w:t>Achen</w:t>
      </w:r>
      <w:proofErr w:type="spellEnd"/>
      <w:r w:rsidRPr="00001EE1">
        <w:rPr>
          <w:rFonts w:ascii="Corbel" w:hAnsi="Corbel" w:cs="Times New Roman"/>
          <w:color w:val="31849B" w:themeColor="accent5" w:themeShade="BF"/>
          <w:sz w:val="24"/>
          <w:szCs w:val="24"/>
          <w:highlight w:val="yellow"/>
        </w:rPr>
        <w:t xml:space="preserve"> and Bartels draw</w:t>
      </w:r>
      <w:del w:id="781" w:author="Ben Stanley" w:date="2018-12-03T15:59:00Z">
        <w:r w:rsidRPr="00001EE1" w:rsidDel="00C8033D">
          <w:rPr>
            <w:rFonts w:ascii="Corbel" w:hAnsi="Corbel" w:cs="Times New Roman"/>
            <w:color w:val="31849B" w:themeColor="accent5" w:themeShade="BF"/>
            <w:sz w:val="24"/>
            <w:szCs w:val="24"/>
            <w:highlight w:val="yellow"/>
          </w:rPr>
          <w:delText>,</w:delText>
        </w:r>
      </w:del>
      <w:r w:rsidRPr="00001EE1">
        <w:rPr>
          <w:rFonts w:ascii="Corbel" w:hAnsi="Corbel" w:cs="Times New Roman"/>
          <w:color w:val="31849B" w:themeColor="accent5" w:themeShade="BF"/>
          <w:sz w:val="24"/>
          <w:szCs w:val="24"/>
          <w:highlight w:val="yellow"/>
        </w:rPr>
        <w:t xml:space="preserve"> thus resembles the theoretical model presented in Figure 1. From this figure, it is clear that social identities are thought to inform partisan loyalties, and these party attachments subsequently affect both the vote choices that citizens make as well as the policy preferences they defend. Furthermore, it is expected that social identities can affect the vote choice in a more direct way as well. What is missing from this theoretical model, however, is an arrow from policy preferences to the vote choice. </w:t>
      </w:r>
      <w:proofErr w:type="spellStart"/>
      <w:r w:rsidRPr="00001EE1">
        <w:rPr>
          <w:rFonts w:ascii="Corbel" w:hAnsi="Corbel" w:cs="Times New Roman"/>
          <w:color w:val="31849B" w:themeColor="accent5" w:themeShade="BF"/>
          <w:sz w:val="24"/>
          <w:szCs w:val="24"/>
          <w:highlight w:val="yellow"/>
        </w:rPr>
        <w:t>Achen</w:t>
      </w:r>
      <w:proofErr w:type="spellEnd"/>
      <w:r w:rsidRPr="00001EE1">
        <w:rPr>
          <w:rFonts w:ascii="Corbel" w:hAnsi="Corbel" w:cs="Times New Roman"/>
          <w:color w:val="31849B" w:themeColor="accent5" w:themeShade="BF"/>
          <w:sz w:val="24"/>
          <w:szCs w:val="24"/>
          <w:highlight w:val="yellow"/>
        </w:rPr>
        <w:t xml:space="preserve"> and Bartels indicate that policy preferences and vote choices might well correlate, but this correlation is a result of both being affected by partisan loyalties. In addition, it is possible that in order to avoid cognitive dissonance, voters adjust their preferences in line with their voting behavior – which would be an arrow from the vote choice to policy preferences. While different paths might thus explain a correlation between policy preferences and the vote choice, </w:t>
      </w:r>
      <w:del w:id="782" w:author="Ben Stanley" w:date="2018-12-03T16:00:00Z">
        <w:r w:rsidRPr="00001EE1" w:rsidDel="00C8033D">
          <w:rPr>
            <w:rFonts w:ascii="Corbel" w:hAnsi="Corbel" w:cs="Times New Roman"/>
            <w:color w:val="31849B" w:themeColor="accent5" w:themeShade="BF"/>
            <w:sz w:val="24"/>
            <w:szCs w:val="24"/>
            <w:highlight w:val="yellow"/>
          </w:rPr>
          <w:delText xml:space="preserve">the </w:delText>
        </w:r>
      </w:del>
      <w:r w:rsidRPr="00001EE1">
        <w:rPr>
          <w:rFonts w:ascii="Corbel" w:hAnsi="Corbel" w:cs="Times New Roman"/>
          <w:color w:val="31849B" w:themeColor="accent5" w:themeShade="BF"/>
          <w:sz w:val="24"/>
          <w:szCs w:val="24"/>
          <w:highlight w:val="yellow"/>
        </w:rPr>
        <w:t xml:space="preserve">key </w:t>
      </w:r>
      <w:del w:id="783" w:author="Ben Stanley" w:date="2018-12-03T16:00:00Z">
        <w:r w:rsidRPr="00001EE1" w:rsidDel="00C8033D">
          <w:rPr>
            <w:rFonts w:ascii="Corbel" w:hAnsi="Corbel" w:cs="Times New Roman"/>
            <w:color w:val="31849B" w:themeColor="accent5" w:themeShade="BF"/>
            <w:sz w:val="24"/>
            <w:szCs w:val="24"/>
            <w:highlight w:val="yellow"/>
          </w:rPr>
          <w:delText xml:space="preserve">in </w:delText>
        </w:r>
      </w:del>
      <w:proofErr w:type="spellStart"/>
      <w:ins w:id="784" w:author="Ben Stanley" w:date="2018-12-03T16:00:00Z">
        <w:r w:rsidR="00C8033D">
          <w:rPr>
            <w:rFonts w:ascii="Corbel" w:hAnsi="Corbel" w:cs="Times New Roman"/>
            <w:color w:val="31849B" w:themeColor="accent5" w:themeShade="BF"/>
            <w:sz w:val="24"/>
            <w:szCs w:val="24"/>
            <w:highlight w:val="yellow"/>
          </w:rPr>
          <w:t>to</w:t>
        </w:r>
        <w:r w:rsidR="00C8033D" w:rsidRPr="00001EE1">
          <w:rPr>
            <w:rFonts w:ascii="Corbel" w:hAnsi="Corbel" w:cs="Times New Roman"/>
            <w:color w:val="31849B" w:themeColor="accent5" w:themeShade="BF"/>
            <w:sz w:val="24"/>
            <w:szCs w:val="24"/>
            <w:highlight w:val="yellow"/>
          </w:rPr>
          <w:t xml:space="preserve"> </w:t>
        </w:r>
      </w:ins>
      <w:r w:rsidRPr="00001EE1">
        <w:rPr>
          <w:rFonts w:ascii="Corbel" w:hAnsi="Corbel" w:cs="Times New Roman"/>
          <w:color w:val="31849B" w:themeColor="accent5" w:themeShade="BF"/>
          <w:sz w:val="24"/>
          <w:szCs w:val="24"/>
          <w:highlight w:val="yellow"/>
        </w:rPr>
        <w:t>Achen</w:t>
      </w:r>
      <w:proofErr w:type="spellEnd"/>
      <w:r w:rsidRPr="00001EE1">
        <w:rPr>
          <w:rFonts w:ascii="Corbel" w:hAnsi="Corbel" w:cs="Times New Roman"/>
          <w:color w:val="31849B" w:themeColor="accent5" w:themeShade="BF"/>
          <w:sz w:val="24"/>
          <w:szCs w:val="24"/>
          <w:highlight w:val="yellow"/>
        </w:rPr>
        <w:t xml:space="preserve"> and Bartels</w:t>
      </w:r>
      <w:ins w:id="785" w:author="Ben Stanley" w:date="2018-12-03T16:00:00Z">
        <w:r w:rsidR="00C8033D">
          <w:rPr>
            <w:rFonts w:ascii="Corbel" w:hAnsi="Corbel" w:cs="Times New Roman"/>
            <w:color w:val="31849B" w:themeColor="accent5" w:themeShade="BF"/>
            <w:sz w:val="24"/>
            <w:szCs w:val="24"/>
            <w:highlight w:val="yellow"/>
          </w:rPr>
          <w:t>’</w:t>
        </w:r>
      </w:ins>
      <w:r w:rsidRPr="00001EE1">
        <w:rPr>
          <w:rFonts w:ascii="Corbel" w:hAnsi="Corbel" w:cs="Times New Roman"/>
          <w:color w:val="31849B" w:themeColor="accent5" w:themeShade="BF"/>
          <w:sz w:val="24"/>
          <w:szCs w:val="24"/>
          <w:highlight w:val="yellow"/>
        </w:rPr>
        <w:t xml:space="preserve"> criticism of “populist” views of democracy is their claim that policy preferences </w:t>
      </w:r>
      <w:del w:id="786" w:author="Ben Stanley" w:date="2018-12-03T16:00:00Z">
        <w:r w:rsidRPr="00001EE1" w:rsidDel="00C8033D">
          <w:rPr>
            <w:rFonts w:ascii="Corbel" w:hAnsi="Corbel" w:cs="Times New Roman"/>
            <w:color w:val="31849B" w:themeColor="accent5" w:themeShade="BF"/>
            <w:sz w:val="24"/>
            <w:szCs w:val="24"/>
            <w:highlight w:val="yellow"/>
          </w:rPr>
          <w:delText>are not informing</w:delText>
        </w:r>
      </w:del>
      <w:ins w:id="787" w:author="Ben Stanley" w:date="2018-12-03T16:00:00Z">
        <w:r w:rsidR="00C8033D">
          <w:rPr>
            <w:rFonts w:ascii="Corbel" w:hAnsi="Corbel" w:cs="Times New Roman"/>
            <w:color w:val="31849B" w:themeColor="accent5" w:themeShade="BF"/>
            <w:sz w:val="24"/>
            <w:szCs w:val="24"/>
            <w:highlight w:val="yellow"/>
          </w:rPr>
          <w:t>do not inform</w:t>
        </w:r>
      </w:ins>
      <w:r w:rsidRPr="00001EE1">
        <w:rPr>
          <w:rFonts w:ascii="Corbel" w:hAnsi="Corbel" w:cs="Times New Roman"/>
          <w:color w:val="31849B" w:themeColor="accent5" w:themeShade="BF"/>
          <w:sz w:val="24"/>
          <w:szCs w:val="24"/>
          <w:highlight w:val="yellow"/>
        </w:rPr>
        <w:t xml:space="preserve"> </w:t>
      </w:r>
      <w:del w:id="788" w:author="Ben Stanley" w:date="2018-12-03T16:00:00Z">
        <w:r w:rsidRPr="00001EE1" w:rsidDel="00C8033D">
          <w:rPr>
            <w:rFonts w:ascii="Corbel" w:hAnsi="Corbel" w:cs="Times New Roman"/>
            <w:color w:val="31849B" w:themeColor="accent5" w:themeShade="BF"/>
            <w:sz w:val="24"/>
            <w:szCs w:val="24"/>
            <w:highlight w:val="yellow"/>
          </w:rPr>
          <w:delText xml:space="preserve">the </w:delText>
        </w:r>
      </w:del>
      <w:r w:rsidRPr="00001EE1">
        <w:rPr>
          <w:rFonts w:ascii="Corbel" w:hAnsi="Corbel" w:cs="Times New Roman"/>
          <w:color w:val="31849B" w:themeColor="accent5" w:themeShade="BF"/>
          <w:sz w:val="24"/>
          <w:szCs w:val="24"/>
          <w:highlight w:val="yellow"/>
        </w:rPr>
        <w:t>vote choice.  If this model is an accurate description of how citizens decide what parties and candidates to vote for, and what factors inform this choice, the conclusion should indeed be that representative democracy is not functioning optimally</w:t>
      </w:r>
      <w:ins w:id="789" w:author="Ben Stanley" w:date="2018-12-03T16:00:00Z">
        <w:r w:rsidR="00C8033D">
          <w:rPr>
            <w:rFonts w:ascii="Corbel" w:hAnsi="Corbel" w:cs="Times New Roman"/>
            <w:color w:val="31849B" w:themeColor="accent5" w:themeShade="BF"/>
            <w:sz w:val="24"/>
            <w:szCs w:val="24"/>
            <w:highlight w:val="yellow"/>
          </w:rPr>
          <w:t>,</w:t>
        </w:r>
      </w:ins>
      <w:r w:rsidRPr="00001EE1">
        <w:rPr>
          <w:rFonts w:ascii="Corbel" w:hAnsi="Corbel" w:cs="Times New Roman"/>
          <w:color w:val="31849B" w:themeColor="accent5" w:themeShade="BF"/>
          <w:sz w:val="24"/>
          <w:szCs w:val="24"/>
          <w:highlight w:val="yellow"/>
        </w:rPr>
        <w:t xml:space="preserve"> at least from the demand side.  </w:t>
      </w:r>
    </w:p>
    <w:p w14:paraId="3E6A6FF7" w14:textId="4F2AB149" w:rsidR="00001EE1" w:rsidDel="00C8033D" w:rsidRDefault="00001EE1" w:rsidP="00001EE1">
      <w:pPr>
        <w:ind w:right="-233"/>
        <w:rPr>
          <w:del w:id="790" w:author="Ben Stanley" w:date="2018-12-03T16:01:00Z"/>
          <w:rFonts w:ascii="Corbel" w:hAnsi="Corbel" w:cs="Times New Roman"/>
          <w:color w:val="31849B" w:themeColor="accent5" w:themeShade="BF"/>
          <w:sz w:val="24"/>
          <w:szCs w:val="24"/>
        </w:rPr>
      </w:pPr>
      <w:r w:rsidRPr="00001EE1">
        <w:rPr>
          <w:rFonts w:ascii="Corbel" w:hAnsi="Corbel" w:cs="Times New Roman"/>
          <w:color w:val="31849B" w:themeColor="accent5" w:themeShade="BF"/>
          <w:sz w:val="24"/>
          <w:szCs w:val="24"/>
          <w:highlight w:val="yellow"/>
        </w:rPr>
        <w:t>.</w:t>
      </w:r>
      <w:r>
        <w:rPr>
          <w:rFonts w:ascii="Corbel" w:hAnsi="Corbel" w:cs="Times New Roman"/>
          <w:color w:val="31849B" w:themeColor="accent5" w:themeShade="BF"/>
          <w:sz w:val="24"/>
          <w:szCs w:val="24"/>
          <w:highlight w:val="yellow"/>
        </w:rPr>
        <w:t xml:space="preserve"> P</w:t>
      </w:r>
      <w:r w:rsidRPr="00001EE1">
        <w:rPr>
          <w:rFonts w:ascii="Corbel" w:hAnsi="Corbel" w:cs="Times New Roman"/>
          <w:color w:val="31849B" w:themeColor="accent5" w:themeShade="BF"/>
          <w:sz w:val="24"/>
          <w:szCs w:val="24"/>
          <w:highlight w:val="yellow"/>
        </w:rPr>
        <w:t xml:space="preserve">artisanship can basically be understood as a deep-rooted identification, a lasting tie between an individual and the party she feels closest to (see Campbell et al. 1980). </w:t>
      </w:r>
      <w:proofErr w:type="spellStart"/>
      <w:r w:rsidRPr="00001EE1">
        <w:rPr>
          <w:rFonts w:ascii="Corbel" w:hAnsi="Corbel" w:cs="Times New Roman"/>
          <w:color w:val="31849B" w:themeColor="accent5" w:themeShade="BF"/>
          <w:sz w:val="24"/>
          <w:szCs w:val="24"/>
          <w:highlight w:val="yellow"/>
        </w:rPr>
        <w:t>Achen</w:t>
      </w:r>
      <w:proofErr w:type="spellEnd"/>
      <w:r w:rsidRPr="00001EE1">
        <w:rPr>
          <w:rFonts w:ascii="Corbel" w:hAnsi="Corbel" w:cs="Times New Roman"/>
          <w:color w:val="31849B" w:themeColor="accent5" w:themeShade="BF"/>
          <w:sz w:val="24"/>
          <w:szCs w:val="24"/>
          <w:highlight w:val="yellow"/>
        </w:rPr>
        <w:t xml:space="preserve"> and Bartels (2016, 234) further </w:t>
      </w:r>
      <w:del w:id="791" w:author="Ben Stanley" w:date="2018-12-03T16:00:00Z">
        <w:r w:rsidRPr="00001EE1" w:rsidDel="00C8033D">
          <w:rPr>
            <w:rFonts w:ascii="Corbel" w:hAnsi="Corbel" w:cs="Times New Roman"/>
            <w:color w:val="31849B" w:themeColor="accent5" w:themeShade="BF"/>
            <w:sz w:val="24"/>
            <w:szCs w:val="24"/>
            <w:highlight w:val="yellow"/>
          </w:rPr>
          <w:delText xml:space="preserve">notice </w:delText>
        </w:r>
      </w:del>
      <w:ins w:id="792" w:author="Ben Stanley" w:date="2018-12-03T16:00:00Z">
        <w:r w:rsidR="00C8033D">
          <w:rPr>
            <w:rFonts w:ascii="Corbel" w:hAnsi="Corbel" w:cs="Times New Roman"/>
            <w:color w:val="31849B" w:themeColor="accent5" w:themeShade="BF"/>
            <w:sz w:val="24"/>
            <w:szCs w:val="24"/>
            <w:highlight w:val="yellow"/>
          </w:rPr>
          <w:t>note</w:t>
        </w:r>
        <w:r w:rsidR="00C8033D" w:rsidRPr="00001EE1">
          <w:rPr>
            <w:rFonts w:ascii="Corbel" w:hAnsi="Corbel" w:cs="Times New Roman"/>
            <w:color w:val="31849B" w:themeColor="accent5" w:themeShade="BF"/>
            <w:sz w:val="24"/>
            <w:szCs w:val="24"/>
            <w:highlight w:val="yellow"/>
          </w:rPr>
          <w:t xml:space="preserve"> </w:t>
        </w:r>
      </w:ins>
      <w:r w:rsidRPr="00001EE1">
        <w:rPr>
          <w:rFonts w:ascii="Corbel" w:hAnsi="Corbel" w:cs="Times New Roman"/>
          <w:color w:val="31849B" w:themeColor="accent5" w:themeShade="BF"/>
          <w:sz w:val="24"/>
          <w:szCs w:val="24"/>
          <w:highlight w:val="yellow"/>
        </w:rPr>
        <w:t xml:space="preserve">that for most scholars, partisanship is both a form and a product of social identity. In line with the theoretical model in Figure 1, </w:t>
      </w:r>
      <w:proofErr w:type="spellStart"/>
      <w:r w:rsidRPr="00001EE1">
        <w:rPr>
          <w:rFonts w:ascii="Corbel" w:hAnsi="Corbel" w:cs="Times New Roman"/>
          <w:color w:val="31849B" w:themeColor="accent5" w:themeShade="BF"/>
          <w:sz w:val="24"/>
          <w:szCs w:val="24"/>
          <w:highlight w:val="yellow"/>
        </w:rPr>
        <w:t>Achen</w:t>
      </w:r>
      <w:proofErr w:type="spellEnd"/>
      <w:r w:rsidRPr="00001EE1">
        <w:rPr>
          <w:rFonts w:ascii="Corbel" w:hAnsi="Corbel" w:cs="Times New Roman"/>
          <w:color w:val="31849B" w:themeColor="accent5" w:themeShade="BF"/>
          <w:sz w:val="24"/>
          <w:szCs w:val="24"/>
          <w:highlight w:val="yellow"/>
        </w:rPr>
        <w:t xml:space="preserve"> and Bartels also consider partisanship a </w:t>
      </w:r>
      <w:proofErr w:type="gramStart"/>
      <w:r w:rsidRPr="00001EE1">
        <w:rPr>
          <w:rFonts w:ascii="Corbel" w:hAnsi="Corbel" w:cs="Times New Roman"/>
          <w:color w:val="31849B" w:themeColor="accent5" w:themeShade="BF"/>
          <w:sz w:val="24"/>
          <w:szCs w:val="24"/>
          <w:highlight w:val="yellow"/>
        </w:rPr>
        <w:t>significant  factor</w:t>
      </w:r>
      <w:proofErr w:type="gramEnd"/>
      <w:r w:rsidRPr="00001EE1">
        <w:rPr>
          <w:rFonts w:ascii="Corbel" w:hAnsi="Corbel" w:cs="Times New Roman"/>
          <w:color w:val="31849B" w:themeColor="accent5" w:themeShade="BF"/>
          <w:sz w:val="24"/>
          <w:szCs w:val="24"/>
          <w:highlight w:val="yellow"/>
        </w:rPr>
        <w:t xml:space="preserve"> in shaping policy preferences. They argue, and empirically </w:t>
      </w:r>
      <w:del w:id="793" w:author="Ben Stanley" w:date="2018-12-03T16:00:00Z">
        <w:r w:rsidRPr="00001EE1" w:rsidDel="00C8033D">
          <w:rPr>
            <w:rFonts w:ascii="Corbel" w:hAnsi="Corbel" w:cs="Times New Roman"/>
            <w:color w:val="31849B" w:themeColor="accent5" w:themeShade="BF"/>
            <w:sz w:val="24"/>
            <w:szCs w:val="24"/>
            <w:highlight w:val="yellow"/>
          </w:rPr>
          <w:lastRenderedPageBreak/>
          <w:delText>show</w:delText>
        </w:r>
      </w:del>
      <w:ins w:id="794" w:author="Ben Stanley" w:date="2018-12-03T16:00:00Z">
        <w:r w:rsidR="00C8033D">
          <w:rPr>
            <w:rFonts w:ascii="Corbel" w:hAnsi="Corbel" w:cs="Times New Roman"/>
            <w:color w:val="31849B" w:themeColor="accent5" w:themeShade="BF"/>
            <w:sz w:val="24"/>
            <w:szCs w:val="24"/>
            <w:highlight w:val="yellow"/>
          </w:rPr>
          <w:t>demonstrate</w:t>
        </w:r>
      </w:ins>
      <w:r w:rsidRPr="00001EE1">
        <w:rPr>
          <w:rFonts w:ascii="Corbel" w:hAnsi="Corbel" w:cs="Times New Roman"/>
          <w:color w:val="31849B" w:themeColor="accent5" w:themeShade="BF"/>
          <w:sz w:val="24"/>
          <w:szCs w:val="24"/>
          <w:highlight w:val="yellow"/>
        </w:rPr>
        <w:t>, that partisan loyalties “strongly color citizens’ views about candidates, issues, and even ‘objective’ facts” (p. 269). In short, the assumption of this “realist” model is that policy preferences are endogenous to partisanship.</w:t>
      </w:r>
      <w:r w:rsidRPr="00EA6621">
        <w:rPr>
          <w:rFonts w:ascii="Corbel" w:hAnsi="Corbel" w:cs="Times New Roman"/>
          <w:color w:val="31849B" w:themeColor="accent5" w:themeShade="BF"/>
          <w:sz w:val="24"/>
          <w:szCs w:val="24"/>
        </w:rPr>
        <w:t xml:space="preserve">  </w:t>
      </w:r>
    </w:p>
    <w:p w14:paraId="3F6B6DEA" w14:textId="77777777" w:rsidR="00001EE1" w:rsidRPr="00001EE1" w:rsidRDefault="00001EE1" w:rsidP="00001EE1">
      <w:pPr>
        <w:ind w:right="-233"/>
        <w:rPr>
          <w:rFonts w:ascii="Gadugi" w:hAnsi="Gadugi" w:cs="Times New Roman"/>
          <w:sz w:val="24"/>
          <w:szCs w:val="24"/>
        </w:rPr>
      </w:pPr>
    </w:p>
    <w:p w14:paraId="471AF5C8" w14:textId="11520D0A" w:rsidR="00346234" w:rsidRPr="00001EE1" w:rsidRDefault="00346234" w:rsidP="00635B02">
      <w:pPr>
        <w:ind w:right="-233"/>
        <w:rPr>
          <w:rFonts w:ascii="Gadugi" w:hAnsi="Gadugi" w:cs="Times New Roman"/>
          <w:sz w:val="24"/>
          <w:szCs w:val="24"/>
        </w:rPr>
      </w:pPr>
      <w:r w:rsidRPr="00001EE1">
        <w:rPr>
          <w:rFonts w:ascii="Gadugi" w:hAnsi="Gadugi" w:cs="Times New Roman"/>
          <w:sz w:val="24"/>
          <w:szCs w:val="24"/>
        </w:rPr>
        <w:t>In Figure 1 we present the o</w:t>
      </w:r>
      <w:r w:rsidR="00C90FE9" w:rsidRPr="00001EE1">
        <w:rPr>
          <w:rFonts w:ascii="Gadugi" w:hAnsi="Gadugi" w:cs="Times New Roman"/>
          <w:sz w:val="24"/>
          <w:szCs w:val="24"/>
        </w:rPr>
        <w:t xml:space="preserve">riginal </w:t>
      </w:r>
      <w:proofErr w:type="spellStart"/>
      <w:r w:rsidR="00C90FE9" w:rsidRPr="00001EE1">
        <w:rPr>
          <w:rFonts w:ascii="Gadugi" w:hAnsi="Gadugi" w:cs="Times New Roman"/>
          <w:sz w:val="24"/>
          <w:szCs w:val="24"/>
        </w:rPr>
        <w:t>Achen</w:t>
      </w:r>
      <w:proofErr w:type="spellEnd"/>
      <w:ins w:id="795" w:author="Ben Stanley" w:date="2018-12-03T16:10:00Z">
        <w:r w:rsidR="000F1D67">
          <w:rPr>
            <w:rFonts w:ascii="Gadugi" w:hAnsi="Gadugi" w:cs="Times New Roman"/>
            <w:sz w:val="24"/>
            <w:szCs w:val="24"/>
          </w:rPr>
          <w:t>-</w:t>
        </w:r>
      </w:ins>
      <w:del w:id="796" w:author="Ben Stanley" w:date="2018-12-03T16:10:00Z">
        <w:r w:rsidR="00C90FE9" w:rsidRPr="00001EE1" w:rsidDel="000F1D67">
          <w:rPr>
            <w:rFonts w:ascii="Gadugi" w:hAnsi="Gadugi" w:cs="Times New Roman"/>
            <w:sz w:val="24"/>
            <w:szCs w:val="24"/>
          </w:rPr>
          <w:delText>/</w:delText>
        </w:r>
      </w:del>
      <w:r w:rsidR="00C90FE9" w:rsidRPr="00001EE1">
        <w:rPr>
          <w:rFonts w:ascii="Gadugi" w:hAnsi="Gadugi" w:cs="Times New Roman"/>
          <w:sz w:val="24"/>
          <w:szCs w:val="24"/>
        </w:rPr>
        <w:t xml:space="preserve">Bartels </w:t>
      </w:r>
      <w:del w:id="797" w:author="Ben Stanley" w:date="2018-12-03T16:06:00Z">
        <w:r w:rsidR="00C90FE9" w:rsidRPr="00001EE1" w:rsidDel="000F1D67">
          <w:rPr>
            <w:rFonts w:ascii="Gadugi" w:hAnsi="Gadugi" w:cs="Times New Roman"/>
            <w:sz w:val="24"/>
            <w:szCs w:val="24"/>
          </w:rPr>
          <w:delText xml:space="preserve">idea </w:delText>
        </w:r>
      </w:del>
      <w:ins w:id="798" w:author="Ben Stanley" w:date="2018-12-03T16:06:00Z">
        <w:r w:rsidR="000F1D67">
          <w:rPr>
            <w:rFonts w:ascii="Gadugi" w:hAnsi="Gadugi" w:cs="Times New Roman"/>
            <w:sz w:val="24"/>
            <w:szCs w:val="24"/>
          </w:rPr>
          <w:t>schema</w:t>
        </w:r>
      </w:ins>
      <w:ins w:id="799" w:author="Ben Stanley" w:date="2018-12-03T16:07:00Z">
        <w:r w:rsidR="000F1D67">
          <w:rPr>
            <w:rFonts w:ascii="Gadugi" w:hAnsi="Gadugi" w:cs="Times New Roman"/>
            <w:sz w:val="24"/>
            <w:szCs w:val="24"/>
          </w:rPr>
          <w:t xml:space="preserve">, with the </w:t>
        </w:r>
      </w:ins>
      <w:ins w:id="800" w:author="Ben Stanley" w:date="2018-12-03T16:08:00Z">
        <w:r w:rsidR="000F1D67">
          <w:rPr>
            <w:rFonts w:ascii="Gadugi" w:hAnsi="Gadugi" w:cs="Times New Roman"/>
            <w:sz w:val="24"/>
            <w:szCs w:val="24"/>
          </w:rPr>
          <w:t>direction of relationships denoted by the continuous lines and arrows, and our amendments, denoted by dotted lines and arrows.</w:t>
        </w:r>
      </w:ins>
      <w:ins w:id="801" w:author="Ben Stanley" w:date="2018-12-03T16:06:00Z">
        <w:r w:rsidR="000F1D67" w:rsidRPr="00001EE1">
          <w:rPr>
            <w:rFonts w:ascii="Gadugi" w:hAnsi="Gadugi" w:cs="Times New Roman"/>
            <w:sz w:val="24"/>
            <w:szCs w:val="24"/>
          </w:rPr>
          <w:t xml:space="preserve"> </w:t>
        </w:r>
      </w:ins>
      <w:del w:id="802" w:author="Ben Stanley" w:date="2018-12-03T16:08:00Z">
        <w:r w:rsidR="00C90FE9" w:rsidRPr="00001EE1" w:rsidDel="000F1D67">
          <w:rPr>
            <w:rFonts w:ascii="Gadugi" w:hAnsi="Gadugi" w:cs="Times New Roman"/>
            <w:sz w:val="24"/>
            <w:szCs w:val="24"/>
          </w:rPr>
          <w:delText>(linia ciągła</w:delText>
        </w:r>
        <w:r w:rsidRPr="00001EE1" w:rsidDel="000F1D67">
          <w:rPr>
            <w:rFonts w:ascii="Gadugi" w:hAnsi="Gadugi" w:cs="Times New Roman"/>
            <w:sz w:val="24"/>
            <w:szCs w:val="24"/>
          </w:rPr>
          <w:delText>)</w:delText>
        </w:r>
        <w:r w:rsidR="00C90FE9" w:rsidRPr="00001EE1" w:rsidDel="000F1D67">
          <w:rPr>
            <w:rFonts w:ascii="Gadugi" w:hAnsi="Gadugi" w:cs="Times New Roman"/>
            <w:sz w:val="24"/>
            <w:szCs w:val="24"/>
          </w:rPr>
          <w:delText xml:space="preserve"> and our amendments (dotted line).</w:delText>
        </w:r>
      </w:del>
    </w:p>
    <w:p w14:paraId="18E7D4EC" w14:textId="61E1A5D8" w:rsidR="00D83623" w:rsidRPr="00001EE1" w:rsidRDefault="00D83623" w:rsidP="00635B02">
      <w:pPr>
        <w:ind w:right="-233"/>
        <w:rPr>
          <w:rFonts w:ascii="Gadugi" w:hAnsi="Gadugi" w:cs="Times New Roman"/>
          <w:sz w:val="24"/>
          <w:szCs w:val="24"/>
        </w:rPr>
      </w:pPr>
      <w:r w:rsidRPr="00001EE1">
        <w:rPr>
          <w:rFonts w:ascii="Gadugi" w:hAnsi="Gadugi" w:cs="Times New Roman"/>
          <w:sz w:val="24"/>
          <w:szCs w:val="24"/>
        </w:rPr>
        <w:tab/>
      </w:r>
      <w:r w:rsidRPr="00001EE1">
        <w:rPr>
          <w:rFonts w:ascii="Gadugi" w:hAnsi="Gadugi" w:cs="Times New Roman"/>
          <w:sz w:val="24"/>
          <w:szCs w:val="24"/>
        </w:rPr>
        <w:tab/>
      </w:r>
      <w:r w:rsidRPr="00001EE1">
        <w:rPr>
          <w:rFonts w:ascii="Gadugi" w:hAnsi="Gadugi" w:cs="Times New Roman"/>
          <w:sz w:val="24"/>
          <w:szCs w:val="24"/>
        </w:rPr>
        <w:tab/>
      </w:r>
      <w:r w:rsidRPr="00001EE1">
        <w:rPr>
          <w:rFonts w:ascii="Gadugi" w:hAnsi="Gadugi" w:cs="Times New Roman"/>
          <w:sz w:val="24"/>
          <w:szCs w:val="24"/>
        </w:rPr>
        <w:tab/>
      </w:r>
      <w:r w:rsidRPr="00001EE1">
        <w:rPr>
          <w:rFonts w:ascii="Gadugi" w:hAnsi="Gadugi" w:cs="Times New Roman"/>
          <w:sz w:val="24"/>
          <w:szCs w:val="24"/>
        </w:rPr>
        <w:tab/>
        <w:t>Figure 1 about here</w:t>
      </w:r>
    </w:p>
    <w:p w14:paraId="00CB3C96" w14:textId="77777777" w:rsidR="00D83623" w:rsidRPr="00001EE1" w:rsidRDefault="00D83623" w:rsidP="00635B02">
      <w:pPr>
        <w:ind w:right="-233"/>
        <w:rPr>
          <w:rFonts w:ascii="Gadugi" w:hAnsi="Gadugi" w:cs="Times New Roman"/>
          <w:sz w:val="24"/>
          <w:szCs w:val="24"/>
        </w:rPr>
      </w:pPr>
    </w:p>
    <w:p w14:paraId="3F3C3740" w14:textId="2D04D0C8" w:rsidR="00C90FE9" w:rsidRPr="00001EE1" w:rsidRDefault="00C90FE9" w:rsidP="00635B02">
      <w:pPr>
        <w:ind w:right="-233"/>
        <w:rPr>
          <w:rFonts w:ascii="Gadugi" w:hAnsi="Gadugi" w:cs="Times New Roman"/>
          <w:sz w:val="24"/>
          <w:szCs w:val="24"/>
        </w:rPr>
      </w:pPr>
      <w:del w:id="803" w:author="Ben Stanley" w:date="2018-12-03T16:09:00Z">
        <w:r w:rsidRPr="00001EE1" w:rsidDel="000F1D67">
          <w:rPr>
            <w:rFonts w:ascii="Gadugi" w:hAnsi="Gadugi" w:cs="Times New Roman"/>
            <w:sz w:val="24"/>
            <w:szCs w:val="24"/>
          </w:rPr>
          <w:delText xml:space="preserve">The </w:delText>
        </w:r>
      </w:del>
      <w:ins w:id="804" w:author="Ben Stanley" w:date="2018-12-03T16:09:00Z">
        <w:r w:rsidR="000F1D67">
          <w:rPr>
            <w:rFonts w:ascii="Gadugi" w:hAnsi="Gadugi" w:cs="Times New Roman"/>
            <w:sz w:val="24"/>
            <w:szCs w:val="24"/>
          </w:rPr>
          <w:t>Our</w:t>
        </w:r>
        <w:r w:rsidR="000F1D67" w:rsidRPr="00001EE1">
          <w:rPr>
            <w:rFonts w:ascii="Gadugi" w:hAnsi="Gadugi" w:cs="Times New Roman"/>
            <w:sz w:val="24"/>
            <w:szCs w:val="24"/>
          </w:rPr>
          <w:t xml:space="preserve"> </w:t>
        </w:r>
      </w:ins>
      <w:del w:id="805" w:author="Ben Stanley" w:date="2018-12-03T16:09:00Z">
        <w:r w:rsidRPr="00001EE1" w:rsidDel="000F1D67">
          <w:rPr>
            <w:rFonts w:ascii="Gadugi" w:hAnsi="Gadugi" w:cs="Times New Roman"/>
            <w:sz w:val="24"/>
            <w:szCs w:val="24"/>
          </w:rPr>
          <w:delText xml:space="preserve">four </w:delText>
        </w:r>
      </w:del>
      <w:r w:rsidRPr="00001EE1">
        <w:rPr>
          <w:rFonts w:ascii="Gadugi" w:hAnsi="Gadugi" w:cs="Times New Roman"/>
          <w:sz w:val="24"/>
          <w:szCs w:val="24"/>
        </w:rPr>
        <w:t>amendments</w:t>
      </w:r>
      <w:ins w:id="806" w:author="Ben Stanley" w:date="2018-12-03T16:10:00Z">
        <w:r w:rsidR="000F1D67">
          <w:rPr>
            <w:rFonts w:ascii="Gadugi" w:hAnsi="Gadugi" w:cs="Times New Roman"/>
            <w:sz w:val="24"/>
            <w:szCs w:val="24"/>
          </w:rPr>
          <w:t xml:space="preserve"> to the </w:t>
        </w:r>
        <w:proofErr w:type="spellStart"/>
        <w:r w:rsidR="000F1D67">
          <w:rPr>
            <w:rFonts w:ascii="Gadugi" w:hAnsi="Gadugi" w:cs="Times New Roman"/>
            <w:sz w:val="24"/>
            <w:szCs w:val="24"/>
          </w:rPr>
          <w:t>Achen</w:t>
        </w:r>
        <w:proofErr w:type="spellEnd"/>
        <w:r w:rsidR="000F1D67">
          <w:rPr>
            <w:rFonts w:ascii="Gadugi" w:hAnsi="Gadugi" w:cs="Times New Roman"/>
            <w:sz w:val="24"/>
            <w:szCs w:val="24"/>
          </w:rPr>
          <w:t>-Bartels schema</w:t>
        </w:r>
      </w:ins>
      <w:r w:rsidRPr="00001EE1">
        <w:rPr>
          <w:rFonts w:ascii="Gadugi" w:hAnsi="Gadugi" w:cs="Times New Roman"/>
          <w:sz w:val="24"/>
          <w:szCs w:val="24"/>
        </w:rPr>
        <w:t xml:space="preserve"> can be </w:t>
      </w:r>
      <w:proofErr w:type="spellStart"/>
      <w:r w:rsidRPr="00001EE1">
        <w:rPr>
          <w:rFonts w:ascii="Gadugi" w:hAnsi="Gadugi" w:cs="Times New Roman"/>
          <w:sz w:val="24"/>
          <w:szCs w:val="24"/>
        </w:rPr>
        <w:t>summari</w:t>
      </w:r>
      <w:ins w:id="807" w:author="Ben Stanley" w:date="2018-12-03T16:10:00Z">
        <w:r w:rsidR="000F1D67">
          <w:rPr>
            <w:rFonts w:ascii="Gadugi" w:hAnsi="Gadugi" w:cs="Times New Roman"/>
            <w:sz w:val="24"/>
            <w:szCs w:val="24"/>
          </w:rPr>
          <w:t>s</w:t>
        </w:r>
      </w:ins>
      <w:del w:id="808" w:author="Ben Stanley" w:date="2018-12-03T16:10:00Z">
        <w:r w:rsidRPr="00001EE1" w:rsidDel="000F1D67">
          <w:rPr>
            <w:rFonts w:ascii="Gadugi" w:hAnsi="Gadugi" w:cs="Times New Roman"/>
            <w:sz w:val="24"/>
            <w:szCs w:val="24"/>
          </w:rPr>
          <w:delText>z</w:delText>
        </w:r>
      </w:del>
      <w:r w:rsidRPr="00001EE1">
        <w:rPr>
          <w:rFonts w:ascii="Gadugi" w:hAnsi="Gadugi" w:cs="Times New Roman"/>
          <w:sz w:val="24"/>
          <w:szCs w:val="24"/>
        </w:rPr>
        <w:t>ed</w:t>
      </w:r>
      <w:proofErr w:type="spellEnd"/>
      <w:r w:rsidRPr="00001EE1">
        <w:rPr>
          <w:rFonts w:ascii="Gadugi" w:hAnsi="Gadugi" w:cs="Times New Roman"/>
          <w:sz w:val="24"/>
          <w:szCs w:val="24"/>
        </w:rPr>
        <w:t xml:space="preserve"> as follows: (1) first and most importantly</w:t>
      </w:r>
      <w:ins w:id="809" w:author="Ben Stanley" w:date="2018-12-03T16:10:00Z">
        <w:r w:rsidR="000F1D67">
          <w:rPr>
            <w:rFonts w:ascii="Gadugi" w:hAnsi="Gadugi" w:cs="Times New Roman"/>
            <w:sz w:val="24"/>
            <w:szCs w:val="24"/>
          </w:rPr>
          <w:t xml:space="preserve"> – </w:t>
        </w:r>
        <w:proofErr w:type="spellStart"/>
        <w:r w:rsidR="000F1D67">
          <w:rPr>
            <w:rFonts w:ascii="Gadugi" w:hAnsi="Gadugi" w:cs="Times New Roman"/>
            <w:sz w:val="24"/>
            <w:szCs w:val="24"/>
          </w:rPr>
          <w:t>both</w:t>
        </w:r>
      </w:ins>
      <w:del w:id="810" w:author="Ben Stanley" w:date="2018-12-03T16:10:00Z">
        <w:r w:rsidRPr="00001EE1" w:rsidDel="000F1D67">
          <w:rPr>
            <w:rFonts w:ascii="Gadugi" w:hAnsi="Gadugi" w:cs="Times New Roman"/>
            <w:sz w:val="24"/>
            <w:szCs w:val="24"/>
          </w:rPr>
          <w:delText xml:space="preserve">, </w:delText>
        </w:r>
      </w:del>
      <w:r w:rsidRPr="00001EE1">
        <w:rPr>
          <w:rFonts w:ascii="Gadugi" w:hAnsi="Gadugi" w:cs="Times New Roman"/>
          <w:sz w:val="24"/>
          <w:szCs w:val="24"/>
        </w:rPr>
        <w:t>in</w:t>
      </w:r>
      <w:proofErr w:type="spellEnd"/>
      <w:r w:rsidRPr="00001EE1">
        <w:rPr>
          <w:rFonts w:ascii="Gadugi" w:hAnsi="Gadugi" w:cs="Times New Roman"/>
          <w:sz w:val="24"/>
          <w:szCs w:val="24"/>
        </w:rPr>
        <w:t xml:space="preserve"> the European context</w:t>
      </w:r>
      <w:ins w:id="811" w:author="Ben Stanley" w:date="2018-12-03T16:10:00Z">
        <w:r w:rsidR="000F1D67">
          <w:rPr>
            <w:rFonts w:ascii="Gadugi" w:hAnsi="Gadugi" w:cs="Times New Roman"/>
            <w:sz w:val="24"/>
            <w:szCs w:val="24"/>
          </w:rPr>
          <w:t xml:space="preserve"> and in</w:t>
        </w:r>
      </w:ins>
      <w:del w:id="812" w:author="Ben Stanley" w:date="2018-12-03T16:10:00Z">
        <w:r w:rsidRPr="00001EE1" w:rsidDel="000F1D67">
          <w:rPr>
            <w:rFonts w:ascii="Gadugi" w:hAnsi="Gadugi" w:cs="Times New Roman"/>
            <w:sz w:val="24"/>
            <w:szCs w:val="24"/>
          </w:rPr>
          <w:delText>,</w:delText>
        </w:r>
      </w:del>
      <w:r w:rsidRPr="00001EE1">
        <w:rPr>
          <w:rFonts w:ascii="Gadugi" w:hAnsi="Gadugi" w:cs="Times New Roman"/>
          <w:sz w:val="24"/>
          <w:szCs w:val="24"/>
        </w:rPr>
        <w:t xml:space="preserve"> Poland in particular, the causal arrow between</w:t>
      </w:r>
      <w:ins w:id="813" w:author="Ben Stanley" w:date="2018-12-03T16:10:00Z">
        <w:r w:rsidR="000F1D67">
          <w:rPr>
            <w:rFonts w:ascii="Gadugi" w:hAnsi="Gadugi" w:cs="Times New Roman"/>
            <w:sz w:val="24"/>
            <w:szCs w:val="24"/>
          </w:rPr>
          <w:t xml:space="preserve"> party identification</w:t>
        </w:r>
      </w:ins>
      <w:r w:rsidRPr="00001EE1">
        <w:rPr>
          <w:rFonts w:ascii="Gadugi" w:hAnsi="Gadugi" w:cs="Times New Roman"/>
          <w:sz w:val="24"/>
          <w:szCs w:val="24"/>
        </w:rPr>
        <w:t xml:space="preserve"> </w:t>
      </w:r>
      <w:ins w:id="814" w:author="Ben Stanley" w:date="2018-12-03T16:10:00Z">
        <w:r w:rsidR="000F1D67">
          <w:rPr>
            <w:rFonts w:ascii="Gadugi" w:hAnsi="Gadugi" w:cs="Times New Roman"/>
            <w:sz w:val="24"/>
            <w:szCs w:val="24"/>
          </w:rPr>
          <w:t>(</w:t>
        </w:r>
      </w:ins>
      <w:r w:rsidRPr="00001EE1">
        <w:rPr>
          <w:rFonts w:ascii="Gadugi" w:hAnsi="Gadugi" w:cs="Times New Roman"/>
          <w:sz w:val="24"/>
          <w:szCs w:val="24"/>
        </w:rPr>
        <w:t>PID</w:t>
      </w:r>
      <w:ins w:id="815" w:author="Ben Stanley" w:date="2018-12-03T16:10:00Z">
        <w:r w:rsidR="000F1D67">
          <w:rPr>
            <w:rFonts w:ascii="Gadugi" w:hAnsi="Gadugi" w:cs="Times New Roman"/>
            <w:sz w:val="24"/>
            <w:szCs w:val="24"/>
          </w:rPr>
          <w:t>)</w:t>
        </w:r>
      </w:ins>
      <w:r w:rsidRPr="00001EE1">
        <w:rPr>
          <w:rFonts w:ascii="Gadugi" w:hAnsi="Gadugi" w:cs="Times New Roman"/>
          <w:sz w:val="24"/>
          <w:szCs w:val="24"/>
        </w:rPr>
        <w:t xml:space="preserve"> and vote choice is an </w:t>
      </w:r>
      <w:del w:id="816" w:author="Ben Stanley" w:date="2018-12-03T16:10:00Z">
        <w:r w:rsidRPr="00001EE1" w:rsidDel="000F1D67">
          <w:rPr>
            <w:rFonts w:ascii="Gadugi" w:hAnsi="Gadugi" w:cs="Times New Roman"/>
            <w:sz w:val="24"/>
            <w:szCs w:val="24"/>
          </w:rPr>
          <w:delText xml:space="preserve">empirical </w:delText>
        </w:r>
      </w:del>
      <w:r w:rsidRPr="00001EE1">
        <w:rPr>
          <w:rFonts w:ascii="Gadugi" w:hAnsi="Gadugi" w:cs="Times New Roman"/>
          <w:sz w:val="24"/>
          <w:szCs w:val="24"/>
        </w:rPr>
        <w:t xml:space="preserve">matter </w:t>
      </w:r>
      <w:ins w:id="817" w:author="Ben Stanley" w:date="2018-12-03T16:10:00Z">
        <w:r w:rsidR="000F1D67">
          <w:rPr>
            <w:rFonts w:ascii="Gadugi" w:hAnsi="Gadugi" w:cs="Times New Roman"/>
            <w:sz w:val="24"/>
            <w:szCs w:val="24"/>
          </w:rPr>
          <w:t>for empirical investi</w:t>
        </w:r>
      </w:ins>
      <w:ins w:id="818" w:author="Ben Stanley" w:date="2018-12-03T16:11:00Z">
        <w:r w:rsidR="000F1D67">
          <w:rPr>
            <w:rFonts w:ascii="Gadugi" w:hAnsi="Gadugi" w:cs="Times New Roman"/>
            <w:sz w:val="24"/>
            <w:szCs w:val="24"/>
          </w:rPr>
          <w:t xml:space="preserve">gation, with the causal </w:t>
        </w:r>
      </w:ins>
      <w:del w:id="819" w:author="Ben Stanley" w:date="2018-12-03T16:11:00Z">
        <w:r w:rsidRPr="00001EE1" w:rsidDel="000F1D67">
          <w:rPr>
            <w:rFonts w:ascii="Gadugi" w:hAnsi="Gadugi" w:cs="Times New Roman"/>
            <w:sz w:val="24"/>
            <w:szCs w:val="24"/>
          </w:rPr>
          <w:delText xml:space="preserve">and the </w:delText>
        </w:r>
      </w:del>
      <w:r w:rsidRPr="00001EE1">
        <w:rPr>
          <w:rFonts w:ascii="Gadugi" w:hAnsi="Gadugi" w:cs="Times New Roman"/>
          <w:sz w:val="24"/>
          <w:szCs w:val="24"/>
        </w:rPr>
        <w:t>impact of vote on PID</w:t>
      </w:r>
      <w:ins w:id="820" w:author="Ben Stanley" w:date="2018-12-03T16:11:00Z">
        <w:r w:rsidR="000F1D67">
          <w:rPr>
            <w:rFonts w:ascii="Gadugi" w:hAnsi="Gadugi" w:cs="Times New Roman"/>
            <w:sz w:val="24"/>
            <w:szCs w:val="24"/>
          </w:rPr>
          <w:t xml:space="preserve"> an entirely plausible alternative hypothesis</w:t>
        </w:r>
      </w:ins>
      <w:del w:id="821" w:author="Ben Stanley" w:date="2018-12-03T16:12:00Z">
        <w:r w:rsidRPr="00001EE1" w:rsidDel="000F1D67">
          <w:rPr>
            <w:rFonts w:ascii="Gadugi" w:hAnsi="Gadugi" w:cs="Times New Roman"/>
            <w:sz w:val="24"/>
            <w:szCs w:val="24"/>
          </w:rPr>
          <w:delText xml:space="preserve"> should not be excluded</w:delText>
        </w:r>
      </w:del>
      <w:r w:rsidRPr="00001EE1">
        <w:rPr>
          <w:rFonts w:ascii="Gadugi" w:hAnsi="Gadugi" w:cs="Times New Roman"/>
          <w:sz w:val="24"/>
          <w:szCs w:val="24"/>
        </w:rPr>
        <w:t xml:space="preserve">; (2) </w:t>
      </w:r>
      <w:del w:id="822" w:author="Ben Stanley" w:date="2018-12-03T16:12:00Z">
        <w:r w:rsidRPr="00001EE1" w:rsidDel="000F1D67">
          <w:rPr>
            <w:rFonts w:ascii="Gadugi" w:hAnsi="Gadugi" w:cs="Times New Roman"/>
            <w:sz w:val="24"/>
            <w:szCs w:val="24"/>
          </w:rPr>
          <w:delText xml:space="preserve">unlike </w:delText>
        </w:r>
      </w:del>
      <w:ins w:id="823" w:author="Ben Stanley" w:date="2018-12-03T16:12:00Z">
        <w:r w:rsidR="000F1D67">
          <w:rPr>
            <w:rFonts w:ascii="Gadugi" w:hAnsi="Gadugi" w:cs="Times New Roman"/>
            <w:sz w:val="24"/>
            <w:szCs w:val="24"/>
          </w:rPr>
          <w:t>contrary to</w:t>
        </w:r>
        <w:r w:rsidR="000F1D67" w:rsidRPr="00001EE1">
          <w:rPr>
            <w:rFonts w:ascii="Gadugi" w:hAnsi="Gadugi" w:cs="Times New Roman"/>
            <w:sz w:val="24"/>
            <w:szCs w:val="24"/>
          </w:rPr>
          <w:t xml:space="preserve"> </w:t>
        </w:r>
      </w:ins>
      <w:proofErr w:type="spellStart"/>
      <w:r w:rsidRPr="00001EE1">
        <w:rPr>
          <w:rFonts w:ascii="Gadugi" w:hAnsi="Gadugi" w:cs="Times New Roman"/>
          <w:sz w:val="24"/>
          <w:szCs w:val="24"/>
        </w:rPr>
        <w:t>Achen</w:t>
      </w:r>
      <w:proofErr w:type="spellEnd"/>
      <w:r w:rsidRPr="00001EE1">
        <w:rPr>
          <w:rFonts w:ascii="Gadugi" w:hAnsi="Gadugi" w:cs="Times New Roman"/>
          <w:sz w:val="24"/>
          <w:szCs w:val="24"/>
        </w:rPr>
        <w:t xml:space="preserve"> and Bartels</w:t>
      </w:r>
      <w:ins w:id="824" w:author="Ben Stanley" w:date="2018-12-03T16:12:00Z">
        <w:r w:rsidR="000F1D67">
          <w:rPr>
            <w:rFonts w:ascii="Gadugi" w:hAnsi="Gadugi" w:cs="Times New Roman"/>
            <w:sz w:val="24"/>
            <w:szCs w:val="24"/>
          </w:rPr>
          <w:t xml:space="preserve">, we </w:t>
        </w:r>
      </w:ins>
      <w:ins w:id="825" w:author="Ben Stanley" w:date="2018-12-03T16:13:00Z">
        <w:r w:rsidR="000F1D67">
          <w:rPr>
            <w:rFonts w:ascii="Gadugi" w:hAnsi="Gadugi" w:cs="Times New Roman"/>
            <w:sz w:val="24"/>
            <w:szCs w:val="24"/>
          </w:rPr>
          <w:t xml:space="preserve"> contend that</w:t>
        </w:r>
      </w:ins>
      <w:r w:rsidRPr="00001EE1">
        <w:rPr>
          <w:rFonts w:ascii="Gadugi" w:hAnsi="Gadugi" w:cs="Times New Roman"/>
          <w:sz w:val="24"/>
          <w:szCs w:val="24"/>
        </w:rPr>
        <w:t xml:space="preserve"> </w:t>
      </w:r>
      <w:del w:id="826" w:author="Ben Stanley" w:date="2018-12-03T16:13:00Z">
        <w:r w:rsidRPr="00001EE1" w:rsidDel="000F1D67">
          <w:rPr>
            <w:rFonts w:ascii="Gadugi" w:hAnsi="Gadugi" w:cs="Times New Roman"/>
            <w:sz w:val="24"/>
            <w:szCs w:val="24"/>
          </w:rPr>
          <w:delText xml:space="preserve">an impact of </w:delText>
        </w:r>
      </w:del>
      <w:r w:rsidRPr="00001EE1">
        <w:rPr>
          <w:rFonts w:ascii="Gadugi" w:hAnsi="Gadugi" w:cs="Times New Roman"/>
          <w:sz w:val="24"/>
          <w:szCs w:val="24"/>
        </w:rPr>
        <w:t>issue stances and policy preferences</w:t>
      </w:r>
      <w:ins w:id="827" w:author="Ben Stanley" w:date="2018-12-03T16:13:00Z">
        <w:r w:rsidR="000F1D67">
          <w:rPr>
            <w:rFonts w:ascii="Gadugi" w:hAnsi="Gadugi" w:cs="Times New Roman"/>
            <w:sz w:val="24"/>
            <w:szCs w:val="24"/>
          </w:rPr>
          <w:t xml:space="preserve"> can realistically be expected to have a significant </w:t>
        </w:r>
      </w:ins>
      <w:ins w:id="828" w:author="Ben Stanley" w:date="2018-12-03T16:14:00Z">
        <w:r w:rsidR="000F1D67">
          <w:rPr>
            <w:rFonts w:ascii="Gadugi" w:hAnsi="Gadugi" w:cs="Times New Roman"/>
            <w:sz w:val="24"/>
            <w:szCs w:val="24"/>
          </w:rPr>
          <w:t>impact</w:t>
        </w:r>
      </w:ins>
      <w:r w:rsidRPr="00001EE1">
        <w:rPr>
          <w:rFonts w:ascii="Gadugi" w:hAnsi="Gadugi" w:cs="Times New Roman"/>
          <w:sz w:val="24"/>
          <w:szCs w:val="24"/>
        </w:rPr>
        <w:t xml:space="preserve"> on </w:t>
      </w:r>
      <w:del w:id="829" w:author="Ben Stanley" w:date="2018-12-03T16:14:00Z">
        <w:r w:rsidRPr="00001EE1" w:rsidDel="000F1D67">
          <w:rPr>
            <w:rFonts w:ascii="Gadugi" w:hAnsi="Gadugi" w:cs="Times New Roman"/>
            <w:sz w:val="24"/>
            <w:szCs w:val="24"/>
          </w:rPr>
          <w:delText xml:space="preserve">the </w:delText>
        </w:r>
      </w:del>
      <w:r w:rsidRPr="00001EE1">
        <w:rPr>
          <w:rFonts w:ascii="Gadugi" w:hAnsi="Gadugi" w:cs="Times New Roman"/>
          <w:sz w:val="24"/>
          <w:szCs w:val="24"/>
        </w:rPr>
        <w:t>vote choice</w:t>
      </w:r>
      <w:del w:id="830" w:author="Ben Stanley" w:date="2018-12-03T16:14:00Z">
        <w:r w:rsidRPr="00001EE1" w:rsidDel="00EE4A5C">
          <w:rPr>
            <w:rFonts w:ascii="Gadugi" w:hAnsi="Gadugi" w:cs="Times New Roman"/>
            <w:sz w:val="24"/>
            <w:szCs w:val="24"/>
          </w:rPr>
          <w:delText xml:space="preserve"> is taken into account as pretty realistic relationship</w:delText>
        </w:r>
      </w:del>
      <w:r w:rsidRPr="00001EE1">
        <w:rPr>
          <w:rFonts w:ascii="Gadugi" w:hAnsi="Gadugi" w:cs="Times New Roman"/>
          <w:sz w:val="24"/>
          <w:szCs w:val="24"/>
        </w:rPr>
        <w:t>; (3)</w:t>
      </w:r>
      <w:ins w:id="831" w:author="Ben Stanley" w:date="2018-12-03T16:15:00Z">
        <w:r w:rsidR="00EE4A5C">
          <w:rPr>
            <w:rFonts w:ascii="Gadugi" w:hAnsi="Gadugi" w:cs="Times New Roman"/>
            <w:sz w:val="24"/>
            <w:szCs w:val="24"/>
          </w:rPr>
          <w:t xml:space="preserve"> aside from directly influencing vote choice,</w:t>
        </w:r>
      </w:ins>
      <w:r w:rsidRPr="00001EE1">
        <w:rPr>
          <w:rFonts w:ascii="Gadugi" w:hAnsi="Gadugi" w:cs="Times New Roman"/>
          <w:sz w:val="24"/>
          <w:szCs w:val="24"/>
        </w:rPr>
        <w:t xml:space="preserve"> social identities </w:t>
      </w:r>
      <w:ins w:id="832" w:author="Ben Stanley" w:date="2018-12-03T16:15:00Z">
        <w:r w:rsidR="00EE4A5C">
          <w:rPr>
            <w:rFonts w:ascii="Gadugi" w:hAnsi="Gadugi" w:cs="Times New Roman"/>
            <w:sz w:val="24"/>
            <w:szCs w:val="24"/>
          </w:rPr>
          <w:t>also exert an impact on</w:t>
        </w:r>
      </w:ins>
      <w:del w:id="833" w:author="Ben Stanley" w:date="2018-12-03T16:15:00Z">
        <w:r w:rsidRPr="00001EE1" w:rsidDel="00EE4A5C">
          <w:rPr>
            <w:rFonts w:ascii="Gadugi" w:hAnsi="Gadugi" w:cs="Times New Roman"/>
            <w:sz w:val="24"/>
            <w:szCs w:val="24"/>
          </w:rPr>
          <w:delText xml:space="preserve">– apart from a direct impact on the vote, influences directly </w:delText>
        </w:r>
      </w:del>
      <w:ins w:id="834" w:author="Ben Stanley" w:date="2018-12-03T16:15:00Z">
        <w:r w:rsidR="00EE4A5C" w:rsidRPr="00001EE1">
          <w:rPr>
            <w:rFonts w:ascii="Gadugi" w:hAnsi="Gadugi" w:cs="Times New Roman"/>
            <w:sz w:val="24"/>
            <w:szCs w:val="24"/>
          </w:rPr>
          <w:t xml:space="preserve"> </w:t>
        </w:r>
      </w:ins>
      <w:r w:rsidRPr="00001EE1">
        <w:rPr>
          <w:rFonts w:ascii="Gadugi" w:hAnsi="Gadugi" w:cs="Times New Roman"/>
          <w:sz w:val="24"/>
          <w:szCs w:val="24"/>
        </w:rPr>
        <w:t xml:space="preserve">issue stances and </w:t>
      </w:r>
      <w:del w:id="835" w:author="Ben Stanley" w:date="2018-12-03T16:15:00Z">
        <w:r w:rsidRPr="00001EE1" w:rsidDel="00EE4A5C">
          <w:rPr>
            <w:rFonts w:ascii="Gadugi" w:hAnsi="Gadugi" w:cs="Times New Roman"/>
            <w:sz w:val="24"/>
            <w:szCs w:val="24"/>
          </w:rPr>
          <w:delText>policies</w:delText>
        </w:r>
      </w:del>
      <w:ins w:id="836" w:author="Ben Stanley" w:date="2018-12-03T16:15:00Z">
        <w:r w:rsidR="00EE4A5C">
          <w:rPr>
            <w:rFonts w:ascii="Gadugi" w:hAnsi="Gadugi" w:cs="Times New Roman"/>
            <w:sz w:val="24"/>
            <w:szCs w:val="24"/>
          </w:rPr>
          <w:t>policy preferences</w:t>
        </w:r>
      </w:ins>
      <w:r w:rsidRPr="00001EE1">
        <w:rPr>
          <w:rFonts w:ascii="Gadugi" w:hAnsi="Gadugi" w:cs="Times New Roman"/>
          <w:sz w:val="24"/>
          <w:szCs w:val="24"/>
        </w:rPr>
        <w:t xml:space="preserve">; (4) we </w:t>
      </w:r>
      <w:del w:id="837" w:author="Ben Stanley" w:date="2018-12-03T16:16:00Z">
        <w:r w:rsidRPr="00001EE1" w:rsidDel="0036068E">
          <w:rPr>
            <w:rFonts w:ascii="Gadugi" w:hAnsi="Gadugi" w:cs="Times New Roman"/>
            <w:sz w:val="24"/>
            <w:szCs w:val="24"/>
          </w:rPr>
          <w:delText>strongly conceive</w:delText>
        </w:r>
      </w:del>
      <w:ins w:id="838" w:author="Ben Stanley" w:date="2018-12-03T16:16:00Z">
        <w:r w:rsidR="0036068E">
          <w:rPr>
            <w:rFonts w:ascii="Gadugi" w:hAnsi="Gadugi" w:cs="Times New Roman"/>
            <w:sz w:val="24"/>
            <w:szCs w:val="24"/>
          </w:rPr>
          <w:t>have a strongly plural conception of</w:t>
        </w:r>
      </w:ins>
      <w:r w:rsidRPr="00001EE1">
        <w:rPr>
          <w:rFonts w:ascii="Gadugi" w:hAnsi="Gadugi" w:cs="Times New Roman"/>
          <w:sz w:val="24"/>
          <w:szCs w:val="24"/>
        </w:rPr>
        <w:t xml:space="preserve"> social identities</w:t>
      </w:r>
      <w:ins w:id="839" w:author="Ben Stanley" w:date="2018-12-03T16:17:00Z">
        <w:r w:rsidR="0036068E">
          <w:rPr>
            <w:rFonts w:ascii="Gadugi" w:hAnsi="Gadugi" w:cs="Times New Roman"/>
            <w:sz w:val="24"/>
            <w:szCs w:val="24"/>
          </w:rPr>
          <w:t>, assuming that individuals potentially belong to and identify with a multiplicity of groups, some of which may be in conflict with each other,</w:t>
        </w:r>
      </w:ins>
      <w:del w:id="840" w:author="Ben Stanley" w:date="2018-12-03T16:16:00Z">
        <w:r w:rsidRPr="00001EE1" w:rsidDel="0036068E">
          <w:rPr>
            <w:rFonts w:ascii="Gadugi" w:hAnsi="Gadugi" w:cs="Times New Roman"/>
            <w:sz w:val="24"/>
            <w:szCs w:val="24"/>
          </w:rPr>
          <w:delText xml:space="preserve"> in plural</w:delText>
        </w:r>
      </w:del>
      <w:del w:id="841" w:author="Ben Stanley" w:date="2018-12-03T16:17:00Z">
        <w:r w:rsidRPr="00001EE1" w:rsidDel="0036068E">
          <w:rPr>
            <w:rFonts w:ascii="Gadugi" w:hAnsi="Gadugi" w:cs="Times New Roman"/>
            <w:sz w:val="24"/>
            <w:szCs w:val="24"/>
          </w:rPr>
          <w:delText>, which means both</w:delText>
        </w:r>
        <w:r w:rsidR="00243DEC" w:rsidRPr="00001EE1" w:rsidDel="0036068E">
          <w:rPr>
            <w:rFonts w:ascii="Gadugi" w:hAnsi="Gadugi" w:cs="Times New Roman"/>
            <w:sz w:val="24"/>
            <w:szCs w:val="24"/>
          </w:rPr>
          <w:delText>:</w:delText>
        </w:r>
        <w:r w:rsidRPr="00001EE1" w:rsidDel="0036068E">
          <w:rPr>
            <w:rFonts w:ascii="Gadugi" w:hAnsi="Gadugi" w:cs="Times New Roman"/>
            <w:sz w:val="24"/>
            <w:szCs w:val="24"/>
          </w:rPr>
          <w:delText xml:space="preserve"> (a) </w:delText>
        </w:r>
        <w:r w:rsidR="007031BA" w:rsidRPr="00001EE1" w:rsidDel="0036068E">
          <w:rPr>
            <w:rFonts w:ascii="Gadugi" w:hAnsi="Gadugi" w:cs="Times New Roman"/>
            <w:sz w:val="24"/>
            <w:szCs w:val="24"/>
          </w:rPr>
          <w:delText xml:space="preserve">that each individual </w:delText>
        </w:r>
        <w:r w:rsidR="00243DEC" w:rsidRPr="00001EE1" w:rsidDel="0036068E">
          <w:rPr>
            <w:rFonts w:ascii="Gadugi" w:hAnsi="Gadugi" w:cs="Times New Roman"/>
            <w:sz w:val="24"/>
            <w:szCs w:val="24"/>
          </w:rPr>
          <w:delText>belongs to and identifies with many groups, at times conflicting, and (b</w:delText>
        </w:r>
      </w:del>
      <w:r w:rsidR="00243DEC" w:rsidRPr="00001EE1">
        <w:rPr>
          <w:rFonts w:ascii="Gadugi" w:hAnsi="Gadugi" w:cs="Times New Roman"/>
          <w:sz w:val="24"/>
          <w:szCs w:val="24"/>
        </w:rPr>
        <w:t>) that these identities (</w:t>
      </w:r>
      <w:del w:id="842" w:author="Ben Stanley" w:date="2018-12-03T16:17:00Z">
        <w:r w:rsidR="00243DEC" w:rsidRPr="00001EE1" w:rsidDel="0036068E">
          <w:rPr>
            <w:rFonts w:ascii="Gadugi" w:hAnsi="Gadugi" w:cs="Times New Roman"/>
            <w:sz w:val="24"/>
            <w:szCs w:val="24"/>
          </w:rPr>
          <w:delText xml:space="preserve">say </w:delText>
        </w:r>
      </w:del>
      <w:ins w:id="843" w:author="Ben Stanley" w:date="2018-12-03T16:17:00Z">
        <w:r w:rsidR="0036068E">
          <w:rPr>
            <w:rFonts w:ascii="Gadugi" w:hAnsi="Gadugi" w:cs="Times New Roman"/>
            <w:sz w:val="24"/>
            <w:szCs w:val="24"/>
          </w:rPr>
          <w:t>for example,</w:t>
        </w:r>
        <w:r w:rsidR="0036068E" w:rsidRPr="00001EE1">
          <w:rPr>
            <w:rFonts w:ascii="Gadugi" w:hAnsi="Gadugi" w:cs="Times New Roman"/>
            <w:sz w:val="24"/>
            <w:szCs w:val="24"/>
          </w:rPr>
          <w:t xml:space="preserve"> </w:t>
        </w:r>
      </w:ins>
      <w:r w:rsidR="00243DEC" w:rsidRPr="00001EE1">
        <w:rPr>
          <w:rFonts w:ascii="Gadugi" w:hAnsi="Gadugi" w:cs="Times New Roman"/>
          <w:sz w:val="24"/>
          <w:szCs w:val="24"/>
        </w:rPr>
        <w:t>religious and professional) are ontologically divergent, to the extent that the mechanism</w:t>
      </w:r>
      <w:ins w:id="844" w:author="Ben Stanley" w:date="2018-12-03T16:18:00Z">
        <w:r w:rsidR="0036068E">
          <w:rPr>
            <w:rFonts w:ascii="Gadugi" w:hAnsi="Gadugi" w:cs="Times New Roman"/>
            <w:sz w:val="24"/>
            <w:szCs w:val="24"/>
          </w:rPr>
          <w:t>s</w:t>
        </w:r>
      </w:ins>
      <w:r w:rsidR="00243DEC" w:rsidRPr="00001EE1">
        <w:rPr>
          <w:rFonts w:ascii="Gadugi" w:hAnsi="Gadugi" w:cs="Times New Roman"/>
          <w:sz w:val="24"/>
          <w:szCs w:val="24"/>
        </w:rPr>
        <w:t xml:space="preserve"> by which they </w:t>
      </w:r>
      <w:del w:id="845" w:author="Ben Stanley" w:date="2018-12-03T16:18:00Z">
        <w:r w:rsidR="00243DEC" w:rsidRPr="00001EE1" w:rsidDel="0036068E">
          <w:rPr>
            <w:rFonts w:ascii="Gadugi" w:hAnsi="Gadugi" w:cs="Times New Roman"/>
            <w:sz w:val="24"/>
            <w:szCs w:val="24"/>
          </w:rPr>
          <w:delText xml:space="preserve">enhance </w:delText>
        </w:r>
      </w:del>
      <w:ins w:id="846" w:author="Ben Stanley" w:date="2018-12-03T16:18:00Z">
        <w:r w:rsidR="0036068E">
          <w:rPr>
            <w:rFonts w:ascii="Gadugi" w:hAnsi="Gadugi" w:cs="Times New Roman"/>
            <w:sz w:val="24"/>
            <w:szCs w:val="24"/>
          </w:rPr>
          <w:t>exert an influence on</w:t>
        </w:r>
        <w:r w:rsidR="0036068E" w:rsidRPr="00001EE1">
          <w:rPr>
            <w:rFonts w:ascii="Gadugi" w:hAnsi="Gadugi" w:cs="Times New Roman"/>
            <w:sz w:val="24"/>
            <w:szCs w:val="24"/>
          </w:rPr>
          <w:t xml:space="preserve"> </w:t>
        </w:r>
      </w:ins>
      <w:r w:rsidR="00243DEC" w:rsidRPr="00001EE1">
        <w:rPr>
          <w:rFonts w:ascii="Gadugi" w:hAnsi="Gadugi" w:cs="Times New Roman"/>
          <w:sz w:val="24"/>
          <w:szCs w:val="24"/>
        </w:rPr>
        <w:t>self-consciousness</w:t>
      </w:r>
      <w:ins w:id="847" w:author="Ben Stanley" w:date="2018-12-03T16:18:00Z">
        <w:r w:rsidR="0036068E">
          <w:rPr>
            <w:rFonts w:ascii="Gadugi" w:hAnsi="Gadugi" w:cs="Times New Roman"/>
            <w:sz w:val="24"/>
            <w:szCs w:val="24"/>
          </w:rPr>
          <w:t xml:space="preserve"> of group belon</w:t>
        </w:r>
      </w:ins>
      <w:ins w:id="848" w:author="Ben Stanley" w:date="2018-12-03T16:19:00Z">
        <w:r w:rsidR="0036068E">
          <w:rPr>
            <w:rFonts w:ascii="Gadugi" w:hAnsi="Gadugi" w:cs="Times New Roman"/>
            <w:sz w:val="24"/>
            <w:szCs w:val="24"/>
          </w:rPr>
          <w:t>ging</w:t>
        </w:r>
      </w:ins>
      <w:r w:rsidR="00243DEC" w:rsidRPr="00001EE1">
        <w:rPr>
          <w:rFonts w:ascii="Gadugi" w:hAnsi="Gadugi" w:cs="Times New Roman"/>
          <w:sz w:val="24"/>
          <w:szCs w:val="24"/>
        </w:rPr>
        <w:t xml:space="preserve"> and </w:t>
      </w:r>
      <w:ins w:id="849" w:author="Ben Stanley" w:date="2018-12-03T16:19:00Z">
        <w:r w:rsidR="0036068E">
          <w:rPr>
            <w:rFonts w:ascii="Gadugi" w:hAnsi="Gadugi" w:cs="Times New Roman"/>
            <w:sz w:val="24"/>
            <w:szCs w:val="24"/>
          </w:rPr>
          <w:t xml:space="preserve">group </w:t>
        </w:r>
      </w:ins>
      <w:r w:rsidR="00243DEC" w:rsidRPr="00001EE1">
        <w:rPr>
          <w:rFonts w:ascii="Gadugi" w:hAnsi="Gadugi" w:cs="Times New Roman"/>
          <w:sz w:val="24"/>
          <w:szCs w:val="24"/>
        </w:rPr>
        <w:t xml:space="preserve">loyalty differ. </w:t>
      </w:r>
    </w:p>
    <w:p w14:paraId="76F94315" w14:textId="4657E566" w:rsidR="00EA6621" w:rsidRPr="00001EE1" w:rsidRDefault="005036CF" w:rsidP="00EA6621">
      <w:pPr>
        <w:ind w:right="-233"/>
        <w:rPr>
          <w:rFonts w:ascii="Gadugi" w:hAnsi="Gadugi" w:cs="Times New Roman"/>
          <w:sz w:val="24"/>
          <w:szCs w:val="24"/>
        </w:rPr>
      </w:pPr>
      <w:del w:id="850" w:author="Ben Stanley" w:date="2018-12-03T16:21:00Z">
        <w:r w:rsidRPr="00001EE1" w:rsidDel="0036068E">
          <w:rPr>
            <w:rFonts w:ascii="Gadugi" w:hAnsi="Gadugi" w:cs="Times New Roman"/>
            <w:sz w:val="24"/>
            <w:szCs w:val="24"/>
          </w:rPr>
          <w:delText xml:space="preserve">The above remarks pertain to an important, yet partial chunk of the design. </w:delText>
        </w:r>
      </w:del>
      <w:r w:rsidRPr="00001EE1">
        <w:rPr>
          <w:rFonts w:ascii="Gadugi" w:hAnsi="Gadugi" w:cs="Times New Roman"/>
          <w:sz w:val="24"/>
          <w:szCs w:val="24"/>
        </w:rPr>
        <w:t>The overall analytical frame</w:t>
      </w:r>
      <w:ins w:id="851" w:author="Ben Stanley" w:date="2018-12-03T16:21:00Z">
        <w:r w:rsidR="0036068E">
          <w:rPr>
            <w:rFonts w:ascii="Gadugi" w:hAnsi="Gadugi" w:cs="Times New Roman"/>
            <w:sz w:val="24"/>
            <w:szCs w:val="24"/>
          </w:rPr>
          <w:t xml:space="preserve"> of the PNES remains</w:t>
        </w:r>
      </w:ins>
      <w:del w:id="852" w:author="Ben Stanley" w:date="2018-12-03T16:22:00Z">
        <w:r w:rsidRPr="00001EE1" w:rsidDel="0036068E">
          <w:rPr>
            <w:rFonts w:ascii="Gadugi" w:hAnsi="Gadugi" w:cs="Times New Roman"/>
            <w:sz w:val="24"/>
            <w:szCs w:val="24"/>
          </w:rPr>
          <w:delText xml:space="preserve"> is</w:delText>
        </w:r>
      </w:del>
      <w:r w:rsidRPr="00001EE1">
        <w:rPr>
          <w:rFonts w:ascii="Gadugi" w:hAnsi="Gadugi" w:cs="Times New Roman"/>
          <w:sz w:val="24"/>
          <w:szCs w:val="24"/>
        </w:rPr>
        <w:t xml:space="preserve"> an </w:t>
      </w:r>
      <w:del w:id="853" w:author="Ben Stanley" w:date="2018-12-03T16:21:00Z">
        <w:r w:rsidR="00531240" w:rsidRPr="00001EE1" w:rsidDel="0036068E">
          <w:rPr>
            <w:rFonts w:ascii="Gadugi" w:hAnsi="Gadugi" w:cs="Times New Roman"/>
            <w:sz w:val="24"/>
            <w:szCs w:val="24"/>
          </w:rPr>
          <w:delText xml:space="preserve">complemented </w:delText>
        </w:r>
      </w:del>
      <w:r w:rsidR="00531240" w:rsidRPr="00001EE1">
        <w:rPr>
          <w:rFonts w:ascii="Gadugi" w:hAnsi="Gadugi" w:cs="Times New Roman"/>
          <w:sz w:val="24"/>
          <w:szCs w:val="24"/>
        </w:rPr>
        <w:t xml:space="preserve">version of the Michigan funnel of causality. </w:t>
      </w:r>
      <w:ins w:id="854" w:author="Ben Stanley" w:date="2018-12-03T16:22:00Z">
        <w:r w:rsidR="0036068E">
          <w:rPr>
            <w:rFonts w:ascii="Gadugi" w:hAnsi="Gadugi" w:cs="Times New Roman"/>
            <w:sz w:val="24"/>
            <w:szCs w:val="24"/>
          </w:rPr>
          <w:t>However, as Figure 2 illustrates, the Michigan model is extended in important ways in accordance with the discussion above.</w:t>
        </w:r>
      </w:ins>
    </w:p>
    <w:p w14:paraId="344C82F2" w14:textId="18F2279C" w:rsidR="00531240" w:rsidRPr="00001EE1" w:rsidDel="0036068E" w:rsidRDefault="00531240" w:rsidP="00EA6621">
      <w:pPr>
        <w:ind w:right="-233"/>
        <w:rPr>
          <w:del w:id="855" w:author="Ben Stanley" w:date="2018-12-03T16:22:00Z"/>
          <w:rFonts w:ascii="Gadugi" w:hAnsi="Gadugi" w:cs="Times New Roman"/>
          <w:sz w:val="24"/>
          <w:szCs w:val="24"/>
        </w:rPr>
      </w:pPr>
      <w:del w:id="856" w:author="Ben Stanley" w:date="2018-12-03T16:22:00Z">
        <w:r w:rsidRPr="00001EE1" w:rsidDel="0036068E">
          <w:rPr>
            <w:rFonts w:ascii="Gadugi" w:hAnsi="Gadugi" w:cs="Times New Roman"/>
            <w:sz w:val="24"/>
            <w:szCs w:val="24"/>
          </w:rPr>
          <w:delText>Figure 2 shows the orthodox and the innovations proposed.</w:delText>
        </w:r>
      </w:del>
    </w:p>
    <w:p w14:paraId="015D435A" w14:textId="64941055" w:rsidR="002B6BF4" w:rsidRPr="00001EE1" w:rsidRDefault="002B6BF4" w:rsidP="00EA6621">
      <w:pPr>
        <w:ind w:right="-233"/>
        <w:rPr>
          <w:rFonts w:ascii="Gadugi" w:hAnsi="Gadugi" w:cs="Times New Roman"/>
          <w:sz w:val="24"/>
          <w:szCs w:val="24"/>
        </w:rPr>
      </w:pPr>
      <w:r w:rsidRPr="00001EE1">
        <w:rPr>
          <w:rFonts w:ascii="Gadugi" w:hAnsi="Gadugi" w:cs="Times New Roman"/>
          <w:sz w:val="24"/>
          <w:szCs w:val="24"/>
        </w:rPr>
        <w:tab/>
      </w:r>
      <w:r w:rsidRPr="00001EE1">
        <w:rPr>
          <w:rFonts w:ascii="Gadugi" w:hAnsi="Gadugi" w:cs="Times New Roman"/>
          <w:sz w:val="24"/>
          <w:szCs w:val="24"/>
        </w:rPr>
        <w:tab/>
      </w:r>
      <w:r w:rsidRPr="00001EE1">
        <w:rPr>
          <w:rFonts w:ascii="Gadugi" w:hAnsi="Gadugi" w:cs="Times New Roman"/>
          <w:sz w:val="24"/>
          <w:szCs w:val="24"/>
        </w:rPr>
        <w:tab/>
      </w:r>
      <w:r w:rsidRPr="00001EE1">
        <w:rPr>
          <w:rFonts w:ascii="Gadugi" w:hAnsi="Gadugi" w:cs="Times New Roman"/>
          <w:sz w:val="24"/>
          <w:szCs w:val="24"/>
        </w:rPr>
        <w:tab/>
      </w:r>
      <w:r w:rsidRPr="00001EE1">
        <w:rPr>
          <w:rFonts w:ascii="Gadugi" w:hAnsi="Gadugi" w:cs="Times New Roman"/>
          <w:sz w:val="24"/>
          <w:szCs w:val="24"/>
        </w:rPr>
        <w:tab/>
        <w:t>Figure 2 about here</w:t>
      </w:r>
    </w:p>
    <w:p w14:paraId="4DCE1EDA" w14:textId="61B88DB4" w:rsidR="0095563A" w:rsidRPr="00001EE1" w:rsidRDefault="00531240" w:rsidP="00EA6621">
      <w:pPr>
        <w:ind w:right="-233"/>
        <w:rPr>
          <w:rFonts w:ascii="Gadugi" w:hAnsi="Gadugi" w:cs="Times New Roman"/>
          <w:sz w:val="24"/>
          <w:szCs w:val="24"/>
        </w:rPr>
      </w:pPr>
      <w:del w:id="857" w:author="Ben Stanley" w:date="2018-12-03T16:22:00Z">
        <w:r w:rsidRPr="00001EE1" w:rsidDel="0036068E">
          <w:rPr>
            <w:rFonts w:ascii="Gadugi" w:hAnsi="Gadugi" w:cs="Times New Roman"/>
            <w:sz w:val="24"/>
            <w:szCs w:val="24"/>
          </w:rPr>
          <w:lastRenderedPageBreak/>
          <w:delText>Let us explain the</w:delText>
        </w:r>
        <w:r w:rsidR="002B6BF4" w:rsidRPr="00001EE1" w:rsidDel="0036068E">
          <w:rPr>
            <w:rFonts w:ascii="Gadugi" w:hAnsi="Gadugi" w:cs="Times New Roman"/>
            <w:sz w:val="24"/>
            <w:szCs w:val="24"/>
          </w:rPr>
          <w:delText xml:space="preserve"> few innovative modifications to the Michigan Four’s proposal</w:delText>
        </w:r>
      </w:del>
      <w:r w:rsidR="002B6BF4" w:rsidRPr="00001EE1">
        <w:rPr>
          <w:rFonts w:ascii="Gadugi" w:hAnsi="Gadugi" w:cs="Times New Roman"/>
          <w:sz w:val="24"/>
          <w:szCs w:val="24"/>
        </w:rPr>
        <w:t>. First</w:t>
      </w:r>
      <w:del w:id="858" w:author="Ben Stanley" w:date="2018-12-03T16:23:00Z">
        <w:r w:rsidR="002B6BF4" w:rsidRPr="00001EE1" w:rsidDel="0036068E">
          <w:rPr>
            <w:rFonts w:ascii="Gadugi" w:hAnsi="Gadugi" w:cs="Times New Roman"/>
            <w:sz w:val="24"/>
            <w:szCs w:val="24"/>
          </w:rPr>
          <w:delText>ly</w:delText>
        </w:r>
      </w:del>
      <w:r w:rsidR="002B6BF4" w:rsidRPr="00001EE1">
        <w:rPr>
          <w:rFonts w:ascii="Gadugi" w:hAnsi="Gadugi" w:cs="Times New Roman"/>
          <w:sz w:val="24"/>
          <w:szCs w:val="24"/>
        </w:rPr>
        <w:t>, the</w:t>
      </w:r>
      <w:ins w:id="859" w:author="Ben Stanley" w:date="2018-12-03T16:23:00Z">
        <w:r w:rsidR="0036068E">
          <w:rPr>
            <w:rFonts w:ascii="Gadugi" w:hAnsi="Gadugi" w:cs="Times New Roman"/>
            <w:sz w:val="24"/>
            <w:szCs w:val="24"/>
          </w:rPr>
          <w:t xml:space="preserve"> proposed</w:t>
        </w:r>
      </w:ins>
      <w:r w:rsidR="002B6BF4" w:rsidRPr="00001EE1">
        <w:rPr>
          <w:rFonts w:ascii="Gadugi" w:hAnsi="Gadugi" w:cs="Times New Roman"/>
          <w:sz w:val="24"/>
          <w:szCs w:val="24"/>
        </w:rPr>
        <w:t xml:space="preserve"> </w:t>
      </w:r>
      <w:del w:id="860" w:author="Ben Stanley" w:date="2018-12-03T16:23:00Z">
        <w:r w:rsidR="002B6BF4" w:rsidRPr="00001EE1" w:rsidDel="0036068E">
          <w:rPr>
            <w:rFonts w:ascii="Gadugi" w:hAnsi="Gadugi" w:cs="Times New Roman"/>
            <w:sz w:val="24"/>
            <w:szCs w:val="24"/>
          </w:rPr>
          <w:delText xml:space="preserve">2019 </w:delText>
        </w:r>
      </w:del>
      <w:r w:rsidR="002B6BF4" w:rsidRPr="00001EE1">
        <w:rPr>
          <w:rFonts w:ascii="Gadugi" w:hAnsi="Gadugi" w:cs="Times New Roman"/>
          <w:sz w:val="24"/>
          <w:szCs w:val="24"/>
        </w:rPr>
        <w:t>PNES</w:t>
      </w:r>
      <w:ins w:id="861" w:author="Ben Stanley" w:date="2018-12-03T16:23:00Z">
        <w:r w:rsidR="0036068E">
          <w:rPr>
            <w:rFonts w:ascii="Gadugi" w:hAnsi="Gadugi" w:cs="Times New Roman"/>
            <w:sz w:val="24"/>
            <w:szCs w:val="24"/>
          </w:rPr>
          <w:t xml:space="preserve"> model will</w:t>
        </w:r>
      </w:ins>
      <w:r w:rsidR="002B6BF4" w:rsidRPr="00001EE1">
        <w:rPr>
          <w:rFonts w:ascii="Gadugi" w:hAnsi="Gadugi" w:cs="Times New Roman"/>
          <w:sz w:val="24"/>
          <w:szCs w:val="24"/>
        </w:rPr>
        <w:t xml:space="preserve"> </w:t>
      </w:r>
      <w:del w:id="862" w:author="Ben Stanley" w:date="2018-12-03T16:23:00Z">
        <w:r w:rsidR="002B6BF4" w:rsidRPr="00001EE1" w:rsidDel="0036068E">
          <w:rPr>
            <w:rFonts w:ascii="Gadugi" w:hAnsi="Gadugi" w:cs="Times New Roman"/>
            <w:sz w:val="24"/>
            <w:szCs w:val="24"/>
          </w:rPr>
          <w:delText>changes the orthodox proposal in that apart from the</w:delText>
        </w:r>
      </w:del>
      <w:ins w:id="863" w:author="Ben Stanley" w:date="2018-12-03T16:23:00Z">
        <w:r w:rsidR="0036068E">
          <w:rPr>
            <w:rFonts w:ascii="Gadugi" w:hAnsi="Gadugi" w:cs="Times New Roman"/>
            <w:sz w:val="24"/>
            <w:szCs w:val="24"/>
          </w:rPr>
          <w:t>expand upon the</w:t>
        </w:r>
      </w:ins>
      <w:r w:rsidR="002B6BF4" w:rsidRPr="00001EE1">
        <w:rPr>
          <w:rFonts w:ascii="Gadugi" w:hAnsi="Gadugi" w:cs="Times New Roman"/>
          <w:sz w:val="24"/>
          <w:szCs w:val="24"/>
        </w:rPr>
        <w:t xml:space="preserve"> Columbia School tradition of sociological</w:t>
      </w:r>
      <w:r w:rsidR="00DE50D7" w:rsidRPr="00001EE1">
        <w:rPr>
          <w:rFonts w:ascii="Gadugi" w:hAnsi="Gadugi" w:cs="Times New Roman"/>
          <w:sz w:val="24"/>
          <w:szCs w:val="24"/>
        </w:rPr>
        <w:t xml:space="preserve"> factors</w:t>
      </w:r>
      <w:ins w:id="864" w:author="Ben Stanley" w:date="2018-12-03T16:23:00Z">
        <w:r w:rsidR="0036068E">
          <w:rPr>
            <w:rFonts w:ascii="Gadugi" w:hAnsi="Gadugi" w:cs="Times New Roman"/>
            <w:sz w:val="24"/>
            <w:szCs w:val="24"/>
          </w:rPr>
          <w:t xml:space="preserve"> (</w:t>
        </w:r>
        <w:proofErr w:type="spellStart"/>
        <w:r w:rsidR="0036068E">
          <w:rPr>
            <w:rFonts w:ascii="Gadugi" w:hAnsi="Gadugi" w:cs="Times New Roman"/>
            <w:sz w:val="24"/>
            <w:szCs w:val="24"/>
          </w:rPr>
          <w:t>both</w:t>
        </w:r>
      </w:ins>
      <w:del w:id="865" w:author="Ben Stanley" w:date="2018-12-03T16:23:00Z">
        <w:r w:rsidR="00DE50D7" w:rsidRPr="00001EE1" w:rsidDel="0036068E">
          <w:rPr>
            <w:rFonts w:ascii="Gadugi" w:hAnsi="Gadugi" w:cs="Times New Roman"/>
            <w:sz w:val="24"/>
            <w:szCs w:val="24"/>
          </w:rPr>
          <w:delText xml:space="preserve">, </w:delText>
        </w:r>
      </w:del>
      <w:r w:rsidR="00DE50D7" w:rsidRPr="00001EE1">
        <w:rPr>
          <w:rFonts w:ascii="Gadugi" w:hAnsi="Gadugi" w:cs="Times New Roman"/>
          <w:sz w:val="24"/>
          <w:szCs w:val="24"/>
        </w:rPr>
        <w:t>ascribed</w:t>
      </w:r>
      <w:proofErr w:type="spellEnd"/>
      <w:r w:rsidR="00DE50D7" w:rsidRPr="00001EE1">
        <w:rPr>
          <w:rFonts w:ascii="Gadugi" w:hAnsi="Gadugi" w:cs="Times New Roman"/>
          <w:sz w:val="24"/>
          <w:szCs w:val="24"/>
        </w:rPr>
        <w:t xml:space="preserve"> and achieved</w:t>
      </w:r>
      <w:del w:id="866" w:author="Ben Stanley" w:date="2018-12-03T16:23:00Z">
        <w:r w:rsidR="002B6BF4" w:rsidRPr="00001EE1" w:rsidDel="0036068E">
          <w:rPr>
            <w:rFonts w:ascii="Gadugi" w:hAnsi="Gadugi" w:cs="Times New Roman"/>
            <w:sz w:val="24"/>
            <w:szCs w:val="24"/>
          </w:rPr>
          <w:delText xml:space="preserve"> </w:delText>
        </w:r>
      </w:del>
      <w:ins w:id="867" w:author="Ben Stanley" w:date="2018-12-03T16:23:00Z">
        <w:r w:rsidR="0036068E">
          <w:rPr>
            <w:rFonts w:ascii="Gadugi" w:hAnsi="Gadugi" w:cs="Times New Roman"/>
            <w:sz w:val="24"/>
            <w:szCs w:val="24"/>
          </w:rPr>
          <w:t>)</w:t>
        </w:r>
      </w:ins>
      <w:del w:id="868" w:author="Ben Stanley" w:date="2018-12-03T16:23:00Z">
        <w:r w:rsidR="002B6BF4" w:rsidRPr="00001EE1" w:rsidDel="0036068E">
          <w:rPr>
            <w:rFonts w:ascii="Gadugi" w:hAnsi="Gadugi" w:cs="Times New Roman"/>
            <w:sz w:val="24"/>
            <w:szCs w:val="24"/>
          </w:rPr>
          <w:delText>ones</w:delText>
        </w:r>
        <w:r w:rsidR="00DE50D7" w:rsidRPr="00001EE1" w:rsidDel="0036068E">
          <w:rPr>
            <w:rFonts w:ascii="Gadugi" w:hAnsi="Gadugi" w:cs="Times New Roman"/>
            <w:sz w:val="24"/>
            <w:szCs w:val="24"/>
          </w:rPr>
          <w:delText>,</w:delText>
        </w:r>
      </w:del>
      <w:r w:rsidR="002B6BF4" w:rsidRPr="00001EE1">
        <w:rPr>
          <w:rFonts w:ascii="Gadugi" w:hAnsi="Gadugi" w:cs="Times New Roman"/>
          <w:sz w:val="24"/>
          <w:szCs w:val="24"/>
        </w:rPr>
        <w:t xml:space="preserve"> </w:t>
      </w:r>
      <w:del w:id="869" w:author="Ben Stanley" w:date="2018-12-03T16:24:00Z">
        <w:r w:rsidR="002B6BF4" w:rsidRPr="00001EE1" w:rsidDel="0036068E">
          <w:rPr>
            <w:rFonts w:ascii="Gadugi" w:hAnsi="Gadugi" w:cs="Times New Roman"/>
            <w:sz w:val="24"/>
            <w:szCs w:val="24"/>
          </w:rPr>
          <w:delText>we focus on more</w:delText>
        </w:r>
      </w:del>
      <w:ins w:id="870" w:author="Ben Stanley" w:date="2018-12-03T16:24:00Z">
        <w:r w:rsidR="0036068E">
          <w:rPr>
            <w:rFonts w:ascii="Gadugi" w:hAnsi="Gadugi" w:cs="Times New Roman"/>
            <w:sz w:val="24"/>
            <w:szCs w:val="24"/>
          </w:rPr>
          <w:t xml:space="preserve">to </w:t>
        </w:r>
        <w:r w:rsidR="00D04AAF">
          <w:rPr>
            <w:rFonts w:ascii="Gadugi" w:hAnsi="Gadugi" w:cs="Times New Roman"/>
            <w:sz w:val="24"/>
            <w:szCs w:val="24"/>
          </w:rPr>
          <w:t>incorporate</w:t>
        </w:r>
      </w:ins>
      <w:r w:rsidR="002B6BF4" w:rsidRPr="00001EE1">
        <w:rPr>
          <w:rFonts w:ascii="Gadugi" w:hAnsi="Gadugi" w:cs="Times New Roman"/>
          <w:sz w:val="24"/>
          <w:szCs w:val="24"/>
        </w:rPr>
        <w:t xml:space="preserve"> interactive relation</w:t>
      </w:r>
      <w:r w:rsidR="00DE50D7" w:rsidRPr="00001EE1">
        <w:rPr>
          <w:rFonts w:ascii="Gadugi" w:hAnsi="Gadugi" w:cs="Times New Roman"/>
          <w:sz w:val="24"/>
          <w:szCs w:val="24"/>
        </w:rPr>
        <w:t xml:space="preserve">ships. </w:t>
      </w:r>
      <w:del w:id="871" w:author="Ben Stanley" w:date="2018-12-03T16:25:00Z">
        <w:r w:rsidR="00DE50D7" w:rsidRPr="00001EE1" w:rsidDel="00D04AAF">
          <w:rPr>
            <w:rFonts w:ascii="Gadugi" w:hAnsi="Gadugi" w:cs="Times New Roman"/>
            <w:sz w:val="24"/>
            <w:szCs w:val="24"/>
          </w:rPr>
          <w:delText xml:space="preserve">Mostly </w:delText>
        </w:r>
      </w:del>
      <w:ins w:id="872" w:author="Ben Stanley" w:date="2018-12-03T16:25:00Z">
        <w:r w:rsidR="00D04AAF">
          <w:rPr>
            <w:rFonts w:ascii="Gadugi" w:hAnsi="Gadugi" w:cs="Times New Roman"/>
            <w:sz w:val="24"/>
            <w:szCs w:val="24"/>
          </w:rPr>
          <w:t>Primarily</w:t>
        </w:r>
      </w:ins>
      <w:ins w:id="873" w:author="Ben Stanley" w:date="2018-12-03T16:26:00Z">
        <w:r w:rsidR="00D04AAF">
          <w:rPr>
            <w:rFonts w:ascii="Gadugi" w:hAnsi="Gadugi" w:cs="Times New Roman"/>
            <w:sz w:val="24"/>
            <w:szCs w:val="24"/>
          </w:rPr>
          <w:t>, our objective is to</w:t>
        </w:r>
      </w:ins>
      <w:ins w:id="874" w:author="Ben Stanley" w:date="2018-12-03T16:25:00Z">
        <w:r w:rsidR="00D04AAF" w:rsidRPr="00001EE1">
          <w:rPr>
            <w:rFonts w:ascii="Gadugi" w:hAnsi="Gadugi" w:cs="Times New Roman"/>
            <w:sz w:val="24"/>
            <w:szCs w:val="24"/>
          </w:rPr>
          <w:t xml:space="preserve"> </w:t>
        </w:r>
      </w:ins>
      <w:del w:id="875" w:author="Ben Stanley" w:date="2018-12-03T16:26:00Z">
        <w:r w:rsidR="00DE50D7" w:rsidRPr="00001EE1" w:rsidDel="00D04AAF">
          <w:rPr>
            <w:rFonts w:ascii="Gadugi" w:hAnsi="Gadugi" w:cs="Times New Roman"/>
            <w:sz w:val="24"/>
            <w:szCs w:val="24"/>
          </w:rPr>
          <w:delText xml:space="preserve">we seek to </w:delText>
        </w:r>
      </w:del>
      <w:r w:rsidR="00DE50D7" w:rsidRPr="00001EE1">
        <w:rPr>
          <w:rFonts w:ascii="Gadugi" w:hAnsi="Gadugi" w:cs="Times New Roman"/>
          <w:sz w:val="24"/>
          <w:szCs w:val="24"/>
        </w:rPr>
        <w:t>estimate</w:t>
      </w:r>
      <w:r w:rsidR="002B6BF4" w:rsidRPr="00001EE1">
        <w:rPr>
          <w:rFonts w:ascii="Gadugi" w:hAnsi="Gadugi" w:cs="Times New Roman"/>
          <w:sz w:val="24"/>
          <w:szCs w:val="24"/>
        </w:rPr>
        <w:t xml:space="preserve"> the relative impact </w:t>
      </w:r>
      <w:r w:rsidR="00DE50D7" w:rsidRPr="00001EE1">
        <w:rPr>
          <w:rFonts w:ascii="Gadugi" w:hAnsi="Gadugi" w:cs="Times New Roman"/>
          <w:sz w:val="24"/>
          <w:szCs w:val="24"/>
        </w:rPr>
        <w:t xml:space="preserve">of traditional cleavage politics </w:t>
      </w:r>
      <w:del w:id="876" w:author="Ben Stanley" w:date="2018-12-03T16:26:00Z">
        <w:r w:rsidR="00DE50D7" w:rsidRPr="00001EE1" w:rsidDel="00D04AAF">
          <w:rPr>
            <w:rFonts w:ascii="Gadugi" w:hAnsi="Gadugi" w:cs="Times New Roman"/>
            <w:sz w:val="24"/>
            <w:szCs w:val="24"/>
          </w:rPr>
          <w:delText xml:space="preserve">as </w:delText>
        </w:r>
      </w:del>
      <w:r w:rsidR="00DE50D7" w:rsidRPr="00001EE1">
        <w:rPr>
          <w:rFonts w:ascii="Gadugi" w:hAnsi="Gadugi" w:cs="Times New Roman"/>
          <w:sz w:val="24"/>
          <w:szCs w:val="24"/>
        </w:rPr>
        <w:t xml:space="preserve">compared </w:t>
      </w:r>
      <w:del w:id="877" w:author="Ben Stanley" w:date="2018-12-03T16:26:00Z">
        <w:r w:rsidR="00DE50D7" w:rsidRPr="00001EE1" w:rsidDel="00D04AAF">
          <w:rPr>
            <w:rFonts w:ascii="Gadugi" w:hAnsi="Gadugi" w:cs="Times New Roman"/>
            <w:sz w:val="24"/>
            <w:szCs w:val="24"/>
          </w:rPr>
          <w:delText xml:space="preserve">to the more </w:delText>
        </w:r>
      </w:del>
      <w:ins w:id="878" w:author="Ben Stanley" w:date="2018-12-03T16:26:00Z">
        <w:r w:rsidR="00D04AAF">
          <w:rPr>
            <w:rFonts w:ascii="Gadugi" w:hAnsi="Gadugi" w:cs="Times New Roman"/>
            <w:sz w:val="24"/>
            <w:szCs w:val="24"/>
          </w:rPr>
          <w:t xml:space="preserve">with that of less </w:t>
        </w:r>
      </w:ins>
      <w:del w:id="879" w:author="Ben Stanley" w:date="2018-12-03T16:26:00Z">
        <w:r w:rsidR="00DE50D7" w:rsidRPr="00001EE1" w:rsidDel="00D04AAF">
          <w:rPr>
            <w:rFonts w:ascii="Gadugi" w:hAnsi="Gadugi" w:cs="Times New Roman"/>
            <w:sz w:val="24"/>
            <w:szCs w:val="24"/>
          </w:rPr>
          <w:delText>in</w:delText>
        </w:r>
      </w:del>
      <w:r w:rsidR="00DE50D7" w:rsidRPr="00001EE1">
        <w:rPr>
          <w:rFonts w:ascii="Gadugi" w:hAnsi="Gadugi" w:cs="Times New Roman"/>
          <w:sz w:val="24"/>
          <w:szCs w:val="24"/>
        </w:rPr>
        <w:t xml:space="preserve">formal, network-driven bonds and new social identities. </w:t>
      </w:r>
      <w:del w:id="880" w:author="Ben Stanley" w:date="2018-12-03T16:27:00Z">
        <w:r w:rsidR="00DE50D7" w:rsidRPr="00001EE1" w:rsidDel="00D04AAF">
          <w:rPr>
            <w:rFonts w:ascii="Gadugi" w:hAnsi="Gadugi" w:cs="Times New Roman"/>
            <w:sz w:val="24"/>
            <w:szCs w:val="24"/>
          </w:rPr>
          <w:delText xml:space="preserve">Second </w:delText>
        </w:r>
      </w:del>
      <w:ins w:id="881" w:author="Ben Stanley" w:date="2018-12-03T16:27:00Z">
        <w:r w:rsidR="00D04AAF">
          <w:rPr>
            <w:rFonts w:ascii="Gadugi" w:hAnsi="Gadugi" w:cs="Times New Roman"/>
            <w:sz w:val="24"/>
            <w:szCs w:val="24"/>
          </w:rPr>
          <w:t>The second</w:t>
        </w:r>
        <w:r w:rsidR="00D04AAF" w:rsidRPr="00001EE1">
          <w:rPr>
            <w:rFonts w:ascii="Gadugi" w:hAnsi="Gadugi" w:cs="Times New Roman"/>
            <w:sz w:val="24"/>
            <w:szCs w:val="24"/>
          </w:rPr>
          <w:t xml:space="preserve"> </w:t>
        </w:r>
      </w:ins>
      <w:r w:rsidR="00DE50D7" w:rsidRPr="00001EE1">
        <w:rPr>
          <w:rFonts w:ascii="Gadugi" w:hAnsi="Gadugi" w:cs="Times New Roman"/>
          <w:sz w:val="24"/>
          <w:szCs w:val="24"/>
        </w:rPr>
        <w:t xml:space="preserve">important </w:t>
      </w:r>
      <w:del w:id="882" w:author="Ben Stanley" w:date="2018-12-03T16:27:00Z">
        <w:r w:rsidR="00DE50D7" w:rsidRPr="00001EE1" w:rsidDel="00D04AAF">
          <w:rPr>
            <w:rFonts w:ascii="Gadugi" w:hAnsi="Gadugi" w:cs="Times New Roman"/>
            <w:sz w:val="24"/>
            <w:szCs w:val="24"/>
          </w:rPr>
          <w:delText xml:space="preserve">supplement </w:delText>
        </w:r>
      </w:del>
      <w:ins w:id="883" w:author="Ben Stanley" w:date="2018-12-03T16:27:00Z">
        <w:r w:rsidR="00D04AAF">
          <w:rPr>
            <w:rFonts w:ascii="Gadugi" w:hAnsi="Gadugi" w:cs="Times New Roman"/>
            <w:sz w:val="24"/>
            <w:szCs w:val="24"/>
          </w:rPr>
          <w:t>contribution</w:t>
        </w:r>
      </w:ins>
      <w:ins w:id="884" w:author="Ben Stanley" w:date="2018-12-03T16:28:00Z">
        <w:r w:rsidR="00D04AAF">
          <w:rPr>
            <w:rFonts w:ascii="Gadugi" w:hAnsi="Gadugi" w:cs="Times New Roman"/>
            <w:sz w:val="24"/>
            <w:szCs w:val="24"/>
          </w:rPr>
          <w:t xml:space="preserve"> is </w:t>
        </w:r>
      </w:ins>
      <w:del w:id="885" w:author="Ben Stanley" w:date="2018-12-03T16:28:00Z">
        <w:r w:rsidR="00DE50D7" w:rsidRPr="00001EE1" w:rsidDel="00D04AAF">
          <w:rPr>
            <w:rFonts w:ascii="Gadugi" w:hAnsi="Gadugi" w:cs="Times New Roman"/>
            <w:sz w:val="24"/>
            <w:szCs w:val="24"/>
          </w:rPr>
          <w:delText xml:space="preserve">pertains to the directly designed </w:delText>
        </w:r>
      </w:del>
      <w:ins w:id="886" w:author="Ben Stanley" w:date="2018-12-03T16:28:00Z">
        <w:r w:rsidR="00D04AAF">
          <w:rPr>
            <w:rFonts w:ascii="Gadugi" w:hAnsi="Gadugi" w:cs="Times New Roman"/>
            <w:sz w:val="24"/>
            <w:szCs w:val="24"/>
          </w:rPr>
          <w:t xml:space="preserve">a </w:t>
        </w:r>
      </w:ins>
      <w:r w:rsidR="00DE50D7" w:rsidRPr="00001EE1">
        <w:rPr>
          <w:rFonts w:ascii="Gadugi" w:hAnsi="Gadugi" w:cs="Times New Roman"/>
          <w:sz w:val="24"/>
          <w:szCs w:val="24"/>
        </w:rPr>
        <w:t xml:space="preserve">focus on the quality of political representation and </w:t>
      </w:r>
      <w:proofErr w:type="spellStart"/>
      <w:r w:rsidR="00DE50D7" w:rsidRPr="00001EE1">
        <w:rPr>
          <w:rFonts w:ascii="Gadugi" w:hAnsi="Gadugi" w:cs="Times New Roman"/>
          <w:sz w:val="24"/>
          <w:szCs w:val="24"/>
        </w:rPr>
        <w:t>accountability</w:t>
      </w:r>
      <w:del w:id="887" w:author="Ben Stanley" w:date="2018-12-03T16:28:00Z">
        <w:r w:rsidR="00DE50D7" w:rsidRPr="00001EE1" w:rsidDel="00D04AAF">
          <w:rPr>
            <w:rFonts w:ascii="Gadugi" w:hAnsi="Gadugi" w:cs="Times New Roman"/>
            <w:sz w:val="24"/>
            <w:szCs w:val="24"/>
          </w:rPr>
          <w:delText xml:space="preserve">. Two additional ideas ought to be tested: (a) </w:delText>
        </w:r>
        <w:r w:rsidR="002B230F" w:rsidRPr="00001EE1" w:rsidDel="00D04AAF">
          <w:rPr>
            <w:rFonts w:ascii="Gadugi" w:hAnsi="Gadugi" w:cs="Times New Roman"/>
            <w:sz w:val="24"/>
            <w:szCs w:val="24"/>
          </w:rPr>
          <w:delText>apart from the</w:delText>
        </w:r>
      </w:del>
      <w:ins w:id="888" w:author="Ben Stanley" w:date="2018-12-03T16:28:00Z">
        <w:r w:rsidR="00D04AAF">
          <w:rPr>
            <w:rFonts w:ascii="Gadugi" w:hAnsi="Gadugi" w:cs="Times New Roman"/>
            <w:sz w:val="24"/>
            <w:szCs w:val="24"/>
          </w:rPr>
          <w:t>which</w:t>
        </w:r>
        <w:proofErr w:type="spellEnd"/>
        <w:r w:rsidR="00D04AAF">
          <w:rPr>
            <w:rFonts w:ascii="Gadugi" w:hAnsi="Gadugi" w:cs="Times New Roman"/>
            <w:sz w:val="24"/>
            <w:szCs w:val="24"/>
          </w:rPr>
          <w:t xml:space="preserve"> </w:t>
        </w:r>
      </w:ins>
      <w:ins w:id="889" w:author="Ben Stanley" w:date="2018-12-03T16:29:00Z">
        <w:r w:rsidR="00D04AAF">
          <w:rPr>
            <w:rFonts w:ascii="Gadugi" w:hAnsi="Gadugi" w:cs="Times New Roman"/>
            <w:sz w:val="24"/>
            <w:szCs w:val="24"/>
          </w:rPr>
          <w:t>builds on</w:t>
        </w:r>
      </w:ins>
      <w:r w:rsidR="002B230F" w:rsidRPr="00001EE1">
        <w:rPr>
          <w:rFonts w:ascii="Gadugi" w:hAnsi="Gadugi" w:cs="Times New Roman"/>
          <w:sz w:val="24"/>
          <w:szCs w:val="24"/>
        </w:rPr>
        <w:t xml:space="preserve"> traditional approach</w:t>
      </w:r>
      <w:ins w:id="890" w:author="Ben Stanley" w:date="2018-12-03T16:29:00Z">
        <w:r w:rsidR="00D04AAF">
          <w:rPr>
            <w:rFonts w:ascii="Gadugi" w:hAnsi="Gadugi" w:cs="Times New Roman"/>
            <w:sz w:val="24"/>
            <w:szCs w:val="24"/>
          </w:rPr>
          <w:t>es</w:t>
        </w:r>
      </w:ins>
      <w:r w:rsidR="002B230F" w:rsidRPr="00001EE1">
        <w:rPr>
          <w:rFonts w:ascii="Gadugi" w:hAnsi="Gadugi" w:cs="Times New Roman"/>
          <w:sz w:val="24"/>
          <w:szCs w:val="24"/>
        </w:rPr>
        <w:t xml:space="preserve"> to promis</w:t>
      </w:r>
      <w:ins w:id="891" w:author="Ben Stanley" w:date="2018-12-03T16:29:00Z">
        <w:r w:rsidR="00D04AAF">
          <w:rPr>
            <w:rFonts w:ascii="Gadugi" w:hAnsi="Gadugi" w:cs="Times New Roman"/>
            <w:sz w:val="24"/>
            <w:szCs w:val="24"/>
          </w:rPr>
          <w:t>s</w:t>
        </w:r>
      </w:ins>
      <w:r w:rsidR="002B230F" w:rsidRPr="00001EE1">
        <w:rPr>
          <w:rFonts w:ascii="Gadugi" w:hAnsi="Gadugi" w:cs="Times New Roman"/>
          <w:sz w:val="24"/>
          <w:szCs w:val="24"/>
        </w:rPr>
        <w:t xml:space="preserve">ory and societal representation </w:t>
      </w:r>
      <w:del w:id="892" w:author="Ben Stanley" w:date="2018-12-03T16:29:00Z">
        <w:r w:rsidR="002B230F" w:rsidRPr="00001EE1" w:rsidDel="00D04AAF">
          <w:rPr>
            <w:rFonts w:ascii="Gadugi" w:hAnsi="Gadugi" w:cs="Times New Roman"/>
            <w:sz w:val="24"/>
            <w:szCs w:val="24"/>
          </w:rPr>
          <w:delText>our study</w:delText>
        </w:r>
      </w:del>
      <w:ins w:id="893" w:author="Ben Stanley" w:date="2018-12-03T16:29:00Z">
        <w:r w:rsidR="00D04AAF">
          <w:rPr>
            <w:rFonts w:ascii="Gadugi" w:hAnsi="Gadugi" w:cs="Times New Roman"/>
            <w:sz w:val="24"/>
            <w:szCs w:val="24"/>
          </w:rPr>
          <w:t>to</w:t>
        </w:r>
      </w:ins>
      <w:r w:rsidR="002B230F" w:rsidRPr="00001EE1">
        <w:rPr>
          <w:rFonts w:ascii="Gadugi" w:hAnsi="Gadugi" w:cs="Times New Roman"/>
          <w:sz w:val="24"/>
          <w:szCs w:val="24"/>
        </w:rPr>
        <w:t xml:space="preserve"> explores the impact of alternative modes of representation</w:t>
      </w:r>
      <w:ins w:id="894" w:author="Ben Stanley" w:date="2018-12-03T16:33:00Z">
        <w:r w:rsidR="00D04AAF">
          <w:rPr>
            <w:rFonts w:ascii="Gadugi" w:hAnsi="Gadugi" w:cs="Times New Roman"/>
            <w:sz w:val="24"/>
            <w:szCs w:val="24"/>
          </w:rPr>
          <w:t>, in particular surrogate representation</w:t>
        </w:r>
      </w:ins>
      <w:del w:id="895" w:author="Ben Stanley" w:date="2018-12-03T16:32:00Z">
        <w:r w:rsidR="002B230F" w:rsidRPr="00001EE1" w:rsidDel="00D04AAF">
          <w:rPr>
            <w:rFonts w:ascii="Gadugi" w:hAnsi="Gadugi" w:cs="Times New Roman"/>
            <w:sz w:val="24"/>
            <w:szCs w:val="24"/>
          </w:rPr>
          <w:delText xml:space="preserve"> – </w:delText>
        </w:r>
      </w:del>
      <w:del w:id="896" w:author="Ben Stanley" w:date="2018-12-03T16:33:00Z">
        <w:r w:rsidR="002B230F" w:rsidRPr="00001EE1" w:rsidDel="00D04AAF">
          <w:rPr>
            <w:rFonts w:ascii="Gadugi" w:hAnsi="Gadugi" w:cs="Times New Roman"/>
            <w:sz w:val="24"/>
            <w:szCs w:val="24"/>
          </w:rPr>
          <w:delText xml:space="preserve">the </w:delText>
        </w:r>
        <w:r w:rsidR="004A6A39" w:rsidRPr="00001EE1" w:rsidDel="00D04AAF">
          <w:rPr>
            <w:rFonts w:ascii="Gadugi" w:hAnsi="Gadugi" w:cs="Times New Roman"/>
            <w:sz w:val="24"/>
            <w:szCs w:val="24"/>
          </w:rPr>
          <w:delText>surrogate one</w:delText>
        </w:r>
        <w:r w:rsidR="0095563A" w:rsidRPr="00001EE1" w:rsidDel="00D04AAF">
          <w:rPr>
            <w:rFonts w:ascii="Gadugi" w:hAnsi="Gadugi" w:cs="Times New Roman"/>
            <w:sz w:val="24"/>
            <w:szCs w:val="24"/>
          </w:rPr>
          <w:delText xml:space="preserve"> </w:delText>
        </w:r>
      </w:del>
      <w:r w:rsidR="0095563A" w:rsidRPr="00001EE1">
        <w:rPr>
          <w:rFonts w:ascii="Gadugi" w:hAnsi="Gadugi" w:cs="Times New Roman"/>
          <w:sz w:val="24"/>
          <w:szCs w:val="24"/>
        </w:rPr>
        <w:t>(</w:t>
      </w:r>
      <w:proofErr w:type="spellStart"/>
      <w:r w:rsidR="0095563A" w:rsidRPr="00001EE1">
        <w:rPr>
          <w:rFonts w:ascii="Gadugi" w:hAnsi="Gadugi" w:cs="Times New Roman"/>
          <w:sz w:val="24"/>
          <w:szCs w:val="24"/>
        </w:rPr>
        <w:t>Mansbridge</w:t>
      </w:r>
      <w:proofErr w:type="spellEnd"/>
      <w:r w:rsidR="0095563A" w:rsidRPr="00001EE1">
        <w:rPr>
          <w:rFonts w:ascii="Gadugi" w:hAnsi="Gadugi" w:cs="Times New Roman"/>
          <w:sz w:val="24"/>
          <w:szCs w:val="24"/>
        </w:rPr>
        <w:t xml:space="preserve"> 2003)</w:t>
      </w:r>
      <w:del w:id="897" w:author="Ben Stanley" w:date="2018-12-03T16:33:00Z">
        <w:r w:rsidR="004A6A39" w:rsidRPr="00001EE1" w:rsidDel="00D04AAF">
          <w:rPr>
            <w:rFonts w:ascii="Gadugi" w:hAnsi="Gadugi" w:cs="Times New Roman"/>
            <w:sz w:val="24"/>
            <w:szCs w:val="24"/>
          </w:rPr>
          <w:delText xml:space="preserve">, in particular when </w:delText>
        </w:r>
      </w:del>
      <w:ins w:id="898" w:author="Ben Stanley" w:date="2018-12-03T16:33:00Z">
        <w:r w:rsidR="00D04AAF">
          <w:rPr>
            <w:rFonts w:ascii="Gadugi" w:hAnsi="Gadugi" w:cs="Times New Roman"/>
            <w:sz w:val="24"/>
            <w:szCs w:val="24"/>
          </w:rPr>
          <w:t xml:space="preserve">in which </w:t>
        </w:r>
      </w:ins>
      <w:r w:rsidR="004A6A39" w:rsidRPr="00001EE1">
        <w:rPr>
          <w:rFonts w:ascii="Gadugi" w:hAnsi="Gadugi" w:cs="Times New Roman"/>
          <w:sz w:val="24"/>
          <w:szCs w:val="24"/>
        </w:rPr>
        <w:t xml:space="preserve">political representation is </w:t>
      </w:r>
      <w:del w:id="899" w:author="Ben Stanley" w:date="2018-12-03T16:33:00Z">
        <w:r w:rsidR="004A6A39" w:rsidRPr="00001EE1" w:rsidDel="00D04AAF">
          <w:rPr>
            <w:rFonts w:ascii="Gadugi" w:hAnsi="Gadugi" w:cs="Times New Roman"/>
            <w:sz w:val="24"/>
            <w:szCs w:val="24"/>
          </w:rPr>
          <w:delText xml:space="preserve">performed </w:delText>
        </w:r>
      </w:del>
      <w:ins w:id="900" w:author="Ben Stanley" w:date="2018-12-03T16:33:00Z">
        <w:r w:rsidR="00D04AAF">
          <w:rPr>
            <w:rFonts w:ascii="Gadugi" w:hAnsi="Gadugi" w:cs="Times New Roman"/>
            <w:sz w:val="24"/>
            <w:szCs w:val="24"/>
          </w:rPr>
          <w:t>carried out</w:t>
        </w:r>
        <w:r w:rsidR="00D04AAF" w:rsidRPr="00001EE1">
          <w:rPr>
            <w:rFonts w:ascii="Gadugi" w:hAnsi="Gadugi" w:cs="Times New Roman"/>
            <w:sz w:val="24"/>
            <w:szCs w:val="24"/>
          </w:rPr>
          <w:t xml:space="preserve"> </w:t>
        </w:r>
      </w:ins>
      <w:r w:rsidR="004A6A39" w:rsidRPr="00001EE1">
        <w:rPr>
          <w:rFonts w:ascii="Gadugi" w:hAnsi="Gadugi" w:cs="Times New Roman"/>
          <w:sz w:val="24"/>
          <w:szCs w:val="24"/>
        </w:rPr>
        <w:t>by non-political institutions</w:t>
      </w:r>
      <w:ins w:id="901" w:author="Ben Stanley" w:date="2018-12-03T16:33:00Z">
        <w:r w:rsidR="00D04AAF">
          <w:rPr>
            <w:rFonts w:ascii="Gadugi" w:hAnsi="Gadugi" w:cs="Times New Roman"/>
            <w:sz w:val="24"/>
            <w:szCs w:val="24"/>
          </w:rPr>
          <w:t xml:space="preserve"> such </w:t>
        </w:r>
        <w:proofErr w:type="spellStart"/>
        <w:r w:rsidR="00D04AAF">
          <w:rPr>
            <w:rFonts w:ascii="Gadugi" w:hAnsi="Gadugi" w:cs="Times New Roman"/>
            <w:sz w:val="24"/>
            <w:szCs w:val="24"/>
          </w:rPr>
          <w:t>as</w:t>
        </w:r>
      </w:ins>
      <w:del w:id="902" w:author="Ben Stanley" w:date="2018-12-03T16:33:00Z">
        <w:r w:rsidR="004A6A39" w:rsidRPr="00001EE1" w:rsidDel="00D04AAF">
          <w:rPr>
            <w:rFonts w:ascii="Gadugi" w:hAnsi="Gadugi" w:cs="Times New Roman"/>
            <w:sz w:val="24"/>
            <w:szCs w:val="24"/>
          </w:rPr>
          <w:delText xml:space="preserve">, like </w:delText>
        </w:r>
        <w:r w:rsidR="00EC2403" w:rsidRPr="00001EE1" w:rsidDel="00D04AAF">
          <w:rPr>
            <w:rFonts w:ascii="Gadugi" w:hAnsi="Gadugi" w:cs="Times New Roman"/>
            <w:sz w:val="24"/>
            <w:szCs w:val="24"/>
          </w:rPr>
          <w:delText>famed</w:delText>
        </w:r>
        <w:r w:rsidR="004A6A39" w:rsidRPr="00001EE1" w:rsidDel="00D04AAF">
          <w:rPr>
            <w:rFonts w:ascii="Gadugi" w:hAnsi="Gadugi" w:cs="Times New Roman"/>
            <w:sz w:val="24"/>
            <w:szCs w:val="24"/>
          </w:rPr>
          <w:delText xml:space="preserve"> </w:delText>
        </w:r>
      </w:del>
      <w:ins w:id="903" w:author="Ben Stanley" w:date="2018-12-03T16:33:00Z">
        <w:r w:rsidR="00D04AAF">
          <w:rPr>
            <w:rFonts w:ascii="Gadugi" w:hAnsi="Gadugi" w:cs="Times New Roman"/>
            <w:sz w:val="24"/>
            <w:szCs w:val="24"/>
          </w:rPr>
          <w:t>prominent</w:t>
        </w:r>
        <w:proofErr w:type="spellEnd"/>
        <w:r w:rsidR="00D04AAF" w:rsidRPr="00001EE1">
          <w:rPr>
            <w:rFonts w:ascii="Gadugi" w:hAnsi="Gadugi" w:cs="Times New Roman"/>
            <w:sz w:val="24"/>
            <w:szCs w:val="24"/>
          </w:rPr>
          <w:t xml:space="preserve"> </w:t>
        </w:r>
      </w:ins>
      <w:r w:rsidR="004A6A39" w:rsidRPr="00001EE1">
        <w:rPr>
          <w:rFonts w:ascii="Gadugi" w:hAnsi="Gadugi" w:cs="Times New Roman"/>
          <w:sz w:val="24"/>
          <w:szCs w:val="24"/>
        </w:rPr>
        <w:t xml:space="preserve">journalists, important </w:t>
      </w:r>
      <w:proofErr w:type="spellStart"/>
      <w:r w:rsidR="004A6A39" w:rsidRPr="00001EE1">
        <w:rPr>
          <w:rFonts w:ascii="Gadugi" w:hAnsi="Gadugi" w:cs="Times New Roman"/>
          <w:sz w:val="24"/>
          <w:szCs w:val="24"/>
        </w:rPr>
        <w:t>newspapers</w:t>
      </w:r>
      <w:ins w:id="904" w:author="Ben Stanley" w:date="2018-12-03T16:33:00Z">
        <w:r w:rsidR="00D04AAF">
          <w:rPr>
            <w:rFonts w:ascii="Gadugi" w:hAnsi="Gadugi" w:cs="Times New Roman"/>
            <w:sz w:val="24"/>
            <w:szCs w:val="24"/>
          </w:rPr>
          <w:t>,</w:t>
        </w:r>
      </w:ins>
      <w:del w:id="905" w:author="Ben Stanley" w:date="2018-12-03T16:33:00Z">
        <w:r w:rsidR="004A6A39" w:rsidRPr="00001EE1" w:rsidDel="00D04AAF">
          <w:rPr>
            <w:rFonts w:ascii="Gadugi" w:hAnsi="Gadugi" w:cs="Times New Roman"/>
            <w:sz w:val="24"/>
            <w:szCs w:val="24"/>
          </w:rPr>
          <w:delText xml:space="preserve"> or alternatively </w:delText>
        </w:r>
      </w:del>
      <w:r w:rsidR="004A6A39" w:rsidRPr="00001EE1">
        <w:rPr>
          <w:rFonts w:ascii="Gadugi" w:hAnsi="Gadugi" w:cs="Times New Roman"/>
          <w:sz w:val="24"/>
          <w:szCs w:val="24"/>
        </w:rPr>
        <w:t>churches</w:t>
      </w:r>
      <w:proofErr w:type="spellEnd"/>
      <w:r w:rsidR="004A6A39" w:rsidRPr="00001EE1">
        <w:rPr>
          <w:rFonts w:ascii="Gadugi" w:hAnsi="Gadugi" w:cs="Times New Roman"/>
          <w:sz w:val="24"/>
          <w:szCs w:val="24"/>
        </w:rPr>
        <w:t xml:space="preserve">, trade unions </w:t>
      </w:r>
      <w:del w:id="906" w:author="Ben Stanley" w:date="2018-12-03T16:33:00Z">
        <w:r w:rsidR="004A6A39" w:rsidRPr="00001EE1" w:rsidDel="00D04AAF">
          <w:rPr>
            <w:rFonts w:ascii="Gadugi" w:hAnsi="Gadugi" w:cs="Times New Roman"/>
            <w:sz w:val="24"/>
            <w:szCs w:val="24"/>
          </w:rPr>
          <w:delText>etc</w:delText>
        </w:r>
      </w:del>
      <w:ins w:id="907" w:author="Ben Stanley" w:date="2018-12-03T16:33:00Z">
        <w:r w:rsidR="00D04AAF">
          <w:rPr>
            <w:rFonts w:ascii="Gadugi" w:hAnsi="Gadugi" w:cs="Times New Roman"/>
            <w:sz w:val="24"/>
            <w:szCs w:val="24"/>
          </w:rPr>
          <w:t xml:space="preserve">and similar </w:t>
        </w:r>
        <w:proofErr w:type="spellStart"/>
        <w:r w:rsidR="00D04AAF">
          <w:rPr>
            <w:rFonts w:ascii="Gadugi" w:hAnsi="Gadugi" w:cs="Times New Roman"/>
            <w:sz w:val="24"/>
            <w:szCs w:val="24"/>
          </w:rPr>
          <w:t>organisat</w:t>
        </w:r>
      </w:ins>
      <w:ins w:id="908" w:author="Ben Stanley" w:date="2018-12-03T16:34:00Z">
        <w:r w:rsidR="00D04AAF">
          <w:rPr>
            <w:rFonts w:ascii="Gadugi" w:hAnsi="Gadugi" w:cs="Times New Roman"/>
            <w:sz w:val="24"/>
            <w:szCs w:val="24"/>
          </w:rPr>
          <w:t>ions</w:t>
        </w:r>
        <w:proofErr w:type="spellEnd"/>
        <w:r w:rsidR="00D04AAF">
          <w:rPr>
            <w:rFonts w:ascii="Gadugi" w:hAnsi="Gadugi" w:cs="Times New Roman"/>
            <w:sz w:val="24"/>
            <w:szCs w:val="24"/>
          </w:rPr>
          <w:t>. Third, in contrast to classical approaches to political accountability which concentrate mainly on the deeds of incumbents and their economic performance</w:t>
        </w:r>
      </w:ins>
      <w:del w:id="909" w:author="Ben Stanley" w:date="2018-12-03T16:34:00Z">
        <w:r w:rsidR="004A6A39" w:rsidRPr="00001EE1" w:rsidDel="00D04AAF">
          <w:rPr>
            <w:rFonts w:ascii="Gadugi" w:hAnsi="Gadugi" w:cs="Times New Roman"/>
            <w:sz w:val="24"/>
            <w:szCs w:val="24"/>
          </w:rPr>
          <w:delText>.</w:delText>
        </w:r>
        <w:r w:rsidR="0095563A" w:rsidRPr="00001EE1" w:rsidDel="00D04AAF">
          <w:rPr>
            <w:rFonts w:ascii="Gadugi" w:hAnsi="Gadugi" w:cs="Times New Roman"/>
            <w:sz w:val="24"/>
            <w:szCs w:val="24"/>
          </w:rPr>
          <w:delText xml:space="preserve">; (b) </w:delText>
        </w:r>
        <w:r w:rsidR="00EC2403" w:rsidRPr="00001EE1" w:rsidDel="00D04AAF">
          <w:rPr>
            <w:rFonts w:ascii="Gadugi" w:hAnsi="Gadugi" w:cs="Times New Roman"/>
            <w:sz w:val="24"/>
            <w:szCs w:val="24"/>
          </w:rPr>
          <w:delText xml:space="preserve">unlike the classical approach to political accountability has it </w:delText>
        </w:r>
      </w:del>
      <w:r w:rsidR="00EC2403" w:rsidRPr="00001EE1">
        <w:rPr>
          <w:rFonts w:ascii="Gadugi" w:hAnsi="Gadugi" w:cs="Times New Roman"/>
          <w:sz w:val="24"/>
          <w:szCs w:val="24"/>
        </w:rPr>
        <w:t>(</w:t>
      </w:r>
      <w:proofErr w:type="spellStart"/>
      <w:r w:rsidR="00EC2403" w:rsidRPr="00001EE1">
        <w:rPr>
          <w:rFonts w:ascii="Gadugi" w:hAnsi="Gadugi" w:cs="Times New Roman"/>
          <w:sz w:val="24"/>
          <w:szCs w:val="24"/>
        </w:rPr>
        <w:t>Przeworski</w:t>
      </w:r>
      <w:proofErr w:type="spellEnd"/>
      <w:r w:rsidR="00EC2403" w:rsidRPr="00001EE1">
        <w:rPr>
          <w:rFonts w:ascii="Gadugi" w:hAnsi="Gadugi" w:cs="Times New Roman"/>
          <w:sz w:val="24"/>
          <w:szCs w:val="24"/>
        </w:rPr>
        <w:t xml:space="preserve"> et al 1997) </w:t>
      </w:r>
      <w:del w:id="910" w:author="Ben Stanley" w:date="2018-12-03T16:35:00Z">
        <w:r w:rsidR="00EC2403" w:rsidRPr="00001EE1" w:rsidDel="00981C7E">
          <w:rPr>
            <w:rFonts w:ascii="Gadugi" w:hAnsi="Gadugi" w:cs="Times New Roman"/>
            <w:sz w:val="24"/>
            <w:szCs w:val="24"/>
          </w:rPr>
          <w:delText xml:space="preserve">and concentrates mainly on incumbents’ deeds and their economic performance, </w:delText>
        </w:r>
      </w:del>
      <w:r w:rsidR="00EC2403" w:rsidRPr="00001EE1">
        <w:rPr>
          <w:rFonts w:ascii="Gadugi" w:hAnsi="Gadugi" w:cs="Times New Roman"/>
          <w:sz w:val="24"/>
          <w:szCs w:val="24"/>
        </w:rPr>
        <w:t xml:space="preserve">we conceive of political accountability as pertaining also to axiological, symbolic and </w:t>
      </w:r>
      <w:proofErr w:type="spellStart"/>
      <w:r w:rsidR="00EC2403" w:rsidRPr="00001EE1">
        <w:rPr>
          <w:rFonts w:ascii="Gadugi" w:hAnsi="Gadugi" w:cs="Times New Roman"/>
          <w:sz w:val="24"/>
          <w:szCs w:val="24"/>
        </w:rPr>
        <w:t>identitarian</w:t>
      </w:r>
      <w:proofErr w:type="spellEnd"/>
      <w:r w:rsidR="00EC2403" w:rsidRPr="00001EE1">
        <w:rPr>
          <w:rFonts w:ascii="Gadugi" w:hAnsi="Gadugi" w:cs="Times New Roman"/>
          <w:sz w:val="24"/>
          <w:szCs w:val="24"/>
        </w:rPr>
        <w:t xml:space="preserve"> issues.</w:t>
      </w:r>
    </w:p>
    <w:p w14:paraId="5CFA9DD3" w14:textId="710BB6A2" w:rsidR="00EA6621" w:rsidRPr="00001EE1" w:rsidRDefault="00056726" w:rsidP="00EA6621">
      <w:pPr>
        <w:ind w:right="-233"/>
        <w:rPr>
          <w:rFonts w:ascii="Gadugi" w:hAnsi="Gadugi" w:cs="Times New Roman"/>
          <w:sz w:val="24"/>
          <w:szCs w:val="24"/>
        </w:rPr>
      </w:pPr>
      <w:del w:id="911" w:author="Ben Stanley" w:date="2018-12-03T16:35:00Z">
        <w:r w:rsidRPr="00001EE1" w:rsidDel="00981C7E">
          <w:rPr>
            <w:rFonts w:ascii="Gadugi" w:hAnsi="Gadugi" w:cs="Times New Roman"/>
            <w:sz w:val="24"/>
            <w:szCs w:val="24"/>
          </w:rPr>
          <w:delText>In the</w:delText>
        </w:r>
      </w:del>
      <w:ins w:id="912" w:author="Ben Stanley" w:date="2018-12-03T16:35:00Z">
        <w:r w:rsidR="00981C7E">
          <w:rPr>
            <w:rFonts w:ascii="Gadugi" w:hAnsi="Gadugi" w:cs="Times New Roman"/>
            <w:sz w:val="24"/>
            <w:szCs w:val="24"/>
          </w:rPr>
          <w:t>According to the postulates of the</w:t>
        </w:r>
      </w:ins>
      <w:r w:rsidRPr="00001EE1">
        <w:rPr>
          <w:rFonts w:ascii="Gadugi" w:hAnsi="Gadugi" w:cs="Times New Roman"/>
          <w:sz w:val="24"/>
          <w:szCs w:val="24"/>
        </w:rPr>
        <w:t xml:space="preserve"> Michigan model</w:t>
      </w:r>
      <w:ins w:id="913" w:author="Ben Stanley" w:date="2018-12-03T16:35:00Z">
        <w:r w:rsidR="00981C7E">
          <w:rPr>
            <w:rFonts w:ascii="Gadugi" w:hAnsi="Gadugi" w:cs="Times New Roman"/>
            <w:sz w:val="24"/>
            <w:szCs w:val="24"/>
          </w:rPr>
          <w:t>, the</w:t>
        </w:r>
      </w:ins>
      <w:r w:rsidRPr="00001EE1">
        <w:rPr>
          <w:rFonts w:ascii="Gadugi" w:hAnsi="Gadugi" w:cs="Times New Roman"/>
          <w:sz w:val="24"/>
          <w:szCs w:val="24"/>
        </w:rPr>
        <w:t xml:space="preserve"> </w:t>
      </w:r>
      <w:del w:id="914" w:author="Ben Stanley" w:date="2018-12-03T16:35:00Z">
        <w:r w:rsidRPr="00001EE1" w:rsidDel="00981C7E">
          <w:rPr>
            <w:rFonts w:ascii="Gadugi" w:hAnsi="Gadugi" w:cs="Times New Roman"/>
            <w:sz w:val="24"/>
            <w:szCs w:val="24"/>
          </w:rPr>
          <w:delText xml:space="preserve">citizens </w:delText>
        </w:r>
      </w:del>
      <w:r w:rsidRPr="00001EE1">
        <w:rPr>
          <w:rFonts w:ascii="Gadugi" w:hAnsi="Gadugi" w:cs="Times New Roman"/>
          <w:sz w:val="24"/>
          <w:szCs w:val="24"/>
        </w:rPr>
        <w:t>decision</w:t>
      </w:r>
      <w:ins w:id="915" w:author="Ben Stanley" w:date="2018-12-03T16:35:00Z">
        <w:r w:rsidR="00981C7E">
          <w:rPr>
            <w:rFonts w:ascii="Gadugi" w:hAnsi="Gadugi" w:cs="Times New Roman"/>
            <w:sz w:val="24"/>
            <w:szCs w:val="24"/>
          </w:rPr>
          <w:t xml:space="preserve"> of citizens</w:t>
        </w:r>
      </w:ins>
      <w:ins w:id="916" w:author="Ben Stanley" w:date="2018-12-03T16:36:00Z">
        <w:r w:rsidR="00981C7E">
          <w:rPr>
            <w:rFonts w:ascii="Gadugi" w:hAnsi="Gadugi" w:cs="Times New Roman"/>
            <w:sz w:val="24"/>
            <w:szCs w:val="24"/>
          </w:rPr>
          <w:t xml:space="preserve"> </w:t>
        </w:r>
      </w:ins>
      <w:del w:id="917" w:author="Ben Stanley" w:date="2018-12-03T16:36:00Z">
        <w:r w:rsidRPr="00001EE1" w:rsidDel="00981C7E">
          <w:rPr>
            <w:rFonts w:ascii="Gadugi" w:hAnsi="Gadugi" w:cs="Times New Roman"/>
            <w:sz w:val="24"/>
            <w:szCs w:val="24"/>
          </w:rPr>
          <w:delText xml:space="preserve"> </w:delText>
        </w:r>
      </w:del>
      <w:r w:rsidRPr="00001EE1">
        <w:rPr>
          <w:rFonts w:ascii="Gadugi" w:hAnsi="Gadugi" w:cs="Times New Roman"/>
          <w:sz w:val="24"/>
          <w:szCs w:val="24"/>
        </w:rPr>
        <w:t>to vote for a particular</w:t>
      </w:r>
      <w:r w:rsidR="00EA6621" w:rsidRPr="00001EE1">
        <w:rPr>
          <w:rFonts w:ascii="Gadugi" w:hAnsi="Gadugi" w:cs="Times New Roman"/>
          <w:sz w:val="24"/>
          <w:szCs w:val="24"/>
        </w:rPr>
        <w:t xml:space="preserve"> par</w:t>
      </w:r>
      <w:r w:rsidRPr="00001EE1">
        <w:rPr>
          <w:rFonts w:ascii="Gadugi" w:hAnsi="Gadugi" w:cs="Times New Roman"/>
          <w:sz w:val="24"/>
          <w:szCs w:val="24"/>
        </w:rPr>
        <w:t>t</w:t>
      </w:r>
      <w:r w:rsidR="00CD4493">
        <w:rPr>
          <w:rFonts w:ascii="Gadugi" w:hAnsi="Gadugi" w:cs="Times New Roman"/>
          <w:sz w:val="24"/>
          <w:szCs w:val="24"/>
        </w:rPr>
        <w:t>y is typically a combination of</w:t>
      </w:r>
      <w:r w:rsidRPr="00001EE1">
        <w:rPr>
          <w:rFonts w:ascii="Gadugi" w:hAnsi="Gadugi" w:cs="Times New Roman"/>
          <w:sz w:val="24"/>
          <w:szCs w:val="24"/>
        </w:rPr>
        <w:t xml:space="preserve"> numerous</w:t>
      </w:r>
      <w:r w:rsidR="00EA6621" w:rsidRPr="00001EE1">
        <w:rPr>
          <w:rFonts w:ascii="Gadugi" w:hAnsi="Gadugi" w:cs="Times New Roman"/>
          <w:sz w:val="24"/>
          <w:szCs w:val="24"/>
        </w:rPr>
        <w:t xml:space="preserve"> factors</w:t>
      </w:r>
      <w:ins w:id="918" w:author="Ben Stanley" w:date="2018-12-03T16:36:00Z">
        <w:r w:rsidR="00981C7E">
          <w:rPr>
            <w:rFonts w:ascii="Gadugi" w:hAnsi="Gadugi" w:cs="Times New Roman"/>
            <w:sz w:val="24"/>
            <w:szCs w:val="24"/>
          </w:rPr>
          <w:t xml:space="preserve">, </w:t>
        </w:r>
        <w:proofErr w:type="spellStart"/>
        <w:r w:rsidR="00981C7E">
          <w:rPr>
            <w:rFonts w:ascii="Gadugi" w:hAnsi="Gadugi" w:cs="Times New Roman"/>
            <w:sz w:val="24"/>
            <w:szCs w:val="24"/>
          </w:rPr>
          <w:t>operationalised</w:t>
        </w:r>
        <w:proofErr w:type="spellEnd"/>
        <w:r w:rsidR="00981C7E">
          <w:rPr>
            <w:rFonts w:ascii="Gadugi" w:hAnsi="Gadugi" w:cs="Times New Roman"/>
            <w:sz w:val="24"/>
            <w:szCs w:val="24"/>
          </w:rPr>
          <w:t xml:space="preserve"> as </w:t>
        </w:r>
      </w:ins>
      <w:del w:id="919" w:author="Ben Stanley" w:date="2018-12-03T16:37:00Z">
        <w:r w:rsidRPr="00001EE1" w:rsidDel="00981C7E">
          <w:rPr>
            <w:rFonts w:ascii="Gadugi" w:hAnsi="Gadugi" w:cs="Times New Roman"/>
            <w:sz w:val="24"/>
            <w:szCs w:val="24"/>
          </w:rPr>
          <w:delText xml:space="preserve"> conceived as</w:delText>
        </w:r>
        <w:r w:rsidR="00CD4493" w:rsidDel="00981C7E">
          <w:rPr>
            <w:rFonts w:ascii="Gadugi" w:hAnsi="Gadugi" w:cs="Times New Roman"/>
            <w:sz w:val="24"/>
            <w:szCs w:val="24"/>
          </w:rPr>
          <w:delText xml:space="preserve"> </w:delText>
        </w:r>
      </w:del>
      <w:r w:rsidR="00CD4493">
        <w:rPr>
          <w:rFonts w:ascii="Gadugi" w:hAnsi="Gadugi" w:cs="Times New Roman"/>
          <w:sz w:val="24"/>
          <w:szCs w:val="24"/>
        </w:rPr>
        <w:t>independent variables, which a</w:t>
      </w:r>
      <w:r w:rsidRPr="00001EE1">
        <w:rPr>
          <w:rFonts w:ascii="Gadugi" w:hAnsi="Gadugi" w:cs="Times New Roman"/>
          <w:sz w:val="24"/>
          <w:szCs w:val="24"/>
        </w:rPr>
        <w:t xml:space="preserve">re grouped and related to each other </w:t>
      </w:r>
      <w:del w:id="920" w:author="Ben Stanley" w:date="2018-12-03T16:37:00Z">
        <w:r w:rsidRPr="00001EE1" w:rsidDel="00981C7E">
          <w:rPr>
            <w:rFonts w:ascii="Gadugi" w:hAnsi="Gadugi" w:cs="Times New Roman"/>
            <w:sz w:val="24"/>
            <w:szCs w:val="24"/>
          </w:rPr>
          <w:delText>depending on the</w:delText>
        </w:r>
      </w:del>
      <w:ins w:id="921" w:author="Ben Stanley" w:date="2018-12-03T16:37:00Z">
        <w:r w:rsidR="00981C7E">
          <w:rPr>
            <w:rFonts w:ascii="Gadugi" w:hAnsi="Gadugi" w:cs="Times New Roman"/>
            <w:sz w:val="24"/>
            <w:szCs w:val="24"/>
          </w:rPr>
          <w:t>according to</w:t>
        </w:r>
      </w:ins>
      <w:r w:rsidRPr="00001EE1">
        <w:rPr>
          <w:rFonts w:ascii="Gadugi" w:hAnsi="Gadugi" w:cs="Times New Roman"/>
          <w:sz w:val="24"/>
          <w:szCs w:val="24"/>
        </w:rPr>
        <w:t xml:space="preserve"> </w:t>
      </w:r>
      <w:del w:id="922" w:author="Ben Stanley" w:date="2018-12-03T16:37:00Z">
        <w:r w:rsidRPr="00001EE1" w:rsidDel="00981C7E">
          <w:rPr>
            <w:rFonts w:ascii="Gadugi" w:hAnsi="Gadugi" w:cs="Times New Roman"/>
            <w:sz w:val="24"/>
            <w:szCs w:val="24"/>
          </w:rPr>
          <w:delText xml:space="preserve">causal expectations and </w:delText>
        </w:r>
      </w:del>
      <w:r w:rsidRPr="00001EE1">
        <w:rPr>
          <w:rFonts w:ascii="Gadugi" w:hAnsi="Gadugi" w:cs="Times New Roman"/>
          <w:sz w:val="24"/>
          <w:szCs w:val="24"/>
        </w:rPr>
        <w:t>their</w:t>
      </w:r>
      <w:r w:rsidR="00EA6621" w:rsidRPr="00001EE1">
        <w:rPr>
          <w:rFonts w:ascii="Gadugi" w:hAnsi="Gadugi" w:cs="Times New Roman"/>
          <w:sz w:val="24"/>
          <w:szCs w:val="24"/>
        </w:rPr>
        <w:t xml:space="preserve"> causal distance from the </w:t>
      </w:r>
      <w:del w:id="923" w:author="Ben Stanley" w:date="2018-12-03T16:37:00Z">
        <w:r w:rsidR="00EA6621" w:rsidRPr="00001EE1" w:rsidDel="00981C7E">
          <w:rPr>
            <w:rFonts w:ascii="Gadugi" w:hAnsi="Gadugi" w:cs="Times New Roman"/>
            <w:sz w:val="24"/>
            <w:szCs w:val="24"/>
          </w:rPr>
          <w:delText xml:space="preserve">final </w:delText>
        </w:r>
      </w:del>
      <w:ins w:id="924" w:author="Ben Stanley" w:date="2018-12-03T16:37:00Z">
        <w:r w:rsidR="00981C7E">
          <w:rPr>
            <w:rFonts w:ascii="Gadugi" w:hAnsi="Gadugi" w:cs="Times New Roman"/>
            <w:sz w:val="24"/>
            <w:szCs w:val="24"/>
          </w:rPr>
          <w:t>dependent</w:t>
        </w:r>
        <w:r w:rsidR="00981C7E" w:rsidRPr="00001EE1">
          <w:rPr>
            <w:rFonts w:ascii="Gadugi" w:hAnsi="Gadugi" w:cs="Times New Roman"/>
            <w:sz w:val="24"/>
            <w:szCs w:val="24"/>
          </w:rPr>
          <w:t xml:space="preserve"> </w:t>
        </w:r>
      </w:ins>
      <w:r w:rsidR="000454F5" w:rsidRPr="00001EE1">
        <w:rPr>
          <w:rFonts w:ascii="Gadugi" w:hAnsi="Gadugi" w:cs="Times New Roman"/>
          <w:sz w:val="24"/>
          <w:szCs w:val="24"/>
        </w:rPr>
        <w:t xml:space="preserve">variable </w:t>
      </w:r>
      <w:ins w:id="925" w:author="Ben Stanley" w:date="2018-12-03T16:37:00Z">
        <w:r w:rsidR="00981C7E">
          <w:rPr>
            <w:rFonts w:ascii="Gadugi" w:hAnsi="Gadugi" w:cs="Times New Roman"/>
            <w:sz w:val="24"/>
            <w:szCs w:val="24"/>
          </w:rPr>
          <w:t>of</w:t>
        </w:r>
      </w:ins>
      <w:del w:id="926" w:author="Ben Stanley" w:date="2018-12-03T16:37:00Z">
        <w:r w:rsidR="000454F5" w:rsidRPr="00001EE1" w:rsidDel="00981C7E">
          <w:rPr>
            <w:rFonts w:ascii="Gadugi" w:hAnsi="Gadugi" w:cs="Times New Roman"/>
            <w:sz w:val="24"/>
            <w:szCs w:val="24"/>
          </w:rPr>
          <w:delText xml:space="preserve">- </w:delText>
        </w:r>
      </w:del>
      <w:r w:rsidR="00EA6621" w:rsidRPr="00001EE1">
        <w:rPr>
          <w:rFonts w:ascii="Gadugi" w:hAnsi="Gadugi" w:cs="Times New Roman"/>
          <w:sz w:val="24"/>
          <w:szCs w:val="24"/>
        </w:rPr>
        <w:t xml:space="preserve"> v</w:t>
      </w:r>
      <w:r w:rsidR="000454F5" w:rsidRPr="00001EE1">
        <w:rPr>
          <w:rFonts w:ascii="Gadugi" w:hAnsi="Gadugi" w:cs="Times New Roman"/>
          <w:sz w:val="24"/>
          <w:szCs w:val="24"/>
        </w:rPr>
        <w:t xml:space="preserve">ote choice (Campbell et al. 1960). </w:t>
      </w:r>
      <w:r w:rsidR="00CD4493">
        <w:rPr>
          <w:rFonts w:ascii="Gadugi" w:hAnsi="Gadugi" w:cs="Times New Roman"/>
          <w:sz w:val="24"/>
          <w:szCs w:val="24"/>
        </w:rPr>
        <w:t xml:space="preserve">In </w:t>
      </w:r>
      <w:del w:id="927" w:author="Ben Stanley" w:date="2018-12-03T16:37:00Z">
        <w:r w:rsidR="00CD4493" w:rsidDel="00981C7E">
          <w:rPr>
            <w:rFonts w:ascii="Gadugi" w:hAnsi="Gadugi" w:cs="Times New Roman"/>
            <w:sz w:val="24"/>
            <w:szCs w:val="24"/>
          </w:rPr>
          <w:delText xml:space="preserve">our </w:delText>
        </w:r>
      </w:del>
      <w:ins w:id="928" w:author="Ben Stanley" w:date="2018-12-03T16:37:00Z">
        <w:r w:rsidR="00981C7E">
          <w:rPr>
            <w:rFonts w:ascii="Gadugi" w:hAnsi="Gadugi" w:cs="Times New Roman"/>
            <w:sz w:val="24"/>
            <w:szCs w:val="24"/>
          </w:rPr>
          <w:t>this</w:t>
        </w:r>
        <w:r w:rsidR="00981C7E">
          <w:rPr>
            <w:rFonts w:ascii="Gadugi" w:hAnsi="Gadugi" w:cs="Times New Roman"/>
            <w:sz w:val="24"/>
            <w:szCs w:val="24"/>
          </w:rPr>
          <w:t xml:space="preserve"> </w:t>
        </w:r>
      </w:ins>
      <w:r w:rsidR="00CD4493">
        <w:rPr>
          <w:rFonts w:ascii="Gadugi" w:hAnsi="Gadugi" w:cs="Times New Roman"/>
          <w:sz w:val="24"/>
          <w:szCs w:val="24"/>
        </w:rPr>
        <w:t>project</w:t>
      </w:r>
      <w:ins w:id="929" w:author="Ben Stanley" w:date="2018-12-03T16:38:00Z">
        <w:r w:rsidR="00981C7E">
          <w:rPr>
            <w:rFonts w:ascii="Gadugi" w:hAnsi="Gadugi" w:cs="Times New Roman"/>
            <w:sz w:val="24"/>
            <w:szCs w:val="24"/>
          </w:rPr>
          <w:t xml:space="preserve">, our point of departure is an alternative analytical proposal based on </w:t>
        </w:r>
      </w:ins>
      <w:del w:id="930" w:author="Ben Stanley" w:date="2018-12-03T16:38:00Z">
        <w:r w:rsidR="00CD4493" w:rsidDel="00981C7E">
          <w:rPr>
            <w:rFonts w:ascii="Gadugi" w:hAnsi="Gadugi" w:cs="Times New Roman"/>
            <w:sz w:val="24"/>
            <w:szCs w:val="24"/>
          </w:rPr>
          <w:delText xml:space="preserve"> we embark on a </w:delText>
        </w:r>
      </w:del>
      <w:del w:id="931" w:author="Ben Stanley" w:date="2018-12-03T16:37:00Z">
        <w:r w:rsidR="00CD4493" w:rsidDel="00981C7E">
          <w:rPr>
            <w:rFonts w:ascii="Gadugi" w:hAnsi="Gadugi" w:cs="Times New Roman"/>
            <w:sz w:val="24"/>
            <w:szCs w:val="24"/>
          </w:rPr>
          <w:delText xml:space="preserve">slightly </w:delText>
        </w:r>
      </w:del>
      <w:del w:id="932" w:author="Ben Stanley" w:date="2018-12-03T16:38:00Z">
        <w:r w:rsidR="00CD4493" w:rsidDel="00981C7E">
          <w:rPr>
            <w:rFonts w:ascii="Gadugi" w:hAnsi="Gadugi" w:cs="Times New Roman"/>
            <w:sz w:val="24"/>
            <w:szCs w:val="24"/>
          </w:rPr>
          <w:delText xml:space="preserve">different analytical proposal (which </w:delText>
        </w:r>
        <w:r w:rsidR="002C05BB" w:rsidDel="00981C7E">
          <w:rPr>
            <w:rFonts w:ascii="Gadugi" w:hAnsi="Gadugi" w:cs="Times New Roman"/>
            <w:sz w:val="24"/>
            <w:szCs w:val="24"/>
          </w:rPr>
          <w:delText>is not innovative</w:delText>
        </w:r>
        <w:r w:rsidR="00D74378" w:rsidRPr="00001EE1" w:rsidDel="00981C7E">
          <w:rPr>
            <w:rFonts w:ascii="Gadugi" w:hAnsi="Gadugi" w:cs="Times New Roman"/>
            <w:sz w:val="24"/>
            <w:szCs w:val="24"/>
          </w:rPr>
          <w:delText xml:space="preserve">, but </w:delText>
        </w:r>
        <w:r w:rsidR="00CD4493" w:rsidDel="00981C7E">
          <w:rPr>
            <w:rFonts w:ascii="Gadugi" w:hAnsi="Gadugi" w:cs="Times New Roman"/>
            <w:sz w:val="24"/>
            <w:szCs w:val="24"/>
          </w:rPr>
          <w:delText xml:space="preserve">simply </w:delText>
        </w:r>
        <w:r w:rsidR="002C05BB" w:rsidDel="00981C7E">
          <w:rPr>
            <w:rFonts w:ascii="Gadugi" w:hAnsi="Gadugi" w:cs="Times New Roman"/>
            <w:sz w:val="24"/>
            <w:szCs w:val="24"/>
          </w:rPr>
          <w:delText xml:space="preserve">makes use and revisits the </w:delText>
        </w:r>
        <w:r w:rsidR="00D74378" w:rsidRPr="00001EE1" w:rsidDel="00981C7E">
          <w:rPr>
            <w:rFonts w:ascii="Gadugi" w:hAnsi="Gadugi" w:cs="Times New Roman"/>
            <w:sz w:val="24"/>
            <w:szCs w:val="24"/>
          </w:rPr>
          <w:delText>old proposal by</w:delText>
        </w:r>
      </w:del>
      <w:r w:rsidR="00EA6621" w:rsidRPr="00001EE1">
        <w:rPr>
          <w:rFonts w:ascii="Gadugi" w:hAnsi="Gadugi" w:cs="Times New Roman"/>
          <w:sz w:val="24"/>
          <w:szCs w:val="24"/>
        </w:rPr>
        <w:t xml:space="preserve"> Miller and Shanks </w:t>
      </w:r>
      <w:ins w:id="933" w:author="Ben Stanley" w:date="2018-12-03T16:38:00Z">
        <w:r w:rsidR="00981C7E">
          <w:rPr>
            <w:rFonts w:ascii="Gadugi" w:hAnsi="Gadugi" w:cs="Times New Roman"/>
            <w:sz w:val="24"/>
            <w:szCs w:val="24"/>
          </w:rPr>
          <w:t>(</w:t>
        </w:r>
      </w:ins>
      <w:del w:id="934" w:author="Ben Stanley" w:date="2018-12-03T16:38:00Z">
        <w:r w:rsidR="002C05BB" w:rsidDel="00981C7E">
          <w:rPr>
            <w:rFonts w:ascii="Gadugi" w:hAnsi="Gadugi" w:cs="Times New Roman"/>
            <w:sz w:val="24"/>
            <w:szCs w:val="24"/>
          </w:rPr>
          <w:delText>[</w:delText>
        </w:r>
      </w:del>
      <w:r w:rsidR="00D74378" w:rsidRPr="00001EE1">
        <w:rPr>
          <w:rFonts w:ascii="Gadugi" w:hAnsi="Gadugi" w:cs="Times New Roman"/>
          <w:sz w:val="24"/>
          <w:szCs w:val="24"/>
        </w:rPr>
        <w:t>1996</w:t>
      </w:r>
      <w:del w:id="935" w:author="Ben Stanley" w:date="2018-12-03T16:38:00Z">
        <w:r w:rsidR="002C05BB" w:rsidDel="00981C7E">
          <w:rPr>
            <w:rFonts w:ascii="Gadugi" w:hAnsi="Gadugi" w:cs="Times New Roman"/>
            <w:sz w:val="24"/>
            <w:szCs w:val="24"/>
          </w:rPr>
          <w:delText>]</w:delText>
        </w:r>
      </w:del>
      <w:r w:rsidR="00D74378" w:rsidRPr="00001EE1">
        <w:rPr>
          <w:rFonts w:ascii="Gadugi" w:hAnsi="Gadugi" w:cs="Times New Roman"/>
          <w:sz w:val="24"/>
          <w:szCs w:val="24"/>
        </w:rPr>
        <w:t>)</w:t>
      </w:r>
      <w:del w:id="936" w:author="Ben Stanley" w:date="2018-12-03T16:38:00Z">
        <w:r w:rsidR="00D74378" w:rsidRPr="00001EE1" w:rsidDel="00981C7E">
          <w:rPr>
            <w:rFonts w:ascii="Gadugi" w:hAnsi="Gadugi" w:cs="Times New Roman"/>
            <w:sz w:val="24"/>
            <w:szCs w:val="24"/>
          </w:rPr>
          <w:delText>,</w:delText>
        </w:r>
      </w:del>
      <w:r w:rsidR="00D74378" w:rsidRPr="00001EE1">
        <w:rPr>
          <w:rFonts w:ascii="Gadugi" w:hAnsi="Gadugi" w:cs="Times New Roman"/>
          <w:sz w:val="24"/>
          <w:szCs w:val="24"/>
        </w:rPr>
        <w:t xml:space="preserve"> </w:t>
      </w:r>
      <w:del w:id="937" w:author="Ben Stanley" w:date="2018-12-03T16:38:00Z">
        <w:r w:rsidR="00D74378" w:rsidRPr="00001EE1" w:rsidDel="00981C7E">
          <w:rPr>
            <w:rFonts w:ascii="Gadugi" w:hAnsi="Gadugi" w:cs="Times New Roman"/>
            <w:sz w:val="24"/>
            <w:szCs w:val="24"/>
          </w:rPr>
          <w:delText xml:space="preserve">suggesting application of a </w:delText>
        </w:r>
      </w:del>
      <w:ins w:id="938" w:author="Ben Stanley" w:date="2018-12-03T16:38:00Z">
        <w:r w:rsidR="00981C7E">
          <w:rPr>
            <w:rFonts w:ascii="Gadugi" w:hAnsi="Gadugi" w:cs="Times New Roman"/>
            <w:sz w:val="24"/>
            <w:szCs w:val="24"/>
          </w:rPr>
          <w:t xml:space="preserve">which offers a </w:t>
        </w:r>
      </w:ins>
      <w:r w:rsidR="00D74378" w:rsidRPr="00001EE1">
        <w:rPr>
          <w:rFonts w:ascii="Gadugi" w:hAnsi="Gadugi" w:cs="Times New Roman"/>
          <w:sz w:val="24"/>
          <w:szCs w:val="24"/>
        </w:rPr>
        <w:t xml:space="preserve">multi-stage explanatory </w:t>
      </w:r>
      <w:proofErr w:type="spellStart"/>
      <w:r w:rsidR="00D74378" w:rsidRPr="00001EE1">
        <w:rPr>
          <w:rFonts w:ascii="Gadugi" w:hAnsi="Gadugi" w:cs="Times New Roman"/>
          <w:sz w:val="24"/>
          <w:szCs w:val="24"/>
        </w:rPr>
        <w:t>model</w:t>
      </w:r>
      <w:ins w:id="939" w:author="Ben Stanley" w:date="2018-12-03T16:39:00Z">
        <w:r w:rsidR="00981C7E">
          <w:rPr>
            <w:rFonts w:ascii="Gadugi" w:hAnsi="Gadugi" w:cs="Times New Roman"/>
            <w:sz w:val="24"/>
            <w:szCs w:val="24"/>
          </w:rPr>
          <w:t>:</w:t>
        </w:r>
      </w:ins>
      <w:del w:id="940" w:author="Ben Stanley" w:date="2018-12-03T16:38:00Z">
        <w:r w:rsidR="00D74378" w:rsidRPr="00001EE1" w:rsidDel="00981C7E">
          <w:rPr>
            <w:rFonts w:ascii="Gadugi" w:hAnsi="Gadugi" w:cs="Times New Roman"/>
            <w:sz w:val="24"/>
            <w:szCs w:val="24"/>
          </w:rPr>
          <w:delText xml:space="preserve"> – </w:delText>
        </w:r>
      </w:del>
      <w:r w:rsidR="00D74378" w:rsidRPr="00001EE1">
        <w:rPr>
          <w:rFonts w:ascii="Gadugi" w:hAnsi="Gadugi" w:cs="Times New Roman"/>
          <w:sz w:val="24"/>
          <w:szCs w:val="24"/>
        </w:rPr>
        <w:t>a</w:t>
      </w:r>
      <w:proofErr w:type="spellEnd"/>
      <w:del w:id="941" w:author="Ben Stanley" w:date="2018-12-03T16:39:00Z">
        <w:r w:rsidR="00D74378" w:rsidRPr="00001EE1" w:rsidDel="00981C7E">
          <w:rPr>
            <w:rFonts w:ascii="Gadugi" w:hAnsi="Gadugi" w:cs="Times New Roman"/>
            <w:sz w:val="24"/>
            <w:szCs w:val="24"/>
          </w:rPr>
          <w:delText>n</w:delText>
        </w:r>
      </w:del>
      <w:r w:rsidR="00D74378" w:rsidRPr="00001EE1">
        <w:rPr>
          <w:rFonts w:ascii="Gadugi" w:hAnsi="Gadugi" w:cs="Times New Roman"/>
          <w:sz w:val="24"/>
          <w:szCs w:val="24"/>
        </w:rPr>
        <w:t xml:space="preserve"> </w:t>
      </w:r>
      <w:del w:id="942" w:author="Ben Stanley" w:date="2018-12-03T16:39:00Z">
        <w:r w:rsidR="00D74378" w:rsidRPr="00001EE1" w:rsidDel="00981C7E">
          <w:rPr>
            <w:rFonts w:ascii="Gadugi" w:hAnsi="Gadugi" w:cs="Times New Roman"/>
            <w:sz w:val="24"/>
            <w:szCs w:val="24"/>
          </w:rPr>
          <w:delText>idea of</w:delText>
        </w:r>
      </w:del>
      <w:ins w:id="943" w:author="Ben Stanley" w:date="2018-12-03T16:39:00Z">
        <w:r w:rsidR="00981C7E">
          <w:rPr>
            <w:rFonts w:ascii="Gadugi" w:hAnsi="Gadugi" w:cs="Times New Roman"/>
            <w:sz w:val="24"/>
            <w:szCs w:val="24"/>
          </w:rPr>
          <w:t>set of</w:t>
        </w:r>
      </w:ins>
      <w:r w:rsidR="00D74378" w:rsidRPr="00001EE1">
        <w:rPr>
          <w:rFonts w:ascii="Gadugi" w:hAnsi="Gadugi" w:cs="Times New Roman"/>
          <w:sz w:val="24"/>
          <w:szCs w:val="24"/>
        </w:rPr>
        <w:t xml:space="preserve"> 6 temporally ordered stages that reliably </w:t>
      </w:r>
      <w:del w:id="944" w:author="Ben Stanley" w:date="2018-12-03T16:39:00Z">
        <w:r w:rsidR="00D74378" w:rsidRPr="00001EE1" w:rsidDel="00981C7E">
          <w:rPr>
            <w:rFonts w:ascii="Gadugi" w:hAnsi="Gadugi" w:cs="Times New Roman"/>
            <w:sz w:val="24"/>
            <w:szCs w:val="24"/>
          </w:rPr>
          <w:delText xml:space="preserve">describe </w:delText>
        </w:r>
      </w:del>
      <w:ins w:id="945" w:author="Ben Stanley" w:date="2018-12-03T16:39:00Z">
        <w:r w:rsidR="00981C7E">
          <w:rPr>
            <w:rFonts w:ascii="Gadugi" w:hAnsi="Gadugi" w:cs="Times New Roman"/>
            <w:sz w:val="24"/>
            <w:szCs w:val="24"/>
          </w:rPr>
          <w:t>account for</w:t>
        </w:r>
        <w:r w:rsidR="00981C7E" w:rsidRPr="00001EE1">
          <w:rPr>
            <w:rFonts w:ascii="Gadugi" w:hAnsi="Gadugi" w:cs="Times New Roman"/>
            <w:sz w:val="24"/>
            <w:szCs w:val="24"/>
          </w:rPr>
          <w:t xml:space="preserve"> </w:t>
        </w:r>
      </w:ins>
      <w:del w:id="946" w:author="Ben Stanley" w:date="2018-12-03T16:39:00Z">
        <w:r w:rsidR="00D74378" w:rsidRPr="00001EE1" w:rsidDel="00981C7E">
          <w:rPr>
            <w:rFonts w:ascii="Gadugi" w:hAnsi="Gadugi" w:cs="Times New Roman"/>
            <w:sz w:val="24"/>
            <w:szCs w:val="24"/>
          </w:rPr>
          <w:delText xml:space="preserve">the </w:delText>
        </w:r>
      </w:del>
      <w:r w:rsidR="00D74378" w:rsidRPr="00001EE1">
        <w:rPr>
          <w:rFonts w:ascii="Gadugi" w:hAnsi="Gadugi" w:cs="Times New Roman"/>
          <w:sz w:val="24"/>
          <w:szCs w:val="24"/>
        </w:rPr>
        <w:t>vote choice. Th</w:t>
      </w:r>
      <w:ins w:id="947" w:author="Ben Stanley" w:date="2018-12-03T16:39:00Z">
        <w:r w:rsidR="00981C7E">
          <w:rPr>
            <w:rFonts w:ascii="Gadugi" w:hAnsi="Gadugi" w:cs="Times New Roman"/>
            <w:sz w:val="24"/>
            <w:szCs w:val="24"/>
          </w:rPr>
          <w:t>is</w:t>
        </w:r>
      </w:ins>
      <w:del w:id="948" w:author="Ben Stanley" w:date="2018-12-03T16:39:00Z">
        <w:r w:rsidR="00D74378" w:rsidRPr="00001EE1" w:rsidDel="00981C7E">
          <w:rPr>
            <w:rFonts w:ascii="Gadugi" w:hAnsi="Gadugi" w:cs="Times New Roman"/>
            <w:sz w:val="24"/>
            <w:szCs w:val="24"/>
          </w:rPr>
          <w:delText>e</w:delText>
        </w:r>
      </w:del>
      <w:r w:rsidR="00D74378" w:rsidRPr="00001EE1">
        <w:rPr>
          <w:rFonts w:ascii="Gadugi" w:hAnsi="Gadugi" w:cs="Times New Roman"/>
          <w:sz w:val="24"/>
          <w:szCs w:val="24"/>
        </w:rPr>
        <w:t xml:space="preserve"> proposal is explained in more detail in </w:t>
      </w:r>
      <w:ins w:id="949" w:author="Ben Stanley" w:date="2018-12-03T16:39:00Z">
        <w:r w:rsidR="00981C7E">
          <w:rPr>
            <w:rFonts w:ascii="Gadugi" w:hAnsi="Gadugi" w:cs="Times New Roman"/>
            <w:sz w:val="24"/>
            <w:szCs w:val="24"/>
          </w:rPr>
          <w:t xml:space="preserve">the following </w:t>
        </w:r>
      </w:ins>
      <w:del w:id="950" w:author="Ben Stanley" w:date="2018-12-03T16:39:00Z">
        <w:r w:rsidR="00D74378" w:rsidRPr="00001EE1" w:rsidDel="00981C7E">
          <w:rPr>
            <w:rFonts w:ascii="Gadugi" w:hAnsi="Gadugi" w:cs="Times New Roman"/>
            <w:sz w:val="24"/>
            <w:szCs w:val="24"/>
          </w:rPr>
          <w:delText>next sections on research design and methodology.</w:delText>
        </w:r>
      </w:del>
      <w:ins w:id="951" w:author="Ben Stanley" w:date="2018-12-03T16:39:00Z">
        <w:r w:rsidR="00981C7E">
          <w:rPr>
            <w:rFonts w:ascii="Gadugi" w:hAnsi="Gadugi" w:cs="Times New Roman"/>
            <w:sz w:val="24"/>
            <w:szCs w:val="24"/>
          </w:rPr>
          <w:t>sections.</w:t>
        </w:r>
      </w:ins>
    </w:p>
    <w:p w14:paraId="03D303A9" w14:textId="696A69D9" w:rsidR="0056024A" w:rsidRPr="004A62D3" w:rsidRDefault="0056024A" w:rsidP="0056024A">
      <w:pPr>
        <w:spacing w:after="0"/>
        <w:ind w:left="567"/>
        <w:rPr>
          <w:rFonts w:cs="Times New Roman"/>
          <w:b/>
        </w:rPr>
      </w:pPr>
      <w:bookmarkStart w:id="952" w:name="_GoBack"/>
      <w:bookmarkEnd w:id="952"/>
      <w:del w:id="953" w:author="Ben Stanley" w:date="2018-12-03T16:39:00Z">
        <w:r w:rsidRPr="004A62D3" w:rsidDel="00981C7E">
          <w:rPr>
            <w:rFonts w:cs="Times New Roman"/>
            <w:b/>
          </w:rPr>
          <w:delText>Literature:</w:delText>
        </w:r>
      </w:del>
    </w:p>
    <w:sectPr w:rsidR="0056024A" w:rsidRPr="004A62D3">
      <w:pgSz w:w="12240" w:h="15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57" w:author="Ben Stanley" w:date="2018-12-03T12:59:00Z" w:initials="BS">
    <w:p w14:paraId="1F4F9EB2" w14:textId="26BF9867" w:rsidR="0036068E" w:rsidRDefault="0036068E">
      <w:pPr>
        <w:pStyle w:val="CommentText"/>
      </w:pPr>
      <w:r>
        <w:rPr>
          <w:rStyle w:val="CommentReference"/>
        </w:rPr>
        <w:annotationRef/>
      </w:r>
      <w:r>
        <w:t xml:space="preserve">I am not sure it is a good idea to </w:t>
      </w:r>
      <w:proofErr w:type="spellStart"/>
      <w:r>
        <w:t>emphasise</w:t>
      </w:r>
      <w:proofErr w:type="spellEnd"/>
      <w:r>
        <w:t xml:space="preserve"> this point as we are not planning to incorporate these aspects of the PNES into the current study.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F4F9EB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F4F9EB2" w16cid:durableId="1FAFA7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613259" w14:textId="77777777" w:rsidR="0036068E" w:rsidRDefault="0036068E" w:rsidP="00F527C8">
      <w:pPr>
        <w:spacing w:after="0" w:line="240" w:lineRule="auto"/>
      </w:pPr>
      <w:r>
        <w:separator/>
      </w:r>
    </w:p>
  </w:endnote>
  <w:endnote w:type="continuationSeparator" w:id="0">
    <w:p w14:paraId="51FA94D1" w14:textId="77777777" w:rsidR="0036068E" w:rsidRDefault="0036068E" w:rsidP="00F527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altName w:val="Calibri"/>
    <w:panose1 w:val="020B0502040204020203"/>
    <w:charset w:val="EE"/>
    <w:family w:val="swiss"/>
    <w:pitch w:val="variable"/>
    <w:sig w:usb0="E4002EFF" w:usb1="C000E47F" w:usb2="00000009" w:usb3="00000000" w:csb0="000001FF" w:csb1="00000000"/>
  </w:font>
  <w:font w:name="Gadugi">
    <w:panose1 w:val="020B0502040204020203"/>
    <w:charset w:val="00"/>
    <w:family w:val="swiss"/>
    <w:pitch w:val="variable"/>
    <w:sig w:usb0="80000003" w:usb1="02000000" w:usb2="00003000" w:usb3="00000000" w:csb0="00000001" w:csb1="00000000"/>
  </w:font>
  <w:font w:name="Corbel">
    <w:panose1 w:val="020B0503020204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0B610F" w14:textId="77777777" w:rsidR="0036068E" w:rsidRDefault="0036068E" w:rsidP="00F527C8">
      <w:pPr>
        <w:spacing w:after="0" w:line="240" w:lineRule="auto"/>
      </w:pPr>
      <w:r>
        <w:separator/>
      </w:r>
    </w:p>
  </w:footnote>
  <w:footnote w:type="continuationSeparator" w:id="0">
    <w:p w14:paraId="2EB42AA3" w14:textId="77777777" w:rsidR="0036068E" w:rsidRDefault="0036068E" w:rsidP="00F527C8">
      <w:pPr>
        <w:spacing w:after="0" w:line="240" w:lineRule="auto"/>
      </w:pPr>
      <w:r>
        <w:continuationSeparator/>
      </w:r>
    </w:p>
  </w:footnote>
  <w:footnote w:id="1">
    <w:p w14:paraId="7F166244" w14:textId="77B1F7C4" w:rsidR="0036068E" w:rsidRPr="00793BC0" w:rsidRDefault="0036068E">
      <w:pPr>
        <w:pStyle w:val="FootnoteText"/>
      </w:pPr>
      <w:r>
        <w:rPr>
          <w:rStyle w:val="FootnoteReference"/>
        </w:rPr>
        <w:footnoteRef/>
      </w:r>
      <w:r>
        <w:t xml:space="preserve"> </w:t>
      </w:r>
      <w:del w:id="15" w:author="Ben Stanley" w:date="2018-12-03T11:14:00Z">
        <w:r w:rsidDel="00291F06">
          <w:delText>Two additional points are due: first</w:delText>
        </w:r>
      </w:del>
      <w:ins w:id="16" w:author="Ben Stanley" w:date="2018-12-03T11:14:00Z">
        <w:r>
          <w:t>It should also be stressed th</w:t>
        </w:r>
      </w:ins>
      <w:ins w:id="17" w:author="Ben Stanley" w:date="2018-12-03T11:15:00Z">
        <w:r>
          <w:t>at</w:t>
        </w:r>
      </w:ins>
      <w:del w:id="18" w:author="Ben Stanley" w:date="2018-12-03T11:15:00Z">
        <w:r w:rsidDel="00291F06">
          <w:delText>,</w:delText>
        </w:r>
      </w:del>
      <w:r>
        <w:t xml:space="preserve"> electoral research </w:t>
      </w:r>
      <w:del w:id="19" w:author="Ben Stanley" w:date="2018-12-03T11:15:00Z">
        <w:r w:rsidDel="00291F06">
          <w:delText>has been initiated</w:delText>
        </w:r>
      </w:del>
      <w:ins w:id="20" w:author="Ben Stanley" w:date="2018-12-03T11:15:00Z">
        <w:r>
          <w:t>predating PNES took place</w:t>
        </w:r>
      </w:ins>
      <w:r>
        <w:t xml:space="preserve"> in Poland </w:t>
      </w:r>
      <w:del w:id="21" w:author="Ben Stanley" w:date="2018-12-03T11:15:00Z">
        <w:r w:rsidDel="00291F06">
          <w:delText>right from the</w:delText>
        </w:r>
      </w:del>
      <w:ins w:id="22" w:author="Ben Stanley" w:date="2018-12-03T11:15:00Z">
        <w:r>
          <w:t>from the very</w:t>
        </w:r>
      </w:ins>
      <w:r>
        <w:t xml:space="preserve"> beginning of the </w:t>
      </w:r>
      <w:del w:id="23" w:author="Ben Stanley" w:date="2018-12-03T11:15:00Z">
        <w:r w:rsidDel="00291F06">
          <w:delText>transformation</w:delText>
        </w:r>
      </w:del>
      <w:ins w:id="24" w:author="Ben Stanley" w:date="2018-12-03T11:15:00Z">
        <w:r>
          <w:t>transition to democracy</w:t>
        </w:r>
      </w:ins>
      <w:r>
        <w:t>, and the team of researchers</w:t>
      </w:r>
      <w:ins w:id="25" w:author="Ben Stanley" w:date="2018-12-03T11:15:00Z">
        <w:r>
          <w:t xml:space="preserve"> which inau</w:t>
        </w:r>
      </w:ins>
      <w:ins w:id="26" w:author="Ben Stanley" w:date="2018-12-03T11:16:00Z">
        <w:r>
          <w:t>gurated PNES</w:t>
        </w:r>
      </w:ins>
      <w:r>
        <w:t xml:space="preserve"> </w:t>
      </w:r>
      <w:del w:id="27" w:author="Ben Stanley" w:date="2018-12-03T11:16:00Z">
        <w:r w:rsidDel="00291F06">
          <w:delText>started covering elections as early as</w:delText>
        </w:r>
      </w:del>
      <w:ins w:id="28" w:author="Ben Stanley" w:date="2018-12-03T11:16:00Z">
        <w:r>
          <w:t>undertook survey research into elections as early as the</w:t>
        </w:r>
      </w:ins>
      <w:r>
        <w:t xml:space="preserve"> 1990 presidential </w:t>
      </w:r>
      <w:proofErr w:type="spellStart"/>
      <w:r>
        <w:t>election</w:t>
      </w:r>
      <w:ins w:id="29" w:author="Ben Stanley" w:date="2018-12-03T11:16:00Z">
        <w:r>
          <w:t>.</w:t>
        </w:r>
      </w:ins>
      <w:del w:id="30" w:author="Ben Stanley" w:date="2018-12-03T11:16:00Z">
        <w:r w:rsidDel="00291F06">
          <w:delText xml:space="preserve">; second, even </w:delText>
        </w:r>
      </w:del>
      <w:del w:id="31" w:author="Ben Stanley" w:date="2018-12-03T11:17:00Z">
        <w:r w:rsidDel="00291F06">
          <w:delText xml:space="preserve">though </w:delText>
        </w:r>
      </w:del>
      <w:ins w:id="32" w:author="Ben Stanley" w:date="2018-12-03T11:17:00Z">
        <w:r>
          <w:t>Furthermore</w:t>
        </w:r>
        <w:proofErr w:type="spellEnd"/>
        <w:r>
          <w:t xml:space="preserve">, while </w:t>
        </w:r>
      </w:ins>
      <w:r>
        <w:t xml:space="preserve">the main </w:t>
      </w:r>
      <w:del w:id="33" w:author="Ben Stanley" w:date="2018-12-03T11:17:00Z">
        <w:r w:rsidDel="00291F06">
          <w:delText>elections covered by</w:delText>
        </w:r>
      </w:del>
      <w:ins w:id="34" w:author="Ben Stanley" w:date="2018-12-03T11:17:00Z">
        <w:r>
          <w:t>focus of</w:t>
        </w:r>
      </w:ins>
      <w:r>
        <w:t xml:space="preserve"> PNES</w:t>
      </w:r>
      <w:ins w:id="35" w:author="Ben Stanley" w:date="2018-12-03T11:17:00Z">
        <w:r>
          <w:t xml:space="preserve"> has been parliamentary elections,</w:t>
        </w:r>
      </w:ins>
      <w:r>
        <w:t xml:space="preserve"> </w:t>
      </w:r>
      <w:del w:id="36" w:author="Ben Stanley" w:date="2018-12-03T11:17:00Z">
        <w:r w:rsidDel="00291F06">
          <w:delText xml:space="preserve">were the parliamentary ones, </w:delText>
        </w:r>
      </w:del>
      <w:r>
        <w:t xml:space="preserve">the team has </w:t>
      </w:r>
      <w:del w:id="37" w:author="Ben Stanley" w:date="2018-12-03T11:17:00Z">
        <w:r w:rsidDel="00291F06">
          <w:delText>been covering also almost all</w:delText>
        </w:r>
      </w:del>
      <w:ins w:id="38" w:author="Ben Stanley" w:date="2018-12-03T11:17:00Z">
        <w:r>
          <w:t>also covered the majority of</w:t>
        </w:r>
      </w:ins>
      <w:r>
        <w:t xml:space="preserve"> presidential election</w:t>
      </w:r>
      <w:ins w:id="39" w:author="Ben Stanley" w:date="2018-12-03T11:17:00Z">
        <w:r>
          <w:t>s</w:t>
        </w:r>
      </w:ins>
      <w:r>
        <w:t xml:space="preserve"> and </w:t>
      </w:r>
      <w:del w:id="40" w:author="Ben Stanley" w:date="2018-12-03T11:17:00Z">
        <w:r w:rsidDel="00291F06">
          <w:delText xml:space="preserve">since 2004 – the </w:delText>
        </w:r>
      </w:del>
      <w:r>
        <w:t>elections to the European Parliament.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1A22E3F"/>
    <w:multiLevelType w:val="hybridMultilevel"/>
    <w:tmpl w:val="ABFEC9C2"/>
    <w:lvl w:ilvl="0" w:tplc="A9524E46">
      <w:start w:val="1"/>
      <w:numFmt w:val="bullet"/>
      <w:lvlText w:val=""/>
      <w:lvlJc w:val="left"/>
      <w:pPr>
        <w:tabs>
          <w:tab w:val="num" w:pos="227"/>
        </w:tabs>
        <w:ind w:left="227" w:hanging="227"/>
      </w:pPr>
      <w:rPr>
        <w:rFonts w:ascii="Symbol" w:hAnsi="Symbol" w:hint="default"/>
      </w:rPr>
    </w:lvl>
    <w:lvl w:ilvl="1" w:tplc="04150003" w:tentative="1">
      <w:start w:val="1"/>
      <w:numFmt w:val="bullet"/>
      <w:lvlText w:val="o"/>
      <w:lvlJc w:val="left"/>
      <w:pPr>
        <w:tabs>
          <w:tab w:val="num" w:pos="1440"/>
        </w:tabs>
        <w:ind w:left="1440" w:hanging="360"/>
      </w:pPr>
      <w:rPr>
        <w:rFonts w:ascii="Courier New" w:hAnsi="Courier New" w:cs="Courier New" w:hint="default"/>
      </w:rPr>
    </w:lvl>
    <w:lvl w:ilvl="2" w:tplc="04150005" w:tentative="1">
      <w:start w:val="1"/>
      <w:numFmt w:val="bullet"/>
      <w:lvlText w:val=""/>
      <w:lvlJc w:val="left"/>
      <w:pPr>
        <w:tabs>
          <w:tab w:val="num" w:pos="2160"/>
        </w:tabs>
        <w:ind w:left="2160" w:hanging="360"/>
      </w:pPr>
      <w:rPr>
        <w:rFonts w:ascii="Wingdings" w:hAnsi="Wingdings" w:hint="default"/>
      </w:rPr>
    </w:lvl>
    <w:lvl w:ilvl="3" w:tplc="04150001" w:tentative="1">
      <w:start w:val="1"/>
      <w:numFmt w:val="bullet"/>
      <w:lvlText w:val=""/>
      <w:lvlJc w:val="left"/>
      <w:pPr>
        <w:tabs>
          <w:tab w:val="num" w:pos="2880"/>
        </w:tabs>
        <w:ind w:left="2880" w:hanging="360"/>
      </w:pPr>
      <w:rPr>
        <w:rFonts w:ascii="Symbol" w:hAnsi="Symbol" w:hint="default"/>
      </w:rPr>
    </w:lvl>
    <w:lvl w:ilvl="4" w:tplc="04150003" w:tentative="1">
      <w:start w:val="1"/>
      <w:numFmt w:val="bullet"/>
      <w:lvlText w:val="o"/>
      <w:lvlJc w:val="left"/>
      <w:pPr>
        <w:tabs>
          <w:tab w:val="num" w:pos="3600"/>
        </w:tabs>
        <w:ind w:left="3600" w:hanging="360"/>
      </w:pPr>
      <w:rPr>
        <w:rFonts w:ascii="Courier New" w:hAnsi="Courier New" w:cs="Courier New" w:hint="default"/>
      </w:rPr>
    </w:lvl>
    <w:lvl w:ilvl="5" w:tplc="04150005" w:tentative="1">
      <w:start w:val="1"/>
      <w:numFmt w:val="bullet"/>
      <w:lvlText w:val=""/>
      <w:lvlJc w:val="left"/>
      <w:pPr>
        <w:tabs>
          <w:tab w:val="num" w:pos="4320"/>
        </w:tabs>
        <w:ind w:left="4320" w:hanging="360"/>
      </w:pPr>
      <w:rPr>
        <w:rFonts w:ascii="Wingdings" w:hAnsi="Wingdings" w:hint="default"/>
      </w:rPr>
    </w:lvl>
    <w:lvl w:ilvl="6" w:tplc="04150001" w:tentative="1">
      <w:start w:val="1"/>
      <w:numFmt w:val="bullet"/>
      <w:lvlText w:val=""/>
      <w:lvlJc w:val="left"/>
      <w:pPr>
        <w:tabs>
          <w:tab w:val="num" w:pos="5040"/>
        </w:tabs>
        <w:ind w:left="5040" w:hanging="360"/>
      </w:pPr>
      <w:rPr>
        <w:rFonts w:ascii="Symbol" w:hAnsi="Symbol" w:hint="default"/>
      </w:rPr>
    </w:lvl>
    <w:lvl w:ilvl="7" w:tplc="04150003" w:tentative="1">
      <w:start w:val="1"/>
      <w:numFmt w:val="bullet"/>
      <w:lvlText w:val="o"/>
      <w:lvlJc w:val="left"/>
      <w:pPr>
        <w:tabs>
          <w:tab w:val="num" w:pos="5760"/>
        </w:tabs>
        <w:ind w:left="5760" w:hanging="360"/>
      </w:pPr>
      <w:rPr>
        <w:rFonts w:ascii="Courier New" w:hAnsi="Courier New" w:cs="Courier New" w:hint="default"/>
      </w:rPr>
    </w:lvl>
    <w:lvl w:ilvl="8" w:tplc="0415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en Stanley">
    <w15:presenceInfo w15:providerId="Windows Live" w15:userId="a17198402de9b7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1"/>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5D3"/>
    <w:rsid w:val="00001EE1"/>
    <w:rsid w:val="00002F83"/>
    <w:rsid w:val="000044DC"/>
    <w:rsid w:val="00004FF9"/>
    <w:rsid w:val="00005018"/>
    <w:rsid w:val="000050E6"/>
    <w:rsid w:val="0000564C"/>
    <w:rsid w:val="00006267"/>
    <w:rsid w:val="000127CA"/>
    <w:rsid w:val="000146B3"/>
    <w:rsid w:val="00014E4E"/>
    <w:rsid w:val="000152EE"/>
    <w:rsid w:val="00015626"/>
    <w:rsid w:val="00016E27"/>
    <w:rsid w:val="000215DD"/>
    <w:rsid w:val="00021A36"/>
    <w:rsid w:val="00021C8B"/>
    <w:rsid w:val="00024BCD"/>
    <w:rsid w:val="00024E83"/>
    <w:rsid w:val="0002529F"/>
    <w:rsid w:val="000253E3"/>
    <w:rsid w:val="000255A7"/>
    <w:rsid w:val="00026E33"/>
    <w:rsid w:val="00030151"/>
    <w:rsid w:val="00031CA7"/>
    <w:rsid w:val="000344DA"/>
    <w:rsid w:val="000354D5"/>
    <w:rsid w:val="000365EC"/>
    <w:rsid w:val="00037351"/>
    <w:rsid w:val="000377AF"/>
    <w:rsid w:val="000378C6"/>
    <w:rsid w:val="00037DB2"/>
    <w:rsid w:val="000428AC"/>
    <w:rsid w:val="00043A80"/>
    <w:rsid w:val="000454F5"/>
    <w:rsid w:val="00046008"/>
    <w:rsid w:val="000461CE"/>
    <w:rsid w:val="00047FAC"/>
    <w:rsid w:val="0005013D"/>
    <w:rsid w:val="00050B84"/>
    <w:rsid w:val="0005188D"/>
    <w:rsid w:val="00052A6E"/>
    <w:rsid w:val="000532FF"/>
    <w:rsid w:val="00053DB7"/>
    <w:rsid w:val="00053E1A"/>
    <w:rsid w:val="00054914"/>
    <w:rsid w:val="00055335"/>
    <w:rsid w:val="00056726"/>
    <w:rsid w:val="0006065D"/>
    <w:rsid w:val="00061992"/>
    <w:rsid w:val="00064F55"/>
    <w:rsid w:val="000707E3"/>
    <w:rsid w:val="00071855"/>
    <w:rsid w:val="00072452"/>
    <w:rsid w:val="000744CA"/>
    <w:rsid w:val="0007634E"/>
    <w:rsid w:val="0007778A"/>
    <w:rsid w:val="00081598"/>
    <w:rsid w:val="0008253C"/>
    <w:rsid w:val="0008340D"/>
    <w:rsid w:val="00083F7A"/>
    <w:rsid w:val="00084FDB"/>
    <w:rsid w:val="00085742"/>
    <w:rsid w:val="0008731A"/>
    <w:rsid w:val="0008749E"/>
    <w:rsid w:val="00087609"/>
    <w:rsid w:val="000A1258"/>
    <w:rsid w:val="000A59B5"/>
    <w:rsid w:val="000A5C35"/>
    <w:rsid w:val="000A5CF6"/>
    <w:rsid w:val="000A6E20"/>
    <w:rsid w:val="000B1922"/>
    <w:rsid w:val="000B1F1F"/>
    <w:rsid w:val="000B25C4"/>
    <w:rsid w:val="000B26BC"/>
    <w:rsid w:val="000B2C51"/>
    <w:rsid w:val="000B39F0"/>
    <w:rsid w:val="000B3F89"/>
    <w:rsid w:val="000B5440"/>
    <w:rsid w:val="000B6AD1"/>
    <w:rsid w:val="000C1506"/>
    <w:rsid w:val="000C2246"/>
    <w:rsid w:val="000C256A"/>
    <w:rsid w:val="000C410A"/>
    <w:rsid w:val="000C52DC"/>
    <w:rsid w:val="000C6486"/>
    <w:rsid w:val="000C66AD"/>
    <w:rsid w:val="000D0054"/>
    <w:rsid w:val="000D0BDA"/>
    <w:rsid w:val="000D0BF6"/>
    <w:rsid w:val="000D1C66"/>
    <w:rsid w:val="000D1E09"/>
    <w:rsid w:val="000D2656"/>
    <w:rsid w:val="000D3A2A"/>
    <w:rsid w:val="000D7285"/>
    <w:rsid w:val="000E03EF"/>
    <w:rsid w:val="000E2034"/>
    <w:rsid w:val="000E2C5C"/>
    <w:rsid w:val="000E555C"/>
    <w:rsid w:val="000E5757"/>
    <w:rsid w:val="000E5EB8"/>
    <w:rsid w:val="000E697C"/>
    <w:rsid w:val="000E6B79"/>
    <w:rsid w:val="000F0A9F"/>
    <w:rsid w:val="000F1D67"/>
    <w:rsid w:val="000F2923"/>
    <w:rsid w:val="000F7820"/>
    <w:rsid w:val="001002A0"/>
    <w:rsid w:val="00101E6B"/>
    <w:rsid w:val="0010212F"/>
    <w:rsid w:val="001040F3"/>
    <w:rsid w:val="0011180A"/>
    <w:rsid w:val="00111DAA"/>
    <w:rsid w:val="001139EE"/>
    <w:rsid w:val="00114B97"/>
    <w:rsid w:val="001176E8"/>
    <w:rsid w:val="001204C5"/>
    <w:rsid w:val="00121C11"/>
    <w:rsid w:val="00122103"/>
    <w:rsid w:val="001246B0"/>
    <w:rsid w:val="00124861"/>
    <w:rsid w:val="0012652A"/>
    <w:rsid w:val="00127DC8"/>
    <w:rsid w:val="0013109E"/>
    <w:rsid w:val="00131E20"/>
    <w:rsid w:val="001334FD"/>
    <w:rsid w:val="001341C0"/>
    <w:rsid w:val="00134654"/>
    <w:rsid w:val="00136CCA"/>
    <w:rsid w:val="00140827"/>
    <w:rsid w:val="001408DE"/>
    <w:rsid w:val="0014142F"/>
    <w:rsid w:val="00142B2B"/>
    <w:rsid w:val="00145B8F"/>
    <w:rsid w:val="001504CC"/>
    <w:rsid w:val="0015158E"/>
    <w:rsid w:val="00152356"/>
    <w:rsid w:val="00153DC2"/>
    <w:rsid w:val="00156FAF"/>
    <w:rsid w:val="001573F8"/>
    <w:rsid w:val="00163803"/>
    <w:rsid w:val="00163C42"/>
    <w:rsid w:val="001649E0"/>
    <w:rsid w:val="00164B83"/>
    <w:rsid w:val="00165616"/>
    <w:rsid w:val="001675F7"/>
    <w:rsid w:val="001676ED"/>
    <w:rsid w:val="00171725"/>
    <w:rsid w:val="00172842"/>
    <w:rsid w:val="00173E1A"/>
    <w:rsid w:val="0017490D"/>
    <w:rsid w:val="0017536E"/>
    <w:rsid w:val="00176AA5"/>
    <w:rsid w:val="00176C12"/>
    <w:rsid w:val="001813F3"/>
    <w:rsid w:val="001820A3"/>
    <w:rsid w:val="00182134"/>
    <w:rsid w:val="00183031"/>
    <w:rsid w:val="00184C8B"/>
    <w:rsid w:val="0018532E"/>
    <w:rsid w:val="00186E22"/>
    <w:rsid w:val="00190713"/>
    <w:rsid w:val="00190E0A"/>
    <w:rsid w:val="00192D29"/>
    <w:rsid w:val="00195BDB"/>
    <w:rsid w:val="001975F3"/>
    <w:rsid w:val="00197818"/>
    <w:rsid w:val="001A0074"/>
    <w:rsid w:val="001A22AD"/>
    <w:rsid w:val="001A2CD3"/>
    <w:rsid w:val="001A3583"/>
    <w:rsid w:val="001A409B"/>
    <w:rsid w:val="001A5631"/>
    <w:rsid w:val="001A6E23"/>
    <w:rsid w:val="001A727A"/>
    <w:rsid w:val="001A753A"/>
    <w:rsid w:val="001B08FC"/>
    <w:rsid w:val="001B351D"/>
    <w:rsid w:val="001B707A"/>
    <w:rsid w:val="001C0894"/>
    <w:rsid w:val="001C169D"/>
    <w:rsid w:val="001C3A9C"/>
    <w:rsid w:val="001C5CB1"/>
    <w:rsid w:val="001C67B6"/>
    <w:rsid w:val="001C6E4D"/>
    <w:rsid w:val="001C6E7B"/>
    <w:rsid w:val="001C7C88"/>
    <w:rsid w:val="001D0DC5"/>
    <w:rsid w:val="001D0EE2"/>
    <w:rsid w:val="001D3307"/>
    <w:rsid w:val="001D3E06"/>
    <w:rsid w:val="001D6503"/>
    <w:rsid w:val="001D6D91"/>
    <w:rsid w:val="001E0EC6"/>
    <w:rsid w:val="001E19AC"/>
    <w:rsid w:val="001E1FFD"/>
    <w:rsid w:val="001E26F6"/>
    <w:rsid w:val="001E3872"/>
    <w:rsid w:val="001E438C"/>
    <w:rsid w:val="001E463B"/>
    <w:rsid w:val="001E5CA9"/>
    <w:rsid w:val="001E7EAE"/>
    <w:rsid w:val="001F29DC"/>
    <w:rsid w:val="001F2A2A"/>
    <w:rsid w:val="001F3780"/>
    <w:rsid w:val="001F6B05"/>
    <w:rsid w:val="001F71DB"/>
    <w:rsid w:val="001F747B"/>
    <w:rsid w:val="002002A0"/>
    <w:rsid w:val="00201763"/>
    <w:rsid w:val="00205290"/>
    <w:rsid w:val="00205B8A"/>
    <w:rsid w:val="00206AC2"/>
    <w:rsid w:val="0021027D"/>
    <w:rsid w:val="002115DB"/>
    <w:rsid w:val="0021249E"/>
    <w:rsid w:val="0021279D"/>
    <w:rsid w:val="00212F23"/>
    <w:rsid w:val="0021418E"/>
    <w:rsid w:val="00214773"/>
    <w:rsid w:val="00215A06"/>
    <w:rsid w:val="002215D3"/>
    <w:rsid w:val="002219EE"/>
    <w:rsid w:val="00221AF4"/>
    <w:rsid w:val="00221BC8"/>
    <w:rsid w:val="00223121"/>
    <w:rsid w:val="00224639"/>
    <w:rsid w:val="00225A8E"/>
    <w:rsid w:val="00231618"/>
    <w:rsid w:val="0023179E"/>
    <w:rsid w:val="00231EF6"/>
    <w:rsid w:val="00232227"/>
    <w:rsid w:val="0023330E"/>
    <w:rsid w:val="00234FFA"/>
    <w:rsid w:val="002376A9"/>
    <w:rsid w:val="00241E9E"/>
    <w:rsid w:val="002428D1"/>
    <w:rsid w:val="002432D5"/>
    <w:rsid w:val="00243DEC"/>
    <w:rsid w:val="00244BE7"/>
    <w:rsid w:val="00245CC8"/>
    <w:rsid w:val="00245EBA"/>
    <w:rsid w:val="00245FAA"/>
    <w:rsid w:val="0025011B"/>
    <w:rsid w:val="00250265"/>
    <w:rsid w:val="00253C41"/>
    <w:rsid w:val="00253D15"/>
    <w:rsid w:val="0025407D"/>
    <w:rsid w:val="00254510"/>
    <w:rsid w:val="002553F4"/>
    <w:rsid w:val="002560B2"/>
    <w:rsid w:val="00256DCF"/>
    <w:rsid w:val="00256EC4"/>
    <w:rsid w:val="00261E12"/>
    <w:rsid w:val="00262202"/>
    <w:rsid w:val="00264FC4"/>
    <w:rsid w:val="002659D8"/>
    <w:rsid w:val="002667DB"/>
    <w:rsid w:val="00271897"/>
    <w:rsid w:val="00271A1B"/>
    <w:rsid w:val="00275686"/>
    <w:rsid w:val="002805A8"/>
    <w:rsid w:val="00281C01"/>
    <w:rsid w:val="00282468"/>
    <w:rsid w:val="00282FFC"/>
    <w:rsid w:val="00283FFB"/>
    <w:rsid w:val="002843B7"/>
    <w:rsid w:val="002864D1"/>
    <w:rsid w:val="00287E33"/>
    <w:rsid w:val="0029024F"/>
    <w:rsid w:val="00290DB0"/>
    <w:rsid w:val="0029192C"/>
    <w:rsid w:val="00291F06"/>
    <w:rsid w:val="0029319E"/>
    <w:rsid w:val="00295561"/>
    <w:rsid w:val="00296FC6"/>
    <w:rsid w:val="002A0532"/>
    <w:rsid w:val="002A264E"/>
    <w:rsid w:val="002A3A19"/>
    <w:rsid w:val="002A7069"/>
    <w:rsid w:val="002A756B"/>
    <w:rsid w:val="002A7862"/>
    <w:rsid w:val="002A796E"/>
    <w:rsid w:val="002B1D0B"/>
    <w:rsid w:val="002B230F"/>
    <w:rsid w:val="002B2B35"/>
    <w:rsid w:val="002B301F"/>
    <w:rsid w:val="002B30E3"/>
    <w:rsid w:val="002B4966"/>
    <w:rsid w:val="002B6590"/>
    <w:rsid w:val="002B6BF4"/>
    <w:rsid w:val="002B6EAD"/>
    <w:rsid w:val="002C05BB"/>
    <w:rsid w:val="002C05F1"/>
    <w:rsid w:val="002C152D"/>
    <w:rsid w:val="002C3318"/>
    <w:rsid w:val="002C4691"/>
    <w:rsid w:val="002C55A7"/>
    <w:rsid w:val="002C6FAD"/>
    <w:rsid w:val="002D0523"/>
    <w:rsid w:val="002D2A8E"/>
    <w:rsid w:val="002D4EB6"/>
    <w:rsid w:val="002D511B"/>
    <w:rsid w:val="002D60EB"/>
    <w:rsid w:val="002D7102"/>
    <w:rsid w:val="002D7408"/>
    <w:rsid w:val="002E1E61"/>
    <w:rsid w:val="002E2F34"/>
    <w:rsid w:val="002E3C6E"/>
    <w:rsid w:val="002E3F2D"/>
    <w:rsid w:val="002E5670"/>
    <w:rsid w:val="002E6450"/>
    <w:rsid w:val="002E66B5"/>
    <w:rsid w:val="002E7370"/>
    <w:rsid w:val="002E7546"/>
    <w:rsid w:val="002F0C0A"/>
    <w:rsid w:val="002F155A"/>
    <w:rsid w:val="002F17EA"/>
    <w:rsid w:val="002F1B10"/>
    <w:rsid w:val="002F31DC"/>
    <w:rsid w:val="002F3724"/>
    <w:rsid w:val="002F65A6"/>
    <w:rsid w:val="0030015D"/>
    <w:rsid w:val="0030117A"/>
    <w:rsid w:val="00303A35"/>
    <w:rsid w:val="0030503C"/>
    <w:rsid w:val="003068EF"/>
    <w:rsid w:val="00306D50"/>
    <w:rsid w:val="0031012B"/>
    <w:rsid w:val="00310338"/>
    <w:rsid w:val="00315BCC"/>
    <w:rsid w:val="003163ED"/>
    <w:rsid w:val="0031762B"/>
    <w:rsid w:val="00321AB1"/>
    <w:rsid w:val="00323A94"/>
    <w:rsid w:val="00324EAC"/>
    <w:rsid w:val="00326016"/>
    <w:rsid w:val="003264DB"/>
    <w:rsid w:val="003268D4"/>
    <w:rsid w:val="0033053C"/>
    <w:rsid w:val="0033248A"/>
    <w:rsid w:val="0033378E"/>
    <w:rsid w:val="0033385F"/>
    <w:rsid w:val="003344BC"/>
    <w:rsid w:val="00341957"/>
    <w:rsid w:val="00346234"/>
    <w:rsid w:val="00347470"/>
    <w:rsid w:val="003508F5"/>
    <w:rsid w:val="0035143B"/>
    <w:rsid w:val="00351BE5"/>
    <w:rsid w:val="003522C8"/>
    <w:rsid w:val="00352B3E"/>
    <w:rsid w:val="003539EF"/>
    <w:rsid w:val="00355FD3"/>
    <w:rsid w:val="00357259"/>
    <w:rsid w:val="003575FA"/>
    <w:rsid w:val="00357F20"/>
    <w:rsid w:val="00360578"/>
    <w:rsid w:val="0036068E"/>
    <w:rsid w:val="00361B06"/>
    <w:rsid w:val="00361D01"/>
    <w:rsid w:val="003631D3"/>
    <w:rsid w:val="0036688D"/>
    <w:rsid w:val="003710B5"/>
    <w:rsid w:val="00375555"/>
    <w:rsid w:val="00376DD2"/>
    <w:rsid w:val="00382DB6"/>
    <w:rsid w:val="00384C09"/>
    <w:rsid w:val="00386EFE"/>
    <w:rsid w:val="0038773C"/>
    <w:rsid w:val="003905E7"/>
    <w:rsid w:val="003922E0"/>
    <w:rsid w:val="00392456"/>
    <w:rsid w:val="0039316D"/>
    <w:rsid w:val="00393822"/>
    <w:rsid w:val="00395285"/>
    <w:rsid w:val="00395B7A"/>
    <w:rsid w:val="00397088"/>
    <w:rsid w:val="0039722D"/>
    <w:rsid w:val="00397397"/>
    <w:rsid w:val="003A19C3"/>
    <w:rsid w:val="003A3183"/>
    <w:rsid w:val="003A35FC"/>
    <w:rsid w:val="003A39BD"/>
    <w:rsid w:val="003A3A91"/>
    <w:rsid w:val="003A5537"/>
    <w:rsid w:val="003A5A0F"/>
    <w:rsid w:val="003B07CC"/>
    <w:rsid w:val="003B3202"/>
    <w:rsid w:val="003B409E"/>
    <w:rsid w:val="003B5BE7"/>
    <w:rsid w:val="003B6C35"/>
    <w:rsid w:val="003B6FE0"/>
    <w:rsid w:val="003B7F35"/>
    <w:rsid w:val="003C0496"/>
    <w:rsid w:val="003C0AE7"/>
    <w:rsid w:val="003C4303"/>
    <w:rsid w:val="003C44F8"/>
    <w:rsid w:val="003C57A3"/>
    <w:rsid w:val="003C652E"/>
    <w:rsid w:val="003C6D00"/>
    <w:rsid w:val="003D1ECE"/>
    <w:rsid w:val="003D2301"/>
    <w:rsid w:val="003D27FA"/>
    <w:rsid w:val="003D3052"/>
    <w:rsid w:val="003D465A"/>
    <w:rsid w:val="003D7FF0"/>
    <w:rsid w:val="003E1663"/>
    <w:rsid w:val="003E24C5"/>
    <w:rsid w:val="003E3532"/>
    <w:rsid w:val="003E6412"/>
    <w:rsid w:val="003E697F"/>
    <w:rsid w:val="003E70DE"/>
    <w:rsid w:val="003F0D3E"/>
    <w:rsid w:val="003F1532"/>
    <w:rsid w:val="003F3A9B"/>
    <w:rsid w:val="003F6A35"/>
    <w:rsid w:val="00401341"/>
    <w:rsid w:val="00404552"/>
    <w:rsid w:val="00406C13"/>
    <w:rsid w:val="00407EC5"/>
    <w:rsid w:val="00412FBF"/>
    <w:rsid w:val="00413598"/>
    <w:rsid w:val="00413E56"/>
    <w:rsid w:val="0041409C"/>
    <w:rsid w:val="0041656A"/>
    <w:rsid w:val="00416EAF"/>
    <w:rsid w:val="00420723"/>
    <w:rsid w:val="00421083"/>
    <w:rsid w:val="00425EA1"/>
    <w:rsid w:val="00427C91"/>
    <w:rsid w:val="004327CE"/>
    <w:rsid w:val="00432E9C"/>
    <w:rsid w:val="004336D5"/>
    <w:rsid w:val="00433D68"/>
    <w:rsid w:val="00434EFC"/>
    <w:rsid w:val="00434F84"/>
    <w:rsid w:val="0043535B"/>
    <w:rsid w:val="00436CA8"/>
    <w:rsid w:val="004379EA"/>
    <w:rsid w:val="00437A07"/>
    <w:rsid w:val="004421BE"/>
    <w:rsid w:val="004444AC"/>
    <w:rsid w:val="00444626"/>
    <w:rsid w:val="00444E00"/>
    <w:rsid w:val="00445703"/>
    <w:rsid w:val="00446276"/>
    <w:rsid w:val="00446EE3"/>
    <w:rsid w:val="00447336"/>
    <w:rsid w:val="0045364B"/>
    <w:rsid w:val="00454457"/>
    <w:rsid w:val="00455862"/>
    <w:rsid w:val="00455E35"/>
    <w:rsid w:val="00456141"/>
    <w:rsid w:val="00456B26"/>
    <w:rsid w:val="0045745E"/>
    <w:rsid w:val="0046045F"/>
    <w:rsid w:val="00464FD0"/>
    <w:rsid w:val="0046586E"/>
    <w:rsid w:val="00466A77"/>
    <w:rsid w:val="004701C7"/>
    <w:rsid w:val="004701D5"/>
    <w:rsid w:val="004731F1"/>
    <w:rsid w:val="00476224"/>
    <w:rsid w:val="0047760D"/>
    <w:rsid w:val="00481D6F"/>
    <w:rsid w:val="00482546"/>
    <w:rsid w:val="00482781"/>
    <w:rsid w:val="00485298"/>
    <w:rsid w:val="00485B20"/>
    <w:rsid w:val="00485FCC"/>
    <w:rsid w:val="004868F8"/>
    <w:rsid w:val="004872F1"/>
    <w:rsid w:val="004874BB"/>
    <w:rsid w:val="00493448"/>
    <w:rsid w:val="00494C88"/>
    <w:rsid w:val="004951D5"/>
    <w:rsid w:val="0049569F"/>
    <w:rsid w:val="004966F7"/>
    <w:rsid w:val="004971C6"/>
    <w:rsid w:val="004A5D4A"/>
    <w:rsid w:val="004A62D3"/>
    <w:rsid w:val="004A6A39"/>
    <w:rsid w:val="004A7CBB"/>
    <w:rsid w:val="004B08CE"/>
    <w:rsid w:val="004B2707"/>
    <w:rsid w:val="004B2880"/>
    <w:rsid w:val="004B2CB8"/>
    <w:rsid w:val="004B353C"/>
    <w:rsid w:val="004B43DA"/>
    <w:rsid w:val="004C040B"/>
    <w:rsid w:val="004C0B29"/>
    <w:rsid w:val="004C0DC1"/>
    <w:rsid w:val="004C45E8"/>
    <w:rsid w:val="004C46A8"/>
    <w:rsid w:val="004C512E"/>
    <w:rsid w:val="004C541D"/>
    <w:rsid w:val="004C5B5F"/>
    <w:rsid w:val="004C6112"/>
    <w:rsid w:val="004C7857"/>
    <w:rsid w:val="004D0491"/>
    <w:rsid w:val="004D06BB"/>
    <w:rsid w:val="004D1924"/>
    <w:rsid w:val="004D2758"/>
    <w:rsid w:val="004D2EE6"/>
    <w:rsid w:val="004D3233"/>
    <w:rsid w:val="004D4577"/>
    <w:rsid w:val="004D5165"/>
    <w:rsid w:val="004D5FFB"/>
    <w:rsid w:val="004D6277"/>
    <w:rsid w:val="004D6642"/>
    <w:rsid w:val="004E0D44"/>
    <w:rsid w:val="004E45DA"/>
    <w:rsid w:val="004E7AF0"/>
    <w:rsid w:val="004F0FD5"/>
    <w:rsid w:val="004F41F0"/>
    <w:rsid w:val="004F67F5"/>
    <w:rsid w:val="0050284B"/>
    <w:rsid w:val="00502C27"/>
    <w:rsid w:val="00502FBE"/>
    <w:rsid w:val="005036CF"/>
    <w:rsid w:val="005043AA"/>
    <w:rsid w:val="00504517"/>
    <w:rsid w:val="00504D8E"/>
    <w:rsid w:val="0050539E"/>
    <w:rsid w:val="00505B58"/>
    <w:rsid w:val="00506C85"/>
    <w:rsid w:val="0051037D"/>
    <w:rsid w:val="00511B9B"/>
    <w:rsid w:val="00515A6A"/>
    <w:rsid w:val="00517200"/>
    <w:rsid w:val="00521A74"/>
    <w:rsid w:val="00523EE1"/>
    <w:rsid w:val="005245B7"/>
    <w:rsid w:val="00524F40"/>
    <w:rsid w:val="00527426"/>
    <w:rsid w:val="00531240"/>
    <w:rsid w:val="00531E18"/>
    <w:rsid w:val="005321CB"/>
    <w:rsid w:val="00533294"/>
    <w:rsid w:val="005369E8"/>
    <w:rsid w:val="00540A31"/>
    <w:rsid w:val="00540C4E"/>
    <w:rsid w:val="005444F8"/>
    <w:rsid w:val="00544ED7"/>
    <w:rsid w:val="0054500D"/>
    <w:rsid w:val="00547D74"/>
    <w:rsid w:val="00550084"/>
    <w:rsid w:val="00551746"/>
    <w:rsid w:val="00551933"/>
    <w:rsid w:val="005522BD"/>
    <w:rsid w:val="00553885"/>
    <w:rsid w:val="00554298"/>
    <w:rsid w:val="00554D96"/>
    <w:rsid w:val="0055532D"/>
    <w:rsid w:val="0055747F"/>
    <w:rsid w:val="005578A9"/>
    <w:rsid w:val="0056024A"/>
    <w:rsid w:val="0056024F"/>
    <w:rsid w:val="00560B75"/>
    <w:rsid w:val="0056128F"/>
    <w:rsid w:val="00561704"/>
    <w:rsid w:val="005634B8"/>
    <w:rsid w:val="0056402E"/>
    <w:rsid w:val="00564241"/>
    <w:rsid w:val="00565134"/>
    <w:rsid w:val="005658CE"/>
    <w:rsid w:val="00571334"/>
    <w:rsid w:val="0057186A"/>
    <w:rsid w:val="00572F16"/>
    <w:rsid w:val="00574AAF"/>
    <w:rsid w:val="00576F91"/>
    <w:rsid w:val="00580146"/>
    <w:rsid w:val="005808EA"/>
    <w:rsid w:val="0058237F"/>
    <w:rsid w:val="005827F7"/>
    <w:rsid w:val="00583331"/>
    <w:rsid w:val="005843A3"/>
    <w:rsid w:val="005903D8"/>
    <w:rsid w:val="00590EFB"/>
    <w:rsid w:val="00590FBB"/>
    <w:rsid w:val="00591A3D"/>
    <w:rsid w:val="005920FD"/>
    <w:rsid w:val="005941F9"/>
    <w:rsid w:val="005954A6"/>
    <w:rsid w:val="00595FE7"/>
    <w:rsid w:val="00597515"/>
    <w:rsid w:val="00597AC5"/>
    <w:rsid w:val="00597E31"/>
    <w:rsid w:val="005A0EA8"/>
    <w:rsid w:val="005A0F0D"/>
    <w:rsid w:val="005A1FA9"/>
    <w:rsid w:val="005A222E"/>
    <w:rsid w:val="005A2CEA"/>
    <w:rsid w:val="005A3A36"/>
    <w:rsid w:val="005A4CF9"/>
    <w:rsid w:val="005A51D9"/>
    <w:rsid w:val="005A67D7"/>
    <w:rsid w:val="005B01C4"/>
    <w:rsid w:val="005B2973"/>
    <w:rsid w:val="005B5007"/>
    <w:rsid w:val="005B6AAF"/>
    <w:rsid w:val="005B7D4B"/>
    <w:rsid w:val="005C0B3C"/>
    <w:rsid w:val="005C3CB4"/>
    <w:rsid w:val="005C464D"/>
    <w:rsid w:val="005D0613"/>
    <w:rsid w:val="005D16BA"/>
    <w:rsid w:val="005D232D"/>
    <w:rsid w:val="005D2CBC"/>
    <w:rsid w:val="005D303A"/>
    <w:rsid w:val="005D333B"/>
    <w:rsid w:val="005D3B44"/>
    <w:rsid w:val="005D4261"/>
    <w:rsid w:val="005D4C0D"/>
    <w:rsid w:val="005D61E7"/>
    <w:rsid w:val="005D7C97"/>
    <w:rsid w:val="005E01E2"/>
    <w:rsid w:val="005E0829"/>
    <w:rsid w:val="005E1C66"/>
    <w:rsid w:val="005E1F61"/>
    <w:rsid w:val="005E40E8"/>
    <w:rsid w:val="005E4D5A"/>
    <w:rsid w:val="005E585C"/>
    <w:rsid w:val="005E5EFD"/>
    <w:rsid w:val="005E6420"/>
    <w:rsid w:val="005E6A56"/>
    <w:rsid w:val="005E7553"/>
    <w:rsid w:val="005F1320"/>
    <w:rsid w:val="005F4EA4"/>
    <w:rsid w:val="005F4F3B"/>
    <w:rsid w:val="005F5CBF"/>
    <w:rsid w:val="005F7F85"/>
    <w:rsid w:val="0060228F"/>
    <w:rsid w:val="006025FE"/>
    <w:rsid w:val="00603386"/>
    <w:rsid w:val="00603A9A"/>
    <w:rsid w:val="00604487"/>
    <w:rsid w:val="00605F67"/>
    <w:rsid w:val="006128A9"/>
    <w:rsid w:val="006143A6"/>
    <w:rsid w:val="006147BB"/>
    <w:rsid w:val="006170A8"/>
    <w:rsid w:val="00617319"/>
    <w:rsid w:val="00617FE2"/>
    <w:rsid w:val="006209A1"/>
    <w:rsid w:val="00621F21"/>
    <w:rsid w:val="0062224C"/>
    <w:rsid w:val="006227E2"/>
    <w:rsid w:val="00627057"/>
    <w:rsid w:val="00627C81"/>
    <w:rsid w:val="00631E95"/>
    <w:rsid w:val="00632086"/>
    <w:rsid w:val="006321D3"/>
    <w:rsid w:val="00633203"/>
    <w:rsid w:val="006332F8"/>
    <w:rsid w:val="00633BF2"/>
    <w:rsid w:val="00635B02"/>
    <w:rsid w:val="00640055"/>
    <w:rsid w:val="006419D5"/>
    <w:rsid w:val="00642338"/>
    <w:rsid w:val="0064273A"/>
    <w:rsid w:val="0064338A"/>
    <w:rsid w:val="006523E7"/>
    <w:rsid w:val="0065373C"/>
    <w:rsid w:val="00654035"/>
    <w:rsid w:val="00657759"/>
    <w:rsid w:val="0066073D"/>
    <w:rsid w:val="00660E1D"/>
    <w:rsid w:val="0066114B"/>
    <w:rsid w:val="00663516"/>
    <w:rsid w:val="006643FC"/>
    <w:rsid w:val="006654E3"/>
    <w:rsid w:val="0066658C"/>
    <w:rsid w:val="00670B7C"/>
    <w:rsid w:val="00670C1B"/>
    <w:rsid w:val="006716A8"/>
    <w:rsid w:val="00674704"/>
    <w:rsid w:val="00675B19"/>
    <w:rsid w:val="0067611C"/>
    <w:rsid w:val="00680062"/>
    <w:rsid w:val="00687596"/>
    <w:rsid w:val="00687ECF"/>
    <w:rsid w:val="0069089A"/>
    <w:rsid w:val="00691899"/>
    <w:rsid w:val="006919E4"/>
    <w:rsid w:val="00691C9D"/>
    <w:rsid w:val="00691EBF"/>
    <w:rsid w:val="006A0DA6"/>
    <w:rsid w:val="006A2420"/>
    <w:rsid w:val="006A30F8"/>
    <w:rsid w:val="006A3C01"/>
    <w:rsid w:val="006A3CE0"/>
    <w:rsid w:val="006A4E03"/>
    <w:rsid w:val="006A5BDD"/>
    <w:rsid w:val="006A77C5"/>
    <w:rsid w:val="006A7AC5"/>
    <w:rsid w:val="006B0A88"/>
    <w:rsid w:val="006B0C85"/>
    <w:rsid w:val="006B3DD1"/>
    <w:rsid w:val="006B41B7"/>
    <w:rsid w:val="006B43B2"/>
    <w:rsid w:val="006B53B9"/>
    <w:rsid w:val="006B78FC"/>
    <w:rsid w:val="006C0FC5"/>
    <w:rsid w:val="006C5C5C"/>
    <w:rsid w:val="006D05D3"/>
    <w:rsid w:val="006D4709"/>
    <w:rsid w:val="006D4B4B"/>
    <w:rsid w:val="006D7AF0"/>
    <w:rsid w:val="006D7BF2"/>
    <w:rsid w:val="006D7E0D"/>
    <w:rsid w:val="006E57EF"/>
    <w:rsid w:val="006E676C"/>
    <w:rsid w:val="006F08C8"/>
    <w:rsid w:val="006F18FC"/>
    <w:rsid w:val="006F24DA"/>
    <w:rsid w:val="006F27DD"/>
    <w:rsid w:val="006F2BE0"/>
    <w:rsid w:val="006F3F3E"/>
    <w:rsid w:val="006F4F47"/>
    <w:rsid w:val="006F4F87"/>
    <w:rsid w:val="006F61A7"/>
    <w:rsid w:val="006F7CB7"/>
    <w:rsid w:val="00700D28"/>
    <w:rsid w:val="00701001"/>
    <w:rsid w:val="007011A5"/>
    <w:rsid w:val="0070152C"/>
    <w:rsid w:val="00701772"/>
    <w:rsid w:val="007031BA"/>
    <w:rsid w:val="007038BF"/>
    <w:rsid w:val="00703F5A"/>
    <w:rsid w:val="007043E1"/>
    <w:rsid w:val="007045F6"/>
    <w:rsid w:val="007067DD"/>
    <w:rsid w:val="00706CFC"/>
    <w:rsid w:val="00707726"/>
    <w:rsid w:val="007107C5"/>
    <w:rsid w:val="00711421"/>
    <w:rsid w:val="00713468"/>
    <w:rsid w:val="00713616"/>
    <w:rsid w:val="00714D5E"/>
    <w:rsid w:val="00716212"/>
    <w:rsid w:val="0071626B"/>
    <w:rsid w:val="00717157"/>
    <w:rsid w:val="00723DF9"/>
    <w:rsid w:val="007267AE"/>
    <w:rsid w:val="00726DF9"/>
    <w:rsid w:val="00727D5B"/>
    <w:rsid w:val="00727DF8"/>
    <w:rsid w:val="007324E5"/>
    <w:rsid w:val="007335B3"/>
    <w:rsid w:val="00733818"/>
    <w:rsid w:val="007340BA"/>
    <w:rsid w:val="007346C9"/>
    <w:rsid w:val="00734850"/>
    <w:rsid w:val="00734B0F"/>
    <w:rsid w:val="00735A97"/>
    <w:rsid w:val="00737423"/>
    <w:rsid w:val="00741420"/>
    <w:rsid w:val="007417CA"/>
    <w:rsid w:val="00742828"/>
    <w:rsid w:val="00742CF1"/>
    <w:rsid w:val="00742E7F"/>
    <w:rsid w:val="0074401B"/>
    <w:rsid w:val="00744092"/>
    <w:rsid w:val="00744C34"/>
    <w:rsid w:val="007457B5"/>
    <w:rsid w:val="00746082"/>
    <w:rsid w:val="00746340"/>
    <w:rsid w:val="0074708D"/>
    <w:rsid w:val="00750097"/>
    <w:rsid w:val="007504BE"/>
    <w:rsid w:val="007510B7"/>
    <w:rsid w:val="00751AA2"/>
    <w:rsid w:val="00751C96"/>
    <w:rsid w:val="007522A1"/>
    <w:rsid w:val="00753D6B"/>
    <w:rsid w:val="00754158"/>
    <w:rsid w:val="007544C2"/>
    <w:rsid w:val="00754521"/>
    <w:rsid w:val="00754CA9"/>
    <w:rsid w:val="0075550B"/>
    <w:rsid w:val="0076151A"/>
    <w:rsid w:val="0076214A"/>
    <w:rsid w:val="0076286C"/>
    <w:rsid w:val="007631AE"/>
    <w:rsid w:val="0076334D"/>
    <w:rsid w:val="00763650"/>
    <w:rsid w:val="00764851"/>
    <w:rsid w:val="00765CA6"/>
    <w:rsid w:val="0076689E"/>
    <w:rsid w:val="0076751A"/>
    <w:rsid w:val="0077064F"/>
    <w:rsid w:val="00770BB3"/>
    <w:rsid w:val="007727C3"/>
    <w:rsid w:val="0077375C"/>
    <w:rsid w:val="00776271"/>
    <w:rsid w:val="00776A2E"/>
    <w:rsid w:val="00777C01"/>
    <w:rsid w:val="007807D9"/>
    <w:rsid w:val="0078094A"/>
    <w:rsid w:val="00780B32"/>
    <w:rsid w:val="00780DE9"/>
    <w:rsid w:val="00781BCD"/>
    <w:rsid w:val="00781E2C"/>
    <w:rsid w:val="00783308"/>
    <w:rsid w:val="007843EF"/>
    <w:rsid w:val="0078464F"/>
    <w:rsid w:val="007847F8"/>
    <w:rsid w:val="00784D49"/>
    <w:rsid w:val="0078504B"/>
    <w:rsid w:val="0078547E"/>
    <w:rsid w:val="00785BE6"/>
    <w:rsid w:val="00786106"/>
    <w:rsid w:val="00786A83"/>
    <w:rsid w:val="00787E9B"/>
    <w:rsid w:val="00793BC0"/>
    <w:rsid w:val="0079650D"/>
    <w:rsid w:val="007967F3"/>
    <w:rsid w:val="00797FA7"/>
    <w:rsid w:val="007A05F8"/>
    <w:rsid w:val="007A0B75"/>
    <w:rsid w:val="007A1A35"/>
    <w:rsid w:val="007A1FB3"/>
    <w:rsid w:val="007A25D3"/>
    <w:rsid w:val="007A36BD"/>
    <w:rsid w:val="007A3EEA"/>
    <w:rsid w:val="007A44B3"/>
    <w:rsid w:val="007A4840"/>
    <w:rsid w:val="007A7F74"/>
    <w:rsid w:val="007B0CA7"/>
    <w:rsid w:val="007B2A53"/>
    <w:rsid w:val="007C006D"/>
    <w:rsid w:val="007C08D9"/>
    <w:rsid w:val="007C0CB7"/>
    <w:rsid w:val="007C293A"/>
    <w:rsid w:val="007C4D88"/>
    <w:rsid w:val="007C62EF"/>
    <w:rsid w:val="007C6A7C"/>
    <w:rsid w:val="007C7F3F"/>
    <w:rsid w:val="007D2E64"/>
    <w:rsid w:val="007D48F3"/>
    <w:rsid w:val="007D49D4"/>
    <w:rsid w:val="007D53FB"/>
    <w:rsid w:val="007D53FF"/>
    <w:rsid w:val="007D54BC"/>
    <w:rsid w:val="007D56E9"/>
    <w:rsid w:val="007D6583"/>
    <w:rsid w:val="007E03B6"/>
    <w:rsid w:val="007E269C"/>
    <w:rsid w:val="007E2C85"/>
    <w:rsid w:val="007E3BD4"/>
    <w:rsid w:val="007E47D1"/>
    <w:rsid w:val="007E4D22"/>
    <w:rsid w:val="007E72DE"/>
    <w:rsid w:val="007F08B0"/>
    <w:rsid w:val="007F0FBF"/>
    <w:rsid w:val="007F2DB7"/>
    <w:rsid w:val="007F583E"/>
    <w:rsid w:val="007F5E47"/>
    <w:rsid w:val="007F69ED"/>
    <w:rsid w:val="007F6C3D"/>
    <w:rsid w:val="0080105D"/>
    <w:rsid w:val="008015D6"/>
    <w:rsid w:val="00802896"/>
    <w:rsid w:val="008046E4"/>
    <w:rsid w:val="008128FA"/>
    <w:rsid w:val="008133B8"/>
    <w:rsid w:val="008162FA"/>
    <w:rsid w:val="0081785B"/>
    <w:rsid w:val="00817AB5"/>
    <w:rsid w:val="00825154"/>
    <w:rsid w:val="00825C49"/>
    <w:rsid w:val="00826162"/>
    <w:rsid w:val="008267FE"/>
    <w:rsid w:val="00832C66"/>
    <w:rsid w:val="00832C93"/>
    <w:rsid w:val="00833E5E"/>
    <w:rsid w:val="008340EA"/>
    <w:rsid w:val="00835C08"/>
    <w:rsid w:val="008363F2"/>
    <w:rsid w:val="00836E70"/>
    <w:rsid w:val="00842765"/>
    <w:rsid w:val="00843CED"/>
    <w:rsid w:val="00844CE6"/>
    <w:rsid w:val="00845A43"/>
    <w:rsid w:val="008510E3"/>
    <w:rsid w:val="00851989"/>
    <w:rsid w:val="00851AC3"/>
    <w:rsid w:val="0085232C"/>
    <w:rsid w:val="00853EB4"/>
    <w:rsid w:val="008557F8"/>
    <w:rsid w:val="0086083D"/>
    <w:rsid w:val="00861291"/>
    <w:rsid w:val="00861593"/>
    <w:rsid w:val="0086159D"/>
    <w:rsid w:val="00861DE6"/>
    <w:rsid w:val="008627A8"/>
    <w:rsid w:val="00863065"/>
    <w:rsid w:val="008637A5"/>
    <w:rsid w:val="00863B22"/>
    <w:rsid w:val="008649B0"/>
    <w:rsid w:val="00865144"/>
    <w:rsid w:val="00865D2D"/>
    <w:rsid w:val="00866D9B"/>
    <w:rsid w:val="008679C1"/>
    <w:rsid w:val="00870F9D"/>
    <w:rsid w:val="00872E41"/>
    <w:rsid w:val="00873C83"/>
    <w:rsid w:val="008750AB"/>
    <w:rsid w:val="00875B85"/>
    <w:rsid w:val="00875B9B"/>
    <w:rsid w:val="008816CB"/>
    <w:rsid w:val="00883652"/>
    <w:rsid w:val="008851AA"/>
    <w:rsid w:val="00887CD9"/>
    <w:rsid w:val="008903F2"/>
    <w:rsid w:val="00891456"/>
    <w:rsid w:val="0089159A"/>
    <w:rsid w:val="008926FA"/>
    <w:rsid w:val="008928FA"/>
    <w:rsid w:val="00894200"/>
    <w:rsid w:val="00894540"/>
    <w:rsid w:val="00895412"/>
    <w:rsid w:val="0089639C"/>
    <w:rsid w:val="008A0B38"/>
    <w:rsid w:val="008A1789"/>
    <w:rsid w:val="008A2761"/>
    <w:rsid w:val="008A32F8"/>
    <w:rsid w:val="008A3ACA"/>
    <w:rsid w:val="008A3C0D"/>
    <w:rsid w:val="008A3F38"/>
    <w:rsid w:val="008A55E5"/>
    <w:rsid w:val="008A78B4"/>
    <w:rsid w:val="008B0792"/>
    <w:rsid w:val="008B545E"/>
    <w:rsid w:val="008B5E64"/>
    <w:rsid w:val="008B626B"/>
    <w:rsid w:val="008B710A"/>
    <w:rsid w:val="008B770E"/>
    <w:rsid w:val="008C02DD"/>
    <w:rsid w:val="008C46AC"/>
    <w:rsid w:val="008C4D6F"/>
    <w:rsid w:val="008C6D6D"/>
    <w:rsid w:val="008D1CB1"/>
    <w:rsid w:val="008D38D9"/>
    <w:rsid w:val="008D3ED0"/>
    <w:rsid w:val="008D4727"/>
    <w:rsid w:val="008D5138"/>
    <w:rsid w:val="008D5627"/>
    <w:rsid w:val="008D56A2"/>
    <w:rsid w:val="008E0CE4"/>
    <w:rsid w:val="008E6363"/>
    <w:rsid w:val="008F06B0"/>
    <w:rsid w:val="008F23EF"/>
    <w:rsid w:val="008F26FB"/>
    <w:rsid w:val="008F3631"/>
    <w:rsid w:val="008F7073"/>
    <w:rsid w:val="008F7099"/>
    <w:rsid w:val="008F7202"/>
    <w:rsid w:val="008F7A26"/>
    <w:rsid w:val="009006C3"/>
    <w:rsid w:val="00901599"/>
    <w:rsid w:val="00901737"/>
    <w:rsid w:val="009035A4"/>
    <w:rsid w:val="00903643"/>
    <w:rsid w:val="00903A76"/>
    <w:rsid w:val="00904AA4"/>
    <w:rsid w:val="009053A3"/>
    <w:rsid w:val="00905A43"/>
    <w:rsid w:val="00906C98"/>
    <w:rsid w:val="00906EEB"/>
    <w:rsid w:val="0091024D"/>
    <w:rsid w:val="0091098D"/>
    <w:rsid w:val="00911AC7"/>
    <w:rsid w:val="00912340"/>
    <w:rsid w:val="00915A76"/>
    <w:rsid w:val="00916775"/>
    <w:rsid w:val="00916AE9"/>
    <w:rsid w:val="00917804"/>
    <w:rsid w:val="009215C4"/>
    <w:rsid w:val="009251EA"/>
    <w:rsid w:val="0092601D"/>
    <w:rsid w:val="0092697A"/>
    <w:rsid w:val="00927B04"/>
    <w:rsid w:val="009309F6"/>
    <w:rsid w:val="0093503D"/>
    <w:rsid w:val="009370EC"/>
    <w:rsid w:val="009371B4"/>
    <w:rsid w:val="0093747D"/>
    <w:rsid w:val="00940562"/>
    <w:rsid w:val="0094134D"/>
    <w:rsid w:val="009423EA"/>
    <w:rsid w:val="00942998"/>
    <w:rsid w:val="00945404"/>
    <w:rsid w:val="009458A4"/>
    <w:rsid w:val="00945E94"/>
    <w:rsid w:val="00946928"/>
    <w:rsid w:val="00950032"/>
    <w:rsid w:val="00950CB5"/>
    <w:rsid w:val="009517FD"/>
    <w:rsid w:val="00951CCF"/>
    <w:rsid w:val="009525C4"/>
    <w:rsid w:val="009531A5"/>
    <w:rsid w:val="0095563A"/>
    <w:rsid w:val="0096052D"/>
    <w:rsid w:val="00960D90"/>
    <w:rsid w:val="00961503"/>
    <w:rsid w:val="009617F0"/>
    <w:rsid w:val="0096190C"/>
    <w:rsid w:val="0096626A"/>
    <w:rsid w:val="00967CFD"/>
    <w:rsid w:val="00970732"/>
    <w:rsid w:val="0097233F"/>
    <w:rsid w:val="00972E3D"/>
    <w:rsid w:val="00977450"/>
    <w:rsid w:val="009815B0"/>
    <w:rsid w:val="00981C7E"/>
    <w:rsid w:val="00982212"/>
    <w:rsid w:val="009825E9"/>
    <w:rsid w:val="00982996"/>
    <w:rsid w:val="00984478"/>
    <w:rsid w:val="009845B2"/>
    <w:rsid w:val="00984C3D"/>
    <w:rsid w:val="00985463"/>
    <w:rsid w:val="00986218"/>
    <w:rsid w:val="0098703D"/>
    <w:rsid w:val="009900AA"/>
    <w:rsid w:val="0099295C"/>
    <w:rsid w:val="00993AAE"/>
    <w:rsid w:val="0099472B"/>
    <w:rsid w:val="0099526F"/>
    <w:rsid w:val="00995A45"/>
    <w:rsid w:val="00996CF7"/>
    <w:rsid w:val="009A1BBE"/>
    <w:rsid w:val="009A2507"/>
    <w:rsid w:val="009A413F"/>
    <w:rsid w:val="009A52AC"/>
    <w:rsid w:val="009A7BD8"/>
    <w:rsid w:val="009B164D"/>
    <w:rsid w:val="009B21B8"/>
    <w:rsid w:val="009B23C6"/>
    <w:rsid w:val="009B2F65"/>
    <w:rsid w:val="009B341F"/>
    <w:rsid w:val="009B6539"/>
    <w:rsid w:val="009B67B8"/>
    <w:rsid w:val="009C0B63"/>
    <w:rsid w:val="009C0FEF"/>
    <w:rsid w:val="009C278A"/>
    <w:rsid w:val="009C39BA"/>
    <w:rsid w:val="009C3B28"/>
    <w:rsid w:val="009C4693"/>
    <w:rsid w:val="009C7D2D"/>
    <w:rsid w:val="009C7D99"/>
    <w:rsid w:val="009D0C1F"/>
    <w:rsid w:val="009D0F8D"/>
    <w:rsid w:val="009D196E"/>
    <w:rsid w:val="009D2C85"/>
    <w:rsid w:val="009D613D"/>
    <w:rsid w:val="009E07E7"/>
    <w:rsid w:val="009E0A04"/>
    <w:rsid w:val="009E2C35"/>
    <w:rsid w:val="009E51B9"/>
    <w:rsid w:val="009E6814"/>
    <w:rsid w:val="009E710F"/>
    <w:rsid w:val="009E7EC8"/>
    <w:rsid w:val="009F17BD"/>
    <w:rsid w:val="009F1B2D"/>
    <w:rsid w:val="009F1CB5"/>
    <w:rsid w:val="009F2514"/>
    <w:rsid w:val="009F5806"/>
    <w:rsid w:val="00A003A6"/>
    <w:rsid w:val="00A00568"/>
    <w:rsid w:val="00A00926"/>
    <w:rsid w:val="00A03A8A"/>
    <w:rsid w:val="00A063E6"/>
    <w:rsid w:val="00A11AF6"/>
    <w:rsid w:val="00A1395D"/>
    <w:rsid w:val="00A142F7"/>
    <w:rsid w:val="00A14667"/>
    <w:rsid w:val="00A14D1D"/>
    <w:rsid w:val="00A15B8C"/>
    <w:rsid w:val="00A16E32"/>
    <w:rsid w:val="00A172D9"/>
    <w:rsid w:val="00A176D9"/>
    <w:rsid w:val="00A2107B"/>
    <w:rsid w:val="00A23EBE"/>
    <w:rsid w:val="00A251AA"/>
    <w:rsid w:val="00A27D46"/>
    <w:rsid w:val="00A309D4"/>
    <w:rsid w:val="00A32CB4"/>
    <w:rsid w:val="00A33E92"/>
    <w:rsid w:val="00A34254"/>
    <w:rsid w:val="00A35D97"/>
    <w:rsid w:val="00A3629B"/>
    <w:rsid w:val="00A37F24"/>
    <w:rsid w:val="00A42070"/>
    <w:rsid w:val="00A5065F"/>
    <w:rsid w:val="00A539C7"/>
    <w:rsid w:val="00A54272"/>
    <w:rsid w:val="00A54589"/>
    <w:rsid w:val="00A57EDD"/>
    <w:rsid w:val="00A60F3B"/>
    <w:rsid w:val="00A610A6"/>
    <w:rsid w:val="00A61BEE"/>
    <w:rsid w:val="00A6238A"/>
    <w:rsid w:val="00A63014"/>
    <w:rsid w:val="00A63569"/>
    <w:rsid w:val="00A63859"/>
    <w:rsid w:val="00A65E1F"/>
    <w:rsid w:val="00A661ED"/>
    <w:rsid w:val="00A66DE9"/>
    <w:rsid w:val="00A670A0"/>
    <w:rsid w:val="00A70FAF"/>
    <w:rsid w:val="00A71650"/>
    <w:rsid w:val="00A728D8"/>
    <w:rsid w:val="00A73473"/>
    <w:rsid w:val="00A764B3"/>
    <w:rsid w:val="00A76A8E"/>
    <w:rsid w:val="00A76F13"/>
    <w:rsid w:val="00A80F51"/>
    <w:rsid w:val="00A81704"/>
    <w:rsid w:val="00A82E19"/>
    <w:rsid w:val="00A82FCA"/>
    <w:rsid w:val="00A843CD"/>
    <w:rsid w:val="00A85F23"/>
    <w:rsid w:val="00A8677B"/>
    <w:rsid w:val="00A86F30"/>
    <w:rsid w:val="00A87EB7"/>
    <w:rsid w:val="00A912A2"/>
    <w:rsid w:val="00A93575"/>
    <w:rsid w:val="00A94114"/>
    <w:rsid w:val="00A953A5"/>
    <w:rsid w:val="00A95FED"/>
    <w:rsid w:val="00AA0D9D"/>
    <w:rsid w:val="00AA2E46"/>
    <w:rsid w:val="00AA2EB1"/>
    <w:rsid w:val="00AA4054"/>
    <w:rsid w:val="00AA4651"/>
    <w:rsid w:val="00AA46F3"/>
    <w:rsid w:val="00AA4AE6"/>
    <w:rsid w:val="00AA6491"/>
    <w:rsid w:val="00AB2164"/>
    <w:rsid w:val="00AB2492"/>
    <w:rsid w:val="00AB4AE9"/>
    <w:rsid w:val="00AB5CCA"/>
    <w:rsid w:val="00AB5FA2"/>
    <w:rsid w:val="00AB7320"/>
    <w:rsid w:val="00AB7339"/>
    <w:rsid w:val="00AC06B6"/>
    <w:rsid w:val="00AC0B83"/>
    <w:rsid w:val="00AC1C96"/>
    <w:rsid w:val="00AC30AD"/>
    <w:rsid w:val="00AC3108"/>
    <w:rsid w:val="00AC5434"/>
    <w:rsid w:val="00AD1403"/>
    <w:rsid w:val="00AD24E2"/>
    <w:rsid w:val="00AD58DD"/>
    <w:rsid w:val="00AE0774"/>
    <w:rsid w:val="00AE15DC"/>
    <w:rsid w:val="00AF1AE8"/>
    <w:rsid w:val="00AF3411"/>
    <w:rsid w:val="00AF6A44"/>
    <w:rsid w:val="00B00B5C"/>
    <w:rsid w:val="00B02D6F"/>
    <w:rsid w:val="00B064BD"/>
    <w:rsid w:val="00B067F2"/>
    <w:rsid w:val="00B071D2"/>
    <w:rsid w:val="00B072D8"/>
    <w:rsid w:val="00B0792E"/>
    <w:rsid w:val="00B10A39"/>
    <w:rsid w:val="00B1162B"/>
    <w:rsid w:val="00B119C4"/>
    <w:rsid w:val="00B1351B"/>
    <w:rsid w:val="00B13584"/>
    <w:rsid w:val="00B13E9F"/>
    <w:rsid w:val="00B147EB"/>
    <w:rsid w:val="00B1507E"/>
    <w:rsid w:val="00B15B02"/>
    <w:rsid w:val="00B16C1A"/>
    <w:rsid w:val="00B21E94"/>
    <w:rsid w:val="00B22D89"/>
    <w:rsid w:val="00B245F8"/>
    <w:rsid w:val="00B24691"/>
    <w:rsid w:val="00B24A5A"/>
    <w:rsid w:val="00B24D6E"/>
    <w:rsid w:val="00B30063"/>
    <w:rsid w:val="00B30734"/>
    <w:rsid w:val="00B31441"/>
    <w:rsid w:val="00B40C7D"/>
    <w:rsid w:val="00B4143A"/>
    <w:rsid w:val="00B4145A"/>
    <w:rsid w:val="00B4245D"/>
    <w:rsid w:val="00B4308C"/>
    <w:rsid w:val="00B434BC"/>
    <w:rsid w:val="00B44D06"/>
    <w:rsid w:val="00B45CCA"/>
    <w:rsid w:val="00B469DA"/>
    <w:rsid w:val="00B46C53"/>
    <w:rsid w:val="00B46EB9"/>
    <w:rsid w:val="00B479F1"/>
    <w:rsid w:val="00B47B55"/>
    <w:rsid w:val="00B5027F"/>
    <w:rsid w:val="00B54008"/>
    <w:rsid w:val="00B556FC"/>
    <w:rsid w:val="00B6071E"/>
    <w:rsid w:val="00B613CE"/>
    <w:rsid w:val="00B6171D"/>
    <w:rsid w:val="00B63741"/>
    <w:rsid w:val="00B64171"/>
    <w:rsid w:val="00B649DD"/>
    <w:rsid w:val="00B64BC9"/>
    <w:rsid w:val="00B65164"/>
    <w:rsid w:val="00B65243"/>
    <w:rsid w:val="00B66F54"/>
    <w:rsid w:val="00B7145A"/>
    <w:rsid w:val="00B71836"/>
    <w:rsid w:val="00B73610"/>
    <w:rsid w:val="00B736B7"/>
    <w:rsid w:val="00B75263"/>
    <w:rsid w:val="00B773B0"/>
    <w:rsid w:val="00B77B03"/>
    <w:rsid w:val="00B8005C"/>
    <w:rsid w:val="00B80DBD"/>
    <w:rsid w:val="00B80EB0"/>
    <w:rsid w:val="00B832E1"/>
    <w:rsid w:val="00B83AEA"/>
    <w:rsid w:val="00B870A9"/>
    <w:rsid w:val="00B937F4"/>
    <w:rsid w:val="00B93D02"/>
    <w:rsid w:val="00B94798"/>
    <w:rsid w:val="00B96171"/>
    <w:rsid w:val="00B97D96"/>
    <w:rsid w:val="00BA2524"/>
    <w:rsid w:val="00BA364B"/>
    <w:rsid w:val="00BA507F"/>
    <w:rsid w:val="00BA6E7B"/>
    <w:rsid w:val="00BA76AE"/>
    <w:rsid w:val="00BA7A43"/>
    <w:rsid w:val="00BB1A17"/>
    <w:rsid w:val="00BB1BF0"/>
    <w:rsid w:val="00BB3087"/>
    <w:rsid w:val="00BB4417"/>
    <w:rsid w:val="00BB6381"/>
    <w:rsid w:val="00BB7F46"/>
    <w:rsid w:val="00BC0D06"/>
    <w:rsid w:val="00BC11BC"/>
    <w:rsid w:val="00BC32EA"/>
    <w:rsid w:val="00BC3AF5"/>
    <w:rsid w:val="00BC6246"/>
    <w:rsid w:val="00BC637A"/>
    <w:rsid w:val="00BC6780"/>
    <w:rsid w:val="00BD085F"/>
    <w:rsid w:val="00BD12D4"/>
    <w:rsid w:val="00BD51DA"/>
    <w:rsid w:val="00BD7F27"/>
    <w:rsid w:val="00BE1202"/>
    <w:rsid w:val="00BE1F41"/>
    <w:rsid w:val="00BE2E48"/>
    <w:rsid w:val="00BE37BC"/>
    <w:rsid w:val="00BE6206"/>
    <w:rsid w:val="00BF0E14"/>
    <w:rsid w:val="00BF3802"/>
    <w:rsid w:val="00BF6D9B"/>
    <w:rsid w:val="00BF7637"/>
    <w:rsid w:val="00C00A43"/>
    <w:rsid w:val="00C02F39"/>
    <w:rsid w:val="00C03EA7"/>
    <w:rsid w:val="00C064F6"/>
    <w:rsid w:val="00C07D85"/>
    <w:rsid w:val="00C108E0"/>
    <w:rsid w:val="00C11C32"/>
    <w:rsid w:val="00C142E9"/>
    <w:rsid w:val="00C16E5D"/>
    <w:rsid w:val="00C200E4"/>
    <w:rsid w:val="00C208A9"/>
    <w:rsid w:val="00C21CC1"/>
    <w:rsid w:val="00C23943"/>
    <w:rsid w:val="00C23F54"/>
    <w:rsid w:val="00C23F6D"/>
    <w:rsid w:val="00C24157"/>
    <w:rsid w:val="00C24937"/>
    <w:rsid w:val="00C273FE"/>
    <w:rsid w:val="00C27BA6"/>
    <w:rsid w:val="00C31BDE"/>
    <w:rsid w:val="00C32E25"/>
    <w:rsid w:val="00C347AB"/>
    <w:rsid w:val="00C34FBA"/>
    <w:rsid w:val="00C35007"/>
    <w:rsid w:val="00C356FD"/>
    <w:rsid w:val="00C36812"/>
    <w:rsid w:val="00C36B91"/>
    <w:rsid w:val="00C43769"/>
    <w:rsid w:val="00C465A6"/>
    <w:rsid w:val="00C46DCA"/>
    <w:rsid w:val="00C52B47"/>
    <w:rsid w:val="00C5333F"/>
    <w:rsid w:val="00C53D1A"/>
    <w:rsid w:val="00C556E4"/>
    <w:rsid w:val="00C55F65"/>
    <w:rsid w:val="00C61038"/>
    <w:rsid w:val="00C611DE"/>
    <w:rsid w:val="00C61256"/>
    <w:rsid w:val="00C6695B"/>
    <w:rsid w:val="00C66CE0"/>
    <w:rsid w:val="00C70450"/>
    <w:rsid w:val="00C73792"/>
    <w:rsid w:val="00C741D5"/>
    <w:rsid w:val="00C75B77"/>
    <w:rsid w:val="00C75C94"/>
    <w:rsid w:val="00C76EB9"/>
    <w:rsid w:val="00C8033D"/>
    <w:rsid w:val="00C80C3B"/>
    <w:rsid w:val="00C81960"/>
    <w:rsid w:val="00C836FD"/>
    <w:rsid w:val="00C84303"/>
    <w:rsid w:val="00C866D0"/>
    <w:rsid w:val="00C90B72"/>
    <w:rsid w:val="00C90DDB"/>
    <w:rsid w:val="00C90FE9"/>
    <w:rsid w:val="00C91039"/>
    <w:rsid w:val="00C92236"/>
    <w:rsid w:val="00C940F4"/>
    <w:rsid w:val="00C9467B"/>
    <w:rsid w:val="00C948EC"/>
    <w:rsid w:val="00C94E78"/>
    <w:rsid w:val="00C96BAF"/>
    <w:rsid w:val="00C96C26"/>
    <w:rsid w:val="00CA114F"/>
    <w:rsid w:val="00CA17D2"/>
    <w:rsid w:val="00CA3670"/>
    <w:rsid w:val="00CA3DBF"/>
    <w:rsid w:val="00CA52AC"/>
    <w:rsid w:val="00CA5479"/>
    <w:rsid w:val="00CB0FA4"/>
    <w:rsid w:val="00CB1B6B"/>
    <w:rsid w:val="00CB458D"/>
    <w:rsid w:val="00CB5F14"/>
    <w:rsid w:val="00CC0806"/>
    <w:rsid w:val="00CC0E03"/>
    <w:rsid w:val="00CC2F42"/>
    <w:rsid w:val="00CC64C0"/>
    <w:rsid w:val="00CC6F53"/>
    <w:rsid w:val="00CC7BC7"/>
    <w:rsid w:val="00CD1A71"/>
    <w:rsid w:val="00CD1F7C"/>
    <w:rsid w:val="00CD24F4"/>
    <w:rsid w:val="00CD3AE9"/>
    <w:rsid w:val="00CD4493"/>
    <w:rsid w:val="00CD4D1B"/>
    <w:rsid w:val="00CD5A6F"/>
    <w:rsid w:val="00CD71D6"/>
    <w:rsid w:val="00CD72ED"/>
    <w:rsid w:val="00CE0106"/>
    <w:rsid w:val="00CE127F"/>
    <w:rsid w:val="00CE2E9F"/>
    <w:rsid w:val="00CE386C"/>
    <w:rsid w:val="00CF180B"/>
    <w:rsid w:val="00CF1B6B"/>
    <w:rsid w:val="00CF1F56"/>
    <w:rsid w:val="00CF2591"/>
    <w:rsid w:val="00CF2BB2"/>
    <w:rsid w:val="00CF42ED"/>
    <w:rsid w:val="00D014C5"/>
    <w:rsid w:val="00D01CD2"/>
    <w:rsid w:val="00D01DE5"/>
    <w:rsid w:val="00D03000"/>
    <w:rsid w:val="00D04876"/>
    <w:rsid w:val="00D04AAF"/>
    <w:rsid w:val="00D0786F"/>
    <w:rsid w:val="00D106DE"/>
    <w:rsid w:val="00D10B80"/>
    <w:rsid w:val="00D1132A"/>
    <w:rsid w:val="00D1141E"/>
    <w:rsid w:val="00D12465"/>
    <w:rsid w:val="00D12468"/>
    <w:rsid w:val="00D15656"/>
    <w:rsid w:val="00D16FEF"/>
    <w:rsid w:val="00D2162B"/>
    <w:rsid w:val="00D22180"/>
    <w:rsid w:val="00D231CA"/>
    <w:rsid w:val="00D24BDA"/>
    <w:rsid w:val="00D270DC"/>
    <w:rsid w:val="00D276FA"/>
    <w:rsid w:val="00D3194B"/>
    <w:rsid w:val="00D321BF"/>
    <w:rsid w:val="00D331BC"/>
    <w:rsid w:val="00D3473D"/>
    <w:rsid w:val="00D351FB"/>
    <w:rsid w:val="00D364E1"/>
    <w:rsid w:val="00D40FFE"/>
    <w:rsid w:val="00D4102B"/>
    <w:rsid w:val="00D41E35"/>
    <w:rsid w:val="00D42B00"/>
    <w:rsid w:val="00D453F7"/>
    <w:rsid w:val="00D45C28"/>
    <w:rsid w:val="00D471D6"/>
    <w:rsid w:val="00D475CA"/>
    <w:rsid w:val="00D52D8D"/>
    <w:rsid w:val="00D576B3"/>
    <w:rsid w:val="00D60051"/>
    <w:rsid w:val="00D609F6"/>
    <w:rsid w:val="00D62E5B"/>
    <w:rsid w:val="00D6341C"/>
    <w:rsid w:val="00D6550F"/>
    <w:rsid w:val="00D664BD"/>
    <w:rsid w:val="00D666A4"/>
    <w:rsid w:val="00D67153"/>
    <w:rsid w:val="00D679A0"/>
    <w:rsid w:val="00D67BA3"/>
    <w:rsid w:val="00D67F4B"/>
    <w:rsid w:val="00D72694"/>
    <w:rsid w:val="00D7413C"/>
    <w:rsid w:val="00D74378"/>
    <w:rsid w:val="00D759FE"/>
    <w:rsid w:val="00D75FBF"/>
    <w:rsid w:val="00D76D31"/>
    <w:rsid w:val="00D773FF"/>
    <w:rsid w:val="00D81976"/>
    <w:rsid w:val="00D83623"/>
    <w:rsid w:val="00D84373"/>
    <w:rsid w:val="00D8683A"/>
    <w:rsid w:val="00D86E00"/>
    <w:rsid w:val="00D87CD3"/>
    <w:rsid w:val="00D90727"/>
    <w:rsid w:val="00D93068"/>
    <w:rsid w:val="00D93D5B"/>
    <w:rsid w:val="00D94271"/>
    <w:rsid w:val="00D9498A"/>
    <w:rsid w:val="00D9500E"/>
    <w:rsid w:val="00D976A3"/>
    <w:rsid w:val="00DA02AC"/>
    <w:rsid w:val="00DA2893"/>
    <w:rsid w:val="00DA3460"/>
    <w:rsid w:val="00DA3E72"/>
    <w:rsid w:val="00DA4061"/>
    <w:rsid w:val="00DA6108"/>
    <w:rsid w:val="00DA6640"/>
    <w:rsid w:val="00DB0C09"/>
    <w:rsid w:val="00DB19AC"/>
    <w:rsid w:val="00DB2D52"/>
    <w:rsid w:val="00DB356C"/>
    <w:rsid w:val="00DB4FDC"/>
    <w:rsid w:val="00DB5649"/>
    <w:rsid w:val="00DB6095"/>
    <w:rsid w:val="00DB6137"/>
    <w:rsid w:val="00DB6D0A"/>
    <w:rsid w:val="00DB6D56"/>
    <w:rsid w:val="00DC15FC"/>
    <w:rsid w:val="00DC2AB8"/>
    <w:rsid w:val="00DC4112"/>
    <w:rsid w:val="00DC5116"/>
    <w:rsid w:val="00DC6120"/>
    <w:rsid w:val="00DC68FD"/>
    <w:rsid w:val="00DD00FE"/>
    <w:rsid w:val="00DD0F46"/>
    <w:rsid w:val="00DD1451"/>
    <w:rsid w:val="00DD25B2"/>
    <w:rsid w:val="00DD2ED2"/>
    <w:rsid w:val="00DD2F8B"/>
    <w:rsid w:val="00DD563C"/>
    <w:rsid w:val="00DD5A41"/>
    <w:rsid w:val="00DD6EA1"/>
    <w:rsid w:val="00DD7A6F"/>
    <w:rsid w:val="00DE0BA8"/>
    <w:rsid w:val="00DE0C26"/>
    <w:rsid w:val="00DE1272"/>
    <w:rsid w:val="00DE48A5"/>
    <w:rsid w:val="00DE50D7"/>
    <w:rsid w:val="00DE716A"/>
    <w:rsid w:val="00DF1C67"/>
    <w:rsid w:val="00DF1CE5"/>
    <w:rsid w:val="00DF1F97"/>
    <w:rsid w:val="00DF2929"/>
    <w:rsid w:val="00DF307F"/>
    <w:rsid w:val="00DF36D0"/>
    <w:rsid w:val="00DF41EB"/>
    <w:rsid w:val="00DF464A"/>
    <w:rsid w:val="00DF55E7"/>
    <w:rsid w:val="00DF5E05"/>
    <w:rsid w:val="00DF7676"/>
    <w:rsid w:val="00DF7906"/>
    <w:rsid w:val="00DF7C11"/>
    <w:rsid w:val="00DF7DFD"/>
    <w:rsid w:val="00E00DDE"/>
    <w:rsid w:val="00E0529D"/>
    <w:rsid w:val="00E068FF"/>
    <w:rsid w:val="00E13126"/>
    <w:rsid w:val="00E13C7C"/>
    <w:rsid w:val="00E13E2A"/>
    <w:rsid w:val="00E13F44"/>
    <w:rsid w:val="00E145D7"/>
    <w:rsid w:val="00E15FA6"/>
    <w:rsid w:val="00E169CD"/>
    <w:rsid w:val="00E172D7"/>
    <w:rsid w:val="00E172E6"/>
    <w:rsid w:val="00E178CF"/>
    <w:rsid w:val="00E20245"/>
    <w:rsid w:val="00E2287A"/>
    <w:rsid w:val="00E23665"/>
    <w:rsid w:val="00E23E29"/>
    <w:rsid w:val="00E27636"/>
    <w:rsid w:val="00E27C28"/>
    <w:rsid w:val="00E307E4"/>
    <w:rsid w:val="00E33BF8"/>
    <w:rsid w:val="00E34028"/>
    <w:rsid w:val="00E3538C"/>
    <w:rsid w:val="00E35719"/>
    <w:rsid w:val="00E35AA5"/>
    <w:rsid w:val="00E36047"/>
    <w:rsid w:val="00E3696F"/>
    <w:rsid w:val="00E36D6E"/>
    <w:rsid w:val="00E3729E"/>
    <w:rsid w:val="00E37C38"/>
    <w:rsid w:val="00E42F5E"/>
    <w:rsid w:val="00E42F92"/>
    <w:rsid w:val="00E43468"/>
    <w:rsid w:val="00E44DC3"/>
    <w:rsid w:val="00E45A39"/>
    <w:rsid w:val="00E46654"/>
    <w:rsid w:val="00E47143"/>
    <w:rsid w:val="00E4723F"/>
    <w:rsid w:val="00E51405"/>
    <w:rsid w:val="00E538E4"/>
    <w:rsid w:val="00E5446D"/>
    <w:rsid w:val="00E556F5"/>
    <w:rsid w:val="00E564ED"/>
    <w:rsid w:val="00E569C4"/>
    <w:rsid w:val="00E5784E"/>
    <w:rsid w:val="00E60E27"/>
    <w:rsid w:val="00E62A21"/>
    <w:rsid w:val="00E6435D"/>
    <w:rsid w:val="00E64544"/>
    <w:rsid w:val="00E67104"/>
    <w:rsid w:val="00E71903"/>
    <w:rsid w:val="00E7308F"/>
    <w:rsid w:val="00E733A4"/>
    <w:rsid w:val="00E7469F"/>
    <w:rsid w:val="00E7489E"/>
    <w:rsid w:val="00E751DB"/>
    <w:rsid w:val="00E75FE2"/>
    <w:rsid w:val="00E76DAC"/>
    <w:rsid w:val="00E771A1"/>
    <w:rsid w:val="00E80204"/>
    <w:rsid w:val="00E81708"/>
    <w:rsid w:val="00E845E5"/>
    <w:rsid w:val="00E858ED"/>
    <w:rsid w:val="00E91D42"/>
    <w:rsid w:val="00E93824"/>
    <w:rsid w:val="00E93D9F"/>
    <w:rsid w:val="00E94E91"/>
    <w:rsid w:val="00E95C5F"/>
    <w:rsid w:val="00E97CAD"/>
    <w:rsid w:val="00EA1B90"/>
    <w:rsid w:val="00EA4D10"/>
    <w:rsid w:val="00EA5407"/>
    <w:rsid w:val="00EA54C8"/>
    <w:rsid w:val="00EA6621"/>
    <w:rsid w:val="00EA7554"/>
    <w:rsid w:val="00EA7DAB"/>
    <w:rsid w:val="00EB3E21"/>
    <w:rsid w:val="00EB489A"/>
    <w:rsid w:val="00EB58FF"/>
    <w:rsid w:val="00EB7790"/>
    <w:rsid w:val="00EC2403"/>
    <w:rsid w:val="00EC32E0"/>
    <w:rsid w:val="00EC36D0"/>
    <w:rsid w:val="00EC7368"/>
    <w:rsid w:val="00EC7AFD"/>
    <w:rsid w:val="00ED010B"/>
    <w:rsid w:val="00ED5AC4"/>
    <w:rsid w:val="00ED7E8C"/>
    <w:rsid w:val="00ED7FBD"/>
    <w:rsid w:val="00EE022C"/>
    <w:rsid w:val="00EE061D"/>
    <w:rsid w:val="00EE2AD9"/>
    <w:rsid w:val="00EE3CFF"/>
    <w:rsid w:val="00EE3F8C"/>
    <w:rsid w:val="00EE4049"/>
    <w:rsid w:val="00EE4A5C"/>
    <w:rsid w:val="00EE5BB6"/>
    <w:rsid w:val="00EF23FD"/>
    <w:rsid w:val="00EF35DE"/>
    <w:rsid w:val="00EF3BED"/>
    <w:rsid w:val="00EF57BC"/>
    <w:rsid w:val="00EF638F"/>
    <w:rsid w:val="00F00663"/>
    <w:rsid w:val="00F01601"/>
    <w:rsid w:val="00F0175A"/>
    <w:rsid w:val="00F028B4"/>
    <w:rsid w:val="00F038EC"/>
    <w:rsid w:val="00F044BE"/>
    <w:rsid w:val="00F05E3C"/>
    <w:rsid w:val="00F06C96"/>
    <w:rsid w:val="00F07F62"/>
    <w:rsid w:val="00F125F9"/>
    <w:rsid w:val="00F12D59"/>
    <w:rsid w:val="00F130A3"/>
    <w:rsid w:val="00F13C59"/>
    <w:rsid w:val="00F153E5"/>
    <w:rsid w:val="00F15A39"/>
    <w:rsid w:val="00F17064"/>
    <w:rsid w:val="00F172B0"/>
    <w:rsid w:val="00F205E6"/>
    <w:rsid w:val="00F22A19"/>
    <w:rsid w:val="00F24BAA"/>
    <w:rsid w:val="00F25AB2"/>
    <w:rsid w:val="00F26429"/>
    <w:rsid w:val="00F269E3"/>
    <w:rsid w:val="00F31135"/>
    <w:rsid w:val="00F312B6"/>
    <w:rsid w:val="00F31B6E"/>
    <w:rsid w:val="00F3263B"/>
    <w:rsid w:val="00F356DF"/>
    <w:rsid w:val="00F35C6D"/>
    <w:rsid w:val="00F41932"/>
    <w:rsid w:val="00F447F2"/>
    <w:rsid w:val="00F460CF"/>
    <w:rsid w:val="00F502C9"/>
    <w:rsid w:val="00F527C8"/>
    <w:rsid w:val="00F52D79"/>
    <w:rsid w:val="00F52EE8"/>
    <w:rsid w:val="00F542C0"/>
    <w:rsid w:val="00F55522"/>
    <w:rsid w:val="00F55EE9"/>
    <w:rsid w:val="00F5623D"/>
    <w:rsid w:val="00F574B9"/>
    <w:rsid w:val="00F63403"/>
    <w:rsid w:val="00F65F74"/>
    <w:rsid w:val="00F664B6"/>
    <w:rsid w:val="00F71F34"/>
    <w:rsid w:val="00F71FC9"/>
    <w:rsid w:val="00F73A5E"/>
    <w:rsid w:val="00F73D24"/>
    <w:rsid w:val="00F74E9D"/>
    <w:rsid w:val="00F77022"/>
    <w:rsid w:val="00F77B8F"/>
    <w:rsid w:val="00F80162"/>
    <w:rsid w:val="00F80697"/>
    <w:rsid w:val="00F81536"/>
    <w:rsid w:val="00F81784"/>
    <w:rsid w:val="00F825A6"/>
    <w:rsid w:val="00F845E1"/>
    <w:rsid w:val="00F86742"/>
    <w:rsid w:val="00F86C46"/>
    <w:rsid w:val="00F87496"/>
    <w:rsid w:val="00F91583"/>
    <w:rsid w:val="00F91AB6"/>
    <w:rsid w:val="00F91E97"/>
    <w:rsid w:val="00F925AB"/>
    <w:rsid w:val="00F95F1C"/>
    <w:rsid w:val="00F96836"/>
    <w:rsid w:val="00F96B09"/>
    <w:rsid w:val="00F97CF0"/>
    <w:rsid w:val="00FA066A"/>
    <w:rsid w:val="00FA20B4"/>
    <w:rsid w:val="00FA6DFC"/>
    <w:rsid w:val="00FA7E34"/>
    <w:rsid w:val="00FB01D4"/>
    <w:rsid w:val="00FB21BB"/>
    <w:rsid w:val="00FB2BD7"/>
    <w:rsid w:val="00FB2BDE"/>
    <w:rsid w:val="00FB3682"/>
    <w:rsid w:val="00FB3B79"/>
    <w:rsid w:val="00FB43CD"/>
    <w:rsid w:val="00FB5260"/>
    <w:rsid w:val="00FB5606"/>
    <w:rsid w:val="00FB77C6"/>
    <w:rsid w:val="00FC0485"/>
    <w:rsid w:val="00FC12CC"/>
    <w:rsid w:val="00FC149A"/>
    <w:rsid w:val="00FC1571"/>
    <w:rsid w:val="00FC6D01"/>
    <w:rsid w:val="00FD075B"/>
    <w:rsid w:val="00FD08C7"/>
    <w:rsid w:val="00FD2C52"/>
    <w:rsid w:val="00FD3E55"/>
    <w:rsid w:val="00FD4AE7"/>
    <w:rsid w:val="00FD6A3F"/>
    <w:rsid w:val="00FD7E4B"/>
    <w:rsid w:val="00FE0632"/>
    <w:rsid w:val="00FE2CC8"/>
    <w:rsid w:val="00FE44A4"/>
    <w:rsid w:val="00FE5983"/>
    <w:rsid w:val="00FE6359"/>
    <w:rsid w:val="00FE63A1"/>
    <w:rsid w:val="00FE64AD"/>
    <w:rsid w:val="00FE6C67"/>
    <w:rsid w:val="00FE6CB6"/>
    <w:rsid w:val="00FF0944"/>
    <w:rsid w:val="00FF5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B309E"/>
  <w15:docId w15:val="{62E4C512-5DC3-4F06-B8C0-390808ED3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F527C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527C8"/>
    <w:rPr>
      <w:sz w:val="20"/>
      <w:szCs w:val="20"/>
    </w:rPr>
  </w:style>
  <w:style w:type="character" w:styleId="FootnoteReference">
    <w:name w:val="footnote reference"/>
    <w:basedOn w:val="DefaultParagraphFont"/>
    <w:uiPriority w:val="99"/>
    <w:semiHidden/>
    <w:unhideWhenUsed/>
    <w:rsid w:val="00F527C8"/>
    <w:rPr>
      <w:vertAlign w:val="superscript"/>
    </w:rPr>
  </w:style>
  <w:style w:type="paragraph" w:styleId="NoSpacing">
    <w:name w:val="No Spacing"/>
    <w:uiPriority w:val="1"/>
    <w:qFormat/>
    <w:rsid w:val="0076334D"/>
    <w:pPr>
      <w:spacing w:after="0" w:line="240" w:lineRule="auto"/>
    </w:pPr>
    <w:rPr>
      <w:rFonts w:ascii="Calibri" w:eastAsia="Calibri" w:hAnsi="Calibri" w:cs="Times New Roman"/>
    </w:rPr>
  </w:style>
  <w:style w:type="paragraph" w:customStyle="1" w:styleId="KriesiLiteratur">
    <w:name w:val="KriesiLiteratur"/>
    <w:basedOn w:val="Normal"/>
    <w:rsid w:val="00A81704"/>
    <w:pPr>
      <w:tabs>
        <w:tab w:val="left" w:pos="2200"/>
      </w:tabs>
      <w:spacing w:after="240" w:line="240" w:lineRule="auto"/>
      <w:ind w:left="539" w:hanging="539"/>
      <w:jc w:val="both"/>
    </w:pPr>
    <w:rPr>
      <w:rFonts w:ascii="Times New Roman" w:eastAsia="Calibri" w:hAnsi="Times New Roman" w:cs="Times New Roman"/>
      <w:sz w:val="24"/>
      <w:szCs w:val="20"/>
      <w:lang w:val="en-GB" w:eastAsia="de-DE"/>
    </w:rPr>
  </w:style>
  <w:style w:type="paragraph" w:styleId="Bibliography">
    <w:name w:val="Bibliography"/>
    <w:basedOn w:val="Normal"/>
    <w:next w:val="Normal"/>
    <w:uiPriority w:val="37"/>
    <w:semiHidden/>
    <w:unhideWhenUsed/>
    <w:rsid w:val="00D15656"/>
  </w:style>
  <w:style w:type="character" w:styleId="Hyperlink">
    <w:name w:val="Hyperlink"/>
    <w:uiPriority w:val="99"/>
    <w:unhideWhenUsed/>
    <w:rsid w:val="0041409C"/>
    <w:rPr>
      <w:color w:val="0000FF"/>
      <w:u w:val="single"/>
    </w:rPr>
  </w:style>
  <w:style w:type="paragraph" w:styleId="EndnoteText">
    <w:name w:val="endnote text"/>
    <w:basedOn w:val="Normal"/>
    <w:link w:val="EndnoteTextChar"/>
    <w:semiHidden/>
    <w:rsid w:val="008627A8"/>
    <w:pPr>
      <w:spacing w:after="0" w:line="240" w:lineRule="auto"/>
    </w:pPr>
    <w:rPr>
      <w:rFonts w:ascii="Times New Roman" w:eastAsia="Times New Roman" w:hAnsi="Times New Roman" w:cs="Times New Roman"/>
      <w:sz w:val="20"/>
      <w:szCs w:val="20"/>
      <w:lang w:val="it-IT" w:eastAsia="it-IT"/>
    </w:rPr>
  </w:style>
  <w:style w:type="character" w:customStyle="1" w:styleId="EndnoteTextChar">
    <w:name w:val="Endnote Text Char"/>
    <w:basedOn w:val="DefaultParagraphFont"/>
    <w:link w:val="EndnoteText"/>
    <w:semiHidden/>
    <w:rsid w:val="008627A8"/>
    <w:rPr>
      <w:rFonts w:ascii="Times New Roman" w:eastAsia="Times New Roman" w:hAnsi="Times New Roman" w:cs="Times New Roman"/>
      <w:sz w:val="20"/>
      <w:szCs w:val="20"/>
      <w:lang w:val="it-IT" w:eastAsia="it-IT"/>
    </w:rPr>
  </w:style>
  <w:style w:type="paragraph" w:styleId="Header">
    <w:name w:val="header"/>
    <w:basedOn w:val="Normal"/>
    <w:link w:val="HeaderChar"/>
    <w:unhideWhenUsed/>
    <w:rsid w:val="0056024A"/>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56024A"/>
    <w:rPr>
      <w:rFonts w:ascii="Times New Roman" w:eastAsia="Times New Roman" w:hAnsi="Times New Roman" w:cs="Times New Roman"/>
      <w:sz w:val="24"/>
      <w:szCs w:val="24"/>
    </w:rPr>
  </w:style>
  <w:style w:type="paragraph" w:styleId="NormalWeb">
    <w:name w:val="Normal (Web)"/>
    <w:basedOn w:val="Normal"/>
    <w:uiPriority w:val="99"/>
    <w:semiHidden/>
    <w:unhideWhenUsed/>
    <w:rsid w:val="0056024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6024A"/>
    <w:rPr>
      <w:i/>
      <w:iCs/>
    </w:rPr>
  </w:style>
  <w:style w:type="character" w:styleId="Strong">
    <w:name w:val="Strong"/>
    <w:basedOn w:val="DefaultParagraphFont"/>
    <w:uiPriority w:val="22"/>
    <w:qFormat/>
    <w:rsid w:val="0056024A"/>
    <w:rPr>
      <w:b/>
      <w:bCs/>
    </w:rPr>
  </w:style>
  <w:style w:type="character" w:styleId="CommentReference">
    <w:name w:val="annotation reference"/>
    <w:basedOn w:val="DefaultParagraphFont"/>
    <w:uiPriority w:val="99"/>
    <w:semiHidden/>
    <w:unhideWhenUsed/>
    <w:rsid w:val="00D6550F"/>
    <w:rPr>
      <w:sz w:val="16"/>
      <w:szCs w:val="16"/>
    </w:rPr>
  </w:style>
  <w:style w:type="paragraph" w:styleId="CommentText">
    <w:name w:val="annotation text"/>
    <w:basedOn w:val="Normal"/>
    <w:link w:val="CommentTextChar"/>
    <w:uiPriority w:val="99"/>
    <w:semiHidden/>
    <w:unhideWhenUsed/>
    <w:rsid w:val="00D6550F"/>
    <w:pPr>
      <w:spacing w:line="240" w:lineRule="auto"/>
    </w:pPr>
    <w:rPr>
      <w:sz w:val="20"/>
      <w:szCs w:val="20"/>
    </w:rPr>
  </w:style>
  <w:style w:type="character" w:customStyle="1" w:styleId="CommentTextChar">
    <w:name w:val="Comment Text Char"/>
    <w:basedOn w:val="DefaultParagraphFont"/>
    <w:link w:val="CommentText"/>
    <w:uiPriority w:val="99"/>
    <w:semiHidden/>
    <w:rsid w:val="00D6550F"/>
    <w:rPr>
      <w:sz w:val="20"/>
      <w:szCs w:val="20"/>
    </w:rPr>
  </w:style>
  <w:style w:type="paragraph" w:styleId="CommentSubject">
    <w:name w:val="annotation subject"/>
    <w:basedOn w:val="CommentText"/>
    <w:next w:val="CommentText"/>
    <w:link w:val="CommentSubjectChar"/>
    <w:uiPriority w:val="99"/>
    <w:semiHidden/>
    <w:unhideWhenUsed/>
    <w:rsid w:val="00D6550F"/>
    <w:rPr>
      <w:b/>
      <w:bCs/>
    </w:rPr>
  </w:style>
  <w:style w:type="character" w:customStyle="1" w:styleId="CommentSubjectChar">
    <w:name w:val="Comment Subject Char"/>
    <w:basedOn w:val="CommentTextChar"/>
    <w:link w:val="CommentSubject"/>
    <w:uiPriority w:val="99"/>
    <w:semiHidden/>
    <w:rsid w:val="00D6550F"/>
    <w:rPr>
      <w:b/>
      <w:bCs/>
      <w:sz w:val="20"/>
      <w:szCs w:val="20"/>
    </w:rPr>
  </w:style>
  <w:style w:type="paragraph" w:styleId="Revision">
    <w:name w:val="Revision"/>
    <w:hidden/>
    <w:uiPriority w:val="99"/>
    <w:semiHidden/>
    <w:rsid w:val="00D6550F"/>
    <w:pPr>
      <w:spacing w:after="0" w:line="240" w:lineRule="auto"/>
    </w:pPr>
  </w:style>
  <w:style w:type="paragraph" w:styleId="BalloonText">
    <w:name w:val="Balloon Text"/>
    <w:basedOn w:val="Normal"/>
    <w:link w:val="BalloonTextChar"/>
    <w:uiPriority w:val="99"/>
    <w:semiHidden/>
    <w:unhideWhenUsed/>
    <w:rsid w:val="00D65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550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AB1579-A299-446D-AE36-5F79706C3E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13</Pages>
  <Words>5472</Words>
  <Characters>31191</Characters>
  <Application>Microsoft Office Word</Application>
  <DocSecurity>0</DocSecurity>
  <Lines>259</Lines>
  <Paragraphs>73</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36590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Radosław Markowski</dc:creator>
  <cp:lastModifiedBy>Ben Stanley</cp:lastModifiedBy>
  <cp:revision>27</cp:revision>
  <dcterms:created xsi:type="dcterms:W3CDTF">2018-12-03T10:06:00Z</dcterms:created>
  <dcterms:modified xsi:type="dcterms:W3CDTF">2018-12-03T15:39:00Z</dcterms:modified>
</cp:coreProperties>
</file>