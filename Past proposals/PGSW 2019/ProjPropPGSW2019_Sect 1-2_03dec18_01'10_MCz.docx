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537A78" w14:textId="77777777" w:rsidR="002215D3" w:rsidRPr="004A62D3" w:rsidRDefault="00192D29" w:rsidP="002D0523">
      <w:pPr>
        <w:ind w:right="-233"/>
        <w:rPr>
          <w:rFonts w:ascii="Times New Roman" w:hAnsi="Times New Roman" w:cs="Times New Roman"/>
          <w:sz w:val="24"/>
          <w:szCs w:val="24"/>
        </w:rPr>
      </w:pPr>
      <w:r w:rsidRPr="004A62D3">
        <w:rPr>
          <w:rFonts w:ascii="Times New Roman" w:hAnsi="Times New Roman" w:cs="Times New Roman"/>
          <w:b/>
          <w:sz w:val="24"/>
          <w:szCs w:val="24"/>
        </w:rPr>
        <w:t xml:space="preserve">Full description in English </w:t>
      </w:r>
      <w:r w:rsidRPr="004A62D3">
        <w:rPr>
          <w:rFonts w:ascii="Times New Roman" w:hAnsi="Times New Roman" w:cs="Times New Roman"/>
          <w:sz w:val="24"/>
          <w:szCs w:val="24"/>
        </w:rPr>
        <w:t>(up to 15 pages)</w:t>
      </w:r>
    </w:p>
    <w:p w14:paraId="198E0E42" w14:textId="77777777" w:rsidR="00192D29" w:rsidRPr="008C4D6F" w:rsidRDefault="00192D29" w:rsidP="002D0523">
      <w:pPr>
        <w:ind w:right="-233"/>
        <w:rPr>
          <w:rFonts w:ascii="Gadugi" w:hAnsi="Gadugi" w:cs="Times New Roman"/>
          <w:sz w:val="24"/>
          <w:szCs w:val="24"/>
          <w:u w:val="single"/>
        </w:rPr>
      </w:pPr>
      <w:r w:rsidRPr="008C4D6F">
        <w:rPr>
          <w:rFonts w:ascii="Gadugi" w:hAnsi="Gadugi" w:cs="Times New Roman"/>
          <w:sz w:val="24"/>
          <w:szCs w:val="24"/>
          <w:u w:val="single"/>
        </w:rPr>
        <w:t>Research project objectives</w:t>
      </w:r>
    </w:p>
    <w:p w14:paraId="7F23BFAC" w14:textId="2C09F41D" w:rsidR="00EF23FD" w:rsidRDefault="00192D29" w:rsidP="006E676C">
      <w:pPr>
        <w:ind w:right="-233"/>
        <w:rPr>
          <w:rFonts w:ascii="Gadugi" w:hAnsi="Gadugi" w:cs="Times New Roman"/>
          <w:sz w:val="24"/>
          <w:szCs w:val="24"/>
        </w:rPr>
      </w:pPr>
      <w:r w:rsidRPr="008C4D6F">
        <w:rPr>
          <w:rFonts w:ascii="Gadugi" w:hAnsi="Gadugi" w:cs="Times New Roman"/>
          <w:sz w:val="24"/>
          <w:szCs w:val="24"/>
        </w:rPr>
        <w:t>The key objective of the Polish National Election Study</w:t>
      </w:r>
      <w:r w:rsidR="008340EA" w:rsidRPr="008C4D6F">
        <w:rPr>
          <w:rFonts w:ascii="Gadugi" w:hAnsi="Gadugi" w:cs="Times New Roman"/>
          <w:sz w:val="24"/>
          <w:szCs w:val="24"/>
        </w:rPr>
        <w:t xml:space="preserve">, </w:t>
      </w:r>
      <w:r w:rsidR="008363F2" w:rsidRPr="008C4D6F">
        <w:rPr>
          <w:rFonts w:ascii="Gadugi" w:hAnsi="Gadugi" w:cs="Times New Roman"/>
          <w:sz w:val="24"/>
          <w:szCs w:val="24"/>
        </w:rPr>
        <w:t>PNES</w:t>
      </w:r>
      <w:r w:rsidR="008340EA" w:rsidRPr="008C4D6F">
        <w:rPr>
          <w:rFonts w:ascii="Gadugi" w:hAnsi="Gadugi" w:cs="Times New Roman"/>
          <w:sz w:val="24"/>
          <w:szCs w:val="24"/>
        </w:rPr>
        <w:t xml:space="preserve"> (in Polish: </w:t>
      </w:r>
      <w:r w:rsidR="008340EA" w:rsidRPr="008C4D6F">
        <w:rPr>
          <w:rFonts w:ascii="Gadugi" w:hAnsi="Gadugi" w:cs="Times New Roman"/>
          <w:i/>
          <w:sz w:val="24"/>
          <w:szCs w:val="24"/>
        </w:rPr>
        <w:t>Polskie Generalne Studium Wyborcze, PGSW</w:t>
      </w:r>
      <w:r w:rsidR="008363F2" w:rsidRPr="008C4D6F">
        <w:rPr>
          <w:rFonts w:ascii="Gadugi" w:hAnsi="Gadugi" w:cs="Times New Roman"/>
          <w:sz w:val="24"/>
          <w:szCs w:val="24"/>
        </w:rPr>
        <w:t xml:space="preserve">) since its launching in 1997 </w:t>
      </w:r>
      <w:r w:rsidR="00BC32EA" w:rsidRPr="008C4D6F">
        <w:rPr>
          <w:rFonts w:ascii="Gadugi" w:hAnsi="Gadugi" w:cs="Times New Roman"/>
          <w:sz w:val="24"/>
          <w:szCs w:val="24"/>
        </w:rPr>
        <w:t>has b</w:t>
      </w:r>
      <w:r w:rsidRPr="008C4D6F">
        <w:rPr>
          <w:rFonts w:ascii="Gadugi" w:hAnsi="Gadugi" w:cs="Times New Roman"/>
          <w:sz w:val="24"/>
          <w:szCs w:val="24"/>
        </w:rPr>
        <w:t xml:space="preserve">een to cover </w:t>
      </w:r>
      <w:r w:rsidR="00793BC0">
        <w:rPr>
          <w:rFonts w:ascii="Gadugi" w:hAnsi="Gadugi" w:cs="Times New Roman"/>
          <w:sz w:val="24"/>
          <w:szCs w:val="24"/>
        </w:rPr>
        <w:t>the</w:t>
      </w:r>
      <w:r w:rsidRPr="008C4D6F">
        <w:rPr>
          <w:rFonts w:ascii="Gadugi" w:hAnsi="Gadugi" w:cs="Times New Roman"/>
          <w:sz w:val="24"/>
          <w:szCs w:val="24"/>
        </w:rPr>
        <w:t xml:space="preserve"> </w:t>
      </w:r>
      <w:r w:rsidR="00D276FA" w:rsidRPr="008C4D6F">
        <w:rPr>
          <w:rFonts w:ascii="Gadugi" w:hAnsi="Gadugi" w:cs="Times New Roman"/>
          <w:sz w:val="24"/>
          <w:szCs w:val="24"/>
        </w:rPr>
        <w:t xml:space="preserve">main </w:t>
      </w:r>
      <w:r w:rsidR="00D6550F" w:rsidRPr="008C4D6F">
        <w:rPr>
          <w:rFonts w:ascii="Gadugi" w:hAnsi="Gadugi" w:cs="Times New Roman"/>
          <w:sz w:val="24"/>
          <w:szCs w:val="24"/>
        </w:rPr>
        <w:t xml:space="preserve"> </w:t>
      </w:r>
      <w:r w:rsidRPr="008C4D6F">
        <w:rPr>
          <w:rFonts w:ascii="Gadugi" w:hAnsi="Gadugi" w:cs="Times New Roman"/>
          <w:sz w:val="24"/>
          <w:szCs w:val="24"/>
        </w:rPr>
        <w:t xml:space="preserve">electoral event in Polish politics, which </w:t>
      </w:r>
      <w:r w:rsidR="00B64BC9" w:rsidRPr="008C4D6F">
        <w:rPr>
          <w:rFonts w:ascii="Gadugi" w:hAnsi="Gadugi" w:cs="Times New Roman"/>
          <w:sz w:val="24"/>
          <w:szCs w:val="24"/>
        </w:rPr>
        <w:t xml:space="preserve">is the </w:t>
      </w:r>
      <w:r w:rsidR="00776271" w:rsidRPr="008C4D6F">
        <w:rPr>
          <w:rFonts w:ascii="Gadugi" w:hAnsi="Gadugi" w:cs="Times New Roman"/>
          <w:sz w:val="24"/>
          <w:szCs w:val="24"/>
        </w:rPr>
        <w:t>election to</w:t>
      </w:r>
      <w:r w:rsidRPr="008C4D6F">
        <w:rPr>
          <w:rFonts w:ascii="Gadugi" w:hAnsi="Gadugi" w:cs="Times New Roman"/>
          <w:sz w:val="24"/>
          <w:szCs w:val="24"/>
        </w:rPr>
        <w:t xml:space="preserve"> the National Assembly's two chambers – the Sejm and the Senate</w:t>
      </w:r>
      <w:r w:rsidR="00793BC0">
        <w:rPr>
          <w:rStyle w:val="Odwoanieprzypisudolnego"/>
          <w:rFonts w:ascii="Gadugi" w:hAnsi="Gadugi" w:cs="Times New Roman"/>
          <w:sz w:val="24"/>
          <w:szCs w:val="24"/>
        </w:rPr>
        <w:footnoteReference w:id="1"/>
      </w:r>
      <w:r w:rsidRPr="008C4D6F">
        <w:rPr>
          <w:rFonts w:ascii="Gadugi" w:hAnsi="Gadugi" w:cs="Times New Roman"/>
          <w:sz w:val="24"/>
          <w:szCs w:val="24"/>
        </w:rPr>
        <w:t xml:space="preserve">. </w:t>
      </w:r>
      <w:r w:rsidR="006E676C" w:rsidRPr="00176C12">
        <w:rPr>
          <w:rFonts w:ascii="Gadugi" w:hAnsi="Gadugi" w:cs="Times New Roman"/>
          <w:sz w:val="24"/>
          <w:szCs w:val="24"/>
        </w:rPr>
        <w:t>National Election Studies worldwide, and the Polish NES is not a</w:t>
      </w:r>
      <w:r w:rsidR="006B53B9">
        <w:rPr>
          <w:rFonts w:ascii="Gadugi" w:hAnsi="Gadugi" w:cs="Times New Roman"/>
          <w:sz w:val="24"/>
          <w:szCs w:val="24"/>
        </w:rPr>
        <w:t xml:space="preserve">n exception, are </w:t>
      </w:r>
      <w:commentRangeStart w:id="1"/>
      <w:r w:rsidR="006B53B9">
        <w:rPr>
          <w:rFonts w:ascii="Gadugi" w:hAnsi="Gadugi" w:cs="Times New Roman"/>
          <w:sz w:val="24"/>
          <w:szCs w:val="24"/>
        </w:rPr>
        <w:t>aimed</w:t>
      </w:r>
      <w:commentRangeEnd w:id="1"/>
      <w:r w:rsidR="007C1F44">
        <w:rPr>
          <w:rStyle w:val="Odwoaniedokomentarza"/>
        </w:rPr>
        <w:commentReference w:id="1"/>
      </w:r>
      <w:r w:rsidR="006B53B9">
        <w:rPr>
          <w:rFonts w:ascii="Gadugi" w:hAnsi="Gadugi" w:cs="Times New Roman"/>
          <w:sz w:val="24"/>
          <w:szCs w:val="24"/>
        </w:rPr>
        <w:t xml:space="preserve"> at clarifying the aggregate result of an</w:t>
      </w:r>
      <w:r w:rsidR="006E676C" w:rsidRPr="00176C12">
        <w:rPr>
          <w:rFonts w:ascii="Gadugi" w:hAnsi="Gadugi" w:cs="Times New Roman"/>
          <w:sz w:val="24"/>
          <w:szCs w:val="24"/>
        </w:rPr>
        <w:t xml:space="preserve"> election as well as </w:t>
      </w:r>
      <w:r w:rsidR="006B53B9">
        <w:rPr>
          <w:rFonts w:ascii="Gadugi" w:hAnsi="Gadugi" w:cs="Times New Roman"/>
          <w:sz w:val="24"/>
          <w:szCs w:val="24"/>
        </w:rPr>
        <w:t>at explaining the</w:t>
      </w:r>
      <w:r w:rsidR="006E676C" w:rsidRPr="00176C12">
        <w:rPr>
          <w:rFonts w:ascii="Gadugi" w:hAnsi="Gadugi" w:cs="Times New Roman"/>
          <w:sz w:val="24"/>
          <w:szCs w:val="24"/>
        </w:rPr>
        <w:t xml:space="preserve"> individual choices of citizens, fir</w:t>
      </w:r>
      <w:r w:rsidR="006B53B9">
        <w:rPr>
          <w:rFonts w:ascii="Gadugi" w:hAnsi="Gadugi" w:cs="Times New Roman"/>
          <w:sz w:val="24"/>
          <w:szCs w:val="24"/>
        </w:rPr>
        <w:t>st whether to participate in an</w:t>
      </w:r>
      <w:r w:rsidR="006E676C" w:rsidRPr="00176C12">
        <w:rPr>
          <w:rFonts w:ascii="Gadugi" w:hAnsi="Gadugi" w:cs="Times New Roman"/>
          <w:sz w:val="24"/>
          <w:szCs w:val="24"/>
        </w:rPr>
        <w:t xml:space="preserve"> election </w:t>
      </w:r>
      <w:r w:rsidR="00EF23FD">
        <w:rPr>
          <w:rFonts w:ascii="Gadugi" w:hAnsi="Gadugi" w:cs="Times New Roman"/>
          <w:sz w:val="24"/>
          <w:szCs w:val="24"/>
        </w:rPr>
        <w:t xml:space="preserve">or not </w:t>
      </w:r>
      <w:r w:rsidR="006E676C" w:rsidRPr="00176C12">
        <w:rPr>
          <w:rFonts w:ascii="Gadugi" w:hAnsi="Gadugi" w:cs="Times New Roman"/>
          <w:sz w:val="24"/>
          <w:szCs w:val="24"/>
        </w:rPr>
        <w:t xml:space="preserve">and, second, whom to vote for. </w:t>
      </w:r>
      <w:r w:rsidR="00EF23FD">
        <w:rPr>
          <w:rFonts w:ascii="Gadugi" w:hAnsi="Gadugi" w:cs="Times New Roman"/>
          <w:sz w:val="24"/>
          <w:szCs w:val="24"/>
        </w:rPr>
        <w:t xml:space="preserve">These are the two main objectives, yet there are numerous additional queries the project intends to seek answers to, such as: (1) </w:t>
      </w:r>
      <w:r w:rsidR="00250265">
        <w:rPr>
          <w:rFonts w:ascii="Gadugi" w:hAnsi="Gadugi" w:cs="Times New Roman"/>
          <w:sz w:val="24"/>
          <w:szCs w:val="24"/>
        </w:rPr>
        <w:t>what mode and quality of</w:t>
      </w:r>
      <w:r w:rsidR="00EF23FD">
        <w:rPr>
          <w:rFonts w:ascii="Gadugi" w:hAnsi="Gadugi" w:cs="Times New Roman"/>
          <w:sz w:val="24"/>
          <w:szCs w:val="24"/>
        </w:rPr>
        <w:t xml:space="preserve"> political representation and accountability is at work </w:t>
      </w:r>
      <w:r w:rsidR="00250265">
        <w:rPr>
          <w:rFonts w:ascii="Gadugi" w:hAnsi="Gadugi" w:cs="Times New Roman"/>
          <w:sz w:val="24"/>
          <w:szCs w:val="24"/>
        </w:rPr>
        <w:t>for particular groups of citizens;</w:t>
      </w:r>
      <w:r w:rsidR="00EF23FD">
        <w:rPr>
          <w:rFonts w:ascii="Gadugi" w:hAnsi="Gadugi" w:cs="Times New Roman"/>
          <w:sz w:val="24"/>
          <w:szCs w:val="24"/>
        </w:rPr>
        <w:t xml:space="preserve"> </w:t>
      </w:r>
      <w:r w:rsidR="00250265">
        <w:rPr>
          <w:rFonts w:ascii="Gadugi" w:hAnsi="Gadugi" w:cs="Times New Roman"/>
          <w:sz w:val="24"/>
          <w:szCs w:val="24"/>
        </w:rPr>
        <w:t xml:space="preserve">(2) </w:t>
      </w:r>
      <w:del w:id="2" w:author="Mikołaj Cześnik" w:date="2018-12-03T07:42:00Z">
        <w:r w:rsidR="00F73A5E" w:rsidDel="008D5B9C">
          <w:rPr>
            <w:rFonts w:ascii="Gadugi" w:hAnsi="Gadugi" w:cs="Times New Roman"/>
            <w:sz w:val="24"/>
            <w:szCs w:val="24"/>
          </w:rPr>
          <w:delText>H</w:delText>
        </w:r>
      </w:del>
      <w:ins w:id="3" w:author="Mikołaj Cześnik" w:date="2018-12-03T07:42:00Z">
        <w:r w:rsidR="008D5B9C">
          <w:rPr>
            <w:rFonts w:ascii="Gadugi" w:hAnsi="Gadugi" w:cs="Times New Roman"/>
            <w:sz w:val="24"/>
            <w:szCs w:val="24"/>
          </w:rPr>
          <w:t>h</w:t>
        </w:r>
      </w:ins>
      <w:r w:rsidR="00F73A5E">
        <w:rPr>
          <w:rFonts w:ascii="Gadugi" w:hAnsi="Gadugi" w:cs="Times New Roman"/>
          <w:sz w:val="24"/>
          <w:szCs w:val="24"/>
        </w:rPr>
        <w:t>ow does</w:t>
      </w:r>
      <w:r w:rsidR="00250265">
        <w:rPr>
          <w:rFonts w:ascii="Gadugi" w:hAnsi="Gadugi" w:cs="Times New Roman"/>
          <w:sz w:val="24"/>
          <w:szCs w:val="24"/>
        </w:rPr>
        <w:t xml:space="preserve"> the traditional cleavage hold and cleavage politics </w:t>
      </w:r>
      <w:r w:rsidR="00F73A5E">
        <w:rPr>
          <w:rFonts w:ascii="Gadugi" w:hAnsi="Gadugi" w:cs="Times New Roman"/>
          <w:sz w:val="24"/>
          <w:szCs w:val="24"/>
        </w:rPr>
        <w:t xml:space="preserve">compare with peoples’ new private networks and social identities in its impact on </w:t>
      </w:r>
      <w:r w:rsidR="00250265">
        <w:rPr>
          <w:rFonts w:ascii="Gadugi" w:hAnsi="Gadugi" w:cs="Times New Roman"/>
          <w:sz w:val="24"/>
          <w:szCs w:val="24"/>
        </w:rPr>
        <w:t>political decisions; (3) how</w:t>
      </w:r>
      <w:r w:rsidR="00EF23FD">
        <w:rPr>
          <w:rFonts w:ascii="Gadugi" w:hAnsi="Gadugi" w:cs="Times New Roman"/>
          <w:sz w:val="24"/>
          <w:szCs w:val="24"/>
        </w:rPr>
        <w:t xml:space="preserve"> detailed normative visions and evaluations of specific aspects </w:t>
      </w:r>
      <w:r w:rsidR="00250265">
        <w:rPr>
          <w:rFonts w:ascii="Gadugi" w:hAnsi="Gadugi" w:cs="Times New Roman"/>
          <w:sz w:val="24"/>
          <w:szCs w:val="24"/>
        </w:rPr>
        <w:t xml:space="preserve">of </w:t>
      </w:r>
      <w:r w:rsidR="00EF23FD">
        <w:rPr>
          <w:rFonts w:ascii="Gadugi" w:hAnsi="Gadugi" w:cs="Times New Roman"/>
          <w:sz w:val="24"/>
          <w:szCs w:val="24"/>
        </w:rPr>
        <w:t>democracy</w:t>
      </w:r>
      <w:r w:rsidR="00250265">
        <w:rPr>
          <w:rFonts w:ascii="Gadugi" w:hAnsi="Gadugi" w:cs="Times New Roman"/>
          <w:sz w:val="24"/>
          <w:szCs w:val="24"/>
        </w:rPr>
        <w:t xml:space="preserve"> influences </w:t>
      </w:r>
      <w:r w:rsidR="00EF23FD">
        <w:rPr>
          <w:rFonts w:ascii="Gadugi" w:hAnsi="Gadugi" w:cs="Times New Roman"/>
          <w:sz w:val="24"/>
          <w:szCs w:val="24"/>
        </w:rPr>
        <w:t>Poles’ political prefer</w:t>
      </w:r>
      <w:r w:rsidR="00250265">
        <w:rPr>
          <w:rFonts w:ascii="Gadugi" w:hAnsi="Gadugi" w:cs="Times New Roman"/>
          <w:sz w:val="24"/>
          <w:szCs w:val="24"/>
        </w:rPr>
        <w:t>ences and electoral behavior; (4</w:t>
      </w:r>
      <w:r w:rsidR="00F73A5E">
        <w:rPr>
          <w:rFonts w:ascii="Gadugi" w:hAnsi="Gadugi" w:cs="Times New Roman"/>
          <w:sz w:val="24"/>
          <w:szCs w:val="24"/>
        </w:rPr>
        <w:t>) what is the role of</w:t>
      </w:r>
      <w:r w:rsidR="00EF23FD">
        <w:rPr>
          <w:rFonts w:ascii="Gadugi" w:hAnsi="Gadugi" w:cs="Times New Roman"/>
          <w:sz w:val="24"/>
          <w:szCs w:val="24"/>
        </w:rPr>
        <w:t xml:space="preserve"> political knowledge, media exposure and political efficacy </w:t>
      </w:r>
      <w:r w:rsidR="00F73A5E">
        <w:rPr>
          <w:rFonts w:ascii="Gadugi" w:hAnsi="Gadugi" w:cs="Times New Roman"/>
          <w:sz w:val="24"/>
          <w:szCs w:val="24"/>
        </w:rPr>
        <w:t>in contributing</w:t>
      </w:r>
      <w:r w:rsidR="00EF23FD">
        <w:rPr>
          <w:rFonts w:ascii="Gadugi" w:hAnsi="Gadugi" w:cs="Times New Roman"/>
          <w:sz w:val="24"/>
          <w:szCs w:val="24"/>
        </w:rPr>
        <w:t xml:space="preserve"> to the formation of their political choi</w:t>
      </w:r>
      <w:r w:rsidR="00F73A5E">
        <w:rPr>
          <w:rFonts w:ascii="Gadugi" w:hAnsi="Gadugi" w:cs="Times New Roman"/>
          <w:sz w:val="24"/>
          <w:szCs w:val="24"/>
        </w:rPr>
        <w:t>ces; (4) which issue stances/</w:t>
      </w:r>
      <w:r w:rsidR="00EF23FD">
        <w:rPr>
          <w:rFonts w:ascii="Gadugi" w:hAnsi="Gadugi" w:cs="Times New Roman"/>
          <w:sz w:val="24"/>
          <w:szCs w:val="24"/>
        </w:rPr>
        <w:t>policy proposals</w:t>
      </w:r>
      <w:r w:rsidR="00F73A5E">
        <w:rPr>
          <w:rFonts w:ascii="Gadugi" w:hAnsi="Gadugi" w:cs="Times New Roman"/>
          <w:sz w:val="24"/>
          <w:szCs w:val="24"/>
        </w:rPr>
        <w:t xml:space="preserve"> and</w:t>
      </w:r>
      <w:r w:rsidR="00EF23FD">
        <w:rPr>
          <w:rFonts w:ascii="Gadugi" w:hAnsi="Gadugi" w:cs="Times New Roman"/>
          <w:sz w:val="24"/>
          <w:szCs w:val="24"/>
        </w:rPr>
        <w:t xml:space="preserve"> ideological leanings influence</w:t>
      </w:r>
      <w:r w:rsidR="00F73A5E">
        <w:rPr>
          <w:rFonts w:ascii="Gadugi" w:hAnsi="Gadugi" w:cs="Times New Roman"/>
          <w:sz w:val="24"/>
          <w:szCs w:val="24"/>
        </w:rPr>
        <w:t xml:space="preserve"> their vote and political preferences; (5) how economic situation, both egotropic and sociotropic, retrospective and prospective determine their political preferences</w:t>
      </w:r>
      <w:r w:rsidR="00466A77">
        <w:rPr>
          <w:rFonts w:ascii="Gadugi" w:hAnsi="Gadugi" w:cs="Times New Roman"/>
          <w:sz w:val="24"/>
          <w:szCs w:val="24"/>
        </w:rPr>
        <w:t xml:space="preserve">; (6) what is the exact role of party identification and where exactly in the chain of influences on the vote it is located as well as whether in the Polish context it is the classical US “unmoved mover” or is it highly dependent on the vote itself; (7) exactly which configurations of “cross-pressures” impact decisively citizens’ political preferences and voting behavior. The above research questions </w:t>
      </w:r>
      <w:r w:rsidR="00E15FA6">
        <w:rPr>
          <w:rFonts w:ascii="Gadugi" w:hAnsi="Gadugi" w:cs="Times New Roman"/>
          <w:sz w:val="24"/>
          <w:szCs w:val="24"/>
        </w:rPr>
        <w:t xml:space="preserve">(RQs) </w:t>
      </w:r>
      <w:r w:rsidR="00466A77">
        <w:rPr>
          <w:rFonts w:ascii="Gadugi" w:hAnsi="Gadugi" w:cs="Times New Roman"/>
          <w:sz w:val="24"/>
          <w:szCs w:val="24"/>
        </w:rPr>
        <w:t>are presented here in its’ simplest form, roughly following the components of the Michigan funnel of causality with some innovative elements, but without discussing both, its’ p</w:t>
      </w:r>
      <w:r w:rsidR="00E15FA6">
        <w:rPr>
          <w:rFonts w:ascii="Gadugi" w:hAnsi="Gadugi" w:cs="Times New Roman"/>
          <w:sz w:val="24"/>
          <w:szCs w:val="24"/>
        </w:rPr>
        <w:t>eculiar manifestations (specified</w:t>
      </w:r>
      <w:r w:rsidR="00466A77">
        <w:rPr>
          <w:rFonts w:ascii="Gadugi" w:hAnsi="Gadugi" w:cs="Times New Roman"/>
          <w:sz w:val="24"/>
          <w:szCs w:val="24"/>
        </w:rPr>
        <w:t xml:space="preserve"> expressions) and their interactions. More detailed discussion of our </w:t>
      </w:r>
      <w:r w:rsidR="00E15FA6">
        <w:rPr>
          <w:rFonts w:ascii="Gadugi" w:hAnsi="Gadugi" w:cs="Times New Roman"/>
          <w:sz w:val="24"/>
          <w:szCs w:val="24"/>
        </w:rPr>
        <w:t>RQs is presented in the next part</w:t>
      </w:r>
      <w:r w:rsidR="001B08FC">
        <w:rPr>
          <w:rFonts w:ascii="Gadugi" w:hAnsi="Gadugi" w:cs="Times New Roman"/>
          <w:sz w:val="24"/>
          <w:szCs w:val="24"/>
        </w:rPr>
        <w:t>.</w:t>
      </w:r>
    </w:p>
    <w:p w14:paraId="6E2E367D" w14:textId="257D07C8" w:rsidR="006E676C" w:rsidRPr="00590FBB" w:rsidRDefault="006E676C" w:rsidP="006E676C">
      <w:pPr>
        <w:ind w:right="-233"/>
        <w:rPr>
          <w:rFonts w:ascii="Corbel" w:hAnsi="Corbel" w:cs="Times New Roman"/>
          <w:sz w:val="24"/>
          <w:szCs w:val="24"/>
          <w:lang w:val="pl-PL"/>
        </w:rPr>
      </w:pPr>
      <w:r>
        <w:rPr>
          <w:rFonts w:ascii="Gadugi" w:hAnsi="Gadugi" w:cs="Times New Roman"/>
          <w:sz w:val="24"/>
          <w:szCs w:val="24"/>
        </w:rPr>
        <w:t xml:space="preserve">As the </w:t>
      </w:r>
      <w:r w:rsidR="001B08FC">
        <w:rPr>
          <w:rFonts w:ascii="Gadugi" w:hAnsi="Gadugi" w:cs="Times New Roman"/>
          <w:sz w:val="24"/>
          <w:szCs w:val="24"/>
        </w:rPr>
        <w:t xml:space="preserve">PNES </w:t>
      </w:r>
      <w:r>
        <w:rPr>
          <w:rFonts w:ascii="Gadugi" w:hAnsi="Gadugi" w:cs="Times New Roman"/>
          <w:sz w:val="24"/>
          <w:szCs w:val="24"/>
        </w:rPr>
        <w:t xml:space="preserve">project has been </w:t>
      </w:r>
      <w:r w:rsidR="006B53B9">
        <w:rPr>
          <w:rFonts w:ascii="Gadugi" w:hAnsi="Gadugi" w:cs="Times New Roman"/>
          <w:sz w:val="24"/>
          <w:szCs w:val="24"/>
        </w:rPr>
        <w:t xml:space="preserve">- </w:t>
      </w:r>
      <w:r>
        <w:rPr>
          <w:rFonts w:ascii="Gadugi" w:hAnsi="Gadugi" w:cs="Times New Roman"/>
          <w:sz w:val="24"/>
          <w:szCs w:val="24"/>
        </w:rPr>
        <w:t>and hopefully will be</w:t>
      </w:r>
      <w:ins w:id="4" w:author="Mikołaj Cześnik" w:date="2018-12-03T07:45:00Z">
        <w:r w:rsidR="00630A31">
          <w:rPr>
            <w:rFonts w:ascii="Gadugi" w:hAnsi="Gadugi" w:cs="Times New Roman"/>
            <w:sz w:val="24"/>
            <w:szCs w:val="24"/>
          </w:rPr>
          <w:t xml:space="preserve"> </w:t>
        </w:r>
      </w:ins>
      <w:r w:rsidR="006B53B9">
        <w:rPr>
          <w:rFonts w:ascii="Gadugi" w:hAnsi="Gadugi" w:cs="Times New Roman"/>
          <w:sz w:val="24"/>
          <w:szCs w:val="24"/>
        </w:rPr>
        <w:t>-</w:t>
      </w:r>
      <w:del w:id="5" w:author="Mikołaj Cześnik" w:date="2018-12-03T07:45:00Z">
        <w:r w:rsidR="006B53B9" w:rsidDel="00630A31">
          <w:rPr>
            <w:rFonts w:ascii="Gadugi" w:hAnsi="Gadugi" w:cs="Times New Roman"/>
            <w:sz w:val="24"/>
            <w:szCs w:val="24"/>
          </w:rPr>
          <w:delText xml:space="preserve"> </w:delText>
        </w:r>
      </w:del>
      <w:r>
        <w:rPr>
          <w:rFonts w:ascii="Gadugi" w:hAnsi="Gadugi" w:cs="Times New Roman"/>
          <w:sz w:val="24"/>
          <w:szCs w:val="24"/>
        </w:rPr>
        <w:t xml:space="preserve"> financed from public funds, it has to serve public good, which in this ins</w:t>
      </w:r>
      <w:r w:rsidR="00CC6F53">
        <w:rPr>
          <w:rFonts w:ascii="Gadugi" w:hAnsi="Gadugi" w:cs="Times New Roman"/>
          <w:sz w:val="24"/>
          <w:szCs w:val="24"/>
        </w:rPr>
        <w:t>tance pertains</w:t>
      </w:r>
      <w:r>
        <w:rPr>
          <w:rFonts w:ascii="Gadugi" w:hAnsi="Gadugi" w:cs="Times New Roman"/>
          <w:sz w:val="24"/>
          <w:szCs w:val="24"/>
        </w:rPr>
        <w:t xml:space="preserve"> </w:t>
      </w:r>
      <w:r w:rsidR="00CC6F53">
        <w:rPr>
          <w:rFonts w:ascii="Gadugi" w:hAnsi="Gadugi" w:cs="Times New Roman"/>
          <w:sz w:val="24"/>
          <w:szCs w:val="24"/>
        </w:rPr>
        <w:t xml:space="preserve">to the </w:t>
      </w:r>
      <w:r>
        <w:rPr>
          <w:rFonts w:ascii="Gadugi" w:hAnsi="Gadugi" w:cs="Times New Roman"/>
          <w:sz w:val="24"/>
          <w:szCs w:val="24"/>
        </w:rPr>
        <w:t xml:space="preserve">self-consciousness of the </w:t>
      </w:r>
      <w:r>
        <w:rPr>
          <w:rFonts w:ascii="Gadugi" w:hAnsi="Gadugi" w:cs="Times New Roman"/>
          <w:sz w:val="24"/>
          <w:szCs w:val="24"/>
        </w:rPr>
        <w:lastRenderedPageBreak/>
        <w:t xml:space="preserve">population at large </w:t>
      </w:r>
      <w:r w:rsidR="006B53B9">
        <w:rPr>
          <w:rFonts w:ascii="Gadugi" w:hAnsi="Gadugi" w:cs="Times New Roman"/>
          <w:sz w:val="24"/>
          <w:szCs w:val="24"/>
        </w:rPr>
        <w:t xml:space="preserve">about </w:t>
      </w:r>
      <w:r>
        <w:rPr>
          <w:rFonts w:ascii="Gadugi" w:hAnsi="Gadugi" w:cs="Times New Roman"/>
          <w:sz w:val="24"/>
          <w:szCs w:val="24"/>
        </w:rPr>
        <w:t>the political offer on the “supply”</w:t>
      </w:r>
      <w:r w:rsidR="006B53B9">
        <w:rPr>
          <w:rFonts w:ascii="Gadugi" w:hAnsi="Gadugi" w:cs="Times New Roman"/>
          <w:sz w:val="24"/>
          <w:szCs w:val="24"/>
        </w:rPr>
        <w:t xml:space="preserve"> side of politics and </w:t>
      </w:r>
      <w:r w:rsidR="00CC6F53">
        <w:rPr>
          <w:rFonts w:ascii="Gadugi" w:hAnsi="Gadugi" w:cs="Times New Roman"/>
          <w:sz w:val="24"/>
          <w:szCs w:val="24"/>
        </w:rPr>
        <w:t xml:space="preserve">their </w:t>
      </w:r>
      <w:r w:rsidR="006B53B9">
        <w:rPr>
          <w:rFonts w:ascii="Gadugi" w:hAnsi="Gadugi" w:cs="Times New Roman"/>
          <w:sz w:val="24"/>
          <w:szCs w:val="24"/>
        </w:rPr>
        <w:t xml:space="preserve">knowledge on the </w:t>
      </w:r>
      <w:r>
        <w:rPr>
          <w:rFonts w:ascii="Gadugi" w:hAnsi="Gadugi" w:cs="Times New Roman"/>
          <w:sz w:val="24"/>
          <w:szCs w:val="24"/>
        </w:rPr>
        <w:t>compatriots</w:t>
      </w:r>
      <w:r w:rsidR="006B53B9">
        <w:rPr>
          <w:rFonts w:ascii="Gadugi" w:hAnsi="Gadugi" w:cs="Times New Roman"/>
          <w:sz w:val="24"/>
          <w:szCs w:val="24"/>
        </w:rPr>
        <w:t>’ “demands”</w:t>
      </w:r>
      <w:r w:rsidR="00CC6F53">
        <w:rPr>
          <w:rFonts w:ascii="Gadugi" w:hAnsi="Gadugi" w:cs="Times New Roman"/>
          <w:sz w:val="24"/>
          <w:szCs w:val="24"/>
        </w:rPr>
        <w:t xml:space="preserve"> with respect to the political domain.</w:t>
      </w:r>
      <w:r w:rsidR="006B53B9">
        <w:rPr>
          <w:rFonts w:ascii="Gadugi" w:hAnsi="Gadugi" w:cs="Times New Roman"/>
          <w:sz w:val="24"/>
          <w:szCs w:val="24"/>
        </w:rPr>
        <w:t xml:space="preserve"> </w:t>
      </w:r>
      <w:r w:rsidR="006B53B9" w:rsidRPr="00590FBB">
        <w:rPr>
          <w:rFonts w:ascii="Corbel" w:hAnsi="Corbel" w:cs="Times New Roman"/>
          <w:sz w:val="24"/>
          <w:szCs w:val="24"/>
          <w:lang w:val="pl-PL"/>
        </w:rPr>
        <w:t xml:space="preserve">Briefly: wyzwaniem tego projektu jest zapewnienie rzetelnego odtworzenia świata polityki, w tym obywatelskich preferencji i postaw politycznych, gdyż </w:t>
      </w:r>
      <w:r w:rsidR="002667DB" w:rsidRPr="00590FBB">
        <w:rPr>
          <w:rFonts w:ascii="Corbel" w:hAnsi="Corbel" w:cs="Times New Roman"/>
          <w:sz w:val="24"/>
          <w:szCs w:val="24"/>
          <w:lang w:val="pl-PL"/>
        </w:rPr>
        <w:t>trzymamy się zasady, iż</w:t>
      </w:r>
      <w:r w:rsidR="00CC6F53">
        <w:rPr>
          <w:rFonts w:ascii="Corbel" w:hAnsi="Corbel" w:cs="Times New Roman"/>
          <w:sz w:val="24"/>
          <w:szCs w:val="24"/>
          <w:lang w:val="pl-PL"/>
        </w:rPr>
        <w:t xml:space="preserve"> </w:t>
      </w:r>
      <w:r w:rsidR="006B53B9" w:rsidRPr="00590FBB">
        <w:rPr>
          <w:rFonts w:ascii="Corbel" w:hAnsi="Corbel" w:cs="Times New Roman"/>
          <w:sz w:val="24"/>
          <w:szCs w:val="24"/>
          <w:lang w:val="pl-PL"/>
        </w:rPr>
        <w:t xml:space="preserve">w demokracjach obywatele mają prawo </w:t>
      </w:r>
      <w:r w:rsidR="002667DB" w:rsidRPr="00590FBB">
        <w:rPr>
          <w:rFonts w:ascii="Corbel" w:hAnsi="Corbel" w:cs="Times New Roman"/>
          <w:sz w:val="24"/>
          <w:szCs w:val="24"/>
          <w:lang w:val="pl-PL"/>
        </w:rPr>
        <w:t>i</w:t>
      </w:r>
      <w:r w:rsidR="006B53B9" w:rsidRPr="00590FBB">
        <w:rPr>
          <w:rFonts w:ascii="Corbel" w:hAnsi="Corbel" w:cs="Times New Roman"/>
          <w:sz w:val="24"/>
          <w:szCs w:val="24"/>
          <w:lang w:val="pl-PL"/>
        </w:rPr>
        <w:t xml:space="preserve"> powinni wiedzieć co inni współobywatele my</w:t>
      </w:r>
      <w:r w:rsidR="006B53B9" w:rsidRPr="00590FBB">
        <w:rPr>
          <w:rFonts w:ascii="Corbel" w:hAnsi="Corbel" w:cs="Calibri"/>
          <w:sz w:val="24"/>
          <w:szCs w:val="24"/>
          <w:lang w:val="pl-PL"/>
        </w:rPr>
        <w:t>ś</w:t>
      </w:r>
      <w:r w:rsidR="006B53B9" w:rsidRPr="00590FBB">
        <w:rPr>
          <w:rFonts w:ascii="Corbel" w:hAnsi="Corbel" w:cs="Times New Roman"/>
          <w:sz w:val="24"/>
          <w:szCs w:val="24"/>
          <w:lang w:val="pl-PL"/>
        </w:rPr>
        <w:t>lą o polityce</w:t>
      </w:r>
      <w:r w:rsidR="002667DB" w:rsidRPr="00590FBB">
        <w:rPr>
          <w:rFonts w:ascii="Corbel" w:hAnsi="Corbel" w:cs="Times New Roman"/>
          <w:sz w:val="24"/>
          <w:szCs w:val="24"/>
          <w:lang w:val="pl-PL"/>
        </w:rPr>
        <w:t>, kogo popierają</w:t>
      </w:r>
      <w:r w:rsidR="006B53B9" w:rsidRPr="00590FBB">
        <w:rPr>
          <w:rFonts w:ascii="Corbel" w:hAnsi="Corbel" w:cs="Times New Roman"/>
          <w:sz w:val="24"/>
          <w:szCs w:val="24"/>
          <w:lang w:val="pl-PL"/>
        </w:rPr>
        <w:t xml:space="preserve"> i jakie polityki sektoro</w:t>
      </w:r>
      <w:r w:rsidR="002667DB" w:rsidRPr="00590FBB">
        <w:rPr>
          <w:rFonts w:ascii="Corbel" w:hAnsi="Corbel" w:cs="Times New Roman"/>
          <w:sz w:val="24"/>
          <w:szCs w:val="24"/>
          <w:lang w:val="pl-PL"/>
        </w:rPr>
        <w:t>we (policies) wspierają</w:t>
      </w:r>
      <w:r w:rsidR="006B53B9" w:rsidRPr="00590FBB">
        <w:rPr>
          <w:rFonts w:ascii="Corbel" w:hAnsi="Corbel" w:cs="Times New Roman"/>
          <w:sz w:val="24"/>
          <w:szCs w:val="24"/>
          <w:lang w:val="pl-PL"/>
        </w:rPr>
        <w:t>.</w:t>
      </w:r>
    </w:p>
    <w:p w14:paraId="256A0A4A" w14:textId="535D755B" w:rsidR="00D471D6" w:rsidRPr="00603A9A" w:rsidRDefault="002667DB" w:rsidP="002667DB">
      <w:pPr>
        <w:rPr>
          <w:rFonts w:ascii="Corbel" w:hAnsi="Corbel" w:cs="Times New Roman"/>
          <w:sz w:val="24"/>
          <w:szCs w:val="24"/>
          <w:highlight w:val="yellow"/>
          <w:lang w:val="pl-PL"/>
        </w:rPr>
      </w:pPr>
      <w:r w:rsidRPr="00603A9A">
        <w:rPr>
          <w:rFonts w:ascii="Corbel" w:hAnsi="Corbel" w:cs="Times New Roman"/>
          <w:sz w:val="24"/>
          <w:szCs w:val="24"/>
          <w:highlight w:val="yellow"/>
          <w:lang w:val="pl-PL"/>
        </w:rPr>
        <w:t xml:space="preserve">Dlatego </w:t>
      </w:r>
      <w:r w:rsidR="00CC6F53" w:rsidRPr="00603A9A">
        <w:rPr>
          <w:rFonts w:ascii="Corbel" w:hAnsi="Corbel" w:cs="Times New Roman"/>
          <w:sz w:val="24"/>
          <w:szCs w:val="24"/>
          <w:highlight w:val="yellow"/>
          <w:lang w:val="pl-PL"/>
        </w:rPr>
        <w:t xml:space="preserve">poza merytorycznym celem (substancjarną częścią badania) naszym zadaniem jest też </w:t>
      </w:r>
      <w:r w:rsidRPr="00603A9A">
        <w:rPr>
          <w:rFonts w:ascii="Corbel" w:hAnsi="Corbel" w:cs="Times New Roman"/>
          <w:sz w:val="24"/>
          <w:szCs w:val="24"/>
          <w:highlight w:val="yellow"/>
          <w:lang w:val="pl-PL"/>
        </w:rPr>
        <w:t xml:space="preserve">zapewnienie by było to „dobre” (relewantne, adekwatne) badanie wyborów, przez co rozumiemy spełnienie następujących wymogów: </w:t>
      </w:r>
    </w:p>
    <w:p w14:paraId="37FCF893" w14:textId="7B0E4CE4" w:rsidR="002667DB" w:rsidRPr="00603A9A" w:rsidRDefault="00D471D6" w:rsidP="002667DB">
      <w:pPr>
        <w:rPr>
          <w:rFonts w:ascii="Corbel" w:hAnsi="Corbel"/>
          <w:sz w:val="24"/>
          <w:szCs w:val="24"/>
          <w:highlight w:val="yellow"/>
          <w:lang w:val="pl-PL"/>
        </w:rPr>
      </w:pPr>
      <w:r w:rsidRPr="00603A9A">
        <w:rPr>
          <w:rFonts w:ascii="Corbel" w:hAnsi="Corbel" w:cs="Times New Roman"/>
          <w:sz w:val="24"/>
          <w:szCs w:val="24"/>
          <w:highlight w:val="yellow"/>
          <w:lang w:val="pl-PL"/>
        </w:rPr>
        <w:t>(1) N</w:t>
      </w:r>
      <w:r w:rsidR="002667DB" w:rsidRPr="00603A9A">
        <w:rPr>
          <w:rFonts w:ascii="Corbel" w:hAnsi="Corbel" w:cs="Times New Roman"/>
          <w:sz w:val="24"/>
          <w:szCs w:val="24"/>
          <w:highlight w:val="yellow"/>
          <w:lang w:val="pl-PL"/>
        </w:rPr>
        <w:t>ajogólniej chodzi o zapewnienie</w:t>
      </w:r>
      <w:r w:rsidR="00CC6F53" w:rsidRPr="00603A9A">
        <w:rPr>
          <w:rFonts w:ascii="Corbel" w:hAnsi="Corbel" w:cs="Times New Roman"/>
          <w:sz w:val="24"/>
          <w:szCs w:val="24"/>
          <w:highlight w:val="yellow"/>
          <w:lang w:val="pl-PL"/>
        </w:rPr>
        <w:t>,</w:t>
      </w:r>
      <w:r w:rsidR="002667DB" w:rsidRPr="00603A9A">
        <w:rPr>
          <w:rFonts w:ascii="Corbel" w:hAnsi="Corbel" w:cs="Times New Roman"/>
          <w:sz w:val="24"/>
          <w:szCs w:val="24"/>
          <w:highlight w:val="yellow"/>
          <w:lang w:val="pl-PL"/>
        </w:rPr>
        <w:t xml:space="preserve"> by badanie to było nale</w:t>
      </w:r>
      <w:r w:rsidR="002667DB" w:rsidRPr="00603A9A">
        <w:rPr>
          <w:rFonts w:ascii="Corbel" w:hAnsi="Corbel" w:cs="Calibri"/>
          <w:sz w:val="24"/>
          <w:szCs w:val="24"/>
          <w:highlight w:val="yellow"/>
          <w:lang w:val="pl-PL"/>
        </w:rPr>
        <w:t>ż</w:t>
      </w:r>
      <w:r w:rsidR="002667DB" w:rsidRPr="00603A9A">
        <w:rPr>
          <w:rFonts w:ascii="Corbel" w:hAnsi="Corbel" w:cs="Times New Roman"/>
          <w:sz w:val="24"/>
          <w:szCs w:val="24"/>
          <w:highlight w:val="yellow"/>
          <w:lang w:val="pl-PL"/>
        </w:rPr>
        <w:t xml:space="preserve">ycie </w:t>
      </w:r>
      <w:r w:rsidR="002667DB" w:rsidRPr="00603A9A">
        <w:rPr>
          <w:rFonts w:ascii="Corbel" w:hAnsi="Corbel"/>
          <w:sz w:val="24"/>
          <w:szCs w:val="24"/>
          <w:highlight w:val="yellow"/>
          <w:u w:val="single"/>
          <w:lang w:val="pl-PL"/>
        </w:rPr>
        <w:t xml:space="preserve">skonceptualizowane, </w:t>
      </w:r>
      <w:r w:rsidR="002667DB" w:rsidRPr="00603A9A">
        <w:rPr>
          <w:rFonts w:ascii="Corbel" w:hAnsi="Corbel"/>
          <w:sz w:val="24"/>
          <w:szCs w:val="24"/>
          <w:highlight w:val="yellow"/>
          <w:lang w:val="pl-PL"/>
        </w:rPr>
        <w:t>tj. uwzględniało zarówno ‘historyczny’, jak i instytucjonalny kontekst w jakim się</w:t>
      </w:r>
      <w:ins w:id="6" w:author="Mikołaj Cześnik" w:date="2018-12-03T07:46:00Z">
        <w:r w:rsidR="00630A31">
          <w:rPr>
            <w:rFonts w:ascii="Corbel" w:hAnsi="Corbel"/>
            <w:sz w:val="24"/>
            <w:szCs w:val="24"/>
            <w:highlight w:val="yellow"/>
            <w:lang w:val="pl-PL"/>
          </w:rPr>
          <w:t xml:space="preserve"> wybory</w:t>
        </w:r>
      </w:ins>
      <w:r w:rsidR="002667DB" w:rsidRPr="00603A9A">
        <w:rPr>
          <w:rFonts w:ascii="Corbel" w:hAnsi="Corbel"/>
          <w:sz w:val="24"/>
          <w:szCs w:val="24"/>
          <w:highlight w:val="yellow"/>
          <w:lang w:val="pl-PL"/>
        </w:rPr>
        <w:t xml:space="preserve"> odbywają; jednocześnie pilnując</w:t>
      </w:r>
      <w:ins w:id="7" w:author="Mikołaj Cześnik" w:date="2018-12-03T07:47:00Z">
        <w:r w:rsidR="00630A31">
          <w:rPr>
            <w:rFonts w:ascii="Corbel" w:hAnsi="Corbel"/>
            <w:sz w:val="24"/>
            <w:szCs w:val="24"/>
            <w:highlight w:val="yellow"/>
            <w:lang w:val="pl-PL"/>
          </w:rPr>
          <w:t>,</w:t>
        </w:r>
      </w:ins>
      <w:r w:rsidR="002667DB" w:rsidRPr="00603A9A">
        <w:rPr>
          <w:rFonts w:ascii="Corbel" w:hAnsi="Corbel"/>
          <w:sz w:val="24"/>
          <w:szCs w:val="24"/>
          <w:highlight w:val="yellow"/>
          <w:lang w:val="pl-PL"/>
        </w:rPr>
        <w:t xml:space="preserve"> by należycie odróżniać okres „przed” wyborami, od okresu „po” wyborach, gdyż te dwa oddzielone kilkudziesięciu godzinami etapy kierują się dość odmiennymi logikami i motywami podejmowania decyzji.</w:t>
      </w:r>
    </w:p>
    <w:p w14:paraId="33504EF1" w14:textId="3CAD4E05" w:rsidR="00590FBB" w:rsidRPr="00603A9A" w:rsidRDefault="00CA114F" w:rsidP="006E676C">
      <w:pPr>
        <w:ind w:right="-233"/>
        <w:rPr>
          <w:rFonts w:ascii="Corbel" w:hAnsi="Corbel" w:cs="Times New Roman"/>
          <w:sz w:val="24"/>
          <w:szCs w:val="24"/>
          <w:highlight w:val="yellow"/>
          <w:lang w:val="pl-PL"/>
        </w:rPr>
      </w:pPr>
      <w:r w:rsidRPr="00603A9A">
        <w:rPr>
          <w:rFonts w:ascii="Corbel" w:hAnsi="Corbel" w:cs="Times New Roman"/>
          <w:sz w:val="24"/>
          <w:szCs w:val="24"/>
          <w:highlight w:val="yellow"/>
          <w:lang w:val="pl-PL"/>
        </w:rPr>
        <w:t>(2) Problem ontologiczny zaś brzmi następująco: wiemy, że głosowanie to wybór</w:t>
      </w:r>
      <w:r w:rsidR="00590FBB" w:rsidRPr="00603A9A">
        <w:rPr>
          <w:rFonts w:ascii="Corbel" w:hAnsi="Corbel" w:cs="Times New Roman"/>
          <w:sz w:val="24"/>
          <w:szCs w:val="24"/>
          <w:highlight w:val="yellow"/>
          <w:lang w:val="pl-PL"/>
        </w:rPr>
        <w:t>, ale czy jest to wybór taki sam</w:t>
      </w:r>
      <w:ins w:id="8" w:author="Mikołaj Cześnik" w:date="2018-12-03T07:47:00Z">
        <w:r w:rsidR="00630A31">
          <w:rPr>
            <w:rFonts w:ascii="Corbel" w:hAnsi="Corbel" w:cs="Times New Roman"/>
            <w:sz w:val="24"/>
            <w:szCs w:val="24"/>
            <w:highlight w:val="yellow"/>
            <w:lang w:val="pl-PL"/>
          </w:rPr>
          <w:t>,</w:t>
        </w:r>
      </w:ins>
      <w:r w:rsidR="00590FBB" w:rsidRPr="00603A9A">
        <w:rPr>
          <w:rFonts w:ascii="Corbel" w:hAnsi="Corbel" w:cs="Times New Roman"/>
          <w:sz w:val="24"/>
          <w:szCs w:val="24"/>
          <w:highlight w:val="yellow"/>
          <w:lang w:val="pl-PL"/>
        </w:rPr>
        <w:t xml:space="preserve"> jak każdy inn</w:t>
      </w:r>
      <w:r w:rsidR="00603A9A" w:rsidRPr="00603A9A">
        <w:rPr>
          <w:rFonts w:ascii="Corbel" w:hAnsi="Corbel" w:cs="Times New Roman"/>
          <w:sz w:val="24"/>
          <w:szCs w:val="24"/>
          <w:highlight w:val="yellow"/>
          <w:lang w:val="pl-PL"/>
        </w:rPr>
        <w:t>y? Skłaniamy się ku odpowiedzi „nie”, gdyż efekt naszej decyzji nie zależy tylko od nas, lecz od pozostałych współobywateli, od tego</w:t>
      </w:r>
      <w:ins w:id="9" w:author="Mikołaj Cześnik" w:date="2018-12-03T07:47:00Z">
        <w:r w:rsidR="00630A31">
          <w:rPr>
            <w:rFonts w:ascii="Corbel" w:hAnsi="Corbel" w:cs="Times New Roman"/>
            <w:sz w:val="24"/>
            <w:szCs w:val="24"/>
            <w:highlight w:val="yellow"/>
            <w:lang w:val="pl-PL"/>
          </w:rPr>
          <w:t>,</w:t>
        </w:r>
      </w:ins>
      <w:r w:rsidR="00603A9A" w:rsidRPr="00603A9A">
        <w:rPr>
          <w:rFonts w:ascii="Corbel" w:hAnsi="Corbel" w:cs="Times New Roman"/>
          <w:sz w:val="24"/>
          <w:szCs w:val="24"/>
          <w:highlight w:val="yellow"/>
          <w:lang w:val="pl-PL"/>
        </w:rPr>
        <w:t xml:space="preserve"> co oni zrobią i na kogo zagłosują. Innymi słowy, metafora rynku jest dość daleka od realiów wyborów do ciała ustawodawczego, to raczej metafora giełdy jest trafniejsza – inwestujemy swój czas i energie w coś</w:t>
      </w:r>
      <w:ins w:id="10" w:author="Mikołaj Cześnik" w:date="2018-12-03T07:47:00Z">
        <w:r w:rsidR="00630A31">
          <w:rPr>
            <w:rFonts w:ascii="Corbel" w:hAnsi="Corbel" w:cs="Times New Roman"/>
            <w:sz w:val="24"/>
            <w:szCs w:val="24"/>
            <w:highlight w:val="yellow"/>
            <w:lang w:val="pl-PL"/>
          </w:rPr>
          <w:t>,</w:t>
        </w:r>
      </w:ins>
      <w:r w:rsidR="00603A9A" w:rsidRPr="00603A9A">
        <w:rPr>
          <w:rFonts w:ascii="Corbel" w:hAnsi="Corbel" w:cs="Times New Roman"/>
          <w:sz w:val="24"/>
          <w:szCs w:val="24"/>
          <w:highlight w:val="yellow"/>
          <w:lang w:val="pl-PL"/>
        </w:rPr>
        <w:t xml:space="preserve"> co zależy od zbiorowych działań innych</w:t>
      </w:r>
      <w:ins w:id="11" w:author="Mikołaj Cześnik" w:date="2018-12-03T07:47:00Z">
        <w:r w:rsidR="00630A31">
          <w:rPr>
            <w:rFonts w:ascii="Corbel" w:hAnsi="Corbel" w:cs="Times New Roman"/>
            <w:sz w:val="24"/>
            <w:szCs w:val="24"/>
            <w:highlight w:val="yellow"/>
            <w:lang w:val="pl-PL"/>
          </w:rPr>
          <w:t>.</w:t>
        </w:r>
      </w:ins>
    </w:p>
    <w:p w14:paraId="3F6D0A1F" w14:textId="79E11F6D" w:rsidR="00590FBB" w:rsidRPr="00590FBB" w:rsidRDefault="00590FBB" w:rsidP="00D471D6">
      <w:pPr>
        <w:rPr>
          <w:rFonts w:ascii="Corbel" w:hAnsi="Corbel" w:cs="Times New Roman"/>
          <w:sz w:val="24"/>
          <w:szCs w:val="24"/>
          <w:lang w:val="pl-PL"/>
        </w:rPr>
      </w:pPr>
      <w:r w:rsidRPr="00603A9A">
        <w:rPr>
          <w:rFonts w:ascii="Gadugi" w:hAnsi="Gadugi" w:cs="Times New Roman"/>
          <w:sz w:val="24"/>
          <w:szCs w:val="24"/>
          <w:highlight w:val="yellow"/>
          <w:lang w:val="pl-PL"/>
        </w:rPr>
        <w:t xml:space="preserve">(3) </w:t>
      </w:r>
      <w:r w:rsidRPr="00603A9A">
        <w:rPr>
          <w:rFonts w:ascii="Corbel" w:hAnsi="Corbel" w:cs="Times New Roman"/>
          <w:sz w:val="24"/>
          <w:szCs w:val="24"/>
          <w:highlight w:val="yellow"/>
          <w:lang w:val="pl-PL"/>
        </w:rPr>
        <w:t>W końcu, metodologiczne wyzwania nakazują nam</w:t>
      </w:r>
      <w:del w:id="12" w:author="Mikołaj Cześnik" w:date="2018-12-03T07:48:00Z">
        <w:r w:rsidRPr="00603A9A" w:rsidDel="00630A31">
          <w:rPr>
            <w:rFonts w:ascii="Corbel" w:hAnsi="Corbel" w:cs="Times New Roman"/>
            <w:sz w:val="24"/>
            <w:szCs w:val="24"/>
            <w:highlight w:val="yellow"/>
            <w:lang w:val="pl-PL"/>
          </w:rPr>
          <w:delText>,</w:delText>
        </w:r>
      </w:del>
      <w:r w:rsidRPr="00603A9A">
        <w:rPr>
          <w:rFonts w:ascii="Corbel" w:hAnsi="Corbel" w:cs="Times New Roman"/>
          <w:sz w:val="24"/>
          <w:szCs w:val="24"/>
          <w:highlight w:val="yellow"/>
          <w:lang w:val="pl-PL"/>
        </w:rPr>
        <w:t xml:space="preserve"> zamiar budowy ‘oszczędnego’ modelu wyjaśniającego udział w głosowaniu oraz poparcia konkretnej osoby czy partii.</w:t>
      </w:r>
      <w:r w:rsidRPr="00603A9A">
        <w:rPr>
          <w:rFonts w:ascii="Corbel" w:hAnsi="Corbel"/>
          <w:highlight w:val="yellow"/>
          <w:lang w:val="pl-PL"/>
        </w:rPr>
        <w:t xml:space="preserve"> </w:t>
      </w:r>
      <w:del w:id="13" w:author="Mikołaj Cześnik" w:date="2018-12-03T07:48:00Z">
        <w:r w:rsidRPr="00603A9A" w:rsidDel="00630A31">
          <w:rPr>
            <w:rFonts w:ascii="Corbel" w:hAnsi="Corbel"/>
            <w:highlight w:val="yellow"/>
            <w:lang w:val="pl-PL"/>
          </w:rPr>
          <w:delText xml:space="preserve">. </w:delText>
        </w:r>
      </w:del>
      <w:r w:rsidRPr="00603A9A">
        <w:rPr>
          <w:rFonts w:ascii="Corbel" w:hAnsi="Corbel"/>
          <w:highlight w:val="yellow"/>
          <w:lang w:val="pl-PL"/>
        </w:rPr>
        <w:t xml:space="preserve">Oszczędnego – to znaczy, wyjaśniającego jak najwięcej wariancji zmiennej zależnej stosunkowo jak najmniejszym zestawem zmiennych traktowanych jako niezależne. Problem stojący przed badaczami modelującymi takie zależności polega zatem na zapewnieniu kilku rzeczy jednocześnie: </w:t>
      </w:r>
      <w:ins w:id="14" w:author="Mikołaj Cześnik" w:date="2018-12-03T07:49:00Z">
        <w:r w:rsidR="00630A31">
          <w:rPr>
            <w:rFonts w:ascii="Corbel" w:hAnsi="Corbel"/>
            <w:highlight w:val="yellow"/>
            <w:lang w:val="pl-PL"/>
          </w:rPr>
          <w:t>(</w:t>
        </w:r>
      </w:ins>
      <w:r w:rsidRPr="00603A9A">
        <w:rPr>
          <w:rFonts w:ascii="Corbel" w:hAnsi="Corbel"/>
          <w:highlight w:val="yellow"/>
          <w:lang w:val="pl-PL"/>
        </w:rPr>
        <w:t>1</w:t>
      </w:r>
      <w:ins w:id="15" w:author="Mikołaj Cześnik" w:date="2018-12-03T07:49:00Z">
        <w:r w:rsidR="00630A31">
          <w:rPr>
            <w:rFonts w:ascii="Corbel" w:hAnsi="Corbel"/>
            <w:highlight w:val="yellow"/>
            <w:lang w:val="pl-PL"/>
          </w:rPr>
          <w:t>)</w:t>
        </w:r>
      </w:ins>
      <w:del w:id="16" w:author="Mikołaj Cześnik" w:date="2018-12-03T07:49:00Z">
        <w:r w:rsidRPr="00603A9A" w:rsidDel="00630A31">
          <w:rPr>
            <w:rFonts w:ascii="Corbel" w:hAnsi="Corbel"/>
            <w:highlight w:val="yellow"/>
            <w:lang w:val="pl-PL"/>
          </w:rPr>
          <w:delText>.</w:delText>
        </w:r>
      </w:del>
      <w:r w:rsidRPr="00603A9A">
        <w:rPr>
          <w:rFonts w:ascii="Corbel" w:hAnsi="Corbel"/>
          <w:highlight w:val="yellow"/>
          <w:lang w:val="pl-PL"/>
        </w:rPr>
        <w:t xml:space="preserve"> na unikaniu zależności tautologicznych; </w:t>
      </w:r>
      <w:ins w:id="17" w:author="Mikołaj Cześnik" w:date="2018-12-03T07:49:00Z">
        <w:r w:rsidR="00630A31">
          <w:rPr>
            <w:rFonts w:ascii="Corbel" w:hAnsi="Corbel"/>
            <w:highlight w:val="yellow"/>
            <w:lang w:val="pl-PL"/>
          </w:rPr>
          <w:t>(</w:t>
        </w:r>
      </w:ins>
      <w:r w:rsidRPr="00603A9A">
        <w:rPr>
          <w:rFonts w:ascii="Corbel" w:hAnsi="Corbel"/>
          <w:highlight w:val="yellow"/>
          <w:lang w:val="pl-PL"/>
        </w:rPr>
        <w:t>2</w:t>
      </w:r>
      <w:ins w:id="18" w:author="Mikołaj Cześnik" w:date="2018-12-03T07:49:00Z">
        <w:r w:rsidR="00630A31">
          <w:rPr>
            <w:rFonts w:ascii="Corbel" w:hAnsi="Corbel"/>
            <w:highlight w:val="yellow"/>
            <w:lang w:val="pl-PL"/>
          </w:rPr>
          <w:t>)</w:t>
        </w:r>
      </w:ins>
      <w:del w:id="19" w:author="Mikołaj Cześnik" w:date="2018-12-03T07:49:00Z">
        <w:r w:rsidRPr="00603A9A" w:rsidDel="00630A31">
          <w:rPr>
            <w:rFonts w:ascii="Corbel" w:hAnsi="Corbel"/>
            <w:highlight w:val="yellow"/>
            <w:lang w:val="pl-PL"/>
          </w:rPr>
          <w:delText>.</w:delText>
        </w:r>
      </w:del>
      <w:r w:rsidRPr="00603A9A">
        <w:rPr>
          <w:rFonts w:ascii="Corbel" w:hAnsi="Corbel"/>
          <w:highlight w:val="yellow"/>
          <w:lang w:val="pl-PL"/>
        </w:rPr>
        <w:t xml:space="preserve"> na pilnowaniu</w:t>
      </w:r>
      <w:ins w:id="20" w:author="Mikołaj Cześnik" w:date="2018-12-03T07:48:00Z">
        <w:r w:rsidR="00630A31">
          <w:rPr>
            <w:rFonts w:ascii="Corbel" w:hAnsi="Corbel"/>
            <w:highlight w:val="yellow"/>
            <w:lang w:val="pl-PL"/>
          </w:rPr>
          <w:t>,</w:t>
        </w:r>
      </w:ins>
      <w:r w:rsidRPr="00603A9A">
        <w:rPr>
          <w:rFonts w:ascii="Corbel" w:hAnsi="Corbel"/>
          <w:highlight w:val="yellow"/>
          <w:lang w:val="pl-PL"/>
        </w:rPr>
        <w:t xml:space="preserve"> by w modelach wielozmiennowych koliniowości wśród zbioru zmiennych niezależnych</w:t>
      </w:r>
      <w:del w:id="21" w:author="Mikołaj Cześnik" w:date="2018-12-03T07:49:00Z">
        <w:r w:rsidRPr="00603A9A" w:rsidDel="00105B1C">
          <w:rPr>
            <w:rFonts w:ascii="Corbel" w:hAnsi="Corbel"/>
            <w:highlight w:val="yellow"/>
            <w:lang w:val="pl-PL"/>
          </w:rPr>
          <w:delText>,</w:delText>
        </w:r>
      </w:del>
      <w:r w:rsidRPr="00603A9A">
        <w:rPr>
          <w:rFonts w:ascii="Corbel" w:hAnsi="Corbel"/>
          <w:highlight w:val="yellow"/>
          <w:lang w:val="pl-PL"/>
        </w:rPr>
        <w:t xml:space="preserve"> nie wykrzywił</w:t>
      </w:r>
      <w:ins w:id="22" w:author="Mikołaj Cześnik" w:date="2018-12-03T07:49:00Z">
        <w:r w:rsidR="00105B1C">
          <w:rPr>
            <w:rFonts w:ascii="Corbel" w:hAnsi="Corbel"/>
            <w:highlight w:val="yellow"/>
            <w:lang w:val="pl-PL"/>
          </w:rPr>
          <w:t>a</w:t>
        </w:r>
      </w:ins>
      <w:del w:id="23" w:author="Mikołaj Cześnik" w:date="2018-12-03T07:49:00Z">
        <w:r w:rsidRPr="00603A9A" w:rsidDel="00105B1C">
          <w:rPr>
            <w:rFonts w:ascii="Corbel" w:hAnsi="Corbel"/>
            <w:highlight w:val="yellow"/>
            <w:lang w:val="pl-PL"/>
          </w:rPr>
          <w:delText>y</w:delText>
        </w:r>
      </w:del>
      <w:r w:rsidRPr="00603A9A">
        <w:rPr>
          <w:rFonts w:ascii="Corbel" w:hAnsi="Corbel"/>
          <w:highlight w:val="yellow"/>
          <w:lang w:val="pl-PL"/>
        </w:rPr>
        <w:t xml:space="preserve"> prawdziwego obrazu zależności; </w:t>
      </w:r>
      <w:del w:id="24" w:author="Mikołaj Cześnik" w:date="2018-12-03T07:49:00Z">
        <w:r w:rsidRPr="00603A9A" w:rsidDel="00105B1C">
          <w:rPr>
            <w:rFonts w:ascii="Corbel" w:hAnsi="Corbel"/>
            <w:highlight w:val="yellow"/>
            <w:lang w:val="pl-PL"/>
          </w:rPr>
          <w:delText xml:space="preserve"> </w:delText>
        </w:r>
      </w:del>
      <w:ins w:id="25" w:author="Mikołaj Cześnik" w:date="2018-12-03T07:49:00Z">
        <w:r w:rsidR="00105B1C">
          <w:rPr>
            <w:rFonts w:ascii="Corbel" w:hAnsi="Corbel"/>
            <w:highlight w:val="yellow"/>
            <w:lang w:val="pl-PL"/>
          </w:rPr>
          <w:t>(</w:t>
        </w:r>
      </w:ins>
      <w:r w:rsidRPr="00603A9A">
        <w:rPr>
          <w:rFonts w:ascii="Corbel" w:hAnsi="Corbel"/>
          <w:highlight w:val="yellow"/>
          <w:lang w:val="pl-PL"/>
        </w:rPr>
        <w:t>3</w:t>
      </w:r>
      <w:ins w:id="26" w:author="Mikołaj Cześnik" w:date="2018-12-03T07:49:00Z">
        <w:r w:rsidR="00105B1C">
          <w:rPr>
            <w:rFonts w:ascii="Corbel" w:hAnsi="Corbel"/>
            <w:highlight w:val="yellow"/>
            <w:lang w:val="pl-PL"/>
          </w:rPr>
          <w:t>)</w:t>
        </w:r>
      </w:ins>
      <w:del w:id="27" w:author="Mikołaj Cześnik" w:date="2018-12-03T07:49:00Z">
        <w:r w:rsidRPr="00603A9A" w:rsidDel="00105B1C">
          <w:rPr>
            <w:rFonts w:ascii="Corbel" w:hAnsi="Corbel"/>
            <w:highlight w:val="yellow"/>
            <w:lang w:val="pl-PL"/>
          </w:rPr>
          <w:delText>.</w:delText>
        </w:r>
      </w:del>
      <w:r w:rsidRPr="00603A9A">
        <w:rPr>
          <w:rFonts w:ascii="Corbel" w:hAnsi="Corbel"/>
          <w:highlight w:val="yellow"/>
          <w:lang w:val="pl-PL"/>
        </w:rPr>
        <w:t xml:space="preserve"> na trafnym ujmowaniu </w:t>
      </w:r>
      <w:del w:id="28" w:author="Mikołaj Cześnik" w:date="2018-12-03T07:50:00Z">
        <w:r w:rsidRPr="00603A9A" w:rsidDel="00105B1C">
          <w:rPr>
            <w:rFonts w:ascii="Corbel" w:hAnsi="Corbel"/>
            <w:highlight w:val="yellow"/>
            <w:lang w:val="pl-PL"/>
          </w:rPr>
          <w:delText xml:space="preserve"> </w:delText>
        </w:r>
      </w:del>
      <w:r w:rsidRPr="00603A9A">
        <w:rPr>
          <w:rFonts w:ascii="Corbel" w:hAnsi="Corbel"/>
          <w:highlight w:val="yellow"/>
          <w:lang w:val="pl-PL"/>
        </w:rPr>
        <w:t>'kontekstu'</w:t>
      </w:r>
      <w:ins w:id="29" w:author="Mikołaj Cześnik" w:date="2018-12-03T07:50:00Z">
        <w:r w:rsidR="00105B1C">
          <w:rPr>
            <w:rFonts w:ascii="Corbel" w:hAnsi="Corbel"/>
            <w:highlight w:val="yellow"/>
            <w:lang w:val="pl-PL"/>
          </w:rPr>
          <w:t>,</w:t>
        </w:r>
      </w:ins>
      <w:r w:rsidRPr="00603A9A">
        <w:rPr>
          <w:rFonts w:ascii="Corbel" w:hAnsi="Corbel"/>
          <w:highlight w:val="yellow"/>
          <w:lang w:val="pl-PL"/>
        </w:rPr>
        <w:t xml:space="preserve"> </w:t>
      </w:r>
      <w:del w:id="30" w:author="Mikołaj Cześnik" w:date="2018-12-03T07:50:00Z">
        <w:r w:rsidRPr="00603A9A" w:rsidDel="00105B1C">
          <w:rPr>
            <w:rFonts w:ascii="Corbel" w:hAnsi="Corbel"/>
            <w:highlight w:val="yellow"/>
            <w:lang w:val="pl-PL"/>
          </w:rPr>
          <w:delText xml:space="preserve"> </w:delText>
        </w:r>
      </w:del>
      <w:r w:rsidRPr="00603A9A">
        <w:rPr>
          <w:rFonts w:ascii="Corbel" w:hAnsi="Corbel"/>
          <w:highlight w:val="yellow"/>
          <w:lang w:val="pl-PL"/>
        </w:rPr>
        <w:t xml:space="preserve">oraz </w:t>
      </w:r>
      <w:ins w:id="31" w:author="Mikołaj Cześnik" w:date="2018-12-03T07:50:00Z">
        <w:r w:rsidR="00105B1C">
          <w:rPr>
            <w:rFonts w:ascii="Corbel" w:hAnsi="Corbel"/>
            <w:highlight w:val="yellow"/>
            <w:lang w:val="pl-PL"/>
          </w:rPr>
          <w:t>(</w:t>
        </w:r>
      </w:ins>
      <w:r w:rsidRPr="00603A9A">
        <w:rPr>
          <w:rFonts w:ascii="Corbel" w:hAnsi="Corbel"/>
          <w:highlight w:val="yellow"/>
          <w:lang w:val="pl-PL"/>
        </w:rPr>
        <w:t>4</w:t>
      </w:r>
      <w:ins w:id="32" w:author="Mikołaj Cześnik" w:date="2018-12-03T07:50:00Z">
        <w:r w:rsidR="00105B1C">
          <w:rPr>
            <w:rFonts w:ascii="Corbel" w:hAnsi="Corbel"/>
            <w:highlight w:val="yellow"/>
            <w:lang w:val="pl-PL"/>
          </w:rPr>
          <w:t>)</w:t>
        </w:r>
      </w:ins>
      <w:del w:id="33" w:author="Mikołaj Cześnik" w:date="2018-12-03T07:50:00Z">
        <w:r w:rsidRPr="00603A9A" w:rsidDel="00105B1C">
          <w:rPr>
            <w:rFonts w:ascii="Corbel" w:hAnsi="Corbel"/>
            <w:highlight w:val="yellow"/>
            <w:lang w:val="pl-PL"/>
          </w:rPr>
          <w:delText>.</w:delText>
        </w:r>
      </w:del>
      <w:r w:rsidRPr="00603A9A">
        <w:rPr>
          <w:rFonts w:ascii="Corbel" w:hAnsi="Corbel"/>
          <w:highlight w:val="yellow"/>
          <w:lang w:val="pl-PL"/>
        </w:rPr>
        <w:t xml:space="preserve"> na fenomenologicznie przemyślanej decyzji jak daleko wstecz sięgamy w poszukiwaniu przyczyn aktualnych</w:t>
      </w:r>
      <w:r w:rsidR="00D471D6" w:rsidRPr="00603A9A">
        <w:rPr>
          <w:rFonts w:ascii="Corbel" w:hAnsi="Corbel"/>
          <w:highlight w:val="yellow"/>
          <w:lang w:val="pl-PL"/>
        </w:rPr>
        <w:t xml:space="preserve"> decyzji politycznych, a co z tym się ł</w:t>
      </w:r>
      <w:ins w:id="34" w:author="Mikołaj Cześnik" w:date="2018-12-03T07:50:00Z">
        <w:r w:rsidR="00105B1C">
          <w:rPr>
            <w:rFonts w:ascii="Corbel" w:hAnsi="Corbel"/>
            <w:highlight w:val="yellow"/>
            <w:lang w:val="pl-PL"/>
          </w:rPr>
          <w:t>ą</w:t>
        </w:r>
      </w:ins>
      <w:del w:id="35" w:author="Mikołaj Cześnik" w:date="2018-12-03T07:50:00Z">
        <w:r w:rsidR="00D471D6" w:rsidRPr="00603A9A" w:rsidDel="00105B1C">
          <w:rPr>
            <w:rFonts w:ascii="Corbel" w:hAnsi="Corbel"/>
            <w:highlight w:val="yellow"/>
            <w:lang w:val="pl-PL"/>
          </w:rPr>
          <w:delText>a</w:delText>
        </w:r>
      </w:del>
      <w:r w:rsidR="00D471D6" w:rsidRPr="00603A9A">
        <w:rPr>
          <w:rFonts w:ascii="Corbel" w:hAnsi="Corbel"/>
          <w:highlight w:val="yellow"/>
          <w:lang w:val="pl-PL"/>
        </w:rPr>
        <w:t>czy na prawidłowym rozróżnianiu ‘przyczynowej głębi’ (causal depth) od `przyczynowych mechanizmów’ (causal mechanisms), często będących po prostu katalizatorami badanych zjawisk</w:t>
      </w:r>
      <w:r w:rsidR="00CC6F53" w:rsidRPr="00603A9A">
        <w:rPr>
          <w:rFonts w:ascii="Corbel" w:hAnsi="Corbel"/>
          <w:highlight w:val="yellow"/>
          <w:lang w:val="pl-PL"/>
        </w:rPr>
        <w:t>.</w:t>
      </w:r>
    </w:p>
    <w:p w14:paraId="79C5CA72" w14:textId="1B73EA9F" w:rsidR="00D52D8D" w:rsidRPr="00BA76AE" w:rsidRDefault="00192D29" w:rsidP="002D0523">
      <w:pPr>
        <w:ind w:right="-233"/>
        <w:rPr>
          <w:rFonts w:ascii="Gadugi" w:hAnsi="Gadugi" w:cs="Times New Roman"/>
          <w:sz w:val="24"/>
          <w:szCs w:val="24"/>
        </w:rPr>
      </w:pPr>
      <w:r w:rsidRPr="008C4D6F">
        <w:rPr>
          <w:rFonts w:ascii="Gadugi" w:hAnsi="Gadugi" w:cs="Times New Roman"/>
          <w:sz w:val="24"/>
          <w:szCs w:val="24"/>
        </w:rPr>
        <w:t xml:space="preserve">The research </w:t>
      </w:r>
      <w:r w:rsidR="00CA3DBF" w:rsidRPr="008C4D6F">
        <w:rPr>
          <w:rFonts w:ascii="Gadugi" w:hAnsi="Gadugi" w:cs="Times New Roman"/>
          <w:sz w:val="24"/>
          <w:szCs w:val="24"/>
        </w:rPr>
        <w:t xml:space="preserve">design </w:t>
      </w:r>
      <w:r w:rsidR="008363F2" w:rsidRPr="008C4D6F">
        <w:rPr>
          <w:rFonts w:ascii="Gadugi" w:hAnsi="Gadugi" w:cs="Times New Roman"/>
          <w:sz w:val="24"/>
          <w:szCs w:val="24"/>
        </w:rPr>
        <w:t>is longitudinal and</w:t>
      </w:r>
      <w:r w:rsidRPr="008C4D6F">
        <w:rPr>
          <w:rFonts w:ascii="Gadugi" w:hAnsi="Gadugi" w:cs="Times New Roman"/>
          <w:sz w:val="24"/>
          <w:szCs w:val="24"/>
        </w:rPr>
        <w:t xml:space="preserve"> cross-nationally</w:t>
      </w:r>
      <w:r w:rsidR="008363F2" w:rsidRPr="008C4D6F">
        <w:rPr>
          <w:rFonts w:ascii="Gadugi" w:hAnsi="Gadugi" w:cs="Times New Roman"/>
          <w:sz w:val="24"/>
          <w:szCs w:val="24"/>
        </w:rPr>
        <w:t xml:space="preserve"> comparative</w:t>
      </w:r>
      <w:r w:rsidRPr="008C4D6F">
        <w:rPr>
          <w:rFonts w:ascii="Gadugi" w:hAnsi="Gadugi" w:cs="Times New Roman"/>
          <w:sz w:val="24"/>
          <w:szCs w:val="24"/>
        </w:rPr>
        <w:t>, the latter being made possible by including in its major tool</w:t>
      </w:r>
      <w:r w:rsidR="00D6550F" w:rsidRPr="008C4D6F">
        <w:rPr>
          <w:rFonts w:ascii="Gadugi" w:hAnsi="Gadugi" w:cs="Times New Roman"/>
          <w:sz w:val="24"/>
          <w:szCs w:val="24"/>
        </w:rPr>
        <w:t xml:space="preserve">, i.e. </w:t>
      </w:r>
      <w:r w:rsidR="00502FBE" w:rsidRPr="008C4D6F">
        <w:rPr>
          <w:rFonts w:ascii="Gadugi" w:hAnsi="Gadugi" w:cs="Times New Roman"/>
          <w:sz w:val="24"/>
          <w:szCs w:val="24"/>
        </w:rPr>
        <w:t xml:space="preserve">the </w:t>
      </w:r>
      <w:r w:rsidR="00D6550F" w:rsidRPr="008C4D6F">
        <w:rPr>
          <w:rFonts w:ascii="Gadugi" w:hAnsi="Gadugi" w:cs="Times New Roman"/>
          <w:sz w:val="24"/>
          <w:szCs w:val="24"/>
        </w:rPr>
        <w:t xml:space="preserve">survey questionnaire, </w:t>
      </w:r>
      <w:r w:rsidR="00D52D8D" w:rsidRPr="008C4D6F">
        <w:rPr>
          <w:rFonts w:ascii="Gadugi" w:hAnsi="Gadugi" w:cs="Times New Roman"/>
          <w:sz w:val="24"/>
          <w:szCs w:val="24"/>
        </w:rPr>
        <w:t xml:space="preserve">subsequent modules of the </w:t>
      </w:r>
      <w:r w:rsidR="00D52D8D" w:rsidRPr="008C4D6F">
        <w:rPr>
          <w:rFonts w:ascii="Gadugi" w:hAnsi="Gadugi" w:cs="Times New Roman"/>
          <w:i/>
          <w:sz w:val="24"/>
          <w:szCs w:val="24"/>
        </w:rPr>
        <w:t>Comparative Study of Electoral Systems</w:t>
      </w:r>
      <w:r w:rsidR="00701772" w:rsidRPr="008C4D6F">
        <w:rPr>
          <w:rFonts w:ascii="Gadugi" w:hAnsi="Gadugi" w:cs="Times New Roman"/>
          <w:i/>
          <w:sz w:val="24"/>
          <w:szCs w:val="24"/>
        </w:rPr>
        <w:t xml:space="preserve"> </w:t>
      </w:r>
      <w:r w:rsidR="00701772" w:rsidRPr="008C4D6F">
        <w:rPr>
          <w:rFonts w:ascii="Gadugi" w:hAnsi="Gadugi" w:cs="Times New Roman"/>
          <w:sz w:val="24"/>
          <w:szCs w:val="24"/>
        </w:rPr>
        <w:t>(CSES)</w:t>
      </w:r>
      <w:r w:rsidR="00D52D8D" w:rsidRPr="008C4D6F">
        <w:rPr>
          <w:rFonts w:ascii="Gadugi" w:hAnsi="Gadugi" w:cs="Times New Roman"/>
          <w:i/>
          <w:sz w:val="24"/>
          <w:szCs w:val="24"/>
        </w:rPr>
        <w:t xml:space="preserve">. </w:t>
      </w:r>
      <w:r w:rsidR="00502FBE" w:rsidRPr="008C4D6F">
        <w:rPr>
          <w:rFonts w:ascii="Gadugi" w:hAnsi="Gadugi" w:cs="Times New Roman"/>
          <w:sz w:val="24"/>
          <w:szCs w:val="24"/>
        </w:rPr>
        <w:t>Until today, PNES is the only “case” among East</w:t>
      </w:r>
      <w:r w:rsidR="006E676C">
        <w:rPr>
          <w:rFonts w:ascii="Gadugi" w:hAnsi="Gadugi" w:cs="Times New Roman"/>
          <w:sz w:val="24"/>
          <w:szCs w:val="24"/>
        </w:rPr>
        <w:t>ern European countries that has</w:t>
      </w:r>
      <w:r w:rsidR="00502FBE" w:rsidRPr="008C4D6F">
        <w:rPr>
          <w:rFonts w:ascii="Gadugi" w:hAnsi="Gadugi" w:cs="Times New Roman"/>
          <w:sz w:val="24"/>
          <w:szCs w:val="24"/>
        </w:rPr>
        <w:t xml:space="preserve"> included all 4 CSES modules. </w:t>
      </w:r>
      <w:r w:rsidR="00D52D8D" w:rsidRPr="008C4D6F">
        <w:rPr>
          <w:rFonts w:ascii="Gadugi" w:hAnsi="Gadugi" w:cs="Times New Roman"/>
          <w:sz w:val="24"/>
          <w:szCs w:val="24"/>
        </w:rPr>
        <w:lastRenderedPageBreak/>
        <w:t>Moreover, the Polish NES is a multi-faceted</w:t>
      </w:r>
      <w:r w:rsidR="00B64BC9" w:rsidRPr="008C4D6F">
        <w:rPr>
          <w:rFonts w:ascii="Gadugi" w:hAnsi="Gadugi" w:cs="Times New Roman"/>
          <w:sz w:val="24"/>
          <w:szCs w:val="24"/>
        </w:rPr>
        <w:t xml:space="preserve"> research enterprise, in that</w:t>
      </w:r>
      <w:r w:rsidR="00D52D8D" w:rsidRPr="008C4D6F">
        <w:rPr>
          <w:rFonts w:ascii="Gadugi" w:hAnsi="Gadugi" w:cs="Times New Roman"/>
          <w:sz w:val="24"/>
          <w:szCs w:val="24"/>
        </w:rPr>
        <w:t xml:space="preserve"> it utilizes several tools: </w:t>
      </w:r>
      <w:r w:rsidR="00CC6F53">
        <w:rPr>
          <w:rFonts w:ascii="Gadugi" w:hAnsi="Gadugi" w:cs="Times New Roman"/>
          <w:sz w:val="24"/>
          <w:szCs w:val="24"/>
        </w:rPr>
        <w:t>apart from the</w:t>
      </w:r>
      <w:r w:rsidR="00D52D8D" w:rsidRPr="008C4D6F">
        <w:rPr>
          <w:rFonts w:ascii="Gadugi" w:hAnsi="Gadugi" w:cs="Times New Roman"/>
          <w:sz w:val="24"/>
          <w:szCs w:val="24"/>
        </w:rPr>
        <w:t xml:space="preserve"> public opinion survey of the Polish adult population, it analyzes the attitudes, preferences, opinions and socio-demographics of Polish parl</w:t>
      </w:r>
      <w:r w:rsidR="005808EA" w:rsidRPr="008C4D6F">
        <w:rPr>
          <w:rFonts w:ascii="Gadugi" w:hAnsi="Gadugi" w:cs="Times New Roman"/>
          <w:sz w:val="24"/>
          <w:szCs w:val="24"/>
        </w:rPr>
        <w:t xml:space="preserve">iamentarians, </w:t>
      </w:r>
      <w:r w:rsidR="00B64BC9" w:rsidRPr="008C4D6F">
        <w:rPr>
          <w:rFonts w:ascii="Gadugi" w:hAnsi="Gadugi" w:cs="Times New Roman"/>
          <w:sz w:val="24"/>
          <w:szCs w:val="24"/>
        </w:rPr>
        <w:t>it follows and control</w:t>
      </w:r>
      <w:r w:rsidR="00746082" w:rsidRPr="008C4D6F">
        <w:rPr>
          <w:rFonts w:ascii="Gadugi" w:hAnsi="Gadugi" w:cs="Times New Roman"/>
          <w:sz w:val="24"/>
          <w:szCs w:val="24"/>
        </w:rPr>
        <w:t xml:space="preserve">s </w:t>
      </w:r>
      <w:r w:rsidR="00B64BC9" w:rsidRPr="008C4D6F">
        <w:rPr>
          <w:rFonts w:ascii="Gadugi" w:hAnsi="Gadugi" w:cs="Times New Roman"/>
          <w:sz w:val="24"/>
          <w:szCs w:val="24"/>
        </w:rPr>
        <w:t xml:space="preserve">the impact of </w:t>
      </w:r>
      <w:r w:rsidR="00D52D8D" w:rsidRPr="008C4D6F">
        <w:rPr>
          <w:rFonts w:ascii="Gadugi" w:hAnsi="Gadugi" w:cs="Times New Roman"/>
          <w:sz w:val="24"/>
          <w:szCs w:val="24"/>
        </w:rPr>
        <w:t xml:space="preserve">media campaigns, and investigates party manifestoes. </w:t>
      </w:r>
      <w:r w:rsidR="00776271" w:rsidRPr="008C4D6F">
        <w:rPr>
          <w:rFonts w:ascii="Gadugi" w:hAnsi="Gadugi" w:cs="Times New Roman"/>
          <w:sz w:val="24"/>
          <w:szCs w:val="24"/>
        </w:rPr>
        <w:t>Technically described</w:t>
      </w:r>
      <w:r w:rsidR="008363F2" w:rsidRPr="008C4D6F">
        <w:rPr>
          <w:rFonts w:ascii="Gadugi" w:hAnsi="Gadugi" w:cs="Times New Roman"/>
          <w:sz w:val="24"/>
          <w:szCs w:val="24"/>
        </w:rPr>
        <w:t>,</w:t>
      </w:r>
      <w:r w:rsidR="00776271" w:rsidRPr="008C4D6F">
        <w:rPr>
          <w:rFonts w:ascii="Gadugi" w:hAnsi="Gadugi" w:cs="Times New Roman"/>
          <w:sz w:val="24"/>
          <w:szCs w:val="24"/>
        </w:rPr>
        <w:t xml:space="preserve"> the objective is to</w:t>
      </w:r>
      <w:r w:rsidR="008363F2" w:rsidRPr="008C4D6F">
        <w:rPr>
          <w:rFonts w:ascii="Gadugi" w:hAnsi="Gadugi" w:cs="Times New Roman"/>
          <w:sz w:val="24"/>
          <w:szCs w:val="24"/>
        </w:rPr>
        <w:t xml:space="preserve"> continue the Polish NES series, and allow for comparisons in time. </w:t>
      </w:r>
      <w:r w:rsidR="00D6550F" w:rsidRPr="008C4D6F">
        <w:rPr>
          <w:rFonts w:ascii="Gadugi" w:hAnsi="Gadugi" w:cs="Times New Roman"/>
          <w:sz w:val="24"/>
          <w:szCs w:val="24"/>
        </w:rPr>
        <w:t xml:space="preserve">Its </w:t>
      </w:r>
      <w:del w:id="36" w:author="Mikołaj Cześnik" w:date="2018-12-03T07:51:00Z">
        <w:r w:rsidR="00776271" w:rsidRPr="008C4D6F" w:rsidDel="00105B1C">
          <w:rPr>
            <w:rFonts w:ascii="Gadugi" w:hAnsi="Gadugi" w:cs="Times New Roman"/>
            <w:sz w:val="24"/>
            <w:szCs w:val="24"/>
          </w:rPr>
          <w:delText xml:space="preserve"> </w:delText>
        </w:r>
      </w:del>
      <w:r w:rsidR="00776271" w:rsidRPr="008C4D6F">
        <w:rPr>
          <w:rFonts w:ascii="Gadugi" w:hAnsi="Gadugi" w:cs="Times New Roman"/>
          <w:sz w:val="24"/>
          <w:szCs w:val="24"/>
        </w:rPr>
        <w:t>distinctive feature i</w:t>
      </w:r>
      <w:r w:rsidR="005808EA" w:rsidRPr="008C4D6F">
        <w:rPr>
          <w:rFonts w:ascii="Gadugi" w:hAnsi="Gadugi" w:cs="Times New Roman"/>
          <w:sz w:val="24"/>
          <w:szCs w:val="24"/>
        </w:rPr>
        <w:t xml:space="preserve">s </w:t>
      </w:r>
      <w:r w:rsidR="00D6550F" w:rsidRPr="008C4D6F">
        <w:rPr>
          <w:rFonts w:ascii="Gadugi" w:hAnsi="Gadugi" w:cs="Times New Roman"/>
          <w:sz w:val="24"/>
          <w:szCs w:val="24"/>
        </w:rPr>
        <w:t xml:space="preserve">its </w:t>
      </w:r>
      <w:del w:id="37" w:author="Mikołaj Cześnik" w:date="2018-12-03T07:51:00Z">
        <w:r w:rsidR="005808EA" w:rsidRPr="008C4D6F" w:rsidDel="00105B1C">
          <w:rPr>
            <w:rFonts w:ascii="Gadugi" w:hAnsi="Gadugi" w:cs="Times New Roman"/>
            <w:sz w:val="24"/>
            <w:szCs w:val="24"/>
          </w:rPr>
          <w:delText xml:space="preserve"> </w:delText>
        </w:r>
      </w:del>
      <w:r w:rsidR="005808EA" w:rsidRPr="008C4D6F">
        <w:rPr>
          <w:rFonts w:ascii="Gadugi" w:hAnsi="Gadugi" w:cs="Times New Roman"/>
          <w:sz w:val="24"/>
          <w:szCs w:val="24"/>
        </w:rPr>
        <w:t>public</w:t>
      </w:r>
      <w:r w:rsidR="00CA3DBF" w:rsidRPr="008C4D6F">
        <w:rPr>
          <w:rFonts w:ascii="Gadugi" w:hAnsi="Gadugi" w:cs="Times New Roman"/>
          <w:sz w:val="24"/>
          <w:szCs w:val="24"/>
        </w:rPr>
        <w:t xml:space="preserve"> availability</w:t>
      </w:r>
      <w:r w:rsidR="00776271" w:rsidRPr="008C4D6F">
        <w:rPr>
          <w:rFonts w:ascii="Gadugi" w:hAnsi="Gadugi" w:cs="Times New Roman"/>
          <w:sz w:val="24"/>
          <w:szCs w:val="24"/>
        </w:rPr>
        <w:t xml:space="preserve">. </w:t>
      </w:r>
      <w:r w:rsidR="00776271" w:rsidRPr="008C4D6F">
        <w:rPr>
          <w:rFonts w:ascii="Gadugi" w:hAnsi="Gadugi" w:cs="Times New Roman"/>
          <w:sz w:val="24"/>
          <w:szCs w:val="24"/>
          <w:u w:val="single"/>
        </w:rPr>
        <w:t>The project is a public good available to scholars and students in Poland and worldwide</w:t>
      </w:r>
      <w:r w:rsidR="00CA3DBF" w:rsidRPr="008C4D6F">
        <w:rPr>
          <w:rFonts w:ascii="Gadugi" w:hAnsi="Gadugi" w:cs="Times New Roman"/>
          <w:sz w:val="24"/>
          <w:szCs w:val="24"/>
          <w:u w:val="single"/>
        </w:rPr>
        <w:t>. It is deposited in renowned data banks</w:t>
      </w:r>
      <w:ins w:id="38" w:author="Mikołaj Cześnik" w:date="2018-12-03T07:51:00Z">
        <w:r w:rsidR="00105B1C">
          <w:rPr>
            <w:rFonts w:ascii="Gadugi" w:hAnsi="Gadugi" w:cs="Times New Roman"/>
            <w:sz w:val="24"/>
            <w:szCs w:val="24"/>
            <w:u w:val="single"/>
          </w:rPr>
          <w:t xml:space="preserve"> (Ann Arbor, GESIS)</w:t>
        </w:r>
      </w:ins>
      <w:r w:rsidR="00CA3DBF" w:rsidRPr="008C4D6F">
        <w:rPr>
          <w:rFonts w:ascii="Gadugi" w:hAnsi="Gadugi" w:cs="Times New Roman"/>
          <w:sz w:val="24"/>
          <w:szCs w:val="24"/>
          <w:u w:val="single"/>
        </w:rPr>
        <w:t>.</w:t>
      </w:r>
    </w:p>
    <w:p w14:paraId="55B4EA38" w14:textId="4A246CA6" w:rsidR="00DF464A" w:rsidRPr="00DF464A" w:rsidRDefault="00D52D8D" w:rsidP="002D0523">
      <w:pPr>
        <w:ind w:right="-233"/>
        <w:rPr>
          <w:rFonts w:ascii="Gadugi" w:hAnsi="Gadugi" w:cs="Times New Roman"/>
          <w:sz w:val="24"/>
          <w:szCs w:val="24"/>
        </w:rPr>
      </w:pPr>
      <w:r w:rsidRPr="00DF464A">
        <w:rPr>
          <w:rFonts w:ascii="Gadugi" w:hAnsi="Gadugi" w:cs="Times New Roman"/>
          <w:sz w:val="24"/>
          <w:szCs w:val="24"/>
        </w:rPr>
        <w:t xml:space="preserve">Each </w:t>
      </w:r>
      <w:r w:rsidR="00776271" w:rsidRPr="00DF464A">
        <w:rPr>
          <w:rFonts w:ascii="Gadugi" w:hAnsi="Gadugi" w:cs="Times New Roman"/>
          <w:sz w:val="24"/>
          <w:szCs w:val="24"/>
        </w:rPr>
        <w:t xml:space="preserve">successive </w:t>
      </w:r>
      <w:r w:rsidRPr="00DF464A">
        <w:rPr>
          <w:rFonts w:ascii="Gadugi" w:hAnsi="Gadugi" w:cs="Times New Roman"/>
          <w:sz w:val="24"/>
          <w:szCs w:val="24"/>
        </w:rPr>
        <w:t>wave of the Polish NES</w:t>
      </w:r>
      <w:r w:rsidR="002B301F" w:rsidRPr="00DF464A">
        <w:rPr>
          <w:rFonts w:ascii="Gadugi" w:hAnsi="Gadugi" w:cs="Times New Roman"/>
          <w:sz w:val="24"/>
          <w:szCs w:val="24"/>
        </w:rPr>
        <w:t xml:space="preserve"> is characterized by continuity and change in its content. Continuity is necessary to</w:t>
      </w:r>
      <w:r w:rsidR="00C27BA6" w:rsidRPr="00DF464A">
        <w:rPr>
          <w:rFonts w:ascii="Gadugi" w:hAnsi="Gadugi" w:cs="Times New Roman"/>
          <w:sz w:val="24"/>
          <w:szCs w:val="24"/>
        </w:rPr>
        <w:t xml:space="preserve"> </w:t>
      </w:r>
      <w:r w:rsidR="00E47143" w:rsidRPr="00DF464A">
        <w:rPr>
          <w:rFonts w:ascii="Gadugi" w:hAnsi="Gadugi" w:cs="Times New Roman"/>
          <w:sz w:val="24"/>
          <w:szCs w:val="24"/>
        </w:rPr>
        <w:t>demonstrate that changes occur</w:t>
      </w:r>
      <w:r w:rsidR="00C27BA6" w:rsidRPr="00DF464A">
        <w:rPr>
          <w:rFonts w:ascii="Gadugi" w:hAnsi="Gadugi" w:cs="Times New Roman"/>
          <w:sz w:val="24"/>
          <w:szCs w:val="24"/>
        </w:rPr>
        <w:t>. I</w:t>
      </w:r>
      <w:r w:rsidR="00B64BC9" w:rsidRPr="00DF464A">
        <w:rPr>
          <w:rFonts w:ascii="Gadugi" w:hAnsi="Gadugi" w:cs="Times New Roman"/>
          <w:sz w:val="24"/>
          <w:szCs w:val="24"/>
        </w:rPr>
        <w:t>nnovations</w:t>
      </w:r>
      <w:r w:rsidR="002B301F" w:rsidRPr="00DF464A">
        <w:rPr>
          <w:rFonts w:ascii="Gadugi" w:hAnsi="Gadugi" w:cs="Times New Roman"/>
          <w:sz w:val="24"/>
          <w:szCs w:val="24"/>
        </w:rPr>
        <w:t xml:space="preserve"> in the design of t</w:t>
      </w:r>
      <w:r w:rsidR="00C27BA6" w:rsidRPr="00DF464A">
        <w:rPr>
          <w:rFonts w:ascii="Gadugi" w:hAnsi="Gadugi" w:cs="Times New Roman"/>
          <w:sz w:val="24"/>
          <w:szCs w:val="24"/>
        </w:rPr>
        <w:t>he study respond</w:t>
      </w:r>
      <w:r w:rsidR="00B64BC9" w:rsidRPr="00DF464A">
        <w:rPr>
          <w:rFonts w:ascii="Gadugi" w:hAnsi="Gadugi" w:cs="Times New Roman"/>
          <w:sz w:val="24"/>
          <w:szCs w:val="24"/>
        </w:rPr>
        <w:t xml:space="preserve"> to the </w:t>
      </w:r>
      <w:r w:rsidR="00E47143" w:rsidRPr="00DF464A">
        <w:rPr>
          <w:rFonts w:ascii="Gadugi" w:hAnsi="Gadugi" w:cs="Times New Roman"/>
          <w:sz w:val="24"/>
          <w:szCs w:val="24"/>
        </w:rPr>
        <w:t xml:space="preserve">varieties of </w:t>
      </w:r>
      <w:r w:rsidR="002B301F" w:rsidRPr="00DF464A">
        <w:rPr>
          <w:rFonts w:ascii="Gadugi" w:hAnsi="Gadugi" w:cs="Times New Roman"/>
          <w:sz w:val="24"/>
          <w:szCs w:val="24"/>
        </w:rPr>
        <w:t xml:space="preserve">the context in which </w:t>
      </w:r>
      <w:r w:rsidR="00B64BC9" w:rsidRPr="00DF464A">
        <w:rPr>
          <w:rFonts w:ascii="Gadugi" w:hAnsi="Gadugi" w:cs="Times New Roman"/>
          <w:sz w:val="24"/>
          <w:szCs w:val="24"/>
        </w:rPr>
        <w:t xml:space="preserve">particular </w:t>
      </w:r>
      <w:r w:rsidR="00C27BA6" w:rsidRPr="00DF464A">
        <w:rPr>
          <w:rFonts w:ascii="Gadugi" w:hAnsi="Gadugi" w:cs="Times New Roman"/>
          <w:sz w:val="24"/>
          <w:szCs w:val="24"/>
        </w:rPr>
        <w:t>elections take place, as e</w:t>
      </w:r>
      <w:r w:rsidR="002B301F" w:rsidRPr="00DF464A">
        <w:rPr>
          <w:rFonts w:ascii="Gadugi" w:hAnsi="Gadugi" w:cs="Times New Roman"/>
          <w:sz w:val="24"/>
          <w:szCs w:val="24"/>
        </w:rPr>
        <w:t>lections are "historical" phenomena.</w:t>
      </w:r>
      <w:r w:rsidRPr="00DF464A">
        <w:rPr>
          <w:rFonts w:ascii="Gadugi" w:hAnsi="Gadugi" w:cs="Times New Roman"/>
          <w:sz w:val="24"/>
          <w:szCs w:val="24"/>
        </w:rPr>
        <w:t xml:space="preserve"> </w:t>
      </w:r>
      <w:r w:rsidR="00C27BA6" w:rsidRPr="00DF464A">
        <w:rPr>
          <w:rFonts w:ascii="Gadugi" w:hAnsi="Gadugi" w:cs="Times New Roman"/>
          <w:sz w:val="24"/>
          <w:szCs w:val="24"/>
        </w:rPr>
        <w:t xml:space="preserve">This </w:t>
      </w:r>
      <w:r w:rsidR="002B301F" w:rsidRPr="00DF464A">
        <w:rPr>
          <w:rFonts w:ascii="Gadugi" w:hAnsi="Gadugi" w:cs="Times New Roman"/>
          <w:sz w:val="24"/>
          <w:szCs w:val="24"/>
        </w:rPr>
        <w:t xml:space="preserve">applies to the current </w:t>
      </w:r>
      <w:r w:rsidR="005808EA" w:rsidRPr="00DF464A">
        <w:rPr>
          <w:rFonts w:ascii="Gadugi" w:hAnsi="Gadugi" w:cs="Times New Roman"/>
          <w:sz w:val="24"/>
          <w:szCs w:val="24"/>
        </w:rPr>
        <w:t>–</w:t>
      </w:r>
      <w:r w:rsidR="00B64BC9" w:rsidRPr="00DF464A">
        <w:rPr>
          <w:rFonts w:ascii="Gadugi" w:hAnsi="Gadugi" w:cs="Times New Roman"/>
          <w:sz w:val="24"/>
          <w:szCs w:val="24"/>
        </w:rPr>
        <w:t xml:space="preserve"> </w:t>
      </w:r>
      <w:r w:rsidR="002B301F" w:rsidRPr="00DF464A">
        <w:rPr>
          <w:rFonts w:ascii="Gadugi" w:hAnsi="Gadugi" w:cs="Times New Roman"/>
          <w:sz w:val="24"/>
          <w:szCs w:val="24"/>
        </w:rPr>
        <w:t>P</w:t>
      </w:r>
      <w:r w:rsidR="004A62D3" w:rsidRPr="00DF464A">
        <w:rPr>
          <w:rFonts w:ascii="Gadugi" w:hAnsi="Gadugi" w:cs="Times New Roman"/>
          <w:sz w:val="24"/>
          <w:szCs w:val="24"/>
        </w:rPr>
        <w:t>NES</w:t>
      </w:r>
      <w:r w:rsidR="005808EA" w:rsidRPr="00DF464A">
        <w:rPr>
          <w:rFonts w:ascii="Gadugi" w:hAnsi="Gadugi" w:cs="Times New Roman"/>
          <w:sz w:val="24"/>
          <w:szCs w:val="24"/>
        </w:rPr>
        <w:t xml:space="preserve"> </w:t>
      </w:r>
      <w:r w:rsidR="00FC0485" w:rsidRPr="00DF464A">
        <w:rPr>
          <w:rFonts w:ascii="Gadugi" w:hAnsi="Gadugi" w:cs="Times New Roman"/>
          <w:sz w:val="24"/>
          <w:szCs w:val="24"/>
        </w:rPr>
        <w:t>2019</w:t>
      </w:r>
      <w:r w:rsidR="002B301F" w:rsidRPr="00DF464A">
        <w:rPr>
          <w:rFonts w:ascii="Gadugi" w:hAnsi="Gadugi" w:cs="Times New Roman"/>
          <w:sz w:val="24"/>
          <w:szCs w:val="24"/>
        </w:rPr>
        <w:t xml:space="preserve"> </w:t>
      </w:r>
      <w:r w:rsidR="00C27BA6" w:rsidRPr="00DF464A">
        <w:rPr>
          <w:rFonts w:ascii="Gadugi" w:hAnsi="Gadugi" w:cs="Times New Roman"/>
          <w:sz w:val="24"/>
          <w:szCs w:val="24"/>
        </w:rPr>
        <w:t>–</w:t>
      </w:r>
      <w:r w:rsidR="00B64BC9" w:rsidRPr="00DF464A">
        <w:rPr>
          <w:rFonts w:ascii="Gadugi" w:hAnsi="Gadugi" w:cs="Times New Roman"/>
          <w:sz w:val="24"/>
          <w:szCs w:val="24"/>
        </w:rPr>
        <w:t xml:space="preserve"> </w:t>
      </w:r>
      <w:r w:rsidR="002B301F" w:rsidRPr="00DF464A">
        <w:rPr>
          <w:rFonts w:ascii="Gadugi" w:hAnsi="Gadugi" w:cs="Times New Roman"/>
          <w:sz w:val="24"/>
          <w:szCs w:val="24"/>
        </w:rPr>
        <w:t>wave</w:t>
      </w:r>
      <w:r w:rsidR="00C27BA6" w:rsidRPr="00DF464A">
        <w:rPr>
          <w:rFonts w:ascii="Gadugi" w:hAnsi="Gadugi" w:cs="Times New Roman"/>
          <w:sz w:val="24"/>
          <w:szCs w:val="24"/>
        </w:rPr>
        <w:t xml:space="preserve"> as well</w:t>
      </w:r>
      <w:r w:rsidR="00FB5260" w:rsidRPr="00DF464A">
        <w:rPr>
          <w:rFonts w:ascii="Gadugi" w:hAnsi="Gadugi" w:cs="Times New Roman"/>
          <w:sz w:val="24"/>
          <w:szCs w:val="24"/>
        </w:rPr>
        <w:t xml:space="preserve">. </w:t>
      </w:r>
      <w:r w:rsidR="006B0A88" w:rsidRPr="00DF464A">
        <w:rPr>
          <w:rFonts w:ascii="Gadugi" w:hAnsi="Gadugi" w:cs="Times New Roman"/>
          <w:sz w:val="24"/>
          <w:szCs w:val="24"/>
        </w:rPr>
        <w:t>However</w:t>
      </w:r>
      <w:ins w:id="39" w:author="Mikołaj Cześnik" w:date="2018-12-03T07:52:00Z">
        <w:r w:rsidR="00D20D56">
          <w:rPr>
            <w:rFonts w:ascii="Gadugi" w:hAnsi="Gadugi" w:cs="Times New Roman"/>
            <w:sz w:val="24"/>
            <w:szCs w:val="24"/>
          </w:rPr>
          <w:t>,</w:t>
        </w:r>
      </w:ins>
      <w:r w:rsidR="006B0A88" w:rsidRPr="00DF464A">
        <w:rPr>
          <w:rFonts w:ascii="Gadugi" w:hAnsi="Gadugi" w:cs="Times New Roman"/>
          <w:sz w:val="24"/>
          <w:szCs w:val="24"/>
        </w:rPr>
        <w:t xml:space="preserve"> this time our research design </w:t>
      </w:r>
      <w:r w:rsidR="00E47143" w:rsidRPr="00DF464A">
        <w:rPr>
          <w:rFonts w:ascii="Gadugi" w:hAnsi="Gadugi" w:cs="Times New Roman"/>
          <w:sz w:val="24"/>
          <w:szCs w:val="24"/>
        </w:rPr>
        <w:t xml:space="preserve">partly </w:t>
      </w:r>
      <w:r w:rsidR="006B0A88" w:rsidRPr="00DF464A">
        <w:rPr>
          <w:rFonts w:ascii="Gadugi" w:hAnsi="Gadugi" w:cs="Times New Roman"/>
          <w:sz w:val="24"/>
          <w:szCs w:val="24"/>
        </w:rPr>
        <w:t xml:space="preserve">breaks with the PNES tradition, </w:t>
      </w:r>
      <w:r w:rsidR="00FB5260" w:rsidRPr="00DF464A">
        <w:rPr>
          <w:rFonts w:ascii="Gadugi" w:hAnsi="Gadugi" w:cs="Times New Roman"/>
          <w:sz w:val="24"/>
          <w:szCs w:val="24"/>
        </w:rPr>
        <w:t xml:space="preserve">both because after the 2015 parliamentary election the dynamics of Polish politics has changed significantly and because simultaneously </w:t>
      </w:r>
      <w:r w:rsidR="00DF464A" w:rsidRPr="00DF464A">
        <w:rPr>
          <w:rFonts w:ascii="Gadugi" w:hAnsi="Gadugi" w:cs="Times New Roman"/>
          <w:sz w:val="24"/>
          <w:szCs w:val="24"/>
        </w:rPr>
        <w:t>important change has occurred in the theoretical approach to the study of determinants of the electoral behavior (Achen &amp; Bartels 2017</w:t>
      </w:r>
      <w:r w:rsidR="001B08FC">
        <w:rPr>
          <w:rFonts w:ascii="Gadugi" w:hAnsi="Gadugi" w:cs="Times New Roman"/>
          <w:sz w:val="24"/>
          <w:szCs w:val="24"/>
        </w:rPr>
        <w:t>; Blumenstiel 2014</w:t>
      </w:r>
      <w:r w:rsidR="00DF464A" w:rsidRPr="00DF464A">
        <w:rPr>
          <w:rFonts w:ascii="Gadugi" w:hAnsi="Gadugi" w:cs="Times New Roman"/>
          <w:sz w:val="24"/>
          <w:szCs w:val="24"/>
        </w:rPr>
        <w:t xml:space="preserve">) </w:t>
      </w:r>
    </w:p>
    <w:p w14:paraId="3754CFD5" w14:textId="77777777" w:rsidR="00176C12" w:rsidRDefault="00176C12" w:rsidP="002D0523">
      <w:pPr>
        <w:ind w:right="-233"/>
        <w:rPr>
          <w:rFonts w:ascii="Times New Roman" w:hAnsi="Times New Roman" w:cs="Times New Roman"/>
          <w:sz w:val="24"/>
          <w:szCs w:val="24"/>
        </w:rPr>
      </w:pPr>
    </w:p>
    <w:p w14:paraId="09885D36" w14:textId="77777777" w:rsidR="00061992" w:rsidRPr="004A62D3" w:rsidRDefault="00061992" w:rsidP="002D0523">
      <w:pPr>
        <w:ind w:right="-233"/>
        <w:rPr>
          <w:rFonts w:ascii="Times New Roman" w:hAnsi="Times New Roman" w:cs="Times New Roman"/>
          <w:sz w:val="24"/>
          <w:szCs w:val="24"/>
        </w:rPr>
      </w:pPr>
    </w:p>
    <w:p w14:paraId="4F6C9418" w14:textId="77777777" w:rsidR="00061992" w:rsidRPr="00E35AA5" w:rsidRDefault="00061992" w:rsidP="002D0523">
      <w:pPr>
        <w:ind w:right="-233"/>
        <w:rPr>
          <w:rFonts w:ascii="Gadugi" w:hAnsi="Gadugi" w:cs="Times New Roman"/>
          <w:sz w:val="24"/>
          <w:szCs w:val="24"/>
          <w:u w:val="single"/>
        </w:rPr>
      </w:pPr>
      <w:r w:rsidRPr="00E35AA5">
        <w:rPr>
          <w:rFonts w:ascii="Gadugi" w:hAnsi="Gadugi" w:cs="Times New Roman"/>
          <w:sz w:val="24"/>
          <w:szCs w:val="24"/>
          <w:u w:val="single"/>
        </w:rPr>
        <w:t>2. Significance of the project</w:t>
      </w:r>
    </w:p>
    <w:p w14:paraId="137A2E65" w14:textId="5D2BB15E" w:rsidR="005B01C4" w:rsidRPr="00E35AA5" w:rsidRDefault="00061992" w:rsidP="002D0523">
      <w:pPr>
        <w:ind w:right="-233"/>
        <w:rPr>
          <w:rFonts w:ascii="Gadugi" w:hAnsi="Gadugi" w:cs="Times New Roman"/>
          <w:sz w:val="24"/>
          <w:szCs w:val="24"/>
        </w:rPr>
      </w:pPr>
      <w:r w:rsidRPr="00E35AA5">
        <w:rPr>
          <w:rFonts w:ascii="Gadugi" w:hAnsi="Gadugi" w:cs="Times New Roman"/>
          <w:sz w:val="24"/>
          <w:szCs w:val="24"/>
        </w:rPr>
        <w:t>Polish NES is a well-established, internationally acknowledged project that serves</w:t>
      </w:r>
      <w:r w:rsidR="005A3A36">
        <w:rPr>
          <w:rFonts w:ascii="Gadugi" w:hAnsi="Gadugi" w:cs="Times New Roman"/>
          <w:sz w:val="24"/>
          <w:szCs w:val="24"/>
        </w:rPr>
        <w:t xml:space="preserve"> also</w:t>
      </w:r>
      <w:r w:rsidRPr="00E35AA5">
        <w:rPr>
          <w:rFonts w:ascii="Gadugi" w:hAnsi="Gadugi" w:cs="Times New Roman"/>
          <w:sz w:val="24"/>
          <w:szCs w:val="24"/>
        </w:rPr>
        <w:t xml:space="preserve"> comparative functions</w:t>
      </w:r>
      <w:r w:rsidR="002002A0" w:rsidRPr="00E35AA5">
        <w:rPr>
          <w:rFonts w:ascii="Gadugi" w:hAnsi="Gadugi" w:cs="Times New Roman"/>
          <w:sz w:val="24"/>
          <w:szCs w:val="24"/>
        </w:rPr>
        <w:t>,</w:t>
      </w:r>
      <w:r w:rsidRPr="00E35AA5">
        <w:rPr>
          <w:rFonts w:ascii="Gadugi" w:hAnsi="Gadugi" w:cs="Times New Roman"/>
          <w:sz w:val="24"/>
          <w:szCs w:val="24"/>
        </w:rPr>
        <w:t xml:space="preserve"> as its significant part is </w:t>
      </w:r>
      <w:r w:rsidR="00701772" w:rsidRPr="00E35AA5">
        <w:rPr>
          <w:rFonts w:ascii="Gadugi" w:hAnsi="Gadugi" w:cs="Times New Roman"/>
          <w:sz w:val="24"/>
          <w:szCs w:val="24"/>
        </w:rPr>
        <w:t xml:space="preserve">composed of the CSES Module. Its main value however is in its temporal comparison, </w:t>
      </w:r>
      <w:r w:rsidR="002002A0" w:rsidRPr="00E35AA5">
        <w:rPr>
          <w:rFonts w:ascii="Gadugi" w:hAnsi="Gadugi" w:cs="Times New Roman"/>
          <w:sz w:val="24"/>
          <w:szCs w:val="24"/>
        </w:rPr>
        <w:t>as our research series has covered all</w:t>
      </w:r>
      <w:r w:rsidR="004D4577" w:rsidRPr="00E35AA5">
        <w:rPr>
          <w:rFonts w:ascii="Gadugi" w:hAnsi="Gadugi" w:cs="Times New Roman"/>
          <w:sz w:val="24"/>
          <w:szCs w:val="24"/>
        </w:rPr>
        <w:t xml:space="preserve"> </w:t>
      </w:r>
      <w:r w:rsidR="00CC64C0" w:rsidRPr="00E35AA5">
        <w:rPr>
          <w:rFonts w:ascii="Gadugi" w:hAnsi="Gadugi" w:cs="Times New Roman"/>
          <w:sz w:val="24"/>
          <w:szCs w:val="24"/>
        </w:rPr>
        <w:t>the</w:t>
      </w:r>
      <w:r w:rsidR="002002A0" w:rsidRPr="00E35AA5">
        <w:rPr>
          <w:rFonts w:ascii="Gadugi" w:hAnsi="Gadugi" w:cs="Times New Roman"/>
          <w:sz w:val="24"/>
          <w:szCs w:val="24"/>
        </w:rPr>
        <w:t xml:space="preserve"> main electoral events</w:t>
      </w:r>
      <w:r w:rsidR="00CC64C0" w:rsidRPr="00E35AA5">
        <w:rPr>
          <w:rFonts w:ascii="Gadugi" w:hAnsi="Gadugi" w:cs="Times New Roman"/>
          <w:sz w:val="24"/>
          <w:szCs w:val="24"/>
        </w:rPr>
        <w:t xml:space="preserve"> in Poland</w:t>
      </w:r>
      <w:r w:rsidR="002002A0" w:rsidRPr="00E35AA5">
        <w:rPr>
          <w:rFonts w:ascii="Gadugi" w:hAnsi="Gadugi" w:cs="Times New Roman"/>
          <w:sz w:val="24"/>
          <w:szCs w:val="24"/>
        </w:rPr>
        <w:t>, i.e. parliamentary elections since 1997.</w:t>
      </w:r>
      <w:r w:rsidR="008340EA" w:rsidRPr="00E35AA5">
        <w:rPr>
          <w:rFonts w:ascii="Gadugi" w:hAnsi="Gadugi" w:cs="Times New Roman"/>
          <w:sz w:val="24"/>
          <w:szCs w:val="24"/>
        </w:rPr>
        <w:t xml:space="preserve"> In 2007 </w:t>
      </w:r>
      <w:r w:rsidR="004D4577" w:rsidRPr="00E35AA5">
        <w:rPr>
          <w:rFonts w:ascii="Gadugi" w:hAnsi="Gadugi" w:cs="Times New Roman"/>
          <w:sz w:val="24"/>
          <w:szCs w:val="24"/>
        </w:rPr>
        <w:t xml:space="preserve">its </w:t>
      </w:r>
      <w:r w:rsidR="00701772" w:rsidRPr="00E35AA5">
        <w:rPr>
          <w:rFonts w:ascii="Gadugi" w:hAnsi="Gadugi" w:cs="Times New Roman"/>
          <w:sz w:val="24"/>
          <w:szCs w:val="24"/>
        </w:rPr>
        <w:t xml:space="preserve"> Principal Investigator was </w:t>
      </w:r>
      <w:r w:rsidR="008340EA" w:rsidRPr="00E35AA5">
        <w:rPr>
          <w:rFonts w:ascii="Gadugi" w:hAnsi="Gadugi" w:cs="Times New Roman"/>
          <w:sz w:val="24"/>
          <w:szCs w:val="24"/>
        </w:rPr>
        <w:t>awarded</w:t>
      </w:r>
      <w:r w:rsidR="000B1F1F" w:rsidRPr="00E35AA5">
        <w:rPr>
          <w:rFonts w:ascii="Gadugi" w:hAnsi="Gadugi" w:cs="Times New Roman"/>
          <w:sz w:val="24"/>
          <w:szCs w:val="24"/>
        </w:rPr>
        <w:t xml:space="preserve"> Stefan Nowak Prize for launching the Polish NES (</w:t>
      </w:r>
      <w:r w:rsidR="004D4577" w:rsidRPr="00E35AA5">
        <w:rPr>
          <w:rFonts w:ascii="Gadugi" w:hAnsi="Gadugi" w:cs="Times New Roman"/>
          <w:sz w:val="24"/>
          <w:szCs w:val="24"/>
        </w:rPr>
        <w:t xml:space="preserve">for </w:t>
      </w:r>
      <w:r w:rsidR="000B1F1F" w:rsidRPr="00E35AA5">
        <w:rPr>
          <w:rFonts w:ascii="Gadugi" w:hAnsi="Gadugi" w:cs="Times New Roman"/>
          <w:sz w:val="24"/>
          <w:szCs w:val="24"/>
        </w:rPr>
        <w:t>details see his CV). Stefan Nowak prize is one of the two most prestigious prizes</w:t>
      </w:r>
      <w:r w:rsidR="00C46DCA">
        <w:rPr>
          <w:rFonts w:ascii="Gadugi" w:hAnsi="Gadugi" w:cs="Times New Roman"/>
          <w:sz w:val="24"/>
          <w:szCs w:val="24"/>
        </w:rPr>
        <w:t xml:space="preserve"> in Polish social sciences. Results</w:t>
      </w:r>
      <w:r w:rsidR="008340EA" w:rsidRPr="00E35AA5">
        <w:rPr>
          <w:rFonts w:ascii="Gadugi" w:hAnsi="Gadugi" w:cs="Times New Roman"/>
          <w:sz w:val="24"/>
          <w:szCs w:val="24"/>
        </w:rPr>
        <w:t xml:space="preserve"> of the </w:t>
      </w:r>
      <w:r w:rsidR="0014142F" w:rsidRPr="00E35AA5">
        <w:rPr>
          <w:rFonts w:ascii="Gadugi" w:hAnsi="Gadugi" w:cs="Times New Roman"/>
          <w:sz w:val="24"/>
          <w:szCs w:val="24"/>
        </w:rPr>
        <w:t xml:space="preserve">PNES </w:t>
      </w:r>
      <w:r w:rsidR="00DF2929" w:rsidRPr="00E35AA5">
        <w:rPr>
          <w:rFonts w:ascii="Gadugi" w:hAnsi="Gadugi" w:cs="Times New Roman"/>
          <w:sz w:val="24"/>
          <w:szCs w:val="24"/>
        </w:rPr>
        <w:t xml:space="preserve">have been published in dozens of articles, and numerous books, both </w:t>
      </w:r>
      <w:r w:rsidR="008340EA" w:rsidRPr="00E35AA5">
        <w:rPr>
          <w:rFonts w:ascii="Gadugi" w:hAnsi="Gadugi" w:cs="Times New Roman"/>
          <w:sz w:val="24"/>
          <w:szCs w:val="24"/>
        </w:rPr>
        <w:t xml:space="preserve">in </w:t>
      </w:r>
      <w:r w:rsidR="00DF2929" w:rsidRPr="00E35AA5">
        <w:rPr>
          <w:rFonts w:ascii="Gadugi" w:hAnsi="Gadugi" w:cs="Times New Roman"/>
          <w:sz w:val="24"/>
          <w:szCs w:val="24"/>
        </w:rPr>
        <w:t xml:space="preserve">Polish and foreign languages. </w:t>
      </w:r>
      <w:r w:rsidR="004D4577" w:rsidRPr="00E35AA5">
        <w:rPr>
          <w:rFonts w:ascii="Gadugi" w:hAnsi="Gadugi" w:cs="Times New Roman"/>
          <w:sz w:val="24"/>
          <w:szCs w:val="24"/>
        </w:rPr>
        <w:t xml:space="preserve">Most </w:t>
      </w:r>
      <w:r w:rsidR="00DF2929" w:rsidRPr="00E35AA5">
        <w:rPr>
          <w:rFonts w:ascii="Gadugi" w:hAnsi="Gadugi" w:cs="Times New Roman"/>
          <w:sz w:val="24"/>
          <w:szCs w:val="24"/>
        </w:rPr>
        <w:t xml:space="preserve">of them </w:t>
      </w:r>
      <w:r w:rsidR="004D4577" w:rsidRPr="00E35AA5">
        <w:rPr>
          <w:rFonts w:ascii="Gadugi" w:hAnsi="Gadugi" w:cs="Times New Roman"/>
          <w:sz w:val="24"/>
          <w:szCs w:val="24"/>
        </w:rPr>
        <w:t xml:space="preserve">have </w:t>
      </w:r>
      <w:r w:rsidR="00DF2929" w:rsidRPr="00E35AA5">
        <w:rPr>
          <w:rFonts w:ascii="Gadugi" w:hAnsi="Gadugi" w:cs="Times New Roman"/>
          <w:sz w:val="24"/>
          <w:szCs w:val="24"/>
        </w:rPr>
        <w:t xml:space="preserve">been published in the major Polish political </w:t>
      </w:r>
      <w:r w:rsidR="00D609F6" w:rsidRPr="00E35AA5">
        <w:rPr>
          <w:rFonts w:ascii="Gadugi" w:hAnsi="Gadugi" w:cs="Times New Roman"/>
          <w:sz w:val="24"/>
          <w:szCs w:val="24"/>
        </w:rPr>
        <w:t xml:space="preserve">and sociological </w:t>
      </w:r>
      <w:r w:rsidR="00DF2929" w:rsidRPr="00E35AA5">
        <w:rPr>
          <w:rFonts w:ascii="Gadugi" w:hAnsi="Gadugi" w:cs="Times New Roman"/>
          <w:sz w:val="24"/>
          <w:szCs w:val="24"/>
        </w:rPr>
        <w:t>science journal</w:t>
      </w:r>
      <w:r w:rsidR="00D609F6" w:rsidRPr="00E35AA5">
        <w:rPr>
          <w:rFonts w:ascii="Gadugi" w:hAnsi="Gadugi" w:cs="Times New Roman"/>
          <w:sz w:val="24"/>
          <w:szCs w:val="24"/>
        </w:rPr>
        <w:t>s</w:t>
      </w:r>
      <w:r w:rsidR="00DF2929" w:rsidRPr="00E35AA5">
        <w:rPr>
          <w:rFonts w:ascii="Gadugi" w:hAnsi="Gadugi" w:cs="Times New Roman"/>
          <w:sz w:val="24"/>
          <w:szCs w:val="24"/>
        </w:rPr>
        <w:t xml:space="preserve"> </w:t>
      </w:r>
      <w:r w:rsidR="00DF2929" w:rsidRPr="00E35AA5">
        <w:rPr>
          <w:rFonts w:ascii="Gadugi" w:hAnsi="Gadugi" w:cs="Times New Roman"/>
          <w:i/>
          <w:sz w:val="24"/>
          <w:szCs w:val="24"/>
        </w:rPr>
        <w:t>Studia Polityczne</w:t>
      </w:r>
      <w:r w:rsidR="00D609F6" w:rsidRPr="00E35AA5">
        <w:rPr>
          <w:rFonts w:ascii="Gadugi" w:hAnsi="Gadugi" w:cs="Times New Roman"/>
          <w:i/>
          <w:sz w:val="24"/>
          <w:szCs w:val="24"/>
        </w:rPr>
        <w:t xml:space="preserve"> </w:t>
      </w:r>
      <w:r w:rsidR="00D609F6" w:rsidRPr="00E35AA5">
        <w:rPr>
          <w:rFonts w:ascii="Gadugi" w:hAnsi="Gadugi" w:cs="Times New Roman"/>
          <w:sz w:val="24"/>
          <w:szCs w:val="24"/>
        </w:rPr>
        <w:t xml:space="preserve">and </w:t>
      </w:r>
      <w:r w:rsidR="00D609F6" w:rsidRPr="00E35AA5">
        <w:rPr>
          <w:rFonts w:ascii="Gadugi" w:hAnsi="Gadugi" w:cs="Times New Roman"/>
          <w:i/>
          <w:sz w:val="24"/>
          <w:szCs w:val="24"/>
        </w:rPr>
        <w:t>Studia Socjologiczne</w:t>
      </w:r>
      <w:r w:rsidR="00DF2929" w:rsidRPr="00E35AA5">
        <w:rPr>
          <w:rFonts w:ascii="Gadugi" w:hAnsi="Gadugi" w:cs="Times New Roman"/>
          <w:i/>
          <w:sz w:val="24"/>
          <w:szCs w:val="24"/>
        </w:rPr>
        <w:t>.</w:t>
      </w:r>
      <w:r w:rsidR="00DF2929" w:rsidRPr="00E35AA5">
        <w:rPr>
          <w:rFonts w:ascii="Gadugi" w:hAnsi="Gadugi" w:cs="Times New Roman"/>
          <w:sz w:val="24"/>
          <w:szCs w:val="24"/>
        </w:rPr>
        <w:t xml:space="preserve"> The project </w:t>
      </w:r>
      <w:r w:rsidR="004D4577" w:rsidRPr="00E35AA5">
        <w:rPr>
          <w:rFonts w:ascii="Gadugi" w:hAnsi="Gadugi" w:cs="Times New Roman"/>
          <w:sz w:val="24"/>
          <w:szCs w:val="24"/>
        </w:rPr>
        <w:t xml:space="preserve">usually </w:t>
      </w:r>
      <w:r w:rsidR="00DF2929" w:rsidRPr="00E35AA5">
        <w:rPr>
          <w:rFonts w:ascii="Gadugi" w:hAnsi="Gadugi" w:cs="Times New Roman"/>
          <w:sz w:val="24"/>
          <w:szCs w:val="24"/>
        </w:rPr>
        <w:t>covers the</w:t>
      </w:r>
      <w:r w:rsidR="00742E7F" w:rsidRPr="00E35AA5">
        <w:rPr>
          <w:rFonts w:ascii="Gadugi" w:hAnsi="Gadugi" w:cs="Times New Roman"/>
          <w:sz w:val="24"/>
          <w:szCs w:val="24"/>
        </w:rPr>
        <w:t xml:space="preserve"> broadly conceived </w:t>
      </w:r>
      <w:r w:rsidR="00DF2929" w:rsidRPr="00E35AA5">
        <w:rPr>
          <w:rFonts w:ascii="Gadugi" w:hAnsi="Gadugi" w:cs="Times New Roman"/>
          <w:sz w:val="24"/>
          <w:szCs w:val="24"/>
        </w:rPr>
        <w:t xml:space="preserve">"core" electoral business </w:t>
      </w:r>
      <w:r w:rsidR="008363F2" w:rsidRPr="00E35AA5">
        <w:rPr>
          <w:rFonts w:ascii="Gadugi" w:hAnsi="Gadugi" w:cs="Times New Roman"/>
          <w:sz w:val="24"/>
          <w:szCs w:val="24"/>
        </w:rPr>
        <w:t>(v</w:t>
      </w:r>
      <w:r w:rsidR="00742E7F" w:rsidRPr="00E35AA5">
        <w:rPr>
          <w:rFonts w:ascii="Gadugi" w:hAnsi="Gadugi" w:cs="Times New Roman"/>
          <w:sz w:val="24"/>
          <w:szCs w:val="24"/>
        </w:rPr>
        <w:t>an der</w:t>
      </w:r>
      <w:r w:rsidR="008363F2" w:rsidRPr="00E35AA5">
        <w:rPr>
          <w:rFonts w:ascii="Gadugi" w:hAnsi="Gadugi" w:cs="Times New Roman"/>
          <w:sz w:val="24"/>
          <w:szCs w:val="24"/>
        </w:rPr>
        <w:t xml:space="preserve"> Eijk</w:t>
      </w:r>
      <w:r w:rsidR="00742E7F" w:rsidRPr="00E35AA5">
        <w:rPr>
          <w:rFonts w:ascii="Gadugi" w:hAnsi="Gadugi" w:cs="Times New Roman"/>
          <w:sz w:val="24"/>
          <w:szCs w:val="24"/>
        </w:rPr>
        <w:t xml:space="preserve"> 2002</w:t>
      </w:r>
      <w:r w:rsidR="008363F2" w:rsidRPr="00E35AA5">
        <w:rPr>
          <w:rFonts w:ascii="Gadugi" w:hAnsi="Gadugi" w:cs="Times New Roman"/>
          <w:sz w:val="24"/>
          <w:szCs w:val="24"/>
        </w:rPr>
        <w:t>)</w:t>
      </w:r>
      <w:r w:rsidR="00136CCA" w:rsidRPr="00E35AA5">
        <w:rPr>
          <w:rFonts w:ascii="Gadugi" w:hAnsi="Gadugi" w:cs="Times New Roman"/>
          <w:sz w:val="24"/>
          <w:szCs w:val="24"/>
        </w:rPr>
        <w:t>, i.e.</w:t>
      </w:r>
      <w:r w:rsidR="00DF2929" w:rsidRPr="00E35AA5">
        <w:rPr>
          <w:rFonts w:ascii="Gadugi" w:hAnsi="Gadugi" w:cs="Times New Roman"/>
          <w:sz w:val="24"/>
          <w:szCs w:val="24"/>
        </w:rPr>
        <w:t xml:space="preserve"> various</w:t>
      </w:r>
      <w:r w:rsidR="005808EA" w:rsidRPr="00E35AA5">
        <w:rPr>
          <w:rFonts w:ascii="Gadugi" w:hAnsi="Gadugi" w:cs="Times New Roman"/>
          <w:sz w:val="24"/>
          <w:szCs w:val="24"/>
        </w:rPr>
        <w:t xml:space="preserve"> </w:t>
      </w:r>
      <w:r w:rsidR="00DF2929" w:rsidRPr="00E35AA5">
        <w:rPr>
          <w:rFonts w:ascii="Gadugi" w:hAnsi="Gadugi" w:cs="Times New Roman"/>
          <w:sz w:val="24"/>
          <w:szCs w:val="24"/>
        </w:rPr>
        <w:t>aspects of political attitudes, voting and preferences (participation in elections, vote choice, party identification, likes/dislikes of parties and politicians, citizens ideological leaning, levels and manifestations of political efficacy</w:t>
      </w:r>
      <w:r w:rsidR="00F31135" w:rsidRPr="00E35AA5">
        <w:rPr>
          <w:rFonts w:ascii="Gadugi" w:hAnsi="Gadugi" w:cs="Times New Roman"/>
          <w:sz w:val="24"/>
          <w:szCs w:val="24"/>
        </w:rPr>
        <w:t xml:space="preserve">, </w:t>
      </w:r>
      <w:r w:rsidR="00F31135" w:rsidRPr="00E35AA5">
        <w:rPr>
          <w:rFonts w:ascii="Gadugi" w:hAnsi="Gadugi" w:cs="Times New Roman"/>
          <w:sz w:val="24"/>
          <w:szCs w:val="24"/>
        </w:rPr>
        <w:lastRenderedPageBreak/>
        <w:t>political representation as well as issue stances, to name</w:t>
      </w:r>
      <w:r w:rsidR="004868F8" w:rsidRPr="00E35AA5">
        <w:rPr>
          <w:rFonts w:ascii="Gadugi" w:hAnsi="Gadugi" w:cs="Times New Roman"/>
          <w:sz w:val="24"/>
          <w:szCs w:val="24"/>
        </w:rPr>
        <w:t xml:space="preserve"> just</w:t>
      </w:r>
      <w:r w:rsidR="00F31135" w:rsidRPr="00E35AA5">
        <w:rPr>
          <w:rFonts w:ascii="Gadugi" w:hAnsi="Gadugi" w:cs="Times New Roman"/>
          <w:sz w:val="24"/>
          <w:szCs w:val="24"/>
        </w:rPr>
        <w:t xml:space="preserve"> the most important ones). This "core" part is repeated each time in the same design and wording in order to be able to compare </w:t>
      </w:r>
      <w:r w:rsidR="00E35AA5" w:rsidRPr="00E35AA5">
        <w:rPr>
          <w:rFonts w:ascii="Gadugi" w:hAnsi="Gadugi" w:cs="Times New Roman"/>
          <w:sz w:val="24"/>
          <w:szCs w:val="24"/>
        </w:rPr>
        <w:t>alleged</w:t>
      </w:r>
      <w:r w:rsidR="0050539E" w:rsidRPr="00E35AA5">
        <w:rPr>
          <w:rFonts w:ascii="Gadugi" w:hAnsi="Gadugi" w:cs="Times New Roman"/>
          <w:sz w:val="24"/>
          <w:szCs w:val="24"/>
        </w:rPr>
        <w:t xml:space="preserve"> changes in citizens</w:t>
      </w:r>
      <w:r w:rsidR="00136CCA" w:rsidRPr="00E35AA5">
        <w:rPr>
          <w:rFonts w:ascii="Gadugi" w:hAnsi="Gadugi" w:cs="Times New Roman"/>
          <w:sz w:val="24"/>
          <w:szCs w:val="24"/>
        </w:rPr>
        <w:t>’</w:t>
      </w:r>
      <w:r w:rsidR="0050539E" w:rsidRPr="00E35AA5">
        <w:rPr>
          <w:rFonts w:ascii="Gadugi" w:hAnsi="Gadugi" w:cs="Times New Roman"/>
          <w:sz w:val="24"/>
          <w:szCs w:val="24"/>
        </w:rPr>
        <w:t xml:space="preserve"> attitudes and preferences. </w:t>
      </w:r>
      <w:r w:rsidR="0050539E" w:rsidRPr="00E35AA5">
        <w:rPr>
          <w:rFonts w:ascii="Gadugi" w:hAnsi="Gadugi" w:cs="Times New Roman"/>
          <w:sz w:val="24"/>
          <w:szCs w:val="24"/>
          <w:highlight w:val="yellow"/>
        </w:rPr>
        <w:t xml:space="preserve">The non-core part of the project (and survey design) covers each time </w:t>
      </w:r>
      <w:r w:rsidR="00136CCA" w:rsidRPr="00E35AA5">
        <w:rPr>
          <w:rFonts w:ascii="Gadugi" w:hAnsi="Gadugi" w:cs="Times New Roman"/>
          <w:sz w:val="24"/>
          <w:szCs w:val="24"/>
          <w:highlight w:val="yellow"/>
        </w:rPr>
        <w:t xml:space="preserve">a </w:t>
      </w:r>
      <w:r w:rsidR="0050539E" w:rsidRPr="00E35AA5">
        <w:rPr>
          <w:rFonts w:ascii="Gadugi" w:hAnsi="Gadugi" w:cs="Times New Roman"/>
          <w:sz w:val="24"/>
          <w:szCs w:val="24"/>
          <w:highlight w:val="yellow"/>
        </w:rPr>
        <w:t>slightly different domain, at times it is the European Union</w:t>
      </w:r>
      <w:r w:rsidR="00B21E94" w:rsidRPr="00E35AA5">
        <w:rPr>
          <w:rFonts w:ascii="Gadugi" w:hAnsi="Gadugi" w:cs="Times New Roman"/>
          <w:sz w:val="24"/>
          <w:szCs w:val="24"/>
          <w:highlight w:val="yellow"/>
        </w:rPr>
        <w:t xml:space="preserve"> (Markowski, Tucker 2005; 2010; McManus, Miller, Markowski, Wasilewski 2003)</w:t>
      </w:r>
      <w:r w:rsidR="0050539E" w:rsidRPr="00E35AA5">
        <w:rPr>
          <w:rFonts w:ascii="Gadugi" w:hAnsi="Gadugi" w:cs="Times New Roman"/>
          <w:sz w:val="24"/>
          <w:szCs w:val="24"/>
          <w:highlight w:val="yellow"/>
        </w:rPr>
        <w:t>, at other it is corruption</w:t>
      </w:r>
      <w:r w:rsidR="00B21E94" w:rsidRPr="00E35AA5">
        <w:rPr>
          <w:rFonts w:ascii="Gadugi" w:hAnsi="Gadugi" w:cs="Times New Roman"/>
          <w:sz w:val="24"/>
          <w:szCs w:val="24"/>
          <w:highlight w:val="yellow"/>
        </w:rPr>
        <w:t xml:space="preserve"> (MacManus, Mi</w:t>
      </w:r>
      <w:r w:rsidR="00085742" w:rsidRPr="00E35AA5">
        <w:rPr>
          <w:rFonts w:ascii="Gadugi" w:hAnsi="Gadugi" w:cs="Times New Roman"/>
          <w:sz w:val="24"/>
          <w:szCs w:val="24"/>
          <w:highlight w:val="yellow"/>
        </w:rPr>
        <w:t>ller, Markowski, Wasilewski 200</w:t>
      </w:r>
      <w:r w:rsidR="004D6642" w:rsidRPr="00E35AA5">
        <w:rPr>
          <w:rFonts w:ascii="Gadugi" w:hAnsi="Gadugi" w:cs="Times New Roman"/>
          <w:sz w:val="24"/>
          <w:szCs w:val="24"/>
          <w:highlight w:val="yellow"/>
        </w:rPr>
        <w:t>4</w:t>
      </w:r>
      <w:r w:rsidR="00B21E94" w:rsidRPr="00E35AA5">
        <w:rPr>
          <w:rFonts w:ascii="Gadugi" w:hAnsi="Gadugi" w:cs="Times New Roman"/>
          <w:sz w:val="24"/>
          <w:szCs w:val="24"/>
          <w:highlight w:val="yellow"/>
        </w:rPr>
        <w:t>)</w:t>
      </w:r>
      <w:r w:rsidR="0050539E" w:rsidRPr="00E35AA5">
        <w:rPr>
          <w:rFonts w:ascii="Gadugi" w:hAnsi="Gadugi" w:cs="Times New Roman"/>
          <w:sz w:val="24"/>
          <w:szCs w:val="24"/>
          <w:highlight w:val="yellow"/>
        </w:rPr>
        <w:t>, political clientelism</w:t>
      </w:r>
      <w:r w:rsidR="00B21E94" w:rsidRPr="00E35AA5">
        <w:rPr>
          <w:rFonts w:ascii="Gadugi" w:hAnsi="Gadugi" w:cs="Times New Roman"/>
          <w:sz w:val="24"/>
          <w:szCs w:val="24"/>
          <w:highlight w:val="yellow"/>
        </w:rPr>
        <w:t>, economic voting (Kotnarowski, Markowski 2014)</w:t>
      </w:r>
      <w:r w:rsidR="0077375C" w:rsidRPr="00E35AA5">
        <w:rPr>
          <w:rFonts w:ascii="Gadugi" w:hAnsi="Gadugi" w:cs="Times New Roman"/>
          <w:sz w:val="24"/>
          <w:szCs w:val="24"/>
          <w:highlight w:val="yellow"/>
        </w:rPr>
        <w:t xml:space="preserve">, populism (Jasiewicz </w:t>
      </w:r>
      <w:r w:rsidR="004D6642" w:rsidRPr="00E35AA5">
        <w:rPr>
          <w:rFonts w:ascii="Gadugi" w:hAnsi="Gadugi" w:cs="Times New Roman"/>
          <w:sz w:val="24"/>
          <w:szCs w:val="24"/>
          <w:highlight w:val="yellow"/>
        </w:rPr>
        <w:t>2008</w:t>
      </w:r>
      <w:r w:rsidR="0077375C" w:rsidRPr="00E35AA5">
        <w:rPr>
          <w:rFonts w:ascii="Gadugi" w:hAnsi="Gadugi" w:cs="Times New Roman"/>
          <w:sz w:val="24"/>
          <w:szCs w:val="24"/>
          <w:highlight w:val="yellow"/>
        </w:rPr>
        <w:t>)</w:t>
      </w:r>
      <w:r w:rsidR="005808EA" w:rsidRPr="00E35AA5">
        <w:rPr>
          <w:rFonts w:ascii="Gadugi" w:hAnsi="Gadugi" w:cs="Times New Roman"/>
          <w:sz w:val="24"/>
          <w:szCs w:val="24"/>
          <w:highlight w:val="yellow"/>
        </w:rPr>
        <w:t>,</w:t>
      </w:r>
      <w:r w:rsidR="0077375C" w:rsidRPr="00E35AA5">
        <w:rPr>
          <w:rFonts w:ascii="Gadugi" w:hAnsi="Gadugi" w:cs="Times New Roman"/>
          <w:sz w:val="24"/>
          <w:szCs w:val="24"/>
          <w:highlight w:val="yellow"/>
        </w:rPr>
        <w:t xml:space="preserve"> party system development (Markowski 2006; 2008</w:t>
      </w:r>
      <w:r w:rsidR="001B08FC">
        <w:rPr>
          <w:rFonts w:ascii="Gadugi" w:hAnsi="Gadugi" w:cs="Times New Roman"/>
          <w:sz w:val="24"/>
          <w:szCs w:val="24"/>
          <w:highlight w:val="yellow"/>
        </w:rPr>
        <w:t>; 2018</w:t>
      </w:r>
      <w:r w:rsidR="0077375C" w:rsidRPr="00E35AA5">
        <w:rPr>
          <w:rFonts w:ascii="Gadugi" w:hAnsi="Gadugi" w:cs="Times New Roman"/>
          <w:sz w:val="24"/>
          <w:szCs w:val="24"/>
          <w:highlight w:val="yellow"/>
        </w:rPr>
        <w:t>), and</w:t>
      </w:r>
      <w:r w:rsidR="005808EA" w:rsidRPr="00E35AA5">
        <w:rPr>
          <w:rFonts w:ascii="Gadugi" w:hAnsi="Gadugi" w:cs="Times New Roman"/>
          <w:sz w:val="24"/>
          <w:szCs w:val="24"/>
          <w:highlight w:val="yellow"/>
        </w:rPr>
        <w:t xml:space="preserve"> similar important issues.</w:t>
      </w:r>
      <w:r w:rsidR="00D609F6" w:rsidRPr="00E35AA5">
        <w:rPr>
          <w:rFonts w:ascii="Gadugi" w:hAnsi="Gadugi" w:cs="Times New Roman"/>
          <w:sz w:val="24"/>
          <w:szCs w:val="24"/>
        </w:rPr>
        <w:t xml:space="preserve"> </w:t>
      </w:r>
      <w:r w:rsidR="00D609F6" w:rsidRPr="00E35AA5">
        <w:rPr>
          <w:rFonts w:ascii="Gadugi" w:hAnsi="Gadugi" w:cs="Times New Roman"/>
          <w:color w:val="FF0000"/>
          <w:sz w:val="24"/>
          <w:szCs w:val="24"/>
        </w:rPr>
        <w:t xml:space="preserve">(czy to </w:t>
      </w:r>
      <w:commentRangeStart w:id="40"/>
      <w:r w:rsidR="00D609F6" w:rsidRPr="00E35AA5">
        <w:rPr>
          <w:rFonts w:ascii="Gadugi" w:hAnsi="Gadugi" w:cs="Times New Roman"/>
          <w:color w:val="FF0000"/>
          <w:sz w:val="24"/>
          <w:szCs w:val="24"/>
        </w:rPr>
        <w:t>potrzebne</w:t>
      </w:r>
      <w:commentRangeEnd w:id="40"/>
      <w:r w:rsidR="0048744A">
        <w:rPr>
          <w:rStyle w:val="Odwoaniedokomentarza"/>
        </w:rPr>
        <w:commentReference w:id="40"/>
      </w:r>
      <w:r w:rsidR="00D609F6" w:rsidRPr="00E35AA5">
        <w:rPr>
          <w:rFonts w:ascii="Gadugi" w:hAnsi="Gadugi" w:cs="Times New Roman"/>
          <w:color w:val="FF0000"/>
          <w:sz w:val="24"/>
          <w:szCs w:val="24"/>
        </w:rPr>
        <w:t>?)</w:t>
      </w:r>
    </w:p>
    <w:p w14:paraId="510B44F1" w14:textId="4284726D" w:rsidR="0033248A" w:rsidRDefault="00C46DCA" w:rsidP="002D0523">
      <w:pPr>
        <w:ind w:right="-233"/>
        <w:rPr>
          <w:rFonts w:ascii="Gadugi" w:hAnsi="Gadugi" w:cs="Times New Roman"/>
          <w:sz w:val="24"/>
          <w:szCs w:val="24"/>
        </w:rPr>
      </w:pPr>
      <w:r>
        <w:rPr>
          <w:rFonts w:ascii="Gadugi" w:hAnsi="Gadugi" w:cs="Times New Roman"/>
          <w:sz w:val="24"/>
          <w:szCs w:val="24"/>
        </w:rPr>
        <w:t>One of the envisaged</w:t>
      </w:r>
      <w:r w:rsidR="00742E7F" w:rsidRPr="0033248A">
        <w:rPr>
          <w:rFonts w:ascii="Gadugi" w:hAnsi="Gadugi" w:cs="Times New Roman"/>
          <w:sz w:val="24"/>
          <w:szCs w:val="24"/>
        </w:rPr>
        <w:t xml:space="preserve"> priorities</w:t>
      </w:r>
      <w:r w:rsidR="005B01C4" w:rsidRPr="0033248A">
        <w:rPr>
          <w:rFonts w:ascii="Gadugi" w:hAnsi="Gadugi" w:cs="Times New Roman"/>
          <w:sz w:val="24"/>
          <w:szCs w:val="24"/>
        </w:rPr>
        <w:t xml:space="preserve"> </w:t>
      </w:r>
      <w:r>
        <w:rPr>
          <w:rFonts w:ascii="Gadugi" w:hAnsi="Gadugi" w:cs="Times New Roman"/>
          <w:sz w:val="24"/>
          <w:szCs w:val="24"/>
        </w:rPr>
        <w:t>of this project</w:t>
      </w:r>
      <w:r w:rsidR="005B01C4" w:rsidRPr="0033248A">
        <w:rPr>
          <w:rFonts w:ascii="Gadugi" w:hAnsi="Gadugi" w:cs="Times New Roman"/>
          <w:sz w:val="24"/>
          <w:szCs w:val="24"/>
        </w:rPr>
        <w:t xml:space="preserve"> </w:t>
      </w:r>
      <w:r w:rsidR="00742E7F" w:rsidRPr="0033248A">
        <w:rPr>
          <w:rFonts w:ascii="Gadugi" w:hAnsi="Gadugi" w:cs="Times New Roman"/>
          <w:sz w:val="24"/>
          <w:szCs w:val="24"/>
        </w:rPr>
        <w:t>is to concentrate</w:t>
      </w:r>
      <w:r w:rsidR="005B01C4" w:rsidRPr="0033248A">
        <w:rPr>
          <w:rFonts w:ascii="Gadugi" w:hAnsi="Gadugi" w:cs="Times New Roman"/>
          <w:sz w:val="24"/>
          <w:szCs w:val="24"/>
        </w:rPr>
        <w:t xml:space="preserve"> on the</w:t>
      </w:r>
      <w:r w:rsidR="007B2A53" w:rsidRPr="0033248A">
        <w:rPr>
          <w:rFonts w:ascii="Gadugi" w:hAnsi="Gadugi" w:cs="Times New Roman"/>
          <w:sz w:val="24"/>
          <w:szCs w:val="24"/>
        </w:rPr>
        <w:t xml:space="preserve"> </w:t>
      </w:r>
      <w:r>
        <w:rPr>
          <w:rFonts w:ascii="Gadugi" w:hAnsi="Gadugi" w:cs="Times New Roman"/>
          <w:sz w:val="24"/>
          <w:szCs w:val="24"/>
        </w:rPr>
        <w:t xml:space="preserve">broader “context”: the </w:t>
      </w:r>
      <w:r w:rsidR="007B2A53" w:rsidRPr="0033248A">
        <w:rPr>
          <w:rFonts w:ascii="Gadugi" w:hAnsi="Gadugi" w:cs="Times New Roman"/>
          <w:sz w:val="24"/>
          <w:szCs w:val="24"/>
        </w:rPr>
        <w:t xml:space="preserve">impact of the </w:t>
      </w:r>
      <w:r w:rsidR="0033248A" w:rsidRPr="0033248A">
        <w:rPr>
          <w:rFonts w:ascii="Gadugi" w:hAnsi="Gadugi" w:cs="Times New Roman"/>
          <w:sz w:val="24"/>
          <w:szCs w:val="24"/>
        </w:rPr>
        <w:t>current glo</w:t>
      </w:r>
      <w:r>
        <w:rPr>
          <w:rFonts w:ascii="Gadugi" w:hAnsi="Gadugi" w:cs="Times New Roman"/>
          <w:sz w:val="24"/>
          <w:szCs w:val="24"/>
        </w:rPr>
        <w:t>bal developments concerning the</w:t>
      </w:r>
      <w:r w:rsidR="0033248A">
        <w:rPr>
          <w:rFonts w:ascii="Gadugi" w:hAnsi="Gadugi" w:cs="Times New Roman"/>
          <w:sz w:val="24"/>
          <w:szCs w:val="24"/>
        </w:rPr>
        <w:t xml:space="preserve"> </w:t>
      </w:r>
      <w:r w:rsidR="0033248A" w:rsidRPr="0033248A">
        <w:rPr>
          <w:rFonts w:ascii="Gadugi" w:hAnsi="Gadugi" w:cs="Times New Roman"/>
          <w:sz w:val="24"/>
          <w:szCs w:val="24"/>
        </w:rPr>
        <w:t xml:space="preserve">backsliding into authoritarianism </w:t>
      </w:r>
      <w:r w:rsidR="000C256A" w:rsidRPr="0033248A">
        <w:rPr>
          <w:rFonts w:ascii="Gadugi" w:hAnsi="Gadugi" w:cs="Times New Roman"/>
          <w:sz w:val="24"/>
          <w:szCs w:val="24"/>
        </w:rPr>
        <w:t>of many countries previously considered to be consolidated democracies</w:t>
      </w:r>
      <w:r w:rsidR="00EA6621">
        <w:rPr>
          <w:rFonts w:ascii="Gadugi" w:hAnsi="Gadugi" w:cs="Times New Roman"/>
          <w:sz w:val="24"/>
          <w:szCs w:val="24"/>
        </w:rPr>
        <w:t>, including Poland,</w:t>
      </w:r>
      <w:r w:rsidR="000C256A">
        <w:rPr>
          <w:rFonts w:ascii="Gadugi" w:hAnsi="Gadugi" w:cs="Times New Roman"/>
          <w:sz w:val="24"/>
          <w:szCs w:val="24"/>
        </w:rPr>
        <w:t xml:space="preserve"> </w:t>
      </w:r>
      <w:r w:rsidR="0033248A">
        <w:rPr>
          <w:rFonts w:ascii="Gadugi" w:hAnsi="Gadugi" w:cs="Times New Roman"/>
          <w:sz w:val="24"/>
          <w:szCs w:val="24"/>
        </w:rPr>
        <w:t xml:space="preserve">and </w:t>
      </w:r>
      <w:r>
        <w:rPr>
          <w:rFonts w:ascii="Gadugi" w:hAnsi="Gadugi" w:cs="Times New Roman"/>
          <w:sz w:val="24"/>
          <w:szCs w:val="24"/>
        </w:rPr>
        <w:t>the</w:t>
      </w:r>
      <w:r w:rsidR="00EA6621">
        <w:rPr>
          <w:rFonts w:ascii="Gadugi" w:hAnsi="Gadugi" w:cs="Times New Roman"/>
          <w:sz w:val="24"/>
          <w:szCs w:val="24"/>
        </w:rPr>
        <w:t xml:space="preserve"> </w:t>
      </w:r>
      <w:r w:rsidR="0033248A">
        <w:rPr>
          <w:rFonts w:ascii="Gadugi" w:hAnsi="Gadugi" w:cs="Times New Roman"/>
          <w:sz w:val="24"/>
          <w:szCs w:val="24"/>
        </w:rPr>
        <w:t>clear upsurge of populist parties</w:t>
      </w:r>
      <w:r w:rsidR="000C256A">
        <w:rPr>
          <w:rFonts w:ascii="Gadugi" w:hAnsi="Gadugi" w:cs="Times New Roman"/>
          <w:sz w:val="24"/>
          <w:szCs w:val="24"/>
        </w:rPr>
        <w:t xml:space="preserve"> </w:t>
      </w:r>
      <w:r w:rsidR="00EA6621">
        <w:rPr>
          <w:rFonts w:ascii="Gadugi" w:hAnsi="Gadugi" w:cs="Times New Roman"/>
          <w:sz w:val="24"/>
          <w:szCs w:val="24"/>
        </w:rPr>
        <w:t xml:space="preserve">even </w:t>
      </w:r>
      <w:r w:rsidR="000C256A">
        <w:rPr>
          <w:rFonts w:ascii="Gadugi" w:hAnsi="Gadugi" w:cs="Times New Roman"/>
          <w:sz w:val="24"/>
          <w:szCs w:val="24"/>
        </w:rPr>
        <w:t>in many stable Western democracies.</w:t>
      </w:r>
      <w:r w:rsidR="00D41E35">
        <w:rPr>
          <w:rFonts w:ascii="Gadugi" w:hAnsi="Gadugi" w:cs="Times New Roman"/>
          <w:sz w:val="24"/>
          <w:szCs w:val="24"/>
        </w:rPr>
        <w:t xml:space="preserve"> Polish NES 2019 will however embark on two innovative changes in its design. First, we are taking seriously the message conveyed by Achen and Bartels (2017) that definite emphasis should be placed on citizens</w:t>
      </w:r>
      <w:r>
        <w:rPr>
          <w:rFonts w:ascii="Gadugi" w:hAnsi="Gadugi" w:cs="Times New Roman"/>
          <w:sz w:val="24"/>
          <w:szCs w:val="24"/>
        </w:rPr>
        <w:t>’</w:t>
      </w:r>
      <w:r w:rsidR="00D41E35">
        <w:rPr>
          <w:rFonts w:ascii="Gadugi" w:hAnsi="Gadugi" w:cs="Times New Roman"/>
          <w:sz w:val="24"/>
          <w:szCs w:val="24"/>
        </w:rPr>
        <w:t xml:space="preserve"> social identities and newly created bonds in informal networks. Their work attracted a lot of attention and initial testing in (mostly) the European context (Dassonneville &amp; Wass 2017; Langsaether et al 2017; </w:t>
      </w:r>
      <w:r w:rsidR="005D303A">
        <w:rPr>
          <w:rFonts w:ascii="Gadugi" w:hAnsi="Gadugi" w:cs="Times New Roman"/>
          <w:sz w:val="24"/>
          <w:szCs w:val="24"/>
        </w:rPr>
        <w:t xml:space="preserve">Patkos 2017). </w:t>
      </w:r>
      <w:r>
        <w:rPr>
          <w:rFonts w:ascii="Gadugi" w:hAnsi="Gadugi" w:cs="Times New Roman"/>
          <w:sz w:val="24"/>
          <w:szCs w:val="24"/>
        </w:rPr>
        <w:t xml:space="preserve">To be sure, our goal is to test the relative impact of these social identities and bonds vis a vis the </w:t>
      </w:r>
      <w:r w:rsidR="00737423">
        <w:rPr>
          <w:rFonts w:ascii="Gadugi" w:hAnsi="Gadugi" w:cs="Times New Roman"/>
          <w:sz w:val="24"/>
          <w:szCs w:val="24"/>
        </w:rPr>
        <w:t xml:space="preserve">effects of the </w:t>
      </w:r>
      <w:r>
        <w:rPr>
          <w:rFonts w:ascii="Gadugi" w:hAnsi="Gadugi" w:cs="Times New Roman"/>
          <w:sz w:val="24"/>
          <w:szCs w:val="24"/>
        </w:rPr>
        <w:t xml:space="preserve">traditional explanatory factors such as cleavages, retrospective accountability, the quality of policy representation and the like. </w:t>
      </w:r>
      <w:r w:rsidR="005D303A">
        <w:rPr>
          <w:rFonts w:ascii="Gadugi" w:hAnsi="Gadugi" w:cs="Times New Roman"/>
          <w:sz w:val="24"/>
          <w:szCs w:val="24"/>
        </w:rPr>
        <w:t xml:space="preserve">Second, we will definitely </w:t>
      </w:r>
      <w:r w:rsidR="0089159A">
        <w:rPr>
          <w:rFonts w:ascii="Gadugi" w:hAnsi="Gadugi" w:cs="Times New Roman"/>
          <w:sz w:val="24"/>
          <w:szCs w:val="24"/>
        </w:rPr>
        <w:t>abide by</w:t>
      </w:r>
      <w:r w:rsidR="005D303A">
        <w:rPr>
          <w:rFonts w:ascii="Gadugi" w:hAnsi="Gadugi" w:cs="Times New Roman"/>
          <w:sz w:val="24"/>
          <w:szCs w:val="24"/>
        </w:rPr>
        <w:t xml:space="preserve"> the –</w:t>
      </w:r>
      <w:r w:rsidR="0089159A">
        <w:rPr>
          <w:rFonts w:ascii="Gadugi" w:hAnsi="Gadugi" w:cs="Times New Roman"/>
          <w:sz w:val="24"/>
          <w:szCs w:val="24"/>
        </w:rPr>
        <w:t xml:space="preserve"> </w:t>
      </w:r>
      <w:r w:rsidR="005D303A">
        <w:rPr>
          <w:rFonts w:ascii="Gadugi" w:hAnsi="Gadugi" w:cs="Times New Roman"/>
          <w:sz w:val="24"/>
          <w:szCs w:val="24"/>
        </w:rPr>
        <w:t xml:space="preserve">too </w:t>
      </w:r>
      <w:r w:rsidR="0089159A">
        <w:rPr>
          <w:rFonts w:ascii="Gadugi" w:hAnsi="Gadugi" w:cs="Times New Roman"/>
          <w:sz w:val="24"/>
          <w:szCs w:val="24"/>
        </w:rPr>
        <w:t xml:space="preserve">long </w:t>
      </w:r>
      <w:r w:rsidR="005D303A">
        <w:rPr>
          <w:rFonts w:ascii="Gadugi" w:hAnsi="Gadugi" w:cs="Times New Roman"/>
          <w:sz w:val="24"/>
          <w:szCs w:val="24"/>
        </w:rPr>
        <w:t xml:space="preserve">neglected – methodological </w:t>
      </w:r>
      <w:r w:rsidR="0089159A">
        <w:rPr>
          <w:rFonts w:ascii="Gadugi" w:hAnsi="Gadugi" w:cs="Times New Roman"/>
          <w:sz w:val="24"/>
          <w:szCs w:val="24"/>
        </w:rPr>
        <w:t>insistence on</w:t>
      </w:r>
      <w:r w:rsidR="005D303A">
        <w:rPr>
          <w:rFonts w:ascii="Gadugi" w:hAnsi="Gadugi" w:cs="Times New Roman"/>
          <w:sz w:val="24"/>
          <w:szCs w:val="24"/>
        </w:rPr>
        <w:t xml:space="preserve"> the “heterogeneity assumption” in the study of electoral behavior</w:t>
      </w:r>
      <w:r w:rsidR="0089159A">
        <w:rPr>
          <w:rFonts w:ascii="Gadugi" w:hAnsi="Gadugi" w:cs="Times New Roman"/>
          <w:sz w:val="24"/>
          <w:szCs w:val="24"/>
        </w:rPr>
        <w:t xml:space="preserve"> (cf</w:t>
      </w:r>
      <w:ins w:id="41" w:author="Mikołaj Cześnik" w:date="2018-12-03T08:05:00Z">
        <w:r w:rsidR="0048744A">
          <w:rPr>
            <w:rFonts w:ascii="Gadugi" w:hAnsi="Gadugi" w:cs="Times New Roman"/>
            <w:sz w:val="24"/>
            <w:szCs w:val="24"/>
          </w:rPr>
          <w:t>.</w:t>
        </w:r>
      </w:ins>
      <w:r w:rsidR="0089159A">
        <w:rPr>
          <w:rFonts w:ascii="Gadugi" w:hAnsi="Gadugi" w:cs="Times New Roman"/>
          <w:sz w:val="24"/>
          <w:szCs w:val="24"/>
        </w:rPr>
        <w:t xml:space="preserve"> Rivers 1988)</w:t>
      </w:r>
      <w:r w:rsidR="005D303A">
        <w:rPr>
          <w:rFonts w:ascii="Gadugi" w:hAnsi="Gadugi" w:cs="Times New Roman"/>
          <w:sz w:val="24"/>
          <w:szCs w:val="24"/>
        </w:rPr>
        <w:t xml:space="preserve">. In other words, </w:t>
      </w:r>
      <w:r w:rsidR="0089159A">
        <w:rPr>
          <w:rFonts w:ascii="Gadugi" w:hAnsi="Gadugi" w:cs="Times New Roman"/>
          <w:sz w:val="24"/>
          <w:szCs w:val="24"/>
        </w:rPr>
        <w:t xml:space="preserve">we depart  from </w:t>
      </w:r>
      <w:r w:rsidR="005D303A">
        <w:rPr>
          <w:rFonts w:ascii="Gadugi" w:hAnsi="Gadugi" w:cs="Times New Roman"/>
          <w:sz w:val="24"/>
          <w:szCs w:val="24"/>
        </w:rPr>
        <w:t>the “homogeneity assumption”</w:t>
      </w:r>
      <w:r w:rsidR="00737423">
        <w:rPr>
          <w:rFonts w:ascii="Gadugi" w:hAnsi="Gadugi" w:cs="Times New Roman"/>
          <w:sz w:val="24"/>
          <w:szCs w:val="24"/>
        </w:rPr>
        <w:t xml:space="preserve">, meant to </w:t>
      </w:r>
      <w:r w:rsidR="0089159A">
        <w:rPr>
          <w:rFonts w:ascii="Gadugi" w:hAnsi="Gadugi" w:cs="Times New Roman"/>
          <w:sz w:val="24"/>
          <w:szCs w:val="24"/>
        </w:rPr>
        <w:t>construct</w:t>
      </w:r>
      <w:r w:rsidR="00737423">
        <w:rPr>
          <w:rFonts w:ascii="Gadugi" w:hAnsi="Gadugi" w:cs="Times New Roman"/>
          <w:sz w:val="24"/>
          <w:szCs w:val="24"/>
        </w:rPr>
        <w:t xml:space="preserve"> </w:t>
      </w:r>
      <w:r w:rsidR="005D303A">
        <w:rPr>
          <w:rFonts w:ascii="Gadugi" w:hAnsi="Gadugi" w:cs="Times New Roman"/>
          <w:sz w:val="24"/>
          <w:szCs w:val="24"/>
        </w:rPr>
        <w:t>general models of the vote function</w:t>
      </w:r>
      <w:r w:rsidR="00CF180B">
        <w:rPr>
          <w:rFonts w:ascii="Gadugi" w:hAnsi="Gadugi" w:cs="Times New Roman"/>
          <w:sz w:val="24"/>
          <w:szCs w:val="24"/>
        </w:rPr>
        <w:t xml:space="preserve"> and</w:t>
      </w:r>
      <w:r w:rsidR="0089159A">
        <w:rPr>
          <w:rFonts w:ascii="Gadugi" w:hAnsi="Gadugi" w:cs="Times New Roman"/>
          <w:sz w:val="24"/>
          <w:szCs w:val="24"/>
        </w:rPr>
        <w:t xml:space="preserve"> a common approach to identify predictors of voting decisions</w:t>
      </w:r>
      <w:r w:rsidR="00CF180B">
        <w:rPr>
          <w:rFonts w:ascii="Gadugi" w:hAnsi="Gadugi" w:cs="Times New Roman"/>
          <w:sz w:val="24"/>
          <w:szCs w:val="24"/>
        </w:rPr>
        <w:t xml:space="preserve"> as well as to</w:t>
      </w:r>
      <w:r w:rsidR="0089159A">
        <w:rPr>
          <w:rFonts w:ascii="Gadugi" w:hAnsi="Gadugi" w:cs="Times New Roman"/>
          <w:sz w:val="24"/>
          <w:szCs w:val="24"/>
        </w:rPr>
        <w:t xml:space="preserve"> create a common causal structure adequate to th</w:t>
      </w:r>
      <w:r w:rsidR="00CF180B">
        <w:rPr>
          <w:rFonts w:ascii="Gadugi" w:hAnsi="Gadugi" w:cs="Times New Roman"/>
          <w:sz w:val="24"/>
          <w:szCs w:val="24"/>
        </w:rPr>
        <w:t>e entirety of the electorate. Simply put: voters do not assign similar importance to all considerations, as a consequence one should account for these differences in order to arrive at a reliable explanation of political behavior.</w:t>
      </w:r>
      <w:del w:id="42" w:author="Mikołaj Cześnik" w:date="2018-12-03T08:05:00Z">
        <w:r w:rsidR="0089159A" w:rsidDel="0048744A">
          <w:rPr>
            <w:rFonts w:ascii="Gadugi" w:hAnsi="Gadugi" w:cs="Times New Roman"/>
            <w:sz w:val="24"/>
            <w:szCs w:val="24"/>
          </w:rPr>
          <w:delText xml:space="preserve"> </w:delText>
        </w:r>
      </w:del>
    </w:p>
    <w:p w14:paraId="7EF1FA8A" w14:textId="25297296" w:rsidR="006C0FC5" w:rsidRDefault="00EA6621" w:rsidP="002D0523">
      <w:pPr>
        <w:ind w:right="-233"/>
        <w:rPr>
          <w:rFonts w:ascii="Gadugi" w:hAnsi="Gadugi" w:cs="Times New Roman"/>
          <w:sz w:val="24"/>
          <w:szCs w:val="24"/>
        </w:rPr>
      </w:pPr>
      <w:r>
        <w:rPr>
          <w:rFonts w:ascii="Gadugi" w:hAnsi="Gadugi" w:cs="Times New Roman"/>
          <w:sz w:val="24"/>
          <w:szCs w:val="24"/>
        </w:rPr>
        <w:t>Polish NES series – as a collaborative and collective project</w:t>
      </w:r>
      <w:r w:rsidR="0015158E">
        <w:rPr>
          <w:rFonts w:ascii="Gadugi" w:hAnsi="Gadugi" w:cs="Times New Roman"/>
          <w:sz w:val="24"/>
          <w:szCs w:val="24"/>
        </w:rPr>
        <w:t xml:space="preserve"> serving broader public interest </w:t>
      </w:r>
      <w:del w:id="43" w:author="Mikołaj Cześnik" w:date="2018-12-03T08:06:00Z">
        <w:r w:rsidR="0015158E" w:rsidDel="0048744A">
          <w:rPr>
            <w:rFonts w:ascii="Gadugi" w:hAnsi="Gadugi" w:cs="Times New Roman"/>
            <w:sz w:val="24"/>
            <w:szCs w:val="24"/>
          </w:rPr>
          <w:delText>-</w:delText>
        </w:r>
      </w:del>
      <w:ins w:id="44" w:author="Mikołaj Cześnik" w:date="2018-12-03T08:06:00Z">
        <w:r w:rsidR="0048744A">
          <w:rPr>
            <w:rFonts w:ascii="Gadugi" w:hAnsi="Gadugi" w:cs="Times New Roman"/>
            <w:sz w:val="24"/>
            <w:szCs w:val="24"/>
          </w:rPr>
          <w:t>–</w:t>
        </w:r>
      </w:ins>
      <w:r>
        <w:rPr>
          <w:rFonts w:ascii="Gadugi" w:hAnsi="Gadugi" w:cs="Times New Roman"/>
          <w:sz w:val="24"/>
          <w:szCs w:val="24"/>
        </w:rPr>
        <w:t xml:space="preserve"> since</w:t>
      </w:r>
      <w:ins w:id="45" w:author="Mikołaj Cześnik" w:date="2018-12-03T08:06:00Z">
        <w:r w:rsidR="0048744A">
          <w:rPr>
            <w:rFonts w:ascii="Gadugi" w:hAnsi="Gadugi" w:cs="Times New Roman"/>
            <w:sz w:val="24"/>
            <w:szCs w:val="24"/>
          </w:rPr>
          <w:t xml:space="preserve"> </w:t>
        </w:r>
      </w:ins>
      <w:del w:id="46" w:author="Mikołaj Cześnik" w:date="2018-12-03T08:06:00Z">
        <w:r w:rsidDel="0048744A">
          <w:rPr>
            <w:rFonts w:ascii="Gadugi" w:hAnsi="Gadugi" w:cs="Times New Roman"/>
            <w:sz w:val="24"/>
            <w:szCs w:val="24"/>
          </w:rPr>
          <w:delText xml:space="preserve"> </w:delText>
        </w:r>
      </w:del>
      <w:r>
        <w:rPr>
          <w:rFonts w:ascii="Gadugi" w:hAnsi="Gadugi" w:cs="Times New Roman"/>
          <w:sz w:val="24"/>
          <w:szCs w:val="24"/>
        </w:rPr>
        <w:t>its beginning have been designed in</w:t>
      </w:r>
      <w:r w:rsidR="0015158E">
        <w:rPr>
          <w:rFonts w:ascii="Gadugi" w:hAnsi="Gadugi" w:cs="Times New Roman"/>
          <w:sz w:val="24"/>
          <w:szCs w:val="24"/>
        </w:rPr>
        <w:t xml:space="preserve"> an “theoretically open”, pluralist way allowing for testing diverse (various) theories of electoral behavior and not only the one that the </w:t>
      </w:r>
      <w:r w:rsidR="006D4B4B">
        <w:rPr>
          <w:rFonts w:ascii="Gadugi" w:hAnsi="Gadugi" w:cs="Times New Roman"/>
          <w:sz w:val="24"/>
          <w:szCs w:val="24"/>
        </w:rPr>
        <w:t>PNES team envisages as</w:t>
      </w:r>
      <w:r w:rsidR="00E35AA5">
        <w:rPr>
          <w:rFonts w:ascii="Gadugi" w:hAnsi="Gadugi" w:cs="Times New Roman"/>
          <w:sz w:val="24"/>
          <w:szCs w:val="24"/>
        </w:rPr>
        <w:t xml:space="preserve"> the most adequate.</w:t>
      </w:r>
      <w:r w:rsidR="0015158E">
        <w:rPr>
          <w:rFonts w:ascii="Gadugi" w:hAnsi="Gadugi" w:cs="Times New Roman"/>
          <w:sz w:val="24"/>
          <w:szCs w:val="24"/>
        </w:rPr>
        <w:t xml:space="preserve"> As a consequence, the project has always been rich in opportunities for testing competing theories and </w:t>
      </w:r>
      <w:r w:rsidR="00FE44A4">
        <w:rPr>
          <w:rFonts w:ascii="Gadugi" w:hAnsi="Gadugi" w:cs="Times New Roman"/>
          <w:sz w:val="24"/>
          <w:szCs w:val="24"/>
        </w:rPr>
        <w:t xml:space="preserve">their </w:t>
      </w:r>
      <w:r w:rsidR="0015158E">
        <w:rPr>
          <w:rFonts w:ascii="Gadugi" w:hAnsi="Gadugi" w:cs="Times New Roman"/>
          <w:sz w:val="24"/>
          <w:szCs w:val="24"/>
        </w:rPr>
        <w:t xml:space="preserve">more detailed </w:t>
      </w:r>
      <w:r w:rsidR="0015158E">
        <w:rPr>
          <w:rFonts w:ascii="Gadugi" w:hAnsi="Gadugi" w:cs="Times New Roman"/>
          <w:sz w:val="24"/>
          <w:szCs w:val="24"/>
        </w:rPr>
        <w:lastRenderedPageBreak/>
        <w:t xml:space="preserve">hypotheses. This being said, one has to emphasize however that the initial starting point </w:t>
      </w:r>
      <w:r w:rsidR="002553F4">
        <w:rPr>
          <w:rFonts w:ascii="Gadugi" w:hAnsi="Gadugi" w:cs="Times New Roman"/>
          <w:sz w:val="24"/>
          <w:szCs w:val="24"/>
        </w:rPr>
        <w:t xml:space="preserve">of the Polish NES </w:t>
      </w:r>
      <w:r w:rsidR="0015158E">
        <w:rPr>
          <w:rFonts w:ascii="Gadugi" w:hAnsi="Gadugi" w:cs="Times New Roman"/>
          <w:sz w:val="24"/>
          <w:szCs w:val="24"/>
        </w:rPr>
        <w:t>has always been the old dictum and particular</w:t>
      </w:r>
      <w:r w:rsidR="002553F4">
        <w:rPr>
          <w:rFonts w:ascii="Gadugi" w:hAnsi="Gadugi" w:cs="Times New Roman"/>
          <w:sz w:val="24"/>
          <w:szCs w:val="24"/>
        </w:rPr>
        <w:t xml:space="preserve"> elements</w:t>
      </w:r>
      <w:r w:rsidR="0015158E">
        <w:rPr>
          <w:rFonts w:ascii="Gadugi" w:hAnsi="Gadugi" w:cs="Times New Roman"/>
          <w:sz w:val="24"/>
          <w:szCs w:val="24"/>
        </w:rPr>
        <w:t xml:space="preserve"> of the Mi</w:t>
      </w:r>
      <w:r w:rsidR="002553F4">
        <w:rPr>
          <w:rFonts w:ascii="Gadugi" w:hAnsi="Gadugi" w:cs="Times New Roman"/>
          <w:sz w:val="24"/>
          <w:szCs w:val="24"/>
        </w:rPr>
        <w:t>chigan funnel of causality, from the SES status factors and parental home traditions, via party identification, issue stances/</w:t>
      </w:r>
      <w:r w:rsidR="00521A74">
        <w:rPr>
          <w:rFonts w:ascii="Gadugi" w:hAnsi="Gadugi" w:cs="Times New Roman"/>
          <w:sz w:val="24"/>
          <w:szCs w:val="24"/>
        </w:rPr>
        <w:t>policy preferences, ideological leaning and cross-pressures. In addition a significant part of the empirical design has been aimed at permitting to test additional theoretical predictions: the ones derived from the theory of political representation, political accountability and responsiveness, as well as</w:t>
      </w:r>
      <w:r w:rsidR="00E35AA5">
        <w:rPr>
          <w:rFonts w:ascii="Gadugi" w:hAnsi="Gadugi" w:cs="Times New Roman"/>
          <w:sz w:val="24"/>
          <w:szCs w:val="24"/>
        </w:rPr>
        <w:t xml:space="preserve"> economic voting. As such</w:t>
      </w:r>
      <w:r w:rsidR="00521A74">
        <w:rPr>
          <w:rFonts w:ascii="Gadugi" w:hAnsi="Gadugi" w:cs="Times New Roman"/>
          <w:sz w:val="24"/>
          <w:szCs w:val="24"/>
        </w:rPr>
        <w:t xml:space="preserve"> the project series allow for testing </w:t>
      </w:r>
      <w:r w:rsidR="00F15A39">
        <w:rPr>
          <w:rFonts w:ascii="Gadugi" w:hAnsi="Gadugi" w:cs="Times New Roman"/>
          <w:sz w:val="24"/>
          <w:szCs w:val="24"/>
        </w:rPr>
        <w:t>many facets o</w:t>
      </w:r>
      <w:r w:rsidR="0021027D">
        <w:rPr>
          <w:rFonts w:ascii="Gadugi" w:hAnsi="Gadugi" w:cs="Times New Roman"/>
          <w:sz w:val="24"/>
          <w:szCs w:val="24"/>
        </w:rPr>
        <w:t xml:space="preserve">f the naïve theory of democracy or – if you will - </w:t>
      </w:r>
      <w:r w:rsidR="0021027D">
        <w:rPr>
          <w:rFonts w:ascii="Gadugi" w:hAnsi="Gadugi" w:cs="Times New Roman"/>
          <w:i/>
          <w:sz w:val="24"/>
          <w:szCs w:val="24"/>
        </w:rPr>
        <w:t>folk theory of democracy</w:t>
      </w:r>
      <w:r w:rsidR="0021027D">
        <w:rPr>
          <w:rFonts w:ascii="Gadugi" w:hAnsi="Gadugi" w:cs="Times New Roman"/>
          <w:sz w:val="24"/>
          <w:szCs w:val="24"/>
        </w:rPr>
        <w:t xml:space="preserve">, which assumes </w:t>
      </w:r>
      <w:r w:rsidR="00F15A39">
        <w:rPr>
          <w:rFonts w:ascii="Gadugi" w:hAnsi="Gadugi" w:cs="Times New Roman"/>
          <w:sz w:val="24"/>
          <w:szCs w:val="24"/>
        </w:rPr>
        <w:t>that what politicians ultimately do and implement as poli</w:t>
      </w:r>
      <w:r w:rsidR="0021027D">
        <w:rPr>
          <w:rFonts w:ascii="Gadugi" w:hAnsi="Gadugi" w:cs="Times New Roman"/>
          <w:sz w:val="24"/>
          <w:szCs w:val="24"/>
        </w:rPr>
        <w:t>cy decisions is</w:t>
      </w:r>
      <w:r w:rsidR="00F15A39">
        <w:rPr>
          <w:rFonts w:ascii="Gadugi" w:hAnsi="Gadugi" w:cs="Times New Roman"/>
          <w:sz w:val="24"/>
          <w:szCs w:val="24"/>
        </w:rPr>
        <w:t xml:space="preserve"> determined </w:t>
      </w:r>
      <w:r w:rsidR="0021027D">
        <w:rPr>
          <w:rFonts w:ascii="Gadugi" w:hAnsi="Gadugi" w:cs="Times New Roman"/>
          <w:sz w:val="24"/>
          <w:szCs w:val="24"/>
        </w:rPr>
        <w:t xml:space="preserve">mainly </w:t>
      </w:r>
      <w:r w:rsidR="00F15A39">
        <w:rPr>
          <w:rFonts w:ascii="Gadugi" w:hAnsi="Gadugi" w:cs="Times New Roman"/>
          <w:sz w:val="24"/>
          <w:szCs w:val="24"/>
        </w:rPr>
        <w:t>by citizens preferences</w:t>
      </w:r>
      <w:r w:rsidR="007544C2">
        <w:rPr>
          <w:rFonts w:ascii="Gadugi" w:hAnsi="Gadugi" w:cs="Times New Roman"/>
          <w:sz w:val="24"/>
          <w:szCs w:val="24"/>
        </w:rPr>
        <w:t xml:space="preserve"> (Pitkin 1967; Manin 2002; Mansbridge 2003)</w:t>
      </w:r>
      <w:r w:rsidR="00F15A39">
        <w:rPr>
          <w:rFonts w:ascii="Gadugi" w:hAnsi="Gadugi" w:cs="Times New Roman"/>
          <w:sz w:val="24"/>
          <w:szCs w:val="24"/>
        </w:rPr>
        <w:t>. It can take the form of simple proximity analyses</w:t>
      </w:r>
      <w:r w:rsidR="007544C2">
        <w:rPr>
          <w:rFonts w:ascii="Gadugi" w:hAnsi="Gadugi" w:cs="Times New Roman"/>
          <w:sz w:val="24"/>
          <w:szCs w:val="24"/>
        </w:rPr>
        <w:t xml:space="preserve"> (Achen 1979</w:t>
      </w:r>
      <w:ins w:id="47" w:author="Mikołaj Cześnik" w:date="2018-12-03T08:08:00Z">
        <w:r w:rsidR="00BE6EE3">
          <w:rPr>
            <w:rFonts w:ascii="Gadugi" w:hAnsi="Gadugi" w:cs="Times New Roman"/>
            <w:sz w:val="24"/>
            <w:szCs w:val="24"/>
          </w:rPr>
          <w:t>)</w:t>
        </w:r>
      </w:ins>
      <w:del w:id="48" w:author="Mikołaj Cześnik" w:date="2018-12-03T08:08:00Z">
        <w:r w:rsidR="007544C2" w:rsidDel="00BE6EE3">
          <w:rPr>
            <w:rFonts w:ascii="Gadugi" w:hAnsi="Gadugi" w:cs="Times New Roman"/>
            <w:sz w:val="24"/>
            <w:szCs w:val="24"/>
          </w:rPr>
          <w:delText>;</w:delText>
        </w:r>
      </w:del>
      <w:del w:id="49" w:author="Mikołaj Cześnik" w:date="2018-12-03T08:09:00Z">
        <w:r w:rsidR="007544C2" w:rsidDel="00BE6EE3">
          <w:rPr>
            <w:rFonts w:ascii="Gadugi" w:hAnsi="Gadugi" w:cs="Times New Roman"/>
            <w:sz w:val="24"/>
            <w:szCs w:val="24"/>
          </w:rPr>
          <w:delText xml:space="preserve"> </w:delText>
        </w:r>
      </w:del>
      <w:r w:rsidR="00F15A39">
        <w:rPr>
          <w:rFonts w:ascii="Gadugi" w:hAnsi="Gadugi" w:cs="Times New Roman"/>
          <w:sz w:val="24"/>
          <w:szCs w:val="24"/>
        </w:rPr>
        <w:t>, directional or proximity</w:t>
      </w:r>
      <w:r w:rsidR="0021027D">
        <w:rPr>
          <w:rFonts w:ascii="Gadugi" w:hAnsi="Gadugi" w:cs="Times New Roman"/>
          <w:sz w:val="24"/>
          <w:szCs w:val="24"/>
        </w:rPr>
        <w:t xml:space="preserve"> approach </w:t>
      </w:r>
      <w:r w:rsidR="00E35AA5">
        <w:rPr>
          <w:rFonts w:ascii="Gadugi" w:hAnsi="Gadugi" w:cs="Times New Roman"/>
          <w:sz w:val="24"/>
          <w:szCs w:val="24"/>
        </w:rPr>
        <w:t xml:space="preserve">(Rabinowitz, MacDonald </w:t>
      </w:r>
      <w:del w:id="50" w:author="Mikołaj Cześnik" w:date="2018-12-03T08:07:00Z">
        <w:r w:rsidR="00E35AA5" w:rsidDel="0048744A">
          <w:rPr>
            <w:rFonts w:ascii="Gadugi" w:hAnsi="Gadugi" w:cs="Times New Roman"/>
            <w:sz w:val="24"/>
            <w:szCs w:val="24"/>
          </w:rPr>
          <w:delText>XXX</w:delText>
        </w:r>
      </w:del>
      <w:ins w:id="51" w:author="Mikołaj Cześnik" w:date="2018-12-03T08:07:00Z">
        <w:r w:rsidR="0048744A">
          <w:rPr>
            <w:rFonts w:ascii="Gadugi" w:hAnsi="Gadugi" w:cs="Times New Roman"/>
            <w:sz w:val="24"/>
            <w:szCs w:val="24"/>
          </w:rPr>
          <w:t>1989</w:t>
        </w:r>
      </w:ins>
      <w:r w:rsidR="00E35AA5">
        <w:rPr>
          <w:rFonts w:ascii="Gadugi" w:hAnsi="Gadugi" w:cs="Times New Roman"/>
          <w:sz w:val="24"/>
          <w:szCs w:val="24"/>
        </w:rPr>
        <w:t xml:space="preserve">) </w:t>
      </w:r>
      <w:r w:rsidR="00F15A39">
        <w:rPr>
          <w:rFonts w:ascii="Gadugi" w:hAnsi="Gadugi" w:cs="Times New Roman"/>
          <w:sz w:val="24"/>
          <w:szCs w:val="24"/>
        </w:rPr>
        <w:t>as well as spatial models of party competition</w:t>
      </w:r>
      <w:r w:rsidR="00E35AA5">
        <w:rPr>
          <w:rFonts w:ascii="Gadugi" w:hAnsi="Gadugi" w:cs="Times New Roman"/>
          <w:sz w:val="24"/>
          <w:szCs w:val="24"/>
        </w:rPr>
        <w:t xml:space="preserve"> (Enelow, Hinich </w:t>
      </w:r>
      <w:r w:rsidR="00D41E35">
        <w:rPr>
          <w:rFonts w:ascii="Gadugi" w:hAnsi="Gadugi" w:cs="Times New Roman"/>
          <w:sz w:val="24"/>
          <w:szCs w:val="24"/>
        </w:rPr>
        <w:t xml:space="preserve">1984; </w:t>
      </w:r>
      <w:del w:id="52" w:author="Mikołaj Cześnik" w:date="2018-12-03T08:07:00Z">
        <w:r w:rsidR="00E35AA5" w:rsidDel="0048744A">
          <w:rPr>
            <w:rFonts w:ascii="Gadugi" w:hAnsi="Gadugi" w:cs="Times New Roman"/>
            <w:sz w:val="24"/>
            <w:szCs w:val="24"/>
          </w:rPr>
          <w:delText>XXX</w:delText>
        </w:r>
      </w:del>
      <w:r w:rsidR="00E35AA5">
        <w:rPr>
          <w:rFonts w:ascii="Gadugi" w:hAnsi="Gadugi" w:cs="Times New Roman"/>
          <w:sz w:val="24"/>
          <w:szCs w:val="24"/>
        </w:rPr>
        <w:t>Robertson</w:t>
      </w:r>
      <w:ins w:id="53" w:author="Mikołaj Cześnik" w:date="2018-12-03T08:07:00Z">
        <w:r w:rsidR="0048744A">
          <w:rPr>
            <w:rFonts w:ascii="Gadugi" w:hAnsi="Gadugi" w:cs="Times New Roman"/>
            <w:sz w:val="24"/>
            <w:szCs w:val="24"/>
          </w:rPr>
          <w:t xml:space="preserve"> 1976</w:t>
        </w:r>
      </w:ins>
      <w:r w:rsidR="00E35AA5">
        <w:rPr>
          <w:rFonts w:ascii="Gadugi" w:hAnsi="Gadugi" w:cs="Times New Roman"/>
          <w:sz w:val="24"/>
          <w:szCs w:val="24"/>
        </w:rPr>
        <w:t xml:space="preserve">) </w:t>
      </w:r>
      <w:del w:id="54" w:author="Mikołaj Cześnik" w:date="2018-12-03T08:09:00Z">
        <w:r w:rsidR="00E35AA5" w:rsidDel="00BE6EE3">
          <w:rPr>
            <w:rFonts w:ascii="Gadugi" w:hAnsi="Gadugi" w:cs="Times New Roman"/>
            <w:sz w:val="24"/>
            <w:szCs w:val="24"/>
          </w:rPr>
          <w:delText>XXXX</w:delText>
        </w:r>
        <w:r w:rsidR="00F15A39" w:rsidDel="00BE6EE3">
          <w:rPr>
            <w:rFonts w:ascii="Gadugi" w:hAnsi="Gadugi" w:cs="Times New Roman"/>
            <w:sz w:val="24"/>
            <w:szCs w:val="24"/>
          </w:rPr>
          <w:delText xml:space="preserve"> </w:delText>
        </w:r>
      </w:del>
      <w:r w:rsidR="00F15A39">
        <w:rPr>
          <w:rFonts w:ascii="Gadugi" w:hAnsi="Gadugi" w:cs="Times New Roman"/>
          <w:sz w:val="24"/>
          <w:szCs w:val="24"/>
        </w:rPr>
        <w:t xml:space="preserve">or </w:t>
      </w:r>
      <w:r w:rsidR="0021027D">
        <w:rPr>
          <w:rFonts w:ascii="Gadugi" w:hAnsi="Gadugi" w:cs="Times New Roman"/>
          <w:sz w:val="24"/>
          <w:szCs w:val="24"/>
        </w:rPr>
        <w:t xml:space="preserve">focus on the </w:t>
      </w:r>
      <w:r w:rsidR="00F15A39">
        <w:rPr>
          <w:rFonts w:ascii="Gadugi" w:hAnsi="Gadugi" w:cs="Times New Roman"/>
          <w:sz w:val="24"/>
          <w:szCs w:val="24"/>
        </w:rPr>
        <w:t xml:space="preserve">more demanding issues of political representation </w:t>
      </w:r>
      <w:r w:rsidR="00E35AA5">
        <w:rPr>
          <w:rFonts w:ascii="Gadugi" w:hAnsi="Gadugi" w:cs="Times New Roman"/>
          <w:sz w:val="24"/>
          <w:szCs w:val="24"/>
        </w:rPr>
        <w:t xml:space="preserve">such </w:t>
      </w:r>
      <w:r w:rsidR="00F15A39">
        <w:rPr>
          <w:rFonts w:ascii="Gadugi" w:hAnsi="Gadugi" w:cs="Times New Roman"/>
          <w:sz w:val="24"/>
          <w:szCs w:val="24"/>
        </w:rPr>
        <w:t>as responsiveness</w:t>
      </w:r>
      <w:r w:rsidR="00E35AA5">
        <w:rPr>
          <w:rFonts w:ascii="Gadugi" w:hAnsi="Gadugi" w:cs="Times New Roman"/>
          <w:sz w:val="24"/>
          <w:szCs w:val="24"/>
        </w:rPr>
        <w:t xml:space="preserve"> (Converse and Pierce 1986; Kitschelt et al 1999</w:t>
      </w:r>
      <w:r w:rsidR="00F15A39">
        <w:rPr>
          <w:rFonts w:ascii="Gadugi" w:hAnsi="Gadugi" w:cs="Times New Roman"/>
          <w:sz w:val="24"/>
          <w:szCs w:val="24"/>
        </w:rPr>
        <w:t>.</w:t>
      </w:r>
      <w:r w:rsidR="00E35AA5">
        <w:rPr>
          <w:rFonts w:ascii="Gadugi" w:hAnsi="Gadugi" w:cs="Times New Roman"/>
          <w:sz w:val="24"/>
          <w:szCs w:val="24"/>
        </w:rPr>
        <w:t>; Roberts 2010).</w:t>
      </w:r>
      <w:r w:rsidR="00F15A39">
        <w:rPr>
          <w:rFonts w:ascii="Gadugi" w:hAnsi="Gadugi" w:cs="Times New Roman"/>
          <w:sz w:val="24"/>
          <w:szCs w:val="24"/>
        </w:rPr>
        <w:t xml:space="preserve"> It comes close to populist visions of electoral democracy in which Lincolian Gettysburg dictum “of the people, by the people and for the people” is the pillar. </w:t>
      </w:r>
      <w:r w:rsidR="006C0FC5">
        <w:rPr>
          <w:rFonts w:ascii="Gadugi" w:hAnsi="Gadugi" w:cs="Times New Roman"/>
          <w:sz w:val="24"/>
          <w:szCs w:val="24"/>
        </w:rPr>
        <w:t>In other words, elections should create a polit</w:t>
      </w:r>
      <w:r w:rsidR="00FE44A4">
        <w:rPr>
          <w:rFonts w:ascii="Gadugi" w:hAnsi="Gadugi" w:cs="Times New Roman"/>
          <w:sz w:val="24"/>
          <w:szCs w:val="24"/>
        </w:rPr>
        <w:t>ical situation in which</w:t>
      </w:r>
      <w:r w:rsidR="006C0FC5">
        <w:rPr>
          <w:rFonts w:ascii="Gadugi" w:hAnsi="Gadugi" w:cs="Times New Roman"/>
          <w:sz w:val="24"/>
          <w:szCs w:val="24"/>
        </w:rPr>
        <w:t xml:space="preserve"> a persistent responsiveness of the governing elite to the preferences of its citizens</w:t>
      </w:r>
      <w:r w:rsidR="00FE44A4">
        <w:rPr>
          <w:rFonts w:ascii="Gadugi" w:hAnsi="Gadugi" w:cs="Times New Roman"/>
          <w:sz w:val="24"/>
          <w:szCs w:val="24"/>
        </w:rPr>
        <w:t xml:space="preserve"> exists</w:t>
      </w:r>
      <w:r w:rsidR="006C0FC5">
        <w:rPr>
          <w:rFonts w:ascii="Gadugi" w:hAnsi="Gadugi" w:cs="Times New Roman"/>
          <w:sz w:val="24"/>
          <w:szCs w:val="24"/>
        </w:rPr>
        <w:t>.</w:t>
      </w:r>
    </w:p>
    <w:p w14:paraId="5A8D4F43" w14:textId="7674B0D9" w:rsidR="007544C2" w:rsidRPr="0033248A" w:rsidRDefault="00F15A39" w:rsidP="002D0523">
      <w:pPr>
        <w:ind w:right="-233"/>
        <w:rPr>
          <w:rFonts w:ascii="Gadugi" w:hAnsi="Gadugi" w:cs="Times New Roman"/>
          <w:sz w:val="24"/>
          <w:szCs w:val="24"/>
        </w:rPr>
      </w:pPr>
      <w:r>
        <w:rPr>
          <w:rFonts w:ascii="Gadugi" w:hAnsi="Gadugi" w:cs="Times New Roman"/>
          <w:sz w:val="24"/>
          <w:szCs w:val="24"/>
        </w:rPr>
        <w:t>On the other hand</w:t>
      </w:r>
      <w:ins w:id="55" w:author="Mikołaj Cześnik" w:date="2018-12-03T08:09:00Z">
        <w:r w:rsidR="00BE6EE3">
          <w:rPr>
            <w:rFonts w:ascii="Gadugi" w:hAnsi="Gadugi" w:cs="Times New Roman"/>
            <w:sz w:val="24"/>
            <w:szCs w:val="24"/>
          </w:rPr>
          <w:t>,</w:t>
        </w:r>
      </w:ins>
      <w:r>
        <w:rPr>
          <w:rFonts w:ascii="Gadugi" w:hAnsi="Gadugi" w:cs="Times New Roman"/>
          <w:sz w:val="24"/>
          <w:szCs w:val="24"/>
        </w:rPr>
        <w:t xml:space="preserve"> the project allows</w:t>
      </w:r>
      <w:r w:rsidR="0021027D">
        <w:rPr>
          <w:rFonts w:ascii="Gadugi" w:hAnsi="Gadugi" w:cs="Times New Roman"/>
          <w:sz w:val="24"/>
          <w:szCs w:val="24"/>
        </w:rPr>
        <w:t xml:space="preserve"> to investigate the retrospective accountability approach, which claims citizens are mainly oriented at assessing the deeds </w:t>
      </w:r>
      <w:r w:rsidR="006C0FC5">
        <w:rPr>
          <w:rFonts w:ascii="Gadugi" w:hAnsi="Gadugi" w:cs="Times New Roman"/>
          <w:sz w:val="24"/>
          <w:szCs w:val="24"/>
        </w:rPr>
        <w:t xml:space="preserve">and performance </w:t>
      </w:r>
      <w:r w:rsidR="0021027D">
        <w:rPr>
          <w:rFonts w:ascii="Gadugi" w:hAnsi="Gadugi" w:cs="Times New Roman"/>
          <w:sz w:val="24"/>
          <w:szCs w:val="24"/>
        </w:rPr>
        <w:t>of the politicians</w:t>
      </w:r>
      <w:r w:rsidR="006C0FC5">
        <w:rPr>
          <w:rFonts w:ascii="Gadugi" w:hAnsi="Gadugi" w:cs="Times New Roman"/>
          <w:sz w:val="24"/>
          <w:szCs w:val="24"/>
        </w:rPr>
        <w:t>. This kind of performance</w:t>
      </w:r>
      <w:ins w:id="56" w:author="Mikołaj Cześnik" w:date="2018-12-03T08:10:00Z">
        <w:r w:rsidR="00BE6EE3">
          <w:rPr>
            <w:rFonts w:ascii="Gadugi" w:hAnsi="Gadugi" w:cs="Times New Roman"/>
            <w:sz w:val="24"/>
            <w:szCs w:val="24"/>
          </w:rPr>
          <w:t>,</w:t>
        </w:r>
      </w:ins>
      <w:del w:id="57" w:author="Mikołaj Cześnik" w:date="2018-12-03T08:10:00Z">
        <w:r w:rsidR="006C0FC5" w:rsidDel="00BE6EE3">
          <w:rPr>
            <w:rFonts w:ascii="Gadugi" w:hAnsi="Gadugi" w:cs="Times New Roman"/>
            <w:sz w:val="24"/>
            <w:szCs w:val="24"/>
          </w:rPr>
          <w:delText>-</w:delText>
        </w:r>
      </w:del>
      <w:r w:rsidR="006C0FC5">
        <w:rPr>
          <w:rFonts w:ascii="Gadugi" w:hAnsi="Gadugi" w:cs="Times New Roman"/>
          <w:sz w:val="24"/>
          <w:szCs w:val="24"/>
        </w:rPr>
        <w:t>based</w:t>
      </w:r>
      <w:ins w:id="58" w:author="Mikołaj Cześnik" w:date="2018-12-03T08:10:00Z">
        <w:r w:rsidR="00BE6EE3">
          <w:rPr>
            <w:rFonts w:ascii="Gadugi" w:hAnsi="Gadugi" w:cs="Times New Roman"/>
            <w:sz w:val="24"/>
            <w:szCs w:val="24"/>
          </w:rPr>
          <w:t xml:space="preserve"> on the</w:t>
        </w:r>
      </w:ins>
      <w:del w:id="59" w:author="Mikołaj Cześnik" w:date="2018-12-03T08:10:00Z">
        <w:r w:rsidR="006C0FC5" w:rsidDel="00BE6EE3">
          <w:rPr>
            <w:rFonts w:ascii="Gadugi" w:hAnsi="Gadugi" w:cs="Times New Roman"/>
            <w:sz w:val="24"/>
            <w:szCs w:val="24"/>
          </w:rPr>
          <w:delText xml:space="preserve"> </w:delText>
        </w:r>
      </w:del>
      <w:r w:rsidR="006C0FC5">
        <w:rPr>
          <w:rFonts w:ascii="Gadugi" w:hAnsi="Gadugi" w:cs="Times New Roman"/>
          <w:sz w:val="24"/>
          <w:szCs w:val="24"/>
        </w:rPr>
        <w:t xml:space="preserve">retrospective theory of voting, </w:t>
      </w:r>
      <w:ins w:id="60" w:author="Mikołaj Cześnik" w:date="2018-12-03T08:11:00Z">
        <w:r w:rsidR="00BE6EE3">
          <w:rPr>
            <w:rFonts w:ascii="Gadugi" w:hAnsi="Gadugi" w:cs="Times New Roman"/>
            <w:sz w:val="24"/>
            <w:szCs w:val="24"/>
          </w:rPr>
          <w:t xml:space="preserve">is </w:t>
        </w:r>
      </w:ins>
      <w:r w:rsidR="006C0FC5">
        <w:rPr>
          <w:rFonts w:ascii="Gadugi" w:hAnsi="Gadugi" w:cs="Times New Roman"/>
          <w:sz w:val="24"/>
          <w:szCs w:val="24"/>
        </w:rPr>
        <w:t>associated mainly with the oft-quoted work by Fiorina (1981), although it wider roots can be traced back to the proposals offered by Key (1966) or Kramer (1971)</w:t>
      </w:r>
      <w:r w:rsidR="007D56E9">
        <w:rPr>
          <w:rFonts w:ascii="Gadugi" w:hAnsi="Gadugi" w:cs="Times New Roman"/>
          <w:sz w:val="24"/>
          <w:szCs w:val="24"/>
        </w:rPr>
        <w:t>. This approach</w:t>
      </w:r>
      <w:r w:rsidR="006C0FC5">
        <w:rPr>
          <w:rFonts w:ascii="Gadugi" w:hAnsi="Gadugi" w:cs="Times New Roman"/>
          <w:sz w:val="24"/>
          <w:szCs w:val="24"/>
        </w:rPr>
        <w:t xml:space="preserve"> presumes that even if average voters know very little about the complex details of policy</w:t>
      </w:r>
      <w:r w:rsidR="007D56E9">
        <w:rPr>
          <w:rFonts w:ascii="Gadugi" w:hAnsi="Gadugi" w:cs="Times New Roman"/>
          <w:sz w:val="24"/>
          <w:szCs w:val="24"/>
        </w:rPr>
        <w:t xml:space="preserve"> formation and implementation, they nevertheless can exert effective control over their leaders simply by assessing the performance of incumbents, penalizing by removing ineffective politicians and supporting and prolonging the mandate of th</w:t>
      </w:r>
      <w:r w:rsidR="00BE37BC">
        <w:rPr>
          <w:rFonts w:ascii="Gadugi" w:hAnsi="Gadugi" w:cs="Times New Roman"/>
          <w:sz w:val="24"/>
          <w:szCs w:val="24"/>
        </w:rPr>
        <w:t xml:space="preserve">e successful ones. Obviously this approach </w:t>
      </w:r>
      <w:r w:rsidR="00531E18">
        <w:rPr>
          <w:rFonts w:ascii="Gadugi" w:hAnsi="Gadugi" w:cs="Times New Roman"/>
          <w:sz w:val="24"/>
          <w:szCs w:val="24"/>
        </w:rPr>
        <w:t xml:space="preserve">implies high level of peoples’ rationality, ability to </w:t>
      </w:r>
      <w:r w:rsidR="007544C2">
        <w:rPr>
          <w:rFonts w:ascii="Gadugi" w:hAnsi="Gadugi" w:cs="Times New Roman"/>
          <w:sz w:val="24"/>
          <w:szCs w:val="24"/>
        </w:rPr>
        <w:t>calculate, reasonably deliberate on alternatives and the like.</w:t>
      </w:r>
    </w:p>
    <w:p w14:paraId="4A86752F" w14:textId="4F6CB7D7" w:rsidR="00B24D6E" w:rsidRDefault="007544C2" w:rsidP="00EA6621">
      <w:pPr>
        <w:ind w:right="-233"/>
        <w:rPr>
          <w:rFonts w:ascii="Gadugi" w:hAnsi="Gadugi" w:cs="Times New Roman"/>
          <w:sz w:val="24"/>
          <w:szCs w:val="24"/>
        </w:rPr>
      </w:pPr>
      <w:r w:rsidRPr="00E34028">
        <w:rPr>
          <w:rFonts w:ascii="Gadugi" w:hAnsi="Gadugi" w:cs="Times New Roman"/>
          <w:sz w:val="24"/>
          <w:szCs w:val="24"/>
        </w:rPr>
        <w:t xml:space="preserve">In </w:t>
      </w:r>
      <w:del w:id="61" w:author="Mikołaj Cześnik" w:date="2018-12-03T08:12:00Z">
        <w:r w:rsidR="00EA6621" w:rsidRPr="00E34028" w:rsidDel="00BE6EE3">
          <w:rPr>
            <w:rFonts w:ascii="Gadugi" w:hAnsi="Gadugi" w:cs="Times New Roman"/>
            <w:sz w:val="24"/>
            <w:szCs w:val="24"/>
          </w:rPr>
          <w:delText xml:space="preserve"> </w:delText>
        </w:r>
      </w:del>
      <w:r w:rsidR="00EA6621" w:rsidRPr="00E34028">
        <w:rPr>
          <w:rFonts w:ascii="Gadugi" w:hAnsi="Gadugi" w:cs="Times New Roman"/>
          <w:sz w:val="24"/>
          <w:szCs w:val="24"/>
        </w:rPr>
        <w:t xml:space="preserve">“Democracy for Realists”, </w:t>
      </w:r>
      <w:r w:rsidRPr="00E34028">
        <w:rPr>
          <w:rFonts w:ascii="Gadugi" w:hAnsi="Gadugi" w:cs="Times New Roman"/>
          <w:sz w:val="24"/>
          <w:szCs w:val="24"/>
        </w:rPr>
        <w:t xml:space="preserve">last book by </w:t>
      </w:r>
      <w:r w:rsidR="00EA6621" w:rsidRPr="00E34028">
        <w:rPr>
          <w:rFonts w:ascii="Gadugi" w:hAnsi="Gadugi" w:cs="Times New Roman"/>
          <w:sz w:val="24"/>
          <w:szCs w:val="24"/>
        </w:rPr>
        <w:t>Christopher Achen and Larry Bartels (2016)</w:t>
      </w:r>
      <w:r w:rsidRPr="00E34028">
        <w:rPr>
          <w:rFonts w:ascii="Gadugi" w:hAnsi="Gadugi" w:cs="Times New Roman"/>
          <w:sz w:val="24"/>
          <w:szCs w:val="24"/>
        </w:rPr>
        <w:t xml:space="preserve">, the </w:t>
      </w:r>
      <w:del w:id="62" w:author="Mikołaj Cześnik" w:date="2018-12-03T08:12:00Z">
        <w:r w:rsidRPr="00E34028" w:rsidDel="00D55C2B">
          <w:rPr>
            <w:rFonts w:ascii="Gadugi" w:hAnsi="Gadugi" w:cs="Times New Roman"/>
            <w:sz w:val="24"/>
            <w:szCs w:val="24"/>
          </w:rPr>
          <w:delText>A</w:delText>
        </w:r>
      </w:del>
      <w:ins w:id="63" w:author="Mikołaj Cześnik" w:date="2018-12-03T08:12:00Z">
        <w:r w:rsidR="00D55C2B">
          <w:rPr>
            <w:rFonts w:ascii="Gadugi" w:hAnsi="Gadugi" w:cs="Times New Roman"/>
            <w:sz w:val="24"/>
            <w:szCs w:val="24"/>
          </w:rPr>
          <w:t>a</w:t>
        </w:r>
      </w:ins>
      <w:r w:rsidRPr="00E34028">
        <w:rPr>
          <w:rFonts w:ascii="Gadugi" w:hAnsi="Gadugi" w:cs="Times New Roman"/>
          <w:sz w:val="24"/>
          <w:szCs w:val="24"/>
        </w:rPr>
        <w:t>uthors</w:t>
      </w:r>
      <w:r w:rsidR="00EA6621" w:rsidRPr="00E34028">
        <w:rPr>
          <w:rFonts w:ascii="Gadugi" w:hAnsi="Gadugi" w:cs="Times New Roman"/>
          <w:sz w:val="24"/>
          <w:szCs w:val="24"/>
        </w:rPr>
        <w:t xml:space="preserve"> argue that </w:t>
      </w:r>
      <w:r w:rsidRPr="00E34028">
        <w:rPr>
          <w:rFonts w:ascii="Gadugi" w:hAnsi="Gadugi" w:cs="Times New Roman"/>
          <w:sz w:val="24"/>
          <w:szCs w:val="24"/>
        </w:rPr>
        <w:t xml:space="preserve">most citizens, </w:t>
      </w:r>
      <w:r w:rsidR="00EA6621" w:rsidRPr="00E34028">
        <w:rPr>
          <w:rFonts w:ascii="Gadugi" w:hAnsi="Gadugi" w:cs="Times New Roman"/>
          <w:sz w:val="24"/>
          <w:szCs w:val="24"/>
        </w:rPr>
        <w:t>even th</w:t>
      </w:r>
      <w:r w:rsidRPr="00E34028">
        <w:rPr>
          <w:rFonts w:ascii="Gadugi" w:hAnsi="Gadugi" w:cs="Times New Roman"/>
          <w:sz w:val="24"/>
          <w:szCs w:val="24"/>
        </w:rPr>
        <w:t>e most sophisticated</w:t>
      </w:r>
      <w:r w:rsidR="00EA6621" w:rsidRPr="00E34028">
        <w:rPr>
          <w:rFonts w:ascii="Gadugi" w:hAnsi="Gadugi" w:cs="Times New Roman"/>
          <w:sz w:val="24"/>
          <w:szCs w:val="24"/>
        </w:rPr>
        <w:t xml:space="preserve"> voters</w:t>
      </w:r>
      <w:r w:rsidRPr="00E34028">
        <w:rPr>
          <w:rFonts w:ascii="Gadugi" w:hAnsi="Gadugi" w:cs="Times New Roman"/>
          <w:sz w:val="24"/>
          <w:szCs w:val="24"/>
        </w:rPr>
        <w:t>, hardly</w:t>
      </w:r>
      <w:r w:rsidR="00EA6621" w:rsidRPr="00E34028">
        <w:rPr>
          <w:rFonts w:ascii="Gadugi" w:hAnsi="Gadugi" w:cs="Times New Roman"/>
          <w:sz w:val="24"/>
          <w:szCs w:val="24"/>
        </w:rPr>
        <w:t xml:space="preserve"> </w:t>
      </w:r>
      <w:r w:rsidRPr="00E34028">
        <w:rPr>
          <w:rFonts w:ascii="Gadugi" w:hAnsi="Gadugi" w:cs="Times New Roman"/>
          <w:sz w:val="24"/>
          <w:szCs w:val="24"/>
        </w:rPr>
        <w:t>make their political choices</w:t>
      </w:r>
      <w:r w:rsidR="00EA6621" w:rsidRPr="00E34028">
        <w:rPr>
          <w:rFonts w:ascii="Gadugi" w:hAnsi="Gadugi" w:cs="Times New Roman"/>
          <w:sz w:val="24"/>
          <w:szCs w:val="24"/>
        </w:rPr>
        <w:t xml:space="preserve"> based on policy issues</w:t>
      </w:r>
      <w:r w:rsidR="00B24D6E" w:rsidRPr="00E34028">
        <w:rPr>
          <w:rFonts w:ascii="Gadugi" w:hAnsi="Gadugi" w:cs="Times New Roman"/>
          <w:sz w:val="24"/>
          <w:szCs w:val="24"/>
        </w:rPr>
        <w:t xml:space="preserve"> and as a consequence politicians experience problems in adequate reading of t</w:t>
      </w:r>
      <w:r w:rsidR="000253E3">
        <w:rPr>
          <w:rFonts w:ascii="Gadugi" w:hAnsi="Gadugi" w:cs="Times New Roman"/>
          <w:sz w:val="24"/>
          <w:szCs w:val="24"/>
        </w:rPr>
        <w:t>heir preferences. Moreover they</w:t>
      </w:r>
      <w:r w:rsidR="00B24D6E" w:rsidRPr="00E34028">
        <w:rPr>
          <w:rFonts w:ascii="Gadugi" w:hAnsi="Gadugi" w:cs="Times New Roman"/>
          <w:sz w:val="24"/>
          <w:szCs w:val="24"/>
        </w:rPr>
        <w:t xml:space="preserve"> have limited ability to </w:t>
      </w:r>
      <w:r w:rsidR="00B24D6E" w:rsidRPr="00E34028">
        <w:rPr>
          <w:rFonts w:ascii="Gadugi" w:hAnsi="Gadugi" w:cs="Times New Roman"/>
          <w:sz w:val="24"/>
          <w:szCs w:val="24"/>
        </w:rPr>
        <w:lastRenderedPageBreak/>
        <w:t>‘correctly’ evaluate the accomplishments of governments, they experience difficulty in attributing responsibility for their lot, the state of their wallets, the welfare of the society at large and the like, frequently punishing incumbents for phenomena that are unrelated to the governmental decisions, at times are evidently related to the capricious Nature or other clearly external factors</w:t>
      </w:r>
      <w:r w:rsidR="00502C27" w:rsidRPr="00E34028">
        <w:rPr>
          <w:rFonts w:ascii="Gadugi" w:hAnsi="Gadugi" w:cs="Times New Roman"/>
          <w:sz w:val="24"/>
          <w:szCs w:val="24"/>
        </w:rPr>
        <w:t xml:space="preserve">. In </w:t>
      </w:r>
      <w:r w:rsidR="00B24D6E" w:rsidRPr="00E34028">
        <w:rPr>
          <w:rFonts w:ascii="Gadugi" w:hAnsi="Gadugi" w:cs="Times New Roman"/>
          <w:sz w:val="24"/>
          <w:szCs w:val="24"/>
        </w:rPr>
        <w:t xml:space="preserve">such </w:t>
      </w:r>
      <w:r w:rsidR="00502C27" w:rsidRPr="00E34028">
        <w:rPr>
          <w:rFonts w:ascii="Gadugi" w:hAnsi="Gadugi" w:cs="Times New Roman"/>
          <w:sz w:val="24"/>
          <w:szCs w:val="24"/>
        </w:rPr>
        <w:t xml:space="preserve">a context </w:t>
      </w:r>
      <w:r w:rsidR="00B24D6E" w:rsidRPr="00E34028">
        <w:rPr>
          <w:rFonts w:ascii="Gadugi" w:hAnsi="Gadugi" w:cs="Times New Roman"/>
          <w:sz w:val="24"/>
          <w:szCs w:val="24"/>
        </w:rPr>
        <w:t xml:space="preserve">political accountability is </w:t>
      </w:r>
      <w:r w:rsidR="00502C27" w:rsidRPr="00E34028">
        <w:rPr>
          <w:rFonts w:ascii="Gadugi" w:hAnsi="Gadugi" w:cs="Times New Roman"/>
          <w:sz w:val="24"/>
          <w:szCs w:val="24"/>
        </w:rPr>
        <w:t xml:space="preserve">prominently </w:t>
      </w:r>
      <w:r w:rsidR="00B24D6E" w:rsidRPr="00E34028">
        <w:rPr>
          <w:rFonts w:ascii="Gadugi" w:hAnsi="Gadugi" w:cs="Times New Roman"/>
          <w:sz w:val="24"/>
          <w:szCs w:val="24"/>
        </w:rPr>
        <w:t xml:space="preserve">dependent on emotions and influenced by </w:t>
      </w:r>
      <w:r w:rsidR="00502C27" w:rsidRPr="00E34028">
        <w:rPr>
          <w:rFonts w:ascii="Gadugi" w:hAnsi="Gadugi" w:cs="Times New Roman"/>
          <w:sz w:val="24"/>
          <w:szCs w:val="24"/>
        </w:rPr>
        <w:t>myopic mechanism of focusing on the very recent socio-economic developments, of say last several months, rather that the whole term in office, leading to biased – at times pa</w:t>
      </w:r>
      <w:r w:rsidR="00E34028" w:rsidRPr="00E34028">
        <w:rPr>
          <w:rFonts w:ascii="Gadugi" w:hAnsi="Gadugi" w:cs="Times New Roman"/>
          <w:sz w:val="24"/>
          <w:szCs w:val="24"/>
        </w:rPr>
        <w:t>tently unfair assessment.</w:t>
      </w:r>
    </w:p>
    <w:p w14:paraId="3E330EE6" w14:textId="4CC4D940" w:rsidR="000253E3" w:rsidRPr="00D24BDA" w:rsidRDefault="000253E3" w:rsidP="00EA6621">
      <w:pPr>
        <w:ind w:right="-233"/>
        <w:rPr>
          <w:rFonts w:ascii="Gadugi" w:hAnsi="Gadugi" w:cs="Calibri"/>
          <w:sz w:val="24"/>
          <w:szCs w:val="24"/>
        </w:rPr>
      </w:pPr>
      <w:r>
        <w:rPr>
          <w:rFonts w:ascii="Gadugi" w:hAnsi="Gadugi" w:cs="Times New Roman"/>
          <w:sz w:val="24"/>
          <w:szCs w:val="24"/>
        </w:rPr>
        <w:t>Numerous European studies (XXX) also show that we need (again) to embark on some kind of a group theory of demo</w:t>
      </w:r>
      <w:r w:rsidR="001D0DC5">
        <w:rPr>
          <w:rFonts w:ascii="Gadugi" w:hAnsi="Gadugi" w:cs="Times New Roman"/>
          <w:sz w:val="24"/>
          <w:szCs w:val="24"/>
        </w:rPr>
        <w:t>cracy, that</w:t>
      </w:r>
      <w:r>
        <w:rPr>
          <w:rFonts w:ascii="Gadugi" w:hAnsi="Gadugi" w:cs="Times New Roman"/>
          <w:sz w:val="24"/>
          <w:szCs w:val="24"/>
        </w:rPr>
        <w:t xml:space="preserve"> incorporate</w:t>
      </w:r>
      <w:r w:rsidR="001D0DC5">
        <w:rPr>
          <w:rFonts w:ascii="Gadugi" w:hAnsi="Gadugi" w:cs="Times New Roman"/>
          <w:sz w:val="24"/>
          <w:szCs w:val="24"/>
        </w:rPr>
        <w:t>s</w:t>
      </w:r>
      <w:r>
        <w:rPr>
          <w:rFonts w:ascii="Gadugi" w:hAnsi="Gadugi" w:cs="Times New Roman"/>
          <w:sz w:val="24"/>
          <w:szCs w:val="24"/>
        </w:rPr>
        <w:t xml:space="preserve"> knowledge from political psychology and social psychology pertaining to such phenomena as group identities, social bonds, reference group theory. It requires that we bring social identities and social interactions to the center of our analysis and </w:t>
      </w:r>
      <w:r w:rsidR="002E5670">
        <w:rPr>
          <w:rFonts w:ascii="Gadugi" w:hAnsi="Gadugi" w:cs="Times New Roman"/>
          <w:sz w:val="24"/>
          <w:szCs w:val="24"/>
        </w:rPr>
        <w:t>move away (loosen, relax</w:t>
      </w:r>
      <w:r w:rsidR="001D0DC5">
        <w:rPr>
          <w:rFonts w:ascii="Gadugi" w:hAnsi="Gadugi" w:cs="Times New Roman"/>
          <w:sz w:val="24"/>
          <w:szCs w:val="24"/>
        </w:rPr>
        <w:t xml:space="preserve"> our focus) from</w:t>
      </w:r>
      <w:r w:rsidR="002E5670">
        <w:rPr>
          <w:rFonts w:ascii="Gadugi" w:hAnsi="Gadugi" w:cs="Times New Roman"/>
          <w:sz w:val="24"/>
          <w:szCs w:val="24"/>
        </w:rPr>
        <w:t xml:space="preserve"> the – allegedly – rational individual preferences</w:t>
      </w:r>
      <w:r w:rsidR="001D0DC5">
        <w:rPr>
          <w:rFonts w:ascii="Gadugi" w:hAnsi="Gadugi" w:cs="Times New Roman"/>
          <w:sz w:val="24"/>
          <w:szCs w:val="24"/>
        </w:rPr>
        <w:t xml:space="preserve"> as the main explanatory factors on the vote</w:t>
      </w:r>
      <w:r w:rsidR="002E5670">
        <w:rPr>
          <w:rFonts w:ascii="Gadugi" w:hAnsi="Gadugi" w:cs="Times New Roman"/>
          <w:sz w:val="24"/>
          <w:szCs w:val="24"/>
        </w:rPr>
        <w:t>. Former PNES waves, in particu</w:t>
      </w:r>
      <w:r w:rsidR="00FE44A4">
        <w:rPr>
          <w:rFonts w:ascii="Gadugi" w:hAnsi="Gadugi" w:cs="Times New Roman"/>
          <w:sz w:val="24"/>
          <w:szCs w:val="24"/>
        </w:rPr>
        <w:t>lar the 2011 and 2015 ones, have already payed</w:t>
      </w:r>
      <w:r w:rsidR="002E5670">
        <w:rPr>
          <w:rFonts w:ascii="Gadugi" w:hAnsi="Gadugi" w:cs="Times New Roman"/>
          <w:sz w:val="24"/>
          <w:szCs w:val="24"/>
        </w:rPr>
        <w:t xml:space="preserve"> much</w:t>
      </w:r>
      <w:r w:rsidR="00FE44A4">
        <w:rPr>
          <w:rFonts w:ascii="Gadugi" w:hAnsi="Gadugi" w:cs="Times New Roman"/>
          <w:sz w:val="24"/>
          <w:szCs w:val="24"/>
        </w:rPr>
        <w:t xml:space="preserve"> more attention to the </w:t>
      </w:r>
      <w:r w:rsidR="001D0DC5">
        <w:rPr>
          <w:rFonts w:ascii="Gadugi" w:hAnsi="Gadugi" w:cs="Times New Roman"/>
          <w:sz w:val="24"/>
          <w:szCs w:val="24"/>
        </w:rPr>
        <w:t>interactions and political knowledge shared among close family/friends circles and their impact on political attitudes, preferences, and ultimately political behavior – participation and vote choice (Markowski 2017; Tworzecki, Markowski 2014</w:t>
      </w:r>
      <w:r w:rsidR="001D0DC5" w:rsidRPr="00D24BDA">
        <w:rPr>
          <w:rFonts w:ascii="Gadugi" w:hAnsi="Gadugi" w:cs="Times New Roman"/>
          <w:sz w:val="24"/>
          <w:szCs w:val="24"/>
        </w:rPr>
        <w:t xml:space="preserve">; </w:t>
      </w:r>
      <w:r w:rsidR="00D24BDA" w:rsidRPr="00D24BDA">
        <w:rPr>
          <w:rFonts w:ascii="Calibri" w:hAnsi="Calibri" w:cs="Calibri"/>
          <w:sz w:val="24"/>
          <w:szCs w:val="24"/>
        </w:rPr>
        <w:t>Ż</w:t>
      </w:r>
      <w:r w:rsidR="00D24BDA" w:rsidRPr="00D24BDA">
        <w:rPr>
          <w:rFonts w:ascii="Gadugi" w:hAnsi="Gadugi" w:cs="Calibri"/>
          <w:sz w:val="24"/>
          <w:szCs w:val="24"/>
        </w:rPr>
        <w:t>erkowska</w:t>
      </w:r>
      <w:r w:rsidR="00D24BDA">
        <w:rPr>
          <w:rFonts w:ascii="Gadugi" w:hAnsi="Gadugi" w:cs="Calibri"/>
          <w:sz w:val="24"/>
          <w:szCs w:val="24"/>
        </w:rPr>
        <w:t>-Balas, Lyubashenko, Kwiatkowska 2016)</w:t>
      </w:r>
      <w:r w:rsidR="00FE44A4">
        <w:rPr>
          <w:rFonts w:ascii="Gadugi" w:hAnsi="Gadugi" w:cs="Calibri"/>
          <w:sz w:val="24"/>
          <w:szCs w:val="24"/>
        </w:rPr>
        <w:t>.</w:t>
      </w:r>
    </w:p>
    <w:p w14:paraId="682648F6" w14:textId="5AB0C246" w:rsidR="00635B02" w:rsidRDefault="00EA6621" w:rsidP="00635B02">
      <w:pPr>
        <w:ind w:right="-233"/>
        <w:rPr>
          <w:rFonts w:ascii="Gadugi" w:hAnsi="Gadugi" w:cs="Times New Roman"/>
          <w:sz w:val="24"/>
          <w:szCs w:val="24"/>
        </w:rPr>
      </w:pPr>
      <w:r w:rsidRPr="00001EE1">
        <w:rPr>
          <w:rFonts w:ascii="Gadugi" w:hAnsi="Gadugi" w:cs="Times New Roman"/>
          <w:sz w:val="24"/>
          <w:szCs w:val="24"/>
        </w:rPr>
        <w:t xml:space="preserve">Achen and Bartel’s </w:t>
      </w:r>
      <w:r w:rsidR="009B67B8" w:rsidRPr="00001EE1">
        <w:rPr>
          <w:rFonts w:ascii="Gadugi" w:hAnsi="Gadugi" w:cs="Times New Roman"/>
          <w:sz w:val="24"/>
          <w:szCs w:val="24"/>
        </w:rPr>
        <w:t xml:space="preserve">reproach </w:t>
      </w:r>
      <w:r w:rsidRPr="00001EE1">
        <w:rPr>
          <w:rFonts w:ascii="Gadugi" w:hAnsi="Gadugi" w:cs="Times New Roman"/>
          <w:sz w:val="24"/>
          <w:szCs w:val="24"/>
        </w:rPr>
        <w:t xml:space="preserve">of </w:t>
      </w:r>
      <w:r w:rsidR="00DC4112" w:rsidRPr="00001EE1">
        <w:rPr>
          <w:rFonts w:ascii="Gadugi" w:hAnsi="Gadugi" w:cs="Times New Roman"/>
          <w:sz w:val="24"/>
          <w:szCs w:val="24"/>
        </w:rPr>
        <w:t>the folk theory of</w:t>
      </w:r>
      <w:r w:rsidRPr="00001EE1">
        <w:rPr>
          <w:rFonts w:ascii="Gadugi" w:hAnsi="Gadugi" w:cs="Times New Roman"/>
          <w:sz w:val="24"/>
          <w:szCs w:val="24"/>
        </w:rPr>
        <w:t xml:space="preserve"> </w:t>
      </w:r>
      <w:r w:rsidR="00DC4112" w:rsidRPr="00001EE1">
        <w:rPr>
          <w:rFonts w:ascii="Gadugi" w:hAnsi="Gadugi" w:cs="Times New Roman"/>
          <w:sz w:val="24"/>
          <w:szCs w:val="24"/>
        </w:rPr>
        <w:t xml:space="preserve">democracy </w:t>
      </w:r>
      <w:del w:id="64" w:author="Mikołaj Cześnik" w:date="2018-12-03T09:14:00Z">
        <w:r w:rsidR="00DC4112" w:rsidRPr="00001EE1" w:rsidDel="002976D7">
          <w:rPr>
            <w:rFonts w:ascii="Gadugi" w:hAnsi="Gadugi" w:cs="Times New Roman"/>
            <w:sz w:val="24"/>
            <w:szCs w:val="24"/>
          </w:rPr>
          <w:delText xml:space="preserve">consists </w:delText>
        </w:r>
      </w:del>
      <w:r w:rsidR="00DC4112" w:rsidRPr="00001EE1">
        <w:rPr>
          <w:rFonts w:ascii="Gadugi" w:hAnsi="Gadugi" w:cs="Times New Roman"/>
          <w:sz w:val="24"/>
          <w:szCs w:val="24"/>
        </w:rPr>
        <w:t>is two-fold. First, they claim that</w:t>
      </w:r>
      <w:del w:id="65" w:author="Mikołaj Cześnik" w:date="2018-12-03T09:14:00Z">
        <w:r w:rsidR="00DC4112" w:rsidRPr="00001EE1" w:rsidDel="002976D7">
          <w:rPr>
            <w:rFonts w:ascii="Gadugi" w:hAnsi="Gadugi" w:cs="Times New Roman"/>
            <w:sz w:val="24"/>
            <w:szCs w:val="24"/>
          </w:rPr>
          <w:delText xml:space="preserve"> </w:delText>
        </w:r>
      </w:del>
      <w:r w:rsidRPr="00001EE1">
        <w:rPr>
          <w:rFonts w:ascii="Gadugi" w:hAnsi="Gadugi" w:cs="Times New Roman"/>
          <w:sz w:val="24"/>
          <w:szCs w:val="24"/>
        </w:rPr>
        <w:t xml:space="preserve"> voters mainly choose parties </w:t>
      </w:r>
      <w:r w:rsidR="00DC4112" w:rsidRPr="00001EE1">
        <w:rPr>
          <w:rFonts w:ascii="Gadugi" w:hAnsi="Gadugi" w:cs="Times New Roman"/>
          <w:sz w:val="24"/>
          <w:szCs w:val="24"/>
        </w:rPr>
        <w:t xml:space="preserve">not on the basis of issues stances or policy preferences but </w:t>
      </w:r>
      <w:r w:rsidRPr="00001EE1">
        <w:rPr>
          <w:rFonts w:ascii="Gadugi" w:hAnsi="Gadugi" w:cs="Times New Roman"/>
          <w:sz w:val="24"/>
          <w:szCs w:val="24"/>
        </w:rPr>
        <w:t xml:space="preserve">based on </w:t>
      </w:r>
      <w:r w:rsidR="00DC4112" w:rsidRPr="00001EE1">
        <w:rPr>
          <w:rFonts w:ascii="Gadugi" w:hAnsi="Gadugi" w:cs="Times New Roman"/>
          <w:sz w:val="24"/>
          <w:szCs w:val="24"/>
        </w:rPr>
        <w:t xml:space="preserve">bonds, </w:t>
      </w:r>
      <w:r w:rsidRPr="00001EE1">
        <w:rPr>
          <w:rFonts w:ascii="Gadugi" w:hAnsi="Gadugi" w:cs="Times New Roman"/>
          <w:sz w:val="24"/>
          <w:szCs w:val="24"/>
        </w:rPr>
        <w:t>loyalties and a sense of identificati</w:t>
      </w:r>
      <w:r w:rsidR="00DC4112" w:rsidRPr="00001EE1">
        <w:rPr>
          <w:rFonts w:ascii="Gadugi" w:hAnsi="Gadugi" w:cs="Times New Roman"/>
          <w:sz w:val="24"/>
          <w:szCs w:val="24"/>
        </w:rPr>
        <w:t xml:space="preserve">on with a party or candidate. If true, this phenomenon is contradicting the </w:t>
      </w:r>
      <w:r w:rsidRPr="00001EE1">
        <w:rPr>
          <w:rFonts w:ascii="Gadugi" w:hAnsi="Gadugi" w:cs="Times New Roman"/>
          <w:sz w:val="24"/>
          <w:szCs w:val="24"/>
        </w:rPr>
        <w:t>ideal-type vision of politically sophisticated</w:t>
      </w:r>
      <w:r w:rsidR="00DC4112" w:rsidRPr="00001EE1">
        <w:rPr>
          <w:rFonts w:ascii="Gadugi" w:hAnsi="Gadugi" w:cs="Times New Roman"/>
          <w:sz w:val="24"/>
          <w:szCs w:val="24"/>
        </w:rPr>
        <w:t>, reasoning voters (</w:t>
      </w:r>
      <w:r w:rsidRPr="00001EE1">
        <w:rPr>
          <w:rFonts w:ascii="Gadugi" w:hAnsi="Gadugi" w:cs="Times New Roman"/>
          <w:sz w:val="24"/>
          <w:szCs w:val="24"/>
        </w:rPr>
        <w:t xml:space="preserve"> Luskin 1987</w:t>
      </w:r>
      <w:r w:rsidR="00DC4112" w:rsidRPr="00001EE1">
        <w:rPr>
          <w:rFonts w:ascii="Gadugi" w:hAnsi="Gadugi" w:cs="Times New Roman"/>
          <w:sz w:val="24"/>
          <w:szCs w:val="24"/>
        </w:rPr>
        <w:t>) allegedly making</w:t>
      </w:r>
      <w:r w:rsidRPr="00001EE1">
        <w:rPr>
          <w:rFonts w:ascii="Gadugi" w:hAnsi="Gadugi" w:cs="Times New Roman"/>
          <w:sz w:val="24"/>
          <w:szCs w:val="24"/>
        </w:rPr>
        <w:t xml:space="preserve"> vote choices based on their </w:t>
      </w:r>
      <w:r w:rsidR="00DC4112" w:rsidRPr="00001EE1">
        <w:rPr>
          <w:rFonts w:ascii="Gadugi" w:hAnsi="Gadugi" w:cs="Times New Roman"/>
          <w:sz w:val="24"/>
          <w:szCs w:val="24"/>
        </w:rPr>
        <w:t>issue preferences or policy opinions. Second, they</w:t>
      </w:r>
      <w:r w:rsidRPr="00001EE1">
        <w:rPr>
          <w:rFonts w:ascii="Gadugi" w:hAnsi="Gadugi" w:cs="Times New Roman"/>
          <w:sz w:val="24"/>
          <w:szCs w:val="24"/>
        </w:rPr>
        <w:t xml:space="preserve"> arg</w:t>
      </w:r>
      <w:r w:rsidR="00DC4112" w:rsidRPr="00001EE1">
        <w:rPr>
          <w:rFonts w:ascii="Gadugi" w:hAnsi="Gadugi" w:cs="Times New Roman"/>
          <w:sz w:val="24"/>
          <w:szCs w:val="24"/>
        </w:rPr>
        <w:t>ue that in relying on cues and heuristic shortcuts</w:t>
      </w:r>
      <w:r w:rsidRPr="00001EE1">
        <w:rPr>
          <w:rFonts w:ascii="Gadugi" w:hAnsi="Gadugi" w:cs="Times New Roman"/>
          <w:sz w:val="24"/>
          <w:szCs w:val="24"/>
        </w:rPr>
        <w:t xml:space="preserve"> such as partisanship, voters </w:t>
      </w:r>
      <w:r w:rsidR="00DC4112" w:rsidRPr="00001EE1">
        <w:rPr>
          <w:rFonts w:ascii="Gadugi" w:hAnsi="Gadugi" w:cs="Times New Roman"/>
          <w:sz w:val="24"/>
          <w:szCs w:val="24"/>
        </w:rPr>
        <w:t xml:space="preserve">frequently make mistakes, in that they are biased and opt for </w:t>
      </w:r>
      <w:r w:rsidRPr="00001EE1">
        <w:rPr>
          <w:rFonts w:ascii="Gadugi" w:hAnsi="Gadugi" w:cs="Times New Roman"/>
          <w:sz w:val="24"/>
          <w:szCs w:val="24"/>
        </w:rPr>
        <w:t xml:space="preserve">irrational vote decisions. </w:t>
      </w:r>
      <w:r w:rsidR="00635B02" w:rsidRPr="00001EE1">
        <w:rPr>
          <w:rFonts w:ascii="Gadugi" w:hAnsi="Gadugi" w:cs="Times New Roman"/>
          <w:sz w:val="24"/>
          <w:szCs w:val="24"/>
        </w:rPr>
        <w:t>Briefly: these cognitive shortcuts are hardly useful in electing parties that will accomplish their preferences and operate in their best interests, which is conflicting with acknowledged political science research (Popkin 1991;  Lau and Redlawsk 2006)</w:t>
      </w:r>
      <w:r w:rsidR="00346234" w:rsidRPr="00001EE1">
        <w:rPr>
          <w:rFonts w:ascii="Gadugi" w:hAnsi="Gadugi" w:cs="Times New Roman"/>
          <w:sz w:val="24"/>
          <w:szCs w:val="24"/>
        </w:rPr>
        <w:t>.</w:t>
      </w:r>
    </w:p>
    <w:p w14:paraId="5AB69696" w14:textId="5FF35657" w:rsidR="00001EE1" w:rsidRPr="00845A43" w:rsidRDefault="00001EE1" w:rsidP="00635B02">
      <w:pPr>
        <w:ind w:right="-233"/>
        <w:rPr>
          <w:rFonts w:ascii="Gadugi" w:hAnsi="Gadugi" w:cs="Times New Roman"/>
          <w:sz w:val="24"/>
          <w:szCs w:val="24"/>
        </w:rPr>
      </w:pPr>
      <w:r w:rsidRPr="00845A43">
        <w:rPr>
          <w:rFonts w:ascii="Gadugi" w:hAnsi="Gadugi" w:cs="Times New Roman"/>
          <w:sz w:val="24"/>
          <w:szCs w:val="24"/>
        </w:rPr>
        <w:t>Achen and Bartels’ ideas are easily transformed into empirically testa</w:t>
      </w:r>
      <w:r w:rsidR="00845A43" w:rsidRPr="00845A43">
        <w:rPr>
          <w:rFonts w:ascii="Gadugi" w:hAnsi="Gadugi" w:cs="Times New Roman"/>
          <w:sz w:val="24"/>
          <w:szCs w:val="24"/>
        </w:rPr>
        <w:t>ble hypotheses. However, the</w:t>
      </w:r>
      <w:r w:rsidRPr="00845A43">
        <w:rPr>
          <w:rFonts w:ascii="Gadugi" w:hAnsi="Gadugi" w:cs="Times New Roman"/>
          <w:sz w:val="24"/>
          <w:szCs w:val="24"/>
        </w:rPr>
        <w:t xml:space="preserve"> concepts</w:t>
      </w:r>
      <w:r w:rsidR="00845A43" w:rsidRPr="00845A43">
        <w:rPr>
          <w:rFonts w:ascii="Gadugi" w:hAnsi="Gadugi" w:cs="Times New Roman"/>
          <w:sz w:val="24"/>
          <w:szCs w:val="24"/>
        </w:rPr>
        <w:t xml:space="preserve"> used</w:t>
      </w:r>
      <w:r w:rsidRPr="00845A43">
        <w:rPr>
          <w:rFonts w:ascii="Gadugi" w:hAnsi="Gadugi" w:cs="Times New Roman"/>
          <w:sz w:val="24"/>
          <w:szCs w:val="24"/>
        </w:rPr>
        <w:t xml:space="preserve"> in the theoretical model call for further detailed conceptualization</w:t>
      </w:r>
      <w:r w:rsidR="00845A43" w:rsidRPr="00845A43">
        <w:rPr>
          <w:rFonts w:ascii="Gadugi" w:hAnsi="Gadugi" w:cs="Times New Roman"/>
          <w:sz w:val="24"/>
          <w:szCs w:val="24"/>
        </w:rPr>
        <w:t>; i</w:t>
      </w:r>
      <w:r w:rsidRPr="00845A43">
        <w:rPr>
          <w:rFonts w:ascii="Gadugi" w:hAnsi="Gadugi" w:cs="Times New Roman"/>
          <w:sz w:val="24"/>
          <w:szCs w:val="24"/>
        </w:rPr>
        <w:t xml:space="preserve">n particular the </w:t>
      </w:r>
      <w:r w:rsidR="00845A43" w:rsidRPr="00845A43">
        <w:rPr>
          <w:rFonts w:ascii="Gadugi" w:hAnsi="Gadugi" w:cs="Times New Roman"/>
          <w:sz w:val="24"/>
          <w:szCs w:val="24"/>
        </w:rPr>
        <w:t>key one - s</w:t>
      </w:r>
      <w:r w:rsidRPr="00845A43">
        <w:rPr>
          <w:rFonts w:ascii="Gadugi" w:hAnsi="Gadugi" w:cs="Times New Roman"/>
          <w:sz w:val="24"/>
          <w:szCs w:val="24"/>
        </w:rPr>
        <w:t>ocial identity</w:t>
      </w:r>
      <w:r w:rsidR="00845A43" w:rsidRPr="00845A43">
        <w:rPr>
          <w:rFonts w:ascii="Gadugi" w:hAnsi="Gadugi" w:cs="Times New Roman"/>
          <w:sz w:val="24"/>
          <w:szCs w:val="24"/>
        </w:rPr>
        <w:t xml:space="preserve">. It </w:t>
      </w:r>
      <w:r w:rsidRPr="00845A43">
        <w:rPr>
          <w:rFonts w:ascii="Gadugi" w:hAnsi="Gadugi" w:cs="Times New Roman"/>
          <w:sz w:val="24"/>
          <w:szCs w:val="24"/>
        </w:rPr>
        <w:t>refers</w:t>
      </w:r>
      <w:r w:rsidR="00845A43" w:rsidRPr="00845A43">
        <w:rPr>
          <w:rFonts w:ascii="Gadugi" w:hAnsi="Gadugi" w:cs="Times New Roman"/>
          <w:sz w:val="24"/>
          <w:szCs w:val="24"/>
        </w:rPr>
        <w:t xml:space="preserve"> in their proposal</w:t>
      </w:r>
      <w:r w:rsidRPr="00845A43">
        <w:rPr>
          <w:rFonts w:ascii="Gadugi" w:hAnsi="Gadugi" w:cs="Times New Roman"/>
          <w:sz w:val="24"/>
          <w:szCs w:val="24"/>
        </w:rPr>
        <w:t xml:space="preserve"> to </w:t>
      </w:r>
      <w:r w:rsidRPr="00845A43">
        <w:rPr>
          <w:rFonts w:ascii="Gadugi" w:hAnsi="Gadugi" w:cs="Times New Roman"/>
          <w:sz w:val="24"/>
          <w:szCs w:val="24"/>
        </w:rPr>
        <w:lastRenderedPageBreak/>
        <w:t>ethnic, occupational, religious an</w:t>
      </w:r>
      <w:r w:rsidR="00845A43" w:rsidRPr="00845A43">
        <w:rPr>
          <w:rFonts w:ascii="Gadugi" w:hAnsi="Gadugi" w:cs="Times New Roman"/>
          <w:sz w:val="24"/>
          <w:szCs w:val="24"/>
        </w:rPr>
        <w:t xml:space="preserve">d other sorts of groups. Schwennicke (2017: 150 ff) indicates </w:t>
      </w:r>
      <w:r w:rsidRPr="00845A43">
        <w:rPr>
          <w:rFonts w:ascii="Gadugi" w:hAnsi="Gadugi" w:cs="Times New Roman"/>
          <w:sz w:val="24"/>
          <w:szCs w:val="24"/>
        </w:rPr>
        <w:t xml:space="preserve">that </w:t>
      </w:r>
      <w:r w:rsidR="00845A43" w:rsidRPr="00845A43">
        <w:rPr>
          <w:rFonts w:ascii="Gadugi" w:hAnsi="Gadugi" w:cs="Times New Roman"/>
          <w:sz w:val="24"/>
          <w:szCs w:val="24"/>
        </w:rPr>
        <w:t xml:space="preserve">the very </w:t>
      </w:r>
      <w:r w:rsidRPr="00845A43">
        <w:rPr>
          <w:rFonts w:ascii="Gadugi" w:hAnsi="Gadugi" w:cs="Times New Roman"/>
          <w:sz w:val="24"/>
          <w:szCs w:val="24"/>
        </w:rPr>
        <w:t>p</w:t>
      </w:r>
      <w:r w:rsidR="00845A43" w:rsidRPr="00845A43">
        <w:rPr>
          <w:rFonts w:ascii="Gadugi" w:hAnsi="Gadugi" w:cs="Times New Roman"/>
          <w:sz w:val="24"/>
          <w:szCs w:val="24"/>
        </w:rPr>
        <w:t xml:space="preserve">rocess of identity construction requires more elaboration. We share this concerns and the </w:t>
      </w:r>
      <w:r w:rsidR="00E27C28">
        <w:rPr>
          <w:rFonts w:ascii="Gadugi" w:hAnsi="Gadugi" w:cs="Times New Roman"/>
          <w:sz w:val="24"/>
          <w:szCs w:val="24"/>
        </w:rPr>
        <w:t xml:space="preserve">2019 PNES </w:t>
      </w:r>
      <w:r w:rsidR="00845A43" w:rsidRPr="00845A43">
        <w:rPr>
          <w:rFonts w:ascii="Gadugi" w:hAnsi="Gadugi" w:cs="Times New Roman"/>
          <w:sz w:val="24"/>
          <w:szCs w:val="24"/>
        </w:rPr>
        <w:t>project will be designed in such a way as to allow for testing the impact of the size of the group, its nature (“offline” or “on</w:t>
      </w:r>
      <w:r w:rsidR="00E27C28">
        <w:rPr>
          <w:rFonts w:ascii="Gadugi" w:hAnsi="Gadugi" w:cs="Times New Roman"/>
          <w:sz w:val="24"/>
          <w:szCs w:val="24"/>
        </w:rPr>
        <w:t xml:space="preserve">line”; “inherited” or </w:t>
      </w:r>
      <w:ins w:id="66" w:author="Mikołaj Cześnik" w:date="2018-12-03T09:16:00Z">
        <w:r w:rsidR="002976D7">
          <w:rPr>
            <w:rFonts w:ascii="Gadugi" w:hAnsi="Gadugi" w:cs="Times New Roman"/>
            <w:sz w:val="24"/>
            <w:szCs w:val="24"/>
          </w:rPr>
          <w:t>“</w:t>
        </w:r>
      </w:ins>
      <w:r w:rsidR="00E27C28">
        <w:rPr>
          <w:rFonts w:ascii="Gadugi" w:hAnsi="Gadugi" w:cs="Times New Roman"/>
          <w:sz w:val="24"/>
          <w:szCs w:val="24"/>
        </w:rPr>
        <w:t>chosen”?) as well as its’ ability to answer the question on w</w:t>
      </w:r>
      <w:r w:rsidR="00845A43" w:rsidRPr="00845A43">
        <w:rPr>
          <w:rFonts w:ascii="Gadugi" w:hAnsi="Gadugi" w:cs="Times New Roman"/>
          <w:sz w:val="24"/>
          <w:szCs w:val="24"/>
        </w:rPr>
        <w:t xml:space="preserve">hat </w:t>
      </w:r>
      <w:r w:rsidRPr="00845A43">
        <w:rPr>
          <w:rFonts w:ascii="Gadugi" w:hAnsi="Gadugi" w:cs="Times New Roman"/>
          <w:sz w:val="24"/>
          <w:szCs w:val="24"/>
        </w:rPr>
        <w:t xml:space="preserve">happens in the case of multiple, conflicting social identities? </w:t>
      </w:r>
      <w:r w:rsidR="00845A43" w:rsidRPr="00845A43">
        <w:rPr>
          <w:rFonts w:ascii="Gadugi" w:hAnsi="Gadugi" w:cs="Times New Roman"/>
          <w:sz w:val="24"/>
          <w:szCs w:val="24"/>
        </w:rPr>
        <w:t xml:space="preserve">A serious attempt will be made to distinguish and not confuse the </w:t>
      </w:r>
      <w:del w:id="67" w:author="Mikołaj Cześnik" w:date="2018-12-03T09:17:00Z">
        <w:r w:rsidR="00845A43" w:rsidRPr="00845A43" w:rsidDel="002976D7">
          <w:rPr>
            <w:rFonts w:ascii="Gadugi" w:hAnsi="Gadugi" w:cs="Times New Roman"/>
            <w:sz w:val="24"/>
            <w:szCs w:val="24"/>
          </w:rPr>
          <w:delText xml:space="preserve"> </w:delText>
        </w:r>
      </w:del>
      <w:r w:rsidR="00845A43" w:rsidRPr="00845A43">
        <w:rPr>
          <w:rFonts w:ascii="Gadugi" w:hAnsi="Gadugi" w:cs="Times New Roman"/>
          <w:sz w:val="24"/>
          <w:szCs w:val="24"/>
        </w:rPr>
        <w:t xml:space="preserve">typically “shallow” group belonging, or formal membership with deep emotional linkage and normative identity with an important reference group. </w:t>
      </w:r>
    </w:p>
    <w:p w14:paraId="46B523B0" w14:textId="3695EA7A" w:rsidR="00001EE1" w:rsidRPr="00001EE1" w:rsidRDefault="00001EE1" w:rsidP="00001EE1">
      <w:pPr>
        <w:ind w:right="-233"/>
        <w:rPr>
          <w:rFonts w:ascii="Corbel" w:hAnsi="Corbel" w:cs="Times New Roman"/>
          <w:color w:val="31849B" w:themeColor="accent5" w:themeShade="BF"/>
          <w:sz w:val="24"/>
          <w:szCs w:val="24"/>
          <w:highlight w:val="yellow"/>
          <w:lang w:val="pl-PL"/>
        </w:rPr>
      </w:pPr>
      <w:r w:rsidRPr="00001EE1">
        <w:rPr>
          <w:rFonts w:ascii="Corbel" w:hAnsi="Corbel" w:cs="Times New Roman"/>
          <w:color w:val="31849B" w:themeColor="accent5" w:themeShade="BF"/>
          <w:sz w:val="24"/>
          <w:szCs w:val="24"/>
          <w:highlight w:val="yellow"/>
          <w:lang w:val="pl-PL"/>
        </w:rPr>
        <w:t>[</w:t>
      </w:r>
      <w:r>
        <w:rPr>
          <w:rFonts w:ascii="Corbel" w:hAnsi="Corbel" w:cs="Times New Roman"/>
          <w:color w:val="31849B" w:themeColor="accent5" w:themeShade="BF"/>
          <w:sz w:val="24"/>
          <w:szCs w:val="24"/>
          <w:highlight w:val="yellow"/>
          <w:lang w:val="pl-PL"/>
        </w:rPr>
        <w:t xml:space="preserve">RM: </w:t>
      </w:r>
      <w:r w:rsidRPr="00001EE1">
        <w:rPr>
          <w:rFonts w:ascii="Corbel" w:hAnsi="Corbel" w:cs="Times New Roman"/>
          <w:color w:val="31849B" w:themeColor="accent5" w:themeShade="BF"/>
          <w:sz w:val="24"/>
          <w:szCs w:val="24"/>
          <w:highlight w:val="yellow"/>
          <w:lang w:val="pl-PL"/>
        </w:rPr>
        <w:t xml:space="preserve">Poniżej NA ŻÓŁTO – dokładniejszy opis o co chodzi A/B, ale to chyba dla naszej aplikacji </w:t>
      </w:r>
      <w:r>
        <w:rPr>
          <w:rFonts w:ascii="Corbel" w:hAnsi="Corbel" w:cs="Times New Roman"/>
          <w:color w:val="31849B" w:themeColor="accent5" w:themeShade="BF"/>
          <w:sz w:val="24"/>
          <w:szCs w:val="24"/>
          <w:highlight w:val="yellow"/>
          <w:lang w:val="pl-PL"/>
        </w:rPr>
        <w:t>zbyt dużo i NIE</w:t>
      </w:r>
      <w:r w:rsidRPr="00001EE1">
        <w:rPr>
          <w:rFonts w:ascii="Corbel" w:hAnsi="Corbel" w:cs="Times New Roman"/>
          <w:color w:val="31849B" w:themeColor="accent5" w:themeShade="BF"/>
          <w:sz w:val="24"/>
          <w:szCs w:val="24"/>
          <w:highlight w:val="yellow"/>
          <w:lang w:val="pl-PL"/>
        </w:rPr>
        <w:t>POTREZBNE</w:t>
      </w:r>
      <w:r>
        <w:rPr>
          <w:rFonts w:ascii="Corbel" w:hAnsi="Corbel" w:cs="Times New Roman"/>
          <w:color w:val="31849B" w:themeColor="accent5" w:themeShade="BF"/>
          <w:sz w:val="24"/>
          <w:szCs w:val="24"/>
          <w:highlight w:val="yellow"/>
          <w:lang w:val="pl-PL"/>
        </w:rPr>
        <w:t>]</w:t>
      </w:r>
    </w:p>
    <w:p w14:paraId="17648739" w14:textId="14561D77" w:rsidR="00001EE1" w:rsidRPr="00001EE1" w:rsidRDefault="00001EE1" w:rsidP="00001EE1">
      <w:pPr>
        <w:ind w:right="-233"/>
        <w:rPr>
          <w:rFonts w:ascii="Corbel" w:hAnsi="Corbel" w:cs="Times New Roman"/>
          <w:color w:val="31849B" w:themeColor="accent5" w:themeShade="BF"/>
          <w:sz w:val="24"/>
          <w:szCs w:val="24"/>
          <w:highlight w:val="yellow"/>
        </w:rPr>
      </w:pPr>
      <w:r w:rsidRPr="00001EE1">
        <w:rPr>
          <w:rFonts w:ascii="Corbel" w:hAnsi="Corbel" w:cs="Times New Roman"/>
          <w:color w:val="31849B" w:themeColor="accent5" w:themeShade="BF"/>
          <w:sz w:val="24"/>
          <w:szCs w:val="24"/>
          <w:highlight w:val="yellow"/>
        </w:rPr>
        <w:t xml:space="preserve">If we follow the arguments of Achen and Bartels (2016), the causal sequence between the three factors is thus relatively straightforward: social identity shapes partisanship and partisan attachments subsequently inform the policy positions that citizens defend. According to a “realist view of elections”, this means that “voters choose a party validating their social and political identities, then rationalize their decisions with appropriate party-supplied reasons” (p. 311). Furthermore, they argue that “[e]ven when fluctuation from partisanship occurs, it often reflects the heightened salience of specific religious, racial, or gender identities instead of issue preferences among voters” (p. 312). This suggests that while social identity may occasionally displace partisanship as a primary cause for vote choice, issue preferences remain of secondary importance.  </w:t>
      </w:r>
    </w:p>
    <w:p w14:paraId="06A447B0" w14:textId="77777777" w:rsidR="00001EE1" w:rsidRPr="00001EE1" w:rsidRDefault="00001EE1" w:rsidP="00001EE1">
      <w:pPr>
        <w:ind w:right="-233"/>
        <w:rPr>
          <w:rFonts w:ascii="Corbel" w:hAnsi="Corbel" w:cs="Times New Roman"/>
          <w:color w:val="31849B" w:themeColor="accent5" w:themeShade="BF"/>
          <w:sz w:val="24"/>
          <w:szCs w:val="24"/>
          <w:highlight w:val="yellow"/>
        </w:rPr>
      </w:pPr>
      <w:r w:rsidRPr="00001EE1">
        <w:rPr>
          <w:rFonts w:ascii="Corbel" w:hAnsi="Corbel" w:cs="Times New Roman"/>
          <w:color w:val="31849B" w:themeColor="accent5" w:themeShade="BF"/>
          <w:sz w:val="24"/>
          <w:szCs w:val="24"/>
          <w:highlight w:val="yellow"/>
        </w:rPr>
        <w:t xml:space="preserve">The picture of the connections between social identities, partisanship, policy preferences and the vote choice that Achen and Bartels draw, thus resembles the theoretical model presented in Figure 1. From this figure, it is clear that social identities are thought to inform partisan loyalties, and these party attachments subsequently affect both the vote choices that citizens make as well as the policy preferences they defend. Furthermore, it is expected that social identities can affect the vote choice in a more direct way as well. What is missing from this theoretical model, however, is an arrow from policy preferences to the vote choice. Achen and Bartels indicate that policy preferences and vote choices might well correlate, but this correlation is a result of both being affected by partisan loyalties. In addition, it is possible that in order to avoid cognitive dissonance, voters adjust their preferences in line with their voting behavior – which would be an arrow from the vote choice to policy preferences. While different paths might thus explain a correlation between policy preferences and the vote choice, the key in Achen and Bartels criticism of “populist” views of democracy is their claim that policy preferences are not informing the vote choice.  If this model is an accurate description of how citizens decide what parties and candidates to vote for, and what factors inform this choice, the conclusion should indeed be that representative democracy is not functioning optimally at least from the demand side.  </w:t>
      </w:r>
    </w:p>
    <w:p w14:paraId="3E6A6FF7" w14:textId="5CF60512" w:rsidR="00001EE1" w:rsidRDefault="00001EE1" w:rsidP="00001EE1">
      <w:pPr>
        <w:ind w:right="-233"/>
        <w:rPr>
          <w:rFonts w:ascii="Corbel" w:hAnsi="Corbel" w:cs="Times New Roman"/>
          <w:color w:val="31849B" w:themeColor="accent5" w:themeShade="BF"/>
          <w:sz w:val="24"/>
          <w:szCs w:val="24"/>
        </w:rPr>
      </w:pPr>
      <w:r w:rsidRPr="00001EE1">
        <w:rPr>
          <w:rFonts w:ascii="Corbel" w:hAnsi="Corbel" w:cs="Times New Roman"/>
          <w:color w:val="31849B" w:themeColor="accent5" w:themeShade="BF"/>
          <w:sz w:val="24"/>
          <w:szCs w:val="24"/>
          <w:highlight w:val="yellow"/>
        </w:rPr>
        <w:lastRenderedPageBreak/>
        <w:t>.</w:t>
      </w:r>
      <w:r>
        <w:rPr>
          <w:rFonts w:ascii="Corbel" w:hAnsi="Corbel" w:cs="Times New Roman"/>
          <w:color w:val="31849B" w:themeColor="accent5" w:themeShade="BF"/>
          <w:sz w:val="24"/>
          <w:szCs w:val="24"/>
          <w:highlight w:val="yellow"/>
        </w:rPr>
        <w:t xml:space="preserve"> P</w:t>
      </w:r>
      <w:r w:rsidRPr="00001EE1">
        <w:rPr>
          <w:rFonts w:ascii="Corbel" w:hAnsi="Corbel" w:cs="Times New Roman"/>
          <w:color w:val="31849B" w:themeColor="accent5" w:themeShade="BF"/>
          <w:sz w:val="24"/>
          <w:szCs w:val="24"/>
          <w:highlight w:val="yellow"/>
        </w:rPr>
        <w:t xml:space="preserve">artisanship can basically be understood as a deep-rooted identification, a lasting tie between an individual and the party she feels closest to (see Campbell et al. 1980). Achen and Bartels (2016, 234) further notice that for most scholars, partisanship is both a form and a product of social identity. In line with the theoretical model in Figure 1, Achen and Bartels also consider partisanship a significant  factor in shaping policy preferences. They argue, and empirically show, that partisan loyalties “strongly color citizens’ views about candidates, issues, and even ‘objective’ facts” (p. 269). In short, the assumption of this “realist” model is that policy preferences are endogenous to </w:t>
      </w:r>
      <w:commentRangeStart w:id="68"/>
      <w:r w:rsidRPr="00001EE1">
        <w:rPr>
          <w:rFonts w:ascii="Corbel" w:hAnsi="Corbel" w:cs="Times New Roman"/>
          <w:color w:val="31849B" w:themeColor="accent5" w:themeShade="BF"/>
          <w:sz w:val="24"/>
          <w:szCs w:val="24"/>
          <w:highlight w:val="yellow"/>
        </w:rPr>
        <w:t>partisanship</w:t>
      </w:r>
      <w:commentRangeEnd w:id="68"/>
      <w:r w:rsidR="002976D7">
        <w:rPr>
          <w:rStyle w:val="Odwoaniedokomentarza"/>
        </w:rPr>
        <w:commentReference w:id="68"/>
      </w:r>
      <w:r w:rsidRPr="00001EE1">
        <w:rPr>
          <w:rFonts w:ascii="Corbel" w:hAnsi="Corbel" w:cs="Times New Roman"/>
          <w:color w:val="31849B" w:themeColor="accent5" w:themeShade="BF"/>
          <w:sz w:val="24"/>
          <w:szCs w:val="24"/>
          <w:highlight w:val="yellow"/>
        </w:rPr>
        <w:t>.</w:t>
      </w:r>
      <w:r w:rsidRPr="00EA6621">
        <w:rPr>
          <w:rFonts w:ascii="Corbel" w:hAnsi="Corbel" w:cs="Times New Roman"/>
          <w:color w:val="31849B" w:themeColor="accent5" w:themeShade="BF"/>
          <w:sz w:val="24"/>
          <w:szCs w:val="24"/>
        </w:rPr>
        <w:t xml:space="preserve">  </w:t>
      </w:r>
    </w:p>
    <w:p w14:paraId="3F6B6DEA" w14:textId="77777777" w:rsidR="00001EE1" w:rsidRPr="00001EE1" w:rsidRDefault="00001EE1" w:rsidP="00001EE1">
      <w:pPr>
        <w:ind w:right="-233"/>
        <w:rPr>
          <w:rFonts w:ascii="Gadugi" w:hAnsi="Gadugi" w:cs="Times New Roman"/>
          <w:sz w:val="24"/>
          <w:szCs w:val="24"/>
        </w:rPr>
      </w:pPr>
    </w:p>
    <w:p w14:paraId="471AF5C8" w14:textId="2E1FE6D9" w:rsidR="00346234" w:rsidRPr="00001EE1" w:rsidRDefault="00346234" w:rsidP="00635B02">
      <w:pPr>
        <w:ind w:right="-233"/>
        <w:rPr>
          <w:rFonts w:ascii="Gadugi" w:hAnsi="Gadugi" w:cs="Times New Roman"/>
          <w:sz w:val="24"/>
          <w:szCs w:val="24"/>
        </w:rPr>
      </w:pPr>
      <w:r w:rsidRPr="00001EE1">
        <w:rPr>
          <w:rFonts w:ascii="Gadugi" w:hAnsi="Gadugi" w:cs="Times New Roman"/>
          <w:sz w:val="24"/>
          <w:szCs w:val="24"/>
        </w:rPr>
        <w:t>In Figure 1 we present the o</w:t>
      </w:r>
      <w:r w:rsidR="00C90FE9" w:rsidRPr="00001EE1">
        <w:rPr>
          <w:rFonts w:ascii="Gadugi" w:hAnsi="Gadugi" w:cs="Times New Roman"/>
          <w:sz w:val="24"/>
          <w:szCs w:val="24"/>
        </w:rPr>
        <w:t>riginal Achen/Bartels idea (linia ciągła</w:t>
      </w:r>
      <w:r w:rsidRPr="00001EE1">
        <w:rPr>
          <w:rFonts w:ascii="Gadugi" w:hAnsi="Gadugi" w:cs="Times New Roman"/>
          <w:sz w:val="24"/>
          <w:szCs w:val="24"/>
        </w:rPr>
        <w:t>)</w:t>
      </w:r>
      <w:r w:rsidR="00C90FE9" w:rsidRPr="00001EE1">
        <w:rPr>
          <w:rFonts w:ascii="Gadugi" w:hAnsi="Gadugi" w:cs="Times New Roman"/>
          <w:sz w:val="24"/>
          <w:szCs w:val="24"/>
        </w:rPr>
        <w:t xml:space="preserve"> and our amendments (dotted line).</w:t>
      </w:r>
    </w:p>
    <w:p w14:paraId="18E7D4EC" w14:textId="61E1A5D8" w:rsidR="00D83623" w:rsidRPr="00001EE1" w:rsidRDefault="00D83623" w:rsidP="00635B02">
      <w:pPr>
        <w:ind w:right="-233"/>
        <w:rPr>
          <w:rFonts w:ascii="Gadugi" w:hAnsi="Gadugi" w:cs="Times New Roman"/>
          <w:sz w:val="24"/>
          <w:szCs w:val="24"/>
        </w:rPr>
      </w:pP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t>Figure 1 about here</w:t>
      </w:r>
    </w:p>
    <w:p w14:paraId="00CB3C96" w14:textId="77777777" w:rsidR="00D83623" w:rsidRPr="00001EE1" w:rsidRDefault="00D83623" w:rsidP="00635B02">
      <w:pPr>
        <w:ind w:right="-233"/>
        <w:rPr>
          <w:rFonts w:ascii="Gadugi" w:hAnsi="Gadugi" w:cs="Times New Roman"/>
          <w:sz w:val="24"/>
          <w:szCs w:val="24"/>
        </w:rPr>
      </w:pPr>
    </w:p>
    <w:p w14:paraId="3F3C3740" w14:textId="1E1D4C7B" w:rsidR="00C90FE9" w:rsidRPr="00001EE1" w:rsidRDefault="00C90FE9" w:rsidP="00635B02">
      <w:pPr>
        <w:ind w:right="-233"/>
        <w:rPr>
          <w:rFonts w:ascii="Gadugi" w:hAnsi="Gadugi" w:cs="Times New Roman"/>
          <w:sz w:val="24"/>
          <w:szCs w:val="24"/>
        </w:rPr>
      </w:pPr>
      <w:r w:rsidRPr="00001EE1">
        <w:rPr>
          <w:rFonts w:ascii="Gadugi" w:hAnsi="Gadugi" w:cs="Times New Roman"/>
          <w:sz w:val="24"/>
          <w:szCs w:val="24"/>
        </w:rPr>
        <w:t xml:space="preserve">The four amendments can be summarized as follows: (1) first and most importantly, in the European context, Poland in particular, the causal arrow between PID and vote choice is an empirical matter and the impact of vote on PID should not be excluded; (2) unlike </w:t>
      </w:r>
      <w:ins w:id="69" w:author="Mikołaj Cześnik" w:date="2018-12-03T09:27:00Z">
        <w:r w:rsidR="007C24BD">
          <w:rPr>
            <w:rFonts w:ascii="Gadugi" w:hAnsi="Gadugi" w:cs="Times New Roman"/>
            <w:sz w:val="24"/>
            <w:szCs w:val="24"/>
          </w:rPr>
          <w:t xml:space="preserve">in </w:t>
        </w:r>
      </w:ins>
      <w:r w:rsidRPr="00001EE1">
        <w:rPr>
          <w:rFonts w:ascii="Gadugi" w:hAnsi="Gadugi" w:cs="Times New Roman"/>
          <w:sz w:val="24"/>
          <w:szCs w:val="24"/>
        </w:rPr>
        <w:t>Achen and Bartels</w:t>
      </w:r>
      <w:ins w:id="70" w:author="Mikołaj Cześnik" w:date="2018-12-03T09:27:00Z">
        <w:r w:rsidR="007C24BD">
          <w:rPr>
            <w:rFonts w:ascii="Gadugi" w:hAnsi="Gadugi" w:cs="Times New Roman"/>
            <w:sz w:val="24"/>
            <w:szCs w:val="24"/>
          </w:rPr>
          <w:t>’s theory,</w:t>
        </w:r>
      </w:ins>
      <w:r w:rsidRPr="00001EE1">
        <w:rPr>
          <w:rFonts w:ascii="Gadugi" w:hAnsi="Gadugi" w:cs="Times New Roman"/>
          <w:sz w:val="24"/>
          <w:szCs w:val="24"/>
        </w:rPr>
        <w:t xml:space="preserve"> an impact of issue stances and policy preferences on the vote choice is taken into account as pretty realistic relationship; (3) social identities – apart from a direct impact on the vote, influences directly issue stances and policies; (4) we strongly conceive social identities in plural, which means both</w:t>
      </w:r>
      <w:r w:rsidR="00243DEC" w:rsidRPr="00001EE1">
        <w:rPr>
          <w:rFonts w:ascii="Gadugi" w:hAnsi="Gadugi" w:cs="Times New Roman"/>
          <w:sz w:val="24"/>
          <w:szCs w:val="24"/>
        </w:rPr>
        <w:t>:</w:t>
      </w:r>
      <w:r w:rsidRPr="00001EE1">
        <w:rPr>
          <w:rFonts w:ascii="Gadugi" w:hAnsi="Gadugi" w:cs="Times New Roman"/>
          <w:sz w:val="24"/>
          <w:szCs w:val="24"/>
        </w:rPr>
        <w:t xml:space="preserve"> (a) </w:t>
      </w:r>
      <w:r w:rsidR="007031BA" w:rsidRPr="00001EE1">
        <w:rPr>
          <w:rFonts w:ascii="Gadugi" w:hAnsi="Gadugi" w:cs="Times New Roman"/>
          <w:sz w:val="24"/>
          <w:szCs w:val="24"/>
        </w:rPr>
        <w:t xml:space="preserve">that each individual </w:t>
      </w:r>
      <w:r w:rsidR="00243DEC" w:rsidRPr="00001EE1">
        <w:rPr>
          <w:rFonts w:ascii="Gadugi" w:hAnsi="Gadugi" w:cs="Times New Roman"/>
          <w:sz w:val="24"/>
          <w:szCs w:val="24"/>
        </w:rPr>
        <w:t xml:space="preserve">belongs to and identifies with many groups, at times conflicting, and (b) that these identities (say religious and professional) are ontologically divergent, to the extent that the mechanism by which they enhance self-consciousness and loyalty differ. </w:t>
      </w:r>
    </w:p>
    <w:p w14:paraId="76F94315" w14:textId="3BC29EA2" w:rsidR="00EA6621" w:rsidRPr="00001EE1" w:rsidRDefault="005036CF" w:rsidP="00EA6621">
      <w:pPr>
        <w:ind w:right="-233"/>
        <w:rPr>
          <w:rFonts w:ascii="Gadugi" w:hAnsi="Gadugi" w:cs="Times New Roman"/>
          <w:sz w:val="24"/>
          <w:szCs w:val="24"/>
        </w:rPr>
      </w:pPr>
      <w:r w:rsidRPr="00001EE1">
        <w:rPr>
          <w:rFonts w:ascii="Gadugi" w:hAnsi="Gadugi" w:cs="Times New Roman"/>
          <w:sz w:val="24"/>
          <w:szCs w:val="24"/>
        </w:rPr>
        <w:t xml:space="preserve">The above remarks pertain to an important, yet partial chunk of the design. The overall analytical frame is an </w:t>
      </w:r>
      <w:r w:rsidR="00531240" w:rsidRPr="00001EE1">
        <w:rPr>
          <w:rFonts w:ascii="Gadugi" w:hAnsi="Gadugi" w:cs="Times New Roman"/>
          <w:sz w:val="24"/>
          <w:szCs w:val="24"/>
        </w:rPr>
        <w:t xml:space="preserve">complemented version of the Michigan funnel of causality. </w:t>
      </w:r>
    </w:p>
    <w:p w14:paraId="344C82F2" w14:textId="498EABAF" w:rsidR="00531240" w:rsidRPr="00001EE1" w:rsidRDefault="00531240" w:rsidP="00EA6621">
      <w:pPr>
        <w:ind w:right="-233"/>
        <w:rPr>
          <w:rFonts w:ascii="Gadugi" w:hAnsi="Gadugi" w:cs="Times New Roman"/>
          <w:sz w:val="24"/>
          <w:szCs w:val="24"/>
        </w:rPr>
      </w:pPr>
      <w:r w:rsidRPr="00001EE1">
        <w:rPr>
          <w:rFonts w:ascii="Gadugi" w:hAnsi="Gadugi" w:cs="Times New Roman"/>
          <w:sz w:val="24"/>
          <w:szCs w:val="24"/>
        </w:rPr>
        <w:t>Figure 2 shows the orthodox and the innovations proposed.</w:t>
      </w:r>
    </w:p>
    <w:p w14:paraId="015D435A" w14:textId="64941055" w:rsidR="002B6BF4" w:rsidRPr="00001EE1" w:rsidRDefault="002B6BF4" w:rsidP="00EA6621">
      <w:pPr>
        <w:ind w:right="-233"/>
        <w:rPr>
          <w:rFonts w:ascii="Gadugi" w:hAnsi="Gadugi" w:cs="Times New Roman"/>
          <w:sz w:val="24"/>
          <w:szCs w:val="24"/>
        </w:rPr>
      </w:pP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t>Figure 2 about here</w:t>
      </w:r>
    </w:p>
    <w:p w14:paraId="4DCE1EDA" w14:textId="31CB61B0" w:rsidR="0095563A" w:rsidRPr="00001EE1" w:rsidRDefault="00531240" w:rsidP="00EA6621">
      <w:pPr>
        <w:ind w:right="-233"/>
        <w:rPr>
          <w:rFonts w:ascii="Gadugi" w:hAnsi="Gadugi" w:cs="Times New Roman"/>
          <w:sz w:val="24"/>
          <w:szCs w:val="24"/>
        </w:rPr>
      </w:pPr>
      <w:r w:rsidRPr="00001EE1">
        <w:rPr>
          <w:rFonts w:ascii="Gadugi" w:hAnsi="Gadugi" w:cs="Times New Roman"/>
          <w:sz w:val="24"/>
          <w:szCs w:val="24"/>
        </w:rPr>
        <w:t>Let us explain the</w:t>
      </w:r>
      <w:r w:rsidR="002B6BF4" w:rsidRPr="00001EE1">
        <w:rPr>
          <w:rFonts w:ascii="Gadugi" w:hAnsi="Gadugi" w:cs="Times New Roman"/>
          <w:sz w:val="24"/>
          <w:szCs w:val="24"/>
        </w:rPr>
        <w:t xml:space="preserve"> few innovative modifications to the Michigan Four’s proposal. Firstly, the 2019 PNES changes the orthodox proposal in that apart from the Columbia School tradition of sociological</w:t>
      </w:r>
      <w:r w:rsidR="00DE50D7" w:rsidRPr="00001EE1">
        <w:rPr>
          <w:rFonts w:ascii="Gadugi" w:hAnsi="Gadugi" w:cs="Times New Roman"/>
          <w:sz w:val="24"/>
          <w:szCs w:val="24"/>
        </w:rPr>
        <w:t xml:space="preserve"> factors, ascribed and achieved</w:t>
      </w:r>
      <w:r w:rsidR="002B6BF4" w:rsidRPr="00001EE1">
        <w:rPr>
          <w:rFonts w:ascii="Gadugi" w:hAnsi="Gadugi" w:cs="Times New Roman"/>
          <w:sz w:val="24"/>
          <w:szCs w:val="24"/>
        </w:rPr>
        <w:t xml:space="preserve"> ones</w:t>
      </w:r>
      <w:r w:rsidR="00DE50D7" w:rsidRPr="00001EE1">
        <w:rPr>
          <w:rFonts w:ascii="Gadugi" w:hAnsi="Gadugi" w:cs="Times New Roman"/>
          <w:sz w:val="24"/>
          <w:szCs w:val="24"/>
        </w:rPr>
        <w:t>,</w:t>
      </w:r>
      <w:r w:rsidR="002B6BF4" w:rsidRPr="00001EE1">
        <w:rPr>
          <w:rFonts w:ascii="Gadugi" w:hAnsi="Gadugi" w:cs="Times New Roman"/>
          <w:sz w:val="24"/>
          <w:szCs w:val="24"/>
        </w:rPr>
        <w:t xml:space="preserve"> we focus on more interactive relation</w:t>
      </w:r>
      <w:r w:rsidR="00DE50D7" w:rsidRPr="00001EE1">
        <w:rPr>
          <w:rFonts w:ascii="Gadugi" w:hAnsi="Gadugi" w:cs="Times New Roman"/>
          <w:sz w:val="24"/>
          <w:szCs w:val="24"/>
        </w:rPr>
        <w:t>ships. Mostly we seek to estimate</w:t>
      </w:r>
      <w:r w:rsidR="002B6BF4" w:rsidRPr="00001EE1">
        <w:rPr>
          <w:rFonts w:ascii="Gadugi" w:hAnsi="Gadugi" w:cs="Times New Roman"/>
          <w:sz w:val="24"/>
          <w:szCs w:val="24"/>
        </w:rPr>
        <w:t xml:space="preserve"> the relative impact </w:t>
      </w:r>
      <w:r w:rsidR="00DE50D7" w:rsidRPr="00001EE1">
        <w:rPr>
          <w:rFonts w:ascii="Gadugi" w:hAnsi="Gadugi" w:cs="Times New Roman"/>
          <w:sz w:val="24"/>
          <w:szCs w:val="24"/>
        </w:rPr>
        <w:t xml:space="preserve">of traditional cleavage politics </w:t>
      </w:r>
      <w:r w:rsidR="00DE50D7" w:rsidRPr="00001EE1">
        <w:rPr>
          <w:rFonts w:ascii="Gadugi" w:hAnsi="Gadugi" w:cs="Times New Roman"/>
          <w:sz w:val="24"/>
          <w:szCs w:val="24"/>
        </w:rPr>
        <w:lastRenderedPageBreak/>
        <w:t xml:space="preserve">as compared to the more informal, network-driven bonds and new social identities. Second important supplement pertains to the directly designed focus on the quality of political representation and accountability. Two additional ideas ought to be tested: (a) </w:t>
      </w:r>
      <w:r w:rsidR="002B230F" w:rsidRPr="00001EE1">
        <w:rPr>
          <w:rFonts w:ascii="Gadugi" w:hAnsi="Gadugi" w:cs="Times New Roman"/>
          <w:sz w:val="24"/>
          <w:szCs w:val="24"/>
        </w:rPr>
        <w:t xml:space="preserve">apart from the traditional approach to promisory and societal representation our study explores the impact of alternative modes of representation – the </w:t>
      </w:r>
      <w:r w:rsidR="004A6A39" w:rsidRPr="00001EE1">
        <w:rPr>
          <w:rFonts w:ascii="Gadugi" w:hAnsi="Gadugi" w:cs="Times New Roman"/>
          <w:sz w:val="24"/>
          <w:szCs w:val="24"/>
        </w:rPr>
        <w:t>surrogate one</w:t>
      </w:r>
      <w:r w:rsidR="0095563A" w:rsidRPr="00001EE1">
        <w:rPr>
          <w:rFonts w:ascii="Gadugi" w:hAnsi="Gadugi" w:cs="Times New Roman"/>
          <w:sz w:val="24"/>
          <w:szCs w:val="24"/>
        </w:rPr>
        <w:t xml:space="preserve"> (Mansbridge 2003)</w:t>
      </w:r>
      <w:r w:rsidR="004A6A39" w:rsidRPr="00001EE1">
        <w:rPr>
          <w:rFonts w:ascii="Gadugi" w:hAnsi="Gadugi" w:cs="Times New Roman"/>
          <w:sz w:val="24"/>
          <w:szCs w:val="24"/>
        </w:rPr>
        <w:t xml:space="preserve">, in particular when political representation is performed by non-political institutions, like </w:t>
      </w:r>
      <w:r w:rsidR="00EC2403" w:rsidRPr="00001EE1">
        <w:rPr>
          <w:rFonts w:ascii="Gadugi" w:hAnsi="Gadugi" w:cs="Times New Roman"/>
          <w:sz w:val="24"/>
          <w:szCs w:val="24"/>
        </w:rPr>
        <w:t>famed</w:t>
      </w:r>
      <w:r w:rsidR="004A6A39" w:rsidRPr="00001EE1">
        <w:rPr>
          <w:rFonts w:ascii="Gadugi" w:hAnsi="Gadugi" w:cs="Times New Roman"/>
          <w:sz w:val="24"/>
          <w:szCs w:val="24"/>
        </w:rPr>
        <w:t xml:space="preserve"> journalists, important newspapers or alternatively churches, trade unions etc.</w:t>
      </w:r>
      <w:r w:rsidR="0095563A" w:rsidRPr="00001EE1">
        <w:rPr>
          <w:rFonts w:ascii="Gadugi" w:hAnsi="Gadugi" w:cs="Times New Roman"/>
          <w:sz w:val="24"/>
          <w:szCs w:val="24"/>
        </w:rPr>
        <w:t xml:space="preserve">; (b) </w:t>
      </w:r>
      <w:r w:rsidR="00EC2403" w:rsidRPr="00001EE1">
        <w:rPr>
          <w:rFonts w:ascii="Gadugi" w:hAnsi="Gadugi" w:cs="Times New Roman"/>
          <w:sz w:val="24"/>
          <w:szCs w:val="24"/>
        </w:rPr>
        <w:t>unlike the classical approach to political accountability has it (Przeworski et al 1997) and concentrates mainly on incumbents’ deeds and their economic performance, we conceive of political accountability as pertaining also to axiological, symbolic and identitarian issues.</w:t>
      </w:r>
    </w:p>
    <w:p w14:paraId="5CFA9DD3" w14:textId="348B67D6" w:rsidR="00EA6621" w:rsidRPr="00001EE1" w:rsidRDefault="00056726" w:rsidP="00EA6621">
      <w:pPr>
        <w:ind w:right="-233"/>
        <w:rPr>
          <w:rFonts w:ascii="Gadugi" w:hAnsi="Gadugi" w:cs="Times New Roman"/>
          <w:sz w:val="24"/>
          <w:szCs w:val="24"/>
        </w:rPr>
      </w:pPr>
      <w:r w:rsidRPr="00001EE1">
        <w:rPr>
          <w:rFonts w:ascii="Gadugi" w:hAnsi="Gadugi" w:cs="Times New Roman"/>
          <w:sz w:val="24"/>
          <w:szCs w:val="24"/>
        </w:rPr>
        <w:t>In the Michigan model citizens decision to vote for a particular</w:t>
      </w:r>
      <w:r w:rsidR="00EA6621" w:rsidRPr="00001EE1">
        <w:rPr>
          <w:rFonts w:ascii="Gadugi" w:hAnsi="Gadugi" w:cs="Times New Roman"/>
          <w:sz w:val="24"/>
          <w:szCs w:val="24"/>
        </w:rPr>
        <w:t xml:space="preserve"> par</w:t>
      </w:r>
      <w:r w:rsidRPr="00001EE1">
        <w:rPr>
          <w:rFonts w:ascii="Gadugi" w:hAnsi="Gadugi" w:cs="Times New Roman"/>
          <w:sz w:val="24"/>
          <w:szCs w:val="24"/>
        </w:rPr>
        <w:t>t</w:t>
      </w:r>
      <w:r w:rsidR="00CD4493">
        <w:rPr>
          <w:rFonts w:ascii="Gadugi" w:hAnsi="Gadugi" w:cs="Times New Roman"/>
          <w:sz w:val="24"/>
          <w:szCs w:val="24"/>
        </w:rPr>
        <w:t>y is typically a combination of</w:t>
      </w:r>
      <w:r w:rsidRPr="00001EE1">
        <w:rPr>
          <w:rFonts w:ascii="Gadugi" w:hAnsi="Gadugi" w:cs="Times New Roman"/>
          <w:sz w:val="24"/>
          <w:szCs w:val="24"/>
        </w:rPr>
        <w:t xml:space="preserve"> numerous</w:t>
      </w:r>
      <w:r w:rsidR="00EA6621" w:rsidRPr="00001EE1">
        <w:rPr>
          <w:rFonts w:ascii="Gadugi" w:hAnsi="Gadugi" w:cs="Times New Roman"/>
          <w:sz w:val="24"/>
          <w:szCs w:val="24"/>
        </w:rPr>
        <w:t xml:space="preserve"> factors</w:t>
      </w:r>
      <w:r w:rsidRPr="00001EE1">
        <w:rPr>
          <w:rFonts w:ascii="Gadugi" w:hAnsi="Gadugi" w:cs="Times New Roman"/>
          <w:sz w:val="24"/>
          <w:szCs w:val="24"/>
        </w:rPr>
        <w:t xml:space="preserve"> conceived as</w:t>
      </w:r>
      <w:r w:rsidR="00CD4493">
        <w:rPr>
          <w:rFonts w:ascii="Gadugi" w:hAnsi="Gadugi" w:cs="Times New Roman"/>
          <w:sz w:val="24"/>
          <w:szCs w:val="24"/>
        </w:rPr>
        <w:t xml:space="preserve"> independent variables, which a</w:t>
      </w:r>
      <w:r w:rsidRPr="00001EE1">
        <w:rPr>
          <w:rFonts w:ascii="Gadugi" w:hAnsi="Gadugi" w:cs="Times New Roman"/>
          <w:sz w:val="24"/>
          <w:szCs w:val="24"/>
        </w:rPr>
        <w:t>re grouped and related to each other depending on the causal expectations and their</w:t>
      </w:r>
      <w:r w:rsidR="00EA6621" w:rsidRPr="00001EE1">
        <w:rPr>
          <w:rFonts w:ascii="Gadugi" w:hAnsi="Gadugi" w:cs="Times New Roman"/>
          <w:sz w:val="24"/>
          <w:szCs w:val="24"/>
        </w:rPr>
        <w:t xml:space="preserve"> causal distance from the final </w:t>
      </w:r>
      <w:r w:rsidR="000454F5" w:rsidRPr="00001EE1">
        <w:rPr>
          <w:rFonts w:ascii="Gadugi" w:hAnsi="Gadugi" w:cs="Times New Roman"/>
          <w:sz w:val="24"/>
          <w:szCs w:val="24"/>
        </w:rPr>
        <w:t xml:space="preserve">variable - </w:t>
      </w:r>
      <w:r w:rsidR="00EA6621" w:rsidRPr="00001EE1">
        <w:rPr>
          <w:rFonts w:ascii="Gadugi" w:hAnsi="Gadugi" w:cs="Times New Roman"/>
          <w:sz w:val="24"/>
          <w:szCs w:val="24"/>
        </w:rPr>
        <w:t xml:space="preserve"> v</w:t>
      </w:r>
      <w:r w:rsidR="000454F5" w:rsidRPr="00001EE1">
        <w:rPr>
          <w:rFonts w:ascii="Gadugi" w:hAnsi="Gadugi" w:cs="Times New Roman"/>
          <w:sz w:val="24"/>
          <w:szCs w:val="24"/>
        </w:rPr>
        <w:t xml:space="preserve">ote choice (Campbell et al. 1960). </w:t>
      </w:r>
      <w:r w:rsidR="00CD4493">
        <w:rPr>
          <w:rFonts w:ascii="Gadugi" w:hAnsi="Gadugi" w:cs="Times New Roman"/>
          <w:sz w:val="24"/>
          <w:szCs w:val="24"/>
        </w:rPr>
        <w:t xml:space="preserve">In our project we embark on a slightly different analytical proposal (which </w:t>
      </w:r>
      <w:del w:id="71" w:author="Mikołaj Cześnik" w:date="2018-12-03T09:29:00Z">
        <w:r w:rsidR="002C05BB" w:rsidDel="00333026">
          <w:rPr>
            <w:rFonts w:ascii="Gadugi" w:hAnsi="Gadugi" w:cs="Times New Roman"/>
            <w:sz w:val="24"/>
            <w:szCs w:val="24"/>
          </w:rPr>
          <w:delText>is not innovative</w:delText>
        </w:r>
        <w:r w:rsidR="00D74378" w:rsidRPr="00001EE1" w:rsidDel="00333026">
          <w:rPr>
            <w:rFonts w:ascii="Gadugi" w:hAnsi="Gadugi" w:cs="Times New Roman"/>
            <w:sz w:val="24"/>
            <w:szCs w:val="24"/>
          </w:rPr>
          <w:delText xml:space="preserve">, but </w:delText>
        </w:r>
      </w:del>
      <w:r w:rsidR="00CD4493">
        <w:rPr>
          <w:rFonts w:ascii="Gadugi" w:hAnsi="Gadugi" w:cs="Times New Roman"/>
          <w:sz w:val="24"/>
          <w:szCs w:val="24"/>
        </w:rPr>
        <w:t xml:space="preserve">simply </w:t>
      </w:r>
      <w:r w:rsidR="002C05BB">
        <w:rPr>
          <w:rFonts w:ascii="Gadugi" w:hAnsi="Gadugi" w:cs="Times New Roman"/>
          <w:sz w:val="24"/>
          <w:szCs w:val="24"/>
        </w:rPr>
        <w:t xml:space="preserve">makes use and revisits the </w:t>
      </w:r>
      <w:r w:rsidR="00D74378" w:rsidRPr="00001EE1">
        <w:rPr>
          <w:rFonts w:ascii="Gadugi" w:hAnsi="Gadugi" w:cs="Times New Roman"/>
          <w:sz w:val="24"/>
          <w:szCs w:val="24"/>
        </w:rPr>
        <w:t>old proposal by</w:t>
      </w:r>
      <w:r w:rsidR="00EA6621" w:rsidRPr="00001EE1">
        <w:rPr>
          <w:rFonts w:ascii="Gadugi" w:hAnsi="Gadugi" w:cs="Times New Roman"/>
          <w:sz w:val="24"/>
          <w:szCs w:val="24"/>
        </w:rPr>
        <w:t xml:space="preserve"> Miller and Shanks </w:t>
      </w:r>
      <w:r w:rsidR="002C05BB">
        <w:rPr>
          <w:rFonts w:ascii="Gadugi" w:hAnsi="Gadugi" w:cs="Times New Roman"/>
          <w:sz w:val="24"/>
          <w:szCs w:val="24"/>
        </w:rPr>
        <w:t>[</w:t>
      </w:r>
      <w:r w:rsidR="00D74378" w:rsidRPr="00001EE1">
        <w:rPr>
          <w:rFonts w:ascii="Gadugi" w:hAnsi="Gadugi" w:cs="Times New Roman"/>
          <w:sz w:val="24"/>
          <w:szCs w:val="24"/>
        </w:rPr>
        <w:t>1996</w:t>
      </w:r>
      <w:r w:rsidR="002C05BB">
        <w:rPr>
          <w:rFonts w:ascii="Gadugi" w:hAnsi="Gadugi" w:cs="Times New Roman"/>
          <w:sz w:val="24"/>
          <w:szCs w:val="24"/>
        </w:rPr>
        <w:t>]</w:t>
      </w:r>
      <w:r w:rsidR="00D74378" w:rsidRPr="00001EE1">
        <w:rPr>
          <w:rFonts w:ascii="Gadugi" w:hAnsi="Gadugi" w:cs="Times New Roman"/>
          <w:sz w:val="24"/>
          <w:szCs w:val="24"/>
        </w:rPr>
        <w:t xml:space="preserve">), suggesting application of a multi-stage explanatory model – an idea of 6 temporally ordered stages that reliably describe the vote choice. The proposal is explained in more detail in next sections on research design and </w:t>
      </w:r>
      <w:commentRangeStart w:id="72"/>
      <w:r w:rsidR="00D74378" w:rsidRPr="00001EE1">
        <w:rPr>
          <w:rFonts w:ascii="Gadugi" w:hAnsi="Gadugi" w:cs="Times New Roman"/>
          <w:sz w:val="24"/>
          <w:szCs w:val="24"/>
        </w:rPr>
        <w:t>methodology</w:t>
      </w:r>
      <w:commentRangeEnd w:id="72"/>
      <w:r w:rsidR="00333026">
        <w:rPr>
          <w:rStyle w:val="Odwoaniedokomentarza"/>
        </w:rPr>
        <w:commentReference w:id="72"/>
      </w:r>
      <w:r w:rsidR="00D74378" w:rsidRPr="00001EE1">
        <w:rPr>
          <w:rFonts w:ascii="Gadugi" w:hAnsi="Gadugi" w:cs="Times New Roman"/>
          <w:sz w:val="24"/>
          <w:szCs w:val="24"/>
        </w:rPr>
        <w:t>.</w:t>
      </w:r>
    </w:p>
    <w:p w14:paraId="03D303A9" w14:textId="77777777" w:rsidR="0056024A" w:rsidRPr="004A62D3" w:rsidRDefault="0056024A" w:rsidP="0056024A">
      <w:pPr>
        <w:spacing w:after="0"/>
        <w:ind w:left="567"/>
        <w:rPr>
          <w:rFonts w:cs="Times New Roman"/>
          <w:b/>
        </w:rPr>
      </w:pPr>
      <w:r w:rsidRPr="004A62D3">
        <w:rPr>
          <w:rFonts w:cs="Times New Roman"/>
          <w:b/>
        </w:rPr>
        <w:t>Literature:</w:t>
      </w:r>
    </w:p>
    <w:sectPr w:rsidR="0056024A" w:rsidRPr="004A62D3">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kołaj Cześnik" w:date="2018-12-03T07:41:00Z" w:initials="MC">
    <w:p w14:paraId="0C0AB7B5" w14:textId="03619E8D" w:rsidR="007C1F44" w:rsidRDefault="007C1F44">
      <w:pPr>
        <w:pStyle w:val="Tekstkomentarza"/>
      </w:pPr>
      <w:r>
        <w:rPr>
          <w:rStyle w:val="Odwoaniedokomentarza"/>
        </w:rPr>
        <w:annotationRef/>
      </w:r>
      <w:r>
        <w:t>aim?</w:t>
      </w:r>
    </w:p>
  </w:comment>
  <w:comment w:id="40" w:author="Mikołaj Cześnik" w:date="2018-12-03T08:03:00Z" w:initials="MC">
    <w:p w14:paraId="1DF094A0" w14:textId="34737E59" w:rsidR="0048744A" w:rsidRPr="0048744A" w:rsidRDefault="0048744A">
      <w:pPr>
        <w:pStyle w:val="Tekstkomentarza"/>
        <w:rPr>
          <w:lang w:val="pl-PL"/>
        </w:rPr>
      </w:pPr>
      <w:r>
        <w:rPr>
          <w:rStyle w:val="Odwoaniedokomentarza"/>
        </w:rPr>
        <w:annotationRef/>
      </w:r>
      <w:r w:rsidRPr="0048744A">
        <w:rPr>
          <w:lang w:val="pl-PL"/>
        </w:rPr>
        <w:t>Jesli jest miejsce zostawic, jesli nie, to zostawic tylko pierwsza czesc zdania, bez calej wyliczanki bibliograficznej.</w:t>
      </w:r>
    </w:p>
  </w:comment>
  <w:comment w:id="68" w:author="Mikołaj Cześnik" w:date="2018-12-03T09:22:00Z" w:initials="MC">
    <w:p w14:paraId="3F5DD78A" w14:textId="521AB43B" w:rsidR="002976D7" w:rsidRPr="002976D7" w:rsidRDefault="002976D7">
      <w:pPr>
        <w:pStyle w:val="Tekstkomentarza"/>
        <w:rPr>
          <w:lang w:val="pl-PL"/>
        </w:rPr>
      </w:pPr>
      <w:r>
        <w:rPr>
          <w:rStyle w:val="Odwoaniedokomentarza"/>
        </w:rPr>
        <w:annotationRef/>
      </w:r>
      <w:r w:rsidRPr="002976D7">
        <w:rPr>
          <w:lang w:val="pl-PL"/>
        </w:rPr>
        <w:t xml:space="preserve">To przekonujace wyjasnienie, jesli mamy miejsce, to bym z niego nie rezygnowal. </w:t>
      </w:r>
      <w:r>
        <w:rPr>
          <w:lang w:val="pl-PL"/>
        </w:rPr>
        <w:t>Warto tylko dodac na początki tej seksji, ze jest to rozwiniecie poprzedniego watku, aby nie było zarzutu o powtarzanie treści.</w:t>
      </w:r>
    </w:p>
  </w:comment>
  <w:comment w:id="72" w:author="Mikołaj Cześnik" w:date="2018-12-03T09:30:00Z" w:initials="MC">
    <w:p w14:paraId="6EB60F93" w14:textId="25A79309" w:rsidR="00333026" w:rsidRPr="00333026" w:rsidRDefault="00333026">
      <w:pPr>
        <w:pStyle w:val="Tekstkomentarza"/>
        <w:rPr>
          <w:lang w:val="pl-PL"/>
        </w:rPr>
      </w:pPr>
      <w:r>
        <w:rPr>
          <w:rStyle w:val="Odwoaniedokomentarza"/>
        </w:rPr>
        <w:annotationRef/>
      </w:r>
      <w:r w:rsidRPr="00333026">
        <w:rPr>
          <w:lang w:val="pl-PL"/>
        </w:rPr>
        <w:t xml:space="preserve">Podsumowujac: dla mnie ok, oczywiscie wymaga to jeszcze przejrzenia </w:t>
      </w:r>
      <w:r>
        <w:rPr>
          <w:lang w:val="pl-PL"/>
        </w:rPr>
        <w:t>i</w:t>
      </w:r>
      <w:r w:rsidRPr="00333026">
        <w:rPr>
          <w:lang w:val="pl-PL"/>
        </w:rPr>
        <w:t xml:space="preserve"> </w:t>
      </w:r>
      <w:r>
        <w:rPr>
          <w:lang w:val="pl-PL"/>
        </w:rPr>
        <w:t>‘</w:t>
      </w:r>
      <w:r w:rsidRPr="00333026">
        <w:rPr>
          <w:lang w:val="pl-PL"/>
        </w:rPr>
        <w:t>dopieszczenia</w:t>
      </w:r>
      <w:r>
        <w:rPr>
          <w:lang w:val="pl-PL"/>
        </w:rPr>
        <w:t>’, ale zasadniczy plan mamy. Dalbym teraz ten kawalek Benowi, by obrobil go językowo i stylistycznie.</w:t>
      </w:r>
      <w:bookmarkStart w:id="73" w:name="_GoBack"/>
      <w:bookmarkEnd w:id="73"/>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C0AB7B5" w15:done="0"/>
  <w15:commentEx w15:paraId="1DF094A0" w15:done="0"/>
  <w15:commentEx w15:paraId="3F5DD78A" w15:done="0"/>
  <w15:commentEx w15:paraId="6EB60F93"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2B6D79" w14:textId="77777777" w:rsidR="00F643A1" w:rsidRDefault="00F643A1" w:rsidP="00F527C8">
      <w:pPr>
        <w:spacing w:after="0" w:line="240" w:lineRule="auto"/>
      </w:pPr>
      <w:r>
        <w:separator/>
      </w:r>
    </w:p>
  </w:endnote>
  <w:endnote w:type="continuationSeparator" w:id="0">
    <w:p w14:paraId="3DAAAE82" w14:textId="77777777" w:rsidR="00F643A1" w:rsidRDefault="00F643A1" w:rsidP="00F52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Gadugi">
    <w:panose1 w:val="020B0502040204020203"/>
    <w:charset w:val="00"/>
    <w:family w:val="swiss"/>
    <w:pitch w:val="variable"/>
    <w:sig w:usb0="80000003" w:usb1="02000000" w:usb2="00003000" w:usb3="00000000" w:csb0="00000001" w:csb1="00000000"/>
  </w:font>
  <w:font w:name="Corbel">
    <w:panose1 w:val="020B0503020204020204"/>
    <w:charset w:val="EE"/>
    <w:family w:val="swiss"/>
    <w:pitch w:val="variable"/>
    <w:sig w:usb0="A00002EF" w:usb1="4000A44B" w:usb2="00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FEE67D" w14:textId="77777777" w:rsidR="00F643A1" w:rsidRDefault="00F643A1" w:rsidP="00F527C8">
      <w:pPr>
        <w:spacing w:after="0" w:line="240" w:lineRule="auto"/>
      </w:pPr>
      <w:r>
        <w:separator/>
      </w:r>
    </w:p>
  </w:footnote>
  <w:footnote w:type="continuationSeparator" w:id="0">
    <w:p w14:paraId="63B51EE3" w14:textId="77777777" w:rsidR="00F643A1" w:rsidRDefault="00F643A1" w:rsidP="00F527C8">
      <w:pPr>
        <w:spacing w:after="0" w:line="240" w:lineRule="auto"/>
      </w:pPr>
      <w:r>
        <w:continuationSeparator/>
      </w:r>
    </w:p>
  </w:footnote>
  <w:footnote w:id="1">
    <w:p w14:paraId="7F166244" w14:textId="196CEAE1" w:rsidR="00845A43" w:rsidRPr="00793BC0" w:rsidRDefault="00845A43">
      <w:pPr>
        <w:pStyle w:val="Tekstprzypisudolnego"/>
      </w:pPr>
      <w:r>
        <w:rPr>
          <w:rStyle w:val="Odwoanieprzypisudolnego"/>
        </w:rPr>
        <w:footnoteRef/>
      </w:r>
      <w:r>
        <w:t xml:space="preserve"> Two additional points are due</w:t>
      </w:r>
      <w:ins w:id="0" w:author="Mikołaj Cześnik" w:date="2018-12-03T07:45:00Z">
        <w:r w:rsidR="008D5B9C">
          <w:t xml:space="preserve"> here</w:t>
        </w:r>
      </w:ins>
      <w:r>
        <w:t>: first, electoral research has been initiated in Poland right from the beginning of the transformation, and the team of researchers started covering elections as early as 1990 presidential election; second, even though the main elections covered by PNES were the parliamentary ones, the team has been covering also almost all presidential election and since 2004 – the elections to the European Parliament.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A22E3F"/>
    <w:multiLevelType w:val="hybridMultilevel"/>
    <w:tmpl w:val="ABFEC9C2"/>
    <w:lvl w:ilvl="0" w:tplc="A9524E46">
      <w:start w:val="1"/>
      <w:numFmt w:val="bullet"/>
      <w:lvlText w:val=""/>
      <w:lvlJc w:val="left"/>
      <w:pPr>
        <w:tabs>
          <w:tab w:val="num" w:pos="227"/>
        </w:tabs>
        <w:ind w:left="227" w:hanging="227"/>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kołaj Cześnik">
    <w15:presenceInfo w15:providerId="None" w15:userId="Mikołaj Cześni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07"/>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5D3"/>
    <w:rsid w:val="00001EE1"/>
    <w:rsid w:val="000044DC"/>
    <w:rsid w:val="00004FF9"/>
    <w:rsid w:val="00005018"/>
    <w:rsid w:val="000050E6"/>
    <w:rsid w:val="0000564C"/>
    <w:rsid w:val="00006267"/>
    <w:rsid w:val="000127CA"/>
    <w:rsid w:val="000146B3"/>
    <w:rsid w:val="000152EE"/>
    <w:rsid w:val="00015626"/>
    <w:rsid w:val="00016E27"/>
    <w:rsid w:val="000215DD"/>
    <w:rsid w:val="00021A36"/>
    <w:rsid w:val="00021C8B"/>
    <w:rsid w:val="00024BCD"/>
    <w:rsid w:val="00024E83"/>
    <w:rsid w:val="0002529F"/>
    <w:rsid w:val="000253E3"/>
    <w:rsid w:val="000255A7"/>
    <w:rsid w:val="00026E33"/>
    <w:rsid w:val="00030151"/>
    <w:rsid w:val="000344DA"/>
    <w:rsid w:val="000354D5"/>
    <w:rsid w:val="000365EC"/>
    <w:rsid w:val="00037351"/>
    <w:rsid w:val="000377AF"/>
    <w:rsid w:val="000378C6"/>
    <w:rsid w:val="00037DB2"/>
    <w:rsid w:val="000428AC"/>
    <w:rsid w:val="00043A80"/>
    <w:rsid w:val="000454F5"/>
    <w:rsid w:val="00046008"/>
    <w:rsid w:val="00047FAC"/>
    <w:rsid w:val="0005013D"/>
    <w:rsid w:val="00050B84"/>
    <w:rsid w:val="0005188D"/>
    <w:rsid w:val="00052A6E"/>
    <w:rsid w:val="000532FF"/>
    <w:rsid w:val="00053DB7"/>
    <w:rsid w:val="00053E1A"/>
    <w:rsid w:val="00054914"/>
    <w:rsid w:val="00055335"/>
    <w:rsid w:val="00056726"/>
    <w:rsid w:val="0006065D"/>
    <w:rsid w:val="00061992"/>
    <w:rsid w:val="00064F55"/>
    <w:rsid w:val="000707E3"/>
    <w:rsid w:val="00071855"/>
    <w:rsid w:val="00072452"/>
    <w:rsid w:val="000744CA"/>
    <w:rsid w:val="0007634E"/>
    <w:rsid w:val="0007778A"/>
    <w:rsid w:val="00081598"/>
    <w:rsid w:val="0008253C"/>
    <w:rsid w:val="0008340D"/>
    <w:rsid w:val="00083F7A"/>
    <w:rsid w:val="00084FDB"/>
    <w:rsid w:val="00085742"/>
    <w:rsid w:val="0008731A"/>
    <w:rsid w:val="0008749E"/>
    <w:rsid w:val="00087609"/>
    <w:rsid w:val="000A1258"/>
    <w:rsid w:val="000A59B5"/>
    <w:rsid w:val="000A5C35"/>
    <w:rsid w:val="000A5CF6"/>
    <w:rsid w:val="000B1922"/>
    <w:rsid w:val="000B1F1F"/>
    <w:rsid w:val="000B25C4"/>
    <w:rsid w:val="000B26BC"/>
    <w:rsid w:val="000B2C51"/>
    <w:rsid w:val="000B39F0"/>
    <w:rsid w:val="000B3F89"/>
    <w:rsid w:val="000B5440"/>
    <w:rsid w:val="000B6AD1"/>
    <w:rsid w:val="000C1506"/>
    <w:rsid w:val="000C256A"/>
    <w:rsid w:val="000C52DC"/>
    <w:rsid w:val="000C6486"/>
    <w:rsid w:val="000C66AD"/>
    <w:rsid w:val="000D0054"/>
    <w:rsid w:val="000D0BDA"/>
    <w:rsid w:val="000D0BF6"/>
    <w:rsid w:val="000D1C66"/>
    <w:rsid w:val="000D1E09"/>
    <w:rsid w:val="000D2656"/>
    <w:rsid w:val="000D3A2A"/>
    <w:rsid w:val="000D7285"/>
    <w:rsid w:val="000E03EF"/>
    <w:rsid w:val="000E2034"/>
    <w:rsid w:val="000E2C5C"/>
    <w:rsid w:val="000E555C"/>
    <w:rsid w:val="000E5757"/>
    <w:rsid w:val="000E5EB8"/>
    <w:rsid w:val="000E697C"/>
    <w:rsid w:val="000E6B79"/>
    <w:rsid w:val="000F0A9F"/>
    <w:rsid w:val="000F2923"/>
    <w:rsid w:val="000F7820"/>
    <w:rsid w:val="001002A0"/>
    <w:rsid w:val="00101E6B"/>
    <w:rsid w:val="0010212F"/>
    <w:rsid w:val="001040F3"/>
    <w:rsid w:val="00105B1C"/>
    <w:rsid w:val="0011180A"/>
    <w:rsid w:val="00111DAA"/>
    <w:rsid w:val="001139EE"/>
    <w:rsid w:val="00114B97"/>
    <w:rsid w:val="001176E8"/>
    <w:rsid w:val="001204C5"/>
    <w:rsid w:val="00122103"/>
    <w:rsid w:val="00124861"/>
    <w:rsid w:val="0012652A"/>
    <w:rsid w:val="00127DC8"/>
    <w:rsid w:val="0013109E"/>
    <w:rsid w:val="00131E20"/>
    <w:rsid w:val="001334FD"/>
    <w:rsid w:val="001341C0"/>
    <w:rsid w:val="00136CCA"/>
    <w:rsid w:val="00140827"/>
    <w:rsid w:val="001408DE"/>
    <w:rsid w:val="0014142F"/>
    <w:rsid w:val="00142B2B"/>
    <w:rsid w:val="00145B8F"/>
    <w:rsid w:val="001504CC"/>
    <w:rsid w:val="0015158E"/>
    <w:rsid w:val="00152356"/>
    <w:rsid w:val="00153DC2"/>
    <w:rsid w:val="00156FAF"/>
    <w:rsid w:val="00163803"/>
    <w:rsid w:val="00163C42"/>
    <w:rsid w:val="001649E0"/>
    <w:rsid w:val="00164B83"/>
    <w:rsid w:val="00165616"/>
    <w:rsid w:val="001675F7"/>
    <w:rsid w:val="001676ED"/>
    <w:rsid w:val="00171725"/>
    <w:rsid w:val="00172842"/>
    <w:rsid w:val="00173E1A"/>
    <w:rsid w:val="0017490D"/>
    <w:rsid w:val="00176AA5"/>
    <w:rsid w:val="00176C12"/>
    <w:rsid w:val="001813F3"/>
    <w:rsid w:val="001820A3"/>
    <w:rsid w:val="00182134"/>
    <w:rsid w:val="00183031"/>
    <w:rsid w:val="00184C8B"/>
    <w:rsid w:val="0018532E"/>
    <w:rsid w:val="00186E22"/>
    <w:rsid w:val="00190E0A"/>
    <w:rsid w:val="00192D29"/>
    <w:rsid w:val="00195BDB"/>
    <w:rsid w:val="001975F3"/>
    <w:rsid w:val="00197818"/>
    <w:rsid w:val="001A0074"/>
    <w:rsid w:val="001A22AD"/>
    <w:rsid w:val="001A2CD3"/>
    <w:rsid w:val="001A3583"/>
    <w:rsid w:val="001A409B"/>
    <w:rsid w:val="001A5631"/>
    <w:rsid w:val="001A6E23"/>
    <w:rsid w:val="001A727A"/>
    <w:rsid w:val="001A753A"/>
    <w:rsid w:val="001B08FC"/>
    <w:rsid w:val="001B351D"/>
    <w:rsid w:val="001B707A"/>
    <w:rsid w:val="001C0894"/>
    <w:rsid w:val="001C169D"/>
    <w:rsid w:val="001C3A9C"/>
    <w:rsid w:val="001C5CB1"/>
    <w:rsid w:val="001C67B6"/>
    <w:rsid w:val="001C6E4D"/>
    <w:rsid w:val="001C6E7B"/>
    <w:rsid w:val="001C7C88"/>
    <w:rsid w:val="001D0DC5"/>
    <w:rsid w:val="001D3307"/>
    <w:rsid w:val="001D3E06"/>
    <w:rsid w:val="001D6503"/>
    <w:rsid w:val="001D6D91"/>
    <w:rsid w:val="001E0EC6"/>
    <w:rsid w:val="001E1FFD"/>
    <w:rsid w:val="001E26F6"/>
    <w:rsid w:val="001E3872"/>
    <w:rsid w:val="001E438C"/>
    <w:rsid w:val="001E463B"/>
    <w:rsid w:val="001E5CA9"/>
    <w:rsid w:val="001E7EAE"/>
    <w:rsid w:val="001F29DC"/>
    <w:rsid w:val="001F2A2A"/>
    <w:rsid w:val="001F3780"/>
    <w:rsid w:val="001F6B05"/>
    <w:rsid w:val="001F71DB"/>
    <w:rsid w:val="001F747B"/>
    <w:rsid w:val="002002A0"/>
    <w:rsid w:val="00201763"/>
    <w:rsid w:val="00205290"/>
    <w:rsid w:val="00205B8A"/>
    <w:rsid w:val="00206AC2"/>
    <w:rsid w:val="0021027D"/>
    <w:rsid w:val="002115DB"/>
    <w:rsid w:val="0021249E"/>
    <w:rsid w:val="0021279D"/>
    <w:rsid w:val="00212F23"/>
    <w:rsid w:val="0021418E"/>
    <w:rsid w:val="00214773"/>
    <w:rsid w:val="00215A06"/>
    <w:rsid w:val="002215D3"/>
    <w:rsid w:val="002219EE"/>
    <w:rsid w:val="00221AF4"/>
    <w:rsid w:val="00221BC8"/>
    <w:rsid w:val="00223121"/>
    <w:rsid w:val="00224639"/>
    <w:rsid w:val="00225A8E"/>
    <w:rsid w:val="00231618"/>
    <w:rsid w:val="0023179E"/>
    <w:rsid w:val="00231EF6"/>
    <w:rsid w:val="00232227"/>
    <w:rsid w:val="0023330E"/>
    <w:rsid w:val="00234FFA"/>
    <w:rsid w:val="002376A9"/>
    <w:rsid w:val="00241E9E"/>
    <w:rsid w:val="002428D1"/>
    <w:rsid w:val="002432D5"/>
    <w:rsid w:val="00243DEC"/>
    <w:rsid w:val="00244BE7"/>
    <w:rsid w:val="00245CC8"/>
    <w:rsid w:val="00245EBA"/>
    <w:rsid w:val="0025011B"/>
    <w:rsid w:val="00250265"/>
    <w:rsid w:val="00253C41"/>
    <w:rsid w:val="00253D15"/>
    <w:rsid w:val="0025407D"/>
    <w:rsid w:val="00254510"/>
    <w:rsid w:val="002553F4"/>
    <w:rsid w:val="002560B2"/>
    <w:rsid w:val="00256DCF"/>
    <w:rsid w:val="00256EC4"/>
    <w:rsid w:val="00261E12"/>
    <w:rsid w:val="00262202"/>
    <w:rsid w:val="00264FC4"/>
    <w:rsid w:val="002659D8"/>
    <w:rsid w:val="002667DB"/>
    <w:rsid w:val="00271897"/>
    <w:rsid w:val="00271A1B"/>
    <w:rsid w:val="00275686"/>
    <w:rsid w:val="002805A8"/>
    <w:rsid w:val="00281C01"/>
    <w:rsid w:val="00282468"/>
    <w:rsid w:val="00282FFC"/>
    <w:rsid w:val="00283FFB"/>
    <w:rsid w:val="002843B7"/>
    <w:rsid w:val="002864D1"/>
    <w:rsid w:val="00287E33"/>
    <w:rsid w:val="0029024F"/>
    <w:rsid w:val="00290DB0"/>
    <w:rsid w:val="0029192C"/>
    <w:rsid w:val="0029319E"/>
    <w:rsid w:val="00295561"/>
    <w:rsid w:val="00296FC6"/>
    <w:rsid w:val="002976D7"/>
    <w:rsid w:val="002A0532"/>
    <w:rsid w:val="002A264E"/>
    <w:rsid w:val="002A3A19"/>
    <w:rsid w:val="002A7069"/>
    <w:rsid w:val="002A756B"/>
    <w:rsid w:val="002A7862"/>
    <w:rsid w:val="002A796E"/>
    <w:rsid w:val="002B1D0B"/>
    <w:rsid w:val="002B230F"/>
    <w:rsid w:val="002B2B35"/>
    <w:rsid w:val="002B301F"/>
    <w:rsid w:val="002B30E3"/>
    <w:rsid w:val="002B4966"/>
    <w:rsid w:val="002B6590"/>
    <w:rsid w:val="002B6BF4"/>
    <w:rsid w:val="002B6EAD"/>
    <w:rsid w:val="002C05BB"/>
    <w:rsid w:val="002C152D"/>
    <w:rsid w:val="002C3318"/>
    <w:rsid w:val="002C4691"/>
    <w:rsid w:val="002C55A7"/>
    <w:rsid w:val="002C6FAD"/>
    <w:rsid w:val="002D0523"/>
    <w:rsid w:val="002D2A8E"/>
    <w:rsid w:val="002D4EB6"/>
    <w:rsid w:val="002D511B"/>
    <w:rsid w:val="002D60EB"/>
    <w:rsid w:val="002D7102"/>
    <w:rsid w:val="002D7408"/>
    <w:rsid w:val="002E1E61"/>
    <w:rsid w:val="002E2F34"/>
    <w:rsid w:val="002E3C6E"/>
    <w:rsid w:val="002E3F2D"/>
    <w:rsid w:val="002E5670"/>
    <w:rsid w:val="002E6450"/>
    <w:rsid w:val="002E66B5"/>
    <w:rsid w:val="002E7370"/>
    <w:rsid w:val="002E7546"/>
    <w:rsid w:val="002F0C0A"/>
    <w:rsid w:val="002F155A"/>
    <w:rsid w:val="002F17EA"/>
    <w:rsid w:val="002F1B10"/>
    <w:rsid w:val="002F31DC"/>
    <w:rsid w:val="002F3724"/>
    <w:rsid w:val="0030015D"/>
    <w:rsid w:val="0030117A"/>
    <w:rsid w:val="00303A35"/>
    <w:rsid w:val="0030503C"/>
    <w:rsid w:val="003068EF"/>
    <w:rsid w:val="00306D50"/>
    <w:rsid w:val="0031012B"/>
    <w:rsid w:val="00310338"/>
    <w:rsid w:val="00315BCC"/>
    <w:rsid w:val="003163ED"/>
    <w:rsid w:val="0031762B"/>
    <w:rsid w:val="00321AB1"/>
    <w:rsid w:val="00323A94"/>
    <w:rsid w:val="00324EAC"/>
    <w:rsid w:val="00326016"/>
    <w:rsid w:val="003264DB"/>
    <w:rsid w:val="003268D4"/>
    <w:rsid w:val="0033053C"/>
    <w:rsid w:val="0033248A"/>
    <w:rsid w:val="00333026"/>
    <w:rsid w:val="0033378E"/>
    <w:rsid w:val="0033385F"/>
    <w:rsid w:val="003344BC"/>
    <w:rsid w:val="00341957"/>
    <w:rsid w:val="00346234"/>
    <w:rsid w:val="00347470"/>
    <w:rsid w:val="003508F5"/>
    <w:rsid w:val="0035143B"/>
    <w:rsid w:val="00351BE5"/>
    <w:rsid w:val="003522C8"/>
    <w:rsid w:val="00352B3E"/>
    <w:rsid w:val="003539EF"/>
    <w:rsid w:val="00355FD3"/>
    <w:rsid w:val="00357259"/>
    <w:rsid w:val="003575FA"/>
    <w:rsid w:val="00357F20"/>
    <w:rsid w:val="00360578"/>
    <w:rsid w:val="00361B06"/>
    <w:rsid w:val="00361D01"/>
    <w:rsid w:val="003631D3"/>
    <w:rsid w:val="0036688D"/>
    <w:rsid w:val="003710B5"/>
    <w:rsid w:val="00375555"/>
    <w:rsid w:val="00376DD2"/>
    <w:rsid w:val="00382DB6"/>
    <w:rsid w:val="00384C09"/>
    <w:rsid w:val="00386EFE"/>
    <w:rsid w:val="0038773C"/>
    <w:rsid w:val="003905E7"/>
    <w:rsid w:val="003922E0"/>
    <w:rsid w:val="00392456"/>
    <w:rsid w:val="0039316D"/>
    <w:rsid w:val="00393822"/>
    <w:rsid w:val="00395285"/>
    <w:rsid w:val="00395B7A"/>
    <w:rsid w:val="00397088"/>
    <w:rsid w:val="0039722D"/>
    <w:rsid w:val="00397397"/>
    <w:rsid w:val="003A19C3"/>
    <w:rsid w:val="003A3183"/>
    <w:rsid w:val="003A35FC"/>
    <w:rsid w:val="003A39BD"/>
    <w:rsid w:val="003A3A91"/>
    <w:rsid w:val="003A5537"/>
    <w:rsid w:val="003A5A0F"/>
    <w:rsid w:val="003B07CC"/>
    <w:rsid w:val="003B3202"/>
    <w:rsid w:val="003B409E"/>
    <w:rsid w:val="003B5BE7"/>
    <w:rsid w:val="003B6C35"/>
    <w:rsid w:val="003B6FE0"/>
    <w:rsid w:val="003B7F35"/>
    <w:rsid w:val="003C0496"/>
    <w:rsid w:val="003C0AE7"/>
    <w:rsid w:val="003C4303"/>
    <w:rsid w:val="003C44F8"/>
    <w:rsid w:val="003C57A3"/>
    <w:rsid w:val="003C652E"/>
    <w:rsid w:val="003C6D00"/>
    <w:rsid w:val="003D1ECE"/>
    <w:rsid w:val="003D2301"/>
    <w:rsid w:val="003D27FA"/>
    <w:rsid w:val="003D3052"/>
    <w:rsid w:val="003D465A"/>
    <w:rsid w:val="003D7FF0"/>
    <w:rsid w:val="003E1663"/>
    <w:rsid w:val="003E24C5"/>
    <w:rsid w:val="003E3532"/>
    <w:rsid w:val="003E6412"/>
    <w:rsid w:val="003E697F"/>
    <w:rsid w:val="003E70DE"/>
    <w:rsid w:val="003F0D3E"/>
    <w:rsid w:val="003F1532"/>
    <w:rsid w:val="003F3A9B"/>
    <w:rsid w:val="003F6A35"/>
    <w:rsid w:val="00401341"/>
    <w:rsid w:val="00404552"/>
    <w:rsid w:val="00406C13"/>
    <w:rsid w:val="00407EC5"/>
    <w:rsid w:val="00412FBF"/>
    <w:rsid w:val="00413598"/>
    <w:rsid w:val="00413E56"/>
    <w:rsid w:val="0041409C"/>
    <w:rsid w:val="0041656A"/>
    <w:rsid w:val="00416EAF"/>
    <w:rsid w:val="00420723"/>
    <w:rsid w:val="00421083"/>
    <w:rsid w:val="00425EA1"/>
    <w:rsid w:val="00427C91"/>
    <w:rsid w:val="004327CE"/>
    <w:rsid w:val="00432E9C"/>
    <w:rsid w:val="004336D5"/>
    <w:rsid w:val="00433D68"/>
    <w:rsid w:val="00434EFC"/>
    <w:rsid w:val="00434F84"/>
    <w:rsid w:val="0043535B"/>
    <w:rsid w:val="00436CA8"/>
    <w:rsid w:val="004379EA"/>
    <w:rsid w:val="00437A07"/>
    <w:rsid w:val="004421BE"/>
    <w:rsid w:val="004444AC"/>
    <w:rsid w:val="00444626"/>
    <w:rsid w:val="00444E00"/>
    <w:rsid w:val="00445703"/>
    <w:rsid w:val="00446276"/>
    <w:rsid w:val="00446EE3"/>
    <w:rsid w:val="00447336"/>
    <w:rsid w:val="0045364B"/>
    <w:rsid w:val="00454457"/>
    <w:rsid w:val="00455862"/>
    <w:rsid w:val="00455E35"/>
    <w:rsid w:val="00456141"/>
    <w:rsid w:val="00456B26"/>
    <w:rsid w:val="0045745E"/>
    <w:rsid w:val="0046045F"/>
    <w:rsid w:val="00464FD0"/>
    <w:rsid w:val="0046586E"/>
    <w:rsid w:val="00466A77"/>
    <w:rsid w:val="004701C7"/>
    <w:rsid w:val="004701D5"/>
    <w:rsid w:val="004731F1"/>
    <w:rsid w:val="00476224"/>
    <w:rsid w:val="0047760D"/>
    <w:rsid w:val="00481D6F"/>
    <w:rsid w:val="00482546"/>
    <w:rsid w:val="00482781"/>
    <w:rsid w:val="00485298"/>
    <w:rsid w:val="00485B20"/>
    <w:rsid w:val="00485FCC"/>
    <w:rsid w:val="004868F8"/>
    <w:rsid w:val="004872F1"/>
    <w:rsid w:val="0048744A"/>
    <w:rsid w:val="004874BB"/>
    <w:rsid w:val="00493448"/>
    <w:rsid w:val="00494C88"/>
    <w:rsid w:val="004951D5"/>
    <w:rsid w:val="0049569F"/>
    <w:rsid w:val="004966F7"/>
    <w:rsid w:val="004971C6"/>
    <w:rsid w:val="004A5D4A"/>
    <w:rsid w:val="004A62D3"/>
    <w:rsid w:val="004A6A39"/>
    <w:rsid w:val="004A7CBB"/>
    <w:rsid w:val="004B08CE"/>
    <w:rsid w:val="004B2707"/>
    <w:rsid w:val="004B2880"/>
    <w:rsid w:val="004B2CB8"/>
    <w:rsid w:val="004B353C"/>
    <w:rsid w:val="004B43DA"/>
    <w:rsid w:val="004C040B"/>
    <w:rsid w:val="004C0B29"/>
    <w:rsid w:val="004C0DC1"/>
    <w:rsid w:val="004C45E8"/>
    <w:rsid w:val="004C46A8"/>
    <w:rsid w:val="004C512E"/>
    <w:rsid w:val="004C541D"/>
    <w:rsid w:val="004C5B5F"/>
    <w:rsid w:val="004C6112"/>
    <w:rsid w:val="004C7857"/>
    <w:rsid w:val="004D06BB"/>
    <w:rsid w:val="004D1924"/>
    <w:rsid w:val="004D2758"/>
    <w:rsid w:val="004D2EE6"/>
    <w:rsid w:val="004D3233"/>
    <w:rsid w:val="004D4577"/>
    <w:rsid w:val="004D5165"/>
    <w:rsid w:val="004D5FFB"/>
    <w:rsid w:val="004D6277"/>
    <w:rsid w:val="004D6642"/>
    <w:rsid w:val="004E0D44"/>
    <w:rsid w:val="004E45DA"/>
    <w:rsid w:val="004E7AF0"/>
    <w:rsid w:val="004F0FD5"/>
    <w:rsid w:val="004F41F0"/>
    <w:rsid w:val="004F67F5"/>
    <w:rsid w:val="0050284B"/>
    <w:rsid w:val="00502C27"/>
    <w:rsid w:val="00502FBE"/>
    <w:rsid w:val="005036CF"/>
    <w:rsid w:val="005043AA"/>
    <w:rsid w:val="00504517"/>
    <w:rsid w:val="00504D8E"/>
    <w:rsid w:val="0050539E"/>
    <w:rsid w:val="00505B58"/>
    <w:rsid w:val="00506C85"/>
    <w:rsid w:val="0051037D"/>
    <w:rsid w:val="00511B9B"/>
    <w:rsid w:val="00515A6A"/>
    <w:rsid w:val="00517200"/>
    <w:rsid w:val="00521A74"/>
    <w:rsid w:val="00523EE1"/>
    <w:rsid w:val="005245B7"/>
    <w:rsid w:val="00524F40"/>
    <w:rsid w:val="00527426"/>
    <w:rsid w:val="00531240"/>
    <w:rsid w:val="00531E18"/>
    <w:rsid w:val="005321CB"/>
    <w:rsid w:val="00533294"/>
    <w:rsid w:val="005369E8"/>
    <w:rsid w:val="00540A31"/>
    <w:rsid w:val="00540C4E"/>
    <w:rsid w:val="005444F8"/>
    <w:rsid w:val="00544ED7"/>
    <w:rsid w:val="0054500D"/>
    <w:rsid w:val="00547D74"/>
    <w:rsid w:val="00550084"/>
    <w:rsid w:val="00551746"/>
    <w:rsid w:val="00551933"/>
    <w:rsid w:val="005522BD"/>
    <w:rsid w:val="00554298"/>
    <w:rsid w:val="00554D96"/>
    <w:rsid w:val="0055532D"/>
    <w:rsid w:val="0055747F"/>
    <w:rsid w:val="005578A9"/>
    <w:rsid w:val="0056024A"/>
    <w:rsid w:val="0056024F"/>
    <w:rsid w:val="00560B75"/>
    <w:rsid w:val="0056128F"/>
    <w:rsid w:val="00561704"/>
    <w:rsid w:val="005634B8"/>
    <w:rsid w:val="0056402E"/>
    <w:rsid w:val="00564241"/>
    <w:rsid w:val="00565134"/>
    <w:rsid w:val="005658CE"/>
    <w:rsid w:val="00571334"/>
    <w:rsid w:val="0057186A"/>
    <w:rsid w:val="00572F16"/>
    <w:rsid w:val="00574AAF"/>
    <w:rsid w:val="00576F91"/>
    <w:rsid w:val="00580146"/>
    <w:rsid w:val="005808EA"/>
    <w:rsid w:val="0058237F"/>
    <w:rsid w:val="005827F7"/>
    <w:rsid w:val="00583331"/>
    <w:rsid w:val="005843A3"/>
    <w:rsid w:val="005903D8"/>
    <w:rsid w:val="00590EFB"/>
    <w:rsid w:val="00590FBB"/>
    <w:rsid w:val="00591A3D"/>
    <w:rsid w:val="005920FD"/>
    <w:rsid w:val="005941F9"/>
    <w:rsid w:val="005954A6"/>
    <w:rsid w:val="00595FE7"/>
    <w:rsid w:val="00597515"/>
    <w:rsid w:val="00597AC5"/>
    <w:rsid w:val="00597E31"/>
    <w:rsid w:val="005A0EA8"/>
    <w:rsid w:val="005A0F0D"/>
    <w:rsid w:val="005A1FA9"/>
    <w:rsid w:val="005A222E"/>
    <w:rsid w:val="005A2CEA"/>
    <w:rsid w:val="005A3A36"/>
    <w:rsid w:val="005A4CF9"/>
    <w:rsid w:val="005A51D9"/>
    <w:rsid w:val="005A67D7"/>
    <w:rsid w:val="005B01C4"/>
    <w:rsid w:val="005B2973"/>
    <w:rsid w:val="005B5007"/>
    <w:rsid w:val="005B6AAF"/>
    <w:rsid w:val="005B7D4B"/>
    <w:rsid w:val="005C0B3C"/>
    <w:rsid w:val="005C3CB4"/>
    <w:rsid w:val="005C464D"/>
    <w:rsid w:val="005D0613"/>
    <w:rsid w:val="005D16BA"/>
    <w:rsid w:val="005D232D"/>
    <w:rsid w:val="005D2CBC"/>
    <w:rsid w:val="005D303A"/>
    <w:rsid w:val="005D333B"/>
    <w:rsid w:val="005D3B44"/>
    <w:rsid w:val="005D4261"/>
    <w:rsid w:val="005D4C0D"/>
    <w:rsid w:val="005D61E7"/>
    <w:rsid w:val="005D7C97"/>
    <w:rsid w:val="005E01E2"/>
    <w:rsid w:val="005E0829"/>
    <w:rsid w:val="005E1C66"/>
    <w:rsid w:val="005E1F61"/>
    <w:rsid w:val="005E40E8"/>
    <w:rsid w:val="005E4D5A"/>
    <w:rsid w:val="005E585C"/>
    <w:rsid w:val="005E5EFD"/>
    <w:rsid w:val="005E6420"/>
    <w:rsid w:val="005E6A56"/>
    <w:rsid w:val="005E7553"/>
    <w:rsid w:val="005F1320"/>
    <w:rsid w:val="005F4EA4"/>
    <w:rsid w:val="005F4F3B"/>
    <w:rsid w:val="005F5CBF"/>
    <w:rsid w:val="005F7F85"/>
    <w:rsid w:val="0060228F"/>
    <w:rsid w:val="006025FE"/>
    <w:rsid w:val="00603386"/>
    <w:rsid w:val="00603A9A"/>
    <w:rsid w:val="00604487"/>
    <w:rsid w:val="00605F67"/>
    <w:rsid w:val="006128A9"/>
    <w:rsid w:val="006143A6"/>
    <w:rsid w:val="006147BB"/>
    <w:rsid w:val="006170A8"/>
    <w:rsid w:val="00617FE2"/>
    <w:rsid w:val="006209A1"/>
    <w:rsid w:val="00621F21"/>
    <w:rsid w:val="0062224C"/>
    <w:rsid w:val="006227E2"/>
    <w:rsid w:val="00627057"/>
    <w:rsid w:val="00627C81"/>
    <w:rsid w:val="00630A31"/>
    <w:rsid w:val="00631E95"/>
    <w:rsid w:val="00632086"/>
    <w:rsid w:val="006321D3"/>
    <w:rsid w:val="00633203"/>
    <w:rsid w:val="006332F8"/>
    <w:rsid w:val="00633BF2"/>
    <w:rsid w:val="00635B02"/>
    <w:rsid w:val="00640055"/>
    <w:rsid w:val="006419D5"/>
    <w:rsid w:val="00642338"/>
    <w:rsid w:val="0064273A"/>
    <w:rsid w:val="0064338A"/>
    <w:rsid w:val="006523E7"/>
    <w:rsid w:val="0065373C"/>
    <w:rsid w:val="00654035"/>
    <w:rsid w:val="00657759"/>
    <w:rsid w:val="0066073D"/>
    <w:rsid w:val="00660E1D"/>
    <w:rsid w:val="0066114B"/>
    <w:rsid w:val="00663516"/>
    <w:rsid w:val="006643FC"/>
    <w:rsid w:val="006654E3"/>
    <w:rsid w:val="0066658C"/>
    <w:rsid w:val="00670B7C"/>
    <w:rsid w:val="00670C1B"/>
    <w:rsid w:val="006716A8"/>
    <w:rsid w:val="00674704"/>
    <w:rsid w:val="00675B19"/>
    <w:rsid w:val="0067611C"/>
    <w:rsid w:val="00680062"/>
    <w:rsid w:val="00687596"/>
    <w:rsid w:val="00687ECF"/>
    <w:rsid w:val="00691899"/>
    <w:rsid w:val="006919E4"/>
    <w:rsid w:val="00691C9D"/>
    <w:rsid w:val="00691EBF"/>
    <w:rsid w:val="006A0DA6"/>
    <w:rsid w:val="006A2420"/>
    <w:rsid w:val="006A30F8"/>
    <w:rsid w:val="006A3C01"/>
    <w:rsid w:val="006A3CE0"/>
    <w:rsid w:val="006A5BDD"/>
    <w:rsid w:val="006A77C5"/>
    <w:rsid w:val="006A7AC5"/>
    <w:rsid w:val="006B0A88"/>
    <w:rsid w:val="006B0C85"/>
    <w:rsid w:val="006B3DD1"/>
    <w:rsid w:val="006B41B7"/>
    <w:rsid w:val="006B43B2"/>
    <w:rsid w:val="006B53B9"/>
    <w:rsid w:val="006B78FC"/>
    <w:rsid w:val="006C0FC5"/>
    <w:rsid w:val="006C5C5C"/>
    <w:rsid w:val="006D05D3"/>
    <w:rsid w:val="006D4709"/>
    <w:rsid w:val="006D4B4B"/>
    <w:rsid w:val="006D7AF0"/>
    <w:rsid w:val="006D7BF2"/>
    <w:rsid w:val="006D7E0D"/>
    <w:rsid w:val="006E57EF"/>
    <w:rsid w:val="006E676C"/>
    <w:rsid w:val="006F08C8"/>
    <w:rsid w:val="006F18FC"/>
    <w:rsid w:val="006F24DA"/>
    <w:rsid w:val="006F27DD"/>
    <w:rsid w:val="006F2BE0"/>
    <w:rsid w:val="006F3F3E"/>
    <w:rsid w:val="006F4F47"/>
    <w:rsid w:val="006F4F87"/>
    <w:rsid w:val="006F61A7"/>
    <w:rsid w:val="006F7CB7"/>
    <w:rsid w:val="00700D28"/>
    <w:rsid w:val="00701001"/>
    <w:rsid w:val="007011A5"/>
    <w:rsid w:val="0070152C"/>
    <w:rsid w:val="00701772"/>
    <w:rsid w:val="007031BA"/>
    <w:rsid w:val="007038BF"/>
    <w:rsid w:val="00703F5A"/>
    <w:rsid w:val="007043E1"/>
    <w:rsid w:val="007045F6"/>
    <w:rsid w:val="007067DD"/>
    <w:rsid w:val="00706CFC"/>
    <w:rsid w:val="00707726"/>
    <w:rsid w:val="007107C5"/>
    <w:rsid w:val="00711421"/>
    <w:rsid w:val="00713468"/>
    <w:rsid w:val="00713616"/>
    <w:rsid w:val="00714D5E"/>
    <w:rsid w:val="00716212"/>
    <w:rsid w:val="0071626B"/>
    <w:rsid w:val="00717157"/>
    <w:rsid w:val="00723DF9"/>
    <w:rsid w:val="007267AE"/>
    <w:rsid w:val="00726DF9"/>
    <w:rsid w:val="00727D5B"/>
    <w:rsid w:val="00727DF8"/>
    <w:rsid w:val="007324E5"/>
    <w:rsid w:val="007335B3"/>
    <w:rsid w:val="00733818"/>
    <w:rsid w:val="007340BA"/>
    <w:rsid w:val="007346C9"/>
    <w:rsid w:val="00734850"/>
    <w:rsid w:val="00734B0F"/>
    <w:rsid w:val="00735A97"/>
    <w:rsid w:val="00737423"/>
    <w:rsid w:val="00741420"/>
    <w:rsid w:val="00742828"/>
    <w:rsid w:val="00742CF1"/>
    <w:rsid w:val="00742E7F"/>
    <w:rsid w:val="0074401B"/>
    <w:rsid w:val="00744C34"/>
    <w:rsid w:val="007457B5"/>
    <w:rsid w:val="00746082"/>
    <w:rsid w:val="00746340"/>
    <w:rsid w:val="0074708D"/>
    <w:rsid w:val="00750097"/>
    <w:rsid w:val="007504BE"/>
    <w:rsid w:val="007510B7"/>
    <w:rsid w:val="00751AA2"/>
    <w:rsid w:val="00751C96"/>
    <w:rsid w:val="007522A1"/>
    <w:rsid w:val="00753D6B"/>
    <w:rsid w:val="00754158"/>
    <w:rsid w:val="007544C2"/>
    <w:rsid w:val="00754521"/>
    <w:rsid w:val="00754CA9"/>
    <w:rsid w:val="0075550B"/>
    <w:rsid w:val="0076151A"/>
    <w:rsid w:val="0076214A"/>
    <w:rsid w:val="0076286C"/>
    <w:rsid w:val="007631AE"/>
    <w:rsid w:val="0076334D"/>
    <w:rsid w:val="00763650"/>
    <w:rsid w:val="00764851"/>
    <w:rsid w:val="00765CA6"/>
    <w:rsid w:val="0076689E"/>
    <w:rsid w:val="0076751A"/>
    <w:rsid w:val="0077064F"/>
    <w:rsid w:val="007727C3"/>
    <w:rsid w:val="0077375C"/>
    <w:rsid w:val="00776271"/>
    <w:rsid w:val="00776A2E"/>
    <w:rsid w:val="00777C01"/>
    <w:rsid w:val="007807D9"/>
    <w:rsid w:val="0078094A"/>
    <w:rsid w:val="00780B32"/>
    <w:rsid w:val="00780DE9"/>
    <w:rsid w:val="00781BCD"/>
    <w:rsid w:val="00781E2C"/>
    <w:rsid w:val="00783308"/>
    <w:rsid w:val="007843EF"/>
    <w:rsid w:val="0078464F"/>
    <w:rsid w:val="007847F8"/>
    <w:rsid w:val="00784D49"/>
    <w:rsid w:val="0078504B"/>
    <w:rsid w:val="0078547E"/>
    <w:rsid w:val="00785BE6"/>
    <w:rsid w:val="00786106"/>
    <w:rsid w:val="00786A83"/>
    <w:rsid w:val="00787E9B"/>
    <w:rsid w:val="00793BC0"/>
    <w:rsid w:val="0079650D"/>
    <w:rsid w:val="007967F3"/>
    <w:rsid w:val="00797FA7"/>
    <w:rsid w:val="007A05F8"/>
    <w:rsid w:val="007A0B75"/>
    <w:rsid w:val="007A1A35"/>
    <w:rsid w:val="007A1FB3"/>
    <w:rsid w:val="007A25D3"/>
    <w:rsid w:val="007A36BD"/>
    <w:rsid w:val="007A3EEA"/>
    <w:rsid w:val="007A44B3"/>
    <w:rsid w:val="007A4840"/>
    <w:rsid w:val="007A7F74"/>
    <w:rsid w:val="007B0CA7"/>
    <w:rsid w:val="007B2A53"/>
    <w:rsid w:val="007C006D"/>
    <w:rsid w:val="007C0CB7"/>
    <w:rsid w:val="007C1F44"/>
    <w:rsid w:val="007C24BD"/>
    <w:rsid w:val="007C293A"/>
    <w:rsid w:val="007C4D88"/>
    <w:rsid w:val="007C62EF"/>
    <w:rsid w:val="007C6A7C"/>
    <w:rsid w:val="007C7F3F"/>
    <w:rsid w:val="007D2E64"/>
    <w:rsid w:val="007D48F3"/>
    <w:rsid w:val="007D49D4"/>
    <w:rsid w:val="007D53FB"/>
    <w:rsid w:val="007D53FF"/>
    <w:rsid w:val="007D54BC"/>
    <w:rsid w:val="007D56E9"/>
    <w:rsid w:val="007D6583"/>
    <w:rsid w:val="007E03B6"/>
    <w:rsid w:val="007E269C"/>
    <w:rsid w:val="007E2C85"/>
    <w:rsid w:val="007E3BD4"/>
    <w:rsid w:val="007E47D1"/>
    <w:rsid w:val="007E4D22"/>
    <w:rsid w:val="007E72DE"/>
    <w:rsid w:val="007F08B0"/>
    <w:rsid w:val="007F0FBF"/>
    <w:rsid w:val="007F2DB7"/>
    <w:rsid w:val="007F583E"/>
    <w:rsid w:val="007F5E47"/>
    <w:rsid w:val="007F69ED"/>
    <w:rsid w:val="007F6C3D"/>
    <w:rsid w:val="0080105D"/>
    <w:rsid w:val="008015D6"/>
    <w:rsid w:val="00802896"/>
    <w:rsid w:val="008046E4"/>
    <w:rsid w:val="008128FA"/>
    <w:rsid w:val="008133B8"/>
    <w:rsid w:val="008162FA"/>
    <w:rsid w:val="0081785B"/>
    <w:rsid w:val="00817AB5"/>
    <w:rsid w:val="00825154"/>
    <w:rsid w:val="00825C49"/>
    <w:rsid w:val="00826162"/>
    <w:rsid w:val="00832C66"/>
    <w:rsid w:val="00832C93"/>
    <w:rsid w:val="00833E5E"/>
    <w:rsid w:val="008340EA"/>
    <w:rsid w:val="008363F2"/>
    <w:rsid w:val="00836E70"/>
    <w:rsid w:val="00842765"/>
    <w:rsid w:val="00843CED"/>
    <w:rsid w:val="00844CE6"/>
    <w:rsid w:val="00845A43"/>
    <w:rsid w:val="008510E3"/>
    <w:rsid w:val="00851989"/>
    <w:rsid w:val="00851AC3"/>
    <w:rsid w:val="0085232C"/>
    <w:rsid w:val="00853EB4"/>
    <w:rsid w:val="008557F8"/>
    <w:rsid w:val="0086083D"/>
    <w:rsid w:val="00861291"/>
    <w:rsid w:val="00861593"/>
    <w:rsid w:val="0086159D"/>
    <w:rsid w:val="00861DE6"/>
    <w:rsid w:val="008627A8"/>
    <w:rsid w:val="00863065"/>
    <w:rsid w:val="008637A5"/>
    <w:rsid w:val="00863B22"/>
    <w:rsid w:val="008649B0"/>
    <w:rsid w:val="00865144"/>
    <w:rsid w:val="00865D2D"/>
    <w:rsid w:val="00866D9B"/>
    <w:rsid w:val="008679C1"/>
    <w:rsid w:val="00870F9D"/>
    <w:rsid w:val="00872E41"/>
    <w:rsid w:val="00873C83"/>
    <w:rsid w:val="008750AB"/>
    <w:rsid w:val="00875B85"/>
    <w:rsid w:val="00875B9B"/>
    <w:rsid w:val="008816CB"/>
    <w:rsid w:val="00883652"/>
    <w:rsid w:val="008851AA"/>
    <w:rsid w:val="00887CD9"/>
    <w:rsid w:val="008903F2"/>
    <w:rsid w:val="00891456"/>
    <w:rsid w:val="0089159A"/>
    <w:rsid w:val="008926FA"/>
    <w:rsid w:val="008928FA"/>
    <w:rsid w:val="00894200"/>
    <w:rsid w:val="00894540"/>
    <w:rsid w:val="00895412"/>
    <w:rsid w:val="0089639C"/>
    <w:rsid w:val="008A0B38"/>
    <w:rsid w:val="008A1789"/>
    <w:rsid w:val="008A2761"/>
    <w:rsid w:val="008A32F8"/>
    <w:rsid w:val="008A3ACA"/>
    <w:rsid w:val="008A3C0D"/>
    <w:rsid w:val="008A3F38"/>
    <w:rsid w:val="008A78B4"/>
    <w:rsid w:val="008B0792"/>
    <w:rsid w:val="008B545E"/>
    <w:rsid w:val="008B5E64"/>
    <w:rsid w:val="008B626B"/>
    <w:rsid w:val="008B710A"/>
    <w:rsid w:val="008B770E"/>
    <w:rsid w:val="008C02DD"/>
    <w:rsid w:val="008C46AC"/>
    <w:rsid w:val="008C4D6F"/>
    <w:rsid w:val="008C6D6D"/>
    <w:rsid w:val="008D1CB1"/>
    <w:rsid w:val="008D38D9"/>
    <w:rsid w:val="008D3ED0"/>
    <w:rsid w:val="008D4727"/>
    <w:rsid w:val="008D5138"/>
    <w:rsid w:val="008D5627"/>
    <w:rsid w:val="008D56A2"/>
    <w:rsid w:val="008D5B9C"/>
    <w:rsid w:val="008E0CE4"/>
    <w:rsid w:val="008E6363"/>
    <w:rsid w:val="008F06B0"/>
    <w:rsid w:val="008F23EF"/>
    <w:rsid w:val="008F26FB"/>
    <w:rsid w:val="008F3631"/>
    <w:rsid w:val="008F7073"/>
    <w:rsid w:val="008F7099"/>
    <w:rsid w:val="008F7202"/>
    <w:rsid w:val="008F7A26"/>
    <w:rsid w:val="009006C3"/>
    <w:rsid w:val="00901599"/>
    <w:rsid w:val="00901737"/>
    <w:rsid w:val="009035A4"/>
    <w:rsid w:val="00903643"/>
    <w:rsid w:val="00903A76"/>
    <w:rsid w:val="00904AA4"/>
    <w:rsid w:val="009053A3"/>
    <w:rsid w:val="00905A43"/>
    <w:rsid w:val="00906C98"/>
    <w:rsid w:val="00906EEB"/>
    <w:rsid w:val="0091024D"/>
    <w:rsid w:val="0091098D"/>
    <w:rsid w:val="00911AC7"/>
    <w:rsid w:val="00912340"/>
    <w:rsid w:val="00915A76"/>
    <w:rsid w:val="00916775"/>
    <w:rsid w:val="00916AE9"/>
    <w:rsid w:val="00917804"/>
    <w:rsid w:val="009215C4"/>
    <w:rsid w:val="009251EA"/>
    <w:rsid w:val="0092601D"/>
    <w:rsid w:val="0092697A"/>
    <w:rsid w:val="00927B04"/>
    <w:rsid w:val="009309F6"/>
    <w:rsid w:val="0093503D"/>
    <w:rsid w:val="009370EC"/>
    <w:rsid w:val="009371B4"/>
    <w:rsid w:val="0093747D"/>
    <w:rsid w:val="00940562"/>
    <w:rsid w:val="0094134D"/>
    <w:rsid w:val="009423EA"/>
    <w:rsid w:val="00942998"/>
    <w:rsid w:val="00945404"/>
    <w:rsid w:val="009458A4"/>
    <w:rsid w:val="00945E94"/>
    <w:rsid w:val="00946928"/>
    <w:rsid w:val="00950032"/>
    <w:rsid w:val="00950CB5"/>
    <w:rsid w:val="009517FD"/>
    <w:rsid w:val="00951CCF"/>
    <w:rsid w:val="009525C4"/>
    <w:rsid w:val="009531A5"/>
    <w:rsid w:val="0095563A"/>
    <w:rsid w:val="0096052D"/>
    <w:rsid w:val="00960D90"/>
    <w:rsid w:val="00961503"/>
    <w:rsid w:val="009617F0"/>
    <w:rsid w:val="0096190C"/>
    <w:rsid w:val="0096626A"/>
    <w:rsid w:val="00967CFD"/>
    <w:rsid w:val="00970732"/>
    <w:rsid w:val="0097233F"/>
    <w:rsid w:val="00972E3D"/>
    <w:rsid w:val="00977450"/>
    <w:rsid w:val="009815B0"/>
    <w:rsid w:val="00982212"/>
    <w:rsid w:val="009825E9"/>
    <w:rsid w:val="00982996"/>
    <w:rsid w:val="00984478"/>
    <w:rsid w:val="009845B2"/>
    <w:rsid w:val="00985463"/>
    <w:rsid w:val="00986218"/>
    <w:rsid w:val="0098703D"/>
    <w:rsid w:val="009900AA"/>
    <w:rsid w:val="0099295C"/>
    <w:rsid w:val="00993AAE"/>
    <w:rsid w:val="0099472B"/>
    <w:rsid w:val="0099526F"/>
    <w:rsid w:val="00995A45"/>
    <w:rsid w:val="00996CF7"/>
    <w:rsid w:val="009A1BBE"/>
    <w:rsid w:val="009A2507"/>
    <w:rsid w:val="009A413F"/>
    <w:rsid w:val="009A52AC"/>
    <w:rsid w:val="009A7BD8"/>
    <w:rsid w:val="009B164D"/>
    <w:rsid w:val="009B21B8"/>
    <w:rsid w:val="009B23C6"/>
    <w:rsid w:val="009B2F65"/>
    <w:rsid w:val="009B341F"/>
    <w:rsid w:val="009B6539"/>
    <w:rsid w:val="009B67B8"/>
    <w:rsid w:val="009C0B63"/>
    <w:rsid w:val="009C0FEF"/>
    <w:rsid w:val="009C278A"/>
    <w:rsid w:val="009C39BA"/>
    <w:rsid w:val="009C3B28"/>
    <w:rsid w:val="009C4693"/>
    <w:rsid w:val="009C7D99"/>
    <w:rsid w:val="009D0C1F"/>
    <w:rsid w:val="009D0F8D"/>
    <w:rsid w:val="009D196E"/>
    <w:rsid w:val="009D2C85"/>
    <w:rsid w:val="009D613D"/>
    <w:rsid w:val="009E07E7"/>
    <w:rsid w:val="009E0A04"/>
    <w:rsid w:val="009E2C35"/>
    <w:rsid w:val="009E51B9"/>
    <w:rsid w:val="009E6814"/>
    <w:rsid w:val="009E710F"/>
    <w:rsid w:val="009E7EC8"/>
    <w:rsid w:val="009F17BD"/>
    <w:rsid w:val="009F1B2D"/>
    <w:rsid w:val="009F1CB5"/>
    <w:rsid w:val="009F2514"/>
    <w:rsid w:val="009F5806"/>
    <w:rsid w:val="00A003A6"/>
    <w:rsid w:val="00A00568"/>
    <w:rsid w:val="00A00926"/>
    <w:rsid w:val="00A03A8A"/>
    <w:rsid w:val="00A063E6"/>
    <w:rsid w:val="00A11AF6"/>
    <w:rsid w:val="00A1395D"/>
    <w:rsid w:val="00A142F7"/>
    <w:rsid w:val="00A14667"/>
    <w:rsid w:val="00A14D1D"/>
    <w:rsid w:val="00A15B8C"/>
    <w:rsid w:val="00A16E32"/>
    <w:rsid w:val="00A172D9"/>
    <w:rsid w:val="00A176D9"/>
    <w:rsid w:val="00A2107B"/>
    <w:rsid w:val="00A23EBE"/>
    <w:rsid w:val="00A251AA"/>
    <w:rsid w:val="00A27D46"/>
    <w:rsid w:val="00A309D4"/>
    <w:rsid w:val="00A32CB4"/>
    <w:rsid w:val="00A33E92"/>
    <w:rsid w:val="00A34254"/>
    <w:rsid w:val="00A35D97"/>
    <w:rsid w:val="00A3629B"/>
    <w:rsid w:val="00A37F24"/>
    <w:rsid w:val="00A42070"/>
    <w:rsid w:val="00A5065F"/>
    <w:rsid w:val="00A539C7"/>
    <w:rsid w:val="00A54272"/>
    <w:rsid w:val="00A54589"/>
    <w:rsid w:val="00A57EDD"/>
    <w:rsid w:val="00A60F3B"/>
    <w:rsid w:val="00A610A6"/>
    <w:rsid w:val="00A61BEE"/>
    <w:rsid w:val="00A6238A"/>
    <w:rsid w:val="00A63014"/>
    <w:rsid w:val="00A63569"/>
    <w:rsid w:val="00A63859"/>
    <w:rsid w:val="00A65E1F"/>
    <w:rsid w:val="00A661ED"/>
    <w:rsid w:val="00A66DE9"/>
    <w:rsid w:val="00A670A0"/>
    <w:rsid w:val="00A70FAF"/>
    <w:rsid w:val="00A71650"/>
    <w:rsid w:val="00A728D8"/>
    <w:rsid w:val="00A73473"/>
    <w:rsid w:val="00A764B3"/>
    <w:rsid w:val="00A76A8E"/>
    <w:rsid w:val="00A76F13"/>
    <w:rsid w:val="00A80F51"/>
    <w:rsid w:val="00A81704"/>
    <w:rsid w:val="00A82E19"/>
    <w:rsid w:val="00A82FCA"/>
    <w:rsid w:val="00A843CD"/>
    <w:rsid w:val="00A85F23"/>
    <w:rsid w:val="00A8677B"/>
    <w:rsid w:val="00A86F30"/>
    <w:rsid w:val="00A87EB7"/>
    <w:rsid w:val="00A912A2"/>
    <w:rsid w:val="00A93575"/>
    <w:rsid w:val="00A94114"/>
    <w:rsid w:val="00A953A5"/>
    <w:rsid w:val="00A95FED"/>
    <w:rsid w:val="00AA0D9D"/>
    <w:rsid w:val="00AA2E46"/>
    <w:rsid w:val="00AA2EB1"/>
    <w:rsid w:val="00AA4054"/>
    <w:rsid w:val="00AA4651"/>
    <w:rsid w:val="00AA46F3"/>
    <w:rsid w:val="00AA4AE6"/>
    <w:rsid w:val="00AA6491"/>
    <w:rsid w:val="00AB2164"/>
    <w:rsid w:val="00AB2492"/>
    <w:rsid w:val="00AB4AE9"/>
    <w:rsid w:val="00AB5CCA"/>
    <w:rsid w:val="00AB5FA2"/>
    <w:rsid w:val="00AB7320"/>
    <w:rsid w:val="00AB7339"/>
    <w:rsid w:val="00AC06B6"/>
    <w:rsid w:val="00AC0B83"/>
    <w:rsid w:val="00AC1C96"/>
    <w:rsid w:val="00AC30AD"/>
    <w:rsid w:val="00AC3108"/>
    <w:rsid w:val="00AC5434"/>
    <w:rsid w:val="00AD1403"/>
    <w:rsid w:val="00AD24E2"/>
    <w:rsid w:val="00AD58DD"/>
    <w:rsid w:val="00AE0774"/>
    <w:rsid w:val="00AE15DC"/>
    <w:rsid w:val="00AF1AE8"/>
    <w:rsid w:val="00AF6A44"/>
    <w:rsid w:val="00B00B5C"/>
    <w:rsid w:val="00B02D6F"/>
    <w:rsid w:val="00B064BD"/>
    <w:rsid w:val="00B067F2"/>
    <w:rsid w:val="00B071D2"/>
    <w:rsid w:val="00B0792E"/>
    <w:rsid w:val="00B10A39"/>
    <w:rsid w:val="00B1162B"/>
    <w:rsid w:val="00B119C4"/>
    <w:rsid w:val="00B1351B"/>
    <w:rsid w:val="00B13584"/>
    <w:rsid w:val="00B13E9F"/>
    <w:rsid w:val="00B147EB"/>
    <w:rsid w:val="00B1507E"/>
    <w:rsid w:val="00B15B02"/>
    <w:rsid w:val="00B16C1A"/>
    <w:rsid w:val="00B21E94"/>
    <w:rsid w:val="00B22D89"/>
    <w:rsid w:val="00B245F8"/>
    <w:rsid w:val="00B24691"/>
    <w:rsid w:val="00B24A5A"/>
    <w:rsid w:val="00B24D6E"/>
    <w:rsid w:val="00B30063"/>
    <w:rsid w:val="00B30734"/>
    <w:rsid w:val="00B31441"/>
    <w:rsid w:val="00B40C7D"/>
    <w:rsid w:val="00B4143A"/>
    <w:rsid w:val="00B4145A"/>
    <w:rsid w:val="00B4245D"/>
    <w:rsid w:val="00B4308C"/>
    <w:rsid w:val="00B434BC"/>
    <w:rsid w:val="00B44D06"/>
    <w:rsid w:val="00B45CCA"/>
    <w:rsid w:val="00B469DA"/>
    <w:rsid w:val="00B46C53"/>
    <w:rsid w:val="00B46EB9"/>
    <w:rsid w:val="00B479F1"/>
    <w:rsid w:val="00B47B55"/>
    <w:rsid w:val="00B5027F"/>
    <w:rsid w:val="00B54008"/>
    <w:rsid w:val="00B556FC"/>
    <w:rsid w:val="00B6071E"/>
    <w:rsid w:val="00B613CE"/>
    <w:rsid w:val="00B6171D"/>
    <w:rsid w:val="00B63741"/>
    <w:rsid w:val="00B64171"/>
    <w:rsid w:val="00B649DD"/>
    <w:rsid w:val="00B64BC9"/>
    <w:rsid w:val="00B65164"/>
    <w:rsid w:val="00B65243"/>
    <w:rsid w:val="00B66F54"/>
    <w:rsid w:val="00B71836"/>
    <w:rsid w:val="00B73610"/>
    <w:rsid w:val="00B736B7"/>
    <w:rsid w:val="00B75263"/>
    <w:rsid w:val="00B773B0"/>
    <w:rsid w:val="00B77B03"/>
    <w:rsid w:val="00B8005C"/>
    <w:rsid w:val="00B80DBD"/>
    <w:rsid w:val="00B80EB0"/>
    <w:rsid w:val="00B832E1"/>
    <w:rsid w:val="00B870A9"/>
    <w:rsid w:val="00B937F4"/>
    <w:rsid w:val="00B93D02"/>
    <w:rsid w:val="00B94798"/>
    <w:rsid w:val="00B96171"/>
    <w:rsid w:val="00B97D96"/>
    <w:rsid w:val="00BA2524"/>
    <w:rsid w:val="00BA507F"/>
    <w:rsid w:val="00BA6E7B"/>
    <w:rsid w:val="00BA76AE"/>
    <w:rsid w:val="00BA7A43"/>
    <w:rsid w:val="00BB1A17"/>
    <w:rsid w:val="00BB1BF0"/>
    <w:rsid w:val="00BB3087"/>
    <w:rsid w:val="00BB4417"/>
    <w:rsid w:val="00BB6381"/>
    <w:rsid w:val="00BB7F46"/>
    <w:rsid w:val="00BC11BC"/>
    <w:rsid w:val="00BC32EA"/>
    <w:rsid w:val="00BC3AF5"/>
    <w:rsid w:val="00BC6246"/>
    <w:rsid w:val="00BC637A"/>
    <w:rsid w:val="00BC6780"/>
    <w:rsid w:val="00BD085F"/>
    <w:rsid w:val="00BD12D4"/>
    <w:rsid w:val="00BD51DA"/>
    <w:rsid w:val="00BD7F27"/>
    <w:rsid w:val="00BE1202"/>
    <w:rsid w:val="00BE1F41"/>
    <w:rsid w:val="00BE2E48"/>
    <w:rsid w:val="00BE37BC"/>
    <w:rsid w:val="00BE6206"/>
    <w:rsid w:val="00BE6EE3"/>
    <w:rsid w:val="00BF0E14"/>
    <w:rsid w:val="00BF3802"/>
    <w:rsid w:val="00BF6D9B"/>
    <w:rsid w:val="00BF7637"/>
    <w:rsid w:val="00C00A43"/>
    <w:rsid w:val="00C02F39"/>
    <w:rsid w:val="00C03EA7"/>
    <w:rsid w:val="00C064F6"/>
    <w:rsid w:val="00C07D85"/>
    <w:rsid w:val="00C07E11"/>
    <w:rsid w:val="00C108E0"/>
    <w:rsid w:val="00C11C32"/>
    <w:rsid w:val="00C142E9"/>
    <w:rsid w:val="00C16E5D"/>
    <w:rsid w:val="00C200E4"/>
    <w:rsid w:val="00C208A9"/>
    <w:rsid w:val="00C21CC1"/>
    <w:rsid w:val="00C23943"/>
    <w:rsid w:val="00C23F54"/>
    <w:rsid w:val="00C23F6D"/>
    <w:rsid w:val="00C24157"/>
    <w:rsid w:val="00C24937"/>
    <w:rsid w:val="00C273FE"/>
    <w:rsid w:val="00C27BA6"/>
    <w:rsid w:val="00C31BDE"/>
    <w:rsid w:val="00C32E25"/>
    <w:rsid w:val="00C34FBA"/>
    <w:rsid w:val="00C35007"/>
    <w:rsid w:val="00C356FD"/>
    <w:rsid w:val="00C36812"/>
    <w:rsid w:val="00C36B91"/>
    <w:rsid w:val="00C43769"/>
    <w:rsid w:val="00C465A6"/>
    <w:rsid w:val="00C46DCA"/>
    <w:rsid w:val="00C52B47"/>
    <w:rsid w:val="00C5333F"/>
    <w:rsid w:val="00C53D1A"/>
    <w:rsid w:val="00C556E4"/>
    <w:rsid w:val="00C55F65"/>
    <w:rsid w:val="00C61038"/>
    <w:rsid w:val="00C611DE"/>
    <w:rsid w:val="00C61256"/>
    <w:rsid w:val="00C6695B"/>
    <w:rsid w:val="00C66CE0"/>
    <w:rsid w:val="00C70450"/>
    <w:rsid w:val="00C73792"/>
    <w:rsid w:val="00C741D5"/>
    <w:rsid w:val="00C75B77"/>
    <w:rsid w:val="00C75C94"/>
    <w:rsid w:val="00C76EB9"/>
    <w:rsid w:val="00C80C3B"/>
    <w:rsid w:val="00C81960"/>
    <w:rsid w:val="00C836FD"/>
    <w:rsid w:val="00C84303"/>
    <w:rsid w:val="00C866D0"/>
    <w:rsid w:val="00C90B72"/>
    <w:rsid w:val="00C90DDB"/>
    <w:rsid w:val="00C90FE9"/>
    <w:rsid w:val="00C91039"/>
    <w:rsid w:val="00C92236"/>
    <w:rsid w:val="00C940F4"/>
    <w:rsid w:val="00C9467B"/>
    <w:rsid w:val="00C948EC"/>
    <w:rsid w:val="00C94E78"/>
    <w:rsid w:val="00C96BAF"/>
    <w:rsid w:val="00C96C26"/>
    <w:rsid w:val="00CA114F"/>
    <w:rsid w:val="00CA17D2"/>
    <w:rsid w:val="00CA3670"/>
    <w:rsid w:val="00CA3DBF"/>
    <w:rsid w:val="00CA52AC"/>
    <w:rsid w:val="00CA5479"/>
    <w:rsid w:val="00CB0FA4"/>
    <w:rsid w:val="00CB1B6B"/>
    <w:rsid w:val="00CB458D"/>
    <w:rsid w:val="00CB5F14"/>
    <w:rsid w:val="00CC0806"/>
    <w:rsid w:val="00CC0E03"/>
    <w:rsid w:val="00CC2F42"/>
    <w:rsid w:val="00CC64C0"/>
    <w:rsid w:val="00CC6F53"/>
    <w:rsid w:val="00CC7BC7"/>
    <w:rsid w:val="00CD1A71"/>
    <w:rsid w:val="00CD1F7C"/>
    <w:rsid w:val="00CD24F4"/>
    <w:rsid w:val="00CD3AE9"/>
    <w:rsid w:val="00CD4493"/>
    <w:rsid w:val="00CD4D1B"/>
    <w:rsid w:val="00CD5A6F"/>
    <w:rsid w:val="00CD71D6"/>
    <w:rsid w:val="00CD72ED"/>
    <w:rsid w:val="00CE0106"/>
    <w:rsid w:val="00CE127F"/>
    <w:rsid w:val="00CE2E9F"/>
    <w:rsid w:val="00CE386C"/>
    <w:rsid w:val="00CF180B"/>
    <w:rsid w:val="00CF1B6B"/>
    <w:rsid w:val="00CF1F56"/>
    <w:rsid w:val="00CF2591"/>
    <w:rsid w:val="00CF2BB2"/>
    <w:rsid w:val="00CF42ED"/>
    <w:rsid w:val="00D014C5"/>
    <w:rsid w:val="00D01CD2"/>
    <w:rsid w:val="00D01DE5"/>
    <w:rsid w:val="00D03000"/>
    <w:rsid w:val="00D04876"/>
    <w:rsid w:val="00D0786F"/>
    <w:rsid w:val="00D106DE"/>
    <w:rsid w:val="00D10B80"/>
    <w:rsid w:val="00D1132A"/>
    <w:rsid w:val="00D1141E"/>
    <w:rsid w:val="00D12465"/>
    <w:rsid w:val="00D12468"/>
    <w:rsid w:val="00D15656"/>
    <w:rsid w:val="00D16FEF"/>
    <w:rsid w:val="00D20D56"/>
    <w:rsid w:val="00D2162B"/>
    <w:rsid w:val="00D22180"/>
    <w:rsid w:val="00D231CA"/>
    <w:rsid w:val="00D24BDA"/>
    <w:rsid w:val="00D270DC"/>
    <w:rsid w:val="00D276FA"/>
    <w:rsid w:val="00D3194B"/>
    <w:rsid w:val="00D321BF"/>
    <w:rsid w:val="00D331BC"/>
    <w:rsid w:val="00D3473D"/>
    <w:rsid w:val="00D351FB"/>
    <w:rsid w:val="00D364E1"/>
    <w:rsid w:val="00D40FFE"/>
    <w:rsid w:val="00D4102B"/>
    <w:rsid w:val="00D41E35"/>
    <w:rsid w:val="00D42B00"/>
    <w:rsid w:val="00D453F7"/>
    <w:rsid w:val="00D45C28"/>
    <w:rsid w:val="00D471D6"/>
    <w:rsid w:val="00D475CA"/>
    <w:rsid w:val="00D52D8D"/>
    <w:rsid w:val="00D55C2B"/>
    <w:rsid w:val="00D576B3"/>
    <w:rsid w:val="00D60051"/>
    <w:rsid w:val="00D609F6"/>
    <w:rsid w:val="00D62E5B"/>
    <w:rsid w:val="00D6341C"/>
    <w:rsid w:val="00D6550F"/>
    <w:rsid w:val="00D664BD"/>
    <w:rsid w:val="00D666A4"/>
    <w:rsid w:val="00D67153"/>
    <w:rsid w:val="00D679A0"/>
    <w:rsid w:val="00D67BA3"/>
    <w:rsid w:val="00D67F4B"/>
    <w:rsid w:val="00D72694"/>
    <w:rsid w:val="00D7413C"/>
    <w:rsid w:val="00D74378"/>
    <w:rsid w:val="00D759FE"/>
    <w:rsid w:val="00D75FBF"/>
    <w:rsid w:val="00D76D31"/>
    <w:rsid w:val="00D773FF"/>
    <w:rsid w:val="00D81976"/>
    <w:rsid w:val="00D83623"/>
    <w:rsid w:val="00D84373"/>
    <w:rsid w:val="00D8683A"/>
    <w:rsid w:val="00D86E00"/>
    <w:rsid w:val="00D87CD3"/>
    <w:rsid w:val="00D90727"/>
    <w:rsid w:val="00D93068"/>
    <w:rsid w:val="00D93D5B"/>
    <w:rsid w:val="00D94271"/>
    <w:rsid w:val="00D9498A"/>
    <w:rsid w:val="00D9500E"/>
    <w:rsid w:val="00D976A3"/>
    <w:rsid w:val="00DA02AC"/>
    <w:rsid w:val="00DA2893"/>
    <w:rsid w:val="00DA3460"/>
    <w:rsid w:val="00DA3E72"/>
    <w:rsid w:val="00DA4061"/>
    <w:rsid w:val="00DA6108"/>
    <w:rsid w:val="00DA6640"/>
    <w:rsid w:val="00DB0C09"/>
    <w:rsid w:val="00DB19AC"/>
    <w:rsid w:val="00DB2D52"/>
    <w:rsid w:val="00DB356C"/>
    <w:rsid w:val="00DB4FDC"/>
    <w:rsid w:val="00DB5649"/>
    <w:rsid w:val="00DB6095"/>
    <w:rsid w:val="00DB6137"/>
    <w:rsid w:val="00DB6D0A"/>
    <w:rsid w:val="00DB6D56"/>
    <w:rsid w:val="00DC15FC"/>
    <w:rsid w:val="00DC2AB8"/>
    <w:rsid w:val="00DC4112"/>
    <w:rsid w:val="00DC5116"/>
    <w:rsid w:val="00DC6120"/>
    <w:rsid w:val="00DC68FD"/>
    <w:rsid w:val="00DD00FE"/>
    <w:rsid w:val="00DD0F46"/>
    <w:rsid w:val="00DD1451"/>
    <w:rsid w:val="00DD25B2"/>
    <w:rsid w:val="00DD2ED2"/>
    <w:rsid w:val="00DD2F8B"/>
    <w:rsid w:val="00DD563C"/>
    <w:rsid w:val="00DD5A41"/>
    <w:rsid w:val="00DD6EA1"/>
    <w:rsid w:val="00DD7A6F"/>
    <w:rsid w:val="00DE0BA8"/>
    <w:rsid w:val="00DE0C26"/>
    <w:rsid w:val="00DE1272"/>
    <w:rsid w:val="00DE48A5"/>
    <w:rsid w:val="00DE50D7"/>
    <w:rsid w:val="00DE716A"/>
    <w:rsid w:val="00DF1C67"/>
    <w:rsid w:val="00DF1CE5"/>
    <w:rsid w:val="00DF1F97"/>
    <w:rsid w:val="00DF2929"/>
    <w:rsid w:val="00DF307F"/>
    <w:rsid w:val="00DF36D0"/>
    <w:rsid w:val="00DF41EB"/>
    <w:rsid w:val="00DF464A"/>
    <w:rsid w:val="00DF55E7"/>
    <w:rsid w:val="00DF5E05"/>
    <w:rsid w:val="00DF7676"/>
    <w:rsid w:val="00DF7906"/>
    <w:rsid w:val="00DF7C11"/>
    <w:rsid w:val="00DF7DFD"/>
    <w:rsid w:val="00E00DDE"/>
    <w:rsid w:val="00E0529D"/>
    <w:rsid w:val="00E068FF"/>
    <w:rsid w:val="00E13126"/>
    <w:rsid w:val="00E13C7C"/>
    <w:rsid w:val="00E13E2A"/>
    <w:rsid w:val="00E13F44"/>
    <w:rsid w:val="00E145D7"/>
    <w:rsid w:val="00E15FA6"/>
    <w:rsid w:val="00E169CD"/>
    <w:rsid w:val="00E172D7"/>
    <w:rsid w:val="00E172E6"/>
    <w:rsid w:val="00E178CF"/>
    <w:rsid w:val="00E20245"/>
    <w:rsid w:val="00E2287A"/>
    <w:rsid w:val="00E23665"/>
    <w:rsid w:val="00E23E29"/>
    <w:rsid w:val="00E27636"/>
    <w:rsid w:val="00E27C28"/>
    <w:rsid w:val="00E307E4"/>
    <w:rsid w:val="00E33BF8"/>
    <w:rsid w:val="00E34028"/>
    <w:rsid w:val="00E3538C"/>
    <w:rsid w:val="00E35719"/>
    <w:rsid w:val="00E35AA5"/>
    <w:rsid w:val="00E36047"/>
    <w:rsid w:val="00E3696F"/>
    <w:rsid w:val="00E36D6E"/>
    <w:rsid w:val="00E3729E"/>
    <w:rsid w:val="00E37C38"/>
    <w:rsid w:val="00E42F5E"/>
    <w:rsid w:val="00E42F92"/>
    <w:rsid w:val="00E43468"/>
    <w:rsid w:val="00E44DC3"/>
    <w:rsid w:val="00E45A39"/>
    <w:rsid w:val="00E47143"/>
    <w:rsid w:val="00E4723F"/>
    <w:rsid w:val="00E51405"/>
    <w:rsid w:val="00E538E4"/>
    <w:rsid w:val="00E5446D"/>
    <w:rsid w:val="00E556F5"/>
    <w:rsid w:val="00E564ED"/>
    <w:rsid w:val="00E569C4"/>
    <w:rsid w:val="00E5784E"/>
    <w:rsid w:val="00E60E27"/>
    <w:rsid w:val="00E62A21"/>
    <w:rsid w:val="00E6435D"/>
    <w:rsid w:val="00E64544"/>
    <w:rsid w:val="00E67104"/>
    <w:rsid w:val="00E71903"/>
    <w:rsid w:val="00E7308F"/>
    <w:rsid w:val="00E733A4"/>
    <w:rsid w:val="00E7469F"/>
    <w:rsid w:val="00E7489E"/>
    <w:rsid w:val="00E751DB"/>
    <w:rsid w:val="00E75FE2"/>
    <w:rsid w:val="00E76DAC"/>
    <w:rsid w:val="00E80204"/>
    <w:rsid w:val="00E81708"/>
    <w:rsid w:val="00E845E5"/>
    <w:rsid w:val="00E858ED"/>
    <w:rsid w:val="00E91D42"/>
    <w:rsid w:val="00E93824"/>
    <w:rsid w:val="00E93D9F"/>
    <w:rsid w:val="00E94E91"/>
    <w:rsid w:val="00E95C5F"/>
    <w:rsid w:val="00E97CAD"/>
    <w:rsid w:val="00EA1B90"/>
    <w:rsid w:val="00EA4D10"/>
    <w:rsid w:val="00EA54C8"/>
    <w:rsid w:val="00EA6621"/>
    <w:rsid w:val="00EA7554"/>
    <w:rsid w:val="00EA7DAB"/>
    <w:rsid w:val="00EB3E21"/>
    <w:rsid w:val="00EB489A"/>
    <w:rsid w:val="00EB58FF"/>
    <w:rsid w:val="00EB7790"/>
    <w:rsid w:val="00EC2403"/>
    <w:rsid w:val="00EC32E0"/>
    <w:rsid w:val="00EC36D0"/>
    <w:rsid w:val="00EC7368"/>
    <w:rsid w:val="00EC7AFD"/>
    <w:rsid w:val="00ED010B"/>
    <w:rsid w:val="00ED5AC4"/>
    <w:rsid w:val="00ED7E8C"/>
    <w:rsid w:val="00ED7FBD"/>
    <w:rsid w:val="00EE022C"/>
    <w:rsid w:val="00EE2AD9"/>
    <w:rsid w:val="00EE3CFF"/>
    <w:rsid w:val="00EE3F8C"/>
    <w:rsid w:val="00EE4049"/>
    <w:rsid w:val="00EE5BB6"/>
    <w:rsid w:val="00EF23FD"/>
    <w:rsid w:val="00EF35DE"/>
    <w:rsid w:val="00EF3BED"/>
    <w:rsid w:val="00EF57BC"/>
    <w:rsid w:val="00EF638F"/>
    <w:rsid w:val="00F00663"/>
    <w:rsid w:val="00F01601"/>
    <w:rsid w:val="00F0175A"/>
    <w:rsid w:val="00F028B4"/>
    <w:rsid w:val="00F038EC"/>
    <w:rsid w:val="00F044BE"/>
    <w:rsid w:val="00F05E3C"/>
    <w:rsid w:val="00F06C96"/>
    <w:rsid w:val="00F07F62"/>
    <w:rsid w:val="00F125F9"/>
    <w:rsid w:val="00F12D59"/>
    <w:rsid w:val="00F130A3"/>
    <w:rsid w:val="00F13C59"/>
    <w:rsid w:val="00F15A39"/>
    <w:rsid w:val="00F17064"/>
    <w:rsid w:val="00F172B0"/>
    <w:rsid w:val="00F205E6"/>
    <w:rsid w:val="00F22A19"/>
    <w:rsid w:val="00F24BAA"/>
    <w:rsid w:val="00F25AB2"/>
    <w:rsid w:val="00F26429"/>
    <w:rsid w:val="00F269E3"/>
    <w:rsid w:val="00F31135"/>
    <w:rsid w:val="00F312B6"/>
    <w:rsid w:val="00F31B6E"/>
    <w:rsid w:val="00F3263B"/>
    <w:rsid w:val="00F356DF"/>
    <w:rsid w:val="00F35C6D"/>
    <w:rsid w:val="00F41932"/>
    <w:rsid w:val="00F447F2"/>
    <w:rsid w:val="00F460CF"/>
    <w:rsid w:val="00F502C9"/>
    <w:rsid w:val="00F527C8"/>
    <w:rsid w:val="00F52D79"/>
    <w:rsid w:val="00F52EE8"/>
    <w:rsid w:val="00F542C0"/>
    <w:rsid w:val="00F55522"/>
    <w:rsid w:val="00F55EE9"/>
    <w:rsid w:val="00F5623D"/>
    <w:rsid w:val="00F574B9"/>
    <w:rsid w:val="00F63403"/>
    <w:rsid w:val="00F643A1"/>
    <w:rsid w:val="00F65F74"/>
    <w:rsid w:val="00F664B6"/>
    <w:rsid w:val="00F71F34"/>
    <w:rsid w:val="00F71FC9"/>
    <w:rsid w:val="00F73A5E"/>
    <w:rsid w:val="00F73D24"/>
    <w:rsid w:val="00F74E9D"/>
    <w:rsid w:val="00F77022"/>
    <w:rsid w:val="00F77B8F"/>
    <w:rsid w:val="00F80162"/>
    <w:rsid w:val="00F80697"/>
    <w:rsid w:val="00F81536"/>
    <w:rsid w:val="00F81784"/>
    <w:rsid w:val="00F825A6"/>
    <w:rsid w:val="00F845E1"/>
    <w:rsid w:val="00F86742"/>
    <w:rsid w:val="00F86C46"/>
    <w:rsid w:val="00F87496"/>
    <w:rsid w:val="00F91583"/>
    <w:rsid w:val="00F91AB6"/>
    <w:rsid w:val="00F91E97"/>
    <w:rsid w:val="00F925AB"/>
    <w:rsid w:val="00F95F1C"/>
    <w:rsid w:val="00F96B09"/>
    <w:rsid w:val="00F97CF0"/>
    <w:rsid w:val="00FA066A"/>
    <w:rsid w:val="00FA20B4"/>
    <w:rsid w:val="00FA6DFC"/>
    <w:rsid w:val="00FA7E34"/>
    <w:rsid w:val="00FB01D4"/>
    <w:rsid w:val="00FB21BB"/>
    <w:rsid w:val="00FB2BD7"/>
    <w:rsid w:val="00FB2BDE"/>
    <w:rsid w:val="00FB3682"/>
    <w:rsid w:val="00FB3B79"/>
    <w:rsid w:val="00FB43CD"/>
    <w:rsid w:val="00FB5260"/>
    <w:rsid w:val="00FB5606"/>
    <w:rsid w:val="00FB77C6"/>
    <w:rsid w:val="00FC0485"/>
    <w:rsid w:val="00FC12CC"/>
    <w:rsid w:val="00FC149A"/>
    <w:rsid w:val="00FC1571"/>
    <w:rsid w:val="00FC6D01"/>
    <w:rsid w:val="00FD075B"/>
    <w:rsid w:val="00FD08C7"/>
    <w:rsid w:val="00FD2C52"/>
    <w:rsid w:val="00FD3E55"/>
    <w:rsid w:val="00FD4AE7"/>
    <w:rsid w:val="00FD6A3F"/>
    <w:rsid w:val="00FD7E4B"/>
    <w:rsid w:val="00FE0632"/>
    <w:rsid w:val="00FE2CC8"/>
    <w:rsid w:val="00FE44A4"/>
    <w:rsid w:val="00FE5983"/>
    <w:rsid w:val="00FE6359"/>
    <w:rsid w:val="00FE63A1"/>
    <w:rsid w:val="00FE64AD"/>
    <w:rsid w:val="00FE6C67"/>
    <w:rsid w:val="00FE6CB6"/>
    <w:rsid w:val="00FF0944"/>
    <w:rsid w:val="00FF5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309E"/>
  <w15:docId w15:val="{62E4C512-5DC3-4F06-B8C0-390808ED3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F527C8"/>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F527C8"/>
    <w:rPr>
      <w:sz w:val="20"/>
      <w:szCs w:val="20"/>
    </w:rPr>
  </w:style>
  <w:style w:type="character" w:styleId="Odwoanieprzypisudolnego">
    <w:name w:val="footnote reference"/>
    <w:basedOn w:val="Domylnaczcionkaakapitu"/>
    <w:uiPriority w:val="99"/>
    <w:semiHidden/>
    <w:unhideWhenUsed/>
    <w:rsid w:val="00F527C8"/>
    <w:rPr>
      <w:vertAlign w:val="superscript"/>
    </w:rPr>
  </w:style>
  <w:style w:type="paragraph" w:styleId="Bezodstpw">
    <w:name w:val="No Spacing"/>
    <w:uiPriority w:val="1"/>
    <w:qFormat/>
    <w:rsid w:val="0076334D"/>
    <w:pPr>
      <w:spacing w:after="0" w:line="240" w:lineRule="auto"/>
    </w:pPr>
    <w:rPr>
      <w:rFonts w:ascii="Calibri" w:eastAsia="Calibri" w:hAnsi="Calibri" w:cs="Times New Roman"/>
    </w:rPr>
  </w:style>
  <w:style w:type="paragraph" w:customStyle="1" w:styleId="KriesiLiteratur">
    <w:name w:val="KriesiLiteratur"/>
    <w:basedOn w:val="Normalny"/>
    <w:rsid w:val="00A81704"/>
    <w:pPr>
      <w:tabs>
        <w:tab w:val="left" w:pos="2200"/>
      </w:tabs>
      <w:spacing w:after="240" w:line="240" w:lineRule="auto"/>
      <w:ind w:left="539" w:hanging="539"/>
      <w:jc w:val="both"/>
    </w:pPr>
    <w:rPr>
      <w:rFonts w:ascii="Times New Roman" w:eastAsia="Calibri" w:hAnsi="Times New Roman" w:cs="Times New Roman"/>
      <w:sz w:val="24"/>
      <w:szCs w:val="20"/>
      <w:lang w:val="en-GB" w:eastAsia="de-DE"/>
    </w:rPr>
  </w:style>
  <w:style w:type="paragraph" w:styleId="Bibliografia">
    <w:name w:val="Bibliography"/>
    <w:basedOn w:val="Normalny"/>
    <w:next w:val="Normalny"/>
    <w:uiPriority w:val="37"/>
    <w:semiHidden/>
    <w:unhideWhenUsed/>
    <w:rsid w:val="00D15656"/>
  </w:style>
  <w:style w:type="character" w:styleId="Hipercze">
    <w:name w:val="Hyperlink"/>
    <w:uiPriority w:val="99"/>
    <w:unhideWhenUsed/>
    <w:rsid w:val="0041409C"/>
    <w:rPr>
      <w:color w:val="0000FF"/>
      <w:u w:val="single"/>
    </w:rPr>
  </w:style>
  <w:style w:type="paragraph" w:styleId="Tekstprzypisukocowego">
    <w:name w:val="endnote text"/>
    <w:basedOn w:val="Normalny"/>
    <w:link w:val="TekstprzypisukocowegoZnak"/>
    <w:semiHidden/>
    <w:rsid w:val="008627A8"/>
    <w:pPr>
      <w:spacing w:after="0" w:line="240" w:lineRule="auto"/>
    </w:pPr>
    <w:rPr>
      <w:rFonts w:ascii="Times New Roman" w:eastAsia="Times New Roman" w:hAnsi="Times New Roman" w:cs="Times New Roman"/>
      <w:sz w:val="20"/>
      <w:szCs w:val="20"/>
      <w:lang w:val="it-IT" w:eastAsia="it-IT"/>
    </w:rPr>
  </w:style>
  <w:style w:type="character" w:customStyle="1" w:styleId="TekstprzypisukocowegoZnak">
    <w:name w:val="Tekst przypisu końcowego Znak"/>
    <w:basedOn w:val="Domylnaczcionkaakapitu"/>
    <w:link w:val="Tekstprzypisukocowego"/>
    <w:semiHidden/>
    <w:rsid w:val="008627A8"/>
    <w:rPr>
      <w:rFonts w:ascii="Times New Roman" w:eastAsia="Times New Roman" w:hAnsi="Times New Roman" w:cs="Times New Roman"/>
      <w:sz w:val="20"/>
      <w:szCs w:val="20"/>
      <w:lang w:val="it-IT" w:eastAsia="it-IT"/>
    </w:rPr>
  </w:style>
  <w:style w:type="paragraph" w:styleId="Nagwek">
    <w:name w:val="header"/>
    <w:basedOn w:val="Normalny"/>
    <w:link w:val="NagwekZnak"/>
    <w:unhideWhenUsed/>
    <w:rsid w:val="0056024A"/>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NagwekZnak">
    <w:name w:val="Nagłówek Znak"/>
    <w:basedOn w:val="Domylnaczcionkaakapitu"/>
    <w:link w:val="Nagwek"/>
    <w:rsid w:val="0056024A"/>
    <w:rPr>
      <w:rFonts w:ascii="Times New Roman" w:eastAsia="Times New Roman" w:hAnsi="Times New Roman" w:cs="Times New Roman"/>
      <w:sz w:val="24"/>
      <w:szCs w:val="24"/>
    </w:rPr>
  </w:style>
  <w:style w:type="paragraph" w:styleId="NormalnyWeb">
    <w:name w:val="Normal (Web)"/>
    <w:basedOn w:val="Normalny"/>
    <w:uiPriority w:val="99"/>
    <w:semiHidden/>
    <w:unhideWhenUsed/>
    <w:rsid w:val="0056024A"/>
    <w:pPr>
      <w:spacing w:before="100" w:beforeAutospacing="1" w:after="100" w:afterAutospacing="1" w:line="240" w:lineRule="auto"/>
    </w:pPr>
    <w:rPr>
      <w:rFonts w:ascii="Times New Roman" w:eastAsia="Times New Roman" w:hAnsi="Times New Roman" w:cs="Times New Roman"/>
      <w:sz w:val="24"/>
      <w:szCs w:val="24"/>
    </w:rPr>
  </w:style>
  <w:style w:type="character" w:styleId="Uwydatnienie">
    <w:name w:val="Emphasis"/>
    <w:basedOn w:val="Domylnaczcionkaakapitu"/>
    <w:uiPriority w:val="20"/>
    <w:qFormat/>
    <w:rsid w:val="0056024A"/>
    <w:rPr>
      <w:i/>
      <w:iCs/>
    </w:rPr>
  </w:style>
  <w:style w:type="character" w:styleId="Pogrubienie">
    <w:name w:val="Strong"/>
    <w:basedOn w:val="Domylnaczcionkaakapitu"/>
    <w:uiPriority w:val="22"/>
    <w:qFormat/>
    <w:rsid w:val="0056024A"/>
    <w:rPr>
      <w:b/>
      <w:bCs/>
    </w:rPr>
  </w:style>
  <w:style w:type="character" w:styleId="Odwoaniedokomentarza">
    <w:name w:val="annotation reference"/>
    <w:basedOn w:val="Domylnaczcionkaakapitu"/>
    <w:uiPriority w:val="99"/>
    <w:semiHidden/>
    <w:unhideWhenUsed/>
    <w:rsid w:val="00D6550F"/>
    <w:rPr>
      <w:sz w:val="16"/>
      <w:szCs w:val="16"/>
    </w:rPr>
  </w:style>
  <w:style w:type="paragraph" w:styleId="Tekstkomentarza">
    <w:name w:val="annotation text"/>
    <w:basedOn w:val="Normalny"/>
    <w:link w:val="TekstkomentarzaZnak"/>
    <w:uiPriority w:val="99"/>
    <w:semiHidden/>
    <w:unhideWhenUsed/>
    <w:rsid w:val="00D6550F"/>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D6550F"/>
    <w:rPr>
      <w:sz w:val="20"/>
      <w:szCs w:val="20"/>
    </w:rPr>
  </w:style>
  <w:style w:type="paragraph" w:styleId="Tematkomentarza">
    <w:name w:val="annotation subject"/>
    <w:basedOn w:val="Tekstkomentarza"/>
    <w:next w:val="Tekstkomentarza"/>
    <w:link w:val="TematkomentarzaZnak"/>
    <w:uiPriority w:val="99"/>
    <w:semiHidden/>
    <w:unhideWhenUsed/>
    <w:rsid w:val="00D6550F"/>
    <w:rPr>
      <w:b/>
      <w:bCs/>
    </w:rPr>
  </w:style>
  <w:style w:type="character" w:customStyle="1" w:styleId="TematkomentarzaZnak">
    <w:name w:val="Temat komentarza Znak"/>
    <w:basedOn w:val="TekstkomentarzaZnak"/>
    <w:link w:val="Tematkomentarza"/>
    <w:uiPriority w:val="99"/>
    <w:semiHidden/>
    <w:rsid w:val="00D6550F"/>
    <w:rPr>
      <w:b/>
      <w:bCs/>
      <w:sz w:val="20"/>
      <w:szCs w:val="20"/>
    </w:rPr>
  </w:style>
  <w:style w:type="paragraph" w:styleId="Poprawka">
    <w:name w:val="Revision"/>
    <w:hidden/>
    <w:uiPriority w:val="99"/>
    <w:semiHidden/>
    <w:rsid w:val="00D6550F"/>
    <w:pPr>
      <w:spacing w:after="0" w:line="240" w:lineRule="auto"/>
    </w:pPr>
  </w:style>
  <w:style w:type="paragraph" w:styleId="Tekstdymka">
    <w:name w:val="Balloon Text"/>
    <w:basedOn w:val="Normalny"/>
    <w:link w:val="TekstdymkaZnak"/>
    <w:uiPriority w:val="99"/>
    <w:semiHidden/>
    <w:unhideWhenUsed/>
    <w:rsid w:val="00D6550F"/>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D6550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AF6252-A593-4102-A4D9-F90C33696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9</Pages>
  <Words>3416</Words>
  <Characters>20500</Characters>
  <Application>Microsoft Office Word</Application>
  <DocSecurity>0</DocSecurity>
  <Lines>170</Lines>
  <Paragraphs>47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Radosław Markowski</dc:creator>
  <cp:lastModifiedBy>Mikołaj Cześnik</cp:lastModifiedBy>
  <cp:revision>12</cp:revision>
  <dcterms:created xsi:type="dcterms:W3CDTF">2018-12-03T06:40:00Z</dcterms:created>
  <dcterms:modified xsi:type="dcterms:W3CDTF">2018-12-03T08:31:00Z</dcterms:modified>
</cp:coreProperties>
</file>