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373A68" w14:textId="77777777" w:rsidR="009217E4" w:rsidRPr="00AE5255" w:rsidRDefault="00AE5255">
      <w:pPr>
        <w:rPr>
          <w:b/>
        </w:rPr>
      </w:pPr>
      <w:r w:rsidRPr="00AE5255">
        <w:rPr>
          <w:b/>
        </w:rPr>
        <w:t>Empirical component</w:t>
      </w:r>
    </w:p>
    <w:p w14:paraId="7BD3094E" w14:textId="77777777" w:rsidR="00754E14" w:rsidRDefault="00FB2BE5">
      <w:pPr>
        <w:rPr>
          <w:ins w:id="0" w:author="Ben Stanley" w:date="2018-12-02T17:25:00Z"/>
        </w:rPr>
      </w:pPr>
      <w:r>
        <w:t xml:space="preserve">The empirical part of our project will consist of two interrelated </w:t>
      </w:r>
      <w:del w:id="1" w:author="Ben Stanley" w:date="2018-12-02T17:16:00Z">
        <w:r w:rsidDel="00754E14">
          <w:delText>surveys, and</w:delText>
        </w:r>
      </w:del>
      <w:ins w:id="2" w:author="Ben Stanley" w:date="2018-12-02T17:16:00Z">
        <w:r w:rsidR="00754E14">
          <w:t>surveys and</w:t>
        </w:r>
      </w:ins>
      <w:r>
        <w:t xml:space="preserve"> will have two research goal</w:t>
      </w:r>
      <w:r w:rsidR="0028127C">
        <w:t>s</w:t>
      </w:r>
      <w:r>
        <w:t>. The</w:t>
      </w:r>
      <w:ins w:id="3" w:author="Ben Stanley" w:date="2018-12-02T17:17:00Z">
        <w:r w:rsidR="00754E14">
          <w:t xml:space="preserve"> first survey will be a computer-</w:t>
        </w:r>
      </w:ins>
      <w:ins w:id="4" w:author="Ben Stanley" w:date="2018-12-02T17:18:00Z">
        <w:r w:rsidR="00754E14">
          <w:t>assisted</w:t>
        </w:r>
      </w:ins>
      <w:ins w:id="5" w:author="Ben Stanley" w:date="2018-12-02T17:17:00Z">
        <w:r w:rsidR="00754E14">
          <w:t xml:space="preserve"> personal interview</w:t>
        </w:r>
      </w:ins>
      <w:del w:id="6" w:author="Ben Stanley" w:date="2018-12-02T17:17:00Z">
        <w:r w:rsidDel="00754E14">
          <w:delText xml:space="preserve"> two surveys will be</w:delText>
        </w:r>
      </w:del>
      <w:del w:id="7" w:author="Ben Stanley" w:date="2018-12-02T17:16:00Z">
        <w:r w:rsidDel="00754E14">
          <w:delText>:</w:delText>
        </w:r>
      </w:del>
      <w:r>
        <w:t xml:space="preserve"> </w:t>
      </w:r>
      <w:ins w:id="8" w:author="Ben Stanley" w:date="2018-12-02T17:17:00Z">
        <w:r w:rsidR="00754E14">
          <w:t>(</w:t>
        </w:r>
      </w:ins>
      <w:r>
        <w:t>CAPI</w:t>
      </w:r>
      <w:ins w:id="9" w:author="Ben Stanley" w:date="2018-12-02T17:17:00Z">
        <w:r w:rsidR="00754E14">
          <w:t>) of a</w:t>
        </w:r>
      </w:ins>
      <w:del w:id="10" w:author="Ben Stanley" w:date="2018-12-02T17:17:00Z">
        <w:r w:rsidDel="00754E14">
          <w:delText xml:space="preserve"> on</w:delText>
        </w:r>
      </w:del>
      <w:r>
        <w:t xml:space="preserve"> random address sample of N&gt;</w:t>
      </w:r>
      <w:ins w:id="11" w:author="Ben Stanley" w:date="2018-12-02T17:24:00Z">
        <w:r w:rsidR="00754E14">
          <w:t>=</w:t>
        </w:r>
      </w:ins>
      <w:r>
        <w:t>1700</w:t>
      </w:r>
      <w:ins w:id="12" w:author="Ben Stanley" w:date="2018-12-02T17:18:00Z">
        <w:r w:rsidR="00754E14">
          <w:t>; the second survey will be a computer-assisted web interview (</w:t>
        </w:r>
      </w:ins>
      <w:del w:id="13" w:author="Ben Stanley" w:date="2018-12-02T17:18:00Z">
        <w:r w:rsidDel="00754E14">
          <w:delText xml:space="preserve"> and </w:delText>
        </w:r>
      </w:del>
      <w:r>
        <w:t>CAWI</w:t>
      </w:r>
      <w:ins w:id="14" w:author="Ben Stanley" w:date="2018-12-02T17:18:00Z">
        <w:r w:rsidR="00754E14">
          <w:t>)</w:t>
        </w:r>
      </w:ins>
      <w:r>
        <w:t xml:space="preserve"> o</w:t>
      </w:r>
      <w:ins w:id="15" w:author="Ben Stanley" w:date="2018-12-02T17:18:00Z">
        <w:r w:rsidR="00754E14">
          <w:t>f</w:t>
        </w:r>
      </w:ins>
      <w:del w:id="16" w:author="Ben Stanley" w:date="2018-12-02T17:18:00Z">
        <w:r w:rsidDel="00754E14">
          <w:delText>n</w:delText>
        </w:r>
      </w:del>
      <w:r>
        <w:t xml:space="preserve"> a quota internet panel (N</w:t>
      </w:r>
      <w:ins w:id="17" w:author="Ben Stanley" w:date="2018-12-02T17:24:00Z">
        <w:r w:rsidR="00754E14">
          <w:t>&gt;=</w:t>
        </w:r>
      </w:ins>
      <w:del w:id="18" w:author="Ben Stanley" w:date="2018-12-02T17:24:00Z">
        <w:r w:rsidDel="00754E14">
          <w:delText xml:space="preserve">=approx. </w:delText>
        </w:r>
      </w:del>
      <w:r>
        <w:t xml:space="preserve">600). </w:t>
      </w:r>
    </w:p>
    <w:p w14:paraId="1AC865C0" w14:textId="6BDB00E2" w:rsidR="00FB2BE5" w:rsidRDefault="00FB2BE5">
      <w:del w:id="19" w:author="Ben Stanley" w:date="2018-12-02T17:28:00Z">
        <w:r w:rsidDel="00DF7FEF">
          <w:delText>The two goals will be: 1)</w:delText>
        </w:r>
      </w:del>
      <w:ins w:id="20" w:author="Ben Stanley" w:date="2018-12-02T17:28:00Z">
        <w:r w:rsidR="00DF7FEF">
          <w:t xml:space="preserve">The </w:t>
        </w:r>
      </w:ins>
      <w:ins w:id="21" w:author="Ben Stanley" w:date="2018-12-02T17:29:00Z">
        <w:r w:rsidR="00DF7FEF">
          <w:t>use of two surveys enables us to address two key goals of our project: first, the</w:t>
        </w:r>
      </w:ins>
      <w:r>
        <w:t xml:space="preserve"> substantive measurement of post-electoral political attitudes</w:t>
      </w:r>
      <w:ins w:id="22" w:author="Ben Stanley" w:date="2018-12-02T17:29:00Z">
        <w:r w:rsidR="00DF7FEF">
          <w:t xml:space="preserve"> in a manner</w:t>
        </w:r>
      </w:ins>
      <w:r>
        <w:t xml:space="preserve"> </w:t>
      </w:r>
      <w:del w:id="23" w:author="Ben Stanley" w:date="2018-12-02T17:29:00Z">
        <w:r w:rsidDel="00DF7FEF">
          <w:delText xml:space="preserve"> </w:delText>
        </w:r>
      </w:del>
      <w:r>
        <w:t>consistent with</w:t>
      </w:r>
      <w:ins w:id="24" w:author="Ben Stanley" w:date="2018-12-02T17:29:00Z">
        <w:r w:rsidR="00DF7FEF">
          <w:t xml:space="preserve"> the</w:t>
        </w:r>
      </w:ins>
      <w:r>
        <w:t xml:space="preserve"> </w:t>
      </w:r>
      <w:commentRangeStart w:id="25"/>
      <w:r>
        <w:t xml:space="preserve">CSES framework </w:t>
      </w:r>
      <w:commentRangeEnd w:id="25"/>
      <w:r w:rsidR="00DF7FEF">
        <w:rPr>
          <w:rStyle w:val="CommentReference"/>
        </w:rPr>
        <w:commentReference w:id="25"/>
      </w:r>
      <w:ins w:id="26" w:author="Ben Stanley" w:date="2018-12-02T17:30:00Z">
        <w:r w:rsidR="00DF7FEF">
          <w:t>; second, a</w:t>
        </w:r>
      </w:ins>
      <w:del w:id="27" w:author="Ben Stanley" w:date="2018-12-02T17:30:00Z">
        <w:r w:rsidDel="00DF7FEF">
          <w:delText>and; 2)</w:delText>
        </w:r>
      </w:del>
      <w:r>
        <w:t xml:space="preserve"> methodological test of </w:t>
      </w:r>
      <w:ins w:id="28" w:author="Ben Stanley" w:date="2018-12-02T17:30:00Z">
        <w:r w:rsidR="00DF7FEF">
          <w:t xml:space="preserve">the </w:t>
        </w:r>
      </w:ins>
      <w:r>
        <w:t>validity of internet panel surveys for</w:t>
      </w:r>
      <w:ins w:id="29" w:author="Ben Stanley" w:date="2018-12-02T17:30:00Z">
        <w:r w:rsidR="00DF7FEF">
          <w:t xml:space="preserve"> the</w:t>
        </w:r>
      </w:ins>
      <w:r>
        <w:t xml:space="preserve"> measurement of political attitudes.</w:t>
      </w:r>
      <w:ins w:id="30" w:author="Ben Stanley" w:date="2018-12-02T17:31:00Z">
        <w:r w:rsidR="00DF7FEF">
          <w:t xml:space="preserve"> </w:t>
        </w:r>
        <w:commentRangeStart w:id="31"/>
        <w:r w:rsidR="00DF7FEF">
          <w:t xml:space="preserve">The panel survey will also enable us to address a subsidiary goal of the project, which consists in an experimental </w:t>
        </w:r>
      </w:ins>
      <w:ins w:id="32" w:author="Ben Stanley" w:date="2018-12-02T17:34:00Z">
        <w:r w:rsidR="00DF7FEF">
          <w:t xml:space="preserve">manipulation of question sequencing to examine the causal relationship between </w:t>
        </w:r>
      </w:ins>
      <w:ins w:id="33" w:author="Ben Stanley" w:date="2018-12-02T17:35:00Z">
        <w:r w:rsidR="00DF7FEF">
          <w:t>political preferences and voting behaviour.</w:t>
        </w:r>
        <w:commentRangeEnd w:id="31"/>
        <w:r w:rsidR="00DF7FEF">
          <w:rPr>
            <w:rStyle w:val="CommentReference"/>
          </w:rPr>
          <w:commentReference w:id="31"/>
        </w:r>
      </w:ins>
      <w:del w:id="34" w:author="Ben Stanley" w:date="2018-12-02T17:31:00Z">
        <w:r w:rsidDel="00DF7FEF">
          <w:delText xml:space="preserve"> </w:delText>
        </w:r>
      </w:del>
    </w:p>
    <w:p w14:paraId="14F4328C" w14:textId="3A0CA494" w:rsidR="00FB2BE5" w:rsidRDefault="00FB2BE5">
      <w:del w:id="35" w:author="Ben Stanley" w:date="2018-12-02T17:36:00Z">
        <w:r w:rsidDel="00DF7FEF">
          <w:delText>Goal 1, i.e.</w:delText>
        </w:r>
      </w:del>
      <w:ins w:id="36" w:author="Ben Stanley" w:date="2018-12-02T18:19:00Z">
        <w:r w:rsidR="00E74E98">
          <w:t>The</w:t>
        </w:r>
      </w:ins>
      <w:r>
        <w:t xml:space="preserve"> post-electoral PGSW/CSES study of political attitudes</w:t>
      </w:r>
      <w:del w:id="37" w:author="Ben Stanley" w:date="2018-12-02T17:36:00Z">
        <w:r w:rsidDel="00DF7FEF">
          <w:delText>, is consistent with the overall research goals our project. We</w:delText>
        </w:r>
      </w:del>
      <w:ins w:id="38" w:author="Ben Stanley" w:date="2018-12-02T18:19:00Z">
        <w:r w:rsidR="00E74E98">
          <w:t xml:space="preserve"> </w:t>
        </w:r>
      </w:ins>
      <w:del w:id="39" w:author="Ben Stanley" w:date="2018-12-02T18:19:00Z">
        <w:r w:rsidDel="00E74E98">
          <w:delText xml:space="preserve"> </w:delText>
        </w:r>
      </w:del>
      <w:r>
        <w:t xml:space="preserve">will </w:t>
      </w:r>
      <w:del w:id="40" w:author="Ben Stanley" w:date="2018-12-02T17:36:00Z">
        <w:r w:rsidDel="00DF7FEF">
          <w:delText xml:space="preserve">include </w:delText>
        </w:r>
      </w:del>
      <w:ins w:id="41" w:author="Ben Stanley" w:date="2018-12-02T17:36:00Z">
        <w:r w:rsidR="00DF7FEF">
          <w:t>comprise</w:t>
        </w:r>
        <w:r w:rsidR="00DF7FEF">
          <w:t xml:space="preserve"> </w:t>
        </w:r>
      </w:ins>
      <w:del w:id="42" w:author="Ben Stanley" w:date="2018-12-02T17:36:00Z">
        <w:r w:rsidDel="00DF7FEF">
          <w:delText xml:space="preserve">blocks </w:delText>
        </w:r>
      </w:del>
      <w:ins w:id="43" w:author="Ben Stanley" w:date="2018-12-02T17:36:00Z">
        <w:r w:rsidR="00DF7FEF">
          <w:t>batteries</w:t>
        </w:r>
        <w:r w:rsidR="00DF7FEF">
          <w:t xml:space="preserve"> </w:t>
        </w:r>
      </w:ins>
      <w:r>
        <w:t xml:space="preserve">of questions </w:t>
      </w:r>
      <w:del w:id="44" w:author="Ben Stanley" w:date="2018-12-02T17:36:00Z">
        <w:r w:rsidR="00E95D98" w:rsidDel="00DF7FEF">
          <w:delText xml:space="preserve">serving </w:delText>
        </w:r>
      </w:del>
      <w:ins w:id="45" w:author="Ben Stanley" w:date="2018-12-02T17:36:00Z">
        <w:r w:rsidR="00DF7FEF">
          <w:t>that serve</w:t>
        </w:r>
        <w:r w:rsidR="00DF7FEF">
          <w:t xml:space="preserve"> </w:t>
        </w:r>
      </w:ins>
      <w:r w:rsidR="00E95D98">
        <w:t xml:space="preserve">the comparative </w:t>
      </w:r>
      <w:del w:id="46" w:author="Ben Stanley" w:date="2018-12-02T17:37:00Z">
        <w:r w:rsidR="00E95D98" w:rsidDel="00DF7FEF">
          <w:delText>purpose of</w:delText>
        </w:r>
      </w:del>
      <w:ins w:id="47" w:author="Ben Stanley" w:date="2018-12-02T17:37:00Z">
        <w:r w:rsidR="00DF7FEF">
          <w:t>aims of</w:t>
        </w:r>
      </w:ins>
      <w:r w:rsidR="00E95D98">
        <w:t xml:space="preserve"> CSES</w:t>
      </w:r>
      <w:ins w:id="48" w:author="Ben Stanley" w:date="2018-12-02T17:37:00Z">
        <w:r w:rsidR="00DF7FEF">
          <w:t xml:space="preserve">, and </w:t>
        </w:r>
      </w:ins>
      <w:del w:id="49" w:author="Ben Stanley" w:date="2018-12-02T17:37:00Z">
        <w:r w:rsidR="00E95D98" w:rsidDel="00DF7FEF">
          <w:delText>, as well  as</w:delText>
        </w:r>
      </w:del>
      <w:ins w:id="50" w:author="Ben Stanley" w:date="2018-12-02T17:37:00Z">
        <w:r w:rsidR="00DF7FEF">
          <w:t xml:space="preserve">a number of </w:t>
        </w:r>
      </w:ins>
      <w:del w:id="51" w:author="Ben Stanley" w:date="2018-12-02T17:37:00Z">
        <w:r w:rsidR="00E95D98" w:rsidDel="00DF7FEF">
          <w:delText xml:space="preserve"> </w:delText>
        </w:r>
      </w:del>
      <w:r w:rsidR="00E95D98">
        <w:t xml:space="preserve">country-specific </w:t>
      </w:r>
      <w:del w:id="52" w:author="Ben Stanley" w:date="2018-12-02T17:37:00Z">
        <w:r w:rsidR="00E95D98" w:rsidDel="00DF7FEF">
          <w:delText xml:space="preserve">questions </w:delText>
        </w:r>
      </w:del>
      <w:ins w:id="53" w:author="Ben Stanley" w:date="2018-12-02T17:37:00Z">
        <w:r w:rsidR="00DF7FEF">
          <w:t>items that</w:t>
        </w:r>
        <w:r w:rsidR="00DF7FEF">
          <w:t xml:space="preserve"> </w:t>
        </w:r>
      </w:ins>
      <w:r w:rsidR="00E95D98">
        <w:t>relate</w:t>
      </w:r>
      <w:del w:id="54" w:author="Ben Stanley" w:date="2018-12-02T17:37:00Z">
        <w:r w:rsidR="00E95D98" w:rsidDel="00DF7FEF">
          <w:delText>d</w:delText>
        </w:r>
      </w:del>
      <w:r w:rsidR="00E95D98">
        <w:t xml:space="preserve"> to the </w:t>
      </w:r>
      <w:ins w:id="55" w:author="Ben Stanley" w:date="2018-12-02T17:37:00Z">
        <w:r w:rsidR="00DF7FEF">
          <w:t xml:space="preserve">specific concerns of our </w:t>
        </w:r>
      </w:ins>
      <w:r w:rsidR="00E95D98">
        <w:t>research agenda</w:t>
      </w:r>
      <w:ins w:id="56" w:author="Ben Stanley" w:date="2018-12-02T17:37:00Z">
        <w:r w:rsidR="00DF7FEF">
          <w:t xml:space="preserve">, focusing in particular on </w:t>
        </w:r>
      </w:ins>
      <w:ins w:id="57" w:author="Ben Stanley" w:date="2018-12-02T17:38:00Z">
        <w:r w:rsidR="00DF7FEF">
          <w:t>the</w:t>
        </w:r>
      </w:ins>
      <w:del w:id="58" w:author="Ben Stanley" w:date="2018-12-02T17:37:00Z">
        <w:r w:rsidR="00E95D98" w:rsidDel="00DF7FEF">
          <w:delText>:</w:delText>
        </w:r>
      </w:del>
      <w:r w:rsidR="00E95D98">
        <w:t xml:space="preserve"> significance</w:t>
      </w:r>
      <w:ins w:id="59" w:author="Ben Stanley" w:date="2018-12-02T17:38:00Z">
        <w:r w:rsidR="00481BED">
          <w:t xml:space="preserve"> for voting </w:t>
        </w:r>
      </w:ins>
      <w:r w:rsidR="00E95D98">
        <w:t xml:space="preserve"> of </w:t>
      </w:r>
      <w:ins w:id="60" w:author="Ben Stanley" w:date="2018-12-02T17:38:00Z">
        <w:r w:rsidR="00DF7FEF">
          <w:t xml:space="preserve">the </w:t>
        </w:r>
      </w:ins>
      <w:r w:rsidR="00E95D98">
        <w:t>social embeddedness of citizens</w:t>
      </w:r>
      <w:del w:id="61" w:author="Ben Stanley" w:date="2018-12-02T17:38:00Z">
        <w:r w:rsidR="00E95D98" w:rsidDel="00481BED">
          <w:delText xml:space="preserve"> for political behaviour</w:delText>
        </w:r>
      </w:del>
      <w:r w:rsidR="00E95D98">
        <w:t xml:space="preserve">, </w:t>
      </w:r>
      <w:ins w:id="62" w:author="Ben Stanley" w:date="2018-12-02T17:44:00Z">
        <w:r w:rsidR="00481BED">
          <w:t xml:space="preserve">their interaction with </w:t>
        </w:r>
      </w:ins>
      <w:r w:rsidR="00E95D98">
        <w:t>information ecosystems</w:t>
      </w:r>
      <w:ins w:id="63" w:author="Ben Stanley" w:date="2018-12-02T17:44:00Z">
        <w:r w:rsidR="00481BED">
          <w:t xml:space="preserve">, </w:t>
        </w:r>
      </w:ins>
      <w:proofErr w:type="spellStart"/>
      <w:del w:id="64" w:author="Ben Stanley" w:date="2018-12-02T17:44:00Z">
        <w:r w:rsidR="00E95D98" w:rsidDel="00481BED">
          <w:delText xml:space="preserve"> </w:delText>
        </w:r>
      </w:del>
      <w:r w:rsidR="00E95D98">
        <w:t>and in</w:t>
      </w:r>
      <w:proofErr w:type="spellEnd"/>
      <w:r w:rsidR="00E95D98">
        <w:t xml:space="preserve">creasing fragmentation of individual-level political identities.  The CAPI methodology ensures </w:t>
      </w:r>
      <w:ins w:id="65" w:author="Ben Stanley" w:date="2018-12-02T17:44:00Z">
        <w:r w:rsidR="00481BED">
          <w:t xml:space="preserve">the </w:t>
        </w:r>
      </w:ins>
      <w:r w:rsidR="00E95D98">
        <w:t>maximum level of data quality</w:t>
      </w:r>
      <w:ins w:id="66" w:author="Ben Stanley" w:date="2018-12-02T17:48:00Z">
        <w:r w:rsidR="00481BED">
          <w:t xml:space="preserve">: </w:t>
        </w:r>
      </w:ins>
      <w:del w:id="67" w:author="Ben Stanley" w:date="2018-12-02T17:48:00Z">
        <w:r w:rsidR="00E95D98" w:rsidDel="00481BED">
          <w:delText xml:space="preserve">, </w:delText>
        </w:r>
      </w:del>
      <w:r w:rsidR="00E95D98">
        <w:t xml:space="preserve">random sampling enables us to extrapolate results to the </w:t>
      </w:r>
      <w:r w:rsidR="00AE5255">
        <w:t xml:space="preserve">general </w:t>
      </w:r>
      <w:r w:rsidR="00E95D98">
        <w:t>population</w:t>
      </w:r>
      <w:ins w:id="68" w:author="Ben Stanley" w:date="2018-12-02T17:48:00Z">
        <w:r w:rsidR="00481BED">
          <w:t xml:space="preserve"> and to</w:t>
        </w:r>
      </w:ins>
      <w:del w:id="69" w:author="Ben Stanley" w:date="2018-12-02T17:48:00Z">
        <w:r w:rsidR="00E95D98" w:rsidDel="00481BED">
          <w:delText>, as well as</w:delText>
        </w:r>
      </w:del>
      <w:r w:rsidR="00E95D98">
        <w:t xml:space="preserve"> compare </w:t>
      </w:r>
      <w:del w:id="70" w:author="Ben Stanley" w:date="2018-12-02T17:48:00Z">
        <w:r w:rsidR="0028127C" w:rsidDel="00481BED">
          <w:delText xml:space="preserve">them </w:delText>
        </w:r>
      </w:del>
      <w:ins w:id="71" w:author="Ben Stanley" w:date="2018-12-02T17:48:00Z">
        <w:r w:rsidR="00481BED">
          <w:t>them</w:t>
        </w:r>
        <w:r w:rsidR="00481BED">
          <w:t xml:space="preserve"> </w:t>
        </w:r>
      </w:ins>
      <w:r w:rsidR="00E95D98">
        <w:t>with</w:t>
      </w:r>
      <w:ins w:id="72" w:author="Ben Stanley" w:date="2018-12-02T17:48:00Z">
        <w:r w:rsidR="00481BED">
          <w:t xml:space="preserve"> those of</w:t>
        </w:r>
      </w:ins>
      <w:r w:rsidR="00E95D98">
        <w:t xml:space="preserve"> other national surveys, </w:t>
      </w:r>
      <w:del w:id="73" w:author="Ben Stanley" w:date="2018-12-02T17:48:00Z">
        <w:r w:rsidR="00E95D98" w:rsidDel="00481BED">
          <w:delText xml:space="preserve">and </w:delText>
        </w:r>
      </w:del>
      <w:ins w:id="74" w:author="Ben Stanley" w:date="2018-12-02T17:48:00Z">
        <w:r w:rsidR="00481BED">
          <w:t>while the</w:t>
        </w:r>
        <w:r w:rsidR="00481BED">
          <w:t xml:space="preserve"> </w:t>
        </w:r>
      </w:ins>
      <w:r w:rsidR="00E95D98">
        <w:t>large sample size allows us to be</w:t>
      </w:r>
      <w:ins w:id="75" w:author="Ben Stanley" w:date="2018-12-02T17:48:00Z">
        <w:r w:rsidR="00481BED">
          <w:t xml:space="preserve"> more</w:t>
        </w:r>
      </w:ins>
      <w:r w:rsidR="00E95D98">
        <w:t xml:space="preserve"> precise in conclusions by limiting the </w:t>
      </w:r>
      <w:ins w:id="76" w:author="Ben Stanley" w:date="2018-12-02T17:49:00Z">
        <w:r w:rsidR="001961F1">
          <w:t xml:space="preserve">impact of </w:t>
        </w:r>
      </w:ins>
      <w:r w:rsidR="00E95D98">
        <w:t xml:space="preserve">sampling error. We will outsource the survey </w:t>
      </w:r>
      <w:r w:rsidR="00AE5255">
        <w:t>to an experienced survey institute</w:t>
      </w:r>
      <w:ins w:id="77" w:author="Ben Stanley" w:date="2018-12-02T17:49:00Z">
        <w:r w:rsidR="001961F1">
          <w:t xml:space="preserve">, </w:t>
        </w:r>
      </w:ins>
      <w:del w:id="78" w:author="Ben Stanley" w:date="2018-12-02T17:49:00Z">
        <w:r w:rsidR="00AE5255" w:rsidDel="001961F1">
          <w:delText xml:space="preserve">  </w:delText>
        </w:r>
      </w:del>
      <w:r w:rsidR="00E95D98">
        <w:t xml:space="preserve">taking into account </w:t>
      </w:r>
      <w:ins w:id="79" w:author="Ben Stanley" w:date="2018-12-02T17:49:00Z">
        <w:r w:rsidR="001961F1">
          <w:t xml:space="preserve">its </w:t>
        </w:r>
      </w:ins>
      <w:r w:rsidR="00E95D98">
        <w:t>experience in fielding mass surveys on complex samples</w:t>
      </w:r>
      <w:ins w:id="80" w:author="Ben Stanley" w:date="2018-12-02T17:49:00Z">
        <w:r w:rsidR="001961F1">
          <w:t xml:space="preserve"> and </w:t>
        </w:r>
      </w:ins>
      <w:del w:id="81" w:author="Ben Stanley" w:date="2018-12-02T17:49:00Z">
        <w:r w:rsidR="00E95D98" w:rsidDel="001961F1">
          <w:delText xml:space="preserve">, </w:delText>
        </w:r>
      </w:del>
      <w:r w:rsidR="00E95D98">
        <w:t xml:space="preserve">in particular </w:t>
      </w:r>
      <w:ins w:id="82" w:author="Ben Stanley" w:date="2018-12-02T17:49:00Z">
        <w:r w:rsidR="001961F1">
          <w:t xml:space="preserve">its ability to </w:t>
        </w:r>
      </w:ins>
      <w:del w:id="83" w:author="Ben Stanley" w:date="2018-12-02T17:49:00Z">
        <w:r w:rsidR="00E95D98" w:rsidDel="001961F1">
          <w:delText xml:space="preserve">achieving  </w:delText>
        </w:r>
      </w:del>
      <w:ins w:id="84" w:author="Ben Stanley" w:date="2018-12-02T17:49:00Z">
        <w:r w:rsidR="001961F1">
          <w:t>achieve a</w:t>
        </w:r>
        <w:r w:rsidR="001961F1">
          <w:t xml:space="preserve"> </w:t>
        </w:r>
      </w:ins>
      <w:r w:rsidR="00E95D98">
        <w:t xml:space="preserve">high response rate. </w:t>
      </w:r>
    </w:p>
    <w:p w14:paraId="7743D662" w14:textId="523D9115" w:rsidR="003E0445" w:rsidRDefault="00AE5255">
      <w:del w:id="85" w:author="Ben Stanley" w:date="2018-12-02T17:52:00Z">
        <w:r w:rsidDel="001961F1">
          <w:delText>Goal 2</w:delText>
        </w:r>
        <w:r w:rsidR="00902526" w:rsidDel="001961F1">
          <w:delText xml:space="preserve">, i.e. survey conducted on CAWI panel (quota sampling) will be methodological. </w:delText>
        </w:r>
      </w:del>
      <w:r w:rsidR="003E0445">
        <w:t xml:space="preserve">Classical </w:t>
      </w:r>
      <w:ins w:id="86" w:author="Ben Stanley" w:date="2018-12-02T17:52:00Z">
        <w:r w:rsidR="001961F1">
          <w:t xml:space="preserve">survey </w:t>
        </w:r>
      </w:ins>
      <w:r w:rsidR="003E0445">
        <w:t>methodology stipulates that optimal results are</w:t>
      </w:r>
      <w:r w:rsidR="00902526">
        <w:t xml:space="preserve"> </w:t>
      </w:r>
      <w:ins w:id="87" w:author="Ben Stanley" w:date="2018-12-02T17:52:00Z">
        <w:r w:rsidR="001961F1">
          <w:t xml:space="preserve">those which have been </w:t>
        </w:r>
      </w:ins>
      <w:r w:rsidR="003E0445">
        <w:t xml:space="preserve">obtained </w:t>
      </w:r>
      <w:del w:id="88" w:author="Ben Stanley" w:date="2018-12-02T17:52:00Z">
        <w:r w:rsidR="003E0445" w:rsidDel="001961F1">
          <w:delText xml:space="preserve">on </w:delText>
        </w:r>
      </w:del>
      <w:ins w:id="89" w:author="Ben Stanley" w:date="2018-12-02T17:52:00Z">
        <w:r w:rsidR="001961F1">
          <w:t>via</w:t>
        </w:r>
        <w:r w:rsidR="001961F1">
          <w:t xml:space="preserve"> </w:t>
        </w:r>
      </w:ins>
      <w:r w:rsidR="003E0445">
        <w:t xml:space="preserve">random </w:t>
      </w:r>
      <w:del w:id="90" w:author="Ben Stanley" w:date="2018-12-02T17:52:00Z">
        <w:r w:rsidR="003E0445" w:rsidDel="001961F1">
          <w:delText>sampl</w:delText>
        </w:r>
      </w:del>
      <w:ins w:id="91" w:author="Ben Stanley" w:date="2018-12-02T17:52:00Z">
        <w:r w:rsidR="001961F1">
          <w:t xml:space="preserve">sampling </w:t>
        </w:r>
      </w:ins>
      <w:del w:id="92" w:author="Ben Stanley" w:date="2018-12-02T17:52:00Z">
        <w:r w:rsidR="003E0445" w:rsidDel="001961F1">
          <w:delText xml:space="preserve">es </w:delText>
        </w:r>
      </w:del>
      <w:r w:rsidR="003E0445">
        <w:t xml:space="preserve">with </w:t>
      </w:r>
      <w:ins w:id="93" w:author="Ben Stanley" w:date="2018-12-02T17:52:00Z">
        <w:r w:rsidR="001961F1">
          <w:t xml:space="preserve">a </w:t>
        </w:r>
      </w:ins>
      <w:r w:rsidR="003E0445">
        <w:t xml:space="preserve">full response rate, </w:t>
      </w:r>
      <w:ins w:id="94" w:author="Ben Stanley" w:date="2018-12-02T17:52:00Z">
        <w:r w:rsidR="001961F1">
          <w:t xml:space="preserve">using surveys </w:t>
        </w:r>
      </w:ins>
      <w:r w:rsidR="003E0445">
        <w:t xml:space="preserve">conducted via face-to-face interviewing. </w:t>
      </w:r>
      <w:ins w:id="95" w:author="Ben Stanley" w:date="2018-12-02T17:52:00Z">
        <w:r w:rsidR="001961F1">
          <w:t>However, t</w:t>
        </w:r>
      </w:ins>
      <w:del w:id="96" w:author="Ben Stanley" w:date="2018-12-02T17:52:00Z">
        <w:r w:rsidR="003E0445" w:rsidDel="001961F1">
          <w:delText>T</w:delText>
        </w:r>
      </w:del>
      <w:r w:rsidR="003E0445">
        <w:t xml:space="preserve">hese conditions are, </w:t>
      </w:r>
      <w:commentRangeStart w:id="97"/>
      <w:r w:rsidR="003E0445">
        <w:t>for various reasons</w:t>
      </w:r>
      <w:commentRangeEnd w:id="97"/>
      <w:r w:rsidR="001961F1">
        <w:rPr>
          <w:rStyle w:val="CommentReference"/>
        </w:rPr>
        <w:commentReference w:id="97"/>
      </w:r>
      <w:r w:rsidR="003E0445">
        <w:t xml:space="preserve">, increasingly </w:t>
      </w:r>
      <w:del w:id="98" w:author="Ben Stanley" w:date="2018-12-02T17:53:00Z">
        <w:r w:rsidR="003E0445" w:rsidDel="001961F1">
          <w:delText xml:space="preserve">impossible </w:delText>
        </w:r>
      </w:del>
      <w:ins w:id="99" w:author="Ben Stanley" w:date="2018-12-02T17:53:00Z">
        <w:r w:rsidR="001961F1">
          <w:t>difficult</w:t>
        </w:r>
        <w:r w:rsidR="001961F1">
          <w:t xml:space="preserve"> </w:t>
        </w:r>
      </w:ins>
      <w:r w:rsidR="003E0445">
        <w:t xml:space="preserve">to obtain. Various alternative routes </w:t>
      </w:r>
      <w:del w:id="100" w:author="Ben Stanley" w:date="2018-12-02T17:53:00Z">
        <w:r w:rsidR="003E0445" w:rsidDel="001961F1">
          <w:delText xml:space="preserve">are </w:delText>
        </w:r>
      </w:del>
      <w:ins w:id="101" w:author="Ben Stanley" w:date="2018-12-02T17:53:00Z">
        <w:r w:rsidR="001961F1">
          <w:t>have been</w:t>
        </w:r>
        <w:r w:rsidR="001961F1">
          <w:t xml:space="preserve"> </w:t>
        </w:r>
      </w:ins>
      <w:r w:rsidR="003E0445">
        <w:t xml:space="preserve">explored, such as </w:t>
      </w:r>
      <w:commentRangeStart w:id="102"/>
      <w:r w:rsidR="003E0445">
        <w:t xml:space="preserve">behaviour observation </w:t>
      </w:r>
      <w:commentRangeEnd w:id="102"/>
      <w:r w:rsidR="001961F1">
        <w:rPr>
          <w:rStyle w:val="CommentReference"/>
        </w:rPr>
        <w:commentReference w:id="102"/>
      </w:r>
      <w:r w:rsidR="003E0445">
        <w:t>or</w:t>
      </w:r>
      <w:commentRangeStart w:id="103"/>
      <w:r w:rsidR="003E0445">
        <w:t xml:space="preserve"> </w:t>
      </w:r>
      <w:del w:id="104" w:author="Ben Stanley" w:date="2018-12-02T17:59:00Z">
        <w:r w:rsidR="003E0445" w:rsidDel="001961F1">
          <w:delText xml:space="preserve">mixing </w:delText>
        </w:r>
      </w:del>
      <w:ins w:id="105" w:author="Ben Stanley" w:date="2018-12-02T17:59:00Z">
        <w:r w:rsidR="001961F1">
          <w:t>combining computer-assisted telephone interviewing (</w:t>
        </w:r>
      </w:ins>
      <w:r w:rsidR="003E0445">
        <w:t>CATI</w:t>
      </w:r>
      <w:ins w:id="106" w:author="Ben Stanley" w:date="2018-12-02T17:59:00Z">
        <w:r w:rsidR="001961F1">
          <w:t>)</w:t>
        </w:r>
      </w:ins>
      <w:r w:rsidR="003E0445">
        <w:t xml:space="preserve"> random samples with predictive models</w:t>
      </w:r>
      <w:commentRangeEnd w:id="103"/>
      <w:r w:rsidR="00BB6871">
        <w:rPr>
          <w:rStyle w:val="CommentReference"/>
        </w:rPr>
        <w:commentReference w:id="103"/>
      </w:r>
      <w:r w:rsidR="003E0445">
        <w:t xml:space="preserve">. Another </w:t>
      </w:r>
      <w:del w:id="107" w:author="Ben Stanley" w:date="2018-12-02T18:00:00Z">
        <w:r w:rsidR="003E0445" w:rsidDel="00BB6871">
          <w:delText>route is the</w:delText>
        </w:r>
      </w:del>
      <w:ins w:id="108" w:author="Ben Stanley" w:date="2018-12-02T18:00:00Z">
        <w:r w:rsidR="00BB6871">
          <w:t>solution is offere</w:t>
        </w:r>
      </w:ins>
      <w:ins w:id="109" w:author="Ben Stanley" w:date="2018-12-02T18:01:00Z">
        <w:r w:rsidR="00BB6871">
          <w:t>d by the</w:t>
        </w:r>
      </w:ins>
      <w:r w:rsidR="003E0445">
        <w:t xml:space="preserve"> development of CAWI interviewing. This </w:t>
      </w:r>
      <w:ins w:id="110" w:author="Ben Stanley" w:date="2018-12-02T18:04:00Z">
        <w:r w:rsidR="00BB6871">
          <w:t xml:space="preserve">method </w:t>
        </w:r>
      </w:ins>
      <w:del w:id="111" w:author="Ben Stanley" w:date="2018-12-02T18:01:00Z">
        <w:r w:rsidR="003E0445" w:rsidDel="00BB6871">
          <w:delText xml:space="preserve">avenue </w:delText>
        </w:r>
      </w:del>
      <w:r w:rsidR="003E0445">
        <w:t>offers numerous advantages</w:t>
      </w:r>
      <w:ins w:id="112" w:author="Ben Stanley" w:date="2018-12-02T18:04:00Z">
        <w:r w:rsidR="00BB6871">
          <w:t xml:space="preserve">; in particular, it is more economic than CAPI, more flexible in the ways it can be carried out, and has more </w:t>
        </w:r>
      </w:ins>
      <w:ins w:id="113" w:author="Ben Stanley" w:date="2018-12-02T18:05:00Z">
        <w:r w:rsidR="00BB6871">
          <w:t>potential for further development</w:t>
        </w:r>
      </w:ins>
      <w:ins w:id="114" w:author="Ben Stanley" w:date="2018-12-02T18:10:00Z">
        <w:r w:rsidR="00BB6871">
          <w:t>.</w:t>
        </w:r>
      </w:ins>
      <w:del w:id="115" w:author="Ben Stanley" w:date="2018-12-02T18:04:00Z">
        <w:r w:rsidR="003E0445" w:rsidDel="00BB6871">
          <w:delText xml:space="preserve"> </w:delText>
        </w:r>
      </w:del>
      <w:del w:id="116" w:author="Ben Stanley" w:date="2018-12-02T18:09:00Z">
        <w:r w:rsidR="003E0445" w:rsidDel="00BB6871">
          <w:delText xml:space="preserve">(economic, variety of possible interviewing </w:delText>
        </w:r>
      </w:del>
      <w:del w:id="117" w:author="Ben Stanley" w:date="2018-12-02T18:01:00Z">
        <w:r w:rsidR="003E0445" w:rsidDel="00BB6871">
          <w:delText>tactics</w:delText>
        </w:r>
      </w:del>
      <w:del w:id="118" w:author="Ben Stanley" w:date="2018-12-02T18:09:00Z">
        <w:r w:rsidR="003E0445" w:rsidDel="00BB6871">
          <w:delText xml:space="preserve">, potential for development, etc.). </w:delText>
        </w:r>
      </w:del>
      <w:r w:rsidR="003E0445">
        <w:t xml:space="preserve"> </w:t>
      </w:r>
      <w:commentRangeStart w:id="119"/>
      <w:r w:rsidR="003E0445">
        <w:t>However,</w:t>
      </w:r>
      <w:ins w:id="120" w:author="Ben Stanley" w:date="2018-12-02T18:10:00Z">
        <w:r w:rsidR="00E74E98">
          <w:t xml:space="preserve"> accurate</w:t>
        </w:r>
      </w:ins>
      <w:r w:rsidR="003E0445">
        <w:t xml:space="preserve"> sampling</w:t>
      </w:r>
      <w:ins w:id="121" w:author="Ben Stanley" w:date="2018-12-02T18:10:00Z">
        <w:r w:rsidR="00E74E98">
          <w:t xml:space="preserve"> remains a problem</w:t>
        </w:r>
      </w:ins>
      <w:ins w:id="122" w:author="Ben Stanley" w:date="2018-12-02T18:11:00Z">
        <w:r w:rsidR="00E74E98">
          <w:t>, with incomplete internet access hindering the extension of this method to certain socio-demographic groups.</w:t>
        </w:r>
      </w:ins>
      <w:commentRangeEnd w:id="119"/>
      <w:ins w:id="123" w:author="Ben Stanley" w:date="2018-12-02T18:12:00Z">
        <w:r w:rsidR="00E74E98">
          <w:rPr>
            <w:rStyle w:val="CommentReference"/>
          </w:rPr>
          <w:commentReference w:id="119"/>
        </w:r>
      </w:ins>
      <w:del w:id="124" w:author="Ben Stanley" w:date="2018-12-02T18:11:00Z">
        <w:r w:rsidR="003E0445" w:rsidDel="00E74E98">
          <w:delText xml:space="preserve"> and incomplete internet access remain major hindrances in applying this method.</w:delText>
        </w:r>
      </w:del>
    </w:p>
    <w:p w14:paraId="00847048" w14:textId="2FA21F4E" w:rsidR="00AE5255" w:rsidRDefault="003E0445">
      <w:del w:id="125" w:author="Ben Stanley" w:date="2018-12-02T18:12:00Z">
        <w:r w:rsidDel="00E74E98">
          <w:delText>Goal 2</w:delText>
        </w:r>
      </w:del>
      <w:ins w:id="126" w:author="Ben Stanley" w:date="2018-12-02T18:12:00Z">
        <w:r w:rsidR="00E74E98">
          <w:t>The advantages of CAWI m</w:t>
        </w:r>
      </w:ins>
      <w:ins w:id="127" w:author="Ben Stanley" w:date="2018-12-02T18:13:00Z">
        <w:r w:rsidR="00E74E98">
          <w:t xml:space="preserve">ean that it is </w:t>
        </w:r>
      </w:ins>
      <w:ins w:id="128" w:author="Ben Stanley" w:date="2018-12-02T18:14:00Z">
        <w:r w:rsidR="00E74E98">
          <w:t xml:space="preserve">increasingly attractive </w:t>
        </w:r>
      </w:ins>
      <w:ins w:id="129" w:author="Ben Stanley" w:date="2018-12-02T18:15:00Z">
        <w:r w:rsidR="00E74E98">
          <w:t xml:space="preserve">for social scientists, both in its own right and as a potential corrective to the growing problems of CAPI. </w:t>
        </w:r>
      </w:ins>
      <w:ins w:id="130" w:author="Ben Stanley" w:date="2018-12-02T18:19:00Z">
        <w:r w:rsidR="00E74E98">
          <w:t xml:space="preserve">In using this method alongside the CAPI </w:t>
        </w:r>
      </w:ins>
      <w:ins w:id="131" w:author="Ben Stanley" w:date="2018-12-02T18:20:00Z">
        <w:r w:rsidR="00E74E98">
          <w:t>element of our study</w:t>
        </w:r>
      </w:ins>
      <w:ins w:id="132" w:author="Ben Stanley" w:date="2018-12-02T18:19:00Z">
        <w:r w:rsidR="00E74E98">
          <w:t xml:space="preserve">, we aim </w:t>
        </w:r>
      </w:ins>
      <w:del w:id="133" w:author="Ben Stanley" w:date="2018-12-02T18:19:00Z">
        <w:r w:rsidDel="00E74E98">
          <w:delText xml:space="preserve"> is</w:delText>
        </w:r>
      </w:del>
      <w:del w:id="134" w:author="Ben Stanley" w:date="2018-12-02T18:20:00Z">
        <w:r w:rsidDel="00E74E98">
          <w:delText xml:space="preserve"> </w:delText>
        </w:r>
      </w:del>
      <w:r>
        <w:t xml:space="preserve">to develop a set of corrective tools </w:t>
      </w:r>
      <w:del w:id="135" w:author="Ben Stanley" w:date="2018-12-02T18:20:00Z">
        <w:r w:rsidDel="00E74E98">
          <w:delText xml:space="preserve">to </w:delText>
        </w:r>
      </w:del>
      <w:ins w:id="136" w:author="Ben Stanley" w:date="2018-12-02T18:20:00Z">
        <w:r w:rsidR="00E74E98">
          <w:t>that will allow us to</w:t>
        </w:r>
        <w:r w:rsidR="00E74E98">
          <w:t xml:space="preserve"> </w:t>
        </w:r>
      </w:ins>
      <w:r>
        <w:t>obtain results valid for</w:t>
      </w:r>
      <w:del w:id="137" w:author="Ben Stanley" w:date="2018-12-02T18:20:00Z">
        <w:r w:rsidDel="00E74E98">
          <w:delText xml:space="preserve"> </w:delText>
        </w:r>
      </w:del>
      <w:r>
        <w:t xml:space="preserve"> </w:t>
      </w:r>
      <w:ins w:id="138" w:author="Ben Stanley" w:date="2018-12-02T18:20:00Z">
        <w:r w:rsidR="00E74E98">
          <w:t xml:space="preserve">making inferences about the </w:t>
        </w:r>
      </w:ins>
      <w:r>
        <w:t>general population from</w:t>
      </w:r>
      <w:r w:rsidR="0028127C">
        <w:t xml:space="preserve"> a</w:t>
      </w:r>
      <w:r>
        <w:t xml:space="preserve"> </w:t>
      </w:r>
      <w:del w:id="139" w:author="Ben Stanley" w:date="2018-12-02T18:25:00Z">
        <w:r w:rsidDel="00E74E98">
          <w:delText>quota internet</w:delText>
        </w:r>
      </w:del>
      <w:ins w:id="140" w:author="Ben Stanley" w:date="2018-12-02T18:25:00Z">
        <w:r w:rsidR="00E74E98">
          <w:t>CAWI</w:t>
        </w:r>
      </w:ins>
      <w:r>
        <w:t xml:space="preserve"> panel. The CAWI survey will contain </w:t>
      </w:r>
      <w:del w:id="141" w:author="Ben Stanley" w:date="2018-12-02T18:25:00Z">
        <w:r w:rsidDel="00E74E98">
          <w:delText xml:space="preserve">analogous </w:delText>
        </w:r>
      </w:del>
      <w:ins w:id="142" w:author="Ben Stanley" w:date="2018-12-02T18:25:00Z">
        <w:r w:rsidR="00E74E98">
          <w:t>key</w:t>
        </w:r>
        <w:r w:rsidR="00E74E98">
          <w:t xml:space="preserve"> </w:t>
        </w:r>
      </w:ins>
      <w:r>
        <w:t xml:space="preserve">questions </w:t>
      </w:r>
      <w:ins w:id="143" w:author="Ben Stanley" w:date="2018-12-02T18:25:00Z">
        <w:r w:rsidR="00E74E98">
          <w:t>from</w:t>
        </w:r>
      </w:ins>
      <w:del w:id="144" w:author="Ben Stanley" w:date="2018-12-02T18:25:00Z">
        <w:r w:rsidDel="00E74E98">
          <w:delText>to</w:delText>
        </w:r>
      </w:del>
      <w:ins w:id="145" w:author="Ben Stanley" w:date="2018-12-02T18:25:00Z">
        <w:r w:rsidR="00E74E98">
          <w:t xml:space="preserve"> our</w:t>
        </w:r>
      </w:ins>
      <w:r>
        <w:t xml:space="preserve"> CAPI </w:t>
      </w:r>
      <w:del w:id="146" w:author="Ben Stanley" w:date="2018-12-02T18:25:00Z">
        <w:r w:rsidDel="00E74E98">
          <w:delText xml:space="preserve">(goal 1) </w:delText>
        </w:r>
      </w:del>
      <w:r>
        <w:t xml:space="preserve">survey. </w:t>
      </w:r>
      <w:commentRangeStart w:id="147"/>
      <w:ins w:id="148" w:author="Ben Stanley" w:date="2018-12-02T18:26:00Z">
        <w:r w:rsidR="00D52874">
          <w:t xml:space="preserve">The </w:t>
        </w:r>
      </w:ins>
      <w:r>
        <w:t>CAPI</w:t>
      </w:r>
      <w:ins w:id="149" w:author="Ben Stanley" w:date="2018-12-02T18:26:00Z">
        <w:r w:rsidR="00D52874">
          <w:t xml:space="preserve"> survey</w:t>
        </w:r>
      </w:ins>
      <w:r>
        <w:t xml:space="preserve"> will </w:t>
      </w:r>
      <w:del w:id="150" w:author="Ben Stanley" w:date="2018-12-02T18:26:00Z">
        <w:r w:rsidDel="00D52874">
          <w:delText xml:space="preserve">be </w:delText>
        </w:r>
      </w:del>
      <w:ins w:id="151" w:author="Ben Stanley" w:date="2018-12-02T18:26:00Z">
        <w:r w:rsidR="00D52874">
          <w:t>serve as</w:t>
        </w:r>
        <w:r w:rsidR="00D52874">
          <w:t xml:space="preserve"> </w:t>
        </w:r>
      </w:ins>
      <w:r>
        <w:t xml:space="preserve">a reference point </w:t>
      </w:r>
      <w:del w:id="152" w:author="Ben Stanley" w:date="2018-12-02T18:26:00Z">
        <w:r w:rsidDel="00D52874">
          <w:delText>against which the</w:delText>
        </w:r>
      </w:del>
      <w:ins w:id="153" w:author="Ben Stanley" w:date="2018-12-02T18:26:00Z">
        <w:r w:rsidR="00D52874">
          <w:t>for the comparison of</w:t>
        </w:r>
      </w:ins>
      <w:r>
        <w:t xml:space="preserve"> CAWI survey</w:t>
      </w:r>
      <w:ins w:id="154" w:author="Ben Stanley" w:date="2018-12-02T18:27:00Z">
        <w:r w:rsidR="00D52874">
          <w:t xml:space="preserve"> results, allowing us to </w:t>
        </w:r>
      </w:ins>
      <w:del w:id="155" w:author="Ben Stanley" w:date="2018-12-02T18:27:00Z">
        <w:r w:rsidDel="00D52874">
          <w:delText xml:space="preserve"> will be measured in order to establish</w:delText>
        </w:r>
      </w:del>
      <w:ins w:id="156" w:author="Ben Stanley" w:date="2018-12-02T18:27:00Z">
        <w:r w:rsidR="00D52874">
          <w:t>identify</w:t>
        </w:r>
      </w:ins>
      <w:r>
        <w:t xml:space="preserve"> parameters</w:t>
      </w:r>
      <w:ins w:id="157" w:author="Ben Stanley" w:date="2018-12-02T18:27:00Z">
        <w:r w:rsidR="00D52874">
          <w:t xml:space="preserve"> for the divergence of the two survey methods</w:t>
        </w:r>
      </w:ins>
      <w:del w:id="158" w:author="Ben Stanley" w:date="2018-12-02T18:27:00Z">
        <w:r w:rsidDel="00D52874">
          <w:delText xml:space="preserve"> in which the two measurements diverge</w:delText>
        </w:r>
      </w:del>
      <w:r>
        <w:t>.</w:t>
      </w:r>
      <w:commentRangeEnd w:id="147"/>
      <w:r w:rsidR="00D52874">
        <w:rPr>
          <w:rStyle w:val="CommentReference"/>
        </w:rPr>
        <w:commentReference w:id="147"/>
      </w:r>
      <w:r>
        <w:t xml:space="preserve"> </w:t>
      </w:r>
      <w:del w:id="160" w:author="Ben Stanley" w:date="2018-12-02T18:28:00Z">
        <w:r w:rsidDel="00D52874">
          <w:delText>Based on these</w:delText>
        </w:r>
      </w:del>
      <w:ins w:id="161" w:author="Ben Stanley" w:date="2018-12-02T18:28:00Z">
        <w:r w:rsidR="00D52874">
          <w:t>On the basis of these</w:t>
        </w:r>
      </w:ins>
      <w:r w:rsidR="0028127C">
        <w:t xml:space="preserve"> parameters, </w:t>
      </w:r>
      <w:ins w:id="162" w:author="Ben Stanley" w:date="2018-12-02T18:28:00Z">
        <w:r w:rsidR="00D52874">
          <w:t xml:space="preserve">we will derive </w:t>
        </w:r>
      </w:ins>
      <w:r w:rsidR="0028127C">
        <w:t xml:space="preserve">statistical corrections </w:t>
      </w:r>
      <w:del w:id="163" w:author="Ben Stanley" w:date="2018-12-02T18:28:00Z">
        <w:r w:rsidR="0028127C" w:rsidDel="00D52874">
          <w:delText>will be developed to</w:delText>
        </w:r>
      </w:del>
      <w:ins w:id="164" w:author="Ben Stanley" w:date="2018-12-02T18:28:00Z">
        <w:r w:rsidR="00D52874">
          <w:t>that allow us to</w:t>
        </w:r>
      </w:ins>
      <w:r w:rsidR="0028127C">
        <w:t xml:space="preserve"> adjust (weight) the </w:t>
      </w:r>
      <w:ins w:id="165" w:author="Ben Stanley" w:date="2018-12-02T18:28:00Z">
        <w:r w:rsidR="00D52874">
          <w:t xml:space="preserve">CAWI </w:t>
        </w:r>
      </w:ins>
      <w:r w:rsidR="0028127C">
        <w:t>results</w:t>
      </w:r>
      <w:ins w:id="166" w:author="Ben Stanley" w:date="2018-12-02T18:28:00Z">
        <w:r w:rsidR="00D52874">
          <w:t xml:space="preserve"> to achieve more representative outcomes</w:t>
        </w:r>
      </w:ins>
      <w:r w:rsidR="0028127C">
        <w:t xml:space="preserve">. These tools can </w:t>
      </w:r>
      <w:ins w:id="167" w:author="Ben Stanley" w:date="2018-12-02T18:28:00Z">
        <w:r w:rsidR="00D52874">
          <w:t xml:space="preserve">then </w:t>
        </w:r>
      </w:ins>
      <w:r w:rsidR="0028127C">
        <w:t>be used</w:t>
      </w:r>
      <w:ins w:id="168" w:author="Ben Stanley" w:date="2018-12-02T18:29:00Z">
        <w:r w:rsidR="00D52874">
          <w:t xml:space="preserve"> in future research using exclusively CAWI-based datasets.</w:t>
        </w:r>
      </w:ins>
      <w:del w:id="169" w:author="Ben Stanley" w:date="2018-12-02T18:29:00Z">
        <w:r w:rsidR="0028127C" w:rsidDel="00D52874">
          <w:delText xml:space="preserve"> for further research</w:delText>
        </w:r>
      </w:del>
      <w:r w:rsidR="0028127C">
        <w:t xml:space="preserve"> </w:t>
      </w:r>
      <w:del w:id="170" w:author="Ben Stanley" w:date="2018-12-02T18:28:00Z">
        <w:r w:rsidR="0028127C" w:rsidDel="00D52874">
          <w:delText>using analogous CAWI methodology</w:delText>
        </w:r>
      </w:del>
      <w:del w:id="171" w:author="Ben Stanley" w:date="2018-12-02T18:29:00Z">
        <w:r w:rsidR="0028127C" w:rsidDel="00D52874">
          <w:delText>.</w:delText>
        </w:r>
      </w:del>
      <w:r w:rsidR="0028127C">
        <w:t xml:space="preserve">  </w:t>
      </w:r>
      <w:r>
        <w:t xml:space="preserve"> </w:t>
      </w:r>
    </w:p>
    <w:sectPr w:rsidR="00AE525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 w:author="Ben Stanley" w:date="2018-12-02T17:29:00Z" w:initials="BS">
    <w:p w14:paraId="01201AD5" w14:textId="127F45A4" w:rsidR="00DF7FEF" w:rsidRDefault="00DF7FEF">
      <w:pPr>
        <w:pStyle w:val="CommentText"/>
      </w:pPr>
      <w:r>
        <w:rPr>
          <w:rStyle w:val="CommentReference"/>
        </w:rPr>
        <w:annotationRef/>
      </w:r>
      <w:r>
        <w:t>Is the CSES framework to be discussed in another part of the application? If not, it will be necessary to give more information here.</w:t>
      </w:r>
    </w:p>
  </w:comment>
  <w:comment w:id="31" w:author="Ben Stanley" w:date="2018-12-02T17:35:00Z" w:initials="BS">
    <w:p w14:paraId="4BBDCFFE" w14:textId="423B305B" w:rsidR="00DF7FEF" w:rsidRDefault="00DF7FEF">
      <w:pPr>
        <w:pStyle w:val="CommentText"/>
      </w:pPr>
      <w:r>
        <w:rPr>
          <w:rStyle w:val="CommentReference"/>
        </w:rPr>
        <w:annotationRef/>
      </w:r>
      <w:r>
        <w:t>There will need to be a separate section detailing the logic of this experiment and how it relates to the Bartels-</w:t>
      </w:r>
      <w:proofErr w:type="spellStart"/>
      <w:r>
        <w:t>Achen</w:t>
      </w:r>
      <w:proofErr w:type="spellEnd"/>
      <w:r>
        <w:t xml:space="preserve"> model of voting behaviour.</w:t>
      </w:r>
    </w:p>
  </w:comment>
  <w:comment w:id="97" w:author="Ben Stanley" w:date="2018-12-02T17:52:00Z" w:initials="BS">
    <w:p w14:paraId="5163EA98" w14:textId="7F7730AE" w:rsidR="001961F1" w:rsidRDefault="001961F1">
      <w:pPr>
        <w:pStyle w:val="CommentText"/>
      </w:pPr>
      <w:r>
        <w:rPr>
          <w:rStyle w:val="CommentReference"/>
        </w:rPr>
        <w:annotationRef/>
      </w:r>
      <w:r>
        <w:t>Here it would be advisable to list at least some of these reasons, with references to the literature.</w:t>
      </w:r>
    </w:p>
  </w:comment>
  <w:comment w:id="102" w:author="Ben Stanley" w:date="2018-12-02T17:58:00Z" w:initials="BS">
    <w:p w14:paraId="11E12D5B" w14:textId="0D6416FA" w:rsidR="001961F1" w:rsidRDefault="001961F1">
      <w:pPr>
        <w:pStyle w:val="CommentText"/>
      </w:pPr>
      <w:r>
        <w:rPr>
          <w:rStyle w:val="CommentReference"/>
        </w:rPr>
        <w:annotationRef/>
      </w:r>
      <w:r>
        <w:t>Needs some more detail about what this is, and a link to the appropriate literature.</w:t>
      </w:r>
    </w:p>
  </w:comment>
  <w:comment w:id="103" w:author="Ben Stanley" w:date="2018-12-02T18:00:00Z" w:initials="BS">
    <w:p w14:paraId="7C4C8FD1" w14:textId="2CA8375D" w:rsidR="00BB6871" w:rsidRDefault="00BB6871">
      <w:pPr>
        <w:pStyle w:val="CommentText"/>
      </w:pPr>
      <w:r>
        <w:rPr>
          <w:rStyle w:val="CommentReference"/>
        </w:rPr>
        <w:annotationRef/>
      </w:r>
      <w:r>
        <w:t>Again, a reference would be useful here.</w:t>
      </w:r>
    </w:p>
  </w:comment>
  <w:comment w:id="119" w:author="Ben Stanley" w:date="2018-12-02T18:12:00Z" w:initials="BS">
    <w:p w14:paraId="1EF3B037" w14:textId="7861CD2C" w:rsidR="00E74E98" w:rsidRDefault="00E74E98">
      <w:pPr>
        <w:pStyle w:val="CommentText"/>
      </w:pPr>
      <w:r>
        <w:rPr>
          <w:rStyle w:val="CommentReference"/>
        </w:rPr>
        <w:annotationRef/>
      </w:r>
      <w:r>
        <w:t>Some references to the literature on the advantages and limitations of CAWI would be useful here.</w:t>
      </w:r>
    </w:p>
  </w:comment>
  <w:comment w:id="147" w:author="Ben Stanley" w:date="2018-12-02T18:30:00Z" w:initials="BS">
    <w:p w14:paraId="7997D0C5" w14:textId="6B4C4E15" w:rsidR="00D52874" w:rsidRDefault="00D52874">
      <w:pPr>
        <w:pStyle w:val="CommentText"/>
      </w:pPr>
      <w:r>
        <w:rPr>
          <w:rStyle w:val="CommentReference"/>
        </w:rPr>
        <w:annotationRef/>
      </w:r>
      <w:r>
        <w:t xml:space="preserve">The key objection I can see here is that a reviewer might say “If the problem with CAPI samples is that they are increasingly unrepresentative, then how can they serve as an accurate reference point for determining the representativeness of CAWI samples? Perhaps you will just end up weighting CAWI samples in a way that makes them even less representative.” </w:t>
      </w:r>
      <w:r>
        <w:t xml:space="preserve">We need to identify specific variables that we know are (still) accurately measured using CAPI, and stress that they will be used to provide us with the reference </w:t>
      </w:r>
      <w:r>
        <w:t>point.</w:t>
      </w:r>
      <w:bookmarkStart w:id="159" w:name="_GoBack"/>
      <w:bookmarkEnd w:id="159"/>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201AD5" w15:done="0"/>
  <w15:commentEx w15:paraId="4BBDCFFE" w15:done="0"/>
  <w15:commentEx w15:paraId="5163EA98" w15:done="0"/>
  <w15:commentEx w15:paraId="11E12D5B" w15:done="0"/>
  <w15:commentEx w15:paraId="7C4C8FD1" w15:done="0"/>
  <w15:commentEx w15:paraId="1EF3B037" w15:done="0"/>
  <w15:commentEx w15:paraId="7997D0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201AD5" w16cid:durableId="1FAE950D"/>
  <w16cid:commentId w16cid:paraId="4BBDCFFE" w16cid:durableId="1FAE965E"/>
  <w16cid:commentId w16cid:paraId="5163EA98" w16cid:durableId="1FAE9A78"/>
  <w16cid:commentId w16cid:paraId="11E12D5B" w16cid:durableId="1FAE9BCE"/>
  <w16cid:commentId w16cid:paraId="7C4C8FD1" w16cid:durableId="1FAE9C48"/>
  <w16cid:commentId w16cid:paraId="1EF3B037" w16cid:durableId="1FAE9EF7"/>
  <w16cid:commentId w16cid:paraId="7997D0C5" w16cid:durableId="1FAEA3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E5"/>
    <w:rsid w:val="0011234F"/>
    <w:rsid w:val="00144ACE"/>
    <w:rsid w:val="001961F1"/>
    <w:rsid w:val="0028127C"/>
    <w:rsid w:val="003E0445"/>
    <w:rsid w:val="003E21DE"/>
    <w:rsid w:val="00481BED"/>
    <w:rsid w:val="00754E14"/>
    <w:rsid w:val="00902526"/>
    <w:rsid w:val="00AE5255"/>
    <w:rsid w:val="00B74DD5"/>
    <w:rsid w:val="00BB6871"/>
    <w:rsid w:val="00D52874"/>
    <w:rsid w:val="00DF7FEF"/>
    <w:rsid w:val="00E74E98"/>
    <w:rsid w:val="00E95D98"/>
    <w:rsid w:val="00FB2B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8003"/>
  <w15:docId w15:val="{1CC7C280-EC20-AD46-9583-9D2A135B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4E1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54E14"/>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DF7FEF"/>
    <w:rPr>
      <w:sz w:val="16"/>
      <w:szCs w:val="16"/>
    </w:rPr>
  </w:style>
  <w:style w:type="paragraph" w:styleId="CommentText">
    <w:name w:val="annotation text"/>
    <w:basedOn w:val="Normal"/>
    <w:link w:val="CommentTextChar"/>
    <w:uiPriority w:val="99"/>
    <w:semiHidden/>
    <w:unhideWhenUsed/>
    <w:rsid w:val="00DF7FEF"/>
    <w:pPr>
      <w:spacing w:line="240" w:lineRule="auto"/>
    </w:pPr>
    <w:rPr>
      <w:sz w:val="20"/>
      <w:szCs w:val="20"/>
    </w:rPr>
  </w:style>
  <w:style w:type="character" w:customStyle="1" w:styleId="CommentTextChar">
    <w:name w:val="Comment Text Char"/>
    <w:basedOn w:val="DefaultParagraphFont"/>
    <w:link w:val="CommentText"/>
    <w:uiPriority w:val="99"/>
    <w:semiHidden/>
    <w:rsid w:val="00DF7FEF"/>
    <w:rPr>
      <w:sz w:val="20"/>
      <w:szCs w:val="20"/>
    </w:rPr>
  </w:style>
  <w:style w:type="paragraph" w:styleId="CommentSubject">
    <w:name w:val="annotation subject"/>
    <w:basedOn w:val="CommentText"/>
    <w:next w:val="CommentText"/>
    <w:link w:val="CommentSubjectChar"/>
    <w:uiPriority w:val="99"/>
    <w:semiHidden/>
    <w:unhideWhenUsed/>
    <w:rsid w:val="00DF7FEF"/>
    <w:rPr>
      <w:b/>
      <w:bCs/>
    </w:rPr>
  </w:style>
  <w:style w:type="character" w:customStyle="1" w:styleId="CommentSubjectChar">
    <w:name w:val="Comment Subject Char"/>
    <w:basedOn w:val="CommentTextChar"/>
    <w:link w:val="CommentSubject"/>
    <w:uiPriority w:val="99"/>
    <w:semiHidden/>
    <w:rsid w:val="00DF7F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663</Words>
  <Characters>3781</Characters>
  <Application>Microsoft Office Word</Application>
  <DocSecurity>0</DocSecurity>
  <Lines>31</Lines>
  <Paragraphs>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Ben Stanley</cp:lastModifiedBy>
  <cp:revision>4</cp:revision>
  <cp:lastPrinted>2018-11-14T11:11:00Z</cp:lastPrinted>
  <dcterms:created xsi:type="dcterms:W3CDTF">2018-12-02T16:16:00Z</dcterms:created>
  <dcterms:modified xsi:type="dcterms:W3CDTF">2018-12-02T17:33:00Z</dcterms:modified>
</cp:coreProperties>
</file>