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6508A2" w14:textId="2722FB8B" w:rsidR="00746082" w:rsidRPr="000F3BAB" w:rsidRDefault="00746082" w:rsidP="00F866C5">
      <w:pPr>
        <w:ind w:right="-233"/>
        <w:jc w:val="both"/>
        <w:rPr>
          <w:rFonts w:ascii="Gadugi" w:hAnsi="Gadugi" w:cs="Times New Roman"/>
          <w:sz w:val="24"/>
          <w:szCs w:val="24"/>
          <w:u w:val="single"/>
        </w:rPr>
      </w:pPr>
      <w:r w:rsidRPr="000F3BAB">
        <w:rPr>
          <w:rFonts w:ascii="Gadugi" w:hAnsi="Gadugi" w:cs="Times New Roman"/>
          <w:sz w:val="24"/>
          <w:szCs w:val="24"/>
          <w:u w:val="single"/>
        </w:rPr>
        <w:t>3. Research plan and design</w:t>
      </w:r>
    </w:p>
    <w:p w14:paraId="0418C091" w14:textId="211CA7F8" w:rsidR="00E2699E" w:rsidRPr="000F3BAB" w:rsidRDefault="00E2699E" w:rsidP="00F866C5">
      <w:pPr>
        <w:ind w:right="-233"/>
        <w:jc w:val="both"/>
        <w:rPr>
          <w:rFonts w:ascii="Gadugi" w:hAnsi="Gadugi" w:cs="Times New Roman"/>
          <w:sz w:val="24"/>
          <w:szCs w:val="24"/>
          <w:u w:val="single"/>
        </w:rPr>
      </w:pPr>
      <w:del w:id="0" w:author="Ben Stanley" w:date="2018-12-04T12:40:00Z">
        <w:r w:rsidRPr="000F3BAB" w:rsidDel="001722AD">
          <w:rPr>
            <w:rFonts w:ascii="Gadugi" w:hAnsi="Gadugi"/>
            <w:sz w:val="24"/>
            <w:szCs w:val="24"/>
            <w:rPrChange w:id="1" w:author="Ben Stanley" w:date="2018-12-05T13:59:00Z">
              <w:rPr>
                <w:rFonts w:ascii="Gadugi" w:hAnsi="Gadugi"/>
              </w:rPr>
            </w:rPrChange>
          </w:rPr>
          <w:delText>Frequently in the past, political</w:delText>
        </w:r>
      </w:del>
      <w:ins w:id="2" w:author="Ben Stanley" w:date="2018-12-04T12:40:00Z">
        <w:r w:rsidR="001722AD" w:rsidRPr="000F3BAB">
          <w:rPr>
            <w:rFonts w:ascii="Gadugi" w:hAnsi="Gadugi"/>
            <w:sz w:val="24"/>
            <w:szCs w:val="24"/>
            <w:rPrChange w:id="3" w:author="Ben Stanley" w:date="2018-12-05T13:59:00Z">
              <w:rPr>
                <w:rFonts w:ascii="Gadugi" w:hAnsi="Gadugi"/>
              </w:rPr>
            </w:rPrChange>
          </w:rPr>
          <w:t>Political</w:t>
        </w:r>
      </w:ins>
      <w:r w:rsidRPr="000F3BAB">
        <w:rPr>
          <w:rFonts w:ascii="Gadugi" w:hAnsi="Gadugi"/>
          <w:sz w:val="24"/>
          <w:szCs w:val="24"/>
          <w:rPrChange w:id="4" w:author="Ben Stanley" w:date="2018-12-05T13:59:00Z">
            <w:rPr>
              <w:rFonts w:ascii="Gadugi" w:hAnsi="Gadugi"/>
            </w:rPr>
          </w:rPrChange>
        </w:rPr>
        <w:t xml:space="preserve"> scientists have </w:t>
      </w:r>
      <w:del w:id="5" w:author="Ben Stanley" w:date="2018-12-04T12:40:00Z">
        <w:r w:rsidRPr="000F3BAB" w:rsidDel="001722AD">
          <w:rPr>
            <w:rFonts w:ascii="Gadugi" w:hAnsi="Gadugi"/>
            <w:sz w:val="24"/>
            <w:szCs w:val="24"/>
            <w:rPrChange w:id="6" w:author="Ben Stanley" w:date="2018-12-05T13:59:00Z">
              <w:rPr>
                <w:rFonts w:ascii="Gadugi" w:hAnsi="Gadugi"/>
              </w:rPr>
            </w:rPrChange>
          </w:rPr>
          <w:delText xml:space="preserve">approached </w:delText>
        </w:r>
      </w:del>
      <w:ins w:id="7" w:author="Ben Stanley" w:date="2018-12-04T12:40:00Z">
        <w:r w:rsidR="001722AD" w:rsidRPr="000F3BAB">
          <w:rPr>
            <w:rFonts w:ascii="Gadugi" w:hAnsi="Gadugi"/>
            <w:sz w:val="24"/>
            <w:szCs w:val="24"/>
            <w:rPrChange w:id="8" w:author="Ben Stanley" w:date="2018-12-05T13:59:00Z">
              <w:rPr>
                <w:rFonts w:ascii="Gadugi" w:hAnsi="Gadugi"/>
              </w:rPr>
            </w:rPrChange>
          </w:rPr>
          <w:t xml:space="preserve">tended to approach </w:t>
        </w:r>
      </w:ins>
      <w:r w:rsidRPr="000F3BAB">
        <w:rPr>
          <w:rFonts w:ascii="Gadugi" w:hAnsi="Gadugi"/>
          <w:sz w:val="24"/>
          <w:szCs w:val="24"/>
          <w:rPrChange w:id="9" w:author="Ben Stanley" w:date="2018-12-05T13:59:00Z">
            <w:rPr>
              <w:rFonts w:ascii="Gadugi" w:hAnsi="Gadugi"/>
            </w:rPr>
          </w:rPrChange>
        </w:rPr>
        <w:t xml:space="preserve">electoral </w:t>
      </w:r>
      <w:proofErr w:type="spellStart"/>
      <w:r w:rsidRPr="000F3BAB">
        <w:rPr>
          <w:rFonts w:ascii="Gadugi" w:hAnsi="Gadugi"/>
          <w:sz w:val="24"/>
          <w:szCs w:val="24"/>
          <w:rPrChange w:id="10" w:author="Ben Stanley" w:date="2018-12-05T13:59:00Z">
            <w:rPr>
              <w:rFonts w:ascii="Gadugi" w:hAnsi="Gadugi"/>
            </w:rPr>
          </w:rPrChange>
        </w:rPr>
        <w:t>behavio</w:t>
      </w:r>
      <w:ins w:id="11" w:author="Ben Stanley" w:date="2018-12-05T14:25:00Z">
        <w:r w:rsidR="009832D3">
          <w:rPr>
            <w:rFonts w:ascii="Gadugi" w:hAnsi="Gadugi"/>
            <w:sz w:val="24"/>
            <w:szCs w:val="24"/>
          </w:rPr>
          <w:t>u</w:t>
        </w:r>
      </w:ins>
      <w:r w:rsidRPr="000F3BAB">
        <w:rPr>
          <w:rFonts w:ascii="Gadugi" w:hAnsi="Gadugi"/>
          <w:sz w:val="24"/>
          <w:szCs w:val="24"/>
          <w:rPrChange w:id="12" w:author="Ben Stanley" w:date="2018-12-05T13:59:00Z">
            <w:rPr>
              <w:rFonts w:ascii="Gadugi" w:hAnsi="Gadugi"/>
            </w:rPr>
          </w:rPrChange>
        </w:rPr>
        <w:t>r</w:t>
      </w:r>
      <w:proofErr w:type="spellEnd"/>
      <w:r w:rsidRPr="000F3BAB">
        <w:rPr>
          <w:rFonts w:ascii="Gadugi" w:hAnsi="Gadugi"/>
          <w:sz w:val="24"/>
          <w:szCs w:val="24"/>
          <w:rPrChange w:id="13" w:author="Ben Stanley" w:date="2018-12-05T13:59:00Z">
            <w:rPr>
              <w:rFonts w:ascii="Gadugi" w:hAnsi="Gadugi"/>
            </w:rPr>
          </w:rPrChange>
        </w:rPr>
        <w:t xml:space="preserve"> from </w:t>
      </w:r>
      <w:del w:id="14" w:author="Ben Stanley" w:date="2018-12-04T12:40:00Z">
        <w:r w:rsidRPr="000F3BAB" w:rsidDel="001722AD">
          <w:rPr>
            <w:rFonts w:ascii="Gadugi" w:hAnsi="Gadugi"/>
            <w:sz w:val="24"/>
            <w:szCs w:val="24"/>
            <w:rPrChange w:id="15" w:author="Ben Stanley" w:date="2018-12-05T13:59:00Z">
              <w:rPr>
                <w:rFonts w:ascii="Gadugi" w:hAnsi="Gadugi"/>
              </w:rPr>
            </w:rPrChange>
          </w:rPr>
          <w:delText>only one</w:delText>
        </w:r>
      </w:del>
      <w:ins w:id="16" w:author="Ben Stanley" w:date="2018-12-04T12:40:00Z">
        <w:r w:rsidR="001722AD" w:rsidRPr="000F3BAB">
          <w:rPr>
            <w:rFonts w:ascii="Gadugi" w:hAnsi="Gadugi"/>
            <w:sz w:val="24"/>
            <w:szCs w:val="24"/>
            <w:rPrChange w:id="17" w:author="Ben Stanley" w:date="2018-12-05T13:59:00Z">
              <w:rPr>
                <w:rFonts w:ascii="Gadugi" w:hAnsi="Gadugi"/>
              </w:rPr>
            </w:rPrChange>
          </w:rPr>
          <w:t>a single</w:t>
        </w:r>
      </w:ins>
      <w:r w:rsidRPr="000F3BAB">
        <w:rPr>
          <w:rFonts w:ascii="Gadugi" w:hAnsi="Gadugi"/>
          <w:sz w:val="24"/>
          <w:szCs w:val="24"/>
          <w:rPrChange w:id="18" w:author="Ben Stanley" w:date="2018-12-05T13:59:00Z">
            <w:rPr>
              <w:rFonts w:ascii="Gadugi" w:hAnsi="Gadugi"/>
            </w:rPr>
          </w:rPrChange>
        </w:rPr>
        <w:t xml:space="preserve"> perspective. In our vie</w:t>
      </w:r>
      <w:r w:rsidR="003E21F7" w:rsidRPr="000F3BAB">
        <w:rPr>
          <w:rFonts w:ascii="Gadugi" w:hAnsi="Gadugi"/>
          <w:sz w:val="24"/>
          <w:szCs w:val="24"/>
          <w:rPrChange w:id="19" w:author="Ben Stanley" w:date="2018-12-05T13:59:00Z">
            <w:rPr>
              <w:rFonts w:ascii="Gadugi" w:hAnsi="Gadugi"/>
            </w:rPr>
          </w:rPrChange>
        </w:rPr>
        <w:t xml:space="preserve">w, the contemporary </w:t>
      </w:r>
      <w:del w:id="20" w:author="Ben Stanley" w:date="2018-12-05T14:00:00Z">
        <w:r w:rsidR="003E21F7" w:rsidRPr="000F3BAB" w:rsidDel="000F3BAB">
          <w:rPr>
            <w:rFonts w:ascii="Gadugi" w:hAnsi="Gadugi"/>
            <w:sz w:val="24"/>
            <w:szCs w:val="24"/>
            <w:rPrChange w:id="21" w:author="Ben Stanley" w:date="2018-12-05T13:59:00Z">
              <w:rPr>
                <w:rFonts w:ascii="Gadugi" w:hAnsi="Gadugi"/>
              </w:rPr>
            </w:rPrChange>
          </w:rPr>
          <w:delText xml:space="preserve">student </w:delText>
        </w:r>
      </w:del>
      <w:ins w:id="22" w:author="Ben Stanley" w:date="2018-12-05T14:00:00Z">
        <w:r w:rsidR="000F3BAB">
          <w:rPr>
            <w:rFonts w:ascii="Gadugi" w:hAnsi="Gadugi"/>
            <w:sz w:val="24"/>
            <w:szCs w:val="24"/>
          </w:rPr>
          <w:t>scholar</w:t>
        </w:r>
        <w:r w:rsidR="000F3BAB" w:rsidRPr="000F3BAB">
          <w:rPr>
            <w:rFonts w:ascii="Gadugi" w:hAnsi="Gadugi"/>
            <w:sz w:val="24"/>
            <w:szCs w:val="24"/>
            <w:rPrChange w:id="23" w:author="Ben Stanley" w:date="2018-12-05T13:59:00Z">
              <w:rPr>
                <w:rFonts w:ascii="Gadugi" w:hAnsi="Gadugi"/>
              </w:rPr>
            </w:rPrChange>
          </w:rPr>
          <w:t xml:space="preserve"> </w:t>
        </w:r>
      </w:ins>
      <w:r w:rsidR="003E21F7" w:rsidRPr="000F3BAB">
        <w:rPr>
          <w:rFonts w:ascii="Gadugi" w:hAnsi="Gadugi"/>
          <w:sz w:val="24"/>
          <w:szCs w:val="24"/>
          <w:rPrChange w:id="24" w:author="Ben Stanley" w:date="2018-12-05T13:59:00Z">
            <w:rPr>
              <w:rFonts w:ascii="Gadugi" w:hAnsi="Gadugi"/>
            </w:rPr>
          </w:rPrChange>
        </w:rPr>
        <w:t xml:space="preserve">of elections, vote choice and </w:t>
      </w:r>
      <w:r w:rsidRPr="000F3BAB">
        <w:rPr>
          <w:rFonts w:ascii="Gadugi" w:hAnsi="Gadugi"/>
          <w:sz w:val="24"/>
          <w:szCs w:val="24"/>
          <w:rPrChange w:id="25" w:author="Ben Stanley" w:date="2018-12-05T13:59:00Z">
            <w:rPr>
              <w:rFonts w:ascii="Gadugi" w:hAnsi="Gadugi"/>
            </w:rPr>
          </w:rPrChange>
        </w:rPr>
        <w:t xml:space="preserve">public opinion </w:t>
      </w:r>
      <w:del w:id="26" w:author="Ben Stanley" w:date="2018-12-05T14:25:00Z">
        <w:r w:rsidRPr="000F3BAB" w:rsidDel="009832D3">
          <w:rPr>
            <w:rFonts w:ascii="Gadugi" w:hAnsi="Gadugi"/>
            <w:sz w:val="24"/>
            <w:szCs w:val="24"/>
            <w:rPrChange w:id="27" w:author="Ben Stanley" w:date="2018-12-05T13:59:00Z">
              <w:rPr>
                <w:rFonts w:ascii="Gadugi" w:hAnsi="Gadugi"/>
              </w:rPr>
            </w:rPrChange>
          </w:rPr>
          <w:delText xml:space="preserve">needs to </w:delText>
        </w:r>
        <w:r w:rsidR="003E21F7" w:rsidRPr="000F3BAB" w:rsidDel="009832D3">
          <w:rPr>
            <w:rFonts w:ascii="Gadugi" w:hAnsi="Gadugi"/>
            <w:sz w:val="24"/>
            <w:szCs w:val="24"/>
            <w:rPrChange w:id="28" w:author="Ben Stanley" w:date="2018-12-05T13:59:00Z">
              <w:rPr>
                <w:rFonts w:ascii="Gadugi" w:hAnsi="Gadugi"/>
              </w:rPr>
            </w:rPrChange>
          </w:rPr>
          <w:delText>take up a</w:delText>
        </w:r>
      </w:del>
      <w:ins w:id="29" w:author="Ben Stanley" w:date="2018-12-05T14:25:00Z">
        <w:r w:rsidR="009832D3">
          <w:rPr>
            <w:rFonts w:ascii="Gadugi" w:hAnsi="Gadugi"/>
            <w:sz w:val="24"/>
            <w:szCs w:val="24"/>
          </w:rPr>
          <w:t>should adopt a</w:t>
        </w:r>
      </w:ins>
      <w:r w:rsidR="003E21F7" w:rsidRPr="000F3BAB">
        <w:rPr>
          <w:rFonts w:ascii="Gadugi" w:hAnsi="Gadugi"/>
          <w:sz w:val="24"/>
          <w:szCs w:val="24"/>
          <w:rPrChange w:id="30" w:author="Ben Stanley" w:date="2018-12-05T13:59:00Z">
            <w:rPr>
              <w:rFonts w:ascii="Gadugi" w:hAnsi="Gadugi"/>
            </w:rPr>
          </w:rPrChange>
        </w:rPr>
        <w:t xml:space="preserve"> multi-perspective approach</w:t>
      </w:r>
      <w:r w:rsidRPr="000F3BAB">
        <w:rPr>
          <w:rFonts w:ascii="Gadugi" w:hAnsi="Gadugi"/>
          <w:sz w:val="24"/>
          <w:szCs w:val="24"/>
          <w:rPrChange w:id="31" w:author="Ben Stanley" w:date="2018-12-05T13:59:00Z">
            <w:rPr>
              <w:rFonts w:ascii="Gadugi" w:hAnsi="Gadugi"/>
            </w:rPr>
          </w:rPrChange>
        </w:rPr>
        <w:t xml:space="preserve">, </w:t>
      </w:r>
      <w:del w:id="32" w:author="Ben Stanley" w:date="2018-12-05T14:25:00Z">
        <w:r w:rsidRPr="000F3BAB" w:rsidDel="009832D3">
          <w:rPr>
            <w:rFonts w:ascii="Gadugi" w:hAnsi="Gadugi"/>
            <w:sz w:val="24"/>
            <w:szCs w:val="24"/>
            <w:rPrChange w:id="33" w:author="Ben Stanley" w:date="2018-12-05T13:59:00Z">
              <w:rPr>
                <w:rFonts w:ascii="Gadugi" w:hAnsi="Gadugi"/>
              </w:rPr>
            </w:rPrChange>
          </w:rPr>
          <w:delText xml:space="preserve">especially </w:delText>
        </w:r>
      </w:del>
      <w:ins w:id="34" w:author="Ben Stanley" w:date="2018-12-05T14:25:00Z">
        <w:r w:rsidR="009832D3">
          <w:rPr>
            <w:rFonts w:ascii="Gadugi" w:hAnsi="Gadugi"/>
            <w:sz w:val="24"/>
            <w:szCs w:val="24"/>
          </w:rPr>
          <w:t>particularly</w:t>
        </w:r>
        <w:r w:rsidR="009832D3" w:rsidRPr="000F3BAB">
          <w:rPr>
            <w:rFonts w:ascii="Gadugi" w:hAnsi="Gadugi"/>
            <w:sz w:val="24"/>
            <w:szCs w:val="24"/>
            <w:rPrChange w:id="35" w:author="Ben Stanley" w:date="2018-12-05T13:59:00Z">
              <w:rPr>
                <w:rFonts w:ascii="Gadugi" w:hAnsi="Gadugi"/>
              </w:rPr>
            </w:rPrChange>
          </w:rPr>
          <w:t xml:space="preserve"> </w:t>
        </w:r>
      </w:ins>
      <w:r w:rsidRPr="000F3BAB">
        <w:rPr>
          <w:rFonts w:ascii="Gadugi" w:hAnsi="Gadugi"/>
          <w:sz w:val="24"/>
          <w:szCs w:val="24"/>
          <w:rPrChange w:id="36" w:author="Ben Stanley" w:date="2018-12-05T13:59:00Z">
            <w:rPr>
              <w:rFonts w:ascii="Gadugi" w:hAnsi="Gadugi"/>
            </w:rPr>
          </w:rPrChange>
        </w:rPr>
        <w:t xml:space="preserve">in light of fundamental changes over time in the relative importance of </w:t>
      </w:r>
      <w:del w:id="37" w:author="Ben Stanley" w:date="2018-12-05T14:25:00Z">
        <w:r w:rsidRPr="000F3BAB" w:rsidDel="009D7A06">
          <w:rPr>
            <w:rFonts w:ascii="Gadugi" w:hAnsi="Gadugi"/>
            <w:sz w:val="24"/>
            <w:szCs w:val="24"/>
            <w:rPrChange w:id="38" w:author="Ben Stanley" w:date="2018-12-05T13:59:00Z">
              <w:rPr>
                <w:rFonts w:ascii="Gadugi" w:hAnsi="Gadugi"/>
              </w:rPr>
            </w:rPrChange>
          </w:rPr>
          <w:delText xml:space="preserve">different </w:delText>
        </w:r>
      </w:del>
      <w:ins w:id="39" w:author="Ben Stanley" w:date="2018-12-05T14:25:00Z">
        <w:r w:rsidR="009D7A06">
          <w:rPr>
            <w:rFonts w:ascii="Gadugi" w:hAnsi="Gadugi"/>
            <w:sz w:val="24"/>
            <w:szCs w:val="24"/>
          </w:rPr>
          <w:t>competing</w:t>
        </w:r>
        <w:r w:rsidR="009D7A06" w:rsidRPr="000F3BAB">
          <w:rPr>
            <w:rFonts w:ascii="Gadugi" w:hAnsi="Gadugi"/>
            <w:sz w:val="24"/>
            <w:szCs w:val="24"/>
            <w:rPrChange w:id="40" w:author="Ben Stanley" w:date="2018-12-05T13:59:00Z">
              <w:rPr>
                <w:rFonts w:ascii="Gadugi" w:hAnsi="Gadugi"/>
              </w:rPr>
            </w:rPrChange>
          </w:rPr>
          <w:t xml:space="preserve"> </w:t>
        </w:r>
      </w:ins>
      <w:r w:rsidRPr="000F3BAB">
        <w:rPr>
          <w:rFonts w:ascii="Gadugi" w:hAnsi="Gadugi"/>
          <w:sz w:val="24"/>
          <w:szCs w:val="24"/>
          <w:rPrChange w:id="41" w:author="Ben Stanley" w:date="2018-12-05T13:59:00Z">
            <w:rPr>
              <w:rFonts w:ascii="Gadugi" w:hAnsi="Gadugi"/>
            </w:rPr>
          </w:rPrChange>
        </w:rPr>
        <w:t>causal mechanisms</w:t>
      </w:r>
      <w:ins w:id="42" w:author="Ben Stanley" w:date="2018-12-05T14:25:00Z">
        <w:r w:rsidR="009D7A06">
          <w:rPr>
            <w:rFonts w:ascii="Gadugi" w:hAnsi="Gadugi"/>
            <w:sz w:val="24"/>
            <w:szCs w:val="24"/>
          </w:rPr>
          <w:t xml:space="preserve"> for the explanation of </w:t>
        </w:r>
      </w:ins>
      <w:ins w:id="43" w:author="Ben Stanley" w:date="2018-12-05T14:26:00Z">
        <w:r w:rsidR="009D7A06">
          <w:rPr>
            <w:rFonts w:ascii="Gadugi" w:hAnsi="Gadugi"/>
            <w:sz w:val="24"/>
            <w:szCs w:val="24"/>
          </w:rPr>
          <w:t xml:space="preserve">voting </w:t>
        </w:r>
        <w:proofErr w:type="spellStart"/>
        <w:r w:rsidR="009D7A06">
          <w:rPr>
            <w:rFonts w:ascii="Gadugi" w:hAnsi="Gadugi"/>
            <w:sz w:val="24"/>
            <w:szCs w:val="24"/>
          </w:rPr>
          <w:t>behaviour</w:t>
        </w:r>
        <w:proofErr w:type="spellEnd"/>
        <w:r w:rsidR="009D7A06">
          <w:rPr>
            <w:rFonts w:ascii="Gadugi" w:hAnsi="Gadugi"/>
            <w:sz w:val="24"/>
            <w:szCs w:val="24"/>
          </w:rPr>
          <w:t>.</w:t>
        </w:r>
      </w:ins>
      <w:del w:id="44" w:author="Ben Stanley" w:date="2018-12-05T14:26:00Z">
        <w:r w:rsidR="003E21F7" w:rsidRPr="000F3BAB" w:rsidDel="009D7A06">
          <w:rPr>
            <w:rFonts w:ascii="Gadugi" w:hAnsi="Gadugi"/>
            <w:sz w:val="24"/>
            <w:szCs w:val="24"/>
            <w:rPrChange w:id="45" w:author="Ben Stanley" w:date="2018-12-05T13:59:00Z">
              <w:rPr>
                <w:rFonts w:ascii="Gadugi" w:hAnsi="Gadugi"/>
              </w:rPr>
            </w:rPrChange>
          </w:rPr>
          <w:delText xml:space="preserve"> and because of the “heterogeneity assumption” we adopt in this project as well.</w:delText>
        </w:r>
      </w:del>
    </w:p>
    <w:p w14:paraId="6F43F3FB" w14:textId="43266DDB" w:rsidR="00604000" w:rsidRDefault="004C2FEB" w:rsidP="00F866C5">
      <w:pPr>
        <w:jc w:val="both"/>
        <w:rPr>
          <w:rFonts w:ascii="Gadugi" w:hAnsi="Gadugi" w:cs="Times New Roman"/>
          <w:sz w:val="24"/>
          <w:szCs w:val="24"/>
          <w:lang w:val="en-GB"/>
        </w:rPr>
      </w:pPr>
      <w:r w:rsidRPr="000F3BAB">
        <w:rPr>
          <w:rFonts w:ascii="Gadugi" w:hAnsi="Gadugi" w:cs="Times New Roman"/>
          <w:sz w:val="24"/>
          <w:szCs w:val="24"/>
          <w:lang w:val="en-GB"/>
          <w:rPrChange w:id="46" w:author="Ben Stanley" w:date="2018-12-05T13:59:00Z">
            <w:rPr>
              <w:rFonts w:ascii="Gadugi" w:hAnsi="Gadugi" w:cs="Times New Roman"/>
              <w:lang w:val="en-GB"/>
            </w:rPr>
          </w:rPrChange>
        </w:rPr>
        <w:t xml:space="preserve">In </w:t>
      </w:r>
      <w:del w:id="47" w:author="Ben Stanley" w:date="2018-12-05T14:26:00Z">
        <w:r w:rsidRPr="000F3BAB" w:rsidDel="009D7A06">
          <w:rPr>
            <w:rFonts w:ascii="Gadugi" w:hAnsi="Gadugi" w:cs="Times New Roman"/>
            <w:sz w:val="24"/>
            <w:szCs w:val="24"/>
            <w:lang w:val="en-GB"/>
            <w:rPrChange w:id="48" w:author="Ben Stanley" w:date="2018-12-05T13:59:00Z">
              <w:rPr>
                <w:rFonts w:ascii="Gadugi" w:hAnsi="Gadugi" w:cs="Times New Roman"/>
                <w:lang w:val="en-GB"/>
              </w:rPr>
            </w:rPrChange>
          </w:rPr>
          <w:delText xml:space="preserve">the most </w:delText>
        </w:r>
      </w:del>
      <w:r w:rsidRPr="000F3BAB">
        <w:rPr>
          <w:rFonts w:ascii="Gadugi" w:hAnsi="Gadugi" w:cs="Times New Roman"/>
          <w:sz w:val="24"/>
          <w:szCs w:val="24"/>
          <w:lang w:val="en-GB"/>
          <w:rPrChange w:id="49" w:author="Ben Stanley" w:date="2018-12-05T13:59:00Z">
            <w:rPr>
              <w:rFonts w:ascii="Gadugi" w:hAnsi="Gadugi" w:cs="Times New Roman"/>
              <w:lang w:val="en-GB"/>
            </w:rPr>
          </w:rPrChange>
        </w:rPr>
        <w:t>advanced contemporary economies</w:t>
      </w:r>
      <w:ins w:id="50" w:author="Ben Stanley" w:date="2018-12-05T14:26:00Z">
        <w:r w:rsidR="009D7A06">
          <w:rPr>
            <w:rFonts w:ascii="Gadugi" w:hAnsi="Gadugi" w:cs="Times New Roman"/>
            <w:sz w:val="24"/>
            <w:szCs w:val="24"/>
            <w:lang w:val="en-GB"/>
          </w:rPr>
          <w:t xml:space="preserve"> </w:t>
        </w:r>
      </w:ins>
      <w:ins w:id="51" w:author="Ben Stanley" w:date="2018-12-05T14:27:00Z">
        <w:r w:rsidR="009D7A06">
          <w:rPr>
            <w:rFonts w:ascii="Gadugi" w:hAnsi="Gadugi" w:cs="Times New Roman"/>
            <w:sz w:val="24"/>
            <w:szCs w:val="24"/>
            <w:lang w:val="en-GB"/>
          </w:rPr>
          <w:t>that have been the most directly exposed to the revolution in communications technology that globalisation has created</w:t>
        </w:r>
      </w:ins>
      <w:del w:id="52" w:author="Ben Stanley" w:date="2018-12-05T14:26:00Z">
        <w:r w:rsidRPr="000F3BAB" w:rsidDel="009D7A06">
          <w:rPr>
            <w:rFonts w:ascii="Gadugi" w:hAnsi="Gadugi" w:cs="Times New Roman"/>
            <w:sz w:val="24"/>
            <w:szCs w:val="24"/>
            <w:lang w:val="en-GB"/>
            <w:rPrChange w:id="53" w:author="Ben Stanley" w:date="2018-12-05T13:59:00Z">
              <w:rPr>
                <w:rFonts w:ascii="Gadugi" w:hAnsi="Gadugi" w:cs="Times New Roman"/>
                <w:lang w:val="en-GB"/>
              </w:rPr>
            </w:rPrChange>
          </w:rPr>
          <w:delText>,</w:delText>
        </w:r>
      </w:del>
      <w:del w:id="54" w:author="Ben Stanley" w:date="2018-12-05T14:27:00Z">
        <w:r w:rsidRPr="000F3BAB" w:rsidDel="009D7A06">
          <w:rPr>
            <w:rFonts w:ascii="Gadugi" w:hAnsi="Gadugi" w:cs="Times New Roman"/>
            <w:sz w:val="24"/>
            <w:szCs w:val="24"/>
            <w:lang w:val="en-GB"/>
            <w:rPrChange w:id="55" w:author="Ben Stanley" w:date="2018-12-05T13:59:00Z">
              <w:rPr>
                <w:rFonts w:ascii="Gadugi" w:hAnsi="Gadugi" w:cs="Times New Roman"/>
                <w:lang w:val="en-GB"/>
              </w:rPr>
            </w:rPrChange>
          </w:rPr>
          <w:delText xml:space="preserve"> </w:delText>
        </w:r>
      </w:del>
      <w:del w:id="56" w:author="Ben Stanley" w:date="2018-12-05T14:26:00Z">
        <w:r w:rsidRPr="000F3BAB" w:rsidDel="009D7A06">
          <w:rPr>
            <w:rFonts w:ascii="Gadugi" w:hAnsi="Gadugi" w:cs="Times New Roman"/>
            <w:sz w:val="24"/>
            <w:szCs w:val="24"/>
            <w:lang w:val="en-GB"/>
            <w:rPrChange w:id="57" w:author="Ben Stanley" w:date="2018-12-05T13:59:00Z">
              <w:rPr>
                <w:rFonts w:ascii="Gadugi" w:hAnsi="Gadugi" w:cs="Times New Roman"/>
                <w:lang w:val="en-GB"/>
              </w:rPr>
            </w:rPrChange>
          </w:rPr>
          <w:delText xml:space="preserve">with </w:delText>
        </w:r>
      </w:del>
      <w:del w:id="58" w:author="Ben Stanley" w:date="2018-12-05T14:27:00Z">
        <w:r w:rsidRPr="000F3BAB" w:rsidDel="009D7A06">
          <w:rPr>
            <w:rFonts w:ascii="Gadugi" w:hAnsi="Gadugi" w:cs="Times New Roman"/>
            <w:sz w:val="24"/>
            <w:szCs w:val="24"/>
            <w:lang w:val="en-GB"/>
            <w:rPrChange w:id="59" w:author="Ben Stanley" w:date="2018-12-05T13:59:00Z">
              <w:rPr>
                <w:rFonts w:ascii="Gadugi" w:hAnsi="Gadugi" w:cs="Times New Roman"/>
                <w:lang w:val="en-GB"/>
              </w:rPr>
            </w:rPrChange>
          </w:rPr>
          <w:delText>the spread of globali</w:delText>
        </w:r>
      </w:del>
      <w:del w:id="60" w:author="Ben Stanley" w:date="2018-12-05T14:26:00Z">
        <w:r w:rsidRPr="000F3BAB" w:rsidDel="009D7A06">
          <w:rPr>
            <w:rFonts w:ascii="Gadugi" w:hAnsi="Gadugi" w:cs="Times New Roman"/>
            <w:sz w:val="24"/>
            <w:szCs w:val="24"/>
            <w:lang w:val="en-GB"/>
            <w:rPrChange w:id="61" w:author="Ben Stanley" w:date="2018-12-05T13:59:00Z">
              <w:rPr>
                <w:rFonts w:ascii="Gadugi" w:hAnsi="Gadugi" w:cs="Times New Roman"/>
                <w:lang w:val="en-GB"/>
              </w:rPr>
            </w:rPrChange>
          </w:rPr>
          <w:delText>z</w:delText>
        </w:r>
      </w:del>
      <w:del w:id="62" w:author="Ben Stanley" w:date="2018-12-05T14:27:00Z">
        <w:r w:rsidRPr="000F3BAB" w:rsidDel="009D7A06">
          <w:rPr>
            <w:rFonts w:ascii="Gadugi" w:hAnsi="Gadugi" w:cs="Times New Roman"/>
            <w:sz w:val="24"/>
            <w:szCs w:val="24"/>
            <w:lang w:val="en-GB"/>
            <w:rPrChange w:id="63" w:author="Ben Stanley" w:date="2018-12-05T13:59:00Z">
              <w:rPr>
                <w:rFonts w:ascii="Gadugi" w:hAnsi="Gadugi" w:cs="Times New Roman"/>
                <w:lang w:val="en-GB"/>
              </w:rPr>
            </w:rPrChange>
          </w:rPr>
          <w:delText>ation and digital technologies</w:delText>
        </w:r>
      </w:del>
      <w:r w:rsidRPr="000F3BAB">
        <w:rPr>
          <w:rFonts w:ascii="Gadugi" w:hAnsi="Gadugi" w:cs="Times New Roman"/>
          <w:sz w:val="24"/>
          <w:szCs w:val="24"/>
          <w:lang w:val="en-GB"/>
          <w:rPrChange w:id="64" w:author="Ben Stanley" w:date="2018-12-05T13:59:00Z">
            <w:rPr>
              <w:rFonts w:ascii="Gadugi" w:hAnsi="Gadugi" w:cs="Times New Roman"/>
              <w:lang w:val="en-GB"/>
            </w:rPr>
          </w:rPrChange>
        </w:rPr>
        <w:t xml:space="preserve">, we </w:t>
      </w:r>
      <w:ins w:id="65" w:author="Ben Stanley" w:date="2018-12-05T14:27:00Z">
        <w:r w:rsidR="009D7A06">
          <w:rPr>
            <w:rFonts w:ascii="Gadugi" w:hAnsi="Gadugi" w:cs="Times New Roman"/>
            <w:sz w:val="24"/>
            <w:szCs w:val="24"/>
            <w:lang w:val="en-GB"/>
          </w:rPr>
          <w:t>c</w:t>
        </w:r>
      </w:ins>
      <w:ins w:id="66" w:author="Ben Stanley" w:date="2018-12-05T14:28:00Z">
        <w:r w:rsidR="009D7A06">
          <w:rPr>
            <w:rFonts w:ascii="Gadugi" w:hAnsi="Gadugi" w:cs="Times New Roman"/>
            <w:sz w:val="24"/>
            <w:szCs w:val="24"/>
            <w:lang w:val="en-GB"/>
          </w:rPr>
          <w:t xml:space="preserve">an </w:t>
        </w:r>
      </w:ins>
      <w:r w:rsidRPr="000F3BAB">
        <w:rPr>
          <w:rFonts w:ascii="Gadugi" w:hAnsi="Gadugi" w:cs="Times New Roman"/>
          <w:sz w:val="24"/>
          <w:szCs w:val="24"/>
          <w:lang w:val="en-GB"/>
          <w:rPrChange w:id="67" w:author="Ben Stanley" w:date="2018-12-05T13:59:00Z">
            <w:rPr>
              <w:rFonts w:ascii="Gadugi" w:hAnsi="Gadugi" w:cs="Times New Roman"/>
              <w:lang w:val="en-GB"/>
            </w:rPr>
          </w:rPrChange>
        </w:rPr>
        <w:t xml:space="preserve">observe a dramatic change in the </w:t>
      </w:r>
      <w:del w:id="68" w:author="Ben Stanley" w:date="2018-12-05T14:28:00Z">
        <w:r w:rsidRPr="000F3BAB" w:rsidDel="009D7A06">
          <w:rPr>
            <w:rFonts w:ascii="Gadugi" w:hAnsi="Gadugi" w:cs="Times New Roman"/>
            <w:sz w:val="24"/>
            <w:szCs w:val="24"/>
            <w:lang w:val="en-GB"/>
            <w:rPrChange w:id="69" w:author="Ben Stanley" w:date="2018-12-05T13:59:00Z">
              <w:rPr>
                <w:rFonts w:ascii="Gadugi" w:hAnsi="Gadugi" w:cs="Times New Roman"/>
                <w:lang w:val="en-GB"/>
              </w:rPr>
            </w:rPrChange>
          </w:rPr>
          <w:delText xml:space="preserve">way in which </w:delText>
        </w:r>
      </w:del>
      <w:ins w:id="70" w:author="Ben Stanley" w:date="2018-12-05T14:28:00Z">
        <w:r w:rsidR="009D7A06">
          <w:rPr>
            <w:rFonts w:ascii="Gadugi" w:hAnsi="Gadugi" w:cs="Times New Roman"/>
            <w:sz w:val="24"/>
            <w:szCs w:val="24"/>
            <w:lang w:val="en-GB"/>
          </w:rPr>
          <w:t xml:space="preserve">study of </w:t>
        </w:r>
      </w:ins>
      <w:r w:rsidRPr="000F3BAB">
        <w:rPr>
          <w:rFonts w:ascii="Gadugi" w:hAnsi="Gadugi" w:cs="Times New Roman"/>
          <w:sz w:val="24"/>
          <w:szCs w:val="24"/>
          <w:lang w:val="en-GB"/>
          <w:rPrChange w:id="71" w:author="Ben Stanley" w:date="2018-12-05T13:59:00Z">
            <w:rPr>
              <w:rFonts w:ascii="Gadugi" w:hAnsi="Gadugi" w:cs="Times New Roman"/>
              <w:lang w:val="en-GB"/>
            </w:rPr>
          </w:rPrChange>
        </w:rPr>
        <w:t>public opinion</w:t>
      </w:r>
      <w:del w:id="72" w:author="Ben Stanley" w:date="2018-12-05T13:59:00Z">
        <w:r w:rsidRPr="000F3BAB" w:rsidDel="000F3BAB">
          <w:rPr>
            <w:rFonts w:ascii="Gadugi" w:hAnsi="Gadugi" w:cs="Times New Roman"/>
            <w:sz w:val="24"/>
            <w:szCs w:val="24"/>
            <w:lang w:val="en-GB"/>
            <w:rPrChange w:id="73" w:author="Ben Stanley" w:date="2018-12-05T13:59:00Z">
              <w:rPr>
                <w:rFonts w:ascii="Gadugi" w:hAnsi="Gadugi" w:cs="Times New Roman"/>
                <w:lang w:val="en-GB"/>
              </w:rPr>
            </w:rPrChange>
          </w:rPr>
          <w:delText>is  being</w:delText>
        </w:r>
      </w:del>
      <w:del w:id="74" w:author="Ben Stanley" w:date="2018-12-05T14:28:00Z">
        <w:r w:rsidRPr="000F3BAB" w:rsidDel="009D7A06">
          <w:rPr>
            <w:rFonts w:ascii="Gadugi" w:hAnsi="Gadugi" w:cs="Times New Roman"/>
            <w:sz w:val="24"/>
            <w:szCs w:val="24"/>
            <w:lang w:val="en-GB"/>
            <w:rPrChange w:id="75" w:author="Ben Stanley" w:date="2018-12-05T13:59:00Z">
              <w:rPr>
                <w:rFonts w:ascii="Gadugi" w:hAnsi="Gadugi" w:cs="Times New Roman"/>
                <w:lang w:val="en-GB"/>
              </w:rPr>
            </w:rPrChange>
          </w:rPr>
          <w:delText xml:space="preserve"> studied</w:delText>
        </w:r>
      </w:del>
      <w:r w:rsidRPr="000F3BAB">
        <w:rPr>
          <w:rFonts w:ascii="Gadugi" w:hAnsi="Gadugi" w:cs="Times New Roman"/>
          <w:sz w:val="24"/>
          <w:szCs w:val="24"/>
          <w:lang w:val="en-GB"/>
          <w:rPrChange w:id="76" w:author="Ben Stanley" w:date="2018-12-05T13:59:00Z">
            <w:rPr>
              <w:rFonts w:ascii="Gadugi" w:hAnsi="Gadugi" w:cs="Times New Roman"/>
              <w:lang w:val="en-GB"/>
            </w:rPr>
          </w:rPrChange>
        </w:rPr>
        <w:t xml:space="preserve">. </w:t>
      </w:r>
      <w:r w:rsidR="00C56682" w:rsidRPr="000F3BAB">
        <w:rPr>
          <w:rFonts w:ascii="Gadugi" w:hAnsi="Gadugi" w:cs="Times New Roman"/>
          <w:sz w:val="24"/>
          <w:szCs w:val="24"/>
          <w:lang w:val="en-GB"/>
          <w:rPrChange w:id="77" w:author="Ben Stanley" w:date="2018-12-05T13:59:00Z">
            <w:rPr>
              <w:rFonts w:ascii="Gadugi" w:hAnsi="Gadugi" w:cs="Times New Roman"/>
              <w:lang w:val="en-GB"/>
            </w:rPr>
          </w:rPrChange>
        </w:rPr>
        <w:t>S</w:t>
      </w:r>
      <w:r w:rsidRPr="000F3BAB">
        <w:rPr>
          <w:rFonts w:ascii="Gadugi" w:hAnsi="Gadugi" w:cs="Times New Roman"/>
          <w:sz w:val="24"/>
          <w:szCs w:val="24"/>
          <w:lang w:val="en-GB"/>
          <w:rPrChange w:id="78" w:author="Ben Stanley" w:date="2018-12-05T13:59:00Z">
            <w:rPr>
              <w:rFonts w:ascii="Gadugi" w:hAnsi="Gadugi" w:cs="Times New Roman"/>
              <w:lang w:val="en-GB"/>
            </w:rPr>
          </w:rPrChange>
        </w:rPr>
        <w:t>ocial survey</w:t>
      </w:r>
      <w:ins w:id="79" w:author="Ben Stanley" w:date="2018-12-05T14:28:00Z">
        <w:r w:rsidR="009D7A06">
          <w:rPr>
            <w:rFonts w:ascii="Gadugi" w:hAnsi="Gadugi" w:cs="Times New Roman"/>
            <w:sz w:val="24"/>
            <w:szCs w:val="24"/>
            <w:lang w:val="en-GB"/>
          </w:rPr>
          <w:t>s</w:t>
        </w:r>
      </w:ins>
      <w:r w:rsidRPr="000F3BAB">
        <w:rPr>
          <w:rFonts w:ascii="Gadugi" w:hAnsi="Gadugi" w:cs="Times New Roman"/>
          <w:sz w:val="24"/>
          <w:szCs w:val="24"/>
          <w:lang w:val="en-GB"/>
          <w:rPrChange w:id="80" w:author="Ben Stanley" w:date="2018-12-05T13:59:00Z">
            <w:rPr>
              <w:rFonts w:ascii="Gadugi" w:hAnsi="Gadugi" w:cs="Times New Roman"/>
              <w:lang w:val="en-GB"/>
            </w:rPr>
          </w:rPrChange>
        </w:rPr>
        <w:t xml:space="preserve"> and public opinion research</w:t>
      </w:r>
      <w:r w:rsidR="00C56682" w:rsidRPr="000F3BAB">
        <w:rPr>
          <w:rFonts w:ascii="Gadugi" w:hAnsi="Gadugi" w:cs="Times New Roman"/>
          <w:sz w:val="24"/>
          <w:szCs w:val="24"/>
          <w:lang w:val="en-GB"/>
          <w:rPrChange w:id="81" w:author="Ben Stanley" w:date="2018-12-05T13:59:00Z">
            <w:rPr>
              <w:rFonts w:ascii="Gadugi" w:hAnsi="Gadugi" w:cs="Times New Roman"/>
              <w:lang w:val="en-GB"/>
            </w:rPr>
          </w:rPrChange>
        </w:rPr>
        <w:t xml:space="preserve"> </w:t>
      </w:r>
      <w:del w:id="82" w:author="Ben Stanley" w:date="2018-12-05T14:28:00Z">
        <w:r w:rsidR="00C56682" w:rsidRPr="000F3BAB" w:rsidDel="00796A28">
          <w:rPr>
            <w:rFonts w:ascii="Gadugi" w:hAnsi="Gadugi" w:cs="Times New Roman"/>
            <w:sz w:val="24"/>
            <w:szCs w:val="24"/>
            <w:lang w:val="en-GB"/>
            <w:rPrChange w:id="83" w:author="Ben Stanley" w:date="2018-12-05T13:59:00Z">
              <w:rPr>
                <w:rFonts w:ascii="Gadugi" w:hAnsi="Gadugi" w:cs="Times New Roman"/>
                <w:lang w:val="en-GB"/>
              </w:rPr>
            </w:rPrChange>
          </w:rPr>
          <w:delText xml:space="preserve">undergo </w:delText>
        </w:r>
      </w:del>
      <w:ins w:id="84" w:author="Ben Stanley" w:date="2018-12-05T14:28:00Z">
        <w:r w:rsidR="00796A28">
          <w:rPr>
            <w:rFonts w:ascii="Gadugi" w:hAnsi="Gadugi" w:cs="Times New Roman"/>
            <w:sz w:val="24"/>
            <w:szCs w:val="24"/>
            <w:lang w:val="en-GB"/>
          </w:rPr>
          <w:t>are undergoing</w:t>
        </w:r>
        <w:r w:rsidR="00796A28" w:rsidRPr="000F3BAB">
          <w:rPr>
            <w:rFonts w:ascii="Gadugi" w:hAnsi="Gadugi" w:cs="Times New Roman"/>
            <w:sz w:val="24"/>
            <w:szCs w:val="24"/>
            <w:lang w:val="en-GB"/>
            <w:rPrChange w:id="85" w:author="Ben Stanley" w:date="2018-12-05T13:59:00Z">
              <w:rPr>
                <w:rFonts w:ascii="Gadugi" w:hAnsi="Gadugi" w:cs="Times New Roman"/>
                <w:lang w:val="en-GB"/>
              </w:rPr>
            </w:rPrChange>
          </w:rPr>
          <w:t xml:space="preserve"> </w:t>
        </w:r>
      </w:ins>
      <w:del w:id="86" w:author="Ben Stanley" w:date="2018-12-05T14:28:00Z">
        <w:r w:rsidR="00C56682" w:rsidRPr="000F3BAB" w:rsidDel="00796A28">
          <w:rPr>
            <w:rFonts w:ascii="Gadugi" w:hAnsi="Gadugi" w:cs="Times New Roman"/>
            <w:sz w:val="24"/>
            <w:szCs w:val="24"/>
            <w:lang w:val="en-GB"/>
            <w:rPrChange w:id="87" w:author="Ben Stanley" w:date="2018-12-05T13:59:00Z">
              <w:rPr>
                <w:rFonts w:ascii="Gadugi" w:hAnsi="Gadugi" w:cs="Times New Roman"/>
                <w:lang w:val="en-GB"/>
              </w:rPr>
            </w:rPrChange>
          </w:rPr>
          <w:delText>a clear switch from the</w:delText>
        </w:r>
      </w:del>
      <w:ins w:id="88" w:author="Ben Stanley" w:date="2018-12-05T14:28:00Z">
        <w:r w:rsidR="00796A28">
          <w:rPr>
            <w:rFonts w:ascii="Gadugi" w:hAnsi="Gadugi" w:cs="Times New Roman"/>
            <w:sz w:val="24"/>
            <w:szCs w:val="24"/>
            <w:lang w:val="en-GB"/>
          </w:rPr>
          <w:t>a transition from</w:t>
        </w:r>
      </w:ins>
      <w:ins w:id="89" w:author="Ben Stanley" w:date="2018-12-05T14:29:00Z">
        <w:r w:rsidR="00796A28">
          <w:rPr>
            <w:rFonts w:ascii="Gadugi" w:hAnsi="Gadugi" w:cs="Times New Roman"/>
            <w:sz w:val="24"/>
            <w:szCs w:val="24"/>
            <w:lang w:val="en-GB"/>
          </w:rPr>
          <w:t xml:space="preserve"> </w:t>
        </w:r>
      </w:ins>
      <w:ins w:id="90" w:author="Ben Stanley" w:date="2018-12-05T14:28:00Z">
        <w:r w:rsidR="00796A28">
          <w:rPr>
            <w:rFonts w:ascii="Gadugi" w:hAnsi="Gadugi" w:cs="Times New Roman"/>
            <w:sz w:val="24"/>
            <w:szCs w:val="24"/>
            <w:lang w:val="en-GB"/>
          </w:rPr>
          <w:t>the</w:t>
        </w:r>
      </w:ins>
      <w:r w:rsidR="00C56682" w:rsidRPr="000F3BAB">
        <w:rPr>
          <w:rFonts w:ascii="Gadugi" w:hAnsi="Gadugi" w:cs="Times New Roman"/>
          <w:sz w:val="24"/>
          <w:szCs w:val="24"/>
          <w:lang w:val="en-GB"/>
          <w:rPrChange w:id="91" w:author="Ben Stanley" w:date="2018-12-05T13:59:00Z">
            <w:rPr>
              <w:rFonts w:ascii="Gadugi" w:hAnsi="Gadugi" w:cs="Times New Roman"/>
              <w:lang w:val="en-GB"/>
            </w:rPr>
          </w:rPrChange>
        </w:rPr>
        <w:t xml:space="preserve"> classical face-to-face interview</w:t>
      </w:r>
      <w:ins w:id="92" w:author="Ben Stanley" w:date="2018-12-05T14:29:00Z">
        <w:r w:rsidR="00796A28">
          <w:rPr>
            <w:rFonts w:ascii="Gadugi" w:hAnsi="Gadugi" w:cs="Times New Roman"/>
            <w:sz w:val="24"/>
            <w:szCs w:val="24"/>
            <w:lang w:val="en-GB"/>
          </w:rPr>
          <w:t xml:space="preserve"> model</w:t>
        </w:r>
      </w:ins>
      <w:del w:id="93" w:author="Ben Stanley" w:date="2018-12-05T14:29:00Z">
        <w:r w:rsidR="00C56682" w:rsidRPr="000F3BAB" w:rsidDel="00796A28">
          <w:rPr>
            <w:rFonts w:ascii="Gadugi" w:hAnsi="Gadugi" w:cs="Times New Roman"/>
            <w:sz w:val="24"/>
            <w:szCs w:val="24"/>
            <w:lang w:val="en-GB"/>
            <w:rPrChange w:id="94" w:author="Ben Stanley" w:date="2018-12-05T13:59:00Z">
              <w:rPr>
                <w:rFonts w:ascii="Gadugi" w:hAnsi="Gadugi" w:cs="Times New Roman"/>
                <w:lang w:val="en-GB"/>
              </w:rPr>
            </w:rPrChange>
          </w:rPr>
          <w:delText>s</w:delText>
        </w:r>
      </w:del>
      <w:r w:rsidR="00C56682" w:rsidRPr="000F3BAB">
        <w:rPr>
          <w:rFonts w:ascii="Gadugi" w:hAnsi="Gadugi" w:cs="Times New Roman"/>
          <w:sz w:val="24"/>
          <w:szCs w:val="24"/>
          <w:lang w:val="en-GB"/>
          <w:rPrChange w:id="95" w:author="Ben Stanley" w:date="2018-12-05T13:59:00Z">
            <w:rPr>
              <w:rFonts w:ascii="Gadugi" w:hAnsi="Gadugi" w:cs="Times New Roman"/>
              <w:lang w:val="en-GB"/>
            </w:rPr>
          </w:rPrChange>
        </w:rPr>
        <w:t xml:space="preserve"> to</w:t>
      </w:r>
      <w:ins w:id="96" w:author="Ben Stanley" w:date="2018-12-05T14:29:00Z">
        <w:r w:rsidR="00796A28">
          <w:rPr>
            <w:rFonts w:ascii="Gadugi" w:hAnsi="Gadugi" w:cs="Times New Roman"/>
            <w:sz w:val="24"/>
            <w:szCs w:val="24"/>
            <w:lang w:val="en-GB"/>
          </w:rPr>
          <w:t xml:space="preserve"> a new methodological approach based on more extensive use of</w:t>
        </w:r>
      </w:ins>
      <w:r w:rsidR="00C56682" w:rsidRPr="000F3BAB">
        <w:rPr>
          <w:rFonts w:ascii="Gadugi" w:hAnsi="Gadugi" w:cs="Times New Roman"/>
          <w:sz w:val="24"/>
          <w:szCs w:val="24"/>
          <w:lang w:val="en-GB"/>
          <w:rPrChange w:id="97" w:author="Ben Stanley" w:date="2018-12-05T13:59:00Z">
            <w:rPr>
              <w:rFonts w:ascii="Gadugi" w:hAnsi="Gadugi" w:cs="Times New Roman"/>
              <w:lang w:val="en-GB"/>
            </w:rPr>
          </w:rPrChange>
        </w:rPr>
        <w:t xml:space="preserve"> telephone and internet surveys. </w:t>
      </w:r>
      <w:del w:id="98" w:author="Ben Stanley" w:date="2018-12-05T14:29:00Z">
        <w:r w:rsidR="00C56682" w:rsidRPr="000F3BAB" w:rsidDel="00796A28">
          <w:rPr>
            <w:rFonts w:ascii="Gadugi" w:hAnsi="Gadugi" w:cs="Times New Roman"/>
            <w:sz w:val="24"/>
            <w:szCs w:val="24"/>
            <w:lang w:val="en-GB"/>
            <w:rPrChange w:id="99" w:author="Ben Stanley" w:date="2018-12-05T13:59:00Z">
              <w:rPr>
                <w:rFonts w:ascii="Gadugi" w:hAnsi="Gadugi" w:cs="Times New Roman"/>
                <w:lang w:val="en-GB"/>
              </w:rPr>
            </w:rPrChange>
          </w:rPr>
          <w:delText>The change has its pros and cons of course, yet the former seem to dominate</w:delText>
        </w:r>
      </w:del>
      <w:ins w:id="100" w:author="Ben Stanley" w:date="2018-12-05T14:29:00Z">
        <w:r w:rsidR="00796A28">
          <w:rPr>
            <w:rFonts w:ascii="Gadugi" w:hAnsi="Gadugi" w:cs="Times New Roman"/>
            <w:sz w:val="24"/>
            <w:szCs w:val="24"/>
            <w:lang w:val="en-GB"/>
          </w:rPr>
          <w:t>While</w:t>
        </w:r>
      </w:ins>
      <w:ins w:id="101" w:author="Ben Stanley" w:date="2018-12-05T14:30:00Z">
        <w:r w:rsidR="00796A28">
          <w:rPr>
            <w:rFonts w:ascii="Gadugi" w:hAnsi="Gadugi" w:cs="Times New Roman"/>
            <w:sz w:val="24"/>
            <w:szCs w:val="24"/>
            <w:lang w:val="en-GB"/>
          </w:rPr>
          <w:t xml:space="preserve"> there are some disadvantages to this change, the</w:t>
        </w:r>
      </w:ins>
      <w:ins w:id="102" w:author="Ben Stanley" w:date="2018-12-05T14:31:00Z">
        <w:r w:rsidR="00796A28">
          <w:rPr>
            <w:rFonts w:ascii="Gadugi" w:hAnsi="Gadugi" w:cs="Times New Roman"/>
            <w:sz w:val="24"/>
            <w:szCs w:val="24"/>
            <w:lang w:val="en-GB"/>
          </w:rPr>
          <w:t xml:space="preserve"> </w:t>
        </w:r>
      </w:ins>
      <w:ins w:id="103" w:author="Ben Stanley" w:date="2018-12-05T14:30:00Z">
        <w:r w:rsidR="00796A28">
          <w:rPr>
            <w:rFonts w:ascii="Gadugi" w:hAnsi="Gadugi" w:cs="Times New Roman"/>
            <w:sz w:val="24"/>
            <w:szCs w:val="24"/>
            <w:lang w:val="en-GB"/>
          </w:rPr>
          <w:t>harness</w:t>
        </w:r>
      </w:ins>
      <w:ins w:id="104" w:author="Ben Stanley" w:date="2018-12-05T14:31:00Z">
        <w:r w:rsidR="00796A28">
          <w:rPr>
            <w:rFonts w:ascii="Gadugi" w:hAnsi="Gadugi" w:cs="Times New Roman"/>
            <w:sz w:val="24"/>
            <w:szCs w:val="24"/>
            <w:lang w:val="en-GB"/>
          </w:rPr>
          <w:t xml:space="preserve">ing of new technologies </w:t>
        </w:r>
      </w:ins>
      <w:r w:rsidR="00604000">
        <w:rPr>
          <w:rFonts w:ascii="Gadugi" w:hAnsi="Gadugi" w:cs="Times New Roman"/>
          <w:sz w:val="24"/>
          <w:szCs w:val="24"/>
          <w:lang w:val="en-GB"/>
        </w:rPr>
        <w:t xml:space="preserve">makes it significantly easier for </w:t>
      </w:r>
      <w:ins w:id="105" w:author="Ben Stanley" w:date="2018-12-05T14:31:00Z">
        <w:r w:rsidR="00796A28">
          <w:rPr>
            <w:rFonts w:ascii="Gadugi" w:hAnsi="Gadugi" w:cs="Times New Roman"/>
            <w:sz w:val="24"/>
            <w:szCs w:val="24"/>
            <w:lang w:val="en-GB"/>
          </w:rPr>
          <w:t>researchers to</w:t>
        </w:r>
      </w:ins>
      <w:del w:id="106" w:author="Ben Stanley" w:date="2018-12-05T14:30:00Z">
        <w:r w:rsidR="00C56682" w:rsidRPr="000F3BAB" w:rsidDel="00796A28">
          <w:rPr>
            <w:rFonts w:ascii="Gadugi" w:hAnsi="Gadugi" w:cs="Times New Roman"/>
            <w:sz w:val="24"/>
            <w:szCs w:val="24"/>
            <w:lang w:val="en-GB"/>
            <w:rPrChange w:id="107" w:author="Ben Stanley" w:date="2018-12-05T13:59:00Z">
              <w:rPr>
                <w:rFonts w:ascii="Gadugi" w:hAnsi="Gadugi" w:cs="Times New Roman"/>
                <w:lang w:val="en-GB"/>
              </w:rPr>
            </w:rPrChange>
          </w:rPr>
          <w:delText>, allowing for many to</w:delText>
        </w:r>
      </w:del>
      <w:r w:rsidR="00C56682" w:rsidRPr="000F3BAB">
        <w:rPr>
          <w:rFonts w:ascii="Gadugi" w:hAnsi="Gadugi" w:cs="Times New Roman"/>
          <w:sz w:val="24"/>
          <w:szCs w:val="24"/>
          <w:lang w:val="en-GB"/>
          <w:rPrChange w:id="108" w:author="Ben Stanley" w:date="2018-12-05T13:59:00Z">
            <w:rPr>
              <w:rFonts w:ascii="Gadugi" w:hAnsi="Gadugi" w:cs="Times New Roman"/>
              <w:lang w:val="en-GB"/>
            </w:rPr>
          </w:rPrChange>
        </w:rPr>
        <w:t xml:space="preserve"> </w:t>
      </w:r>
      <w:r w:rsidR="00604000">
        <w:rPr>
          <w:rFonts w:ascii="Gadugi" w:hAnsi="Gadugi" w:cs="Times New Roman"/>
          <w:sz w:val="24"/>
          <w:szCs w:val="24"/>
          <w:lang w:val="en-GB"/>
        </w:rPr>
        <w:t>pursue the accurate testing</w:t>
      </w:r>
      <w:r w:rsidR="00C56682" w:rsidRPr="000F3BAB">
        <w:rPr>
          <w:rFonts w:ascii="Gadugi" w:hAnsi="Gadugi" w:cs="Times New Roman"/>
          <w:sz w:val="24"/>
          <w:szCs w:val="24"/>
          <w:lang w:val="en-GB"/>
          <w:rPrChange w:id="109" w:author="Ben Stanley" w:date="2018-12-05T13:59:00Z">
            <w:rPr>
              <w:rFonts w:ascii="Gadugi" w:hAnsi="Gadugi" w:cs="Times New Roman"/>
              <w:lang w:val="en-GB"/>
            </w:rPr>
          </w:rPrChange>
        </w:rPr>
        <w:t xml:space="preserve"> of complex hypotheses</w:t>
      </w:r>
      <w:r w:rsidR="00604000">
        <w:rPr>
          <w:rFonts w:ascii="Gadugi" w:hAnsi="Gadugi" w:cs="Times New Roman"/>
          <w:sz w:val="24"/>
          <w:szCs w:val="24"/>
          <w:lang w:val="en-GB"/>
        </w:rPr>
        <w:t xml:space="preserve"> and arrive at a more nuanced understanding of public opinion and its electoral consequences through the use of</w:t>
      </w:r>
      <w:r w:rsidR="003C0279">
        <w:rPr>
          <w:rFonts w:ascii="Gadugi" w:hAnsi="Gadugi" w:cs="Times New Roman"/>
          <w:sz w:val="24"/>
          <w:szCs w:val="24"/>
          <w:lang w:val="en-GB"/>
        </w:rPr>
        <w:t>, for example,</w:t>
      </w:r>
      <w:r w:rsidR="00C56682" w:rsidRPr="000F3BAB">
        <w:rPr>
          <w:rFonts w:ascii="Gadugi" w:hAnsi="Gadugi" w:cs="Times New Roman"/>
          <w:sz w:val="24"/>
          <w:szCs w:val="24"/>
          <w:lang w:val="en-GB"/>
          <w:rPrChange w:id="110" w:author="Ben Stanley" w:date="2018-12-05T13:59:00Z">
            <w:rPr>
              <w:rFonts w:ascii="Gadugi" w:hAnsi="Gadugi" w:cs="Times New Roman"/>
              <w:lang w:val="en-GB"/>
            </w:rPr>
          </w:rPrChange>
        </w:rPr>
        <w:t xml:space="preserve"> experimental techniques</w:t>
      </w:r>
      <w:r w:rsidR="003C0279">
        <w:rPr>
          <w:rFonts w:ascii="Gadugi" w:hAnsi="Gadugi" w:cs="Times New Roman"/>
          <w:sz w:val="24"/>
          <w:szCs w:val="24"/>
          <w:lang w:val="en-GB"/>
        </w:rPr>
        <w:t xml:space="preserve"> hitherto less feasible, or ro</w:t>
      </w:r>
      <w:bookmarkStart w:id="111" w:name="_GoBack"/>
      <w:bookmarkEnd w:id="111"/>
      <w:r w:rsidR="003C0279">
        <w:rPr>
          <w:rFonts w:ascii="Gadugi" w:hAnsi="Gadugi" w:cs="Times New Roman"/>
          <w:sz w:val="24"/>
          <w:szCs w:val="24"/>
          <w:lang w:val="en-GB"/>
        </w:rPr>
        <w:t>lling panel studies previously too expensive for all but the best resourced organisations to consider</w:t>
      </w:r>
      <w:r w:rsidR="00C56682" w:rsidRPr="000F3BAB">
        <w:rPr>
          <w:rFonts w:ascii="Gadugi" w:hAnsi="Gadugi" w:cs="Times New Roman"/>
          <w:sz w:val="24"/>
          <w:szCs w:val="24"/>
          <w:lang w:val="en-GB"/>
          <w:rPrChange w:id="112" w:author="Ben Stanley" w:date="2018-12-05T13:59:00Z">
            <w:rPr>
              <w:rFonts w:ascii="Gadugi" w:hAnsi="Gadugi" w:cs="Times New Roman"/>
              <w:lang w:val="en-GB"/>
            </w:rPr>
          </w:rPrChange>
        </w:rPr>
        <w:t xml:space="preserve">. </w:t>
      </w:r>
    </w:p>
    <w:p w14:paraId="42E58A4C" w14:textId="77777777" w:rsidR="003C0279" w:rsidRDefault="00604000" w:rsidP="00F866C5">
      <w:pPr>
        <w:jc w:val="both"/>
        <w:rPr>
          <w:rFonts w:ascii="Gadugi" w:hAnsi="Gadugi" w:cs="Times New Roman"/>
          <w:sz w:val="24"/>
          <w:szCs w:val="24"/>
          <w:lang w:val="en-GB"/>
        </w:rPr>
      </w:pPr>
      <w:r>
        <w:rPr>
          <w:rFonts w:ascii="Gadugi" w:hAnsi="Gadugi" w:cs="Times New Roman"/>
          <w:sz w:val="24"/>
          <w:szCs w:val="24"/>
          <w:lang w:val="en-GB"/>
        </w:rPr>
        <w:t xml:space="preserve">At the same time, a gap has opened up between the most advanced economies and the less developed and more recently democratised European countries, including Poland, with respect to the quality of social survey research capacities. A combination of </w:t>
      </w:r>
      <w:r w:rsidR="00C56682" w:rsidRPr="000F3BAB">
        <w:rPr>
          <w:rFonts w:ascii="Gadugi" w:hAnsi="Gadugi" w:cs="Times New Roman"/>
          <w:sz w:val="24"/>
          <w:szCs w:val="24"/>
          <w:lang w:val="en-GB"/>
          <w:rPrChange w:id="113" w:author="Ben Stanley" w:date="2018-12-05T13:59:00Z">
            <w:rPr>
              <w:rFonts w:ascii="Gadugi" w:hAnsi="Gadugi" w:cs="Times New Roman"/>
              <w:lang w:val="en-GB"/>
            </w:rPr>
          </w:rPrChange>
        </w:rPr>
        <w:t xml:space="preserve">de-professionalization, </w:t>
      </w:r>
      <w:r>
        <w:rPr>
          <w:rFonts w:ascii="Gadugi" w:hAnsi="Gadugi" w:cs="Times New Roman"/>
          <w:sz w:val="24"/>
          <w:szCs w:val="24"/>
          <w:lang w:val="en-GB"/>
        </w:rPr>
        <w:t>inadequate</w:t>
      </w:r>
      <w:r w:rsidR="00C56682" w:rsidRPr="000F3BAB">
        <w:rPr>
          <w:rFonts w:ascii="Gadugi" w:hAnsi="Gadugi" w:cs="Times New Roman"/>
          <w:sz w:val="24"/>
          <w:szCs w:val="24"/>
          <w:lang w:val="en-GB"/>
          <w:rPrChange w:id="114" w:author="Ben Stanley" w:date="2018-12-05T13:59:00Z">
            <w:rPr>
              <w:rFonts w:ascii="Gadugi" w:hAnsi="Gadugi" w:cs="Times New Roman"/>
              <w:lang w:val="en-GB"/>
            </w:rPr>
          </w:rPrChange>
        </w:rPr>
        <w:t xml:space="preserve"> </w:t>
      </w:r>
      <w:r w:rsidR="004C2FEB" w:rsidRPr="000F3BAB">
        <w:rPr>
          <w:rFonts w:ascii="Gadugi" w:hAnsi="Gadugi" w:cs="Times New Roman"/>
          <w:sz w:val="24"/>
          <w:szCs w:val="24"/>
          <w:lang w:val="en-GB"/>
          <w:rPrChange w:id="115" w:author="Ben Stanley" w:date="2018-12-05T13:59:00Z">
            <w:rPr>
              <w:rFonts w:ascii="Gadugi" w:hAnsi="Gadugi" w:cs="Times New Roman"/>
              <w:lang w:val="en-GB"/>
            </w:rPr>
          </w:rPrChange>
        </w:rPr>
        <w:t xml:space="preserve">public investment, </w:t>
      </w:r>
      <w:r>
        <w:rPr>
          <w:rFonts w:ascii="Gadugi" w:hAnsi="Gadugi" w:cs="Times New Roman"/>
          <w:sz w:val="24"/>
          <w:szCs w:val="24"/>
          <w:lang w:val="en-GB"/>
        </w:rPr>
        <w:t xml:space="preserve">and lack of interest </w:t>
      </w:r>
      <w:r w:rsidR="00BB7F5A" w:rsidRPr="000F3BAB">
        <w:rPr>
          <w:rFonts w:ascii="Gadugi" w:hAnsi="Gadugi" w:cs="Times New Roman"/>
          <w:sz w:val="24"/>
          <w:szCs w:val="24"/>
          <w:lang w:val="en-GB"/>
          <w:rPrChange w:id="116" w:author="Ben Stanley" w:date="2018-12-05T13:59:00Z">
            <w:rPr>
              <w:rFonts w:ascii="Gadugi" w:hAnsi="Gadugi" w:cs="Times New Roman"/>
              <w:lang w:val="en-GB"/>
            </w:rPr>
          </w:rPrChange>
        </w:rPr>
        <w:t>in</w:t>
      </w:r>
      <w:r>
        <w:rPr>
          <w:rFonts w:ascii="Gadugi" w:hAnsi="Gadugi" w:cs="Times New Roman"/>
          <w:sz w:val="24"/>
          <w:szCs w:val="24"/>
          <w:lang w:val="en-GB"/>
        </w:rPr>
        <w:t xml:space="preserve"> the production of</w:t>
      </w:r>
      <w:r w:rsidR="00BB7F5A" w:rsidRPr="000F3BAB">
        <w:rPr>
          <w:rFonts w:ascii="Gadugi" w:hAnsi="Gadugi" w:cs="Times New Roman"/>
          <w:sz w:val="24"/>
          <w:szCs w:val="24"/>
          <w:lang w:val="en-GB"/>
          <w:rPrChange w:id="117" w:author="Ben Stanley" w:date="2018-12-05T13:59:00Z">
            <w:rPr>
              <w:rFonts w:ascii="Gadugi" w:hAnsi="Gadugi" w:cs="Times New Roman"/>
              <w:lang w:val="en-GB"/>
            </w:rPr>
          </w:rPrChange>
        </w:rPr>
        <w:t xml:space="preserve"> reliable social survey research.</w:t>
      </w:r>
      <w:r>
        <w:rPr>
          <w:rFonts w:ascii="Gadugi" w:hAnsi="Gadugi" w:cs="Times New Roman"/>
          <w:sz w:val="24"/>
          <w:szCs w:val="24"/>
          <w:lang w:val="en-GB"/>
        </w:rPr>
        <w:t xml:space="preserve"> One of the key motivations of this project is to begin remedying this situation</w:t>
      </w:r>
      <w:r w:rsidR="003C0279">
        <w:rPr>
          <w:rFonts w:ascii="Gadugi" w:hAnsi="Gadugi" w:cs="Times New Roman"/>
          <w:sz w:val="24"/>
          <w:szCs w:val="24"/>
          <w:lang w:val="en-GB"/>
        </w:rPr>
        <w:t xml:space="preserve"> in the Polish case, in ways that could potentially be replicated elsewhere</w:t>
      </w:r>
      <w:r>
        <w:rPr>
          <w:rFonts w:ascii="Gadugi" w:hAnsi="Gadugi" w:cs="Times New Roman"/>
          <w:sz w:val="24"/>
          <w:szCs w:val="24"/>
          <w:lang w:val="en-GB"/>
        </w:rPr>
        <w:t xml:space="preserve">. </w:t>
      </w:r>
      <w:r w:rsidR="003C0279">
        <w:rPr>
          <w:rFonts w:ascii="Gadugi" w:hAnsi="Gadugi" w:cs="Times New Roman"/>
          <w:sz w:val="24"/>
          <w:szCs w:val="24"/>
          <w:lang w:val="en-GB"/>
        </w:rPr>
        <w:t xml:space="preserve">Specifically, we propose to trial the CAWI panel research technique alongside the classical CAPI face-to-face interviews which have, until now, been the basis of the PNES. </w:t>
      </w:r>
    </w:p>
    <w:p w14:paraId="1F256672" w14:textId="072754CF" w:rsidR="004C2FEB" w:rsidRPr="000F3BAB" w:rsidRDefault="003C0279" w:rsidP="00A26E85">
      <w:pPr>
        <w:jc w:val="both"/>
        <w:rPr>
          <w:rFonts w:ascii="Gadugi" w:hAnsi="Gadugi" w:cs="Times New Roman"/>
          <w:sz w:val="24"/>
          <w:szCs w:val="24"/>
          <w:lang w:val="en-GB"/>
          <w:rPrChange w:id="118" w:author="Ben Stanley" w:date="2018-12-05T13:59:00Z">
            <w:rPr>
              <w:rFonts w:ascii="Times New Roman" w:hAnsi="Times New Roman" w:cs="Times New Roman"/>
              <w:lang w:val="en-GB"/>
            </w:rPr>
          </w:rPrChange>
        </w:rPr>
      </w:pPr>
      <w:r>
        <w:rPr>
          <w:rFonts w:ascii="Gadugi" w:hAnsi="Gadugi" w:cs="Times New Roman"/>
          <w:sz w:val="24"/>
          <w:szCs w:val="24"/>
          <w:lang w:val="en-GB"/>
        </w:rPr>
        <w:t>To achieve this goal, we propose a</w:t>
      </w:r>
      <w:r w:rsidR="0065796F" w:rsidRPr="000F3BAB">
        <w:rPr>
          <w:rFonts w:ascii="Gadugi" w:hAnsi="Gadugi" w:cs="Times New Roman"/>
          <w:sz w:val="24"/>
          <w:szCs w:val="24"/>
          <w:lang w:val="en-GB"/>
          <w:rPrChange w:id="119" w:author="Ben Stanley" w:date="2018-12-05T13:59:00Z">
            <w:rPr>
              <w:rFonts w:ascii="Gadugi" w:hAnsi="Gadugi" w:cs="Times New Roman"/>
              <w:lang w:val="en-GB"/>
            </w:rPr>
          </w:rPrChange>
        </w:rPr>
        <w:t xml:space="preserve"> </w:t>
      </w:r>
      <w:r>
        <w:rPr>
          <w:rFonts w:ascii="Gadugi" w:hAnsi="Gadugi" w:cs="Times New Roman"/>
          <w:sz w:val="24"/>
          <w:szCs w:val="24"/>
          <w:lang w:val="en-GB"/>
        </w:rPr>
        <w:t>‘</w:t>
      </w:r>
      <w:r w:rsidR="0065796F" w:rsidRPr="000F3BAB">
        <w:rPr>
          <w:rFonts w:ascii="Gadugi" w:hAnsi="Gadugi" w:cs="Times New Roman"/>
          <w:sz w:val="24"/>
          <w:szCs w:val="24"/>
          <w:lang w:val="en-GB"/>
          <w:rPrChange w:id="120" w:author="Ben Stanley" w:date="2018-12-05T13:59:00Z">
            <w:rPr>
              <w:rFonts w:ascii="Gadugi" w:hAnsi="Gadugi" w:cs="Times New Roman"/>
              <w:lang w:val="en-GB"/>
            </w:rPr>
          </w:rPrChange>
        </w:rPr>
        <w:t>meta-methodological experiment</w:t>
      </w:r>
      <w:r>
        <w:rPr>
          <w:rFonts w:ascii="Gadugi" w:hAnsi="Gadugi" w:cs="Times New Roman"/>
          <w:sz w:val="24"/>
          <w:szCs w:val="24"/>
          <w:lang w:val="en-GB"/>
        </w:rPr>
        <w:t xml:space="preserve">’ that consists in a near-simultaneous fielding of surveys using a </w:t>
      </w:r>
      <w:r w:rsidR="0065796F" w:rsidRPr="000F3BAB">
        <w:rPr>
          <w:rFonts w:ascii="Gadugi" w:hAnsi="Gadugi" w:cs="Times New Roman"/>
          <w:sz w:val="24"/>
          <w:szCs w:val="24"/>
          <w:lang w:val="en-GB"/>
          <w:rPrChange w:id="121" w:author="Ben Stanley" w:date="2018-12-05T13:59:00Z">
            <w:rPr>
              <w:rFonts w:ascii="Gadugi" w:hAnsi="Gadugi" w:cs="Times New Roman"/>
              <w:lang w:val="en-GB"/>
            </w:rPr>
          </w:rPrChange>
        </w:rPr>
        <w:t>CAPI</w:t>
      </w:r>
      <w:r>
        <w:rPr>
          <w:rFonts w:ascii="Gadugi" w:hAnsi="Gadugi" w:cs="Times New Roman"/>
          <w:sz w:val="24"/>
          <w:szCs w:val="24"/>
          <w:lang w:val="en-GB"/>
        </w:rPr>
        <w:t xml:space="preserve"> sample</w:t>
      </w:r>
      <w:r w:rsidR="0065796F" w:rsidRPr="000F3BAB">
        <w:rPr>
          <w:rFonts w:ascii="Gadugi" w:hAnsi="Gadugi" w:cs="Times New Roman"/>
          <w:sz w:val="24"/>
          <w:szCs w:val="24"/>
          <w:lang w:val="en-GB"/>
          <w:rPrChange w:id="122" w:author="Ben Stanley" w:date="2018-12-05T13:59:00Z">
            <w:rPr>
              <w:rFonts w:ascii="Gadugi" w:hAnsi="Gadugi" w:cs="Times New Roman"/>
              <w:lang w:val="en-GB"/>
            </w:rPr>
          </w:rPrChange>
        </w:rPr>
        <w:t xml:space="preserve"> </w:t>
      </w:r>
      <w:r>
        <w:rPr>
          <w:rFonts w:ascii="Gadugi" w:hAnsi="Gadugi" w:cs="Times New Roman"/>
          <w:sz w:val="24"/>
          <w:szCs w:val="24"/>
          <w:lang w:val="en-GB"/>
        </w:rPr>
        <w:t>(n=</w:t>
      </w:r>
      <w:r w:rsidR="009E3838" w:rsidRPr="000F3BAB">
        <w:rPr>
          <w:rFonts w:ascii="Gadugi" w:hAnsi="Gadugi" w:cs="Times New Roman"/>
          <w:sz w:val="24"/>
          <w:szCs w:val="24"/>
          <w:lang w:val="en-GB"/>
          <w:rPrChange w:id="123" w:author="Ben Stanley" w:date="2018-12-05T13:59:00Z">
            <w:rPr>
              <w:rFonts w:ascii="Gadugi" w:hAnsi="Gadugi" w:cs="Times New Roman"/>
              <w:lang w:val="en-GB"/>
            </w:rPr>
          </w:rPrChange>
        </w:rPr>
        <w:t>1500</w:t>
      </w:r>
      <w:r>
        <w:rPr>
          <w:rFonts w:ascii="Gadugi" w:hAnsi="Gadugi" w:cs="Times New Roman"/>
          <w:sz w:val="24"/>
          <w:szCs w:val="24"/>
          <w:lang w:val="en-GB"/>
        </w:rPr>
        <w:t>) and a two-wave CAWI</w:t>
      </w:r>
      <w:r w:rsidR="009E3838" w:rsidRPr="000F3BAB">
        <w:rPr>
          <w:rFonts w:ascii="Gadugi" w:hAnsi="Gadugi" w:cs="Times New Roman"/>
          <w:sz w:val="24"/>
          <w:szCs w:val="24"/>
          <w:lang w:val="en-GB"/>
          <w:rPrChange w:id="124" w:author="Ben Stanley" w:date="2018-12-05T13:59:00Z">
            <w:rPr>
              <w:rFonts w:ascii="Gadugi" w:hAnsi="Gadugi" w:cs="Times New Roman"/>
              <w:lang w:val="en-GB"/>
            </w:rPr>
          </w:rPrChange>
        </w:rPr>
        <w:t xml:space="preserve"> sample (</w:t>
      </w:r>
      <w:r>
        <w:rPr>
          <w:rFonts w:ascii="Gadugi" w:hAnsi="Gadugi" w:cs="Times New Roman"/>
          <w:sz w:val="24"/>
          <w:szCs w:val="24"/>
          <w:lang w:val="en-GB"/>
        </w:rPr>
        <w:t>n</w:t>
      </w:r>
      <w:r w:rsidR="0065796F" w:rsidRPr="000F3BAB">
        <w:rPr>
          <w:rFonts w:ascii="Gadugi" w:hAnsi="Gadugi" w:cs="Times New Roman"/>
          <w:sz w:val="24"/>
          <w:szCs w:val="24"/>
          <w:lang w:val="en-GB"/>
          <w:rPrChange w:id="125" w:author="Ben Stanley" w:date="2018-12-05T13:59:00Z">
            <w:rPr>
              <w:rFonts w:ascii="Gadugi" w:hAnsi="Gadugi" w:cs="Times New Roman"/>
              <w:lang w:val="en-GB"/>
            </w:rPr>
          </w:rPrChange>
        </w:rPr>
        <w:t>=1000)</w:t>
      </w:r>
      <w:r>
        <w:rPr>
          <w:rFonts w:ascii="Gadugi" w:hAnsi="Gadugi" w:cs="Times New Roman"/>
          <w:sz w:val="24"/>
          <w:szCs w:val="24"/>
          <w:lang w:val="en-GB"/>
        </w:rPr>
        <w:t>.</w:t>
      </w:r>
      <w:r w:rsidR="0065796F" w:rsidRPr="000F3BAB">
        <w:rPr>
          <w:rFonts w:ascii="Gadugi" w:hAnsi="Gadugi" w:cs="Times New Roman"/>
          <w:sz w:val="24"/>
          <w:szCs w:val="24"/>
          <w:lang w:val="en-GB"/>
          <w:rPrChange w:id="126" w:author="Ben Stanley" w:date="2018-12-05T13:59:00Z">
            <w:rPr>
              <w:rFonts w:ascii="Gadugi" w:hAnsi="Gadugi" w:cs="Times New Roman"/>
              <w:lang w:val="en-GB"/>
            </w:rPr>
          </w:rPrChange>
        </w:rPr>
        <w:t xml:space="preserve"> The CAWI internet panel has two main goals</w:t>
      </w:r>
      <w:r w:rsidR="00A26E85">
        <w:rPr>
          <w:rFonts w:ascii="Gadugi" w:hAnsi="Gadugi" w:cs="Times New Roman"/>
          <w:sz w:val="24"/>
          <w:szCs w:val="24"/>
          <w:lang w:val="en-GB"/>
        </w:rPr>
        <w:t>. The</w:t>
      </w:r>
      <w:r w:rsidR="0065796F" w:rsidRPr="000F3BAB">
        <w:rPr>
          <w:rFonts w:ascii="Gadugi" w:hAnsi="Gadugi" w:cs="Times New Roman"/>
          <w:sz w:val="24"/>
          <w:szCs w:val="24"/>
          <w:lang w:val="en-GB"/>
          <w:rPrChange w:id="127" w:author="Ben Stanley" w:date="2018-12-05T13:59:00Z">
            <w:rPr>
              <w:rFonts w:ascii="Gadugi" w:hAnsi="Gadugi" w:cs="Times New Roman"/>
              <w:lang w:val="en-GB"/>
            </w:rPr>
          </w:rPrChange>
        </w:rPr>
        <w:t xml:space="preserve"> first wave</w:t>
      </w:r>
      <w:r w:rsidR="00A26E85">
        <w:rPr>
          <w:rFonts w:ascii="Gadugi" w:hAnsi="Gadugi" w:cs="Times New Roman"/>
          <w:sz w:val="24"/>
          <w:szCs w:val="24"/>
          <w:lang w:val="en-GB"/>
        </w:rPr>
        <w:t xml:space="preserve"> of the CAWI</w:t>
      </w:r>
      <w:r w:rsidR="0065796F" w:rsidRPr="000F3BAB">
        <w:rPr>
          <w:rFonts w:ascii="Gadugi" w:hAnsi="Gadugi" w:cs="Times New Roman"/>
          <w:sz w:val="24"/>
          <w:szCs w:val="24"/>
          <w:lang w:val="en-GB"/>
          <w:rPrChange w:id="128" w:author="Ben Stanley" w:date="2018-12-05T13:59:00Z">
            <w:rPr>
              <w:rFonts w:ascii="Gadugi" w:hAnsi="Gadugi" w:cs="Times New Roman"/>
              <w:lang w:val="en-GB"/>
            </w:rPr>
          </w:rPrChange>
        </w:rPr>
        <w:t xml:space="preserve"> will serve as a comparison to the CAPI results</w:t>
      </w:r>
      <w:r>
        <w:rPr>
          <w:rFonts w:ascii="Gadugi" w:hAnsi="Gadugi" w:cs="Times New Roman"/>
          <w:sz w:val="24"/>
          <w:szCs w:val="24"/>
          <w:lang w:val="en-GB"/>
        </w:rPr>
        <w:t>, allowing us to</w:t>
      </w:r>
      <w:r w:rsidR="0065796F" w:rsidRPr="000F3BAB">
        <w:rPr>
          <w:rFonts w:ascii="Gadugi" w:hAnsi="Gadugi" w:cs="Times New Roman"/>
          <w:sz w:val="24"/>
          <w:szCs w:val="24"/>
          <w:lang w:val="en-GB"/>
          <w:rPrChange w:id="129" w:author="Ben Stanley" w:date="2018-12-05T13:59:00Z">
            <w:rPr>
              <w:rFonts w:ascii="Gadugi" w:hAnsi="Gadugi" w:cs="Times New Roman"/>
              <w:lang w:val="en-GB"/>
            </w:rPr>
          </w:rPrChange>
        </w:rPr>
        <w:t xml:space="preserve"> estimate how the two survey methods</w:t>
      </w:r>
      <w:r>
        <w:rPr>
          <w:rFonts w:ascii="Gadugi" w:hAnsi="Gadugi" w:cs="Times New Roman"/>
          <w:sz w:val="24"/>
          <w:szCs w:val="24"/>
          <w:lang w:val="en-GB"/>
        </w:rPr>
        <w:t xml:space="preserve"> differ</w:t>
      </w:r>
      <w:r w:rsidR="0065796F" w:rsidRPr="000F3BAB">
        <w:rPr>
          <w:rFonts w:ascii="Gadugi" w:hAnsi="Gadugi" w:cs="Times New Roman"/>
          <w:sz w:val="24"/>
          <w:szCs w:val="24"/>
          <w:lang w:val="en-GB"/>
          <w:rPrChange w:id="130" w:author="Ben Stanley" w:date="2018-12-05T13:59:00Z">
            <w:rPr>
              <w:rFonts w:ascii="Gadugi" w:hAnsi="Gadugi" w:cs="Times New Roman"/>
              <w:lang w:val="en-GB"/>
            </w:rPr>
          </w:rPrChange>
        </w:rPr>
        <w:t xml:space="preserve"> both in terms o</w:t>
      </w:r>
      <w:r w:rsidR="009E3838" w:rsidRPr="000F3BAB">
        <w:rPr>
          <w:rFonts w:ascii="Gadugi" w:hAnsi="Gadugi" w:cs="Times New Roman"/>
          <w:sz w:val="24"/>
          <w:szCs w:val="24"/>
          <w:lang w:val="en-GB"/>
          <w:rPrChange w:id="131" w:author="Ben Stanley" w:date="2018-12-05T13:59:00Z">
            <w:rPr>
              <w:rFonts w:ascii="Gadugi" w:hAnsi="Gadugi" w:cs="Times New Roman"/>
              <w:lang w:val="en-GB"/>
            </w:rPr>
          </w:rPrChange>
        </w:rPr>
        <w:t>f the basic socio-demographics</w:t>
      </w:r>
      <w:r>
        <w:rPr>
          <w:rFonts w:ascii="Gadugi" w:hAnsi="Gadugi" w:cs="Times New Roman"/>
          <w:sz w:val="24"/>
          <w:szCs w:val="24"/>
          <w:lang w:val="en-GB"/>
        </w:rPr>
        <w:t xml:space="preserve"> of the sample, and also with respect to the core questions </w:t>
      </w:r>
      <w:r w:rsidR="00A26E85">
        <w:rPr>
          <w:rFonts w:ascii="Gadugi" w:hAnsi="Gadugi" w:cs="Times New Roman"/>
          <w:sz w:val="24"/>
          <w:szCs w:val="24"/>
          <w:lang w:val="en-GB"/>
        </w:rPr>
        <w:t xml:space="preserve">asked in the traditional CAPI wave. The second wave of the CAWI will </w:t>
      </w:r>
      <w:r w:rsidR="00FA1125" w:rsidRPr="000F3BAB">
        <w:rPr>
          <w:rFonts w:ascii="Gadugi" w:hAnsi="Gadugi" w:cs="Times New Roman"/>
          <w:sz w:val="24"/>
          <w:szCs w:val="24"/>
          <w:lang w:val="en-GB"/>
          <w:rPrChange w:id="132" w:author="Ben Stanley" w:date="2018-12-05T13:59:00Z">
            <w:rPr>
              <w:rFonts w:ascii="Gadugi" w:hAnsi="Gadugi" w:cs="Times New Roman"/>
              <w:lang w:val="en-GB"/>
            </w:rPr>
          </w:rPrChange>
        </w:rPr>
        <w:t xml:space="preserve">allow us to </w:t>
      </w:r>
      <w:r w:rsidR="00A26E85">
        <w:rPr>
          <w:rFonts w:ascii="Gadugi" w:hAnsi="Gadugi" w:cs="Times New Roman"/>
          <w:sz w:val="24"/>
          <w:szCs w:val="24"/>
          <w:lang w:val="en-GB"/>
        </w:rPr>
        <w:t xml:space="preserve">examine </w:t>
      </w:r>
      <w:r w:rsidR="00FA1125" w:rsidRPr="000F3BAB">
        <w:rPr>
          <w:rFonts w:ascii="Gadugi" w:hAnsi="Gadugi" w:cs="Times New Roman"/>
          <w:sz w:val="24"/>
          <w:szCs w:val="24"/>
          <w:lang w:val="en-GB"/>
          <w:rPrChange w:id="133" w:author="Ben Stanley" w:date="2018-12-05T13:59:00Z">
            <w:rPr>
              <w:rFonts w:ascii="Gadugi" w:hAnsi="Gadugi" w:cs="Times New Roman"/>
              <w:lang w:val="en-GB"/>
            </w:rPr>
          </w:rPrChange>
        </w:rPr>
        <w:t>causal</w:t>
      </w:r>
      <w:r w:rsidR="00A26E85">
        <w:rPr>
          <w:rFonts w:ascii="Gadugi" w:hAnsi="Gadugi" w:cs="Times New Roman"/>
          <w:sz w:val="24"/>
          <w:szCs w:val="24"/>
          <w:lang w:val="en-GB"/>
        </w:rPr>
        <w:t xml:space="preserve"> </w:t>
      </w:r>
      <w:r w:rsidR="00FA1125" w:rsidRPr="000F3BAB">
        <w:rPr>
          <w:rFonts w:ascii="Gadugi" w:hAnsi="Gadugi" w:cs="Times New Roman"/>
          <w:sz w:val="24"/>
          <w:szCs w:val="24"/>
          <w:lang w:val="en-GB"/>
          <w:rPrChange w:id="134" w:author="Ben Stanley" w:date="2018-12-05T13:59:00Z">
            <w:rPr>
              <w:rFonts w:ascii="Gadugi" w:hAnsi="Gadugi" w:cs="Times New Roman"/>
              <w:lang w:val="en-GB"/>
            </w:rPr>
          </w:rPrChange>
        </w:rPr>
        <w:t>relationships</w:t>
      </w:r>
      <w:r w:rsidR="00A26E85">
        <w:rPr>
          <w:rFonts w:ascii="Gadugi" w:hAnsi="Gadugi" w:cs="Times New Roman"/>
          <w:sz w:val="24"/>
          <w:szCs w:val="24"/>
          <w:lang w:val="en-GB"/>
        </w:rPr>
        <w:t xml:space="preserve"> between key variables of interest</w:t>
      </w:r>
      <w:r w:rsidR="00FA1125" w:rsidRPr="000F3BAB">
        <w:rPr>
          <w:rFonts w:ascii="Gadugi" w:hAnsi="Gadugi" w:cs="Times New Roman"/>
          <w:sz w:val="24"/>
          <w:szCs w:val="24"/>
          <w:lang w:val="en-GB"/>
          <w:rPrChange w:id="135" w:author="Ben Stanley" w:date="2018-12-05T13:59:00Z">
            <w:rPr>
              <w:rFonts w:ascii="Gadugi" w:hAnsi="Gadugi" w:cs="Times New Roman"/>
              <w:lang w:val="en-GB"/>
            </w:rPr>
          </w:rPrChange>
        </w:rPr>
        <w:t xml:space="preserve">. </w:t>
      </w:r>
      <w:r w:rsidR="00A26E85">
        <w:rPr>
          <w:rFonts w:ascii="Gadugi" w:hAnsi="Gadugi" w:cs="Times New Roman"/>
          <w:sz w:val="24"/>
          <w:szCs w:val="24"/>
          <w:lang w:val="en-GB"/>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w:t>
      </w:r>
      <w:r w:rsidR="00FA1125" w:rsidRPr="000F3BAB">
        <w:rPr>
          <w:rFonts w:ascii="Gadugi" w:hAnsi="Gadugi" w:cs="Times New Roman"/>
          <w:sz w:val="24"/>
          <w:szCs w:val="24"/>
          <w:lang w:val="en-GB"/>
          <w:rPrChange w:id="136" w:author="Ben Stanley" w:date="2018-12-05T13:59:00Z">
            <w:rPr>
              <w:rFonts w:ascii="Gadugi" w:hAnsi="Gadugi" w:cs="Times New Roman"/>
              <w:lang w:val="en-GB"/>
            </w:rPr>
          </w:rPrChange>
        </w:rPr>
        <w:t xml:space="preserve">sophisticated </w:t>
      </w:r>
      <w:r w:rsidR="004C2FEB" w:rsidRPr="000F3BAB">
        <w:rPr>
          <w:rFonts w:ascii="Gadugi" w:hAnsi="Gadugi" w:cs="Times New Roman"/>
          <w:sz w:val="24"/>
          <w:szCs w:val="24"/>
          <w:lang w:val="en-GB"/>
          <w:rPrChange w:id="137" w:author="Ben Stanley" w:date="2018-12-05T13:59:00Z">
            <w:rPr>
              <w:rFonts w:ascii="Gadugi" w:hAnsi="Gadugi" w:cs="Times New Roman"/>
              <w:lang w:val="en-GB"/>
            </w:rPr>
          </w:rPrChange>
        </w:rPr>
        <w:t xml:space="preserve">digital infrastructures that </w:t>
      </w:r>
      <w:r w:rsidR="00A26E85">
        <w:rPr>
          <w:rFonts w:ascii="Gadugi" w:hAnsi="Gadugi" w:cs="Times New Roman"/>
          <w:sz w:val="24"/>
          <w:szCs w:val="24"/>
          <w:lang w:val="en-GB"/>
        </w:rPr>
        <w:t>have made</w:t>
      </w:r>
      <w:r w:rsidR="004C2FEB" w:rsidRPr="000F3BAB">
        <w:rPr>
          <w:rFonts w:ascii="Gadugi" w:hAnsi="Gadugi" w:cs="Times New Roman"/>
          <w:sz w:val="24"/>
          <w:szCs w:val="24"/>
          <w:lang w:val="en-GB"/>
          <w:rPrChange w:id="138" w:author="Ben Stanley" w:date="2018-12-05T13:59:00Z">
            <w:rPr>
              <w:rFonts w:ascii="Gadugi" w:hAnsi="Gadugi" w:cs="Times New Roman"/>
              <w:lang w:val="en-GB"/>
            </w:rPr>
          </w:rPrChange>
        </w:rPr>
        <w:t xml:space="preserve"> innovative research into public opinion</w:t>
      </w:r>
      <w:r w:rsidR="00FA1125" w:rsidRPr="000F3BAB">
        <w:rPr>
          <w:rFonts w:ascii="Gadugi" w:hAnsi="Gadugi" w:cs="Times New Roman"/>
          <w:sz w:val="24"/>
          <w:szCs w:val="24"/>
          <w:lang w:val="en-GB"/>
          <w:rPrChange w:id="139" w:author="Ben Stanley" w:date="2018-12-05T13:59:00Z">
            <w:rPr>
              <w:rFonts w:ascii="Gadugi" w:hAnsi="Gadugi" w:cs="Times New Roman"/>
              <w:lang w:val="en-GB"/>
            </w:rPr>
          </w:rPrChange>
        </w:rPr>
        <w:t xml:space="preserve"> in the advanced countries</w:t>
      </w:r>
      <w:r w:rsidR="004C2FEB" w:rsidRPr="000F3BAB">
        <w:rPr>
          <w:rFonts w:ascii="Gadugi" w:hAnsi="Gadugi" w:cs="Times New Roman"/>
          <w:sz w:val="24"/>
          <w:szCs w:val="24"/>
          <w:lang w:val="en-GB"/>
          <w:rPrChange w:id="140" w:author="Ben Stanley" w:date="2018-12-05T13:59:00Z">
            <w:rPr>
              <w:rFonts w:ascii="Gadugi" w:hAnsi="Gadugi" w:cs="Times New Roman"/>
              <w:lang w:val="en-GB"/>
            </w:rPr>
          </w:rPrChange>
        </w:rPr>
        <w:t xml:space="preserve"> cheaper, more accurate and policy-relevant. </w:t>
      </w:r>
      <w:r w:rsidR="00A26E85">
        <w:rPr>
          <w:rFonts w:ascii="Gadugi" w:hAnsi="Gadugi" w:cs="Times New Roman"/>
          <w:sz w:val="24"/>
          <w:szCs w:val="24"/>
          <w:highlight w:val="yellow"/>
          <w:lang w:val="en-GB"/>
        </w:rPr>
        <w:t>In so doing, we aim to provide a model for a more sustainable</w:t>
      </w:r>
      <w:r w:rsidR="004C2FEB" w:rsidRPr="000F3BAB">
        <w:rPr>
          <w:rFonts w:ascii="Gadugi" w:hAnsi="Gadugi" w:cs="Times New Roman"/>
          <w:sz w:val="24"/>
          <w:szCs w:val="24"/>
          <w:highlight w:val="yellow"/>
          <w:lang w:val="en-GB"/>
          <w:rPrChange w:id="141" w:author="Ben Stanley" w:date="2018-12-05T13:59:00Z">
            <w:rPr>
              <w:rFonts w:ascii="Times New Roman" w:hAnsi="Times New Roman" w:cs="Times New Roman"/>
              <w:highlight w:val="yellow"/>
              <w:lang w:val="en-GB"/>
            </w:rPr>
          </w:rPrChange>
        </w:rPr>
        <w:t xml:space="preserve"> infrastructure</w:t>
      </w:r>
      <w:r w:rsidR="00FA1125" w:rsidRPr="000F3BAB">
        <w:rPr>
          <w:rFonts w:ascii="Gadugi" w:hAnsi="Gadugi" w:cs="Times New Roman"/>
          <w:sz w:val="24"/>
          <w:szCs w:val="24"/>
          <w:highlight w:val="yellow"/>
          <w:lang w:val="en-GB"/>
          <w:rPrChange w:id="142" w:author="Ben Stanley" w:date="2018-12-05T13:59:00Z">
            <w:rPr>
              <w:rFonts w:ascii="Times New Roman" w:hAnsi="Times New Roman" w:cs="Times New Roman"/>
              <w:highlight w:val="yellow"/>
              <w:lang w:val="en-GB"/>
            </w:rPr>
          </w:rPrChange>
        </w:rPr>
        <w:t xml:space="preserve"> for </w:t>
      </w:r>
      <w:r w:rsidR="00A26E85">
        <w:rPr>
          <w:rFonts w:ascii="Gadugi" w:hAnsi="Gadugi" w:cs="Times New Roman"/>
          <w:sz w:val="24"/>
          <w:szCs w:val="24"/>
          <w:highlight w:val="yellow"/>
          <w:lang w:val="en-GB"/>
        </w:rPr>
        <w:t>quantitative data</w:t>
      </w:r>
      <w:r w:rsidR="00F12A5D">
        <w:rPr>
          <w:rFonts w:ascii="Gadugi" w:hAnsi="Gadugi" w:cs="Times New Roman"/>
          <w:sz w:val="24"/>
          <w:szCs w:val="24"/>
          <w:highlight w:val="yellow"/>
          <w:lang w:val="en-GB"/>
        </w:rPr>
        <w:t>-based</w:t>
      </w:r>
      <w:r w:rsidR="00FA1125" w:rsidRPr="000F3BAB">
        <w:rPr>
          <w:rFonts w:ascii="Gadugi" w:hAnsi="Gadugi" w:cs="Times New Roman"/>
          <w:sz w:val="24"/>
          <w:szCs w:val="24"/>
          <w:highlight w:val="yellow"/>
          <w:lang w:val="en-GB"/>
          <w:rPrChange w:id="143" w:author="Ben Stanley" w:date="2018-12-05T13:59:00Z">
            <w:rPr>
              <w:rFonts w:ascii="Times New Roman" w:hAnsi="Times New Roman" w:cs="Times New Roman"/>
              <w:highlight w:val="yellow"/>
              <w:lang w:val="en-GB"/>
            </w:rPr>
          </w:rPrChange>
        </w:rPr>
        <w:t xml:space="preserve"> research</w:t>
      </w:r>
      <w:r w:rsidR="00F12A5D">
        <w:rPr>
          <w:rFonts w:ascii="Gadugi" w:hAnsi="Gadugi" w:cs="Times New Roman"/>
          <w:sz w:val="24"/>
          <w:szCs w:val="24"/>
          <w:highlight w:val="yellow"/>
          <w:lang w:val="en-GB"/>
        </w:rPr>
        <w:t xml:space="preserve"> which combines economic efficiency with</w:t>
      </w:r>
      <w:r w:rsidR="004C2FEB" w:rsidRPr="000F3BAB">
        <w:rPr>
          <w:rFonts w:ascii="Gadugi" w:hAnsi="Gadugi" w:cs="Times New Roman"/>
          <w:sz w:val="24"/>
          <w:szCs w:val="24"/>
          <w:highlight w:val="yellow"/>
          <w:lang w:val="en-GB"/>
          <w:rPrChange w:id="144" w:author="Ben Stanley" w:date="2018-12-05T13:59:00Z">
            <w:rPr>
              <w:rFonts w:ascii="Times New Roman" w:hAnsi="Times New Roman" w:cs="Times New Roman"/>
              <w:highlight w:val="yellow"/>
              <w:lang w:val="en-GB"/>
            </w:rPr>
          </w:rPrChange>
        </w:rPr>
        <w:t xml:space="preserve"> higher standards and </w:t>
      </w:r>
      <w:r w:rsidR="00F12A5D">
        <w:rPr>
          <w:rFonts w:ascii="Gadugi" w:hAnsi="Gadugi" w:cs="Times New Roman"/>
          <w:sz w:val="24"/>
          <w:szCs w:val="24"/>
          <w:highlight w:val="yellow"/>
          <w:lang w:val="en-GB"/>
        </w:rPr>
        <w:t>improved</w:t>
      </w:r>
      <w:r w:rsidR="004C2FEB" w:rsidRPr="000F3BAB">
        <w:rPr>
          <w:rFonts w:ascii="Gadugi" w:hAnsi="Gadugi" w:cs="Times New Roman"/>
          <w:sz w:val="24"/>
          <w:szCs w:val="24"/>
          <w:highlight w:val="yellow"/>
          <w:lang w:val="en-GB"/>
          <w:rPrChange w:id="145" w:author="Ben Stanley" w:date="2018-12-05T13:59:00Z">
            <w:rPr>
              <w:rFonts w:ascii="Times New Roman" w:hAnsi="Times New Roman" w:cs="Times New Roman"/>
              <w:highlight w:val="yellow"/>
              <w:lang w:val="en-GB"/>
            </w:rPr>
          </w:rPrChange>
        </w:rPr>
        <w:t xml:space="preserve"> benchmarks for</w:t>
      </w:r>
      <w:r w:rsidR="00F12A5D">
        <w:rPr>
          <w:rFonts w:ascii="Gadugi" w:hAnsi="Gadugi" w:cs="Times New Roman"/>
          <w:sz w:val="24"/>
          <w:szCs w:val="24"/>
          <w:highlight w:val="yellow"/>
          <w:lang w:val="en-GB"/>
        </w:rPr>
        <w:t xml:space="preserve"> the collection, evaluation and presentation of social science data.</w:t>
      </w:r>
      <w:r w:rsidR="004C2FEB" w:rsidRPr="000F3BAB">
        <w:rPr>
          <w:rFonts w:ascii="Gadugi" w:hAnsi="Gadugi" w:cs="Times New Roman"/>
          <w:sz w:val="24"/>
          <w:szCs w:val="24"/>
          <w:lang w:val="en-GB"/>
          <w:rPrChange w:id="146" w:author="Ben Stanley" w:date="2018-12-05T13:59:00Z">
            <w:rPr>
              <w:rFonts w:ascii="Times New Roman" w:hAnsi="Times New Roman" w:cs="Times New Roman"/>
              <w:lang w:val="en-GB"/>
            </w:rPr>
          </w:rPrChange>
        </w:rPr>
        <w:t xml:space="preserve"> </w:t>
      </w:r>
    </w:p>
    <w:p w14:paraId="655B01AC" w14:textId="23AD5811" w:rsidR="002F31DC" w:rsidRPr="000F3BAB" w:rsidRDefault="00F12A5D" w:rsidP="00B61EA0">
      <w:pPr>
        <w:ind w:right="-233"/>
        <w:jc w:val="both"/>
        <w:rPr>
          <w:rFonts w:ascii="Gadugi" w:hAnsi="Gadugi" w:cs="Times New Roman"/>
          <w:sz w:val="24"/>
          <w:szCs w:val="24"/>
          <w:rPrChange w:id="147" w:author="Ben Stanley" w:date="2018-12-05T13:59:00Z">
            <w:rPr>
              <w:rFonts w:ascii="Corbel" w:hAnsi="Corbel" w:cs="Times New Roman"/>
              <w:sz w:val="24"/>
              <w:szCs w:val="24"/>
            </w:rPr>
          </w:rPrChange>
        </w:rPr>
      </w:pPr>
      <w:r>
        <w:rPr>
          <w:rFonts w:ascii="Gadugi" w:hAnsi="Gadugi" w:cs="Times New Roman"/>
          <w:bCs/>
          <w:sz w:val="24"/>
          <w:szCs w:val="24"/>
          <w:lang w:val="en-GB"/>
        </w:rPr>
        <w:t>Aside from the aforementioned innovations, the PNES continues to</w:t>
      </w:r>
      <w:r w:rsidR="005C75F1">
        <w:rPr>
          <w:rFonts w:ascii="Gadugi" w:hAnsi="Gadugi" w:cs="Times New Roman"/>
          <w:bCs/>
          <w:sz w:val="24"/>
          <w:szCs w:val="24"/>
          <w:lang w:val="en-GB"/>
        </w:rPr>
        <w:t xml:space="preserve"> constitute a research program of significant value both domestically and internationally. As a longitudinal study which </w:t>
      </w:r>
      <w:r w:rsidR="002F31DC" w:rsidRPr="000F3BAB">
        <w:rPr>
          <w:rFonts w:ascii="Gadugi" w:hAnsi="Gadugi" w:cs="Times New Roman"/>
          <w:sz w:val="24"/>
          <w:szCs w:val="24"/>
          <w:rPrChange w:id="148" w:author="Ben Stanley" w:date="2018-12-05T13:59:00Z">
            <w:rPr>
              <w:rFonts w:ascii="Corbel" w:hAnsi="Corbel" w:cs="Times New Roman"/>
              <w:sz w:val="24"/>
              <w:szCs w:val="24"/>
            </w:rPr>
          </w:rPrChange>
        </w:rPr>
        <w:t>employs many</w:t>
      </w:r>
      <w:r w:rsidR="00B61EA0">
        <w:rPr>
          <w:rFonts w:ascii="Gadugi" w:hAnsi="Gadugi" w:cs="Times New Roman"/>
          <w:sz w:val="24"/>
          <w:szCs w:val="24"/>
        </w:rPr>
        <w:t xml:space="preserve"> cross-nationally comparative</w:t>
      </w:r>
      <w:r w:rsidR="002F31DC" w:rsidRPr="000F3BAB">
        <w:rPr>
          <w:rFonts w:ascii="Gadugi" w:hAnsi="Gadugi" w:cs="Times New Roman"/>
          <w:sz w:val="24"/>
          <w:szCs w:val="24"/>
          <w:rPrChange w:id="149" w:author="Ben Stanley" w:date="2018-12-05T13:59:00Z">
            <w:rPr>
              <w:rFonts w:ascii="Corbel" w:hAnsi="Corbel" w:cs="Times New Roman"/>
              <w:sz w:val="24"/>
              <w:szCs w:val="24"/>
            </w:rPr>
          </w:rPrChange>
        </w:rPr>
        <w:t xml:space="preserve"> modules and questions that </w:t>
      </w:r>
      <w:r w:rsidR="005C75F1">
        <w:rPr>
          <w:rFonts w:ascii="Gadugi" w:hAnsi="Gadugi" w:cs="Times New Roman"/>
          <w:sz w:val="24"/>
          <w:szCs w:val="24"/>
        </w:rPr>
        <w:t xml:space="preserve">have been externally validated by other surveys, PNES is a uniquely rich and relevant source of information about Polish attitudes, preferences and political </w:t>
      </w:r>
      <w:proofErr w:type="spellStart"/>
      <w:r w:rsidR="005C75F1">
        <w:rPr>
          <w:rFonts w:ascii="Gadugi" w:hAnsi="Gadugi" w:cs="Times New Roman"/>
          <w:sz w:val="24"/>
          <w:szCs w:val="24"/>
        </w:rPr>
        <w:t>behaviour</w:t>
      </w:r>
      <w:proofErr w:type="spellEnd"/>
      <w:r w:rsidR="005C75F1">
        <w:rPr>
          <w:rFonts w:ascii="Gadugi" w:hAnsi="Gadugi" w:cs="Times New Roman"/>
          <w:sz w:val="24"/>
          <w:szCs w:val="24"/>
        </w:rPr>
        <w:t xml:space="preserve"> both over time and cross-nationally. The PNES 2019 will maintain this</w:t>
      </w:r>
      <w:r w:rsidR="00B61EA0">
        <w:rPr>
          <w:rFonts w:ascii="Gadugi" w:hAnsi="Gadugi" w:cs="Times New Roman"/>
          <w:sz w:val="24"/>
          <w:szCs w:val="24"/>
        </w:rPr>
        <w:t xml:space="preserve"> standard through the integration of the </w:t>
      </w:r>
      <w:r w:rsidR="002B30E3" w:rsidRPr="000F3BAB">
        <w:rPr>
          <w:rFonts w:ascii="Gadugi" w:hAnsi="Gadugi" w:cs="Times New Roman"/>
          <w:sz w:val="24"/>
          <w:szCs w:val="24"/>
          <w:rPrChange w:id="150" w:author="Ben Stanley" w:date="2018-12-05T13:59:00Z">
            <w:rPr>
              <w:rFonts w:ascii="Corbel" w:hAnsi="Corbel" w:cs="Times New Roman"/>
              <w:sz w:val="24"/>
              <w:szCs w:val="24"/>
            </w:rPr>
          </w:rPrChange>
        </w:rPr>
        <w:t>C</w:t>
      </w:r>
      <w:r w:rsidR="000D2656" w:rsidRPr="000F3BAB">
        <w:rPr>
          <w:rFonts w:ascii="Gadugi" w:hAnsi="Gadugi" w:cs="Times New Roman"/>
          <w:sz w:val="24"/>
          <w:szCs w:val="24"/>
          <w:rPrChange w:id="151" w:author="Ben Stanley" w:date="2018-12-05T13:59:00Z">
            <w:rPr>
              <w:rFonts w:ascii="Corbel" w:hAnsi="Corbel" w:cs="Times New Roman"/>
              <w:sz w:val="24"/>
              <w:szCs w:val="24"/>
            </w:rPr>
          </w:rPrChange>
        </w:rPr>
        <w:t>SE</w:t>
      </w:r>
      <w:r w:rsidR="002B30E3" w:rsidRPr="000F3BAB">
        <w:rPr>
          <w:rFonts w:ascii="Gadugi" w:hAnsi="Gadugi" w:cs="Times New Roman"/>
          <w:sz w:val="24"/>
          <w:szCs w:val="24"/>
          <w:rPrChange w:id="152" w:author="Ben Stanley" w:date="2018-12-05T13:59:00Z">
            <w:rPr>
              <w:rFonts w:ascii="Corbel" w:hAnsi="Corbel" w:cs="Times New Roman"/>
              <w:sz w:val="24"/>
              <w:szCs w:val="24"/>
            </w:rPr>
          </w:rPrChange>
        </w:rPr>
        <w:t>S</w:t>
      </w:r>
      <w:r w:rsidR="000976AF" w:rsidRPr="000F3BAB">
        <w:rPr>
          <w:rFonts w:ascii="Gadugi" w:hAnsi="Gadugi" w:cs="Times New Roman"/>
          <w:sz w:val="24"/>
          <w:szCs w:val="24"/>
          <w:rPrChange w:id="153" w:author="Ben Stanley" w:date="2018-12-05T13:59:00Z">
            <w:rPr>
              <w:rFonts w:ascii="Corbel" w:hAnsi="Corbel" w:cs="Times New Roman"/>
              <w:sz w:val="24"/>
              <w:szCs w:val="24"/>
            </w:rPr>
          </w:rPrChange>
        </w:rPr>
        <w:t xml:space="preserve"> Module 5</w:t>
      </w:r>
      <w:r w:rsidR="000D2656" w:rsidRPr="000F3BAB">
        <w:rPr>
          <w:rFonts w:ascii="Gadugi" w:hAnsi="Gadugi" w:cs="Times New Roman"/>
          <w:sz w:val="24"/>
          <w:szCs w:val="24"/>
          <w:rPrChange w:id="154" w:author="Ben Stanley" w:date="2018-12-05T13:59:00Z">
            <w:rPr>
              <w:rFonts w:ascii="Corbel" w:hAnsi="Corbel" w:cs="Times New Roman"/>
              <w:sz w:val="24"/>
              <w:szCs w:val="24"/>
            </w:rPr>
          </w:rPrChange>
        </w:rPr>
        <w:t xml:space="preserve"> battery of questions</w:t>
      </w:r>
      <w:r w:rsidR="00B61EA0">
        <w:rPr>
          <w:rFonts w:ascii="Gadugi" w:hAnsi="Gadugi" w:cs="Times New Roman"/>
          <w:sz w:val="24"/>
          <w:szCs w:val="24"/>
        </w:rPr>
        <w:t xml:space="preserve">, as well as </w:t>
      </w:r>
      <w:r w:rsidR="000976AF" w:rsidRPr="000F3BAB">
        <w:rPr>
          <w:rFonts w:ascii="Gadugi" w:hAnsi="Gadugi" w:cs="Times New Roman"/>
          <w:sz w:val="24"/>
          <w:szCs w:val="24"/>
          <w:rPrChange w:id="155" w:author="Ben Stanley" w:date="2018-12-05T13:59:00Z">
            <w:rPr>
              <w:rFonts w:ascii="Corbel" w:hAnsi="Corbel" w:cs="Times New Roman"/>
              <w:sz w:val="24"/>
              <w:szCs w:val="24"/>
            </w:rPr>
          </w:rPrChange>
        </w:rPr>
        <w:t xml:space="preserve">selected questions from </w:t>
      </w:r>
      <w:r w:rsidR="00B61EA0">
        <w:rPr>
          <w:rFonts w:ascii="Gadugi" w:hAnsi="Gadugi" w:cs="Times New Roman"/>
          <w:sz w:val="24"/>
          <w:szCs w:val="24"/>
        </w:rPr>
        <w:t xml:space="preserve">the </w:t>
      </w:r>
      <w:r w:rsidR="000D2656" w:rsidRPr="000F3BAB">
        <w:rPr>
          <w:rFonts w:ascii="Gadugi" w:hAnsi="Gadugi" w:cs="Times New Roman"/>
          <w:sz w:val="24"/>
          <w:szCs w:val="24"/>
          <w:rPrChange w:id="156" w:author="Ben Stanley" w:date="2018-12-05T13:59:00Z">
            <w:rPr>
              <w:rFonts w:ascii="Corbel" w:hAnsi="Corbel" w:cs="Times New Roman"/>
              <w:sz w:val="24"/>
              <w:szCs w:val="24"/>
            </w:rPr>
          </w:rPrChange>
        </w:rPr>
        <w:t>European Election St</w:t>
      </w:r>
      <w:r w:rsidR="000976AF" w:rsidRPr="000F3BAB">
        <w:rPr>
          <w:rFonts w:ascii="Gadugi" w:hAnsi="Gadugi" w:cs="Times New Roman"/>
          <w:sz w:val="24"/>
          <w:szCs w:val="24"/>
          <w:rPrChange w:id="157" w:author="Ben Stanley" w:date="2018-12-05T13:59:00Z">
            <w:rPr>
              <w:rFonts w:ascii="Corbel" w:hAnsi="Corbel" w:cs="Times New Roman"/>
              <w:sz w:val="24"/>
              <w:szCs w:val="24"/>
            </w:rPr>
          </w:rPrChange>
        </w:rPr>
        <w:t>udy 2019</w:t>
      </w:r>
      <w:r w:rsidR="000D2656" w:rsidRPr="000F3BAB">
        <w:rPr>
          <w:rFonts w:ascii="Gadugi" w:hAnsi="Gadugi" w:cs="Times New Roman"/>
          <w:sz w:val="24"/>
          <w:szCs w:val="24"/>
          <w:rPrChange w:id="158" w:author="Ben Stanley" w:date="2018-12-05T13:59:00Z">
            <w:rPr>
              <w:rFonts w:ascii="Corbel" w:hAnsi="Corbel" w:cs="Times New Roman"/>
              <w:sz w:val="24"/>
              <w:szCs w:val="24"/>
            </w:rPr>
          </w:rPrChange>
        </w:rPr>
        <w:t>.</w:t>
      </w:r>
    </w:p>
    <w:p w14:paraId="6F5C17D8" w14:textId="07A7AA33" w:rsidR="0077375C" w:rsidRPr="000F3BAB" w:rsidRDefault="00B61EA0" w:rsidP="00F866C5">
      <w:pPr>
        <w:ind w:right="-233"/>
        <w:jc w:val="both"/>
        <w:rPr>
          <w:rFonts w:ascii="Gadugi" w:hAnsi="Gadugi" w:cs="Times New Roman"/>
          <w:sz w:val="24"/>
          <w:szCs w:val="24"/>
          <w:rPrChange w:id="159" w:author="Ben Stanley" w:date="2018-12-05T13:59:00Z">
            <w:rPr>
              <w:rFonts w:ascii="Corbel" w:hAnsi="Corbel" w:cs="Times New Roman"/>
              <w:sz w:val="24"/>
              <w:szCs w:val="24"/>
            </w:rPr>
          </w:rPrChange>
        </w:rPr>
      </w:pPr>
      <w:r>
        <w:rPr>
          <w:rFonts w:ascii="Gadugi" w:hAnsi="Gadugi" w:cs="Times New Roman"/>
          <w:sz w:val="24"/>
          <w:szCs w:val="24"/>
        </w:rPr>
        <w:t>The measurement of the</w:t>
      </w:r>
      <w:r w:rsidR="0077375C" w:rsidRPr="000F3BAB">
        <w:rPr>
          <w:rFonts w:ascii="Gadugi" w:hAnsi="Gadugi" w:cs="Times New Roman"/>
          <w:sz w:val="24"/>
          <w:szCs w:val="24"/>
          <w:rPrChange w:id="160" w:author="Ben Stanley" w:date="2018-12-05T13:59:00Z">
            <w:rPr>
              <w:rFonts w:ascii="Corbel" w:hAnsi="Corbel" w:cs="Times New Roman"/>
              <w:sz w:val="24"/>
              <w:szCs w:val="24"/>
            </w:rPr>
          </w:rPrChange>
        </w:rPr>
        <w:t xml:space="preserve"> attitudes, preferences and </w:t>
      </w:r>
      <w:proofErr w:type="spellStart"/>
      <w:r w:rsidR="0077375C" w:rsidRPr="000F3BAB">
        <w:rPr>
          <w:rFonts w:ascii="Gadugi" w:hAnsi="Gadugi" w:cs="Times New Roman"/>
          <w:sz w:val="24"/>
          <w:szCs w:val="24"/>
          <w:rPrChange w:id="161" w:author="Ben Stanley" w:date="2018-12-05T13:59:00Z">
            <w:rPr>
              <w:rFonts w:ascii="Corbel" w:hAnsi="Corbel" w:cs="Times New Roman"/>
              <w:sz w:val="24"/>
              <w:szCs w:val="24"/>
            </w:rPr>
          </w:rPrChange>
        </w:rPr>
        <w:t>behavio</w:t>
      </w:r>
      <w:r>
        <w:rPr>
          <w:rFonts w:ascii="Gadugi" w:hAnsi="Gadugi" w:cs="Times New Roman"/>
          <w:sz w:val="24"/>
          <w:szCs w:val="24"/>
        </w:rPr>
        <w:t>u</w:t>
      </w:r>
      <w:r w:rsidR="0077375C" w:rsidRPr="000F3BAB">
        <w:rPr>
          <w:rFonts w:ascii="Gadugi" w:hAnsi="Gadugi" w:cs="Times New Roman"/>
          <w:sz w:val="24"/>
          <w:szCs w:val="24"/>
          <w:rPrChange w:id="162" w:author="Ben Stanley" w:date="2018-12-05T13:59:00Z">
            <w:rPr>
              <w:rFonts w:ascii="Corbel" w:hAnsi="Corbel" w:cs="Times New Roman"/>
              <w:sz w:val="24"/>
              <w:szCs w:val="24"/>
            </w:rPr>
          </w:rPrChange>
        </w:rPr>
        <w:t>r</w:t>
      </w:r>
      <w:proofErr w:type="spellEnd"/>
      <w:r w:rsidR="0077375C" w:rsidRPr="000F3BAB">
        <w:rPr>
          <w:rFonts w:ascii="Gadugi" w:hAnsi="Gadugi" w:cs="Times New Roman"/>
          <w:sz w:val="24"/>
          <w:szCs w:val="24"/>
          <w:rPrChange w:id="163" w:author="Ben Stanley" w:date="2018-12-05T13:59:00Z">
            <w:rPr>
              <w:rFonts w:ascii="Corbel" w:hAnsi="Corbel" w:cs="Times New Roman"/>
              <w:sz w:val="24"/>
              <w:szCs w:val="24"/>
            </w:rPr>
          </w:rPrChange>
        </w:rPr>
        <w:t xml:space="preserve"> of </w:t>
      </w:r>
      <w:r>
        <w:rPr>
          <w:rFonts w:ascii="Gadugi" w:hAnsi="Gadugi" w:cs="Times New Roman"/>
          <w:sz w:val="24"/>
          <w:szCs w:val="24"/>
        </w:rPr>
        <w:t xml:space="preserve">Polish voters </w:t>
      </w:r>
      <w:r w:rsidR="005A222E" w:rsidRPr="000F3BAB">
        <w:rPr>
          <w:rFonts w:ascii="Gadugi" w:hAnsi="Gadugi" w:cs="Times New Roman"/>
          <w:sz w:val="24"/>
          <w:szCs w:val="24"/>
          <w:rPrChange w:id="164" w:author="Ben Stanley" w:date="2018-12-05T13:59:00Z">
            <w:rPr>
              <w:rFonts w:ascii="Corbel" w:hAnsi="Corbel" w:cs="Times New Roman"/>
              <w:sz w:val="24"/>
              <w:szCs w:val="24"/>
            </w:rPr>
          </w:rPrChange>
        </w:rPr>
        <w:t>have</w:t>
      </w:r>
      <w:r>
        <w:rPr>
          <w:rFonts w:ascii="Gadugi" w:hAnsi="Gadugi" w:cs="Times New Roman"/>
          <w:sz w:val="24"/>
          <w:szCs w:val="24"/>
        </w:rPr>
        <w:t>, since the outset of the PNES survey,</w:t>
      </w:r>
      <w:r w:rsidR="005A222E" w:rsidRPr="000F3BAB">
        <w:rPr>
          <w:rFonts w:ascii="Gadugi" w:hAnsi="Gadugi" w:cs="Times New Roman"/>
          <w:sz w:val="24"/>
          <w:szCs w:val="24"/>
          <w:rPrChange w:id="165" w:author="Ben Stanley" w:date="2018-12-05T13:59:00Z">
            <w:rPr>
              <w:rFonts w:ascii="Corbel" w:hAnsi="Corbel" w:cs="Times New Roman"/>
              <w:sz w:val="24"/>
              <w:szCs w:val="24"/>
            </w:rPr>
          </w:rPrChange>
        </w:rPr>
        <w:t xml:space="preserve"> been </w:t>
      </w:r>
      <w:r w:rsidR="0077375C" w:rsidRPr="000F3BAB">
        <w:rPr>
          <w:rFonts w:ascii="Gadugi" w:hAnsi="Gadugi" w:cs="Times New Roman"/>
          <w:sz w:val="24"/>
          <w:szCs w:val="24"/>
          <w:rPrChange w:id="166" w:author="Ben Stanley" w:date="2018-12-05T13:59:00Z">
            <w:rPr>
              <w:rFonts w:ascii="Corbel" w:hAnsi="Corbel" w:cs="Times New Roman"/>
              <w:sz w:val="24"/>
              <w:szCs w:val="24"/>
            </w:rPr>
          </w:rPrChange>
        </w:rPr>
        <w:t xml:space="preserve">the crux of our research </w:t>
      </w:r>
      <w:proofErr w:type="spellStart"/>
      <w:r>
        <w:rPr>
          <w:rFonts w:ascii="Gadugi" w:hAnsi="Gadugi" w:cs="Times New Roman"/>
          <w:sz w:val="24"/>
          <w:szCs w:val="24"/>
        </w:rPr>
        <w:t>endeavour</w:t>
      </w:r>
      <w:proofErr w:type="spellEnd"/>
      <w:r>
        <w:rPr>
          <w:rFonts w:ascii="Gadugi" w:hAnsi="Gadugi" w:cs="Times New Roman"/>
          <w:sz w:val="24"/>
          <w:szCs w:val="24"/>
        </w:rPr>
        <w:t xml:space="preserve">. As previously, these analyses will be accompanied by </w:t>
      </w:r>
      <w:r w:rsidR="007967F3" w:rsidRPr="000F3BAB">
        <w:rPr>
          <w:rFonts w:ascii="Gadugi" w:hAnsi="Gadugi" w:cs="Times New Roman"/>
          <w:sz w:val="24"/>
          <w:szCs w:val="24"/>
          <w:rPrChange w:id="167" w:author="Ben Stanley" w:date="2018-12-05T13:59:00Z">
            <w:rPr>
              <w:rFonts w:ascii="Corbel" w:hAnsi="Corbel" w:cs="Times New Roman"/>
              <w:sz w:val="24"/>
              <w:szCs w:val="24"/>
            </w:rPr>
          </w:rPrChange>
        </w:rPr>
        <w:t>analyses of party programs</w:t>
      </w:r>
      <w:r w:rsidR="000976AF" w:rsidRPr="000F3BAB">
        <w:rPr>
          <w:rFonts w:ascii="Gadugi" w:hAnsi="Gadugi" w:cs="Times New Roman"/>
          <w:sz w:val="24"/>
          <w:szCs w:val="24"/>
          <w:rPrChange w:id="168" w:author="Ben Stanley" w:date="2018-12-05T13:59:00Z">
            <w:rPr>
              <w:rFonts w:ascii="Corbel" w:hAnsi="Corbel" w:cs="Times New Roman"/>
              <w:sz w:val="24"/>
              <w:szCs w:val="24"/>
            </w:rPr>
          </w:rPrChange>
        </w:rPr>
        <w:t>,</w:t>
      </w:r>
      <w:r>
        <w:rPr>
          <w:rFonts w:ascii="Gadugi" w:hAnsi="Gadugi" w:cs="Times New Roman"/>
          <w:sz w:val="24"/>
          <w:szCs w:val="24"/>
        </w:rPr>
        <w:t xml:space="preserve"> an</w:t>
      </w:r>
      <w:r w:rsidR="000976AF" w:rsidRPr="000F3BAB">
        <w:rPr>
          <w:rFonts w:ascii="Gadugi" w:hAnsi="Gadugi" w:cs="Times New Roman"/>
          <w:sz w:val="24"/>
          <w:szCs w:val="24"/>
          <w:rPrChange w:id="169" w:author="Ben Stanley" w:date="2018-12-05T13:59:00Z">
            <w:rPr>
              <w:rFonts w:ascii="Corbel" w:hAnsi="Corbel" w:cs="Times New Roman"/>
              <w:sz w:val="24"/>
              <w:szCs w:val="24"/>
            </w:rPr>
          </w:rPrChange>
        </w:rPr>
        <w:t xml:space="preserve"> elite survey</w:t>
      </w:r>
      <w:r>
        <w:rPr>
          <w:rFonts w:ascii="Gadugi" w:hAnsi="Gadugi" w:cs="Times New Roman"/>
          <w:sz w:val="24"/>
          <w:szCs w:val="24"/>
        </w:rPr>
        <w:t>, and the collection of</w:t>
      </w:r>
      <w:r w:rsidR="000F0A9F" w:rsidRPr="000F3BAB">
        <w:rPr>
          <w:rFonts w:ascii="Gadugi" w:hAnsi="Gadugi" w:cs="Times New Roman"/>
          <w:sz w:val="24"/>
          <w:szCs w:val="24"/>
          <w:rPrChange w:id="170" w:author="Ben Stanley" w:date="2018-12-05T13:59:00Z">
            <w:rPr>
              <w:rFonts w:ascii="Corbel" w:hAnsi="Corbel" w:cs="Times New Roman"/>
              <w:sz w:val="24"/>
              <w:szCs w:val="24"/>
            </w:rPr>
          </w:rPrChange>
        </w:rPr>
        <w:t xml:space="preserve"> objective environmental data</w:t>
      </w:r>
      <w:r>
        <w:rPr>
          <w:rFonts w:ascii="Gadugi" w:hAnsi="Gadugi" w:cs="Times New Roman"/>
          <w:sz w:val="24"/>
          <w:szCs w:val="24"/>
        </w:rPr>
        <w:t xml:space="preserve"> pertinent to the survey</w:t>
      </w:r>
      <w:r w:rsidR="000F0A9F" w:rsidRPr="000F3BAB">
        <w:rPr>
          <w:rFonts w:ascii="Gadugi" w:hAnsi="Gadugi" w:cs="Times New Roman"/>
          <w:sz w:val="24"/>
          <w:szCs w:val="24"/>
          <w:rPrChange w:id="171" w:author="Ben Stanley" w:date="2018-12-05T13:59:00Z">
            <w:rPr>
              <w:rFonts w:ascii="Corbel" w:hAnsi="Corbel" w:cs="Times New Roman"/>
              <w:sz w:val="24"/>
              <w:szCs w:val="24"/>
            </w:rPr>
          </w:rPrChange>
        </w:rPr>
        <w:t>.</w:t>
      </w:r>
      <w:r w:rsidR="000976AF" w:rsidRPr="000F3BAB">
        <w:rPr>
          <w:rFonts w:ascii="Gadugi" w:hAnsi="Gadugi" w:cs="Times New Roman"/>
          <w:sz w:val="24"/>
          <w:szCs w:val="24"/>
          <w:rPrChange w:id="172" w:author="Ben Stanley" w:date="2018-12-05T13:59:00Z">
            <w:rPr>
              <w:rFonts w:ascii="Corbel" w:hAnsi="Corbel" w:cs="Times New Roman"/>
              <w:sz w:val="24"/>
              <w:szCs w:val="24"/>
            </w:rPr>
          </w:rPrChange>
        </w:rPr>
        <w:t xml:space="preserve"> </w:t>
      </w:r>
      <w:r>
        <w:rPr>
          <w:rFonts w:ascii="Gadugi" w:hAnsi="Gadugi" w:cs="Times New Roman"/>
          <w:sz w:val="24"/>
          <w:szCs w:val="24"/>
        </w:rPr>
        <w:t>However, these latter research objectives do not form part of the current application; rather, they will be funded from other sources.</w:t>
      </w:r>
    </w:p>
    <w:p w14:paraId="5121D800" w14:textId="075F6BA1" w:rsidR="00D41F77" w:rsidRPr="000F3BAB" w:rsidRDefault="007967F3" w:rsidP="00F866C5">
      <w:pPr>
        <w:ind w:right="-233"/>
        <w:jc w:val="both"/>
        <w:rPr>
          <w:rFonts w:ascii="Gadugi" w:hAnsi="Gadugi" w:cs="Times New Roman"/>
          <w:sz w:val="24"/>
          <w:szCs w:val="24"/>
          <w:rPrChange w:id="173" w:author="Ben Stanley" w:date="2018-12-05T13:59:00Z">
            <w:rPr>
              <w:rFonts w:ascii="Corbel" w:hAnsi="Corbel" w:cs="Times New Roman"/>
              <w:sz w:val="24"/>
              <w:szCs w:val="24"/>
            </w:rPr>
          </w:rPrChange>
        </w:rPr>
      </w:pPr>
      <w:r w:rsidRPr="000F3BAB">
        <w:rPr>
          <w:rFonts w:ascii="Gadugi" w:hAnsi="Gadugi" w:cs="Times New Roman"/>
          <w:sz w:val="24"/>
          <w:szCs w:val="24"/>
          <w:rPrChange w:id="174" w:author="Ben Stanley" w:date="2018-12-05T13:59:00Z">
            <w:rPr>
              <w:rFonts w:ascii="Corbel" w:hAnsi="Corbel" w:cs="Times New Roman"/>
              <w:sz w:val="24"/>
              <w:szCs w:val="24"/>
            </w:rPr>
          </w:rPrChange>
        </w:rPr>
        <w:t>The main empirical task</w:t>
      </w:r>
      <w:r w:rsidR="00B61EA0">
        <w:rPr>
          <w:rFonts w:ascii="Gadugi" w:hAnsi="Gadugi" w:cs="Times New Roman"/>
          <w:sz w:val="24"/>
          <w:szCs w:val="24"/>
        </w:rPr>
        <w:t xml:space="preserve">, the surveys themselves, </w:t>
      </w:r>
      <w:r w:rsidRPr="000F3BAB">
        <w:rPr>
          <w:rFonts w:ascii="Gadugi" w:hAnsi="Gadugi" w:cs="Times New Roman"/>
          <w:sz w:val="24"/>
          <w:szCs w:val="24"/>
          <w:rPrChange w:id="175" w:author="Ben Stanley" w:date="2018-12-05T13:59:00Z">
            <w:rPr>
              <w:rFonts w:ascii="Corbel" w:hAnsi="Corbel" w:cs="Times New Roman"/>
              <w:sz w:val="24"/>
              <w:szCs w:val="24"/>
            </w:rPr>
          </w:rPrChange>
        </w:rPr>
        <w:t>will</w:t>
      </w:r>
      <w:r w:rsidR="000F0A9F" w:rsidRPr="000F3BAB">
        <w:rPr>
          <w:rFonts w:ascii="Gadugi" w:hAnsi="Gadugi" w:cs="Times New Roman"/>
          <w:sz w:val="24"/>
          <w:szCs w:val="24"/>
          <w:rPrChange w:id="176" w:author="Ben Stanley" w:date="2018-12-05T13:59:00Z">
            <w:rPr>
              <w:rFonts w:ascii="Corbel" w:hAnsi="Corbel" w:cs="Times New Roman"/>
              <w:sz w:val="24"/>
              <w:szCs w:val="24"/>
            </w:rPr>
          </w:rPrChange>
        </w:rPr>
        <w:t xml:space="preserve"> </w:t>
      </w:r>
      <w:r w:rsidRPr="000F3BAB">
        <w:rPr>
          <w:rFonts w:ascii="Gadugi" w:hAnsi="Gadugi" w:cs="Times New Roman"/>
          <w:sz w:val="24"/>
          <w:szCs w:val="24"/>
          <w:rPrChange w:id="177" w:author="Ben Stanley" w:date="2018-12-05T13:59:00Z">
            <w:rPr>
              <w:rFonts w:ascii="Corbel" w:hAnsi="Corbel" w:cs="Times New Roman"/>
              <w:sz w:val="24"/>
              <w:szCs w:val="24"/>
            </w:rPr>
          </w:rPrChange>
        </w:rPr>
        <w:t xml:space="preserve">be </w:t>
      </w:r>
      <w:r w:rsidR="00B61EA0">
        <w:rPr>
          <w:rFonts w:ascii="Gadugi" w:hAnsi="Gadugi" w:cs="Times New Roman"/>
          <w:sz w:val="24"/>
          <w:szCs w:val="24"/>
        </w:rPr>
        <w:t>undertaken during the period of one week to three weeks following the election day, which is most likely to occur in November 2019.</w:t>
      </w:r>
      <w:r w:rsidRPr="000F3BAB">
        <w:rPr>
          <w:rFonts w:ascii="Gadugi" w:hAnsi="Gadugi" w:cs="Times New Roman"/>
          <w:sz w:val="24"/>
          <w:szCs w:val="24"/>
          <w:rPrChange w:id="178" w:author="Ben Stanley" w:date="2018-12-05T13:59:00Z">
            <w:rPr>
              <w:rFonts w:ascii="Corbel" w:hAnsi="Corbel" w:cs="Times New Roman"/>
              <w:sz w:val="24"/>
              <w:szCs w:val="24"/>
            </w:rPr>
          </w:rPrChange>
        </w:rPr>
        <w:t xml:space="preserve"> </w:t>
      </w:r>
      <w:r w:rsidR="00B61EA0">
        <w:rPr>
          <w:rFonts w:ascii="Gadugi" w:hAnsi="Gadugi" w:cs="Times New Roman"/>
          <w:sz w:val="24"/>
          <w:szCs w:val="24"/>
        </w:rPr>
        <w:t>During late 2019 and early 2020 the team will begin to produce initial analyses of the survey data, and during 2020 and 2021 will produce a series of articles for publication in internationally significant journals. At the same time, the team will work towards the publication of two monographs using these data: one in Polish, and one in English.</w:t>
      </w:r>
    </w:p>
    <w:sectPr w:rsidR="00D41F77" w:rsidRPr="000F3BA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7F2AE" w14:textId="77777777" w:rsidR="009B2685" w:rsidRDefault="009B2685" w:rsidP="00F527C8">
      <w:pPr>
        <w:spacing w:after="0" w:line="240" w:lineRule="auto"/>
      </w:pPr>
      <w:r>
        <w:separator/>
      </w:r>
    </w:p>
  </w:endnote>
  <w:endnote w:type="continuationSeparator" w:id="0">
    <w:p w14:paraId="73B924C4" w14:textId="77777777" w:rsidR="009B2685" w:rsidRDefault="009B2685" w:rsidP="00F5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altName w:val="Calibri"/>
    <w:panose1 w:val="020B0502040204020203"/>
    <w:charset w:val="EE"/>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orbel">
    <w:panose1 w:val="020B0503020204020204"/>
    <w:charset w:val="EE"/>
    <w:family w:val="swiss"/>
    <w:pitch w:val="variable"/>
    <w:sig w:usb0="A00002EF" w:usb1="4000A44B" w:usb2="00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1218C" w14:textId="77777777" w:rsidR="009B2685" w:rsidRDefault="009B2685" w:rsidP="00F527C8">
      <w:pPr>
        <w:spacing w:after="0" w:line="240" w:lineRule="auto"/>
      </w:pPr>
      <w:r>
        <w:separator/>
      </w:r>
    </w:p>
  </w:footnote>
  <w:footnote w:type="continuationSeparator" w:id="0">
    <w:p w14:paraId="0FA4FA7B" w14:textId="77777777" w:rsidR="009B2685" w:rsidRDefault="009B2685" w:rsidP="00F52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C155C"/>
    <w:multiLevelType w:val="hybridMultilevel"/>
    <w:tmpl w:val="32124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5D3"/>
    <w:rsid w:val="00001EE1"/>
    <w:rsid w:val="000044DC"/>
    <w:rsid w:val="00004FF9"/>
    <w:rsid w:val="00005018"/>
    <w:rsid w:val="000050E6"/>
    <w:rsid w:val="0000564C"/>
    <w:rsid w:val="00006267"/>
    <w:rsid w:val="000127CA"/>
    <w:rsid w:val="000146B3"/>
    <w:rsid w:val="000152EE"/>
    <w:rsid w:val="00015626"/>
    <w:rsid w:val="00016E27"/>
    <w:rsid w:val="000215DD"/>
    <w:rsid w:val="00021A36"/>
    <w:rsid w:val="00021C8B"/>
    <w:rsid w:val="00024BCD"/>
    <w:rsid w:val="00024E83"/>
    <w:rsid w:val="0002529F"/>
    <w:rsid w:val="000253E3"/>
    <w:rsid w:val="000255A7"/>
    <w:rsid w:val="00026E33"/>
    <w:rsid w:val="00030151"/>
    <w:rsid w:val="000344DA"/>
    <w:rsid w:val="000354D5"/>
    <w:rsid w:val="000365EC"/>
    <w:rsid w:val="00037351"/>
    <w:rsid w:val="000377AF"/>
    <w:rsid w:val="000378C6"/>
    <w:rsid w:val="00037DB2"/>
    <w:rsid w:val="000428AC"/>
    <w:rsid w:val="000438E7"/>
    <w:rsid w:val="00043A80"/>
    <w:rsid w:val="000454F5"/>
    <w:rsid w:val="00046008"/>
    <w:rsid w:val="00047FAC"/>
    <w:rsid w:val="0005013D"/>
    <w:rsid w:val="00050B84"/>
    <w:rsid w:val="0005188D"/>
    <w:rsid w:val="00052A6E"/>
    <w:rsid w:val="000532FF"/>
    <w:rsid w:val="00053DB7"/>
    <w:rsid w:val="00053E1A"/>
    <w:rsid w:val="00054914"/>
    <w:rsid w:val="00055335"/>
    <w:rsid w:val="00056726"/>
    <w:rsid w:val="0006065D"/>
    <w:rsid w:val="00061992"/>
    <w:rsid w:val="00064F55"/>
    <w:rsid w:val="000707E3"/>
    <w:rsid w:val="00071855"/>
    <w:rsid w:val="00072452"/>
    <w:rsid w:val="000744CA"/>
    <w:rsid w:val="0007634E"/>
    <w:rsid w:val="0007778A"/>
    <w:rsid w:val="00081598"/>
    <w:rsid w:val="0008253C"/>
    <w:rsid w:val="0008340D"/>
    <w:rsid w:val="00083F7A"/>
    <w:rsid w:val="00084FDB"/>
    <w:rsid w:val="00085742"/>
    <w:rsid w:val="0008731A"/>
    <w:rsid w:val="0008749E"/>
    <w:rsid w:val="00087609"/>
    <w:rsid w:val="000976AF"/>
    <w:rsid w:val="000A1258"/>
    <w:rsid w:val="000A59B5"/>
    <w:rsid w:val="000A5C35"/>
    <w:rsid w:val="000A5CF6"/>
    <w:rsid w:val="000B1922"/>
    <w:rsid w:val="000B1F1F"/>
    <w:rsid w:val="000B25C4"/>
    <w:rsid w:val="000B26BC"/>
    <w:rsid w:val="000B2C51"/>
    <w:rsid w:val="000B39F0"/>
    <w:rsid w:val="000B3F89"/>
    <w:rsid w:val="000B5440"/>
    <w:rsid w:val="000B6AD1"/>
    <w:rsid w:val="000C1506"/>
    <w:rsid w:val="000C256A"/>
    <w:rsid w:val="000C52DC"/>
    <w:rsid w:val="000C6486"/>
    <w:rsid w:val="000C66AD"/>
    <w:rsid w:val="000D0054"/>
    <w:rsid w:val="000D0BDA"/>
    <w:rsid w:val="000D0BF6"/>
    <w:rsid w:val="000D1C66"/>
    <w:rsid w:val="000D1E09"/>
    <w:rsid w:val="000D2656"/>
    <w:rsid w:val="000D3A2A"/>
    <w:rsid w:val="000D7285"/>
    <w:rsid w:val="000E03EF"/>
    <w:rsid w:val="000E2034"/>
    <w:rsid w:val="000E2C5C"/>
    <w:rsid w:val="000E555C"/>
    <w:rsid w:val="000E5757"/>
    <w:rsid w:val="000E5EB8"/>
    <w:rsid w:val="000E697C"/>
    <w:rsid w:val="000E6B79"/>
    <w:rsid w:val="000F0A9F"/>
    <w:rsid w:val="000F2923"/>
    <w:rsid w:val="000F3BAB"/>
    <w:rsid w:val="000F7820"/>
    <w:rsid w:val="001002A0"/>
    <w:rsid w:val="00101E6B"/>
    <w:rsid w:val="0010212F"/>
    <w:rsid w:val="001040F3"/>
    <w:rsid w:val="0011180A"/>
    <w:rsid w:val="00111DAA"/>
    <w:rsid w:val="001139EE"/>
    <w:rsid w:val="00114B97"/>
    <w:rsid w:val="001176E8"/>
    <w:rsid w:val="001204C5"/>
    <w:rsid w:val="00122103"/>
    <w:rsid w:val="00124861"/>
    <w:rsid w:val="0012652A"/>
    <w:rsid w:val="00127DC8"/>
    <w:rsid w:val="0013109E"/>
    <w:rsid w:val="00131E20"/>
    <w:rsid w:val="001334FD"/>
    <w:rsid w:val="001341C0"/>
    <w:rsid w:val="0013628B"/>
    <w:rsid w:val="00136CCA"/>
    <w:rsid w:val="00140827"/>
    <w:rsid w:val="001408DE"/>
    <w:rsid w:val="0014142F"/>
    <w:rsid w:val="00142B2B"/>
    <w:rsid w:val="00145B8F"/>
    <w:rsid w:val="001504CC"/>
    <w:rsid w:val="0015158E"/>
    <w:rsid w:val="00152356"/>
    <w:rsid w:val="00153DC2"/>
    <w:rsid w:val="00156FAF"/>
    <w:rsid w:val="00163803"/>
    <w:rsid w:val="00163C42"/>
    <w:rsid w:val="001649E0"/>
    <w:rsid w:val="00164B83"/>
    <w:rsid w:val="00165616"/>
    <w:rsid w:val="001675F7"/>
    <w:rsid w:val="001676ED"/>
    <w:rsid w:val="00171725"/>
    <w:rsid w:val="001722AD"/>
    <w:rsid w:val="00172842"/>
    <w:rsid w:val="00173E1A"/>
    <w:rsid w:val="0017490D"/>
    <w:rsid w:val="00176AA5"/>
    <w:rsid w:val="00176C12"/>
    <w:rsid w:val="001813F3"/>
    <w:rsid w:val="001820A3"/>
    <w:rsid w:val="00182134"/>
    <w:rsid w:val="00183031"/>
    <w:rsid w:val="00184C8B"/>
    <w:rsid w:val="0018532E"/>
    <w:rsid w:val="00186E22"/>
    <w:rsid w:val="00190E0A"/>
    <w:rsid w:val="00192D29"/>
    <w:rsid w:val="00195BDB"/>
    <w:rsid w:val="001975F3"/>
    <w:rsid w:val="00197818"/>
    <w:rsid w:val="001A0074"/>
    <w:rsid w:val="001A22AD"/>
    <w:rsid w:val="001A2CD3"/>
    <w:rsid w:val="001A3583"/>
    <w:rsid w:val="001A409B"/>
    <w:rsid w:val="001A5631"/>
    <w:rsid w:val="001A6E23"/>
    <w:rsid w:val="001A727A"/>
    <w:rsid w:val="001A753A"/>
    <w:rsid w:val="001B08FC"/>
    <w:rsid w:val="001B351D"/>
    <w:rsid w:val="001B707A"/>
    <w:rsid w:val="001C0894"/>
    <w:rsid w:val="001C169D"/>
    <w:rsid w:val="001C3A9C"/>
    <w:rsid w:val="001C5CB1"/>
    <w:rsid w:val="001C67B6"/>
    <w:rsid w:val="001C6E4D"/>
    <w:rsid w:val="001C6E7B"/>
    <w:rsid w:val="001C7C88"/>
    <w:rsid w:val="001D0DC5"/>
    <w:rsid w:val="001D3307"/>
    <w:rsid w:val="001D3E06"/>
    <w:rsid w:val="001D6503"/>
    <w:rsid w:val="001D6D91"/>
    <w:rsid w:val="001E0EC6"/>
    <w:rsid w:val="001E1FFD"/>
    <w:rsid w:val="001E26F6"/>
    <w:rsid w:val="001E3872"/>
    <w:rsid w:val="001E438C"/>
    <w:rsid w:val="001E463B"/>
    <w:rsid w:val="001E5CA9"/>
    <w:rsid w:val="001E7EAE"/>
    <w:rsid w:val="001F29DC"/>
    <w:rsid w:val="001F2A2A"/>
    <w:rsid w:val="001F3780"/>
    <w:rsid w:val="001F6B05"/>
    <w:rsid w:val="001F71DB"/>
    <w:rsid w:val="001F747B"/>
    <w:rsid w:val="002002A0"/>
    <w:rsid w:val="00201763"/>
    <w:rsid w:val="00205290"/>
    <w:rsid w:val="00205B8A"/>
    <w:rsid w:val="00206AC2"/>
    <w:rsid w:val="0021027D"/>
    <w:rsid w:val="00210F20"/>
    <w:rsid w:val="002115DB"/>
    <w:rsid w:val="0021249E"/>
    <w:rsid w:val="0021279D"/>
    <w:rsid w:val="00212F23"/>
    <w:rsid w:val="0021418E"/>
    <w:rsid w:val="00214773"/>
    <w:rsid w:val="00215A06"/>
    <w:rsid w:val="002215D3"/>
    <w:rsid w:val="002219EE"/>
    <w:rsid w:val="00221AF4"/>
    <w:rsid w:val="00221BC8"/>
    <w:rsid w:val="00223121"/>
    <w:rsid w:val="00224639"/>
    <w:rsid w:val="00225A8E"/>
    <w:rsid w:val="00231618"/>
    <w:rsid w:val="0023179E"/>
    <w:rsid w:val="00231EF6"/>
    <w:rsid w:val="00232227"/>
    <w:rsid w:val="0023330E"/>
    <w:rsid w:val="00234FFA"/>
    <w:rsid w:val="002376A9"/>
    <w:rsid w:val="00241E9E"/>
    <w:rsid w:val="002428D1"/>
    <w:rsid w:val="002432D5"/>
    <w:rsid w:val="00243DEC"/>
    <w:rsid w:val="00244BE7"/>
    <w:rsid w:val="00245CC8"/>
    <w:rsid w:val="00245EBA"/>
    <w:rsid w:val="0025011B"/>
    <w:rsid w:val="00250265"/>
    <w:rsid w:val="0025101F"/>
    <w:rsid w:val="00253C41"/>
    <w:rsid w:val="00253D15"/>
    <w:rsid w:val="0025407D"/>
    <w:rsid w:val="00254510"/>
    <w:rsid w:val="002553F4"/>
    <w:rsid w:val="002560B2"/>
    <w:rsid w:val="00256DCF"/>
    <w:rsid w:val="00256EC4"/>
    <w:rsid w:val="00261E12"/>
    <w:rsid w:val="00262202"/>
    <w:rsid w:val="00264FC4"/>
    <w:rsid w:val="002659D8"/>
    <w:rsid w:val="002667DB"/>
    <w:rsid w:val="00271897"/>
    <w:rsid w:val="00271A1B"/>
    <w:rsid w:val="00275686"/>
    <w:rsid w:val="002805A8"/>
    <w:rsid w:val="00281C01"/>
    <w:rsid w:val="00282468"/>
    <w:rsid w:val="00282FFC"/>
    <w:rsid w:val="00283FFB"/>
    <w:rsid w:val="002843B7"/>
    <w:rsid w:val="002864D1"/>
    <w:rsid w:val="00287E33"/>
    <w:rsid w:val="0029024F"/>
    <w:rsid w:val="00290DB0"/>
    <w:rsid w:val="0029192C"/>
    <w:rsid w:val="0029223C"/>
    <w:rsid w:val="0029319E"/>
    <w:rsid w:val="00295561"/>
    <w:rsid w:val="00296FC6"/>
    <w:rsid w:val="002A0532"/>
    <w:rsid w:val="002A264E"/>
    <w:rsid w:val="002A3A19"/>
    <w:rsid w:val="002A7069"/>
    <w:rsid w:val="002A756B"/>
    <w:rsid w:val="002A7862"/>
    <w:rsid w:val="002A796E"/>
    <w:rsid w:val="002B1D0B"/>
    <w:rsid w:val="002B230F"/>
    <w:rsid w:val="002B2B35"/>
    <w:rsid w:val="002B301F"/>
    <w:rsid w:val="002B30E3"/>
    <w:rsid w:val="002B4966"/>
    <w:rsid w:val="002B6590"/>
    <w:rsid w:val="002B6BF4"/>
    <w:rsid w:val="002B6EAD"/>
    <w:rsid w:val="002C152D"/>
    <w:rsid w:val="002C3318"/>
    <w:rsid w:val="002C4691"/>
    <w:rsid w:val="002C55A7"/>
    <w:rsid w:val="002C6FAD"/>
    <w:rsid w:val="002D0523"/>
    <w:rsid w:val="002D2A8E"/>
    <w:rsid w:val="002D4EB6"/>
    <w:rsid w:val="002D511B"/>
    <w:rsid w:val="002D60EB"/>
    <w:rsid w:val="002D7102"/>
    <w:rsid w:val="002D7408"/>
    <w:rsid w:val="002E1E61"/>
    <w:rsid w:val="002E2F34"/>
    <w:rsid w:val="002E3C6E"/>
    <w:rsid w:val="002E3F2D"/>
    <w:rsid w:val="002E5670"/>
    <w:rsid w:val="002E6450"/>
    <w:rsid w:val="002E66B5"/>
    <w:rsid w:val="002E7370"/>
    <w:rsid w:val="002E7546"/>
    <w:rsid w:val="002F0C0A"/>
    <w:rsid w:val="002F155A"/>
    <w:rsid w:val="002F17EA"/>
    <w:rsid w:val="002F1B10"/>
    <w:rsid w:val="002F31DC"/>
    <w:rsid w:val="002F3724"/>
    <w:rsid w:val="0030015D"/>
    <w:rsid w:val="0030117A"/>
    <w:rsid w:val="00303A35"/>
    <w:rsid w:val="0030503C"/>
    <w:rsid w:val="003068EF"/>
    <w:rsid w:val="00306D50"/>
    <w:rsid w:val="0031012B"/>
    <w:rsid w:val="00310338"/>
    <w:rsid w:val="00315BCC"/>
    <w:rsid w:val="003163ED"/>
    <w:rsid w:val="0031762B"/>
    <w:rsid w:val="00321AB1"/>
    <w:rsid w:val="00323A94"/>
    <w:rsid w:val="00324EAC"/>
    <w:rsid w:val="00326016"/>
    <w:rsid w:val="003264DB"/>
    <w:rsid w:val="003268D4"/>
    <w:rsid w:val="0033053C"/>
    <w:rsid w:val="0033248A"/>
    <w:rsid w:val="0033378E"/>
    <w:rsid w:val="0033385F"/>
    <w:rsid w:val="003344BC"/>
    <w:rsid w:val="00341957"/>
    <w:rsid w:val="00346234"/>
    <w:rsid w:val="00347470"/>
    <w:rsid w:val="003508F5"/>
    <w:rsid w:val="0035143B"/>
    <w:rsid w:val="00351BE5"/>
    <w:rsid w:val="003522C8"/>
    <w:rsid w:val="00352B3E"/>
    <w:rsid w:val="003539EF"/>
    <w:rsid w:val="00355FD3"/>
    <w:rsid w:val="00357259"/>
    <w:rsid w:val="003575FA"/>
    <w:rsid w:val="00357F20"/>
    <w:rsid w:val="00360578"/>
    <w:rsid w:val="00361B06"/>
    <w:rsid w:val="00361D01"/>
    <w:rsid w:val="003631D3"/>
    <w:rsid w:val="0036688D"/>
    <w:rsid w:val="003710B5"/>
    <w:rsid w:val="00375555"/>
    <w:rsid w:val="00376DD2"/>
    <w:rsid w:val="00382DB6"/>
    <w:rsid w:val="00384C09"/>
    <w:rsid w:val="00386EFE"/>
    <w:rsid w:val="0038773C"/>
    <w:rsid w:val="003905E7"/>
    <w:rsid w:val="003922E0"/>
    <w:rsid w:val="00392456"/>
    <w:rsid w:val="0039316D"/>
    <w:rsid w:val="00393822"/>
    <w:rsid w:val="00395285"/>
    <w:rsid w:val="00395B7A"/>
    <w:rsid w:val="00397088"/>
    <w:rsid w:val="0039722D"/>
    <w:rsid w:val="00397397"/>
    <w:rsid w:val="003A19C3"/>
    <w:rsid w:val="003A3183"/>
    <w:rsid w:val="003A35FC"/>
    <w:rsid w:val="003A39BD"/>
    <w:rsid w:val="003A3A91"/>
    <w:rsid w:val="003A5537"/>
    <w:rsid w:val="003A5A0F"/>
    <w:rsid w:val="003A694A"/>
    <w:rsid w:val="003B07CC"/>
    <w:rsid w:val="003B3202"/>
    <w:rsid w:val="003B409E"/>
    <w:rsid w:val="003B5BE7"/>
    <w:rsid w:val="003B60C2"/>
    <w:rsid w:val="003B6C35"/>
    <w:rsid w:val="003B6FE0"/>
    <w:rsid w:val="003B7F35"/>
    <w:rsid w:val="003B7F6F"/>
    <w:rsid w:val="003C0279"/>
    <w:rsid w:val="003C0496"/>
    <w:rsid w:val="003C0AE7"/>
    <w:rsid w:val="003C4303"/>
    <w:rsid w:val="003C44F8"/>
    <w:rsid w:val="003C57A3"/>
    <w:rsid w:val="003C652E"/>
    <w:rsid w:val="003C6D00"/>
    <w:rsid w:val="003D1ECE"/>
    <w:rsid w:val="003D2301"/>
    <w:rsid w:val="003D27FA"/>
    <w:rsid w:val="003D3052"/>
    <w:rsid w:val="003D465A"/>
    <w:rsid w:val="003D7FF0"/>
    <w:rsid w:val="003E1663"/>
    <w:rsid w:val="003E21F7"/>
    <w:rsid w:val="003E24C5"/>
    <w:rsid w:val="003E3532"/>
    <w:rsid w:val="003E6412"/>
    <w:rsid w:val="003E697F"/>
    <w:rsid w:val="003E70DE"/>
    <w:rsid w:val="003F0D3E"/>
    <w:rsid w:val="003F1532"/>
    <w:rsid w:val="003F3A9B"/>
    <w:rsid w:val="003F6A35"/>
    <w:rsid w:val="00401341"/>
    <w:rsid w:val="00404552"/>
    <w:rsid w:val="00406C13"/>
    <w:rsid w:val="00407EC5"/>
    <w:rsid w:val="00410928"/>
    <w:rsid w:val="00412FBF"/>
    <w:rsid w:val="00413598"/>
    <w:rsid w:val="00413E56"/>
    <w:rsid w:val="0041409C"/>
    <w:rsid w:val="0041656A"/>
    <w:rsid w:val="00416EAF"/>
    <w:rsid w:val="00420723"/>
    <w:rsid w:val="00421083"/>
    <w:rsid w:val="00425EA1"/>
    <w:rsid w:val="00427C91"/>
    <w:rsid w:val="004327CE"/>
    <w:rsid w:val="00432E9C"/>
    <w:rsid w:val="004336D5"/>
    <w:rsid w:val="00433D68"/>
    <w:rsid w:val="00434EFC"/>
    <w:rsid w:val="00434F84"/>
    <w:rsid w:val="0043535B"/>
    <w:rsid w:val="00436CA8"/>
    <w:rsid w:val="004379EA"/>
    <w:rsid w:val="00437A07"/>
    <w:rsid w:val="004421BE"/>
    <w:rsid w:val="004444AC"/>
    <w:rsid w:val="00444626"/>
    <w:rsid w:val="00444E00"/>
    <w:rsid w:val="00445703"/>
    <w:rsid w:val="00446276"/>
    <w:rsid w:val="00446EE3"/>
    <w:rsid w:val="00447336"/>
    <w:rsid w:val="0045364B"/>
    <w:rsid w:val="00454457"/>
    <w:rsid w:val="00455862"/>
    <w:rsid w:val="00455E35"/>
    <w:rsid w:val="00456141"/>
    <w:rsid w:val="00456B26"/>
    <w:rsid w:val="0045745E"/>
    <w:rsid w:val="0046045F"/>
    <w:rsid w:val="00464FD0"/>
    <w:rsid w:val="0046586E"/>
    <w:rsid w:val="00466A77"/>
    <w:rsid w:val="004701C7"/>
    <w:rsid w:val="004701D5"/>
    <w:rsid w:val="004731F1"/>
    <w:rsid w:val="00476224"/>
    <w:rsid w:val="0047760D"/>
    <w:rsid w:val="00481D6F"/>
    <w:rsid w:val="00482546"/>
    <w:rsid w:val="00482781"/>
    <w:rsid w:val="00485298"/>
    <w:rsid w:val="00485B20"/>
    <w:rsid w:val="00485FCC"/>
    <w:rsid w:val="004868F8"/>
    <w:rsid w:val="004872F1"/>
    <w:rsid w:val="004874BB"/>
    <w:rsid w:val="00493448"/>
    <w:rsid w:val="00494C88"/>
    <w:rsid w:val="004951D5"/>
    <w:rsid w:val="0049569F"/>
    <w:rsid w:val="004966F7"/>
    <w:rsid w:val="004971C6"/>
    <w:rsid w:val="004A5D4A"/>
    <w:rsid w:val="004A62D3"/>
    <w:rsid w:val="004A6A39"/>
    <w:rsid w:val="004A7CBB"/>
    <w:rsid w:val="004B08CE"/>
    <w:rsid w:val="004B2707"/>
    <w:rsid w:val="004B2880"/>
    <w:rsid w:val="004B2CB8"/>
    <w:rsid w:val="004B353C"/>
    <w:rsid w:val="004B43DA"/>
    <w:rsid w:val="004C040B"/>
    <w:rsid w:val="004C0B29"/>
    <w:rsid w:val="004C0DC1"/>
    <w:rsid w:val="004C2FEB"/>
    <w:rsid w:val="004C45E8"/>
    <w:rsid w:val="004C46A8"/>
    <w:rsid w:val="004C512E"/>
    <w:rsid w:val="004C541D"/>
    <w:rsid w:val="004C5B5F"/>
    <w:rsid w:val="004C6112"/>
    <w:rsid w:val="004C7857"/>
    <w:rsid w:val="004D06BB"/>
    <w:rsid w:val="004D1924"/>
    <w:rsid w:val="004D2758"/>
    <w:rsid w:val="004D2EE6"/>
    <w:rsid w:val="004D3233"/>
    <w:rsid w:val="004D4577"/>
    <w:rsid w:val="004D5165"/>
    <w:rsid w:val="004D5FFB"/>
    <w:rsid w:val="004D6277"/>
    <w:rsid w:val="004D6642"/>
    <w:rsid w:val="004E0D44"/>
    <w:rsid w:val="004E45DA"/>
    <w:rsid w:val="004E7AF0"/>
    <w:rsid w:val="004F0FD5"/>
    <w:rsid w:val="004F41F0"/>
    <w:rsid w:val="004F67F5"/>
    <w:rsid w:val="0050284B"/>
    <w:rsid w:val="00502C27"/>
    <w:rsid w:val="00502FBE"/>
    <w:rsid w:val="005036CF"/>
    <w:rsid w:val="005043AA"/>
    <w:rsid w:val="00504517"/>
    <w:rsid w:val="00504D8E"/>
    <w:rsid w:val="0050539E"/>
    <w:rsid w:val="00505B58"/>
    <w:rsid w:val="00506C85"/>
    <w:rsid w:val="0051037D"/>
    <w:rsid w:val="00510BE9"/>
    <w:rsid w:val="00511B9B"/>
    <w:rsid w:val="00515A6A"/>
    <w:rsid w:val="00517200"/>
    <w:rsid w:val="00521A74"/>
    <w:rsid w:val="00523EE1"/>
    <w:rsid w:val="005245B7"/>
    <w:rsid w:val="00524F40"/>
    <w:rsid w:val="00527426"/>
    <w:rsid w:val="00531240"/>
    <w:rsid w:val="00531E18"/>
    <w:rsid w:val="005321CB"/>
    <w:rsid w:val="00533294"/>
    <w:rsid w:val="005369E8"/>
    <w:rsid w:val="00540A31"/>
    <w:rsid w:val="00540C4E"/>
    <w:rsid w:val="005444F8"/>
    <w:rsid w:val="00544ED7"/>
    <w:rsid w:val="0054500D"/>
    <w:rsid w:val="00547D74"/>
    <w:rsid w:val="00550084"/>
    <w:rsid w:val="00551746"/>
    <w:rsid w:val="00551933"/>
    <w:rsid w:val="005522BD"/>
    <w:rsid w:val="00554298"/>
    <w:rsid w:val="00554D96"/>
    <w:rsid w:val="0055532D"/>
    <w:rsid w:val="0055747F"/>
    <w:rsid w:val="005578A9"/>
    <w:rsid w:val="0056024A"/>
    <w:rsid w:val="0056024F"/>
    <w:rsid w:val="00560B75"/>
    <w:rsid w:val="0056128F"/>
    <w:rsid w:val="00561704"/>
    <w:rsid w:val="005634B8"/>
    <w:rsid w:val="0056402E"/>
    <w:rsid w:val="00564241"/>
    <w:rsid w:val="00565134"/>
    <w:rsid w:val="005658CE"/>
    <w:rsid w:val="00571334"/>
    <w:rsid w:val="0057186A"/>
    <w:rsid w:val="00572F16"/>
    <w:rsid w:val="00574AAF"/>
    <w:rsid w:val="00576F91"/>
    <w:rsid w:val="00580146"/>
    <w:rsid w:val="005808EA"/>
    <w:rsid w:val="0058237F"/>
    <w:rsid w:val="005827F7"/>
    <w:rsid w:val="00583331"/>
    <w:rsid w:val="005843A3"/>
    <w:rsid w:val="005903D8"/>
    <w:rsid w:val="00590EFB"/>
    <w:rsid w:val="00590FBB"/>
    <w:rsid w:val="00591A3D"/>
    <w:rsid w:val="005920FD"/>
    <w:rsid w:val="005941F9"/>
    <w:rsid w:val="005954A6"/>
    <w:rsid w:val="00595FE7"/>
    <w:rsid w:val="00597515"/>
    <w:rsid w:val="00597AC5"/>
    <w:rsid w:val="00597E31"/>
    <w:rsid w:val="00597EDB"/>
    <w:rsid w:val="005A0EA8"/>
    <w:rsid w:val="005A0F0D"/>
    <w:rsid w:val="005A1DB1"/>
    <w:rsid w:val="005A1FA9"/>
    <w:rsid w:val="005A222E"/>
    <w:rsid w:val="005A2CEA"/>
    <w:rsid w:val="005A3A36"/>
    <w:rsid w:val="005A4CF9"/>
    <w:rsid w:val="005A51D9"/>
    <w:rsid w:val="005A67D7"/>
    <w:rsid w:val="005B01C4"/>
    <w:rsid w:val="005B2129"/>
    <w:rsid w:val="005B2973"/>
    <w:rsid w:val="005B5007"/>
    <w:rsid w:val="005B6AAF"/>
    <w:rsid w:val="005B7D4B"/>
    <w:rsid w:val="005C0B3C"/>
    <w:rsid w:val="005C3CB4"/>
    <w:rsid w:val="005C464D"/>
    <w:rsid w:val="005C75F1"/>
    <w:rsid w:val="005D0613"/>
    <w:rsid w:val="005D16BA"/>
    <w:rsid w:val="005D232D"/>
    <w:rsid w:val="005D2CBC"/>
    <w:rsid w:val="005D303A"/>
    <w:rsid w:val="005D333B"/>
    <w:rsid w:val="005D3B44"/>
    <w:rsid w:val="005D4261"/>
    <w:rsid w:val="005D4C0D"/>
    <w:rsid w:val="005D61E7"/>
    <w:rsid w:val="005D7C97"/>
    <w:rsid w:val="005E01E2"/>
    <w:rsid w:val="005E0829"/>
    <w:rsid w:val="005E1C66"/>
    <w:rsid w:val="005E1F61"/>
    <w:rsid w:val="005E40E8"/>
    <w:rsid w:val="005E4D5A"/>
    <w:rsid w:val="005E585C"/>
    <w:rsid w:val="005E5EFD"/>
    <w:rsid w:val="005E6420"/>
    <w:rsid w:val="005E6A56"/>
    <w:rsid w:val="005E7553"/>
    <w:rsid w:val="005F1320"/>
    <w:rsid w:val="005F4EA4"/>
    <w:rsid w:val="005F4F3B"/>
    <w:rsid w:val="005F5CBF"/>
    <w:rsid w:val="005F7F85"/>
    <w:rsid w:val="0060228F"/>
    <w:rsid w:val="006025FE"/>
    <w:rsid w:val="00603386"/>
    <w:rsid w:val="00604000"/>
    <w:rsid w:val="00604487"/>
    <w:rsid w:val="00605F67"/>
    <w:rsid w:val="006128A9"/>
    <w:rsid w:val="006143A6"/>
    <w:rsid w:val="006147BB"/>
    <w:rsid w:val="006170A8"/>
    <w:rsid w:val="00617FE2"/>
    <w:rsid w:val="006209A1"/>
    <w:rsid w:val="00621F21"/>
    <w:rsid w:val="0062224C"/>
    <w:rsid w:val="006227E2"/>
    <w:rsid w:val="00627057"/>
    <w:rsid w:val="00627C81"/>
    <w:rsid w:val="00631E95"/>
    <w:rsid w:val="00632086"/>
    <w:rsid w:val="006321D3"/>
    <w:rsid w:val="00633203"/>
    <w:rsid w:val="006332F8"/>
    <w:rsid w:val="00633BF2"/>
    <w:rsid w:val="00635B02"/>
    <w:rsid w:val="00640055"/>
    <w:rsid w:val="006419D5"/>
    <w:rsid w:val="00642338"/>
    <w:rsid w:val="0064273A"/>
    <w:rsid w:val="0064338A"/>
    <w:rsid w:val="006523E7"/>
    <w:rsid w:val="0065373C"/>
    <w:rsid w:val="00654035"/>
    <w:rsid w:val="00657759"/>
    <w:rsid w:val="0065796F"/>
    <w:rsid w:val="0066073D"/>
    <w:rsid w:val="00660E1D"/>
    <w:rsid w:val="0066114B"/>
    <w:rsid w:val="00663516"/>
    <w:rsid w:val="006643FC"/>
    <w:rsid w:val="006654E3"/>
    <w:rsid w:val="0066658C"/>
    <w:rsid w:val="00670B7C"/>
    <w:rsid w:val="00670C1B"/>
    <w:rsid w:val="006716A8"/>
    <w:rsid w:val="00674704"/>
    <w:rsid w:val="00675B19"/>
    <w:rsid w:val="0067611C"/>
    <w:rsid w:val="00680062"/>
    <w:rsid w:val="00687596"/>
    <w:rsid w:val="00687ECF"/>
    <w:rsid w:val="00691899"/>
    <w:rsid w:val="006919E4"/>
    <w:rsid w:val="00691C9D"/>
    <w:rsid w:val="00691EBF"/>
    <w:rsid w:val="006A0DA6"/>
    <w:rsid w:val="006A2420"/>
    <w:rsid w:val="006A30F8"/>
    <w:rsid w:val="006A3C01"/>
    <w:rsid w:val="006A3CE0"/>
    <w:rsid w:val="006A5BDD"/>
    <w:rsid w:val="006A77C5"/>
    <w:rsid w:val="006A7AC5"/>
    <w:rsid w:val="006B0A88"/>
    <w:rsid w:val="006B0C85"/>
    <w:rsid w:val="006B3DD1"/>
    <w:rsid w:val="006B41B7"/>
    <w:rsid w:val="006B43B2"/>
    <w:rsid w:val="006B53B9"/>
    <w:rsid w:val="006B78FC"/>
    <w:rsid w:val="006C0FC5"/>
    <w:rsid w:val="006C5C5C"/>
    <w:rsid w:val="006D05D3"/>
    <w:rsid w:val="006D4B4B"/>
    <w:rsid w:val="006D7AF0"/>
    <w:rsid w:val="006D7BF2"/>
    <w:rsid w:val="006D7E0D"/>
    <w:rsid w:val="006E57EF"/>
    <w:rsid w:val="006E676C"/>
    <w:rsid w:val="006F08C8"/>
    <w:rsid w:val="006F18FC"/>
    <w:rsid w:val="006F24DA"/>
    <w:rsid w:val="006F27DD"/>
    <w:rsid w:val="006F2BE0"/>
    <w:rsid w:val="006F3F3E"/>
    <w:rsid w:val="006F4F47"/>
    <w:rsid w:val="006F4F87"/>
    <w:rsid w:val="006F61A7"/>
    <w:rsid w:val="006F7CB7"/>
    <w:rsid w:val="00700D28"/>
    <w:rsid w:val="00701001"/>
    <w:rsid w:val="007011A5"/>
    <w:rsid w:val="00701772"/>
    <w:rsid w:val="007031BA"/>
    <w:rsid w:val="007038BF"/>
    <w:rsid w:val="00703F5A"/>
    <w:rsid w:val="007043E1"/>
    <w:rsid w:val="007045F6"/>
    <w:rsid w:val="007067DD"/>
    <w:rsid w:val="00706CFC"/>
    <w:rsid w:val="00707726"/>
    <w:rsid w:val="007107C5"/>
    <w:rsid w:val="00711421"/>
    <w:rsid w:val="00713468"/>
    <w:rsid w:val="00713616"/>
    <w:rsid w:val="00716212"/>
    <w:rsid w:val="0071626B"/>
    <w:rsid w:val="00717157"/>
    <w:rsid w:val="00723DF9"/>
    <w:rsid w:val="007267AE"/>
    <w:rsid w:val="00726DF9"/>
    <w:rsid w:val="00727D5B"/>
    <w:rsid w:val="00727DF8"/>
    <w:rsid w:val="007324E5"/>
    <w:rsid w:val="007335B3"/>
    <w:rsid w:val="00733818"/>
    <w:rsid w:val="007340BA"/>
    <w:rsid w:val="007346C9"/>
    <w:rsid w:val="00734850"/>
    <w:rsid w:val="00734B0F"/>
    <w:rsid w:val="00735A97"/>
    <w:rsid w:val="00737423"/>
    <w:rsid w:val="00741420"/>
    <w:rsid w:val="00742828"/>
    <w:rsid w:val="00742CF1"/>
    <w:rsid w:val="00742E7F"/>
    <w:rsid w:val="0074401B"/>
    <w:rsid w:val="00744C34"/>
    <w:rsid w:val="007457B5"/>
    <w:rsid w:val="00746082"/>
    <w:rsid w:val="00746340"/>
    <w:rsid w:val="0074708D"/>
    <w:rsid w:val="00750097"/>
    <w:rsid w:val="007504BE"/>
    <w:rsid w:val="007510B7"/>
    <w:rsid w:val="00751AA2"/>
    <w:rsid w:val="00751C96"/>
    <w:rsid w:val="007522A1"/>
    <w:rsid w:val="00753D6B"/>
    <w:rsid w:val="00754158"/>
    <w:rsid w:val="007544C2"/>
    <w:rsid w:val="00754521"/>
    <w:rsid w:val="00754CA9"/>
    <w:rsid w:val="0075550B"/>
    <w:rsid w:val="0076151A"/>
    <w:rsid w:val="0076214A"/>
    <w:rsid w:val="0076286C"/>
    <w:rsid w:val="007631AE"/>
    <w:rsid w:val="0076334D"/>
    <w:rsid w:val="00763650"/>
    <w:rsid w:val="00764851"/>
    <w:rsid w:val="00765CA6"/>
    <w:rsid w:val="0076689E"/>
    <w:rsid w:val="0076751A"/>
    <w:rsid w:val="0077064F"/>
    <w:rsid w:val="007727C3"/>
    <w:rsid w:val="0077375C"/>
    <w:rsid w:val="00776271"/>
    <w:rsid w:val="00776A2E"/>
    <w:rsid w:val="00777C01"/>
    <w:rsid w:val="007807D9"/>
    <w:rsid w:val="0078094A"/>
    <w:rsid w:val="00780B32"/>
    <w:rsid w:val="00780DE9"/>
    <w:rsid w:val="00781BCD"/>
    <w:rsid w:val="00781E2C"/>
    <w:rsid w:val="00783308"/>
    <w:rsid w:val="007843EF"/>
    <w:rsid w:val="0078464F"/>
    <w:rsid w:val="007847F8"/>
    <w:rsid w:val="00784D49"/>
    <w:rsid w:val="0078504B"/>
    <w:rsid w:val="0078547E"/>
    <w:rsid w:val="00785BE6"/>
    <w:rsid w:val="00786106"/>
    <w:rsid w:val="00786A83"/>
    <w:rsid w:val="00787E9B"/>
    <w:rsid w:val="00793BC0"/>
    <w:rsid w:val="0079650D"/>
    <w:rsid w:val="007967F3"/>
    <w:rsid w:val="00796A28"/>
    <w:rsid w:val="00797FA7"/>
    <w:rsid w:val="007A05F8"/>
    <w:rsid w:val="007A0B75"/>
    <w:rsid w:val="007A1A35"/>
    <w:rsid w:val="007A1FB3"/>
    <w:rsid w:val="007A25D3"/>
    <w:rsid w:val="007A36BD"/>
    <w:rsid w:val="007A3EEA"/>
    <w:rsid w:val="007A44B3"/>
    <w:rsid w:val="007A4840"/>
    <w:rsid w:val="007A7F74"/>
    <w:rsid w:val="007B0CA7"/>
    <w:rsid w:val="007B2A53"/>
    <w:rsid w:val="007C006D"/>
    <w:rsid w:val="007C0CB7"/>
    <w:rsid w:val="007C293A"/>
    <w:rsid w:val="007C2A63"/>
    <w:rsid w:val="007C4D88"/>
    <w:rsid w:val="007C62EF"/>
    <w:rsid w:val="007C6A7C"/>
    <w:rsid w:val="007C7F3F"/>
    <w:rsid w:val="007D2E64"/>
    <w:rsid w:val="007D48F3"/>
    <w:rsid w:val="007D49D4"/>
    <w:rsid w:val="007D53FB"/>
    <w:rsid w:val="007D53FF"/>
    <w:rsid w:val="007D54BC"/>
    <w:rsid w:val="007D56E9"/>
    <w:rsid w:val="007D6583"/>
    <w:rsid w:val="007E03B6"/>
    <w:rsid w:val="007E269C"/>
    <w:rsid w:val="007E2C85"/>
    <w:rsid w:val="007E3BD4"/>
    <w:rsid w:val="007E47D1"/>
    <w:rsid w:val="007E4D22"/>
    <w:rsid w:val="007E72DE"/>
    <w:rsid w:val="007F08B0"/>
    <w:rsid w:val="007F0FBF"/>
    <w:rsid w:val="007F2DB7"/>
    <w:rsid w:val="007F583E"/>
    <w:rsid w:val="007F5E47"/>
    <w:rsid w:val="007F69ED"/>
    <w:rsid w:val="007F6C3D"/>
    <w:rsid w:val="0080105D"/>
    <w:rsid w:val="008015D6"/>
    <w:rsid w:val="00801BC3"/>
    <w:rsid w:val="00802896"/>
    <w:rsid w:val="008046E4"/>
    <w:rsid w:val="008128FA"/>
    <w:rsid w:val="008133B8"/>
    <w:rsid w:val="008162FA"/>
    <w:rsid w:val="0081785B"/>
    <w:rsid w:val="00817AB5"/>
    <w:rsid w:val="00825154"/>
    <w:rsid w:val="00825C49"/>
    <w:rsid w:val="00826162"/>
    <w:rsid w:val="00832C66"/>
    <w:rsid w:val="00832C93"/>
    <w:rsid w:val="00833E5E"/>
    <w:rsid w:val="008340EA"/>
    <w:rsid w:val="008363F2"/>
    <w:rsid w:val="00836E70"/>
    <w:rsid w:val="00842765"/>
    <w:rsid w:val="00843CED"/>
    <w:rsid w:val="00844CE6"/>
    <w:rsid w:val="00845A43"/>
    <w:rsid w:val="00845B2B"/>
    <w:rsid w:val="008510E3"/>
    <w:rsid w:val="00851989"/>
    <w:rsid w:val="00851AC3"/>
    <w:rsid w:val="0085232C"/>
    <w:rsid w:val="00853EB4"/>
    <w:rsid w:val="008557F8"/>
    <w:rsid w:val="0086083D"/>
    <w:rsid w:val="00861291"/>
    <w:rsid w:val="00861593"/>
    <w:rsid w:val="0086159D"/>
    <w:rsid w:val="00861DE6"/>
    <w:rsid w:val="008627A8"/>
    <w:rsid w:val="00863065"/>
    <w:rsid w:val="008637A5"/>
    <w:rsid w:val="00863B22"/>
    <w:rsid w:val="008649B0"/>
    <w:rsid w:val="00865144"/>
    <w:rsid w:val="00865D2D"/>
    <w:rsid w:val="00866D9B"/>
    <w:rsid w:val="008679C1"/>
    <w:rsid w:val="00870F9D"/>
    <w:rsid w:val="00872E41"/>
    <w:rsid w:val="00873C83"/>
    <w:rsid w:val="008750AB"/>
    <w:rsid w:val="00875B85"/>
    <w:rsid w:val="00875B9B"/>
    <w:rsid w:val="008816CB"/>
    <w:rsid w:val="00883652"/>
    <w:rsid w:val="008851AA"/>
    <w:rsid w:val="00887CD9"/>
    <w:rsid w:val="008903F2"/>
    <w:rsid w:val="00891456"/>
    <w:rsid w:val="0089159A"/>
    <w:rsid w:val="008926FA"/>
    <w:rsid w:val="008928FA"/>
    <w:rsid w:val="00894200"/>
    <w:rsid w:val="00894540"/>
    <w:rsid w:val="00895412"/>
    <w:rsid w:val="0089639C"/>
    <w:rsid w:val="008A0B38"/>
    <w:rsid w:val="008A1789"/>
    <w:rsid w:val="008A2761"/>
    <w:rsid w:val="008A32F8"/>
    <w:rsid w:val="008A3ACA"/>
    <w:rsid w:val="008A3C0D"/>
    <w:rsid w:val="008A3F38"/>
    <w:rsid w:val="008A78B4"/>
    <w:rsid w:val="008B0792"/>
    <w:rsid w:val="008B545E"/>
    <w:rsid w:val="008B5E64"/>
    <w:rsid w:val="008B626B"/>
    <w:rsid w:val="008B710A"/>
    <w:rsid w:val="008B770E"/>
    <w:rsid w:val="008C02DD"/>
    <w:rsid w:val="008C46AC"/>
    <w:rsid w:val="008C4D6F"/>
    <w:rsid w:val="008C6D6D"/>
    <w:rsid w:val="008D1CB1"/>
    <w:rsid w:val="008D38D9"/>
    <w:rsid w:val="008D3ED0"/>
    <w:rsid w:val="008D4727"/>
    <w:rsid w:val="008D5138"/>
    <w:rsid w:val="008D5627"/>
    <w:rsid w:val="008D56A2"/>
    <w:rsid w:val="008E0CE4"/>
    <w:rsid w:val="008E6363"/>
    <w:rsid w:val="008F06B0"/>
    <w:rsid w:val="008F23EF"/>
    <w:rsid w:val="008F26FB"/>
    <w:rsid w:val="008F3631"/>
    <w:rsid w:val="008F7073"/>
    <w:rsid w:val="008F7099"/>
    <w:rsid w:val="008F7202"/>
    <w:rsid w:val="008F7A26"/>
    <w:rsid w:val="009006C3"/>
    <w:rsid w:val="00901599"/>
    <w:rsid w:val="00901737"/>
    <w:rsid w:val="009035A4"/>
    <w:rsid w:val="00903643"/>
    <w:rsid w:val="00903A76"/>
    <w:rsid w:val="00904AA4"/>
    <w:rsid w:val="009053A3"/>
    <w:rsid w:val="00905A43"/>
    <w:rsid w:val="00906C98"/>
    <w:rsid w:val="00906EEB"/>
    <w:rsid w:val="0091024D"/>
    <w:rsid w:val="0091098D"/>
    <w:rsid w:val="00911AC7"/>
    <w:rsid w:val="00912340"/>
    <w:rsid w:val="00915A76"/>
    <w:rsid w:val="00916775"/>
    <w:rsid w:val="00916AE9"/>
    <w:rsid w:val="00917804"/>
    <w:rsid w:val="009215C4"/>
    <w:rsid w:val="009251EA"/>
    <w:rsid w:val="0092601D"/>
    <w:rsid w:val="0092697A"/>
    <w:rsid w:val="00927B04"/>
    <w:rsid w:val="009309F6"/>
    <w:rsid w:val="0093503D"/>
    <w:rsid w:val="009370EC"/>
    <w:rsid w:val="009371B4"/>
    <w:rsid w:val="0093747D"/>
    <w:rsid w:val="00940562"/>
    <w:rsid w:val="0094134D"/>
    <w:rsid w:val="009423EA"/>
    <w:rsid w:val="00942998"/>
    <w:rsid w:val="00945404"/>
    <w:rsid w:val="009458A4"/>
    <w:rsid w:val="00945E94"/>
    <w:rsid w:val="00946928"/>
    <w:rsid w:val="00950032"/>
    <w:rsid w:val="00950CB5"/>
    <w:rsid w:val="009517FD"/>
    <w:rsid w:val="00951CCF"/>
    <w:rsid w:val="009525C4"/>
    <w:rsid w:val="009531A5"/>
    <w:rsid w:val="0095563A"/>
    <w:rsid w:val="0096052D"/>
    <w:rsid w:val="00960D90"/>
    <w:rsid w:val="00961503"/>
    <w:rsid w:val="009617F0"/>
    <w:rsid w:val="0096190C"/>
    <w:rsid w:val="0096626A"/>
    <w:rsid w:val="00967CFD"/>
    <w:rsid w:val="00970732"/>
    <w:rsid w:val="0097233F"/>
    <w:rsid w:val="00972E3D"/>
    <w:rsid w:val="00977450"/>
    <w:rsid w:val="009815B0"/>
    <w:rsid w:val="00982212"/>
    <w:rsid w:val="009825E9"/>
    <w:rsid w:val="00982996"/>
    <w:rsid w:val="009832D3"/>
    <w:rsid w:val="00984478"/>
    <w:rsid w:val="009845B2"/>
    <w:rsid w:val="00985463"/>
    <w:rsid w:val="00986218"/>
    <w:rsid w:val="0098703D"/>
    <w:rsid w:val="009900AA"/>
    <w:rsid w:val="0099295C"/>
    <w:rsid w:val="00993AAE"/>
    <w:rsid w:val="0099472B"/>
    <w:rsid w:val="0099526F"/>
    <w:rsid w:val="00995A45"/>
    <w:rsid w:val="00996CF7"/>
    <w:rsid w:val="009A1BBE"/>
    <w:rsid w:val="009A2507"/>
    <w:rsid w:val="009A413F"/>
    <w:rsid w:val="009A52AC"/>
    <w:rsid w:val="009A7BD8"/>
    <w:rsid w:val="009B164D"/>
    <w:rsid w:val="009B21B8"/>
    <w:rsid w:val="009B23C6"/>
    <w:rsid w:val="009B2685"/>
    <w:rsid w:val="009B2F65"/>
    <w:rsid w:val="009B341F"/>
    <w:rsid w:val="009B6539"/>
    <w:rsid w:val="009B67B8"/>
    <w:rsid w:val="009C0B63"/>
    <w:rsid w:val="009C0FEF"/>
    <w:rsid w:val="009C278A"/>
    <w:rsid w:val="009C39BA"/>
    <w:rsid w:val="009C3B28"/>
    <w:rsid w:val="009C4693"/>
    <w:rsid w:val="009C7D99"/>
    <w:rsid w:val="009D0C1F"/>
    <w:rsid w:val="009D0F8D"/>
    <w:rsid w:val="009D196E"/>
    <w:rsid w:val="009D2C85"/>
    <w:rsid w:val="009D613D"/>
    <w:rsid w:val="009D7A06"/>
    <w:rsid w:val="009E07E7"/>
    <w:rsid w:val="009E0A04"/>
    <w:rsid w:val="009E2C35"/>
    <w:rsid w:val="009E3838"/>
    <w:rsid w:val="009E51B9"/>
    <w:rsid w:val="009E6814"/>
    <w:rsid w:val="009E710F"/>
    <w:rsid w:val="009E7EC8"/>
    <w:rsid w:val="009F17BD"/>
    <w:rsid w:val="009F1B2D"/>
    <w:rsid w:val="009F1CB5"/>
    <w:rsid w:val="009F2514"/>
    <w:rsid w:val="009F5806"/>
    <w:rsid w:val="00A003A6"/>
    <w:rsid w:val="00A00568"/>
    <w:rsid w:val="00A00926"/>
    <w:rsid w:val="00A03A8A"/>
    <w:rsid w:val="00A063E6"/>
    <w:rsid w:val="00A11AF6"/>
    <w:rsid w:val="00A1395D"/>
    <w:rsid w:val="00A142F7"/>
    <w:rsid w:val="00A14667"/>
    <w:rsid w:val="00A14D1D"/>
    <w:rsid w:val="00A15B8C"/>
    <w:rsid w:val="00A16E32"/>
    <w:rsid w:val="00A172D9"/>
    <w:rsid w:val="00A176D9"/>
    <w:rsid w:val="00A2107B"/>
    <w:rsid w:val="00A23EBE"/>
    <w:rsid w:val="00A251AA"/>
    <w:rsid w:val="00A26E85"/>
    <w:rsid w:val="00A27D46"/>
    <w:rsid w:val="00A309D4"/>
    <w:rsid w:val="00A32CB4"/>
    <w:rsid w:val="00A33E71"/>
    <w:rsid w:val="00A33E92"/>
    <w:rsid w:val="00A34254"/>
    <w:rsid w:val="00A35D97"/>
    <w:rsid w:val="00A3629B"/>
    <w:rsid w:val="00A37F24"/>
    <w:rsid w:val="00A42070"/>
    <w:rsid w:val="00A5065F"/>
    <w:rsid w:val="00A539C7"/>
    <w:rsid w:val="00A54272"/>
    <w:rsid w:val="00A54589"/>
    <w:rsid w:val="00A57EDD"/>
    <w:rsid w:val="00A60F3B"/>
    <w:rsid w:val="00A610A6"/>
    <w:rsid w:val="00A61BEE"/>
    <w:rsid w:val="00A6238A"/>
    <w:rsid w:val="00A63014"/>
    <w:rsid w:val="00A63569"/>
    <w:rsid w:val="00A63859"/>
    <w:rsid w:val="00A65E1F"/>
    <w:rsid w:val="00A661ED"/>
    <w:rsid w:val="00A66DE9"/>
    <w:rsid w:val="00A670A0"/>
    <w:rsid w:val="00A70FAF"/>
    <w:rsid w:val="00A71650"/>
    <w:rsid w:val="00A728D8"/>
    <w:rsid w:val="00A73473"/>
    <w:rsid w:val="00A764B3"/>
    <w:rsid w:val="00A76A8E"/>
    <w:rsid w:val="00A76F13"/>
    <w:rsid w:val="00A80F51"/>
    <w:rsid w:val="00A81704"/>
    <w:rsid w:val="00A82E19"/>
    <w:rsid w:val="00A82FCA"/>
    <w:rsid w:val="00A843CD"/>
    <w:rsid w:val="00A85F23"/>
    <w:rsid w:val="00A8677B"/>
    <w:rsid w:val="00A86F30"/>
    <w:rsid w:val="00A87EB7"/>
    <w:rsid w:val="00A912A2"/>
    <w:rsid w:val="00A93575"/>
    <w:rsid w:val="00A94114"/>
    <w:rsid w:val="00A953A5"/>
    <w:rsid w:val="00A95FED"/>
    <w:rsid w:val="00AA0D9D"/>
    <w:rsid w:val="00AA2E46"/>
    <w:rsid w:val="00AA2EB1"/>
    <w:rsid w:val="00AA4054"/>
    <w:rsid w:val="00AA4651"/>
    <w:rsid w:val="00AA46F3"/>
    <w:rsid w:val="00AA4AE6"/>
    <w:rsid w:val="00AA6491"/>
    <w:rsid w:val="00AB2164"/>
    <w:rsid w:val="00AB2492"/>
    <w:rsid w:val="00AB4AE9"/>
    <w:rsid w:val="00AB5CCA"/>
    <w:rsid w:val="00AB5FA2"/>
    <w:rsid w:val="00AB7320"/>
    <w:rsid w:val="00AB7339"/>
    <w:rsid w:val="00AC06B6"/>
    <w:rsid w:val="00AC0B83"/>
    <w:rsid w:val="00AC1C96"/>
    <w:rsid w:val="00AC30AD"/>
    <w:rsid w:val="00AC3108"/>
    <w:rsid w:val="00AC5434"/>
    <w:rsid w:val="00AD1403"/>
    <w:rsid w:val="00AD24E2"/>
    <w:rsid w:val="00AD58DD"/>
    <w:rsid w:val="00AE0774"/>
    <w:rsid w:val="00AE15DC"/>
    <w:rsid w:val="00AF1AE8"/>
    <w:rsid w:val="00AF3FDF"/>
    <w:rsid w:val="00AF6A44"/>
    <w:rsid w:val="00B00B5C"/>
    <w:rsid w:val="00B02D6F"/>
    <w:rsid w:val="00B064BD"/>
    <w:rsid w:val="00B067F2"/>
    <w:rsid w:val="00B071D2"/>
    <w:rsid w:val="00B0792E"/>
    <w:rsid w:val="00B10A39"/>
    <w:rsid w:val="00B1162B"/>
    <w:rsid w:val="00B119C4"/>
    <w:rsid w:val="00B1351B"/>
    <w:rsid w:val="00B13584"/>
    <w:rsid w:val="00B13E9F"/>
    <w:rsid w:val="00B147EB"/>
    <w:rsid w:val="00B1507E"/>
    <w:rsid w:val="00B15B02"/>
    <w:rsid w:val="00B16C1A"/>
    <w:rsid w:val="00B21E94"/>
    <w:rsid w:val="00B22D89"/>
    <w:rsid w:val="00B245F8"/>
    <w:rsid w:val="00B24691"/>
    <w:rsid w:val="00B24A5A"/>
    <w:rsid w:val="00B24D6E"/>
    <w:rsid w:val="00B30063"/>
    <w:rsid w:val="00B30734"/>
    <w:rsid w:val="00B31441"/>
    <w:rsid w:val="00B40C7D"/>
    <w:rsid w:val="00B4143A"/>
    <w:rsid w:val="00B4145A"/>
    <w:rsid w:val="00B4245D"/>
    <w:rsid w:val="00B4308C"/>
    <w:rsid w:val="00B434BC"/>
    <w:rsid w:val="00B44D06"/>
    <w:rsid w:val="00B45CCA"/>
    <w:rsid w:val="00B469DA"/>
    <w:rsid w:val="00B46C53"/>
    <w:rsid w:val="00B46EB9"/>
    <w:rsid w:val="00B479F1"/>
    <w:rsid w:val="00B47B55"/>
    <w:rsid w:val="00B5027F"/>
    <w:rsid w:val="00B54008"/>
    <w:rsid w:val="00B556FC"/>
    <w:rsid w:val="00B6071E"/>
    <w:rsid w:val="00B613CE"/>
    <w:rsid w:val="00B6171D"/>
    <w:rsid w:val="00B61EA0"/>
    <w:rsid w:val="00B63741"/>
    <w:rsid w:val="00B64171"/>
    <w:rsid w:val="00B649DD"/>
    <w:rsid w:val="00B64BC9"/>
    <w:rsid w:val="00B65164"/>
    <w:rsid w:val="00B65243"/>
    <w:rsid w:val="00B66F54"/>
    <w:rsid w:val="00B71836"/>
    <w:rsid w:val="00B73610"/>
    <w:rsid w:val="00B736B7"/>
    <w:rsid w:val="00B75263"/>
    <w:rsid w:val="00B773B0"/>
    <w:rsid w:val="00B77B03"/>
    <w:rsid w:val="00B8005C"/>
    <w:rsid w:val="00B80DBD"/>
    <w:rsid w:val="00B80EB0"/>
    <w:rsid w:val="00B832E1"/>
    <w:rsid w:val="00B841B7"/>
    <w:rsid w:val="00B870A9"/>
    <w:rsid w:val="00B937F4"/>
    <w:rsid w:val="00B93D02"/>
    <w:rsid w:val="00B94798"/>
    <w:rsid w:val="00B96171"/>
    <w:rsid w:val="00B97D96"/>
    <w:rsid w:val="00BA2524"/>
    <w:rsid w:val="00BA507F"/>
    <w:rsid w:val="00BA6E7B"/>
    <w:rsid w:val="00BA76AE"/>
    <w:rsid w:val="00BA7A43"/>
    <w:rsid w:val="00BB1A17"/>
    <w:rsid w:val="00BB1BF0"/>
    <w:rsid w:val="00BB3087"/>
    <w:rsid w:val="00BB4417"/>
    <w:rsid w:val="00BB6381"/>
    <w:rsid w:val="00BB7F46"/>
    <w:rsid w:val="00BB7F5A"/>
    <w:rsid w:val="00BC11BC"/>
    <w:rsid w:val="00BC32EA"/>
    <w:rsid w:val="00BC3AF5"/>
    <w:rsid w:val="00BC6246"/>
    <w:rsid w:val="00BC637A"/>
    <w:rsid w:val="00BC6780"/>
    <w:rsid w:val="00BD085F"/>
    <w:rsid w:val="00BD12D4"/>
    <w:rsid w:val="00BD51DA"/>
    <w:rsid w:val="00BD7F27"/>
    <w:rsid w:val="00BE1202"/>
    <w:rsid w:val="00BE1F41"/>
    <w:rsid w:val="00BE2E48"/>
    <w:rsid w:val="00BE37BC"/>
    <w:rsid w:val="00BE6206"/>
    <w:rsid w:val="00BF0E14"/>
    <w:rsid w:val="00BF3802"/>
    <w:rsid w:val="00BF6D9B"/>
    <w:rsid w:val="00BF7637"/>
    <w:rsid w:val="00C00A43"/>
    <w:rsid w:val="00C02F39"/>
    <w:rsid w:val="00C03EA7"/>
    <w:rsid w:val="00C064F6"/>
    <w:rsid w:val="00C07D85"/>
    <w:rsid w:val="00C108E0"/>
    <w:rsid w:val="00C11C32"/>
    <w:rsid w:val="00C142E9"/>
    <w:rsid w:val="00C16E5D"/>
    <w:rsid w:val="00C200E4"/>
    <w:rsid w:val="00C208A9"/>
    <w:rsid w:val="00C21CC1"/>
    <w:rsid w:val="00C23943"/>
    <w:rsid w:val="00C23F54"/>
    <w:rsid w:val="00C23F6D"/>
    <w:rsid w:val="00C24157"/>
    <w:rsid w:val="00C24937"/>
    <w:rsid w:val="00C273FE"/>
    <w:rsid w:val="00C27BA6"/>
    <w:rsid w:val="00C31BDE"/>
    <w:rsid w:val="00C32E25"/>
    <w:rsid w:val="00C34FBA"/>
    <w:rsid w:val="00C35007"/>
    <w:rsid w:val="00C356FD"/>
    <w:rsid w:val="00C36812"/>
    <w:rsid w:val="00C36B91"/>
    <w:rsid w:val="00C43769"/>
    <w:rsid w:val="00C465A6"/>
    <w:rsid w:val="00C46DCA"/>
    <w:rsid w:val="00C52B47"/>
    <w:rsid w:val="00C5333F"/>
    <w:rsid w:val="00C53D1A"/>
    <w:rsid w:val="00C556E4"/>
    <w:rsid w:val="00C55F65"/>
    <w:rsid w:val="00C56682"/>
    <w:rsid w:val="00C61038"/>
    <w:rsid w:val="00C611DE"/>
    <w:rsid w:val="00C61256"/>
    <w:rsid w:val="00C6695B"/>
    <w:rsid w:val="00C66CE0"/>
    <w:rsid w:val="00C70450"/>
    <w:rsid w:val="00C73792"/>
    <w:rsid w:val="00C741D5"/>
    <w:rsid w:val="00C75B77"/>
    <w:rsid w:val="00C75C94"/>
    <w:rsid w:val="00C76EB9"/>
    <w:rsid w:val="00C80C3B"/>
    <w:rsid w:val="00C81960"/>
    <w:rsid w:val="00C836FD"/>
    <w:rsid w:val="00C84303"/>
    <w:rsid w:val="00C866D0"/>
    <w:rsid w:val="00C90B72"/>
    <w:rsid w:val="00C90DDB"/>
    <w:rsid w:val="00C90FE9"/>
    <w:rsid w:val="00C91039"/>
    <w:rsid w:val="00C92236"/>
    <w:rsid w:val="00C940F4"/>
    <w:rsid w:val="00C9467B"/>
    <w:rsid w:val="00C948EC"/>
    <w:rsid w:val="00C94E78"/>
    <w:rsid w:val="00C96BAF"/>
    <w:rsid w:val="00C96C26"/>
    <w:rsid w:val="00CA114F"/>
    <w:rsid w:val="00CA17D2"/>
    <w:rsid w:val="00CA3670"/>
    <w:rsid w:val="00CA3DBF"/>
    <w:rsid w:val="00CA52AC"/>
    <w:rsid w:val="00CA5479"/>
    <w:rsid w:val="00CB0FA4"/>
    <w:rsid w:val="00CB1B6B"/>
    <w:rsid w:val="00CB458D"/>
    <w:rsid w:val="00CB5F14"/>
    <w:rsid w:val="00CC0806"/>
    <w:rsid w:val="00CC0E03"/>
    <w:rsid w:val="00CC2F42"/>
    <w:rsid w:val="00CC64C0"/>
    <w:rsid w:val="00CC6F53"/>
    <w:rsid w:val="00CC7BC7"/>
    <w:rsid w:val="00CC7EA8"/>
    <w:rsid w:val="00CD1A71"/>
    <w:rsid w:val="00CD1F7C"/>
    <w:rsid w:val="00CD24F4"/>
    <w:rsid w:val="00CD3AE9"/>
    <w:rsid w:val="00CD4D1B"/>
    <w:rsid w:val="00CD5A6F"/>
    <w:rsid w:val="00CD71D6"/>
    <w:rsid w:val="00CD72ED"/>
    <w:rsid w:val="00CE0106"/>
    <w:rsid w:val="00CE127F"/>
    <w:rsid w:val="00CE2E9F"/>
    <w:rsid w:val="00CE386C"/>
    <w:rsid w:val="00CF180B"/>
    <w:rsid w:val="00CF1B6B"/>
    <w:rsid w:val="00CF1F56"/>
    <w:rsid w:val="00CF2591"/>
    <w:rsid w:val="00CF2BB2"/>
    <w:rsid w:val="00CF42ED"/>
    <w:rsid w:val="00D014C5"/>
    <w:rsid w:val="00D01CD2"/>
    <w:rsid w:val="00D01DE5"/>
    <w:rsid w:val="00D03000"/>
    <w:rsid w:val="00D04876"/>
    <w:rsid w:val="00D0786F"/>
    <w:rsid w:val="00D106DE"/>
    <w:rsid w:val="00D10B80"/>
    <w:rsid w:val="00D1132A"/>
    <w:rsid w:val="00D1141E"/>
    <w:rsid w:val="00D12465"/>
    <w:rsid w:val="00D12468"/>
    <w:rsid w:val="00D15656"/>
    <w:rsid w:val="00D16FEF"/>
    <w:rsid w:val="00D2162B"/>
    <w:rsid w:val="00D22180"/>
    <w:rsid w:val="00D231CA"/>
    <w:rsid w:val="00D24BDA"/>
    <w:rsid w:val="00D270DC"/>
    <w:rsid w:val="00D276FA"/>
    <w:rsid w:val="00D3194B"/>
    <w:rsid w:val="00D31AE7"/>
    <w:rsid w:val="00D321BF"/>
    <w:rsid w:val="00D331BC"/>
    <w:rsid w:val="00D3473D"/>
    <w:rsid w:val="00D351FB"/>
    <w:rsid w:val="00D364E1"/>
    <w:rsid w:val="00D40FFE"/>
    <w:rsid w:val="00D4102B"/>
    <w:rsid w:val="00D41E35"/>
    <w:rsid w:val="00D41F77"/>
    <w:rsid w:val="00D42B00"/>
    <w:rsid w:val="00D453F7"/>
    <w:rsid w:val="00D45C28"/>
    <w:rsid w:val="00D471D6"/>
    <w:rsid w:val="00D475CA"/>
    <w:rsid w:val="00D52D8D"/>
    <w:rsid w:val="00D576B3"/>
    <w:rsid w:val="00D60051"/>
    <w:rsid w:val="00D609F6"/>
    <w:rsid w:val="00D62E5B"/>
    <w:rsid w:val="00D6341C"/>
    <w:rsid w:val="00D6550F"/>
    <w:rsid w:val="00D664BD"/>
    <w:rsid w:val="00D666A4"/>
    <w:rsid w:val="00D67153"/>
    <w:rsid w:val="00D679A0"/>
    <w:rsid w:val="00D67BA3"/>
    <w:rsid w:val="00D67F4B"/>
    <w:rsid w:val="00D72694"/>
    <w:rsid w:val="00D7413C"/>
    <w:rsid w:val="00D74378"/>
    <w:rsid w:val="00D759FE"/>
    <w:rsid w:val="00D75FBF"/>
    <w:rsid w:val="00D76D31"/>
    <w:rsid w:val="00D773FF"/>
    <w:rsid w:val="00D81976"/>
    <w:rsid w:val="00D83623"/>
    <w:rsid w:val="00D84373"/>
    <w:rsid w:val="00D8683A"/>
    <w:rsid w:val="00D86E00"/>
    <w:rsid w:val="00D87CD3"/>
    <w:rsid w:val="00D90727"/>
    <w:rsid w:val="00D93068"/>
    <w:rsid w:val="00D93D5B"/>
    <w:rsid w:val="00D94271"/>
    <w:rsid w:val="00D9498A"/>
    <w:rsid w:val="00D9500E"/>
    <w:rsid w:val="00D976A3"/>
    <w:rsid w:val="00DA02AC"/>
    <w:rsid w:val="00DA2893"/>
    <w:rsid w:val="00DA3460"/>
    <w:rsid w:val="00DA3E72"/>
    <w:rsid w:val="00DA4061"/>
    <w:rsid w:val="00DA6108"/>
    <w:rsid w:val="00DA6640"/>
    <w:rsid w:val="00DB0C09"/>
    <w:rsid w:val="00DB19AC"/>
    <w:rsid w:val="00DB2D52"/>
    <w:rsid w:val="00DB356C"/>
    <w:rsid w:val="00DB4FDC"/>
    <w:rsid w:val="00DB5649"/>
    <w:rsid w:val="00DB6095"/>
    <w:rsid w:val="00DB6137"/>
    <w:rsid w:val="00DB6D0A"/>
    <w:rsid w:val="00DB6D56"/>
    <w:rsid w:val="00DC15FC"/>
    <w:rsid w:val="00DC2AB8"/>
    <w:rsid w:val="00DC4112"/>
    <w:rsid w:val="00DC5116"/>
    <w:rsid w:val="00DC6120"/>
    <w:rsid w:val="00DC68FD"/>
    <w:rsid w:val="00DD00FE"/>
    <w:rsid w:val="00DD0F46"/>
    <w:rsid w:val="00DD1451"/>
    <w:rsid w:val="00DD25B2"/>
    <w:rsid w:val="00DD2ED2"/>
    <w:rsid w:val="00DD2F8B"/>
    <w:rsid w:val="00DD563C"/>
    <w:rsid w:val="00DD5A41"/>
    <w:rsid w:val="00DD6EA1"/>
    <w:rsid w:val="00DD7A6F"/>
    <w:rsid w:val="00DE0BA8"/>
    <w:rsid w:val="00DE0C26"/>
    <w:rsid w:val="00DE1272"/>
    <w:rsid w:val="00DE48A5"/>
    <w:rsid w:val="00DE50D7"/>
    <w:rsid w:val="00DE716A"/>
    <w:rsid w:val="00DF1C67"/>
    <w:rsid w:val="00DF1CE5"/>
    <w:rsid w:val="00DF1F97"/>
    <w:rsid w:val="00DF2929"/>
    <w:rsid w:val="00DF307F"/>
    <w:rsid w:val="00DF36D0"/>
    <w:rsid w:val="00DF41EB"/>
    <w:rsid w:val="00DF464A"/>
    <w:rsid w:val="00DF55E7"/>
    <w:rsid w:val="00DF5E05"/>
    <w:rsid w:val="00DF7676"/>
    <w:rsid w:val="00DF7906"/>
    <w:rsid w:val="00DF7C11"/>
    <w:rsid w:val="00DF7DFD"/>
    <w:rsid w:val="00E00DDE"/>
    <w:rsid w:val="00E0529D"/>
    <w:rsid w:val="00E068FF"/>
    <w:rsid w:val="00E13126"/>
    <w:rsid w:val="00E13C7C"/>
    <w:rsid w:val="00E13E2A"/>
    <w:rsid w:val="00E13F44"/>
    <w:rsid w:val="00E145D7"/>
    <w:rsid w:val="00E15FA6"/>
    <w:rsid w:val="00E169CD"/>
    <w:rsid w:val="00E172D7"/>
    <w:rsid w:val="00E172E6"/>
    <w:rsid w:val="00E178CF"/>
    <w:rsid w:val="00E20245"/>
    <w:rsid w:val="00E2287A"/>
    <w:rsid w:val="00E23665"/>
    <w:rsid w:val="00E23E29"/>
    <w:rsid w:val="00E2699E"/>
    <w:rsid w:val="00E27636"/>
    <w:rsid w:val="00E27C28"/>
    <w:rsid w:val="00E307E4"/>
    <w:rsid w:val="00E33BF8"/>
    <w:rsid w:val="00E34028"/>
    <w:rsid w:val="00E3538C"/>
    <w:rsid w:val="00E35719"/>
    <w:rsid w:val="00E35AA5"/>
    <w:rsid w:val="00E36047"/>
    <w:rsid w:val="00E3696F"/>
    <w:rsid w:val="00E36D6E"/>
    <w:rsid w:val="00E3729E"/>
    <w:rsid w:val="00E37C38"/>
    <w:rsid w:val="00E42F5E"/>
    <w:rsid w:val="00E42F92"/>
    <w:rsid w:val="00E43468"/>
    <w:rsid w:val="00E44DC3"/>
    <w:rsid w:val="00E45A39"/>
    <w:rsid w:val="00E47143"/>
    <w:rsid w:val="00E4723F"/>
    <w:rsid w:val="00E51405"/>
    <w:rsid w:val="00E538E4"/>
    <w:rsid w:val="00E5446D"/>
    <w:rsid w:val="00E556F5"/>
    <w:rsid w:val="00E564ED"/>
    <w:rsid w:val="00E569C4"/>
    <w:rsid w:val="00E5784E"/>
    <w:rsid w:val="00E60E27"/>
    <w:rsid w:val="00E62A21"/>
    <w:rsid w:val="00E6435D"/>
    <w:rsid w:val="00E64544"/>
    <w:rsid w:val="00E67104"/>
    <w:rsid w:val="00E71903"/>
    <w:rsid w:val="00E7308F"/>
    <w:rsid w:val="00E733A4"/>
    <w:rsid w:val="00E7469F"/>
    <w:rsid w:val="00E7489E"/>
    <w:rsid w:val="00E751DB"/>
    <w:rsid w:val="00E75FE2"/>
    <w:rsid w:val="00E76DAC"/>
    <w:rsid w:val="00E80204"/>
    <w:rsid w:val="00E81708"/>
    <w:rsid w:val="00E845E5"/>
    <w:rsid w:val="00E858ED"/>
    <w:rsid w:val="00E91D42"/>
    <w:rsid w:val="00E93824"/>
    <w:rsid w:val="00E93D9F"/>
    <w:rsid w:val="00E94E91"/>
    <w:rsid w:val="00E95C5F"/>
    <w:rsid w:val="00E97CAD"/>
    <w:rsid w:val="00EA1B90"/>
    <w:rsid w:val="00EA4D10"/>
    <w:rsid w:val="00EA54C8"/>
    <w:rsid w:val="00EA6621"/>
    <w:rsid w:val="00EA7554"/>
    <w:rsid w:val="00EA7DAB"/>
    <w:rsid w:val="00EB3E21"/>
    <w:rsid w:val="00EB489A"/>
    <w:rsid w:val="00EB58FF"/>
    <w:rsid w:val="00EB7790"/>
    <w:rsid w:val="00EC2403"/>
    <w:rsid w:val="00EC32E0"/>
    <w:rsid w:val="00EC36D0"/>
    <w:rsid w:val="00EC7368"/>
    <w:rsid w:val="00EC7AFD"/>
    <w:rsid w:val="00ED010B"/>
    <w:rsid w:val="00ED5AC4"/>
    <w:rsid w:val="00ED7E8C"/>
    <w:rsid w:val="00ED7FBD"/>
    <w:rsid w:val="00EE022C"/>
    <w:rsid w:val="00EE2AD9"/>
    <w:rsid w:val="00EE3CFF"/>
    <w:rsid w:val="00EE3F8C"/>
    <w:rsid w:val="00EE4049"/>
    <w:rsid w:val="00EE5BB6"/>
    <w:rsid w:val="00EF23FD"/>
    <w:rsid w:val="00EF35DE"/>
    <w:rsid w:val="00EF3BED"/>
    <w:rsid w:val="00EF57BC"/>
    <w:rsid w:val="00EF638F"/>
    <w:rsid w:val="00F00663"/>
    <w:rsid w:val="00F01601"/>
    <w:rsid w:val="00F0175A"/>
    <w:rsid w:val="00F028B4"/>
    <w:rsid w:val="00F038EC"/>
    <w:rsid w:val="00F044BE"/>
    <w:rsid w:val="00F05E3C"/>
    <w:rsid w:val="00F06C96"/>
    <w:rsid w:val="00F07F62"/>
    <w:rsid w:val="00F125F9"/>
    <w:rsid w:val="00F12A5D"/>
    <w:rsid w:val="00F12D59"/>
    <w:rsid w:val="00F130A3"/>
    <w:rsid w:val="00F13C59"/>
    <w:rsid w:val="00F15A39"/>
    <w:rsid w:val="00F17064"/>
    <w:rsid w:val="00F172B0"/>
    <w:rsid w:val="00F205E6"/>
    <w:rsid w:val="00F22A19"/>
    <w:rsid w:val="00F24BAA"/>
    <w:rsid w:val="00F25AB2"/>
    <w:rsid w:val="00F26429"/>
    <w:rsid w:val="00F269E3"/>
    <w:rsid w:val="00F31135"/>
    <w:rsid w:val="00F312B6"/>
    <w:rsid w:val="00F31B6E"/>
    <w:rsid w:val="00F3263B"/>
    <w:rsid w:val="00F356DF"/>
    <w:rsid w:val="00F35C6D"/>
    <w:rsid w:val="00F41932"/>
    <w:rsid w:val="00F447F2"/>
    <w:rsid w:val="00F460CF"/>
    <w:rsid w:val="00F502C9"/>
    <w:rsid w:val="00F527C8"/>
    <w:rsid w:val="00F52D79"/>
    <w:rsid w:val="00F52EE8"/>
    <w:rsid w:val="00F542C0"/>
    <w:rsid w:val="00F55522"/>
    <w:rsid w:val="00F55EE9"/>
    <w:rsid w:val="00F5623D"/>
    <w:rsid w:val="00F574B9"/>
    <w:rsid w:val="00F63403"/>
    <w:rsid w:val="00F65F74"/>
    <w:rsid w:val="00F664B6"/>
    <w:rsid w:val="00F71F34"/>
    <w:rsid w:val="00F71FC9"/>
    <w:rsid w:val="00F73A5E"/>
    <w:rsid w:val="00F73D24"/>
    <w:rsid w:val="00F74E9D"/>
    <w:rsid w:val="00F77022"/>
    <w:rsid w:val="00F77B8F"/>
    <w:rsid w:val="00F80162"/>
    <w:rsid w:val="00F80697"/>
    <w:rsid w:val="00F81536"/>
    <w:rsid w:val="00F81784"/>
    <w:rsid w:val="00F825A6"/>
    <w:rsid w:val="00F845E1"/>
    <w:rsid w:val="00F866C5"/>
    <w:rsid w:val="00F86742"/>
    <w:rsid w:val="00F86C46"/>
    <w:rsid w:val="00F87496"/>
    <w:rsid w:val="00F91583"/>
    <w:rsid w:val="00F91AB6"/>
    <w:rsid w:val="00F91E97"/>
    <w:rsid w:val="00F925AB"/>
    <w:rsid w:val="00F95F1C"/>
    <w:rsid w:val="00F96B09"/>
    <w:rsid w:val="00F97CF0"/>
    <w:rsid w:val="00FA066A"/>
    <w:rsid w:val="00FA1125"/>
    <w:rsid w:val="00FA20B4"/>
    <w:rsid w:val="00FA6DFC"/>
    <w:rsid w:val="00FA7E34"/>
    <w:rsid w:val="00FB01D4"/>
    <w:rsid w:val="00FB21BB"/>
    <w:rsid w:val="00FB2BD7"/>
    <w:rsid w:val="00FB2BDE"/>
    <w:rsid w:val="00FB3682"/>
    <w:rsid w:val="00FB3B79"/>
    <w:rsid w:val="00FB43CD"/>
    <w:rsid w:val="00FB5260"/>
    <w:rsid w:val="00FB5606"/>
    <w:rsid w:val="00FB77C6"/>
    <w:rsid w:val="00FC0485"/>
    <w:rsid w:val="00FC12CC"/>
    <w:rsid w:val="00FC149A"/>
    <w:rsid w:val="00FC1571"/>
    <w:rsid w:val="00FC6D01"/>
    <w:rsid w:val="00FD075B"/>
    <w:rsid w:val="00FD08C7"/>
    <w:rsid w:val="00FD2C52"/>
    <w:rsid w:val="00FD3E55"/>
    <w:rsid w:val="00FD4AE7"/>
    <w:rsid w:val="00FD6A3F"/>
    <w:rsid w:val="00FD7E4B"/>
    <w:rsid w:val="00FE0632"/>
    <w:rsid w:val="00FE2CC8"/>
    <w:rsid w:val="00FE44A4"/>
    <w:rsid w:val="00FE5983"/>
    <w:rsid w:val="00FE6359"/>
    <w:rsid w:val="00FE63A1"/>
    <w:rsid w:val="00FE64AD"/>
    <w:rsid w:val="00FE6C67"/>
    <w:rsid w:val="00FE6CB6"/>
    <w:rsid w:val="00FF0944"/>
    <w:rsid w:val="00F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309E"/>
  <w15:docId w15:val="{62E4C512-5DC3-4F06-B8C0-390808ED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F527C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F527C8"/>
    <w:rPr>
      <w:sz w:val="20"/>
      <w:szCs w:val="20"/>
    </w:rPr>
  </w:style>
  <w:style w:type="character" w:styleId="Odwoanieprzypisudolnego">
    <w:name w:val="footnote reference"/>
    <w:basedOn w:val="Domylnaczcionkaakapitu"/>
    <w:uiPriority w:val="99"/>
    <w:semiHidden/>
    <w:unhideWhenUsed/>
    <w:rsid w:val="00F527C8"/>
    <w:rPr>
      <w:vertAlign w:val="superscript"/>
    </w:rPr>
  </w:style>
  <w:style w:type="paragraph" w:styleId="Bezodstpw">
    <w:name w:val="No Spacing"/>
    <w:uiPriority w:val="1"/>
    <w:qFormat/>
    <w:rsid w:val="0076334D"/>
    <w:pPr>
      <w:spacing w:after="0" w:line="240" w:lineRule="auto"/>
    </w:pPr>
    <w:rPr>
      <w:rFonts w:ascii="Calibri" w:eastAsia="Calibri" w:hAnsi="Calibri" w:cs="Times New Roman"/>
    </w:rPr>
  </w:style>
  <w:style w:type="paragraph" w:customStyle="1" w:styleId="KriesiLiteratur">
    <w:name w:val="KriesiLiteratur"/>
    <w:basedOn w:val="Normalny"/>
    <w:rsid w:val="00A81704"/>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D15656"/>
  </w:style>
  <w:style w:type="character" w:styleId="Hipercze">
    <w:name w:val="Hyperlink"/>
    <w:uiPriority w:val="99"/>
    <w:unhideWhenUsed/>
    <w:rsid w:val="0041409C"/>
    <w:rPr>
      <w:color w:val="0000FF"/>
      <w:u w:val="single"/>
    </w:rPr>
  </w:style>
  <w:style w:type="paragraph" w:styleId="Tekstprzypisukocowego">
    <w:name w:val="endnote text"/>
    <w:basedOn w:val="Normalny"/>
    <w:link w:val="TekstprzypisukocowegoZnak"/>
    <w:semiHidden/>
    <w:rsid w:val="008627A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8627A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56024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56024A"/>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56024A"/>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56024A"/>
    <w:rPr>
      <w:i/>
      <w:iCs/>
    </w:rPr>
  </w:style>
  <w:style w:type="character" w:styleId="Pogrubienie">
    <w:name w:val="Strong"/>
    <w:basedOn w:val="Domylnaczcionkaakapitu"/>
    <w:uiPriority w:val="22"/>
    <w:qFormat/>
    <w:rsid w:val="0056024A"/>
    <w:rPr>
      <w:b/>
      <w:bCs/>
    </w:rPr>
  </w:style>
  <w:style w:type="character" w:styleId="Odwoaniedokomentarza">
    <w:name w:val="annotation reference"/>
    <w:basedOn w:val="Domylnaczcionkaakapitu"/>
    <w:uiPriority w:val="99"/>
    <w:semiHidden/>
    <w:unhideWhenUsed/>
    <w:rsid w:val="00D6550F"/>
    <w:rPr>
      <w:sz w:val="16"/>
      <w:szCs w:val="16"/>
    </w:rPr>
  </w:style>
  <w:style w:type="paragraph" w:styleId="Tekstkomentarza">
    <w:name w:val="annotation text"/>
    <w:basedOn w:val="Normalny"/>
    <w:link w:val="TekstkomentarzaZnak"/>
    <w:uiPriority w:val="99"/>
    <w:semiHidden/>
    <w:unhideWhenUsed/>
    <w:rsid w:val="00D6550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6550F"/>
    <w:rPr>
      <w:sz w:val="20"/>
      <w:szCs w:val="20"/>
    </w:rPr>
  </w:style>
  <w:style w:type="paragraph" w:styleId="Tematkomentarza">
    <w:name w:val="annotation subject"/>
    <w:basedOn w:val="Tekstkomentarza"/>
    <w:next w:val="Tekstkomentarza"/>
    <w:link w:val="TematkomentarzaZnak"/>
    <w:uiPriority w:val="99"/>
    <w:semiHidden/>
    <w:unhideWhenUsed/>
    <w:rsid w:val="00D6550F"/>
    <w:rPr>
      <w:b/>
      <w:bCs/>
    </w:rPr>
  </w:style>
  <w:style w:type="character" w:customStyle="1" w:styleId="TematkomentarzaZnak">
    <w:name w:val="Temat komentarza Znak"/>
    <w:basedOn w:val="TekstkomentarzaZnak"/>
    <w:link w:val="Tematkomentarza"/>
    <w:uiPriority w:val="99"/>
    <w:semiHidden/>
    <w:rsid w:val="00D6550F"/>
    <w:rPr>
      <w:b/>
      <w:bCs/>
      <w:sz w:val="20"/>
      <w:szCs w:val="20"/>
    </w:rPr>
  </w:style>
  <w:style w:type="paragraph" w:styleId="Poprawka">
    <w:name w:val="Revision"/>
    <w:hidden/>
    <w:uiPriority w:val="99"/>
    <w:semiHidden/>
    <w:rsid w:val="00D6550F"/>
    <w:pPr>
      <w:spacing w:after="0" w:line="240" w:lineRule="auto"/>
    </w:pPr>
  </w:style>
  <w:style w:type="paragraph" w:styleId="Tekstdymka">
    <w:name w:val="Balloon Text"/>
    <w:basedOn w:val="Normalny"/>
    <w:link w:val="TekstdymkaZnak"/>
    <w:uiPriority w:val="99"/>
    <w:semiHidden/>
    <w:unhideWhenUsed/>
    <w:rsid w:val="00D6550F"/>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6550F"/>
    <w:rPr>
      <w:rFonts w:ascii="Segoe UI" w:hAnsi="Segoe UI" w:cs="Segoe UI"/>
      <w:sz w:val="18"/>
      <w:szCs w:val="18"/>
    </w:rPr>
  </w:style>
  <w:style w:type="paragraph" w:styleId="Akapitzlist">
    <w:name w:val="List Paragraph"/>
    <w:basedOn w:val="Normalny"/>
    <w:uiPriority w:val="34"/>
    <w:qFormat/>
    <w:rsid w:val="004C2FEB"/>
    <w:pPr>
      <w:spacing w:after="0" w:line="240" w:lineRule="auto"/>
      <w:ind w:left="720"/>
      <w:contextualSpacing/>
    </w:pPr>
    <w:rPr>
      <w:rFonts w:eastAsiaTheme="minorEastAsia"/>
      <w:sz w:val="24"/>
      <w:szCs w:val="24"/>
    </w:rPr>
  </w:style>
  <w:style w:type="paragraph" w:styleId="Stopka">
    <w:name w:val="footer"/>
    <w:basedOn w:val="Normalny"/>
    <w:link w:val="StopkaZnak"/>
    <w:uiPriority w:val="99"/>
    <w:unhideWhenUsed/>
    <w:rsid w:val="00A26E8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2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6116-3817-450A-B88E-372475F4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777</Words>
  <Characters>4664</Characters>
  <Application>Microsoft Office Word</Application>
  <DocSecurity>0</DocSecurity>
  <Lines>38</Lines>
  <Paragraphs>10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Radosław Markowski</dc:creator>
  <cp:lastModifiedBy>Ben Stanley</cp:lastModifiedBy>
  <cp:revision>8</cp:revision>
  <dcterms:created xsi:type="dcterms:W3CDTF">2018-12-04T10:13:00Z</dcterms:created>
  <dcterms:modified xsi:type="dcterms:W3CDTF">2018-12-05T14:28:00Z</dcterms:modified>
</cp:coreProperties>
</file>