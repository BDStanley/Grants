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9125DC" w14:textId="77777777" w:rsidR="00C03048" w:rsidRPr="00851513" w:rsidRDefault="00B76621">
      <w:pPr>
        <w:spacing w:line="240" w:lineRule="auto"/>
        <w:ind w:right="-233"/>
        <w:jc w:val="both"/>
        <w:rPr>
          <w:rFonts w:ascii="Times New Roman" w:hAnsi="Times New Roman" w:cs="Times New Roman"/>
          <w:u w:val="single"/>
          <w:rPrChange w:id="0" w:author="Agnieszka Kwiatkowska" w:date="2018-12-06T13:14:00Z">
            <w:rPr>
              <w:rFonts w:ascii="Gadugi" w:hAnsi="Gadugi" w:cs="Times New Roman"/>
              <w:sz w:val="24"/>
              <w:szCs w:val="24"/>
              <w:u w:val="single"/>
            </w:rPr>
          </w:rPrChange>
        </w:rPr>
        <w:pPrChange w:id="1" w:author="Agnieszka Kwiatkowska" w:date="2018-12-06T13:14:00Z">
          <w:pPr>
            <w:ind w:right="-233"/>
            <w:jc w:val="both"/>
          </w:pPr>
        </w:pPrChange>
      </w:pPr>
      <w:r w:rsidRPr="00851513">
        <w:rPr>
          <w:rFonts w:ascii="Times New Roman" w:hAnsi="Times New Roman" w:cs="Times New Roman"/>
          <w:u w:val="single"/>
          <w:rPrChange w:id="2" w:author="Agnieszka Kwiatkowska" w:date="2018-12-06T13:14:00Z">
            <w:rPr>
              <w:rFonts w:ascii="Gadugi" w:hAnsi="Gadugi" w:cs="Times New Roman"/>
              <w:sz w:val="24"/>
              <w:szCs w:val="24"/>
              <w:u w:val="single"/>
            </w:rPr>
          </w:rPrChange>
        </w:rPr>
        <w:t xml:space="preserve">1. </w:t>
      </w:r>
      <w:r w:rsidR="00C03048" w:rsidRPr="00851513">
        <w:rPr>
          <w:rFonts w:ascii="Times New Roman" w:hAnsi="Times New Roman" w:cs="Times New Roman"/>
          <w:u w:val="single"/>
          <w:rPrChange w:id="3" w:author="Agnieszka Kwiatkowska" w:date="2018-12-06T13:14:00Z">
            <w:rPr>
              <w:rFonts w:ascii="Gadugi" w:hAnsi="Gadugi" w:cs="Times New Roman"/>
              <w:sz w:val="24"/>
              <w:szCs w:val="24"/>
              <w:u w:val="single"/>
            </w:rPr>
          </w:rPrChange>
        </w:rPr>
        <w:t>Research project objectives</w:t>
      </w:r>
    </w:p>
    <w:p w14:paraId="78662FF4" w14:textId="0D6E1DFE" w:rsidR="00C03048" w:rsidRPr="003F11B1" w:rsidRDefault="00C03048">
      <w:pPr>
        <w:spacing w:line="240" w:lineRule="auto"/>
        <w:ind w:right="-233"/>
        <w:jc w:val="both"/>
        <w:rPr>
          <w:ins w:id="4" w:author="Agnieszka Kwiatkowska" w:date="2018-12-06T13:09:00Z"/>
          <w:rFonts w:ascii="Times New Roman" w:hAnsi="Times New Roman" w:cs="Times New Roman"/>
          <w:color w:val="00B0F0"/>
          <w:lang w:val="en-GB"/>
          <w:rPrChange w:id="5" w:author="Ben Stanley" w:date="2018-12-06T21:57:00Z">
            <w:rPr>
              <w:ins w:id="6" w:author="Agnieszka Kwiatkowska" w:date="2018-12-06T13:09:00Z"/>
              <w:rFonts w:ascii="Times New Roman" w:hAnsi="Times New Roman" w:cs="Times New Roman"/>
              <w:color w:val="00B0F0"/>
              <w:lang w:val="pl-PL"/>
            </w:rPr>
          </w:rPrChange>
        </w:rPr>
        <w:pPrChange w:id="7" w:author="Agnieszka Kwiatkowska" w:date="2018-12-06T13:14:00Z">
          <w:pPr>
            <w:ind w:right="-233"/>
            <w:jc w:val="both"/>
          </w:pPr>
        </w:pPrChange>
      </w:pPr>
      <w:r w:rsidRPr="00851513">
        <w:rPr>
          <w:rFonts w:ascii="Times New Roman" w:hAnsi="Times New Roman" w:cs="Times New Roman"/>
          <w:rPrChange w:id="8" w:author="Agnieszka Kwiatkowska" w:date="2018-12-06T13:14:00Z">
            <w:rPr>
              <w:rFonts w:ascii="Gadugi" w:hAnsi="Gadugi" w:cs="Times New Roman"/>
              <w:sz w:val="24"/>
              <w:szCs w:val="24"/>
            </w:rPr>
          </w:rPrChange>
        </w:rPr>
        <w:t>Since its launch in 1997, the</w:t>
      </w:r>
      <w:ins w:id="9" w:author="Ben Stanley" w:date="2018-12-06T21:59:00Z">
        <w:r w:rsidR="00D74F6A">
          <w:rPr>
            <w:rFonts w:ascii="Times New Roman" w:hAnsi="Times New Roman" w:cs="Times New Roman"/>
          </w:rPr>
          <w:t xml:space="preserve"> </w:t>
        </w:r>
      </w:ins>
      <w:r w:rsidRPr="00851513">
        <w:rPr>
          <w:rFonts w:ascii="Times New Roman" w:hAnsi="Times New Roman" w:cs="Times New Roman"/>
          <w:rPrChange w:id="10" w:author="Agnieszka Kwiatkowska" w:date="2018-12-06T13:14:00Z">
            <w:rPr>
              <w:rFonts w:ascii="Gadugi" w:hAnsi="Gadugi" w:cs="Times New Roman"/>
              <w:sz w:val="24"/>
              <w:szCs w:val="24"/>
            </w:rPr>
          </w:rPrChange>
        </w:rPr>
        <w:t>key objective of the Polish National Election Study (PNES;</w:t>
      </w:r>
      <w:r w:rsidR="005646C2" w:rsidRPr="00851513">
        <w:rPr>
          <w:rFonts w:ascii="Times New Roman" w:hAnsi="Times New Roman" w:cs="Times New Roman"/>
          <w:rPrChange w:id="11" w:author="Agnieszka Kwiatkowska" w:date="2018-12-06T13:14:00Z">
            <w:rPr>
              <w:rFonts w:ascii="Gadugi" w:hAnsi="Gadugi" w:cs="Times New Roman"/>
              <w:sz w:val="24"/>
              <w:szCs w:val="24"/>
            </w:rPr>
          </w:rPrChange>
        </w:rPr>
        <w:t xml:space="preserve"> </w:t>
      </w:r>
      <w:r w:rsidRPr="00851513">
        <w:rPr>
          <w:rFonts w:ascii="Times New Roman" w:hAnsi="Times New Roman" w:cs="Times New Roman"/>
          <w:rPrChange w:id="12" w:author="Agnieszka Kwiatkowska" w:date="2018-12-06T13:14:00Z">
            <w:rPr>
              <w:rFonts w:ascii="Gadugi" w:hAnsi="Gadugi" w:cs="Times New Roman"/>
              <w:sz w:val="24"/>
              <w:szCs w:val="24"/>
            </w:rPr>
          </w:rPrChange>
        </w:rPr>
        <w:t xml:space="preserve">in Polish: </w:t>
      </w:r>
      <w:proofErr w:type="spellStart"/>
      <w:r w:rsidRPr="00851513">
        <w:rPr>
          <w:rFonts w:ascii="Times New Roman" w:hAnsi="Times New Roman" w:cs="Times New Roman"/>
          <w:i/>
          <w:rPrChange w:id="13" w:author="Agnieszka Kwiatkowska" w:date="2018-12-06T13:14:00Z">
            <w:rPr>
              <w:rFonts w:ascii="Gadugi" w:hAnsi="Gadugi" w:cs="Times New Roman"/>
              <w:i/>
              <w:sz w:val="24"/>
              <w:szCs w:val="24"/>
            </w:rPr>
          </w:rPrChange>
        </w:rPr>
        <w:t>Polskie</w:t>
      </w:r>
      <w:proofErr w:type="spellEnd"/>
      <w:r w:rsidRPr="00851513">
        <w:rPr>
          <w:rFonts w:ascii="Times New Roman" w:hAnsi="Times New Roman" w:cs="Times New Roman"/>
          <w:i/>
          <w:rPrChange w:id="14" w:author="Agnieszka Kwiatkowska" w:date="2018-12-06T13:14:00Z">
            <w:rPr>
              <w:rFonts w:ascii="Gadugi" w:hAnsi="Gadugi" w:cs="Times New Roman"/>
              <w:i/>
              <w:sz w:val="24"/>
              <w:szCs w:val="24"/>
            </w:rPr>
          </w:rPrChange>
        </w:rPr>
        <w:t xml:space="preserve"> </w:t>
      </w:r>
      <w:proofErr w:type="spellStart"/>
      <w:r w:rsidRPr="00851513">
        <w:rPr>
          <w:rFonts w:ascii="Times New Roman" w:hAnsi="Times New Roman" w:cs="Times New Roman"/>
          <w:i/>
          <w:rPrChange w:id="15" w:author="Agnieszka Kwiatkowska" w:date="2018-12-06T13:14:00Z">
            <w:rPr>
              <w:rFonts w:ascii="Gadugi" w:hAnsi="Gadugi" w:cs="Times New Roman"/>
              <w:i/>
              <w:sz w:val="24"/>
              <w:szCs w:val="24"/>
            </w:rPr>
          </w:rPrChange>
        </w:rPr>
        <w:t>Generalne</w:t>
      </w:r>
      <w:proofErr w:type="spellEnd"/>
      <w:r w:rsidRPr="00851513">
        <w:rPr>
          <w:rFonts w:ascii="Times New Roman" w:hAnsi="Times New Roman" w:cs="Times New Roman"/>
          <w:i/>
          <w:rPrChange w:id="16" w:author="Agnieszka Kwiatkowska" w:date="2018-12-06T13:14:00Z">
            <w:rPr>
              <w:rFonts w:ascii="Gadugi" w:hAnsi="Gadugi" w:cs="Times New Roman"/>
              <w:i/>
              <w:sz w:val="24"/>
              <w:szCs w:val="24"/>
            </w:rPr>
          </w:rPrChange>
        </w:rPr>
        <w:t xml:space="preserve"> </w:t>
      </w:r>
      <w:proofErr w:type="spellStart"/>
      <w:r w:rsidRPr="00851513">
        <w:rPr>
          <w:rFonts w:ascii="Times New Roman" w:hAnsi="Times New Roman" w:cs="Times New Roman"/>
          <w:i/>
          <w:rPrChange w:id="17" w:author="Agnieszka Kwiatkowska" w:date="2018-12-06T13:14:00Z">
            <w:rPr>
              <w:rFonts w:ascii="Gadugi" w:hAnsi="Gadugi" w:cs="Times New Roman"/>
              <w:i/>
              <w:sz w:val="24"/>
              <w:szCs w:val="24"/>
            </w:rPr>
          </w:rPrChange>
        </w:rPr>
        <w:t>Studium</w:t>
      </w:r>
      <w:proofErr w:type="spellEnd"/>
      <w:r w:rsidRPr="00851513">
        <w:rPr>
          <w:rFonts w:ascii="Times New Roman" w:hAnsi="Times New Roman" w:cs="Times New Roman"/>
          <w:i/>
          <w:rPrChange w:id="18" w:author="Agnieszka Kwiatkowska" w:date="2018-12-06T13:14:00Z">
            <w:rPr>
              <w:rFonts w:ascii="Gadugi" w:hAnsi="Gadugi" w:cs="Times New Roman"/>
              <w:i/>
              <w:sz w:val="24"/>
              <w:szCs w:val="24"/>
            </w:rPr>
          </w:rPrChange>
        </w:rPr>
        <w:t xml:space="preserve"> </w:t>
      </w:r>
      <w:proofErr w:type="spellStart"/>
      <w:r w:rsidRPr="00851513">
        <w:rPr>
          <w:rFonts w:ascii="Times New Roman" w:hAnsi="Times New Roman" w:cs="Times New Roman"/>
          <w:i/>
          <w:rPrChange w:id="19" w:author="Agnieszka Kwiatkowska" w:date="2018-12-06T13:14:00Z">
            <w:rPr>
              <w:rFonts w:ascii="Gadugi" w:hAnsi="Gadugi" w:cs="Times New Roman"/>
              <w:i/>
              <w:sz w:val="24"/>
              <w:szCs w:val="24"/>
            </w:rPr>
          </w:rPrChange>
        </w:rPr>
        <w:t>Wyborcze</w:t>
      </w:r>
      <w:proofErr w:type="spellEnd"/>
      <w:r w:rsidRPr="00851513">
        <w:rPr>
          <w:rFonts w:ascii="Times New Roman" w:hAnsi="Times New Roman" w:cs="Times New Roman"/>
          <w:i/>
          <w:rPrChange w:id="20" w:author="Agnieszka Kwiatkowska" w:date="2018-12-06T13:14:00Z">
            <w:rPr>
              <w:rFonts w:ascii="Gadugi" w:hAnsi="Gadugi" w:cs="Times New Roman"/>
              <w:i/>
              <w:sz w:val="24"/>
              <w:szCs w:val="24"/>
            </w:rPr>
          </w:rPrChange>
        </w:rPr>
        <w:t>, PGSW</w:t>
      </w:r>
      <w:r w:rsidRPr="00851513">
        <w:rPr>
          <w:rFonts w:ascii="Times New Roman" w:hAnsi="Times New Roman" w:cs="Times New Roman"/>
          <w:rPrChange w:id="21" w:author="Agnieszka Kwiatkowska" w:date="2018-12-06T13:14:00Z">
            <w:rPr>
              <w:rFonts w:ascii="Gadugi" w:hAnsi="Gadugi" w:cs="Times New Roman"/>
              <w:sz w:val="24"/>
              <w:szCs w:val="24"/>
            </w:rPr>
          </w:rPrChange>
        </w:rPr>
        <w:t>) has been to cover the most significant electoral event in Polish politics, the election to the two chambers of the National Assembly,</w:t>
      </w:r>
      <w:r w:rsidR="00203964" w:rsidRPr="00851513">
        <w:rPr>
          <w:rFonts w:ascii="Times New Roman" w:hAnsi="Times New Roman" w:cs="Times New Roman"/>
          <w:rPrChange w:id="22" w:author="Agnieszka Kwiatkowska" w:date="2018-12-06T13:14:00Z">
            <w:rPr>
              <w:rFonts w:ascii="Gadugi" w:hAnsi="Gadugi" w:cs="Times New Roman"/>
              <w:sz w:val="24"/>
              <w:szCs w:val="24"/>
            </w:rPr>
          </w:rPrChange>
        </w:rPr>
        <w:t xml:space="preserve"> </w:t>
      </w:r>
      <w:r w:rsidRPr="00851513">
        <w:rPr>
          <w:rFonts w:ascii="Times New Roman" w:hAnsi="Times New Roman" w:cs="Times New Roman"/>
          <w:rPrChange w:id="23" w:author="Agnieszka Kwiatkowska" w:date="2018-12-06T13:14:00Z">
            <w:rPr>
              <w:rFonts w:ascii="Gadugi" w:hAnsi="Gadugi" w:cs="Times New Roman"/>
              <w:sz w:val="24"/>
              <w:szCs w:val="24"/>
            </w:rPr>
          </w:rPrChange>
        </w:rPr>
        <w:t>the Sejm and the Senate</w:t>
      </w:r>
      <w:r w:rsidRPr="00851513">
        <w:rPr>
          <w:rStyle w:val="FootnoteReference"/>
          <w:rFonts w:ascii="Times New Roman" w:hAnsi="Times New Roman" w:cs="Times New Roman"/>
          <w:rPrChange w:id="24" w:author="Agnieszka Kwiatkowska" w:date="2018-12-06T13:14:00Z">
            <w:rPr>
              <w:rStyle w:val="FootnoteReference"/>
              <w:rFonts w:ascii="Gadugi" w:hAnsi="Gadugi" w:cs="Times New Roman"/>
              <w:sz w:val="24"/>
              <w:szCs w:val="24"/>
            </w:rPr>
          </w:rPrChange>
        </w:rPr>
        <w:footnoteReference w:id="1"/>
      </w:r>
      <w:r w:rsidRPr="00851513">
        <w:rPr>
          <w:rFonts w:ascii="Times New Roman" w:hAnsi="Times New Roman" w:cs="Times New Roman"/>
          <w:rPrChange w:id="30" w:author="Agnieszka Kwiatkowska" w:date="2018-12-06T13:14:00Z">
            <w:rPr>
              <w:rFonts w:ascii="Gadugi" w:hAnsi="Gadugi" w:cs="Times New Roman"/>
              <w:sz w:val="24"/>
              <w:szCs w:val="24"/>
            </w:rPr>
          </w:rPrChange>
        </w:rPr>
        <w:t>. The PNES follows the logic of national election studies worldwide, seeking to clarify the aggregate result of an election and to explain</w:t>
      </w:r>
      <w:r w:rsidR="005646C2" w:rsidRPr="00851513">
        <w:rPr>
          <w:rFonts w:ascii="Times New Roman" w:hAnsi="Times New Roman" w:cs="Times New Roman"/>
          <w:rPrChange w:id="31" w:author="Agnieszka Kwiatkowska" w:date="2018-12-06T13:14:00Z">
            <w:rPr>
              <w:rFonts w:ascii="Gadugi" w:hAnsi="Gadugi" w:cs="Times New Roman"/>
              <w:sz w:val="24"/>
              <w:szCs w:val="24"/>
            </w:rPr>
          </w:rPrChange>
        </w:rPr>
        <w:t xml:space="preserve"> </w:t>
      </w:r>
      <w:r w:rsidRPr="00851513">
        <w:rPr>
          <w:rFonts w:ascii="Times New Roman" w:hAnsi="Times New Roman" w:cs="Times New Roman"/>
          <w:rPrChange w:id="32" w:author="Agnieszka Kwiatkowska" w:date="2018-12-06T13:14:00Z">
            <w:rPr>
              <w:rFonts w:ascii="Gadugi" w:hAnsi="Gadugi" w:cs="Times New Roman"/>
              <w:sz w:val="24"/>
              <w:szCs w:val="24"/>
            </w:rPr>
          </w:rPrChange>
        </w:rPr>
        <w:t xml:space="preserve">the individual choices of citizens regarding turnout (whether to participate in an election or not), and vote choice (for whom to cast a vote). </w:t>
      </w:r>
      <w:del w:id="33" w:author="Agnieszka Kwiatkowska" w:date="2018-12-06T13:09:00Z">
        <w:r w:rsidR="00203964" w:rsidRPr="00851513" w:rsidDel="00851513">
          <w:rPr>
            <w:rFonts w:ascii="Times New Roman" w:hAnsi="Times New Roman" w:cs="Times New Roman"/>
            <w:color w:val="00B0F0"/>
            <w:rPrChange w:id="34" w:author="Agnieszka Kwiatkowska" w:date="2018-12-06T13:14:00Z">
              <w:rPr>
                <w:rFonts w:ascii="Gadugi" w:hAnsi="Gadugi" w:cs="Times New Roman"/>
                <w:color w:val="00B0F0"/>
                <w:sz w:val="24"/>
                <w:szCs w:val="24"/>
              </w:rPr>
            </w:rPrChange>
          </w:rPr>
          <w:delText>These two are the key substantive objectives</w:delText>
        </w:r>
        <w:r w:rsidR="00171C3E" w:rsidRPr="00851513" w:rsidDel="00851513">
          <w:rPr>
            <w:rFonts w:ascii="Times New Roman" w:hAnsi="Times New Roman" w:cs="Times New Roman"/>
            <w:color w:val="00B0F0"/>
            <w:rPrChange w:id="35" w:author="Agnieszka Kwiatkowska" w:date="2018-12-06T13:14:00Z">
              <w:rPr>
                <w:rFonts w:ascii="Gadugi" w:hAnsi="Gadugi" w:cs="Times New Roman"/>
                <w:color w:val="00B0F0"/>
                <w:sz w:val="24"/>
                <w:szCs w:val="24"/>
              </w:rPr>
            </w:rPrChange>
          </w:rPr>
          <w:delText>. Yet, moreover this particular 2019 Polish NES has as</w:delText>
        </w:r>
      </w:del>
      <w:del w:id="36" w:author="Agnieszka Kwiatkowska" w:date="2018-12-06T12:56:00Z">
        <w:r w:rsidR="00171C3E" w:rsidRPr="00851513" w:rsidDel="00874436">
          <w:rPr>
            <w:rFonts w:ascii="Times New Roman" w:hAnsi="Times New Roman" w:cs="Times New Roman"/>
            <w:color w:val="00B0F0"/>
            <w:rPrChange w:id="37" w:author="Agnieszka Kwiatkowska" w:date="2018-12-06T13:14:00Z">
              <w:rPr>
                <w:rFonts w:ascii="Gadugi" w:hAnsi="Gadugi" w:cs="Times New Roman"/>
                <w:color w:val="00B0F0"/>
                <w:sz w:val="24"/>
                <w:szCs w:val="24"/>
              </w:rPr>
            </w:rPrChange>
          </w:rPr>
          <w:delText xml:space="preserve"> </w:delText>
        </w:r>
      </w:del>
      <w:del w:id="38" w:author="Agnieszka Kwiatkowska" w:date="2018-12-06T13:09:00Z">
        <w:r w:rsidR="00171C3E" w:rsidRPr="00851513" w:rsidDel="00851513">
          <w:rPr>
            <w:rFonts w:ascii="Times New Roman" w:hAnsi="Times New Roman" w:cs="Times New Roman"/>
            <w:color w:val="00B0F0"/>
            <w:rPrChange w:id="39" w:author="Agnieszka Kwiatkowska" w:date="2018-12-06T13:14:00Z">
              <w:rPr>
                <w:rFonts w:ascii="Gadugi" w:hAnsi="Gadugi" w:cs="Times New Roman"/>
                <w:color w:val="00B0F0"/>
                <w:sz w:val="24"/>
                <w:szCs w:val="24"/>
              </w:rPr>
            </w:rPrChange>
          </w:rPr>
          <w:delText xml:space="preserve"> well a </w:delText>
        </w:r>
      </w:del>
      <w:del w:id="40" w:author="Agnieszka Kwiatkowska" w:date="2018-12-06T12:56:00Z">
        <w:r w:rsidR="00171C3E" w:rsidRPr="00851513" w:rsidDel="00874436">
          <w:rPr>
            <w:rFonts w:ascii="Times New Roman" w:hAnsi="Times New Roman" w:cs="Times New Roman"/>
            <w:color w:val="00B0F0"/>
            <w:rPrChange w:id="41" w:author="Agnieszka Kwiatkowska" w:date="2018-12-06T13:14:00Z">
              <w:rPr>
                <w:rFonts w:ascii="Gadugi" w:hAnsi="Gadugi" w:cs="Times New Roman"/>
                <w:color w:val="00B0F0"/>
                <w:sz w:val="24"/>
                <w:szCs w:val="24"/>
              </w:rPr>
            </w:rPrChange>
          </w:rPr>
          <w:delText>meta-</w:delText>
        </w:r>
      </w:del>
      <w:del w:id="42" w:author="Agnieszka Kwiatkowska" w:date="2018-12-06T13:09:00Z">
        <w:r w:rsidR="00171C3E" w:rsidRPr="00851513" w:rsidDel="00851513">
          <w:rPr>
            <w:rFonts w:ascii="Times New Roman" w:hAnsi="Times New Roman" w:cs="Times New Roman"/>
            <w:color w:val="00B0F0"/>
            <w:rPrChange w:id="43" w:author="Agnieszka Kwiatkowska" w:date="2018-12-06T13:14:00Z">
              <w:rPr>
                <w:rFonts w:ascii="Gadugi" w:hAnsi="Gadugi" w:cs="Times New Roman"/>
                <w:color w:val="00B0F0"/>
                <w:sz w:val="24"/>
                <w:szCs w:val="24"/>
              </w:rPr>
            </w:rPrChange>
          </w:rPr>
          <w:delText xml:space="preserve">methodological objective; namely it aims </w:delText>
        </w:r>
      </w:del>
      <w:del w:id="44" w:author="Agnieszka Kwiatkowska" w:date="2018-12-06T12:57:00Z">
        <w:r w:rsidR="00171C3E" w:rsidRPr="00851513" w:rsidDel="00874436">
          <w:rPr>
            <w:rFonts w:ascii="Times New Roman" w:hAnsi="Times New Roman" w:cs="Times New Roman"/>
            <w:color w:val="00B0F0"/>
            <w:rPrChange w:id="45" w:author="Agnieszka Kwiatkowska" w:date="2018-12-06T13:14:00Z">
              <w:rPr>
                <w:rFonts w:ascii="Gadugi" w:hAnsi="Gadugi" w:cs="Times New Roman"/>
                <w:color w:val="00B0F0"/>
                <w:sz w:val="24"/>
                <w:szCs w:val="24"/>
              </w:rPr>
            </w:rPrChange>
          </w:rPr>
          <w:delText>to test</w:delText>
        </w:r>
      </w:del>
      <w:del w:id="46" w:author="Agnieszka Kwiatkowska" w:date="2018-12-06T13:09:00Z">
        <w:r w:rsidR="00171C3E" w:rsidRPr="00851513" w:rsidDel="00851513">
          <w:rPr>
            <w:rFonts w:ascii="Times New Roman" w:hAnsi="Times New Roman" w:cs="Times New Roman"/>
            <w:color w:val="00B0F0"/>
            <w:rPrChange w:id="47" w:author="Agnieszka Kwiatkowska" w:date="2018-12-06T13:14:00Z">
              <w:rPr>
                <w:rFonts w:ascii="Gadugi" w:hAnsi="Gadugi" w:cs="Times New Roman"/>
                <w:color w:val="00B0F0"/>
                <w:sz w:val="24"/>
                <w:szCs w:val="24"/>
              </w:rPr>
            </w:rPrChange>
          </w:rPr>
          <w:delText xml:space="preserve"> the adequacy(relevancy) of a new method – the internet </w:delText>
        </w:r>
      </w:del>
      <w:del w:id="48" w:author="Agnieszka Kwiatkowska" w:date="2018-12-06T12:57:00Z">
        <w:r w:rsidR="00171C3E" w:rsidRPr="00851513" w:rsidDel="00874436">
          <w:rPr>
            <w:rFonts w:ascii="Times New Roman" w:hAnsi="Times New Roman" w:cs="Times New Roman"/>
            <w:color w:val="00B0F0"/>
            <w:rPrChange w:id="49" w:author="Agnieszka Kwiatkowska" w:date="2018-12-06T13:14:00Z">
              <w:rPr>
                <w:rFonts w:ascii="Gadugi" w:hAnsi="Gadugi" w:cs="Times New Roman"/>
                <w:color w:val="00B0F0"/>
                <w:sz w:val="24"/>
                <w:szCs w:val="24"/>
              </w:rPr>
            </w:rPrChange>
          </w:rPr>
          <w:delText xml:space="preserve">panel </w:delText>
        </w:r>
      </w:del>
      <w:del w:id="50" w:author="Agnieszka Kwiatkowska" w:date="2018-12-06T13:09:00Z">
        <w:r w:rsidR="00171C3E" w:rsidRPr="00851513" w:rsidDel="00851513">
          <w:rPr>
            <w:rFonts w:ascii="Times New Roman" w:hAnsi="Times New Roman" w:cs="Times New Roman"/>
            <w:color w:val="00B0F0"/>
            <w:rPrChange w:id="51" w:author="Agnieszka Kwiatkowska" w:date="2018-12-06T13:14:00Z">
              <w:rPr>
                <w:rFonts w:ascii="Gadugi" w:hAnsi="Gadugi" w:cs="Times New Roman"/>
                <w:color w:val="00B0F0"/>
                <w:sz w:val="24"/>
                <w:szCs w:val="24"/>
              </w:rPr>
            </w:rPrChange>
          </w:rPr>
          <w:delText xml:space="preserve">survey. </w:delText>
        </w:r>
        <w:r w:rsidR="00171C3E" w:rsidRPr="003F11B1" w:rsidDel="00851513">
          <w:rPr>
            <w:rFonts w:ascii="Times New Roman" w:hAnsi="Times New Roman" w:cs="Times New Roman"/>
            <w:color w:val="00B0F0"/>
            <w:lang w:val="en-GB"/>
            <w:rPrChange w:id="52" w:author="Ben Stanley" w:date="2018-12-06T21:57:00Z">
              <w:rPr>
                <w:rFonts w:ascii="Gadugi" w:hAnsi="Gadugi" w:cs="Times New Roman"/>
                <w:color w:val="00B0F0"/>
                <w:sz w:val="24"/>
                <w:szCs w:val="24"/>
                <w:lang w:val="pl-PL"/>
              </w:rPr>
            </w:rPrChange>
          </w:rPr>
          <w:delText>[Tu krótkie (bo szersze omówienie znajduje si</w:delText>
        </w:r>
        <w:r w:rsidR="00171C3E" w:rsidRPr="003F11B1" w:rsidDel="00851513">
          <w:rPr>
            <w:rFonts w:ascii="Times New Roman" w:hAnsi="Times New Roman" w:cs="Times New Roman" w:hint="eastAsia"/>
            <w:color w:val="00B0F0"/>
            <w:lang w:val="en-GB"/>
            <w:rPrChange w:id="53" w:author="Ben Stanley" w:date="2018-12-06T21:57:00Z">
              <w:rPr>
                <w:rFonts w:ascii="Gadugi" w:hAnsi="Gadugi" w:cs="Times New Roman" w:hint="eastAsia"/>
                <w:color w:val="00B0F0"/>
                <w:sz w:val="24"/>
                <w:szCs w:val="24"/>
                <w:lang w:val="pl-PL"/>
              </w:rPr>
            </w:rPrChange>
          </w:rPr>
          <w:delText>ę</w:delText>
        </w:r>
        <w:r w:rsidR="00171C3E" w:rsidRPr="003F11B1" w:rsidDel="00851513">
          <w:rPr>
            <w:rFonts w:ascii="Times New Roman" w:hAnsi="Times New Roman" w:cs="Times New Roman"/>
            <w:color w:val="00B0F0"/>
            <w:lang w:val="en-GB"/>
            <w:rPrChange w:id="54" w:author="Ben Stanley" w:date="2018-12-06T21:57:00Z">
              <w:rPr>
                <w:rFonts w:ascii="Gadugi" w:hAnsi="Gadugi" w:cs="Times New Roman"/>
                <w:color w:val="00B0F0"/>
                <w:sz w:val="24"/>
                <w:szCs w:val="24"/>
                <w:lang w:val="pl-PL"/>
              </w:rPr>
            </w:rPrChange>
          </w:rPr>
          <w:delText xml:space="preserve"> dalej) dlaczego powinnismy przechodzic na t</w:delText>
        </w:r>
        <w:r w:rsidR="00171C3E" w:rsidRPr="003F11B1" w:rsidDel="00851513">
          <w:rPr>
            <w:rFonts w:ascii="Times New Roman" w:hAnsi="Times New Roman" w:cs="Times New Roman" w:hint="eastAsia"/>
            <w:color w:val="00B0F0"/>
            <w:lang w:val="en-GB"/>
            <w:rPrChange w:id="55" w:author="Ben Stanley" w:date="2018-12-06T21:57:00Z">
              <w:rPr>
                <w:rFonts w:ascii="Gadugi" w:hAnsi="Gadugi" w:cs="Times New Roman" w:hint="eastAsia"/>
                <w:color w:val="00B0F0"/>
                <w:sz w:val="24"/>
                <w:szCs w:val="24"/>
                <w:lang w:val="pl-PL"/>
              </w:rPr>
            </w:rPrChange>
          </w:rPr>
          <w:delText>ę</w:delText>
        </w:r>
        <w:r w:rsidR="00171C3E" w:rsidRPr="003F11B1" w:rsidDel="00851513">
          <w:rPr>
            <w:rFonts w:ascii="Times New Roman" w:hAnsi="Times New Roman" w:cs="Times New Roman"/>
            <w:color w:val="00B0F0"/>
            <w:lang w:val="en-GB"/>
            <w:rPrChange w:id="56" w:author="Ben Stanley" w:date="2018-12-06T21:57:00Z">
              <w:rPr>
                <w:rFonts w:ascii="Gadugi" w:hAnsi="Gadugi" w:cs="Times New Roman"/>
                <w:color w:val="00B0F0"/>
                <w:sz w:val="24"/>
                <w:szCs w:val="24"/>
                <w:lang w:val="pl-PL"/>
              </w:rPr>
            </w:rPrChange>
          </w:rPr>
          <w:delText xml:space="preserve"> metod</w:delText>
        </w:r>
        <w:r w:rsidR="00171C3E" w:rsidRPr="003F11B1" w:rsidDel="00851513">
          <w:rPr>
            <w:rFonts w:ascii="Times New Roman" w:hAnsi="Times New Roman" w:cs="Times New Roman" w:hint="eastAsia"/>
            <w:color w:val="00B0F0"/>
            <w:lang w:val="en-GB"/>
            <w:rPrChange w:id="57" w:author="Ben Stanley" w:date="2018-12-06T21:57:00Z">
              <w:rPr>
                <w:rFonts w:ascii="Gadugi" w:hAnsi="Gadugi" w:cs="Times New Roman" w:hint="eastAsia"/>
                <w:color w:val="00B0F0"/>
                <w:sz w:val="24"/>
                <w:szCs w:val="24"/>
                <w:lang w:val="pl-PL"/>
              </w:rPr>
            </w:rPrChange>
          </w:rPr>
          <w:delText>ę</w:delText>
        </w:r>
        <w:r w:rsidR="00171C3E" w:rsidRPr="003F11B1" w:rsidDel="00851513">
          <w:rPr>
            <w:rFonts w:ascii="Times New Roman" w:hAnsi="Times New Roman" w:cs="Times New Roman"/>
            <w:color w:val="00B0F0"/>
            <w:lang w:val="en-GB"/>
            <w:rPrChange w:id="58" w:author="Ben Stanley" w:date="2018-12-06T21:57:00Z">
              <w:rPr>
                <w:rFonts w:ascii="Gadugi" w:hAnsi="Gadugi" w:cs="Times New Roman"/>
                <w:color w:val="00B0F0"/>
                <w:sz w:val="24"/>
                <w:szCs w:val="24"/>
                <w:lang w:val="pl-PL"/>
              </w:rPr>
            </w:rPrChange>
          </w:rPr>
          <w:delText xml:space="preserve"> zbierania danych] </w:delText>
        </w:r>
      </w:del>
    </w:p>
    <w:p w14:paraId="034A935D" w14:textId="09850032" w:rsidR="00851513" w:rsidRPr="00851513" w:rsidRDefault="00851513">
      <w:pPr>
        <w:spacing w:line="240" w:lineRule="auto"/>
        <w:jc w:val="both"/>
        <w:rPr>
          <w:ins w:id="59" w:author="Agnieszka Kwiatkowska" w:date="2018-12-06T13:09:00Z"/>
          <w:rFonts w:ascii="Times New Roman" w:hAnsi="Times New Roman" w:cs="Times New Roman"/>
          <w:color w:val="FF0000"/>
          <w:rPrChange w:id="60" w:author="Agnieszka Kwiatkowska" w:date="2018-12-06T13:14:00Z">
            <w:rPr>
              <w:ins w:id="61" w:author="Agnieszka Kwiatkowska" w:date="2018-12-06T13:09:00Z"/>
            </w:rPr>
          </w:rPrChange>
        </w:rPr>
        <w:pPrChange w:id="62" w:author="Agnieszka Kwiatkowska" w:date="2018-12-06T13:14:00Z">
          <w:pPr/>
        </w:pPrChange>
      </w:pPr>
      <w:ins w:id="63" w:author="Agnieszka Kwiatkowska" w:date="2018-12-06T13:09:00Z">
        <w:r w:rsidRPr="00851513">
          <w:rPr>
            <w:rFonts w:ascii="Times New Roman" w:hAnsi="Times New Roman" w:cs="Times New Roman"/>
            <w:color w:val="FF0000"/>
            <w:rPrChange w:id="64" w:author="Agnieszka Kwiatkowska" w:date="2018-12-06T13:14:00Z">
              <w:rPr/>
            </w:rPrChange>
          </w:rPr>
          <w:t xml:space="preserve">The project has two goals: 1) substantive measurement of post-electoral political attitudes </w:t>
        </w:r>
        <w:del w:id="65" w:author="Ben Stanley" w:date="2018-12-06T22:00:00Z">
          <w:r w:rsidRPr="00851513" w:rsidDel="00D74F6A">
            <w:rPr>
              <w:rFonts w:ascii="Times New Roman" w:hAnsi="Times New Roman" w:cs="Times New Roman"/>
              <w:color w:val="FF0000"/>
              <w:rPrChange w:id="66" w:author="Agnieszka Kwiatkowska" w:date="2018-12-06T13:14:00Z">
                <w:rPr/>
              </w:rPrChange>
            </w:rPr>
            <w:delText xml:space="preserve"> </w:delText>
          </w:r>
        </w:del>
        <w:r w:rsidRPr="00851513">
          <w:rPr>
            <w:rFonts w:ascii="Times New Roman" w:hAnsi="Times New Roman" w:cs="Times New Roman"/>
            <w:color w:val="FF0000"/>
            <w:rPrChange w:id="67" w:author="Agnieszka Kwiatkowska" w:date="2018-12-06T13:14:00Z">
              <w:rPr/>
            </w:rPrChange>
          </w:rPr>
          <w:t xml:space="preserve">consistent with </w:t>
        </w:r>
      </w:ins>
      <w:ins w:id="68" w:author="Ben Stanley" w:date="2018-12-06T22:00:00Z">
        <w:r w:rsidR="00D74F6A">
          <w:rPr>
            <w:rFonts w:ascii="Times New Roman" w:hAnsi="Times New Roman" w:cs="Times New Roman"/>
            <w:color w:val="FF0000"/>
          </w:rPr>
          <w:t>the</w:t>
        </w:r>
      </w:ins>
      <w:ins w:id="69" w:author="Agnieszka Kwiatkowska" w:date="2018-12-06T13:14:00Z">
        <w:r w:rsidRPr="00851513">
          <w:rPr>
            <w:rFonts w:ascii="Times New Roman" w:hAnsi="Times New Roman" w:cs="Times New Roman"/>
            <w:color w:val="FF0000"/>
            <w:rPrChange w:id="70" w:author="Agnieszka Kwiatkowska" w:date="2018-12-06T13:14:00Z">
              <w:rPr>
                <w:rFonts w:ascii="Times New Roman" w:hAnsi="Times New Roman" w:cs="Times New Roman"/>
              </w:rPr>
            </w:rPrChange>
          </w:rPr>
          <w:t xml:space="preserve"> </w:t>
        </w:r>
      </w:ins>
      <w:ins w:id="71" w:author="Ben Stanley" w:date="2018-12-06T22:00:00Z">
        <w:r w:rsidR="00D74F6A">
          <w:rPr>
            <w:rFonts w:ascii="Times New Roman" w:hAnsi="Times New Roman" w:cs="Times New Roman"/>
            <w:color w:val="FF0000"/>
          </w:rPr>
          <w:t>C</w:t>
        </w:r>
      </w:ins>
      <w:ins w:id="72" w:author="Agnieszka Kwiatkowska" w:date="2018-12-06T13:09:00Z">
        <w:r w:rsidRPr="00851513">
          <w:rPr>
            <w:rFonts w:ascii="Times New Roman" w:hAnsi="Times New Roman" w:cs="Times New Roman"/>
            <w:color w:val="FF0000"/>
            <w:rPrChange w:id="73" w:author="Agnieszka Kwiatkowska" w:date="2018-12-06T13:14:00Z">
              <w:rPr/>
            </w:rPrChange>
          </w:rPr>
          <w:t xml:space="preserve">SES framework and; 2) methodological test of validity of internet panel surveys for measurement of political attitudes. Goal 1, i.e. </w:t>
        </w:r>
      </w:ins>
      <w:ins w:id="74" w:author="Ben Stanley" w:date="2018-12-06T22:00:00Z">
        <w:r w:rsidR="00D74F6A">
          <w:rPr>
            <w:rFonts w:ascii="Times New Roman" w:hAnsi="Times New Roman" w:cs="Times New Roman"/>
            <w:color w:val="FF0000"/>
          </w:rPr>
          <w:t xml:space="preserve">the </w:t>
        </w:r>
      </w:ins>
      <w:ins w:id="75" w:author="Agnieszka Kwiatkowska" w:date="2018-12-06T13:09:00Z">
        <w:r w:rsidRPr="00851513">
          <w:rPr>
            <w:rFonts w:ascii="Times New Roman" w:hAnsi="Times New Roman" w:cs="Times New Roman"/>
            <w:color w:val="FF0000"/>
            <w:rPrChange w:id="76" w:author="Agnieszka Kwiatkowska" w:date="2018-12-06T13:14:00Z">
              <w:rPr/>
            </w:rPrChange>
          </w:rPr>
          <w:t xml:space="preserve">post-electoral PGSW/CSES study of political attitudes, is </w:t>
        </w:r>
      </w:ins>
      <w:ins w:id="77" w:author="Agnieszka Kwiatkowska" w:date="2018-12-06T13:10:00Z">
        <w:r w:rsidRPr="00851513">
          <w:rPr>
            <w:rFonts w:ascii="Times New Roman" w:hAnsi="Times New Roman" w:cs="Times New Roman"/>
            <w:color w:val="FF0000"/>
            <w:rPrChange w:id="78" w:author="Agnieszka Kwiatkowska" w:date="2018-12-06T13:14:00Z">
              <w:rPr/>
            </w:rPrChange>
          </w:rPr>
          <w:t xml:space="preserve">the paramount substantive objective of </w:t>
        </w:r>
      </w:ins>
      <w:ins w:id="79" w:author="Agnieszka Kwiatkowska" w:date="2018-12-06T13:09:00Z">
        <w:r w:rsidRPr="00851513">
          <w:rPr>
            <w:rFonts w:ascii="Times New Roman" w:hAnsi="Times New Roman" w:cs="Times New Roman"/>
            <w:color w:val="FF0000"/>
            <w:rPrChange w:id="80" w:author="Agnieszka Kwiatkowska" w:date="2018-12-06T13:14:00Z">
              <w:rPr/>
            </w:rPrChange>
          </w:rPr>
          <w:t xml:space="preserve">our project. We will </w:t>
        </w:r>
      </w:ins>
      <w:ins w:id="81" w:author="Agnieszka Kwiatkowska" w:date="2018-12-06T13:12:00Z">
        <w:r w:rsidRPr="00851513">
          <w:rPr>
            <w:rFonts w:ascii="Times New Roman" w:hAnsi="Times New Roman" w:cs="Times New Roman"/>
            <w:color w:val="FF0000"/>
            <w:rPrChange w:id="82" w:author="Agnieszka Kwiatkowska" w:date="2018-12-06T13:14:00Z">
              <w:rPr/>
            </w:rPrChange>
          </w:rPr>
          <w:t>measure attitudes</w:t>
        </w:r>
      </w:ins>
      <w:ins w:id="83" w:author="Agnieszka Kwiatkowska" w:date="2018-12-06T13:09:00Z">
        <w:r w:rsidRPr="00851513">
          <w:rPr>
            <w:rFonts w:ascii="Times New Roman" w:hAnsi="Times New Roman" w:cs="Times New Roman"/>
            <w:color w:val="FF0000"/>
            <w:rPrChange w:id="84" w:author="Agnieszka Kwiatkowska" w:date="2018-12-06T13:14:00Z">
              <w:rPr/>
            </w:rPrChange>
          </w:rPr>
          <w:t xml:space="preserve"> serving the comparative purpose of CSES, as well</w:t>
        </w:r>
        <w:del w:id="85" w:author="Ben Stanley" w:date="2018-12-06T22:00:00Z">
          <w:r w:rsidRPr="00851513" w:rsidDel="00D74F6A">
            <w:rPr>
              <w:rFonts w:ascii="Times New Roman" w:hAnsi="Times New Roman" w:cs="Times New Roman"/>
              <w:color w:val="FF0000"/>
              <w:rPrChange w:id="86" w:author="Agnieszka Kwiatkowska" w:date="2018-12-06T13:14:00Z">
                <w:rPr/>
              </w:rPrChange>
            </w:rPr>
            <w:delText xml:space="preserve"> </w:delText>
          </w:r>
        </w:del>
        <w:r w:rsidRPr="00851513">
          <w:rPr>
            <w:rFonts w:ascii="Times New Roman" w:hAnsi="Times New Roman" w:cs="Times New Roman"/>
            <w:color w:val="FF0000"/>
            <w:rPrChange w:id="87" w:author="Agnieszka Kwiatkowska" w:date="2018-12-06T13:14:00Z">
              <w:rPr/>
            </w:rPrChange>
          </w:rPr>
          <w:t xml:space="preserve"> as country-specific questions related to the research agenda: significance of social embeddedness of citizens for political </w:t>
        </w:r>
        <w:proofErr w:type="spellStart"/>
        <w:r w:rsidRPr="00851513">
          <w:rPr>
            <w:rFonts w:ascii="Times New Roman" w:hAnsi="Times New Roman" w:cs="Times New Roman"/>
            <w:color w:val="FF0000"/>
            <w:rPrChange w:id="88" w:author="Agnieszka Kwiatkowska" w:date="2018-12-06T13:14:00Z">
              <w:rPr/>
            </w:rPrChange>
          </w:rPr>
          <w:t>behaviour</w:t>
        </w:r>
        <w:proofErr w:type="spellEnd"/>
        <w:r w:rsidRPr="00851513">
          <w:rPr>
            <w:rFonts w:ascii="Times New Roman" w:hAnsi="Times New Roman" w:cs="Times New Roman"/>
            <w:color w:val="FF0000"/>
            <w:rPrChange w:id="89" w:author="Agnieszka Kwiatkowska" w:date="2018-12-06T13:14:00Z">
              <w:rPr/>
            </w:rPrChange>
          </w:rPr>
          <w:t>, information ecosystems and increasing fragmentation of individual-level political identities.  Goal 2</w:t>
        </w:r>
      </w:ins>
      <w:ins w:id="90" w:author="Agnieszka Kwiatkowska" w:date="2018-12-06T13:12:00Z">
        <w:r w:rsidRPr="00851513">
          <w:rPr>
            <w:rFonts w:ascii="Times New Roman" w:hAnsi="Times New Roman" w:cs="Times New Roman"/>
            <w:color w:val="FF0000"/>
            <w:rPrChange w:id="91" w:author="Agnieszka Kwiatkowska" w:date="2018-12-06T13:14:00Z">
              <w:rPr/>
            </w:rPrChange>
          </w:rPr>
          <w:t xml:space="preserve"> is</w:t>
        </w:r>
      </w:ins>
      <w:ins w:id="92" w:author="Agnieszka Kwiatkowska" w:date="2018-12-06T13:09:00Z">
        <w:r w:rsidRPr="00851513">
          <w:rPr>
            <w:rFonts w:ascii="Times New Roman" w:hAnsi="Times New Roman" w:cs="Times New Roman"/>
            <w:color w:val="FF0000"/>
            <w:rPrChange w:id="93" w:author="Agnieszka Kwiatkowska" w:date="2018-12-06T13:14:00Z">
              <w:rPr/>
            </w:rPrChange>
          </w:rPr>
          <w:t xml:space="preserve"> methodological. Classical methodology stipulates that optimal results are obtained on random samples with full response rate, conducted via face-to-face interviewing. These conditions are, for various reasons, increasingly impossible to obtain. Various alternative </w:t>
        </w:r>
        <w:del w:id="94" w:author="Ben Stanley" w:date="2018-12-06T22:01:00Z">
          <w:r w:rsidRPr="00851513" w:rsidDel="00D74F6A">
            <w:rPr>
              <w:rFonts w:ascii="Times New Roman" w:hAnsi="Times New Roman" w:cs="Times New Roman"/>
              <w:color w:val="FF0000"/>
              <w:rPrChange w:id="95" w:author="Agnieszka Kwiatkowska" w:date="2018-12-06T13:14:00Z">
                <w:rPr/>
              </w:rPrChange>
            </w:rPr>
            <w:delText>routes</w:delText>
          </w:r>
        </w:del>
      </w:ins>
      <w:ins w:id="96" w:author="Ben Stanley" w:date="2018-12-06T22:01:00Z">
        <w:r w:rsidR="00D74F6A">
          <w:rPr>
            <w:rFonts w:ascii="Times New Roman" w:hAnsi="Times New Roman" w:cs="Times New Roman"/>
            <w:color w:val="FF0000"/>
          </w:rPr>
          <w:t>solutions</w:t>
        </w:r>
      </w:ins>
      <w:ins w:id="97" w:author="Agnieszka Kwiatkowska" w:date="2018-12-06T13:09:00Z">
        <w:r w:rsidRPr="00851513">
          <w:rPr>
            <w:rFonts w:ascii="Times New Roman" w:hAnsi="Times New Roman" w:cs="Times New Roman"/>
            <w:color w:val="FF0000"/>
            <w:rPrChange w:id="98" w:author="Agnieszka Kwiatkowska" w:date="2018-12-06T13:14:00Z">
              <w:rPr/>
            </w:rPrChange>
          </w:rPr>
          <w:t xml:space="preserve"> </w:t>
        </w:r>
        <w:del w:id="99" w:author="Ben Stanley" w:date="2018-12-06T22:00:00Z">
          <w:r w:rsidRPr="00851513" w:rsidDel="00D74F6A">
            <w:rPr>
              <w:rFonts w:ascii="Times New Roman" w:hAnsi="Times New Roman" w:cs="Times New Roman"/>
              <w:color w:val="FF0000"/>
              <w:rPrChange w:id="100" w:author="Agnieszka Kwiatkowska" w:date="2018-12-06T13:14:00Z">
                <w:rPr/>
              </w:rPrChange>
            </w:rPr>
            <w:delText>are</w:delText>
          </w:r>
        </w:del>
      </w:ins>
      <w:ins w:id="101" w:author="Ben Stanley" w:date="2018-12-06T22:00:00Z">
        <w:r w:rsidR="00D74F6A">
          <w:rPr>
            <w:rFonts w:ascii="Times New Roman" w:hAnsi="Times New Roman" w:cs="Times New Roman"/>
            <w:color w:val="FF0000"/>
          </w:rPr>
          <w:t>have been</w:t>
        </w:r>
      </w:ins>
      <w:ins w:id="102" w:author="Agnieszka Kwiatkowska" w:date="2018-12-06T13:09:00Z">
        <w:r w:rsidRPr="00851513">
          <w:rPr>
            <w:rFonts w:ascii="Times New Roman" w:hAnsi="Times New Roman" w:cs="Times New Roman"/>
            <w:color w:val="FF0000"/>
            <w:rPrChange w:id="103" w:author="Agnieszka Kwiatkowska" w:date="2018-12-06T13:14:00Z">
              <w:rPr/>
            </w:rPrChange>
          </w:rPr>
          <w:t xml:space="preserve"> explored, such as </w:t>
        </w:r>
        <w:proofErr w:type="spellStart"/>
        <w:r w:rsidRPr="00851513">
          <w:rPr>
            <w:rFonts w:ascii="Times New Roman" w:hAnsi="Times New Roman" w:cs="Times New Roman"/>
            <w:color w:val="FF0000"/>
            <w:rPrChange w:id="104" w:author="Agnieszka Kwiatkowska" w:date="2018-12-06T13:14:00Z">
              <w:rPr/>
            </w:rPrChange>
          </w:rPr>
          <w:t>behaviour</w:t>
        </w:r>
        <w:proofErr w:type="spellEnd"/>
        <w:r w:rsidRPr="00851513">
          <w:rPr>
            <w:rFonts w:ascii="Times New Roman" w:hAnsi="Times New Roman" w:cs="Times New Roman"/>
            <w:color w:val="FF0000"/>
            <w:rPrChange w:id="105" w:author="Agnieszka Kwiatkowska" w:date="2018-12-06T13:14:00Z">
              <w:rPr/>
            </w:rPrChange>
          </w:rPr>
          <w:t xml:space="preserve"> observation or mixing CATI random samples with predictive models. Another route is the development of CAWI interviewing. This avenue offers numerous advantages (economic, variety of possible interviewing tactics, potential for development, etc.).  However, sampling and incomplete internet access remain major hindrances in applying this method.</w:t>
        </w:r>
      </w:ins>
      <w:ins w:id="106" w:author="Agnieszka Kwiatkowska" w:date="2018-12-06T13:12:00Z">
        <w:r w:rsidRPr="00851513">
          <w:rPr>
            <w:rFonts w:ascii="Times New Roman" w:hAnsi="Times New Roman" w:cs="Times New Roman"/>
            <w:color w:val="FF0000"/>
            <w:rPrChange w:id="107" w:author="Agnieszka Kwiatkowska" w:date="2018-12-06T13:14:00Z">
              <w:rPr/>
            </w:rPrChange>
          </w:rPr>
          <w:t xml:space="preserve"> Our aim </w:t>
        </w:r>
      </w:ins>
      <w:ins w:id="108" w:author="Agnieszka Kwiatkowska" w:date="2018-12-06T13:09:00Z">
        <w:r w:rsidRPr="00851513">
          <w:rPr>
            <w:rFonts w:ascii="Times New Roman" w:hAnsi="Times New Roman" w:cs="Times New Roman"/>
            <w:color w:val="FF0000"/>
            <w:rPrChange w:id="109" w:author="Agnieszka Kwiatkowska" w:date="2018-12-06T13:14:00Z">
              <w:rPr/>
            </w:rPrChange>
          </w:rPr>
          <w:t xml:space="preserve">is to develop a set of corrective tools to obtain results valid for </w:t>
        </w:r>
      </w:ins>
      <w:ins w:id="110" w:author="Ben Stanley" w:date="2018-12-06T22:01:00Z">
        <w:r w:rsidR="00D74F6A">
          <w:rPr>
            <w:rFonts w:ascii="Times New Roman" w:hAnsi="Times New Roman" w:cs="Times New Roman"/>
            <w:color w:val="FF0000"/>
          </w:rPr>
          <w:t>making inferences about the</w:t>
        </w:r>
      </w:ins>
      <w:ins w:id="111" w:author="Agnieszka Kwiatkowska" w:date="2018-12-06T13:09:00Z">
        <w:r w:rsidRPr="00851513">
          <w:rPr>
            <w:rFonts w:ascii="Times New Roman" w:hAnsi="Times New Roman" w:cs="Times New Roman"/>
            <w:color w:val="FF0000"/>
            <w:rPrChange w:id="112" w:author="Agnieszka Kwiatkowska" w:date="2018-12-06T13:14:00Z">
              <w:rPr/>
            </w:rPrChange>
          </w:rPr>
          <w:t xml:space="preserve"> general population from a quota internet panel. </w:t>
        </w:r>
      </w:ins>
    </w:p>
    <w:p w14:paraId="5F0403AA" w14:textId="77777777" w:rsidR="00851513" w:rsidRPr="00851513" w:rsidDel="00851513" w:rsidRDefault="00851513">
      <w:pPr>
        <w:spacing w:line="240" w:lineRule="auto"/>
        <w:ind w:right="-233"/>
        <w:jc w:val="both"/>
        <w:rPr>
          <w:del w:id="113" w:author="Agnieszka Kwiatkowska" w:date="2018-12-06T13:14:00Z"/>
          <w:rFonts w:ascii="Times New Roman" w:hAnsi="Times New Roman" w:cs="Times New Roman"/>
          <w:color w:val="00B0F0"/>
          <w:rPrChange w:id="114" w:author="Agnieszka Kwiatkowska" w:date="2018-12-06T13:14:00Z">
            <w:rPr>
              <w:del w:id="115" w:author="Agnieszka Kwiatkowska" w:date="2018-12-06T13:14:00Z"/>
              <w:rFonts w:ascii="Gadugi" w:hAnsi="Gadugi" w:cs="Times New Roman"/>
              <w:color w:val="00B0F0"/>
              <w:sz w:val="24"/>
              <w:szCs w:val="24"/>
              <w:lang w:val="pl-PL"/>
            </w:rPr>
          </w:rPrChange>
        </w:rPr>
        <w:pPrChange w:id="116" w:author="Agnieszka Kwiatkowska" w:date="2018-12-06T13:14:00Z">
          <w:pPr>
            <w:ind w:right="-233"/>
            <w:jc w:val="both"/>
          </w:pPr>
        </w:pPrChange>
      </w:pPr>
    </w:p>
    <w:p w14:paraId="380D8965" w14:textId="3B4CE593" w:rsidR="00C03048" w:rsidRPr="000270D5" w:rsidRDefault="009836FE">
      <w:pPr>
        <w:spacing w:line="240" w:lineRule="auto"/>
        <w:ind w:right="-233"/>
        <w:jc w:val="both"/>
        <w:rPr>
          <w:rFonts w:ascii="Times New Roman" w:hAnsi="Times New Roman" w:cs="Times New Roman"/>
          <w:rPrChange w:id="117" w:author="Agnieszka Kwiatkowska" w:date="2018-12-06T12:43:00Z">
            <w:rPr>
              <w:rFonts w:ascii="Gadugi" w:hAnsi="Gadugi" w:cs="Times New Roman"/>
              <w:sz w:val="24"/>
              <w:szCs w:val="24"/>
            </w:rPr>
          </w:rPrChange>
        </w:rPr>
        <w:pPrChange w:id="118" w:author="Agnieszka Kwiatkowska" w:date="2018-12-06T13:14:00Z">
          <w:pPr>
            <w:ind w:right="-233"/>
            <w:jc w:val="both"/>
          </w:pPr>
        </w:pPrChange>
      </w:pPr>
      <w:del w:id="119" w:author="Agnieszka Kwiatkowska" w:date="2018-12-06T12:56:00Z">
        <w:r w:rsidRPr="00851513" w:rsidDel="00874436">
          <w:rPr>
            <w:rFonts w:ascii="Times New Roman" w:hAnsi="Times New Roman" w:cs="Times New Roman"/>
            <w:rPrChange w:id="120" w:author="Agnieszka Kwiatkowska" w:date="2018-12-06T13:14:00Z">
              <w:rPr>
                <w:rFonts w:ascii="Calibri" w:hAnsi="Calibri" w:cs="Calibri"/>
                <w:sz w:val="24"/>
                <w:szCs w:val="24"/>
              </w:rPr>
            </w:rPrChange>
          </w:rPr>
          <w:delText>ż</w:delText>
        </w:r>
      </w:del>
      <w:del w:id="121" w:author="Agnieszka Kwiatkowska" w:date="2018-12-06T13:13:00Z">
        <w:r w:rsidR="00171C3E" w:rsidRPr="00851513" w:rsidDel="00851513">
          <w:rPr>
            <w:rFonts w:ascii="Times New Roman" w:hAnsi="Times New Roman" w:cs="Times New Roman"/>
            <w:rPrChange w:id="122" w:author="Agnieszka Kwiatkowska" w:date="2018-12-06T13:14:00Z">
              <w:rPr>
                <w:rFonts w:ascii="Gadugi" w:hAnsi="Gadugi" w:cs="Times New Roman"/>
                <w:sz w:val="24"/>
                <w:szCs w:val="24"/>
              </w:rPr>
            </w:rPrChange>
          </w:rPr>
          <w:delText xml:space="preserve">Aside from these </w:delText>
        </w:r>
        <w:r w:rsidR="00171C3E" w:rsidRPr="00851513" w:rsidDel="00851513">
          <w:rPr>
            <w:rFonts w:ascii="Times New Roman" w:hAnsi="Times New Roman" w:cs="Times New Roman"/>
            <w:color w:val="00B0F0"/>
            <w:rPrChange w:id="123" w:author="Agnieszka Kwiatkowska" w:date="2018-12-06T13:14:00Z">
              <w:rPr>
                <w:rFonts w:ascii="Gadugi" w:hAnsi="Gadugi" w:cs="Times New Roman"/>
                <w:color w:val="00B0F0"/>
                <w:sz w:val="24"/>
                <w:szCs w:val="24"/>
              </w:rPr>
            </w:rPrChange>
          </w:rPr>
          <w:delText>three</w:delText>
        </w:r>
        <w:r w:rsidR="00C03048" w:rsidRPr="00851513" w:rsidDel="00851513">
          <w:rPr>
            <w:rFonts w:ascii="Times New Roman" w:hAnsi="Times New Roman" w:cs="Times New Roman"/>
            <w:rPrChange w:id="124" w:author="Agnieszka Kwiatkowska" w:date="2018-12-06T13:14:00Z">
              <w:rPr>
                <w:rFonts w:ascii="Gadugi" w:hAnsi="Gadugi" w:cs="Times New Roman"/>
                <w:sz w:val="24"/>
                <w:szCs w:val="24"/>
              </w:rPr>
            </w:rPrChange>
          </w:rPr>
          <w:delText xml:space="preserve"> main objectives, there are numerous</w:delText>
        </w:r>
        <w:r w:rsidR="007B196B" w:rsidRPr="00851513" w:rsidDel="00851513">
          <w:rPr>
            <w:rFonts w:ascii="Times New Roman" w:hAnsi="Times New Roman" w:cs="Times New Roman"/>
            <w:rPrChange w:id="125" w:author="Agnieszka Kwiatkowska" w:date="2018-12-06T13:14:00Z">
              <w:rPr>
                <w:rFonts w:ascii="Gadugi" w:hAnsi="Gadugi" w:cs="Times New Roman"/>
                <w:sz w:val="24"/>
                <w:szCs w:val="24"/>
              </w:rPr>
            </w:rPrChange>
          </w:rPr>
          <w:delText xml:space="preserve"> other</w:delText>
        </w:r>
      </w:del>
      <w:ins w:id="126" w:author="Agnieszka Kwiatkowska" w:date="2018-12-06T13:13:00Z">
        <w:r w:rsidR="00851513" w:rsidRPr="00851513">
          <w:rPr>
            <w:rFonts w:ascii="Times New Roman" w:hAnsi="Times New Roman" w:cs="Times New Roman"/>
          </w:rPr>
          <w:t>Specifically, the</w:t>
        </w:r>
      </w:ins>
      <w:r w:rsidR="007B196B" w:rsidRPr="00851513">
        <w:rPr>
          <w:rFonts w:ascii="Times New Roman" w:hAnsi="Times New Roman" w:cs="Times New Roman"/>
          <w:color w:val="00B0F0"/>
          <w:rPrChange w:id="127" w:author="Agnieszka Kwiatkowska" w:date="2018-12-06T13:14:00Z">
            <w:rPr>
              <w:rFonts w:ascii="Gadugi" w:hAnsi="Gadugi" w:cs="Times New Roman"/>
              <w:color w:val="00B0F0"/>
              <w:sz w:val="24"/>
              <w:szCs w:val="24"/>
            </w:rPr>
          </w:rPrChange>
        </w:rPr>
        <w:t xml:space="preserve"> major research </w:t>
      </w:r>
      <w:r w:rsidR="00C03048" w:rsidRPr="00851513">
        <w:rPr>
          <w:rFonts w:ascii="Times New Roman" w:hAnsi="Times New Roman" w:cs="Times New Roman"/>
          <w:rPrChange w:id="128" w:author="Agnieszka Kwiatkowska" w:date="2018-12-06T13:14:00Z">
            <w:rPr>
              <w:rFonts w:ascii="Gadugi" w:hAnsi="Gadugi" w:cs="Times New Roman"/>
              <w:sz w:val="24"/>
              <w:szCs w:val="24"/>
            </w:rPr>
          </w:rPrChange>
        </w:rPr>
        <w:t>questions the PNES has sought to answer</w:t>
      </w:r>
      <w:r w:rsidR="007B196B" w:rsidRPr="00851513">
        <w:rPr>
          <w:rFonts w:ascii="Times New Roman" w:hAnsi="Times New Roman" w:cs="Times New Roman"/>
          <w:rPrChange w:id="129" w:author="Agnieszka Kwiatkowska" w:date="2018-12-06T13:14:00Z">
            <w:rPr>
              <w:rFonts w:ascii="Gadugi" w:hAnsi="Gadugi" w:cs="Times New Roman"/>
              <w:sz w:val="24"/>
              <w:szCs w:val="24"/>
            </w:rPr>
          </w:rPrChange>
        </w:rPr>
        <w:t xml:space="preserve"> </w:t>
      </w:r>
      <w:r w:rsidR="007B196B" w:rsidRPr="00851513">
        <w:rPr>
          <w:rFonts w:ascii="Times New Roman" w:hAnsi="Times New Roman" w:cs="Times New Roman"/>
          <w:color w:val="00B0F0"/>
          <w:rPrChange w:id="130" w:author="Agnieszka Kwiatkowska" w:date="2018-12-06T13:14:00Z">
            <w:rPr>
              <w:rFonts w:ascii="Gadugi" w:hAnsi="Gadugi" w:cs="Times New Roman"/>
              <w:color w:val="00B0F0"/>
              <w:sz w:val="24"/>
              <w:szCs w:val="24"/>
            </w:rPr>
          </w:rPrChange>
        </w:rPr>
        <w:t>in the past and continues to in its 2019 wave</w:t>
      </w:r>
      <w:r w:rsidR="00C03048" w:rsidRPr="00851513">
        <w:rPr>
          <w:rFonts w:ascii="Times New Roman" w:hAnsi="Times New Roman" w:cs="Times New Roman"/>
          <w:color w:val="00B0F0"/>
          <w:rPrChange w:id="131" w:author="Agnieszka Kwiatkowska" w:date="2018-12-06T13:14:00Z">
            <w:rPr>
              <w:rFonts w:ascii="Gadugi" w:hAnsi="Gadugi" w:cs="Times New Roman"/>
              <w:color w:val="00B0F0"/>
              <w:sz w:val="24"/>
              <w:szCs w:val="24"/>
            </w:rPr>
          </w:rPrChange>
        </w:rPr>
        <w:t xml:space="preserve">, </w:t>
      </w:r>
      <w:r w:rsidR="00C03048" w:rsidRPr="00851513">
        <w:rPr>
          <w:rFonts w:ascii="Times New Roman" w:hAnsi="Times New Roman" w:cs="Times New Roman"/>
          <w:rPrChange w:id="132" w:author="Agnieszka Kwiatkowska" w:date="2018-12-06T13:14:00Z">
            <w:rPr>
              <w:rFonts w:ascii="Gadugi" w:hAnsi="Gadugi" w:cs="Times New Roman"/>
              <w:sz w:val="24"/>
              <w:szCs w:val="24"/>
            </w:rPr>
          </w:rPrChange>
        </w:rPr>
        <w:t xml:space="preserve">such as: (1) what mode and quality of political representation and accountability is </w:t>
      </w:r>
      <w:r w:rsidR="00C03048" w:rsidRPr="00D72CBD">
        <w:rPr>
          <w:rFonts w:ascii="Times New Roman" w:hAnsi="Times New Roman" w:cs="Times New Roman"/>
          <w:rPrChange w:id="133" w:author="Agnieszka Kwiatkowska" w:date="2018-12-06T13:53:00Z">
            <w:rPr>
              <w:rFonts w:ascii="Gadugi" w:hAnsi="Gadugi" w:cs="Times New Roman"/>
              <w:sz w:val="24"/>
              <w:szCs w:val="24"/>
              <w:highlight w:val="yellow"/>
            </w:rPr>
          </w:rPrChange>
        </w:rPr>
        <w:t>experienced by</w:t>
      </w:r>
      <w:r w:rsidRPr="000270D5">
        <w:rPr>
          <w:rFonts w:ascii="Times New Roman" w:hAnsi="Times New Roman" w:cs="Times New Roman"/>
          <w:rPrChange w:id="134" w:author="Agnieszka Kwiatkowska" w:date="2018-12-06T12:43:00Z">
            <w:rPr>
              <w:rFonts w:ascii="Gadugi" w:hAnsi="Gadugi" w:cs="Times New Roman"/>
              <w:sz w:val="24"/>
              <w:szCs w:val="24"/>
            </w:rPr>
          </w:rPrChange>
        </w:rPr>
        <w:t xml:space="preserve"> </w:t>
      </w:r>
      <w:del w:id="135" w:author="Agnieszka Kwiatkowska" w:date="2018-12-06T13:53:00Z">
        <w:r w:rsidRPr="000270D5" w:rsidDel="00D72CBD">
          <w:rPr>
            <w:rFonts w:ascii="Times New Roman" w:hAnsi="Times New Roman" w:cs="Times New Roman"/>
            <w:highlight w:val="yellow"/>
            <w:rPrChange w:id="136" w:author="Agnieszka Kwiatkowska" w:date="2018-12-06T12:43:00Z">
              <w:rPr>
                <w:rFonts w:ascii="Gadugi" w:hAnsi="Gadugi" w:cs="Times New Roman"/>
                <w:sz w:val="24"/>
                <w:szCs w:val="24"/>
                <w:highlight w:val="yellow"/>
              </w:rPr>
            </w:rPrChange>
          </w:rPr>
          <w:delText>[RM: to wyra</w:delText>
        </w:r>
        <w:r w:rsidRPr="000270D5" w:rsidDel="00D72CBD">
          <w:rPr>
            <w:rFonts w:ascii="Times New Roman" w:hAnsi="Times New Roman" w:cs="Times New Roman" w:hint="eastAsia"/>
            <w:highlight w:val="yellow"/>
            <w:rPrChange w:id="137" w:author="Agnieszka Kwiatkowska" w:date="2018-12-06T12:43:00Z">
              <w:rPr>
                <w:rFonts w:ascii="Gadugi" w:hAnsi="Gadugi" w:cs="Times New Roman" w:hint="eastAsia"/>
                <w:sz w:val="24"/>
                <w:szCs w:val="24"/>
                <w:highlight w:val="yellow"/>
              </w:rPr>
            </w:rPrChange>
          </w:rPr>
          <w:delText>ż</w:delText>
        </w:r>
        <w:r w:rsidRPr="000270D5" w:rsidDel="00D72CBD">
          <w:rPr>
            <w:rFonts w:ascii="Times New Roman" w:hAnsi="Times New Roman" w:cs="Times New Roman"/>
            <w:highlight w:val="yellow"/>
            <w:rPrChange w:id="138" w:author="Agnieszka Kwiatkowska" w:date="2018-12-06T12:43:00Z">
              <w:rPr>
                <w:rFonts w:ascii="Gadugi" w:hAnsi="Gadugi" w:cs="Times New Roman"/>
                <w:sz w:val="24"/>
                <w:szCs w:val="24"/>
                <w:highlight w:val="yellow"/>
              </w:rPr>
            </w:rPrChange>
          </w:rPr>
          <w:delText xml:space="preserve">enie nie oddaje tego, o co chodzi </w:delText>
        </w:r>
        <w:r w:rsidRPr="000270D5" w:rsidDel="00D72CBD">
          <w:rPr>
            <w:rFonts w:ascii="Times New Roman" w:hAnsi="Times New Roman" w:cs="Times New Roman" w:hint="eastAsia"/>
            <w:highlight w:val="yellow"/>
            <w:rPrChange w:id="139" w:author="Agnieszka Kwiatkowska" w:date="2018-12-06T12:43:00Z">
              <w:rPr>
                <w:rFonts w:ascii="Gadugi" w:hAnsi="Gadugi" w:cs="Times New Roman" w:hint="eastAsia"/>
                <w:sz w:val="24"/>
                <w:szCs w:val="24"/>
                <w:highlight w:val="yellow"/>
              </w:rPr>
            </w:rPrChange>
          </w:rPr>
          <w:delText>–</w:delText>
        </w:r>
        <w:r w:rsidRPr="000270D5" w:rsidDel="00D72CBD">
          <w:rPr>
            <w:rFonts w:ascii="Times New Roman" w:hAnsi="Times New Roman" w:cs="Times New Roman"/>
            <w:highlight w:val="yellow"/>
            <w:rPrChange w:id="140" w:author="Agnieszka Kwiatkowska" w:date="2018-12-06T12:43:00Z">
              <w:rPr>
                <w:rFonts w:ascii="Gadugi" w:hAnsi="Gadugi" w:cs="Times New Roman"/>
                <w:sz w:val="24"/>
                <w:szCs w:val="24"/>
                <w:highlight w:val="yellow"/>
              </w:rPr>
            </w:rPrChange>
          </w:rPr>
          <w:delText xml:space="preserve"> bo chodzi o to w jakim modelu czestnicza, a nie co czuj</w:delText>
        </w:r>
        <w:r w:rsidRPr="000270D5" w:rsidDel="00D72CBD">
          <w:rPr>
            <w:rFonts w:ascii="Times New Roman" w:hAnsi="Times New Roman" w:cs="Times New Roman" w:hint="eastAsia"/>
            <w:highlight w:val="yellow"/>
            <w:rPrChange w:id="141" w:author="Agnieszka Kwiatkowska" w:date="2018-12-06T12:43:00Z">
              <w:rPr>
                <w:rFonts w:ascii="Gadugi" w:hAnsi="Gadugi" w:cs="Times New Roman" w:hint="eastAsia"/>
                <w:sz w:val="24"/>
                <w:szCs w:val="24"/>
                <w:highlight w:val="yellow"/>
              </w:rPr>
            </w:rPrChange>
          </w:rPr>
          <w:delText>ą</w:delText>
        </w:r>
        <w:r w:rsidRPr="000270D5" w:rsidDel="00D72CBD">
          <w:rPr>
            <w:rFonts w:ascii="Times New Roman" w:hAnsi="Times New Roman" w:cs="Times New Roman"/>
            <w:highlight w:val="yellow"/>
            <w:rPrChange w:id="142" w:author="Agnieszka Kwiatkowska" w:date="2018-12-06T12:43:00Z">
              <w:rPr>
                <w:rFonts w:ascii="Gadugi" w:hAnsi="Gadugi" w:cs="Times New Roman"/>
                <w:sz w:val="24"/>
                <w:szCs w:val="24"/>
                <w:highlight w:val="yellow"/>
              </w:rPr>
            </w:rPrChange>
          </w:rPr>
          <w:delText>]</w:delText>
        </w:r>
        <w:r w:rsidR="00C03048" w:rsidRPr="000270D5" w:rsidDel="00D72CBD">
          <w:rPr>
            <w:rFonts w:ascii="Times New Roman" w:hAnsi="Times New Roman" w:cs="Times New Roman"/>
            <w:rPrChange w:id="143" w:author="Agnieszka Kwiatkowska" w:date="2018-12-06T12:43:00Z">
              <w:rPr>
                <w:rFonts w:ascii="Gadugi" w:hAnsi="Gadugi" w:cs="Times New Roman"/>
                <w:sz w:val="24"/>
                <w:szCs w:val="24"/>
              </w:rPr>
            </w:rPrChange>
          </w:rPr>
          <w:delText xml:space="preserve"> </w:delText>
        </w:r>
      </w:del>
      <w:r w:rsidR="00C03048" w:rsidRPr="000270D5">
        <w:rPr>
          <w:rFonts w:ascii="Times New Roman" w:hAnsi="Times New Roman" w:cs="Times New Roman"/>
          <w:rPrChange w:id="144" w:author="Agnieszka Kwiatkowska" w:date="2018-12-06T12:43:00Z">
            <w:rPr>
              <w:rFonts w:ascii="Gadugi" w:hAnsi="Gadugi" w:cs="Times New Roman"/>
              <w:sz w:val="24"/>
              <w:szCs w:val="24"/>
            </w:rPr>
          </w:rPrChange>
        </w:rPr>
        <w:t>particular groups of citizens</w:t>
      </w:r>
      <w:r w:rsidRPr="000270D5">
        <w:rPr>
          <w:rFonts w:ascii="Times New Roman" w:hAnsi="Times New Roman" w:cs="Times New Roman"/>
          <w:rPrChange w:id="145" w:author="Agnieszka Kwiatkowska" w:date="2018-12-06T12:43:00Z">
            <w:rPr>
              <w:rFonts w:ascii="Gadugi" w:hAnsi="Gadugi" w:cs="Times New Roman"/>
              <w:sz w:val="24"/>
              <w:szCs w:val="24"/>
            </w:rPr>
          </w:rPrChange>
        </w:rPr>
        <w:t xml:space="preserve"> </w:t>
      </w:r>
      <w:r w:rsidRPr="000270D5">
        <w:rPr>
          <w:rFonts w:ascii="Times New Roman" w:hAnsi="Times New Roman" w:cs="Times New Roman"/>
          <w:color w:val="00B0F0"/>
          <w:rPrChange w:id="146" w:author="Agnieszka Kwiatkowska" w:date="2018-12-06T12:43:00Z">
            <w:rPr>
              <w:rFonts w:ascii="Gadugi" w:hAnsi="Gadugi" w:cs="Times New Roman"/>
              <w:color w:val="00B0F0"/>
              <w:sz w:val="24"/>
              <w:szCs w:val="24"/>
            </w:rPr>
          </w:rPrChange>
        </w:rPr>
        <w:t xml:space="preserve">(Holmberg 1989; </w:t>
      </w:r>
      <w:proofErr w:type="spellStart"/>
      <w:r w:rsidRPr="000270D5">
        <w:rPr>
          <w:rFonts w:ascii="Times New Roman" w:hAnsi="Times New Roman" w:cs="Times New Roman"/>
          <w:color w:val="00B0F0"/>
          <w:rPrChange w:id="147" w:author="Agnieszka Kwiatkowska" w:date="2018-12-06T12:43:00Z">
            <w:rPr>
              <w:rFonts w:ascii="Gadugi" w:hAnsi="Gadugi" w:cs="Times New Roman"/>
              <w:color w:val="00B0F0"/>
              <w:sz w:val="24"/>
              <w:szCs w:val="24"/>
            </w:rPr>
          </w:rPrChange>
        </w:rPr>
        <w:t>Mansbridge</w:t>
      </w:r>
      <w:proofErr w:type="spellEnd"/>
      <w:r w:rsidRPr="000270D5">
        <w:rPr>
          <w:rFonts w:ascii="Times New Roman" w:hAnsi="Times New Roman" w:cs="Times New Roman"/>
          <w:color w:val="00B0F0"/>
          <w:rPrChange w:id="148" w:author="Agnieszka Kwiatkowska" w:date="2018-12-06T12:43:00Z">
            <w:rPr>
              <w:rFonts w:ascii="Gadugi" w:hAnsi="Gadugi" w:cs="Times New Roman"/>
              <w:color w:val="00B0F0"/>
              <w:sz w:val="24"/>
              <w:szCs w:val="24"/>
            </w:rPr>
          </w:rPrChange>
        </w:rPr>
        <w:t xml:space="preserve"> 2003; </w:t>
      </w:r>
      <w:proofErr w:type="spellStart"/>
      <w:r w:rsidR="00771AC8" w:rsidRPr="000270D5">
        <w:rPr>
          <w:rFonts w:ascii="Times New Roman" w:hAnsi="Times New Roman" w:cs="Times New Roman"/>
          <w:color w:val="00B0F0"/>
          <w:rPrChange w:id="149" w:author="Agnieszka Kwiatkowska" w:date="2018-12-06T12:43:00Z">
            <w:rPr>
              <w:rFonts w:ascii="Gadugi" w:hAnsi="Gadugi" w:cs="Times New Roman"/>
              <w:color w:val="00B0F0"/>
              <w:sz w:val="24"/>
              <w:szCs w:val="24"/>
            </w:rPr>
          </w:rPrChange>
        </w:rPr>
        <w:t>Eulau</w:t>
      </w:r>
      <w:proofErr w:type="spellEnd"/>
      <w:r w:rsidR="00771AC8" w:rsidRPr="000270D5">
        <w:rPr>
          <w:rFonts w:ascii="Times New Roman" w:hAnsi="Times New Roman" w:cs="Times New Roman"/>
          <w:color w:val="00B0F0"/>
          <w:rPrChange w:id="150" w:author="Agnieszka Kwiatkowska" w:date="2018-12-06T12:43:00Z">
            <w:rPr>
              <w:rFonts w:ascii="Gadugi" w:hAnsi="Gadugi" w:cs="Times New Roman"/>
              <w:color w:val="00B0F0"/>
              <w:sz w:val="24"/>
              <w:szCs w:val="24"/>
            </w:rPr>
          </w:rPrChange>
        </w:rPr>
        <w:t xml:space="preserve"> &amp; </w:t>
      </w:r>
      <w:proofErr w:type="spellStart"/>
      <w:r w:rsidR="00771AC8" w:rsidRPr="000270D5">
        <w:rPr>
          <w:rFonts w:ascii="Times New Roman" w:hAnsi="Times New Roman" w:cs="Times New Roman"/>
          <w:color w:val="00B0F0"/>
          <w:rPrChange w:id="151" w:author="Agnieszka Kwiatkowska" w:date="2018-12-06T12:43:00Z">
            <w:rPr>
              <w:rFonts w:ascii="Gadugi" w:hAnsi="Gadugi" w:cs="Times New Roman"/>
              <w:color w:val="00B0F0"/>
              <w:sz w:val="24"/>
              <w:szCs w:val="24"/>
            </w:rPr>
          </w:rPrChange>
        </w:rPr>
        <w:t>Wahlke</w:t>
      </w:r>
      <w:proofErr w:type="spellEnd"/>
      <w:r w:rsidR="00771AC8" w:rsidRPr="000270D5">
        <w:rPr>
          <w:rFonts w:ascii="Times New Roman" w:hAnsi="Times New Roman" w:cs="Times New Roman"/>
          <w:color w:val="00B0F0"/>
          <w:rPrChange w:id="152" w:author="Agnieszka Kwiatkowska" w:date="2018-12-06T12:43:00Z">
            <w:rPr>
              <w:rFonts w:ascii="Gadugi" w:hAnsi="Gadugi" w:cs="Times New Roman"/>
              <w:color w:val="00B0F0"/>
              <w:sz w:val="24"/>
              <w:szCs w:val="24"/>
            </w:rPr>
          </w:rPrChange>
        </w:rPr>
        <w:t xml:space="preserve"> 1978; </w:t>
      </w:r>
      <w:proofErr w:type="spellStart"/>
      <w:r w:rsidR="00771AC8" w:rsidRPr="000270D5">
        <w:rPr>
          <w:rFonts w:ascii="Times New Roman" w:hAnsi="Times New Roman" w:cs="Times New Roman"/>
          <w:color w:val="00B0F0"/>
          <w:rPrChange w:id="153" w:author="Agnieszka Kwiatkowska" w:date="2018-12-06T12:43:00Z">
            <w:rPr>
              <w:rFonts w:ascii="Gadugi" w:hAnsi="Gadugi" w:cs="Times New Roman"/>
              <w:color w:val="00B0F0"/>
              <w:sz w:val="24"/>
              <w:szCs w:val="24"/>
            </w:rPr>
          </w:rPrChange>
        </w:rPr>
        <w:t>Achen</w:t>
      </w:r>
      <w:proofErr w:type="spellEnd"/>
      <w:r w:rsidR="00771AC8" w:rsidRPr="000270D5">
        <w:rPr>
          <w:rFonts w:ascii="Times New Roman" w:hAnsi="Times New Roman" w:cs="Times New Roman"/>
          <w:color w:val="00B0F0"/>
          <w:rPrChange w:id="154" w:author="Agnieszka Kwiatkowska" w:date="2018-12-06T12:43:00Z">
            <w:rPr>
              <w:rFonts w:ascii="Gadugi" w:hAnsi="Gadugi" w:cs="Times New Roman"/>
              <w:color w:val="00B0F0"/>
              <w:sz w:val="24"/>
              <w:szCs w:val="24"/>
            </w:rPr>
          </w:rPrChange>
        </w:rPr>
        <w:t xml:space="preserve"> 1979)</w:t>
      </w:r>
      <w:r w:rsidR="00C03048" w:rsidRPr="000270D5">
        <w:rPr>
          <w:rFonts w:ascii="Times New Roman" w:hAnsi="Times New Roman" w:cs="Times New Roman"/>
          <w:rPrChange w:id="155" w:author="Agnieszka Kwiatkowska" w:date="2018-12-06T12:43:00Z">
            <w:rPr>
              <w:rFonts w:ascii="Gadugi" w:hAnsi="Gadugi" w:cs="Times New Roman"/>
              <w:sz w:val="24"/>
              <w:szCs w:val="24"/>
            </w:rPr>
          </w:rPrChange>
        </w:rPr>
        <w:t xml:space="preserve"> (2) to what extent traditional models of cleava</w:t>
      </w:r>
      <w:r w:rsidR="00771AC8" w:rsidRPr="000270D5">
        <w:rPr>
          <w:rFonts w:ascii="Times New Roman" w:hAnsi="Times New Roman" w:cs="Times New Roman"/>
          <w:rPrChange w:id="156" w:author="Agnieszka Kwiatkowska" w:date="2018-12-06T12:43:00Z">
            <w:rPr>
              <w:rFonts w:ascii="Gadugi" w:hAnsi="Gadugi" w:cs="Times New Roman"/>
              <w:sz w:val="24"/>
              <w:szCs w:val="24"/>
            </w:rPr>
          </w:rPrChange>
        </w:rPr>
        <w:t>ge politics explain the behavio</w:t>
      </w:r>
      <w:r w:rsidR="00C03048" w:rsidRPr="000270D5">
        <w:rPr>
          <w:rFonts w:ascii="Times New Roman" w:hAnsi="Times New Roman" w:cs="Times New Roman"/>
          <w:rPrChange w:id="157" w:author="Agnieszka Kwiatkowska" w:date="2018-12-06T12:43:00Z">
            <w:rPr>
              <w:rFonts w:ascii="Gadugi" w:hAnsi="Gadugi" w:cs="Times New Roman"/>
              <w:sz w:val="24"/>
              <w:szCs w:val="24"/>
            </w:rPr>
          </w:rPrChange>
        </w:rPr>
        <w:t>r of voters, compared with  novel forms of social interaction such as private networks and more contingent and fluid forms of social identity</w:t>
      </w:r>
      <w:r w:rsidR="00771AC8" w:rsidRPr="000270D5">
        <w:rPr>
          <w:rFonts w:ascii="Times New Roman" w:hAnsi="Times New Roman" w:cs="Times New Roman"/>
          <w:rPrChange w:id="158" w:author="Agnieszka Kwiatkowska" w:date="2018-12-06T12:43:00Z">
            <w:rPr>
              <w:rFonts w:ascii="Gadugi" w:hAnsi="Gadugi" w:cs="Times New Roman"/>
              <w:sz w:val="24"/>
              <w:szCs w:val="24"/>
            </w:rPr>
          </w:rPrChange>
        </w:rPr>
        <w:t xml:space="preserve"> </w:t>
      </w:r>
      <w:r w:rsidR="00771AC8" w:rsidRPr="000270D5">
        <w:rPr>
          <w:rFonts w:ascii="Times New Roman" w:hAnsi="Times New Roman" w:cs="Times New Roman"/>
          <w:color w:val="00B0F0"/>
          <w:rPrChange w:id="159" w:author="Agnieszka Kwiatkowska" w:date="2018-12-06T12:43:00Z">
            <w:rPr>
              <w:rFonts w:ascii="Gadugi" w:hAnsi="Gadugi" w:cs="Times New Roman"/>
              <w:color w:val="00B0F0"/>
              <w:sz w:val="24"/>
              <w:szCs w:val="24"/>
            </w:rPr>
          </w:rPrChange>
        </w:rPr>
        <w:t>(</w:t>
      </w:r>
      <w:proofErr w:type="spellStart"/>
      <w:r w:rsidR="00771AC8" w:rsidRPr="000270D5">
        <w:rPr>
          <w:rFonts w:ascii="Times New Roman" w:hAnsi="Times New Roman" w:cs="Times New Roman"/>
          <w:color w:val="00B0F0"/>
          <w:rPrChange w:id="160" w:author="Agnieszka Kwiatkowska" w:date="2018-12-06T12:43:00Z">
            <w:rPr>
              <w:rFonts w:ascii="Gadugi" w:hAnsi="Gadugi" w:cs="Times New Roman"/>
              <w:color w:val="00B0F0"/>
              <w:sz w:val="24"/>
              <w:szCs w:val="24"/>
            </w:rPr>
          </w:rPrChange>
        </w:rPr>
        <w:t>Lipset</w:t>
      </w:r>
      <w:proofErr w:type="spellEnd"/>
      <w:r w:rsidR="00771AC8" w:rsidRPr="000270D5">
        <w:rPr>
          <w:rFonts w:ascii="Times New Roman" w:hAnsi="Times New Roman" w:cs="Times New Roman"/>
          <w:color w:val="00B0F0"/>
          <w:rPrChange w:id="161" w:author="Agnieszka Kwiatkowska" w:date="2018-12-06T12:43:00Z">
            <w:rPr>
              <w:rFonts w:ascii="Gadugi" w:hAnsi="Gadugi" w:cs="Times New Roman"/>
              <w:color w:val="00B0F0"/>
              <w:sz w:val="24"/>
              <w:szCs w:val="24"/>
            </w:rPr>
          </w:rPrChange>
        </w:rPr>
        <w:t xml:space="preserve"> &amp; </w:t>
      </w:r>
      <w:proofErr w:type="spellStart"/>
      <w:r w:rsidR="00771AC8" w:rsidRPr="000270D5">
        <w:rPr>
          <w:rFonts w:ascii="Times New Roman" w:hAnsi="Times New Roman" w:cs="Times New Roman"/>
          <w:color w:val="00B0F0"/>
          <w:rPrChange w:id="162" w:author="Agnieszka Kwiatkowska" w:date="2018-12-06T12:43:00Z">
            <w:rPr>
              <w:rFonts w:ascii="Gadugi" w:hAnsi="Gadugi" w:cs="Times New Roman"/>
              <w:color w:val="00B0F0"/>
              <w:sz w:val="24"/>
              <w:szCs w:val="24"/>
            </w:rPr>
          </w:rPrChange>
        </w:rPr>
        <w:t>Rokkan</w:t>
      </w:r>
      <w:proofErr w:type="spellEnd"/>
      <w:r w:rsidR="00771AC8" w:rsidRPr="000270D5">
        <w:rPr>
          <w:rFonts w:ascii="Times New Roman" w:hAnsi="Times New Roman" w:cs="Times New Roman"/>
          <w:color w:val="00B0F0"/>
          <w:rPrChange w:id="163" w:author="Agnieszka Kwiatkowska" w:date="2018-12-06T12:43:00Z">
            <w:rPr>
              <w:rFonts w:ascii="Gadugi" w:hAnsi="Gadugi" w:cs="Times New Roman"/>
              <w:color w:val="00B0F0"/>
              <w:sz w:val="24"/>
              <w:szCs w:val="24"/>
            </w:rPr>
          </w:rPrChange>
        </w:rPr>
        <w:t xml:space="preserve"> 1967; Bartolini &amp; </w:t>
      </w:r>
      <w:proofErr w:type="spellStart"/>
      <w:r w:rsidR="00771AC8" w:rsidRPr="000270D5">
        <w:rPr>
          <w:rFonts w:ascii="Times New Roman" w:hAnsi="Times New Roman" w:cs="Times New Roman"/>
          <w:color w:val="00B0F0"/>
          <w:rPrChange w:id="164" w:author="Agnieszka Kwiatkowska" w:date="2018-12-06T12:43:00Z">
            <w:rPr>
              <w:rFonts w:ascii="Gadugi" w:hAnsi="Gadugi" w:cs="Times New Roman"/>
              <w:color w:val="00B0F0"/>
              <w:sz w:val="24"/>
              <w:szCs w:val="24"/>
            </w:rPr>
          </w:rPrChange>
        </w:rPr>
        <w:t>Mair</w:t>
      </w:r>
      <w:proofErr w:type="spellEnd"/>
      <w:r w:rsidR="00771AC8" w:rsidRPr="000270D5">
        <w:rPr>
          <w:rFonts w:ascii="Times New Roman" w:hAnsi="Times New Roman" w:cs="Times New Roman"/>
          <w:color w:val="00B0F0"/>
          <w:rPrChange w:id="165" w:author="Agnieszka Kwiatkowska" w:date="2018-12-06T12:43:00Z">
            <w:rPr>
              <w:rFonts w:ascii="Gadugi" w:hAnsi="Gadugi" w:cs="Times New Roman"/>
              <w:color w:val="00B0F0"/>
              <w:sz w:val="24"/>
              <w:szCs w:val="24"/>
            </w:rPr>
          </w:rPrChange>
        </w:rPr>
        <w:t xml:space="preserve"> 1990; </w:t>
      </w:r>
      <w:proofErr w:type="spellStart"/>
      <w:r w:rsidR="00771AC8" w:rsidRPr="000270D5">
        <w:rPr>
          <w:rFonts w:ascii="Times New Roman" w:hAnsi="Times New Roman" w:cs="Times New Roman"/>
          <w:color w:val="00B0F0"/>
          <w:rPrChange w:id="166" w:author="Agnieszka Kwiatkowska" w:date="2018-12-06T12:43:00Z">
            <w:rPr>
              <w:rFonts w:ascii="Gadugi" w:hAnsi="Gadugi" w:cs="Times New Roman"/>
              <w:color w:val="00B0F0"/>
              <w:sz w:val="24"/>
              <w:szCs w:val="24"/>
            </w:rPr>
          </w:rPrChange>
        </w:rPr>
        <w:t>Knutsen</w:t>
      </w:r>
      <w:proofErr w:type="spellEnd"/>
      <w:r w:rsidR="00771AC8" w:rsidRPr="000270D5">
        <w:rPr>
          <w:rFonts w:ascii="Times New Roman" w:hAnsi="Times New Roman" w:cs="Times New Roman"/>
          <w:color w:val="00B0F0"/>
          <w:rPrChange w:id="167" w:author="Agnieszka Kwiatkowska" w:date="2018-12-06T12:43:00Z">
            <w:rPr>
              <w:rFonts w:ascii="Gadugi" w:hAnsi="Gadugi" w:cs="Times New Roman"/>
              <w:color w:val="00B0F0"/>
              <w:sz w:val="24"/>
              <w:szCs w:val="24"/>
            </w:rPr>
          </w:rPrChange>
        </w:rPr>
        <w:t xml:space="preserve"> &amp; </w:t>
      </w:r>
      <w:proofErr w:type="spellStart"/>
      <w:r w:rsidR="00771AC8" w:rsidRPr="000270D5">
        <w:rPr>
          <w:rFonts w:ascii="Times New Roman" w:hAnsi="Times New Roman" w:cs="Times New Roman"/>
          <w:color w:val="00B0F0"/>
          <w:rPrChange w:id="168" w:author="Agnieszka Kwiatkowska" w:date="2018-12-06T12:43:00Z">
            <w:rPr>
              <w:rFonts w:ascii="Gadugi" w:hAnsi="Gadugi" w:cs="Times New Roman"/>
              <w:color w:val="00B0F0"/>
              <w:sz w:val="24"/>
              <w:szCs w:val="24"/>
            </w:rPr>
          </w:rPrChange>
        </w:rPr>
        <w:t>Scarbrough</w:t>
      </w:r>
      <w:proofErr w:type="spellEnd"/>
      <w:r w:rsidR="00771AC8" w:rsidRPr="000270D5">
        <w:rPr>
          <w:rFonts w:ascii="Times New Roman" w:hAnsi="Times New Roman" w:cs="Times New Roman"/>
          <w:color w:val="00B0F0"/>
          <w:rPrChange w:id="169" w:author="Agnieszka Kwiatkowska" w:date="2018-12-06T12:43:00Z">
            <w:rPr>
              <w:rFonts w:ascii="Gadugi" w:hAnsi="Gadugi" w:cs="Times New Roman"/>
              <w:color w:val="00B0F0"/>
              <w:sz w:val="24"/>
              <w:szCs w:val="24"/>
            </w:rPr>
          </w:rPrChange>
        </w:rPr>
        <w:t xml:space="preserve"> 1995; </w:t>
      </w:r>
      <w:proofErr w:type="spellStart"/>
      <w:r w:rsidR="00771AC8" w:rsidRPr="000270D5">
        <w:rPr>
          <w:rFonts w:ascii="Times New Roman" w:hAnsi="Times New Roman" w:cs="Times New Roman"/>
          <w:color w:val="00B0F0"/>
          <w:rPrChange w:id="170" w:author="Agnieszka Kwiatkowska" w:date="2018-12-06T12:43:00Z">
            <w:rPr>
              <w:rFonts w:ascii="Gadugi" w:hAnsi="Gadugi" w:cs="Times New Roman"/>
              <w:color w:val="00B0F0"/>
              <w:sz w:val="24"/>
              <w:szCs w:val="24"/>
            </w:rPr>
          </w:rPrChange>
        </w:rPr>
        <w:t>Toka</w:t>
      </w:r>
      <w:proofErr w:type="spellEnd"/>
      <w:r w:rsidR="00771AC8" w:rsidRPr="000270D5">
        <w:rPr>
          <w:rFonts w:ascii="Times New Roman" w:hAnsi="Times New Roman" w:cs="Times New Roman"/>
          <w:color w:val="00B0F0"/>
          <w:rPrChange w:id="171" w:author="Agnieszka Kwiatkowska" w:date="2018-12-06T12:43:00Z">
            <w:rPr>
              <w:rFonts w:ascii="Gadugi" w:hAnsi="Gadugi" w:cs="Times New Roman"/>
              <w:color w:val="00B0F0"/>
              <w:sz w:val="24"/>
              <w:szCs w:val="24"/>
            </w:rPr>
          </w:rPrChange>
        </w:rPr>
        <w:t xml:space="preserve"> 1998</w:t>
      </w:r>
      <w:r w:rsidR="00C03048" w:rsidRPr="000270D5">
        <w:rPr>
          <w:rFonts w:ascii="Times New Roman" w:hAnsi="Times New Roman" w:cs="Times New Roman"/>
          <w:color w:val="00B0F0"/>
          <w:rPrChange w:id="172" w:author="Agnieszka Kwiatkowska" w:date="2018-12-06T12:43:00Z">
            <w:rPr>
              <w:rFonts w:ascii="Gadugi" w:hAnsi="Gadugi" w:cs="Times New Roman"/>
              <w:color w:val="00B0F0"/>
              <w:sz w:val="24"/>
              <w:szCs w:val="24"/>
            </w:rPr>
          </w:rPrChange>
        </w:rPr>
        <w:t>;</w:t>
      </w:r>
      <w:r w:rsidR="00771AC8" w:rsidRPr="000270D5">
        <w:rPr>
          <w:rFonts w:ascii="Times New Roman" w:hAnsi="Times New Roman" w:cs="Times New Roman"/>
          <w:color w:val="00B0F0"/>
          <w:rPrChange w:id="173" w:author="Agnieszka Kwiatkowska" w:date="2018-12-06T12:43:00Z">
            <w:rPr>
              <w:rFonts w:ascii="Gadugi" w:hAnsi="Gadugi" w:cs="Times New Roman"/>
              <w:color w:val="00B0F0"/>
              <w:sz w:val="24"/>
              <w:szCs w:val="24"/>
            </w:rPr>
          </w:rPrChange>
        </w:rPr>
        <w:t xml:space="preserve"> </w:t>
      </w:r>
      <w:proofErr w:type="spellStart"/>
      <w:r w:rsidR="00771AC8" w:rsidRPr="000270D5">
        <w:rPr>
          <w:rFonts w:ascii="Times New Roman" w:hAnsi="Times New Roman" w:cs="Times New Roman"/>
          <w:color w:val="00B0F0"/>
          <w:rPrChange w:id="174" w:author="Agnieszka Kwiatkowska" w:date="2018-12-06T12:43:00Z">
            <w:rPr>
              <w:rFonts w:ascii="Gadugi" w:hAnsi="Gadugi" w:cs="Times New Roman"/>
              <w:color w:val="00B0F0"/>
              <w:sz w:val="24"/>
              <w:szCs w:val="24"/>
            </w:rPr>
          </w:rPrChange>
        </w:rPr>
        <w:t>Markowski</w:t>
      </w:r>
      <w:proofErr w:type="spellEnd"/>
      <w:r w:rsidR="00771AC8" w:rsidRPr="000270D5">
        <w:rPr>
          <w:rFonts w:ascii="Times New Roman" w:hAnsi="Times New Roman" w:cs="Times New Roman"/>
          <w:color w:val="00B0F0"/>
          <w:rPrChange w:id="175" w:author="Agnieszka Kwiatkowska" w:date="2018-12-06T12:43:00Z">
            <w:rPr>
              <w:rFonts w:ascii="Gadugi" w:hAnsi="Gadugi" w:cs="Times New Roman"/>
              <w:color w:val="00B0F0"/>
              <w:sz w:val="24"/>
              <w:szCs w:val="24"/>
            </w:rPr>
          </w:rPrChange>
        </w:rPr>
        <w:t xml:space="preserve"> &amp; Stanley 2016; </w:t>
      </w:r>
      <w:proofErr w:type="spellStart"/>
      <w:r w:rsidR="001A00A5" w:rsidRPr="000270D5">
        <w:rPr>
          <w:rFonts w:ascii="Times New Roman" w:hAnsi="Times New Roman" w:cs="Times New Roman"/>
          <w:color w:val="00B0F0"/>
          <w:rPrChange w:id="176" w:author="Agnieszka Kwiatkowska" w:date="2018-12-06T12:43:00Z">
            <w:rPr>
              <w:rFonts w:ascii="Gadugi" w:hAnsi="Gadugi" w:cs="Times New Roman"/>
              <w:color w:val="00B0F0"/>
              <w:sz w:val="24"/>
              <w:szCs w:val="24"/>
            </w:rPr>
          </w:rPrChange>
        </w:rPr>
        <w:t>Rossteutscher</w:t>
      </w:r>
      <w:proofErr w:type="spellEnd"/>
      <w:r w:rsidR="001A00A5" w:rsidRPr="000270D5">
        <w:rPr>
          <w:rFonts w:ascii="Times New Roman" w:hAnsi="Times New Roman" w:cs="Times New Roman"/>
          <w:color w:val="00B0F0"/>
          <w:rPrChange w:id="177" w:author="Agnieszka Kwiatkowska" w:date="2018-12-06T12:43:00Z">
            <w:rPr>
              <w:rFonts w:ascii="Gadugi" w:hAnsi="Gadugi" w:cs="Times New Roman"/>
              <w:color w:val="00B0F0"/>
              <w:sz w:val="24"/>
              <w:szCs w:val="24"/>
            </w:rPr>
          </w:rPrChange>
        </w:rPr>
        <w:t xml:space="preserve"> &amp; </w:t>
      </w:r>
      <w:proofErr w:type="spellStart"/>
      <w:r w:rsidR="001A00A5" w:rsidRPr="000270D5">
        <w:rPr>
          <w:rFonts w:ascii="Times New Roman" w:hAnsi="Times New Roman" w:cs="Times New Roman"/>
          <w:color w:val="00B0F0"/>
          <w:rPrChange w:id="178" w:author="Agnieszka Kwiatkowska" w:date="2018-12-06T12:43:00Z">
            <w:rPr>
              <w:rFonts w:ascii="Gadugi" w:hAnsi="Gadugi" w:cs="Times New Roman"/>
              <w:color w:val="00B0F0"/>
              <w:sz w:val="24"/>
              <w:szCs w:val="24"/>
            </w:rPr>
          </w:rPrChange>
        </w:rPr>
        <w:t>Stegmueller</w:t>
      </w:r>
      <w:proofErr w:type="spellEnd"/>
      <w:r w:rsidR="001A00A5" w:rsidRPr="000270D5">
        <w:rPr>
          <w:rFonts w:ascii="Times New Roman" w:hAnsi="Times New Roman" w:cs="Times New Roman"/>
          <w:color w:val="00B0F0"/>
          <w:rPrChange w:id="179" w:author="Agnieszka Kwiatkowska" w:date="2018-12-06T12:43:00Z">
            <w:rPr>
              <w:rFonts w:ascii="Gadugi" w:hAnsi="Gadugi" w:cs="Times New Roman"/>
              <w:color w:val="00B0F0"/>
              <w:sz w:val="24"/>
              <w:szCs w:val="24"/>
            </w:rPr>
          </w:rPrChange>
        </w:rPr>
        <w:t xml:space="preserve"> 2014; </w:t>
      </w:r>
      <w:proofErr w:type="spellStart"/>
      <w:r w:rsidR="001A00A5" w:rsidRPr="000270D5">
        <w:rPr>
          <w:rFonts w:ascii="Times New Roman" w:hAnsi="Times New Roman" w:cs="Times New Roman"/>
          <w:color w:val="00B0F0"/>
          <w:rPrChange w:id="180" w:author="Agnieszka Kwiatkowska" w:date="2018-12-06T12:43:00Z">
            <w:rPr>
              <w:rFonts w:ascii="Gadugi" w:hAnsi="Gadugi" w:cs="Times New Roman"/>
              <w:color w:val="00B0F0"/>
              <w:sz w:val="24"/>
              <w:szCs w:val="24"/>
            </w:rPr>
          </w:rPrChange>
        </w:rPr>
        <w:t>Zuckermann</w:t>
      </w:r>
      <w:proofErr w:type="spellEnd"/>
      <w:r w:rsidR="001A00A5" w:rsidRPr="000270D5">
        <w:rPr>
          <w:rFonts w:ascii="Times New Roman" w:hAnsi="Times New Roman" w:cs="Times New Roman"/>
          <w:color w:val="00B0F0"/>
          <w:rPrChange w:id="181" w:author="Agnieszka Kwiatkowska" w:date="2018-12-06T12:43:00Z">
            <w:rPr>
              <w:rFonts w:ascii="Gadugi" w:hAnsi="Gadugi" w:cs="Times New Roman"/>
              <w:color w:val="00B0F0"/>
              <w:sz w:val="24"/>
              <w:szCs w:val="24"/>
            </w:rPr>
          </w:rPrChange>
        </w:rPr>
        <w:t xml:space="preserve"> 2005)</w:t>
      </w:r>
      <w:r w:rsidR="00C03048" w:rsidRPr="000270D5">
        <w:rPr>
          <w:rFonts w:ascii="Times New Roman" w:hAnsi="Times New Roman" w:cs="Times New Roman"/>
          <w:rPrChange w:id="182" w:author="Agnieszka Kwiatkowska" w:date="2018-12-06T12:43:00Z">
            <w:rPr>
              <w:rFonts w:ascii="Gadugi" w:hAnsi="Gadugi" w:cs="Times New Roman"/>
              <w:sz w:val="24"/>
              <w:szCs w:val="24"/>
            </w:rPr>
          </w:rPrChange>
        </w:rPr>
        <w:t xml:space="preserve"> (3) to what extent normative visions and evaluations of specific aspects of democracy influence citizens’ political pr</w:t>
      </w:r>
      <w:r w:rsidR="001A00A5" w:rsidRPr="000270D5">
        <w:rPr>
          <w:rFonts w:ascii="Times New Roman" w:hAnsi="Times New Roman" w:cs="Times New Roman"/>
          <w:rPrChange w:id="183" w:author="Agnieszka Kwiatkowska" w:date="2018-12-06T12:43:00Z">
            <w:rPr>
              <w:rFonts w:ascii="Gadugi" w:hAnsi="Gadugi" w:cs="Times New Roman"/>
              <w:sz w:val="24"/>
              <w:szCs w:val="24"/>
            </w:rPr>
          </w:rPrChange>
        </w:rPr>
        <w:t>eferences and electoral behavio</w:t>
      </w:r>
      <w:r w:rsidR="00C03048" w:rsidRPr="000270D5">
        <w:rPr>
          <w:rFonts w:ascii="Times New Roman" w:hAnsi="Times New Roman" w:cs="Times New Roman"/>
          <w:rPrChange w:id="184" w:author="Agnieszka Kwiatkowska" w:date="2018-12-06T12:43:00Z">
            <w:rPr>
              <w:rFonts w:ascii="Gadugi" w:hAnsi="Gadugi" w:cs="Times New Roman"/>
              <w:sz w:val="24"/>
              <w:szCs w:val="24"/>
            </w:rPr>
          </w:rPrChange>
        </w:rPr>
        <w:t>r</w:t>
      </w:r>
      <w:r w:rsidR="001A00A5" w:rsidRPr="000270D5">
        <w:rPr>
          <w:rFonts w:ascii="Times New Roman" w:hAnsi="Times New Roman" w:cs="Times New Roman"/>
          <w:rPrChange w:id="185" w:author="Agnieszka Kwiatkowska" w:date="2018-12-06T12:43:00Z">
            <w:rPr>
              <w:rFonts w:ascii="Gadugi" w:hAnsi="Gadugi" w:cs="Times New Roman"/>
              <w:sz w:val="24"/>
              <w:szCs w:val="24"/>
            </w:rPr>
          </w:rPrChange>
        </w:rPr>
        <w:t xml:space="preserve"> </w:t>
      </w:r>
      <w:r w:rsidR="001A00A5" w:rsidRPr="000270D5">
        <w:rPr>
          <w:rFonts w:ascii="Times New Roman" w:hAnsi="Times New Roman" w:cs="Times New Roman"/>
          <w:color w:val="00B0F0"/>
          <w:rPrChange w:id="186" w:author="Agnieszka Kwiatkowska" w:date="2018-12-06T12:43:00Z">
            <w:rPr>
              <w:rFonts w:ascii="Gadugi" w:hAnsi="Gadugi" w:cs="Times New Roman"/>
              <w:color w:val="00B0F0"/>
              <w:sz w:val="24"/>
              <w:szCs w:val="24"/>
            </w:rPr>
          </w:rPrChange>
        </w:rPr>
        <w:t>(</w:t>
      </w:r>
      <w:proofErr w:type="spellStart"/>
      <w:r w:rsidR="001A00A5" w:rsidRPr="000270D5">
        <w:rPr>
          <w:rFonts w:ascii="Times New Roman" w:hAnsi="Times New Roman" w:cs="Times New Roman"/>
          <w:color w:val="00B0F0"/>
          <w:rPrChange w:id="187" w:author="Agnieszka Kwiatkowska" w:date="2018-12-06T12:43:00Z">
            <w:rPr>
              <w:rFonts w:ascii="Gadugi" w:hAnsi="Gadugi" w:cs="Times New Roman"/>
              <w:color w:val="00B0F0"/>
              <w:sz w:val="24"/>
              <w:szCs w:val="24"/>
            </w:rPr>
          </w:rPrChange>
        </w:rPr>
        <w:t>Ferrin</w:t>
      </w:r>
      <w:proofErr w:type="spellEnd"/>
      <w:r w:rsidR="001A00A5" w:rsidRPr="000270D5">
        <w:rPr>
          <w:rFonts w:ascii="Times New Roman" w:hAnsi="Times New Roman" w:cs="Times New Roman"/>
          <w:color w:val="00B0F0"/>
          <w:rPrChange w:id="188" w:author="Agnieszka Kwiatkowska" w:date="2018-12-06T12:43:00Z">
            <w:rPr>
              <w:rFonts w:ascii="Gadugi" w:hAnsi="Gadugi" w:cs="Times New Roman"/>
              <w:color w:val="00B0F0"/>
              <w:sz w:val="24"/>
              <w:szCs w:val="24"/>
            </w:rPr>
          </w:rPrChange>
        </w:rPr>
        <w:t xml:space="preserve"> &amp; </w:t>
      </w:r>
      <w:proofErr w:type="spellStart"/>
      <w:r w:rsidR="001A00A5" w:rsidRPr="000270D5">
        <w:rPr>
          <w:rFonts w:ascii="Times New Roman" w:hAnsi="Times New Roman" w:cs="Times New Roman"/>
          <w:color w:val="00B0F0"/>
          <w:rPrChange w:id="189" w:author="Agnieszka Kwiatkowska" w:date="2018-12-06T12:43:00Z">
            <w:rPr>
              <w:rFonts w:ascii="Gadugi" w:hAnsi="Gadugi" w:cs="Times New Roman"/>
              <w:color w:val="00B0F0"/>
              <w:sz w:val="24"/>
              <w:szCs w:val="24"/>
            </w:rPr>
          </w:rPrChange>
        </w:rPr>
        <w:t>Kriesi</w:t>
      </w:r>
      <w:proofErr w:type="spellEnd"/>
      <w:r w:rsidR="001A00A5" w:rsidRPr="000270D5">
        <w:rPr>
          <w:rFonts w:ascii="Times New Roman" w:hAnsi="Times New Roman" w:cs="Times New Roman"/>
          <w:color w:val="00B0F0"/>
          <w:rPrChange w:id="190" w:author="Agnieszka Kwiatkowska" w:date="2018-12-06T12:43:00Z">
            <w:rPr>
              <w:rFonts w:ascii="Gadugi" w:hAnsi="Gadugi" w:cs="Times New Roman"/>
              <w:color w:val="00B0F0"/>
              <w:sz w:val="24"/>
              <w:szCs w:val="24"/>
            </w:rPr>
          </w:rPrChange>
        </w:rPr>
        <w:t xml:space="preserve"> 2016</w:t>
      </w:r>
      <w:r w:rsidR="00C03048" w:rsidRPr="000270D5">
        <w:rPr>
          <w:rFonts w:ascii="Times New Roman" w:hAnsi="Times New Roman" w:cs="Times New Roman"/>
          <w:color w:val="00B0F0"/>
          <w:rPrChange w:id="191" w:author="Agnieszka Kwiatkowska" w:date="2018-12-06T12:43:00Z">
            <w:rPr>
              <w:rFonts w:ascii="Gadugi" w:hAnsi="Gadugi" w:cs="Times New Roman"/>
              <w:color w:val="00B0F0"/>
              <w:sz w:val="24"/>
              <w:szCs w:val="24"/>
            </w:rPr>
          </w:rPrChange>
        </w:rPr>
        <w:t xml:space="preserve">; </w:t>
      </w:r>
      <w:proofErr w:type="spellStart"/>
      <w:r w:rsidR="001A00A5" w:rsidRPr="000270D5">
        <w:rPr>
          <w:rFonts w:ascii="Times New Roman" w:hAnsi="Times New Roman" w:cs="Times New Roman"/>
          <w:color w:val="00B0F0"/>
          <w:rPrChange w:id="192" w:author="Agnieszka Kwiatkowska" w:date="2018-12-06T12:43:00Z">
            <w:rPr>
              <w:rFonts w:ascii="Gadugi" w:hAnsi="Gadugi" w:cs="Times New Roman"/>
              <w:color w:val="00B0F0"/>
              <w:sz w:val="24"/>
              <w:szCs w:val="24"/>
            </w:rPr>
          </w:rPrChange>
        </w:rPr>
        <w:t>Goodin</w:t>
      </w:r>
      <w:proofErr w:type="spellEnd"/>
      <w:r w:rsidR="001A00A5" w:rsidRPr="000270D5">
        <w:rPr>
          <w:rFonts w:ascii="Times New Roman" w:hAnsi="Times New Roman" w:cs="Times New Roman"/>
          <w:color w:val="00B0F0"/>
          <w:rPrChange w:id="193" w:author="Agnieszka Kwiatkowska" w:date="2018-12-06T12:43:00Z">
            <w:rPr>
              <w:rFonts w:ascii="Gadugi" w:hAnsi="Gadugi" w:cs="Times New Roman"/>
              <w:color w:val="00B0F0"/>
              <w:sz w:val="24"/>
              <w:szCs w:val="24"/>
            </w:rPr>
          </w:rPrChange>
        </w:rPr>
        <w:t xml:space="preserve"> 2008; Hibbing &amp; </w:t>
      </w:r>
      <w:proofErr w:type="spellStart"/>
      <w:r w:rsidR="001A00A5" w:rsidRPr="000270D5">
        <w:rPr>
          <w:rFonts w:ascii="Times New Roman" w:hAnsi="Times New Roman" w:cs="Times New Roman"/>
          <w:color w:val="00B0F0"/>
          <w:rPrChange w:id="194" w:author="Agnieszka Kwiatkowska" w:date="2018-12-06T12:43:00Z">
            <w:rPr>
              <w:rFonts w:ascii="Gadugi" w:hAnsi="Gadugi" w:cs="Times New Roman"/>
              <w:color w:val="00B0F0"/>
              <w:sz w:val="24"/>
              <w:szCs w:val="24"/>
            </w:rPr>
          </w:rPrChange>
        </w:rPr>
        <w:t>Theiss</w:t>
      </w:r>
      <w:proofErr w:type="spellEnd"/>
      <w:r w:rsidR="001A00A5" w:rsidRPr="000270D5">
        <w:rPr>
          <w:rFonts w:ascii="Times New Roman" w:hAnsi="Times New Roman" w:cs="Times New Roman"/>
          <w:color w:val="00B0F0"/>
          <w:rPrChange w:id="195" w:author="Agnieszka Kwiatkowska" w:date="2018-12-06T12:43:00Z">
            <w:rPr>
              <w:rFonts w:ascii="Gadugi" w:hAnsi="Gadugi" w:cs="Times New Roman"/>
              <w:color w:val="00B0F0"/>
              <w:sz w:val="24"/>
              <w:szCs w:val="24"/>
            </w:rPr>
          </w:rPrChange>
        </w:rPr>
        <w:t>-Morse 2003</w:t>
      </w:r>
      <w:r w:rsidR="00452857" w:rsidRPr="000270D5">
        <w:rPr>
          <w:rFonts w:ascii="Times New Roman" w:hAnsi="Times New Roman" w:cs="Times New Roman"/>
          <w:rPrChange w:id="196" w:author="Agnieszka Kwiatkowska" w:date="2018-12-06T12:43:00Z">
            <w:rPr>
              <w:rFonts w:ascii="Gadugi" w:hAnsi="Gadugi" w:cs="Times New Roman"/>
              <w:sz w:val="24"/>
              <w:szCs w:val="24"/>
            </w:rPr>
          </w:rPrChange>
        </w:rPr>
        <w:t xml:space="preserve">) </w:t>
      </w:r>
      <w:r w:rsidR="00C03048" w:rsidRPr="000270D5">
        <w:rPr>
          <w:rFonts w:ascii="Times New Roman" w:hAnsi="Times New Roman" w:cs="Times New Roman"/>
          <w:rPrChange w:id="197" w:author="Agnieszka Kwiatkowska" w:date="2018-12-06T12:43:00Z">
            <w:rPr>
              <w:rFonts w:ascii="Gadugi" w:hAnsi="Gadugi" w:cs="Times New Roman"/>
              <w:sz w:val="24"/>
              <w:szCs w:val="24"/>
            </w:rPr>
          </w:rPrChange>
        </w:rPr>
        <w:t>(4) the role of political knowledge, media exposure and political efficacy in contributing to the formation of citizens’ political consciousness and choices</w:t>
      </w:r>
      <w:r w:rsidR="00452857" w:rsidRPr="000270D5">
        <w:rPr>
          <w:rFonts w:ascii="Times New Roman" w:hAnsi="Times New Roman" w:cs="Times New Roman"/>
          <w:rPrChange w:id="198" w:author="Agnieszka Kwiatkowska" w:date="2018-12-06T12:43:00Z">
            <w:rPr>
              <w:rFonts w:ascii="Gadugi" w:hAnsi="Gadugi" w:cs="Times New Roman"/>
              <w:sz w:val="24"/>
              <w:szCs w:val="24"/>
            </w:rPr>
          </w:rPrChange>
        </w:rPr>
        <w:t xml:space="preserve"> (</w:t>
      </w:r>
      <w:r w:rsidR="00452857" w:rsidRPr="000270D5">
        <w:rPr>
          <w:rFonts w:ascii="Times New Roman" w:hAnsi="Times New Roman" w:cs="Times New Roman"/>
          <w:color w:val="00B0F0"/>
          <w:rPrChange w:id="199" w:author="Agnieszka Kwiatkowska" w:date="2018-12-06T12:43:00Z">
            <w:rPr>
              <w:rFonts w:ascii="Gadugi" w:hAnsi="Gadugi" w:cs="Times New Roman"/>
              <w:color w:val="00B0F0"/>
              <w:sz w:val="24"/>
              <w:szCs w:val="24"/>
            </w:rPr>
          </w:rPrChange>
        </w:rPr>
        <w:t xml:space="preserve">Althaus 2003; </w:t>
      </w:r>
      <w:proofErr w:type="spellStart"/>
      <w:r w:rsidR="008800E9" w:rsidRPr="000270D5">
        <w:rPr>
          <w:rFonts w:ascii="Times New Roman" w:hAnsi="Times New Roman" w:cs="Times New Roman"/>
          <w:color w:val="00B0F0"/>
          <w:rPrChange w:id="200" w:author="Agnieszka Kwiatkowska" w:date="2018-12-06T12:43:00Z">
            <w:rPr>
              <w:rFonts w:ascii="Gadugi" w:hAnsi="Gadugi" w:cs="Times New Roman"/>
              <w:color w:val="00B0F0"/>
              <w:sz w:val="24"/>
              <w:szCs w:val="24"/>
            </w:rPr>
          </w:rPrChange>
        </w:rPr>
        <w:t>Fraile</w:t>
      </w:r>
      <w:proofErr w:type="spellEnd"/>
      <w:r w:rsidR="008800E9" w:rsidRPr="000270D5">
        <w:rPr>
          <w:rFonts w:ascii="Times New Roman" w:hAnsi="Times New Roman" w:cs="Times New Roman"/>
          <w:color w:val="00B0F0"/>
          <w:rPrChange w:id="201" w:author="Agnieszka Kwiatkowska" w:date="2018-12-06T12:43:00Z">
            <w:rPr>
              <w:rFonts w:ascii="Gadugi" w:hAnsi="Gadugi" w:cs="Times New Roman"/>
              <w:color w:val="00B0F0"/>
              <w:sz w:val="24"/>
              <w:szCs w:val="24"/>
            </w:rPr>
          </w:rPrChange>
        </w:rPr>
        <w:t xml:space="preserve"> 2013</w:t>
      </w:r>
      <w:r w:rsidR="00C03048" w:rsidRPr="000270D5">
        <w:rPr>
          <w:rFonts w:ascii="Times New Roman" w:hAnsi="Times New Roman" w:cs="Times New Roman"/>
          <w:color w:val="00B0F0"/>
          <w:rPrChange w:id="202" w:author="Agnieszka Kwiatkowska" w:date="2018-12-06T12:43:00Z">
            <w:rPr>
              <w:rFonts w:ascii="Gadugi" w:hAnsi="Gadugi" w:cs="Times New Roman"/>
              <w:color w:val="00B0F0"/>
              <w:sz w:val="24"/>
              <w:szCs w:val="24"/>
            </w:rPr>
          </w:rPrChange>
        </w:rPr>
        <w:t>;</w:t>
      </w:r>
      <w:r w:rsidR="008800E9" w:rsidRPr="000270D5">
        <w:rPr>
          <w:rFonts w:ascii="Times New Roman" w:hAnsi="Times New Roman" w:cs="Times New Roman"/>
          <w:color w:val="00B0F0"/>
          <w:rPrChange w:id="203" w:author="Agnieszka Kwiatkowska" w:date="2018-12-06T12:43:00Z">
            <w:rPr>
              <w:rFonts w:ascii="Gadugi" w:hAnsi="Gadugi" w:cs="Times New Roman"/>
              <w:color w:val="00B0F0"/>
              <w:sz w:val="24"/>
              <w:szCs w:val="24"/>
            </w:rPr>
          </w:rPrChange>
        </w:rPr>
        <w:t xml:space="preserve"> Luskin 1990);</w:t>
      </w:r>
      <w:r w:rsidR="00C03048" w:rsidRPr="000270D5">
        <w:rPr>
          <w:rFonts w:ascii="Times New Roman" w:hAnsi="Times New Roman" w:cs="Times New Roman"/>
          <w:color w:val="00B0F0"/>
          <w:rPrChange w:id="204" w:author="Agnieszka Kwiatkowska" w:date="2018-12-06T12:43:00Z">
            <w:rPr>
              <w:rFonts w:ascii="Gadugi" w:hAnsi="Gadugi" w:cs="Times New Roman"/>
              <w:color w:val="00B0F0"/>
              <w:sz w:val="24"/>
              <w:szCs w:val="24"/>
            </w:rPr>
          </w:rPrChange>
        </w:rPr>
        <w:t xml:space="preserve"> </w:t>
      </w:r>
      <w:r w:rsidR="00C03048" w:rsidRPr="000270D5">
        <w:rPr>
          <w:rFonts w:ascii="Times New Roman" w:hAnsi="Times New Roman" w:cs="Times New Roman"/>
          <w:rPrChange w:id="205" w:author="Agnieszka Kwiatkowska" w:date="2018-12-06T12:43:00Z">
            <w:rPr>
              <w:rFonts w:ascii="Gadugi" w:hAnsi="Gadugi" w:cs="Times New Roman"/>
              <w:sz w:val="24"/>
              <w:szCs w:val="24"/>
            </w:rPr>
          </w:rPrChange>
        </w:rPr>
        <w:t>(5) which issue stances or specific policy proposals and which broad ideological leanings influence citizens’  political</w:t>
      </w:r>
      <w:r w:rsidR="008800E9" w:rsidRPr="000270D5">
        <w:rPr>
          <w:rFonts w:ascii="Times New Roman" w:hAnsi="Times New Roman" w:cs="Times New Roman"/>
          <w:rPrChange w:id="206" w:author="Agnieszka Kwiatkowska" w:date="2018-12-06T12:43:00Z">
            <w:rPr>
              <w:rFonts w:ascii="Gadugi" w:hAnsi="Gadugi" w:cs="Times New Roman"/>
              <w:sz w:val="24"/>
              <w:szCs w:val="24"/>
            </w:rPr>
          </w:rPrChange>
        </w:rPr>
        <w:t xml:space="preserve"> preferences and voting behavio</w:t>
      </w:r>
      <w:r w:rsidR="00C03048" w:rsidRPr="000270D5">
        <w:rPr>
          <w:rFonts w:ascii="Times New Roman" w:hAnsi="Times New Roman" w:cs="Times New Roman"/>
          <w:rPrChange w:id="207" w:author="Agnieszka Kwiatkowska" w:date="2018-12-06T12:43:00Z">
            <w:rPr>
              <w:rFonts w:ascii="Gadugi" w:hAnsi="Gadugi" w:cs="Times New Roman"/>
              <w:sz w:val="24"/>
              <w:szCs w:val="24"/>
            </w:rPr>
          </w:rPrChange>
        </w:rPr>
        <w:t xml:space="preserve">r; (6) the impact of retrospective and prospective </w:t>
      </w:r>
      <w:proofErr w:type="spellStart"/>
      <w:r w:rsidR="00C03048" w:rsidRPr="000270D5">
        <w:rPr>
          <w:rFonts w:ascii="Times New Roman" w:hAnsi="Times New Roman" w:cs="Times New Roman"/>
          <w:rPrChange w:id="208" w:author="Agnieszka Kwiatkowska" w:date="2018-12-06T12:43:00Z">
            <w:rPr>
              <w:rFonts w:ascii="Gadugi" w:hAnsi="Gadugi" w:cs="Times New Roman"/>
              <w:sz w:val="24"/>
              <w:szCs w:val="24"/>
            </w:rPr>
          </w:rPrChange>
        </w:rPr>
        <w:t>egotropic</w:t>
      </w:r>
      <w:proofErr w:type="spellEnd"/>
      <w:r w:rsidR="00C03048" w:rsidRPr="000270D5">
        <w:rPr>
          <w:rFonts w:ascii="Times New Roman" w:hAnsi="Times New Roman" w:cs="Times New Roman"/>
          <w:rPrChange w:id="209" w:author="Agnieszka Kwiatkowska" w:date="2018-12-06T12:43:00Z">
            <w:rPr>
              <w:rFonts w:ascii="Gadugi" w:hAnsi="Gadugi" w:cs="Times New Roman"/>
              <w:sz w:val="24"/>
              <w:szCs w:val="24"/>
            </w:rPr>
          </w:rPrChange>
        </w:rPr>
        <w:t xml:space="preserve"> and </w:t>
      </w:r>
      <w:proofErr w:type="spellStart"/>
      <w:r w:rsidR="00C03048" w:rsidRPr="000270D5">
        <w:rPr>
          <w:rFonts w:ascii="Times New Roman" w:hAnsi="Times New Roman" w:cs="Times New Roman"/>
          <w:rPrChange w:id="210" w:author="Agnieszka Kwiatkowska" w:date="2018-12-06T12:43:00Z">
            <w:rPr>
              <w:rFonts w:ascii="Gadugi" w:hAnsi="Gadugi" w:cs="Times New Roman"/>
              <w:sz w:val="24"/>
              <w:szCs w:val="24"/>
            </w:rPr>
          </w:rPrChange>
        </w:rPr>
        <w:t>sociotropic</w:t>
      </w:r>
      <w:proofErr w:type="spellEnd"/>
      <w:r w:rsidR="00C03048" w:rsidRPr="000270D5">
        <w:rPr>
          <w:rFonts w:ascii="Times New Roman" w:hAnsi="Times New Roman" w:cs="Times New Roman"/>
          <w:rPrChange w:id="211" w:author="Agnieszka Kwiatkowska" w:date="2018-12-06T12:43:00Z">
            <w:rPr>
              <w:rFonts w:ascii="Gadugi" w:hAnsi="Gadugi" w:cs="Times New Roman"/>
              <w:sz w:val="24"/>
              <w:szCs w:val="24"/>
            </w:rPr>
          </w:rPrChange>
        </w:rPr>
        <w:t xml:space="preserve"> evaluations of the economic situation determine </w:t>
      </w:r>
      <w:r w:rsidR="008800E9" w:rsidRPr="000270D5">
        <w:rPr>
          <w:rFonts w:ascii="Times New Roman" w:hAnsi="Times New Roman" w:cs="Times New Roman"/>
          <w:rPrChange w:id="212" w:author="Agnieszka Kwiatkowska" w:date="2018-12-06T12:43:00Z">
            <w:rPr>
              <w:rFonts w:ascii="Gadugi" w:hAnsi="Gadugi" w:cs="Times New Roman"/>
              <w:sz w:val="24"/>
              <w:szCs w:val="24"/>
            </w:rPr>
          </w:rPrChange>
        </w:rPr>
        <w:t xml:space="preserve">citizens’ political preferences </w:t>
      </w:r>
      <w:r w:rsidR="008800E9" w:rsidRPr="000270D5">
        <w:rPr>
          <w:rFonts w:ascii="Times New Roman" w:hAnsi="Times New Roman" w:cs="Times New Roman"/>
          <w:color w:val="00B0F0"/>
          <w:rPrChange w:id="213" w:author="Agnieszka Kwiatkowska" w:date="2018-12-06T12:43:00Z">
            <w:rPr>
              <w:rFonts w:ascii="Gadugi" w:hAnsi="Gadugi" w:cs="Times New Roman"/>
              <w:color w:val="00B0F0"/>
              <w:sz w:val="24"/>
              <w:szCs w:val="24"/>
            </w:rPr>
          </w:rPrChange>
        </w:rPr>
        <w:t xml:space="preserve">(Lewis-Beck &amp; </w:t>
      </w:r>
      <w:proofErr w:type="spellStart"/>
      <w:r w:rsidR="008800E9" w:rsidRPr="000270D5">
        <w:rPr>
          <w:rFonts w:ascii="Times New Roman" w:hAnsi="Times New Roman" w:cs="Times New Roman"/>
          <w:color w:val="00B0F0"/>
          <w:rPrChange w:id="214" w:author="Agnieszka Kwiatkowska" w:date="2018-12-06T12:43:00Z">
            <w:rPr>
              <w:rFonts w:ascii="Gadugi" w:hAnsi="Gadugi" w:cs="Times New Roman"/>
              <w:color w:val="00B0F0"/>
              <w:sz w:val="24"/>
              <w:szCs w:val="24"/>
            </w:rPr>
          </w:rPrChange>
        </w:rPr>
        <w:t>Paldam</w:t>
      </w:r>
      <w:proofErr w:type="spellEnd"/>
      <w:r w:rsidR="008800E9" w:rsidRPr="000270D5">
        <w:rPr>
          <w:rFonts w:ascii="Times New Roman" w:hAnsi="Times New Roman" w:cs="Times New Roman"/>
          <w:color w:val="00B0F0"/>
          <w:rPrChange w:id="215" w:author="Agnieszka Kwiatkowska" w:date="2018-12-06T12:43:00Z">
            <w:rPr>
              <w:rFonts w:ascii="Gadugi" w:hAnsi="Gadugi" w:cs="Times New Roman"/>
              <w:color w:val="00B0F0"/>
              <w:sz w:val="24"/>
              <w:szCs w:val="24"/>
            </w:rPr>
          </w:rPrChange>
        </w:rPr>
        <w:t xml:space="preserve"> 2000; </w:t>
      </w:r>
      <w:proofErr w:type="spellStart"/>
      <w:r w:rsidR="008800E9" w:rsidRPr="000270D5">
        <w:rPr>
          <w:rFonts w:ascii="Times New Roman" w:hAnsi="Times New Roman" w:cs="Times New Roman"/>
          <w:color w:val="00B0F0"/>
          <w:rPrChange w:id="216" w:author="Agnieszka Kwiatkowska" w:date="2018-12-06T12:43:00Z">
            <w:rPr>
              <w:rFonts w:ascii="Gadugi" w:hAnsi="Gadugi" w:cs="Times New Roman"/>
              <w:color w:val="00B0F0"/>
              <w:sz w:val="24"/>
              <w:szCs w:val="24"/>
            </w:rPr>
          </w:rPrChange>
        </w:rPr>
        <w:t>Kotnarowski</w:t>
      </w:r>
      <w:proofErr w:type="spellEnd"/>
      <w:r w:rsidR="008800E9" w:rsidRPr="000270D5">
        <w:rPr>
          <w:rFonts w:ascii="Times New Roman" w:hAnsi="Times New Roman" w:cs="Times New Roman"/>
          <w:color w:val="00B0F0"/>
          <w:rPrChange w:id="217" w:author="Agnieszka Kwiatkowska" w:date="2018-12-06T12:43:00Z">
            <w:rPr>
              <w:rFonts w:ascii="Gadugi" w:hAnsi="Gadugi" w:cs="Times New Roman"/>
              <w:color w:val="00B0F0"/>
              <w:sz w:val="24"/>
              <w:szCs w:val="24"/>
            </w:rPr>
          </w:rPrChange>
        </w:rPr>
        <w:t xml:space="preserve">, </w:t>
      </w:r>
      <w:proofErr w:type="spellStart"/>
      <w:r w:rsidR="008800E9" w:rsidRPr="000270D5">
        <w:rPr>
          <w:rFonts w:ascii="Times New Roman" w:hAnsi="Times New Roman" w:cs="Times New Roman"/>
          <w:color w:val="00B0F0"/>
          <w:rPrChange w:id="218" w:author="Agnieszka Kwiatkowska" w:date="2018-12-06T12:43:00Z">
            <w:rPr>
              <w:rFonts w:ascii="Gadugi" w:hAnsi="Gadugi" w:cs="Times New Roman"/>
              <w:color w:val="00B0F0"/>
              <w:sz w:val="24"/>
              <w:szCs w:val="24"/>
            </w:rPr>
          </w:rPrChange>
        </w:rPr>
        <w:t>Markowski</w:t>
      </w:r>
      <w:proofErr w:type="spellEnd"/>
      <w:r w:rsidR="008800E9" w:rsidRPr="000270D5">
        <w:rPr>
          <w:rFonts w:ascii="Times New Roman" w:hAnsi="Times New Roman" w:cs="Times New Roman"/>
          <w:color w:val="00B0F0"/>
          <w:rPrChange w:id="219" w:author="Agnieszka Kwiatkowska" w:date="2018-12-06T12:43:00Z">
            <w:rPr>
              <w:rFonts w:ascii="Gadugi" w:hAnsi="Gadugi" w:cs="Times New Roman"/>
              <w:color w:val="00B0F0"/>
              <w:sz w:val="24"/>
              <w:szCs w:val="24"/>
            </w:rPr>
          </w:rPrChange>
        </w:rPr>
        <w:t xml:space="preserve"> 2014</w:t>
      </w:r>
      <w:r w:rsidR="008800E9" w:rsidRPr="000270D5">
        <w:rPr>
          <w:rFonts w:ascii="Times New Roman" w:hAnsi="Times New Roman" w:cs="Times New Roman"/>
          <w:rPrChange w:id="220" w:author="Agnieszka Kwiatkowska" w:date="2018-12-06T12:43:00Z">
            <w:rPr>
              <w:rFonts w:ascii="Gadugi" w:hAnsi="Gadugi" w:cs="Times New Roman"/>
              <w:sz w:val="24"/>
              <w:szCs w:val="24"/>
            </w:rPr>
          </w:rPrChange>
        </w:rPr>
        <w:t>);</w:t>
      </w:r>
      <w:r w:rsidR="00C03048" w:rsidRPr="000270D5">
        <w:rPr>
          <w:rFonts w:ascii="Times New Roman" w:hAnsi="Times New Roman" w:cs="Times New Roman"/>
          <w:rPrChange w:id="221" w:author="Agnieszka Kwiatkowska" w:date="2018-12-06T12:43:00Z">
            <w:rPr>
              <w:rFonts w:ascii="Gadugi" w:hAnsi="Gadugi" w:cs="Times New Roman"/>
              <w:sz w:val="24"/>
              <w:szCs w:val="24"/>
            </w:rPr>
          </w:rPrChange>
        </w:rPr>
        <w:t xml:space="preserve"> (7) the precise role of party identification in influencing the vote, and its location in the chain of causality (is party identification, as in the US case, the “unmoved mover” </w:t>
      </w:r>
      <w:r w:rsidR="008800E9" w:rsidRPr="000270D5">
        <w:rPr>
          <w:rFonts w:ascii="Times New Roman" w:hAnsi="Times New Roman" w:cs="Times New Roman"/>
          <w:color w:val="00B0F0"/>
          <w:rPrChange w:id="222" w:author="Agnieszka Kwiatkowska" w:date="2018-12-06T12:43:00Z">
            <w:rPr>
              <w:rFonts w:ascii="Gadugi" w:hAnsi="Gadugi" w:cs="Times New Roman"/>
              <w:color w:val="00B0F0"/>
              <w:sz w:val="24"/>
              <w:szCs w:val="24"/>
            </w:rPr>
          </w:rPrChange>
        </w:rPr>
        <w:t xml:space="preserve">(Campbell et al 1960; </w:t>
      </w:r>
      <w:proofErr w:type="spellStart"/>
      <w:r w:rsidR="008800E9" w:rsidRPr="000270D5">
        <w:rPr>
          <w:rFonts w:ascii="Times New Roman" w:hAnsi="Times New Roman" w:cs="Times New Roman"/>
          <w:color w:val="00B0F0"/>
          <w:rPrChange w:id="223" w:author="Agnieszka Kwiatkowska" w:date="2018-12-06T12:43:00Z">
            <w:rPr>
              <w:rFonts w:ascii="Gadugi" w:hAnsi="Gadugi" w:cs="Times New Roman"/>
              <w:color w:val="00B0F0"/>
              <w:sz w:val="24"/>
              <w:szCs w:val="24"/>
            </w:rPr>
          </w:rPrChange>
        </w:rPr>
        <w:t>Thomassen</w:t>
      </w:r>
      <w:proofErr w:type="spellEnd"/>
      <w:r w:rsidR="008800E9" w:rsidRPr="000270D5">
        <w:rPr>
          <w:rFonts w:ascii="Times New Roman" w:hAnsi="Times New Roman" w:cs="Times New Roman"/>
          <w:color w:val="00B0F0"/>
          <w:rPrChange w:id="224" w:author="Agnieszka Kwiatkowska" w:date="2018-12-06T12:43:00Z">
            <w:rPr>
              <w:rFonts w:ascii="Gadugi" w:hAnsi="Gadugi" w:cs="Times New Roman"/>
              <w:color w:val="00B0F0"/>
              <w:sz w:val="24"/>
              <w:szCs w:val="24"/>
            </w:rPr>
          </w:rPrChange>
        </w:rPr>
        <w:t xml:space="preserve"> 1976; Fiorina 1981; Holmberg 2007)</w:t>
      </w:r>
      <w:ins w:id="225" w:author="Ben Stanley" w:date="2018-12-06T22:04:00Z">
        <w:r w:rsidR="00D74F6A">
          <w:rPr>
            <w:rFonts w:ascii="Times New Roman" w:hAnsi="Times New Roman" w:cs="Times New Roman"/>
          </w:rPr>
          <w:t>,</w:t>
        </w:r>
      </w:ins>
      <w:del w:id="226" w:author="Ben Stanley" w:date="2018-12-06T22:04:00Z">
        <w:r w:rsidR="008800E9" w:rsidRPr="000270D5" w:rsidDel="00D74F6A">
          <w:rPr>
            <w:rFonts w:ascii="Times New Roman" w:hAnsi="Times New Roman" w:cs="Times New Roman"/>
            <w:rPrChange w:id="227" w:author="Agnieszka Kwiatkowska" w:date="2018-12-06T12:43:00Z">
              <w:rPr>
                <w:rFonts w:ascii="Gadugi" w:hAnsi="Gadugi" w:cs="Times New Roman"/>
                <w:sz w:val="24"/>
                <w:szCs w:val="24"/>
              </w:rPr>
            </w:rPrChange>
          </w:rPr>
          <w:delText>;</w:delText>
        </w:r>
      </w:del>
      <w:r w:rsidR="008800E9" w:rsidRPr="000270D5">
        <w:rPr>
          <w:rFonts w:ascii="Times New Roman" w:hAnsi="Times New Roman" w:cs="Times New Roman"/>
          <w:rPrChange w:id="228" w:author="Agnieszka Kwiatkowska" w:date="2018-12-06T12:43:00Z">
            <w:rPr>
              <w:rFonts w:ascii="Gadugi" w:hAnsi="Gadugi" w:cs="Times New Roman"/>
              <w:sz w:val="24"/>
              <w:szCs w:val="24"/>
            </w:rPr>
          </w:rPrChange>
        </w:rPr>
        <w:t xml:space="preserve"> </w:t>
      </w:r>
      <w:r w:rsidR="00C03048" w:rsidRPr="000270D5">
        <w:rPr>
          <w:rFonts w:ascii="Times New Roman" w:hAnsi="Times New Roman" w:cs="Times New Roman"/>
          <w:rPrChange w:id="229" w:author="Agnieszka Kwiatkowska" w:date="2018-12-06T12:43:00Z">
            <w:rPr>
              <w:rFonts w:ascii="Gadugi" w:hAnsi="Gadugi" w:cs="Times New Roman"/>
              <w:sz w:val="24"/>
              <w:szCs w:val="24"/>
            </w:rPr>
          </w:rPrChange>
        </w:rPr>
        <w:t xml:space="preserve"> or are political preferences in Poland dependent on vote choice itself?); (8) exactly which configurations of “cross-pressures” have a decisive impact on citizens’ political</w:t>
      </w:r>
      <w:r w:rsidR="00C020CD" w:rsidRPr="000270D5">
        <w:rPr>
          <w:rFonts w:ascii="Times New Roman" w:hAnsi="Times New Roman" w:cs="Times New Roman"/>
          <w:rPrChange w:id="230" w:author="Agnieszka Kwiatkowska" w:date="2018-12-06T12:43:00Z">
            <w:rPr>
              <w:rFonts w:ascii="Gadugi" w:hAnsi="Gadugi" w:cs="Times New Roman"/>
              <w:sz w:val="24"/>
              <w:szCs w:val="24"/>
            </w:rPr>
          </w:rPrChange>
        </w:rPr>
        <w:t xml:space="preserve"> preferences and voting behavio</w:t>
      </w:r>
      <w:r w:rsidR="00C03048" w:rsidRPr="000270D5">
        <w:rPr>
          <w:rFonts w:ascii="Times New Roman" w:hAnsi="Times New Roman" w:cs="Times New Roman"/>
          <w:rPrChange w:id="231" w:author="Agnieszka Kwiatkowska" w:date="2018-12-06T12:43:00Z">
            <w:rPr>
              <w:rFonts w:ascii="Gadugi" w:hAnsi="Gadugi" w:cs="Times New Roman"/>
              <w:sz w:val="24"/>
              <w:szCs w:val="24"/>
            </w:rPr>
          </w:rPrChange>
        </w:rPr>
        <w:t xml:space="preserve">r. </w:t>
      </w:r>
    </w:p>
    <w:p w14:paraId="7A5CC31A" w14:textId="77777777" w:rsidR="00C03048" w:rsidRPr="000270D5" w:rsidRDefault="00C03048">
      <w:pPr>
        <w:spacing w:line="240" w:lineRule="auto"/>
        <w:ind w:right="-233"/>
        <w:jc w:val="both"/>
        <w:rPr>
          <w:rFonts w:ascii="Times New Roman" w:hAnsi="Times New Roman" w:cs="Times New Roman"/>
          <w:rPrChange w:id="232" w:author="Agnieszka Kwiatkowska" w:date="2018-12-06T12:43:00Z">
            <w:rPr>
              <w:rFonts w:ascii="Gadugi" w:hAnsi="Gadugi" w:cs="Times New Roman"/>
              <w:sz w:val="24"/>
              <w:szCs w:val="24"/>
            </w:rPr>
          </w:rPrChange>
        </w:rPr>
        <w:pPrChange w:id="233" w:author="Agnieszka Kwiatkowska" w:date="2018-12-06T12:43:00Z">
          <w:pPr>
            <w:ind w:right="-233"/>
            <w:jc w:val="both"/>
          </w:pPr>
        </w:pPrChange>
      </w:pPr>
      <w:r w:rsidRPr="000270D5">
        <w:rPr>
          <w:rFonts w:ascii="Times New Roman" w:hAnsi="Times New Roman" w:cs="Times New Roman"/>
          <w:rPrChange w:id="234" w:author="Agnieszka Kwiatkowska" w:date="2018-12-06T12:43:00Z">
            <w:rPr>
              <w:rFonts w:ascii="Gadugi" w:hAnsi="Gadugi" w:cs="Times New Roman"/>
              <w:sz w:val="24"/>
              <w:szCs w:val="24"/>
            </w:rPr>
          </w:rPrChange>
        </w:rPr>
        <w:t>These research questions (RQs) are presented here in their simplest form, approximately in accordance with the successive components of the Michigan “funnel of causality”. Additional innovative elements of our model which depart from the Michigan model are discussed in the next section.</w:t>
      </w:r>
    </w:p>
    <w:p w14:paraId="53B5AD5D" w14:textId="77777777" w:rsidR="00C03048" w:rsidRPr="000270D5" w:rsidRDefault="00C03048">
      <w:pPr>
        <w:spacing w:line="240" w:lineRule="auto"/>
        <w:ind w:right="-233"/>
        <w:jc w:val="both"/>
        <w:rPr>
          <w:rFonts w:ascii="Times New Roman" w:hAnsi="Times New Roman" w:cs="Times New Roman"/>
          <w:lang w:val="en-GB"/>
          <w:rPrChange w:id="235" w:author="Agnieszka Kwiatkowska" w:date="2018-12-06T12:43:00Z">
            <w:rPr>
              <w:rFonts w:ascii="Gadugi" w:hAnsi="Gadugi" w:cs="Times New Roman"/>
              <w:sz w:val="24"/>
              <w:szCs w:val="24"/>
              <w:lang w:val="en-GB"/>
            </w:rPr>
          </w:rPrChange>
        </w:rPr>
        <w:pPrChange w:id="236" w:author="Agnieszka Kwiatkowska" w:date="2018-12-06T12:43:00Z">
          <w:pPr>
            <w:ind w:right="-233"/>
            <w:jc w:val="both"/>
          </w:pPr>
        </w:pPrChange>
      </w:pPr>
      <w:r w:rsidRPr="000270D5">
        <w:rPr>
          <w:rFonts w:ascii="Times New Roman" w:hAnsi="Times New Roman" w:cs="Times New Roman"/>
          <w:rPrChange w:id="237" w:author="Agnieszka Kwiatkowska" w:date="2018-12-06T12:43:00Z">
            <w:rPr>
              <w:rFonts w:ascii="Gadugi" w:hAnsi="Gadugi" w:cs="Times New Roman"/>
              <w:sz w:val="24"/>
              <w:szCs w:val="24"/>
            </w:rPr>
          </w:rPrChange>
        </w:rPr>
        <w:t>As the PNES project has been - and hopefully will continue to be - financed from public funds, it exists to serve the public good, providing Poles with reliable information about the party-political pre</w:t>
      </w:r>
      <w:r w:rsidR="00DB659F" w:rsidRPr="000270D5">
        <w:rPr>
          <w:rFonts w:ascii="Times New Roman" w:hAnsi="Times New Roman" w:cs="Times New Roman"/>
          <w:rPrChange w:id="238" w:author="Agnieszka Kwiatkowska" w:date="2018-12-06T12:43:00Z">
            <w:rPr>
              <w:rFonts w:ascii="Gadugi" w:hAnsi="Gadugi" w:cs="Times New Roman"/>
              <w:sz w:val="24"/>
              <w:szCs w:val="24"/>
            </w:rPr>
          </w:rPrChange>
        </w:rPr>
        <w:t>ferences, attitudes and behavio</w:t>
      </w:r>
      <w:r w:rsidRPr="000270D5">
        <w:rPr>
          <w:rFonts w:ascii="Times New Roman" w:hAnsi="Times New Roman" w:cs="Times New Roman"/>
          <w:rPrChange w:id="239" w:author="Agnieszka Kwiatkowska" w:date="2018-12-06T12:43:00Z">
            <w:rPr>
              <w:rFonts w:ascii="Gadugi" w:hAnsi="Gadugi" w:cs="Times New Roman"/>
              <w:sz w:val="24"/>
              <w:szCs w:val="24"/>
            </w:rPr>
          </w:rPrChange>
        </w:rPr>
        <w:t>r of their fellow citizens in comparative perspective. A well-functioning democracy depends on an informed population, and the PNES contributes to the stock of public knowledge about the linkage between the “supply side” of politics (the ideological and programmatic offerings of parties) and the “demand side” (the pref</w:t>
      </w:r>
      <w:r w:rsidR="00DB659F" w:rsidRPr="000270D5">
        <w:rPr>
          <w:rFonts w:ascii="Times New Roman" w:hAnsi="Times New Roman" w:cs="Times New Roman"/>
          <w:rPrChange w:id="240" w:author="Agnieszka Kwiatkowska" w:date="2018-12-06T12:43:00Z">
            <w:rPr>
              <w:rFonts w:ascii="Gadugi" w:hAnsi="Gadugi" w:cs="Times New Roman"/>
              <w:sz w:val="24"/>
              <w:szCs w:val="24"/>
            </w:rPr>
          </w:rPrChange>
        </w:rPr>
        <w:t>erences, priorities and behavio</w:t>
      </w:r>
      <w:r w:rsidRPr="000270D5">
        <w:rPr>
          <w:rFonts w:ascii="Times New Roman" w:hAnsi="Times New Roman" w:cs="Times New Roman"/>
          <w:rPrChange w:id="241" w:author="Agnieszka Kwiatkowska" w:date="2018-12-06T12:43:00Z">
            <w:rPr>
              <w:rFonts w:ascii="Gadugi" w:hAnsi="Gadugi" w:cs="Times New Roman"/>
              <w:sz w:val="24"/>
              <w:szCs w:val="24"/>
            </w:rPr>
          </w:rPrChange>
        </w:rPr>
        <w:t>r of citizens). For citizens’ own choices to have meaning, they must be made within a context of understanding what their compatriots think and feel about political issues, and how they act accordingly.</w:t>
      </w:r>
      <w:del w:id="242" w:author="Agnieszka Kwiatkowska" w:date="2018-12-06T13:54:00Z">
        <w:r w:rsidRPr="000270D5" w:rsidDel="00D72CBD">
          <w:rPr>
            <w:rFonts w:ascii="Times New Roman" w:hAnsi="Times New Roman" w:cs="Times New Roman"/>
            <w:rPrChange w:id="243" w:author="Agnieszka Kwiatkowska" w:date="2018-12-06T12:43:00Z">
              <w:rPr>
                <w:rFonts w:ascii="Gadugi" w:hAnsi="Gadugi" w:cs="Times New Roman"/>
                <w:sz w:val="24"/>
                <w:szCs w:val="24"/>
              </w:rPr>
            </w:rPrChange>
          </w:rPr>
          <w:delText xml:space="preserve"> </w:delText>
        </w:r>
      </w:del>
    </w:p>
    <w:p w14:paraId="7BC8986E" w14:textId="77777777" w:rsidR="007A5F74" w:rsidRPr="00D72CBD" w:rsidDel="00D72CBD" w:rsidRDefault="007A5F74">
      <w:pPr>
        <w:spacing w:line="240" w:lineRule="auto"/>
        <w:ind w:right="-233"/>
        <w:jc w:val="both"/>
        <w:rPr>
          <w:ins w:id="244" w:author="Radosław Markowski" w:date="2018-12-06T07:51:00Z"/>
          <w:del w:id="245" w:author="Agnieszka Kwiatkowska" w:date="2018-12-06T14:12:00Z"/>
          <w:rFonts w:ascii="Times New Roman" w:hAnsi="Times New Roman" w:cs="Times New Roman"/>
          <w:lang w:val="en-GB"/>
          <w:rPrChange w:id="246" w:author="Agnieszka Kwiatkowska" w:date="2018-12-06T14:12:00Z">
            <w:rPr>
              <w:ins w:id="247" w:author="Radosław Markowski" w:date="2018-12-06T07:51:00Z"/>
              <w:del w:id="248" w:author="Agnieszka Kwiatkowska" w:date="2018-12-06T14:12:00Z"/>
              <w:rFonts w:ascii="Gadugi" w:hAnsi="Gadugi" w:cs="Times New Roman"/>
              <w:sz w:val="24"/>
              <w:szCs w:val="24"/>
              <w:highlight w:val="yellow"/>
              <w:lang w:val="en-GB"/>
            </w:rPr>
          </w:rPrChange>
        </w:rPr>
        <w:pPrChange w:id="249" w:author="Agnieszka Kwiatkowska" w:date="2018-12-06T12:43:00Z">
          <w:pPr>
            <w:ind w:right="-233"/>
            <w:jc w:val="both"/>
          </w:pPr>
        </w:pPrChange>
      </w:pPr>
    </w:p>
    <w:p w14:paraId="598CB762" w14:textId="77777777" w:rsidR="007A5F74" w:rsidRPr="00D72CBD" w:rsidDel="00D72CBD" w:rsidRDefault="007B1330">
      <w:pPr>
        <w:spacing w:line="240" w:lineRule="auto"/>
        <w:ind w:right="-233"/>
        <w:jc w:val="both"/>
        <w:rPr>
          <w:ins w:id="250" w:author="Radosław Markowski" w:date="2018-12-06T07:51:00Z"/>
          <w:del w:id="251" w:author="Agnieszka Kwiatkowska" w:date="2018-12-06T14:12:00Z"/>
          <w:rFonts w:ascii="Times New Roman" w:hAnsi="Times New Roman" w:cs="Times New Roman"/>
          <w:lang w:val="pl-PL"/>
          <w:rPrChange w:id="252" w:author="Agnieszka Kwiatkowska" w:date="2018-12-06T14:12:00Z">
            <w:rPr>
              <w:ins w:id="253" w:author="Radosław Markowski" w:date="2018-12-06T07:51:00Z"/>
              <w:del w:id="254" w:author="Agnieszka Kwiatkowska" w:date="2018-12-06T14:12:00Z"/>
              <w:rFonts w:ascii="Gadugi" w:hAnsi="Gadugi" w:cs="Times New Roman"/>
              <w:sz w:val="24"/>
              <w:szCs w:val="24"/>
              <w:highlight w:val="yellow"/>
              <w:lang w:val="en-GB"/>
            </w:rPr>
          </w:rPrChange>
        </w:rPr>
        <w:pPrChange w:id="255" w:author="Agnieszka Kwiatkowska" w:date="2018-12-06T12:43:00Z">
          <w:pPr>
            <w:ind w:right="-233"/>
            <w:jc w:val="both"/>
          </w:pPr>
        </w:pPrChange>
      </w:pPr>
      <w:ins w:id="256" w:author="Radosław Markowski" w:date="2018-12-06T07:51:00Z">
        <w:del w:id="257" w:author="Agnieszka Kwiatkowska" w:date="2018-12-06T14:12:00Z">
          <w:r w:rsidRPr="00D72CBD" w:rsidDel="00D72CBD">
            <w:rPr>
              <w:rFonts w:ascii="Times New Roman" w:hAnsi="Times New Roman" w:cs="Times New Roman"/>
              <w:lang w:val="pl-PL"/>
              <w:rPrChange w:id="258" w:author="Agnieszka Kwiatkowska" w:date="2018-12-06T14:12:00Z">
                <w:rPr>
                  <w:rFonts w:ascii="Gadugi" w:hAnsi="Gadugi" w:cs="Times New Roman"/>
                  <w:sz w:val="24"/>
                  <w:szCs w:val="24"/>
                  <w:highlight w:val="yellow"/>
                  <w:lang w:val="en-GB"/>
                </w:rPr>
              </w:rPrChange>
            </w:rPr>
            <w:delText>*** Zastanówcie si</w:delText>
          </w:r>
          <w:r w:rsidRPr="00D72CBD" w:rsidDel="00D72CBD">
            <w:rPr>
              <w:rFonts w:ascii="Times New Roman" w:hAnsi="Times New Roman" w:cs="Times New Roman" w:hint="eastAsia"/>
              <w:lang w:val="pl-PL"/>
              <w:rPrChange w:id="259" w:author="Agnieszka Kwiatkowska" w:date="2018-12-06T14:12:00Z">
                <w:rPr>
                  <w:rFonts w:ascii="Gadugi" w:hAnsi="Gadugi" w:cs="Times New Roman" w:hint="eastAsia"/>
                  <w:sz w:val="24"/>
                  <w:szCs w:val="24"/>
                  <w:highlight w:val="yellow"/>
                  <w:lang w:val="en-GB"/>
                </w:rPr>
              </w:rPrChange>
            </w:rPr>
            <w:delText>ę</w:delText>
          </w:r>
          <w:r w:rsidRPr="00D72CBD" w:rsidDel="00D72CBD">
            <w:rPr>
              <w:rFonts w:ascii="Times New Roman" w:hAnsi="Times New Roman" w:cs="Times New Roman"/>
              <w:lang w:val="pl-PL"/>
              <w:rPrChange w:id="260" w:author="Agnieszka Kwiatkowska" w:date="2018-12-06T14:12:00Z">
                <w:rPr>
                  <w:rFonts w:ascii="Gadugi" w:hAnsi="Gadugi" w:cs="Times New Roman"/>
                  <w:sz w:val="24"/>
                  <w:szCs w:val="24"/>
                  <w:highlight w:val="yellow"/>
                  <w:lang w:val="en-GB"/>
                </w:rPr>
              </w:rPrChange>
            </w:rPr>
            <w:delText xml:space="preserve">, czy to co poniezj na </w:delText>
          </w:r>
          <w:r w:rsidRPr="00D72CBD" w:rsidDel="00D72CBD">
            <w:rPr>
              <w:rFonts w:ascii="Times New Roman" w:hAnsi="Times New Roman" w:cs="Times New Roman" w:hint="eastAsia"/>
              <w:lang w:val="pl-PL"/>
              <w:rPrChange w:id="261" w:author="Agnieszka Kwiatkowska" w:date="2018-12-06T14:12:00Z">
                <w:rPr>
                  <w:rFonts w:ascii="Gadugi" w:hAnsi="Gadugi" w:cs="Times New Roman" w:hint="eastAsia"/>
                  <w:sz w:val="24"/>
                  <w:szCs w:val="24"/>
                  <w:highlight w:val="yellow"/>
                  <w:lang w:val="en-GB"/>
                </w:rPr>
              </w:rPrChange>
            </w:rPr>
            <w:delText>ŻÓŁ</w:delText>
          </w:r>
          <w:r w:rsidRPr="00D72CBD" w:rsidDel="00D72CBD">
            <w:rPr>
              <w:rFonts w:ascii="Times New Roman" w:hAnsi="Times New Roman" w:cs="Times New Roman"/>
              <w:lang w:val="pl-PL"/>
              <w:rPrChange w:id="262" w:author="Agnieszka Kwiatkowska" w:date="2018-12-06T14:12:00Z">
                <w:rPr>
                  <w:rFonts w:ascii="Gadugi" w:hAnsi="Gadugi" w:cs="Times New Roman"/>
                  <w:sz w:val="24"/>
                  <w:szCs w:val="24"/>
                  <w:highlight w:val="yellow"/>
                  <w:lang w:val="en-GB"/>
                </w:rPr>
              </w:rPrChange>
            </w:rPr>
            <w:delText xml:space="preserve">TO nie powinno byc w sekcji </w:delText>
          </w:r>
        </w:del>
      </w:ins>
      <w:ins w:id="263" w:author="Radosław Markowski" w:date="2018-12-06T07:52:00Z">
        <w:del w:id="264" w:author="Agnieszka Kwiatkowska" w:date="2018-12-06T14:12:00Z">
          <w:r w:rsidRPr="00D72CBD" w:rsidDel="00D72CBD">
            <w:rPr>
              <w:rFonts w:ascii="Times New Roman" w:hAnsi="Times New Roman" w:cs="Times New Roman"/>
              <w:lang w:val="pl-PL"/>
              <w:rPrChange w:id="265" w:author="Agnieszka Kwiatkowska" w:date="2018-12-06T14:12:00Z">
                <w:rPr>
                  <w:rFonts w:ascii="Gadugi" w:hAnsi="Gadugi" w:cs="Times New Roman"/>
                  <w:sz w:val="24"/>
                  <w:szCs w:val="24"/>
                  <w:highlight w:val="yellow"/>
                  <w:lang w:val="en-GB"/>
                </w:rPr>
              </w:rPrChange>
            </w:rPr>
            <w:delText>‘metodlogia” alno “ research design” ****</w:delText>
          </w:r>
        </w:del>
      </w:ins>
    </w:p>
    <w:p w14:paraId="06641B86" w14:textId="4A918B37" w:rsidR="00C03048" w:rsidRPr="00D72CBD" w:rsidRDefault="007B1330">
      <w:pPr>
        <w:spacing w:line="240" w:lineRule="auto"/>
        <w:ind w:right="-233"/>
        <w:jc w:val="both"/>
        <w:rPr>
          <w:rFonts w:ascii="Times New Roman" w:hAnsi="Times New Roman" w:cs="Times New Roman"/>
          <w:lang w:val="en-GB"/>
          <w:rPrChange w:id="266" w:author="Agnieszka Kwiatkowska" w:date="2018-12-06T14:12:00Z">
            <w:rPr>
              <w:rFonts w:ascii="Gadugi" w:hAnsi="Gadugi" w:cs="Times New Roman"/>
              <w:sz w:val="24"/>
              <w:szCs w:val="24"/>
              <w:lang w:val="en-GB"/>
            </w:rPr>
          </w:rPrChange>
        </w:rPr>
        <w:pPrChange w:id="267" w:author="Agnieszka Kwiatkowska" w:date="2018-12-06T12:43:00Z">
          <w:pPr>
            <w:ind w:right="-233"/>
            <w:jc w:val="both"/>
          </w:pPr>
        </w:pPrChange>
      </w:pPr>
      <w:r w:rsidRPr="00D72CBD">
        <w:rPr>
          <w:rFonts w:ascii="Times New Roman" w:hAnsi="Times New Roman" w:cs="Times New Roman"/>
          <w:lang w:val="en-GB"/>
          <w:rPrChange w:id="268" w:author="Agnieszka Kwiatkowska" w:date="2018-12-06T14:12:00Z">
            <w:rPr>
              <w:rFonts w:ascii="Gadugi" w:hAnsi="Gadugi" w:cs="Times New Roman"/>
              <w:sz w:val="24"/>
              <w:szCs w:val="24"/>
              <w:lang w:val="en-GB"/>
            </w:rPr>
          </w:rPrChange>
        </w:rPr>
        <w:t>In light of this requirement, our task is to ensure that the PNES is not only fit for our own specific research</w:t>
      </w:r>
      <w:r w:rsidRPr="00D72CBD">
        <w:rPr>
          <w:rFonts w:ascii="Times New Roman" w:hAnsi="Times New Roman" w:cs="Times New Roman"/>
          <w:color w:val="00B0F0"/>
          <w:lang w:val="en-GB"/>
          <w:rPrChange w:id="269" w:author="Agnieszka Kwiatkowska" w:date="2018-12-06T14:12:00Z">
            <w:rPr>
              <w:rFonts w:ascii="Gadugi" w:hAnsi="Gadugi" w:cs="Times New Roman"/>
              <w:sz w:val="24"/>
              <w:szCs w:val="24"/>
              <w:lang w:val="en-GB"/>
            </w:rPr>
          </w:rPrChange>
        </w:rPr>
        <w:t xml:space="preserve"> </w:t>
      </w:r>
      <w:del w:id="270" w:author="Radosław Markowski" w:date="2018-12-06T07:33:00Z">
        <w:r w:rsidRPr="00D72CBD">
          <w:rPr>
            <w:rFonts w:ascii="Times New Roman" w:hAnsi="Times New Roman" w:cs="Times New Roman"/>
            <w:color w:val="00B0F0"/>
            <w:lang w:val="en-GB"/>
            <w:rPrChange w:id="271" w:author="Agnieszka Kwiatkowska" w:date="2018-12-06T14:12:00Z">
              <w:rPr>
                <w:rFonts w:ascii="Gadugi" w:hAnsi="Gadugi" w:cs="Times New Roman"/>
                <w:sz w:val="24"/>
                <w:szCs w:val="24"/>
                <w:lang w:val="en-GB"/>
              </w:rPr>
            </w:rPrChange>
          </w:rPr>
          <w:delText>requirement</w:delText>
        </w:r>
      </w:del>
      <w:ins w:id="272" w:author="Radosław Markowski" w:date="2018-12-06T07:34:00Z">
        <w:del w:id="273" w:author="Ben Stanley" w:date="2018-12-06T22:04:00Z">
          <w:r w:rsidRPr="00D72CBD" w:rsidDel="00D74F6A">
            <w:rPr>
              <w:rFonts w:ascii="Times New Roman" w:hAnsi="Times New Roman" w:cs="Times New Roman"/>
              <w:color w:val="00B0F0"/>
              <w:lang w:val="en-GB"/>
              <w:rPrChange w:id="274" w:author="Agnieszka Kwiatkowska" w:date="2018-12-06T14:12:00Z">
                <w:rPr>
                  <w:rFonts w:ascii="Gadugi" w:hAnsi="Gadugi" w:cs="Times New Roman"/>
                  <w:sz w:val="24"/>
                  <w:szCs w:val="24"/>
                  <w:lang w:val="en-GB"/>
                </w:rPr>
              </w:rPrChange>
            </w:rPr>
            <w:delText>curiosity</w:delText>
          </w:r>
        </w:del>
      </w:ins>
      <w:ins w:id="275" w:author="Ben Stanley" w:date="2018-12-06T22:04:00Z">
        <w:r w:rsidR="00D74F6A">
          <w:rPr>
            <w:rFonts w:ascii="Times New Roman" w:hAnsi="Times New Roman" w:cs="Times New Roman"/>
            <w:color w:val="00B0F0"/>
            <w:lang w:val="en-GB"/>
          </w:rPr>
          <w:t>problematic</w:t>
        </w:r>
      </w:ins>
      <w:r w:rsidRPr="00D72CBD">
        <w:rPr>
          <w:rFonts w:ascii="Times New Roman" w:hAnsi="Times New Roman" w:cs="Times New Roman"/>
          <w:lang w:val="en-GB"/>
          <w:rPrChange w:id="276" w:author="Agnieszka Kwiatkowska" w:date="2018-12-06T14:12:00Z">
            <w:rPr>
              <w:rFonts w:ascii="Gadugi" w:hAnsi="Gadugi" w:cs="Times New Roman"/>
              <w:sz w:val="24"/>
              <w:szCs w:val="24"/>
              <w:lang w:val="en-GB"/>
            </w:rPr>
          </w:rPrChange>
        </w:rPr>
        <w:t xml:space="preserve">, but also fits within the broadly accepted canon of electoral studies while attending to contemporary </w:t>
      </w:r>
      <w:r w:rsidRPr="00D72CBD">
        <w:rPr>
          <w:rFonts w:ascii="Times New Roman" w:hAnsi="Times New Roman" w:cs="Times New Roman"/>
          <w:lang w:val="en-GB"/>
          <w:rPrChange w:id="277" w:author="Agnieszka Kwiatkowska" w:date="2018-12-06T14:12:00Z">
            <w:rPr>
              <w:rFonts w:ascii="Gadugi" w:hAnsi="Gadugi" w:cs="Times New Roman"/>
              <w:sz w:val="24"/>
              <w:szCs w:val="24"/>
              <w:lang w:val="en-GB"/>
            </w:rPr>
          </w:rPrChange>
        </w:rPr>
        <w:lastRenderedPageBreak/>
        <w:t>debates relevant to electoral studies. First, this requires us to ensure that the project is well conceptualised, incorporating both the historical and institutional context in which it occurs, while also attending appropriately to the immediate dynamics of the electoral situation, in particular by ensuring an adequate distinction between the pre-electoral and post-electoral contexts, which operate according to distinct logics</w:t>
      </w:r>
      <w:ins w:id="278" w:author="Radosław Markowski" w:date="2018-12-06T07:35:00Z">
        <w:r w:rsidRPr="00D72CBD">
          <w:rPr>
            <w:rFonts w:ascii="Times New Roman" w:hAnsi="Times New Roman" w:cs="Times New Roman"/>
            <w:lang w:val="en-GB"/>
            <w:rPrChange w:id="279" w:author="Agnieszka Kwiatkowska" w:date="2018-12-06T14:12:00Z">
              <w:rPr>
                <w:rFonts w:ascii="Gadugi" w:hAnsi="Gadugi" w:cs="Times New Roman"/>
                <w:sz w:val="24"/>
                <w:szCs w:val="24"/>
                <w:lang w:val="en-GB"/>
              </w:rPr>
            </w:rPrChange>
          </w:rPr>
          <w:t xml:space="preserve"> (</w:t>
        </w:r>
      </w:ins>
      <w:ins w:id="280" w:author="Radosław Markowski" w:date="2018-12-06T07:36:00Z">
        <w:r w:rsidRPr="00D72CBD">
          <w:rPr>
            <w:rFonts w:ascii="Times New Roman" w:hAnsi="Times New Roman" w:cs="Times New Roman"/>
            <w:color w:val="00B0F0"/>
            <w:lang w:val="en-GB"/>
            <w:rPrChange w:id="281" w:author="Agnieszka Kwiatkowska" w:date="2018-12-06T14:12:00Z">
              <w:rPr>
                <w:rFonts w:ascii="Gadugi" w:hAnsi="Gadugi" w:cs="Times New Roman"/>
                <w:color w:val="00B0F0"/>
                <w:sz w:val="24"/>
                <w:szCs w:val="24"/>
                <w:lang w:val="en-GB"/>
              </w:rPr>
            </w:rPrChange>
          </w:rPr>
          <w:t xml:space="preserve">Franklin, </w:t>
        </w:r>
        <w:proofErr w:type="spellStart"/>
        <w:r w:rsidRPr="00D72CBD">
          <w:rPr>
            <w:rFonts w:ascii="Times New Roman" w:hAnsi="Times New Roman" w:cs="Times New Roman"/>
            <w:color w:val="00B0F0"/>
            <w:lang w:val="en-GB"/>
            <w:rPrChange w:id="282" w:author="Agnieszka Kwiatkowska" w:date="2018-12-06T14:12:00Z">
              <w:rPr>
                <w:rFonts w:ascii="Gadugi" w:hAnsi="Gadugi" w:cs="Times New Roman"/>
                <w:color w:val="00B0F0"/>
                <w:sz w:val="24"/>
                <w:szCs w:val="24"/>
                <w:lang w:val="en-GB"/>
              </w:rPr>
            </w:rPrChange>
          </w:rPr>
          <w:t>Wlezien</w:t>
        </w:r>
        <w:proofErr w:type="spellEnd"/>
        <w:r w:rsidRPr="00D72CBD">
          <w:rPr>
            <w:rFonts w:ascii="Times New Roman" w:hAnsi="Times New Roman" w:cs="Times New Roman"/>
            <w:color w:val="00B0F0"/>
            <w:lang w:val="en-GB"/>
            <w:rPrChange w:id="283" w:author="Agnieszka Kwiatkowska" w:date="2018-12-06T14:12:00Z">
              <w:rPr>
                <w:rFonts w:ascii="Gadugi" w:hAnsi="Gadugi" w:cs="Times New Roman"/>
                <w:color w:val="00B0F0"/>
                <w:sz w:val="24"/>
                <w:szCs w:val="24"/>
                <w:lang w:val="en-GB"/>
              </w:rPr>
            </w:rPrChange>
          </w:rPr>
          <w:t xml:space="preserve"> XXX</w:t>
        </w:r>
        <w:proofErr w:type="gramStart"/>
        <w:r w:rsidRPr="00D72CBD">
          <w:rPr>
            <w:rFonts w:ascii="Times New Roman" w:hAnsi="Times New Roman" w:cs="Times New Roman"/>
            <w:color w:val="00B0F0"/>
            <w:lang w:val="en-GB"/>
            <w:rPrChange w:id="284" w:author="Agnieszka Kwiatkowska" w:date="2018-12-06T14:12:00Z">
              <w:rPr>
                <w:rFonts w:ascii="Gadugi" w:hAnsi="Gadugi" w:cs="Times New Roman"/>
                <w:color w:val="00B0F0"/>
                <w:sz w:val="24"/>
                <w:szCs w:val="24"/>
                <w:lang w:val="en-GB"/>
              </w:rPr>
            </w:rPrChange>
          </w:rPr>
          <w:t xml:space="preserve">; </w:t>
        </w:r>
      </w:ins>
      <w:r w:rsidRPr="00D72CBD">
        <w:rPr>
          <w:rFonts w:ascii="Times New Roman" w:hAnsi="Times New Roman" w:cs="Times New Roman"/>
          <w:lang w:val="en-GB"/>
          <w:rPrChange w:id="285" w:author="Agnieszka Kwiatkowska" w:date="2018-12-06T14:12:00Z">
            <w:rPr>
              <w:rFonts w:ascii="Gadugi" w:hAnsi="Gadugi" w:cs="Times New Roman"/>
              <w:sz w:val="24"/>
              <w:szCs w:val="24"/>
              <w:lang w:val="en-GB"/>
            </w:rPr>
          </w:rPrChange>
        </w:rPr>
        <w:t>.</w:t>
      </w:r>
      <w:proofErr w:type="gramEnd"/>
    </w:p>
    <w:p w14:paraId="49808CE4" w14:textId="77777777" w:rsidR="00C03048" w:rsidRPr="00D72CBD" w:rsidRDefault="007B1330">
      <w:pPr>
        <w:spacing w:line="240" w:lineRule="auto"/>
        <w:ind w:right="-233"/>
        <w:jc w:val="both"/>
        <w:rPr>
          <w:rFonts w:ascii="Times New Roman" w:hAnsi="Times New Roman" w:cs="Times New Roman"/>
          <w:lang w:val="en-GB"/>
          <w:rPrChange w:id="286" w:author="Agnieszka Kwiatkowska" w:date="2018-12-06T14:12:00Z">
            <w:rPr>
              <w:rFonts w:ascii="Gadugi" w:hAnsi="Gadugi" w:cs="Times New Roman"/>
              <w:sz w:val="24"/>
              <w:szCs w:val="24"/>
              <w:lang w:val="en-GB"/>
            </w:rPr>
          </w:rPrChange>
        </w:rPr>
        <w:pPrChange w:id="287" w:author="Agnieszka Kwiatkowska" w:date="2018-12-06T12:43:00Z">
          <w:pPr>
            <w:ind w:right="-233"/>
            <w:jc w:val="both"/>
          </w:pPr>
        </w:pPrChange>
      </w:pPr>
      <w:r w:rsidRPr="00D72CBD">
        <w:rPr>
          <w:rFonts w:ascii="Times New Roman" w:hAnsi="Times New Roman" w:cs="Times New Roman"/>
          <w:lang w:val="en-GB"/>
          <w:rPrChange w:id="288" w:author="Agnieszka Kwiatkowska" w:date="2018-12-06T14:12:00Z">
            <w:rPr>
              <w:rFonts w:ascii="Gadugi" w:hAnsi="Gadugi" w:cs="Times New Roman"/>
              <w:sz w:val="24"/>
              <w:szCs w:val="24"/>
              <w:lang w:val="en-GB"/>
            </w:rPr>
          </w:rPrChange>
        </w:rPr>
        <w:t>Second, we aim to investigate one of the key ontological problems that still remains unresolved in the electoral studies literature: while we know that voting is a choice, is it a choice like any other kind of choice? We incline to the interpretation that it is not, since the effects of our decisions in elections depend also on the decisions of other citizens. Rather than seeing elections as a “market” in which what we get out of elections depends on what we put in, we employ the metaphor of a stock exchange, in which we invest time and energy in processes and decisions whose outcome also depends on the decisions of others.</w:t>
      </w:r>
    </w:p>
    <w:p w14:paraId="63A9DCEB" w14:textId="77777777" w:rsidR="00C03048" w:rsidRPr="00D72CBD" w:rsidRDefault="007B1330">
      <w:pPr>
        <w:spacing w:line="240" w:lineRule="auto"/>
        <w:ind w:right="-233"/>
        <w:jc w:val="both"/>
        <w:rPr>
          <w:rFonts w:ascii="Times New Roman" w:hAnsi="Times New Roman" w:cs="Times New Roman"/>
          <w:lang w:val="en-GB"/>
          <w:rPrChange w:id="289" w:author="Agnieszka Kwiatkowska" w:date="2018-12-06T14:12:00Z">
            <w:rPr>
              <w:rFonts w:ascii="Gadugi" w:hAnsi="Gadugi" w:cs="Times New Roman"/>
              <w:sz w:val="24"/>
              <w:szCs w:val="24"/>
              <w:lang w:val="en-GB"/>
            </w:rPr>
          </w:rPrChange>
        </w:rPr>
        <w:pPrChange w:id="290" w:author="Agnieszka Kwiatkowska" w:date="2018-12-06T12:43:00Z">
          <w:pPr>
            <w:ind w:right="-233"/>
            <w:jc w:val="both"/>
          </w:pPr>
        </w:pPrChange>
      </w:pPr>
      <w:r w:rsidRPr="00D72CBD">
        <w:rPr>
          <w:rFonts w:ascii="Times New Roman" w:hAnsi="Times New Roman" w:cs="Times New Roman"/>
          <w:lang w:val="en-GB"/>
          <w:rPrChange w:id="291" w:author="Agnieszka Kwiatkowska" w:date="2018-12-06T14:12:00Z">
            <w:rPr>
              <w:rFonts w:ascii="Gadugi" w:hAnsi="Gadugi" w:cs="Times New Roman"/>
              <w:sz w:val="24"/>
              <w:szCs w:val="24"/>
              <w:lang w:val="en-GB"/>
            </w:rPr>
          </w:rPrChange>
        </w:rPr>
        <w:t xml:space="preserve">Third, we aim to build a parsimonious model which explains electoral turnout and vote choice. By ‘parsimonious’, we mean a model which explains the maximum possible variance in our dependent variables (turnout and vote choice) with the minimum necessary independent variables. The challenge faced by those attempting to develop such models is to (1) avoid tautological explanations, (2) avoid the collinearity of independent variables, (3) operationalise the context of the election in appropriate fashion, (4) make appropriate choices regarding the likely causal factors at work in determining the relationships between independent and dependent variables. </w:t>
      </w:r>
    </w:p>
    <w:p w14:paraId="068D1843" w14:textId="77777777" w:rsidR="00C03048" w:rsidRPr="000270D5" w:rsidRDefault="007B1330">
      <w:pPr>
        <w:spacing w:line="240" w:lineRule="auto"/>
        <w:ind w:right="-233"/>
        <w:jc w:val="both"/>
        <w:rPr>
          <w:rFonts w:ascii="Times New Roman" w:hAnsi="Times New Roman" w:cs="Times New Roman"/>
          <w:rPrChange w:id="292" w:author="Agnieszka Kwiatkowska" w:date="2018-12-06T12:43:00Z">
            <w:rPr>
              <w:rFonts w:ascii="Gadugi" w:hAnsi="Gadugi" w:cs="Times New Roman"/>
              <w:sz w:val="24"/>
              <w:szCs w:val="24"/>
            </w:rPr>
          </w:rPrChange>
        </w:rPr>
        <w:pPrChange w:id="293" w:author="Agnieszka Kwiatkowska" w:date="2018-12-06T12:43:00Z">
          <w:pPr>
            <w:ind w:right="-233"/>
            <w:jc w:val="both"/>
          </w:pPr>
        </w:pPrChange>
      </w:pPr>
      <w:r w:rsidRPr="00D72CBD">
        <w:rPr>
          <w:rFonts w:ascii="Times New Roman" w:hAnsi="Times New Roman" w:cs="Times New Roman"/>
          <w:rPrChange w:id="294" w:author="Agnieszka Kwiatkowska" w:date="2018-12-06T14:12:00Z">
            <w:rPr>
              <w:rFonts w:ascii="Gadugi" w:hAnsi="Gadugi" w:cs="Times New Roman"/>
              <w:sz w:val="24"/>
              <w:szCs w:val="24"/>
            </w:rPr>
          </w:rPrChange>
        </w:rPr>
        <w:t xml:space="preserve">The research design is longitudinal and cross-nationally comparative. Our realization of the latter aim is strengthened by the inclusion of successive modules of the </w:t>
      </w:r>
      <w:r w:rsidRPr="00D72CBD">
        <w:rPr>
          <w:rFonts w:ascii="Times New Roman" w:hAnsi="Times New Roman" w:cs="Times New Roman"/>
          <w:i/>
          <w:rPrChange w:id="295" w:author="Agnieszka Kwiatkowska" w:date="2018-12-06T14:12:00Z">
            <w:rPr>
              <w:rFonts w:ascii="Gadugi" w:hAnsi="Gadugi" w:cs="Times New Roman"/>
              <w:i/>
              <w:sz w:val="24"/>
              <w:szCs w:val="24"/>
            </w:rPr>
          </w:rPrChange>
        </w:rPr>
        <w:t xml:space="preserve">Comparative Study of Electoral Systems </w:t>
      </w:r>
      <w:r w:rsidRPr="00D72CBD">
        <w:rPr>
          <w:rFonts w:ascii="Times New Roman" w:hAnsi="Times New Roman" w:cs="Times New Roman"/>
          <w:rPrChange w:id="296" w:author="Agnieszka Kwiatkowska" w:date="2018-12-06T14:12:00Z">
            <w:rPr>
              <w:rFonts w:ascii="Gadugi" w:hAnsi="Gadugi" w:cs="Times New Roman"/>
              <w:sz w:val="24"/>
              <w:szCs w:val="24"/>
            </w:rPr>
          </w:rPrChange>
        </w:rPr>
        <w:t>(CSES), the major cross-national post-electoral survey available to scholars of political science</w:t>
      </w:r>
      <w:r w:rsidRPr="00D72CBD">
        <w:rPr>
          <w:rFonts w:ascii="Times New Roman" w:hAnsi="Times New Roman" w:cs="Times New Roman"/>
          <w:i/>
          <w:rPrChange w:id="297" w:author="Agnieszka Kwiatkowska" w:date="2018-12-06T14:12:00Z">
            <w:rPr>
              <w:rFonts w:ascii="Gadugi" w:hAnsi="Gadugi" w:cs="Times New Roman"/>
              <w:i/>
              <w:sz w:val="24"/>
              <w:szCs w:val="24"/>
            </w:rPr>
          </w:rPrChange>
        </w:rPr>
        <w:t xml:space="preserve">. </w:t>
      </w:r>
      <w:r w:rsidRPr="00D72CBD">
        <w:rPr>
          <w:rFonts w:ascii="Times New Roman" w:hAnsi="Times New Roman" w:cs="Times New Roman"/>
          <w:rPrChange w:id="298" w:author="Agnieszka Kwiatkowska" w:date="2018-12-06T14:12:00Z">
            <w:rPr>
              <w:rFonts w:ascii="Gadugi" w:hAnsi="Gadugi" w:cs="Times New Roman"/>
              <w:sz w:val="24"/>
              <w:szCs w:val="24"/>
            </w:rPr>
          </w:rPrChange>
        </w:rPr>
        <w:t xml:space="preserve"> PNES remains the only survey in Central and Eastern Europe that has included all 4 CSES modules. Moreover, the PNES is a multi-faceted research enterprise that has featured several tools: apart from a representative</w:t>
      </w:r>
      <w:ins w:id="299" w:author="Agnieszka Kwiatkowska" w:date="2018-12-06T14:10:00Z">
        <w:r w:rsidR="00D72CBD" w:rsidRPr="00D72CBD">
          <w:rPr>
            <w:rFonts w:ascii="Times New Roman" w:hAnsi="Times New Roman" w:cs="Times New Roman"/>
            <w:rPrChange w:id="300" w:author="Agnieszka Kwiatkowska" w:date="2018-12-06T14:12:00Z">
              <w:rPr>
                <w:rFonts w:ascii="Times New Roman" w:hAnsi="Times New Roman" w:cs="Times New Roman"/>
                <w:highlight w:val="yellow"/>
              </w:rPr>
            </w:rPrChange>
          </w:rPr>
          <w:t xml:space="preserve"> </w:t>
        </w:r>
      </w:ins>
      <w:r w:rsidRPr="00D72CBD">
        <w:rPr>
          <w:rFonts w:ascii="Times New Roman" w:hAnsi="Times New Roman" w:cs="Times New Roman"/>
          <w:rPrChange w:id="301" w:author="Agnieszka Kwiatkowska" w:date="2018-12-06T14:12:00Z">
            <w:rPr>
              <w:rFonts w:ascii="Gadugi" w:hAnsi="Gadugi" w:cs="Times New Roman"/>
              <w:sz w:val="24"/>
              <w:szCs w:val="24"/>
            </w:rPr>
          </w:rPrChange>
        </w:rPr>
        <w:t>public opinion survey of the adult population of Poland</w:t>
      </w:r>
      <w:del w:id="302" w:author="Ben Stanley" w:date="2018-12-06T22:04:00Z">
        <w:r w:rsidRPr="00D72CBD" w:rsidDel="00D74F6A">
          <w:rPr>
            <w:rFonts w:ascii="Times New Roman" w:hAnsi="Times New Roman" w:cs="Times New Roman"/>
            <w:rPrChange w:id="303" w:author="Agnieszka Kwiatkowska" w:date="2018-12-06T14:12:00Z">
              <w:rPr>
                <w:rFonts w:ascii="Gadugi" w:hAnsi="Gadugi" w:cs="Times New Roman"/>
                <w:sz w:val="24"/>
                <w:szCs w:val="24"/>
              </w:rPr>
            </w:rPrChange>
          </w:rPr>
          <w:delText xml:space="preserve"> </w:delText>
        </w:r>
      </w:del>
      <w:r w:rsidRPr="00D72CBD">
        <w:rPr>
          <w:rFonts w:ascii="Times New Roman" w:hAnsi="Times New Roman" w:cs="Times New Roman"/>
          <w:rPrChange w:id="304" w:author="Agnieszka Kwiatkowska" w:date="2018-12-06T14:12:00Z">
            <w:rPr>
              <w:rFonts w:ascii="Gadugi" w:hAnsi="Gadugi" w:cs="Times New Roman"/>
              <w:sz w:val="24"/>
              <w:szCs w:val="24"/>
            </w:rPr>
          </w:rPrChange>
        </w:rPr>
        <w:t xml:space="preserve">, it has also incorporated components </w:t>
      </w:r>
      <w:proofErr w:type="spellStart"/>
      <w:r w:rsidRPr="00D72CBD">
        <w:rPr>
          <w:rFonts w:ascii="Times New Roman" w:hAnsi="Times New Roman" w:cs="Times New Roman"/>
          <w:rPrChange w:id="305" w:author="Agnieszka Kwiatkowska" w:date="2018-12-06T14:12:00Z">
            <w:rPr>
              <w:rFonts w:ascii="Gadugi" w:hAnsi="Gadugi" w:cs="Times New Roman"/>
              <w:sz w:val="24"/>
              <w:szCs w:val="24"/>
            </w:rPr>
          </w:rPrChange>
        </w:rPr>
        <w:t>analysing</w:t>
      </w:r>
      <w:proofErr w:type="spellEnd"/>
      <w:r w:rsidRPr="00D72CBD">
        <w:rPr>
          <w:rFonts w:ascii="Times New Roman" w:hAnsi="Times New Roman" w:cs="Times New Roman"/>
          <w:rPrChange w:id="306" w:author="Agnieszka Kwiatkowska" w:date="2018-12-06T14:12:00Z">
            <w:rPr>
              <w:rFonts w:ascii="Gadugi" w:hAnsi="Gadugi" w:cs="Times New Roman"/>
              <w:sz w:val="24"/>
              <w:szCs w:val="24"/>
            </w:rPr>
          </w:rPrChange>
        </w:rPr>
        <w:t xml:space="preserve"> the attitudes, preferences, opinions and socio-demographics of Polish parliamentarians, the nature and impact of media campaigns, and the content of party manifestos. This project will allow us to continue the PNES series for a further iteration, maintaining the CSES data coverage by incorporating Module 5 of that series, and providing the international political science community with a tool for over-time and cross-national comparison of the preferences, attitudes and </w:t>
      </w:r>
      <w:proofErr w:type="spellStart"/>
      <w:r w:rsidRPr="00D72CBD">
        <w:rPr>
          <w:rFonts w:ascii="Times New Roman" w:hAnsi="Times New Roman" w:cs="Times New Roman"/>
          <w:rPrChange w:id="307" w:author="Agnieszka Kwiatkowska" w:date="2018-12-06T14:12:00Z">
            <w:rPr>
              <w:rFonts w:ascii="Gadugi" w:hAnsi="Gadugi" w:cs="Times New Roman"/>
              <w:sz w:val="24"/>
              <w:szCs w:val="24"/>
            </w:rPr>
          </w:rPrChange>
        </w:rPr>
        <w:t>behaviour</w:t>
      </w:r>
      <w:proofErr w:type="spellEnd"/>
      <w:r w:rsidRPr="00D72CBD">
        <w:rPr>
          <w:rFonts w:ascii="Times New Roman" w:hAnsi="Times New Roman" w:cs="Times New Roman"/>
          <w:rPrChange w:id="308" w:author="Agnieszka Kwiatkowska" w:date="2018-12-06T14:12:00Z">
            <w:rPr>
              <w:rFonts w:ascii="Gadugi" w:hAnsi="Gadugi" w:cs="Times New Roman"/>
              <w:sz w:val="24"/>
              <w:szCs w:val="24"/>
            </w:rPr>
          </w:rPrChange>
        </w:rPr>
        <w:t xml:space="preserve"> of Polish voters.</w:t>
      </w:r>
      <w:r w:rsidR="00C03048" w:rsidRPr="000270D5">
        <w:rPr>
          <w:rFonts w:ascii="Times New Roman" w:hAnsi="Times New Roman" w:cs="Times New Roman"/>
          <w:rPrChange w:id="309" w:author="Agnieszka Kwiatkowska" w:date="2018-12-06T12:43:00Z">
            <w:rPr>
              <w:rFonts w:ascii="Gadugi" w:hAnsi="Gadugi" w:cs="Times New Roman"/>
              <w:sz w:val="24"/>
              <w:szCs w:val="24"/>
            </w:rPr>
          </w:rPrChange>
        </w:rPr>
        <w:t xml:space="preserve"> </w:t>
      </w:r>
    </w:p>
    <w:p w14:paraId="6DE8839A" w14:textId="77777777" w:rsidR="00C03048" w:rsidRPr="000270D5" w:rsidRDefault="00C03048">
      <w:pPr>
        <w:spacing w:line="240" w:lineRule="auto"/>
        <w:ind w:right="-233"/>
        <w:jc w:val="both"/>
        <w:rPr>
          <w:rFonts w:ascii="Times New Roman" w:hAnsi="Times New Roman" w:cs="Times New Roman"/>
          <w:rPrChange w:id="310" w:author="Agnieszka Kwiatkowska" w:date="2018-12-06T12:43:00Z">
            <w:rPr>
              <w:rFonts w:ascii="Gadugi" w:hAnsi="Gadugi" w:cs="Times New Roman"/>
              <w:sz w:val="24"/>
              <w:szCs w:val="24"/>
            </w:rPr>
          </w:rPrChange>
        </w:rPr>
        <w:pPrChange w:id="311" w:author="Agnieszka Kwiatkowska" w:date="2018-12-06T12:43:00Z">
          <w:pPr>
            <w:ind w:right="-233"/>
            <w:jc w:val="both"/>
          </w:pPr>
        </w:pPrChange>
      </w:pPr>
      <w:r w:rsidRPr="000270D5">
        <w:rPr>
          <w:rFonts w:ascii="Times New Roman" w:hAnsi="Times New Roman" w:cs="Times New Roman"/>
          <w:rPrChange w:id="312" w:author="Agnieszka Kwiatkowska" w:date="2018-12-06T12:43:00Z">
            <w:rPr>
              <w:rFonts w:ascii="Gadugi" w:hAnsi="Gadugi" w:cs="Times New Roman"/>
              <w:sz w:val="24"/>
              <w:szCs w:val="24"/>
            </w:rPr>
          </w:rPrChange>
        </w:rPr>
        <w:t xml:space="preserve">Each successive wave of the PNES has seen both continuity and change. The constant presence of key elements of the survey makes it possible to observe changes over time, while the inclusion of innovative elements ensures the PNES is responsive to the specific character of the context in which particular elections take place.  The PNES 2019 survey will maintain this combination of continuity and change. At the same time, it will also incorporate novel elements not yet seen in previous iterations. While maintaining the PNES tradition, we will also move towards a new approach to the study of electoral politics in Poland. This is informed by three key developments. First, since the 2015 election, the dynamic of Polish politics has changed significantly, with democratic backsliding and executive capture of independent institutions leading to qualitative differences in the character of Polish democracy in comparison with the situation in the preceding election. Second, new and influential theories of electoral </w:t>
      </w:r>
      <w:proofErr w:type="spellStart"/>
      <w:r w:rsidRPr="000270D5">
        <w:rPr>
          <w:rFonts w:ascii="Times New Roman" w:hAnsi="Times New Roman" w:cs="Times New Roman"/>
          <w:rPrChange w:id="313" w:author="Agnieszka Kwiatkowska" w:date="2018-12-06T12:43:00Z">
            <w:rPr>
              <w:rFonts w:ascii="Gadugi" w:hAnsi="Gadugi" w:cs="Times New Roman"/>
              <w:sz w:val="24"/>
              <w:szCs w:val="24"/>
            </w:rPr>
          </w:rPrChange>
        </w:rPr>
        <w:t>behaviour</w:t>
      </w:r>
      <w:proofErr w:type="spellEnd"/>
      <w:r w:rsidRPr="000270D5">
        <w:rPr>
          <w:rFonts w:ascii="Times New Roman" w:hAnsi="Times New Roman" w:cs="Times New Roman"/>
          <w:rPrChange w:id="314" w:author="Agnieszka Kwiatkowska" w:date="2018-12-06T12:43:00Z">
            <w:rPr>
              <w:rFonts w:ascii="Gadugi" w:hAnsi="Gadugi" w:cs="Times New Roman"/>
              <w:sz w:val="24"/>
              <w:szCs w:val="24"/>
            </w:rPr>
          </w:rPrChange>
        </w:rPr>
        <w:t xml:space="preserve"> require us to reconsider old assumptions about the relationship between factors which influence electoral outcomes (</w:t>
      </w:r>
      <w:proofErr w:type="spellStart"/>
      <w:r w:rsidRPr="000270D5">
        <w:rPr>
          <w:rFonts w:ascii="Times New Roman" w:hAnsi="Times New Roman" w:cs="Times New Roman"/>
          <w:rPrChange w:id="315"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316" w:author="Agnieszka Kwiatkowska" w:date="2018-12-06T12:43:00Z">
            <w:rPr>
              <w:rFonts w:ascii="Gadugi" w:hAnsi="Gadugi" w:cs="Times New Roman"/>
              <w:sz w:val="24"/>
              <w:szCs w:val="24"/>
            </w:rPr>
          </w:rPrChange>
        </w:rPr>
        <w:t xml:space="preserve"> &amp; Bartels 2017; </w:t>
      </w:r>
      <w:proofErr w:type="spellStart"/>
      <w:r w:rsidRPr="000270D5">
        <w:rPr>
          <w:rFonts w:ascii="Times New Roman" w:hAnsi="Times New Roman" w:cs="Times New Roman"/>
          <w:rPrChange w:id="317" w:author="Agnieszka Kwiatkowska" w:date="2018-12-06T12:43:00Z">
            <w:rPr>
              <w:rFonts w:ascii="Gadugi" w:hAnsi="Gadugi" w:cs="Times New Roman"/>
              <w:sz w:val="24"/>
              <w:szCs w:val="24"/>
            </w:rPr>
          </w:rPrChange>
        </w:rPr>
        <w:t>Blumenstiel</w:t>
      </w:r>
      <w:proofErr w:type="spellEnd"/>
      <w:r w:rsidRPr="000270D5">
        <w:rPr>
          <w:rFonts w:ascii="Times New Roman" w:hAnsi="Times New Roman" w:cs="Times New Roman"/>
          <w:rPrChange w:id="318" w:author="Agnieszka Kwiatkowska" w:date="2018-12-06T12:43:00Z">
            <w:rPr>
              <w:rFonts w:ascii="Gadugi" w:hAnsi="Gadugi" w:cs="Times New Roman"/>
              <w:sz w:val="24"/>
              <w:szCs w:val="24"/>
            </w:rPr>
          </w:rPrChange>
        </w:rPr>
        <w:t xml:space="preserve"> 2014). Third, the increasing difficulties in using traditional face-to-face survey methods to obtain representative, reliable and cost-effective samples of national populations requires us to explore new ways of collecting data that might contribute to the future sustainability of the PNES and provide a model for other surveys to follow.</w:t>
      </w:r>
    </w:p>
    <w:p w14:paraId="0C0D8CCE" w14:textId="77777777" w:rsidR="00C03048" w:rsidRPr="000270D5" w:rsidRDefault="00C03048">
      <w:pPr>
        <w:spacing w:line="240" w:lineRule="auto"/>
        <w:ind w:right="-233"/>
        <w:jc w:val="both"/>
        <w:rPr>
          <w:rFonts w:ascii="Times New Roman" w:hAnsi="Times New Roman" w:cs="Times New Roman"/>
          <w:u w:val="single"/>
          <w:rPrChange w:id="319" w:author="Agnieszka Kwiatkowska" w:date="2018-12-06T12:43:00Z">
            <w:rPr>
              <w:rFonts w:ascii="Gadugi" w:hAnsi="Gadugi" w:cs="Times New Roman"/>
              <w:sz w:val="24"/>
              <w:szCs w:val="24"/>
              <w:u w:val="single"/>
            </w:rPr>
          </w:rPrChange>
        </w:rPr>
        <w:pPrChange w:id="320" w:author="Agnieszka Kwiatkowska" w:date="2018-12-06T12:43:00Z">
          <w:pPr>
            <w:ind w:right="-233"/>
            <w:jc w:val="both"/>
          </w:pPr>
        </w:pPrChange>
      </w:pPr>
      <w:r w:rsidRPr="000270D5">
        <w:rPr>
          <w:rFonts w:ascii="Times New Roman" w:hAnsi="Times New Roman" w:cs="Times New Roman"/>
          <w:u w:val="single"/>
          <w:rPrChange w:id="321" w:author="Agnieszka Kwiatkowska" w:date="2018-12-06T12:43:00Z">
            <w:rPr>
              <w:rFonts w:ascii="Gadugi" w:hAnsi="Gadugi" w:cs="Times New Roman"/>
              <w:sz w:val="24"/>
              <w:szCs w:val="24"/>
              <w:u w:val="single"/>
            </w:rPr>
          </w:rPrChange>
        </w:rPr>
        <w:t>2. Significance of the project</w:t>
      </w:r>
    </w:p>
    <w:p w14:paraId="7EDF7700" w14:textId="15BC17AB" w:rsidR="00C03048" w:rsidRPr="000270D5" w:rsidRDefault="00C03048">
      <w:pPr>
        <w:spacing w:line="240" w:lineRule="auto"/>
        <w:ind w:right="-233"/>
        <w:jc w:val="both"/>
        <w:rPr>
          <w:rFonts w:ascii="Times New Roman" w:hAnsi="Times New Roman" w:cs="Times New Roman"/>
          <w:rPrChange w:id="322" w:author="Agnieszka Kwiatkowska" w:date="2018-12-06T12:43:00Z">
            <w:rPr>
              <w:rFonts w:ascii="Gadugi" w:hAnsi="Gadugi" w:cs="Times New Roman"/>
              <w:sz w:val="24"/>
              <w:szCs w:val="24"/>
            </w:rPr>
          </w:rPrChange>
        </w:rPr>
        <w:pPrChange w:id="323" w:author="Agnieszka Kwiatkowska" w:date="2018-12-06T12:43:00Z">
          <w:pPr>
            <w:ind w:right="-233"/>
            <w:jc w:val="both"/>
          </w:pPr>
        </w:pPrChange>
      </w:pPr>
      <w:r w:rsidRPr="000270D5">
        <w:rPr>
          <w:rFonts w:ascii="Times New Roman" w:hAnsi="Times New Roman" w:cs="Times New Roman"/>
          <w:rPrChange w:id="324" w:author="Agnieszka Kwiatkowska" w:date="2018-12-06T12:43:00Z">
            <w:rPr>
              <w:rFonts w:ascii="Gadugi" w:hAnsi="Gadugi" w:cs="Times New Roman"/>
              <w:sz w:val="24"/>
              <w:szCs w:val="24"/>
            </w:rPr>
          </w:rPrChange>
        </w:rPr>
        <w:t>Aside from being the leading post-electoral survey in Poland, the PNES is a well-established and</w:t>
      </w:r>
      <w:r w:rsidR="005646C2" w:rsidRPr="000270D5">
        <w:rPr>
          <w:rFonts w:ascii="Times New Roman" w:hAnsi="Times New Roman" w:cs="Times New Roman"/>
          <w:rPrChange w:id="325"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326" w:author="Agnieszka Kwiatkowska" w:date="2018-12-06T12:43:00Z">
            <w:rPr>
              <w:rFonts w:ascii="Gadugi" w:hAnsi="Gadugi" w:cs="Times New Roman"/>
              <w:sz w:val="24"/>
              <w:szCs w:val="24"/>
            </w:rPr>
          </w:rPrChange>
        </w:rPr>
        <w:t xml:space="preserve">internationally </w:t>
      </w:r>
      <w:proofErr w:type="spellStart"/>
      <w:r w:rsidRPr="000270D5">
        <w:rPr>
          <w:rFonts w:ascii="Times New Roman" w:hAnsi="Times New Roman" w:cs="Times New Roman"/>
          <w:rPrChange w:id="327" w:author="Agnieszka Kwiatkowska" w:date="2018-12-06T12:43:00Z">
            <w:rPr>
              <w:rFonts w:ascii="Gadugi" w:hAnsi="Gadugi" w:cs="Times New Roman"/>
              <w:sz w:val="24"/>
              <w:szCs w:val="24"/>
            </w:rPr>
          </w:rPrChange>
        </w:rPr>
        <w:t>recognised</w:t>
      </w:r>
      <w:proofErr w:type="spellEnd"/>
      <w:r w:rsidRPr="000270D5">
        <w:rPr>
          <w:rFonts w:ascii="Times New Roman" w:hAnsi="Times New Roman" w:cs="Times New Roman"/>
          <w:rPrChange w:id="328" w:author="Agnieszka Kwiatkowska" w:date="2018-12-06T12:43:00Z">
            <w:rPr>
              <w:rFonts w:ascii="Gadugi" w:hAnsi="Gadugi" w:cs="Times New Roman"/>
              <w:sz w:val="24"/>
              <w:szCs w:val="24"/>
            </w:rPr>
          </w:rPrChange>
        </w:rPr>
        <w:t xml:space="preserve"> project that contributes to the comparative stock of knowledge about electoral </w:t>
      </w:r>
      <w:proofErr w:type="spellStart"/>
      <w:r w:rsidRPr="000270D5">
        <w:rPr>
          <w:rFonts w:ascii="Times New Roman" w:hAnsi="Times New Roman" w:cs="Times New Roman"/>
          <w:rPrChange w:id="329" w:author="Agnieszka Kwiatkowska" w:date="2018-12-06T12:43:00Z">
            <w:rPr>
              <w:rFonts w:ascii="Gadugi" w:hAnsi="Gadugi" w:cs="Times New Roman"/>
              <w:sz w:val="24"/>
              <w:szCs w:val="24"/>
            </w:rPr>
          </w:rPrChange>
        </w:rPr>
        <w:t>behaviour</w:t>
      </w:r>
      <w:proofErr w:type="spellEnd"/>
      <w:r w:rsidRPr="000270D5">
        <w:rPr>
          <w:rFonts w:ascii="Times New Roman" w:hAnsi="Times New Roman" w:cs="Times New Roman"/>
          <w:rPrChange w:id="330" w:author="Agnieszka Kwiatkowska" w:date="2018-12-06T12:43:00Z">
            <w:rPr>
              <w:rFonts w:ascii="Gadugi" w:hAnsi="Gadugi" w:cs="Times New Roman"/>
              <w:sz w:val="24"/>
              <w:szCs w:val="24"/>
            </w:rPr>
          </w:rPrChange>
        </w:rPr>
        <w:t>, in particular through its incorporation of each iteration of the CSES module. The PNES is distinguished for its temporal coverage, which runs unbroken from the parliamentary elections of 1997. In 2007,</w:t>
      </w:r>
      <w:r w:rsidR="005646C2" w:rsidRPr="000270D5">
        <w:rPr>
          <w:rFonts w:ascii="Times New Roman" w:hAnsi="Times New Roman" w:cs="Times New Roman"/>
          <w:rPrChange w:id="331"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332" w:author="Agnieszka Kwiatkowska" w:date="2018-12-06T12:43:00Z">
            <w:rPr>
              <w:rFonts w:ascii="Gadugi" w:hAnsi="Gadugi" w:cs="Times New Roman"/>
              <w:sz w:val="24"/>
              <w:szCs w:val="24"/>
            </w:rPr>
          </w:rPrChange>
        </w:rPr>
        <w:t xml:space="preserve">the Principal Investigator of the PNES was awarded the Stefan Nowak Prize – one of the two most prestigious prizes in Polish social sciences </w:t>
      </w:r>
      <w:proofErr w:type="gramStart"/>
      <w:r w:rsidRPr="000270D5">
        <w:rPr>
          <w:rFonts w:ascii="Times New Roman" w:hAnsi="Times New Roman" w:cs="Times New Roman"/>
          <w:rPrChange w:id="333" w:author="Agnieszka Kwiatkowska" w:date="2018-12-06T12:43:00Z">
            <w:rPr>
              <w:rFonts w:ascii="Gadugi" w:hAnsi="Gadugi" w:cs="Times New Roman"/>
              <w:sz w:val="24"/>
              <w:szCs w:val="24"/>
            </w:rPr>
          </w:rPrChange>
        </w:rPr>
        <w:t>-  in</w:t>
      </w:r>
      <w:proofErr w:type="gramEnd"/>
      <w:r w:rsidRPr="000270D5">
        <w:rPr>
          <w:rFonts w:ascii="Times New Roman" w:hAnsi="Times New Roman" w:cs="Times New Roman"/>
          <w:rPrChange w:id="334" w:author="Agnieszka Kwiatkowska" w:date="2018-12-06T12:43:00Z">
            <w:rPr>
              <w:rFonts w:ascii="Gadugi" w:hAnsi="Gadugi" w:cs="Times New Roman"/>
              <w:sz w:val="24"/>
              <w:szCs w:val="24"/>
            </w:rPr>
          </w:rPrChange>
        </w:rPr>
        <w:t xml:space="preserve"> recognition of his achievements in setting up and maintaining the PNES for details see his CV). PNES data have been used in dozens of peer-reviewed articles and monograph chapters. both in Polish and in numerous foreign languages, and the results of the PNES have been presented in extensive fashion in the major Polish political and sociological science journals </w:t>
      </w:r>
      <w:proofErr w:type="spellStart"/>
      <w:r w:rsidRPr="000270D5">
        <w:rPr>
          <w:rFonts w:ascii="Times New Roman" w:hAnsi="Times New Roman" w:cs="Times New Roman"/>
          <w:i/>
          <w:rPrChange w:id="335" w:author="Agnieszka Kwiatkowska" w:date="2018-12-06T12:43:00Z">
            <w:rPr>
              <w:rFonts w:ascii="Gadugi" w:hAnsi="Gadugi" w:cs="Times New Roman"/>
              <w:i/>
              <w:sz w:val="24"/>
              <w:szCs w:val="24"/>
            </w:rPr>
          </w:rPrChange>
        </w:rPr>
        <w:t>Studia</w:t>
      </w:r>
      <w:proofErr w:type="spellEnd"/>
      <w:r w:rsidRPr="000270D5">
        <w:rPr>
          <w:rFonts w:ascii="Times New Roman" w:hAnsi="Times New Roman" w:cs="Times New Roman"/>
          <w:i/>
          <w:rPrChange w:id="336" w:author="Agnieszka Kwiatkowska" w:date="2018-12-06T12:43:00Z">
            <w:rPr>
              <w:rFonts w:ascii="Gadugi" w:hAnsi="Gadugi" w:cs="Times New Roman"/>
              <w:i/>
              <w:sz w:val="24"/>
              <w:szCs w:val="24"/>
            </w:rPr>
          </w:rPrChange>
        </w:rPr>
        <w:t xml:space="preserve"> </w:t>
      </w:r>
      <w:proofErr w:type="spellStart"/>
      <w:r w:rsidRPr="000270D5">
        <w:rPr>
          <w:rFonts w:ascii="Times New Roman" w:hAnsi="Times New Roman" w:cs="Times New Roman"/>
          <w:i/>
          <w:rPrChange w:id="337" w:author="Agnieszka Kwiatkowska" w:date="2018-12-06T12:43:00Z">
            <w:rPr>
              <w:rFonts w:ascii="Gadugi" w:hAnsi="Gadugi" w:cs="Times New Roman"/>
              <w:i/>
              <w:sz w:val="24"/>
              <w:szCs w:val="24"/>
            </w:rPr>
          </w:rPrChange>
        </w:rPr>
        <w:t>Polityczne</w:t>
      </w:r>
      <w:proofErr w:type="spellEnd"/>
      <w:r w:rsidRPr="000270D5">
        <w:rPr>
          <w:rFonts w:ascii="Times New Roman" w:hAnsi="Times New Roman" w:cs="Times New Roman"/>
          <w:i/>
          <w:rPrChange w:id="338" w:author="Agnieszka Kwiatkowska" w:date="2018-12-06T12:43:00Z">
            <w:rPr>
              <w:rFonts w:ascii="Gadugi" w:hAnsi="Gadugi" w:cs="Times New Roman"/>
              <w:i/>
              <w:sz w:val="24"/>
              <w:szCs w:val="24"/>
            </w:rPr>
          </w:rPrChange>
        </w:rPr>
        <w:t xml:space="preserve"> </w:t>
      </w:r>
      <w:r w:rsidRPr="000270D5">
        <w:rPr>
          <w:rFonts w:ascii="Times New Roman" w:hAnsi="Times New Roman" w:cs="Times New Roman"/>
          <w:rPrChange w:id="339" w:author="Agnieszka Kwiatkowska" w:date="2018-12-06T12:43:00Z">
            <w:rPr>
              <w:rFonts w:ascii="Gadugi" w:hAnsi="Gadugi" w:cs="Times New Roman"/>
              <w:sz w:val="24"/>
              <w:szCs w:val="24"/>
            </w:rPr>
          </w:rPrChange>
        </w:rPr>
        <w:t xml:space="preserve">and </w:t>
      </w:r>
      <w:proofErr w:type="spellStart"/>
      <w:r w:rsidRPr="000270D5">
        <w:rPr>
          <w:rFonts w:ascii="Times New Roman" w:hAnsi="Times New Roman" w:cs="Times New Roman"/>
          <w:i/>
          <w:rPrChange w:id="340" w:author="Agnieszka Kwiatkowska" w:date="2018-12-06T12:43:00Z">
            <w:rPr>
              <w:rFonts w:ascii="Gadugi" w:hAnsi="Gadugi" w:cs="Times New Roman"/>
              <w:i/>
              <w:sz w:val="24"/>
              <w:szCs w:val="24"/>
            </w:rPr>
          </w:rPrChange>
        </w:rPr>
        <w:t>Studia</w:t>
      </w:r>
      <w:proofErr w:type="spellEnd"/>
      <w:r w:rsidRPr="000270D5">
        <w:rPr>
          <w:rFonts w:ascii="Times New Roman" w:hAnsi="Times New Roman" w:cs="Times New Roman"/>
          <w:i/>
          <w:rPrChange w:id="341" w:author="Agnieszka Kwiatkowska" w:date="2018-12-06T12:43:00Z">
            <w:rPr>
              <w:rFonts w:ascii="Gadugi" w:hAnsi="Gadugi" w:cs="Times New Roman"/>
              <w:i/>
              <w:sz w:val="24"/>
              <w:szCs w:val="24"/>
            </w:rPr>
          </w:rPrChange>
        </w:rPr>
        <w:t xml:space="preserve"> </w:t>
      </w:r>
      <w:proofErr w:type="spellStart"/>
      <w:r w:rsidRPr="000270D5">
        <w:rPr>
          <w:rFonts w:ascii="Times New Roman" w:hAnsi="Times New Roman" w:cs="Times New Roman"/>
          <w:i/>
          <w:rPrChange w:id="342" w:author="Agnieszka Kwiatkowska" w:date="2018-12-06T12:43:00Z">
            <w:rPr>
              <w:rFonts w:ascii="Gadugi" w:hAnsi="Gadugi" w:cs="Times New Roman"/>
              <w:i/>
              <w:sz w:val="24"/>
              <w:szCs w:val="24"/>
            </w:rPr>
          </w:rPrChange>
        </w:rPr>
        <w:t>Socjologiczne</w:t>
      </w:r>
      <w:proofErr w:type="spellEnd"/>
      <w:r w:rsidRPr="000270D5">
        <w:rPr>
          <w:rFonts w:ascii="Times New Roman" w:hAnsi="Times New Roman" w:cs="Times New Roman"/>
          <w:i/>
          <w:rPrChange w:id="343" w:author="Agnieszka Kwiatkowska" w:date="2018-12-06T12:43:00Z">
            <w:rPr>
              <w:rFonts w:ascii="Gadugi" w:hAnsi="Gadugi" w:cs="Times New Roman"/>
              <w:i/>
              <w:sz w:val="24"/>
              <w:szCs w:val="24"/>
            </w:rPr>
          </w:rPrChange>
        </w:rPr>
        <w:t>.</w:t>
      </w:r>
      <w:r w:rsidRPr="000270D5">
        <w:rPr>
          <w:rFonts w:ascii="Times New Roman" w:hAnsi="Times New Roman" w:cs="Times New Roman"/>
          <w:rPrChange w:id="344" w:author="Agnieszka Kwiatkowska" w:date="2018-12-06T12:43:00Z">
            <w:rPr>
              <w:rFonts w:ascii="Gadugi" w:hAnsi="Gadugi" w:cs="Times New Roman"/>
              <w:sz w:val="24"/>
              <w:szCs w:val="24"/>
            </w:rPr>
          </w:rPrChange>
        </w:rPr>
        <w:t xml:space="preserve"> </w:t>
      </w:r>
    </w:p>
    <w:p w14:paraId="5DE535BB" w14:textId="68D08640" w:rsidR="001320D2" w:rsidRDefault="00C03048">
      <w:pPr>
        <w:spacing w:line="240" w:lineRule="auto"/>
        <w:ind w:right="-233"/>
        <w:jc w:val="both"/>
        <w:rPr>
          <w:ins w:id="345" w:author="Agnieszka Kwiatkowska" w:date="2018-12-06T14:49:00Z"/>
          <w:rFonts w:ascii="Times New Roman" w:hAnsi="Times New Roman" w:cs="Times New Roman"/>
        </w:rPr>
        <w:pPrChange w:id="346" w:author="Agnieszka Kwiatkowska" w:date="2018-12-06T12:43:00Z">
          <w:pPr>
            <w:ind w:right="-233"/>
            <w:jc w:val="both"/>
          </w:pPr>
        </w:pPrChange>
      </w:pPr>
      <w:r w:rsidRPr="000270D5">
        <w:rPr>
          <w:rFonts w:ascii="Times New Roman" w:hAnsi="Times New Roman" w:cs="Times New Roman"/>
          <w:rPrChange w:id="347" w:author="Agnieszka Kwiatkowska" w:date="2018-12-06T12:43:00Z">
            <w:rPr>
              <w:rFonts w:ascii="Gadugi" w:hAnsi="Gadugi" w:cs="Times New Roman"/>
              <w:sz w:val="24"/>
              <w:szCs w:val="24"/>
            </w:rPr>
          </w:rPrChange>
        </w:rPr>
        <w:t xml:space="preserve">The </w:t>
      </w:r>
      <w:del w:id="348" w:author="Ben Stanley" w:date="2018-12-06T22:06:00Z">
        <w:r w:rsidRPr="000270D5" w:rsidDel="00D74F6A">
          <w:rPr>
            <w:rFonts w:ascii="Times New Roman" w:hAnsi="Times New Roman" w:cs="Times New Roman"/>
            <w:rPrChange w:id="349" w:author="Agnieszka Kwiatkowska" w:date="2018-12-06T12:43:00Z">
              <w:rPr>
                <w:rFonts w:ascii="Gadugi" w:hAnsi="Gadugi" w:cs="Times New Roman"/>
                <w:sz w:val="24"/>
                <w:szCs w:val="24"/>
              </w:rPr>
            </w:rPrChange>
          </w:rPr>
          <w:delText xml:space="preserve"> </w:delText>
        </w:r>
      </w:del>
      <w:r w:rsidRPr="000270D5">
        <w:rPr>
          <w:rFonts w:ascii="Times New Roman" w:hAnsi="Times New Roman" w:cs="Times New Roman"/>
          <w:rPrChange w:id="350" w:author="Agnieszka Kwiatkowska" w:date="2018-12-06T12:43:00Z">
            <w:rPr>
              <w:rFonts w:ascii="Gadugi" w:hAnsi="Gadugi" w:cs="Times New Roman"/>
              <w:sz w:val="24"/>
              <w:szCs w:val="24"/>
            </w:rPr>
          </w:rPrChange>
        </w:rPr>
        <w:t xml:space="preserve">PNES covers the broadly conceived core concerns of electoral analysis (van der </w:t>
      </w:r>
      <w:proofErr w:type="spellStart"/>
      <w:r w:rsidRPr="000270D5">
        <w:rPr>
          <w:rFonts w:ascii="Times New Roman" w:hAnsi="Times New Roman" w:cs="Times New Roman"/>
          <w:rPrChange w:id="351" w:author="Agnieszka Kwiatkowska" w:date="2018-12-06T12:43:00Z">
            <w:rPr>
              <w:rFonts w:ascii="Gadugi" w:hAnsi="Gadugi" w:cs="Times New Roman"/>
              <w:sz w:val="24"/>
              <w:szCs w:val="24"/>
            </w:rPr>
          </w:rPrChange>
        </w:rPr>
        <w:t>Eijk</w:t>
      </w:r>
      <w:proofErr w:type="spellEnd"/>
      <w:r w:rsidRPr="000270D5">
        <w:rPr>
          <w:rFonts w:ascii="Times New Roman" w:hAnsi="Times New Roman" w:cs="Times New Roman"/>
          <w:rPrChange w:id="352" w:author="Agnieszka Kwiatkowska" w:date="2018-12-06T12:43:00Z">
            <w:rPr>
              <w:rFonts w:ascii="Gadugi" w:hAnsi="Gadugi" w:cs="Times New Roman"/>
              <w:sz w:val="24"/>
              <w:szCs w:val="24"/>
            </w:rPr>
          </w:rPrChange>
        </w:rPr>
        <w:t xml:space="preserve"> 2002), that is, participation in elections, vote choice, party identification, attitudes towards specific parties and politicians, broad ideological leanings, and specific issue stances, and internal and external political efficacy, to name only the most </w:t>
      </w:r>
      <w:r w:rsidRPr="000270D5">
        <w:rPr>
          <w:rFonts w:ascii="Times New Roman" w:hAnsi="Times New Roman" w:cs="Times New Roman"/>
          <w:rPrChange w:id="353" w:author="Agnieszka Kwiatkowska" w:date="2018-12-06T12:43:00Z">
            <w:rPr>
              <w:rFonts w:ascii="Gadugi" w:hAnsi="Gadugi" w:cs="Times New Roman"/>
              <w:sz w:val="24"/>
              <w:szCs w:val="24"/>
            </w:rPr>
          </w:rPrChange>
        </w:rPr>
        <w:lastRenderedPageBreak/>
        <w:t>important variables.  This core component is repeated in each iteration of the survey using the same design and wording, making it possible to identify and compare changes in citizens’ attitudes and preferences. The non-core element covers different domains depending on more proximate and context-relevant concerns, such as attitudes to the European Union (</w:t>
      </w:r>
      <w:proofErr w:type="spellStart"/>
      <w:r w:rsidRPr="000270D5">
        <w:rPr>
          <w:rFonts w:ascii="Times New Roman" w:hAnsi="Times New Roman" w:cs="Times New Roman"/>
          <w:rPrChange w:id="354" w:author="Agnieszka Kwiatkowska" w:date="2018-12-06T12:43:00Z">
            <w:rPr>
              <w:rFonts w:ascii="Gadugi" w:hAnsi="Gadugi" w:cs="Times New Roman"/>
              <w:sz w:val="24"/>
              <w:szCs w:val="24"/>
            </w:rPr>
          </w:rPrChange>
        </w:rPr>
        <w:t>Markowski</w:t>
      </w:r>
      <w:proofErr w:type="spellEnd"/>
      <w:r w:rsidRPr="000270D5">
        <w:rPr>
          <w:rFonts w:ascii="Times New Roman" w:hAnsi="Times New Roman" w:cs="Times New Roman"/>
          <w:rPrChange w:id="355" w:author="Agnieszka Kwiatkowska" w:date="2018-12-06T12:43:00Z">
            <w:rPr>
              <w:rFonts w:ascii="Gadugi" w:hAnsi="Gadugi" w:cs="Times New Roman"/>
              <w:sz w:val="24"/>
              <w:szCs w:val="24"/>
            </w:rPr>
          </w:rPrChange>
        </w:rPr>
        <w:t xml:space="preserve">, Tucker 2005; 2010; McManus, Miller, </w:t>
      </w:r>
      <w:proofErr w:type="spellStart"/>
      <w:r w:rsidRPr="000270D5">
        <w:rPr>
          <w:rFonts w:ascii="Times New Roman" w:hAnsi="Times New Roman" w:cs="Times New Roman"/>
          <w:rPrChange w:id="356" w:author="Agnieszka Kwiatkowska" w:date="2018-12-06T12:43:00Z">
            <w:rPr>
              <w:rFonts w:ascii="Gadugi" w:hAnsi="Gadugi" w:cs="Times New Roman"/>
              <w:sz w:val="24"/>
              <w:szCs w:val="24"/>
            </w:rPr>
          </w:rPrChange>
        </w:rPr>
        <w:t>Markowski</w:t>
      </w:r>
      <w:proofErr w:type="spellEnd"/>
      <w:r w:rsidRPr="000270D5">
        <w:rPr>
          <w:rFonts w:ascii="Times New Roman" w:hAnsi="Times New Roman" w:cs="Times New Roman"/>
          <w:rPrChange w:id="357" w:author="Agnieszka Kwiatkowska" w:date="2018-12-06T12:43:00Z">
            <w:rPr>
              <w:rFonts w:ascii="Gadugi" w:hAnsi="Gadugi" w:cs="Times New Roman"/>
              <w:sz w:val="24"/>
              <w:szCs w:val="24"/>
            </w:rPr>
          </w:rPrChange>
        </w:rPr>
        <w:t xml:space="preserve">, Wasilewski 2003) corruption (MacManus, Miller, </w:t>
      </w:r>
      <w:proofErr w:type="spellStart"/>
      <w:r w:rsidRPr="000270D5">
        <w:rPr>
          <w:rFonts w:ascii="Times New Roman" w:hAnsi="Times New Roman" w:cs="Times New Roman"/>
          <w:rPrChange w:id="358" w:author="Agnieszka Kwiatkowska" w:date="2018-12-06T12:43:00Z">
            <w:rPr>
              <w:rFonts w:ascii="Gadugi" w:hAnsi="Gadugi" w:cs="Times New Roman"/>
              <w:sz w:val="24"/>
              <w:szCs w:val="24"/>
            </w:rPr>
          </w:rPrChange>
        </w:rPr>
        <w:t>Markowski</w:t>
      </w:r>
      <w:proofErr w:type="spellEnd"/>
      <w:r w:rsidRPr="000270D5">
        <w:rPr>
          <w:rFonts w:ascii="Times New Roman" w:hAnsi="Times New Roman" w:cs="Times New Roman"/>
          <w:rPrChange w:id="359" w:author="Agnieszka Kwiatkowska" w:date="2018-12-06T12:43:00Z">
            <w:rPr>
              <w:rFonts w:ascii="Gadugi" w:hAnsi="Gadugi" w:cs="Times New Roman"/>
              <w:sz w:val="24"/>
              <w:szCs w:val="24"/>
            </w:rPr>
          </w:rPrChange>
        </w:rPr>
        <w:t>, Wasilewski 2004), political clientelism and economic voting (</w:t>
      </w:r>
      <w:proofErr w:type="spellStart"/>
      <w:r w:rsidRPr="000270D5">
        <w:rPr>
          <w:rFonts w:ascii="Times New Roman" w:hAnsi="Times New Roman" w:cs="Times New Roman"/>
          <w:rPrChange w:id="360" w:author="Agnieszka Kwiatkowska" w:date="2018-12-06T12:43:00Z">
            <w:rPr>
              <w:rFonts w:ascii="Gadugi" w:hAnsi="Gadugi" w:cs="Times New Roman"/>
              <w:sz w:val="24"/>
              <w:szCs w:val="24"/>
            </w:rPr>
          </w:rPrChange>
        </w:rPr>
        <w:t>Kotnarowski</w:t>
      </w:r>
      <w:proofErr w:type="spellEnd"/>
      <w:r w:rsidRPr="000270D5">
        <w:rPr>
          <w:rFonts w:ascii="Times New Roman" w:hAnsi="Times New Roman" w:cs="Times New Roman"/>
          <w:rPrChange w:id="361" w:author="Agnieszka Kwiatkowska" w:date="2018-12-06T12:43:00Z">
            <w:rPr>
              <w:rFonts w:ascii="Gadugi" w:hAnsi="Gadugi" w:cs="Times New Roman"/>
              <w:sz w:val="24"/>
              <w:szCs w:val="24"/>
            </w:rPr>
          </w:rPrChange>
        </w:rPr>
        <w:t xml:space="preserve">, </w:t>
      </w:r>
      <w:proofErr w:type="spellStart"/>
      <w:r w:rsidRPr="000270D5">
        <w:rPr>
          <w:rFonts w:ascii="Times New Roman" w:hAnsi="Times New Roman" w:cs="Times New Roman"/>
          <w:rPrChange w:id="362" w:author="Agnieszka Kwiatkowska" w:date="2018-12-06T12:43:00Z">
            <w:rPr>
              <w:rFonts w:ascii="Gadugi" w:hAnsi="Gadugi" w:cs="Times New Roman"/>
              <w:sz w:val="24"/>
              <w:szCs w:val="24"/>
            </w:rPr>
          </w:rPrChange>
        </w:rPr>
        <w:t>Markowski</w:t>
      </w:r>
      <w:proofErr w:type="spellEnd"/>
      <w:r w:rsidRPr="000270D5">
        <w:rPr>
          <w:rFonts w:ascii="Times New Roman" w:hAnsi="Times New Roman" w:cs="Times New Roman"/>
          <w:rPrChange w:id="363" w:author="Agnieszka Kwiatkowska" w:date="2018-12-06T12:43:00Z">
            <w:rPr>
              <w:rFonts w:ascii="Gadugi" w:hAnsi="Gadugi" w:cs="Times New Roman"/>
              <w:sz w:val="24"/>
              <w:szCs w:val="24"/>
            </w:rPr>
          </w:rPrChange>
        </w:rPr>
        <w:t xml:space="preserve"> 2014), populism (</w:t>
      </w:r>
      <w:proofErr w:type="spellStart"/>
      <w:r w:rsidRPr="000270D5">
        <w:rPr>
          <w:rFonts w:ascii="Times New Roman" w:hAnsi="Times New Roman" w:cs="Times New Roman"/>
          <w:rPrChange w:id="364" w:author="Agnieszka Kwiatkowska" w:date="2018-12-06T12:43:00Z">
            <w:rPr>
              <w:rFonts w:ascii="Gadugi" w:hAnsi="Gadugi" w:cs="Times New Roman"/>
              <w:sz w:val="24"/>
              <w:szCs w:val="24"/>
            </w:rPr>
          </w:rPrChange>
        </w:rPr>
        <w:t>Jasiewicz</w:t>
      </w:r>
      <w:proofErr w:type="spellEnd"/>
      <w:r w:rsidRPr="000270D5">
        <w:rPr>
          <w:rFonts w:ascii="Times New Roman" w:hAnsi="Times New Roman" w:cs="Times New Roman"/>
          <w:rPrChange w:id="365" w:author="Agnieszka Kwiatkowska" w:date="2018-12-06T12:43:00Z">
            <w:rPr>
              <w:rFonts w:ascii="Gadugi" w:hAnsi="Gadugi" w:cs="Times New Roman"/>
              <w:sz w:val="24"/>
              <w:szCs w:val="24"/>
            </w:rPr>
          </w:rPrChange>
        </w:rPr>
        <w:t xml:space="preserve"> 2008</w:t>
      </w:r>
      <w:ins w:id="366" w:author="Ben Stanley" w:date="2018-12-06T22:13:00Z">
        <w:r w:rsidR="005E559F">
          <w:rPr>
            <w:rFonts w:ascii="Times New Roman" w:hAnsi="Times New Roman" w:cs="Times New Roman"/>
          </w:rPr>
          <w:t>;</w:t>
        </w:r>
      </w:ins>
      <w:ins w:id="367" w:author="Ben Stanley" w:date="2018-12-06T22:12:00Z">
        <w:r w:rsidR="005E559F">
          <w:rPr>
            <w:rFonts w:ascii="Times New Roman" w:hAnsi="Times New Roman" w:cs="Times New Roman"/>
          </w:rPr>
          <w:t xml:space="preserve"> Stanley 2018</w:t>
        </w:r>
      </w:ins>
      <w:r w:rsidRPr="000270D5">
        <w:rPr>
          <w:rFonts w:ascii="Times New Roman" w:hAnsi="Times New Roman" w:cs="Times New Roman"/>
          <w:rPrChange w:id="368" w:author="Agnieszka Kwiatkowska" w:date="2018-12-06T12:43:00Z">
            <w:rPr>
              <w:rFonts w:ascii="Gadugi" w:hAnsi="Gadugi" w:cs="Times New Roman"/>
              <w:sz w:val="24"/>
              <w:szCs w:val="24"/>
            </w:rPr>
          </w:rPrChange>
        </w:rPr>
        <w:t>) and party system development (</w:t>
      </w:r>
      <w:proofErr w:type="spellStart"/>
      <w:r w:rsidRPr="000270D5">
        <w:rPr>
          <w:rFonts w:ascii="Times New Roman" w:hAnsi="Times New Roman" w:cs="Times New Roman"/>
          <w:rPrChange w:id="369" w:author="Agnieszka Kwiatkowska" w:date="2018-12-06T12:43:00Z">
            <w:rPr>
              <w:rFonts w:ascii="Gadugi" w:hAnsi="Gadugi" w:cs="Times New Roman"/>
              <w:sz w:val="24"/>
              <w:szCs w:val="24"/>
            </w:rPr>
          </w:rPrChange>
        </w:rPr>
        <w:t>Markowski</w:t>
      </w:r>
      <w:proofErr w:type="spellEnd"/>
      <w:r w:rsidRPr="000270D5">
        <w:rPr>
          <w:rFonts w:ascii="Times New Roman" w:hAnsi="Times New Roman" w:cs="Times New Roman"/>
          <w:rPrChange w:id="370" w:author="Agnieszka Kwiatkowska" w:date="2018-12-06T12:43:00Z">
            <w:rPr>
              <w:rFonts w:ascii="Gadugi" w:hAnsi="Gadugi" w:cs="Times New Roman"/>
              <w:sz w:val="24"/>
              <w:szCs w:val="24"/>
            </w:rPr>
          </w:rPrChange>
        </w:rPr>
        <w:t xml:space="preserve"> 2006; 2008; 2018</w:t>
      </w:r>
      <w:ins w:id="371" w:author="Agnieszka Kwiatkowska" w:date="2018-12-06T14:51:00Z">
        <w:r w:rsidR="001320D2">
          <w:rPr>
            <w:rFonts w:ascii="Times New Roman" w:hAnsi="Times New Roman" w:cs="Times New Roman"/>
          </w:rPr>
          <w:t xml:space="preserve">; </w:t>
        </w:r>
      </w:ins>
      <w:proofErr w:type="spellStart"/>
      <w:ins w:id="372" w:author="Agnieszka Kwiatkowska" w:date="2018-12-06T14:52:00Z">
        <w:r w:rsidR="001320D2">
          <w:rPr>
            <w:rFonts w:ascii="Times New Roman" w:hAnsi="Times New Roman" w:cs="Times New Roman"/>
          </w:rPr>
          <w:t>Kwiatkowska</w:t>
        </w:r>
        <w:proofErr w:type="spellEnd"/>
        <w:r w:rsidR="001320D2">
          <w:rPr>
            <w:rFonts w:ascii="Times New Roman" w:hAnsi="Times New Roman" w:cs="Times New Roman"/>
          </w:rPr>
          <w:t xml:space="preserve"> et al. 2016,</w:t>
        </w:r>
      </w:ins>
      <w:ins w:id="373" w:author="Ben Stanley" w:date="2018-12-06T22:27:00Z">
        <w:r w:rsidR="002A7078">
          <w:rPr>
            <w:rFonts w:ascii="Times New Roman" w:hAnsi="Times New Roman" w:cs="Times New Roman"/>
          </w:rPr>
          <w:t xml:space="preserve"> Stanley 2014,</w:t>
        </w:r>
      </w:ins>
      <w:ins w:id="374" w:author="Agnieszka Kwiatkowska" w:date="2018-12-06T14:52:00Z">
        <w:r w:rsidR="001320D2">
          <w:rPr>
            <w:rFonts w:ascii="Times New Roman" w:hAnsi="Times New Roman" w:cs="Times New Roman"/>
          </w:rPr>
          <w:t xml:space="preserve"> </w:t>
        </w:r>
      </w:ins>
      <w:proofErr w:type="spellStart"/>
      <w:ins w:id="375" w:author="Agnieszka Kwiatkowska" w:date="2018-12-06T14:51:00Z">
        <w:r w:rsidR="001320D2">
          <w:rPr>
            <w:rFonts w:ascii="Times New Roman" w:hAnsi="Times New Roman" w:cs="Times New Roman"/>
          </w:rPr>
          <w:t>Żerkowska</w:t>
        </w:r>
        <w:proofErr w:type="spellEnd"/>
        <w:r w:rsidR="001320D2">
          <w:rPr>
            <w:rFonts w:ascii="Times New Roman" w:hAnsi="Times New Roman" w:cs="Times New Roman"/>
          </w:rPr>
          <w:t xml:space="preserve"> et al. </w:t>
        </w:r>
      </w:ins>
      <w:ins w:id="376" w:author="Agnieszka Kwiatkowska" w:date="2018-12-06T14:52:00Z">
        <w:r w:rsidR="001320D2">
          <w:rPr>
            <w:rFonts w:ascii="Times New Roman" w:hAnsi="Times New Roman" w:cs="Times New Roman"/>
          </w:rPr>
          <w:t>2016</w:t>
        </w:r>
      </w:ins>
      <w:r w:rsidRPr="000270D5">
        <w:rPr>
          <w:rFonts w:ascii="Times New Roman" w:hAnsi="Times New Roman" w:cs="Times New Roman"/>
          <w:rPrChange w:id="377" w:author="Agnieszka Kwiatkowska" w:date="2018-12-06T12:43:00Z">
            <w:rPr>
              <w:rFonts w:ascii="Gadugi" w:hAnsi="Gadugi" w:cs="Times New Roman"/>
              <w:sz w:val="24"/>
              <w:szCs w:val="24"/>
            </w:rPr>
          </w:rPrChange>
        </w:rPr>
        <w:t>)</w:t>
      </w:r>
      <w:ins w:id="378" w:author="Agnieszka Kwiatkowska" w:date="2018-12-06T14:52:00Z">
        <w:r w:rsidR="001320D2">
          <w:rPr>
            <w:rFonts w:ascii="Times New Roman" w:hAnsi="Times New Roman" w:cs="Times New Roman"/>
          </w:rPr>
          <w:t>.</w:t>
        </w:r>
      </w:ins>
    </w:p>
    <w:p w14:paraId="3D4B3527" w14:textId="5B83E832" w:rsidR="00C03048" w:rsidRPr="001320D2" w:rsidDel="002A7078" w:rsidRDefault="000515DB">
      <w:pPr>
        <w:spacing w:line="240" w:lineRule="auto"/>
        <w:ind w:right="-233"/>
        <w:jc w:val="both"/>
        <w:rPr>
          <w:del w:id="379" w:author="Ben Stanley" w:date="2018-12-06T22:24:00Z"/>
          <w:rFonts w:ascii="Times New Roman" w:hAnsi="Times New Roman" w:cs="Times New Roman"/>
          <w:lang w:val="pl-PL"/>
          <w:rPrChange w:id="380" w:author="Agnieszka Kwiatkowska" w:date="2018-12-06T14:49:00Z">
            <w:rPr>
              <w:del w:id="381" w:author="Ben Stanley" w:date="2018-12-06T22:24:00Z"/>
              <w:rFonts w:ascii="Gadugi" w:hAnsi="Gadugi" w:cs="Times New Roman"/>
              <w:sz w:val="24"/>
              <w:szCs w:val="24"/>
            </w:rPr>
          </w:rPrChange>
        </w:rPr>
        <w:pPrChange w:id="382" w:author="Agnieszka Kwiatkowska" w:date="2018-12-06T12:43:00Z">
          <w:pPr>
            <w:ind w:right="-233"/>
            <w:jc w:val="both"/>
          </w:pPr>
        </w:pPrChange>
      </w:pPr>
      <w:ins w:id="383" w:author="Radosław Markowski" w:date="2018-12-06T07:52:00Z">
        <w:del w:id="384" w:author="Ben Stanley" w:date="2018-12-06T22:24:00Z">
          <w:r w:rsidRPr="001320D2" w:rsidDel="002A7078">
            <w:rPr>
              <w:rFonts w:ascii="Times New Roman" w:hAnsi="Times New Roman" w:cs="Times New Roman"/>
              <w:lang w:val="pl-PL"/>
              <w:rPrChange w:id="385" w:author="Agnieszka Kwiatkowska" w:date="2018-12-06T14:49:00Z">
                <w:rPr>
                  <w:rFonts w:ascii="Gadugi" w:hAnsi="Gadugi" w:cs="Times New Roman"/>
                  <w:sz w:val="24"/>
                  <w:szCs w:val="24"/>
                </w:rPr>
              </w:rPrChange>
            </w:rPr>
            <w:delText xml:space="preserve"> </w:delText>
          </w:r>
          <w:r w:rsidRPr="001320D2" w:rsidDel="002A7078">
            <w:rPr>
              <w:rFonts w:ascii="Times New Roman" w:hAnsi="Times New Roman" w:cs="Times New Roman"/>
              <w:color w:val="FF0000"/>
              <w:lang w:val="pl-PL"/>
              <w:rPrChange w:id="386" w:author="Agnieszka Kwiatkowska" w:date="2018-12-06T14:49:00Z">
                <w:rPr>
                  <w:rFonts w:ascii="Gadugi" w:hAnsi="Gadugi" w:cs="Times New Roman"/>
                  <w:color w:val="FF0000"/>
                  <w:sz w:val="24"/>
                  <w:szCs w:val="24"/>
                </w:rPr>
              </w:rPrChange>
            </w:rPr>
            <w:delText>TU doda</w:delText>
          </w:r>
          <w:r w:rsidRPr="001320D2" w:rsidDel="002A7078">
            <w:rPr>
              <w:rFonts w:ascii="Times New Roman" w:hAnsi="Times New Roman" w:cs="Times New Roman" w:hint="eastAsia"/>
              <w:color w:val="FF0000"/>
              <w:lang w:val="pl-PL"/>
              <w:rPrChange w:id="387" w:author="Agnieszka Kwiatkowska" w:date="2018-12-06T14:49:00Z">
                <w:rPr>
                  <w:rFonts w:ascii="Gadugi" w:hAnsi="Gadugi" w:cs="Times New Roman" w:hint="eastAsia"/>
                  <w:color w:val="FF0000"/>
                  <w:sz w:val="24"/>
                  <w:szCs w:val="24"/>
                </w:rPr>
              </w:rPrChange>
            </w:rPr>
            <w:delText>ć</w:delText>
          </w:r>
          <w:r w:rsidRPr="001320D2" w:rsidDel="002A7078">
            <w:rPr>
              <w:rFonts w:ascii="Times New Roman" w:hAnsi="Times New Roman" w:cs="Times New Roman"/>
              <w:color w:val="FF0000"/>
              <w:lang w:val="pl-PL"/>
              <w:rPrChange w:id="388" w:author="Agnieszka Kwiatkowska" w:date="2018-12-06T14:49:00Z">
                <w:rPr>
                  <w:rFonts w:ascii="Gadugi" w:hAnsi="Gadugi" w:cs="Times New Roman"/>
                  <w:color w:val="FF0000"/>
                  <w:sz w:val="24"/>
                  <w:szCs w:val="24"/>
                </w:rPr>
              </w:rPrChange>
            </w:rPr>
            <w:delText xml:space="preserve"> literature innych Polaków pisz</w:delText>
          </w:r>
          <w:r w:rsidRPr="001320D2" w:rsidDel="002A7078">
            <w:rPr>
              <w:rFonts w:ascii="Times New Roman" w:hAnsi="Times New Roman" w:cs="Times New Roman" w:hint="eastAsia"/>
              <w:color w:val="FF0000"/>
              <w:lang w:val="pl-PL"/>
              <w:rPrChange w:id="389" w:author="Agnieszka Kwiatkowska" w:date="2018-12-06T14:49:00Z">
                <w:rPr>
                  <w:rFonts w:ascii="Gadugi" w:hAnsi="Gadugi" w:cs="Times New Roman" w:hint="eastAsia"/>
                  <w:color w:val="FF0000"/>
                  <w:sz w:val="24"/>
                  <w:szCs w:val="24"/>
                </w:rPr>
              </w:rPrChange>
            </w:rPr>
            <w:delText>ą</w:delText>
          </w:r>
          <w:r w:rsidRPr="001320D2" w:rsidDel="002A7078">
            <w:rPr>
              <w:rFonts w:ascii="Times New Roman" w:hAnsi="Times New Roman" w:cs="Times New Roman"/>
              <w:color w:val="FF0000"/>
              <w:lang w:val="pl-PL"/>
              <w:rPrChange w:id="390" w:author="Agnieszka Kwiatkowska" w:date="2018-12-06T14:49:00Z">
                <w:rPr>
                  <w:rFonts w:ascii="Gadugi" w:hAnsi="Gadugi" w:cs="Times New Roman"/>
                  <w:color w:val="FF0000"/>
                  <w:sz w:val="24"/>
                  <w:szCs w:val="24"/>
                </w:rPr>
              </w:rPrChange>
            </w:rPr>
            <w:delText>cychz PGSW, a tak</w:delText>
          </w:r>
          <w:r w:rsidRPr="001320D2" w:rsidDel="002A7078">
            <w:rPr>
              <w:rFonts w:ascii="Times New Roman" w:hAnsi="Times New Roman" w:cs="Times New Roman" w:hint="eastAsia"/>
              <w:color w:val="FF0000"/>
              <w:lang w:val="pl-PL"/>
              <w:rPrChange w:id="391" w:author="Agnieszka Kwiatkowska" w:date="2018-12-06T14:49:00Z">
                <w:rPr>
                  <w:rFonts w:ascii="Gadugi" w:hAnsi="Gadugi" w:cs="Times New Roman" w:hint="eastAsia"/>
                  <w:color w:val="FF0000"/>
                  <w:sz w:val="24"/>
                  <w:szCs w:val="24"/>
                </w:rPr>
              </w:rPrChange>
            </w:rPr>
            <w:delText>ż</w:delText>
          </w:r>
          <w:r w:rsidRPr="001320D2" w:rsidDel="002A7078">
            <w:rPr>
              <w:rFonts w:ascii="Times New Roman" w:hAnsi="Times New Roman" w:cs="Times New Roman"/>
              <w:color w:val="FF0000"/>
              <w:lang w:val="pl-PL"/>
              <w:rPrChange w:id="392" w:author="Agnieszka Kwiatkowska" w:date="2018-12-06T14:49:00Z">
                <w:rPr>
                  <w:rFonts w:ascii="Gadugi" w:hAnsi="Gadugi" w:cs="Times New Roman"/>
                  <w:color w:val="FF0000"/>
                  <w:sz w:val="24"/>
                  <w:szCs w:val="24"/>
                </w:rPr>
              </w:rPrChange>
            </w:rPr>
            <w:delText>e wasze pozycje.</w:delText>
          </w:r>
        </w:del>
      </w:ins>
      <w:ins w:id="393" w:author="Agnieszka Kwiatkowska" w:date="2018-12-06T14:50:00Z">
        <w:del w:id="394" w:author="Ben Stanley" w:date="2018-12-06T22:24:00Z">
          <w:r w:rsidR="001320D2" w:rsidRPr="001320D2" w:rsidDel="002A7078">
            <w:rPr>
              <w:rFonts w:ascii="Times New Roman" w:hAnsi="Times New Roman" w:cs="Times New Roman"/>
              <w:color w:val="FF0000"/>
              <w:highlight w:val="cyan"/>
              <w:lang w:val="pl-PL"/>
              <w:rPrChange w:id="395" w:author="Agnieszka Kwiatkowska" w:date="2018-12-06T14:50:00Z">
                <w:rPr>
                  <w:rFonts w:ascii="Times New Roman" w:hAnsi="Times New Roman" w:cs="Times New Roman"/>
                  <w:color w:val="FF0000"/>
                  <w:lang w:val="pl-PL"/>
                </w:rPr>
              </w:rPrChange>
            </w:rPr>
            <w:delText>Ben, dopisz swoje pozycje z populizmu tutaj</w:delText>
          </w:r>
        </w:del>
      </w:ins>
      <w:del w:id="396" w:author="Ben Stanley" w:date="2018-12-06T22:24:00Z">
        <w:r w:rsidR="00C03048" w:rsidRPr="001320D2" w:rsidDel="002A7078">
          <w:rPr>
            <w:rFonts w:ascii="Times New Roman" w:hAnsi="Times New Roman" w:cs="Times New Roman"/>
            <w:highlight w:val="cyan"/>
            <w:lang w:val="pl-PL"/>
            <w:rPrChange w:id="397" w:author="Agnieszka Kwiatkowska" w:date="2018-12-06T14:50:00Z">
              <w:rPr>
                <w:rFonts w:ascii="Gadugi" w:hAnsi="Gadugi" w:cs="Times New Roman"/>
                <w:sz w:val="24"/>
                <w:szCs w:val="24"/>
              </w:rPr>
            </w:rPrChange>
          </w:rPr>
          <w:delText>.</w:delText>
        </w:r>
      </w:del>
    </w:p>
    <w:p w14:paraId="0942FA6E" w14:textId="77777777" w:rsidR="00C03048" w:rsidRPr="000270D5" w:rsidRDefault="00C03048">
      <w:pPr>
        <w:spacing w:line="240" w:lineRule="auto"/>
        <w:ind w:right="-233"/>
        <w:jc w:val="both"/>
        <w:rPr>
          <w:rFonts w:ascii="Times New Roman" w:hAnsi="Times New Roman" w:cs="Times New Roman"/>
          <w:rPrChange w:id="398" w:author="Agnieszka Kwiatkowska" w:date="2018-12-06T12:43:00Z">
            <w:rPr>
              <w:rFonts w:ascii="Gadugi" w:hAnsi="Gadugi" w:cs="Times New Roman"/>
              <w:sz w:val="24"/>
              <w:szCs w:val="24"/>
            </w:rPr>
          </w:rPrChange>
        </w:rPr>
        <w:pPrChange w:id="399" w:author="Agnieszka Kwiatkowska" w:date="2018-12-06T12:43:00Z">
          <w:pPr>
            <w:ind w:right="-233"/>
            <w:jc w:val="both"/>
          </w:pPr>
        </w:pPrChange>
      </w:pPr>
      <w:r w:rsidRPr="000270D5">
        <w:rPr>
          <w:rFonts w:ascii="Times New Roman" w:hAnsi="Times New Roman" w:cs="Times New Roman"/>
          <w:rPrChange w:id="400" w:author="Agnieszka Kwiatkowska" w:date="2018-12-06T12:43:00Z">
            <w:rPr>
              <w:rFonts w:ascii="Gadugi" w:hAnsi="Gadugi" w:cs="Times New Roman"/>
              <w:sz w:val="24"/>
              <w:szCs w:val="24"/>
            </w:rPr>
          </w:rPrChange>
        </w:rPr>
        <w:t xml:space="preserve">Thematically, the priority for this project is the context of “backsliding”: the gradual reversion into authoritarianism of several countries – among them, Poland - previously considered to be consolidated democracies, and the upsurge of populist parties in stable Western democracies. </w:t>
      </w:r>
    </w:p>
    <w:p w14:paraId="698DF898" w14:textId="77777777" w:rsidR="00C03048" w:rsidRPr="000270D5" w:rsidRDefault="00C03048">
      <w:pPr>
        <w:spacing w:line="240" w:lineRule="auto"/>
        <w:ind w:right="-233"/>
        <w:jc w:val="both"/>
        <w:rPr>
          <w:rFonts w:ascii="Times New Roman" w:hAnsi="Times New Roman" w:cs="Times New Roman"/>
          <w:rPrChange w:id="401" w:author="Agnieszka Kwiatkowska" w:date="2018-12-06T12:43:00Z">
            <w:rPr>
              <w:rFonts w:ascii="Gadugi" w:hAnsi="Gadugi" w:cs="Times New Roman"/>
              <w:sz w:val="24"/>
              <w:szCs w:val="24"/>
            </w:rPr>
          </w:rPrChange>
        </w:rPr>
        <w:pPrChange w:id="402" w:author="Agnieszka Kwiatkowska" w:date="2018-12-06T12:43:00Z">
          <w:pPr>
            <w:ind w:right="-233"/>
            <w:jc w:val="both"/>
          </w:pPr>
        </w:pPrChange>
      </w:pPr>
      <w:r w:rsidRPr="000270D5">
        <w:rPr>
          <w:rFonts w:ascii="Times New Roman" w:hAnsi="Times New Roman" w:cs="Times New Roman"/>
          <w:rPrChange w:id="403" w:author="Agnieszka Kwiatkowska" w:date="2018-12-06T12:43:00Z">
            <w:rPr>
              <w:rFonts w:ascii="Gadugi" w:hAnsi="Gadugi" w:cs="Times New Roman"/>
              <w:sz w:val="24"/>
              <w:szCs w:val="24"/>
            </w:rPr>
          </w:rPrChange>
        </w:rPr>
        <w:t xml:space="preserve">Empirically, the PNES 2019 will incorporate two innovative changes in its design, informed by important theoretical reconsiderations. The first of these is informed by </w:t>
      </w:r>
      <w:proofErr w:type="spellStart"/>
      <w:r w:rsidRPr="000270D5">
        <w:rPr>
          <w:rFonts w:ascii="Times New Roman" w:hAnsi="Times New Roman" w:cs="Times New Roman"/>
          <w:rPrChange w:id="404"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405" w:author="Agnieszka Kwiatkowska" w:date="2018-12-06T12:43:00Z">
            <w:rPr>
              <w:rFonts w:ascii="Gadugi" w:hAnsi="Gadugi" w:cs="Times New Roman"/>
              <w:sz w:val="24"/>
              <w:szCs w:val="24"/>
            </w:rPr>
          </w:rPrChange>
        </w:rPr>
        <w:t xml:space="preserve"> and Bartels’s (2017) injunction that greater emphasis should be placed on the nature of citizens’ social identities and their newly-created bonds in informal networks. This work has attracted substantial attention and has been subjected to empirical testing in (primarily) the European context (</w:t>
      </w:r>
      <w:proofErr w:type="spellStart"/>
      <w:r w:rsidRPr="000270D5">
        <w:rPr>
          <w:rFonts w:ascii="Times New Roman" w:hAnsi="Times New Roman" w:cs="Times New Roman"/>
          <w:rPrChange w:id="406" w:author="Agnieszka Kwiatkowska" w:date="2018-12-06T12:43:00Z">
            <w:rPr>
              <w:rFonts w:ascii="Gadugi" w:hAnsi="Gadugi" w:cs="Times New Roman"/>
              <w:sz w:val="24"/>
              <w:szCs w:val="24"/>
            </w:rPr>
          </w:rPrChange>
        </w:rPr>
        <w:t>Dassonneville</w:t>
      </w:r>
      <w:proofErr w:type="spellEnd"/>
      <w:r w:rsidRPr="000270D5">
        <w:rPr>
          <w:rFonts w:ascii="Times New Roman" w:hAnsi="Times New Roman" w:cs="Times New Roman"/>
          <w:rPrChange w:id="407" w:author="Agnieszka Kwiatkowska" w:date="2018-12-06T12:43:00Z">
            <w:rPr>
              <w:rFonts w:ascii="Gadugi" w:hAnsi="Gadugi" w:cs="Times New Roman"/>
              <w:sz w:val="24"/>
              <w:szCs w:val="24"/>
            </w:rPr>
          </w:rPrChange>
        </w:rPr>
        <w:t xml:space="preserve"> &amp; Wass 2017; </w:t>
      </w:r>
      <w:proofErr w:type="spellStart"/>
      <w:r w:rsidRPr="000270D5">
        <w:rPr>
          <w:rFonts w:ascii="Times New Roman" w:hAnsi="Times New Roman" w:cs="Times New Roman"/>
          <w:rPrChange w:id="408" w:author="Agnieszka Kwiatkowska" w:date="2018-12-06T12:43:00Z">
            <w:rPr>
              <w:rFonts w:ascii="Gadugi" w:hAnsi="Gadugi" w:cs="Times New Roman"/>
              <w:sz w:val="24"/>
              <w:szCs w:val="24"/>
            </w:rPr>
          </w:rPrChange>
        </w:rPr>
        <w:t>Langsaether</w:t>
      </w:r>
      <w:proofErr w:type="spellEnd"/>
      <w:r w:rsidRPr="000270D5">
        <w:rPr>
          <w:rFonts w:ascii="Times New Roman" w:hAnsi="Times New Roman" w:cs="Times New Roman"/>
          <w:rPrChange w:id="409" w:author="Agnieszka Kwiatkowska" w:date="2018-12-06T12:43:00Z">
            <w:rPr>
              <w:rFonts w:ascii="Gadugi" w:hAnsi="Gadugi" w:cs="Times New Roman"/>
              <w:sz w:val="24"/>
              <w:szCs w:val="24"/>
            </w:rPr>
          </w:rPrChange>
        </w:rPr>
        <w:t xml:space="preserve"> et al 2017; </w:t>
      </w:r>
      <w:proofErr w:type="spellStart"/>
      <w:r w:rsidRPr="000270D5">
        <w:rPr>
          <w:rFonts w:ascii="Times New Roman" w:hAnsi="Times New Roman" w:cs="Times New Roman"/>
          <w:rPrChange w:id="410" w:author="Agnieszka Kwiatkowska" w:date="2018-12-06T12:43:00Z">
            <w:rPr>
              <w:rFonts w:ascii="Gadugi" w:hAnsi="Gadugi" w:cs="Times New Roman"/>
              <w:sz w:val="24"/>
              <w:szCs w:val="24"/>
            </w:rPr>
          </w:rPrChange>
        </w:rPr>
        <w:t>Patkos</w:t>
      </w:r>
      <w:proofErr w:type="spellEnd"/>
      <w:r w:rsidRPr="000270D5">
        <w:rPr>
          <w:rFonts w:ascii="Times New Roman" w:hAnsi="Times New Roman" w:cs="Times New Roman"/>
          <w:rPrChange w:id="411" w:author="Agnieszka Kwiatkowska" w:date="2018-12-06T12:43:00Z">
            <w:rPr>
              <w:rFonts w:ascii="Gadugi" w:hAnsi="Gadugi" w:cs="Times New Roman"/>
              <w:sz w:val="24"/>
              <w:szCs w:val="24"/>
            </w:rPr>
          </w:rPrChange>
        </w:rPr>
        <w:t xml:space="preserve"> 2017). Our goal is to test the relative impact of social identities and bonds as </w:t>
      </w:r>
      <w:proofErr w:type="spellStart"/>
      <w:r w:rsidRPr="000270D5">
        <w:rPr>
          <w:rFonts w:ascii="Times New Roman" w:hAnsi="Times New Roman" w:cs="Times New Roman"/>
          <w:rPrChange w:id="412" w:author="Agnieszka Kwiatkowska" w:date="2018-12-06T12:43:00Z">
            <w:rPr>
              <w:rFonts w:ascii="Gadugi" w:hAnsi="Gadugi" w:cs="Times New Roman"/>
              <w:sz w:val="24"/>
              <w:szCs w:val="24"/>
            </w:rPr>
          </w:rPrChange>
        </w:rPr>
        <w:t>theorised</w:t>
      </w:r>
      <w:proofErr w:type="spellEnd"/>
      <w:r w:rsidRPr="000270D5">
        <w:rPr>
          <w:rFonts w:ascii="Times New Roman" w:hAnsi="Times New Roman" w:cs="Times New Roman"/>
          <w:rPrChange w:id="413" w:author="Agnieszka Kwiatkowska" w:date="2018-12-06T12:43:00Z">
            <w:rPr>
              <w:rFonts w:ascii="Gadugi" w:hAnsi="Gadugi" w:cs="Times New Roman"/>
              <w:sz w:val="24"/>
              <w:szCs w:val="24"/>
            </w:rPr>
          </w:rPrChange>
        </w:rPr>
        <w:t xml:space="preserve"> by </w:t>
      </w:r>
      <w:proofErr w:type="spellStart"/>
      <w:r w:rsidRPr="000270D5">
        <w:rPr>
          <w:rFonts w:ascii="Times New Roman" w:hAnsi="Times New Roman" w:cs="Times New Roman"/>
          <w:rPrChange w:id="414"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415" w:author="Agnieszka Kwiatkowska" w:date="2018-12-06T12:43:00Z">
            <w:rPr>
              <w:rFonts w:ascii="Gadugi" w:hAnsi="Gadugi" w:cs="Times New Roman"/>
              <w:sz w:val="24"/>
              <w:szCs w:val="24"/>
            </w:rPr>
          </w:rPrChange>
        </w:rPr>
        <w:t xml:space="preserve"> and Bartels compared with that of cleavages, retrospective accountability, quality of policy representation and other traditional explanatory factors in the determination of vote choice. Our second innovation is to embrace the long-neglected</w:t>
      </w:r>
      <w:r w:rsidR="005646C2" w:rsidRPr="000270D5">
        <w:rPr>
          <w:rFonts w:ascii="Times New Roman" w:hAnsi="Times New Roman" w:cs="Times New Roman"/>
          <w:rPrChange w:id="416"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417" w:author="Agnieszka Kwiatkowska" w:date="2018-12-06T12:43:00Z">
            <w:rPr>
              <w:rFonts w:ascii="Gadugi" w:hAnsi="Gadugi" w:cs="Times New Roman"/>
              <w:sz w:val="24"/>
              <w:szCs w:val="24"/>
            </w:rPr>
          </w:rPrChange>
        </w:rPr>
        <w:t xml:space="preserve">methodological insistence on the “heterogeneity assumption” in the study of electoral </w:t>
      </w:r>
      <w:proofErr w:type="spellStart"/>
      <w:r w:rsidRPr="000270D5">
        <w:rPr>
          <w:rFonts w:ascii="Times New Roman" w:hAnsi="Times New Roman" w:cs="Times New Roman"/>
          <w:rPrChange w:id="418" w:author="Agnieszka Kwiatkowska" w:date="2018-12-06T12:43:00Z">
            <w:rPr>
              <w:rFonts w:ascii="Gadugi" w:hAnsi="Gadugi" w:cs="Times New Roman"/>
              <w:sz w:val="24"/>
              <w:szCs w:val="24"/>
            </w:rPr>
          </w:rPrChange>
        </w:rPr>
        <w:t>behaviour</w:t>
      </w:r>
      <w:proofErr w:type="spellEnd"/>
      <w:r w:rsidRPr="000270D5">
        <w:rPr>
          <w:rFonts w:ascii="Times New Roman" w:hAnsi="Times New Roman" w:cs="Times New Roman"/>
          <w:rPrChange w:id="419" w:author="Agnieszka Kwiatkowska" w:date="2018-12-06T12:43:00Z">
            <w:rPr>
              <w:rFonts w:ascii="Gadugi" w:hAnsi="Gadugi" w:cs="Times New Roman"/>
              <w:sz w:val="24"/>
              <w:szCs w:val="24"/>
            </w:rPr>
          </w:rPrChange>
        </w:rPr>
        <w:t xml:space="preserve"> (</w:t>
      </w:r>
      <w:proofErr w:type="spellStart"/>
      <w:r w:rsidRPr="000270D5">
        <w:rPr>
          <w:rFonts w:ascii="Times New Roman" w:hAnsi="Times New Roman" w:cs="Times New Roman"/>
          <w:rPrChange w:id="420" w:author="Agnieszka Kwiatkowska" w:date="2018-12-06T12:43:00Z">
            <w:rPr>
              <w:rFonts w:ascii="Gadugi" w:hAnsi="Gadugi" w:cs="Times New Roman"/>
              <w:sz w:val="24"/>
              <w:szCs w:val="24"/>
            </w:rPr>
          </w:rPrChange>
        </w:rPr>
        <w:t>cf</w:t>
      </w:r>
      <w:proofErr w:type="spellEnd"/>
      <w:r w:rsidRPr="000270D5">
        <w:rPr>
          <w:rFonts w:ascii="Times New Roman" w:hAnsi="Times New Roman" w:cs="Times New Roman"/>
          <w:rPrChange w:id="421" w:author="Agnieszka Kwiatkowska" w:date="2018-12-06T12:43:00Z">
            <w:rPr>
              <w:rFonts w:ascii="Gadugi" w:hAnsi="Gadugi" w:cs="Times New Roman"/>
              <w:sz w:val="24"/>
              <w:szCs w:val="24"/>
            </w:rPr>
          </w:rPrChange>
        </w:rPr>
        <w:t xml:space="preserve"> Rivers 1988). In other words, we depart from the “homogeneity assumption” which leads to the pursuit of general models of the vote function and a common approach to the identification of predictors of voting decisions, and the postulation of a common causal explanation of vote choices electorate. Rather than assuming that voters assign similar importance to the same sets of considerations when arriving at their electoral decisions, we assert that studies of electoral </w:t>
      </w:r>
      <w:proofErr w:type="spellStart"/>
      <w:r w:rsidRPr="000270D5">
        <w:rPr>
          <w:rFonts w:ascii="Times New Roman" w:hAnsi="Times New Roman" w:cs="Times New Roman"/>
          <w:rPrChange w:id="422" w:author="Agnieszka Kwiatkowska" w:date="2018-12-06T12:43:00Z">
            <w:rPr>
              <w:rFonts w:ascii="Gadugi" w:hAnsi="Gadugi" w:cs="Times New Roman"/>
              <w:sz w:val="24"/>
              <w:szCs w:val="24"/>
            </w:rPr>
          </w:rPrChange>
        </w:rPr>
        <w:t>behaviour</w:t>
      </w:r>
      <w:proofErr w:type="spellEnd"/>
      <w:r w:rsidRPr="000270D5">
        <w:rPr>
          <w:rFonts w:ascii="Times New Roman" w:hAnsi="Times New Roman" w:cs="Times New Roman"/>
          <w:rPrChange w:id="423" w:author="Agnieszka Kwiatkowska" w:date="2018-12-06T12:43:00Z">
            <w:rPr>
              <w:rFonts w:ascii="Gadugi" w:hAnsi="Gadugi" w:cs="Times New Roman"/>
              <w:sz w:val="24"/>
              <w:szCs w:val="24"/>
            </w:rPr>
          </w:rPrChange>
        </w:rPr>
        <w:t xml:space="preserve"> should seek to account for different causal factors and paths in arriving at reliable explanations of political </w:t>
      </w:r>
      <w:proofErr w:type="spellStart"/>
      <w:r w:rsidRPr="000270D5">
        <w:rPr>
          <w:rFonts w:ascii="Times New Roman" w:hAnsi="Times New Roman" w:cs="Times New Roman"/>
          <w:rPrChange w:id="424" w:author="Agnieszka Kwiatkowska" w:date="2018-12-06T12:43:00Z">
            <w:rPr>
              <w:rFonts w:ascii="Gadugi" w:hAnsi="Gadugi" w:cs="Times New Roman"/>
              <w:sz w:val="24"/>
              <w:szCs w:val="24"/>
            </w:rPr>
          </w:rPrChange>
        </w:rPr>
        <w:t>behaviour</w:t>
      </w:r>
      <w:proofErr w:type="spellEnd"/>
      <w:r w:rsidRPr="000270D5">
        <w:rPr>
          <w:rFonts w:ascii="Times New Roman" w:hAnsi="Times New Roman" w:cs="Times New Roman"/>
          <w:rPrChange w:id="425" w:author="Agnieszka Kwiatkowska" w:date="2018-12-06T12:43:00Z">
            <w:rPr>
              <w:rFonts w:ascii="Gadugi" w:hAnsi="Gadugi" w:cs="Times New Roman"/>
              <w:sz w:val="24"/>
              <w:szCs w:val="24"/>
            </w:rPr>
          </w:rPrChange>
        </w:rPr>
        <w:t xml:space="preserve">. </w:t>
      </w:r>
    </w:p>
    <w:p w14:paraId="0686C6A0" w14:textId="77777777" w:rsidR="00C03048" w:rsidRPr="000270D5" w:rsidRDefault="00C03048">
      <w:pPr>
        <w:spacing w:line="240" w:lineRule="auto"/>
        <w:ind w:right="-233"/>
        <w:jc w:val="both"/>
        <w:rPr>
          <w:rFonts w:ascii="Times New Roman" w:hAnsi="Times New Roman" w:cs="Times New Roman"/>
          <w:rPrChange w:id="426" w:author="Agnieszka Kwiatkowska" w:date="2018-12-06T12:43:00Z">
            <w:rPr>
              <w:rFonts w:ascii="Gadugi" w:hAnsi="Gadugi" w:cs="Times New Roman"/>
              <w:sz w:val="24"/>
              <w:szCs w:val="24"/>
            </w:rPr>
          </w:rPrChange>
        </w:rPr>
        <w:pPrChange w:id="427" w:author="Agnieszka Kwiatkowska" w:date="2018-12-06T12:43:00Z">
          <w:pPr>
            <w:ind w:right="-233"/>
            <w:jc w:val="both"/>
          </w:pPr>
        </w:pPrChange>
      </w:pPr>
      <w:r w:rsidRPr="000270D5">
        <w:rPr>
          <w:rFonts w:ascii="Times New Roman" w:hAnsi="Times New Roman" w:cs="Times New Roman"/>
          <w:rPrChange w:id="428" w:author="Agnieszka Kwiatkowska" w:date="2018-12-06T12:43:00Z">
            <w:rPr>
              <w:rFonts w:ascii="Gadugi" w:hAnsi="Gadugi" w:cs="Times New Roman"/>
              <w:sz w:val="24"/>
              <w:szCs w:val="24"/>
            </w:rPr>
          </w:rPrChange>
        </w:rPr>
        <w:t xml:space="preserve">These innovations are in keeping with the governing spirit of the PNES, which since its inauguration has been intended to serve the broader public interest as a collaborative and collective project which is open to new theoretical contributions and the testing of diverse theories of electoral </w:t>
      </w:r>
      <w:proofErr w:type="spellStart"/>
      <w:r w:rsidRPr="000270D5">
        <w:rPr>
          <w:rFonts w:ascii="Times New Roman" w:hAnsi="Times New Roman" w:cs="Times New Roman"/>
          <w:rPrChange w:id="429" w:author="Agnieszka Kwiatkowska" w:date="2018-12-06T12:43:00Z">
            <w:rPr>
              <w:rFonts w:ascii="Gadugi" w:hAnsi="Gadugi" w:cs="Times New Roman"/>
              <w:sz w:val="24"/>
              <w:szCs w:val="24"/>
            </w:rPr>
          </w:rPrChange>
        </w:rPr>
        <w:t>behaviour</w:t>
      </w:r>
      <w:proofErr w:type="spellEnd"/>
      <w:r w:rsidRPr="000270D5">
        <w:rPr>
          <w:rFonts w:ascii="Times New Roman" w:hAnsi="Times New Roman" w:cs="Times New Roman"/>
          <w:rPrChange w:id="430" w:author="Agnieszka Kwiatkowska" w:date="2018-12-06T12:43:00Z">
            <w:rPr>
              <w:rFonts w:ascii="Gadugi" w:hAnsi="Gadugi" w:cs="Times New Roman"/>
              <w:sz w:val="24"/>
              <w:szCs w:val="24"/>
            </w:rPr>
          </w:rPrChange>
        </w:rPr>
        <w:t xml:space="preserve">. As a consequence, the project has always been rich in opportunities for the testing of competing theories </w:t>
      </w:r>
      <w:r w:rsidR="005646C2" w:rsidRPr="000270D5">
        <w:rPr>
          <w:rFonts w:ascii="Times New Roman" w:hAnsi="Times New Roman" w:cs="Times New Roman"/>
          <w:rPrChange w:id="431" w:author="Agnieszka Kwiatkowska" w:date="2018-12-06T12:43:00Z">
            <w:rPr>
              <w:rFonts w:ascii="Gadugi" w:hAnsi="Gadugi" w:cs="Times New Roman"/>
              <w:sz w:val="24"/>
              <w:szCs w:val="24"/>
            </w:rPr>
          </w:rPrChange>
        </w:rPr>
        <w:t>and hypotheses</w:t>
      </w:r>
      <w:r w:rsidRPr="000270D5">
        <w:rPr>
          <w:rFonts w:ascii="Times New Roman" w:hAnsi="Times New Roman" w:cs="Times New Roman"/>
          <w:rPrChange w:id="432" w:author="Agnieszka Kwiatkowska" w:date="2018-12-06T12:43:00Z">
            <w:rPr>
              <w:rFonts w:ascii="Gadugi" w:hAnsi="Gadugi" w:cs="Times New Roman"/>
              <w:sz w:val="24"/>
              <w:szCs w:val="24"/>
            </w:rPr>
          </w:rPrChange>
        </w:rPr>
        <w:t xml:space="preserve">. Nevertheless, it should be </w:t>
      </w:r>
      <w:r w:rsidR="005646C2" w:rsidRPr="000270D5">
        <w:rPr>
          <w:rFonts w:ascii="Times New Roman" w:hAnsi="Times New Roman" w:cs="Times New Roman"/>
          <w:rPrChange w:id="433" w:author="Agnieszka Kwiatkowska" w:date="2018-12-06T12:43:00Z">
            <w:rPr>
              <w:rFonts w:ascii="Gadugi" w:hAnsi="Gadugi" w:cs="Times New Roman"/>
              <w:sz w:val="24"/>
              <w:szCs w:val="24"/>
            </w:rPr>
          </w:rPrChange>
        </w:rPr>
        <w:t xml:space="preserve">emphasized </w:t>
      </w:r>
      <w:r w:rsidRPr="000270D5">
        <w:rPr>
          <w:rFonts w:ascii="Times New Roman" w:hAnsi="Times New Roman" w:cs="Times New Roman"/>
          <w:rPrChange w:id="434" w:author="Agnieszka Kwiatkowska" w:date="2018-12-06T12:43:00Z">
            <w:rPr>
              <w:rFonts w:ascii="Gadugi" w:hAnsi="Gadugi" w:cs="Times New Roman"/>
              <w:sz w:val="24"/>
              <w:szCs w:val="24"/>
            </w:rPr>
          </w:rPrChange>
        </w:rPr>
        <w:t>that the Michigan funnel of causality has remained at the core of</w:t>
      </w:r>
      <w:r w:rsidR="005646C2" w:rsidRPr="000270D5">
        <w:rPr>
          <w:rFonts w:ascii="Times New Roman" w:hAnsi="Times New Roman" w:cs="Times New Roman"/>
          <w:rPrChange w:id="435"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436" w:author="Agnieszka Kwiatkowska" w:date="2018-12-06T12:43:00Z">
            <w:rPr>
              <w:rFonts w:ascii="Gadugi" w:hAnsi="Gadugi" w:cs="Times New Roman"/>
              <w:sz w:val="24"/>
              <w:szCs w:val="24"/>
            </w:rPr>
          </w:rPrChange>
        </w:rPr>
        <w:t>the PNES, consisting of measures of socio-economic status, parental characteristics and domestic circumstances, party identification, issue stances and</w:t>
      </w:r>
      <w:r w:rsidR="005646C2" w:rsidRPr="000270D5">
        <w:rPr>
          <w:rFonts w:ascii="Times New Roman" w:hAnsi="Times New Roman" w:cs="Times New Roman"/>
          <w:rPrChange w:id="437"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438" w:author="Agnieszka Kwiatkowska" w:date="2018-12-06T12:43:00Z">
            <w:rPr>
              <w:rFonts w:ascii="Gadugi" w:hAnsi="Gadugi" w:cs="Times New Roman"/>
              <w:sz w:val="24"/>
              <w:szCs w:val="24"/>
            </w:rPr>
          </w:rPrChange>
        </w:rPr>
        <w:t xml:space="preserve">policy preferences, ideological leanings and cross-pressures. At the same time, </w:t>
      </w:r>
      <w:r w:rsidR="005646C2" w:rsidRPr="000270D5">
        <w:rPr>
          <w:rFonts w:ascii="Times New Roman" w:hAnsi="Times New Roman" w:cs="Times New Roman"/>
          <w:rPrChange w:id="439" w:author="Agnieszka Kwiatkowska" w:date="2018-12-06T12:43:00Z">
            <w:rPr>
              <w:rFonts w:ascii="Gadugi" w:hAnsi="Gadugi" w:cs="Times New Roman"/>
              <w:sz w:val="24"/>
              <w:szCs w:val="24"/>
            </w:rPr>
          </w:rPrChange>
        </w:rPr>
        <w:t>a significant</w:t>
      </w:r>
      <w:r w:rsidRPr="000270D5">
        <w:rPr>
          <w:rFonts w:ascii="Times New Roman" w:hAnsi="Times New Roman" w:cs="Times New Roman"/>
          <w:rPrChange w:id="440" w:author="Agnieszka Kwiatkowska" w:date="2018-12-06T12:43:00Z">
            <w:rPr>
              <w:rFonts w:ascii="Gadugi" w:hAnsi="Gadugi" w:cs="Times New Roman"/>
              <w:sz w:val="24"/>
              <w:szCs w:val="24"/>
            </w:rPr>
          </w:rPrChange>
        </w:rPr>
        <w:t xml:space="preserve"> element of the empirical design has been designed with the purpose of enabling the testing of alternative predictions, such as those derived from theories of political representation, political accountability and responsiveness, or economic voting. This theoretically-informed empirical richness makes it possible to </w:t>
      </w:r>
      <w:proofErr w:type="spellStart"/>
      <w:r w:rsidRPr="000270D5">
        <w:rPr>
          <w:rFonts w:ascii="Times New Roman" w:hAnsi="Times New Roman" w:cs="Times New Roman"/>
          <w:rPrChange w:id="441" w:author="Agnieszka Kwiatkowska" w:date="2018-12-06T12:43:00Z">
            <w:rPr>
              <w:rFonts w:ascii="Gadugi" w:hAnsi="Gadugi" w:cs="Times New Roman"/>
              <w:sz w:val="24"/>
              <w:szCs w:val="24"/>
            </w:rPr>
          </w:rPrChange>
        </w:rPr>
        <w:t>analyse</w:t>
      </w:r>
      <w:proofErr w:type="spellEnd"/>
      <w:r w:rsidRPr="000270D5">
        <w:rPr>
          <w:rFonts w:ascii="Times New Roman" w:hAnsi="Times New Roman" w:cs="Times New Roman"/>
          <w:rPrChange w:id="442" w:author="Agnieszka Kwiatkowska" w:date="2018-12-06T12:43:00Z">
            <w:rPr>
              <w:rFonts w:ascii="Gadugi" w:hAnsi="Gadugi" w:cs="Times New Roman"/>
              <w:sz w:val="24"/>
              <w:szCs w:val="24"/>
            </w:rPr>
          </w:rPrChange>
        </w:rPr>
        <w:t xml:space="preserve"> many facets of the </w:t>
      </w:r>
      <w:r w:rsidRPr="000270D5">
        <w:rPr>
          <w:rFonts w:ascii="Times New Roman" w:hAnsi="Times New Roman" w:cs="Times New Roman"/>
          <w:i/>
          <w:rPrChange w:id="443" w:author="Agnieszka Kwiatkowska" w:date="2018-12-06T12:43:00Z">
            <w:rPr>
              <w:rFonts w:ascii="Gadugi" w:hAnsi="Gadugi" w:cs="Times New Roman"/>
              <w:i/>
              <w:sz w:val="24"/>
              <w:szCs w:val="24"/>
            </w:rPr>
          </w:rPrChange>
        </w:rPr>
        <w:t>folk theory of democracy</w:t>
      </w:r>
      <w:r w:rsidRPr="000270D5">
        <w:rPr>
          <w:rFonts w:ascii="Times New Roman" w:hAnsi="Times New Roman" w:cs="Times New Roman"/>
          <w:rPrChange w:id="444" w:author="Agnieszka Kwiatkowska" w:date="2018-12-06T12:43:00Z">
            <w:rPr>
              <w:rFonts w:ascii="Gadugi" w:hAnsi="Gadugi" w:cs="Times New Roman"/>
              <w:sz w:val="24"/>
              <w:szCs w:val="24"/>
            </w:rPr>
          </w:rPrChange>
        </w:rPr>
        <w:t xml:space="preserve">, an approach whose governing assumption is that the actions of politicians, in the shape of policy decisions, is determined mainly with reference to the preferences of citizens (Pitkin 1967; </w:t>
      </w:r>
      <w:proofErr w:type="spellStart"/>
      <w:r w:rsidRPr="000270D5">
        <w:rPr>
          <w:rFonts w:ascii="Times New Roman" w:hAnsi="Times New Roman" w:cs="Times New Roman"/>
          <w:rPrChange w:id="445" w:author="Agnieszka Kwiatkowska" w:date="2018-12-06T12:43:00Z">
            <w:rPr>
              <w:rFonts w:ascii="Gadugi" w:hAnsi="Gadugi" w:cs="Times New Roman"/>
              <w:sz w:val="24"/>
              <w:szCs w:val="24"/>
            </w:rPr>
          </w:rPrChange>
        </w:rPr>
        <w:t>Manin</w:t>
      </w:r>
      <w:proofErr w:type="spellEnd"/>
      <w:r w:rsidRPr="000270D5">
        <w:rPr>
          <w:rFonts w:ascii="Times New Roman" w:hAnsi="Times New Roman" w:cs="Times New Roman"/>
          <w:rPrChange w:id="446" w:author="Agnieszka Kwiatkowska" w:date="2018-12-06T12:43:00Z">
            <w:rPr>
              <w:rFonts w:ascii="Gadugi" w:hAnsi="Gadugi" w:cs="Times New Roman"/>
              <w:sz w:val="24"/>
              <w:szCs w:val="24"/>
            </w:rPr>
          </w:rPrChange>
        </w:rPr>
        <w:t xml:space="preserve"> 2002; </w:t>
      </w:r>
      <w:proofErr w:type="spellStart"/>
      <w:r w:rsidRPr="000270D5">
        <w:rPr>
          <w:rFonts w:ascii="Times New Roman" w:hAnsi="Times New Roman" w:cs="Times New Roman"/>
          <w:rPrChange w:id="447" w:author="Agnieszka Kwiatkowska" w:date="2018-12-06T12:43:00Z">
            <w:rPr>
              <w:rFonts w:ascii="Gadugi" w:hAnsi="Gadugi" w:cs="Times New Roman"/>
              <w:sz w:val="24"/>
              <w:szCs w:val="24"/>
            </w:rPr>
          </w:rPrChange>
        </w:rPr>
        <w:t>Mansbridge</w:t>
      </w:r>
      <w:proofErr w:type="spellEnd"/>
      <w:r w:rsidRPr="000270D5">
        <w:rPr>
          <w:rFonts w:ascii="Times New Roman" w:hAnsi="Times New Roman" w:cs="Times New Roman"/>
          <w:rPrChange w:id="448" w:author="Agnieszka Kwiatkowska" w:date="2018-12-06T12:43:00Z">
            <w:rPr>
              <w:rFonts w:ascii="Gadugi" w:hAnsi="Gadugi" w:cs="Times New Roman"/>
              <w:sz w:val="24"/>
              <w:szCs w:val="24"/>
            </w:rPr>
          </w:rPrChange>
        </w:rPr>
        <w:t xml:space="preserve"> 2003). Empirical studies that proceed from the folk theory assumptions can take the form of simple proximity analyses (</w:t>
      </w:r>
      <w:proofErr w:type="spellStart"/>
      <w:r w:rsidRPr="000270D5">
        <w:rPr>
          <w:rFonts w:ascii="Times New Roman" w:hAnsi="Times New Roman" w:cs="Times New Roman"/>
          <w:rPrChange w:id="449"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450" w:author="Agnieszka Kwiatkowska" w:date="2018-12-06T12:43:00Z">
            <w:rPr>
              <w:rFonts w:ascii="Gadugi" w:hAnsi="Gadugi" w:cs="Times New Roman"/>
              <w:sz w:val="24"/>
              <w:szCs w:val="24"/>
            </w:rPr>
          </w:rPrChange>
        </w:rPr>
        <w:t xml:space="preserve"> 1979), directional or proximity-based analyses (Rabinowitz, MacDonald </w:t>
      </w:r>
      <w:ins w:id="451" w:author="Radosław Markowski" w:date="2018-12-06T07:54:00Z">
        <w:r w:rsidR="007B1330" w:rsidRPr="000270D5">
          <w:rPr>
            <w:rFonts w:ascii="Times New Roman" w:hAnsi="Times New Roman" w:cs="Times New Roman"/>
            <w:color w:val="00B0F0"/>
            <w:rPrChange w:id="452" w:author="Agnieszka Kwiatkowska" w:date="2018-12-06T12:43:00Z">
              <w:rPr>
                <w:rFonts w:ascii="Gadugi" w:hAnsi="Gadugi" w:cs="Times New Roman"/>
                <w:sz w:val="24"/>
                <w:szCs w:val="24"/>
              </w:rPr>
            </w:rPrChange>
          </w:rPr>
          <w:t>1989</w:t>
        </w:r>
      </w:ins>
      <w:del w:id="453" w:author="Radosław Markowski" w:date="2018-12-06T07:54:00Z">
        <w:r w:rsidR="007B1330" w:rsidRPr="000270D5">
          <w:rPr>
            <w:rFonts w:ascii="Times New Roman" w:hAnsi="Times New Roman" w:cs="Times New Roman"/>
            <w:color w:val="00B0F0"/>
            <w:rPrChange w:id="454" w:author="Agnieszka Kwiatkowska" w:date="2018-12-06T12:43:00Z">
              <w:rPr>
                <w:rFonts w:ascii="Gadugi" w:hAnsi="Gadugi" w:cs="Times New Roman"/>
                <w:sz w:val="24"/>
                <w:szCs w:val="24"/>
              </w:rPr>
            </w:rPrChange>
          </w:rPr>
          <w:delText>XXX</w:delText>
        </w:r>
      </w:del>
      <w:r w:rsidR="007B1330" w:rsidRPr="000270D5">
        <w:rPr>
          <w:rFonts w:ascii="Times New Roman" w:hAnsi="Times New Roman" w:cs="Times New Roman"/>
          <w:color w:val="00B0F0"/>
          <w:rPrChange w:id="455"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456" w:author="Agnieszka Kwiatkowska" w:date="2018-12-06T12:43:00Z">
            <w:rPr>
              <w:rFonts w:ascii="Gadugi" w:hAnsi="Gadugi" w:cs="Times New Roman"/>
              <w:sz w:val="24"/>
              <w:szCs w:val="24"/>
            </w:rPr>
          </w:rPrChange>
        </w:rPr>
        <w:t>spatial models of party competition (</w:t>
      </w:r>
      <w:proofErr w:type="spellStart"/>
      <w:r w:rsidRPr="000270D5">
        <w:rPr>
          <w:rFonts w:ascii="Times New Roman" w:hAnsi="Times New Roman" w:cs="Times New Roman"/>
          <w:rPrChange w:id="457" w:author="Agnieszka Kwiatkowska" w:date="2018-12-06T12:43:00Z">
            <w:rPr>
              <w:rFonts w:ascii="Gadugi" w:hAnsi="Gadugi" w:cs="Times New Roman"/>
              <w:sz w:val="24"/>
              <w:szCs w:val="24"/>
            </w:rPr>
          </w:rPrChange>
        </w:rPr>
        <w:t>Enelow</w:t>
      </w:r>
      <w:proofErr w:type="spellEnd"/>
      <w:r w:rsidRPr="000270D5">
        <w:rPr>
          <w:rFonts w:ascii="Times New Roman" w:hAnsi="Times New Roman" w:cs="Times New Roman"/>
          <w:rPrChange w:id="458" w:author="Agnieszka Kwiatkowska" w:date="2018-12-06T12:43:00Z">
            <w:rPr>
              <w:rFonts w:ascii="Gadugi" w:hAnsi="Gadugi" w:cs="Times New Roman"/>
              <w:sz w:val="24"/>
              <w:szCs w:val="24"/>
            </w:rPr>
          </w:rPrChange>
        </w:rPr>
        <w:t xml:space="preserve">, </w:t>
      </w:r>
      <w:proofErr w:type="spellStart"/>
      <w:r w:rsidRPr="000270D5">
        <w:rPr>
          <w:rFonts w:ascii="Times New Roman" w:hAnsi="Times New Roman" w:cs="Times New Roman"/>
          <w:rPrChange w:id="459" w:author="Agnieszka Kwiatkowska" w:date="2018-12-06T12:43:00Z">
            <w:rPr>
              <w:rFonts w:ascii="Gadugi" w:hAnsi="Gadugi" w:cs="Times New Roman"/>
              <w:sz w:val="24"/>
              <w:szCs w:val="24"/>
            </w:rPr>
          </w:rPrChange>
        </w:rPr>
        <w:t>Hinich</w:t>
      </w:r>
      <w:proofErr w:type="spellEnd"/>
      <w:r w:rsidRPr="000270D5">
        <w:rPr>
          <w:rFonts w:ascii="Times New Roman" w:hAnsi="Times New Roman" w:cs="Times New Roman"/>
          <w:rPrChange w:id="460" w:author="Agnieszka Kwiatkowska" w:date="2018-12-06T12:43:00Z">
            <w:rPr>
              <w:rFonts w:ascii="Gadugi" w:hAnsi="Gadugi" w:cs="Times New Roman"/>
              <w:sz w:val="24"/>
              <w:szCs w:val="24"/>
            </w:rPr>
          </w:rPrChange>
        </w:rPr>
        <w:t xml:space="preserve"> 1984;</w:t>
      </w:r>
      <w:ins w:id="461" w:author="Radosław Markowski" w:date="2018-12-06T07:54:00Z">
        <w:r w:rsidR="00030157" w:rsidRPr="000270D5">
          <w:rPr>
            <w:rFonts w:ascii="Times New Roman" w:hAnsi="Times New Roman" w:cs="Times New Roman"/>
            <w:rPrChange w:id="462" w:author="Agnieszka Kwiatkowska" w:date="2018-12-06T12:43:00Z">
              <w:rPr>
                <w:rFonts w:ascii="Gadugi" w:hAnsi="Gadugi" w:cs="Times New Roman"/>
                <w:sz w:val="24"/>
                <w:szCs w:val="24"/>
              </w:rPr>
            </w:rPrChange>
          </w:rPr>
          <w:t xml:space="preserve"> </w:t>
        </w:r>
        <w:r w:rsidR="007B1330" w:rsidRPr="000270D5">
          <w:rPr>
            <w:rFonts w:ascii="Times New Roman" w:hAnsi="Times New Roman" w:cs="Times New Roman"/>
            <w:color w:val="00B0F0"/>
            <w:rPrChange w:id="463" w:author="Agnieszka Kwiatkowska" w:date="2018-12-06T12:43:00Z">
              <w:rPr>
                <w:rFonts w:ascii="Gadugi" w:hAnsi="Gadugi" w:cs="Times New Roman"/>
                <w:sz w:val="24"/>
                <w:szCs w:val="24"/>
              </w:rPr>
            </w:rPrChange>
          </w:rPr>
          <w:t>Robertson 1976</w:t>
        </w:r>
      </w:ins>
      <w:del w:id="464" w:author="Radosław Markowski" w:date="2018-12-06T07:54:00Z">
        <w:r w:rsidRPr="000270D5" w:rsidDel="00030157">
          <w:rPr>
            <w:rFonts w:ascii="Times New Roman" w:hAnsi="Times New Roman" w:cs="Times New Roman"/>
            <w:rPrChange w:id="465" w:author="Agnieszka Kwiatkowska" w:date="2018-12-06T12:43:00Z">
              <w:rPr>
                <w:rFonts w:ascii="Gadugi" w:hAnsi="Gadugi" w:cs="Times New Roman"/>
                <w:sz w:val="24"/>
                <w:szCs w:val="24"/>
              </w:rPr>
            </w:rPrChange>
          </w:rPr>
          <w:delText xml:space="preserve"> XXXRobertson XXXX</w:delText>
        </w:r>
      </w:del>
      <w:r w:rsidRPr="000270D5">
        <w:rPr>
          <w:rFonts w:ascii="Times New Roman" w:hAnsi="Times New Roman" w:cs="Times New Roman"/>
          <w:rPrChange w:id="466" w:author="Agnieszka Kwiatkowska" w:date="2018-12-06T12:43:00Z">
            <w:rPr>
              <w:rFonts w:ascii="Gadugi" w:hAnsi="Gadugi" w:cs="Times New Roman"/>
              <w:sz w:val="24"/>
              <w:szCs w:val="24"/>
            </w:rPr>
          </w:rPrChange>
        </w:rPr>
        <w:t xml:space="preserve">), or focus on more demanding issues of political representation such as responsiveness (Converse and Pierce 1986; </w:t>
      </w:r>
      <w:proofErr w:type="spellStart"/>
      <w:r w:rsidRPr="000270D5">
        <w:rPr>
          <w:rFonts w:ascii="Times New Roman" w:hAnsi="Times New Roman" w:cs="Times New Roman"/>
          <w:rPrChange w:id="467" w:author="Agnieszka Kwiatkowska" w:date="2018-12-06T12:43:00Z">
            <w:rPr>
              <w:rFonts w:ascii="Gadugi" w:hAnsi="Gadugi" w:cs="Times New Roman"/>
              <w:sz w:val="24"/>
              <w:szCs w:val="24"/>
            </w:rPr>
          </w:rPrChange>
        </w:rPr>
        <w:t>Kitschelt</w:t>
      </w:r>
      <w:proofErr w:type="spellEnd"/>
      <w:r w:rsidRPr="000270D5">
        <w:rPr>
          <w:rFonts w:ascii="Times New Roman" w:hAnsi="Times New Roman" w:cs="Times New Roman"/>
          <w:rPrChange w:id="468" w:author="Agnieszka Kwiatkowska" w:date="2018-12-06T12:43:00Z">
            <w:rPr>
              <w:rFonts w:ascii="Gadugi" w:hAnsi="Gadugi" w:cs="Times New Roman"/>
              <w:sz w:val="24"/>
              <w:szCs w:val="24"/>
            </w:rPr>
          </w:rPrChange>
        </w:rPr>
        <w:t xml:space="preserve"> et al 1999.; Roberts 2010). The folk theory of democracy comes closest to the vision of electoral democracy embodied in the Lincolnian dictum “of the people, by the people and for the people”, according to which the purpose of elections is</w:t>
      </w:r>
      <w:r w:rsidR="005646C2" w:rsidRPr="000270D5">
        <w:rPr>
          <w:rFonts w:ascii="Times New Roman" w:hAnsi="Times New Roman" w:cs="Times New Roman"/>
          <w:rPrChange w:id="469"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470" w:author="Agnieszka Kwiatkowska" w:date="2018-12-06T12:43:00Z">
            <w:rPr>
              <w:rFonts w:ascii="Gadugi" w:hAnsi="Gadugi" w:cs="Times New Roman"/>
              <w:sz w:val="24"/>
              <w:szCs w:val="24"/>
            </w:rPr>
          </w:rPrChange>
        </w:rPr>
        <w:t>to ensure that there obtains a persistent responsiveness of governing elites to the preferences of citizens.</w:t>
      </w:r>
    </w:p>
    <w:p w14:paraId="7B7E8EB6" w14:textId="77777777" w:rsidR="00C03048" w:rsidRPr="000270D5" w:rsidRDefault="00C03048">
      <w:pPr>
        <w:spacing w:line="240" w:lineRule="auto"/>
        <w:ind w:right="-233"/>
        <w:jc w:val="both"/>
        <w:rPr>
          <w:rFonts w:ascii="Times New Roman" w:hAnsi="Times New Roman" w:cs="Times New Roman"/>
          <w:rPrChange w:id="471" w:author="Agnieszka Kwiatkowska" w:date="2018-12-06T12:43:00Z">
            <w:rPr>
              <w:rFonts w:ascii="Gadugi" w:hAnsi="Gadugi" w:cs="Times New Roman"/>
              <w:sz w:val="24"/>
              <w:szCs w:val="24"/>
            </w:rPr>
          </w:rPrChange>
        </w:rPr>
        <w:pPrChange w:id="472" w:author="Agnieszka Kwiatkowska" w:date="2018-12-06T12:43:00Z">
          <w:pPr>
            <w:ind w:right="-233"/>
            <w:jc w:val="both"/>
          </w:pPr>
        </w:pPrChange>
      </w:pPr>
      <w:r w:rsidRPr="000270D5">
        <w:rPr>
          <w:rFonts w:ascii="Times New Roman" w:hAnsi="Times New Roman" w:cs="Times New Roman"/>
          <w:rPrChange w:id="473" w:author="Agnieszka Kwiatkowska" w:date="2018-12-06T12:43:00Z">
            <w:rPr>
              <w:rFonts w:ascii="Gadugi" w:hAnsi="Gadugi" w:cs="Times New Roman"/>
              <w:sz w:val="24"/>
              <w:szCs w:val="24"/>
            </w:rPr>
          </w:rPrChange>
        </w:rPr>
        <w:t xml:space="preserve">The design of the PNES makes it possible to evaluate the applicability of theories of retrospective accountability, according to which citizens’ electoral </w:t>
      </w:r>
      <w:proofErr w:type="spellStart"/>
      <w:r w:rsidRPr="000270D5">
        <w:rPr>
          <w:rFonts w:ascii="Times New Roman" w:hAnsi="Times New Roman" w:cs="Times New Roman"/>
          <w:rPrChange w:id="474" w:author="Agnieszka Kwiatkowska" w:date="2018-12-06T12:43:00Z">
            <w:rPr>
              <w:rFonts w:ascii="Gadugi" w:hAnsi="Gadugi" w:cs="Times New Roman"/>
              <w:sz w:val="24"/>
              <w:szCs w:val="24"/>
            </w:rPr>
          </w:rPrChange>
        </w:rPr>
        <w:t>behaviour</w:t>
      </w:r>
      <w:proofErr w:type="spellEnd"/>
      <w:r w:rsidRPr="000270D5">
        <w:rPr>
          <w:rFonts w:ascii="Times New Roman" w:hAnsi="Times New Roman" w:cs="Times New Roman"/>
          <w:rPrChange w:id="475" w:author="Agnieszka Kwiatkowska" w:date="2018-12-06T12:43:00Z">
            <w:rPr>
              <w:rFonts w:ascii="Gadugi" w:hAnsi="Gadugi" w:cs="Times New Roman"/>
              <w:sz w:val="24"/>
              <w:szCs w:val="24"/>
            </w:rPr>
          </w:rPrChange>
        </w:rPr>
        <w:t xml:space="preserve"> can primarily be explained by their assessment of the deeds and performance of politicians. This is an approach associated mainly with Fiorina’s (1981) oft-cited work, although its wider roots can be traced back to propositions made by Key (1966) and Kramer (1971). This approach is rooted in the assumption that even if average voters know very little about the complex details of policy formation and </w:t>
      </w:r>
      <w:r w:rsidR="005646C2" w:rsidRPr="000270D5">
        <w:rPr>
          <w:rFonts w:ascii="Times New Roman" w:hAnsi="Times New Roman" w:cs="Times New Roman"/>
          <w:rPrChange w:id="476" w:author="Agnieszka Kwiatkowska" w:date="2018-12-06T12:43:00Z">
            <w:rPr>
              <w:rFonts w:ascii="Gadugi" w:hAnsi="Gadugi" w:cs="Times New Roman"/>
              <w:sz w:val="24"/>
              <w:szCs w:val="24"/>
            </w:rPr>
          </w:rPrChange>
        </w:rPr>
        <w:t>implementation,</w:t>
      </w:r>
      <w:r w:rsidRPr="000270D5">
        <w:rPr>
          <w:rFonts w:ascii="Times New Roman" w:hAnsi="Times New Roman" w:cs="Times New Roman"/>
          <w:rPrChange w:id="477" w:author="Agnieszka Kwiatkowska" w:date="2018-12-06T12:43:00Z">
            <w:rPr>
              <w:rFonts w:ascii="Gadugi" w:hAnsi="Gadugi" w:cs="Times New Roman"/>
              <w:sz w:val="24"/>
              <w:szCs w:val="24"/>
            </w:rPr>
          </w:rPrChange>
        </w:rPr>
        <w:t xml:space="preserve"> they can nevertheless exert effective control over their leaders simply by assessing the performance of incumbents, </w:t>
      </w:r>
      <w:proofErr w:type="spellStart"/>
      <w:r w:rsidRPr="000270D5">
        <w:rPr>
          <w:rFonts w:ascii="Times New Roman" w:hAnsi="Times New Roman" w:cs="Times New Roman"/>
          <w:rPrChange w:id="478" w:author="Agnieszka Kwiatkowska" w:date="2018-12-06T12:43:00Z">
            <w:rPr>
              <w:rFonts w:ascii="Gadugi" w:hAnsi="Gadugi" w:cs="Times New Roman"/>
              <w:sz w:val="24"/>
              <w:szCs w:val="24"/>
            </w:rPr>
          </w:rPrChange>
        </w:rPr>
        <w:t>penal</w:t>
      </w:r>
      <w:r w:rsidR="005646C2" w:rsidRPr="000270D5">
        <w:rPr>
          <w:rFonts w:ascii="Times New Roman" w:hAnsi="Times New Roman" w:cs="Times New Roman"/>
          <w:rPrChange w:id="479" w:author="Agnieszka Kwiatkowska" w:date="2018-12-06T12:43:00Z">
            <w:rPr>
              <w:rFonts w:ascii="Gadugi" w:hAnsi="Gadugi" w:cs="Times New Roman"/>
              <w:sz w:val="24"/>
              <w:szCs w:val="24"/>
            </w:rPr>
          </w:rPrChange>
        </w:rPr>
        <w:t>i</w:t>
      </w:r>
      <w:r w:rsidRPr="000270D5">
        <w:rPr>
          <w:rFonts w:ascii="Times New Roman" w:hAnsi="Times New Roman" w:cs="Times New Roman"/>
          <w:rPrChange w:id="480" w:author="Agnieszka Kwiatkowska" w:date="2018-12-06T12:43:00Z">
            <w:rPr>
              <w:rFonts w:ascii="Gadugi" w:hAnsi="Gadugi" w:cs="Times New Roman"/>
              <w:sz w:val="24"/>
              <w:szCs w:val="24"/>
            </w:rPr>
          </w:rPrChange>
        </w:rPr>
        <w:t>sing</w:t>
      </w:r>
      <w:proofErr w:type="spellEnd"/>
      <w:r w:rsidRPr="000270D5">
        <w:rPr>
          <w:rFonts w:ascii="Times New Roman" w:hAnsi="Times New Roman" w:cs="Times New Roman"/>
          <w:rPrChange w:id="481" w:author="Agnieszka Kwiatkowska" w:date="2018-12-06T12:43:00Z">
            <w:rPr>
              <w:rFonts w:ascii="Gadugi" w:hAnsi="Gadugi" w:cs="Times New Roman"/>
              <w:sz w:val="24"/>
              <w:szCs w:val="24"/>
            </w:rPr>
          </w:rPrChange>
        </w:rPr>
        <w:t xml:space="preserve"> ineffective politicians through their removal from office, and rewarding successful ones through the prolongation of their mandates. This approach assumes that citizens possess high levels of rationality, calculation, and the ability to deliberate on alternatives.</w:t>
      </w:r>
    </w:p>
    <w:p w14:paraId="4135CADD" w14:textId="77777777" w:rsidR="00C03048" w:rsidRPr="000270D5" w:rsidRDefault="00C03048">
      <w:pPr>
        <w:spacing w:line="240" w:lineRule="auto"/>
        <w:ind w:right="-233"/>
        <w:jc w:val="both"/>
        <w:rPr>
          <w:rFonts w:ascii="Times New Roman" w:hAnsi="Times New Roman" w:cs="Times New Roman"/>
          <w:rPrChange w:id="482" w:author="Agnieszka Kwiatkowska" w:date="2018-12-06T12:43:00Z">
            <w:rPr>
              <w:rFonts w:ascii="Gadugi" w:hAnsi="Gadugi" w:cs="Times New Roman"/>
              <w:sz w:val="24"/>
              <w:szCs w:val="24"/>
            </w:rPr>
          </w:rPrChange>
        </w:rPr>
        <w:pPrChange w:id="483" w:author="Agnieszka Kwiatkowska" w:date="2018-12-06T12:43:00Z">
          <w:pPr>
            <w:ind w:right="-233"/>
            <w:jc w:val="both"/>
          </w:pPr>
        </w:pPrChange>
      </w:pPr>
      <w:r w:rsidRPr="000270D5">
        <w:rPr>
          <w:rFonts w:ascii="Times New Roman" w:hAnsi="Times New Roman" w:cs="Times New Roman"/>
          <w:rPrChange w:id="484" w:author="Agnieszka Kwiatkowska" w:date="2018-12-06T12:43:00Z">
            <w:rPr>
              <w:rFonts w:ascii="Gadugi" w:hAnsi="Gadugi" w:cs="Times New Roman"/>
              <w:sz w:val="24"/>
              <w:szCs w:val="24"/>
            </w:rPr>
          </w:rPrChange>
        </w:rPr>
        <w:t xml:space="preserve">In their recent monograph “Democracy for Realists”, </w:t>
      </w:r>
      <w:proofErr w:type="spellStart"/>
      <w:r w:rsidRPr="000270D5">
        <w:rPr>
          <w:rFonts w:ascii="Times New Roman" w:hAnsi="Times New Roman" w:cs="Times New Roman"/>
          <w:rPrChange w:id="485"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486" w:author="Agnieszka Kwiatkowska" w:date="2018-12-06T12:43:00Z">
            <w:rPr>
              <w:rFonts w:ascii="Gadugi" w:hAnsi="Gadugi" w:cs="Times New Roman"/>
              <w:sz w:val="24"/>
              <w:szCs w:val="24"/>
            </w:rPr>
          </w:rPrChange>
        </w:rPr>
        <w:t xml:space="preserve"> and Bartels (2016)</w:t>
      </w:r>
      <w:r w:rsidR="005646C2" w:rsidRPr="000270D5">
        <w:rPr>
          <w:rFonts w:ascii="Times New Roman" w:hAnsi="Times New Roman" w:cs="Times New Roman"/>
          <w:rPrChange w:id="487"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488" w:author="Agnieszka Kwiatkowska" w:date="2018-12-06T12:43:00Z">
            <w:rPr>
              <w:rFonts w:ascii="Gadugi" w:hAnsi="Gadugi" w:cs="Times New Roman"/>
              <w:sz w:val="24"/>
              <w:szCs w:val="24"/>
            </w:rPr>
          </w:rPrChange>
        </w:rPr>
        <w:t>argue that most citizens, even the most sophisticated voters, do not make political choices in accordance with their positions on policy issues; as a consequence, politicians experience significant difficulties in the adequate interpretation of</w:t>
      </w:r>
      <w:r w:rsidR="005646C2" w:rsidRPr="000270D5">
        <w:rPr>
          <w:rFonts w:ascii="Times New Roman" w:hAnsi="Times New Roman" w:cs="Times New Roman"/>
          <w:rPrChange w:id="489"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490" w:author="Agnieszka Kwiatkowska" w:date="2018-12-06T12:43:00Z">
            <w:rPr>
              <w:rFonts w:ascii="Gadugi" w:hAnsi="Gadugi" w:cs="Times New Roman"/>
              <w:sz w:val="24"/>
              <w:szCs w:val="24"/>
            </w:rPr>
          </w:rPrChange>
        </w:rPr>
        <w:t>voters’ preferences. Moreover, voters’ also have limited capacity to ‘correctly’ evaluate the accomplishments of governments</w:t>
      </w:r>
      <w:r w:rsidR="005646C2" w:rsidRPr="000270D5">
        <w:rPr>
          <w:rFonts w:ascii="Times New Roman" w:hAnsi="Times New Roman" w:cs="Times New Roman"/>
          <w:rPrChange w:id="491"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492" w:author="Agnieszka Kwiatkowska" w:date="2018-12-06T12:43:00Z">
            <w:rPr>
              <w:rFonts w:ascii="Gadugi" w:hAnsi="Gadugi" w:cs="Times New Roman"/>
              <w:sz w:val="24"/>
              <w:szCs w:val="24"/>
            </w:rPr>
          </w:rPrChange>
        </w:rPr>
        <w:t xml:space="preserve">struggle to accurately attribute responsibility to political elites for the effects of policies on their own </w:t>
      </w:r>
      <w:r w:rsidRPr="000270D5">
        <w:rPr>
          <w:rFonts w:ascii="Times New Roman" w:hAnsi="Times New Roman" w:cs="Times New Roman"/>
          <w:rPrChange w:id="493" w:author="Agnieszka Kwiatkowska" w:date="2018-12-06T12:43:00Z">
            <w:rPr>
              <w:rFonts w:ascii="Gadugi" w:hAnsi="Gadugi" w:cs="Times New Roman"/>
              <w:sz w:val="24"/>
              <w:szCs w:val="24"/>
            </w:rPr>
          </w:rPrChange>
        </w:rPr>
        <w:lastRenderedPageBreak/>
        <w:t xml:space="preserve">circumstances and on society more broadly, frequently punishing incumbents for phenomena that are unrelated to decisions made by government, and more likely to be the product of factors over which political elites have no direct control In such circumstances, political accountability is dependent on emotion and heavily influenced by a myopic focus on recent socio-economic developments, such as the few months preceding an election, rather than a more expansive view of the term in office as a whole. </w:t>
      </w:r>
    </w:p>
    <w:p w14:paraId="47B445BE" w14:textId="77777777" w:rsidR="00C03048" w:rsidRPr="000270D5" w:rsidRDefault="00C03048">
      <w:pPr>
        <w:spacing w:line="240" w:lineRule="auto"/>
        <w:ind w:right="-233"/>
        <w:jc w:val="both"/>
        <w:rPr>
          <w:rFonts w:ascii="Times New Roman" w:hAnsi="Times New Roman" w:cs="Times New Roman"/>
          <w:rPrChange w:id="494" w:author="Agnieszka Kwiatkowska" w:date="2018-12-06T12:43:00Z">
            <w:rPr>
              <w:rFonts w:ascii="Gadugi" w:hAnsi="Gadugi" w:cs="Calibri"/>
              <w:sz w:val="24"/>
              <w:szCs w:val="24"/>
            </w:rPr>
          </w:rPrChange>
        </w:rPr>
        <w:pPrChange w:id="495" w:author="Agnieszka Kwiatkowska" w:date="2018-12-06T12:43:00Z">
          <w:pPr>
            <w:ind w:right="-233"/>
            <w:jc w:val="both"/>
          </w:pPr>
        </w:pPrChange>
      </w:pPr>
      <w:r w:rsidRPr="000270D5">
        <w:rPr>
          <w:rFonts w:ascii="Times New Roman" w:hAnsi="Times New Roman" w:cs="Times New Roman"/>
          <w:rPrChange w:id="496" w:author="Agnieszka Kwiatkowska" w:date="2018-12-06T12:43:00Z">
            <w:rPr>
              <w:rFonts w:ascii="Gadugi" w:hAnsi="Gadugi" w:cs="Times New Roman"/>
              <w:sz w:val="24"/>
              <w:szCs w:val="24"/>
            </w:rPr>
          </w:rPrChange>
        </w:rPr>
        <w:t xml:space="preserve">As numerous recent studies of European politics suggest (XXX), it is necessary to remedy the deficiencies of the folk theory of democracy by incorporating into our explanatory </w:t>
      </w:r>
      <w:proofErr w:type="gramStart"/>
      <w:r w:rsidRPr="000270D5">
        <w:rPr>
          <w:rFonts w:ascii="Times New Roman" w:hAnsi="Times New Roman" w:cs="Times New Roman"/>
          <w:rPrChange w:id="497" w:author="Agnieszka Kwiatkowska" w:date="2018-12-06T12:43:00Z">
            <w:rPr>
              <w:rFonts w:ascii="Gadugi" w:hAnsi="Gadugi" w:cs="Times New Roman"/>
              <w:sz w:val="24"/>
              <w:szCs w:val="24"/>
            </w:rPr>
          </w:rPrChange>
        </w:rPr>
        <w:t>models</w:t>
      </w:r>
      <w:proofErr w:type="gramEnd"/>
      <w:r w:rsidRPr="000270D5">
        <w:rPr>
          <w:rFonts w:ascii="Times New Roman" w:hAnsi="Times New Roman" w:cs="Times New Roman"/>
          <w:rPrChange w:id="498" w:author="Agnieszka Kwiatkowska" w:date="2018-12-06T12:43:00Z">
            <w:rPr>
              <w:rFonts w:ascii="Gadugi" w:hAnsi="Gadugi" w:cs="Times New Roman"/>
              <w:sz w:val="24"/>
              <w:szCs w:val="24"/>
            </w:rPr>
          </w:rPrChange>
        </w:rPr>
        <w:t xml:space="preserve"> knowledge from political psychology and social psychology pertaining to such phenomena as group identities, social bonds and reference groups. This requires that we bring social identities and social interactions to the center of our analysis and from regarding the putatively rational individual preferences of citizens as the main </w:t>
      </w:r>
      <w:r w:rsidR="005646C2" w:rsidRPr="000270D5">
        <w:rPr>
          <w:rFonts w:ascii="Times New Roman" w:hAnsi="Times New Roman" w:cs="Times New Roman"/>
          <w:rPrChange w:id="499" w:author="Agnieszka Kwiatkowska" w:date="2018-12-06T12:43:00Z">
            <w:rPr>
              <w:rFonts w:ascii="Gadugi" w:hAnsi="Gadugi" w:cs="Times New Roman"/>
              <w:sz w:val="24"/>
              <w:szCs w:val="24"/>
            </w:rPr>
          </w:rPrChange>
        </w:rPr>
        <w:t>factors which</w:t>
      </w:r>
      <w:r w:rsidRPr="000270D5">
        <w:rPr>
          <w:rFonts w:ascii="Times New Roman" w:hAnsi="Times New Roman" w:cs="Times New Roman"/>
          <w:rPrChange w:id="500" w:author="Agnieszka Kwiatkowska" w:date="2018-12-06T12:43:00Z">
            <w:rPr>
              <w:rFonts w:ascii="Gadugi" w:hAnsi="Gadugi" w:cs="Times New Roman"/>
              <w:sz w:val="24"/>
              <w:szCs w:val="24"/>
            </w:rPr>
          </w:rPrChange>
        </w:rPr>
        <w:t xml:space="preserve"> explain their electoral </w:t>
      </w:r>
      <w:proofErr w:type="spellStart"/>
      <w:r w:rsidRPr="000270D5">
        <w:rPr>
          <w:rFonts w:ascii="Times New Roman" w:hAnsi="Times New Roman" w:cs="Times New Roman"/>
          <w:rPrChange w:id="501" w:author="Agnieszka Kwiatkowska" w:date="2018-12-06T12:43:00Z">
            <w:rPr>
              <w:rFonts w:ascii="Gadugi" w:hAnsi="Gadugi" w:cs="Times New Roman"/>
              <w:sz w:val="24"/>
              <w:szCs w:val="24"/>
            </w:rPr>
          </w:rPrChange>
        </w:rPr>
        <w:t>behaviour</w:t>
      </w:r>
      <w:proofErr w:type="spellEnd"/>
      <w:r w:rsidRPr="000270D5">
        <w:rPr>
          <w:rFonts w:ascii="Times New Roman" w:hAnsi="Times New Roman" w:cs="Times New Roman"/>
          <w:rPrChange w:id="502" w:author="Agnieszka Kwiatkowska" w:date="2018-12-06T12:43:00Z">
            <w:rPr>
              <w:rFonts w:ascii="Gadugi" w:hAnsi="Gadugi" w:cs="Times New Roman"/>
              <w:sz w:val="24"/>
              <w:szCs w:val="24"/>
            </w:rPr>
          </w:rPrChange>
        </w:rPr>
        <w:t>. The two preceding PNES waves (2011 and 2015</w:t>
      </w:r>
      <w:r w:rsidR="005646C2" w:rsidRPr="000270D5">
        <w:rPr>
          <w:rFonts w:ascii="Times New Roman" w:hAnsi="Times New Roman" w:cs="Times New Roman"/>
          <w:rPrChange w:id="503" w:author="Agnieszka Kwiatkowska" w:date="2018-12-06T12:43:00Z">
            <w:rPr>
              <w:rFonts w:ascii="Gadugi" w:hAnsi="Gadugi" w:cs="Times New Roman"/>
              <w:sz w:val="24"/>
              <w:szCs w:val="24"/>
            </w:rPr>
          </w:rPrChange>
        </w:rPr>
        <w:t>)</w:t>
      </w:r>
      <w:r w:rsidR="005646C2" w:rsidRPr="000270D5" w:rsidDel="000C410A">
        <w:rPr>
          <w:rFonts w:ascii="Times New Roman" w:hAnsi="Times New Roman" w:cs="Times New Roman"/>
          <w:rPrChange w:id="504" w:author="Agnieszka Kwiatkowska" w:date="2018-12-06T12:43:00Z">
            <w:rPr>
              <w:rFonts w:ascii="Gadugi" w:hAnsi="Gadugi" w:cs="Times New Roman"/>
              <w:sz w:val="24"/>
              <w:szCs w:val="24"/>
            </w:rPr>
          </w:rPrChange>
        </w:rPr>
        <w:t xml:space="preserve"> </w:t>
      </w:r>
      <w:r w:rsidR="005646C2" w:rsidRPr="000270D5">
        <w:rPr>
          <w:rFonts w:ascii="Times New Roman" w:hAnsi="Times New Roman" w:cs="Times New Roman"/>
          <w:rPrChange w:id="505" w:author="Agnieszka Kwiatkowska" w:date="2018-12-06T12:43:00Z">
            <w:rPr>
              <w:rFonts w:ascii="Gadugi" w:hAnsi="Gadugi" w:cs="Times New Roman"/>
              <w:sz w:val="24"/>
              <w:szCs w:val="24"/>
            </w:rPr>
          </w:rPrChange>
        </w:rPr>
        <w:t>already</w:t>
      </w:r>
      <w:r w:rsidRPr="000270D5">
        <w:rPr>
          <w:rFonts w:ascii="Times New Roman" w:hAnsi="Times New Roman" w:cs="Times New Roman"/>
          <w:rPrChange w:id="506" w:author="Agnieszka Kwiatkowska" w:date="2018-12-06T12:43:00Z">
            <w:rPr>
              <w:rFonts w:ascii="Gadugi" w:hAnsi="Gadugi" w:cs="Times New Roman"/>
              <w:sz w:val="24"/>
              <w:szCs w:val="24"/>
            </w:rPr>
          </w:rPrChange>
        </w:rPr>
        <w:t xml:space="preserve"> incorporated attention to the social interactions of close circles of family and friends, the political knowledge generated within, and the impact of these factors on political attitudes, preferences, and ultimately participation and vote choice (</w:t>
      </w:r>
      <w:proofErr w:type="spellStart"/>
      <w:r w:rsidRPr="000270D5">
        <w:rPr>
          <w:rFonts w:ascii="Times New Roman" w:hAnsi="Times New Roman" w:cs="Times New Roman"/>
          <w:rPrChange w:id="507" w:author="Agnieszka Kwiatkowska" w:date="2018-12-06T12:43:00Z">
            <w:rPr>
              <w:rFonts w:ascii="Gadugi" w:hAnsi="Gadugi" w:cs="Times New Roman"/>
              <w:sz w:val="24"/>
              <w:szCs w:val="24"/>
            </w:rPr>
          </w:rPrChange>
        </w:rPr>
        <w:t>Markowski</w:t>
      </w:r>
      <w:proofErr w:type="spellEnd"/>
      <w:r w:rsidRPr="000270D5">
        <w:rPr>
          <w:rFonts w:ascii="Times New Roman" w:hAnsi="Times New Roman" w:cs="Times New Roman"/>
          <w:rPrChange w:id="508" w:author="Agnieszka Kwiatkowska" w:date="2018-12-06T12:43:00Z">
            <w:rPr>
              <w:rFonts w:ascii="Gadugi" w:hAnsi="Gadugi" w:cs="Times New Roman"/>
              <w:sz w:val="24"/>
              <w:szCs w:val="24"/>
            </w:rPr>
          </w:rPrChange>
        </w:rPr>
        <w:t xml:space="preserve"> 2017; </w:t>
      </w:r>
      <w:proofErr w:type="spellStart"/>
      <w:r w:rsidRPr="000270D5">
        <w:rPr>
          <w:rFonts w:ascii="Times New Roman" w:hAnsi="Times New Roman" w:cs="Times New Roman"/>
          <w:rPrChange w:id="509" w:author="Agnieszka Kwiatkowska" w:date="2018-12-06T12:43:00Z">
            <w:rPr>
              <w:rFonts w:ascii="Gadugi" w:hAnsi="Gadugi" w:cs="Times New Roman"/>
              <w:sz w:val="24"/>
              <w:szCs w:val="24"/>
            </w:rPr>
          </w:rPrChange>
        </w:rPr>
        <w:t>Tworzecki</w:t>
      </w:r>
      <w:proofErr w:type="spellEnd"/>
      <w:r w:rsidRPr="000270D5">
        <w:rPr>
          <w:rFonts w:ascii="Times New Roman" w:hAnsi="Times New Roman" w:cs="Times New Roman"/>
          <w:rPrChange w:id="510" w:author="Agnieszka Kwiatkowska" w:date="2018-12-06T12:43:00Z">
            <w:rPr>
              <w:rFonts w:ascii="Gadugi" w:hAnsi="Gadugi" w:cs="Times New Roman"/>
              <w:sz w:val="24"/>
              <w:szCs w:val="24"/>
            </w:rPr>
          </w:rPrChange>
        </w:rPr>
        <w:t xml:space="preserve">, </w:t>
      </w:r>
      <w:proofErr w:type="spellStart"/>
      <w:r w:rsidRPr="000270D5">
        <w:rPr>
          <w:rFonts w:ascii="Times New Roman" w:hAnsi="Times New Roman" w:cs="Times New Roman"/>
          <w:rPrChange w:id="511" w:author="Agnieszka Kwiatkowska" w:date="2018-12-06T12:43:00Z">
            <w:rPr>
              <w:rFonts w:ascii="Gadugi" w:hAnsi="Gadugi" w:cs="Times New Roman"/>
              <w:sz w:val="24"/>
              <w:szCs w:val="24"/>
            </w:rPr>
          </w:rPrChange>
        </w:rPr>
        <w:t>Markowski</w:t>
      </w:r>
      <w:proofErr w:type="spellEnd"/>
      <w:r w:rsidRPr="000270D5">
        <w:rPr>
          <w:rFonts w:ascii="Times New Roman" w:hAnsi="Times New Roman" w:cs="Times New Roman"/>
          <w:rPrChange w:id="512" w:author="Agnieszka Kwiatkowska" w:date="2018-12-06T12:43:00Z">
            <w:rPr>
              <w:rFonts w:ascii="Gadugi" w:hAnsi="Gadugi" w:cs="Times New Roman"/>
              <w:sz w:val="24"/>
              <w:szCs w:val="24"/>
            </w:rPr>
          </w:rPrChange>
        </w:rPr>
        <w:t xml:space="preserve"> 2014; </w:t>
      </w:r>
      <w:proofErr w:type="spellStart"/>
      <w:r w:rsidRPr="000270D5">
        <w:rPr>
          <w:rFonts w:ascii="Times New Roman" w:hAnsi="Times New Roman" w:cs="Times New Roman" w:hint="eastAsia"/>
          <w:rPrChange w:id="513" w:author="Agnieszka Kwiatkowska" w:date="2018-12-06T12:43:00Z">
            <w:rPr>
              <w:rFonts w:ascii="Gadugi" w:hAnsi="Gadugi" w:cs="Times New Roman" w:hint="eastAsia"/>
              <w:sz w:val="24"/>
              <w:szCs w:val="24"/>
            </w:rPr>
          </w:rPrChange>
        </w:rPr>
        <w:t>Ż</w:t>
      </w:r>
      <w:r w:rsidRPr="000270D5">
        <w:rPr>
          <w:rFonts w:ascii="Times New Roman" w:hAnsi="Times New Roman" w:cs="Times New Roman"/>
          <w:rPrChange w:id="514" w:author="Agnieszka Kwiatkowska" w:date="2018-12-06T12:43:00Z">
            <w:rPr>
              <w:rFonts w:ascii="Gadugi" w:hAnsi="Gadugi" w:cs="Times New Roman"/>
              <w:sz w:val="24"/>
              <w:szCs w:val="24"/>
            </w:rPr>
          </w:rPrChange>
        </w:rPr>
        <w:t>erkowska-Balas</w:t>
      </w:r>
      <w:proofErr w:type="spellEnd"/>
      <w:r w:rsidRPr="000270D5">
        <w:rPr>
          <w:rFonts w:ascii="Times New Roman" w:hAnsi="Times New Roman" w:cs="Times New Roman"/>
          <w:rPrChange w:id="515" w:author="Agnieszka Kwiatkowska" w:date="2018-12-06T12:43:00Z">
            <w:rPr>
              <w:rFonts w:ascii="Gadugi" w:hAnsi="Gadugi" w:cs="Times New Roman"/>
              <w:sz w:val="24"/>
              <w:szCs w:val="24"/>
            </w:rPr>
          </w:rPrChange>
        </w:rPr>
        <w:t xml:space="preserve">, </w:t>
      </w:r>
      <w:proofErr w:type="spellStart"/>
      <w:r w:rsidRPr="000270D5">
        <w:rPr>
          <w:rFonts w:ascii="Times New Roman" w:hAnsi="Times New Roman" w:cs="Times New Roman"/>
          <w:rPrChange w:id="516" w:author="Agnieszka Kwiatkowska" w:date="2018-12-06T12:43:00Z">
            <w:rPr>
              <w:rFonts w:ascii="Gadugi" w:hAnsi="Gadugi" w:cs="Times New Roman"/>
              <w:sz w:val="24"/>
              <w:szCs w:val="24"/>
            </w:rPr>
          </w:rPrChange>
        </w:rPr>
        <w:t>Lyubashenko</w:t>
      </w:r>
      <w:proofErr w:type="spellEnd"/>
      <w:r w:rsidRPr="000270D5">
        <w:rPr>
          <w:rFonts w:ascii="Times New Roman" w:hAnsi="Times New Roman" w:cs="Times New Roman"/>
          <w:rPrChange w:id="517" w:author="Agnieszka Kwiatkowska" w:date="2018-12-06T12:43:00Z">
            <w:rPr>
              <w:rFonts w:ascii="Gadugi" w:hAnsi="Gadugi" w:cs="Times New Roman"/>
              <w:sz w:val="24"/>
              <w:szCs w:val="24"/>
            </w:rPr>
          </w:rPrChange>
        </w:rPr>
        <w:t xml:space="preserve">, </w:t>
      </w:r>
      <w:proofErr w:type="spellStart"/>
      <w:r w:rsidRPr="000270D5">
        <w:rPr>
          <w:rFonts w:ascii="Times New Roman" w:hAnsi="Times New Roman" w:cs="Times New Roman"/>
          <w:rPrChange w:id="518" w:author="Agnieszka Kwiatkowska" w:date="2018-12-06T12:43:00Z">
            <w:rPr>
              <w:rFonts w:ascii="Gadugi" w:hAnsi="Gadugi" w:cs="Times New Roman"/>
              <w:sz w:val="24"/>
              <w:szCs w:val="24"/>
            </w:rPr>
          </w:rPrChange>
        </w:rPr>
        <w:t>Kwiatkowska</w:t>
      </w:r>
      <w:proofErr w:type="spellEnd"/>
      <w:r w:rsidRPr="000270D5">
        <w:rPr>
          <w:rFonts w:ascii="Times New Roman" w:hAnsi="Times New Roman" w:cs="Times New Roman"/>
          <w:rPrChange w:id="519" w:author="Agnieszka Kwiatkowska" w:date="2018-12-06T12:43:00Z">
            <w:rPr>
              <w:rFonts w:ascii="Gadugi" w:hAnsi="Gadugi" w:cs="Times New Roman"/>
              <w:sz w:val="24"/>
              <w:szCs w:val="24"/>
            </w:rPr>
          </w:rPrChange>
        </w:rPr>
        <w:t xml:space="preserve"> 2016).</w:t>
      </w:r>
    </w:p>
    <w:p w14:paraId="69E47279" w14:textId="77777777" w:rsidR="00C03048" w:rsidRPr="000270D5" w:rsidRDefault="00C03048">
      <w:pPr>
        <w:spacing w:line="240" w:lineRule="auto"/>
        <w:ind w:right="-233"/>
        <w:jc w:val="both"/>
        <w:rPr>
          <w:rFonts w:ascii="Times New Roman" w:hAnsi="Times New Roman" w:cs="Times New Roman"/>
          <w:rPrChange w:id="520" w:author="Agnieszka Kwiatkowska" w:date="2018-12-06T12:43:00Z">
            <w:rPr>
              <w:rFonts w:ascii="Gadugi" w:hAnsi="Gadugi" w:cs="Times New Roman"/>
              <w:sz w:val="24"/>
              <w:szCs w:val="24"/>
            </w:rPr>
          </w:rPrChange>
        </w:rPr>
        <w:pPrChange w:id="521" w:author="Agnieszka Kwiatkowska" w:date="2018-12-06T12:43:00Z">
          <w:pPr>
            <w:ind w:right="-233"/>
            <w:jc w:val="both"/>
          </w:pPr>
        </w:pPrChange>
      </w:pPr>
      <w:proofErr w:type="spellStart"/>
      <w:r w:rsidRPr="000270D5">
        <w:rPr>
          <w:rFonts w:ascii="Times New Roman" w:hAnsi="Times New Roman" w:cs="Times New Roman"/>
          <w:rPrChange w:id="522"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523" w:author="Agnieszka Kwiatkowska" w:date="2018-12-06T12:43:00Z">
            <w:rPr>
              <w:rFonts w:ascii="Gadugi" w:hAnsi="Gadugi" w:cs="Times New Roman"/>
              <w:sz w:val="24"/>
              <w:szCs w:val="24"/>
            </w:rPr>
          </w:rPrChange>
        </w:rPr>
        <w:t xml:space="preserve"> and Bartels’s critique of the folk theory of democracy two-fold. First, they claim that voters primarily choose parties not on the basis of issue stances or policy preferences but on the basis of bonds, loyalties and a sense of identification with a party or candidate. If true, this phenomenon contradicts the </w:t>
      </w:r>
      <w:proofErr w:type="spellStart"/>
      <w:r w:rsidRPr="000270D5">
        <w:rPr>
          <w:rFonts w:ascii="Times New Roman" w:hAnsi="Times New Roman" w:cs="Times New Roman"/>
          <w:rPrChange w:id="524" w:author="Agnieszka Kwiatkowska" w:date="2018-12-06T12:43:00Z">
            <w:rPr>
              <w:rFonts w:ascii="Gadugi" w:hAnsi="Gadugi" w:cs="Times New Roman"/>
              <w:sz w:val="24"/>
              <w:szCs w:val="24"/>
            </w:rPr>
          </w:rPrChange>
        </w:rPr>
        <w:t>idealised</w:t>
      </w:r>
      <w:proofErr w:type="spellEnd"/>
      <w:r w:rsidRPr="000270D5">
        <w:rPr>
          <w:rFonts w:ascii="Times New Roman" w:hAnsi="Times New Roman" w:cs="Times New Roman"/>
          <w:rPrChange w:id="525" w:author="Agnieszka Kwiatkowska" w:date="2018-12-06T12:43:00Z">
            <w:rPr>
              <w:rFonts w:ascii="Gadugi" w:hAnsi="Gadugi" w:cs="Times New Roman"/>
              <w:sz w:val="24"/>
              <w:szCs w:val="24"/>
            </w:rPr>
          </w:rPrChange>
        </w:rPr>
        <w:t xml:space="preserve"> vision of politically sophisticated, reasoning voters (Luskin 1987) whose making vote choices are based on issue preferences or policy opinions. Second, they argue that in relying on cues and heuristic shortcuts such as partisanship, voters’ biases lead them to make irrational voting decisions. The notion that cognitive shortcuts are of low utility for voters in electing parties which will carry out their preferences and operate in their best interests is in direct conflict with an established strain of political science research (Popkin 1991; Lau and </w:t>
      </w:r>
      <w:proofErr w:type="spellStart"/>
      <w:r w:rsidRPr="000270D5">
        <w:rPr>
          <w:rFonts w:ascii="Times New Roman" w:hAnsi="Times New Roman" w:cs="Times New Roman"/>
          <w:rPrChange w:id="526" w:author="Agnieszka Kwiatkowska" w:date="2018-12-06T12:43:00Z">
            <w:rPr>
              <w:rFonts w:ascii="Gadugi" w:hAnsi="Gadugi" w:cs="Times New Roman"/>
              <w:sz w:val="24"/>
              <w:szCs w:val="24"/>
            </w:rPr>
          </w:rPrChange>
        </w:rPr>
        <w:t>Redlawsk</w:t>
      </w:r>
      <w:proofErr w:type="spellEnd"/>
      <w:r w:rsidRPr="000270D5">
        <w:rPr>
          <w:rFonts w:ascii="Times New Roman" w:hAnsi="Times New Roman" w:cs="Times New Roman"/>
          <w:rPrChange w:id="527" w:author="Agnieszka Kwiatkowska" w:date="2018-12-06T12:43:00Z">
            <w:rPr>
              <w:rFonts w:ascii="Gadugi" w:hAnsi="Gadugi" w:cs="Times New Roman"/>
              <w:sz w:val="24"/>
              <w:szCs w:val="24"/>
            </w:rPr>
          </w:rPrChange>
        </w:rPr>
        <w:t xml:space="preserve"> 2006).</w:t>
      </w:r>
    </w:p>
    <w:p w14:paraId="7C086DBC" w14:textId="77777777" w:rsidR="00C03048" w:rsidRPr="000270D5" w:rsidRDefault="00C03048">
      <w:pPr>
        <w:spacing w:line="240" w:lineRule="auto"/>
        <w:ind w:right="-233"/>
        <w:jc w:val="both"/>
        <w:rPr>
          <w:rFonts w:ascii="Times New Roman" w:hAnsi="Times New Roman" w:cs="Times New Roman"/>
          <w:rPrChange w:id="528" w:author="Agnieszka Kwiatkowska" w:date="2018-12-06T12:43:00Z">
            <w:rPr>
              <w:rFonts w:ascii="Gadugi" w:hAnsi="Gadugi" w:cs="Times New Roman"/>
              <w:sz w:val="24"/>
              <w:szCs w:val="24"/>
            </w:rPr>
          </w:rPrChange>
        </w:rPr>
        <w:pPrChange w:id="529" w:author="Agnieszka Kwiatkowska" w:date="2018-12-06T12:43:00Z">
          <w:pPr>
            <w:ind w:right="-233"/>
            <w:jc w:val="both"/>
          </w:pPr>
        </w:pPrChange>
      </w:pPr>
      <w:proofErr w:type="spellStart"/>
      <w:r w:rsidRPr="000270D5">
        <w:rPr>
          <w:rFonts w:ascii="Times New Roman" w:hAnsi="Times New Roman" w:cs="Times New Roman"/>
          <w:rPrChange w:id="530"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531" w:author="Agnieszka Kwiatkowska" w:date="2018-12-06T12:43:00Z">
            <w:rPr>
              <w:rFonts w:ascii="Gadugi" w:hAnsi="Gadugi" w:cs="Times New Roman"/>
              <w:sz w:val="24"/>
              <w:szCs w:val="24"/>
            </w:rPr>
          </w:rPrChange>
        </w:rPr>
        <w:t xml:space="preserve"> and Bartels’ ideas can easily be transformed into empirically testable hypotheses. However, the concepts their theoretical model employs require careful conceptualization, in particular the key concept of social identity, which embraces ethnic, occupational, religious and myriad other groups. As </w:t>
      </w:r>
      <w:proofErr w:type="spellStart"/>
      <w:r w:rsidRPr="000270D5">
        <w:rPr>
          <w:rFonts w:ascii="Times New Roman" w:hAnsi="Times New Roman" w:cs="Times New Roman"/>
          <w:rPrChange w:id="532" w:author="Agnieszka Kwiatkowska" w:date="2018-12-06T12:43:00Z">
            <w:rPr>
              <w:rFonts w:ascii="Gadugi" w:hAnsi="Gadugi" w:cs="Times New Roman"/>
              <w:sz w:val="24"/>
              <w:szCs w:val="24"/>
            </w:rPr>
          </w:rPrChange>
        </w:rPr>
        <w:t>Schwennicke</w:t>
      </w:r>
      <w:proofErr w:type="spellEnd"/>
      <w:r w:rsidRPr="000270D5">
        <w:rPr>
          <w:rFonts w:ascii="Times New Roman" w:hAnsi="Times New Roman" w:cs="Times New Roman"/>
          <w:rPrChange w:id="533" w:author="Agnieszka Kwiatkowska" w:date="2018-12-06T12:43:00Z">
            <w:rPr>
              <w:rFonts w:ascii="Gadugi" w:hAnsi="Gadugi" w:cs="Times New Roman"/>
              <w:sz w:val="24"/>
              <w:szCs w:val="24"/>
            </w:rPr>
          </w:rPrChange>
        </w:rPr>
        <w:t xml:space="preserve"> (2017: 150 </w:t>
      </w:r>
      <w:proofErr w:type="spellStart"/>
      <w:r w:rsidRPr="000270D5">
        <w:rPr>
          <w:rFonts w:ascii="Times New Roman" w:hAnsi="Times New Roman" w:cs="Times New Roman"/>
          <w:rPrChange w:id="534" w:author="Agnieszka Kwiatkowska" w:date="2018-12-06T12:43:00Z">
            <w:rPr>
              <w:rFonts w:ascii="Gadugi" w:hAnsi="Gadugi" w:cs="Times New Roman"/>
              <w:sz w:val="24"/>
              <w:szCs w:val="24"/>
            </w:rPr>
          </w:rPrChange>
        </w:rPr>
        <w:t>ff</w:t>
      </w:r>
      <w:proofErr w:type="spellEnd"/>
      <w:r w:rsidRPr="000270D5">
        <w:rPr>
          <w:rFonts w:ascii="Times New Roman" w:hAnsi="Times New Roman" w:cs="Times New Roman"/>
          <w:rPrChange w:id="535" w:author="Agnieszka Kwiatkowska" w:date="2018-12-06T12:43:00Z">
            <w:rPr>
              <w:rFonts w:ascii="Gadugi" w:hAnsi="Gadugi" w:cs="Times New Roman"/>
              <w:sz w:val="24"/>
              <w:szCs w:val="24"/>
            </w:rPr>
          </w:rPrChange>
        </w:rPr>
        <w:t>) has observed, the very process of identity construction requires more elaboration. We share this concern, and the 2019 PNES project will be designed to allow us to test</w:t>
      </w:r>
      <w:r w:rsidR="005646C2" w:rsidRPr="000270D5">
        <w:rPr>
          <w:rFonts w:ascii="Times New Roman" w:hAnsi="Times New Roman" w:cs="Times New Roman"/>
          <w:rPrChange w:id="536"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537" w:author="Agnieszka Kwiatkowska" w:date="2018-12-06T12:43:00Z">
            <w:rPr>
              <w:rFonts w:ascii="Gadugi" w:hAnsi="Gadugi" w:cs="Times New Roman"/>
              <w:sz w:val="24"/>
              <w:szCs w:val="24"/>
            </w:rPr>
          </w:rPrChange>
        </w:rPr>
        <w:t>the impact of the size of social groups, their nature (“offline” or “online</w:t>
      </w:r>
      <w:proofErr w:type="gramStart"/>
      <w:r w:rsidRPr="000270D5">
        <w:rPr>
          <w:rFonts w:ascii="Times New Roman" w:hAnsi="Times New Roman" w:cs="Times New Roman"/>
          <w:rPrChange w:id="538" w:author="Agnieszka Kwiatkowska" w:date="2018-12-06T12:43:00Z">
            <w:rPr>
              <w:rFonts w:ascii="Gadugi" w:hAnsi="Gadugi" w:cs="Times New Roman"/>
              <w:sz w:val="24"/>
              <w:szCs w:val="24"/>
            </w:rPr>
          </w:rPrChange>
        </w:rPr>
        <w:t>”?;</w:t>
      </w:r>
      <w:proofErr w:type="gramEnd"/>
      <w:r w:rsidRPr="000270D5">
        <w:rPr>
          <w:rFonts w:ascii="Times New Roman" w:hAnsi="Times New Roman" w:cs="Times New Roman"/>
          <w:rPrChange w:id="539" w:author="Agnieszka Kwiatkowska" w:date="2018-12-06T12:43:00Z">
            <w:rPr>
              <w:rFonts w:ascii="Gadugi" w:hAnsi="Gadugi" w:cs="Times New Roman"/>
              <w:sz w:val="24"/>
              <w:szCs w:val="24"/>
            </w:rPr>
          </w:rPrChange>
        </w:rPr>
        <w:t xml:space="preserve"> “inherited” or chosen”?) as well as to investigate the problem of multiple, conflicting social identities? In </w:t>
      </w:r>
      <w:proofErr w:type="spellStart"/>
      <w:r w:rsidRPr="000270D5">
        <w:rPr>
          <w:rFonts w:ascii="Times New Roman" w:hAnsi="Times New Roman" w:cs="Times New Roman"/>
          <w:rPrChange w:id="540" w:author="Agnieszka Kwiatkowska" w:date="2018-12-06T12:43:00Z">
            <w:rPr>
              <w:rFonts w:ascii="Gadugi" w:hAnsi="Gadugi" w:cs="Times New Roman"/>
              <w:sz w:val="24"/>
              <w:szCs w:val="24"/>
            </w:rPr>
          </w:rPrChange>
        </w:rPr>
        <w:t>operationalising</w:t>
      </w:r>
      <w:proofErr w:type="spellEnd"/>
      <w:r w:rsidRPr="000270D5">
        <w:rPr>
          <w:rFonts w:ascii="Times New Roman" w:hAnsi="Times New Roman" w:cs="Times New Roman"/>
          <w:rPrChange w:id="541" w:author="Agnieszka Kwiatkowska" w:date="2018-12-06T12:43:00Z">
            <w:rPr>
              <w:rFonts w:ascii="Gadugi" w:hAnsi="Gadugi" w:cs="Times New Roman"/>
              <w:sz w:val="24"/>
              <w:szCs w:val="24"/>
            </w:rPr>
          </w:rPrChange>
        </w:rPr>
        <w:t xml:space="preserve"> social identities for the purpose of this survey, particular emphasis will be placed on </w:t>
      </w:r>
      <w:r w:rsidR="005646C2" w:rsidRPr="000270D5">
        <w:rPr>
          <w:rFonts w:ascii="Times New Roman" w:hAnsi="Times New Roman" w:cs="Times New Roman"/>
          <w:rPrChange w:id="542" w:author="Agnieszka Kwiatkowska" w:date="2018-12-06T12:43:00Z">
            <w:rPr>
              <w:rFonts w:ascii="Gadugi" w:hAnsi="Gadugi" w:cs="Times New Roman"/>
              <w:sz w:val="24"/>
              <w:szCs w:val="24"/>
            </w:rPr>
          </w:rPrChange>
        </w:rPr>
        <w:t>differentiating “</w:t>
      </w:r>
      <w:r w:rsidRPr="000270D5">
        <w:rPr>
          <w:rFonts w:ascii="Times New Roman" w:hAnsi="Times New Roman" w:cs="Times New Roman"/>
          <w:rPrChange w:id="543" w:author="Agnieszka Kwiatkowska" w:date="2018-12-06T12:43:00Z">
            <w:rPr>
              <w:rFonts w:ascii="Gadugi" w:hAnsi="Gadugi" w:cs="Times New Roman"/>
              <w:sz w:val="24"/>
              <w:szCs w:val="24"/>
            </w:rPr>
          </w:rPrChange>
        </w:rPr>
        <w:t xml:space="preserve">shallow” group belonging (often purely formal in character) from the deep emotional linkage and normative identification with an important reference group. </w:t>
      </w:r>
    </w:p>
    <w:p w14:paraId="6A66C712" w14:textId="77777777" w:rsidR="00C03048" w:rsidRPr="000270D5" w:rsidRDefault="00C03048">
      <w:pPr>
        <w:spacing w:line="240" w:lineRule="auto"/>
        <w:ind w:right="-233"/>
        <w:jc w:val="both"/>
        <w:rPr>
          <w:rFonts w:ascii="Times New Roman" w:hAnsi="Times New Roman" w:cs="Times New Roman"/>
          <w:rPrChange w:id="544" w:author="Agnieszka Kwiatkowska" w:date="2018-12-06T12:43:00Z">
            <w:rPr>
              <w:rFonts w:ascii="Gadugi" w:hAnsi="Gadugi" w:cs="Times New Roman"/>
              <w:sz w:val="24"/>
              <w:szCs w:val="24"/>
            </w:rPr>
          </w:rPrChange>
        </w:rPr>
        <w:pPrChange w:id="545" w:author="Agnieszka Kwiatkowska" w:date="2018-12-06T12:43:00Z">
          <w:pPr>
            <w:ind w:right="-233"/>
            <w:jc w:val="both"/>
          </w:pPr>
        </w:pPrChange>
      </w:pPr>
      <w:r w:rsidRPr="000270D5">
        <w:rPr>
          <w:rFonts w:ascii="Times New Roman" w:hAnsi="Times New Roman" w:cs="Times New Roman"/>
          <w:rPrChange w:id="546" w:author="Agnieszka Kwiatkowska" w:date="2018-12-06T12:43:00Z">
            <w:rPr>
              <w:rFonts w:ascii="Gadugi" w:hAnsi="Gadugi" w:cs="Times New Roman"/>
              <w:sz w:val="24"/>
              <w:szCs w:val="24"/>
            </w:rPr>
          </w:rPrChange>
        </w:rPr>
        <w:t xml:space="preserve">If we follow the arguments of </w:t>
      </w:r>
      <w:proofErr w:type="spellStart"/>
      <w:r w:rsidRPr="000270D5">
        <w:rPr>
          <w:rFonts w:ascii="Times New Roman" w:hAnsi="Times New Roman" w:cs="Times New Roman"/>
          <w:rPrChange w:id="547"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548" w:author="Agnieszka Kwiatkowska" w:date="2018-12-06T12:43:00Z">
            <w:rPr>
              <w:rFonts w:ascii="Gadugi" w:hAnsi="Gadugi" w:cs="Times New Roman"/>
              <w:sz w:val="24"/>
              <w:szCs w:val="24"/>
            </w:rPr>
          </w:rPrChange>
        </w:rPr>
        <w:t xml:space="preserve"> and Bartels (2016), the causal sequence between the three factors is thus relatively straightforward: social identity shapes partisanship and partisan attachments subsequently inform the policy positions that citizens defend. According to a “realist view of elections”, this means that “voters choose a party validating their social and political identities, then rationalize their decisions with appropriate party-supplied reasons” (p. 311). Furthermore, they argue that “[e]</w:t>
      </w:r>
      <w:proofErr w:type="spellStart"/>
      <w:r w:rsidRPr="000270D5">
        <w:rPr>
          <w:rFonts w:ascii="Times New Roman" w:hAnsi="Times New Roman" w:cs="Times New Roman"/>
          <w:rPrChange w:id="549" w:author="Agnieszka Kwiatkowska" w:date="2018-12-06T12:43:00Z">
            <w:rPr>
              <w:rFonts w:ascii="Gadugi" w:hAnsi="Gadugi" w:cs="Times New Roman"/>
              <w:sz w:val="24"/>
              <w:szCs w:val="24"/>
            </w:rPr>
          </w:rPrChange>
        </w:rPr>
        <w:t>ven</w:t>
      </w:r>
      <w:proofErr w:type="spellEnd"/>
      <w:r w:rsidRPr="000270D5">
        <w:rPr>
          <w:rFonts w:ascii="Times New Roman" w:hAnsi="Times New Roman" w:cs="Times New Roman"/>
          <w:rPrChange w:id="550" w:author="Agnieszka Kwiatkowska" w:date="2018-12-06T12:43:00Z">
            <w:rPr>
              <w:rFonts w:ascii="Gadugi" w:hAnsi="Gadugi" w:cs="Times New Roman"/>
              <w:sz w:val="24"/>
              <w:szCs w:val="24"/>
            </w:rPr>
          </w:rPrChange>
        </w:rPr>
        <w:t xml:space="preserve"> when fluctuation from partisanship occurs, it often reflects the heightened salience of specific religious, racial, or gender identities instead of issue preferences among voters” (p. 312). This suggests that while social identity may occasionally displace partisanship as a primary cause for vote choice, issue preferences remain of secondary importance.  </w:t>
      </w:r>
    </w:p>
    <w:p w14:paraId="03EFEE76" w14:textId="77777777" w:rsidR="00C03048" w:rsidRPr="000270D5" w:rsidRDefault="00C03048">
      <w:pPr>
        <w:spacing w:line="240" w:lineRule="auto"/>
        <w:ind w:right="-233"/>
        <w:jc w:val="both"/>
        <w:rPr>
          <w:rFonts w:ascii="Times New Roman" w:hAnsi="Times New Roman" w:cs="Times New Roman"/>
          <w:rPrChange w:id="551" w:author="Agnieszka Kwiatkowska" w:date="2018-12-06T12:43:00Z">
            <w:rPr>
              <w:rFonts w:ascii="Gadugi" w:hAnsi="Gadugi" w:cs="Times New Roman"/>
              <w:sz w:val="24"/>
              <w:szCs w:val="24"/>
            </w:rPr>
          </w:rPrChange>
        </w:rPr>
        <w:pPrChange w:id="552" w:author="Agnieszka Kwiatkowska" w:date="2018-12-06T12:43:00Z">
          <w:pPr>
            <w:ind w:right="-233"/>
            <w:jc w:val="both"/>
          </w:pPr>
        </w:pPrChange>
      </w:pPr>
      <w:r w:rsidRPr="000270D5">
        <w:rPr>
          <w:rFonts w:ascii="Times New Roman" w:hAnsi="Times New Roman" w:cs="Times New Roman"/>
          <w:rPrChange w:id="553" w:author="Agnieszka Kwiatkowska" w:date="2018-12-06T12:43:00Z">
            <w:rPr>
              <w:rFonts w:ascii="Gadugi" w:hAnsi="Gadugi" w:cs="Times New Roman"/>
              <w:sz w:val="24"/>
              <w:szCs w:val="24"/>
            </w:rPr>
          </w:rPrChange>
        </w:rPr>
        <w:t xml:space="preserve">The picture of the connections between social identities, partisanship, policy preferences and the vote choice that </w:t>
      </w:r>
      <w:proofErr w:type="spellStart"/>
      <w:r w:rsidRPr="000270D5">
        <w:rPr>
          <w:rFonts w:ascii="Times New Roman" w:hAnsi="Times New Roman" w:cs="Times New Roman"/>
          <w:rPrChange w:id="554"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555" w:author="Agnieszka Kwiatkowska" w:date="2018-12-06T12:43:00Z">
            <w:rPr>
              <w:rFonts w:ascii="Gadugi" w:hAnsi="Gadugi" w:cs="Times New Roman"/>
              <w:sz w:val="24"/>
              <w:szCs w:val="24"/>
            </w:rPr>
          </w:rPrChange>
        </w:rPr>
        <w:t xml:space="preserve"> and Bartels draw thus resembles the theoretical model presented in Figure 1. From this figure, it is clear that social identities are thought to inform partisan loyalties, and these party attachments subsequently affect both the vote choices that citizens make as well as the policy preferences they defend. Furthermore, it is expected that social identities can affect the vote choice in a more direct way as well. What is missing from this theoretical model, however, is an arrow from policy preferences to the vote choice. </w:t>
      </w:r>
      <w:proofErr w:type="spellStart"/>
      <w:r w:rsidRPr="000270D5">
        <w:rPr>
          <w:rFonts w:ascii="Times New Roman" w:hAnsi="Times New Roman" w:cs="Times New Roman"/>
          <w:rPrChange w:id="556"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557" w:author="Agnieszka Kwiatkowska" w:date="2018-12-06T12:43:00Z">
            <w:rPr>
              <w:rFonts w:ascii="Gadugi" w:hAnsi="Gadugi" w:cs="Times New Roman"/>
              <w:sz w:val="24"/>
              <w:szCs w:val="24"/>
            </w:rPr>
          </w:rPrChange>
        </w:rPr>
        <w:t xml:space="preserve"> and Bartels indicate that policy preferences and vote choices might well correlate, but this correlation is a result of both being affected by partisan loyalties. In addition, it is possible that in order to avoid cognitive dissonance, voters adjust their preferences in line with their voting behavior – which would be an arrow from the vote choice to policy preferences. While different paths might thus explain a correlation between policy preferences and the vote choice, key to </w:t>
      </w:r>
      <w:proofErr w:type="spellStart"/>
      <w:r w:rsidRPr="000270D5">
        <w:rPr>
          <w:rFonts w:ascii="Times New Roman" w:hAnsi="Times New Roman" w:cs="Times New Roman"/>
          <w:rPrChange w:id="558"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559" w:author="Agnieszka Kwiatkowska" w:date="2018-12-06T12:43:00Z">
            <w:rPr>
              <w:rFonts w:ascii="Gadugi" w:hAnsi="Gadugi" w:cs="Times New Roman"/>
              <w:sz w:val="24"/>
              <w:szCs w:val="24"/>
            </w:rPr>
          </w:rPrChange>
        </w:rPr>
        <w:t xml:space="preserve"> and Bartels’ criticism of “populist” views of democracy is their claim that policy preferences do not inform vote choice.  If this model is an accurate description of how citizens decide what parties and candidates to vote for, and what factors inform this choice, the conclusion should indeed be that representative democracy is not functioning optimally, at least from the demand side.  </w:t>
      </w:r>
    </w:p>
    <w:p w14:paraId="269BCE14" w14:textId="77777777" w:rsidR="00C03048" w:rsidRPr="000270D5" w:rsidRDefault="00C03048">
      <w:pPr>
        <w:spacing w:line="240" w:lineRule="auto"/>
        <w:ind w:right="-233"/>
        <w:jc w:val="both"/>
        <w:rPr>
          <w:rFonts w:ascii="Times New Roman" w:hAnsi="Times New Roman" w:cs="Times New Roman"/>
          <w:rPrChange w:id="560" w:author="Agnieszka Kwiatkowska" w:date="2018-12-06T12:43:00Z">
            <w:rPr>
              <w:rFonts w:ascii="Gadugi" w:hAnsi="Gadugi" w:cs="Times New Roman"/>
              <w:sz w:val="24"/>
              <w:szCs w:val="24"/>
            </w:rPr>
          </w:rPrChange>
        </w:rPr>
        <w:pPrChange w:id="561" w:author="Agnieszka Kwiatkowska" w:date="2018-12-06T12:43:00Z">
          <w:pPr>
            <w:ind w:right="-233"/>
            <w:jc w:val="both"/>
          </w:pPr>
        </w:pPrChange>
      </w:pPr>
      <w:del w:id="562" w:author="Ben Stanley" w:date="2018-12-06T22:30:00Z">
        <w:r w:rsidRPr="000270D5" w:rsidDel="00C4767C">
          <w:rPr>
            <w:rFonts w:ascii="Times New Roman" w:hAnsi="Times New Roman" w:cs="Times New Roman"/>
            <w:rPrChange w:id="563" w:author="Agnieszka Kwiatkowska" w:date="2018-12-06T12:43:00Z">
              <w:rPr>
                <w:rFonts w:ascii="Gadugi" w:hAnsi="Gadugi" w:cs="Times New Roman"/>
                <w:sz w:val="24"/>
                <w:szCs w:val="24"/>
              </w:rPr>
            </w:rPrChange>
          </w:rPr>
          <w:delText>.</w:delText>
        </w:r>
      </w:del>
      <w:del w:id="564" w:author="Ben Stanley" w:date="2018-12-06T22:29:00Z">
        <w:r w:rsidRPr="000270D5" w:rsidDel="00C4767C">
          <w:rPr>
            <w:rFonts w:ascii="Times New Roman" w:hAnsi="Times New Roman" w:cs="Times New Roman"/>
            <w:rPrChange w:id="565" w:author="Agnieszka Kwiatkowska" w:date="2018-12-06T12:43:00Z">
              <w:rPr>
                <w:rFonts w:ascii="Gadugi" w:hAnsi="Gadugi" w:cs="Times New Roman"/>
                <w:sz w:val="24"/>
                <w:szCs w:val="24"/>
              </w:rPr>
            </w:rPrChange>
          </w:rPr>
          <w:delText xml:space="preserve"> </w:delText>
        </w:r>
      </w:del>
      <w:r w:rsidRPr="000270D5">
        <w:rPr>
          <w:rFonts w:ascii="Times New Roman" w:hAnsi="Times New Roman" w:cs="Times New Roman"/>
          <w:rPrChange w:id="566" w:author="Agnieszka Kwiatkowska" w:date="2018-12-06T12:43:00Z">
            <w:rPr>
              <w:rFonts w:ascii="Gadugi" w:hAnsi="Gadugi" w:cs="Times New Roman"/>
              <w:sz w:val="24"/>
              <w:szCs w:val="24"/>
            </w:rPr>
          </w:rPrChange>
        </w:rPr>
        <w:t xml:space="preserve">Partisanship can basically be understood as a deep-rooted identification, a lasting tie between an individual and the party she feels closest to (see Campbell et al. 1980). </w:t>
      </w:r>
      <w:proofErr w:type="spellStart"/>
      <w:r w:rsidRPr="000270D5">
        <w:rPr>
          <w:rFonts w:ascii="Times New Roman" w:hAnsi="Times New Roman" w:cs="Times New Roman"/>
          <w:rPrChange w:id="567"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568" w:author="Agnieszka Kwiatkowska" w:date="2018-12-06T12:43:00Z">
            <w:rPr>
              <w:rFonts w:ascii="Gadugi" w:hAnsi="Gadugi" w:cs="Times New Roman"/>
              <w:sz w:val="24"/>
              <w:szCs w:val="24"/>
            </w:rPr>
          </w:rPrChange>
        </w:rPr>
        <w:t xml:space="preserve"> and Bartels (2016, 234) further note that for most scholars, partisanship is both a form and a product of social identity. In line with the theoretical model in Figure 1, </w:t>
      </w:r>
      <w:proofErr w:type="spellStart"/>
      <w:r w:rsidRPr="000270D5">
        <w:rPr>
          <w:rFonts w:ascii="Times New Roman" w:hAnsi="Times New Roman" w:cs="Times New Roman"/>
          <w:rPrChange w:id="569"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570" w:author="Agnieszka Kwiatkowska" w:date="2018-12-06T12:43:00Z">
            <w:rPr>
              <w:rFonts w:ascii="Gadugi" w:hAnsi="Gadugi" w:cs="Times New Roman"/>
              <w:sz w:val="24"/>
              <w:szCs w:val="24"/>
            </w:rPr>
          </w:rPrChange>
        </w:rPr>
        <w:t xml:space="preserve"> and Bartels also consider partisanship a </w:t>
      </w:r>
      <w:r w:rsidR="005646C2" w:rsidRPr="000270D5">
        <w:rPr>
          <w:rFonts w:ascii="Times New Roman" w:hAnsi="Times New Roman" w:cs="Times New Roman"/>
          <w:rPrChange w:id="571" w:author="Agnieszka Kwiatkowska" w:date="2018-12-06T12:43:00Z">
            <w:rPr>
              <w:rFonts w:ascii="Gadugi" w:hAnsi="Gadugi" w:cs="Times New Roman"/>
              <w:sz w:val="24"/>
              <w:szCs w:val="24"/>
            </w:rPr>
          </w:rPrChange>
        </w:rPr>
        <w:t>significant factor</w:t>
      </w:r>
      <w:r w:rsidRPr="000270D5">
        <w:rPr>
          <w:rFonts w:ascii="Times New Roman" w:hAnsi="Times New Roman" w:cs="Times New Roman"/>
          <w:rPrChange w:id="572" w:author="Agnieszka Kwiatkowska" w:date="2018-12-06T12:43:00Z">
            <w:rPr>
              <w:rFonts w:ascii="Gadugi" w:hAnsi="Gadugi" w:cs="Times New Roman"/>
              <w:sz w:val="24"/>
              <w:szCs w:val="24"/>
            </w:rPr>
          </w:rPrChange>
        </w:rPr>
        <w:t xml:space="preserve"> in shaping policy preferences. They argue, </w:t>
      </w:r>
      <w:r w:rsidRPr="000270D5">
        <w:rPr>
          <w:rFonts w:ascii="Times New Roman" w:hAnsi="Times New Roman" w:cs="Times New Roman"/>
          <w:rPrChange w:id="573" w:author="Agnieszka Kwiatkowska" w:date="2018-12-06T12:43:00Z">
            <w:rPr>
              <w:rFonts w:ascii="Gadugi" w:hAnsi="Gadugi" w:cs="Times New Roman"/>
              <w:sz w:val="24"/>
              <w:szCs w:val="24"/>
            </w:rPr>
          </w:rPrChange>
        </w:rPr>
        <w:lastRenderedPageBreak/>
        <w:t xml:space="preserve">and empirically demonstrate, that partisan loyalties “strongly color citizens’ views about candidates, issues, and even ‘objective’ facts” (p. 269). In short, the assumption of this “realist” model is that policy preferences are endogenous to partisanship.  </w:t>
      </w:r>
    </w:p>
    <w:p w14:paraId="423DAB5C" w14:textId="77777777" w:rsidR="00C03048" w:rsidRPr="000270D5" w:rsidRDefault="00C03048">
      <w:pPr>
        <w:spacing w:line="240" w:lineRule="auto"/>
        <w:ind w:right="-233"/>
        <w:jc w:val="both"/>
        <w:rPr>
          <w:rFonts w:ascii="Times New Roman" w:hAnsi="Times New Roman" w:cs="Times New Roman"/>
          <w:rPrChange w:id="574" w:author="Agnieszka Kwiatkowska" w:date="2018-12-06T12:43:00Z">
            <w:rPr>
              <w:rFonts w:ascii="Gadugi" w:hAnsi="Gadugi" w:cs="Times New Roman"/>
              <w:sz w:val="24"/>
              <w:szCs w:val="24"/>
            </w:rPr>
          </w:rPrChange>
        </w:rPr>
        <w:pPrChange w:id="575" w:author="Agnieszka Kwiatkowska" w:date="2018-12-06T12:43:00Z">
          <w:pPr>
            <w:ind w:right="-233"/>
            <w:jc w:val="both"/>
          </w:pPr>
        </w:pPrChange>
      </w:pPr>
      <w:r w:rsidRPr="000270D5">
        <w:rPr>
          <w:rFonts w:ascii="Times New Roman" w:hAnsi="Times New Roman" w:cs="Times New Roman"/>
          <w:rPrChange w:id="576" w:author="Agnieszka Kwiatkowska" w:date="2018-12-06T12:43:00Z">
            <w:rPr>
              <w:rFonts w:ascii="Gadugi" w:hAnsi="Gadugi" w:cs="Times New Roman"/>
              <w:sz w:val="24"/>
              <w:szCs w:val="24"/>
            </w:rPr>
          </w:rPrChange>
        </w:rPr>
        <w:t xml:space="preserve">In Figure 1 we present the original </w:t>
      </w:r>
      <w:proofErr w:type="spellStart"/>
      <w:r w:rsidRPr="000270D5">
        <w:rPr>
          <w:rFonts w:ascii="Times New Roman" w:hAnsi="Times New Roman" w:cs="Times New Roman"/>
          <w:rPrChange w:id="577"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578" w:author="Agnieszka Kwiatkowska" w:date="2018-12-06T12:43:00Z">
            <w:rPr>
              <w:rFonts w:ascii="Gadugi" w:hAnsi="Gadugi" w:cs="Times New Roman"/>
              <w:sz w:val="24"/>
              <w:szCs w:val="24"/>
            </w:rPr>
          </w:rPrChange>
        </w:rPr>
        <w:t xml:space="preserve">-Bartels schema, with the direction of relationships denoted by the continuous lines and arrows, and our amendments, denoted by dotted lines and arrows. </w:t>
      </w:r>
    </w:p>
    <w:p w14:paraId="52E3B6F2" w14:textId="77777777" w:rsidR="00C03048" w:rsidRPr="000270D5" w:rsidRDefault="00C03048">
      <w:pPr>
        <w:spacing w:line="240" w:lineRule="auto"/>
        <w:ind w:right="-233"/>
        <w:jc w:val="both"/>
        <w:rPr>
          <w:rFonts w:ascii="Times New Roman" w:hAnsi="Times New Roman" w:cs="Times New Roman"/>
          <w:rPrChange w:id="579" w:author="Agnieszka Kwiatkowska" w:date="2018-12-06T12:43:00Z">
            <w:rPr>
              <w:rFonts w:ascii="Gadugi" w:hAnsi="Gadugi" w:cs="Times New Roman"/>
              <w:sz w:val="24"/>
              <w:szCs w:val="24"/>
            </w:rPr>
          </w:rPrChange>
        </w:rPr>
        <w:pPrChange w:id="580" w:author="Agnieszka Kwiatkowska" w:date="2018-12-06T12:43:00Z">
          <w:pPr>
            <w:ind w:right="-233"/>
            <w:jc w:val="both"/>
          </w:pPr>
        </w:pPrChange>
      </w:pPr>
      <w:r w:rsidRPr="000270D5">
        <w:rPr>
          <w:rFonts w:ascii="Times New Roman" w:hAnsi="Times New Roman" w:cs="Times New Roman"/>
          <w:rPrChange w:id="581" w:author="Agnieszka Kwiatkowska" w:date="2018-12-06T12:43:00Z">
            <w:rPr>
              <w:rFonts w:ascii="Gadugi" w:hAnsi="Gadugi" w:cs="Times New Roman"/>
              <w:sz w:val="24"/>
              <w:szCs w:val="24"/>
            </w:rPr>
          </w:rPrChange>
        </w:rPr>
        <w:tab/>
      </w:r>
      <w:r w:rsidRPr="000270D5">
        <w:rPr>
          <w:rFonts w:ascii="Times New Roman" w:hAnsi="Times New Roman" w:cs="Times New Roman"/>
          <w:rPrChange w:id="582" w:author="Agnieszka Kwiatkowska" w:date="2018-12-06T12:43:00Z">
            <w:rPr>
              <w:rFonts w:ascii="Gadugi" w:hAnsi="Gadugi" w:cs="Times New Roman"/>
              <w:sz w:val="24"/>
              <w:szCs w:val="24"/>
            </w:rPr>
          </w:rPrChange>
        </w:rPr>
        <w:tab/>
      </w:r>
      <w:r w:rsidRPr="000270D5">
        <w:rPr>
          <w:rFonts w:ascii="Times New Roman" w:hAnsi="Times New Roman" w:cs="Times New Roman"/>
          <w:rPrChange w:id="583" w:author="Agnieszka Kwiatkowska" w:date="2018-12-06T12:43:00Z">
            <w:rPr>
              <w:rFonts w:ascii="Gadugi" w:hAnsi="Gadugi" w:cs="Times New Roman"/>
              <w:sz w:val="24"/>
              <w:szCs w:val="24"/>
            </w:rPr>
          </w:rPrChange>
        </w:rPr>
        <w:tab/>
      </w:r>
      <w:r w:rsidRPr="000270D5">
        <w:rPr>
          <w:rFonts w:ascii="Times New Roman" w:hAnsi="Times New Roman" w:cs="Times New Roman"/>
          <w:rPrChange w:id="584" w:author="Agnieszka Kwiatkowska" w:date="2018-12-06T12:43:00Z">
            <w:rPr>
              <w:rFonts w:ascii="Gadugi" w:hAnsi="Gadugi" w:cs="Times New Roman"/>
              <w:sz w:val="24"/>
              <w:szCs w:val="24"/>
            </w:rPr>
          </w:rPrChange>
        </w:rPr>
        <w:tab/>
      </w:r>
      <w:r w:rsidRPr="000270D5">
        <w:rPr>
          <w:rFonts w:ascii="Times New Roman" w:hAnsi="Times New Roman" w:cs="Times New Roman"/>
          <w:rPrChange w:id="585" w:author="Agnieszka Kwiatkowska" w:date="2018-12-06T12:43:00Z">
            <w:rPr>
              <w:rFonts w:ascii="Gadugi" w:hAnsi="Gadugi" w:cs="Times New Roman"/>
              <w:sz w:val="24"/>
              <w:szCs w:val="24"/>
            </w:rPr>
          </w:rPrChange>
        </w:rPr>
        <w:tab/>
        <w:t>Figure 1 about here</w:t>
      </w:r>
    </w:p>
    <w:p w14:paraId="04EE498B" w14:textId="77777777" w:rsidR="00C03048" w:rsidRPr="000270D5" w:rsidRDefault="00C03048">
      <w:pPr>
        <w:spacing w:line="240" w:lineRule="auto"/>
        <w:ind w:right="-233"/>
        <w:jc w:val="both"/>
        <w:rPr>
          <w:rFonts w:ascii="Times New Roman" w:hAnsi="Times New Roman" w:cs="Times New Roman"/>
          <w:rPrChange w:id="586" w:author="Agnieszka Kwiatkowska" w:date="2018-12-06T12:43:00Z">
            <w:rPr>
              <w:rFonts w:ascii="Gadugi" w:hAnsi="Gadugi" w:cs="Times New Roman"/>
              <w:sz w:val="24"/>
              <w:szCs w:val="24"/>
            </w:rPr>
          </w:rPrChange>
        </w:rPr>
        <w:pPrChange w:id="587" w:author="Agnieszka Kwiatkowska" w:date="2018-12-06T12:43:00Z">
          <w:pPr>
            <w:ind w:right="-233"/>
            <w:jc w:val="both"/>
          </w:pPr>
        </w:pPrChange>
      </w:pPr>
    </w:p>
    <w:p w14:paraId="448814FD" w14:textId="77777777" w:rsidR="00C03048" w:rsidRPr="000270D5" w:rsidRDefault="00C03048">
      <w:pPr>
        <w:spacing w:line="240" w:lineRule="auto"/>
        <w:ind w:right="-233"/>
        <w:jc w:val="both"/>
        <w:rPr>
          <w:rFonts w:ascii="Times New Roman" w:hAnsi="Times New Roman" w:cs="Times New Roman"/>
          <w:rPrChange w:id="588" w:author="Agnieszka Kwiatkowska" w:date="2018-12-06T12:43:00Z">
            <w:rPr>
              <w:rFonts w:ascii="Gadugi" w:hAnsi="Gadugi" w:cs="Times New Roman"/>
              <w:sz w:val="24"/>
              <w:szCs w:val="24"/>
            </w:rPr>
          </w:rPrChange>
        </w:rPr>
        <w:pPrChange w:id="589" w:author="Agnieszka Kwiatkowska" w:date="2018-12-06T12:43:00Z">
          <w:pPr>
            <w:ind w:right="-233"/>
            <w:jc w:val="both"/>
          </w:pPr>
        </w:pPrChange>
      </w:pPr>
      <w:r w:rsidRPr="000270D5">
        <w:rPr>
          <w:rFonts w:ascii="Times New Roman" w:hAnsi="Times New Roman" w:cs="Times New Roman"/>
          <w:rPrChange w:id="590" w:author="Agnieszka Kwiatkowska" w:date="2018-12-06T12:43:00Z">
            <w:rPr>
              <w:rFonts w:ascii="Gadugi" w:hAnsi="Gadugi" w:cs="Times New Roman"/>
              <w:sz w:val="24"/>
              <w:szCs w:val="24"/>
            </w:rPr>
          </w:rPrChange>
        </w:rPr>
        <w:t xml:space="preserve">Our amendments to the </w:t>
      </w:r>
      <w:proofErr w:type="spellStart"/>
      <w:r w:rsidRPr="000270D5">
        <w:rPr>
          <w:rFonts w:ascii="Times New Roman" w:hAnsi="Times New Roman" w:cs="Times New Roman"/>
          <w:rPrChange w:id="591"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592" w:author="Agnieszka Kwiatkowska" w:date="2018-12-06T12:43:00Z">
            <w:rPr>
              <w:rFonts w:ascii="Gadugi" w:hAnsi="Gadugi" w:cs="Times New Roman"/>
              <w:sz w:val="24"/>
              <w:szCs w:val="24"/>
            </w:rPr>
          </w:rPrChange>
        </w:rPr>
        <w:t xml:space="preserve">-Bartels schema can be </w:t>
      </w:r>
      <w:proofErr w:type="spellStart"/>
      <w:r w:rsidRPr="000270D5">
        <w:rPr>
          <w:rFonts w:ascii="Times New Roman" w:hAnsi="Times New Roman" w:cs="Times New Roman"/>
          <w:rPrChange w:id="593" w:author="Agnieszka Kwiatkowska" w:date="2018-12-06T12:43:00Z">
            <w:rPr>
              <w:rFonts w:ascii="Gadugi" w:hAnsi="Gadugi" w:cs="Times New Roman"/>
              <w:sz w:val="24"/>
              <w:szCs w:val="24"/>
            </w:rPr>
          </w:rPrChange>
        </w:rPr>
        <w:t>summarised</w:t>
      </w:r>
      <w:proofErr w:type="spellEnd"/>
      <w:r w:rsidRPr="000270D5">
        <w:rPr>
          <w:rFonts w:ascii="Times New Roman" w:hAnsi="Times New Roman" w:cs="Times New Roman"/>
          <w:rPrChange w:id="594" w:author="Agnieszka Kwiatkowska" w:date="2018-12-06T12:43:00Z">
            <w:rPr>
              <w:rFonts w:ascii="Gadugi" w:hAnsi="Gadugi" w:cs="Times New Roman"/>
              <w:sz w:val="24"/>
              <w:szCs w:val="24"/>
            </w:rPr>
          </w:rPrChange>
        </w:rPr>
        <w:t xml:space="preserve"> as follows: (1) first and most importantly – both</w:t>
      </w:r>
      <w:r w:rsidR="005646C2" w:rsidRPr="000270D5">
        <w:rPr>
          <w:rFonts w:ascii="Times New Roman" w:hAnsi="Times New Roman" w:cs="Times New Roman"/>
          <w:rPrChange w:id="595"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596" w:author="Agnieszka Kwiatkowska" w:date="2018-12-06T12:43:00Z">
            <w:rPr>
              <w:rFonts w:ascii="Gadugi" w:hAnsi="Gadugi" w:cs="Times New Roman"/>
              <w:sz w:val="24"/>
              <w:szCs w:val="24"/>
            </w:rPr>
          </w:rPrChange>
        </w:rPr>
        <w:t xml:space="preserve">in the European context and in Poland in particular, the causal arrow between party identification (PID) and vote choice is an matter for empirical investigation, with the causal impact of vote on PID an entirely plausible alternative hypothesis; (2) contrary to </w:t>
      </w:r>
      <w:proofErr w:type="spellStart"/>
      <w:r w:rsidRPr="000270D5">
        <w:rPr>
          <w:rFonts w:ascii="Times New Roman" w:hAnsi="Times New Roman" w:cs="Times New Roman"/>
          <w:rPrChange w:id="597"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598" w:author="Agnieszka Kwiatkowska" w:date="2018-12-06T12:43:00Z">
            <w:rPr>
              <w:rFonts w:ascii="Gadugi" w:hAnsi="Gadugi" w:cs="Times New Roman"/>
              <w:sz w:val="24"/>
              <w:szCs w:val="24"/>
            </w:rPr>
          </w:rPrChange>
        </w:rPr>
        <w:t xml:space="preserve"> and Bartels, we  contend that issue stances and policy preferences can realistically be expected to have a significant impact on vote choice; (3) aside from directly influencing vote choice, social identities also exert an impact on issue stances and policy preferences; (4) we have a strongly plural conception of social identities, assuming that individuals potentially belong to and identify with a multiplicity of groups, some of which may be in conflict with each other,) that these identities (for example, religious and professional) are ontologically divergent, to the extent that the mechanisms by which they exert an influence on self-consciousness of group belonging and group loyalty differ. </w:t>
      </w:r>
    </w:p>
    <w:p w14:paraId="339A104B" w14:textId="77777777" w:rsidR="00C03048" w:rsidRPr="000270D5" w:rsidRDefault="00C03048">
      <w:pPr>
        <w:spacing w:line="240" w:lineRule="auto"/>
        <w:ind w:right="-233"/>
        <w:jc w:val="both"/>
        <w:rPr>
          <w:rFonts w:ascii="Times New Roman" w:hAnsi="Times New Roman" w:cs="Times New Roman"/>
          <w:rPrChange w:id="599" w:author="Agnieszka Kwiatkowska" w:date="2018-12-06T12:43:00Z">
            <w:rPr>
              <w:rFonts w:ascii="Gadugi" w:hAnsi="Gadugi" w:cs="Times New Roman"/>
              <w:sz w:val="24"/>
              <w:szCs w:val="24"/>
            </w:rPr>
          </w:rPrChange>
        </w:rPr>
        <w:pPrChange w:id="600" w:author="Agnieszka Kwiatkowska" w:date="2018-12-06T12:43:00Z">
          <w:pPr>
            <w:ind w:right="-233"/>
            <w:jc w:val="both"/>
          </w:pPr>
        </w:pPrChange>
      </w:pPr>
      <w:r w:rsidRPr="000270D5">
        <w:rPr>
          <w:rFonts w:ascii="Times New Roman" w:hAnsi="Times New Roman" w:cs="Times New Roman"/>
          <w:rPrChange w:id="601" w:author="Agnieszka Kwiatkowska" w:date="2018-12-06T12:43:00Z">
            <w:rPr>
              <w:rFonts w:ascii="Gadugi" w:hAnsi="Gadugi" w:cs="Times New Roman"/>
              <w:sz w:val="24"/>
              <w:szCs w:val="24"/>
            </w:rPr>
          </w:rPrChange>
        </w:rPr>
        <w:t xml:space="preserve">The overall analytical frame of the PNES remains </w:t>
      </w:r>
      <w:proofErr w:type="gramStart"/>
      <w:r w:rsidRPr="000270D5">
        <w:rPr>
          <w:rFonts w:ascii="Times New Roman" w:hAnsi="Times New Roman" w:cs="Times New Roman"/>
          <w:rPrChange w:id="602" w:author="Agnieszka Kwiatkowska" w:date="2018-12-06T12:43:00Z">
            <w:rPr>
              <w:rFonts w:ascii="Gadugi" w:hAnsi="Gadugi" w:cs="Times New Roman"/>
              <w:sz w:val="24"/>
              <w:szCs w:val="24"/>
            </w:rPr>
          </w:rPrChange>
        </w:rPr>
        <w:t>an</w:t>
      </w:r>
      <w:proofErr w:type="gramEnd"/>
      <w:r w:rsidRPr="000270D5">
        <w:rPr>
          <w:rFonts w:ascii="Times New Roman" w:hAnsi="Times New Roman" w:cs="Times New Roman"/>
          <w:rPrChange w:id="603" w:author="Agnieszka Kwiatkowska" w:date="2018-12-06T12:43:00Z">
            <w:rPr>
              <w:rFonts w:ascii="Gadugi" w:hAnsi="Gadugi" w:cs="Times New Roman"/>
              <w:sz w:val="24"/>
              <w:szCs w:val="24"/>
            </w:rPr>
          </w:rPrChange>
        </w:rPr>
        <w:t xml:space="preserve"> version of the Michigan funnel of causality. However, as Figure 2 illustrates, the Michigan model is extended in important ways in accordance with the discussion above.</w:t>
      </w:r>
    </w:p>
    <w:p w14:paraId="386FD3AE" w14:textId="77777777" w:rsidR="00C03048" w:rsidRPr="000270D5" w:rsidRDefault="00C03048">
      <w:pPr>
        <w:spacing w:line="240" w:lineRule="auto"/>
        <w:ind w:right="-233"/>
        <w:jc w:val="both"/>
        <w:rPr>
          <w:rFonts w:ascii="Times New Roman" w:hAnsi="Times New Roman" w:cs="Times New Roman"/>
          <w:rPrChange w:id="604" w:author="Agnieszka Kwiatkowska" w:date="2018-12-06T12:43:00Z">
            <w:rPr>
              <w:rFonts w:ascii="Gadugi" w:hAnsi="Gadugi" w:cs="Times New Roman"/>
              <w:sz w:val="24"/>
              <w:szCs w:val="24"/>
            </w:rPr>
          </w:rPrChange>
        </w:rPr>
        <w:pPrChange w:id="605" w:author="Agnieszka Kwiatkowska" w:date="2018-12-06T12:43:00Z">
          <w:pPr>
            <w:ind w:right="-233"/>
            <w:jc w:val="both"/>
          </w:pPr>
        </w:pPrChange>
      </w:pPr>
      <w:r w:rsidRPr="000270D5">
        <w:rPr>
          <w:rFonts w:ascii="Times New Roman" w:hAnsi="Times New Roman" w:cs="Times New Roman"/>
          <w:rPrChange w:id="606" w:author="Agnieszka Kwiatkowska" w:date="2018-12-06T12:43:00Z">
            <w:rPr>
              <w:rFonts w:ascii="Gadugi" w:hAnsi="Gadugi" w:cs="Times New Roman"/>
              <w:sz w:val="24"/>
              <w:szCs w:val="24"/>
            </w:rPr>
          </w:rPrChange>
        </w:rPr>
        <w:tab/>
      </w:r>
      <w:r w:rsidRPr="000270D5">
        <w:rPr>
          <w:rFonts w:ascii="Times New Roman" w:hAnsi="Times New Roman" w:cs="Times New Roman"/>
          <w:rPrChange w:id="607" w:author="Agnieszka Kwiatkowska" w:date="2018-12-06T12:43:00Z">
            <w:rPr>
              <w:rFonts w:ascii="Gadugi" w:hAnsi="Gadugi" w:cs="Times New Roman"/>
              <w:sz w:val="24"/>
              <w:szCs w:val="24"/>
            </w:rPr>
          </w:rPrChange>
        </w:rPr>
        <w:tab/>
      </w:r>
      <w:r w:rsidRPr="000270D5">
        <w:rPr>
          <w:rFonts w:ascii="Times New Roman" w:hAnsi="Times New Roman" w:cs="Times New Roman"/>
          <w:rPrChange w:id="608" w:author="Agnieszka Kwiatkowska" w:date="2018-12-06T12:43:00Z">
            <w:rPr>
              <w:rFonts w:ascii="Gadugi" w:hAnsi="Gadugi" w:cs="Times New Roman"/>
              <w:sz w:val="24"/>
              <w:szCs w:val="24"/>
            </w:rPr>
          </w:rPrChange>
        </w:rPr>
        <w:tab/>
      </w:r>
      <w:r w:rsidRPr="000270D5">
        <w:rPr>
          <w:rFonts w:ascii="Times New Roman" w:hAnsi="Times New Roman" w:cs="Times New Roman"/>
          <w:rPrChange w:id="609" w:author="Agnieszka Kwiatkowska" w:date="2018-12-06T12:43:00Z">
            <w:rPr>
              <w:rFonts w:ascii="Gadugi" w:hAnsi="Gadugi" w:cs="Times New Roman"/>
              <w:sz w:val="24"/>
              <w:szCs w:val="24"/>
            </w:rPr>
          </w:rPrChange>
        </w:rPr>
        <w:tab/>
      </w:r>
      <w:r w:rsidRPr="000270D5">
        <w:rPr>
          <w:rFonts w:ascii="Times New Roman" w:hAnsi="Times New Roman" w:cs="Times New Roman"/>
          <w:rPrChange w:id="610" w:author="Agnieszka Kwiatkowska" w:date="2018-12-06T12:43:00Z">
            <w:rPr>
              <w:rFonts w:ascii="Gadugi" w:hAnsi="Gadugi" w:cs="Times New Roman"/>
              <w:sz w:val="24"/>
              <w:szCs w:val="24"/>
            </w:rPr>
          </w:rPrChange>
        </w:rPr>
        <w:tab/>
        <w:t>Figure 2 about here</w:t>
      </w:r>
    </w:p>
    <w:p w14:paraId="35188A29" w14:textId="77777777" w:rsidR="00C03048" w:rsidRPr="000270D5" w:rsidRDefault="00C03048">
      <w:pPr>
        <w:spacing w:line="240" w:lineRule="auto"/>
        <w:ind w:right="-233"/>
        <w:jc w:val="both"/>
        <w:rPr>
          <w:rFonts w:ascii="Times New Roman" w:hAnsi="Times New Roman" w:cs="Times New Roman"/>
          <w:rPrChange w:id="611" w:author="Agnieszka Kwiatkowska" w:date="2018-12-06T12:43:00Z">
            <w:rPr>
              <w:rFonts w:ascii="Gadugi" w:hAnsi="Gadugi" w:cs="Times New Roman"/>
              <w:sz w:val="24"/>
              <w:szCs w:val="24"/>
            </w:rPr>
          </w:rPrChange>
        </w:rPr>
        <w:pPrChange w:id="612" w:author="Agnieszka Kwiatkowska" w:date="2018-12-06T12:43:00Z">
          <w:pPr>
            <w:ind w:right="-233"/>
            <w:jc w:val="both"/>
          </w:pPr>
        </w:pPrChange>
      </w:pPr>
      <w:r w:rsidRPr="000270D5">
        <w:rPr>
          <w:rFonts w:ascii="Times New Roman" w:hAnsi="Times New Roman" w:cs="Times New Roman"/>
          <w:rPrChange w:id="613" w:author="Agnieszka Kwiatkowska" w:date="2018-12-06T12:43:00Z">
            <w:rPr>
              <w:rFonts w:ascii="Gadugi" w:hAnsi="Gadugi" w:cs="Times New Roman"/>
              <w:sz w:val="24"/>
              <w:szCs w:val="24"/>
            </w:rPr>
          </w:rPrChange>
        </w:rPr>
        <w:t>. First, the proposed PNES model will expand upon the Columbia School tradition of sociological factors (both</w:t>
      </w:r>
      <w:r w:rsidR="005646C2" w:rsidRPr="000270D5">
        <w:rPr>
          <w:rFonts w:ascii="Times New Roman" w:hAnsi="Times New Roman" w:cs="Times New Roman"/>
          <w:rPrChange w:id="614"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615" w:author="Agnieszka Kwiatkowska" w:date="2018-12-06T12:43:00Z">
            <w:rPr>
              <w:rFonts w:ascii="Gadugi" w:hAnsi="Gadugi" w:cs="Times New Roman"/>
              <w:sz w:val="24"/>
              <w:szCs w:val="24"/>
            </w:rPr>
          </w:rPrChange>
        </w:rPr>
        <w:t>ascribed and achieved) to incorporate interactive relationships. Primarily, our objective is to estimate the relative impact of traditional cleavage politics compared with that of less formal, network-driven bonds and new social identities. The second important contribution is a focus on the quality of political representation and accountability</w:t>
      </w:r>
      <w:r w:rsidR="005646C2" w:rsidRPr="000270D5">
        <w:rPr>
          <w:rFonts w:ascii="Times New Roman" w:hAnsi="Times New Roman" w:cs="Times New Roman"/>
          <w:rPrChange w:id="616"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617" w:author="Agnieszka Kwiatkowska" w:date="2018-12-06T12:43:00Z">
            <w:rPr>
              <w:rFonts w:ascii="Gadugi" w:hAnsi="Gadugi" w:cs="Times New Roman"/>
              <w:sz w:val="24"/>
              <w:szCs w:val="24"/>
            </w:rPr>
          </w:rPrChange>
        </w:rPr>
        <w:t>which builds on traditional approaches to promissory and societal representation to explores the impact of alternative modes of representation, in particular surrogate representation</w:t>
      </w:r>
      <w:r w:rsidR="005646C2" w:rsidRPr="000270D5">
        <w:rPr>
          <w:rFonts w:ascii="Times New Roman" w:hAnsi="Times New Roman" w:cs="Times New Roman"/>
          <w:rPrChange w:id="618"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619" w:author="Agnieszka Kwiatkowska" w:date="2018-12-06T12:43:00Z">
            <w:rPr>
              <w:rFonts w:ascii="Gadugi" w:hAnsi="Gadugi" w:cs="Times New Roman"/>
              <w:sz w:val="24"/>
              <w:szCs w:val="24"/>
            </w:rPr>
          </w:rPrChange>
        </w:rPr>
        <w:t>(</w:t>
      </w:r>
      <w:proofErr w:type="spellStart"/>
      <w:r w:rsidRPr="000270D5">
        <w:rPr>
          <w:rFonts w:ascii="Times New Roman" w:hAnsi="Times New Roman" w:cs="Times New Roman"/>
          <w:rPrChange w:id="620" w:author="Agnieszka Kwiatkowska" w:date="2018-12-06T12:43:00Z">
            <w:rPr>
              <w:rFonts w:ascii="Gadugi" w:hAnsi="Gadugi" w:cs="Times New Roman"/>
              <w:sz w:val="24"/>
              <w:szCs w:val="24"/>
            </w:rPr>
          </w:rPrChange>
        </w:rPr>
        <w:t>Mansbridge</w:t>
      </w:r>
      <w:proofErr w:type="spellEnd"/>
      <w:r w:rsidRPr="000270D5">
        <w:rPr>
          <w:rFonts w:ascii="Times New Roman" w:hAnsi="Times New Roman" w:cs="Times New Roman"/>
          <w:rPrChange w:id="621" w:author="Agnieszka Kwiatkowska" w:date="2018-12-06T12:43:00Z">
            <w:rPr>
              <w:rFonts w:ascii="Gadugi" w:hAnsi="Gadugi" w:cs="Times New Roman"/>
              <w:sz w:val="24"/>
              <w:szCs w:val="24"/>
            </w:rPr>
          </w:rPrChange>
        </w:rPr>
        <w:t xml:space="preserve"> 2003)</w:t>
      </w:r>
      <w:ins w:id="622" w:author="Agnieszka Kwiatkowska" w:date="2018-12-06T14:46:00Z">
        <w:r w:rsidR="00E6530F">
          <w:rPr>
            <w:rFonts w:ascii="Times New Roman" w:hAnsi="Times New Roman" w:cs="Times New Roman"/>
          </w:rPr>
          <w:t xml:space="preserve"> </w:t>
        </w:r>
      </w:ins>
      <w:r w:rsidRPr="000270D5">
        <w:rPr>
          <w:rFonts w:ascii="Times New Roman" w:hAnsi="Times New Roman" w:cs="Times New Roman"/>
          <w:rPrChange w:id="623" w:author="Agnieszka Kwiatkowska" w:date="2018-12-06T12:43:00Z">
            <w:rPr>
              <w:rFonts w:ascii="Gadugi" w:hAnsi="Gadugi" w:cs="Times New Roman"/>
              <w:sz w:val="24"/>
              <w:szCs w:val="24"/>
            </w:rPr>
          </w:rPrChange>
        </w:rPr>
        <w:t>in which political representation is carried out by non-political institutions such as</w:t>
      </w:r>
      <w:r w:rsidR="005646C2" w:rsidRPr="000270D5">
        <w:rPr>
          <w:rFonts w:ascii="Times New Roman" w:hAnsi="Times New Roman" w:cs="Times New Roman"/>
          <w:rPrChange w:id="624"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625" w:author="Agnieszka Kwiatkowska" w:date="2018-12-06T12:43:00Z">
            <w:rPr>
              <w:rFonts w:ascii="Gadugi" w:hAnsi="Gadugi" w:cs="Times New Roman"/>
              <w:sz w:val="24"/>
              <w:szCs w:val="24"/>
            </w:rPr>
          </w:rPrChange>
        </w:rPr>
        <w:t>prominent journalists, important newspapers,</w:t>
      </w:r>
      <w:r w:rsidR="005646C2" w:rsidRPr="000270D5">
        <w:rPr>
          <w:rFonts w:ascii="Times New Roman" w:hAnsi="Times New Roman" w:cs="Times New Roman"/>
          <w:rPrChange w:id="626"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627" w:author="Agnieszka Kwiatkowska" w:date="2018-12-06T12:43:00Z">
            <w:rPr>
              <w:rFonts w:ascii="Gadugi" w:hAnsi="Gadugi" w:cs="Times New Roman"/>
              <w:sz w:val="24"/>
              <w:szCs w:val="24"/>
            </w:rPr>
          </w:rPrChange>
        </w:rPr>
        <w:t xml:space="preserve">churches, trade unions and similar </w:t>
      </w:r>
      <w:proofErr w:type="spellStart"/>
      <w:r w:rsidRPr="000270D5">
        <w:rPr>
          <w:rFonts w:ascii="Times New Roman" w:hAnsi="Times New Roman" w:cs="Times New Roman"/>
          <w:rPrChange w:id="628" w:author="Agnieszka Kwiatkowska" w:date="2018-12-06T12:43:00Z">
            <w:rPr>
              <w:rFonts w:ascii="Gadugi" w:hAnsi="Gadugi" w:cs="Times New Roman"/>
              <w:sz w:val="24"/>
              <w:szCs w:val="24"/>
            </w:rPr>
          </w:rPrChange>
        </w:rPr>
        <w:t>organisations</w:t>
      </w:r>
      <w:proofErr w:type="spellEnd"/>
      <w:r w:rsidRPr="000270D5">
        <w:rPr>
          <w:rFonts w:ascii="Times New Roman" w:hAnsi="Times New Roman" w:cs="Times New Roman"/>
          <w:rPrChange w:id="629" w:author="Agnieszka Kwiatkowska" w:date="2018-12-06T12:43:00Z">
            <w:rPr>
              <w:rFonts w:ascii="Gadugi" w:hAnsi="Gadugi" w:cs="Times New Roman"/>
              <w:sz w:val="24"/>
              <w:szCs w:val="24"/>
            </w:rPr>
          </w:rPrChange>
        </w:rPr>
        <w:t>. Third, in contrast to classical approaches to political accountability which concentrate mainly on the deeds of incumbents and their economic performance</w:t>
      </w:r>
      <w:r w:rsidR="005646C2" w:rsidRPr="000270D5">
        <w:rPr>
          <w:rFonts w:ascii="Times New Roman" w:hAnsi="Times New Roman" w:cs="Times New Roman"/>
          <w:rPrChange w:id="630"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631" w:author="Agnieszka Kwiatkowska" w:date="2018-12-06T12:43:00Z">
            <w:rPr>
              <w:rFonts w:ascii="Gadugi" w:hAnsi="Gadugi" w:cs="Times New Roman"/>
              <w:sz w:val="24"/>
              <w:szCs w:val="24"/>
            </w:rPr>
          </w:rPrChange>
        </w:rPr>
        <w:t>(</w:t>
      </w:r>
      <w:proofErr w:type="spellStart"/>
      <w:r w:rsidRPr="000270D5">
        <w:rPr>
          <w:rFonts w:ascii="Times New Roman" w:hAnsi="Times New Roman" w:cs="Times New Roman"/>
          <w:rPrChange w:id="632" w:author="Agnieszka Kwiatkowska" w:date="2018-12-06T12:43:00Z">
            <w:rPr>
              <w:rFonts w:ascii="Gadugi" w:hAnsi="Gadugi" w:cs="Times New Roman"/>
              <w:sz w:val="24"/>
              <w:szCs w:val="24"/>
            </w:rPr>
          </w:rPrChange>
        </w:rPr>
        <w:t>Przeworski</w:t>
      </w:r>
      <w:proofErr w:type="spellEnd"/>
      <w:r w:rsidRPr="000270D5">
        <w:rPr>
          <w:rFonts w:ascii="Times New Roman" w:hAnsi="Times New Roman" w:cs="Times New Roman"/>
          <w:rPrChange w:id="633" w:author="Agnieszka Kwiatkowska" w:date="2018-12-06T12:43:00Z">
            <w:rPr>
              <w:rFonts w:ascii="Gadugi" w:hAnsi="Gadugi" w:cs="Times New Roman"/>
              <w:sz w:val="24"/>
              <w:szCs w:val="24"/>
            </w:rPr>
          </w:rPrChange>
        </w:rPr>
        <w:t xml:space="preserve"> et al 1997) we conceive of political accountability as pertaining also to axiological, symbolic and </w:t>
      </w:r>
      <w:proofErr w:type="spellStart"/>
      <w:r w:rsidRPr="000270D5">
        <w:rPr>
          <w:rFonts w:ascii="Times New Roman" w:hAnsi="Times New Roman" w:cs="Times New Roman"/>
          <w:rPrChange w:id="634" w:author="Agnieszka Kwiatkowska" w:date="2018-12-06T12:43:00Z">
            <w:rPr>
              <w:rFonts w:ascii="Gadugi" w:hAnsi="Gadugi" w:cs="Times New Roman"/>
              <w:sz w:val="24"/>
              <w:szCs w:val="24"/>
            </w:rPr>
          </w:rPrChange>
        </w:rPr>
        <w:t>identitarian</w:t>
      </w:r>
      <w:proofErr w:type="spellEnd"/>
      <w:r w:rsidRPr="000270D5">
        <w:rPr>
          <w:rFonts w:ascii="Times New Roman" w:hAnsi="Times New Roman" w:cs="Times New Roman"/>
          <w:rPrChange w:id="635" w:author="Agnieszka Kwiatkowska" w:date="2018-12-06T12:43:00Z">
            <w:rPr>
              <w:rFonts w:ascii="Gadugi" w:hAnsi="Gadugi" w:cs="Times New Roman"/>
              <w:sz w:val="24"/>
              <w:szCs w:val="24"/>
            </w:rPr>
          </w:rPrChange>
        </w:rPr>
        <w:t xml:space="preserve"> issues.</w:t>
      </w:r>
    </w:p>
    <w:p w14:paraId="09791978" w14:textId="77777777" w:rsidR="00C03048" w:rsidRPr="000270D5" w:rsidRDefault="00C03048">
      <w:pPr>
        <w:spacing w:line="240" w:lineRule="auto"/>
        <w:ind w:right="-233"/>
        <w:jc w:val="both"/>
        <w:rPr>
          <w:rFonts w:ascii="Times New Roman" w:hAnsi="Times New Roman" w:cs="Times New Roman"/>
          <w:rPrChange w:id="636" w:author="Agnieszka Kwiatkowska" w:date="2018-12-06T12:43:00Z">
            <w:rPr>
              <w:rFonts w:ascii="Gadugi" w:hAnsi="Gadugi" w:cs="Times New Roman"/>
              <w:sz w:val="24"/>
              <w:szCs w:val="24"/>
            </w:rPr>
          </w:rPrChange>
        </w:rPr>
        <w:pPrChange w:id="637" w:author="Agnieszka Kwiatkowska" w:date="2018-12-06T12:43:00Z">
          <w:pPr>
            <w:ind w:right="-233"/>
            <w:jc w:val="both"/>
          </w:pPr>
        </w:pPrChange>
      </w:pPr>
      <w:r w:rsidRPr="000270D5">
        <w:rPr>
          <w:rFonts w:ascii="Times New Roman" w:hAnsi="Times New Roman" w:cs="Times New Roman"/>
          <w:rPrChange w:id="638" w:author="Agnieszka Kwiatkowska" w:date="2018-12-06T12:43:00Z">
            <w:rPr>
              <w:rFonts w:ascii="Gadugi" w:hAnsi="Gadugi" w:cs="Times New Roman"/>
              <w:sz w:val="24"/>
              <w:szCs w:val="24"/>
            </w:rPr>
          </w:rPrChange>
        </w:rPr>
        <w:t xml:space="preserve">According to the postulates of the Michigan model, the decision of citizens to vote for a particular party is typically a combination of numerous factors, </w:t>
      </w:r>
      <w:proofErr w:type="spellStart"/>
      <w:r w:rsidRPr="000270D5">
        <w:rPr>
          <w:rFonts w:ascii="Times New Roman" w:hAnsi="Times New Roman" w:cs="Times New Roman"/>
          <w:rPrChange w:id="639" w:author="Agnieszka Kwiatkowska" w:date="2018-12-06T12:43:00Z">
            <w:rPr>
              <w:rFonts w:ascii="Gadugi" w:hAnsi="Gadugi" w:cs="Times New Roman"/>
              <w:sz w:val="24"/>
              <w:szCs w:val="24"/>
            </w:rPr>
          </w:rPrChange>
        </w:rPr>
        <w:t>operationalised</w:t>
      </w:r>
      <w:proofErr w:type="spellEnd"/>
      <w:r w:rsidRPr="000270D5">
        <w:rPr>
          <w:rFonts w:ascii="Times New Roman" w:hAnsi="Times New Roman" w:cs="Times New Roman"/>
          <w:rPrChange w:id="640" w:author="Agnieszka Kwiatkowska" w:date="2018-12-06T12:43:00Z">
            <w:rPr>
              <w:rFonts w:ascii="Gadugi" w:hAnsi="Gadugi" w:cs="Times New Roman"/>
              <w:sz w:val="24"/>
              <w:szCs w:val="24"/>
            </w:rPr>
          </w:rPrChange>
        </w:rPr>
        <w:t xml:space="preserve"> as independent variables, which are grouped and related to each other according to their causal distance from the dependent variable of vote choice (Campbell et al. 1960). In this project, our point of departure is an alternative analytical proposal based </w:t>
      </w:r>
      <w:r w:rsidR="005646C2" w:rsidRPr="000270D5">
        <w:rPr>
          <w:rFonts w:ascii="Times New Roman" w:hAnsi="Times New Roman" w:cs="Times New Roman"/>
          <w:rPrChange w:id="641" w:author="Agnieszka Kwiatkowska" w:date="2018-12-06T12:43:00Z">
            <w:rPr>
              <w:rFonts w:ascii="Gadugi" w:hAnsi="Gadugi" w:cs="Times New Roman"/>
              <w:sz w:val="24"/>
              <w:szCs w:val="24"/>
            </w:rPr>
          </w:rPrChange>
        </w:rPr>
        <w:t>on Miller</w:t>
      </w:r>
      <w:r w:rsidRPr="000270D5">
        <w:rPr>
          <w:rFonts w:ascii="Times New Roman" w:hAnsi="Times New Roman" w:cs="Times New Roman"/>
          <w:rPrChange w:id="642" w:author="Agnieszka Kwiatkowska" w:date="2018-12-06T12:43:00Z">
            <w:rPr>
              <w:rFonts w:ascii="Gadugi" w:hAnsi="Gadugi" w:cs="Times New Roman"/>
              <w:sz w:val="24"/>
              <w:szCs w:val="24"/>
            </w:rPr>
          </w:rPrChange>
        </w:rPr>
        <w:t xml:space="preserve"> and Shanks (1996) which offers a multi-stage explanatory model:</w:t>
      </w:r>
      <w:r w:rsidR="005646C2" w:rsidRPr="000270D5">
        <w:rPr>
          <w:rFonts w:ascii="Times New Roman" w:hAnsi="Times New Roman" w:cs="Times New Roman"/>
          <w:rPrChange w:id="643"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644" w:author="Agnieszka Kwiatkowska" w:date="2018-12-06T12:43:00Z">
            <w:rPr>
              <w:rFonts w:ascii="Gadugi" w:hAnsi="Gadugi" w:cs="Times New Roman"/>
              <w:sz w:val="24"/>
              <w:szCs w:val="24"/>
            </w:rPr>
          </w:rPrChange>
        </w:rPr>
        <w:t>a set of 6 temporally ordered stages that reliably account for vote choice. This proposal is explained in more detail in the following sections.</w:t>
      </w:r>
    </w:p>
    <w:p w14:paraId="05D2CA84" w14:textId="77777777" w:rsidR="002B5E3A" w:rsidRPr="000270D5" w:rsidRDefault="002B5E3A">
      <w:pPr>
        <w:spacing w:line="240" w:lineRule="auto"/>
        <w:ind w:right="-233"/>
        <w:jc w:val="both"/>
        <w:rPr>
          <w:rFonts w:ascii="Times New Roman" w:hAnsi="Times New Roman" w:cs="Times New Roman"/>
          <w:u w:val="single"/>
          <w:rPrChange w:id="645" w:author="Agnieszka Kwiatkowska" w:date="2018-12-06T12:43:00Z">
            <w:rPr>
              <w:rFonts w:ascii="Gadugi" w:hAnsi="Gadugi" w:cs="Times New Roman"/>
              <w:sz w:val="24"/>
              <w:szCs w:val="24"/>
              <w:u w:val="single"/>
            </w:rPr>
          </w:rPrChange>
        </w:rPr>
        <w:pPrChange w:id="646" w:author="Agnieszka Kwiatkowska" w:date="2018-12-06T12:43:00Z">
          <w:pPr>
            <w:ind w:right="-233"/>
            <w:jc w:val="both"/>
          </w:pPr>
        </w:pPrChange>
      </w:pPr>
      <w:r w:rsidRPr="000270D5">
        <w:rPr>
          <w:rFonts w:ascii="Times New Roman" w:hAnsi="Times New Roman" w:cs="Times New Roman"/>
          <w:u w:val="single"/>
          <w:rPrChange w:id="647" w:author="Agnieszka Kwiatkowska" w:date="2018-12-06T12:43:00Z">
            <w:rPr>
              <w:rFonts w:ascii="Gadugi" w:hAnsi="Gadugi" w:cs="Times New Roman"/>
              <w:sz w:val="24"/>
              <w:szCs w:val="24"/>
              <w:u w:val="single"/>
            </w:rPr>
          </w:rPrChange>
        </w:rPr>
        <w:t>3. Research plan and design</w:t>
      </w:r>
    </w:p>
    <w:p w14:paraId="02AFED18" w14:textId="77777777" w:rsidR="002B5E3A" w:rsidRPr="000270D5" w:rsidRDefault="002B5E3A">
      <w:pPr>
        <w:spacing w:line="240" w:lineRule="auto"/>
        <w:ind w:right="-233"/>
        <w:jc w:val="both"/>
        <w:rPr>
          <w:rFonts w:ascii="Times New Roman" w:hAnsi="Times New Roman" w:cs="Times New Roman"/>
          <w:u w:val="single"/>
          <w:rPrChange w:id="648" w:author="Agnieszka Kwiatkowska" w:date="2018-12-06T12:43:00Z">
            <w:rPr>
              <w:rFonts w:ascii="Gadugi" w:hAnsi="Gadugi" w:cs="Times New Roman"/>
              <w:sz w:val="24"/>
              <w:szCs w:val="24"/>
              <w:u w:val="single"/>
            </w:rPr>
          </w:rPrChange>
        </w:rPr>
        <w:pPrChange w:id="649" w:author="Agnieszka Kwiatkowska" w:date="2018-12-06T12:43:00Z">
          <w:pPr>
            <w:ind w:right="-233"/>
            <w:jc w:val="both"/>
          </w:pPr>
        </w:pPrChange>
      </w:pPr>
      <w:r w:rsidRPr="000270D5">
        <w:rPr>
          <w:rFonts w:ascii="Times New Roman" w:hAnsi="Times New Roman" w:cs="Times New Roman"/>
          <w:rPrChange w:id="650" w:author="Agnieszka Kwiatkowska" w:date="2018-12-06T12:43:00Z">
            <w:rPr>
              <w:rFonts w:ascii="Gadugi" w:hAnsi="Gadugi"/>
              <w:sz w:val="24"/>
              <w:szCs w:val="24"/>
            </w:rPr>
          </w:rPrChange>
        </w:rPr>
        <w:t xml:space="preserve">Political scientists have tended to approach electoral </w:t>
      </w:r>
      <w:proofErr w:type="spellStart"/>
      <w:r w:rsidRPr="000270D5">
        <w:rPr>
          <w:rFonts w:ascii="Times New Roman" w:hAnsi="Times New Roman" w:cs="Times New Roman"/>
          <w:rPrChange w:id="651" w:author="Agnieszka Kwiatkowska" w:date="2018-12-06T12:43:00Z">
            <w:rPr>
              <w:rFonts w:ascii="Gadugi" w:hAnsi="Gadugi"/>
              <w:sz w:val="24"/>
              <w:szCs w:val="24"/>
            </w:rPr>
          </w:rPrChange>
        </w:rPr>
        <w:t>behaviour</w:t>
      </w:r>
      <w:proofErr w:type="spellEnd"/>
      <w:r w:rsidRPr="000270D5">
        <w:rPr>
          <w:rFonts w:ascii="Times New Roman" w:hAnsi="Times New Roman" w:cs="Times New Roman"/>
          <w:rPrChange w:id="652" w:author="Agnieszka Kwiatkowska" w:date="2018-12-06T12:43:00Z">
            <w:rPr>
              <w:rFonts w:ascii="Gadugi" w:hAnsi="Gadugi"/>
              <w:sz w:val="24"/>
              <w:szCs w:val="24"/>
            </w:rPr>
          </w:rPrChange>
        </w:rPr>
        <w:t xml:space="preserve"> from a single perspective. In our view, the contemporary scholar of elections, vote choice and public opinion should adopt a multi-perspective approach, particularly in light of fundamental changes over time in the relative importance of competing causal mechanisms for the explanation of voting </w:t>
      </w:r>
      <w:proofErr w:type="spellStart"/>
      <w:r w:rsidRPr="000270D5">
        <w:rPr>
          <w:rFonts w:ascii="Times New Roman" w:hAnsi="Times New Roman" w:cs="Times New Roman"/>
          <w:rPrChange w:id="653" w:author="Agnieszka Kwiatkowska" w:date="2018-12-06T12:43:00Z">
            <w:rPr>
              <w:rFonts w:ascii="Gadugi" w:hAnsi="Gadugi"/>
              <w:sz w:val="24"/>
              <w:szCs w:val="24"/>
            </w:rPr>
          </w:rPrChange>
        </w:rPr>
        <w:t>behaviour</w:t>
      </w:r>
      <w:proofErr w:type="spellEnd"/>
      <w:r w:rsidRPr="000270D5">
        <w:rPr>
          <w:rFonts w:ascii="Times New Roman" w:hAnsi="Times New Roman" w:cs="Times New Roman"/>
          <w:rPrChange w:id="654" w:author="Agnieszka Kwiatkowska" w:date="2018-12-06T12:43:00Z">
            <w:rPr>
              <w:rFonts w:ascii="Gadugi" w:hAnsi="Gadugi"/>
              <w:sz w:val="24"/>
              <w:szCs w:val="24"/>
            </w:rPr>
          </w:rPrChange>
        </w:rPr>
        <w:t>.</w:t>
      </w:r>
    </w:p>
    <w:p w14:paraId="32275B9B" w14:textId="77777777" w:rsidR="002B5E3A" w:rsidRPr="000270D5" w:rsidRDefault="002B5E3A">
      <w:pPr>
        <w:spacing w:line="240" w:lineRule="auto"/>
        <w:jc w:val="both"/>
        <w:rPr>
          <w:rFonts w:ascii="Times New Roman" w:hAnsi="Times New Roman" w:cs="Times New Roman"/>
          <w:lang w:val="en-GB"/>
          <w:rPrChange w:id="655" w:author="Agnieszka Kwiatkowska" w:date="2018-12-06T12:43:00Z">
            <w:rPr>
              <w:rFonts w:ascii="Gadugi" w:hAnsi="Gadugi" w:cs="Times New Roman"/>
              <w:sz w:val="24"/>
              <w:szCs w:val="24"/>
              <w:lang w:val="en-GB"/>
            </w:rPr>
          </w:rPrChange>
        </w:rPr>
        <w:pPrChange w:id="656" w:author="Agnieszka Kwiatkowska" w:date="2018-12-06T12:43:00Z">
          <w:pPr>
            <w:jc w:val="both"/>
          </w:pPr>
        </w:pPrChange>
      </w:pPr>
      <w:r w:rsidRPr="000270D5">
        <w:rPr>
          <w:rFonts w:ascii="Times New Roman" w:hAnsi="Times New Roman" w:cs="Times New Roman"/>
          <w:lang w:val="en-GB"/>
          <w:rPrChange w:id="657" w:author="Agnieszka Kwiatkowska" w:date="2018-12-06T12:43:00Z">
            <w:rPr>
              <w:rFonts w:ascii="Gadugi" w:hAnsi="Gadugi" w:cs="Times New Roman"/>
              <w:sz w:val="24"/>
              <w:szCs w:val="24"/>
              <w:lang w:val="en-GB"/>
            </w:rPr>
          </w:rPrChange>
        </w:rPr>
        <w:t xml:space="preserve">In advanced contemporary economies that have been the most directly exposed to the revolution in communications technology that globalisation has created, we can observe a dramatic change in the study of public opinion. Social surveys and public opinion research are undergoing a transition from the classical face-to-face interview model to a new methodological approach based on more extensive use of telephone and internet surveys. While there are some disadvantages to this change, the harnessing of new technologies makes it significantly easier for researchers to pursue the accurate testing of complex hypotheses and arrive at a more nuanced understanding of public opinion and its electoral consequences through the use of, for example, experimental techniques hitherto less feasible, or rolling panel studies previously too expensive for all but the best resourced organisations to consider. </w:t>
      </w:r>
    </w:p>
    <w:p w14:paraId="2AF21165" w14:textId="77777777" w:rsidR="002B5E3A" w:rsidRPr="000270D5" w:rsidRDefault="002B5E3A">
      <w:pPr>
        <w:spacing w:line="240" w:lineRule="auto"/>
        <w:jc w:val="both"/>
        <w:rPr>
          <w:ins w:id="658" w:author="user" w:date="2018-12-06T09:03:00Z"/>
          <w:rFonts w:ascii="Times New Roman" w:hAnsi="Times New Roman" w:cs="Times New Roman"/>
          <w:lang w:val="en-GB"/>
          <w:rPrChange w:id="659" w:author="Agnieszka Kwiatkowska" w:date="2018-12-06T12:43:00Z">
            <w:rPr>
              <w:ins w:id="660" w:author="user" w:date="2018-12-06T09:03:00Z"/>
              <w:rFonts w:ascii="Gadugi" w:hAnsi="Gadugi" w:cs="Times New Roman"/>
              <w:sz w:val="24"/>
              <w:szCs w:val="24"/>
              <w:lang w:val="en-GB"/>
            </w:rPr>
          </w:rPrChange>
        </w:rPr>
        <w:pPrChange w:id="661" w:author="Agnieszka Kwiatkowska" w:date="2018-12-06T12:43:00Z">
          <w:pPr>
            <w:jc w:val="both"/>
          </w:pPr>
        </w:pPrChange>
      </w:pPr>
      <w:r w:rsidRPr="000270D5">
        <w:rPr>
          <w:rFonts w:ascii="Times New Roman" w:hAnsi="Times New Roman" w:cs="Times New Roman"/>
          <w:lang w:val="en-GB"/>
          <w:rPrChange w:id="662" w:author="Agnieszka Kwiatkowska" w:date="2018-12-06T12:43:00Z">
            <w:rPr>
              <w:rFonts w:ascii="Gadugi" w:hAnsi="Gadugi" w:cs="Times New Roman"/>
              <w:sz w:val="24"/>
              <w:szCs w:val="24"/>
              <w:lang w:val="en-GB"/>
            </w:rPr>
          </w:rPrChange>
        </w:rPr>
        <w:lastRenderedPageBreak/>
        <w:t xml:space="preserve">At the same time, a gap has opened up between the most advanced economies and the less developed and more recently democratised European countries, including Poland, with respect to the quality of social survey research capacities. </w:t>
      </w:r>
      <w:ins w:id="663" w:author="user" w:date="2018-12-06T08:57:00Z">
        <w:r w:rsidR="008755B6" w:rsidRPr="000270D5">
          <w:rPr>
            <w:rFonts w:ascii="Times New Roman" w:hAnsi="Times New Roman" w:cs="Times New Roman"/>
            <w:lang w:val="en-GB"/>
            <w:rPrChange w:id="664" w:author="Agnieszka Kwiatkowska" w:date="2018-12-06T12:43:00Z">
              <w:rPr>
                <w:rFonts w:ascii="Gadugi" w:hAnsi="Gadugi" w:cs="Times New Roman"/>
                <w:sz w:val="24"/>
                <w:szCs w:val="24"/>
                <w:lang w:val="en-GB"/>
              </w:rPr>
            </w:rPrChange>
          </w:rPr>
          <w:t xml:space="preserve">It results from </w:t>
        </w:r>
      </w:ins>
      <w:del w:id="665" w:author="user" w:date="2018-12-06T08:58:00Z">
        <w:r w:rsidRPr="000270D5" w:rsidDel="008755B6">
          <w:rPr>
            <w:rFonts w:ascii="Times New Roman" w:hAnsi="Times New Roman" w:cs="Times New Roman"/>
            <w:lang w:val="en-GB"/>
            <w:rPrChange w:id="666" w:author="Agnieszka Kwiatkowska" w:date="2018-12-06T12:43:00Z">
              <w:rPr>
                <w:rFonts w:ascii="Gadugi" w:hAnsi="Gadugi" w:cs="Times New Roman"/>
                <w:sz w:val="24"/>
                <w:szCs w:val="24"/>
                <w:lang w:val="en-GB"/>
              </w:rPr>
            </w:rPrChange>
          </w:rPr>
          <w:delText>A</w:delText>
        </w:r>
      </w:del>
      <w:ins w:id="667" w:author="user" w:date="2018-12-06T08:58:00Z">
        <w:r w:rsidR="008755B6" w:rsidRPr="000270D5">
          <w:rPr>
            <w:rFonts w:ascii="Times New Roman" w:hAnsi="Times New Roman" w:cs="Times New Roman"/>
            <w:lang w:val="en-GB"/>
            <w:rPrChange w:id="668" w:author="Agnieszka Kwiatkowska" w:date="2018-12-06T12:43:00Z">
              <w:rPr>
                <w:rFonts w:ascii="Gadugi" w:hAnsi="Gadugi" w:cs="Times New Roman"/>
                <w:sz w:val="24"/>
                <w:szCs w:val="24"/>
                <w:lang w:val="en-GB"/>
              </w:rPr>
            </w:rPrChange>
          </w:rPr>
          <w:t>a</w:t>
        </w:r>
      </w:ins>
      <w:r w:rsidRPr="000270D5">
        <w:rPr>
          <w:rFonts w:ascii="Times New Roman" w:hAnsi="Times New Roman" w:cs="Times New Roman"/>
          <w:lang w:val="en-GB"/>
          <w:rPrChange w:id="669" w:author="Agnieszka Kwiatkowska" w:date="2018-12-06T12:43:00Z">
            <w:rPr>
              <w:rFonts w:ascii="Gadugi" w:hAnsi="Gadugi" w:cs="Times New Roman"/>
              <w:sz w:val="24"/>
              <w:szCs w:val="24"/>
              <w:lang w:val="en-GB"/>
            </w:rPr>
          </w:rPrChange>
        </w:rPr>
        <w:t xml:space="preserve"> combination of de-professionalization, inadequate public investment, and lack of interest in the production of reliable social survey research. One of the key motivations of this project is to begin remedying this situation in the Polish case, in ways that could potentially be replicated elsewhere. Specifically, we propose to trial the CAWI panel research technique alongside the classical CAPI face-to-face interviews which have, until now, been the basis of the PNES. </w:t>
      </w:r>
    </w:p>
    <w:p w14:paraId="23921022" w14:textId="77777777" w:rsidR="005D58FC" w:rsidRPr="000270D5" w:rsidRDefault="005D58FC">
      <w:pPr>
        <w:spacing w:line="240" w:lineRule="auto"/>
        <w:ind w:right="-233"/>
        <w:jc w:val="both"/>
        <w:rPr>
          <w:rFonts w:ascii="Times New Roman" w:hAnsi="Times New Roman" w:cs="Times New Roman"/>
          <w:rPrChange w:id="670" w:author="Agnieszka Kwiatkowska" w:date="2018-12-06T12:43:00Z">
            <w:rPr>
              <w:rFonts w:ascii="Gadugi" w:hAnsi="Gadugi" w:cs="Times New Roman"/>
              <w:sz w:val="24"/>
              <w:szCs w:val="24"/>
            </w:rPr>
          </w:rPrChange>
        </w:rPr>
        <w:pPrChange w:id="671" w:author="Agnieszka Kwiatkowska" w:date="2018-12-06T12:43:00Z">
          <w:pPr>
            <w:ind w:right="-233"/>
            <w:jc w:val="both"/>
          </w:pPr>
        </w:pPrChange>
      </w:pPr>
      <w:moveToRangeStart w:id="672" w:author="user" w:date="2018-12-06T09:03:00Z" w:name="move531850325"/>
      <w:moveTo w:id="673" w:author="user" w:date="2018-12-06T09:03:00Z">
        <w:r w:rsidRPr="000270D5">
          <w:rPr>
            <w:rFonts w:ascii="Times New Roman" w:hAnsi="Times New Roman" w:cs="Times New Roman"/>
            <w:bCs/>
            <w:lang w:val="en-GB"/>
            <w:rPrChange w:id="674" w:author="Agnieszka Kwiatkowska" w:date="2018-12-06T12:43:00Z">
              <w:rPr>
                <w:rFonts w:ascii="Gadugi" w:hAnsi="Gadugi" w:cs="Times New Roman"/>
                <w:bCs/>
                <w:sz w:val="24"/>
                <w:szCs w:val="24"/>
                <w:lang w:val="en-GB"/>
              </w:rPr>
            </w:rPrChange>
          </w:rPr>
          <w:t xml:space="preserve">Aside from the aforementioned innovations, the PNES continues to constitute a research program of significant value both domestically and internationally. As a longitudinal study which </w:t>
        </w:r>
        <w:r w:rsidRPr="000270D5">
          <w:rPr>
            <w:rFonts w:ascii="Times New Roman" w:hAnsi="Times New Roman" w:cs="Times New Roman"/>
            <w:rPrChange w:id="675" w:author="Agnieszka Kwiatkowska" w:date="2018-12-06T12:43:00Z">
              <w:rPr>
                <w:rFonts w:ascii="Gadugi" w:hAnsi="Gadugi" w:cs="Times New Roman"/>
                <w:sz w:val="24"/>
                <w:szCs w:val="24"/>
              </w:rPr>
            </w:rPrChange>
          </w:rPr>
          <w:t xml:space="preserve">employs many cross-nationally comparative modules and questions that have been externally validated by other surveys, PNES is a uniquely rich and relevant source of information about Polish attitudes, preferences and political </w:t>
        </w:r>
        <w:proofErr w:type="spellStart"/>
        <w:r w:rsidRPr="000270D5">
          <w:rPr>
            <w:rFonts w:ascii="Times New Roman" w:hAnsi="Times New Roman" w:cs="Times New Roman"/>
            <w:rPrChange w:id="676" w:author="Agnieszka Kwiatkowska" w:date="2018-12-06T12:43:00Z">
              <w:rPr>
                <w:rFonts w:ascii="Gadugi" w:hAnsi="Gadugi" w:cs="Times New Roman"/>
                <w:sz w:val="24"/>
                <w:szCs w:val="24"/>
              </w:rPr>
            </w:rPrChange>
          </w:rPr>
          <w:t>behaviour</w:t>
        </w:r>
        <w:proofErr w:type="spellEnd"/>
        <w:r w:rsidRPr="000270D5">
          <w:rPr>
            <w:rFonts w:ascii="Times New Roman" w:hAnsi="Times New Roman" w:cs="Times New Roman"/>
            <w:rPrChange w:id="677" w:author="Agnieszka Kwiatkowska" w:date="2018-12-06T12:43:00Z">
              <w:rPr>
                <w:rFonts w:ascii="Gadugi" w:hAnsi="Gadugi" w:cs="Times New Roman"/>
                <w:sz w:val="24"/>
                <w:szCs w:val="24"/>
              </w:rPr>
            </w:rPrChange>
          </w:rPr>
          <w:t xml:space="preserve"> both over time and cross-nationally. The PNES 2019 will maintain this standard through the integration of the CSES Module 5 battery of questions, as well as selected questions from the European Election Study 2019.</w:t>
        </w:r>
      </w:moveTo>
    </w:p>
    <w:p w14:paraId="3581A3EC" w14:textId="77777777" w:rsidR="00F17334" w:rsidRPr="000270D5" w:rsidRDefault="005D58FC">
      <w:pPr>
        <w:spacing w:line="240" w:lineRule="auto"/>
        <w:ind w:right="-233"/>
        <w:jc w:val="both"/>
        <w:rPr>
          <w:ins w:id="678" w:author="user" w:date="2018-12-06T09:53:00Z"/>
          <w:rFonts w:ascii="Times New Roman" w:hAnsi="Times New Roman" w:cs="Times New Roman"/>
          <w:rPrChange w:id="679" w:author="Agnieszka Kwiatkowska" w:date="2018-12-06T12:43:00Z">
            <w:rPr>
              <w:ins w:id="680" w:author="user" w:date="2018-12-06T09:53:00Z"/>
              <w:rFonts w:ascii="Gadugi" w:hAnsi="Gadugi" w:cs="Times New Roman"/>
              <w:sz w:val="24"/>
              <w:szCs w:val="24"/>
            </w:rPr>
          </w:rPrChange>
        </w:rPr>
        <w:pPrChange w:id="681" w:author="Agnieszka Kwiatkowska" w:date="2018-12-06T12:43:00Z">
          <w:pPr>
            <w:ind w:right="-233"/>
            <w:jc w:val="both"/>
          </w:pPr>
        </w:pPrChange>
      </w:pPr>
      <w:moveTo w:id="682" w:author="user" w:date="2018-12-06T09:03:00Z">
        <w:r w:rsidRPr="000270D5">
          <w:rPr>
            <w:rFonts w:ascii="Times New Roman" w:hAnsi="Times New Roman" w:cs="Times New Roman"/>
            <w:rPrChange w:id="683" w:author="Agnieszka Kwiatkowska" w:date="2018-12-06T12:43:00Z">
              <w:rPr>
                <w:rFonts w:ascii="Gadugi" w:hAnsi="Gadugi" w:cs="Times New Roman"/>
                <w:sz w:val="24"/>
                <w:szCs w:val="24"/>
              </w:rPr>
            </w:rPrChange>
          </w:rPr>
          <w:t xml:space="preserve">The measurement of the attitudes, preferences and </w:t>
        </w:r>
        <w:proofErr w:type="spellStart"/>
        <w:r w:rsidRPr="000270D5">
          <w:rPr>
            <w:rFonts w:ascii="Times New Roman" w:hAnsi="Times New Roman" w:cs="Times New Roman"/>
            <w:rPrChange w:id="684" w:author="Agnieszka Kwiatkowska" w:date="2018-12-06T12:43:00Z">
              <w:rPr>
                <w:rFonts w:ascii="Gadugi" w:hAnsi="Gadugi" w:cs="Times New Roman"/>
                <w:sz w:val="24"/>
                <w:szCs w:val="24"/>
              </w:rPr>
            </w:rPrChange>
          </w:rPr>
          <w:t>behaviour</w:t>
        </w:r>
        <w:proofErr w:type="spellEnd"/>
        <w:r w:rsidRPr="000270D5">
          <w:rPr>
            <w:rFonts w:ascii="Times New Roman" w:hAnsi="Times New Roman" w:cs="Times New Roman"/>
            <w:rPrChange w:id="685" w:author="Agnieszka Kwiatkowska" w:date="2018-12-06T12:43:00Z">
              <w:rPr>
                <w:rFonts w:ascii="Gadugi" w:hAnsi="Gadugi" w:cs="Times New Roman"/>
                <w:sz w:val="24"/>
                <w:szCs w:val="24"/>
              </w:rPr>
            </w:rPrChange>
          </w:rPr>
          <w:t xml:space="preserve"> of Polish voters have, since the outset of the PNES survey, been the crux of our research </w:t>
        </w:r>
        <w:proofErr w:type="spellStart"/>
        <w:r w:rsidRPr="000270D5">
          <w:rPr>
            <w:rFonts w:ascii="Times New Roman" w:hAnsi="Times New Roman" w:cs="Times New Roman"/>
            <w:rPrChange w:id="686" w:author="Agnieszka Kwiatkowska" w:date="2018-12-06T12:43:00Z">
              <w:rPr>
                <w:rFonts w:ascii="Gadugi" w:hAnsi="Gadugi" w:cs="Times New Roman"/>
                <w:sz w:val="24"/>
                <w:szCs w:val="24"/>
              </w:rPr>
            </w:rPrChange>
          </w:rPr>
          <w:t>endeavour</w:t>
        </w:r>
        <w:proofErr w:type="spellEnd"/>
        <w:r w:rsidRPr="000270D5">
          <w:rPr>
            <w:rFonts w:ascii="Times New Roman" w:hAnsi="Times New Roman" w:cs="Times New Roman"/>
            <w:rPrChange w:id="687" w:author="Agnieszka Kwiatkowska" w:date="2018-12-06T12:43:00Z">
              <w:rPr>
                <w:rFonts w:ascii="Gadugi" w:hAnsi="Gadugi" w:cs="Times New Roman"/>
                <w:sz w:val="24"/>
                <w:szCs w:val="24"/>
              </w:rPr>
            </w:rPrChange>
          </w:rPr>
          <w:t xml:space="preserve">. </w:t>
        </w:r>
      </w:moveTo>
      <w:ins w:id="688" w:author="user" w:date="2018-12-06T09:53:00Z">
        <w:r w:rsidR="00F17334" w:rsidRPr="000270D5">
          <w:rPr>
            <w:rFonts w:ascii="Times New Roman" w:hAnsi="Times New Roman" w:cs="Times New Roman"/>
            <w:lang w:val="en-GB"/>
            <w:rPrChange w:id="689" w:author="Agnieszka Kwiatkowska" w:date="2018-12-06T12:43:00Z">
              <w:rPr>
                <w:rFonts w:ascii="Gadugi" w:hAnsi="Gadugi" w:cs="Times New Roman"/>
                <w:sz w:val="24"/>
                <w:szCs w:val="24"/>
                <w:lang w:val="en-GB"/>
              </w:rPr>
            </w:rPrChange>
          </w:rPr>
          <w:t xml:space="preserve">As mentioned in the preceding section, we also envisage two additional components which will complement our empirical surveys: a parliamentary elite study and an analysis of party manifestos. </w:t>
        </w:r>
        <w:r w:rsidR="00F17334" w:rsidRPr="000270D5">
          <w:rPr>
            <w:rFonts w:ascii="Times New Roman" w:hAnsi="Times New Roman" w:cs="Times New Roman"/>
            <w:b/>
            <w:lang w:val="en-GB"/>
            <w:rPrChange w:id="690" w:author="Agnieszka Kwiatkowska" w:date="2018-12-06T12:43:00Z">
              <w:rPr>
                <w:rFonts w:ascii="Gadugi" w:hAnsi="Gadugi" w:cs="Times New Roman"/>
                <w:b/>
                <w:sz w:val="24"/>
                <w:szCs w:val="24"/>
                <w:lang w:val="en-GB"/>
              </w:rPr>
            </w:rPrChange>
          </w:rPr>
          <w:t xml:space="preserve">However, these two projects are not part of this application; the team will seek funds from other sources to finance these objectives. </w:t>
        </w:r>
      </w:ins>
    </w:p>
    <w:p w14:paraId="497A57B8" w14:textId="77777777" w:rsidR="005D58FC" w:rsidRPr="000270D5" w:rsidDel="00F17334" w:rsidRDefault="005D58FC">
      <w:pPr>
        <w:spacing w:line="240" w:lineRule="auto"/>
        <w:ind w:right="-233"/>
        <w:jc w:val="both"/>
        <w:rPr>
          <w:del w:id="691" w:author="user" w:date="2018-12-06T09:53:00Z"/>
          <w:rFonts w:ascii="Times New Roman" w:hAnsi="Times New Roman" w:cs="Times New Roman"/>
          <w:rPrChange w:id="692" w:author="Agnieszka Kwiatkowska" w:date="2018-12-06T12:43:00Z">
            <w:rPr>
              <w:del w:id="693" w:author="user" w:date="2018-12-06T09:53:00Z"/>
              <w:rFonts w:ascii="Gadugi" w:hAnsi="Gadugi" w:cs="Times New Roman"/>
              <w:sz w:val="24"/>
              <w:szCs w:val="24"/>
            </w:rPr>
          </w:rPrChange>
        </w:rPr>
        <w:pPrChange w:id="694" w:author="Agnieszka Kwiatkowska" w:date="2018-12-06T12:43:00Z">
          <w:pPr>
            <w:ind w:right="-233"/>
            <w:jc w:val="both"/>
          </w:pPr>
        </w:pPrChange>
      </w:pPr>
      <w:moveTo w:id="695" w:author="user" w:date="2018-12-06T09:03:00Z">
        <w:del w:id="696" w:author="user" w:date="2018-12-06T09:53:00Z">
          <w:r w:rsidRPr="000270D5" w:rsidDel="00F17334">
            <w:rPr>
              <w:rFonts w:ascii="Times New Roman" w:hAnsi="Times New Roman" w:cs="Times New Roman"/>
              <w:rPrChange w:id="697" w:author="Agnieszka Kwiatkowska" w:date="2018-12-06T12:43:00Z">
                <w:rPr>
                  <w:rFonts w:ascii="Gadugi" w:hAnsi="Gadugi" w:cs="Times New Roman"/>
                  <w:sz w:val="24"/>
                  <w:szCs w:val="24"/>
                </w:rPr>
              </w:rPrChange>
            </w:rPr>
            <w:delText>As previously, these analyses will be accompanied by analyses of party programs, an elite survey, and the collection of objective environmental data pertinent to the survey. However, these latter research objectives do not form part of the current application; rather, they will be funded from other sources.</w:delText>
          </w:r>
        </w:del>
      </w:moveTo>
    </w:p>
    <w:p w14:paraId="75841684" w14:textId="77777777" w:rsidR="005D58FC" w:rsidRPr="000270D5" w:rsidRDefault="005D58FC">
      <w:pPr>
        <w:spacing w:line="240" w:lineRule="auto"/>
        <w:ind w:right="-233"/>
        <w:jc w:val="both"/>
        <w:rPr>
          <w:rFonts w:ascii="Times New Roman" w:hAnsi="Times New Roman" w:cs="Times New Roman"/>
          <w:rPrChange w:id="698" w:author="Agnieszka Kwiatkowska" w:date="2018-12-06T12:43:00Z">
            <w:rPr>
              <w:rFonts w:ascii="Gadugi" w:hAnsi="Gadugi" w:cs="Times New Roman"/>
              <w:sz w:val="24"/>
              <w:szCs w:val="24"/>
            </w:rPr>
          </w:rPrChange>
        </w:rPr>
        <w:pPrChange w:id="699" w:author="Agnieszka Kwiatkowska" w:date="2018-12-06T12:43:00Z">
          <w:pPr>
            <w:ind w:right="-233"/>
            <w:jc w:val="both"/>
          </w:pPr>
        </w:pPrChange>
      </w:pPr>
      <w:moveTo w:id="700" w:author="user" w:date="2018-12-06T09:03:00Z">
        <w:r w:rsidRPr="000270D5">
          <w:rPr>
            <w:rFonts w:ascii="Times New Roman" w:hAnsi="Times New Roman" w:cs="Times New Roman"/>
            <w:rPrChange w:id="701" w:author="Agnieszka Kwiatkowska" w:date="2018-12-06T12:43:00Z">
              <w:rPr>
                <w:rFonts w:ascii="Gadugi" w:hAnsi="Gadugi" w:cs="Times New Roman"/>
                <w:sz w:val="24"/>
                <w:szCs w:val="24"/>
              </w:rPr>
            </w:rPrChange>
          </w:rPr>
          <w:t xml:space="preserve">The main empirical task, the surveys themselves, will be undertaken </w:t>
        </w:r>
      </w:moveTo>
      <w:ins w:id="702" w:author="Agnieszka Kwiatkowska" w:date="2018-12-06T14:44:00Z">
        <w:r w:rsidR="00070591">
          <w:rPr>
            <w:rFonts w:ascii="Times New Roman" w:hAnsi="Times New Roman" w:cs="Times New Roman"/>
          </w:rPr>
          <w:t>before</w:t>
        </w:r>
      </w:ins>
      <w:ins w:id="703" w:author="Agnieszka Kwiatkowska" w:date="2018-12-06T14:43:00Z">
        <w:r w:rsidR="00070591">
          <w:rPr>
            <w:rFonts w:ascii="Times New Roman" w:hAnsi="Times New Roman" w:cs="Times New Roman"/>
          </w:rPr>
          <w:t xml:space="preserve"> the election</w:t>
        </w:r>
      </w:ins>
      <w:ins w:id="704" w:author="Agnieszka Kwiatkowska" w:date="2018-12-06T14:44:00Z">
        <w:r w:rsidR="00070591">
          <w:rPr>
            <w:rFonts w:ascii="Times New Roman" w:hAnsi="Times New Roman" w:cs="Times New Roman"/>
          </w:rPr>
          <w:t xml:space="preserve"> (first wave of CAWI) and </w:t>
        </w:r>
      </w:ins>
      <w:moveTo w:id="705" w:author="user" w:date="2018-12-06T09:03:00Z">
        <w:r w:rsidRPr="000270D5">
          <w:rPr>
            <w:rFonts w:ascii="Times New Roman" w:hAnsi="Times New Roman" w:cs="Times New Roman"/>
            <w:rPrChange w:id="706" w:author="Agnieszka Kwiatkowska" w:date="2018-12-06T12:43:00Z">
              <w:rPr>
                <w:rFonts w:ascii="Gadugi" w:hAnsi="Gadugi" w:cs="Times New Roman"/>
                <w:sz w:val="24"/>
                <w:szCs w:val="24"/>
              </w:rPr>
            </w:rPrChange>
          </w:rPr>
          <w:t>during the period of one week to three weeks following the election day, which is most likely to occur in November 2019</w:t>
        </w:r>
      </w:moveTo>
      <w:ins w:id="707" w:author="Agnieszka Kwiatkowska" w:date="2018-12-06T14:44:00Z">
        <w:r w:rsidR="00070591">
          <w:rPr>
            <w:rFonts w:ascii="Times New Roman" w:hAnsi="Times New Roman" w:cs="Times New Roman"/>
          </w:rPr>
          <w:t xml:space="preserve"> (CAPI survey and the second wave of CAWI)</w:t>
        </w:r>
      </w:ins>
      <w:moveTo w:id="708" w:author="user" w:date="2018-12-06T09:03:00Z">
        <w:r w:rsidRPr="000270D5">
          <w:rPr>
            <w:rFonts w:ascii="Times New Roman" w:hAnsi="Times New Roman" w:cs="Times New Roman"/>
            <w:rPrChange w:id="709" w:author="Agnieszka Kwiatkowska" w:date="2018-12-06T12:43:00Z">
              <w:rPr>
                <w:rFonts w:ascii="Gadugi" w:hAnsi="Gadugi" w:cs="Times New Roman"/>
                <w:sz w:val="24"/>
                <w:szCs w:val="24"/>
              </w:rPr>
            </w:rPrChange>
          </w:rPr>
          <w:t>. During late 2019 and early 2020 the team will begin to produce initial analyses of the survey data, and during 2020 and 2021 will produce a series of articles for publication in internationally significant journals.</w:t>
        </w:r>
        <w:del w:id="710" w:author="Agnieszka Kwiatkowska" w:date="2018-12-06T14:45:00Z">
          <w:r w:rsidRPr="000270D5" w:rsidDel="00070591">
            <w:rPr>
              <w:rFonts w:ascii="Times New Roman" w:hAnsi="Times New Roman" w:cs="Times New Roman"/>
              <w:rPrChange w:id="711" w:author="Agnieszka Kwiatkowska" w:date="2018-12-06T12:43:00Z">
                <w:rPr>
                  <w:rFonts w:ascii="Gadugi" w:hAnsi="Gadugi" w:cs="Times New Roman"/>
                  <w:sz w:val="24"/>
                  <w:szCs w:val="24"/>
                </w:rPr>
              </w:rPrChange>
            </w:rPr>
            <w:delText xml:space="preserve"> At the same time, the team will work towards the publication of two monographs using these data: one in Polish, and one in English.</w:delText>
          </w:r>
        </w:del>
      </w:moveTo>
    </w:p>
    <w:moveToRangeEnd w:id="672"/>
    <w:p w14:paraId="6760BCA3" w14:textId="77777777" w:rsidR="005D58FC" w:rsidRPr="000270D5" w:rsidRDefault="005D58FC">
      <w:pPr>
        <w:spacing w:line="240" w:lineRule="auto"/>
        <w:jc w:val="both"/>
        <w:rPr>
          <w:ins w:id="712" w:author="user" w:date="2018-12-06T08:53:00Z"/>
          <w:rFonts w:ascii="Times New Roman" w:hAnsi="Times New Roman" w:cs="Times New Roman"/>
          <w:rPrChange w:id="713" w:author="Agnieszka Kwiatkowska" w:date="2018-12-06T12:43:00Z">
            <w:rPr>
              <w:ins w:id="714" w:author="user" w:date="2018-12-06T08:53:00Z"/>
              <w:rFonts w:ascii="Gadugi" w:hAnsi="Gadugi" w:cs="Times New Roman"/>
              <w:sz w:val="24"/>
              <w:szCs w:val="24"/>
              <w:lang w:val="en-GB"/>
            </w:rPr>
          </w:rPrChange>
        </w:rPr>
        <w:pPrChange w:id="715" w:author="Agnieszka Kwiatkowska" w:date="2018-12-06T12:43:00Z">
          <w:pPr>
            <w:jc w:val="both"/>
          </w:pPr>
        </w:pPrChange>
      </w:pPr>
    </w:p>
    <w:p w14:paraId="0531AEA2" w14:textId="77777777" w:rsidR="008755B6" w:rsidRPr="000270D5" w:rsidDel="005D58FC" w:rsidRDefault="008755B6">
      <w:pPr>
        <w:spacing w:line="240" w:lineRule="auto"/>
        <w:ind w:right="-233"/>
        <w:jc w:val="both"/>
        <w:rPr>
          <w:del w:id="716" w:author="user" w:date="2018-12-06T09:03:00Z"/>
          <w:rFonts w:ascii="Times New Roman" w:hAnsi="Times New Roman" w:cs="Times New Roman"/>
          <w:lang w:val="en-GB"/>
          <w:rPrChange w:id="717" w:author="Agnieszka Kwiatkowska" w:date="2018-12-06T12:43:00Z">
            <w:rPr>
              <w:del w:id="718" w:author="user" w:date="2018-12-06T09:03:00Z"/>
              <w:rFonts w:ascii="Gadugi" w:hAnsi="Gadugi" w:cs="Times New Roman"/>
              <w:sz w:val="24"/>
              <w:szCs w:val="24"/>
              <w:lang w:val="en-GB"/>
            </w:rPr>
          </w:rPrChange>
        </w:rPr>
        <w:pPrChange w:id="719" w:author="Agnieszka Kwiatkowska" w:date="2018-12-06T12:43:00Z">
          <w:pPr>
            <w:ind w:right="-233"/>
            <w:jc w:val="both"/>
          </w:pPr>
        </w:pPrChange>
      </w:pPr>
      <w:moveToRangeStart w:id="720" w:author="user" w:date="2018-12-06T08:53:00Z" w:name="move531849716"/>
      <w:moveTo w:id="721" w:author="user" w:date="2018-12-06T08:53:00Z">
        <w:del w:id="722" w:author="user" w:date="2018-12-06T09:03:00Z">
          <w:r w:rsidRPr="000270D5" w:rsidDel="005D58FC">
            <w:rPr>
              <w:rFonts w:ascii="Times New Roman" w:hAnsi="Times New Roman" w:cs="Times New Roman"/>
              <w:rPrChange w:id="723" w:author="Agnieszka Kwiatkowska" w:date="2018-12-06T12:43:00Z">
                <w:rPr>
                  <w:rFonts w:ascii="Gadugi" w:hAnsi="Gadugi" w:cs="Times New Roman"/>
                  <w:sz w:val="24"/>
                  <w:szCs w:val="24"/>
                </w:rPr>
              </w:rPrChange>
            </w:rPr>
            <w:delText>Aggregate statistical data will come from the resources of the National Electoral Commission (PKW) and the Central Statistical Office (GUS). These data will be collected to provide contextual information of relevance to the analysis of the 2019 parliamentary election.</w:delText>
          </w:r>
        </w:del>
      </w:moveTo>
    </w:p>
    <w:p w14:paraId="5E05222A" w14:textId="77777777" w:rsidR="008755B6" w:rsidRPr="000270D5" w:rsidDel="00F17334" w:rsidRDefault="008755B6">
      <w:pPr>
        <w:spacing w:line="240" w:lineRule="auto"/>
        <w:ind w:right="-233"/>
        <w:jc w:val="both"/>
        <w:rPr>
          <w:del w:id="724" w:author="user" w:date="2018-12-06T09:53:00Z"/>
          <w:rFonts w:ascii="Times New Roman" w:hAnsi="Times New Roman" w:cs="Times New Roman"/>
          <w:rPrChange w:id="725" w:author="Agnieszka Kwiatkowska" w:date="2018-12-06T12:43:00Z">
            <w:rPr>
              <w:del w:id="726" w:author="user" w:date="2018-12-06T09:53:00Z"/>
              <w:rFonts w:ascii="Gadugi" w:hAnsi="Gadugi" w:cs="Times New Roman"/>
              <w:sz w:val="24"/>
              <w:szCs w:val="24"/>
            </w:rPr>
          </w:rPrChange>
        </w:rPr>
        <w:pPrChange w:id="727" w:author="Agnieszka Kwiatkowska" w:date="2018-12-06T12:43:00Z">
          <w:pPr>
            <w:ind w:right="-233"/>
            <w:jc w:val="both"/>
          </w:pPr>
        </w:pPrChange>
      </w:pPr>
      <w:moveTo w:id="728" w:author="user" w:date="2018-12-06T08:53:00Z">
        <w:del w:id="729" w:author="user" w:date="2018-12-06T09:53:00Z">
          <w:r w:rsidRPr="000270D5" w:rsidDel="00F17334">
            <w:rPr>
              <w:rFonts w:ascii="Times New Roman" w:hAnsi="Times New Roman" w:cs="Times New Roman"/>
              <w:lang w:val="en-GB"/>
              <w:rPrChange w:id="730" w:author="Agnieszka Kwiatkowska" w:date="2018-12-06T12:43:00Z">
                <w:rPr>
                  <w:rFonts w:ascii="Gadugi" w:hAnsi="Gadugi" w:cs="Times New Roman"/>
                  <w:sz w:val="24"/>
                  <w:szCs w:val="24"/>
                  <w:lang w:val="en-GB"/>
                </w:rPr>
              </w:rPrChange>
            </w:rPr>
            <w:delText xml:space="preserve">As mentioned in the preceding section, we also envisage two additional components which will complement our empirical surveys: a parliamentary elite study and an analysis of party manifestos. </w:delText>
          </w:r>
          <w:r w:rsidRPr="000270D5" w:rsidDel="00F17334">
            <w:rPr>
              <w:rFonts w:ascii="Times New Roman" w:hAnsi="Times New Roman" w:cs="Times New Roman"/>
              <w:b/>
              <w:lang w:val="en-GB"/>
              <w:rPrChange w:id="731" w:author="Agnieszka Kwiatkowska" w:date="2018-12-06T12:43:00Z">
                <w:rPr>
                  <w:rFonts w:ascii="Gadugi" w:hAnsi="Gadugi" w:cs="Times New Roman"/>
                  <w:b/>
                  <w:sz w:val="24"/>
                  <w:szCs w:val="24"/>
                  <w:lang w:val="en-GB"/>
                </w:rPr>
              </w:rPrChange>
            </w:rPr>
            <w:delText xml:space="preserve">However, these two projects are not part of this application; the team will seek funds from other sources to finance these objectives. </w:delText>
          </w:r>
        </w:del>
        <w:del w:id="732" w:author="user" w:date="2018-12-06T08:58:00Z">
          <w:r w:rsidRPr="000270D5" w:rsidDel="008755B6">
            <w:rPr>
              <w:rFonts w:ascii="Times New Roman" w:hAnsi="Times New Roman" w:cs="Times New Roman"/>
              <w:highlight w:val="yellow"/>
              <w:rPrChange w:id="733" w:author="Agnieszka Kwiatkowska" w:date="2018-12-06T12:43:00Z">
                <w:rPr>
                  <w:rFonts w:ascii="Gadugi" w:hAnsi="Gadugi" w:cs="Times New Roman"/>
                  <w:sz w:val="24"/>
                  <w:szCs w:val="24"/>
                  <w:highlight w:val="yellow"/>
                </w:rPr>
              </w:rPrChange>
            </w:rPr>
            <w:delText>As in previous iterations of the PNES, the elite survey will consist of a sample of approximately 100 MPs, selected proportionally to the seats won by each party list in the elections. Party manifesto analyses will follow the MRG/CMP (Manifesto Research Group / Comparative Manifestos Project) methodology. This long-running study measures the salience of political issues to political parties by counting the number of ‘quasi-sentences’ devoted to particular topics in their electoral manifestos. Our project will provide measures for all relevant Polish parties.</w:delText>
          </w:r>
        </w:del>
      </w:moveTo>
    </w:p>
    <w:p w14:paraId="05FC90A2" w14:textId="77777777" w:rsidR="008755B6" w:rsidRPr="000270D5" w:rsidRDefault="008755B6">
      <w:pPr>
        <w:spacing w:line="240" w:lineRule="auto"/>
        <w:ind w:right="-233"/>
        <w:jc w:val="both"/>
        <w:rPr>
          <w:rFonts w:ascii="Times New Roman" w:hAnsi="Times New Roman" w:cs="Times New Roman"/>
          <w:u w:val="single"/>
          <w:rPrChange w:id="734" w:author="Agnieszka Kwiatkowska" w:date="2018-12-06T12:43:00Z">
            <w:rPr>
              <w:rFonts w:ascii="Gadugi" w:hAnsi="Gadugi" w:cs="Times New Roman"/>
              <w:sz w:val="24"/>
              <w:szCs w:val="24"/>
              <w:u w:val="single"/>
            </w:rPr>
          </w:rPrChange>
        </w:rPr>
        <w:pPrChange w:id="735" w:author="Agnieszka Kwiatkowska" w:date="2018-12-06T12:43:00Z">
          <w:pPr>
            <w:ind w:right="-233"/>
            <w:jc w:val="both"/>
          </w:pPr>
        </w:pPrChange>
      </w:pPr>
      <w:moveToRangeStart w:id="736" w:author="user" w:date="2018-12-06T08:53:00Z" w:name="move531849738"/>
      <w:moveToRangeEnd w:id="720"/>
      <w:moveTo w:id="737" w:author="user" w:date="2018-12-06T08:53:00Z">
        <w:r w:rsidRPr="000270D5">
          <w:rPr>
            <w:rFonts w:ascii="Times New Roman" w:hAnsi="Times New Roman" w:cs="Times New Roman"/>
            <w:rPrChange w:id="738" w:author="Agnieszka Kwiatkowska" w:date="2018-12-06T12:43:00Z">
              <w:rPr>
                <w:rFonts w:ascii="Gadugi" w:hAnsi="Gadugi" w:cs="Times New Roman"/>
                <w:sz w:val="24"/>
                <w:szCs w:val="24"/>
              </w:rPr>
            </w:rPrChange>
          </w:rPr>
          <w:t>4.</w:t>
        </w:r>
        <w:r w:rsidRPr="000270D5">
          <w:rPr>
            <w:rFonts w:ascii="Times New Roman" w:hAnsi="Times New Roman" w:cs="Times New Roman"/>
            <w:u w:val="single"/>
            <w:rPrChange w:id="739" w:author="Agnieszka Kwiatkowska" w:date="2018-12-06T12:43:00Z">
              <w:rPr>
                <w:rFonts w:ascii="Gadugi" w:hAnsi="Gadugi" w:cs="Times New Roman"/>
                <w:sz w:val="24"/>
                <w:szCs w:val="24"/>
                <w:u w:val="single"/>
              </w:rPr>
            </w:rPrChange>
          </w:rPr>
          <w:t xml:space="preserve"> Methodology</w:t>
        </w:r>
      </w:moveTo>
    </w:p>
    <w:moveToRangeEnd w:id="736"/>
    <w:p w14:paraId="4545557E" w14:textId="77777777" w:rsidR="008755B6" w:rsidRPr="000270D5" w:rsidDel="00CA1569" w:rsidRDefault="008755B6">
      <w:pPr>
        <w:spacing w:line="240" w:lineRule="auto"/>
        <w:jc w:val="both"/>
        <w:rPr>
          <w:del w:id="740" w:author="Agnieszka Kwiatkowska" w:date="2018-12-06T12:52:00Z"/>
          <w:rFonts w:ascii="Times New Roman" w:hAnsi="Times New Roman" w:cs="Times New Roman"/>
          <w:rPrChange w:id="741" w:author="Agnieszka Kwiatkowska" w:date="2018-12-06T12:43:00Z">
            <w:rPr>
              <w:del w:id="742" w:author="Agnieszka Kwiatkowska" w:date="2018-12-06T12:52:00Z"/>
              <w:rFonts w:ascii="Gadugi" w:hAnsi="Gadugi" w:cs="Times New Roman"/>
              <w:sz w:val="24"/>
              <w:szCs w:val="24"/>
              <w:lang w:val="en-GB"/>
            </w:rPr>
          </w:rPrChange>
        </w:rPr>
        <w:pPrChange w:id="743" w:author="Agnieszka Kwiatkowska" w:date="2018-12-06T12:43:00Z">
          <w:pPr>
            <w:jc w:val="both"/>
          </w:pPr>
        </w:pPrChange>
      </w:pPr>
    </w:p>
    <w:p w14:paraId="0FED96EC" w14:textId="77777777" w:rsidR="005D58FC" w:rsidRPr="000270D5" w:rsidRDefault="002B5E3A">
      <w:pPr>
        <w:spacing w:line="240" w:lineRule="auto"/>
        <w:jc w:val="both"/>
        <w:rPr>
          <w:ins w:id="744" w:author="user" w:date="2018-12-06T09:09:00Z"/>
          <w:rFonts w:ascii="Times New Roman" w:hAnsi="Times New Roman" w:cs="Times New Roman"/>
          <w:lang w:val="en-GB"/>
          <w:rPrChange w:id="745" w:author="Agnieszka Kwiatkowska" w:date="2018-12-06T12:43:00Z">
            <w:rPr>
              <w:ins w:id="746" w:author="user" w:date="2018-12-06T09:09:00Z"/>
              <w:rFonts w:ascii="Gadugi" w:hAnsi="Gadugi" w:cs="Times New Roman"/>
              <w:sz w:val="24"/>
              <w:szCs w:val="24"/>
              <w:lang w:val="en-GB"/>
            </w:rPr>
          </w:rPrChange>
        </w:rPr>
        <w:pPrChange w:id="747" w:author="Agnieszka Kwiatkowska" w:date="2018-12-06T12:52:00Z">
          <w:pPr>
            <w:jc w:val="both"/>
          </w:pPr>
        </w:pPrChange>
      </w:pPr>
      <w:r w:rsidRPr="000270D5">
        <w:rPr>
          <w:rFonts w:ascii="Times New Roman" w:hAnsi="Times New Roman" w:cs="Times New Roman"/>
          <w:lang w:val="en-GB"/>
          <w:rPrChange w:id="748" w:author="Agnieszka Kwiatkowska" w:date="2018-12-06T12:43:00Z">
            <w:rPr>
              <w:rFonts w:ascii="Gadugi" w:hAnsi="Gadugi" w:cs="Times New Roman"/>
              <w:sz w:val="24"/>
              <w:szCs w:val="24"/>
              <w:lang w:val="en-GB"/>
            </w:rPr>
          </w:rPrChange>
        </w:rPr>
        <w:t xml:space="preserve">To achieve </w:t>
      </w:r>
      <w:del w:id="749" w:author="user" w:date="2018-12-06T08:53:00Z">
        <w:r w:rsidRPr="000270D5" w:rsidDel="008755B6">
          <w:rPr>
            <w:rFonts w:ascii="Times New Roman" w:hAnsi="Times New Roman" w:cs="Times New Roman"/>
            <w:lang w:val="en-GB"/>
            <w:rPrChange w:id="750" w:author="Agnieszka Kwiatkowska" w:date="2018-12-06T12:43:00Z">
              <w:rPr>
                <w:rFonts w:ascii="Gadugi" w:hAnsi="Gadugi" w:cs="Times New Roman"/>
                <w:sz w:val="24"/>
                <w:szCs w:val="24"/>
                <w:lang w:val="en-GB"/>
              </w:rPr>
            </w:rPrChange>
          </w:rPr>
          <w:delText xml:space="preserve">this </w:delText>
        </w:r>
      </w:del>
      <w:ins w:id="751" w:author="user" w:date="2018-12-06T08:53:00Z">
        <w:r w:rsidR="008755B6" w:rsidRPr="000270D5">
          <w:rPr>
            <w:rFonts w:ascii="Times New Roman" w:hAnsi="Times New Roman" w:cs="Times New Roman"/>
            <w:lang w:val="en-GB"/>
            <w:rPrChange w:id="752" w:author="Agnieszka Kwiatkowska" w:date="2018-12-06T12:43:00Z">
              <w:rPr>
                <w:rFonts w:ascii="Gadugi" w:hAnsi="Gadugi" w:cs="Times New Roman"/>
                <w:sz w:val="24"/>
                <w:szCs w:val="24"/>
                <w:lang w:val="en-GB"/>
              </w:rPr>
            </w:rPrChange>
          </w:rPr>
          <w:t>our research goals</w:t>
        </w:r>
        <w:del w:id="753" w:author="Agnieszka Kwiatkowska" w:date="2018-12-06T12:50:00Z">
          <w:r w:rsidR="008755B6" w:rsidRPr="000270D5" w:rsidDel="0001291C">
            <w:rPr>
              <w:rFonts w:ascii="Times New Roman" w:hAnsi="Times New Roman" w:cs="Times New Roman"/>
              <w:lang w:val="en-GB"/>
              <w:rPrChange w:id="754" w:author="Agnieszka Kwiatkowska" w:date="2018-12-06T12:43:00Z">
                <w:rPr>
                  <w:rFonts w:ascii="Gadugi" w:hAnsi="Gadugi" w:cs="Times New Roman"/>
                  <w:sz w:val="24"/>
                  <w:szCs w:val="24"/>
                  <w:lang w:val="en-GB"/>
                </w:rPr>
              </w:rPrChange>
            </w:rPr>
            <w:delText xml:space="preserve"> </w:delText>
          </w:r>
        </w:del>
      </w:ins>
      <w:del w:id="755" w:author="user" w:date="2018-12-06T08:53:00Z">
        <w:r w:rsidRPr="000270D5" w:rsidDel="008755B6">
          <w:rPr>
            <w:rFonts w:ascii="Times New Roman" w:hAnsi="Times New Roman" w:cs="Times New Roman"/>
            <w:lang w:val="en-GB"/>
            <w:rPrChange w:id="756" w:author="Agnieszka Kwiatkowska" w:date="2018-12-06T12:43:00Z">
              <w:rPr>
                <w:rFonts w:ascii="Gadugi" w:hAnsi="Gadugi" w:cs="Times New Roman"/>
                <w:sz w:val="24"/>
                <w:szCs w:val="24"/>
                <w:lang w:val="en-GB"/>
              </w:rPr>
            </w:rPrChange>
          </w:rPr>
          <w:delText>goal</w:delText>
        </w:r>
      </w:del>
      <w:r w:rsidRPr="000270D5">
        <w:rPr>
          <w:rFonts w:ascii="Times New Roman" w:hAnsi="Times New Roman" w:cs="Times New Roman"/>
          <w:lang w:val="en-GB"/>
          <w:rPrChange w:id="757" w:author="Agnieszka Kwiatkowska" w:date="2018-12-06T12:43:00Z">
            <w:rPr>
              <w:rFonts w:ascii="Gadugi" w:hAnsi="Gadugi" w:cs="Times New Roman"/>
              <w:sz w:val="24"/>
              <w:szCs w:val="24"/>
              <w:lang w:val="en-GB"/>
            </w:rPr>
          </w:rPrChange>
        </w:rPr>
        <w:t xml:space="preserve">, we propose a </w:t>
      </w:r>
      <w:del w:id="758" w:author="Agnieszka Kwiatkowska" w:date="2018-12-06T12:50:00Z">
        <w:r w:rsidRPr="000270D5" w:rsidDel="0001291C">
          <w:rPr>
            <w:rFonts w:ascii="Times New Roman" w:hAnsi="Times New Roman" w:cs="Times New Roman"/>
            <w:lang w:val="en-GB"/>
            <w:rPrChange w:id="759" w:author="Agnieszka Kwiatkowska" w:date="2018-12-06T12:43:00Z">
              <w:rPr>
                <w:rFonts w:ascii="Gadugi" w:hAnsi="Gadugi" w:cs="Times New Roman"/>
                <w:sz w:val="24"/>
                <w:szCs w:val="24"/>
                <w:lang w:val="en-GB"/>
              </w:rPr>
            </w:rPrChange>
          </w:rPr>
          <w:delText>‘meta-</w:delText>
        </w:r>
      </w:del>
      <w:r w:rsidRPr="000270D5">
        <w:rPr>
          <w:rFonts w:ascii="Times New Roman" w:hAnsi="Times New Roman" w:cs="Times New Roman"/>
          <w:lang w:val="en-GB"/>
          <w:rPrChange w:id="760" w:author="Agnieszka Kwiatkowska" w:date="2018-12-06T12:43:00Z">
            <w:rPr>
              <w:rFonts w:ascii="Gadugi" w:hAnsi="Gadugi" w:cs="Times New Roman"/>
              <w:sz w:val="24"/>
              <w:szCs w:val="24"/>
              <w:lang w:val="en-GB"/>
            </w:rPr>
          </w:rPrChange>
        </w:rPr>
        <w:t>methodological experiment</w:t>
      </w:r>
      <w:del w:id="761" w:author="Agnieszka Kwiatkowska" w:date="2018-12-06T12:50:00Z">
        <w:r w:rsidRPr="000270D5" w:rsidDel="0001291C">
          <w:rPr>
            <w:rFonts w:ascii="Times New Roman" w:hAnsi="Times New Roman" w:cs="Times New Roman"/>
            <w:lang w:val="en-GB"/>
            <w:rPrChange w:id="762" w:author="Agnieszka Kwiatkowska" w:date="2018-12-06T12:43:00Z">
              <w:rPr>
                <w:rFonts w:ascii="Gadugi" w:hAnsi="Gadugi" w:cs="Times New Roman"/>
                <w:sz w:val="24"/>
                <w:szCs w:val="24"/>
                <w:lang w:val="en-GB"/>
              </w:rPr>
            </w:rPrChange>
          </w:rPr>
          <w:delText>’</w:delText>
        </w:r>
      </w:del>
      <w:r w:rsidRPr="000270D5">
        <w:rPr>
          <w:rFonts w:ascii="Times New Roman" w:hAnsi="Times New Roman" w:cs="Times New Roman"/>
          <w:lang w:val="en-GB"/>
          <w:rPrChange w:id="763" w:author="Agnieszka Kwiatkowska" w:date="2018-12-06T12:43:00Z">
            <w:rPr>
              <w:rFonts w:ascii="Gadugi" w:hAnsi="Gadugi" w:cs="Times New Roman"/>
              <w:sz w:val="24"/>
              <w:szCs w:val="24"/>
              <w:lang w:val="en-GB"/>
            </w:rPr>
          </w:rPrChange>
        </w:rPr>
        <w:t xml:space="preserve"> that consists in a near-simultaneous fielding of surveys using a CAPI sample (n=1500) and a two-wave CAWI sample (n=1000). </w:t>
      </w:r>
      <w:ins w:id="764" w:author="user" w:date="2018-12-06T09:07:00Z">
        <w:r w:rsidR="005D58FC" w:rsidRPr="000270D5">
          <w:rPr>
            <w:rFonts w:ascii="Times New Roman" w:hAnsi="Times New Roman" w:cs="Times New Roman"/>
            <w:lang w:val="en-GB"/>
            <w:rPrChange w:id="765" w:author="Agnieszka Kwiatkowska" w:date="2018-12-06T12:43:00Z">
              <w:rPr>
                <w:rFonts w:ascii="Gadugi" w:hAnsi="Gadugi" w:cs="Times New Roman"/>
                <w:sz w:val="24"/>
                <w:szCs w:val="24"/>
                <w:lang w:val="en-GB"/>
              </w:rPr>
            </w:rPrChange>
          </w:rPr>
          <w:t xml:space="preserve">The CAPI survey serves the core </w:t>
        </w:r>
        <w:r w:rsidR="007B1330" w:rsidRPr="000270D5">
          <w:rPr>
            <w:rFonts w:ascii="Times New Roman" w:hAnsi="Times New Roman" w:cs="Times New Roman"/>
            <w:b/>
            <w:lang w:val="en-GB"/>
            <w:rPrChange w:id="766" w:author="Agnieszka Kwiatkowska" w:date="2018-12-06T12:43:00Z">
              <w:rPr>
                <w:rFonts w:ascii="Gadugi" w:hAnsi="Gadugi" w:cs="Times New Roman"/>
                <w:sz w:val="24"/>
                <w:szCs w:val="24"/>
                <w:lang w:val="en-GB"/>
              </w:rPr>
            </w:rPrChange>
          </w:rPr>
          <w:t>substantive</w:t>
        </w:r>
        <w:r w:rsidR="005D58FC" w:rsidRPr="000270D5">
          <w:rPr>
            <w:rFonts w:ascii="Times New Roman" w:hAnsi="Times New Roman" w:cs="Times New Roman"/>
            <w:lang w:val="en-GB"/>
            <w:rPrChange w:id="767" w:author="Agnieszka Kwiatkowska" w:date="2018-12-06T12:43:00Z">
              <w:rPr>
                <w:rFonts w:ascii="Gadugi" w:hAnsi="Gadugi" w:cs="Times New Roman"/>
                <w:sz w:val="24"/>
                <w:szCs w:val="24"/>
                <w:lang w:val="en-GB"/>
              </w:rPr>
            </w:rPrChange>
          </w:rPr>
          <w:t xml:space="preserve"> goal of our research, while the </w:t>
        </w:r>
      </w:ins>
      <w:ins w:id="768" w:author="Agnieszka Kwiatkowska" w:date="2018-12-06T14:14:00Z">
        <w:r w:rsidR="00D72CBD">
          <w:rPr>
            <w:rFonts w:ascii="Times New Roman" w:hAnsi="Times New Roman" w:cs="Times New Roman"/>
            <w:lang w:val="en-GB"/>
          </w:rPr>
          <w:t xml:space="preserve">comparison between CAPI and </w:t>
        </w:r>
      </w:ins>
      <w:ins w:id="769" w:author="user" w:date="2018-12-06T09:07:00Z">
        <w:r w:rsidR="005D58FC" w:rsidRPr="000270D5">
          <w:rPr>
            <w:rFonts w:ascii="Times New Roman" w:hAnsi="Times New Roman" w:cs="Times New Roman"/>
            <w:lang w:val="en-GB"/>
            <w:rPrChange w:id="770" w:author="Agnieszka Kwiatkowska" w:date="2018-12-06T12:43:00Z">
              <w:rPr>
                <w:rFonts w:ascii="Gadugi" w:hAnsi="Gadugi" w:cs="Times New Roman"/>
                <w:sz w:val="24"/>
                <w:szCs w:val="24"/>
                <w:lang w:val="en-GB"/>
              </w:rPr>
            </w:rPrChange>
          </w:rPr>
          <w:t xml:space="preserve">CAWI </w:t>
        </w:r>
      </w:ins>
      <w:ins w:id="771" w:author="user" w:date="2018-12-06T09:08:00Z">
        <w:r w:rsidR="005D58FC" w:rsidRPr="000270D5">
          <w:rPr>
            <w:rFonts w:ascii="Times New Roman" w:hAnsi="Times New Roman" w:cs="Times New Roman"/>
            <w:lang w:val="en-GB"/>
            <w:rPrChange w:id="772" w:author="Agnieszka Kwiatkowska" w:date="2018-12-06T12:43:00Z">
              <w:rPr>
                <w:rFonts w:ascii="Gadugi" w:hAnsi="Gadugi" w:cs="Times New Roman"/>
                <w:sz w:val="24"/>
                <w:szCs w:val="24"/>
                <w:lang w:val="en-GB"/>
              </w:rPr>
            </w:rPrChange>
          </w:rPr>
          <w:t xml:space="preserve">panel forms the basis of </w:t>
        </w:r>
        <w:r w:rsidR="007B1330" w:rsidRPr="000270D5">
          <w:rPr>
            <w:rFonts w:ascii="Times New Roman" w:hAnsi="Times New Roman" w:cs="Times New Roman"/>
            <w:b/>
            <w:lang w:val="en-GB"/>
            <w:rPrChange w:id="773" w:author="Agnieszka Kwiatkowska" w:date="2018-12-06T12:43:00Z">
              <w:rPr>
                <w:rFonts w:ascii="Gadugi" w:hAnsi="Gadugi" w:cs="Times New Roman"/>
                <w:sz w:val="24"/>
                <w:szCs w:val="24"/>
                <w:lang w:val="en-GB"/>
              </w:rPr>
            </w:rPrChange>
          </w:rPr>
          <w:t>methodological</w:t>
        </w:r>
        <w:r w:rsidR="005D58FC" w:rsidRPr="000270D5">
          <w:rPr>
            <w:rFonts w:ascii="Times New Roman" w:hAnsi="Times New Roman" w:cs="Times New Roman"/>
            <w:lang w:val="en-GB"/>
            <w:rPrChange w:id="774" w:author="Agnieszka Kwiatkowska" w:date="2018-12-06T12:43:00Z">
              <w:rPr>
                <w:rFonts w:ascii="Gadugi" w:hAnsi="Gadugi" w:cs="Times New Roman"/>
                <w:sz w:val="24"/>
                <w:szCs w:val="24"/>
                <w:lang w:val="en-GB"/>
              </w:rPr>
            </w:rPrChange>
          </w:rPr>
          <w:t xml:space="preserve"> innovation. </w:t>
        </w:r>
      </w:ins>
    </w:p>
    <w:p w14:paraId="28C38E8A" w14:textId="77777777" w:rsidR="00ED2F61" w:rsidRPr="000270D5" w:rsidRDefault="00ED2F61" w:rsidP="00ED2F61">
      <w:pPr>
        <w:spacing w:line="240" w:lineRule="auto"/>
        <w:ind w:right="-233"/>
        <w:jc w:val="both"/>
        <w:rPr>
          <w:ins w:id="775" w:author="Agnieszka Kwiatkowska" w:date="2018-12-06T14:17:00Z"/>
          <w:rFonts w:ascii="Times New Roman" w:hAnsi="Times New Roman" w:cs="Times New Roman"/>
        </w:rPr>
      </w:pPr>
      <w:ins w:id="776" w:author="Agnieszka Kwiatkowska" w:date="2018-12-06T14:17:00Z">
        <w:r w:rsidRPr="000270D5">
          <w:rPr>
            <w:rFonts w:ascii="Times New Roman" w:hAnsi="Times New Roman" w:cs="Times New Roman"/>
          </w:rPr>
          <w:t xml:space="preserve">The CAPI face-to-face questionnaire will take approximately 1 hour to 1 hour 10 minutes, using a randomly selected sample of 1500 adult Poles. </w:t>
        </w:r>
        <w:r>
          <w:rPr>
            <w:rFonts w:ascii="Times New Roman" w:hAnsi="Times New Roman" w:cs="Times New Roman"/>
          </w:rPr>
          <w:t>In order to achieve diachronic comparability, the core of the questionnaire t</w:t>
        </w:r>
        <w:r w:rsidRPr="000270D5">
          <w:rPr>
            <w:rFonts w:ascii="Times New Roman" w:hAnsi="Times New Roman" w:cs="Times New Roman"/>
          </w:rPr>
          <w:t xml:space="preserve">o be used in the 2019 questionnaire will </w:t>
        </w:r>
        <w:r>
          <w:rPr>
            <w:rFonts w:ascii="Times New Roman" w:hAnsi="Times New Roman" w:cs="Times New Roman"/>
          </w:rPr>
          <w:t>be based on the</w:t>
        </w:r>
        <w:r w:rsidRPr="000270D5">
          <w:rPr>
            <w:rFonts w:ascii="Times New Roman" w:hAnsi="Times New Roman" w:cs="Times New Roman"/>
          </w:rPr>
          <w:t xml:space="preserve"> previous iterations of the PNES survey</w:t>
        </w:r>
        <w:r>
          <w:rPr>
            <w:rFonts w:ascii="Times New Roman" w:hAnsi="Times New Roman" w:cs="Times New Roman"/>
          </w:rPr>
          <w:t xml:space="preserve"> and CSES module 5</w:t>
        </w:r>
        <w:r w:rsidRPr="000270D5">
          <w:rPr>
            <w:rFonts w:ascii="Times New Roman" w:hAnsi="Times New Roman" w:cs="Times New Roman"/>
          </w:rPr>
          <w:t>, but the survey will also contain a number of new questions that reflect new issues or the greater current salience of old ones.</w:t>
        </w:r>
      </w:ins>
    </w:p>
    <w:p w14:paraId="713FFD73" w14:textId="77777777" w:rsidR="005D58FC" w:rsidRPr="000270D5" w:rsidRDefault="005D58FC">
      <w:pPr>
        <w:spacing w:line="240" w:lineRule="auto"/>
        <w:ind w:right="-233"/>
        <w:jc w:val="both"/>
        <w:rPr>
          <w:ins w:id="777" w:author="user" w:date="2018-12-06T09:10:00Z"/>
          <w:rFonts w:ascii="Times New Roman" w:hAnsi="Times New Roman" w:cs="Times New Roman"/>
          <w:rPrChange w:id="778" w:author="Agnieszka Kwiatkowska" w:date="2018-12-06T12:43:00Z">
            <w:rPr>
              <w:ins w:id="779" w:author="user" w:date="2018-12-06T09:10:00Z"/>
              <w:rFonts w:ascii="Gadugi" w:hAnsi="Gadugi" w:cs="Times New Roman"/>
              <w:sz w:val="24"/>
              <w:szCs w:val="24"/>
            </w:rPr>
          </w:rPrChange>
        </w:rPr>
        <w:pPrChange w:id="780" w:author="Agnieszka Kwiatkowska" w:date="2018-12-06T12:50:00Z">
          <w:pPr>
            <w:ind w:right="-233"/>
            <w:jc w:val="both"/>
          </w:pPr>
        </w:pPrChange>
      </w:pPr>
      <w:ins w:id="781" w:author="user" w:date="2018-12-06T09:09:00Z">
        <w:r w:rsidRPr="000270D5">
          <w:rPr>
            <w:rFonts w:ascii="Times New Roman" w:hAnsi="Times New Roman" w:cs="Times New Roman"/>
            <w:rPrChange w:id="782" w:author="Agnieszka Kwiatkowska" w:date="2018-12-06T12:43:00Z">
              <w:rPr>
                <w:rFonts w:ascii="Gadugi" w:hAnsi="Gadugi" w:cs="Times New Roman"/>
                <w:sz w:val="24"/>
                <w:szCs w:val="24"/>
              </w:rPr>
            </w:rPrChange>
          </w:rPr>
          <w:t xml:space="preserve">The substance of CAPI and CAWI questionnaires will overlap to a certain extent: we estimate that the CAWI questionnaire will use around a third of the modules and questions in the CAPI questionnaire. This overlap will allow us to estimate differences in the character of the sample and the nature of responses between the CAPI and CAWI procedures. </w:t>
        </w:r>
      </w:ins>
    </w:p>
    <w:p w14:paraId="3EEB2342" w14:textId="77777777" w:rsidR="005D58FC" w:rsidRPr="000270D5" w:rsidDel="00ED2F61" w:rsidRDefault="005D58FC">
      <w:pPr>
        <w:spacing w:line="240" w:lineRule="auto"/>
        <w:ind w:right="-233"/>
        <w:jc w:val="both"/>
        <w:rPr>
          <w:del w:id="783" w:author="Agnieszka Kwiatkowska" w:date="2018-12-06T14:17:00Z"/>
          <w:rFonts w:ascii="Times New Roman" w:hAnsi="Times New Roman" w:cs="Times New Roman"/>
          <w:rPrChange w:id="784" w:author="Agnieszka Kwiatkowska" w:date="2018-12-06T12:43:00Z">
            <w:rPr>
              <w:del w:id="785" w:author="Agnieszka Kwiatkowska" w:date="2018-12-06T14:17:00Z"/>
              <w:rFonts w:ascii="Gadugi" w:hAnsi="Gadugi" w:cs="Times New Roman"/>
              <w:sz w:val="24"/>
              <w:szCs w:val="24"/>
            </w:rPr>
          </w:rPrChange>
        </w:rPr>
        <w:pPrChange w:id="786" w:author="Agnieszka Kwiatkowska" w:date="2018-12-06T12:50:00Z">
          <w:pPr>
            <w:ind w:right="-233"/>
            <w:jc w:val="both"/>
          </w:pPr>
        </w:pPrChange>
      </w:pPr>
      <w:moveToRangeStart w:id="787" w:author="user" w:date="2018-12-06T09:10:00Z" w:name="move531850777"/>
      <w:moveTo w:id="788" w:author="user" w:date="2018-12-06T09:10:00Z">
        <w:del w:id="789" w:author="Agnieszka Kwiatkowska" w:date="2018-12-06T14:17:00Z">
          <w:r w:rsidRPr="000270D5" w:rsidDel="00ED2F61">
            <w:rPr>
              <w:rFonts w:ascii="Times New Roman" w:hAnsi="Times New Roman" w:cs="Times New Roman"/>
              <w:rPrChange w:id="790" w:author="Agnieszka Kwiatkowska" w:date="2018-12-06T12:43:00Z">
                <w:rPr>
                  <w:rFonts w:ascii="Gadugi" w:hAnsi="Gadugi" w:cs="Times New Roman"/>
                  <w:sz w:val="24"/>
                  <w:szCs w:val="24"/>
                </w:rPr>
              </w:rPrChange>
            </w:rPr>
            <w:delText xml:space="preserve">The CAPI face-to-face questionnaire will take approximately 1 hour to 1 hour 10 minutes, using a randomly selected sample of 1500 adult Poles. </w:delText>
          </w:r>
        </w:del>
        <w:del w:id="791" w:author="Agnieszka Kwiatkowska" w:date="2018-12-06T14:15:00Z">
          <w:r w:rsidRPr="000270D5" w:rsidDel="00D72CBD">
            <w:rPr>
              <w:rFonts w:ascii="Times New Roman" w:hAnsi="Times New Roman" w:cs="Times New Roman"/>
              <w:rPrChange w:id="792" w:author="Agnieszka Kwiatkowska" w:date="2018-12-06T12:43:00Z">
                <w:rPr>
                  <w:rFonts w:ascii="Gadugi" w:hAnsi="Gadugi" w:cs="Times New Roman"/>
                  <w:sz w:val="24"/>
                  <w:szCs w:val="24"/>
                </w:rPr>
              </w:rPrChange>
            </w:rPr>
            <w:delText xml:space="preserve">A significant proportion of </w:delText>
          </w:r>
        </w:del>
        <w:del w:id="793" w:author="Agnieszka Kwiatkowska" w:date="2018-12-06T14:16:00Z">
          <w:r w:rsidRPr="000270D5" w:rsidDel="00D72CBD">
            <w:rPr>
              <w:rFonts w:ascii="Times New Roman" w:hAnsi="Times New Roman" w:cs="Times New Roman"/>
              <w:rPrChange w:id="794" w:author="Agnieszka Kwiatkowska" w:date="2018-12-06T12:43:00Z">
                <w:rPr>
                  <w:rFonts w:ascii="Gadugi" w:hAnsi="Gadugi" w:cs="Times New Roman"/>
                  <w:sz w:val="24"/>
                  <w:szCs w:val="24"/>
                </w:rPr>
              </w:rPrChange>
            </w:rPr>
            <w:delText>the questions t</w:delText>
          </w:r>
        </w:del>
        <w:del w:id="795" w:author="Agnieszka Kwiatkowska" w:date="2018-12-06T14:17:00Z">
          <w:r w:rsidRPr="000270D5" w:rsidDel="00ED2F61">
            <w:rPr>
              <w:rFonts w:ascii="Times New Roman" w:hAnsi="Times New Roman" w:cs="Times New Roman"/>
              <w:rPrChange w:id="796" w:author="Agnieszka Kwiatkowska" w:date="2018-12-06T12:43:00Z">
                <w:rPr>
                  <w:rFonts w:ascii="Gadugi" w:hAnsi="Gadugi" w:cs="Times New Roman"/>
                  <w:sz w:val="24"/>
                  <w:szCs w:val="24"/>
                </w:rPr>
              </w:rPrChange>
            </w:rPr>
            <w:delText xml:space="preserve">o be used in the 2019 questionnaire will </w:delText>
          </w:r>
        </w:del>
        <w:del w:id="797" w:author="Agnieszka Kwiatkowska" w:date="2018-12-06T14:16:00Z">
          <w:r w:rsidRPr="000270D5" w:rsidDel="00D72CBD">
            <w:rPr>
              <w:rFonts w:ascii="Times New Roman" w:hAnsi="Times New Roman" w:cs="Times New Roman"/>
              <w:rPrChange w:id="798" w:author="Agnieszka Kwiatkowska" w:date="2018-12-06T12:43:00Z">
                <w:rPr>
                  <w:rFonts w:ascii="Gadugi" w:hAnsi="Gadugi" w:cs="Times New Roman"/>
                  <w:sz w:val="24"/>
                  <w:szCs w:val="24"/>
                </w:rPr>
              </w:rPrChange>
            </w:rPr>
            <w:delText>come from</w:delText>
          </w:r>
        </w:del>
        <w:del w:id="799" w:author="Agnieszka Kwiatkowska" w:date="2018-12-06T14:17:00Z">
          <w:r w:rsidRPr="000270D5" w:rsidDel="00ED2F61">
            <w:rPr>
              <w:rFonts w:ascii="Times New Roman" w:hAnsi="Times New Roman" w:cs="Times New Roman"/>
              <w:rPrChange w:id="800" w:author="Agnieszka Kwiatkowska" w:date="2018-12-06T12:43:00Z">
                <w:rPr>
                  <w:rFonts w:ascii="Gadugi" w:hAnsi="Gadugi" w:cs="Times New Roman"/>
                  <w:sz w:val="24"/>
                  <w:szCs w:val="24"/>
                </w:rPr>
              </w:rPrChange>
            </w:rPr>
            <w:delText xml:space="preserve"> previous iterations of the PNES survey</w:delText>
          </w:r>
          <w:r w:rsidRPr="000270D5" w:rsidDel="00D72CBD">
            <w:rPr>
              <w:rFonts w:ascii="Times New Roman" w:hAnsi="Times New Roman" w:cs="Times New Roman"/>
              <w:rPrChange w:id="801" w:author="Agnieszka Kwiatkowska" w:date="2018-12-06T12:43:00Z">
                <w:rPr>
                  <w:rFonts w:ascii="Gadugi" w:hAnsi="Gadugi" w:cs="Times New Roman"/>
                  <w:sz w:val="24"/>
                  <w:szCs w:val="24"/>
                </w:rPr>
              </w:rPrChange>
            </w:rPr>
            <w:delText xml:space="preserve"> or</w:delText>
          </w:r>
        </w:del>
        <w:del w:id="802" w:author="Agnieszka Kwiatkowska" w:date="2018-12-06T14:16:00Z">
          <w:r w:rsidRPr="000270D5" w:rsidDel="00D72CBD">
            <w:rPr>
              <w:rFonts w:ascii="Times New Roman" w:hAnsi="Times New Roman" w:cs="Times New Roman"/>
              <w:rPrChange w:id="803" w:author="Agnieszka Kwiatkowska" w:date="2018-12-06T12:43:00Z">
                <w:rPr>
                  <w:rFonts w:ascii="Gadugi" w:hAnsi="Gadugi" w:cs="Times New Roman"/>
                  <w:sz w:val="24"/>
                  <w:szCs w:val="24"/>
                </w:rPr>
              </w:rPrChange>
            </w:rPr>
            <w:delText xml:space="preserve"> from </w:delText>
          </w:r>
        </w:del>
        <w:del w:id="804" w:author="Agnieszka Kwiatkowska" w:date="2018-12-06T14:17:00Z">
          <w:r w:rsidRPr="000270D5" w:rsidDel="00D72CBD">
            <w:rPr>
              <w:rFonts w:ascii="Times New Roman" w:hAnsi="Times New Roman" w:cs="Times New Roman"/>
              <w:rPrChange w:id="805" w:author="Agnieszka Kwiatkowska" w:date="2018-12-06T12:43:00Z">
                <w:rPr>
                  <w:rFonts w:ascii="Gadugi" w:hAnsi="Gadugi" w:cs="Times New Roman"/>
                  <w:sz w:val="24"/>
                  <w:szCs w:val="24"/>
                </w:rPr>
              </w:rPrChange>
            </w:rPr>
            <w:delText>other surveys as discussed in the previous section</w:delText>
          </w:r>
          <w:r w:rsidRPr="000270D5" w:rsidDel="00ED2F61">
            <w:rPr>
              <w:rFonts w:ascii="Times New Roman" w:hAnsi="Times New Roman" w:cs="Times New Roman"/>
              <w:rPrChange w:id="806" w:author="Agnieszka Kwiatkowska" w:date="2018-12-06T12:43:00Z">
                <w:rPr>
                  <w:rFonts w:ascii="Gadugi" w:hAnsi="Gadugi" w:cs="Times New Roman"/>
                  <w:sz w:val="24"/>
                  <w:szCs w:val="24"/>
                </w:rPr>
              </w:rPrChange>
            </w:rPr>
            <w:delText>, but the survey will also contain a number of new questions that reflect new issues or the greater current salience of old ones.</w:delText>
          </w:r>
        </w:del>
      </w:moveTo>
    </w:p>
    <w:moveToRangeEnd w:id="787"/>
    <w:p w14:paraId="5DB465D4" w14:textId="3ECA61B0" w:rsidR="00B66661" w:rsidRDefault="002B5E3A" w:rsidP="00B66661">
      <w:pPr>
        <w:spacing w:line="240" w:lineRule="auto"/>
        <w:jc w:val="both"/>
        <w:rPr>
          <w:ins w:id="807" w:author="Agnieszka Kwiatkowska" w:date="2018-12-06T14:25:00Z"/>
          <w:rFonts w:ascii="Times New Roman" w:hAnsi="Times New Roman" w:cs="Times New Roman"/>
          <w:lang w:val="en-GB"/>
        </w:rPr>
      </w:pPr>
      <w:r w:rsidRPr="000270D5">
        <w:rPr>
          <w:rFonts w:ascii="Times New Roman" w:hAnsi="Times New Roman" w:cs="Times New Roman"/>
          <w:lang w:val="en-GB"/>
          <w:rPrChange w:id="808" w:author="Agnieszka Kwiatkowska" w:date="2018-12-06T12:43:00Z">
            <w:rPr>
              <w:rFonts w:ascii="Gadugi" w:hAnsi="Gadugi" w:cs="Times New Roman"/>
              <w:sz w:val="24"/>
              <w:szCs w:val="24"/>
              <w:lang w:val="en-GB"/>
            </w:rPr>
          </w:rPrChange>
        </w:rPr>
        <w:t xml:space="preserve">The CAWI internet panel has two main goals. </w:t>
      </w:r>
      <w:ins w:id="809" w:author="Agnieszka Kwiatkowska" w:date="2018-12-06T14:38:00Z">
        <w:r w:rsidR="00C2085D">
          <w:rPr>
            <w:rFonts w:ascii="Times New Roman" w:hAnsi="Times New Roman" w:cs="Times New Roman"/>
            <w:lang w:val="en-GB"/>
          </w:rPr>
          <w:t xml:space="preserve">Firstly, </w:t>
        </w:r>
      </w:ins>
      <w:del w:id="810" w:author="Agnieszka Kwiatkowska" w:date="2018-12-06T14:38:00Z">
        <w:r w:rsidRPr="000270D5" w:rsidDel="00C2085D">
          <w:rPr>
            <w:rFonts w:ascii="Times New Roman" w:hAnsi="Times New Roman" w:cs="Times New Roman"/>
            <w:lang w:val="en-GB"/>
            <w:rPrChange w:id="811" w:author="Agnieszka Kwiatkowska" w:date="2018-12-06T12:43:00Z">
              <w:rPr>
                <w:rFonts w:ascii="Gadugi" w:hAnsi="Gadugi" w:cs="Times New Roman"/>
                <w:sz w:val="24"/>
                <w:szCs w:val="24"/>
                <w:lang w:val="en-GB"/>
              </w:rPr>
            </w:rPrChange>
          </w:rPr>
          <w:delText xml:space="preserve">The first wave of the </w:delText>
        </w:r>
      </w:del>
      <w:r w:rsidRPr="000270D5">
        <w:rPr>
          <w:rFonts w:ascii="Times New Roman" w:hAnsi="Times New Roman" w:cs="Times New Roman"/>
          <w:lang w:val="en-GB"/>
          <w:rPrChange w:id="812" w:author="Agnieszka Kwiatkowska" w:date="2018-12-06T12:43:00Z">
            <w:rPr>
              <w:rFonts w:ascii="Gadugi" w:hAnsi="Gadugi" w:cs="Times New Roman"/>
              <w:sz w:val="24"/>
              <w:szCs w:val="24"/>
              <w:lang w:val="en-GB"/>
            </w:rPr>
          </w:rPrChange>
        </w:rPr>
        <w:t xml:space="preserve">CAWI will </w:t>
      </w:r>
      <w:ins w:id="813" w:author="Agnieszka Kwiatkowska" w:date="2018-12-06T14:37:00Z">
        <w:del w:id="814" w:author="Ben Stanley" w:date="2018-12-06T22:46:00Z">
          <w:r w:rsidR="00C2085D" w:rsidDel="00AC4AA0">
            <w:rPr>
              <w:rFonts w:ascii="Times New Roman" w:hAnsi="Times New Roman" w:cs="Times New Roman"/>
              <w:lang w:val="en-GB"/>
            </w:rPr>
            <w:delText>mainly</w:delText>
          </w:r>
        </w:del>
      </w:ins>
      <w:ins w:id="815" w:author="Ben Stanley" w:date="2018-12-06T22:46:00Z">
        <w:r w:rsidR="00AC4AA0">
          <w:rPr>
            <w:rFonts w:ascii="Times New Roman" w:hAnsi="Times New Roman" w:cs="Times New Roman"/>
            <w:lang w:val="en-GB"/>
          </w:rPr>
          <w:t>primarily</w:t>
        </w:r>
      </w:ins>
      <w:ins w:id="816" w:author="Agnieszka Kwiatkowska" w:date="2018-12-06T14:37:00Z">
        <w:r w:rsidR="00C2085D">
          <w:rPr>
            <w:rFonts w:ascii="Times New Roman" w:hAnsi="Times New Roman" w:cs="Times New Roman"/>
            <w:lang w:val="en-GB"/>
          </w:rPr>
          <w:t xml:space="preserve"> </w:t>
        </w:r>
      </w:ins>
      <w:r w:rsidRPr="000270D5">
        <w:rPr>
          <w:rFonts w:ascii="Times New Roman" w:hAnsi="Times New Roman" w:cs="Times New Roman"/>
          <w:lang w:val="en-GB"/>
          <w:rPrChange w:id="817" w:author="Agnieszka Kwiatkowska" w:date="2018-12-06T12:43:00Z">
            <w:rPr>
              <w:rFonts w:ascii="Gadugi" w:hAnsi="Gadugi" w:cs="Times New Roman"/>
              <w:sz w:val="24"/>
              <w:szCs w:val="24"/>
              <w:lang w:val="en-GB"/>
            </w:rPr>
          </w:rPrChange>
        </w:rPr>
        <w:t>serve as a comparison to the CAPI results</w:t>
      </w:r>
      <w:ins w:id="818" w:author="Agnieszka Kwiatkowska" w:date="2018-12-06T14:38:00Z">
        <w:r w:rsidR="00C2085D">
          <w:rPr>
            <w:rFonts w:ascii="Times New Roman" w:hAnsi="Times New Roman" w:cs="Times New Roman"/>
            <w:lang w:val="en-GB"/>
          </w:rPr>
          <w:t xml:space="preserve">, </w:t>
        </w:r>
        <w:r w:rsidR="00C2085D" w:rsidRPr="000270D5">
          <w:rPr>
            <w:rFonts w:ascii="Times New Roman" w:hAnsi="Times New Roman" w:cs="Times New Roman"/>
            <w:lang w:val="en-GB"/>
          </w:rPr>
          <w:t xml:space="preserve">allowing us to </w:t>
        </w:r>
        <w:del w:id="819" w:author="Ben Stanley" w:date="2018-12-06T22:47:00Z">
          <w:r w:rsidR="00C2085D" w:rsidRPr="000270D5" w:rsidDel="00AC4AA0">
            <w:rPr>
              <w:rFonts w:ascii="Times New Roman" w:hAnsi="Times New Roman" w:cs="Times New Roman"/>
              <w:lang w:val="en-GB"/>
            </w:rPr>
            <w:delText>estimate</w:delText>
          </w:r>
        </w:del>
      </w:ins>
      <w:ins w:id="820" w:author="Ben Stanley" w:date="2018-12-06T22:47:00Z">
        <w:r w:rsidR="00AC4AA0">
          <w:rPr>
            <w:rFonts w:ascii="Times New Roman" w:hAnsi="Times New Roman" w:cs="Times New Roman"/>
            <w:lang w:val="en-GB"/>
          </w:rPr>
          <w:t>observe</w:t>
        </w:r>
      </w:ins>
      <w:ins w:id="821" w:author="Agnieszka Kwiatkowska" w:date="2018-12-06T14:38:00Z">
        <w:r w:rsidR="00C2085D" w:rsidRPr="000270D5">
          <w:rPr>
            <w:rFonts w:ascii="Times New Roman" w:hAnsi="Times New Roman" w:cs="Times New Roman"/>
            <w:lang w:val="en-GB"/>
          </w:rPr>
          <w:t xml:space="preserve"> how the two survey methods differ both in terms of the basic socio-demographics of the sample</w:t>
        </w:r>
        <w:del w:id="822" w:author="Ben Stanley" w:date="2018-12-06T22:47:00Z">
          <w:r w:rsidR="00C2085D" w:rsidRPr="000270D5" w:rsidDel="00AC4AA0">
            <w:rPr>
              <w:rFonts w:ascii="Times New Roman" w:hAnsi="Times New Roman" w:cs="Times New Roman"/>
              <w:lang w:val="en-GB"/>
            </w:rPr>
            <w:delText>,</w:delText>
          </w:r>
        </w:del>
        <w:r w:rsidR="00C2085D" w:rsidRPr="000270D5">
          <w:rPr>
            <w:rFonts w:ascii="Times New Roman" w:hAnsi="Times New Roman" w:cs="Times New Roman"/>
            <w:lang w:val="en-GB"/>
          </w:rPr>
          <w:t xml:space="preserve"> and also with respect to the core questions ask</w:t>
        </w:r>
        <w:r w:rsidR="00C2085D">
          <w:rPr>
            <w:rFonts w:ascii="Times New Roman" w:hAnsi="Times New Roman" w:cs="Times New Roman"/>
            <w:lang w:val="en-GB"/>
          </w:rPr>
          <w:t>ed in the traditional CAPI wave</w:t>
        </w:r>
      </w:ins>
      <w:ins w:id="823" w:author="Agnieszka Kwiatkowska" w:date="2018-12-06T14:25:00Z">
        <w:r w:rsidR="00B66661">
          <w:rPr>
            <w:rFonts w:ascii="Times New Roman" w:hAnsi="Times New Roman" w:cs="Times New Roman"/>
            <w:lang w:val="en-GB"/>
          </w:rPr>
          <w:t xml:space="preserve">. </w:t>
        </w:r>
      </w:ins>
      <w:moveToRangeStart w:id="824" w:author="Agnieszka Kwiatkowska" w:date="2018-12-06T12:47:00Z" w:name="move531863777"/>
      <w:moveTo w:id="825" w:author="Agnieszka Kwiatkowska" w:date="2018-12-06T12:47:00Z">
        <w:del w:id="826" w:author="Agnieszka Kwiatkowska" w:date="2018-12-06T14:25:00Z">
          <w:r w:rsidR="000270D5" w:rsidRPr="000270D5" w:rsidDel="00B66661">
            <w:rPr>
              <w:rFonts w:ascii="Times New Roman" w:hAnsi="Times New Roman" w:cs="Times New Roman"/>
              <w:lang w:val="en-GB"/>
            </w:rPr>
            <w:delText xml:space="preserve">, </w:delText>
          </w:r>
        </w:del>
      </w:moveTo>
      <w:ins w:id="827" w:author="Agnieszka Kwiatkowska" w:date="2018-12-06T14:25:00Z">
        <w:r w:rsidR="00B66661" w:rsidRPr="000270D5">
          <w:rPr>
            <w:rFonts w:ascii="Times New Roman" w:hAnsi="Times New Roman" w:cs="Times New Roman"/>
            <w:lang w:val="en-GB"/>
          </w:rPr>
          <w:t xml:space="preserve">Our intention is for the 2019 iteration to maintain the established traditions of the PNES survey, while enabling us to take the first steps towards moving away from the CAPI method towards a more economically efficient and methodologically sustainable model in the future. This will also enable us better to integrate PNES with the sophisticated digital infrastructures that have made innovative research into public opinion in the advanced countries cheaper, more accurate and policy-relevant. </w:t>
        </w:r>
      </w:ins>
    </w:p>
    <w:p w14:paraId="7524EDD2" w14:textId="77777777" w:rsidR="009D5CC7" w:rsidRDefault="000270D5">
      <w:pPr>
        <w:spacing w:line="240" w:lineRule="auto"/>
        <w:jc w:val="both"/>
        <w:rPr>
          <w:ins w:id="828" w:author="Ben Stanley" w:date="2018-12-06T23:09:00Z"/>
          <w:rFonts w:ascii="Times New Roman" w:eastAsia="Times New Roman" w:hAnsi="Times New Roman" w:cs="Times New Roman"/>
          <w:color w:val="7030A0"/>
          <w:lang w:eastAsia="pl-PL"/>
        </w:rPr>
      </w:pPr>
      <w:moveTo w:id="829" w:author="Agnieszka Kwiatkowska" w:date="2018-12-06T12:47:00Z">
        <w:del w:id="830" w:author="Agnieszka Kwiatkowska" w:date="2018-12-06T14:24:00Z">
          <w:r w:rsidRPr="000270D5" w:rsidDel="00B66661">
            <w:rPr>
              <w:rFonts w:ascii="Times New Roman" w:hAnsi="Times New Roman" w:cs="Times New Roman"/>
              <w:lang w:val="en-GB"/>
            </w:rPr>
            <w:delText>allowing us to estimate how the two survey methods differ both in terms of the basic socio-demographics of the sample, and also with respect to the core questions asked in the traditional CAPI wave.</w:delText>
          </w:r>
        </w:del>
      </w:moveTo>
      <w:moveToRangeEnd w:id="824"/>
      <w:ins w:id="831" w:author="Agnieszka Kwiatkowska" w:date="2018-12-06T12:46:00Z">
        <w:r w:rsidRPr="00851513">
          <w:rPr>
            <w:rFonts w:ascii="Times New Roman" w:eastAsia="Times New Roman" w:hAnsi="Times New Roman" w:cs="Times New Roman"/>
            <w:color w:val="7030A0"/>
            <w:lang w:eastAsia="pl-PL"/>
            <w:rPrChange w:id="832" w:author="Agnieszka Kwiatkowska" w:date="2018-12-06T13:05:00Z">
              <w:rPr>
                <w:rFonts w:ascii="Times New Roman" w:eastAsia="Times New Roman" w:hAnsi="Times New Roman" w:cs="Times New Roman"/>
                <w:lang w:eastAsia="pl-PL"/>
              </w:rPr>
            </w:rPrChange>
          </w:rPr>
          <w:t xml:space="preserve">The problem of discrepancies between the obtained sample and the studied population is usually observable in studies to which the sample is selected in a non-random manner and/or </w:t>
        </w:r>
        <w:del w:id="833" w:author="Ben Stanley" w:date="2018-12-06T22:47:00Z">
          <w:r w:rsidRPr="00851513" w:rsidDel="00AC4AA0">
            <w:rPr>
              <w:rFonts w:ascii="Times New Roman" w:eastAsia="Times New Roman" w:hAnsi="Times New Roman" w:cs="Times New Roman"/>
              <w:color w:val="7030A0"/>
              <w:lang w:eastAsia="pl-PL"/>
              <w:rPrChange w:id="834" w:author="Agnieszka Kwiatkowska" w:date="2018-12-06T13:05:00Z">
                <w:rPr>
                  <w:rFonts w:ascii="Times New Roman" w:eastAsia="Times New Roman" w:hAnsi="Times New Roman" w:cs="Times New Roman"/>
                  <w:lang w:eastAsia="pl-PL"/>
                </w:rPr>
              </w:rPrChange>
            </w:rPr>
            <w:delText xml:space="preserve">not </w:delText>
          </w:r>
        </w:del>
        <w:r w:rsidRPr="00851513">
          <w:rPr>
            <w:rFonts w:ascii="Times New Roman" w:eastAsia="Times New Roman" w:hAnsi="Times New Roman" w:cs="Times New Roman"/>
            <w:color w:val="7030A0"/>
            <w:lang w:eastAsia="pl-PL"/>
            <w:rPrChange w:id="835" w:author="Agnieszka Kwiatkowska" w:date="2018-12-06T13:05:00Z">
              <w:rPr>
                <w:rFonts w:ascii="Times New Roman" w:eastAsia="Times New Roman" w:hAnsi="Times New Roman" w:cs="Times New Roman"/>
                <w:lang w:eastAsia="pl-PL"/>
              </w:rPr>
            </w:rPrChange>
          </w:rPr>
          <w:t xml:space="preserve">based on sampling lists </w:t>
        </w:r>
        <w:del w:id="836" w:author="Ben Stanley" w:date="2018-12-06T22:47:00Z">
          <w:r w:rsidRPr="00851513" w:rsidDel="00AC4AA0">
            <w:rPr>
              <w:rFonts w:ascii="Times New Roman" w:eastAsia="Times New Roman" w:hAnsi="Times New Roman" w:cs="Times New Roman"/>
              <w:color w:val="7030A0"/>
              <w:lang w:eastAsia="pl-PL"/>
              <w:rPrChange w:id="837" w:author="Agnieszka Kwiatkowska" w:date="2018-12-06T13:05:00Z">
                <w:rPr>
                  <w:rFonts w:ascii="Times New Roman" w:eastAsia="Times New Roman" w:hAnsi="Times New Roman" w:cs="Times New Roman"/>
                  <w:lang w:eastAsia="pl-PL"/>
                </w:rPr>
              </w:rPrChange>
            </w:rPr>
            <w:delText xml:space="preserve">not meeting </w:delText>
          </w:r>
        </w:del>
      </w:ins>
      <w:ins w:id="838" w:author="Ben Stanley" w:date="2018-12-06T22:47:00Z">
        <w:r w:rsidR="00AC4AA0">
          <w:rPr>
            <w:rFonts w:ascii="Times New Roman" w:eastAsia="Times New Roman" w:hAnsi="Times New Roman" w:cs="Times New Roman"/>
            <w:color w:val="7030A0"/>
            <w:lang w:eastAsia="pl-PL"/>
          </w:rPr>
          <w:t xml:space="preserve">which fail to meet </w:t>
        </w:r>
      </w:ins>
      <w:ins w:id="839" w:author="Agnieszka Kwiatkowska" w:date="2018-12-06T12:46:00Z">
        <w:del w:id="840" w:author="Ben Stanley" w:date="2018-12-06T22:48:00Z">
          <w:r w:rsidRPr="00851513" w:rsidDel="00AC4AA0">
            <w:rPr>
              <w:rFonts w:ascii="Times New Roman" w:eastAsia="Times New Roman" w:hAnsi="Times New Roman" w:cs="Times New Roman"/>
              <w:color w:val="7030A0"/>
              <w:lang w:eastAsia="pl-PL"/>
              <w:rPrChange w:id="841" w:author="Agnieszka Kwiatkowska" w:date="2018-12-06T13:05:00Z">
                <w:rPr>
                  <w:rFonts w:ascii="Times New Roman" w:eastAsia="Times New Roman" w:hAnsi="Times New Roman" w:cs="Times New Roman"/>
                  <w:lang w:eastAsia="pl-PL"/>
                </w:rPr>
              </w:rPrChange>
            </w:rPr>
            <w:delText>the</w:delText>
          </w:r>
        </w:del>
      </w:ins>
      <w:ins w:id="842" w:author="Ben Stanley" w:date="2018-12-06T22:48:00Z">
        <w:r w:rsidR="00AC4AA0">
          <w:rPr>
            <w:rFonts w:ascii="Times New Roman" w:eastAsia="Times New Roman" w:hAnsi="Times New Roman" w:cs="Times New Roman"/>
            <w:color w:val="7030A0"/>
            <w:lang w:eastAsia="pl-PL"/>
          </w:rPr>
          <w:t xml:space="preserve">requisite conditions of </w:t>
        </w:r>
      </w:ins>
      <w:ins w:id="843" w:author="Agnieszka Kwiatkowska" w:date="2018-12-06T12:46:00Z">
        <w:del w:id="844" w:author="Ben Stanley" w:date="2018-12-06T22:48:00Z">
          <w:r w:rsidRPr="00851513" w:rsidDel="00AC4AA0">
            <w:rPr>
              <w:rFonts w:ascii="Times New Roman" w:eastAsia="Times New Roman" w:hAnsi="Times New Roman" w:cs="Times New Roman"/>
              <w:color w:val="7030A0"/>
              <w:lang w:eastAsia="pl-PL"/>
              <w:rPrChange w:id="845" w:author="Agnieszka Kwiatkowska" w:date="2018-12-06T13:05:00Z">
                <w:rPr>
                  <w:rFonts w:ascii="Times New Roman" w:eastAsia="Times New Roman" w:hAnsi="Times New Roman" w:cs="Times New Roman"/>
                  <w:lang w:eastAsia="pl-PL"/>
                </w:rPr>
              </w:rPrChange>
            </w:rPr>
            <w:delText xml:space="preserve"> </w:delText>
          </w:r>
        </w:del>
        <w:r w:rsidRPr="00851513">
          <w:rPr>
            <w:rFonts w:ascii="Times New Roman" w:eastAsia="Times New Roman" w:hAnsi="Times New Roman" w:cs="Times New Roman"/>
            <w:color w:val="7030A0"/>
            <w:lang w:eastAsia="pl-PL"/>
            <w:rPrChange w:id="846" w:author="Agnieszka Kwiatkowska" w:date="2018-12-06T13:05:00Z">
              <w:rPr>
                <w:rFonts w:ascii="Times New Roman" w:eastAsia="Times New Roman" w:hAnsi="Times New Roman" w:cs="Times New Roman"/>
                <w:lang w:eastAsia="pl-PL"/>
              </w:rPr>
            </w:rPrChange>
          </w:rPr>
          <w:t>procedural representativeness</w:t>
        </w:r>
        <w:del w:id="847" w:author="Ben Stanley" w:date="2018-12-06T22:48:00Z">
          <w:r w:rsidRPr="00851513" w:rsidDel="00AC4AA0">
            <w:rPr>
              <w:rFonts w:ascii="Times New Roman" w:eastAsia="Times New Roman" w:hAnsi="Times New Roman" w:cs="Times New Roman"/>
              <w:color w:val="7030A0"/>
              <w:lang w:eastAsia="pl-PL"/>
              <w:rPrChange w:id="848" w:author="Agnieszka Kwiatkowska" w:date="2018-12-06T13:05:00Z">
                <w:rPr>
                  <w:rFonts w:ascii="Times New Roman" w:eastAsia="Times New Roman" w:hAnsi="Times New Roman" w:cs="Times New Roman"/>
                  <w:lang w:eastAsia="pl-PL"/>
                </w:rPr>
              </w:rPrChange>
            </w:rPr>
            <w:delText xml:space="preserve"> c</w:delText>
          </w:r>
          <w:r w:rsidR="00B66661" w:rsidDel="00AC4AA0">
            <w:rPr>
              <w:rFonts w:ascii="Times New Roman" w:eastAsia="Times New Roman" w:hAnsi="Times New Roman" w:cs="Times New Roman"/>
              <w:color w:val="7030A0"/>
              <w:lang w:eastAsia="pl-PL"/>
            </w:rPr>
            <w:delText>onditions</w:delText>
          </w:r>
        </w:del>
        <w:r w:rsidR="00B66661">
          <w:rPr>
            <w:rFonts w:ascii="Times New Roman" w:eastAsia="Times New Roman" w:hAnsi="Times New Roman" w:cs="Times New Roman"/>
            <w:color w:val="7030A0"/>
            <w:lang w:eastAsia="pl-PL"/>
          </w:rPr>
          <w:t xml:space="preserve">. </w:t>
        </w:r>
      </w:ins>
      <w:ins w:id="849" w:author="Ben Stanley" w:date="2018-12-06T22:49:00Z">
        <w:r w:rsidR="00AC4AA0">
          <w:rPr>
            <w:rFonts w:ascii="Times New Roman" w:eastAsia="Times New Roman" w:hAnsi="Times New Roman" w:cs="Times New Roman"/>
            <w:color w:val="7030A0"/>
            <w:lang w:eastAsia="pl-PL"/>
          </w:rPr>
          <w:t>Samples obtained for online surveys are</w:t>
        </w:r>
      </w:ins>
      <w:ins w:id="850" w:author="Ben Stanley" w:date="2018-12-06T22:48:00Z">
        <w:r w:rsidR="00AC4AA0">
          <w:rPr>
            <w:rFonts w:ascii="Times New Roman" w:eastAsia="Times New Roman" w:hAnsi="Times New Roman" w:cs="Times New Roman"/>
            <w:color w:val="7030A0"/>
            <w:lang w:eastAsia="pl-PL"/>
          </w:rPr>
          <w:t xml:space="preserve"> particularly </w:t>
        </w:r>
      </w:ins>
      <w:ins w:id="851" w:author="Ben Stanley" w:date="2018-12-06T22:49:00Z">
        <w:r w:rsidR="00AC4AA0">
          <w:rPr>
            <w:rFonts w:ascii="Times New Roman" w:eastAsia="Times New Roman" w:hAnsi="Times New Roman" w:cs="Times New Roman"/>
            <w:color w:val="7030A0"/>
            <w:lang w:eastAsia="pl-PL"/>
          </w:rPr>
          <w:t xml:space="preserve">prone to </w:t>
        </w:r>
      </w:ins>
      <w:ins w:id="852" w:author="Agnieszka Kwiatkowska" w:date="2018-12-06T12:46:00Z">
        <w:del w:id="853" w:author="Ben Stanley" w:date="2018-12-06T22:49:00Z">
          <w:r w:rsidR="00B66661" w:rsidDel="00AC4AA0">
            <w:rPr>
              <w:rFonts w:ascii="Times New Roman" w:eastAsia="Times New Roman" w:hAnsi="Times New Roman" w:cs="Times New Roman"/>
              <w:color w:val="7030A0"/>
              <w:lang w:eastAsia="pl-PL"/>
            </w:rPr>
            <w:delText xml:space="preserve">Particularly </w:delText>
          </w:r>
        </w:del>
        <w:r w:rsidR="00B66661">
          <w:rPr>
            <w:rFonts w:ascii="Times New Roman" w:eastAsia="Times New Roman" w:hAnsi="Times New Roman" w:cs="Times New Roman"/>
            <w:color w:val="7030A0"/>
            <w:lang w:eastAsia="pl-PL"/>
          </w:rPr>
          <w:t>strong</w:t>
        </w:r>
        <w:r w:rsidRPr="00851513">
          <w:rPr>
            <w:rFonts w:ascii="Times New Roman" w:eastAsia="Times New Roman" w:hAnsi="Times New Roman" w:cs="Times New Roman"/>
            <w:color w:val="7030A0"/>
            <w:lang w:eastAsia="pl-PL"/>
            <w:rPrChange w:id="854" w:author="Agnieszka Kwiatkowska" w:date="2018-12-06T13:05:00Z">
              <w:rPr>
                <w:rFonts w:ascii="Times New Roman" w:eastAsia="Times New Roman" w:hAnsi="Times New Roman" w:cs="Times New Roman"/>
                <w:lang w:eastAsia="pl-PL"/>
              </w:rPr>
            </w:rPrChange>
          </w:rPr>
          <w:t xml:space="preserve"> overrepresentation of some social groups</w:t>
        </w:r>
      </w:ins>
      <w:ins w:id="855" w:author="Ben Stanley" w:date="2018-12-06T22:49:00Z">
        <w:r w:rsidR="00AC4AA0">
          <w:rPr>
            <w:rFonts w:ascii="Times New Roman" w:eastAsia="Times New Roman" w:hAnsi="Times New Roman" w:cs="Times New Roman"/>
            <w:color w:val="7030A0"/>
            <w:lang w:eastAsia="pl-PL"/>
          </w:rPr>
          <w:t xml:space="preserve"> (the young</w:t>
        </w:r>
      </w:ins>
      <w:ins w:id="856" w:author="Ben Stanley" w:date="2018-12-06T22:50:00Z">
        <w:r w:rsidR="00AC4AA0">
          <w:rPr>
            <w:rFonts w:ascii="Times New Roman" w:eastAsia="Times New Roman" w:hAnsi="Times New Roman" w:cs="Times New Roman"/>
            <w:color w:val="7030A0"/>
            <w:lang w:eastAsia="pl-PL"/>
          </w:rPr>
          <w:t>,</w:t>
        </w:r>
      </w:ins>
      <w:ins w:id="857" w:author="Ben Stanley" w:date="2018-12-06T22:49:00Z">
        <w:r w:rsidR="00AC4AA0">
          <w:rPr>
            <w:rFonts w:ascii="Times New Roman" w:eastAsia="Times New Roman" w:hAnsi="Times New Roman" w:cs="Times New Roman"/>
            <w:color w:val="7030A0"/>
            <w:lang w:eastAsia="pl-PL"/>
          </w:rPr>
          <w:t xml:space="preserve"> the more affluent)</w:t>
        </w:r>
      </w:ins>
      <w:ins w:id="858" w:author="Agnieszka Kwiatkowska" w:date="2018-12-06T12:46:00Z">
        <w:r w:rsidRPr="00851513">
          <w:rPr>
            <w:rFonts w:ascii="Times New Roman" w:eastAsia="Times New Roman" w:hAnsi="Times New Roman" w:cs="Times New Roman"/>
            <w:color w:val="7030A0"/>
            <w:lang w:eastAsia="pl-PL"/>
            <w:rPrChange w:id="859" w:author="Agnieszka Kwiatkowska" w:date="2018-12-06T13:05:00Z">
              <w:rPr>
                <w:rFonts w:ascii="Times New Roman" w:eastAsia="Times New Roman" w:hAnsi="Times New Roman" w:cs="Times New Roman"/>
                <w:lang w:eastAsia="pl-PL"/>
              </w:rPr>
            </w:rPrChange>
          </w:rPr>
          <w:t xml:space="preserve"> and underrepresentation of others</w:t>
        </w:r>
      </w:ins>
      <w:ins w:id="860" w:author="Ben Stanley" w:date="2018-12-06T22:50:00Z">
        <w:r w:rsidR="00AC4AA0">
          <w:rPr>
            <w:rFonts w:ascii="Times New Roman" w:eastAsia="Times New Roman" w:hAnsi="Times New Roman" w:cs="Times New Roman"/>
            <w:color w:val="7030A0"/>
            <w:lang w:eastAsia="pl-PL"/>
          </w:rPr>
          <w:t xml:space="preserve"> (older respondents, whose who cannot afford or otherwise do not have access to </w:t>
        </w:r>
      </w:ins>
      <w:ins w:id="861" w:author="Ben Stanley" w:date="2018-12-06T22:51:00Z">
        <w:r w:rsidR="00AC4AA0">
          <w:rPr>
            <w:rFonts w:ascii="Times New Roman" w:eastAsia="Times New Roman" w:hAnsi="Times New Roman" w:cs="Times New Roman"/>
            <w:color w:val="7030A0"/>
            <w:lang w:eastAsia="pl-PL"/>
          </w:rPr>
          <w:t xml:space="preserve">a </w:t>
        </w:r>
      </w:ins>
      <w:ins w:id="862" w:author="Ben Stanley" w:date="2018-12-06T22:50:00Z">
        <w:r w:rsidR="00AC4AA0">
          <w:rPr>
            <w:rFonts w:ascii="Times New Roman" w:eastAsia="Times New Roman" w:hAnsi="Times New Roman" w:cs="Times New Roman"/>
            <w:color w:val="7030A0"/>
            <w:lang w:eastAsia="pl-PL"/>
          </w:rPr>
          <w:t>reliable internet</w:t>
        </w:r>
      </w:ins>
      <w:ins w:id="863" w:author="Ben Stanley" w:date="2018-12-06T22:51:00Z">
        <w:r w:rsidR="00AC4AA0">
          <w:rPr>
            <w:rFonts w:ascii="Times New Roman" w:eastAsia="Times New Roman" w:hAnsi="Times New Roman" w:cs="Times New Roman"/>
            <w:color w:val="7030A0"/>
            <w:lang w:eastAsia="pl-PL"/>
          </w:rPr>
          <w:t xml:space="preserve"> connection</w:t>
        </w:r>
      </w:ins>
      <w:ins w:id="864" w:author="Ben Stanley" w:date="2018-12-06T22:50:00Z">
        <w:r w:rsidR="00AC4AA0">
          <w:rPr>
            <w:rFonts w:ascii="Times New Roman" w:eastAsia="Times New Roman" w:hAnsi="Times New Roman" w:cs="Times New Roman"/>
            <w:color w:val="7030A0"/>
            <w:lang w:eastAsia="pl-PL"/>
          </w:rPr>
          <w:t>)</w:t>
        </w:r>
      </w:ins>
      <w:ins w:id="865" w:author="Ben Stanley" w:date="2018-12-06T22:51:00Z">
        <w:r w:rsidR="00AC4AA0">
          <w:rPr>
            <w:rFonts w:ascii="Times New Roman" w:eastAsia="Times New Roman" w:hAnsi="Times New Roman" w:cs="Times New Roman"/>
            <w:color w:val="7030A0"/>
            <w:lang w:eastAsia="pl-PL"/>
          </w:rPr>
          <w:t xml:space="preserve">, </w:t>
        </w:r>
      </w:ins>
      <w:ins w:id="866" w:author="Agnieszka Kwiatkowska" w:date="2018-12-06T12:46:00Z">
        <w:del w:id="867" w:author="Ben Stanley" w:date="2018-12-06T22:51:00Z">
          <w:r w:rsidRPr="00851513" w:rsidDel="00AC4AA0">
            <w:rPr>
              <w:rFonts w:ascii="Times New Roman" w:eastAsia="Times New Roman" w:hAnsi="Times New Roman" w:cs="Times New Roman"/>
              <w:color w:val="7030A0"/>
              <w:lang w:eastAsia="pl-PL"/>
              <w:rPrChange w:id="868" w:author="Agnieszka Kwiatkowska" w:date="2018-12-06T13:05:00Z">
                <w:rPr>
                  <w:rFonts w:ascii="Times New Roman" w:eastAsia="Times New Roman" w:hAnsi="Times New Roman" w:cs="Times New Roman"/>
                  <w:lang w:eastAsia="pl-PL"/>
                </w:rPr>
              </w:rPrChange>
            </w:rPr>
            <w:delText xml:space="preserve"> takes place in online research, </w:delText>
          </w:r>
        </w:del>
        <w:r w:rsidRPr="00851513">
          <w:rPr>
            <w:rFonts w:ascii="Times New Roman" w:eastAsia="Times New Roman" w:hAnsi="Times New Roman" w:cs="Times New Roman"/>
            <w:color w:val="7030A0"/>
            <w:lang w:eastAsia="pl-PL"/>
            <w:rPrChange w:id="869" w:author="Agnieszka Kwiatkowska" w:date="2018-12-06T13:05:00Z">
              <w:rPr>
                <w:rFonts w:ascii="Times New Roman" w:eastAsia="Times New Roman" w:hAnsi="Times New Roman" w:cs="Times New Roman"/>
                <w:lang w:eastAsia="pl-PL"/>
              </w:rPr>
            </w:rPrChange>
          </w:rPr>
          <w:t xml:space="preserve">but </w:t>
        </w:r>
        <w:del w:id="870" w:author="Ben Stanley" w:date="2018-12-06T22:51:00Z">
          <w:r w:rsidRPr="00851513" w:rsidDel="00A1795D">
            <w:rPr>
              <w:rFonts w:ascii="Times New Roman" w:eastAsia="Times New Roman" w:hAnsi="Times New Roman" w:cs="Times New Roman"/>
              <w:color w:val="7030A0"/>
              <w:lang w:eastAsia="pl-PL"/>
              <w:rPrChange w:id="871" w:author="Agnieszka Kwiatkowska" w:date="2018-12-06T13:05:00Z">
                <w:rPr>
                  <w:rFonts w:ascii="Times New Roman" w:eastAsia="Times New Roman" w:hAnsi="Times New Roman" w:cs="Times New Roman"/>
                  <w:lang w:eastAsia="pl-PL"/>
                </w:rPr>
              </w:rPrChange>
            </w:rPr>
            <w:delText>this type of research is</w:delText>
          </w:r>
        </w:del>
      </w:ins>
      <w:ins w:id="872" w:author="Ben Stanley" w:date="2018-12-06T22:51:00Z">
        <w:r w:rsidR="00A1795D">
          <w:rPr>
            <w:rFonts w:ascii="Times New Roman" w:eastAsia="Times New Roman" w:hAnsi="Times New Roman" w:cs="Times New Roman"/>
            <w:color w:val="7030A0"/>
            <w:lang w:eastAsia="pl-PL"/>
          </w:rPr>
          <w:t>online survey modes a</w:t>
        </w:r>
      </w:ins>
      <w:ins w:id="873" w:author="Ben Stanley" w:date="2018-12-06T22:52:00Z">
        <w:r w:rsidR="00A1795D">
          <w:rPr>
            <w:rFonts w:ascii="Times New Roman" w:eastAsia="Times New Roman" w:hAnsi="Times New Roman" w:cs="Times New Roman"/>
            <w:color w:val="7030A0"/>
            <w:lang w:eastAsia="pl-PL"/>
          </w:rPr>
          <w:t xml:space="preserve">re </w:t>
        </w:r>
      </w:ins>
      <w:ins w:id="874" w:author="Agnieszka Kwiatkowska" w:date="2018-12-06T12:46:00Z">
        <w:del w:id="875" w:author="Ben Stanley" w:date="2018-12-06T22:52:00Z">
          <w:r w:rsidRPr="00851513" w:rsidDel="00A1795D">
            <w:rPr>
              <w:rFonts w:ascii="Times New Roman" w:eastAsia="Times New Roman" w:hAnsi="Times New Roman" w:cs="Times New Roman"/>
              <w:color w:val="7030A0"/>
              <w:lang w:eastAsia="pl-PL"/>
              <w:rPrChange w:id="876" w:author="Agnieszka Kwiatkowska" w:date="2018-12-06T13:05:00Z">
                <w:rPr>
                  <w:rFonts w:ascii="Times New Roman" w:eastAsia="Times New Roman" w:hAnsi="Times New Roman" w:cs="Times New Roman"/>
                  <w:lang w:eastAsia="pl-PL"/>
                </w:rPr>
              </w:rPrChange>
            </w:rPr>
            <w:delText xml:space="preserve"> </w:delText>
          </w:r>
        </w:del>
        <w:r w:rsidRPr="00851513">
          <w:rPr>
            <w:rFonts w:ascii="Times New Roman" w:eastAsia="Times New Roman" w:hAnsi="Times New Roman" w:cs="Times New Roman"/>
            <w:color w:val="7030A0"/>
            <w:lang w:eastAsia="pl-PL"/>
            <w:rPrChange w:id="877" w:author="Agnieszka Kwiatkowska" w:date="2018-12-06T13:05:00Z">
              <w:rPr>
                <w:rFonts w:ascii="Times New Roman" w:eastAsia="Times New Roman" w:hAnsi="Times New Roman" w:cs="Times New Roman"/>
                <w:lang w:eastAsia="pl-PL"/>
              </w:rPr>
            </w:rPrChange>
          </w:rPr>
          <w:t xml:space="preserve">becoming </w:t>
        </w:r>
        <w:del w:id="878" w:author="Ben Stanley" w:date="2018-12-06T22:51:00Z">
          <w:r w:rsidRPr="00851513" w:rsidDel="00A1795D">
            <w:rPr>
              <w:rFonts w:ascii="Times New Roman" w:eastAsia="Times New Roman" w:hAnsi="Times New Roman" w:cs="Times New Roman"/>
              <w:color w:val="7030A0"/>
              <w:lang w:eastAsia="pl-PL"/>
              <w:rPrChange w:id="879" w:author="Agnieszka Kwiatkowska" w:date="2018-12-06T13:05:00Z">
                <w:rPr>
                  <w:rFonts w:ascii="Times New Roman" w:eastAsia="Times New Roman" w:hAnsi="Times New Roman" w:cs="Times New Roman"/>
                  <w:lang w:eastAsia="pl-PL"/>
                </w:rPr>
              </w:rPrChange>
            </w:rPr>
            <w:delText>more and more</w:delText>
          </w:r>
        </w:del>
      </w:ins>
      <w:ins w:id="880" w:author="Ben Stanley" w:date="2018-12-06T22:51:00Z">
        <w:r w:rsidR="00A1795D">
          <w:rPr>
            <w:rFonts w:ascii="Times New Roman" w:eastAsia="Times New Roman" w:hAnsi="Times New Roman" w:cs="Times New Roman"/>
            <w:color w:val="7030A0"/>
            <w:lang w:eastAsia="pl-PL"/>
          </w:rPr>
          <w:t>increasingly</w:t>
        </w:r>
      </w:ins>
      <w:ins w:id="881" w:author="Agnieszka Kwiatkowska" w:date="2018-12-06T12:46:00Z">
        <w:r w:rsidRPr="00851513">
          <w:rPr>
            <w:rFonts w:ascii="Times New Roman" w:eastAsia="Times New Roman" w:hAnsi="Times New Roman" w:cs="Times New Roman"/>
            <w:color w:val="7030A0"/>
            <w:lang w:eastAsia="pl-PL"/>
            <w:rPrChange w:id="882" w:author="Agnieszka Kwiatkowska" w:date="2018-12-06T13:05:00Z">
              <w:rPr>
                <w:rFonts w:ascii="Times New Roman" w:eastAsia="Times New Roman" w:hAnsi="Times New Roman" w:cs="Times New Roman"/>
                <w:lang w:eastAsia="pl-PL"/>
              </w:rPr>
            </w:rPrChange>
          </w:rPr>
          <w:t xml:space="preserve"> popular </w:t>
        </w:r>
        <w:del w:id="883" w:author="Ben Stanley" w:date="2018-12-06T22:52:00Z">
          <w:r w:rsidRPr="00851513" w:rsidDel="00A1795D">
            <w:rPr>
              <w:rFonts w:ascii="Times New Roman" w:eastAsia="Times New Roman" w:hAnsi="Times New Roman" w:cs="Times New Roman"/>
              <w:color w:val="7030A0"/>
              <w:lang w:eastAsia="pl-PL"/>
              <w:rPrChange w:id="884" w:author="Agnieszka Kwiatkowska" w:date="2018-12-06T13:05:00Z">
                <w:rPr>
                  <w:rFonts w:ascii="Times New Roman" w:eastAsia="Times New Roman" w:hAnsi="Times New Roman" w:cs="Times New Roman"/>
                  <w:lang w:eastAsia="pl-PL"/>
                </w:rPr>
              </w:rPrChange>
            </w:rPr>
            <w:delText>due</w:delText>
          </w:r>
        </w:del>
      </w:ins>
      <w:ins w:id="885" w:author="Ben Stanley" w:date="2018-12-06T22:52:00Z">
        <w:r w:rsidR="00A1795D">
          <w:rPr>
            <w:rFonts w:ascii="Times New Roman" w:eastAsia="Times New Roman" w:hAnsi="Times New Roman" w:cs="Times New Roman"/>
            <w:color w:val="7030A0"/>
            <w:lang w:eastAsia="pl-PL"/>
          </w:rPr>
          <w:t>thanks</w:t>
        </w:r>
      </w:ins>
      <w:ins w:id="886" w:author="Agnieszka Kwiatkowska" w:date="2018-12-06T12:46:00Z">
        <w:r w:rsidRPr="00851513">
          <w:rPr>
            <w:rFonts w:ascii="Times New Roman" w:eastAsia="Times New Roman" w:hAnsi="Times New Roman" w:cs="Times New Roman"/>
            <w:color w:val="7030A0"/>
            <w:lang w:eastAsia="pl-PL"/>
            <w:rPrChange w:id="887" w:author="Agnieszka Kwiatkowska" w:date="2018-12-06T13:05:00Z">
              <w:rPr>
                <w:rFonts w:ascii="Times New Roman" w:eastAsia="Times New Roman" w:hAnsi="Times New Roman" w:cs="Times New Roman"/>
                <w:lang w:eastAsia="pl-PL"/>
              </w:rPr>
            </w:rPrChange>
          </w:rPr>
          <w:t xml:space="preserve"> to </w:t>
        </w:r>
      </w:ins>
      <w:ins w:id="888" w:author="Ben Stanley" w:date="2018-12-06T22:52:00Z">
        <w:r w:rsidR="00A1795D">
          <w:rPr>
            <w:rFonts w:ascii="Times New Roman" w:eastAsia="Times New Roman" w:hAnsi="Times New Roman" w:cs="Times New Roman"/>
            <w:color w:val="7030A0"/>
            <w:lang w:eastAsia="pl-PL"/>
          </w:rPr>
          <w:t xml:space="preserve">their </w:t>
        </w:r>
        <w:r w:rsidR="00A1795D">
          <w:rPr>
            <w:rFonts w:ascii="Times New Roman" w:eastAsia="Times New Roman" w:hAnsi="Times New Roman" w:cs="Times New Roman"/>
            <w:color w:val="7030A0"/>
            <w:lang w:eastAsia="pl-PL"/>
          </w:rPr>
          <w:lastRenderedPageBreak/>
          <w:t xml:space="preserve">relatively </w:t>
        </w:r>
      </w:ins>
      <w:ins w:id="889" w:author="Agnieszka Kwiatkowska" w:date="2018-12-06T12:46:00Z">
        <w:r w:rsidRPr="00851513">
          <w:rPr>
            <w:rFonts w:ascii="Times New Roman" w:eastAsia="Times New Roman" w:hAnsi="Times New Roman" w:cs="Times New Roman"/>
            <w:color w:val="7030A0"/>
            <w:lang w:eastAsia="pl-PL"/>
            <w:rPrChange w:id="890" w:author="Agnieszka Kwiatkowska" w:date="2018-12-06T13:05:00Z">
              <w:rPr>
                <w:rFonts w:ascii="Times New Roman" w:eastAsia="Times New Roman" w:hAnsi="Times New Roman" w:cs="Times New Roman"/>
                <w:lang w:eastAsia="pl-PL"/>
              </w:rPr>
            </w:rPrChange>
          </w:rPr>
          <w:t xml:space="preserve">low cost and </w:t>
        </w:r>
      </w:ins>
      <w:ins w:id="891" w:author="Ben Stanley" w:date="2018-12-06T22:52:00Z">
        <w:r w:rsidR="00A1795D">
          <w:rPr>
            <w:rFonts w:ascii="Times New Roman" w:eastAsia="Times New Roman" w:hAnsi="Times New Roman" w:cs="Times New Roman"/>
            <w:color w:val="7030A0"/>
            <w:lang w:eastAsia="pl-PL"/>
          </w:rPr>
          <w:t xml:space="preserve">the speed with which they can be </w:t>
        </w:r>
      </w:ins>
      <w:ins w:id="892" w:author="Agnieszka Kwiatkowska" w:date="2018-12-06T12:46:00Z">
        <w:del w:id="893" w:author="Ben Stanley" w:date="2018-12-06T22:52:00Z">
          <w:r w:rsidRPr="00851513" w:rsidDel="00A1795D">
            <w:rPr>
              <w:rFonts w:ascii="Times New Roman" w:eastAsia="Times New Roman" w:hAnsi="Times New Roman" w:cs="Times New Roman"/>
              <w:color w:val="7030A0"/>
              <w:lang w:eastAsia="pl-PL"/>
              <w:rPrChange w:id="894" w:author="Agnieszka Kwiatkowska" w:date="2018-12-06T13:05:00Z">
                <w:rPr>
                  <w:rFonts w:ascii="Times New Roman" w:eastAsia="Times New Roman" w:hAnsi="Times New Roman" w:cs="Times New Roman"/>
                  <w:lang w:eastAsia="pl-PL"/>
                </w:rPr>
              </w:rPrChange>
            </w:rPr>
            <w:delText>time required</w:delText>
          </w:r>
        </w:del>
      </w:ins>
      <w:ins w:id="895" w:author="Ben Stanley" w:date="2018-12-06T22:52:00Z">
        <w:r w:rsidR="00A1795D">
          <w:rPr>
            <w:rFonts w:ascii="Times New Roman" w:eastAsia="Times New Roman" w:hAnsi="Times New Roman" w:cs="Times New Roman"/>
            <w:color w:val="7030A0"/>
            <w:lang w:eastAsia="pl-PL"/>
          </w:rPr>
          <w:t>administered,</w:t>
        </w:r>
      </w:ins>
      <w:ins w:id="896" w:author="Agnieszka Kwiatkowska" w:date="2018-12-06T12:46:00Z">
        <w:r w:rsidRPr="00851513">
          <w:rPr>
            <w:rFonts w:ascii="Times New Roman" w:eastAsia="Times New Roman" w:hAnsi="Times New Roman" w:cs="Times New Roman"/>
            <w:color w:val="7030A0"/>
            <w:lang w:eastAsia="pl-PL"/>
            <w:rPrChange w:id="897" w:author="Agnieszka Kwiatkowska" w:date="2018-12-06T13:05:00Z">
              <w:rPr>
                <w:rFonts w:ascii="Times New Roman" w:eastAsia="Times New Roman" w:hAnsi="Times New Roman" w:cs="Times New Roman"/>
                <w:lang w:eastAsia="pl-PL"/>
              </w:rPr>
            </w:rPrChange>
          </w:rPr>
          <w:t xml:space="preserve"> and </w:t>
        </w:r>
        <w:del w:id="898" w:author="Ben Stanley" w:date="2018-12-06T22:52:00Z">
          <w:r w:rsidRPr="00851513" w:rsidDel="00A1795D">
            <w:rPr>
              <w:rFonts w:ascii="Times New Roman" w:eastAsia="Times New Roman" w:hAnsi="Times New Roman" w:cs="Times New Roman"/>
              <w:color w:val="7030A0"/>
              <w:lang w:eastAsia="pl-PL"/>
              <w:rPrChange w:id="899" w:author="Agnieszka Kwiatkowska" w:date="2018-12-06T13:05:00Z">
                <w:rPr>
                  <w:rFonts w:ascii="Times New Roman" w:eastAsia="Times New Roman" w:hAnsi="Times New Roman" w:cs="Times New Roman"/>
                  <w:lang w:eastAsia="pl-PL"/>
                </w:rPr>
              </w:rPrChange>
            </w:rPr>
            <w:delText>the possibility of easier</w:delText>
          </w:r>
        </w:del>
      </w:ins>
      <w:ins w:id="900" w:author="Ben Stanley" w:date="2018-12-06T22:52:00Z">
        <w:r w:rsidR="00A1795D">
          <w:rPr>
            <w:rFonts w:ascii="Times New Roman" w:eastAsia="Times New Roman" w:hAnsi="Times New Roman" w:cs="Times New Roman"/>
            <w:color w:val="7030A0"/>
            <w:lang w:eastAsia="pl-PL"/>
          </w:rPr>
          <w:t>continuing</w:t>
        </w:r>
      </w:ins>
      <w:ins w:id="901" w:author="Ben Stanley" w:date="2018-12-06T22:53:00Z">
        <w:r w:rsidR="00A1795D">
          <w:rPr>
            <w:rFonts w:ascii="Times New Roman" w:eastAsia="Times New Roman" w:hAnsi="Times New Roman" w:cs="Times New Roman"/>
            <w:color w:val="7030A0"/>
            <w:lang w:eastAsia="pl-PL"/>
          </w:rPr>
          <w:t xml:space="preserve"> </w:t>
        </w:r>
      </w:ins>
      <w:ins w:id="902" w:author="Ben Stanley" w:date="2018-12-06T22:52:00Z">
        <w:r w:rsidR="00A1795D">
          <w:rPr>
            <w:rFonts w:ascii="Times New Roman" w:eastAsia="Times New Roman" w:hAnsi="Times New Roman" w:cs="Times New Roman"/>
            <w:color w:val="7030A0"/>
            <w:lang w:eastAsia="pl-PL"/>
          </w:rPr>
          <w:t>improvements</w:t>
        </w:r>
      </w:ins>
      <w:ins w:id="903" w:author="Agnieszka Kwiatkowska" w:date="2018-12-06T12:46:00Z">
        <w:r w:rsidRPr="00851513">
          <w:rPr>
            <w:rFonts w:ascii="Times New Roman" w:eastAsia="Times New Roman" w:hAnsi="Times New Roman" w:cs="Times New Roman"/>
            <w:color w:val="7030A0"/>
            <w:lang w:eastAsia="pl-PL"/>
            <w:rPrChange w:id="904" w:author="Agnieszka Kwiatkowska" w:date="2018-12-06T13:05:00Z">
              <w:rPr>
                <w:rFonts w:ascii="Times New Roman" w:eastAsia="Times New Roman" w:hAnsi="Times New Roman" w:cs="Times New Roman"/>
                <w:lang w:eastAsia="pl-PL"/>
              </w:rPr>
            </w:rPrChange>
          </w:rPr>
          <w:t xml:space="preserve"> </w:t>
        </w:r>
      </w:ins>
      <w:ins w:id="905" w:author="Ben Stanley" w:date="2018-12-06T22:53:00Z">
        <w:r w:rsidR="00A1795D">
          <w:rPr>
            <w:rFonts w:ascii="Times New Roman" w:eastAsia="Times New Roman" w:hAnsi="Times New Roman" w:cs="Times New Roman"/>
            <w:color w:val="7030A0"/>
            <w:lang w:eastAsia="pl-PL"/>
          </w:rPr>
          <w:t xml:space="preserve">in internet access for </w:t>
        </w:r>
      </w:ins>
      <w:ins w:id="906" w:author="Agnieszka Kwiatkowska" w:date="2018-12-06T12:46:00Z">
        <w:del w:id="907" w:author="Ben Stanley" w:date="2018-12-06T22:53:00Z">
          <w:r w:rsidRPr="00851513" w:rsidDel="00A1795D">
            <w:rPr>
              <w:rFonts w:ascii="Times New Roman" w:eastAsia="Times New Roman" w:hAnsi="Times New Roman" w:cs="Times New Roman"/>
              <w:color w:val="7030A0"/>
              <w:lang w:eastAsia="pl-PL"/>
              <w:rPrChange w:id="908" w:author="Agnieszka Kwiatkowska" w:date="2018-12-06T13:05:00Z">
                <w:rPr>
                  <w:rFonts w:ascii="Times New Roman" w:eastAsia="Times New Roman" w:hAnsi="Times New Roman" w:cs="Times New Roman"/>
                  <w:lang w:eastAsia="pl-PL"/>
                </w:rPr>
              </w:rPrChange>
            </w:rPr>
            <w:delText xml:space="preserve">access to </w:delText>
          </w:r>
        </w:del>
        <w:r w:rsidRPr="00851513">
          <w:rPr>
            <w:rFonts w:ascii="Times New Roman" w:eastAsia="Times New Roman" w:hAnsi="Times New Roman" w:cs="Times New Roman"/>
            <w:color w:val="7030A0"/>
            <w:lang w:eastAsia="pl-PL"/>
            <w:rPrChange w:id="909" w:author="Agnieszka Kwiatkowska" w:date="2018-12-06T13:05:00Z">
              <w:rPr>
                <w:rFonts w:ascii="Times New Roman" w:eastAsia="Times New Roman" w:hAnsi="Times New Roman" w:cs="Times New Roman"/>
                <w:lang w:eastAsia="pl-PL"/>
              </w:rPr>
            </w:rPrChange>
          </w:rPr>
          <w:t xml:space="preserve">hard-to-reach </w:t>
        </w:r>
        <w:del w:id="910" w:author="Ben Stanley" w:date="2018-12-06T22:53:00Z">
          <w:r w:rsidRPr="00851513" w:rsidDel="00A1795D">
            <w:rPr>
              <w:rFonts w:ascii="Times New Roman" w:eastAsia="Times New Roman" w:hAnsi="Times New Roman" w:cs="Times New Roman"/>
              <w:color w:val="7030A0"/>
              <w:lang w:eastAsia="pl-PL"/>
              <w:rPrChange w:id="911" w:author="Agnieszka Kwiatkowska" w:date="2018-12-06T13:05:00Z">
                <w:rPr>
                  <w:rFonts w:ascii="Times New Roman" w:eastAsia="Times New Roman" w:hAnsi="Times New Roman" w:cs="Times New Roman"/>
                  <w:lang w:eastAsia="pl-PL"/>
                </w:rPr>
              </w:rPrChange>
            </w:rPr>
            <w:delText>categories</w:delText>
          </w:r>
        </w:del>
      </w:ins>
      <w:ins w:id="912" w:author="Ben Stanley" w:date="2018-12-06T22:53:00Z">
        <w:r w:rsidR="00A1795D">
          <w:rPr>
            <w:rFonts w:ascii="Times New Roman" w:eastAsia="Times New Roman" w:hAnsi="Times New Roman" w:cs="Times New Roman"/>
            <w:color w:val="7030A0"/>
            <w:lang w:eastAsia="pl-PL"/>
          </w:rPr>
          <w:t>socio-demographic groups</w:t>
        </w:r>
      </w:ins>
      <w:ins w:id="913" w:author="Agnieszka Kwiatkowska" w:date="2018-12-06T12:46:00Z">
        <w:del w:id="914" w:author="Ben Stanley" w:date="2018-12-06T22:53:00Z">
          <w:r w:rsidRPr="00851513" w:rsidDel="00A1795D">
            <w:rPr>
              <w:rFonts w:ascii="Times New Roman" w:eastAsia="Times New Roman" w:hAnsi="Times New Roman" w:cs="Times New Roman"/>
              <w:color w:val="7030A0"/>
              <w:lang w:eastAsia="pl-PL"/>
              <w:rPrChange w:id="915" w:author="Agnieszka Kwiatkowska" w:date="2018-12-06T13:05:00Z">
                <w:rPr>
                  <w:rFonts w:ascii="Times New Roman" w:eastAsia="Times New Roman" w:hAnsi="Times New Roman" w:cs="Times New Roman"/>
                  <w:lang w:eastAsia="pl-PL"/>
                </w:rPr>
              </w:rPrChange>
            </w:rPr>
            <w:delText xml:space="preserve"> or territorially dispersed minority groups</w:delText>
          </w:r>
        </w:del>
        <w:r w:rsidRPr="00851513">
          <w:rPr>
            <w:rFonts w:ascii="Times New Roman" w:eastAsia="Times New Roman" w:hAnsi="Times New Roman" w:cs="Times New Roman"/>
            <w:color w:val="7030A0"/>
            <w:lang w:eastAsia="pl-PL"/>
            <w:rPrChange w:id="916" w:author="Agnieszka Kwiatkowska" w:date="2018-12-06T13:05:00Z">
              <w:rPr>
                <w:rFonts w:ascii="Times New Roman" w:eastAsia="Times New Roman" w:hAnsi="Times New Roman" w:cs="Times New Roman"/>
                <w:lang w:eastAsia="pl-PL"/>
              </w:rPr>
            </w:rPrChange>
          </w:rPr>
          <w:t xml:space="preserve">. </w:t>
        </w:r>
      </w:ins>
    </w:p>
    <w:p w14:paraId="6CB36176" w14:textId="225A16AF" w:rsidR="000270D5" w:rsidRPr="00851513" w:rsidRDefault="009D5CC7">
      <w:pPr>
        <w:spacing w:line="240" w:lineRule="auto"/>
        <w:jc w:val="both"/>
        <w:rPr>
          <w:ins w:id="917" w:author="Agnieszka Kwiatkowska" w:date="2018-12-06T12:47:00Z"/>
          <w:rFonts w:ascii="Times New Roman" w:eastAsia="Times New Roman" w:hAnsi="Times New Roman" w:cs="Times New Roman"/>
          <w:color w:val="7030A0"/>
          <w:lang w:eastAsia="pl-PL"/>
          <w:rPrChange w:id="918" w:author="Agnieszka Kwiatkowska" w:date="2018-12-06T13:05:00Z">
            <w:rPr>
              <w:ins w:id="919" w:author="Agnieszka Kwiatkowska" w:date="2018-12-06T12:47:00Z"/>
              <w:rFonts w:ascii="Times New Roman" w:eastAsia="Times New Roman" w:hAnsi="Times New Roman" w:cs="Times New Roman"/>
              <w:lang w:eastAsia="pl-PL"/>
            </w:rPr>
          </w:rPrChange>
        </w:rPr>
        <w:pPrChange w:id="920" w:author="Agnieszka Kwiatkowska" w:date="2018-12-06T12:50:00Z">
          <w:pPr>
            <w:spacing w:line="240" w:lineRule="auto"/>
            <w:ind w:firstLine="708"/>
            <w:jc w:val="both"/>
          </w:pPr>
        </w:pPrChange>
      </w:pPr>
      <w:commentRangeStart w:id="921"/>
      <w:ins w:id="922" w:author="Ben Stanley" w:date="2018-12-06T23:09:00Z">
        <w:r>
          <w:rPr>
            <w:rFonts w:ascii="Times New Roman" w:eastAsia="Times New Roman" w:hAnsi="Times New Roman" w:cs="Times New Roman"/>
            <w:color w:val="7030A0"/>
            <w:lang w:eastAsia="pl-PL"/>
          </w:rPr>
          <w:t>A</w:t>
        </w:r>
      </w:ins>
      <w:ins w:id="923" w:author="Agnieszka Kwiatkowska" w:date="2018-12-06T12:46:00Z">
        <w:del w:id="924" w:author="Ben Stanley" w:date="2018-12-06T23:09:00Z">
          <w:r w:rsidR="000270D5" w:rsidRPr="00851513" w:rsidDel="009D5CC7">
            <w:rPr>
              <w:rFonts w:ascii="Times New Roman" w:eastAsia="Times New Roman" w:hAnsi="Times New Roman" w:cs="Times New Roman"/>
              <w:color w:val="7030A0"/>
              <w:lang w:eastAsia="pl-PL"/>
              <w:rPrChange w:id="925" w:author="Agnieszka Kwiatkowska" w:date="2018-12-06T13:05:00Z">
                <w:rPr>
                  <w:rFonts w:ascii="Times New Roman" w:eastAsia="Times New Roman" w:hAnsi="Times New Roman" w:cs="Times New Roman"/>
                  <w:lang w:eastAsia="pl-PL"/>
                </w:rPr>
              </w:rPrChange>
            </w:rPr>
            <w:delText>However, a</w:delText>
          </w:r>
        </w:del>
        <w:r w:rsidR="000270D5" w:rsidRPr="00851513">
          <w:rPr>
            <w:rFonts w:ascii="Times New Roman" w:eastAsia="Times New Roman" w:hAnsi="Times New Roman" w:cs="Times New Roman"/>
            <w:color w:val="7030A0"/>
            <w:lang w:eastAsia="pl-PL"/>
            <w:rPrChange w:id="926" w:author="Agnieszka Kwiatkowska" w:date="2018-12-06T13:05:00Z">
              <w:rPr>
                <w:rFonts w:ascii="Times New Roman" w:eastAsia="Times New Roman" w:hAnsi="Times New Roman" w:cs="Times New Roman"/>
                <w:lang w:eastAsia="pl-PL"/>
              </w:rPr>
            </w:rPrChange>
          </w:rPr>
          <w:t>ccording to the data of the Digital Economy and Society Index, only 65% ​​of Poles regularly use the Internet, which puts Poland at one of the last places in Europe (European Commission 2016). In addition to access restrictions, the representativeness of on-line surveys is limited by strong distortions in sample characteristics due to the varied level of self-selection for research in particular groups, primarily due to age, education and gender (Blasius and Brandt 2010, Bethlehem 2010).</w:t>
        </w:r>
      </w:ins>
      <w:commentRangeEnd w:id="921"/>
      <w:r>
        <w:rPr>
          <w:rStyle w:val="CommentReference"/>
        </w:rPr>
        <w:commentReference w:id="921"/>
      </w:r>
    </w:p>
    <w:p w14:paraId="38AED7D7" w14:textId="596AC7F7" w:rsidR="00C2085D" w:rsidRDefault="00C2085D" w:rsidP="00C2085D">
      <w:pPr>
        <w:spacing w:line="240" w:lineRule="auto"/>
        <w:jc w:val="both"/>
        <w:rPr>
          <w:ins w:id="927" w:author="Agnieszka Kwiatkowska" w:date="2018-12-06T14:39:00Z"/>
          <w:rFonts w:ascii="Times New Roman" w:eastAsia="Times New Roman" w:hAnsi="Times New Roman" w:cs="Times New Roman"/>
          <w:color w:val="7030A0"/>
          <w:lang w:eastAsia="pl-PL"/>
        </w:rPr>
      </w:pPr>
      <w:commentRangeStart w:id="928"/>
      <w:ins w:id="929" w:author="Agnieszka Kwiatkowska" w:date="2018-12-06T14:39:00Z">
        <w:r w:rsidRPr="00851513">
          <w:rPr>
            <w:rFonts w:ascii="Times New Roman" w:hAnsi="Times New Roman" w:cs="Times New Roman"/>
            <w:color w:val="7030A0"/>
          </w:rPr>
          <w:t>Thanks to simultaneous use of large-scale face-to-face interviews and online survey</w:t>
        </w:r>
      </w:ins>
      <w:ins w:id="930" w:author="Ben Stanley" w:date="2018-12-06T23:13:00Z">
        <w:r w:rsidR="009D5CC7">
          <w:rPr>
            <w:rFonts w:ascii="Times New Roman" w:hAnsi="Times New Roman" w:cs="Times New Roman"/>
            <w:color w:val="7030A0"/>
          </w:rPr>
          <w:t>s</w:t>
        </w:r>
      </w:ins>
      <w:ins w:id="931" w:author="Agnieszka Kwiatkowska" w:date="2018-12-06T14:39:00Z">
        <w:r w:rsidRPr="00851513">
          <w:rPr>
            <w:rFonts w:ascii="Times New Roman" w:hAnsi="Times New Roman" w:cs="Times New Roman"/>
            <w:color w:val="7030A0"/>
          </w:rPr>
          <w:t xml:space="preserve">, the possibilities of employing multiple imputations methods regarding underrepresented groups of respondents in the Polish context will be explored. The multiple imputations </w:t>
        </w:r>
        <w:proofErr w:type="gramStart"/>
        <w:r w:rsidRPr="00851513">
          <w:rPr>
            <w:rFonts w:ascii="Times New Roman" w:hAnsi="Times New Roman" w:cs="Times New Roman"/>
            <w:color w:val="7030A0"/>
          </w:rPr>
          <w:t>is</w:t>
        </w:r>
        <w:proofErr w:type="gramEnd"/>
        <w:r w:rsidRPr="00851513">
          <w:rPr>
            <w:rFonts w:ascii="Times New Roman" w:hAnsi="Times New Roman" w:cs="Times New Roman"/>
            <w:color w:val="7030A0"/>
          </w:rPr>
          <w:t xml:space="preserve"> a group of methods allowing to obtain </w:t>
        </w:r>
        <w:r w:rsidRPr="00851513">
          <w:rPr>
            <w:rFonts w:ascii="Times New Roman" w:eastAsia="Times New Roman" w:hAnsi="Times New Roman" w:cs="Times New Roman"/>
            <w:color w:val="7030A0"/>
            <w:lang w:eastAsia="pl-PL"/>
          </w:rPr>
          <w:t>approximately unbiased estimates of the parameters and standard errors regarding missing data based on the values of similar cases in a multivariate analysis (</w:t>
        </w:r>
        <w:proofErr w:type="spellStart"/>
        <w:r w:rsidRPr="00851513">
          <w:rPr>
            <w:rFonts w:ascii="Times New Roman" w:eastAsia="Times New Roman" w:hAnsi="Times New Roman" w:cs="Times New Roman"/>
            <w:color w:val="7030A0"/>
            <w:lang w:eastAsia="pl-PL"/>
          </w:rPr>
          <w:t>Lall</w:t>
        </w:r>
        <w:proofErr w:type="spellEnd"/>
        <w:r w:rsidRPr="00851513">
          <w:rPr>
            <w:rFonts w:ascii="Times New Roman" w:eastAsia="Times New Roman" w:hAnsi="Times New Roman" w:cs="Times New Roman"/>
            <w:color w:val="7030A0"/>
            <w:lang w:eastAsia="pl-PL"/>
          </w:rPr>
          <w:t xml:space="preserve"> 2016). In the case of online research, advanced models of multiple implications </w:t>
        </w:r>
      </w:ins>
      <w:ins w:id="932" w:author="Agnieszka Kwiatkowska" w:date="2018-12-06T14:47:00Z">
        <w:r w:rsidR="001F4256">
          <w:rPr>
            <w:rFonts w:ascii="Times New Roman" w:eastAsia="Times New Roman" w:hAnsi="Times New Roman" w:cs="Times New Roman"/>
            <w:color w:val="7030A0"/>
            <w:lang w:eastAsia="pl-PL"/>
          </w:rPr>
          <w:t>will be</w:t>
        </w:r>
      </w:ins>
      <w:ins w:id="933" w:author="Agnieszka Kwiatkowska" w:date="2018-12-06T14:39:00Z">
        <w:r w:rsidRPr="00851513">
          <w:rPr>
            <w:rFonts w:ascii="Times New Roman" w:eastAsia="Times New Roman" w:hAnsi="Times New Roman" w:cs="Times New Roman"/>
            <w:color w:val="7030A0"/>
            <w:lang w:eastAsia="pl-PL"/>
          </w:rPr>
          <w:t xml:space="preserve"> needed as the data are not missing at random.</w:t>
        </w:r>
      </w:ins>
      <w:commentRangeEnd w:id="928"/>
      <w:r w:rsidR="009D5CC7">
        <w:rPr>
          <w:rStyle w:val="CommentReference"/>
        </w:rPr>
        <w:commentReference w:id="928"/>
      </w:r>
    </w:p>
    <w:p w14:paraId="269B2335" w14:textId="77777777" w:rsidR="00C2085D" w:rsidRPr="00851513" w:rsidRDefault="00C2085D" w:rsidP="00C2085D">
      <w:pPr>
        <w:spacing w:line="240" w:lineRule="auto"/>
        <w:jc w:val="both"/>
        <w:rPr>
          <w:ins w:id="934" w:author="Agnieszka Kwiatkowska" w:date="2018-12-06T14:37:00Z"/>
          <w:rFonts w:ascii="Times New Roman" w:hAnsi="Times New Roman" w:cs="Times New Roman"/>
          <w:color w:val="7030A0"/>
          <w:lang w:val="en-GB"/>
        </w:rPr>
      </w:pPr>
      <w:ins w:id="935" w:author="Agnieszka Kwiatkowska" w:date="2018-12-06T14:38:00Z">
        <w:r>
          <w:rPr>
            <w:rFonts w:ascii="Times New Roman" w:hAnsi="Times New Roman" w:cs="Times New Roman"/>
            <w:lang w:val="en-GB"/>
          </w:rPr>
          <w:t xml:space="preserve">Secondly, comparison between two waves of CAWI (pre-election and post-election wave) </w:t>
        </w:r>
      </w:ins>
      <w:ins w:id="936" w:author="Agnieszka Kwiatkowska" w:date="2018-12-06T14:37:00Z">
        <w:r w:rsidRPr="000270D5">
          <w:rPr>
            <w:rFonts w:ascii="Times New Roman" w:hAnsi="Times New Roman" w:cs="Times New Roman"/>
            <w:lang w:val="en-GB"/>
          </w:rPr>
          <w:t>will allow us to examine causal relationships between key variables of interest</w:t>
        </w:r>
        <w:r>
          <w:rPr>
            <w:rFonts w:ascii="Times New Roman" w:hAnsi="Times New Roman" w:cs="Times New Roman"/>
            <w:lang w:val="en-GB"/>
          </w:rPr>
          <w:t xml:space="preserve">, focusing on relationship between party identification and vote and </w:t>
        </w:r>
      </w:ins>
      <w:ins w:id="937" w:author="Agnieszka Kwiatkowska" w:date="2018-12-06T14:39:00Z">
        <w:r>
          <w:rPr>
            <w:rFonts w:ascii="Times New Roman" w:hAnsi="Times New Roman" w:cs="Times New Roman"/>
            <w:lang w:val="en-GB"/>
          </w:rPr>
          <w:t xml:space="preserve">to </w:t>
        </w:r>
        <w:proofErr w:type="spellStart"/>
        <w:r>
          <w:rPr>
            <w:rFonts w:ascii="Times New Roman" w:hAnsi="Times New Roman" w:cs="Times New Roman"/>
            <w:lang w:val="en-GB"/>
          </w:rPr>
          <w:t>analyze</w:t>
        </w:r>
        <w:proofErr w:type="spellEnd"/>
        <w:r>
          <w:rPr>
            <w:rFonts w:ascii="Times New Roman" w:hAnsi="Times New Roman" w:cs="Times New Roman"/>
            <w:lang w:val="en-GB"/>
          </w:rPr>
          <w:t xml:space="preserve"> </w:t>
        </w:r>
      </w:ins>
      <w:ins w:id="938" w:author="Agnieszka Kwiatkowska" w:date="2018-12-06T14:37:00Z">
        <w:r>
          <w:rPr>
            <w:rFonts w:ascii="Times New Roman" w:hAnsi="Times New Roman" w:cs="Times New Roman"/>
            <w:lang w:val="en-GB"/>
          </w:rPr>
          <w:t xml:space="preserve">the vote decision-making process in the context of electoral campaign. </w:t>
        </w:r>
      </w:ins>
    </w:p>
    <w:p w14:paraId="28A26266" w14:textId="77777777" w:rsidR="002372E7" w:rsidRDefault="00994DDE">
      <w:pPr>
        <w:spacing w:line="240" w:lineRule="auto"/>
        <w:ind w:right="-233"/>
        <w:jc w:val="both"/>
        <w:rPr>
          <w:ins w:id="939" w:author="Agnieszka Kwiatkowska" w:date="2018-12-06T14:40:00Z"/>
          <w:rFonts w:ascii="Times New Roman" w:hAnsi="Times New Roman" w:cs="Times New Roman"/>
          <w:lang w:val="en-GB"/>
        </w:rPr>
        <w:pPrChange w:id="940" w:author="Agnieszka Kwiatkowska" w:date="2018-12-06T12:43:00Z">
          <w:pPr>
            <w:ind w:right="-233"/>
            <w:jc w:val="both"/>
          </w:pPr>
        </w:pPrChange>
      </w:pPr>
      <w:commentRangeStart w:id="941"/>
      <w:ins w:id="942" w:author="Agnieszka Kwiatkowska" w:date="2018-12-06T14:40:00Z">
        <w:r w:rsidRPr="00994DDE">
          <w:rPr>
            <w:rFonts w:ascii="Times New Roman" w:hAnsi="Times New Roman" w:cs="Times New Roman"/>
            <w:highlight w:val="cyan"/>
            <w:lang w:val="en-GB"/>
            <w:rPrChange w:id="943" w:author="Agnieszka Kwiatkowska" w:date="2018-12-06T14:40:00Z">
              <w:rPr>
                <w:rFonts w:ascii="Times New Roman" w:hAnsi="Times New Roman" w:cs="Times New Roman"/>
                <w:lang w:val="en-GB"/>
              </w:rPr>
            </w:rPrChange>
          </w:rPr>
          <w:t xml:space="preserve">Tu o </w:t>
        </w:r>
        <w:proofErr w:type="spellStart"/>
        <w:r w:rsidRPr="00994DDE">
          <w:rPr>
            <w:rFonts w:ascii="Times New Roman" w:hAnsi="Times New Roman" w:cs="Times New Roman"/>
            <w:highlight w:val="cyan"/>
            <w:lang w:val="en-GB"/>
            <w:rPrChange w:id="944" w:author="Agnieszka Kwiatkowska" w:date="2018-12-06T14:40:00Z">
              <w:rPr>
                <w:rFonts w:ascii="Times New Roman" w:hAnsi="Times New Roman" w:cs="Times New Roman"/>
                <w:lang w:val="en-GB"/>
              </w:rPr>
            </w:rPrChange>
          </w:rPr>
          <w:t>eksperymentach</w:t>
        </w:r>
        <w:proofErr w:type="spellEnd"/>
        <w:r w:rsidRPr="00994DDE">
          <w:rPr>
            <w:rFonts w:ascii="Times New Roman" w:hAnsi="Times New Roman" w:cs="Times New Roman"/>
            <w:highlight w:val="cyan"/>
            <w:lang w:val="en-GB"/>
            <w:rPrChange w:id="945" w:author="Agnieszka Kwiatkowska" w:date="2018-12-06T14:40:00Z">
              <w:rPr>
                <w:rFonts w:ascii="Times New Roman" w:hAnsi="Times New Roman" w:cs="Times New Roman"/>
                <w:lang w:val="en-GB"/>
              </w:rPr>
            </w:rPrChange>
          </w:rPr>
          <w:t xml:space="preserve"> </w:t>
        </w:r>
        <w:proofErr w:type="spellStart"/>
        <w:r w:rsidRPr="00994DDE">
          <w:rPr>
            <w:rFonts w:ascii="Times New Roman" w:hAnsi="Times New Roman" w:cs="Times New Roman"/>
            <w:highlight w:val="cyan"/>
            <w:lang w:val="en-GB"/>
            <w:rPrChange w:id="946" w:author="Agnieszka Kwiatkowska" w:date="2018-12-06T14:40:00Z">
              <w:rPr>
                <w:rFonts w:ascii="Times New Roman" w:hAnsi="Times New Roman" w:cs="Times New Roman"/>
                <w:lang w:val="en-GB"/>
              </w:rPr>
            </w:rPrChange>
          </w:rPr>
          <w:t>między</w:t>
        </w:r>
        <w:proofErr w:type="spellEnd"/>
        <w:r w:rsidRPr="00994DDE">
          <w:rPr>
            <w:rFonts w:ascii="Times New Roman" w:hAnsi="Times New Roman" w:cs="Times New Roman"/>
            <w:highlight w:val="cyan"/>
            <w:lang w:val="en-GB"/>
            <w:rPrChange w:id="947" w:author="Agnieszka Kwiatkowska" w:date="2018-12-06T14:40:00Z">
              <w:rPr>
                <w:rFonts w:ascii="Times New Roman" w:hAnsi="Times New Roman" w:cs="Times New Roman"/>
                <w:lang w:val="en-GB"/>
              </w:rPr>
            </w:rPrChange>
          </w:rPr>
          <w:t xml:space="preserve"> </w:t>
        </w:r>
        <w:proofErr w:type="spellStart"/>
        <w:r w:rsidRPr="00994DDE">
          <w:rPr>
            <w:rFonts w:ascii="Times New Roman" w:hAnsi="Times New Roman" w:cs="Times New Roman"/>
            <w:highlight w:val="cyan"/>
            <w:lang w:val="en-GB"/>
            <w:rPrChange w:id="948" w:author="Agnieszka Kwiatkowska" w:date="2018-12-06T14:40:00Z">
              <w:rPr>
                <w:rFonts w:ascii="Times New Roman" w:hAnsi="Times New Roman" w:cs="Times New Roman"/>
                <w:lang w:val="en-GB"/>
              </w:rPr>
            </w:rPrChange>
          </w:rPr>
          <w:t>falami</w:t>
        </w:r>
      </w:ins>
      <w:commentRangeEnd w:id="941"/>
      <w:proofErr w:type="spellEnd"/>
      <w:r w:rsidR="00587824">
        <w:rPr>
          <w:rStyle w:val="CommentReference"/>
        </w:rPr>
        <w:commentReference w:id="941"/>
      </w:r>
    </w:p>
    <w:p w14:paraId="78A5BB18" w14:textId="77777777" w:rsidR="002B5E3A" w:rsidRPr="000270D5" w:rsidDel="000270D5" w:rsidRDefault="002B5E3A">
      <w:pPr>
        <w:spacing w:line="240" w:lineRule="auto"/>
        <w:jc w:val="both"/>
        <w:rPr>
          <w:del w:id="950" w:author="Agnieszka Kwiatkowska" w:date="2018-12-06T12:47:00Z"/>
          <w:rFonts w:ascii="Times New Roman" w:hAnsi="Times New Roman" w:cs="Times New Roman"/>
          <w:lang w:val="en-GB"/>
          <w:rPrChange w:id="951" w:author="Agnieszka Kwiatkowska" w:date="2018-12-06T12:43:00Z">
            <w:rPr>
              <w:del w:id="952" w:author="Agnieszka Kwiatkowska" w:date="2018-12-06T12:47:00Z"/>
              <w:rFonts w:ascii="Gadugi" w:hAnsi="Gadugi" w:cs="Times New Roman"/>
              <w:sz w:val="24"/>
              <w:szCs w:val="24"/>
              <w:lang w:val="en-GB"/>
            </w:rPr>
          </w:rPrChange>
        </w:rPr>
        <w:pPrChange w:id="953" w:author="Agnieszka Kwiatkowska" w:date="2018-12-06T12:43:00Z">
          <w:pPr>
            <w:jc w:val="both"/>
          </w:pPr>
        </w:pPrChange>
      </w:pPr>
      <w:moveFromRangeStart w:id="954" w:author="Agnieszka Kwiatkowska" w:date="2018-12-06T12:47:00Z" w:name="move531863777"/>
      <w:moveFrom w:id="955" w:author="Agnieszka Kwiatkowska" w:date="2018-12-06T12:47:00Z">
        <w:del w:id="956" w:author="Agnieszka Kwiatkowska" w:date="2018-12-06T12:47:00Z">
          <w:r w:rsidRPr="000270D5" w:rsidDel="000270D5">
            <w:rPr>
              <w:rFonts w:ascii="Times New Roman" w:hAnsi="Times New Roman" w:cs="Times New Roman"/>
              <w:lang w:val="en-GB"/>
              <w:rPrChange w:id="957" w:author="Agnieszka Kwiatkowska" w:date="2018-12-06T12:43:00Z">
                <w:rPr>
                  <w:rFonts w:ascii="Gadugi" w:hAnsi="Gadugi" w:cs="Times New Roman"/>
                  <w:sz w:val="24"/>
                  <w:szCs w:val="24"/>
                  <w:lang w:val="en-GB"/>
                </w:rPr>
              </w:rPrChange>
            </w:rPr>
            <w:delText xml:space="preserve">, allowing us to estimate how the two survey methods differ both in terms of the basic socio-demographics of the sample, and also with respect to the core questions asked in the traditional CAPI wave. </w:delText>
          </w:r>
        </w:del>
      </w:moveFrom>
      <w:moveFromRangeEnd w:id="954"/>
      <w:del w:id="958" w:author="Agnieszka Kwiatkowska" w:date="2018-12-06T12:47:00Z">
        <w:r w:rsidRPr="000270D5" w:rsidDel="000270D5">
          <w:rPr>
            <w:rFonts w:ascii="Times New Roman" w:hAnsi="Times New Roman" w:cs="Times New Roman"/>
            <w:lang w:val="en-GB"/>
            <w:rPrChange w:id="959" w:author="Agnieszka Kwiatkowska" w:date="2018-12-06T12:43:00Z">
              <w:rPr>
                <w:rFonts w:ascii="Gadugi" w:hAnsi="Gadugi" w:cs="Times New Roman"/>
                <w:sz w:val="24"/>
                <w:szCs w:val="24"/>
                <w:lang w:val="en-GB"/>
              </w:rPr>
            </w:rPrChange>
          </w:rPr>
          <w:delText xml:space="preserve">The second wave of the CAWI will allow us to examine causal relationships between key variables of interest. Our intention is for the 2019 iteration to maintain the established traditions of the PNES survey, while enabling us to take the first steps towards moving away from the CAPI method towards a more economically efficient and methodologically sustainable model in the future. This will also enable us better to integrate PNES with the sophisticated digital infrastructures that have made innovative research into public opinion in the advanced countries cheaper, more accurate and policy-relevant. </w:delText>
        </w:r>
        <w:r w:rsidRPr="000270D5" w:rsidDel="000270D5">
          <w:rPr>
            <w:rFonts w:ascii="Times New Roman" w:hAnsi="Times New Roman" w:cs="Times New Roman"/>
            <w:highlight w:val="yellow"/>
            <w:lang w:val="en-GB"/>
            <w:rPrChange w:id="960" w:author="Agnieszka Kwiatkowska" w:date="2018-12-06T12:43:00Z">
              <w:rPr>
                <w:rFonts w:ascii="Gadugi" w:hAnsi="Gadugi" w:cs="Times New Roman"/>
                <w:sz w:val="24"/>
                <w:szCs w:val="24"/>
                <w:highlight w:val="yellow"/>
                <w:lang w:val="en-GB"/>
              </w:rPr>
            </w:rPrChange>
          </w:rPr>
          <w:delText>In so doing, we aim to provide a model for a more sustainable infrastructure for quantitative data-based research which combines economic efficiency with higher standards and improved benchmarks for the collection, evaluation and presentation of social science data.</w:delText>
        </w:r>
        <w:r w:rsidRPr="000270D5" w:rsidDel="000270D5">
          <w:rPr>
            <w:rFonts w:ascii="Times New Roman" w:hAnsi="Times New Roman" w:cs="Times New Roman"/>
            <w:lang w:val="en-GB"/>
            <w:rPrChange w:id="961" w:author="Agnieszka Kwiatkowska" w:date="2018-12-06T12:43:00Z">
              <w:rPr>
                <w:rFonts w:ascii="Gadugi" w:hAnsi="Gadugi" w:cs="Times New Roman"/>
                <w:sz w:val="24"/>
                <w:szCs w:val="24"/>
                <w:lang w:val="en-GB"/>
              </w:rPr>
            </w:rPrChange>
          </w:rPr>
          <w:delText xml:space="preserve"> </w:delText>
        </w:r>
      </w:del>
    </w:p>
    <w:p w14:paraId="090771F9" w14:textId="77777777" w:rsidR="002B5E3A" w:rsidRPr="000270D5" w:rsidDel="0001291C" w:rsidRDefault="002B5E3A">
      <w:pPr>
        <w:spacing w:line="240" w:lineRule="auto"/>
        <w:ind w:right="-233"/>
        <w:jc w:val="both"/>
        <w:rPr>
          <w:del w:id="962" w:author="Agnieszka Kwiatkowska" w:date="2018-12-06T12:51:00Z"/>
          <w:rFonts w:ascii="Times New Roman" w:hAnsi="Times New Roman" w:cs="Times New Roman"/>
          <w:rPrChange w:id="963" w:author="Agnieszka Kwiatkowska" w:date="2018-12-06T12:43:00Z">
            <w:rPr>
              <w:del w:id="964" w:author="Agnieszka Kwiatkowska" w:date="2018-12-06T12:51:00Z"/>
              <w:rFonts w:ascii="Gadugi" w:hAnsi="Gadugi" w:cs="Times New Roman"/>
              <w:sz w:val="24"/>
              <w:szCs w:val="24"/>
            </w:rPr>
          </w:rPrChange>
        </w:rPr>
        <w:pPrChange w:id="965" w:author="Agnieszka Kwiatkowska" w:date="2018-12-06T12:43:00Z">
          <w:pPr>
            <w:ind w:right="-233"/>
            <w:jc w:val="both"/>
          </w:pPr>
        </w:pPrChange>
      </w:pPr>
      <w:moveFromRangeStart w:id="966" w:author="user" w:date="2018-12-06T09:03:00Z" w:name="move531850325"/>
      <w:moveFrom w:id="967" w:author="user" w:date="2018-12-06T09:03:00Z">
        <w:del w:id="968" w:author="Agnieszka Kwiatkowska" w:date="2018-12-06T12:51:00Z">
          <w:r w:rsidRPr="000270D5" w:rsidDel="0001291C">
            <w:rPr>
              <w:rFonts w:ascii="Times New Roman" w:hAnsi="Times New Roman" w:cs="Times New Roman"/>
              <w:bCs/>
              <w:lang w:val="en-GB"/>
              <w:rPrChange w:id="969" w:author="Agnieszka Kwiatkowska" w:date="2018-12-06T12:43:00Z">
                <w:rPr>
                  <w:rFonts w:ascii="Gadugi" w:hAnsi="Gadugi" w:cs="Times New Roman"/>
                  <w:bCs/>
                  <w:sz w:val="24"/>
                  <w:szCs w:val="24"/>
                  <w:lang w:val="en-GB"/>
                </w:rPr>
              </w:rPrChange>
            </w:rPr>
            <w:delText xml:space="preserve">Aside from the aforementioned innovations, the PNES continues to constitute a research program of significant value both domestically and internationally. As a longitudinal study which </w:delText>
          </w:r>
          <w:r w:rsidRPr="000270D5" w:rsidDel="0001291C">
            <w:rPr>
              <w:rFonts w:ascii="Times New Roman" w:hAnsi="Times New Roman" w:cs="Times New Roman"/>
              <w:rPrChange w:id="970" w:author="Agnieszka Kwiatkowska" w:date="2018-12-06T12:43:00Z">
                <w:rPr>
                  <w:rFonts w:ascii="Gadugi" w:hAnsi="Gadugi" w:cs="Times New Roman"/>
                  <w:sz w:val="24"/>
                  <w:szCs w:val="24"/>
                </w:rPr>
              </w:rPrChange>
            </w:rPr>
            <w:delText>employs many cross-nationally comparative modules and questions that have been externally validated by other surveys, PNES is a uniquely rich and relevant source of information about Polish attitudes, preferences and political behaviour both over time and cross-nationally. The PNES 2019 will maintain this standard through the integration of the CSES Module 5 battery of questions, as well as selected questions from the European Election Study 2019.</w:delText>
          </w:r>
        </w:del>
      </w:moveFrom>
    </w:p>
    <w:p w14:paraId="7DAC0072" w14:textId="77777777" w:rsidR="002B5E3A" w:rsidRPr="000270D5" w:rsidDel="0001291C" w:rsidRDefault="002B5E3A">
      <w:pPr>
        <w:spacing w:line="240" w:lineRule="auto"/>
        <w:ind w:right="-233"/>
        <w:jc w:val="both"/>
        <w:rPr>
          <w:del w:id="971" w:author="Agnieszka Kwiatkowska" w:date="2018-12-06T12:51:00Z"/>
          <w:rFonts w:ascii="Times New Roman" w:hAnsi="Times New Roman" w:cs="Times New Roman"/>
          <w:rPrChange w:id="972" w:author="Agnieszka Kwiatkowska" w:date="2018-12-06T12:43:00Z">
            <w:rPr>
              <w:del w:id="973" w:author="Agnieszka Kwiatkowska" w:date="2018-12-06T12:51:00Z"/>
              <w:rFonts w:ascii="Gadugi" w:hAnsi="Gadugi" w:cs="Times New Roman"/>
              <w:sz w:val="24"/>
              <w:szCs w:val="24"/>
            </w:rPr>
          </w:rPrChange>
        </w:rPr>
        <w:pPrChange w:id="974" w:author="Agnieszka Kwiatkowska" w:date="2018-12-06T12:43:00Z">
          <w:pPr>
            <w:ind w:right="-233"/>
            <w:jc w:val="both"/>
          </w:pPr>
        </w:pPrChange>
      </w:pPr>
      <w:moveFrom w:id="975" w:author="user" w:date="2018-12-06T09:03:00Z">
        <w:del w:id="976" w:author="Agnieszka Kwiatkowska" w:date="2018-12-06T12:51:00Z">
          <w:r w:rsidRPr="000270D5" w:rsidDel="0001291C">
            <w:rPr>
              <w:rFonts w:ascii="Times New Roman" w:hAnsi="Times New Roman" w:cs="Times New Roman"/>
              <w:rPrChange w:id="977" w:author="Agnieszka Kwiatkowska" w:date="2018-12-06T12:43:00Z">
                <w:rPr>
                  <w:rFonts w:ascii="Gadugi" w:hAnsi="Gadugi" w:cs="Times New Roman"/>
                  <w:sz w:val="24"/>
                  <w:szCs w:val="24"/>
                </w:rPr>
              </w:rPrChange>
            </w:rPr>
            <w:delText>The measurement of the attitudes, preferences and behaviour of Polish voters have, since the outset of the PNES survey, been the crux of our research endeavour. As previously, these analyses will be accompanied by analyses of party programs, an elite survey, and the collection of objective environmental data pertinent to the survey. However, these latter research objectives do not form part of the current application; rather, they will be funded from other sources.</w:delText>
          </w:r>
        </w:del>
      </w:moveFrom>
    </w:p>
    <w:p w14:paraId="4A9A0EF3" w14:textId="77777777" w:rsidR="002B5E3A" w:rsidRPr="000270D5" w:rsidDel="0001291C" w:rsidRDefault="002B5E3A">
      <w:pPr>
        <w:spacing w:line="240" w:lineRule="auto"/>
        <w:ind w:right="-233"/>
        <w:jc w:val="both"/>
        <w:rPr>
          <w:del w:id="978" w:author="Agnieszka Kwiatkowska" w:date="2018-12-06T12:51:00Z"/>
          <w:rFonts w:ascii="Times New Roman" w:hAnsi="Times New Roman" w:cs="Times New Roman"/>
          <w:rPrChange w:id="979" w:author="Agnieszka Kwiatkowska" w:date="2018-12-06T12:43:00Z">
            <w:rPr>
              <w:del w:id="980" w:author="Agnieszka Kwiatkowska" w:date="2018-12-06T12:51:00Z"/>
              <w:rFonts w:ascii="Gadugi" w:hAnsi="Gadugi" w:cs="Times New Roman"/>
              <w:sz w:val="24"/>
              <w:szCs w:val="24"/>
            </w:rPr>
          </w:rPrChange>
        </w:rPr>
        <w:pPrChange w:id="981" w:author="Agnieszka Kwiatkowska" w:date="2018-12-06T12:43:00Z">
          <w:pPr>
            <w:ind w:right="-233"/>
            <w:jc w:val="both"/>
          </w:pPr>
        </w:pPrChange>
      </w:pPr>
      <w:moveFrom w:id="982" w:author="user" w:date="2018-12-06T09:03:00Z">
        <w:del w:id="983" w:author="Agnieszka Kwiatkowska" w:date="2018-12-06T12:51:00Z">
          <w:r w:rsidRPr="000270D5" w:rsidDel="0001291C">
            <w:rPr>
              <w:rFonts w:ascii="Times New Roman" w:hAnsi="Times New Roman" w:cs="Times New Roman"/>
              <w:rPrChange w:id="984" w:author="Agnieszka Kwiatkowska" w:date="2018-12-06T12:43:00Z">
                <w:rPr>
                  <w:rFonts w:ascii="Gadugi" w:hAnsi="Gadugi" w:cs="Times New Roman"/>
                  <w:sz w:val="24"/>
                  <w:szCs w:val="24"/>
                </w:rPr>
              </w:rPrChange>
            </w:rPr>
            <w:delText>The main empirical task, the surveys themselves, will be undertaken during the period of one week to three weeks following the election day, which is most likely to occur in November 2019. During late 2019 and early 2020 the team will begin to produce initial analyses of the survey data, and during 2020 and 2021 will produce a series of articles for publication in internationally significant journals. At the same time, the team will work towards the publication of two monographs using these data: one in Polish, and one in English.</w:delText>
          </w:r>
        </w:del>
      </w:moveFrom>
    </w:p>
    <w:p w14:paraId="133C4BBC" w14:textId="77777777" w:rsidR="00577BE8" w:rsidRPr="000270D5" w:rsidDel="0001291C" w:rsidRDefault="00577BE8">
      <w:pPr>
        <w:spacing w:line="240" w:lineRule="auto"/>
        <w:ind w:right="-233"/>
        <w:jc w:val="both"/>
        <w:rPr>
          <w:del w:id="985" w:author="Agnieszka Kwiatkowska" w:date="2018-12-06T12:51:00Z"/>
          <w:rFonts w:ascii="Times New Roman" w:hAnsi="Times New Roman" w:cs="Times New Roman"/>
          <w:u w:val="single"/>
          <w:rPrChange w:id="986" w:author="Agnieszka Kwiatkowska" w:date="2018-12-06T12:43:00Z">
            <w:rPr>
              <w:del w:id="987" w:author="Agnieszka Kwiatkowska" w:date="2018-12-06T12:51:00Z"/>
              <w:rFonts w:ascii="Gadugi" w:hAnsi="Gadugi" w:cs="Times New Roman"/>
              <w:sz w:val="24"/>
              <w:szCs w:val="24"/>
              <w:u w:val="single"/>
            </w:rPr>
          </w:rPrChange>
        </w:rPr>
        <w:pPrChange w:id="988" w:author="Agnieszka Kwiatkowska" w:date="2018-12-06T12:43:00Z">
          <w:pPr>
            <w:ind w:right="-233"/>
            <w:jc w:val="both"/>
          </w:pPr>
        </w:pPrChange>
      </w:pPr>
      <w:moveFromRangeStart w:id="989" w:author="user" w:date="2018-12-06T08:53:00Z" w:name="move531849738"/>
      <w:moveFromRangeEnd w:id="966"/>
      <w:moveFrom w:id="990" w:author="user" w:date="2018-12-06T08:53:00Z">
        <w:del w:id="991" w:author="Agnieszka Kwiatkowska" w:date="2018-12-06T12:51:00Z">
          <w:r w:rsidRPr="000270D5" w:rsidDel="0001291C">
            <w:rPr>
              <w:rFonts w:ascii="Times New Roman" w:hAnsi="Times New Roman" w:cs="Times New Roman"/>
              <w:rPrChange w:id="992" w:author="Agnieszka Kwiatkowska" w:date="2018-12-06T12:43:00Z">
                <w:rPr>
                  <w:rFonts w:ascii="Gadugi" w:hAnsi="Gadugi" w:cs="Times New Roman"/>
                  <w:sz w:val="24"/>
                  <w:szCs w:val="24"/>
                </w:rPr>
              </w:rPrChange>
            </w:rPr>
            <w:delText>4.</w:delText>
          </w:r>
          <w:r w:rsidRPr="000270D5" w:rsidDel="0001291C">
            <w:rPr>
              <w:rFonts w:ascii="Times New Roman" w:hAnsi="Times New Roman" w:cs="Times New Roman"/>
              <w:u w:val="single"/>
              <w:rPrChange w:id="993" w:author="Agnieszka Kwiatkowska" w:date="2018-12-06T12:43:00Z">
                <w:rPr>
                  <w:rFonts w:ascii="Gadugi" w:hAnsi="Gadugi" w:cs="Times New Roman"/>
                  <w:sz w:val="24"/>
                  <w:szCs w:val="24"/>
                  <w:u w:val="single"/>
                </w:rPr>
              </w:rPrChange>
            </w:rPr>
            <w:delText xml:space="preserve"> Methodology</w:delText>
          </w:r>
        </w:del>
      </w:moveFrom>
    </w:p>
    <w:moveFromRangeEnd w:id="989"/>
    <w:p w14:paraId="0B321B68" w14:textId="77777777" w:rsidR="00577BE8" w:rsidRPr="000270D5" w:rsidDel="0001291C" w:rsidRDefault="00577BE8">
      <w:pPr>
        <w:spacing w:line="240" w:lineRule="auto"/>
        <w:ind w:right="-233"/>
        <w:jc w:val="both"/>
        <w:rPr>
          <w:del w:id="994" w:author="Agnieszka Kwiatkowska" w:date="2018-12-06T12:51:00Z"/>
          <w:rFonts w:ascii="Times New Roman" w:hAnsi="Times New Roman" w:cs="Times New Roman"/>
          <w:rPrChange w:id="995" w:author="Agnieszka Kwiatkowska" w:date="2018-12-06T12:43:00Z">
            <w:rPr>
              <w:del w:id="996" w:author="Agnieszka Kwiatkowska" w:date="2018-12-06T12:51:00Z"/>
              <w:rFonts w:ascii="Gadugi" w:hAnsi="Gadugi" w:cs="Times New Roman"/>
              <w:sz w:val="24"/>
              <w:szCs w:val="24"/>
            </w:rPr>
          </w:rPrChange>
        </w:rPr>
        <w:pPrChange w:id="997" w:author="Agnieszka Kwiatkowska" w:date="2018-12-06T12:43:00Z">
          <w:pPr>
            <w:ind w:right="-233"/>
            <w:jc w:val="both"/>
          </w:pPr>
        </w:pPrChange>
      </w:pPr>
      <w:del w:id="998" w:author="Agnieszka Kwiatkowska" w:date="2018-12-06T12:51:00Z">
        <w:r w:rsidRPr="000270D5" w:rsidDel="0001291C">
          <w:rPr>
            <w:rFonts w:ascii="Times New Roman" w:hAnsi="Times New Roman" w:cs="Times New Roman"/>
            <w:rPrChange w:id="999" w:author="Agnieszka Kwiatkowska" w:date="2018-12-06T12:43:00Z">
              <w:rPr>
                <w:rFonts w:ascii="Gadugi" w:hAnsi="Gadugi" w:cs="Times New Roman"/>
                <w:sz w:val="24"/>
                <w:szCs w:val="24"/>
              </w:rPr>
            </w:rPrChange>
          </w:rPr>
          <w:delText xml:space="preserve">The mass survey will be conducted using two methods: a face-to-face individual interview (CAPI) and a two-wave internet panel (CAWI). The substance of the questionnaires will be overlapping to a certain extent: we estimate that the CAWI questionnaire will use around a third of the modules and questions in the CAPI questionnaire. This overlap will allow us to estimate differences in the character of the sample and the nature of responses between the CAPI and CAWI procedures. </w:delText>
        </w:r>
      </w:del>
      <w:moveFromRangeStart w:id="1000" w:author="user" w:date="2018-12-06T09:10:00Z" w:name="move531850777"/>
      <w:moveFrom w:id="1001" w:author="user" w:date="2018-12-06T09:10:00Z">
        <w:del w:id="1002" w:author="Agnieszka Kwiatkowska" w:date="2018-12-06T12:51:00Z">
          <w:r w:rsidRPr="000270D5" w:rsidDel="0001291C">
            <w:rPr>
              <w:rFonts w:ascii="Times New Roman" w:hAnsi="Times New Roman" w:cs="Times New Roman"/>
              <w:rPrChange w:id="1003" w:author="Agnieszka Kwiatkowska" w:date="2018-12-06T12:43:00Z">
                <w:rPr>
                  <w:rFonts w:ascii="Gadugi" w:hAnsi="Gadugi" w:cs="Times New Roman"/>
                  <w:sz w:val="24"/>
                  <w:szCs w:val="24"/>
                </w:rPr>
              </w:rPrChange>
            </w:rPr>
            <w:delText>The CAPI face-to-face questionnaire will take approximately 1 hour to 1 hour 10 minutes, using a randomly selected sample of 1500 adult Poles. A significant proportion of the questions to be used in the 2019 questionnaire will come from previous iterations of the PNES survey or from other surveys as discussed in the previous section, but the survey will also contain a number of new questions that reflect new issues or the greater current salience of old ones.</w:delText>
          </w:r>
        </w:del>
      </w:moveFrom>
    </w:p>
    <w:p w14:paraId="1C52096C" w14:textId="77777777" w:rsidR="00577BE8" w:rsidRPr="000270D5" w:rsidDel="0001291C" w:rsidRDefault="00577BE8">
      <w:pPr>
        <w:spacing w:line="240" w:lineRule="auto"/>
        <w:ind w:right="-233"/>
        <w:jc w:val="both"/>
        <w:rPr>
          <w:del w:id="1004" w:author="Agnieszka Kwiatkowska" w:date="2018-12-06T12:51:00Z"/>
          <w:rFonts w:ascii="Times New Roman" w:hAnsi="Times New Roman" w:cs="Times New Roman"/>
          <w:lang w:val="en-GB"/>
          <w:rPrChange w:id="1005" w:author="Agnieszka Kwiatkowska" w:date="2018-12-06T12:43:00Z">
            <w:rPr>
              <w:del w:id="1006" w:author="Agnieszka Kwiatkowska" w:date="2018-12-06T12:51:00Z"/>
              <w:rFonts w:ascii="Gadugi" w:hAnsi="Gadugi" w:cs="Times New Roman"/>
              <w:sz w:val="24"/>
              <w:szCs w:val="24"/>
              <w:lang w:val="en-GB"/>
            </w:rPr>
          </w:rPrChange>
        </w:rPr>
        <w:pPrChange w:id="1007" w:author="Agnieszka Kwiatkowska" w:date="2018-12-06T12:43:00Z">
          <w:pPr>
            <w:ind w:right="-233"/>
            <w:jc w:val="both"/>
          </w:pPr>
        </w:pPrChange>
      </w:pPr>
      <w:moveFromRangeStart w:id="1008" w:author="user" w:date="2018-12-06T08:53:00Z" w:name="move531849716"/>
      <w:moveFromRangeEnd w:id="1000"/>
      <w:moveFrom w:id="1009" w:author="user" w:date="2018-12-06T08:53:00Z">
        <w:del w:id="1010" w:author="Agnieszka Kwiatkowska" w:date="2018-12-06T12:51:00Z">
          <w:r w:rsidRPr="000270D5" w:rsidDel="0001291C">
            <w:rPr>
              <w:rFonts w:ascii="Times New Roman" w:hAnsi="Times New Roman" w:cs="Times New Roman"/>
              <w:rPrChange w:id="1011" w:author="Agnieszka Kwiatkowska" w:date="2018-12-06T12:43:00Z">
                <w:rPr>
                  <w:rFonts w:ascii="Gadugi" w:hAnsi="Gadugi" w:cs="Times New Roman"/>
                  <w:sz w:val="24"/>
                  <w:szCs w:val="24"/>
                </w:rPr>
              </w:rPrChange>
            </w:rPr>
            <w:delText>Aggregate statistical data will come from the resources of the National Electoral Commission (PKW) and the Central Statistical Office (GUS). These data will be collected to provide contextual information of relevance to the analysis of the 2019 parliamentary election.</w:delText>
          </w:r>
        </w:del>
      </w:moveFrom>
    </w:p>
    <w:p w14:paraId="12404742" w14:textId="77777777" w:rsidR="00577BE8" w:rsidRPr="000270D5" w:rsidDel="0001291C" w:rsidRDefault="00577BE8">
      <w:pPr>
        <w:spacing w:line="240" w:lineRule="auto"/>
        <w:ind w:right="-233"/>
        <w:jc w:val="both"/>
        <w:rPr>
          <w:del w:id="1012" w:author="Agnieszka Kwiatkowska" w:date="2018-12-06T12:51:00Z"/>
          <w:rFonts w:ascii="Times New Roman" w:hAnsi="Times New Roman" w:cs="Times New Roman"/>
          <w:rPrChange w:id="1013" w:author="Agnieszka Kwiatkowska" w:date="2018-12-06T12:43:00Z">
            <w:rPr>
              <w:del w:id="1014" w:author="Agnieszka Kwiatkowska" w:date="2018-12-06T12:51:00Z"/>
              <w:rFonts w:ascii="Gadugi" w:hAnsi="Gadugi" w:cs="Times New Roman"/>
              <w:sz w:val="24"/>
              <w:szCs w:val="24"/>
            </w:rPr>
          </w:rPrChange>
        </w:rPr>
        <w:pPrChange w:id="1015" w:author="Agnieszka Kwiatkowska" w:date="2018-12-06T12:43:00Z">
          <w:pPr>
            <w:ind w:right="-233"/>
            <w:jc w:val="both"/>
          </w:pPr>
        </w:pPrChange>
      </w:pPr>
      <w:moveFrom w:id="1016" w:author="user" w:date="2018-12-06T08:53:00Z">
        <w:r w:rsidRPr="000270D5" w:rsidDel="008755B6">
          <w:rPr>
            <w:rFonts w:ascii="Times New Roman" w:hAnsi="Times New Roman" w:cs="Times New Roman"/>
            <w:lang w:val="en-GB"/>
            <w:rPrChange w:id="1017" w:author="Agnieszka Kwiatkowska" w:date="2018-12-06T12:43:00Z">
              <w:rPr>
                <w:rFonts w:ascii="Gadugi" w:hAnsi="Gadugi" w:cs="Times New Roman"/>
                <w:sz w:val="24"/>
                <w:szCs w:val="24"/>
                <w:lang w:val="en-GB"/>
              </w:rPr>
            </w:rPrChange>
          </w:rPr>
          <w:t xml:space="preserve">As mentioned in the preceding section, we also envisage two additional components which will complement our empirical surveys: a parliamentary elite study and an analysis of party manifestos. </w:t>
        </w:r>
        <w:r w:rsidRPr="000270D5" w:rsidDel="008755B6">
          <w:rPr>
            <w:rFonts w:ascii="Times New Roman" w:hAnsi="Times New Roman" w:cs="Times New Roman"/>
            <w:b/>
            <w:lang w:val="en-GB"/>
            <w:rPrChange w:id="1018" w:author="Agnieszka Kwiatkowska" w:date="2018-12-06T12:43:00Z">
              <w:rPr>
                <w:rFonts w:ascii="Gadugi" w:hAnsi="Gadugi" w:cs="Times New Roman"/>
                <w:b/>
                <w:sz w:val="24"/>
                <w:szCs w:val="24"/>
                <w:lang w:val="en-GB"/>
              </w:rPr>
            </w:rPrChange>
          </w:rPr>
          <w:t xml:space="preserve">However, these two projects are not part of this application; the team will seek funds from other sources to finance these objectives. </w:t>
        </w:r>
        <w:r w:rsidRPr="000270D5" w:rsidDel="008755B6">
          <w:rPr>
            <w:rFonts w:ascii="Times New Roman" w:hAnsi="Times New Roman" w:cs="Times New Roman"/>
            <w:highlight w:val="yellow"/>
            <w:rPrChange w:id="1019" w:author="Agnieszka Kwiatkowska" w:date="2018-12-06T12:43:00Z">
              <w:rPr>
                <w:rFonts w:ascii="Gadugi" w:hAnsi="Gadugi" w:cs="Times New Roman"/>
                <w:sz w:val="24"/>
                <w:szCs w:val="24"/>
                <w:highlight w:val="yellow"/>
              </w:rPr>
            </w:rPrChange>
          </w:rPr>
          <w:t>As in previous iterations of the PNES, the elite survey will consist of a sample of approximately 100 MPs, selected proportionally to the seats won by each party list in the elections. Party manifesto analyses will follow the MRG/CMP (Manifesto Research Group / Comparative Manifestos Project) methodology. This long-running study measures the salience of political issues to political parties by counting the number of ‘quasi-sentences’ devoted to particular topics in their electoral manifestos. Our project will provide measures for all relevant Polish parties.</w:t>
        </w:r>
      </w:moveFrom>
    </w:p>
    <w:moveFromRangeEnd w:id="1008"/>
    <w:p w14:paraId="46FA6C58" w14:textId="05425993" w:rsidR="00577BE8" w:rsidDel="000270D5" w:rsidRDefault="0001291C">
      <w:pPr>
        <w:spacing w:line="240" w:lineRule="auto"/>
        <w:rPr>
          <w:del w:id="1020" w:author="user" w:date="2018-12-06T10:36:00Z"/>
          <w:rFonts w:ascii="Times New Roman" w:hAnsi="Times New Roman" w:cs="Times New Roman"/>
          <w:lang w:val="en-GB"/>
        </w:rPr>
        <w:pPrChange w:id="1021" w:author="Agnieszka Kwiatkowska" w:date="2018-12-06T12:43:00Z">
          <w:pPr/>
        </w:pPrChange>
      </w:pPr>
      <w:ins w:id="1022" w:author="Agnieszka Kwiatkowska" w:date="2018-12-06T12:51:00Z">
        <w:r>
          <w:rPr>
            <w:rFonts w:ascii="Times New Roman" w:hAnsi="Times New Roman" w:cs="Times New Roman"/>
            <w:lang w:val="en-GB"/>
          </w:rPr>
          <w:t>In o</w:t>
        </w:r>
      </w:ins>
      <w:del w:id="1023" w:author="Agnieszka Kwiatkowska" w:date="2018-12-06T12:51:00Z">
        <w:r w:rsidR="00577BE8" w:rsidRPr="000270D5" w:rsidDel="0001291C">
          <w:rPr>
            <w:rFonts w:ascii="Times New Roman" w:hAnsi="Times New Roman" w:cs="Times New Roman"/>
            <w:lang w:val="en-GB"/>
            <w:rPrChange w:id="1024" w:author="Agnieszka Kwiatkowska" w:date="2018-12-06T12:43:00Z">
              <w:rPr>
                <w:rFonts w:ascii="Gadugi" w:hAnsi="Gadugi" w:cs="Times New Roman"/>
                <w:sz w:val="24"/>
                <w:szCs w:val="24"/>
                <w:lang w:val="en-GB"/>
              </w:rPr>
            </w:rPrChange>
          </w:rPr>
          <w:delText>O</w:delText>
        </w:r>
      </w:del>
      <w:r w:rsidR="00577BE8" w:rsidRPr="000270D5">
        <w:rPr>
          <w:rFonts w:ascii="Times New Roman" w:hAnsi="Times New Roman" w:cs="Times New Roman"/>
          <w:lang w:val="en-GB"/>
          <w:rPrChange w:id="1025" w:author="Agnieszka Kwiatkowska" w:date="2018-12-06T12:43:00Z">
            <w:rPr>
              <w:rFonts w:ascii="Gadugi" w:hAnsi="Gadugi" w:cs="Times New Roman"/>
              <w:sz w:val="24"/>
              <w:szCs w:val="24"/>
              <w:lang w:val="en-GB"/>
            </w:rPr>
          </w:rPrChange>
        </w:rPr>
        <w:t xml:space="preserve">ur analyses we will conceptualise the determinants of electoral behaviour in a variety of ways. This will involve a variety of methodological approaches to the analysis of our data, particularly given our attention to the aforementioned “heterogeneity assumption”. Our data will enable us to undertake standard multivariate modelling where the impact of substantive variables of interest are controlled for by other relevant individual-level variables, multilevel modelling which controls for the impact of environmental, contextual variables, and experimental analysis in which treatment effects are the quantity of interest. This will require the use of statistical analysis software with the following capabilities: (a) regression generalized linear models, binomial and multinomial logistic regression: (b) structural equation models aimed at observing latent variables and tracing important relationships between variables that allow us to distinguish between direct and indirect effects; (c) multilevel analyses (hierarchical linear models). These requirements make it necessary for us to purchase a copy of the </w:t>
      </w:r>
      <w:proofErr w:type="spellStart"/>
      <w:r w:rsidR="00577BE8" w:rsidRPr="000270D5">
        <w:rPr>
          <w:rFonts w:ascii="Times New Roman" w:hAnsi="Times New Roman" w:cs="Times New Roman"/>
          <w:lang w:val="en-GB"/>
          <w:rPrChange w:id="1026" w:author="Agnieszka Kwiatkowska" w:date="2018-12-06T12:43:00Z">
            <w:rPr>
              <w:rFonts w:ascii="Gadugi" w:hAnsi="Gadugi" w:cs="Times New Roman"/>
              <w:sz w:val="24"/>
              <w:szCs w:val="24"/>
              <w:lang w:val="en-GB"/>
            </w:rPr>
          </w:rPrChange>
        </w:rPr>
        <w:t>Mplus</w:t>
      </w:r>
      <w:proofErr w:type="spellEnd"/>
      <w:r w:rsidR="00577BE8" w:rsidRPr="000270D5">
        <w:rPr>
          <w:rFonts w:ascii="Times New Roman" w:hAnsi="Times New Roman" w:cs="Times New Roman"/>
          <w:lang w:val="en-GB"/>
          <w:rPrChange w:id="1027" w:author="Agnieszka Kwiatkowska" w:date="2018-12-06T12:43:00Z">
            <w:rPr>
              <w:rFonts w:ascii="Gadugi" w:hAnsi="Gadugi" w:cs="Times New Roman"/>
              <w:sz w:val="24"/>
              <w:szCs w:val="24"/>
              <w:lang w:val="en-GB"/>
            </w:rPr>
          </w:rPrChange>
        </w:rPr>
        <w:t xml:space="preserve"> statistical analysis package</w:t>
      </w:r>
      <w:ins w:id="1028" w:author="Ben Stanley" w:date="2018-12-06T22:43:00Z">
        <w:r w:rsidR="00AC4AA0">
          <w:rPr>
            <w:rFonts w:ascii="Times New Roman" w:hAnsi="Times New Roman" w:cs="Times New Roman"/>
            <w:lang w:val="en-GB"/>
          </w:rPr>
          <w:t xml:space="preserve"> with Mixture and Multi</w:t>
        </w:r>
      </w:ins>
      <w:ins w:id="1029" w:author="Ben Stanley" w:date="2018-12-06T22:44:00Z">
        <w:r w:rsidR="00AC4AA0">
          <w:rPr>
            <w:rFonts w:ascii="Times New Roman" w:hAnsi="Times New Roman" w:cs="Times New Roman"/>
            <w:lang w:val="en-GB"/>
          </w:rPr>
          <w:t>level add-ons</w:t>
        </w:r>
      </w:ins>
      <w:r w:rsidR="00577BE8" w:rsidRPr="000270D5">
        <w:rPr>
          <w:rFonts w:ascii="Times New Roman" w:hAnsi="Times New Roman" w:cs="Times New Roman"/>
          <w:lang w:val="en-GB"/>
          <w:rPrChange w:id="1030" w:author="Agnieszka Kwiatkowska" w:date="2018-12-06T12:43:00Z">
            <w:rPr>
              <w:rFonts w:ascii="Gadugi" w:hAnsi="Gadugi" w:cs="Times New Roman"/>
              <w:sz w:val="24"/>
              <w:szCs w:val="24"/>
              <w:lang w:val="en-GB"/>
            </w:rPr>
          </w:rPrChange>
        </w:rPr>
        <w:t>, widely regarded as the gold standard for the analysis of complex structural equation models and multilevel models, and also fully capable of undertaking the less computationally demanding analyses we will require.</w:t>
      </w:r>
      <w:ins w:id="1031" w:author="Agnieszka Kwiatkowska" w:date="2018-12-06T12:53:00Z">
        <w:r w:rsidR="00DB17FE">
          <w:rPr>
            <w:rFonts w:ascii="Times New Roman" w:hAnsi="Times New Roman" w:cs="Times New Roman"/>
            <w:lang w:val="en-GB"/>
          </w:rPr>
          <w:t xml:space="preserve"> </w:t>
        </w:r>
        <w:r w:rsidR="00E142B9">
          <w:rPr>
            <w:rFonts w:ascii="Times New Roman" w:hAnsi="Times New Roman" w:cs="Times New Roman"/>
            <w:lang w:val="en-GB"/>
          </w:rPr>
          <w:t xml:space="preserve">Statistical analyses will also be performed with </w:t>
        </w:r>
        <w:commentRangeStart w:id="1032"/>
        <w:r w:rsidR="00E142B9">
          <w:rPr>
            <w:rFonts w:ascii="Times New Roman" w:hAnsi="Times New Roman" w:cs="Times New Roman"/>
            <w:lang w:val="en-GB"/>
          </w:rPr>
          <w:t>Stata</w:t>
        </w:r>
      </w:ins>
      <w:commentRangeEnd w:id="1032"/>
      <w:r w:rsidR="001226FB">
        <w:rPr>
          <w:rStyle w:val="CommentReference"/>
        </w:rPr>
        <w:commentReference w:id="1032"/>
      </w:r>
      <w:ins w:id="1033" w:author="Agnieszka Kwiatkowska" w:date="2018-12-06T12:54:00Z">
        <w:r w:rsidR="00E142B9">
          <w:rPr>
            <w:rFonts w:ascii="Times New Roman" w:hAnsi="Times New Roman" w:cs="Times New Roman"/>
            <w:lang w:val="en-GB"/>
          </w:rPr>
          <w:t>, SPSS and R</w:t>
        </w:r>
      </w:ins>
      <w:ins w:id="1034" w:author="Agnieszka Kwiatkowska" w:date="2018-12-06T12:53:00Z">
        <w:r w:rsidR="00E142B9">
          <w:rPr>
            <w:rFonts w:ascii="Times New Roman" w:hAnsi="Times New Roman" w:cs="Times New Roman"/>
            <w:lang w:val="en-GB"/>
          </w:rPr>
          <w:t xml:space="preserve"> software (</w:t>
        </w:r>
        <w:del w:id="1035" w:author="Ben Stanley" w:date="2018-12-06T22:44:00Z">
          <w:r w:rsidR="00E142B9" w:rsidDel="00AC4AA0">
            <w:rPr>
              <w:rFonts w:ascii="Times New Roman" w:hAnsi="Times New Roman" w:cs="Times New Roman"/>
              <w:lang w:val="en-GB"/>
            </w:rPr>
            <w:delText>not included in the</w:delText>
          </w:r>
        </w:del>
      </w:ins>
      <w:ins w:id="1036" w:author="Ben Stanley" w:date="2018-12-06T22:44:00Z">
        <w:r w:rsidR="00AC4AA0">
          <w:rPr>
            <w:rFonts w:ascii="Times New Roman" w:hAnsi="Times New Roman" w:cs="Times New Roman"/>
            <w:lang w:val="en-GB"/>
          </w:rPr>
          <w:t>it is not necessary to</w:t>
        </w:r>
      </w:ins>
      <w:ins w:id="1037" w:author="Agnieszka Kwiatkowska" w:date="2018-12-06T12:53:00Z">
        <w:r w:rsidR="00E142B9">
          <w:rPr>
            <w:rFonts w:ascii="Times New Roman" w:hAnsi="Times New Roman" w:cs="Times New Roman"/>
            <w:lang w:val="en-GB"/>
          </w:rPr>
          <w:t xml:space="preserve"> budget</w:t>
        </w:r>
      </w:ins>
      <w:ins w:id="1038" w:author="Ben Stanley" w:date="2018-12-06T22:44:00Z">
        <w:r w:rsidR="00AC4AA0">
          <w:rPr>
            <w:rFonts w:ascii="Times New Roman" w:hAnsi="Times New Roman" w:cs="Times New Roman"/>
            <w:lang w:val="en-GB"/>
          </w:rPr>
          <w:t xml:space="preserve"> for these items</w:t>
        </w:r>
      </w:ins>
      <w:ins w:id="1039" w:author="Agnieszka Kwiatkowska" w:date="2018-12-06T12:53:00Z">
        <w:r w:rsidR="00E142B9">
          <w:rPr>
            <w:rFonts w:ascii="Times New Roman" w:hAnsi="Times New Roman" w:cs="Times New Roman"/>
            <w:lang w:val="en-GB"/>
          </w:rPr>
          <w:t>, as the licence</w:t>
        </w:r>
      </w:ins>
      <w:ins w:id="1040" w:author="Agnieszka Kwiatkowska" w:date="2018-12-06T12:55:00Z">
        <w:r w:rsidR="00600439">
          <w:rPr>
            <w:rFonts w:ascii="Times New Roman" w:hAnsi="Times New Roman" w:cs="Times New Roman"/>
            <w:lang w:val="en-GB"/>
          </w:rPr>
          <w:t>s are</w:t>
        </w:r>
        <w:r w:rsidR="00022AA3">
          <w:rPr>
            <w:rFonts w:ascii="Times New Roman" w:hAnsi="Times New Roman" w:cs="Times New Roman"/>
            <w:lang w:val="en-GB"/>
          </w:rPr>
          <w:t xml:space="preserve"> free or</w:t>
        </w:r>
      </w:ins>
      <w:ins w:id="1041" w:author="Ben Stanley" w:date="2018-12-06T22:44:00Z">
        <w:r w:rsidR="00AC4AA0">
          <w:rPr>
            <w:rFonts w:ascii="Times New Roman" w:hAnsi="Times New Roman" w:cs="Times New Roman"/>
            <w:lang w:val="en-GB"/>
          </w:rPr>
          <w:t xml:space="preserve"> already</w:t>
        </w:r>
      </w:ins>
      <w:ins w:id="1042" w:author="Agnieszka Kwiatkowska" w:date="2018-12-06T12:53:00Z">
        <w:r w:rsidR="00E142B9">
          <w:rPr>
            <w:rFonts w:ascii="Times New Roman" w:hAnsi="Times New Roman" w:cs="Times New Roman"/>
            <w:lang w:val="en-GB"/>
          </w:rPr>
          <w:t xml:space="preserve"> at the disposal of SWPS University). </w:t>
        </w:r>
      </w:ins>
    </w:p>
    <w:p w14:paraId="101B3CBF" w14:textId="77777777" w:rsidR="000270D5" w:rsidRDefault="000270D5">
      <w:pPr>
        <w:spacing w:line="240" w:lineRule="auto"/>
        <w:ind w:right="-233"/>
        <w:jc w:val="both"/>
        <w:rPr>
          <w:ins w:id="1043" w:author="Agnieszka Kwiatkowska" w:date="2018-12-06T12:46:00Z"/>
          <w:rFonts w:ascii="Times New Roman" w:hAnsi="Times New Roman" w:cs="Times New Roman"/>
          <w:lang w:val="en-GB"/>
        </w:rPr>
        <w:pPrChange w:id="1044" w:author="Agnieszka Kwiatkowska" w:date="2018-12-06T12:43:00Z">
          <w:pPr>
            <w:ind w:right="-233"/>
            <w:jc w:val="both"/>
          </w:pPr>
        </w:pPrChange>
      </w:pPr>
    </w:p>
    <w:p w14:paraId="7FF61784" w14:textId="77777777" w:rsidR="000270D5" w:rsidRDefault="000270D5">
      <w:pPr>
        <w:spacing w:line="240" w:lineRule="auto"/>
        <w:ind w:right="-233"/>
        <w:jc w:val="both"/>
        <w:rPr>
          <w:ins w:id="1045" w:author="Agnieszka Kwiatkowska" w:date="2018-12-06T12:46:00Z"/>
          <w:rFonts w:ascii="Times New Roman" w:hAnsi="Times New Roman" w:cs="Times New Roman"/>
          <w:lang w:val="en-GB"/>
        </w:rPr>
        <w:pPrChange w:id="1046" w:author="Agnieszka Kwiatkowska" w:date="2018-12-06T12:43:00Z">
          <w:pPr>
            <w:ind w:right="-233"/>
            <w:jc w:val="both"/>
          </w:pPr>
        </w:pPrChange>
      </w:pPr>
    </w:p>
    <w:p w14:paraId="1EF122A2" w14:textId="77777777" w:rsidR="000270D5" w:rsidRPr="0070435B" w:rsidRDefault="000270D5">
      <w:pPr>
        <w:spacing w:line="240" w:lineRule="auto"/>
        <w:ind w:right="-233"/>
        <w:jc w:val="both"/>
        <w:rPr>
          <w:ins w:id="1047" w:author="Agnieszka Kwiatkowska" w:date="2018-12-06T12:46:00Z"/>
          <w:rFonts w:ascii="Times New Roman" w:hAnsi="Times New Roman" w:cs="Times New Roman"/>
          <w:color w:val="7030A0"/>
          <w:lang w:val="en-GB"/>
          <w:rPrChange w:id="1048" w:author="Agnieszka Kwiatkowska" w:date="2018-12-06T14:47:00Z">
            <w:rPr>
              <w:ins w:id="1049" w:author="Agnieszka Kwiatkowska" w:date="2018-12-06T12:46:00Z"/>
              <w:rFonts w:ascii="Times New Roman" w:hAnsi="Times New Roman" w:cs="Times New Roman"/>
              <w:lang w:val="en-GB"/>
            </w:rPr>
          </w:rPrChange>
        </w:rPr>
        <w:pPrChange w:id="1050" w:author="Agnieszka Kwiatkowska" w:date="2018-12-06T12:43:00Z">
          <w:pPr>
            <w:ind w:right="-233"/>
            <w:jc w:val="both"/>
          </w:pPr>
        </w:pPrChange>
      </w:pPr>
    </w:p>
    <w:p w14:paraId="23CA681C" w14:textId="77777777" w:rsidR="000270D5" w:rsidRPr="0070435B" w:rsidRDefault="000270D5" w:rsidP="000270D5">
      <w:pPr>
        <w:spacing w:line="240" w:lineRule="auto"/>
        <w:ind w:firstLine="709"/>
        <w:jc w:val="both"/>
        <w:rPr>
          <w:ins w:id="1051" w:author="Agnieszka Kwiatkowska" w:date="2018-12-06T12:46:00Z"/>
          <w:rFonts w:ascii="Times New Roman" w:hAnsi="Times New Roman" w:cs="Times New Roman"/>
          <w:color w:val="7030A0"/>
          <w:rPrChange w:id="1052" w:author="Agnieszka Kwiatkowska" w:date="2018-12-06T14:47:00Z">
            <w:rPr>
              <w:ins w:id="1053" w:author="Agnieszka Kwiatkowska" w:date="2018-12-06T12:46:00Z"/>
              <w:rFonts w:ascii="Times New Roman" w:hAnsi="Times New Roman" w:cs="Times New Roman"/>
            </w:rPr>
          </w:rPrChange>
        </w:rPr>
      </w:pPr>
      <w:ins w:id="1054" w:author="Agnieszka Kwiatkowska" w:date="2018-12-06T12:46:00Z">
        <w:r w:rsidRPr="0070435B">
          <w:rPr>
            <w:rFonts w:ascii="Times New Roman" w:hAnsi="Times New Roman" w:cs="Times New Roman"/>
            <w:color w:val="7030A0"/>
            <w:rPrChange w:id="1055" w:author="Agnieszka Kwiatkowska" w:date="2018-12-06T14:47:00Z">
              <w:rPr>
                <w:rFonts w:ascii="Times New Roman" w:hAnsi="Times New Roman" w:cs="Times New Roman"/>
              </w:rPr>
            </w:rPrChange>
          </w:rPr>
          <w:t xml:space="preserve">Bethlehem, </w:t>
        </w:r>
        <w:proofErr w:type="spellStart"/>
        <w:r w:rsidRPr="0070435B">
          <w:rPr>
            <w:rFonts w:ascii="Times New Roman" w:hAnsi="Times New Roman" w:cs="Times New Roman"/>
            <w:color w:val="7030A0"/>
            <w:rPrChange w:id="1056" w:author="Agnieszka Kwiatkowska" w:date="2018-12-06T14:47:00Z">
              <w:rPr>
                <w:rFonts w:ascii="Times New Roman" w:hAnsi="Times New Roman" w:cs="Times New Roman"/>
              </w:rPr>
            </w:rPrChange>
          </w:rPr>
          <w:t>Jelke</w:t>
        </w:r>
        <w:proofErr w:type="spellEnd"/>
        <w:r w:rsidRPr="0070435B">
          <w:rPr>
            <w:rFonts w:ascii="Times New Roman" w:hAnsi="Times New Roman" w:cs="Times New Roman"/>
            <w:color w:val="7030A0"/>
            <w:rPrChange w:id="1057" w:author="Agnieszka Kwiatkowska" w:date="2018-12-06T14:47:00Z">
              <w:rPr>
                <w:rFonts w:ascii="Times New Roman" w:hAnsi="Times New Roman" w:cs="Times New Roman"/>
              </w:rPr>
            </w:rPrChange>
          </w:rPr>
          <w:t xml:space="preserve">. 2010. </w:t>
        </w:r>
        <w:r w:rsidRPr="0070435B">
          <w:rPr>
            <w:rFonts w:ascii="Times New Roman" w:hAnsi="Times New Roman" w:cs="Times New Roman"/>
            <w:i/>
            <w:color w:val="7030A0"/>
            <w:rPrChange w:id="1058" w:author="Agnieszka Kwiatkowska" w:date="2018-12-06T14:47:00Z">
              <w:rPr>
                <w:rFonts w:ascii="Times New Roman" w:hAnsi="Times New Roman" w:cs="Times New Roman"/>
                <w:i/>
              </w:rPr>
            </w:rPrChange>
          </w:rPr>
          <w:t>Selection bias in web surveys</w:t>
        </w:r>
        <w:r w:rsidRPr="0070435B">
          <w:rPr>
            <w:rFonts w:ascii="Times New Roman" w:hAnsi="Times New Roman" w:cs="Times New Roman"/>
            <w:color w:val="7030A0"/>
            <w:rPrChange w:id="1059" w:author="Agnieszka Kwiatkowska" w:date="2018-12-06T14:47:00Z">
              <w:rPr>
                <w:rFonts w:ascii="Times New Roman" w:hAnsi="Times New Roman" w:cs="Times New Roman"/>
              </w:rPr>
            </w:rPrChange>
          </w:rPr>
          <w:t>. „International Statistical Review” 78(2): 161-188.</w:t>
        </w:r>
      </w:ins>
    </w:p>
    <w:p w14:paraId="2708CA0C" w14:textId="77777777" w:rsidR="000270D5" w:rsidRPr="0070435B" w:rsidRDefault="000270D5" w:rsidP="000270D5">
      <w:pPr>
        <w:spacing w:line="240" w:lineRule="auto"/>
        <w:ind w:firstLine="709"/>
        <w:jc w:val="both"/>
        <w:rPr>
          <w:ins w:id="1060" w:author="Agnieszka Kwiatkowska" w:date="2018-12-06T12:46:00Z"/>
          <w:rFonts w:ascii="Times New Roman" w:hAnsi="Times New Roman" w:cs="Times New Roman"/>
          <w:color w:val="7030A0"/>
          <w:rPrChange w:id="1061" w:author="Agnieszka Kwiatkowska" w:date="2018-12-06T14:47:00Z">
            <w:rPr>
              <w:ins w:id="1062" w:author="Agnieszka Kwiatkowska" w:date="2018-12-06T12:46:00Z"/>
              <w:rFonts w:ascii="Times New Roman" w:hAnsi="Times New Roman" w:cs="Times New Roman"/>
            </w:rPr>
          </w:rPrChange>
        </w:rPr>
      </w:pPr>
      <w:ins w:id="1063" w:author="Agnieszka Kwiatkowska" w:date="2018-12-06T12:46:00Z">
        <w:r w:rsidRPr="0070435B">
          <w:rPr>
            <w:rFonts w:ascii="Times New Roman" w:hAnsi="Times New Roman" w:cs="Times New Roman"/>
            <w:color w:val="7030A0"/>
            <w:rPrChange w:id="1064" w:author="Agnieszka Kwiatkowska" w:date="2018-12-06T14:47:00Z">
              <w:rPr>
                <w:rFonts w:ascii="Times New Roman" w:hAnsi="Times New Roman" w:cs="Times New Roman"/>
              </w:rPr>
            </w:rPrChange>
          </w:rPr>
          <w:t xml:space="preserve">Blasius, </w:t>
        </w:r>
        <w:proofErr w:type="spellStart"/>
        <w:r w:rsidRPr="0070435B">
          <w:rPr>
            <w:rFonts w:ascii="Times New Roman" w:hAnsi="Times New Roman" w:cs="Times New Roman"/>
            <w:color w:val="7030A0"/>
            <w:rPrChange w:id="1065" w:author="Agnieszka Kwiatkowska" w:date="2018-12-06T14:47:00Z">
              <w:rPr>
                <w:rFonts w:ascii="Times New Roman" w:hAnsi="Times New Roman" w:cs="Times New Roman"/>
              </w:rPr>
            </w:rPrChange>
          </w:rPr>
          <w:t>Jörg</w:t>
        </w:r>
        <w:proofErr w:type="spellEnd"/>
        <w:r w:rsidRPr="0070435B">
          <w:rPr>
            <w:rFonts w:ascii="Times New Roman" w:hAnsi="Times New Roman" w:cs="Times New Roman"/>
            <w:color w:val="7030A0"/>
            <w:rPrChange w:id="1066" w:author="Agnieszka Kwiatkowska" w:date="2018-12-06T14:47:00Z">
              <w:rPr>
                <w:rFonts w:ascii="Times New Roman" w:hAnsi="Times New Roman" w:cs="Times New Roman"/>
              </w:rPr>
            </w:rPrChange>
          </w:rPr>
          <w:t xml:space="preserve"> </w:t>
        </w:r>
        <w:proofErr w:type="spellStart"/>
        <w:r w:rsidRPr="0070435B">
          <w:rPr>
            <w:rFonts w:ascii="Times New Roman" w:hAnsi="Times New Roman" w:cs="Times New Roman"/>
            <w:color w:val="7030A0"/>
            <w:rPrChange w:id="1067" w:author="Agnieszka Kwiatkowska" w:date="2018-12-06T14:47:00Z">
              <w:rPr>
                <w:rFonts w:ascii="Times New Roman" w:hAnsi="Times New Roman" w:cs="Times New Roman"/>
              </w:rPr>
            </w:rPrChange>
          </w:rPr>
          <w:t>i</w:t>
        </w:r>
        <w:proofErr w:type="spellEnd"/>
        <w:r w:rsidRPr="0070435B">
          <w:rPr>
            <w:rFonts w:ascii="Times New Roman" w:hAnsi="Times New Roman" w:cs="Times New Roman"/>
            <w:color w:val="7030A0"/>
            <w:rPrChange w:id="1068" w:author="Agnieszka Kwiatkowska" w:date="2018-12-06T14:47:00Z">
              <w:rPr>
                <w:rFonts w:ascii="Times New Roman" w:hAnsi="Times New Roman" w:cs="Times New Roman"/>
              </w:rPr>
            </w:rPrChange>
          </w:rPr>
          <w:t xml:space="preserve"> Maurice Brandt. 2010. </w:t>
        </w:r>
        <w:r w:rsidRPr="0070435B">
          <w:rPr>
            <w:rFonts w:ascii="Times New Roman" w:hAnsi="Times New Roman" w:cs="Times New Roman"/>
            <w:i/>
            <w:color w:val="7030A0"/>
            <w:rPrChange w:id="1069" w:author="Agnieszka Kwiatkowska" w:date="2018-12-06T14:47:00Z">
              <w:rPr>
                <w:rFonts w:ascii="Times New Roman" w:hAnsi="Times New Roman" w:cs="Times New Roman"/>
                <w:i/>
              </w:rPr>
            </w:rPrChange>
          </w:rPr>
          <w:t>Representativeness in online surveys through stratified samples</w:t>
        </w:r>
        <w:r w:rsidRPr="0070435B">
          <w:rPr>
            <w:rFonts w:ascii="Times New Roman" w:hAnsi="Times New Roman" w:cs="Times New Roman"/>
            <w:color w:val="7030A0"/>
            <w:rPrChange w:id="1070" w:author="Agnieszka Kwiatkowska" w:date="2018-12-06T14:47:00Z">
              <w:rPr>
                <w:rFonts w:ascii="Times New Roman" w:hAnsi="Times New Roman" w:cs="Times New Roman"/>
              </w:rPr>
            </w:rPrChange>
          </w:rPr>
          <w:t xml:space="preserve">. „Bulletin de </w:t>
        </w:r>
        <w:proofErr w:type="spellStart"/>
        <w:r w:rsidRPr="0070435B">
          <w:rPr>
            <w:rFonts w:ascii="Times New Roman" w:hAnsi="Times New Roman" w:cs="Times New Roman"/>
            <w:color w:val="7030A0"/>
            <w:rPrChange w:id="1071" w:author="Agnieszka Kwiatkowska" w:date="2018-12-06T14:47:00Z">
              <w:rPr>
                <w:rFonts w:ascii="Times New Roman" w:hAnsi="Times New Roman" w:cs="Times New Roman"/>
              </w:rPr>
            </w:rPrChange>
          </w:rPr>
          <w:t>Méthodologie</w:t>
        </w:r>
        <w:proofErr w:type="spellEnd"/>
        <w:r w:rsidRPr="0070435B">
          <w:rPr>
            <w:rFonts w:ascii="Times New Roman" w:hAnsi="Times New Roman" w:cs="Times New Roman"/>
            <w:color w:val="7030A0"/>
            <w:rPrChange w:id="1072" w:author="Agnieszka Kwiatkowska" w:date="2018-12-06T14:47:00Z">
              <w:rPr>
                <w:rFonts w:ascii="Times New Roman" w:hAnsi="Times New Roman" w:cs="Times New Roman"/>
              </w:rPr>
            </w:rPrChange>
          </w:rPr>
          <w:t xml:space="preserve"> </w:t>
        </w:r>
        <w:proofErr w:type="spellStart"/>
        <w:r w:rsidRPr="0070435B">
          <w:rPr>
            <w:rFonts w:ascii="Times New Roman" w:hAnsi="Times New Roman" w:cs="Times New Roman"/>
            <w:color w:val="7030A0"/>
            <w:rPrChange w:id="1073" w:author="Agnieszka Kwiatkowska" w:date="2018-12-06T14:47:00Z">
              <w:rPr>
                <w:rFonts w:ascii="Times New Roman" w:hAnsi="Times New Roman" w:cs="Times New Roman"/>
              </w:rPr>
            </w:rPrChange>
          </w:rPr>
          <w:t>Sociologique</w:t>
        </w:r>
        <w:proofErr w:type="spellEnd"/>
        <w:r w:rsidRPr="0070435B">
          <w:rPr>
            <w:rFonts w:ascii="Times New Roman" w:hAnsi="Times New Roman" w:cs="Times New Roman"/>
            <w:color w:val="7030A0"/>
            <w:rPrChange w:id="1074" w:author="Agnieszka Kwiatkowska" w:date="2018-12-06T14:47:00Z">
              <w:rPr>
                <w:rFonts w:ascii="Times New Roman" w:hAnsi="Times New Roman" w:cs="Times New Roman"/>
              </w:rPr>
            </w:rPrChange>
          </w:rPr>
          <w:t>” 107: 5–21.</w:t>
        </w:r>
      </w:ins>
    </w:p>
    <w:p w14:paraId="173BF9F7" w14:textId="77777777" w:rsidR="000270D5" w:rsidRPr="0070435B" w:rsidRDefault="000270D5" w:rsidP="000270D5">
      <w:pPr>
        <w:spacing w:line="240" w:lineRule="auto"/>
        <w:ind w:firstLine="709"/>
        <w:jc w:val="both"/>
        <w:rPr>
          <w:ins w:id="1075" w:author="Agnieszka Kwiatkowska" w:date="2018-12-06T12:46:00Z"/>
          <w:rFonts w:ascii="Times New Roman" w:hAnsi="Times New Roman" w:cs="Times New Roman"/>
          <w:color w:val="7030A0"/>
          <w:rPrChange w:id="1076" w:author="Agnieszka Kwiatkowska" w:date="2018-12-06T14:47:00Z">
            <w:rPr>
              <w:ins w:id="1077" w:author="Agnieszka Kwiatkowska" w:date="2018-12-06T12:46:00Z"/>
              <w:rFonts w:ascii="Times New Roman" w:hAnsi="Times New Roman" w:cs="Times New Roman"/>
            </w:rPr>
          </w:rPrChange>
        </w:rPr>
      </w:pPr>
      <w:proofErr w:type="spellStart"/>
      <w:ins w:id="1078" w:author="Agnieszka Kwiatkowska" w:date="2018-12-06T12:46:00Z">
        <w:r w:rsidRPr="0070435B">
          <w:rPr>
            <w:rFonts w:ascii="Times New Roman" w:hAnsi="Times New Roman" w:cs="Times New Roman"/>
            <w:color w:val="7030A0"/>
            <w:rPrChange w:id="1079" w:author="Agnieszka Kwiatkowska" w:date="2018-12-06T14:47:00Z">
              <w:rPr>
                <w:rFonts w:ascii="Times New Roman" w:hAnsi="Times New Roman" w:cs="Times New Roman"/>
              </w:rPr>
            </w:rPrChange>
          </w:rPr>
          <w:t>Komisja</w:t>
        </w:r>
        <w:proofErr w:type="spellEnd"/>
        <w:r w:rsidRPr="0070435B">
          <w:rPr>
            <w:rFonts w:ascii="Times New Roman" w:hAnsi="Times New Roman" w:cs="Times New Roman"/>
            <w:color w:val="7030A0"/>
            <w:rPrChange w:id="1080" w:author="Agnieszka Kwiatkowska" w:date="2018-12-06T14:47:00Z">
              <w:rPr>
                <w:rFonts w:ascii="Times New Roman" w:hAnsi="Times New Roman" w:cs="Times New Roman"/>
              </w:rPr>
            </w:rPrChange>
          </w:rPr>
          <w:t xml:space="preserve"> </w:t>
        </w:r>
        <w:proofErr w:type="spellStart"/>
        <w:r w:rsidRPr="0070435B">
          <w:rPr>
            <w:rFonts w:ascii="Times New Roman" w:hAnsi="Times New Roman" w:cs="Times New Roman"/>
            <w:color w:val="7030A0"/>
            <w:rPrChange w:id="1081" w:author="Agnieszka Kwiatkowska" w:date="2018-12-06T14:47:00Z">
              <w:rPr>
                <w:rFonts w:ascii="Times New Roman" w:hAnsi="Times New Roman" w:cs="Times New Roman"/>
              </w:rPr>
            </w:rPrChange>
          </w:rPr>
          <w:t>Europejska</w:t>
        </w:r>
        <w:proofErr w:type="spellEnd"/>
        <w:r w:rsidRPr="0070435B">
          <w:rPr>
            <w:rFonts w:ascii="Times New Roman" w:hAnsi="Times New Roman" w:cs="Times New Roman"/>
            <w:color w:val="7030A0"/>
            <w:rPrChange w:id="1082" w:author="Agnieszka Kwiatkowska" w:date="2018-12-06T14:47:00Z">
              <w:rPr>
                <w:rFonts w:ascii="Times New Roman" w:hAnsi="Times New Roman" w:cs="Times New Roman"/>
              </w:rPr>
            </w:rPrChange>
          </w:rPr>
          <w:t>. 2016. Digital Economy and Society Index 2016. Country Profile: Poland, „Digital Single Market. Reports and Studies”.</w:t>
        </w:r>
      </w:ins>
    </w:p>
    <w:p w14:paraId="72F136C5" w14:textId="22BB32CC" w:rsidR="000270D5" w:rsidRDefault="000270D5" w:rsidP="000270D5">
      <w:pPr>
        <w:spacing w:line="240" w:lineRule="auto"/>
        <w:ind w:firstLine="708"/>
        <w:rPr>
          <w:ins w:id="1083" w:author="Ben Stanley" w:date="2018-12-06T22:27:00Z"/>
          <w:rFonts w:ascii="Times New Roman" w:hAnsi="Times New Roman" w:cs="Times New Roman"/>
          <w:color w:val="7030A0"/>
        </w:rPr>
      </w:pPr>
      <w:proofErr w:type="spellStart"/>
      <w:ins w:id="1084" w:author="Agnieszka Kwiatkowska" w:date="2018-12-06T12:46:00Z">
        <w:r w:rsidRPr="0070435B">
          <w:rPr>
            <w:rFonts w:ascii="Times New Roman" w:hAnsi="Times New Roman" w:cs="Times New Roman"/>
            <w:color w:val="7030A0"/>
            <w:rPrChange w:id="1085" w:author="Agnieszka Kwiatkowska" w:date="2018-12-06T14:47:00Z">
              <w:rPr>
                <w:rFonts w:ascii="Times New Roman" w:hAnsi="Times New Roman" w:cs="Times New Roman"/>
              </w:rPr>
            </w:rPrChange>
          </w:rPr>
          <w:t>Lall</w:t>
        </w:r>
        <w:proofErr w:type="spellEnd"/>
        <w:r w:rsidRPr="0070435B">
          <w:rPr>
            <w:rFonts w:ascii="Times New Roman" w:hAnsi="Times New Roman" w:cs="Times New Roman"/>
            <w:color w:val="7030A0"/>
            <w:rPrChange w:id="1086" w:author="Agnieszka Kwiatkowska" w:date="2018-12-06T14:47:00Z">
              <w:rPr>
                <w:rFonts w:ascii="Times New Roman" w:hAnsi="Times New Roman" w:cs="Times New Roman"/>
              </w:rPr>
            </w:rPrChange>
          </w:rPr>
          <w:t>, R. (2016). How Multiple Imputation Makes a Difference. Political Analysis, 24(04), 414–433. doi:10.1093/pan/mpw020</w:t>
        </w:r>
      </w:ins>
    </w:p>
    <w:p w14:paraId="02988505" w14:textId="4B7A3461" w:rsidR="002A7078" w:rsidRDefault="002A7078" w:rsidP="000270D5">
      <w:pPr>
        <w:spacing w:line="240" w:lineRule="auto"/>
        <w:ind w:firstLine="708"/>
        <w:rPr>
          <w:ins w:id="1087" w:author="Ben Stanley" w:date="2018-12-06T22:25:00Z"/>
          <w:rFonts w:ascii="Times New Roman" w:hAnsi="Times New Roman" w:cs="Times New Roman"/>
          <w:color w:val="7030A0"/>
        </w:rPr>
      </w:pPr>
      <w:ins w:id="1088" w:author="Ben Stanley" w:date="2018-12-06T22:27:00Z">
        <w:r w:rsidRPr="002A7078">
          <w:rPr>
            <w:rFonts w:ascii="Times New Roman" w:hAnsi="Times New Roman" w:cs="Times New Roman"/>
            <w:color w:val="7030A0"/>
          </w:rPr>
          <w:t xml:space="preserve">Stanley, Ben. 2014. "The Dynamics of Party-System Supply and Demand in Poland, 1997–2007. Cleavage Change or Shapeless Shifting?" </w:t>
        </w:r>
        <w:r w:rsidRPr="002A7078">
          <w:rPr>
            <w:rFonts w:ascii="Times New Roman" w:hAnsi="Times New Roman" w:cs="Times New Roman"/>
            <w:i/>
            <w:iCs/>
            <w:color w:val="7030A0"/>
          </w:rPr>
          <w:t>Europe-Asia Studies</w:t>
        </w:r>
        <w:r w:rsidRPr="002A7078">
          <w:rPr>
            <w:rFonts w:ascii="Times New Roman" w:hAnsi="Times New Roman" w:cs="Times New Roman"/>
            <w:color w:val="7030A0"/>
          </w:rPr>
          <w:t xml:space="preserve"> 66 (8):1295-322.</w:t>
        </w:r>
      </w:ins>
    </w:p>
    <w:p w14:paraId="4D3182D3" w14:textId="32ACEC6A" w:rsidR="002A7078" w:rsidRPr="0070435B" w:rsidRDefault="002A7078" w:rsidP="000270D5">
      <w:pPr>
        <w:spacing w:line="240" w:lineRule="auto"/>
        <w:ind w:firstLine="708"/>
        <w:rPr>
          <w:ins w:id="1089" w:author="Agnieszka Kwiatkowska" w:date="2018-12-06T12:46:00Z"/>
          <w:rFonts w:ascii="Times New Roman" w:hAnsi="Times New Roman" w:cs="Times New Roman"/>
          <w:color w:val="7030A0"/>
          <w:lang w:val="pl-PL"/>
          <w:rPrChange w:id="1090" w:author="Agnieszka Kwiatkowska" w:date="2018-12-06T14:47:00Z">
            <w:rPr>
              <w:ins w:id="1091" w:author="Agnieszka Kwiatkowska" w:date="2018-12-06T12:46:00Z"/>
              <w:rFonts w:ascii="Times New Roman" w:hAnsi="Times New Roman" w:cs="Times New Roman"/>
              <w:lang w:val="pl-PL"/>
            </w:rPr>
          </w:rPrChange>
        </w:rPr>
      </w:pPr>
      <w:ins w:id="1092" w:author="Ben Stanley" w:date="2018-12-06T22:25:00Z">
        <w:r w:rsidRPr="002A7078">
          <w:rPr>
            <w:rFonts w:ascii="Times New Roman" w:hAnsi="Times New Roman" w:cs="Times New Roman"/>
            <w:color w:val="7030A0"/>
          </w:rPr>
          <w:t xml:space="preserve">Stanley, Ben. 2018. "A New Populist Divide? Correspondences of Supply and Demand in the 2015 Polish Parliamentary Elections." </w:t>
        </w:r>
        <w:r w:rsidRPr="002A7078">
          <w:rPr>
            <w:rFonts w:ascii="Times New Roman" w:hAnsi="Times New Roman" w:cs="Times New Roman"/>
            <w:i/>
            <w:iCs/>
            <w:color w:val="7030A0"/>
          </w:rPr>
          <w:t>East European Politics and Societies</w:t>
        </w:r>
        <w:r>
          <w:rPr>
            <w:rFonts w:ascii="Times New Roman" w:hAnsi="Times New Roman" w:cs="Times New Roman"/>
            <w:color w:val="7030A0"/>
          </w:rPr>
          <w:t xml:space="preserve"> (online publication)</w:t>
        </w:r>
        <w:r w:rsidRPr="002A7078">
          <w:rPr>
            <w:rFonts w:ascii="Times New Roman" w:hAnsi="Times New Roman" w:cs="Times New Roman"/>
            <w:color w:val="7030A0"/>
          </w:rPr>
          <w:t>.</w:t>
        </w:r>
      </w:ins>
    </w:p>
    <w:p w14:paraId="2ACF0CB1" w14:textId="77777777" w:rsidR="000270D5" w:rsidRPr="0070435B" w:rsidRDefault="000270D5">
      <w:pPr>
        <w:spacing w:line="240" w:lineRule="auto"/>
        <w:ind w:right="-233"/>
        <w:jc w:val="both"/>
        <w:rPr>
          <w:ins w:id="1093" w:author="Agnieszka Kwiatkowska" w:date="2018-12-06T12:46:00Z"/>
          <w:rFonts w:ascii="Times New Roman" w:hAnsi="Times New Roman" w:cs="Times New Roman"/>
          <w:color w:val="7030A0"/>
          <w:lang w:val="en-GB"/>
          <w:rPrChange w:id="1094" w:author="Agnieszka Kwiatkowska" w:date="2018-12-06T14:47:00Z">
            <w:rPr>
              <w:ins w:id="1095" w:author="Agnieszka Kwiatkowska" w:date="2018-12-06T12:46:00Z"/>
              <w:rFonts w:ascii="Gadugi" w:hAnsi="Gadugi" w:cs="Times New Roman"/>
              <w:sz w:val="24"/>
              <w:szCs w:val="24"/>
              <w:lang w:val="en-GB"/>
            </w:rPr>
          </w:rPrChange>
        </w:rPr>
        <w:pPrChange w:id="1096" w:author="Agnieszka Kwiatkowska" w:date="2018-12-06T12:43:00Z">
          <w:pPr>
            <w:ind w:right="-233"/>
            <w:jc w:val="both"/>
          </w:pPr>
        </w:pPrChange>
      </w:pPr>
    </w:p>
    <w:p w14:paraId="6426B625" w14:textId="77777777" w:rsidR="00577BE8" w:rsidRPr="000270D5" w:rsidDel="003F3287" w:rsidRDefault="00577BE8">
      <w:pPr>
        <w:spacing w:line="240" w:lineRule="auto"/>
        <w:ind w:right="-233"/>
        <w:jc w:val="both"/>
        <w:rPr>
          <w:del w:id="1097" w:author="user" w:date="2018-12-06T10:36:00Z"/>
          <w:rFonts w:ascii="Times New Roman" w:hAnsi="Times New Roman" w:cs="Times New Roman"/>
          <w:lang w:val="en-GB"/>
          <w:rPrChange w:id="1098" w:author="Agnieszka Kwiatkowska" w:date="2018-12-06T12:43:00Z">
            <w:rPr>
              <w:del w:id="1099" w:author="user" w:date="2018-12-06T10:36:00Z"/>
              <w:rFonts w:ascii="Gadugi" w:hAnsi="Gadugi" w:cs="Times New Roman"/>
              <w:sz w:val="24"/>
              <w:szCs w:val="24"/>
              <w:lang w:val="en-GB"/>
            </w:rPr>
          </w:rPrChange>
        </w:rPr>
        <w:pPrChange w:id="1100" w:author="Agnieszka Kwiatkowska" w:date="2018-12-06T12:43:00Z">
          <w:pPr>
            <w:ind w:right="-233"/>
            <w:jc w:val="both"/>
          </w:pPr>
        </w:pPrChange>
      </w:pPr>
    </w:p>
    <w:p w14:paraId="3C268D19" w14:textId="77777777" w:rsidR="002B5E3A" w:rsidRPr="000270D5" w:rsidDel="003F3287" w:rsidRDefault="002B5E3A">
      <w:pPr>
        <w:spacing w:line="240" w:lineRule="auto"/>
        <w:ind w:right="-233"/>
        <w:jc w:val="both"/>
        <w:rPr>
          <w:del w:id="1101" w:author="user" w:date="2018-12-06T10:36:00Z"/>
          <w:rFonts w:ascii="Times New Roman" w:hAnsi="Times New Roman" w:cs="Times New Roman"/>
          <w:rPrChange w:id="1102" w:author="Agnieszka Kwiatkowska" w:date="2018-12-06T12:43:00Z">
            <w:rPr>
              <w:del w:id="1103" w:author="user" w:date="2018-12-06T10:36:00Z"/>
              <w:rFonts w:ascii="Gadugi" w:hAnsi="Gadugi" w:cs="Times New Roman"/>
              <w:sz w:val="24"/>
              <w:szCs w:val="24"/>
            </w:rPr>
          </w:rPrChange>
        </w:rPr>
        <w:pPrChange w:id="1104" w:author="Agnieszka Kwiatkowska" w:date="2018-12-06T12:43:00Z">
          <w:pPr>
            <w:ind w:right="-233"/>
            <w:jc w:val="both"/>
          </w:pPr>
        </w:pPrChange>
      </w:pPr>
    </w:p>
    <w:p w14:paraId="2DFFC1E3" w14:textId="77777777" w:rsidR="00585522" w:rsidRPr="000270D5" w:rsidRDefault="00585522">
      <w:pPr>
        <w:spacing w:line="240" w:lineRule="auto"/>
        <w:rPr>
          <w:rFonts w:ascii="Times New Roman" w:hAnsi="Times New Roman" w:cs="Times New Roman"/>
          <w:rPrChange w:id="1105" w:author="Agnieszka Kwiatkowska" w:date="2018-12-06T12:43:00Z">
            <w:rPr/>
          </w:rPrChange>
        </w:rPr>
        <w:pPrChange w:id="1106" w:author="Agnieszka Kwiatkowska" w:date="2018-12-06T12:43:00Z">
          <w:pPr/>
        </w:pPrChange>
      </w:pPr>
    </w:p>
    <w:sectPr w:rsidR="00585522" w:rsidRPr="000270D5" w:rsidSect="000270D5">
      <w:pgSz w:w="11906" w:h="16838"/>
      <w:pgMar w:top="851" w:right="1134" w:bottom="851" w:left="1134" w:header="708" w:footer="708" w:gutter="0"/>
      <w:cols w:space="708"/>
      <w:docGrid w:linePitch="360"/>
      <w:sectPrChange w:id="1107" w:author="Agnieszka Kwiatkowska" w:date="2018-12-06T12:43:00Z">
        <w:sectPr w:rsidR="00585522" w:rsidRPr="000270D5" w:rsidSect="000270D5">
          <w:pgMar w:top="1440" w:right="1440" w:bottom="1440" w:left="1440"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21" w:author="Ben Stanley" w:date="2018-12-06T23:10:00Z" w:initials="BS">
    <w:p w14:paraId="24C47E9D" w14:textId="69C10E1D" w:rsidR="009D5CC7" w:rsidRDefault="009D5CC7">
      <w:pPr>
        <w:pStyle w:val="CommentText"/>
      </w:pPr>
      <w:r>
        <w:rPr>
          <w:rStyle w:val="CommentReference"/>
        </w:rPr>
        <w:annotationRef/>
      </w:r>
      <w:r>
        <w:t>This paragraph is problematic: in the context of using CAWI to improve the PNES, drawing attention to how unrepresentative CAWI samples are likely to be in Poland seems counterproductive. For discussion tomorrow.</w:t>
      </w:r>
    </w:p>
  </w:comment>
  <w:comment w:id="928" w:author="Ben Stanley" w:date="2018-12-06T23:14:00Z" w:initials="BS">
    <w:p w14:paraId="70862678" w14:textId="60FA80DA" w:rsidR="009D5CC7" w:rsidRDefault="009D5CC7">
      <w:pPr>
        <w:pStyle w:val="CommentText"/>
      </w:pPr>
      <w:r>
        <w:rPr>
          <w:rStyle w:val="CommentReference"/>
        </w:rPr>
        <w:annotationRef/>
      </w:r>
      <w:r>
        <w:t xml:space="preserve">I am not entirely sure I follow the argument here, but is it proposed that we use the CAPI results to impute missing values in the CAWI datasets? If so, I am not sure this really solves our problem, which is one of an un-representative sample rather than significant amounts of missing data. It seems to me that we should be focusing on using CAPI results to derive weights for </w:t>
      </w:r>
      <w:proofErr w:type="spellStart"/>
      <w:r>
        <w:t>normalising</w:t>
      </w:r>
      <w:proofErr w:type="spellEnd"/>
      <w:r>
        <w:t xml:space="preserve"> CAWI data, but </w:t>
      </w:r>
      <w:r w:rsidR="00587824">
        <w:t>this needs discussion first as I may have misunderstood the idea here.</w:t>
      </w:r>
    </w:p>
  </w:comment>
  <w:comment w:id="941" w:author="Ben Stanley" w:date="2018-12-06T23:18:00Z" w:initials="BS">
    <w:p w14:paraId="052E1599" w14:textId="564BD3D8" w:rsidR="00587824" w:rsidRDefault="00587824">
      <w:pPr>
        <w:pStyle w:val="CommentText"/>
      </w:pPr>
      <w:r>
        <w:rPr>
          <w:rStyle w:val="CommentReference"/>
        </w:rPr>
        <w:annotationRef/>
      </w:r>
      <w:r>
        <w:t xml:space="preserve">I will write this tomorrow afternoon, but first I need to consult with Radek and </w:t>
      </w:r>
      <w:proofErr w:type="spellStart"/>
      <w:r>
        <w:t>Michał</w:t>
      </w:r>
      <w:proofErr w:type="spellEnd"/>
      <w:r>
        <w:t xml:space="preserve"> about the problem they identified of dropouts between the pre- and post-electoral waves. </w:t>
      </w:r>
      <w:bookmarkStart w:id="949" w:name="_GoBack"/>
      <w:bookmarkEnd w:id="949"/>
      <w:r>
        <w:t xml:space="preserve">   </w:t>
      </w:r>
    </w:p>
  </w:comment>
  <w:comment w:id="1032" w:author="Ben Stanley" w:date="2018-12-06T22:40:00Z" w:initials="BS">
    <w:p w14:paraId="4D76F67C" w14:textId="095787C9" w:rsidR="001226FB" w:rsidRDefault="001226FB">
      <w:pPr>
        <w:pStyle w:val="CommentText"/>
      </w:pPr>
      <w:r>
        <w:rPr>
          <w:rStyle w:val="CommentReference"/>
        </w:rPr>
        <w:annotationRef/>
      </w:r>
      <w:r>
        <w:t xml:space="preserve">Does SWPS have a Stata </w:t>
      </w:r>
      <w:proofErr w:type="spellStart"/>
      <w:r>
        <w:t>licence</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4C47E9D" w15:done="0"/>
  <w15:commentEx w15:paraId="70862678" w15:done="0"/>
  <w15:commentEx w15:paraId="052E1599" w15:done="0"/>
  <w15:commentEx w15:paraId="4D76F67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4C47E9D" w16cid:durableId="1FB42ACD"/>
  <w16cid:commentId w16cid:paraId="70862678" w16cid:durableId="1FB42BC0"/>
  <w16cid:commentId w16cid:paraId="052E1599" w16cid:durableId="1FB42CC9"/>
  <w16cid:commentId w16cid:paraId="4D76F67C" w16cid:durableId="1FB423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28A624" w14:textId="77777777" w:rsidR="0064259E" w:rsidRDefault="0064259E" w:rsidP="00C03048">
      <w:pPr>
        <w:spacing w:after="0" w:line="240" w:lineRule="auto"/>
      </w:pPr>
      <w:r>
        <w:separator/>
      </w:r>
    </w:p>
  </w:endnote>
  <w:endnote w:type="continuationSeparator" w:id="0">
    <w:p w14:paraId="032B8F1E" w14:textId="77777777" w:rsidR="0064259E" w:rsidRDefault="0064259E" w:rsidP="00C03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Segoe UI">
    <w:altName w:val="Calibri"/>
    <w:panose1 w:val="020B0604020202020204"/>
    <w:charset w:val="EE"/>
    <w:family w:val="swiss"/>
    <w:pitch w:val="variable"/>
    <w:sig w:usb0="E00022FF" w:usb1="C000205B" w:usb2="00000009" w:usb3="00000000" w:csb0="000001DF" w:csb1="00000000"/>
  </w:font>
  <w:font w:name="Gadugi">
    <w:altName w:val="DejaVu Sans"/>
    <w:panose1 w:val="020B0502040204020203"/>
    <w:charset w:val="00"/>
    <w:family w:val="swiss"/>
    <w:pitch w:val="variable"/>
    <w:sig w:usb0="80000003" w:usb1="02000000" w:usb2="00003000" w:usb3="00000000" w:csb0="00000001" w:csb1="00000000"/>
  </w:font>
  <w:font w:name="Calibri Light">
    <w:panose1 w:val="020F0302020204030204"/>
    <w:charset w:val="EE"/>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81B5BF" w14:textId="77777777" w:rsidR="0064259E" w:rsidRDefault="0064259E" w:rsidP="00C03048">
      <w:pPr>
        <w:spacing w:after="0" w:line="240" w:lineRule="auto"/>
      </w:pPr>
      <w:r>
        <w:separator/>
      </w:r>
    </w:p>
  </w:footnote>
  <w:footnote w:type="continuationSeparator" w:id="0">
    <w:p w14:paraId="6D38C463" w14:textId="77777777" w:rsidR="0064259E" w:rsidRDefault="0064259E" w:rsidP="00C03048">
      <w:pPr>
        <w:spacing w:after="0" w:line="240" w:lineRule="auto"/>
      </w:pPr>
      <w:r>
        <w:continuationSeparator/>
      </w:r>
    </w:p>
  </w:footnote>
  <w:footnote w:id="1">
    <w:p w14:paraId="58675056" w14:textId="77777777" w:rsidR="00C03048" w:rsidRPr="00D72CBD" w:rsidRDefault="00C03048" w:rsidP="005646C2">
      <w:pPr>
        <w:pStyle w:val="FootnoteText"/>
        <w:jc w:val="both"/>
        <w:rPr>
          <w:rFonts w:ascii="Times New Roman" w:hAnsi="Times New Roman" w:cs="Times New Roman"/>
          <w:rPrChange w:id="25" w:author="Agnieszka Kwiatkowska" w:date="2018-12-06T13:53:00Z">
            <w:rPr/>
          </w:rPrChange>
        </w:rPr>
      </w:pPr>
      <w:r w:rsidRPr="00D72CBD">
        <w:rPr>
          <w:rStyle w:val="FootnoteReference"/>
          <w:rFonts w:ascii="Times New Roman" w:hAnsi="Times New Roman" w:cs="Times New Roman"/>
          <w:rPrChange w:id="26" w:author="Agnieszka Kwiatkowska" w:date="2018-12-06T13:53:00Z">
            <w:rPr>
              <w:rStyle w:val="FootnoteReference"/>
            </w:rPr>
          </w:rPrChange>
        </w:rPr>
        <w:footnoteRef/>
      </w:r>
      <w:r w:rsidRPr="00D72CBD">
        <w:rPr>
          <w:rFonts w:ascii="Times New Roman" w:hAnsi="Times New Roman" w:cs="Times New Roman"/>
          <w:rPrChange w:id="27" w:author="Agnieszka Kwiatkowska" w:date="2018-12-06T13:53:00Z">
            <w:rPr/>
          </w:rPrChange>
        </w:rPr>
        <w:t xml:space="preserve"> It should also be stressed that electoral research predating PNES took place in Poland from the very beginning of the transition to democracy, and the team of researchers which inaugurated PNES undertook survey research into elections as early as the 1990 presidential election.</w:t>
      </w:r>
      <w:r w:rsidR="005646C2" w:rsidRPr="00D72CBD">
        <w:rPr>
          <w:rFonts w:ascii="Times New Roman" w:hAnsi="Times New Roman" w:cs="Times New Roman"/>
          <w:rPrChange w:id="28" w:author="Agnieszka Kwiatkowska" w:date="2018-12-06T13:53:00Z">
            <w:rPr/>
          </w:rPrChange>
        </w:rPr>
        <w:t xml:space="preserve"> </w:t>
      </w:r>
      <w:r w:rsidRPr="00D72CBD">
        <w:rPr>
          <w:rFonts w:ascii="Times New Roman" w:hAnsi="Times New Roman" w:cs="Times New Roman"/>
          <w:rPrChange w:id="29" w:author="Agnieszka Kwiatkowska" w:date="2018-12-06T13:53:00Z">
            <w:rPr/>
          </w:rPrChange>
        </w:rPr>
        <w:t>Furthermore, while the main focus of PNES has been parliamentary elections, the team has also covered the majority of presidential elections and elections to the European Parliament.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1A22E3F"/>
    <w:multiLevelType w:val="hybridMultilevel"/>
    <w:tmpl w:val="ABFEC9C2"/>
    <w:lvl w:ilvl="0" w:tplc="A9524E46">
      <w:start w:val="1"/>
      <w:numFmt w:val="bullet"/>
      <w:lvlText w:val=""/>
      <w:lvlJc w:val="left"/>
      <w:pPr>
        <w:tabs>
          <w:tab w:val="num" w:pos="227"/>
        </w:tabs>
        <w:ind w:left="227" w:hanging="227"/>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 Stanley">
    <w15:presenceInfo w15:providerId="Windows Live" w15:userId="a17198402de9b717"/>
  </w15:person>
  <w15:person w15:author="Radosław Markowski">
    <w15:presenceInfo w15:providerId="AD" w15:userId="S-1-5-21-347796530-803214506-2635164308-229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proofState w:spelling="clean" w:grammar="clean"/>
  <w:trackRevisions/>
  <w:documentProtection w:edit="trackedChanges" w:enforcement="1"/>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048"/>
    <w:rsid w:val="0001291C"/>
    <w:rsid w:val="00022AA3"/>
    <w:rsid w:val="000270D5"/>
    <w:rsid w:val="00030157"/>
    <w:rsid w:val="000515DB"/>
    <w:rsid w:val="00070591"/>
    <w:rsid w:val="001226FB"/>
    <w:rsid w:val="001320D2"/>
    <w:rsid w:val="001617B4"/>
    <w:rsid w:val="00171C3E"/>
    <w:rsid w:val="00182188"/>
    <w:rsid w:val="001A00A5"/>
    <w:rsid w:val="001F4256"/>
    <w:rsid w:val="00203964"/>
    <w:rsid w:val="002372E7"/>
    <w:rsid w:val="00272DD5"/>
    <w:rsid w:val="002A7078"/>
    <w:rsid w:val="002B5E3A"/>
    <w:rsid w:val="00302CDB"/>
    <w:rsid w:val="0039093D"/>
    <w:rsid w:val="003F11B1"/>
    <w:rsid w:val="003F3287"/>
    <w:rsid w:val="0043516C"/>
    <w:rsid w:val="00452857"/>
    <w:rsid w:val="00472446"/>
    <w:rsid w:val="005618BD"/>
    <w:rsid w:val="005646C2"/>
    <w:rsid w:val="00577BE8"/>
    <w:rsid w:val="00585522"/>
    <w:rsid w:val="00587824"/>
    <w:rsid w:val="005D58FC"/>
    <w:rsid w:val="005E559F"/>
    <w:rsid w:val="00600439"/>
    <w:rsid w:val="0064259E"/>
    <w:rsid w:val="006628A0"/>
    <w:rsid w:val="0068165C"/>
    <w:rsid w:val="00697967"/>
    <w:rsid w:val="0070435B"/>
    <w:rsid w:val="00771AC8"/>
    <w:rsid w:val="007A5F74"/>
    <w:rsid w:val="007B1330"/>
    <w:rsid w:val="007B196B"/>
    <w:rsid w:val="007F19A5"/>
    <w:rsid w:val="00804368"/>
    <w:rsid w:val="00851513"/>
    <w:rsid w:val="00874436"/>
    <w:rsid w:val="008755B6"/>
    <w:rsid w:val="008800E9"/>
    <w:rsid w:val="009836FE"/>
    <w:rsid w:val="00994DDE"/>
    <w:rsid w:val="009D5CC7"/>
    <w:rsid w:val="00A1795D"/>
    <w:rsid w:val="00A61C32"/>
    <w:rsid w:val="00AB063F"/>
    <w:rsid w:val="00AC4AA0"/>
    <w:rsid w:val="00B66661"/>
    <w:rsid w:val="00B76621"/>
    <w:rsid w:val="00C020CD"/>
    <w:rsid w:val="00C03048"/>
    <w:rsid w:val="00C2085D"/>
    <w:rsid w:val="00C4767C"/>
    <w:rsid w:val="00CA1569"/>
    <w:rsid w:val="00D72CBD"/>
    <w:rsid w:val="00D74F6A"/>
    <w:rsid w:val="00DB17FE"/>
    <w:rsid w:val="00DB659F"/>
    <w:rsid w:val="00E142B9"/>
    <w:rsid w:val="00E6530F"/>
    <w:rsid w:val="00ED2F61"/>
    <w:rsid w:val="00F17334"/>
    <w:rsid w:val="00F470E8"/>
    <w:rsid w:val="00F934D2"/>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232F"/>
  <w15:docId w15:val="{A0CFC96E-4D84-BC40-B49C-C7936F3A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3048"/>
    <w:pPr>
      <w:spacing w:after="200" w:line="276" w:lineRule="auto"/>
    </w:pPr>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C030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3048"/>
    <w:rPr>
      <w:sz w:val="20"/>
      <w:szCs w:val="20"/>
      <w:lang w:val="en-US"/>
    </w:rPr>
  </w:style>
  <w:style w:type="character" w:styleId="FootnoteReference">
    <w:name w:val="footnote reference"/>
    <w:basedOn w:val="DefaultParagraphFont"/>
    <w:uiPriority w:val="99"/>
    <w:semiHidden/>
    <w:unhideWhenUsed/>
    <w:rsid w:val="00C03048"/>
    <w:rPr>
      <w:vertAlign w:val="superscript"/>
    </w:rPr>
  </w:style>
  <w:style w:type="paragraph" w:styleId="NoSpacing">
    <w:name w:val="No Spacing"/>
    <w:uiPriority w:val="1"/>
    <w:qFormat/>
    <w:rsid w:val="00C03048"/>
    <w:pPr>
      <w:spacing w:after="0" w:line="240" w:lineRule="auto"/>
    </w:pPr>
    <w:rPr>
      <w:rFonts w:ascii="Calibri" w:eastAsia="Calibri" w:hAnsi="Calibri" w:cs="Times New Roman"/>
      <w:lang w:val="en-US"/>
    </w:rPr>
  </w:style>
  <w:style w:type="paragraph" w:customStyle="1" w:styleId="KriesiLiteratur">
    <w:name w:val="KriesiLiteratur"/>
    <w:basedOn w:val="Normal"/>
    <w:rsid w:val="00C03048"/>
    <w:pPr>
      <w:tabs>
        <w:tab w:val="left" w:pos="2200"/>
      </w:tabs>
      <w:spacing w:after="240" w:line="240" w:lineRule="auto"/>
      <w:ind w:left="539" w:hanging="539"/>
      <w:jc w:val="both"/>
    </w:pPr>
    <w:rPr>
      <w:rFonts w:ascii="Times New Roman" w:eastAsia="Calibri" w:hAnsi="Times New Roman" w:cs="Times New Roman"/>
      <w:sz w:val="24"/>
      <w:szCs w:val="20"/>
      <w:lang w:val="en-GB" w:eastAsia="de-DE"/>
    </w:rPr>
  </w:style>
  <w:style w:type="paragraph" w:styleId="Bibliography">
    <w:name w:val="Bibliography"/>
    <w:basedOn w:val="Normal"/>
    <w:next w:val="Normal"/>
    <w:uiPriority w:val="37"/>
    <w:semiHidden/>
    <w:unhideWhenUsed/>
    <w:rsid w:val="00C03048"/>
  </w:style>
  <w:style w:type="character" w:styleId="Hyperlink">
    <w:name w:val="Hyperlink"/>
    <w:uiPriority w:val="99"/>
    <w:unhideWhenUsed/>
    <w:rsid w:val="00C03048"/>
    <w:rPr>
      <w:color w:val="0000FF"/>
      <w:u w:val="single"/>
    </w:rPr>
  </w:style>
  <w:style w:type="paragraph" w:styleId="EndnoteText">
    <w:name w:val="endnote text"/>
    <w:basedOn w:val="Normal"/>
    <w:link w:val="EndnoteTextChar"/>
    <w:semiHidden/>
    <w:rsid w:val="00C03048"/>
    <w:pPr>
      <w:spacing w:after="0" w:line="240" w:lineRule="auto"/>
    </w:pPr>
    <w:rPr>
      <w:rFonts w:ascii="Times New Roman" w:eastAsia="Times New Roman" w:hAnsi="Times New Roman" w:cs="Times New Roman"/>
      <w:sz w:val="20"/>
      <w:szCs w:val="20"/>
      <w:lang w:val="it-IT" w:eastAsia="it-IT"/>
    </w:rPr>
  </w:style>
  <w:style w:type="character" w:customStyle="1" w:styleId="EndnoteTextChar">
    <w:name w:val="Endnote Text Char"/>
    <w:basedOn w:val="DefaultParagraphFont"/>
    <w:link w:val="EndnoteText"/>
    <w:semiHidden/>
    <w:rsid w:val="00C03048"/>
    <w:rPr>
      <w:rFonts w:ascii="Times New Roman" w:eastAsia="Times New Roman" w:hAnsi="Times New Roman" w:cs="Times New Roman"/>
      <w:sz w:val="20"/>
      <w:szCs w:val="20"/>
      <w:lang w:val="it-IT" w:eastAsia="it-IT"/>
    </w:rPr>
  </w:style>
  <w:style w:type="paragraph" w:styleId="Header">
    <w:name w:val="header"/>
    <w:basedOn w:val="Normal"/>
    <w:link w:val="HeaderChar"/>
    <w:unhideWhenUsed/>
    <w:rsid w:val="00C03048"/>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C03048"/>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C0304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03048"/>
    <w:rPr>
      <w:i/>
      <w:iCs/>
    </w:rPr>
  </w:style>
  <w:style w:type="character" w:styleId="Strong">
    <w:name w:val="Strong"/>
    <w:basedOn w:val="DefaultParagraphFont"/>
    <w:uiPriority w:val="22"/>
    <w:qFormat/>
    <w:rsid w:val="00C03048"/>
    <w:rPr>
      <w:b/>
      <w:bCs/>
    </w:rPr>
  </w:style>
  <w:style w:type="character" w:styleId="CommentReference">
    <w:name w:val="annotation reference"/>
    <w:basedOn w:val="DefaultParagraphFont"/>
    <w:uiPriority w:val="99"/>
    <w:semiHidden/>
    <w:unhideWhenUsed/>
    <w:rsid w:val="00C03048"/>
    <w:rPr>
      <w:sz w:val="16"/>
      <w:szCs w:val="16"/>
    </w:rPr>
  </w:style>
  <w:style w:type="paragraph" w:styleId="CommentText">
    <w:name w:val="annotation text"/>
    <w:basedOn w:val="Normal"/>
    <w:link w:val="CommentTextChar"/>
    <w:uiPriority w:val="99"/>
    <w:semiHidden/>
    <w:unhideWhenUsed/>
    <w:rsid w:val="00C03048"/>
    <w:pPr>
      <w:spacing w:line="240" w:lineRule="auto"/>
    </w:pPr>
    <w:rPr>
      <w:sz w:val="20"/>
      <w:szCs w:val="20"/>
    </w:rPr>
  </w:style>
  <w:style w:type="character" w:customStyle="1" w:styleId="CommentTextChar">
    <w:name w:val="Comment Text Char"/>
    <w:basedOn w:val="DefaultParagraphFont"/>
    <w:link w:val="CommentText"/>
    <w:uiPriority w:val="99"/>
    <w:semiHidden/>
    <w:rsid w:val="00C03048"/>
    <w:rPr>
      <w:sz w:val="20"/>
      <w:szCs w:val="20"/>
      <w:lang w:val="en-US"/>
    </w:rPr>
  </w:style>
  <w:style w:type="paragraph" w:styleId="CommentSubject">
    <w:name w:val="annotation subject"/>
    <w:basedOn w:val="CommentText"/>
    <w:next w:val="CommentText"/>
    <w:link w:val="CommentSubjectChar"/>
    <w:uiPriority w:val="99"/>
    <w:semiHidden/>
    <w:unhideWhenUsed/>
    <w:rsid w:val="00C03048"/>
    <w:rPr>
      <w:b/>
      <w:bCs/>
    </w:rPr>
  </w:style>
  <w:style w:type="character" w:customStyle="1" w:styleId="CommentSubjectChar">
    <w:name w:val="Comment Subject Char"/>
    <w:basedOn w:val="CommentTextChar"/>
    <w:link w:val="CommentSubject"/>
    <w:uiPriority w:val="99"/>
    <w:semiHidden/>
    <w:rsid w:val="00C03048"/>
    <w:rPr>
      <w:b/>
      <w:bCs/>
      <w:sz w:val="20"/>
      <w:szCs w:val="20"/>
      <w:lang w:val="en-US"/>
    </w:rPr>
  </w:style>
  <w:style w:type="paragraph" w:styleId="Revision">
    <w:name w:val="Revision"/>
    <w:hidden/>
    <w:uiPriority w:val="99"/>
    <w:semiHidden/>
    <w:rsid w:val="00C03048"/>
    <w:pPr>
      <w:spacing w:after="0" w:line="240" w:lineRule="auto"/>
    </w:pPr>
    <w:rPr>
      <w:lang w:val="en-US"/>
    </w:rPr>
  </w:style>
  <w:style w:type="paragraph" w:styleId="BalloonText">
    <w:name w:val="Balloon Text"/>
    <w:basedOn w:val="Normal"/>
    <w:link w:val="BalloonTextChar"/>
    <w:uiPriority w:val="99"/>
    <w:semiHidden/>
    <w:unhideWhenUsed/>
    <w:rsid w:val="00C030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3048"/>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6817</Words>
  <Characters>38857</Characters>
  <Application>Microsoft Office Word</Application>
  <DocSecurity>0</DocSecurity>
  <Lines>323</Lines>
  <Paragraphs>91</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45583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Stanley</dc:creator>
  <cp:lastModifiedBy>Ben Stanley</cp:lastModifiedBy>
  <cp:revision>6</cp:revision>
  <cp:lastPrinted>2018-12-06T08:51:00Z</cp:lastPrinted>
  <dcterms:created xsi:type="dcterms:W3CDTF">2018-12-06T20:59:00Z</dcterms:created>
  <dcterms:modified xsi:type="dcterms:W3CDTF">2018-12-06T22:21:00Z</dcterms:modified>
</cp:coreProperties>
</file>