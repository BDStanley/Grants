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6E38E7" w14:textId="5EF338B3" w:rsidR="00E8658D" w:rsidRPr="00B96331" w:rsidRDefault="00E8658D" w:rsidP="00526DA8">
      <w:pPr>
        <w:spacing w:after="0" w:line="240" w:lineRule="auto"/>
        <w:ind w:right="-233"/>
        <w:jc w:val="both"/>
        <w:rPr>
          <w:rFonts w:ascii="Times New Roman" w:hAnsi="Times New Roman" w:cs="Times New Roman"/>
          <w:u w:val="single"/>
          <w:lang w:val="en-GB"/>
        </w:rPr>
      </w:pPr>
      <w:r w:rsidRPr="00B96331">
        <w:rPr>
          <w:rFonts w:ascii="Times New Roman" w:hAnsi="Times New Roman" w:cs="Times New Roman"/>
          <w:u w:val="single"/>
          <w:lang w:val="en-GB"/>
        </w:rPr>
        <w:t>1. Research project objectives</w:t>
      </w:r>
    </w:p>
    <w:p w14:paraId="7E51BC17" w14:textId="42BAD528" w:rsidR="00E8658D" w:rsidRPr="00B96331" w:rsidRDefault="00E8658D" w:rsidP="00526DA8">
      <w:pPr>
        <w:spacing w:after="0" w:line="240" w:lineRule="auto"/>
        <w:ind w:right="-233"/>
        <w:jc w:val="both"/>
        <w:rPr>
          <w:rFonts w:ascii="Times New Roman" w:hAnsi="Times New Roman" w:cs="Times New Roman"/>
          <w:lang w:val="en-GB"/>
        </w:rPr>
      </w:pPr>
      <w:r w:rsidRPr="00B96331">
        <w:rPr>
          <w:rFonts w:ascii="Times New Roman" w:hAnsi="Times New Roman" w:cs="Times New Roman"/>
          <w:lang w:val="en-GB"/>
        </w:rPr>
        <w:t xml:space="preserve">Since its launch in 1997, the </w:t>
      </w:r>
      <w:r w:rsidRPr="00B96331">
        <w:rPr>
          <w:rFonts w:ascii="Times New Roman" w:hAnsi="Times New Roman" w:cs="Times New Roman"/>
          <w:b/>
          <w:lang w:val="en-GB"/>
        </w:rPr>
        <w:t xml:space="preserve">key objective of the Polish National Election Study (PNES; in Polish: Polskie Generalne Studium Wyborcze, </w:t>
      </w:r>
      <w:r w:rsidR="000745D2" w:rsidRPr="00B96331">
        <w:rPr>
          <w:rFonts w:ascii="Times New Roman" w:hAnsi="Times New Roman" w:cs="Times New Roman"/>
          <w:b/>
          <w:lang w:val="en-GB"/>
        </w:rPr>
        <w:t>PNES</w:t>
      </w:r>
      <w:r w:rsidRPr="00B96331">
        <w:rPr>
          <w:rFonts w:ascii="Times New Roman" w:hAnsi="Times New Roman" w:cs="Times New Roman"/>
          <w:b/>
          <w:lang w:val="en-GB"/>
        </w:rPr>
        <w:t>) has been to cover the most significant electoral event in Polish politics, the election to the two chambers of the National Assembly, the Sejm and the Senate. The PNES follows the logic of national election studies worldwide</w:t>
      </w:r>
      <w:r w:rsidRPr="00B96331">
        <w:rPr>
          <w:rFonts w:ascii="Times New Roman" w:hAnsi="Times New Roman" w:cs="Times New Roman"/>
          <w:lang w:val="en-GB"/>
        </w:rPr>
        <w:t xml:space="preserve">, seeking to clarify the aggregate result of </w:t>
      </w:r>
      <w:del w:id="0" w:author="Ben Stanley" w:date="2018-12-16T19:49:00Z">
        <w:r w:rsidRPr="00B96331" w:rsidDel="0083419B">
          <w:rPr>
            <w:rFonts w:ascii="Times New Roman" w:hAnsi="Times New Roman" w:cs="Times New Roman"/>
            <w:lang w:val="en-GB"/>
          </w:rPr>
          <w:delText xml:space="preserve">an </w:delText>
        </w:r>
      </w:del>
      <w:r w:rsidRPr="00B96331">
        <w:rPr>
          <w:rFonts w:ascii="Times New Roman" w:hAnsi="Times New Roman" w:cs="Times New Roman"/>
          <w:lang w:val="en-GB"/>
        </w:rPr>
        <w:t>election</w:t>
      </w:r>
      <w:ins w:id="1" w:author="Ben Stanley" w:date="2018-12-16T19:49:00Z">
        <w:r w:rsidR="0083419B">
          <w:rPr>
            <w:rFonts w:ascii="Times New Roman" w:hAnsi="Times New Roman" w:cs="Times New Roman"/>
            <w:lang w:val="en-GB"/>
          </w:rPr>
          <w:t>s</w:t>
        </w:r>
      </w:ins>
      <w:r w:rsidRPr="00B96331">
        <w:rPr>
          <w:rFonts w:ascii="Times New Roman" w:hAnsi="Times New Roman" w:cs="Times New Roman"/>
          <w:lang w:val="en-GB"/>
        </w:rPr>
        <w:t xml:space="preserve"> and to explain the individual choices of citizens regarding turnout (whether to participate in an election or not), and vote choice (for whom to cast a vote).</w:t>
      </w:r>
      <w:r w:rsidR="00AB3DAB" w:rsidRPr="00B96331">
        <w:rPr>
          <w:rFonts w:ascii="Times New Roman" w:hAnsi="Times New Roman" w:cs="Times New Roman"/>
          <w:lang w:val="en-GB"/>
        </w:rPr>
        <w:t xml:space="preserve"> </w:t>
      </w:r>
      <w:ins w:id="2" w:author="Ben Stanley" w:date="2018-12-16T19:50:00Z">
        <w:r w:rsidR="00D15375">
          <w:rPr>
            <w:rFonts w:ascii="Times New Roman" w:hAnsi="Times New Roman" w:cs="Times New Roman"/>
            <w:lang w:val="en-GB"/>
          </w:rPr>
          <w:t xml:space="preserve">The PNES has given rise to </w:t>
        </w:r>
        <w:r w:rsidR="00310610">
          <w:rPr>
            <w:rFonts w:ascii="Times New Roman" w:hAnsi="Times New Roman" w:cs="Times New Roman"/>
            <w:lang w:val="en-GB"/>
          </w:rPr>
          <w:t>many publications that have made a significant contrib</w:t>
        </w:r>
      </w:ins>
      <w:ins w:id="3" w:author="Ben Stanley" w:date="2018-12-16T19:51:00Z">
        <w:r w:rsidR="00310610">
          <w:rPr>
            <w:rFonts w:ascii="Times New Roman" w:hAnsi="Times New Roman" w:cs="Times New Roman"/>
            <w:lang w:val="en-GB"/>
          </w:rPr>
          <w:t xml:space="preserve">ution to the study of Polish politics and democracy </w:t>
        </w:r>
      </w:ins>
      <w:del w:id="4" w:author="Ben Stanley" w:date="2018-12-16T19:51:00Z">
        <w:r w:rsidR="00C8211C" w:rsidRPr="00B96331" w:rsidDel="00310610">
          <w:rPr>
            <w:rFonts w:ascii="Times New Roman" w:hAnsi="Times New Roman" w:cs="Times New Roman"/>
            <w:lang w:val="en-GB"/>
          </w:rPr>
          <w:delText xml:space="preserve">Several </w:delText>
        </w:r>
        <w:r w:rsidR="009821A0" w:rsidRPr="00B96331" w:rsidDel="00310610">
          <w:rPr>
            <w:rFonts w:ascii="Times New Roman" w:hAnsi="Times New Roman" w:cs="Times New Roman"/>
            <w:lang w:val="en-GB"/>
          </w:rPr>
          <w:delText xml:space="preserve">– among many other </w:delText>
        </w:r>
        <w:r w:rsidR="00A02E8F" w:rsidRPr="00B96331" w:rsidDel="00310610">
          <w:rPr>
            <w:rFonts w:ascii="Times New Roman" w:hAnsi="Times New Roman" w:cs="Times New Roman"/>
            <w:lang w:val="en-GB"/>
          </w:rPr>
          <w:delText>–</w:delText>
        </w:r>
        <w:r w:rsidR="009821A0" w:rsidRPr="00B96331" w:rsidDel="00310610">
          <w:rPr>
            <w:rFonts w:ascii="Times New Roman" w:hAnsi="Times New Roman" w:cs="Times New Roman"/>
            <w:lang w:val="en-GB"/>
          </w:rPr>
          <w:delText xml:space="preserve"> </w:delText>
        </w:r>
        <w:r w:rsidR="00C8211C" w:rsidRPr="00B96331" w:rsidDel="00310610">
          <w:rPr>
            <w:rFonts w:ascii="Times New Roman" w:hAnsi="Times New Roman" w:cs="Times New Roman"/>
            <w:lang w:val="en-GB"/>
          </w:rPr>
          <w:delText>p</w:delText>
        </w:r>
        <w:r w:rsidR="00AB3DAB" w:rsidRPr="00B96331" w:rsidDel="00310610">
          <w:rPr>
            <w:rFonts w:ascii="Times New Roman" w:hAnsi="Times New Roman" w:cs="Times New Roman"/>
            <w:lang w:val="en-GB"/>
          </w:rPr>
          <w:delText>ublications</w:delText>
        </w:r>
        <w:r w:rsidR="00A02E8F" w:rsidRPr="00B96331" w:rsidDel="00310610">
          <w:rPr>
            <w:rFonts w:ascii="Times New Roman" w:hAnsi="Times New Roman" w:cs="Times New Roman"/>
            <w:lang w:val="en-GB"/>
          </w:rPr>
          <w:delText xml:space="preserve"> </w:delText>
        </w:r>
        <w:r w:rsidR="00C8211C" w:rsidRPr="00B96331" w:rsidDel="00310610">
          <w:rPr>
            <w:rFonts w:ascii="Times New Roman" w:hAnsi="Times New Roman" w:cs="Times New Roman"/>
            <w:lang w:val="en-GB"/>
          </w:rPr>
          <w:delText>based on PNES</w:delText>
        </w:r>
        <w:r w:rsidR="00AB3DAB" w:rsidRPr="00B96331" w:rsidDel="00310610">
          <w:rPr>
            <w:rFonts w:ascii="Times New Roman" w:hAnsi="Times New Roman" w:cs="Times New Roman"/>
            <w:lang w:val="en-GB"/>
          </w:rPr>
          <w:delText xml:space="preserve"> </w:delText>
        </w:r>
      </w:del>
      <w:r w:rsidR="00C8211C" w:rsidRPr="00B96331">
        <w:rPr>
          <w:rFonts w:ascii="Times New Roman" w:hAnsi="Times New Roman" w:cs="Times New Roman"/>
          <w:lang w:val="en-GB"/>
        </w:rPr>
        <w:t>(</w:t>
      </w:r>
      <w:ins w:id="5" w:author="Ben Stanley" w:date="2018-12-16T19:51:00Z">
        <w:r w:rsidR="00310610">
          <w:rPr>
            <w:rFonts w:ascii="Times New Roman" w:hAnsi="Times New Roman" w:cs="Times New Roman"/>
            <w:lang w:val="en-GB"/>
          </w:rPr>
          <w:t xml:space="preserve">see, above all, </w:t>
        </w:r>
      </w:ins>
      <w:r w:rsidR="00C8211C" w:rsidRPr="00B96331">
        <w:rPr>
          <w:rFonts w:ascii="Times New Roman" w:hAnsi="Times New Roman" w:cs="Times New Roman"/>
          <w:lang w:val="en-GB"/>
        </w:rPr>
        <w:t xml:space="preserve">Markowski 2002; </w:t>
      </w:r>
      <w:r w:rsidR="00CE7BAE" w:rsidRPr="00B96331">
        <w:rPr>
          <w:rFonts w:ascii="Times New Roman" w:hAnsi="Times New Roman" w:cs="Times New Roman"/>
          <w:lang w:val="en-GB"/>
        </w:rPr>
        <w:t xml:space="preserve">Markowski, Tucker 2005; </w:t>
      </w:r>
      <w:r w:rsidR="00264736" w:rsidRPr="00B96331">
        <w:rPr>
          <w:rFonts w:ascii="Times New Roman" w:hAnsi="Times New Roman" w:cs="Times New Roman"/>
          <w:lang w:val="en-GB"/>
        </w:rPr>
        <w:t xml:space="preserve">Jasiewicz 2008; </w:t>
      </w:r>
      <w:r w:rsidR="00D7103E" w:rsidRPr="00B96331">
        <w:rPr>
          <w:rFonts w:ascii="Times New Roman" w:hAnsi="Times New Roman" w:cs="Times New Roman"/>
          <w:lang w:val="en-GB"/>
        </w:rPr>
        <w:t>Cześnik</w:t>
      </w:r>
      <w:r w:rsidR="00CE7BAE" w:rsidRPr="00B96331">
        <w:rPr>
          <w:rFonts w:ascii="Times New Roman" w:hAnsi="Times New Roman" w:cs="Times New Roman"/>
          <w:lang w:val="en-GB"/>
        </w:rPr>
        <w:t xml:space="preserve">, </w:t>
      </w:r>
      <w:r w:rsidR="00D7103E" w:rsidRPr="00B96331">
        <w:rPr>
          <w:rFonts w:ascii="Times New Roman" w:hAnsi="Times New Roman" w:cs="Times New Roman"/>
          <w:lang w:val="en-GB"/>
        </w:rPr>
        <w:t>Żerkowska</w:t>
      </w:r>
      <w:r w:rsidR="00CE7BAE" w:rsidRPr="00B96331">
        <w:rPr>
          <w:rFonts w:ascii="Times New Roman" w:hAnsi="Times New Roman" w:cs="Times New Roman"/>
          <w:lang w:val="en-GB"/>
        </w:rPr>
        <w:t xml:space="preserve">-Balas, Kotnarowski 2013; Kotnarowski, Markowski 2014; </w:t>
      </w:r>
      <w:r w:rsidR="00C8211C" w:rsidRPr="00B96331">
        <w:rPr>
          <w:rFonts w:ascii="Times New Roman" w:hAnsi="Times New Roman" w:cs="Times New Roman"/>
          <w:lang w:val="en-GB"/>
        </w:rPr>
        <w:t>Tworzecki, Markowski 2014; Markowski, Cześnik, Kotnarowski 2015)</w:t>
      </w:r>
      <w:ins w:id="6" w:author="Ben Stanley" w:date="2018-12-16T19:53:00Z">
        <w:r w:rsidR="00827542">
          <w:rPr>
            <w:rFonts w:ascii="Times New Roman" w:hAnsi="Times New Roman" w:cs="Times New Roman"/>
            <w:lang w:val="en-GB"/>
          </w:rPr>
          <w:t>.</w:t>
        </w:r>
      </w:ins>
      <w:del w:id="7" w:author="Ben Stanley" w:date="2018-12-16T19:53:00Z">
        <w:r w:rsidR="00C8211C" w:rsidRPr="00B96331" w:rsidDel="00827542">
          <w:rPr>
            <w:rFonts w:ascii="Times New Roman" w:hAnsi="Times New Roman" w:cs="Times New Roman"/>
            <w:lang w:val="en-GB"/>
          </w:rPr>
          <w:delText xml:space="preserve"> </w:delText>
        </w:r>
        <w:r w:rsidR="00D7103E" w:rsidRPr="00B96331" w:rsidDel="00310610">
          <w:rPr>
            <w:rFonts w:ascii="Times New Roman" w:hAnsi="Times New Roman" w:cs="Times New Roman"/>
            <w:lang w:val="en-GB"/>
          </w:rPr>
          <w:delText>have importantly contributed</w:delText>
        </w:r>
        <w:r w:rsidR="00AB3DAB" w:rsidRPr="00B96331" w:rsidDel="00310610">
          <w:rPr>
            <w:rFonts w:ascii="Times New Roman" w:hAnsi="Times New Roman" w:cs="Times New Roman"/>
            <w:lang w:val="en-GB"/>
          </w:rPr>
          <w:delText xml:space="preserve"> to the </w:delText>
        </w:r>
        <w:r w:rsidR="00C8211C" w:rsidRPr="00B96331" w:rsidDel="00310610">
          <w:rPr>
            <w:rFonts w:ascii="Times New Roman" w:hAnsi="Times New Roman" w:cs="Times New Roman"/>
            <w:lang w:val="en-GB"/>
          </w:rPr>
          <w:delText xml:space="preserve">study </w:delText>
        </w:r>
        <w:r w:rsidR="00D7103E" w:rsidRPr="00B96331" w:rsidDel="00310610">
          <w:rPr>
            <w:rFonts w:ascii="Times New Roman" w:hAnsi="Times New Roman" w:cs="Times New Roman"/>
            <w:lang w:val="en-GB"/>
          </w:rPr>
          <w:delText>of</w:delText>
        </w:r>
        <w:r w:rsidR="00AB3DAB" w:rsidRPr="00B96331" w:rsidDel="00310610">
          <w:rPr>
            <w:rFonts w:ascii="Times New Roman" w:hAnsi="Times New Roman" w:cs="Times New Roman"/>
            <w:lang w:val="en-GB"/>
          </w:rPr>
          <w:delText xml:space="preserve"> Polish politics and democracy</w:delText>
        </w:r>
        <w:r w:rsidR="00C8211C" w:rsidRPr="00B96331" w:rsidDel="00310610">
          <w:rPr>
            <w:rFonts w:ascii="Times New Roman" w:hAnsi="Times New Roman" w:cs="Times New Roman"/>
            <w:lang w:val="en-GB"/>
          </w:rPr>
          <w:delText>.</w:delText>
        </w:r>
      </w:del>
    </w:p>
    <w:p w14:paraId="20A9AC6D" w14:textId="761BBBAE" w:rsidR="00E8658D" w:rsidRDefault="00E8658D" w:rsidP="00526DA8">
      <w:pPr>
        <w:spacing w:after="0" w:line="240" w:lineRule="auto"/>
        <w:ind w:right="-233"/>
        <w:jc w:val="both"/>
        <w:rPr>
          <w:rFonts w:ascii="Times New Roman" w:hAnsi="Times New Roman" w:cs="Times New Roman"/>
          <w:lang w:val="en-GB"/>
        </w:rPr>
      </w:pPr>
      <w:r w:rsidRPr="00B96331">
        <w:rPr>
          <w:rFonts w:ascii="Times New Roman" w:hAnsi="Times New Roman" w:cs="Times New Roman"/>
          <w:b/>
          <w:lang w:val="en-GB"/>
        </w:rPr>
        <w:t xml:space="preserve">The project has two </w:t>
      </w:r>
      <w:r w:rsidR="000745D2" w:rsidRPr="00B96331">
        <w:rPr>
          <w:rFonts w:ascii="Times New Roman" w:hAnsi="Times New Roman" w:cs="Times New Roman"/>
          <w:b/>
          <w:lang w:val="en-GB"/>
        </w:rPr>
        <w:t xml:space="preserve">main </w:t>
      </w:r>
      <w:r w:rsidRPr="00B96331">
        <w:rPr>
          <w:rFonts w:ascii="Times New Roman" w:hAnsi="Times New Roman" w:cs="Times New Roman"/>
          <w:b/>
          <w:lang w:val="en-GB"/>
        </w:rPr>
        <w:t xml:space="preserve">goals: 1) the substantive measurement of post-electoral political attitudes (in part consistent with the Comparative Study of Electoral Systems, CSES modules framework) and; 2) </w:t>
      </w:r>
      <w:ins w:id="8" w:author="Ben Stanley" w:date="2018-12-16T19:53:00Z">
        <w:r w:rsidR="00827542">
          <w:rPr>
            <w:rFonts w:ascii="Times New Roman" w:hAnsi="Times New Roman" w:cs="Times New Roman"/>
            <w:b/>
            <w:lang w:val="en-GB"/>
          </w:rPr>
          <w:t xml:space="preserve">a </w:t>
        </w:r>
      </w:ins>
      <w:r w:rsidRPr="00B96331">
        <w:rPr>
          <w:rFonts w:ascii="Times New Roman" w:hAnsi="Times New Roman" w:cs="Times New Roman"/>
          <w:b/>
          <w:lang w:val="en-GB"/>
        </w:rPr>
        <w:t xml:space="preserve">methodological test of </w:t>
      </w:r>
      <w:ins w:id="9" w:author="Ben Stanley" w:date="2018-12-16T19:53:00Z">
        <w:r w:rsidR="00827542">
          <w:rPr>
            <w:rFonts w:ascii="Times New Roman" w:hAnsi="Times New Roman" w:cs="Times New Roman"/>
            <w:b/>
            <w:lang w:val="en-GB"/>
          </w:rPr>
          <w:t>the</w:t>
        </w:r>
      </w:ins>
      <w:ins w:id="10" w:author="Ben Stanley" w:date="2018-12-16T19:55:00Z">
        <w:r w:rsidR="007D26B7">
          <w:rPr>
            <w:rFonts w:ascii="Times New Roman" w:hAnsi="Times New Roman" w:cs="Times New Roman"/>
            <w:b/>
            <w:lang w:val="en-GB"/>
          </w:rPr>
          <w:t xml:space="preserve"> </w:t>
        </w:r>
      </w:ins>
      <w:r w:rsidRPr="00B96331">
        <w:rPr>
          <w:rFonts w:ascii="Times New Roman" w:hAnsi="Times New Roman" w:cs="Times New Roman"/>
          <w:b/>
          <w:lang w:val="en-GB"/>
        </w:rPr>
        <w:t>validity of internet panel surveys for measurement of political attitudes.</w:t>
      </w:r>
      <w:r w:rsidR="000F1F8D" w:rsidRPr="00B96331">
        <w:rPr>
          <w:rFonts w:ascii="Times New Roman" w:hAnsi="Times New Roman" w:cs="Times New Roman"/>
          <w:lang w:val="en-GB"/>
        </w:rPr>
        <w:t xml:space="preserve"> The first goal</w:t>
      </w:r>
      <w:r w:rsidRPr="00B96331">
        <w:rPr>
          <w:rFonts w:ascii="Times New Roman" w:hAnsi="Times New Roman" w:cs="Times New Roman"/>
          <w:lang w:val="en-GB"/>
        </w:rPr>
        <w:t xml:space="preserve">, i.e. the post-electoral </w:t>
      </w:r>
      <w:r w:rsidR="000745D2" w:rsidRPr="00B96331">
        <w:rPr>
          <w:rFonts w:ascii="Times New Roman" w:hAnsi="Times New Roman" w:cs="Times New Roman"/>
          <w:lang w:val="en-GB"/>
        </w:rPr>
        <w:t>PNES</w:t>
      </w:r>
      <w:r w:rsidRPr="00B96331">
        <w:rPr>
          <w:rFonts w:ascii="Times New Roman" w:hAnsi="Times New Roman" w:cs="Times New Roman"/>
          <w:lang w:val="en-GB"/>
        </w:rPr>
        <w:t xml:space="preserve">/CSES study of political attitudes, is the </w:t>
      </w:r>
      <w:del w:id="11" w:author="Ben Stanley" w:date="2018-12-16T19:55:00Z">
        <w:r w:rsidRPr="00B96331" w:rsidDel="00822B76">
          <w:rPr>
            <w:rFonts w:ascii="Times New Roman" w:hAnsi="Times New Roman" w:cs="Times New Roman"/>
            <w:lang w:val="en-GB"/>
          </w:rPr>
          <w:delText>paramount</w:delText>
        </w:r>
      </w:del>
      <w:ins w:id="12" w:author="Ben Stanley" w:date="2018-12-16T19:55:00Z">
        <w:r w:rsidR="00822B76">
          <w:rPr>
            <w:rFonts w:ascii="Times New Roman" w:hAnsi="Times New Roman" w:cs="Times New Roman"/>
            <w:lang w:val="en-GB"/>
          </w:rPr>
          <w:t>main</w:t>
        </w:r>
      </w:ins>
      <w:r w:rsidRPr="00B96331">
        <w:rPr>
          <w:rFonts w:ascii="Times New Roman" w:hAnsi="Times New Roman" w:cs="Times New Roman"/>
          <w:lang w:val="en-GB"/>
        </w:rPr>
        <w:t xml:space="preserve"> substantive objective of our project. We will measure attitudes serving the comparative purpose of CSES, as well as country-specific questions related to the research agenda: </w:t>
      </w:r>
      <w:ins w:id="13" w:author="Ben Stanley" w:date="2018-12-16T19:56:00Z">
        <w:r w:rsidR="00822B76">
          <w:rPr>
            <w:rFonts w:ascii="Times New Roman" w:hAnsi="Times New Roman" w:cs="Times New Roman"/>
            <w:lang w:val="en-GB"/>
          </w:rPr>
          <w:t xml:space="preserve">the </w:t>
        </w:r>
      </w:ins>
      <w:r w:rsidRPr="00B96331">
        <w:rPr>
          <w:rFonts w:ascii="Times New Roman" w:hAnsi="Times New Roman" w:cs="Times New Roman"/>
          <w:lang w:val="en-GB"/>
        </w:rPr>
        <w:t xml:space="preserve">significance of social embeddedness of citizens for political </w:t>
      </w:r>
      <w:r w:rsidR="008A6ED0" w:rsidRPr="00B96331">
        <w:rPr>
          <w:rFonts w:ascii="Times New Roman" w:hAnsi="Times New Roman" w:cs="Times New Roman"/>
          <w:lang w:val="en-GB"/>
        </w:rPr>
        <w:t>behaviour</w:t>
      </w:r>
      <w:r w:rsidRPr="00B96331">
        <w:rPr>
          <w:rFonts w:ascii="Times New Roman" w:hAnsi="Times New Roman" w:cs="Times New Roman"/>
          <w:lang w:val="en-GB"/>
        </w:rPr>
        <w:t xml:space="preserve">, information ecosystems and </w:t>
      </w:r>
      <w:ins w:id="14" w:author="Ben Stanley" w:date="2018-12-16T19:59:00Z">
        <w:r w:rsidR="00935CCD">
          <w:rPr>
            <w:rFonts w:ascii="Times New Roman" w:hAnsi="Times New Roman" w:cs="Times New Roman"/>
            <w:lang w:val="en-GB"/>
          </w:rPr>
          <w:t xml:space="preserve">the </w:t>
        </w:r>
      </w:ins>
      <w:r w:rsidRPr="00B96331">
        <w:rPr>
          <w:rFonts w:ascii="Times New Roman" w:hAnsi="Times New Roman" w:cs="Times New Roman"/>
          <w:lang w:val="en-GB"/>
        </w:rPr>
        <w:t xml:space="preserve">increasing fragmentation of individual-level political identities. </w:t>
      </w:r>
      <w:r w:rsidR="000F1F8D" w:rsidRPr="00B96331">
        <w:rPr>
          <w:rFonts w:ascii="Times New Roman" w:hAnsi="Times New Roman" w:cs="Times New Roman"/>
          <w:lang w:val="en-GB"/>
        </w:rPr>
        <w:t xml:space="preserve">The second goal </w:t>
      </w:r>
      <w:r w:rsidRPr="00B96331">
        <w:rPr>
          <w:rFonts w:ascii="Times New Roman" w:hAnsi="Times New Roman" w:cs="Times New Roman"/>
          <w:lang w:val="en-GB"/>
        </w:rPr>
        <w:t xml:space="preserve">is methodological. Classical methodology stipulates that optimal results are obtained on random samples with full response rate, conducted via face-to-face interviewing. These conditions are, for various reasons, increasingly difficult to obtain. Various alternative solutions have been explored, such as </w:t>
      </w:r>
      <w:r w:rsidR="008A6ED0" w:rsidRPr="00B96331">
        <w:rPr>
          <w:rFonts w:ascii="Times New Roman" w:hAnsi="Times New Roman" w:cs="Times New Roman"/>
          <w:lang w:val="en-GB"/>
        </w:rPr>
        <w:t>behaviour</w:t>
      </w:r>
      <w:r w:rsidRPr="00B96331">
        <w:rPr>
          <w:rFonts w:ascii="Times New Roman" w:hAnsi="Times New Roman" w:cs="Times New Roman"/>
          <w:lang w:val="en-GB"/>
        </w:rPr>
        <w:t xml:space="preserve"> observation or mixing CATI random samples with predictive models. Another route is the development of CAWI interviewing. This avenue offers numerous advantages (economic, variety of possible interviewing tactics, pot</w:t>
      </w:r>
      <w:r w:rsidR="00821466" w:rsidRPr="00B96331">
        <w:rPr>
          <w:rFonts w:ascii="Times New Roman" w:hAnsi="Times New Roman" w:cs="Times New Roman"/>
          <w:lang w:val="en-GB"/>
        </w:rPr>
        <w:t xml:space="preserve">ential for development, etc.). </w:t>
      </w:r>
      <w:r w:rsidRPr="00B96331">
        <w:rPr>
          <w:rFonts w:ascii="Times New Roman" w:hAnsi="Times New Roman" w:cs="Times New Roman"/>
          <w:lang w:val="en-GB"/>
        </w:rPr>
        <w:t>However, sampling and incomplete internet access remain major hindrances in applying this method. Our aim is</w:t>
      </w:r>
      <w:ins w:id="15" w:author="Ben Stanley" w:date="2018-12-16T19:59:00Z">
        <w:r w:rsidR="00AE1982">
          <w:rPr>
            <w:rFonts w:ascii="Times New Roman" w:hAnsi="Times New Roman" w:cs="Times New Roman"/>
            <w:lang w:val="en-GB"/>
          </w:rPr>
          <w:t xml:space="preserve"> therefore to use </w:t>
        </w:r>
      </w:ins>
      <w:ins w:id="16" w:author="Ben Stanley" w:date="2018-12-16T20:00:00Z">
        <w:r w:rsidR="00F67DFF">
          <w:rPr>
            <w:rFonts w:ascii="Times New Roman" w:hAnsi="Times New Roman" w:cs="Times New Roman"/>
            <w:lang w:val="en-GB"/>
          </w:rPr>
          <w:t>our methodological test</w:t>
        </w:r>
      </w:ins>
      <w:r w:rsidRPr="00B96331">
        <w:rPr>
          <w:rFonts w:ascii="Times New Roman" w:hAnsi="Times New Roman" w:cs="Times New Roman"/>
          <w:lang w:val="en-GB"/>
        </w:rPr>
        <w:t xml:space="preserve"> to develop a set of corrective tools to obtain results valid for making inferences about the general populati</w:t>
      </w:r>
      <w:r w:rsidR="00821466" w:rsidRPr="00B96331">
        <w:rPr>
          <w:rFonts w:ascii="Times New Roman" w:hAnsi="Times New Roman" w:cs="Times New Roman"/>
          <w:lang w:val="en-GB"/>
        </w:rPr>
        <w:t>on from a quota internet panel.</w:t>
      </w:r>
    </w:p>
    <w:p w14:paraId="20FBED23" w14:textId="77777777" w:rsidR="00E80415" w:rsidRPr="00B96331" w:rsidDel="00F67DFF" w:rsidRDefault="00E80415" w:rsidP="00526DA8">
      <w:pPr>
        <w:spacing w:after="0" w:line="240" w:lineRule="auto"/>
        <w:ind w:right="-233"/>
        <w:jc w:val="both"/>
        <w:rPr>
          <w:del w:id="17" w:author="Ben Stanley" w:date="2018-12-16T20:00:00Z"/>
          <w:rFonts w:ascii="Times New Roman" w:hAnsi="Times New Roman" w:cs="Times New Roman"/>
          <w:lang w:val="en-GB"/>
        </w:rPr>
      </w:pPr>
      <w:bookmarkStart w:id="18" w:name="_GoBack"/>
      <w:bookmarkEnd w:id="18"/>
    </w:p>
    <w:p w14:paraId="3D04A900" w14:textId="63C762E6" w:rsidR="005E12A9" w:rsidRPr="00B96331" w:rsidRDefault="00E8658D" w:rsidP="00526DA8">
      <w:pPr>
        <w:spacing w:after="0" w:line="240" w:lineRule="auto"/>
        <w:ind w:right="-233"/>
        <w:jc w:val="both"/>
        <w:rPr>
          <w:rFonts w:ascii="Times New Roman" w:hAnsi="Times New Roman" w:cs="Times New Roman"/>
          <w:lang w:val="en-GB"/>
        </w:rPr>
      </w:pPr>
      <w:del w:id="19" w:author="Ben Stanley" w:date="2018-12-16T20:00:00Z">
        <w:r w:rsidRPr="00B96331" w:rsidDel="00F67DFF">
          <w:rPr>
            <w:rFonts w:ascii="Times New Roman" w:hAnsi="Times New Roman" w:cs="Times New Roman"/>
            <w:lang w:val="en-GB"/>
          </w:rPr>
          <w:delText xml:space="preserve">Specifically, </w:delText>
        </w:r>
        <w:r w:rsidRPr="00B96331" w:rsidDel="00F67DFF">
          <w:rPr>
            <w:rFonts w:ascii="Times New Roman" w:hAnsi="Times New Roman" w:cs="Times New Roman"/>
            <w:b/>
            <w:lang w:val="en-GB"/>
          </w:rPr>
          <w:delText>t</w:delText>
        </w:r>
      </w:del>
      <w:ins w:id="20" w:author="Ben Stanley" w:date="2018-12-16T20:00:00Z">
        <w:r w:rsidR="00F67DFF">
          <w:rPr>
            <w:rFonts w:ascii="Times New Roman" w:hAnsi="Times New Roman" w:cs="Times New Roman"/>
            <w:b/>
            <w:lang w:val="en-GB"/>
          </w:rPr>
          <w:t>T</w:t>
        </w:r>
      </w:ins>
      <w:r w:rsidRPr="00B96331">
        <w:rPr>
          <w:rFonts w:ascii="Times New Roman" w:hAnsi="Times New Roman" w:cs="Times New Roman"/>
          <w:b/>
          <w:lang w:val="en-GB"/>
        </w:rPr>
        <w:t xml:space="preserve">he major research questions the PNES has sought to answer in the past and </w:t>
      </w:r>
      <w:del w:id="21" w:author="Ben Stanley" w:date="2018-12-16T20:00:00Z">
        <w:r w:rsidRPr="00B96331" w:rsidDel="008515AC">
          <w:rPr>
            <w:rFonts w:ascii="Times New Roman" w:hAnsi="Times New Roman" w:cs="Times New Roman"/>
            <w:b/>
            <w:lang w:val="en-GB"/>
          </w:rPr>
          <w:delText>continues</w:delText>
        </w:r>
      </w:del>
      <w:ins w:id="22" w:author="Ben Stanley" w:date="2018-12-16T20:00:00Z">
        <w:r w:rsidR="008515AC">
          <w:rPr>
            <w:rFonts w:ascii="Times New Roman" w:hAnsi="Times New Roman" w:cs="Times New Roman"/>
            <w:b/>
            <w:lang w:val="en-GB"/>
          </w:rPr>
          <w:t>will continue to</w:t>
        </w:r>
      </w:ins>
      <w:r w:rsidRPr="00B96331">
        <w:rPr>
          <w:rFonts w:ascii="Times New Roman" w:hAnsi="Times New Roman" w:cs="Times New Roman"/>
          <w:b/>
          <w:lang w:val="en-GB"/>
        </w:rPr>
        <w:t xml:space="preserve"> </w:t>
      </w:r>
      <w:ins w:id="23" w:author="Ben Stanley" w:date="2018-12-16T20:00:00Z">
        <w:r w:rsidR="008515AC">
          <w:rPr>
            <w:rFonts w:ascii="Times New Roman" w:hAnsi="Times New Roman" w:cs="Times New Roman"/>
            <w:b/>
            <w:lang w:val="en-GB"/>
          </w:rPr>
          <w:t>examine</w:t>
        </w:r>
      </w:ins>
      <w:r w:rsidR="00733EB7">
        <w:rPr>
          <w:rFonts w:ascii="Times New Roman" w:hAnsi="Times New Roman" w:cs="Times New Roman"/>
          <w:b/>
          <w:lang w:val="en-GB"/>
        </w:rPr>
        <w:t xml:space="preserve"> </w:t>
      </w:r>
      <w:del w:id="24" w:author="Ben Stanley" w:date="2018-12-16T20:00:00Z">
        <w:r w:rsidRPr="00B96331" w:rsidDel="008515AC">
          <w:rPr>
            <w:rFonts w:ascii="Times New Roman" w:hAnsi="Times New Roman" w:cs="Times New Roman"/>
            <w:b/>
            <w:lang w:val="en-GB"/>
          </w:rPr>
          <w:delText xml:space="preserve">to </w:delText>
        </w:r>
      </w:del>
      <w:r w:rsidRPr="00B96331">
        <w:rPr>
          <w:rFonts w:ascii="Times New Roman" w:hAnsi="Times New Roman" w:cs="Times New Roman"/>
          <w:b/>
          <w:lang w:val="en-GB"/>
        </w:rPr>
        <w:t>in its 2019 wave, are</w:t>
      </w:r>
      <w:r w:rsidRPr="00B96331">
        <w:rPr>
          <w:rFonts w:ascii="Times New Roman" w:hAnsi="Times New Roman" w:cs="Times New Roman"/>
          <w:lang w:val="en-GB"/>
        </w:rPr>
        <w:t xml:space="preserve">: (1) what mode and quality of political representation and accountability is experienced by particular groups of citizens </w:t>
      </w:r>
      <w:r w:rsidR="00EE69F2" w:rsidRPr="00B96331">
        <w:rPr>
          <w:rFonts w:ascii="Times New Roman" w:hAnsi="Times New Roman" w:cs="Times New Roman"/>
          <w:lang w:val="en-GB"/>
        </w:rPr>
        <w:t>(Achen 1978; Mansbridge 2003</w:t>
      </w:r>
      <w:r w:rsidRPr="00B96331">
        <w:rPr>
          <w:rFonts w:ascii="Times New Roman" w:hAnsi="Times New Roman" w:cs="Times New Roman"/>
          <w:lang w:val="en-GB"/>
        </w:rPr>
        <w:t xml:space="preserve">) (2) to what extent traditional models of cleavage politics explain the </w:t>
      </w:r>
      <w:r w:rsidR="008A6ED0" w:rsidRPr="00B96331">
        <w:rPr>
          <w:rFonts w:ascii="Times New Roman" w:hAnsi="Times New Roman" w:cs="Times New Roman"/>
          <w:lang w:val="en-GB"/>
        </w:rPr>
        <w:t>behaviour</w:t>
      </w:r>
      <w:r w:rsidR="00821466" w:rsidRPr="00B96331">
        <w:rPr>
          <w:rFonts w:ascii="Times New Roman" w:hAnsi="Times New Roman" w:cs="Times New Roman"/>
          <w:lang w:val="en-GB"/>
        </w:rPr>
        <w:t xml:space="preserve"> of voters, compared with </w:t>
      </w:r>
      <w:r w:rsidRPr="00B96331">
        <w:rPr>
          <w:rFonts w:ascii="Times New Roman" w:hAnsi="Times New Roman" w:cs="Times New Roman"/>
          <w:lang w:val="en-GB"/>
        </w:rPr>
        <w:t xml:space="preserve">novel forms of social interaction such as private networks and more contingent and fluid forms of social identity (Lipset &amp; Rokkan 1967; </w:t>
      </w:r>
      <w:proofErr w:type="spellStart"/>
      <w:r w:rsidRPr="00B96331">
        <w:rPr>
          <w:rFonts w:ascii="Times New Roman" w:hAnsi="Times New Roman" w:cs="Times New Roman"/>
          <w:lang w:val="en-GB"/>
        </w:rPr>
        <w:t>Knutsen</w:t>
      </w:r>
      <w:proofErr w:type="spellEnd"/>
      <w:r w:rsidRPr="00B96331">
        <w:rPr>
          <w:rFonts w:ascii="Times New Roman" w:hAnsi="Times New Roman" w:cs="Times New Roman"/>
          <w:lang w:val="en-GB"/>
        </w:rPr>
        <w:t xml:space="preserve"> &amp; </w:t>
      </w:r>
      <w:proofErr w:type="spellStart"/>
      <w:r w:rsidRPr="00B96331">
        <w:rPr>
          <w:rFonts w:ascii="Times New Roman" w:hAnsi="Times New Roman" w:cs="Times New Roman"/>
          <w:lang w:val="en-GB"/>
        </w:rPr>
        <w:t>Scarbrough</w:t>
      </w:r>
      <w:proofErr w:type="spellEnd"/>
      <w:r w:rsidRPr="00B96331">
        <w:rPr>
          <w:rFonts w:ascii="Times New Roman" w:hAnsi="Times New Roman" w:cs="Times New Roman"/>
          <w:lang w:val="en-GB"/>
        </w:rPr>
        <w:t xml:space="preserve"> 1995; </w:t>
      </w:r>
      <w:proofErr w:type="spellStart"/>
      <w:r w:rsidRPr="00B96331">
        <w:rPr>
          <w:rFonts w:ascii="Times New Roman" w:hAnsi="Times New Roman" w:cs="Times New Roman"/>
          <w:lang w:val="en-GB"/>
        </w:rPr>
        <w:t>Ross</w:t>
      </w:r>
      <w:r w:rsidR="00284071">
        <w:rPr>
          <w:rFonts w:ascii="Times New Roman" w:hAnsi="Times New Roman" w:cs="Times New Roman"/>
          <w:lang w:val="en-GB"/>
        </w:rPr>
        <w:t>t</w:t>
      </w:r>
      <w:r w:rsidRPr="00B96331">
        <w:rPr>
          <w:rFonts w:ascii="Times New Roman" w:hAnsi="Times New Roman" w:cs="Times New Roman"/>
          <w:lang w:val="en-GB"/>
        </w:rPr>
        <w:t>eutscher</w:t>
      </w:r>
      <w:proofErr w:type="spellEnd"/>
      <w:r w:rsidRPr="00B96331">
        <w:rPr>
          <w:rFonts w:ascii="Times New Roman" w:hAnsi="Times New Roman" w:cs="Times New Roman"/>
          <w:lang w:val="en-GB"/>
        </w:rPr>
        <w:t xml:space="preserve"> &amp; </w:t>
      </w:r>
      <w:proofErr w:type="spellStart"/>
      <w:r w:rsidRPr="00B96331">
        <w:rPr>
          <w:rFonts w:ascii="Times New Roman" w:hAnsi="Times New Roman" w:cs="Times New Roman"/>
          <w:lang w:val="en-GB"/>
        </w:rPr>
        <w:t>S</w:t>
      </w:r>
      <w:r w:rsidR="00F7042C" w:rsidRPr="00B96331">
        <w:rPr>
          <w:rFonts w:ascii="Times New Roman" w:hAnsi="Times New Roman" w:cs="Times New Roman"/>
          <w:lang w:val="en-GB"/>
        </w:rPr>
        <w:t>tegmueller</w:t>
      </w:r>
      <w:proofErr w:type="spellEnd"/>
      <w:r w:rsidR="00F7042C" w:rsidRPr="00B96331">
        <w:rPr>
          <w:rFonts w:ascii="Times New Roman" w:hAnsi="Times New Roman" w:cs="Times New Roman"/>
          <w:lang w:val="en-GB"/>
        </w:rPr>
        <w:t xml:space="preserve"> 2014</w:t>
      </w:r>
      <w:r w:rsidR="003D714D" w:rsidRPr="00B96331">
        <w:rPr>
          <w:rFonts w:ascii="Times New Roman" w:hAnsi="Times New Roman" w:cs="Times New Roman"/>
          <w:lang w:val="en-GB"/>
        </w:rPr>
        <w:t>; Markowski &amp; Stanley 2016</w:t>
      </w:r>
      <w:r w:rsidRPr="00B96331">
        <w:rPr>
          <w:rFonts w:ascii="Times New Roman" w:hAnsi="Times New Roman" w:cs="Times New Roman"/>
          <w:lang w:val="en-GB"/>
        </w:rPr>
        <w:t xml:space="preserve">) (3) to what extent normative visions and evaluations of specific aspects of democracy influence citizens’ political preferences and electoral </w:t>
      </w:r>
      <w:r w:rsidR="008A6ED0" w:rsidRPr="00B96331">
        <w:rPr>
          <w:rFonts w:ascii="Times New Roman" w:hAnsi="Times New Roman" w:cs="Times New Roman"/>
          <w:lang w:val="en-GB"/>
        </w:rPr>
        <w:t>behaviour</w:t>
      </w:r>
      <w:r w:rsidRPr="00B96331">
        <w:rPr>
          <w:rFonts w:ascii="Times New Roman" w:hAnsi="Times New Roman" w:cs="Times New Roman"/>
          <w:lang w:val="en-GB"/>
        </w:rPr>
        <w:t xml:space="preserve"> (Ferrin &amp; </w:t>
      </w:r>
      <w:proofErr w:type="spellStart"/>
      <w:r w:rsidRPr="00B96331">
        <w:rPr>
          <w:rFonts w:ascii="Times New Roman" w:hAnsi="Times New Roman" w:cs="Times New Roman"/>
          <w:lang w:val="en-GB"/>
        </w:rPr>
        <w:t>Kriesi</w:t>
      </w:r>
      <w:proofErr w:type="spellEnd"/>
      <w:r w:rsidRPr="00B96331">
        <w:rPr>
          <w:rFonts w:ascii="Times New Roman" w:hAnsi="Times New Roman" w:cs="Times New Roman"/>
          <w:lang w:val="en-GB"/>
        </w:rPr>
        <w:t xml:space="preserve"> 2016; </w:t>
      </w:r>
      <w:proofErr w:type="spellStart"/>
      <w:r w:rsidRPr="00B96331">
        <w:rPr>
          <w:rFonts w:ascii="Times New Roman" w:hAnsi="Times New Roman" w:cs="Times New Roman"/>
          <w:lang w:val="en-GB"/>
        </w:rPr>
        <w:t>Goodin</w:t>
      </w:r>
      <w:proofErr w:type="spellEnd"/>
      <w:r w:rsidRPr="00B96331">
        <w:rPr>
          <w:rFonts w:ascii="Times New Roman" w:hAnsi="Times New Roman" w:cs="Times New Roman"/>
          <w:lang w:val="en-GB"/>
        </w:rPr>
        <w:t xml:space="preserve"> 2008) (4) what</w:t>
      </w:r>
      <w:r w:rsidR="00B37920">
        <w:rPr>
          <w:rFonts w:ascii="Times New Roman" w:hAnsi="Times New Roman" w:cs="Times New Roman"/>
          <w:lang w:val="en-GB"/>
        </w:rPr>
        <w:t xml:space="preserve"> </w:t>
      </w:r>
      <w:del w:id="25" w:author="Ben Stanley" w:date="2018-12-16T20:03:00Z">
        <w:r w:rsidRPr="00B96331" w:rsidDel="008515AC">
          <w:rPr>
            <w:rFonts w:ascii="Times New Roman" w:hAnsi="Times New Roman" w:cs="Times New Roman"/>
            <w:lang w:val="en-GB"/>
          </w:rPr>
          <w:delText xml:space="preserve"> is the </w:delText>
        </w:r>
      </w:del>
      <w:r w:rsidRPr="00B96331">
        <w:rPr>
          <w:rFonts w:ascii="Times New Roman" w:hAnsi="Times New Roman" w:cs="Times New Roman"/>
          <w:lang w:val="en-GB"/>
        </w:rPr>
        <w:t>role</w:t>
      </w:r>
      <w:ins w:id="26" w:author="Ben Stanley" w:date="2018-12-16T20:03:00Z">
        <w:r w:rsidR="00441861">
          <w:rPr>
            <w:rFonts w:ascii="Times New Roman" w:hAnsi="Times New Roman" w:cs="Times New Roman"/>
            <w:lang w:val="en-GB"/>
          </w:rPr>
          <w:t xml:space="preserve"> </w:t>
        </w:r>
      </w:ins>
      <w:del w:id="27" w:author="Ben Stanley" w:date="2018-12-16T20:03:00Z">
        <w:r w:rsidRPr="00B96331" w:rsidDel="00441861">
          <w:rPr>
            <w:rFonts w:ascii="Times New Roman" w:hAnsi="Times New Roman" w:cs="Times New Roman"/>
            <w:lang w:val="en-GB"/>
          </w:rPr>
          <w:delText xml:space="preserve"> of</w:delText>
        </w:r>
      </w:del>
      <w:r w:rsidRPr="00B96331">
        <w:rPr>
          <w:rFonts w:ascii="Times New Roman" w:hAnsi="Times New Roman" w:cs="Times New Roman"/>
          <w:lang w:val="en-GB"/>
        </w:rPr>
        <w:t xml:space="preserve"> political knowledge, media exposure and political efficacy </w:t>
      </w:r>
      <w:ins w:id="28" w:author="Ben Stanley" w:date="2018-12-16T20:03:00Z">
        <w:r w:rsidR="00441861">
          <w:rPr>
            <w:rFonts w:ascii="Times New Roman" w:hAnsi="Times New Roman" w:cs="Times New Roman"/>
            <w:lang w:val="en-GB"/>
          </w:rPr>
          <w:t>pl</w:t>
        </w:r>
      </w:ins>
      <w:ins w:id="29" w:author="Ben Stanley" w:date="2018-12-16T20:04:00Z">
        <w:r w:rsidR="00441861">
          <w:rPr>
            <w:rFonts w:ascii="Times New Roman" w:hAnsi="Times New Roman" w:cs="Times New Roman"/>
            <w:lang w:val="en-GB"/>
          </w:rPr>
          <w:t xml:space="preserve">ays </w:t>
        </w:r>
      </w:ins>
      <w:r w:rsidRPr="00B96331">
        <w:rPr>
          <w:rFonts w:ascii="Times New Roman" w:hAnsi="Times New Roman" w:cs="Times New Roman"/>
          <w:lang w:val="en-GB"/>
        </w:rPr>
        <w:t>in contributing to the formation of citizens’ political consciousness and choices (Althaus 2003; Luskin 1990); (5) which issue stances or specific policy proposals and which broad ideological leanings</w:t>
      </w:r>
      <w:r w:rsidR="00821466" w:rsidRPr="00B96331">
        <w:rPr>
          <w:rFonts w:ascii="Times New Roman" w:hAnsi="Times New Roman" w:cs="Times New Roman"/>
          <w:lang w:val="en-GB"/>
        </w:rPr>
        <w:t xml:space="preserve"> influence citizens’ </w:t>
      </w:r>
      <w:r w:rsidRPr="00B96331">
        <w:rPr>
          <w:rFonts w:ascii="Times New Roman" w:hAnsi="Times New Roman" w:cs="Times New Roman"/>
          <w:lang w:val="en-GB"/>
        </w:rPr>
        <w:t xml:space="preserve">political preferences and voting </w:t>
      </w:r>
      <w:r w:rsidR="008A6ED0" w:rsidRPr="00B96331">
        <w:rPr>
          <w:rFonts w:ascii="Times New Roman" w:hAnsi="Times New Roman" w:cs="Times New Roman"/>
          <w:lang w:val="en-GB"/>
        </w:rPr>
        <w:t>behaviour</w:t>
      </w:r>
      <w:r w:rsidRPr="00B96331">
        <w:rPr>
          <w:rFonts w:ascii="Times New Roman" w:hAnsi="Times New Roman" w:cs="Times New Roman"/>
          <w:lang w:val="en-GB"/>
        </w:rPr>
        <w:t xml:space="preserve">; (6) </w:t>
      </w:r>
      <w:ins w:id="30" w:author="Ben Stanley" w:date="2018-12-16T20:05:00Z">
        <w:r w:rsidR="00327D61">
          <w:rPr>
            <w:rFonts w:ascii="Times New Roman" w:hAnsi="Times New Roman" w:cs="Times New Roman"/>
            <w:lang w:val="en-GB"/>
          </w:rPr>
          <w:t xml:space="preserve">the importance of </w:t>
        </w:r>
      </w:ins>
      <w:del w:id="31" w:author="Ben Stanley" w:date="2018-12-16T20:05:00Z">
        <w:r w:rsidRPr="00B96331" w:rsidDel="00327D61">
          <w:rPr>
            <w:rFonts w:ascii="Times New Roman" w:hAnsi="Times New Roman" w:cs="Times New Roman"/>
            <w:lang w:val="en-GB"/>
          </w:rPr>
          <w:delText>how</w:delText>
        </w:r>
        <w:r w:rsidRPr="00B96331" w:rsidDel="00E0572A">
          <w:rPr>
            <w:rFonts w:ascii="Times New Roman" w:hAnsi="Times New Roman" w:cs="Times New Roman"/>
            <w:lang w:val="en-GB"/>
          </w:rPr>
          <w:delText xml:space="preserve"> important is </w:delText>
        </w:r>
      </w:del>
      <w:r w:rsidRPr="00B96331">
        <w:rPr>
          <w:rFonts w:ascii="Times New Roman" w:hAnsi="Times New Roman" w:cs="Times New Roman"/>
          <w:lang w:val="en-GB"/>
        </w:rPr>
        <w:t>the impact of retrospective and prospective, egotropic and sociotropic evaluations of the economic situation for determining citizens’ political preferences (Lewis-Beck &amp; Paldam 2000; Kotnarowski, Markowski 2014); (7) verification of the precise role of party identification in influencing the vote and its location in the chain of causality, and in particular: is party identification, as in the US case, the “unmoved mover” (Campb</w:t>
      </w:r>
      <w:r w:rsidR="00821466" w:rsidRPr="00B96331">
        <w:rPr>
          <w:rFonts w:ascii="Times New Roman" w:hAnsi="Times New Roman" w:cs="Times New Roman"/>
          <w:lang w:val="en-GB"/>
        </w:rPr>
        <w:t>ell et al 1960; Holmberg 2007),</w:t>
      </w:r>
      <w:r w:rsidRPr="00B96331">
        <w:rPr>
          <w:rFonts w:ascii="Times New Roman" w:hAnsi="Times New Roman" w:cs="Times New Roman"/>
          <w:lang w:val="en-GB"/>
        </w:rPr>
        <w:t xml:space="preserve"> or are political preferences in Poland dependent on vote choice itself? (Thomassen 1976; Fiorina 1981); (8) exactly which configurations of “cross-pressures” have a decisive impact on citizens’ political </w:t>
      </w:r>
      <w:r w:rsidR="008A6ED0" w:rsidRPr="00B96331">
        <w:rPr>
          <w:rFonts w:ascii="Times New Roman" w:hAnsi="Times New Roman" w:cs="Times New Roman"/>
          <w:lang w:val="en-GB"/>
        </w:rPr>
        <w:t>behaviour</w:t>
      </w:r>
      <w:r w:rsidRPr="00B96331">
        <w:rPr>
          <w:rFonts w:ascii="Times New Roman" w:hAnsi="Times New Roman" w:cs="Times New Roman"/>
          <w:lang w:val="en-GB"/>
        </w:rPr>
        <w:t xml:space="preserve"> and voting preferences.</w:t>
      </w:r>
    </w:p>
    <w:p w14:paraId="1668B500" w14:textId="60419DCF" w:rsidR="00BF6BB0" w:rsidRPr="00B96331" w:rsidRDefault="005E12A9" w:rsidP="00526DA8">
      <w:pPr>
        <w:spacing w:after="0" w:line="240" w:lineRule="auto"/>
        <w:ind w:right="-233"/>
        <w:jc w:val="both"/>
        <w:rPr>
          <w:rFonts w:ascii="Times New Roman" w:hAnsi="Times New Roman" w:cs="Times New Roman"/>
          <w:lang w:val="en-GB"/>
        </w:rPr>
      </w:pPr>
      <w:r w:rsidRPr="00B96331">
        <w:rPr>
          <w:rFonts w:ascii="Times New Roman" w:hAnsi="Times New Roman" w:cs="Times New Roman"/>
          <w:b/>
          <w:lang w:val="en-GB"/>
        </w:rPr>
        <w:t>Each successive wave of the PNES has seen both continuity and change</w:t>
      </w:r>
      <w:r w:rsidRPr="00B96331">
        <w:rPr>
          <w:rFonts w:ascii="Times New Roman" w:hAnsi="Times New Roman" w:cs="Times New Roman"/>
          <w:lang w:val="en-GB"/>
        </w:rPr>
        <w:t>. The constant presence of key elements of the survey makes it possible to observe changes over time, while the inclusion of innovative elements ensures the PNES is responsive to the specific character of the context in which pa</w:t>
      </w:r>
      <w:r w:rsidR="00BF6BB0" w:rsidRPr="00B96331">
        <w:rPr>
          <w:rFonts w:ascii="Times New Roman" w:hAnsi="Times New Roman" w:cs="Times New Roman"/>
          <w:lang w:val="en-GB"/>
        </w:rPr>
        <w:t xml:space="preserve">rticular elections take place. </w:t>
      </w:r>
      <w:ins w:id="32" w:author="Ben Stanley" w:date="2018-12-16T20:10:00Z">
        <w:r w:rsidR="00A20D8C">
          <w:rPr>
            <w:rFonts w:ascii="Times New Roman" w:hAnsi="Times New Roman" w:cs="Times New Roman"/>
            <w:lang w:val="en-GB"/>
          </w:rPr>
          <w:t xml:space="preserve">The </w:t>
        </w:r>
      </w:ins>
      <w:r w:rsidR="00BF6BB0" w:rsidRPr="00B96331">
        <w:rPr>
          <w:rFonts w:ascii="Times New Roman" w:hAnsi="Times New Roman" w:cs="Times New Roman"/>
          <w:lang w:val="en-GB"/>
        </w:rPr>
        <w:t xml:space="preserve">Polish political system has </w:t>
      </w:r>
      <w:del w:id="33" w:author="Ben Stanley" w:date="2018-12-16T20:10:00Z">
        <w:r w:rsidR="00BF6BB0" w:rsidRPr="00B96331" w:rsidDel="00A20D8C">
          <w:rPr>
            <w:rFonts w:ascii="Times New Roman" w:hAnsi="Times New Roman" w:cs="Times New Roman"/>
            <w:lang w:val="en-GB"/>
          </w:rPr>
          <w:delText>transformed</w:delText>
        </w:r>
      </w:del>
      <w:ins w:id="34" w:author="Ben Stanley" w:date="2018-12-16T20:10:00Z">
        <w:r w:rsidR="00A20D8C">
          <w:rPr>
            <w:rFonts w:ascii="Times New Roman" w:hAnsi="Times New Roman" w:cs="Times New Roman"/>
            <w:lang w:val="en-GB"/>
          </w:rPr>
          <w:t>undergone significant changes</w:t>
        </w:r>
      </w:ins>
      <w:r w:rsidR="00BF6BB0" w:rsidRPr="00B96331">
        <w:rPr>
          <w:rFonts w:ascii="Times New Roman" w:hAnsi="Times New Roman" w:cs="Times New Roman"/>
          <w:lang w:val="en-GB"/>
        </w:rPr>
        <w:t xml:space="preserve"> </w:t>
      </w:r>
      <w:ins w:id="35" w:author="Ben Stanley" w:date="2018-12-16T20:11:00Z">
        <w:r w:rsidR="00A20D8C">
          <w:rPr>
            <w:rFonts w:ascii="Times New Roman" w:hAnsi="Times New Roman" w:cs="Times New Roman"/>
            <w:lang w:val="en-GB"/>
          </w:rPr>
          <w:t>over</w:t>
        </w:r>
      </w:ins>
      <w:del w:id="36" w:author="Ben Stanley" w:date="2018-12-16T20:11:00Z">
        <w:r w:rsidR="00BF6BB0" w:rsidRPr="00B96331" w:rsidDel="00A20D8C">
          <w:rPr>
            <w:rFonts w:ascii="Times New Roman" w:hAnsi="Times New Roman" w:cs="Times New Roman"/>
            <w:lang w:val="en-GB"/>
          </w:rPr>
          <w:delText>in</w:delText>
        </w:r>
      </w:del>
      <w:r w:rsidR="00BF6BB0" w:rsidRPr="00B96331">
        <w:rPr>
          <w:rFonts w:ascii="Times New Roman" w:hAnsi="Times New Roman" w:cs="Times New Roman"/>
          <w:lang w:val="en-GB"/>
        </w:rPr>
        <w:t xml:space="preserve"> the last 2-3 years. </w:t>
      </w:r>
      <w:del w:id="37" w:author="Ben Stanley" w:date="2018-12-16T20:15:00Z">
        <w:r w:rsidR="00BF6BB0" w:rsidRPr="00B96331" w:rsidDel="0088074A">
          <w:rPr>
            <w:rFonts w:ascii="Times New Roman" w:hAnsi="Times New Roman" w:cs="Times New Roman"/>
            <w:lang w:val="en-GB"/>
          </w:rPr>
          <w:delText>We o</w:delText>
        </w:r>
        <w:r w:rsidR="00527E83" w:rsidRPr="00B96331" w:rsidDel="0088074A">
          <w:rPr>
            <w:rFonts w:ascii="Times New Roman" w:hAnsi="Times New Roman" w:cs="Times New Roman"/>
            <w:lang w:val="en-GB"/>
          </w:rPr>
          <w:delText xml:space="preserve">bserve a new </w:delText>
        </w:r>
        <w:r w:rsidR="0082488D" w:rsidRPr="00B96331" w:rsidDel="0088074A">
          <w:rPr>
            <w:rFonts w:ascii="Times New Roman" w:hAnsi="Times New Roman" w:cs="Times New Roman"/>
            <w:lang w:val="en-GB"/>
          </w:rPr>
          <w:delText>configuration;</w:delText>
        </w:r>
        <w:r w:rsidR="00527E83" w:rsidRPr="00B96331" w:rsidDel="0088074A">
          <w:rPr>
            <w:rFonts w:ascii="Times New Roman" w:hAnsi="Times New Roman" w:cs="Times New Roman"/>
            <w:lang w:val="en-GB"/>
          </w:rPr>
          <w:delText xml:space="preserve"> a single-</w:delText>
        </w:r>
        <w:r w:rsidR="00BF6BB0" w:rsidRPr="00B96331" w:rsidDel="0088074A">
          <w:rPr>
            <w:rFonts w:ascii="Times New Roman" w:hAnsi="Times New Roman" w:cs="Times New Roman"/>
            <w:lang w:val="en-GB"/>
          </w:rPr>
          <w:delText xml:space="preserve">party </w:delText>
        </w:r>
        <w:r w:rsidR="00527E83" w:rsidRPr="00B96331" w:rsidDel="0088074A">
          <w:rPr>
            <w:rFonts w:ascii="Times New Roman" w:hAnsi="Times New Roman" w:cs="Times New Roman"/>
            <w:lang w:val="en-GB"/>
          </w:rPr>
          <w:delText>cabinet is a novelty in the Polish politics</w:delText>
        </w:r>
        <w:r w:rsidR="00BF6BB0" w:rsidRPr="00B96331" w:rsidDel="0088074A">
          <w:rPr>
            <w:rFonts w:ascii="Times New Roman" w:hAnsi="Times New Roman" w:cs="Times New Roman"/>
            <w:lang w:val="en-GB"/>
          </w:rPr>
          <w:delText>.</w:delText>
        </w:r>
      </w:del>
      <w:ins w:id="38" w:author="Ben Stanley" w:date="2018-12-16T20:15:00Z">
        <w:r w:rsidR="0088074A">
          <w:rPr>
            <w:rFonts w:ascii="Times New Roman" w:hAnsi="Times New Roman" w:cs="Times New Roman"/>
            <w:lang w:val="en-GB"/>
          </w:rPr>
          <w:t>The legislative majority enjoyed by the current gove</w:t>
        </w:r>
      </w:ins>
      <w:ins w:id="39" w:author="Ben Stanley" w:date="2018-12-16T20:16:00Z">
        <w:r w:rsidR="0088074A">
          <w:rPr>
            <w:rFonts w:ascii="Times New Roman" w:hAnsi="Times New Roman" w:cs="Times New Roman"/>
            <w:lang w:val="en-GB"/>
          </w:rPr>
          <w:t>rnment has enabled it to push through measures restructuring the political system in Poland, attracting the attention of</w:t>
        </w:r>
      </w:ins>
      <w:r w:rsidR="00BF6BB0" w:rsidRPr="00B96331">
        <w:rPr>
          <w:rFonts w:ascii="Times New Roman" w:hAnsi="Times New Roman" w:cs="Times New Roman"/>
          <w:lang w:val="en-GB"/>
        </w:rPr>
        <w:t xml:space="preserve"> </w:t>
      </w:r>
      <w:del w:id="40" w:author="Ben Stanley" w:date="2018-12-16T20:16:00Z">
        <w:r w:rsidR="00527E83" w:rsidRPr="00B96331" w:rsidDel="0088074A">
          <w:rPr>
            <w:rFonts w:ascii="Times New Roman" w:hAnsi="Times New Roman" w:cs="Times New Roman"/>
            <w:lang w:val="en-GB"/>
          </w:rPr>
          <w:delText>The</w:delText>
        </w:r>
        <w:r w:rsidR="00BF6BB0" w:rsidRPr="00B96331" w:rsidDel="0088074A">
          <w:rPr>
            <w:rFonts w:ascii="Times New Roman" w:hAnsi="Times New Roman" w:cs="Times New Roman"/>
            <w:lang w:val="en-GB"/>
          </w:rPr>
          <w:delText>s</w:delText>
        </w:r>
        <w:r w:rsidR="00527E83" w:rsidRPr="00B96331" w:rsidDel="0088074A">
          <w:rPr>
            <w:rFonts w:ascii="Times New Roman" w:hAnsi="Times New Roman" w:cs="Times New Roman"/>
            <w:lang w:val="en-GB"/>
          </w:rPr>
          <w:delText>e</w:delText>
        </w:r>
        <w:r w:rsidR="00BF6BB0" w:rsidRPr="00B96331" w:rsidDel="0088074A">
          <w:rPr>
            <w:rFonts w:ascii="Times New Roman" w:hAnsi="Times New Roman" w:cs="Times New Roman"/>
            <w:lang w:val="en-GB"/>
          </w:rPr>
          <w:delText xml:space="preserve"> </w:delText>
        </w:r>
        <w:r w:rsidR="00527E83" w:rsidRPr="00B96331" w:rsidDel="0088074A">
          <w:rPr>
            <w:rFonts w:ascii="Times New Roman" w:hAnsi="Times New Roman" w:cs="Times New Roman"/>
            <w:lang w:val="en-GB"/>
          </w:rPr>
          <w:delText>changes have</w:delText>
        </w:r>
        <w:r w:rsidR="00BF6BB0" w:rsidRPr="00B96331" w:rsidDel="0088074A">
          <w:rPr>
            <w:rFonts w:ascii="Times New Roman" w:hAnsi="Times New Roman" w:cs="Times New Roman"/>
            <w:lang w:val="en-GB"/>
          </w:rPr>
          <w:delText xml:space="preserve"> significantly restructured political system</w:delText>
        </w:r>
        <w:r w:rsidR="005E0C89" w:rsidRPr="00B96331" w:rsidDel="0088074A">
          <w:rPr>
            <w:rFonts w:ascii="Times New Roman" w:hAnsi="Times New Roman" w:cs="Times New Roman"/>
            <w:lang w:val="en-GB"/>
          </w:rPr>
          <w:delText xml:space="preserve"> in Poland</w:delText>
        </w:r>
        <w:r w:rsidR="00BF6BB0" w:rsidRPr="00B96331" w:rsidDel="0088074A">
          <w:rPr>
            <w:rFonts w:ascii="Times New Roman" w:hAnsi="Times New Roman" w:cs="Times New Roman"/>
            <w:lang w:val="en-GB"/>
          </w:rPr>
          <w:delText xml:space="preserve">. </w:delText>
        </w:r>
        <w:r w:rsidR="00527E83" w:rsidRPr="00B96331" w:rsidDel="0088074A">
          <w:rPr>
            <w:rFonts w:ascii="Times New Roman" w:hAnsi="Times New Roman" w:cs="Times New Roman"/>
            <w:lang w:val="en-GB"/>
          </w:rPr>
          <w:delText>They are</w:delText>
        </w:r>
        <w:r w:rsidR="00BF6BB0" w:rsidRPr="00B96331" w:rsidDel="0088074A">
          <w:rPr>
            <w:rFonts w:ascii="Times New Roman" w:hAnsi="Times New Roman" w:cs="Times New Roman"/>
            <w:lang w:val="en-GB"/>
          </w:rPr>
          <w:delText xml:space="preserve"> noticed </w:delText>
        </w:r>
        <w:r w:rsidR="005E0C89" w:rsidRPr="00B96331" w:rsidDel="0088074A">
          <w:rPr>
            <w:rFonts w:ascii="Times New Roman" w:hAnsi="Times New Roman" w:cs="Times New Roman"/>
            <w:lang w:val="en-GB"/>
          </w:rPr>
          <w:delText xml:space="preserve">and referred to </w:delText>
        </w:r>
        <w:r w:rsidR="00BF6BB0" w:rsidRPr="00B96331" w:rsidDel="0088074A">
          <w:rPr>
            <w:rFonts w:ascii="Times New Roman" w:hAnsi="Times New Roman" w:cs="Times New Roman"/>
            <w:lang w:val="en-GB"/>
          </w:rPr>
          <w:delText xml:space="preserve">by both </w:delText>
        </w:r>
      </w:del>
      <w:r w:rsidR="00BF6BB0" w:rsidRPr="00B96331">
        <w:rPr>
          <w:rFonts w:ascii="Times New Roman" w:hAnsi="Times New Roman" w:cs="Times New Roman"/>
          <w:lang w:val="en-GB"/>
        </w:rPr>
        <w:t>Polish constitutional</w:t>
      </w:r>
      <w:r w:rsidR="00527E83" w:rsidRPr="00B96331">
        <w:rPr>
          <w:rFonts w:ascii="Times New Roman" w:hAnsi="Times New Roman" w:cs="Times New Roman"/>
          <w:lang w:val="en-GB"/>
        </w:rPr>
        <w:t xml:space="preserve">ists </w:t>
      </w:r>
      <w:r w:rsidR="00BF6BB0" w:rsidRPr="00B96331">
        <w:rPr>
          <w:rFonts w:ascii="Times New Roman" w:hAnsi="Times New Roman" w:cs="Times New Roman"/>
          <w:lang w:val="en-GB"/>
        </w:rPr>
        <w:t xml:space="preserve">and global institutions dealing with the rule of law and the quality of democracy. </w:t>
      </w:r>
      <w:del w:id="41" w:author="Ben Stanley" w:date="2018-12-16T20:19:00Z">
        <w:r w:rsidR="0010634D" w:rsidRPr="00B96331" w:rsidDel="00664475">
          <w:rPr>
            <w:rFonts w:ascii="Times New Roman" w:hAnsi="Times New Roman" w:cs="Times New Roman"/>
            <w:lang w:val="en-GB"/>
          </w:rPr>
          <w:delText>As t</w:delText>
        </w:r>
        <w:r w:rsidR="00BF6BB0" w:rsidRPr="00B96331" w:rsidDel="00664475">
          <w:rPr>
            <w:rFonts w:ascii="Times New Roman" w:hAnsi="Times New Roman" w:cs="Times New Roman"/>
            <w:lang w:val="en-GB"/>
          </w:rPr>
          <w:delText>hese</w:delText>
        </w:r>
      </w:del>
      <w:ins w:id="42" w:author="Ben Stanley" w:date="2018-12-16T20:19:00Z">
        <w:r w:rsidR="00664475">
          <w:rPr>
            <w:rFonts w:ascii="Times New Roman" w:hAnsi="Times New Roman" w:cs="Times New Roman"/>
            <w:lang w:val="en-GB"/>
          </w:rPr>
          <w:t>These</w:t>
        </w:r>
      </w:ins>
      <w:r w:rsidR="00BF6BB0" w:rsidRPr="00B96331">
        <w:rPr>
          <w:rFonts w:ascii="Times New Roman" w:hAnsi="Times New Roman" w:cs="Times New Roman"/>
          <w:lang w:val="en-GB"/>
        </w:rPr>
        <w:t xml:space="preserve"> trends</w:t>
      </w:r>
      <w:ins w:id="43" w:author="Ben Stanley" w:date="2018-12-16T20:21:00Z">
        <w:r w:rsidR="00511323">
          <w:rPr>
            <w:rFonts w:ascii="Times New Roman" w:hAnsi="Times New Roman" w:cs="Times New Roman"/>
            <w:lang w:val="en-GB"/>
          </w:rPr>
          <w:t>, which</w:t>
        </w:r>
      </w:ins>
      <w:r w:rsidR="00BF6BB0" w:rsidRPr="00B96331">
        <w:rPr>
          <w:rFonts w:ascii="Times New Roman" w:hAnsi="Times New Roman" w:cs="Times New Roman"/>
          <w:lang w:val="en-GB"/>
        </w:rPr>
        <w:t xml:space="preserve"> </w:t>
      </w:r>
      <w:ins w:id="44" w:author="Ben Stanley" w:date="2018-12-16T20:20:00Z">
        <w:r w:rsidR="00BD69C8">
          <w:rPr>
            <w:rFonts w:ascii="Times New Roman" w:hAnsi="Times New Roman" w:cs="Times New Roman"/>
            <w:lang w:val="en-GB"/>
          </w:rPr>
          <w:t xml:space="preserve">have </w:t>
        </w:r>
      </w:ins>
      <w:r w:rsidR="000A08BA">
        <w:rPr>
          <w:rFonts w:ascii="Times New Roman" w:hAnsi="Times New Roman" w:cs="Times New Roman"/>
          <w:lang w:val="en-GB"/>
        </w:rPr>
        <w:t xml:space="preserve">also </w:t>
      </w:r>
      <w:ins w:id="45" w:author="Ben Stanley" w:date="2018-12-16T20:20:00Z">
        <w:r w:rsidR="00BD69C8">
          <w:rPr>
            <w:rFonts w:ascii="Times New Roman" w:hAnsi="Times New Roman" w:cs="Times New Roman"/>
            <w:lang w:val="en-GB"/>
          </w:rPr>
          <w:t>been observed in several other democratic countries</w:t>
        </w:r>
      </w:ins>
      <w:r w:rsidR="000A08BA">
        <w:rPr>
          <w:rFonts w:ascii="Times New Roman" w:hAnsi="Times New Roman" w:cs="Times New Roman"/>
          <w:lang w:val="en-GB"/>
        </w:rPr>
        <w:t xml:space="preserve"> in recent years</w:t>
      </w:r>
      <w:ins w:id="46" w:author="Ben Stanley" w:date="2018-12-16T20:22:00Z">
        <w:r w:rsidR="001565D4">
          <w:rPr>
            <w:rFonts w:ascii="Times New Roman" w:hAnsi="Times New Roman" w:cs="Times New Roman"/>
            <w:lang w:val="en-GB"/>
          </w:rPr>
          <w:t xml:space="preserve">, are a context our project cannot ignore. </w:t>
        </w:r>
      </w:ins>
      <w:del w:id="47" w:author="Ben Stanley" w:date="2018-12-16T20:19:00Z">
        <w:r w:rsidR="00BF6BB0" w:rsidRPr="00B96331" w:rsidDel="00664475">
          <w:rPr>
            <w:rFonts w:ascii="Times New Roman" w:hAnsi="Times New Roman" w:cs="Times New Roman"/>
            <w:lang w:val="en-GB"/>
          </w:rPr>
          <w:delText xml:space="preserve">are </w:delText>
        </w:r>
      </w:del>
      <w:del w:id="48" w:author="Ben Stanley" w:date="2018-12-16T20:20:00Z">
        <w:r w:rsidR="00BF6BB0" w:rsidRPr="00B96331" w:rsidDel="00BD69C8">
          <w:rPr>
            <w:rFonts w:ascii="Times New Roman" w:hAnsi="Times New Roman" w:cs="Times New Roman"/>
            <w:lang w:val="en-GB"/>
          </w:rPr>
          <w:delText>also observed elsewhere in the democratic world</w:delText>
        </w:r>
        <w:r w:rsidR="0010634D" w:rsidRPr="00B96331" w:rsidDel="00BD69C8">
          <w:rPr>
            <w:rFonts w:ascii="Times New Roman" w:hAnsi="Times New Roman" w:cs="Times New Roman"/>
            <w:lang w:val="en-GB"/>
          </w:rPr>
          <w:delText>,</w:delText>
        </w:r>
        <w:r w:rsidR="00BF6BB0" w:rsidRPr="00B96331" w:rsidDel="00BD69C8">
          <w:rPr>
            <w:rFonts w:ascii="Times New Roman" w:hAnsi="Times New Roman" w:cs="Times New Roman"/>
            <w:lang w:val="en-GB"/>
          </w:rPr>
          <w:delText xml:space="preserve"> </w:delText>
        </w:r>
        <w:r w:rsidR="0010634D" w:rsidRPr="00B96331" w:rsidDel="00BD69C8">
          <w:rPr>
            <w:rFonts w:ascii="Times New Roman" w:hAnsi="Times New Roman" w:cs="Times New Roman"/>
            <w:lang w:val="en-GB"/>
          </w:rPr>
          <w:delText>we</w:delText>
        </w:r>
      </w:del>
      <w:del w:id="49" w:author="Ben Stanley" w:date="2018-12-16T20:22:00Z">
        <w:r w:rsidR="0010634D" w:rsidRPr="00B96331" w:rsidDel="001565D4">
          <w:rPr>
            <w:rFonts w:ascii="Times New Roman" w:hAnsi="Times New Roman" w:cs="Times New Roman"/>
            <w:lang w:val="en-GB"/>
          </w:rPr>
          <w:delText xml:space="preserve"> </w:delText>
        </w:r>
        <w:r w:rsidR="009D0525" w:rsidRPr="00B96331" w:rsidDel="001565D4">
          <w:rPr>
            <w:rFonts w:ascii="Times New Roman" w:hAnsi="Times New Roman" w:cs="Times New Roman"/>
            <w:lang w:val="en-GB"/>
          </w:rPr>
          <w:delText>can</w:delText>
        </w:r>
        <w:r w:rsidR="0010634D" w:rsidRPr="00B96331" w:rsidDel="001565D4">
          <w:rPr>
            <w:rFonts w:ascii="Times New Roman" w:hAnsi="Times New Roman" w:cs="Times New Roman"/>
            <w:lang w:val="en-GB"/>
          </w:rPr>
          <w:delText>not ignore these aspects of "context" in our project</w:delText>
        </w:r>
        <w:r w:rsidR="00BF6BB0" w:rsidRPr="00B96331" w:rsidDel="001565D4">
          <w:rPr>
            <w:rFonts w:ascii="Times New Roman" w:hAnsi="Times New Roman" w:cs="Times New Roman"/>
            <w:lang w:val="en-GB"/>
          </w:rPr>
          <w:delText>.</w:delText>
        </w:r>
      </w:del>
    </w:p>
    <w:p w14:paraId="37158C79" w14:textId="3520EE14" w:rsidR="00FF5D84" w:rsidRPr="00B96331" w:rsidRDefault="00BF6BB0" w:rsidP="00FF1CB1">
      <w:pPr>
        <w:spacing w:after="100" w:line="240" w:lineRule="auto"/>
        <w:ind w:right="-232"/>
        <w:jc w:val="both"/>
        <w:rPr>
          <w:rFonts w:ascii="Times New Roman" w:hAnsi="Times New Roman" w:cs="Times New Roman"/>
          <w:lang w:val="en-GB"/>
        </w:rPr>
      </w:pPr>
      <w:r w:rsidRPr="00B96331">
        <w:rPr>
          <w:rFonts w:ascii="Times New Roman" w:hAnsi="Times New Roman" w:cs="Times New Roman"/>
          <w:lang w:val="en-GB"/>
        </w:rPr>
        <w:t>Consequently, t</w:t>
      </w:r>
      <w:r w:rsidR="005E12A9" w:rsidRPr="00B96331">
        <w:rPr>
          <w:rFonts w:ascii="Times New Roman" w:hAnsi="Times New Roman" w:cs="Times New Roman"/>
          <w:lang w:val="en-GB"/>
        </w:rPr>
        <w:t xml:space="preserve">he 2019 </w:t>
      </w:r>
      <w:r w:rsidRPr="00B96331">
        <w:rPr>
          <w:rFonts w:ascii="Times New Roman" w:hAnsi="Times New Roman" w:cs="Times New Roman"/>
          <w:lang w:val="en-GB"/>
        </w:rPr>
        <w:t xml:space="preserve">PNES </w:t>
      </w:r>
      <w:r w:rsidR="005E12A9" w:rsidRPr="00B96331">
        <w:rPr>
          <w:rFonts w:ascii="Times New Roman" w:hAnsi="Times New Roman" w:cs="Times New Roman"/>
          <w:lang w:val="en-GB"/>
        </w:rPr>
        <w:t>survey will</w:t>
      </w:r>
      <w:del w:id="50" w:author="Ben Stanley" w:date="2018-12-16T20:22:00Z">
        <w:r w:rsidR="005E12A9" w:rsidRPr="00B96331" w:rsidDel="00B508CE">
          <w:rPr>
            <w:rFonts w:ascii="Times New Roman" w:hAnsi="Times New Roman" w:cs="Times New Roman"/>
            <w:lang w:val="en-GB"/>
          </w:rPr>
          <w:delText xml:space="preserve"> maintain</w:delText>
        </w:r>
      </w:del>
      <w:del w:id="51" w:author="Ben Stanley" w:date="2018-12-16T20:25:00Z">
        <w:r w:rsidR="005E12A9" w:rsidRPr="00B96331" w:rsidDel="005565BC">
          <w:rPr>
            <w:rFonts w:ascii="Times New Roman" w:hAnsi="Times New Roman" w:cs="Times New Roman"/>
            <w:lang w:val="en-GB"/>
          </w:rPr>
          <w:delText xml:space="preserve"> </w:delText>
        </w:r>
      </w:del>
      <w:del w:id="52" w:author="Ben Stanley" w:date="2018-12-16T20:23:00Z">
        <w:r w:rsidR="005E12A9" w:rsidRPr="00B96331" w:rsidDel="00B508CE">
          <w:rPr>
            <w:rFonts w:ascii="Times New Roman" w:hAnsi="Times New Roman" w:cs="Times New Roman"/>
            <w:lang w:val="en-GB"/>
          </w:rPr>
          <w:delText xml:space="preserve">combination of </w:delText>
        </w:r>
      </w:del>
      <w:ins w:id="53" w:author="Ben Stanley" w:date="2018-12-16T20:25:00Z">
        <w:r w:rsidR="005565BC">
          <w:rPr>
            <w:rFonts w:ascii="Times New Roman" w:hAnsi="Times New Roman" w:cs="Times New Roman"/>
            <w:lang w:val="en-GB"/>
          </w:rPr>
          <w:t xml:space="preserve"> maintain its tradition of </w:t>
        </w:r>
      </w:ins>
      <w:r w:rsidR="005E12A9" w:rsidRPr="00B96331">
        <w:rPr>
          <w:rFonts w:ascii="Times New Roman" w:hAnsi="Times New Roman" w:cs="Times New Roman"/>
          <w:lang w:val="en-GB"/>
        </w:rPr>
        <w:t xml:space="preserve">continuity and change. </w:t>
      </w:r>
      <w:r w:rsidR="005E12A9" w:rsidRPr="00B96331">
        <w:rPr>
          <w:rFonts w:ascii="Times New Roman" w:hAnsi="Times New Roman" w:cs="Times New Roman"/>
          <w:b/>
          <w:lang w:val="en-GB"/>
        </w:rPr>
        <w:t>At the same time, it will also incorporate novel elements not yet seen in previous iterations</w:t>
      </w:r>
      <w:r w:rsidR="005E12A9" w:rsidRPr="00B96331">
        <w:rPr>
          <w:rFonts w:ascii="Times New Roman" w:hAnsi="Times New Roman" w:cs="Times New Roman"/>
          <w:lang w:val="en-GB"/>
        </w:rPr>
        <w:t xml:space="preserve">. While maintaining the PNES tradition, we will move towards a new approach to the study of electoral politics in Poland. This is informed by three key developments. </w:t>
      </w:r>
      <w:r w:rsidR="005E12A9" w:rsidRPr="00B96331">
        <w:rPr>
          <w:rFonts w:ascii="Times New Roman" w:hAnsi="Times New Roman" w:cs="Times New Roman"/>
          <w:b/>
          <w:lang w:val="en-GB"/>
        </w:rPr>
        <w:t>First,</w:t>
      </w:r>
      <w:r w:rsidR="005E12A9" w:rsidRPr="00B96331">
        <w:rPr>
          <w:rFonts w:ascii="Times New Roman" w:hAnsi="Times New Roman" w:cs="Times New Roman"/>
          <w:lang w:val="en-GB"/>
        </w:rPr>
        <w:t xml:space="preserve"> since the 2015 election, </w:t>
      </w:r>
      <w:r w:rsidR="005E12A9" w:rsidRPr="00B96331">
        <w:rPr>
          <w:rFonts w:ascii="Times New Roman" w:hAnsi="Times New Roman" w:cs="Times New Roman"/>
          <w:b/>
          <w:lang w:val="en-GB"/>
        </w:rPr>
        <w:t>the dynamic of Polish politics has changed significantly, leading to qualitative differences in the character of Polish democracy</w:t>
      </w:r>
      <w:r w:rsidR="005E12A9" w:rsidRPr="00B96331">
        <w:rPr>
          <w:rFonts w:ascii="Times New Roman" w:hAnsi="Times New Roman" w:cs="Times New Roman"/>
          <w:lang w:val="en-GB"/>
        </w:rPr>
        <w:t xml:space="preserve"> in comparison with the situation in the preceding election. </w:t>
      </w:r>
      <w:r w:rsidR="005E12A9" w:rsidRPr="00B96331">
        <w:rPr>
          <w:rFonts w:ascii="Times New Roman" w:hAnsi="Times New Roman" w:cs="Times New Roman"/>
          <w:b/>
          <w:lang w:val="en-GB"/>
        </w:rPr>
        <w:t>Second, new and influentia</w:t>
      </w:r>
      <w:r w:rsidR="00542C86" w:rsidRPr="00B96331">
        <w:rPr>
          <w:rFonts w:ascii="Times New Roman" w:hAnsi="Times New Roman" w:cs="Times New Roman"/>
          <w:b/>
          <w:lang w:val="en-GB"/>
        </w:rPr>
        <w:t xml:space="preserve">l theories of electoral </w:t>
      </w:r>
      <w:r w:rsidR="008A6ED0" w:rsidRPr="00B96331">
        <w:rPr>
          <w:rFonts w:ascii="Times New Roman" w:hAnsi="Times New Roman" w:cs="Times New Roman"/>
          <w:b/>
          <w:lang w:val="en-GB"/>
        </w:rPr>
        <w:t>behaviour</w:t>
      </w:r>
      <w:r w:rsidR="005E12A9" w:rsidRPr="00B96331">
        <w:rPr>
          <w:rFonts w:ascii="Times New Roman" w:hAnsi="Times New Roman" w:cs="Times New Roman"/>
          <w:b/>
          <w:lang w:val="en-GB"/>
        </w:rPr>
        <w:t xml:space="preserve"> require us to reconsider old assumptions about the relationship between factors which influence electoral outcomes</w:t>
      </w:r>
      <w:r w:rsidR="005E12A9" w:rsidRPr="00B96331">
        <w:rPr>
          <w:rFonts w:ascii="Times New Roman" w:hAnsi="Times New Roman" w:cs="Times New Roman"/>
          <w:lang w:val="en-GB"/>
        </w:rPr>
        <w:t xml:space="preserve"> (</w:t>
      </w:r>
      <w:r w:rsidR="000F1F8D" w:rsidRPr="00B96331">
        <w:rPr>
          <w:rFonts w:ascii="Times New Roman" w:hAnsi="Times New Roman" w:cs="Times New Roman"/>
          <w:lang w:val="en-GB"/>
        </w:rPr>
        <w:t xml:space="preserve">Rossteutscher &amp; Stegmueller 2014; </w:t>
      </w:r>
      <w:r w:rsidR="005E12A9" w:rsidRPr="00B96331">
        <w:rPr>
          <w:rFonts w:ascii="Times New Roman" w:hAnsi="Times New Roman" w:cs="Times New Roman"/>
          <w:lang w:val="en-GB"/>
        </w:rPr>
        <w:t xml:space="preserve">Achen &amp; Bartels 2016). </w:t>
      </w:r>
      <w:r w:rsidR="005E12A9" w:rsidRPr="00B96331">
        <w:rPr>
          <w:rFonts w:ascii="Times New Roman" w:hAnsi="Times New Roman" w:cs="Times New Roman"/>
          <w:b/>
          <w:lang w:val="en-GB"/>
        </w:rPr>
        <w:t>Third, the increasing difficulties in using traditional face-to-face survey methods</w:t>
      </w:r>
      <w:r w:rsidR="005E12A9" w:rsidRPr="00B96331">
        <w:rPr>
          <w:rFonts w:ascii="Times New Roman" w:hAnsi="Times New Roman" w:cs="Times New Roman"/>
          <w:lang w:val="en-GB"/>
        </w:rPr>
        <w:t xml:space="preserve"> to obtain representative, reliable and cost-effective samples of </w:t>
      </w:r>
      <w:r w:rsidR="005E12A9" w:rsidRPr="00B96331">
        <w:rPr>
          <w:rFonts w:ascii="Times New Roman" w:hAnsi="Times New Roman" w:cs="Times New Roman"/>
          <w:lang w:val="en-GB"/>
        </w:rPr>
        <w:lastRenderedPageBreak/>
        <w:t xml:space="preserve">national populations </w:t>
      </w:r>
      <w:r w:rsidR="008A6ED0" w:rsidRPr="00B96331">
        <w:rPr>
          <w:rFonts w:ascii="Times New Roman" w:hAnsi="Times New Roman" w:cs="Times New Roman"/>
          <w:lang w:val="en-GB"/>
        </w:rPr>
        <w:t>require</w:t>
      </w:r>
      <w:r w:rsidR="005E12A9" w:rsidRPr="00B96331">
        <w:rPr>
          <w:rFonts w:ascii="Times New Roman" w:hAnsi="Times New Roman" w:cs="Times New Roman"/>
          <w:lang w:val="en-GB"/>
        </w:rPr>
        <w:t xml:space="preserve"> us to explore new ways of collecting data that might contribute to the future sustainability of the PNES and provide a model for other surveys to follow.</w:t>
      </w:r>
    </w:p>
    <w:p w14:paraId="321FA540" w14:textId="7D71EEF9" w:rsidR="005E12A9" w:rsidRPr="00B96331" w:rsidRDefault="00BF6BB0" w:rsidP="00526DA8">
      <w:pPr>
        <w:spacing w:after="0" w:line="240" w:lineRule="auto"/>
        <w:ind w:right="-233"/>
        <w:jc w:val="both"/>
        <w:rPr>
          <w:rFonts w:ascii="Times New Roman" w:hAnsi="Times New Roman" w:cs="Times New Roman"/>
          <w:u w:val="single"/>
          <w:lang w:val="en-GB"/>
        </w:rPr>
      </w:pPr>
      <w:r w:rsidRPr="00B96331">
        <w:rPr>
          <w:rFonts w:ascii="Times New Roman" w:hAnsi="Times New Roman" w:cs="Times New Roman"/>
          <w:u w:val="single"/>
          <w:lang w:val="en-GB"/>
        </w:rPr>
        <w:t xml:space="preserve">2. Significance of the </w:t>
      </w:r>
      <w:r w:rsidR="0010634D" w:rsidRPr="00B96331">
        <w:rPr>
          <w:rFonts w:ascii="Times New Roman" w:hAnsi="Times New Roman" w:cs="Times New Roman"/>
          <w:u w:val="single"/>
          <w:lang w:val="en-GB"/>
        </w:rPr>
        <w:t>project</w:t>
      </w:r>
    </w:p>
    <w:p w14:paraId="62FAEE3D" w14:textId="308DA90E" w:rsidR="0046747A" w:rsidRPr="00B96331" w:rsidRDefault="0046747A" w:rsidP="00526DA8">
      <w:pPr>
        <w:spacing w:after="0" w:line="240" w:lineRule="auto"/>
        <w:ind w:right="-233"/>
        <w:jc w:val="both"/>
        <w:rPr>
          <w:rFonts w:ascii="Times New Roman" w:hAnsi="Times New Roman" w:cs="Times New Roman"/>
          <w:lang w:val="en-GB"/>
        </w:rPr>
      </w:pPr>
      <w:r w:rsidRPr="00B96331">
        <w:rPr>
          <w:rFonts w:ascii="Times New Roman" w:hAnsi="Times New Roman" w:cs="Times New Roman"/>
          <w:lang w:val="en-GB"/>
        </w:rPr>
        <w:t xml:space="preserve">As the PNES project has been financed from public funds, it exists to serve the public good, providing Poles with reliable information about the party-political preferences, attitudes and behaviour of their fellow citizens in comparative perspective. </w:t>
      </w:r>
      <w:r w:rsidR="007957F5" w:rsidRPr="00B96331">
        <w:rPr>
          <w:rFonts w:ascii="Times New Roman" w:hAnsi="Times New Roman" w:cs="Times New Roman"/>
          <w:b/>
          <w:lang w:val="en-GB"/>
        </w:rPr>
        <w:t>It is distinguished for its temporal coverage, which runs unbroken from the parliamentary elections of 1997</w:t>
      </w:r>
      <w:r w:rsidR="007957F5" w:rsidRPr="00B96331">
        <w:rPr>
          <w:rFonts w:ascii="Times New Roman" w:hAnsi="Times New Roman" w:cs="Times New Roman"/>
          <w:lang w:val="en-GB"/>
        </w:rPr>
        <w:t xml:space="preserve">. </w:t>
      </w:r>
      <w:r w:rsidRPr="00B96331">
        <w:rPr>
          <w:rFonts w:ascii="Times New Roman" w:hAnsi="Times New Roman" w:cs="Times New Roman"/>
          <w:lang w:val="en-GB"/>
        </w:rPr>
        <w:t xml:space="preserve">PNES data have been used in dozens of peer-reviewed articles and monograph chapters, both in Polish and in foreign languages, and the results of the PNES have been presented in extensive fashion in the major Polish political and sociological science journals </w:t>
      </w:r>
      <w:r w:rsidRPr="00B96331">
        <w:rPr>
          <w:rFonts w:ascii="Times New Roman" w:hAnsi="Times New Roman" w:cs="Times New Roman"/>
          <w:i/>
          <w:lang w:val="en-GB"/>
        </w:rPr>
        <w:t xml:space="preserve">Studia Polityczne </w:t>
      </w:r>
      <w:r w:rsidRPr="00B96331">
        <w:rPr>
          <w:rFonts w:ascii="Times New Roman" w:hAnsi="Times New Roman" w:cs="Times New Roman"/>
          <w:lang w:val="en-GB"/>
        </w:rPr>
        <w:t xml:space="preserve">and </w:t>
      </w:r>
      <w:r w:rsidRPr="00B96331">
        <w:rPr>
          <w:rFonts w:ascii="Times New Roman" w:hAnsi="Times New Roman" w:cs="Times New Roman"/>
          <w:i/>
          <w:lang w:val="en-GB"/>
        </w:rPr>
        <w:t>Studia Socjologiczne.</w:t>
      </w:r>
    </w:p>
    <w:p w14:paraId="5BF263BF" w14:textId="25EB2B8D" w:rsidR="003C6915" w:rsidRPr="00B96331" w:rsidRDefault="00FA0962" w:rsidP="00526DA8">
      <w:pPr>
        <w:spacing w:after="0" w:line="240" w:lineRule="auto"/>
        <w:ind w:right="-233"/>
        <w:jc w:val="both"/>
        <w:rPr>
          <w:rFonts w:ascii="Times New Roman" w:hAnsi="Times New Roman" w:cs="Times New Roman"/>
          <w:lang w:val="en-GB"/>
        </w:rPr>
      </w:pPr>
      <w:r w:rsidRPr="00B96331">
        <w:rPr>
          <w:rFonts w:ascii="Times New Roman" w:hAnsi="Times New Roman" w:cs="Times New Roman"/>
          <w:lang w:val="en-GB"/>
        </w:rPr>
        <w:t>Aside from being the leading post-electoral study in Poland</w:t>
      </w:r>
      <w:r w:rsidR="009C2E08" w:rsidRPr="00B96331">
        <w:rPr>
          <w:rFonts w:ascii="Times New Roman" w:hAnsi="Times New Roman" w:cs="Times New Roman"/>
          <w:lang w:val="en-GB"/>
        </w:rPr>
        <w:t xml:space="preserve"> (awarded the Stefan Nowak Prize in 2008)</w:t>
      </w:r>
      <w:r w:rsidRPr="00B96331">
        <w:rPr>
          <w:rFonts w:ascii="Times New Roman" w:hAnsi="Times New Roman" w:cs="Times New Roman"/>
          <w:lang w:val="en-GB"/>
        </w:rPr>
        <w:t>, the PNES is also a well-established and internationally recognized project that contributes to the comparative stock of knowl</w:t>
      </w:r>
      <w:r w:rsidR="0046747A" w:rsidRPr="00B96331">
        <w:rPr>
          <w:rFonts w:ascii="Times New Roman" w:hAnsi="Times New Roman" w:cs="Times New Roman"/>
          <w:lang w:val="en-GB"/>
        </w:rPr>
        <w:t>edge about electoral behaviour,</w:t>
      </w:r>
      <w:r w:rsidR="003E5E66" w:rsidRPr="00B96331">
        <w:rPr>
          <w:rFonts w:ascii="Times New Roman" w:hAnsi="Times New Roman" w:cs="Times New Roman"/>
          <w:lang w:val="en-GB"/>
        </w:rPr>
        <w:t xml:space="preserve"> </w:t>
      </w:r>
      <w:r w:rsidRPr="00B96331">
        <w:rPr>
          <w:rFonts w:ascii="Times New Roman" w:hAnsi="Times New Roman" w:cs="Times New Roman"/>
          <w:lang w:val="en-GB"/>
        </w:rPr>
        <w:t>in particular through</w:t>
      </w:r>
      <w:r w:rsidR="003C6915" w:rsidRPr="00B96331">
        <w:rPr>
          <w:rFonts w:ascii="Times New Roman" w:hAnsi="Times New Roman" w:cs="Times New Roman"/>
          <w:lang w:val="en-GB"/>
        </w:rPr>
        <w:t xml:space="preserve"> the </w:t>
      </w:r>
      <w:r w:rsidR="003C6915" w:rsidRPr="00B96331">
        <w:rPr>
          <w:rFonts w:ascii="Times New Roman" w:hAnsi="Times New Roman" w:cs="Times New Roman"/>
          <w:b/>
          <w:lang w:val="en-GB"/>
        </w:rPr>
        <w:t xml:space="preserve">inclusion of successive modules of the </w:t>
      </w:r>
      <w:r w:rsidR="003C6915" w:rsidRPr="00B96331">
        <w:rPr>
          <w:rFonts w:ascii="Times New Roman" w:hAnsi="Times New Roman" w:cs="Times New Roman"/>
          <w:b/>
          <w:i/>
          <w:lang w:val="en-GB"/>
        </w:rPr>
        <w:t xml:space="preserve">Comparative Study of Electoral Systems </w:t>
      </w:r>
      <w:r w:rsidR="003C6915" w:rsidRPr="00B96331">
        <w:rPr>
          <w:rFonts w:ascii="Times New Roman" w:hAnsi="Times New Roman" w:cs="Times New Roman"/>
          <w:b/>
          <w:lang w:val="en-GB"/>
        </w:rPr>
        <w:t xml:space="preserve">(CSES), the major cross-national post-electoral survey available to scholars of political science. </w:t>
      </w:r>
      <w:del w:id="54" w:author="Ben Stanley" w:date="2018-12-16T20:26:00Z">
        <w:r w:rsidR="003C6915" w:rsidRPr="00B96331" w:rsidDel="00A66FD3">
          <w:rPr>
            <w:rFonts w:ascii="Times New Roman" w:hAnsi="Times New Roman" w:cs="Times New Roman"/>
            <w:b/>
            <w:lang w:val="en-GB"/>
          </w:rPr>
          <w:delText>P</w:delText>
        </w:r>
        <w:r w:rsidR="000F1F8D" w:rsidRPr="00B96331" w:rsidDel="00A66FD3">
          <w:rPr>
            <w:rFonts w:ascii="Times New Roman" w:hAnsi="Times New Roman" w:cs="Times New Roman"/>
            <w:b/>
            <w:lang w:val="en-GB"/>
          </w:rPr>
          <w:delText>olish</w:delText>
        </w:r>
      </w:del>
      <w:ins w:id="55" w:author="Ben Stanley" w:date="2018-12-16T20:26:00Z">
        <w:r w:rsidR="00A66FD3">
          <w:rPr>
            <w:rFonts w:ascii="Times New Roman" w:hAnsi="Times New Roman" w:cs="Times New Roman"/>
            <w:b/>
            <w:lang w:val="en-GB"/>
          </w:rPr>
          <w:t>The P</w:t>
        </w:r>
      </w:ins>
      <w:del w:id="56" w:author="Ben Stanley" w:date="2018-12-16T20:26:00Z">
        <w:r w:rsidR="000F1F8D" w:rsidRPr="00B96331" w:rsidDel="00A66FD3">
          <w:rPr>
            <w:rFonts w:ascii="Times New Roman" w:hAnsi="Times New Roman" w:cs="Times New Roman"/>
            <w:b/>
            <w:lang w:val="en-GB"/>
          </w:rPr>
          <w:delText xml:space="preserve"> </w:delText>
        </w:r>
      </w:del>
      <w:r w:rsidR="003C6915" w:rsidRPr="00B96331">
        <w:rPr>
          <w:rFonts w:ascii="Times New Roman" w:hAnsi="Times New Roman" w:cs="Times New Roman"/>
          <w:b/>
          <w:lang w:val="en-GB"/>
        </w:rPr>
        <w:t xml:space="preserve">NES remains the only study in Central and Eastern Europe </w:t>
      </w:r>
      <w:del w:id="57" w:author="Ben Stanley" w:date="2018-12-16T20:26:00Z">
        <w:r w:rsidR="003C6915" w:rsidRPr="00B96331" w:rsidDel="00A66FD3">
          <w:rPr>
            <w:rFonts w:ascii="Times New Roman" w:hAnsi="Times New Roman" w:cs="Times New Roman"/>
            <w:b/>
            <w:lang w:val="en-GB"/>
          </w:rPr>
          <w:delText>that has</w:delText>
        </w:r>
      </w:del>
      <w:ins w:id="58" w:author="Ben Stanley" w:date="2018-12-16T20:26:00Z">
        <w:r w:rsidR="00A66FD3">
          <w:rPr>
            <w:rFonts w:ascii="Times New Roman" w:hAnsi="Times New Roman" w:cs="Times New Roman"/>
            <w:b/>
            <w:lang w:val="en-GB"/>
          </w:rPr>
          <w:t>to have</w:t>
        </w:r>
      </w:ins>
      <w:r w:rsidR="003C6915" w:rsidRPr="00B96331">
        <w:rPr>
          <w:rFonts w:ascii="Times New Roman" w:hAnsi="Times New Roman" w:cs="Times New Roman"/>
          <w:b/>
          <w:lang w:val="en-GB"/>
        </w:rPr>
        <w:t xml:space="preserve"> included all four CSES modules to date</w:t>
      </w:r>
      <w:r w:rsidR="003C6915" w:rsidRPr="00B96331">
        <w:rPr>
          <w:rFonts w:ascii="Times New Roman" w:hAnsi="Times New Roman" w:cs="Times New Roman"/>
          <w:lang w:val="en-GB"/>
        </w:rPr>
        <w:t>. This project will allow us to continue the PNES series for a further iteration, maintaining the CSES data coverage by incorporating Module 5 of that series, and providing the international political science community with a tool for over-time and cross-national comparison of the preferences, attitudes and behaviour of Polish voters.</w:t>
      </w:r>
    </w:p>
    <w:p w14:paraId="182B6F1A" w14:textId="27DF70C9" w:rsidR="005E12A9" w:rsidRPr="00B96331" w:rsidRDefault="005E12A9" w:rsidP="00526DA8">
      <w:pPr>
        <w:spacing w:after="0" w:line="240" w:lineRule="auto"/>
        <w:ind w:right="-233"/>
        <w:jc w:val="both"/>
        <w:rPr>
          <w:rFonts w:ascii="Times New Roman" w:hAnsi="Times New Roman" w:cs="Times New Roman"/>
          <w:lang w:val="en-GB"/>
        </w:rPr>
      </w:pPr>
      <w:r w:rsidRPr="00B96331">
        <w:rPr>
          <w:rFonts w:ascii="Times New Roman" w:hAnsi="Times New Roman" w:cs="Times New Roman"/>
          <w:lang w:val="en-GB"/>
        </w:rPr>
        <w:t xml:space="preserve">The </w:t>
      </w:r>
      <w:r w:rsidRPr="00B96331">
        <w:rPr>
          <w:rFonts w:ascii="Times New Roman" w:hAnsi="Times New Roman" w:cs="Times New Roman"/>
          <w:b/>
          <w:lang w:val="en-GB"/>
        </w:rPr>
        <w:t>PNES covers the broadly conceived core concerns of electoral analysis</w:t>
      </w:r>
      <w:r w:rsidRPr="00B96331">
        <w:rPr>
          <w:rFonts w:ascii="Times New Roman" w:hAnsi="Times New Roman" w:cs="Times New Roman"/>
          <w:lang w:val="en-GB"/>
        </w:rPr>
        <w:t xml:space="preserve"> (van der Eijk 2002), that is, participation in elections, vote choice, party identification, attitudes towards specific parties and politicians, broad ideological leanings, and specific issue stances, and internal and external political efficacy, to name only</w:t>
      </w:r>
      <w:r w:rsidR="00CE7868" w:rsidRPr="00B96331">
        <w:rPr>
          <w:rFonts w:ascii="Times New Roman" w:hAnsi="Times New Roman" w:cs="Times New Roman"/>
          <w:lang w:val="en-GB"/>
        </w:rPr>
        <w:t xml:space="preserve"> the most important variables. </w:t>
      </w:r>
      <w:r w:rsidRPr="00B96331">
        <w:rPr>
          <w:rFonts w:ascii="Times New Roman" w:hAnsi="Times New Roman" w:cs="Times New Roman"/>
          <w:lang w:val="en-GB"/>
        </w:rPr>
        <w:t xml:space="preserve">This core component is repeated in each iteration of the survey using the same design and wording, making it possible to identify and compare changes in citizens’ attitudes and preferences. </w:t>
      </w:r>
      <w:r w:rsidRPr="00B96331">
        <w:rPr>
          <w:rFonts w:ascii="Times New Roman" w:hAnsi="Times New Roman" w:cs="Times New Roman"/>
          <w:b/>
          <w:lang w:val="en-GB"/>
        </w:rPr>
        <w:t>The non-core element covers different domains depending on more proximate and context-relevant concerns</w:t>
      </w:r>
      <w:r w:rsidRPr="00B96331">
        <w:rPr>
          <w:rFonts w:ascii="Times New Roman" w:hAnsi="Times New Roman" w:cs="Times New Roman"/>
          <w:lang w:val="en-GB"/>
        </w:rPr>
        <w:t>, such as attitudes to the European Unio</w:t>
      </w:r>
      <w:r w:rsidR="006E6C14" w:rsidRPr="00B96331">
        <w:rPr>
          <w:rFonts w:ascii="Times New Roman" w:hAnsi="Times New Roman" w:cs="Times New Roman"/>
          <w:lang w:val="en-GB"/>
        </w:rPr>
        <w:t>n (Markowski, Tucker 2005, 2010</w:t>
      </w:r>
      <w:r w:rsidR="00DA24A2" w:rsidRPr="00B96331">
        <w:rPr>
          <w:rFonts w:ascii="Times New Roman" w:hAnsi="Times New Roman" w:cs="Times New Roman"/>
          <w:lang w:val="en-GB"/>
        </w:rPr>
        <w:t>)</w:t>
      </w:r>
      <w:r w:rsidR="006E6C14" w:rsidRPr="00B96331">
        <w:rPr>
          <w:rFonts w:ascii="Times New Roman" w:hAnsi="Times New Roman" w:cs="Times New Roman"/>
          <w:lang w:val="en-GB"/>
        </w:rPr>
        <w:t>,</w:t>
      </w:r>
      <w:r w:rsidR="00DA24A2" w:rsidRPr="00B96331">
        <w:rPr>
          <w:rFonts w:ascii="Times New Roman" w:hAnsi="Times New Roman" w:cs="Times New Roman"/>
          <w:lang w:val="en-GB"/>
        </w:rPr>
        <w:t xml:space="preserve"> </w:t>
      </w:r>
      <w:r w:rsidRPr="00B96331">
        <w:rPr>
          <w:rFonts w:ascii="Times New Roman" w:hAnsi="Times New Roman" w:cs="Times New Roman"/>
          <w:lang w:val="en-GB"/>
        </w:rPr>
        <w:t xml:space="preserve">political clientelism and economic voting (Kotnarowski, Markowski 2014), populism (Jasiewicz 2008; Stanley 2018) and party system development (Markowski </w:t>
      </w:r>
      <w:r w:rsidR="00FA4EDA" w:rsidRPr="00B96331">
        <w:rPr>
          <w:rFonts w:ascii="Times New Roman" w:hAnsi="Times New Roman" w:cs="Times New Roman"/>
          <w:lang w:val="en-GB"/>
        </w:rPr>
        <w:t>2008</w:t>
      </w:r>
      <w:r w:rsidRPr="00B96331">
        <w:rPr>
          <w:rFonts w:ascii="Times New Roman" w:hAnsi="Times New Roman" w:cs="Times New Roman"/>
          <w:lang w:val="en-GB"/>
        </w:rPr>
        <w:t>;</w:t>
      </w:r>
      <w:r w:rsidR="00682FC8" w:rsidRPr="00B96331">
        <w:rPr>
          <w:rFonts w:ascii="Times New Roman" w:hAnsi="Times New Roman" w:cs="Times New Roman"/>
          <w:lang w:val="en-GB"/>
        </w:rPr>
        <w:t xml:space="preserve"> 2016;</w:t>
      </w:r>
      <w:r w:rsidRPr="00B96331">
        <w:rPr>
          <w:rFonts w:ascii="Times New Roman" w:hAnsi="Times New Roman" w:cs="Times New Roman"/>
          <w:lang w:val="en-GB"/>
        </w:rPr>
        <w:t xml:space="preserve"> Stanley 2014</w:t>
      </w:r>
      <w:r w:rsidR="00FA4EDA" w:rsidRPr="00B96331">
        <w:rPr>
          <w:rFonts w:ascii="Times New Roman" w:hAnsi="Times New Roman" w:cs="Times New Roman"/>
          <w:lang w:val="en-GB"/>
        </w:rPr>
        <w:t>; Kwiatkowska et al. 2016</w:t>
      </w:r>
      <w:r w:rsidRPr="00B96331">
        <w:rPr>
          <w:rFonts w:ascii="Times New Roman" w:hAnsi="Times New Roman" w:cs="Times New Roman"/>
          <w:lang w:val="en-GB"/>
        </w:rPr>
        <w:t>).</w:t>
      </w:r>
    </w:p>
    <w:p w14:paraId="76EF1B68" w14:textId="3CEFCFA6" w:rsidR="006C7216" w:rsidRPr="00B96331" w:rsidRDefault="006C7216" w:rsidP="00526DA8">
      <w:pPr>
        <w:spacing w:after="0" w:line="240" w:lineRule="auto"/>
        <w:ind w:right="-233"/>
        <w:jc w:val="both"/>
        <w:rPr>
          <w:rFonts w:ascii="Times New Roman" w:hAnsi="Times New Roman" w:cs="Times New Roman"/>
          <w:lang w:val="en-GB"/>
        </w:rPr>
      </w:pPr>
      <w:r w:rsidRPr="00B96331">
        <w:rPr>
          <w:rFonts w:ascii="Times New Roman" w:hAnsi="Times New Roman" w:cs="Times New Roman"/>
          <w:b/>
          <w:lang w:val="en-GB"/>
        </w:rPr>
        <w:t>T</w:t>
      </w:r>
      <w:r w:rsidR="005E12A9" w:rsidRPr="00B96331">
        <w:rPr>
          <w:rFonts w:ascii="Times New Roman" w:hAnsi="Times New Roman" w:cs="Times New Roman"/>
          <w:b/>
          <w:lang w:val="en-GB"/>
        </w:rPr>
        <w:t xml:space="preserve">he 2019 </w:t>
      </w:r>
      <w:r w:rsidRPr="00B96331">
        <w:rPr>
          <w:rFonts w:ascii="Times New Roman" w:hAnsi="Times New Roman" w:cs="Times New Roman"/>
          <w:b/>
          <w:lang w:val="en-GB"/>
        </w:rPr>
        <w:t xml:space="preserve">PNES </w:t>
      </w:r>
      <w:r w:rsidR="005E12A9" w:rsidRPr="00B96331">
        <w:rPr>
          <w:rFonts w:ascii="Times New Roman" w:hAnsi="Times New Roman" w:cs="Times New Roman"/>
          <w:b/>
          <w:lang w:val="en-GB"/>
        </w:rPr>
        <w:t>will incorporate two innovative</w:t>
      </w:r>
      <w:r w:rsidR="008309C4" w:rsidRPr="00B96331">
        <w:rPr>
          <w:rFonts w:ascii="Times New Roman" w:hAnsi="Times New Roman" w:cs="Times New Roman"/>
          <w:b/>
          <w:lang w:val="en-GB"/>
        </w:rPr>
        <w:t xml:space="preserve"> changes in its design</w:t>
      </w:r>
      <w:r w:rsidR="008309C4" w:rsidRPr="00B96331">
        <w:rPr>
          <w:rFonts w:ascii="Times New Roman" w:hAnsi="Times New Roman" w:cs="Times New Roman"/>
          <w:lang w:val="en-GB"/>
        </w:rPr>
        <w:t>, influenced</w:t>
      </w:r>
      <w:r w:rsidR="005E12A9" w:rsidRPr="00B96331">
        <w:rPr>
          <w:rFonts w:ascii="Times New Roman" w:hAnsi="Times New Roman" w:cs="Times New Roman"/>
          <w:lang w:val="en-GB"/>
        </w:rPr>
        <w:t xml:space="preserve"> by important </w:t>
      </w:r>
      <w:r w:rsidR="008309C4" w:rsidRPr="00B96331">
        <w:rPr>
          <w:rFonts w:ascii="Times New Roman" w:hAnsi="Times New Roman" w:cs="Times New Roman"/>
          <w:lang w:val="en-GB"/>
        </w:rPr>
        <w:t xml:space="preserve">recent </w:t>
      </w:r>
      <w:r w:rsidR="005E12A9" w:rsidRPr="00B96331">
        <w:rPr>
          <w:rFonts w:ascii="Times New Roman" w:hAnsi="Times New Roman" w:cs="Times New Roman"/>
          <w:lang w:val="en-GB"/>
        </w:rPr>
        <w:t>theoretical reconsiderations.</w:t>
      </w:r>
      <w:r w:rsidR="005E12A9" w:rsidRPr="00B96331">
        <w:rPr>
          <w:rFonts w:ascii="Times New Roman" w:hAnsi="Times New Roman" w:cs="Times New Roman"/>
          <w:b/>
          <w:lang w:val="en-GB"/>
        </w:rPr>
        <w:t xml:space="preserve"> The first</w:t>
      </w:r>
      <w:r w:rsidR="005E12A9" w:rsidRPr="00B96331">
        <w:rPr>
          <w:rFonts w:ascii="Times New Roman" w:hAnsi="Times New Roman" w:cs="Times New Roman"/>
          <w:lang w:val="en-GB"/>
        </w:rPr>
        <w:t xml:space="preserve"> of these is informed by Achen and Bartels’s (2016) injunction that </w:t>
      </w:r>
      <w:r w:rsidR="005E12A9" w:rsidRPr="00B96331">
        <w:rPr>
          <w:rFonts w:ascii="Times New Roman" w:hAnsi="Times New Roman" w:cs="Times New Roman"/>
          <w:b/>
          <w:lang w:val="en-GB"/>
        </w:rPr>
        <w:t>greater emphasis should be placed on the nature of citizen</w:t>
      </w:r>
      <w:r w:rsidRPr="00B96331">
        <w:rPr>
          <w:rFonts w:ascii="Times New Roman" w:hAnsi="Times New Roman" w:cs="Times New Roman"/>
          <w:b/>
          <w:lang w:val="en-GB"/>
        </w:rPr>
        <w:t xml:space="preserve">s’ </w:t>
      </w:r>
      <w:r w:rsidR="005E12A9" w:rsidRPr="00B96331">
        <w:rPr>
          <w:rFonts w:ascii="Times New Roman" w:hAnsi="Times New Roman" w:cs="Times New Roman"/>
          <w:b/>
          <w:lang w:val="en-GB"/>
        </w:rPr>
        <w:t>social identities and their newly-created bonds in informal networks</w:t>
      </w:r>
      <w:r w:rsidR="005E12A9" w:rsidRPr="00B96331">
        <w:rPr>
          <w:rFonts w:ascii="Times New Roman" w:hAnsi="Times New Roman" w:cs="Times New Roman"/>
          <w:lang w:val="en-GB"/>
        </w:rPr>
        <w:t>. This work has attracted substantial attention and has been subjected to empirical testing in (primarily) the European con</w:t>
      </w:r>
      <w:r w:rsidR="00C618C2" w:rsidRPr="00B96331">
        <w:rPr>
          <w:rFonts w:ascii="Times New Roman" w:hAnsi="Times New Roman" w:cs="Times New Roman"/>
          <w:lang w:val="en-GB"/>
        </w:rPr>
        <w:t>text (Dassonneville &amp; Wass 2017</w:t>
      </w:r>
      <w:r w:rsidR="005E12A9" w:rsidRPr="00B96331">
        <w:rPr>
          <w:rFonts w:ascii="Times New Roman" w:hAnsi="Times New Roman" w:cs="Times New Roman"/>
          <w:lang w:val="en-GB"/>
        </w:rPr>
        <w:t>; Patkos 2017). Our goal is to test the relative impact of social identities and bonds as theorized by Achen and Bartels compared with that of cleavages, retrospective accountability, quality of policy representation and other traditional explanatory factors in th</w:t>
      </w:r>
      <w:r w:rsidRPr="00B96331">
        <w:rPr>
          <w:rFonts w:ascii="Times New Roman" w:hAnsi="Times New Roman" w:cs="Times New Roman"/>
          <w:lang w:val="en-GB"/>
        </w:rPr>
        <w:t>e determination of vote choice.</w:t>
      </w:r>
    </w:p>
    <w:p w14:paraId="43CBDA4A" w14:textId="3665AC02" w:rsidR="005E12A9" w:rsidRPr="00B96331" w:rsidRDefault="005E12A9" w:rsidP="00526DA8">
      <w:pPr>
        <w:spacing w:after="0" w:line="240" w:lineRule="auto"/>
        <w:ind w:right="-233"/>
        <w:jc w:val="both"/>
        <w:rPr>
          <w:rFonts w:ascii="Times New Roman" w:hAnsi="Times New Roman" w:cs="Times New Roman"/>
          <w:lang w:val="en-GB"/>
        </w:rPr>
      </w:pPr>
      <w:r w:rsidRPr="00B96331">
        <w:rPr>
          <w:rFonts w:ascii="Times New Roman" w:hAnsi="Times New Roman" w:cs="Times New Roman"/>
          <w:b/>
          <w:lang w:val="en-GB"/>
        </w:rPr>
        <w:t xml:space="preserve">Our second innovation is to embrace the long-neglected methodological insistence on the “heterogeneity assumption” in the study of electoral </w:t>
      </w:r>
      <w:r w:rsidR="008A6ED0" w:rsidRPr="00B96331">
        <w:rPr>
          <w:rFonts w:ascii="Times New Roman" w:hAnsi="Times New Roman" w:cs="Times New Roman"/>
          <w:b/>
          <w:lang w:val="en-GB"/>
        </w:rPr>
        <w:t>behaviour</w:t>
      </w:r>
      <w:r w:rsidRPr="00B96331">
        <w:rPr>
          <w:rFonts w:ascii="Times New Roman" w:hAnsi="Times New Roman" w:cs="Times New Roman"/>
          <w:lang w:val="en-GB"/>
        </w:rPr>
        <w:t xml:space="preserve"> (cf</w:t>
      </w:r>
      <w:r w:rsidR="002501C6" w:rsidRPr="00B96331">
        <w:rPr>
          <w:rFonts w:ascii="Times New Roman" w:hAnsi="Times New Roman" w:cs="Times New Roman"/>
          <w:lang w:val="en-GB"/>
        </w:rPr>
        <w:t>.</w:t>
      </w:r>
      <w:r w:rsidRPr="00B96331">
        <w:rPr>
          <w:rFonts w:ascii="Times New Roman" w:hAnsi="Times New Roman" w:cs="Times New Roman"/>
          <w:lang w:val="en-GB"/>
        </w:rPr>
        <w:t xml:space="preserve"> Rivers 1988). Fundamental changes, such as the decline of cleavages, the weakening of party identification, the increasing instability of voter</w:t>
      </w:r>
      <w:r w:rsidR="008309C4" w:rsidRPr="00B96331">
        <w:rPr>
          <w:rFonts w:ascii="Times New Roman" w:hAnsi="Times New Roman" w:cs="Times New Roman"/>
          <w:lang w:val="en-GB"/>
        </w:rPr>
        <w:t>s’ preferences, and decreasing</w:t>
      </w:r>
      <w:r w:rsidRPr="00B96331">
        <w:rPr>
          <w:rFonts w:ascii="Times New Roman" w:hAnsi="Times New Roman" w:cs="Times New Roman"/>
          <w:lang w:val="en-GB"/>
        </w:rPr>
        <w:t xml:space="preserve"> levels of ideological and party loyalty among voters have led to significant shifts in the dominant paradigm that governs the study of elections, public opinion and vote choice. This has consequences for the continuing applicability of theories and models of these phenomena that assume a homogeneity of explanatory factors and a homogeneity of outcome. While existing theories and models may still work in some cases, as general explanations they are inadequate to the task of explaining contemporary electoral </w:t>
      </w:r>
      <w:r w:rsidR="008A6ED0" w:rsidRPr="00B96331">
        <w:rPr>
          <w:rFonts w:ascii="Times New Roman" w:hAnsi="Times New Roman" w:cs="Times New Roman"/>
          <w:lang w:val="en-GB"/>
        </w:rPr>
        <w:t>behaviour</w:t>
      </w:r>
      <w:r w:rsidRPr="00B96331">
        <w:rPr>
          <w:rFonts w:ascii="Times New Roman" w:hAnsi="Times New Roman" w:cs="Times New Roman"/>
          <w:lang w:val="en-GB"/>
        </w:rPr>
        <w:t xml:space="preserve"> in all its variety.  Citizens, the groups they organize themselves into, and the individual and collective political attachments they make are much more heterogeneous – both in space and across time – than has hitherto been assumed, and our theories and approaches to the research of electoral </w:t>
      </w:r>
      <w:r w:rsidR="008A6ED0" w:rsidRPr="00B96331">
        <w:rPr>
          <w:rFonts w:ascii="Times New Roman" w:hAnsi="Times New Roman" w:cs="Times New Roman"/>
          <w:lang w:val="en-GB"/>
        </w:rPr>
        <w:t>behaviour</w:t>
      </w:r>
      <w:r w:rsidR="0010634D" w:rsidRPr="00B96331">
        <w:rPr>
          <w:rFonts w:ascii="Times New Roman" w:hAnsi="Times New Roman" w:cs="Times New Roman"/>
          <w:lang w:val="en-GB"/>
        </w:rPr>
        <w:t xml:space="preserve"> should reflect this.</w:t>
      </w:r>
    </w:p>
    <w:p w14:paraId="183420FF" w14:textId="2FCA6C73" w:rsidR="005E12A9" w:rsidRPr="00B96331" w:rsidRDefault="005E12A9" w:rsidP="00526DA8">
      <w:pPr>
        <w:spacing w:after="0" w:line="240" w:lineRule="auto"/>
        <w:ind w:right="-233"/>
        <w:jc w:val="both"/>
        <w:rPr>
          <w:rFonts w:ascii="Times New Roman" w:hAnsi="Times New Roman" w:cs="Times New Roman"/>
          <w:lang w:val="en-GB"/>
        </w:rPr>
      </w:pPr>
      <w:r w:rsidRPr="00B96331">
        <w:rPr>
          <w:rFonts w:ascii="Times New Roman" w:hAnsi="Times New Roman" w:cs="Times New Roman"/>
          <w:b/>
          <w:lang w:val="en-GB"/>
        </w:rPr>
        <w:t>The overall analytical frame of the PNES remains a version of the Michigan funnel of causality. However, the Michigan model is extended in important ways in accordance with the discussion above</w:t>
      </w:r>
      <w:r w:rsidR="001037C7" w:rsidRPr="00B96331">
        <w:rPr>
          <w:rFonts w:ascii="Times New Roman" w:hAnsi="Times New Roman" w:cs="Times New Roman"/>
          <w:b/>
          <w:lang w:val="en-GB"/>
        </w:rPr>
        <w:t xml:space="preserve">. </w:t>
      </w:r>
      <w:r w:rsidRPr="00B96331">
        <w:rPr>
          <w:rFonts w:ascii="Times New Roman" w:hAnsi="Times New Roman" w:cs="Times New Roman"/>
          <w:b/>
          <w:lang w:val="en-GB"/>
        </w:rPr>
        <w:t>First</w:t>
      </w:r>
      <w:r w:rsidRPr="00B96331">
        <w:rPr>
          <w:rFonts w:ascii="Times New Roman" w:hAnsi="Times New Roman" w:cs="Times New Roman"/>
          <w:lang w:val="en-GB"/>
        </w:rPr>
        <w:t xml:space="preserve">, the proposed PNES model will expand upon the Columbia School tradition of sociological factors (both ascribed and achieved) to </w:t>
      </w:r>
      <w:r w:rsidRPr="00B96331">
        <w:rPr>
          <w:rFonts w:ascii="Times New Roman" w:hAnsi="Times New Roman" w:cs="Times New Roman"/>
          <w:b/>
          <w:lang w:val="en-GB"/>
        </w:rPr>
        <w:t>incorporate interactive relationships</w:t>
      </w:r>
      <w:r w:rsidR="00A57A97" w:rsidRPr="00B96331">
        <w:rPr>
          <w:rFonts w:ascii="Times New Roman" w:hAnsi="Times New Roman" w:cs="Times New Roman"/>
          <w:b/>
          <w:lang w:val="en-GB"/>
        </w:rPr>
        <w:t xml:space="preserve"> and identities springing from participation in new social networks</w:t>
      </w:r>
      <w:r w:rsidRPr="00B96331">
        <w:rPr>
          <w:rFonts w:ascii="Times New Roman" w:hAnsi="Times New Roman" w:cs="Times New Roman"/>
          <w:lang w:val="en-GB"/>
        </w:rPr>
        <w:t>. Primarily, our objective is to estimate the relative impact of traditional cleavage politics compared with that of less formal, network-driven bonds and new social identities</w:t>
      </w:r>
      <w:r w:rsidR="001037C7" w:rsidRPr="00B96331">
        <w:rPr>
          <w:rFonts w:ascii="Times New Roman" w:hAnsi="Times New Roman" w:cs="Times New Roman"/>
          <w:lang w:val="en-GB"/>
        </w:rPr>
        <w:t xml:space="preserve"> (Rossteutscher &amp; Stegmueller 2014)</w:t>
      </w:r>
      <w:r w:rsidRPr="00B96331">
        <w:rPr>
          <w:rFonts w:ascii="Times New Roman" w:hAnsi="Times New Roman" w:cs="Times New Roman"/>
          <w:lang w:val="en-GB"/>
        </w:rPr>
        <w:t xml:space="preserve">. The </w:t>
      </w:r>
      <w:r w:rsidRPr="00B96331">
        <w:rPr>
          <w:rFonts w:ascii="Times New Roman" w:hAnsi="Times New Roman" w:cs="Times New Roman"/>
          <w:b/>
          <w:lang w:val="en-GB"/>
        </w:rPr>
        <w:t>second</w:t>
      </w:r>
      <w:r w:rsidRPr="00B96331">
        <w:rPr>
          <w:rFonts w:ascii="Times New Roman" w:hAnsi="Times New Roman" w:cs="Times New Roman"/>
          <w:lang w:val="en-GB"/>
        </w:rPr>
        <w:t xml:space="preserve"> important contribution is a focus on the quality of political representation and accountability which builds on traditional approaches to promissory and societal representation </w:t>
      </w:r>
      <w:r w:rsidR="001037C7" w:rsidRPr="00B96331">
        <w:rPr>
          <w:rFonts w:ascii="Times New Roman" w:hAnsi="Times New Roman" w:cs="Times New Roman"/>
          <w:lang w:val="en-GB"/>
        </w:rPr>
        <w:t xml:space="preserve">(Pitkin 1967) </w:t>
      </w:r>
      <w:r w:rsidRPr="00B96331">
        <w:rPr>
          <w:rFonts w:ascii="Times New Roman" w:hAnsi="Times New Roman" w:cs="Times New Roman"/>
          <w:b/>
          <w:lang w:val="en-GB"/>
        </w:rPr>
        <w:t>to explore the impact of alternative modes of representatio</w:t>
      </w:r>
      <w:r w:rsidR="00674196" w:rsidRPr="00B96331">
        <w:rPr>
          <w:rFonts w:ascii="Times New Roman" w:hAnsi="Times New Roman" w:cs="Times New Roman"/>
          <w:b/>
          <w:lang w:val="en-GB"/>
        </w:rPr>
        <w:t>n, in particular surrogate repre</w:t>
      </w:r>
      <w:r w:rsidRPr="00B96331">
        <w:rPr>
          <w:rFonts w:ascii="Times New Roman" w:hAnsi="Times New Roman" w:cs="Times New Roman"/>
          <w:b/>
          <w:lang w:val="en-GB"/>
        </w:rPr>
        <w:t>sentation</w:t>
      </w:r>
      <w:r w:rsidRPr="00B96331">
        <w:rPr>
          <w:rFonts w:ascii="Times New Roman" w:hAnsi="Times New Roman" w:cs="Times New Roman"/>
          <w:lang w:val="en-GB"/>
        </w:rPr>
        <w:t xml:space="preserve"> (Mansbridge 2003)</w:t>
      </w:r>
      <w:r w:rsidR="00674196" w:rsidRPr="00B96331">
        <w:rPr>
          <w:rFonts w:ascii="Times New Roman" w:hAnsi="Times New Roman" w:cs="Times New Roman"/>
          <w:lang w:val="en-GB"/>
        </w:rPr>
        <w:t>,</w:t>
      </w:r>
      <w:r w:rsidRPr="00B96331">
        <w:rPr>
          <w:rFonts w:ascii="Times New Roman" w:hAnsi="Times New Roman" w:cs="Times New Roman"/>
          <w:lang w:val="en-GB"/>
        </w:rPr>
        <w:t xml:space="preserve"> in which political representation is carried out by non-political institutions such as prominent journalists, important newspapers, churches, trade unions and similar organizations. </w:t>
      </w:r>
      <w:r w:rsidRPr="00B96331">
        <w:rPr>
          <w:rFonts w:ascii="Times New Roman" w:hAnsi="Times New Roman" w:cs="Times New Roman"/>
          <w:b/>
          <w:lang w:val="en-GB"/>
        </w:rPr>
        <w:t>Third</w:t>
      </w:r>
      <w:r w:rsidRPr="00B96331">
        <w:rPr>
          <w:rFonts w:ascii="Times New Roman" w:hAnsi="Times New Roman" w:cs="Times New Roman"/>
          <w:lang w:val="en-GB"/>
        </w:rPr>
        <w:t>, in contrast to classical approaches to political accountability which concentrate mainly on the deeds of incumbents and their economic pe</w:t>
      </w:r>
      <w:r w:rsidR="001037C7" w:rsidRPr="00B96331">
        <w:rPr>
          <w:rFonts w:ascii="Times New Roman" w:hAnsi="Times New Roman" w:cs="Times New Roman"/>
          <w:lang w:val="en-GB"/>
        </w:rPr>
        <w:t>rformance (Przeworski et al 1999</w:t>
      </w:r>
      <w:r w:rsidRPr="00B96331">
        <w:rPr>
          <w:rFonts w:ascii="Times New Roman" w:hAnsi="Times New Roman" w:cs="Times New Roman"/>
          <w:lang w:val="en-GB"/>
        </w:rPr>
        <w:t xml:space="preserve">) </w:t>
      </w:r>
      <w:r w:rsidRPr="00B96331">
        <w:rPr>
          <w:rFonts w:ascii="Times New Roman" w:hAnsi="Times New Roman" w:cs="Times New Roman"/>
          <w:b/>
          <w:lang w:val="en-GB"/>
        </w:rPr>
        <w:t>we conceive of political accountability as pertaining also to axiological, symbolic and identitarian issues.</w:t>
      </w:r>
    </w:p>
    <w:p w14:paraId="50BAE1B0" w14:textId="727A6BF5" w:rsidR="00FF5D84" w:rsidRPr="00B96331" w:rsidRDefault="00A66A09" w:rsidP="00FF1CB1">
      <w:pPr>
        <w:spacing w:after="100" w:line="240" w:lineRule="auto"/>
        <w:ind w:right="-232"/>
        <w:jc w:val="both"/>
        <w:rPr>
          <w:rFonts w:ascii="Times New Roman" w:hAnsi="Times New Roman" w:cs="Times New Roman"/>
          <w:lang w:val="en-GB"/>
        </w:rPr>
      </w:pPr>
      <w:r w:rsidRPr="00B96331">
        <w:rPr>
          <w:rFonts w:ascii="Times New Roman" w:hAnsi="Times New Roman" w:cs="Times New Roman"/>
          <w:lang w:val="en-GB"/>
        </w:rPr>
        <w:lastRenderedPageBreak/>
        <w:t>Thus, a</w:t>
      </w:r>
      <w:r w:rsidR="005E12A9" w:rsidRPr="00B96331">
        <w:rPr>
          <w:rFonts w:ascii="Times New Roman" w:hAnsi="Times New Roman" w:cs="Times New Roman"/>
          <w:lang w:val="en-GB"/>
        </w:rPr>
        <w:t>ccording to the postulates of the Michigan model, the decision of citizens to vote for a particular party is typically a combination of numerous factors, o</w:t>
      </w:r>
      <w:r w:rsidR="00290049" w:rsidRPr="00B96331">
        <w:rPr>
          <w:rFonts w:ascii="Times New Roman" w:hAnsi="Times New Roman" w:cs="Times New Roman"/>
          <w:lang w:val="en-GB"/>
        </w:rPr>
        <w:t>perationaliz</w:t>
      </w:r>
      <w:r w:rsidR="005E12A9" w:rsidRPr="00B96331">
        <w:rPr>
          <w:rFonts w:ascii="Times New Roman" w:hAnsi="Times New Roman" w:cs="Times New Roman"/>
          <w:lang w:val="en-GB"/>
        </w:rPr>
        <w:t xml:space="preserve">ed as independent variables, which are grouped and related to each other according to their causal distance from the dependent variable of vote choice (Campbell et al. 1960). </w:t>
      </w:r>
      <w:r w:rsidR="005E12A9" w:rsidRPr="00B96331">
        <w:rPr>
          <w:rFonts w:ascii="Times New Roman" w:hAnsi="Times New Roman" w:cs="Times New Roman"/>
          <w:b/>
          <w:lang w:val="en-GB"/>
        </w:rPr>
        <w:t>In this project, our point of departure is an alternative analytical proposal based on Miller and Shanks (1996) which offers a multi-stage explanatory model</w:t>
      </w:r>
      <w:r w:rsidR="005E12A9" w:rsidRPr="00B96331">
        <w:rPr>
          <w:rFonts w:ascii="Times New Roman" w:hAnsi="Times New Roman" w:cs="Times New Roman"/>
          <w:lang w:val="en-GB"/>
        </w:rPr>
        <w:t>: a set of several temporally ordered stages that re</w:t>
      </w:r>
      <w:r w:rsidRPr="00B96331">
        <w:rPr>
          <w:rFonts w:ascii="Times New Roman" w:hAnsi="Times New Roman" w:cs="Times New Roman"/>
          <w:lang w:val="en-GB"/>
        </w:rPr>
        <w:t>liably account for vote choice.</w:t>
      </w:r>
    </w:p>
    <w:p w14:paraId="74E03B98" w14:textId="36A24F3F" w:rsidR="005E12A9" w:rsidRPr="00B96331" w:rsidRDefault="005E12A9" w:rsidP="00526DA8">
      <w:pPr>
        <w:spacing w:after="0" w:line="240" w:lineRule="auto"/>
        <w:ind w:right="-233"/>
        <w:jc w:val="both"/>
        <w:rPr>
          <w:rFonts w:ascii="Times New Roman" w:hAnsi="Times New Roman" w:cs="Times New Roman"/>
          <w:u w:val="single"/>
          <w:lang w:val="en-GB"/>
        </w:rPr>
      </w:pPr>
      <w:r w:rsidRPr="00B96331">
        <w:rPr>
          <w:rFonts w:ascii="Times New Roman" w:hAnsi="Times New Roman" w:cs="Times New Roman"/>
          <w:u w:val="single"/>
          <w:lang w:val="en-GB"/>
        </w:rPr>
        <w:t>3. Research plan and design</w:t>
      </w:r>
    </w:p>
    <w:p w14:paraId="595B20B1" w14:textId="47155146" w:rsidR="005E12A9" w:rsidRPr="00B96331" w:rsidDel="002937C1" w:rsidRDefault="005E12A9" w:rsidP="00526DA8">
      <w:pPr>
        <w:spacing w:after="0" w:line="240" w:lineRule="auto"/>
        <w:ind w:right="-233"/>
        <w:jc w:val="both"/>
        <w:rPr>
          <w:del w:id="59" w:author="Ben Stanley" w:date="2018-12-16T20:31:00Z"/>
          <w:rFonts w:ascii="Times New Roman" w:hAnsi="Times New Roman" w:cs="Times New Roman"/>
          <w:u w:val="single"/>
          <w:lang w:val="en-GB"/>
        </w:rPr>
      </w:pPr>
      <w:r w:rsidRPr="00B96331">
        <w:rPr>
          <w:rFonts w:ascii="Times New Roman" w:hAnsi="Times New Roman" w:cs="Times New Roman"/>
          <w:lang w:val="en-GB"/>
        </w:rPr>
        <w:t xml:space="preserve">Political scientists have tended to approach electoral </w:t>
      </w:r>
      <w:r w:rsidR="008A6ED0" w:rsidRPr="00B96331">
        <w:rPr>
          <w:rFonts w:ascii="Times New Roman" w:hAnsi="Times New Roman" w:cs="Times New Roman"/>
          <w:lang w:val="en-GB"/>
        </w:rPr>
        <w:t>behaviour</w:t>
      </w:r>
      <w:r w:rsidRPr="00B96331">
        <w:rPr>
          <w:rFonts w:ascii="Times New Roman" w:hAnsi="Times New Roman" w:cs="Times New Roman"/>
          <w:lang w:val="en-GB"/>
        </w:rPr>
        <w:t xml:space="preserve"> from a single perspective. </w:t>
      </w:r>
      <w:r w:rsidRPr="00B96331">
        <w:rPr>
          <w:rFonts w:ascii="Times New Roman" w:hAnsi="Times New Roman" w:cs="Times New Roman"/>
          <w:b/>
          <w:lang w:val="en-GB"/>
        </w:rPr>
        <w:t>In our view, the contemporary scholar of elections, vote choice and public opinion should adopt a multi-perspective approach</w:t>
      </w:r>
      <w:r w:rsidRPr="00B96331">
        <w:rPr>
          <w:rFonts w:ascii="Times New Roman" w:hAnsi="Times New Roman" w:cs="Times New Roman"/>
          <w:lang w:val="en-GB"/>
        </w:rPr>
        <w:t xml:space="preserve">, particularly in light of fundamental changes over time in the relative importance of competing causal mechanisms for the explanation of voting </w:t>
      </w:r>
      <w:r w:rsidR="008A6ED0" w:rsidRPr="00B96331">
        <w:rPr>
          <w:rFonts w:ascii="Times New Roman" w:hAnsi="Times New Roman" w:cs="Times New Roman"/>
          <w:lang w:val="en-GB"/>
        </w:rPr>
        <w:t>behaviour</w:t>
      </w:r>
      <w:r w:rsidRPr="00B96331">
        <w:rPr>
          <w:rFonts w:ascii="Times New Roman" w:hAnsi="Times New Roman" w:cs="Times New Roman"/>
          <w:lang w:val="en-GB"/>
        </w:rPr>
        <w:t>.</w:t>
      </w:r>
      <w:r w:rsidR="00DA19AA">
        <w:rPr>
          <w:rFonts w:ascii="Times New Roman" w:hAnsi="Times New Roman" w:cs="Times New Roman"/>
          <w:lang w:val="en-GB"/>
        </w:rPr>
        <w:t xml:space="preserve"> </w:t>
      </w:r>
    </w:p>
    <w:p w14:paraId="1802047D" w14:textId="0C6FE3B7" w:rsidR="005E12A9" w:rsidRPr="00B96331" w:rsidDel="00120AEB" w:rsidRDefault="005E12A9">
      <w:pPr>
        <w:spacing w:after="0" w:line="240" w:lineRule="auto"/>
        <w:ind w:right="-233"/>
        <w:jc w:val="both"/>
        <w:rPr>
          <w:del w:id="60" w:author="Ben Stanley" w:date="2018-12-16T20:31:00Z"/>
          <w:rFonts w:ascii="Times New Roman" w:hAnsi="Times New Roman" w:cs="Times New Roman"/>
          <w:lang w:val="en-GB"/>
        </w:rPr>
        <w:pPrChange w:id="61" w:author="Ben Stanley" w:date="2018-12-16T20:31:00Z">
          <w:pPr>
            <w:spacing w:after="0" w:line="240" w:lineRule="auto"/>
            <w:jc w:val="both"/>
          </w:pPr>
        </w:pPrChange>
      </w:pPr>
      <w:r w:rsidRPr="00B96331">
        <w:rPr>
          <w:rFonts w:ascii="Times New Roman" w:hAnsi="Times New Roman" w:cs="Times New Roman"/>
          <w:b/>
          <w:lang w:val="en-GB"/>
        </w:rPr>
        <w:t>In advanced contemporary economies</w:t>
      </w:r>
      <w:r w:rsidRPr="00B96331">
        <w:rPr>
          <w:rFonts w:ascii="Times New Roman" w:hAnsi="Times New Roman" w:cs="Times New Roman"/>
          <w:lang w:val="en-GB"/>
        </w:rPr>
        <w:t xml:space="preserve"> that have been the most directly exposed to the revolution in communications technology that globalisation has created, we can observe a </w:t>
      </w:r>
      <w:r w:rsidRPr="00B96331">
        <w:rPr>
          <w:rFonts w:ascii="Times New Roman" w:hAnsi="Times New Roman" w:cs="Times New Roman"/>
          <w:b/>
          <w:lang w:val="en-GB"/>
        </w:rPr>
        <w:t>dramatic change in the study of public opinion</w:t>
      </w:r>
      <w:r w:rsidRPr="00B96331">
        <w:rPr>
          <w:rFonts w:ascii="Times New Roman" w:hAnsi="Times New Roman" w:cs="Times New Roman"/>
          <w:lang w:val="en-GB"/>
        </w:rPr>
        <w:t>. Social surveys and public opinion research are undergoing a transition from the classical face-to-face interview model to a new methodological approach based on more extensive use of telephone and internet surveys. While there are some disadvantages to this change, the harnessing of new technologies makes it significantly easier for researchers to pursue the accurate testing of complex hypotheses and arrive at a more nuanced understanding of public opinion and its electoral consequences through the use of, for example, experimental techniques hitherto less feasible, or rolling panel studies previously too expensive for all but the best resou</w:t>
      </w:r>
      <w:r w:rsidR="00CC5B93" w:rsidRPr="00B96331">
        <w:rPr>
          <w:rFonts w:ascii="Times New Roman" w:hAnsi="Times New Roman" w:cs="Times New Roman"/>
          <w:lang w:val="en-GB"/>
        </w:rPr>
        <w:t>rced organisations to consider.</w:t>
      </w:r>
    </w:p>
    <w:p w14:paraId="2072EF40" w14:textId="609BE564" w:rsidR="005E12A9" w:rsidRPr="00B96331" w:rsidRDefault="005E12A9">
      <w:pPr>
        <w:spacing w:after="0" w:line="240" w:lineRule="auto"/>
        <w:ind w:right="-233"/>
        <w:jc w:val="both"/>
        <w:rPr>
          <w:rFonts w:ascii="Times New Roman" w:hAnsi="Times New Roman" w:cs="Times New Roman"/>
          <w:lang w:val="en-GB"/>
        </w:rPr>
        <w:pPrChange w:id="62" w:author="Ben Stanley" w:date="2018-12-16T20:31:00Z">
          <w:pPr>
            <w:spacing w:after="0" w:line="240" w:lineRule="auto"/>
            <w:jc w:val="both"/>
          </w:pPr>
        </w:pPrChange>
      </w:pPr>
      <w:r w:rsidRPr="00B96331">
        <w:rPr>
          <w:rFonts w:ascii="Times New Roman" w:hAnsi="Times New Roman" w:cs="Times New Roman"/>
          <w:lang w:val="en-GB"/>
        </w:rPr>
        <w:t xml:space="preserve">At the same time, a </w:t>
      </w:r>
      <w:r w:rsidRPr="00B96331">
        <w:rPr>
          <w:rFonts w:ascii="Times New Roman" w:hAnsi="Times New Roman" w:cs="Times New Roman"/>
          <w:b/>
          <w:lang w:val="en-GB"/>
        </w:rPr>
        <w:t>gap has opened up between the most advanced economies and the less developed and more recently democratised European countries, including Poland, with respect to the quality of social survey research capacities</w:t>
      </w:r>
      <w:r w:rsidRPr="00B96331">
        <w:rPr>
          <w:rFonts w:ascii="Times New Roman" w:hAnsi="Times New Roman" w:cs="Times New Roman"/>
          <w:lang w:val="en-GB"/>
        </w:rPr>
        <w:t xml:space="preserve">. </w:t>
      </w:r>
      <w:del w:id="63" w:author="Ben Stanley" w:date="2018-12-16T20:32:00Z">
        <w:r w:rsidRPr="00B96331" w:rsidDel="0025394C">
          <w:rPr>
            <w:rFonts w:ascii="Times New Roman" w:hAnsi="Times New Roman" w:cs="Times New Roman"/>
            <w:lang w:val="en-GB"/>
          </w:rPr>
          <w:delText>It</w:delText>
        </w:r>
      </w:del>
      <w:ins w:id="64" w:author="Ben Stanley" w:date="2018-12-16T20:32:00Z">
        <w:r w:rsidR="0025394C">
          <w:rPr>
            <w:rFonts w:ascii="Times New Roman" w:hAnsi="Times New Roman" w:cs="Times New Roman"/>
            <w:lang w:val="en-GB"/>
          </w:rPr>
          <w:t>This</w:t>
        </w:r>
      </w:ins>
      <w:r w:rsidRPr="00B96331">
        <w:rPr>
          <w:rFonts w:ascii="Times New Roman" w:hAnsi="Times New Roman" w:cs="Times New Roman"/>
          <w:lang w:val="en-GB"/>
        </w:rPr>
        <w:t xml:space="preserve"> results from a combination of de-professionalization, inadequate public investment, and lack of interest in the production of reliable social survey research. One of the key motivations of this project is to begin remedying this situation in the Polish case, in ways that could potentially be replicated elsewhere. Specifically, we propose to trial the CAWI panel research technique alongside the classical CAPI face-to-face interviews which have until n</w:t>
      </w:r>
      <w:r w:rsidR="00CC5B93" w:rsidRPr="00B96331">
        <w:rPr>
          <w:rFonts w:ascii="Times New Roman" w:hAnsi="Times New Roman" w:cs="Times New Roman"/>
          <w:lang w:val="en-GB"/>
        </w:rPr>
        <w:t>ow been the basis of the PNES.</w:t>
      </w:r>
    </w:p>
    <w:p w14:paraId="74513ACC" w14:textId="4C083F56" w:rsidR="005E12A9" w:rsidRPr="00B96331" w:rsidRDefault="005E12A9" w:rsidP="00526DA8">
      <w:pPr>
        <w:spacing w:after="0" w:line="240" w:lineRule="auto"/>
        <w:ind w:right="-233"/>
        <w:jc w:val="both"/>
        <w:rPr>
          <w:rFonts w:ascii="Times New Roman" w:hAnsi="Times New Roman" w:cs="Times New Roman"/>
          <w:lang w:val="en-GB"/>
        </w:rPr>
      </w:pPr>
      <w:r w:rsidRPr="00B96331">
        <w:rPr>
          <w:rFonts w:ascii="Times New Roman" w:hAnsi="Times New Roman" w:cs="Times New Roman"/>
          <w:bCs/>
          <w:lang w:val="en-GB"/>
        </w:rPr>
        <w:t xml:space="preserve">Aside from the aforementioned innovations, the PNES continues to constitute a research program of significant value both domestically and internationally. As a longitudinal study which </w:t>
      </w:r>
      <w:r w:rsidRPr="00B96331">
        <w:rPr>
          <w:rFonts w:ascii="Times New Roman" w:hAnsi="Times New Roman" w:cs="Times New Roman"/>
          <w:lang w:val="en-GB"/>
        </w:rPr>
        <w:t>employs many cross-nationally comparative modules and questions that have been externally validated by other surveys, PNES is a uniquely rich and relevant source of information about attitudes</w:t>
      </w:r>
      <w:r w:rsidR="00CC5B93" w:rsidRPr="00B96331">
        <w:rPr>
          <w:rFonts w:ascii="Times New Roman" w:hAnsi="Times New Roman" w:cs="Times New Roman"/>
          <w:lang w:val="en-GB"/>
        </w:rPr>
        <w:t xml:space="preserve"> of Poles</w:t>
      </w:r>
      <w:r w:rsidRPr="00B96331">
        <w:rPr>
          <w:rFonts w:ascii="Times New Roman" w:hAnsi="Times New Roman" w:cs="Times New Roman"/>
          <w:lang w:val="en-GB"/>
        </w:rPr>
        <w:t xml:space="preserve">, </w:t>
      </w:r>
      <w:r w:rsidR="00CC5B93" w:rsidRPr="00B96331">
        <w:rPr>
          <w:rFonts w:ascii="Times New Roman" w:hAnsi="Times New Roman" w:cs="Times New Roman"/>
          <w:lang w:val="en-GB"/>
        </w:rPr>
        <w:t xml:space="preserve">their </w:t>
      </w:r>
      <w:r w:rsidRPr="00B96331">
        <w:rPr>
          <w:rFonts w:ascii="Times New Roman" w:hAnsi="Times New Roman" w:cs="Times New Roman"/>
          <w:lang w:val="en-GB"/>
        </w:rPr>
        <w:t xml:space="preserve">preferences and political </w:t>
      </w:r>
      <w:r w:rsidR="008A6ED0" w:rsidRPr="00B96331">
        <w:rPr>
          <w:rFonts w:ascii="Times New Roman" w:hAnsi="Times New Roman" w:cs="Times New Roman"/>
          <w:lang w:val="en-GB"/>
        </w:rPr>
        <w:t>behaviour</w:t>
      </w:r>
      <w:r w:rsidRPr="00B96331">
        <w:rPr>
          <w:rFonts w:ascii="Times New Roman" w:hAnsi="Times New Roman" w:cs="Times New Roman"/>
          <w:lang w:val="en-GB"/>
        </w:rPr>
        <w:t xml:space="preserve"> both over time and cross-nationally. The PNES 2019 will maintain this standard through the integration of the CSES Module 5 battery of questions</w:t>
      </w:r>
      <w:ins w:id="65" w:author="Ben Stanley" w:date="2018-12-16T20:34:00Z">
        <w:r w:rsidR="00A97488">
          <w:rPr>
            <w:rFonts w:ascii="Times New Roman" w:hAnsi="Times New Roman" w:cs="Times New Roman"/>
            <w:lang w:val="en-GB"/>
          </w:rPr>
          <w:t xml:space="preserve"> and</w:t>
        </w:r>
      </w:ins>
      <w:del w:id="66" w:author="Ben Stanley" w:date="2018-12-16T20:34:00Z">
        <w:r w:rsidRPr="00B96331" w:rsidDel="00A97488">
          <w:rPr>
            <w:rFonts w:ascii="Times New Roman" w:hAnsi="Times New Roman" w:cs="Times New Roman"/>
            <w:lang w:val="en-GB"/>
          </w:rPr>
          <w:delText>, as well as</w:delText>
        </w:r>
      </w:del>
      <w:r w:rsidRPr="00B96331">
        <w:rPr>
          <w:rFonts w:ascii="Times New Roman" w:hAnsi="Times New Roman" w:cs="Times New Roman"/>
          <w:lang w:val="en-GB"/>
        </w:rPr>
        <w:t xml:space="preserve"> selected questions from the European Election Study 2019.</w:t>
      </w:r>
    </w:p>
    <w:p w14:paraId="2C70EDB6" w14:textId="66E6C2A6" w:rsidR="00FF5D84" w:rsidRPr="00B96331" w:rsidRDefault="005E12A9" w:rsidP="00FF1CB1">
      <w:pPr>
        <w:spacing w:after="100" w:line="240" w:lineRule="auto"/>
        <w:ind w:right="-232"/>
        <w:jc w:val="both"/>
        <w:rPr>
          <w:rFonts w:ascii="Times New Roman" w:hAnsi="Times New Roman" w:cs="Times New Roman"/>
          <w:lang w:val="en-GB"/>
        </w:rPr>
      </w:pPr>
      <w:r w:rsidRPr="00B96331">
        <w:rPr>
          <w:rFonts w:ascii="Times New Roman" w:hAnsi="Times New Roman" w:cs="Times New Roman"/>
          <w:lang w:val="en-GB"/>
        </w:rPr>
        <w:t>The main empirical task, the surveys themselves, will be undertaken before the election (first wave of CAWI) and during the period of one week to three weeks following the election day, which is most likely to occur in November 2019 (CAPI survey and the second wave of CAWI). During late 2019 and early 2020 the team will begin to produce initial analyses of the survey data, and during 2020 and 2021 will produce a series of articles for publication in internationally significant journals.</w:t>
      </w:r>
    </w:p>
    <w:p w14:paraId="26198873" w14:textId="77777777" w:rsidR="005E12A9" w:rsidRPr="00B96331" w:rsidRDefault="005E12A9" w:rsidP="00526DA8">
      <w:pPr>
        <w:spacing w:after="0" w:line="240" w:lineRule="auto"/>
        <w:ind w:right="-233"/>
        <w:jc w:val="both"/>
        <w:rPr>
          <w:rFonts w:ascii="Times New Roman" w:hAnsi="Times New Roman" w:cs="Times New Roman"/>
          <w:u w:val="single"/>
          <w:lang w:val="en-GB"/>
        </w:rPr>
      </w:pPr>
      <w:r w:rsidRPr="00B96331">
        <w:rPr>
          <w:rFonts w:ascii="Times New Roman" w:hAnsi="Times New Roman" w:cs="Times New Roman"/>
          <w:u w:val="single"/>
          <w:lang w:val="en-GB"/>
        </w:rPr>
        <w:t>4. Methodology</w:t>
      </w:r>
    </w:p>
    <w:p w14:paraId="23CFB42C" w14:textId="00C2C3C2" w:rsidR="005E12A9" w:rsidRPr="00B96331" w:rsidRDefault="005E12A9" w:rsidP="00526DA8">
      <w:pPr>
        <w:spacing w:after="0" w:line="240" w:lineRule="auto"/>
        <w:jc w:val="both"/>
        <w:rPr>
          <w:rFonts w:ascii="Times New Roman" w:hAnsi="Times New Roman" w:cs="Times New Roman"/>
          <w:lang w:val="en-GB"/>
        </w:rPr>
      </w:pPr>
      <w:r w:rsidRPr="00B96331">
        <w:rPr>
          <w:rFonts w:ascii="Times New Roman" w:hAnsi="Times New Roman" w:cs="Times New Roman"/>
          <w:b/>
          <w:lang w:val="en-GB"/>
        </w:rPr>
        <w:t>To achieve our research goals, we propose a methodological experiment that consists in a near-simultaneous fielding of surveys using a CAPI sample (n=1500) and a two-wave CAWI sample (n=1000)</w:t>
      </w:r>
      <w:r w:rsidRPr="00B96331">
        <w:rPr>
          <w:rFonts w:ascii="Times New Roman" w:hAnsi="Times New Roman" w:cs="Times New Roman"/>
          <w:lang w:val="en-GB"/>
        </w:rPr>
        <w:t xml:space="preserve">. The CAPI survey serves the core </w:t>
      </w:r>
      <w:r w:rsidRPr="00B96331">
        <w:rPr>
          <w:rFonts w:ascii="Times New Roman" w:hAnsi="Times New Roman" w:cs="Times New Roman"/>
          <w:b/>
          <w:lang w:val="en-GB"/>
        </w:rPr>
        <w:t>substantive</w:t>
      </w:r>
      <w:r w:rsidRPr="00B96331">
        <w:rPr>
          <w:rFonts w:ascii="Times New Roman" w:hAnsi="Times New Roman" w:cs="Times New Roman"/>
          <w:lang w:val="en-GB"/>
        </w:rPr>
        <w:t xml:space="preserve"> goal of our research, while the comparison between CAPI and CAWI panel forms the basis of </w:t>
      </w:r>
      <w:r w:rsidRPr="00B96331">
        <w:rPr>
          <w:rFonts w:ascii="Times New Roman" w:hAnsi="Times New Roman" w:cs="Times New Roman"/>
          <w:b/>
          <w:lang w:val="en-GB"/>
        </w:rPr>
        <w:t>methodological</w:t>
      </w:r>
      <w:r w:rsidRPr="00B96331">
        <w:rPr>
          <w:rFonts w:ascii="Times New Roman" w:hAnsi="Times New Roman" w:cs="Times New Roman"/>
          <w:lang w:val="en-GB"/>
        </w:rPr>
        <w:t xml:space="preserve"> innovation. </w:t>
      </w:r>
    </w:p>
    <w:p w14:paraId="723FC736" w14:textId="3252864B" w:rsidR="005E12A9" w:rsidRPr="00B96331" w:rsidRDefault="005E12A9" w:rsidP="00526DA8">
      <w:pPr>
        <w:spacing w:after="0" w:line="240" w:lineRule="auto"/>
        <w:ind w:right="-233"/>
        <w:jc w:val="both"/>
        <w:rPr>
          <w:rFonts w:ascii="Times New Roman" w:hAnsi="Times New Roman" w:cs="Times New Roman"/>
          <w:lang w:val="en-GB"/>
        </w:rPr>
      </w:pPr>
      <w:r w:rsidRPr="00B96331">
        <w:rPr>
          <w:rFonts w:ascii="Times New Roman" w:hAnsi="Times New Roman" w:cs="Times New Roman"/>
          <w:lang w:val="en-GB"/>
        </w:rPr>
        <w:t>The substance of CAPI and CAWI questionnaires will overlap to a certain extent: we estimate that the CAWI questionnaire will use around a third of the modules and questions in the CAPI questionnaire. This overlap will allow us to estimate differences in the character of the sample and the nature of responses betwee</w:t>
      </w:r>
      <w:r w:rsidR="00BC2F49" w:rsidRPr="00B96331">
        <w:rPr>
          <w:rFonts w:ascii="Times New Roman" w:hAnsi="Times New Roman" w:cs="Times New Roman"/>
          <w:lang w:val="en-GB"/>
        </w:rPr>
        <w:t>n the CAPI and CAWI procedures.</w:t>
      </w:r>
    </w:p>
    <w:p w14:paraId="13CA4A8C" w14:textId="4C0A1585" w:rsidR="005E12A9" w:rsidRPr="00B96331" w:rsidRDefault="005E12A9" w:rsidP="00526DA8">
      <w:pPr>
        <w:spacing w:after="0" w:line="240" w:lineRule="auto"/>
        <w:ind w:right="-233"/>
        <w:jc w:val="both"/>
        <w:rPr>
          <w:rFonts w:ascii="Times New Roman" w:hAnsi="Times New Roman" w:cs="Times New Roman"/>
          <w:b/>
          <w:lang w:val="en-GB"/>
        </w:rPr>
      </w:pPr>
      <w:r w:rsidRPr="00B96331">
        <w:rPr>
          <w:rFonts w:ascii="Times New Roman" w:hAnsi="Times New Roman" w:cs="Times New Roman"/>
          <w:b/>
          <w:lang w:val="en-GB"/>
        </w:rPr>
        <w:t>The implementation of new approaches, in particular</w:t>
      </w:r>
      <w:del w:id="67" w:author="Ben Stanley" w:date="2018-12-16T20:36:00Z">
        <w:r w:rsidRPr="00B96331" w:rsidDel="00710F00">
          <w:rPr>
            <w:rFonts w:ascii="Times New Roman" w:hAnsi="Times New Roman" w:cs="Times New Roman"/>
            <w:b/>
            <w:lang w:val="en-GB"/>
          </w:rPr>
          <w:delText xml:space="preserve"> </w:delText>
        </w:r>
        <w:r w:rsidR="00BC2F49" w:rsidRPr="00B96331" w:rsidDel="00710F00">
          <w:rPr>
            <w:rFonts w:ascii="Times New Roman" w:hAnsi="Times New Roman" w:cs="Times New Roman"/>
            <w:b/>
            <w:lang w:val="en-GB"/>
          </w:rPr>
          <w:delText>th</w:delText>
        </w:r>
      </w:del>
      <w:del w:id="68" w:author="Ben Stanley" w:date="2018-12-16T20:35:00Z">
        <w:r w:rsidR="00BC2F49" w:rsidRPr="00B96331" w:rsidDel="00710F00">
          <w:rPr>
            <w:rFonts w:ascii="Times New Roman" w:hAnsi="Times New Roman" w:cs="Times New Roman"/>
            <w:b/>
            <w:lang w:val="en-GB"/>
          </w:rPr>
          <w:delText>e</w:delText>
        </w:r>
      </w:del>
      <w:r w:rsidR="00BC2F49" w:rsidRPr="00B96331">
        <w:rPr>
          <w:rFonts w:ascii="Times New Roman" w:hAnsi="Times New Roman" w:cs="Times New Roman"/>
          <w:b/>
          <w:lang w:val="en-GB"/>
        </w:rPr>
        <w:t xml:space="preserve"> </w:t>
      </w:r>
      <w:r w:rsidRPr="00B96331">
        <w:rPr>
          <w:rFonts w:ascii="Times New Roman" w:hAnsi="Times New Roman" w:cs="Times New Roman"/>
          <w:b/>
          <w:lang w:val="en-GB"/>
        </w:rPr>
        <w:t>(quasi-)experimental techniques that are more conducive to testing causal claims</w:t>
      </w:r>
      <w:r w:rsidRPr="00B96331">
        <w:rPr>
          <w:rFonts w:ascii="Times New Roman" w:hAnsi="Times New Roman" w:cs="Times New Roman"/>
          <w:lang w:val="en-GB"/>
        </w:rPr>
        <w:t xml:space="preserve"> about the linkages between socio-demographics, values, preferences and vote choice, has led to an abundance of new findings that have both confirmed and refuted some of the “received wisdoms” of political science with respect to electoral </w:t>
      </w:r>
      <w:r w:rsidR="008A6ED0" w:rsidRPr="00B96331">
        <w:rPr>
          <w:rFonts w:ascii="Times New Roman" w:hAnsi="Times New Roman" w:cs="Times New Roman"/>
          <w:lang w:val="en-GB"/>
        </w:rPr>
        <w:t>behaviour</w:t>
      </w:r>
      <w:r w:rsidRPr="00B96331">
        <w:rPr>
          <w:rFonts w:ascii="Times New Roman" w:hAnsi="Times New Roman" w:cs="Times New Roman"/>
          <w:lang w:val="en-GB"/>
        </w:rPr>
        <w:t xml:space="preserve">. </w:t>
      </w:r>
      <w:r w:rsidRPr="00B96331">
        <w:rPr>
          <w:rFonts w:ascii="Times New Roman" w:hAnsi="Times New Roman" w:cs="Times New Roman"/>
          <w:b/>
          <w:lang w:val="en-GB"/>
        </w:rPr>
        <w:t xml:space="preserve">By implementing similar methods in the PNES while retaining the key elements of the project’s tradition, we will be better equipped to conduct reliable tests of assumptions about the Polish voter, and better able to contribute to advancing knowledge about </w:t>
      </w:r>
      <w:r w:rsidR="00290049" w:rsidRPr="00B96331">
        <w:rPr>
          <w:rFonts w:ascii="Times New Roman" w:hAnsi="Times New Roman" w:cs="Times New Roman"/>
          <w:b/>
          <w:lang w:val="en-GB"/>
        </w:rPr>
        <w:t xml:space="preserve">electoral </w:t>
      </w:r>
      <w:r w:rsidR="008A6ED0" w:rsidRPr="00B96331">
        <w:rPr>
          <w:rFonts w:ascii="Times New Roman" w:hAnsi="Times New Roman" w:cs="Times New Roman"/>
          <w:b/>
          <w:lang w:val="en-GB"/>
        </w:rPr>
        <w:t>behaviour</w:t>
      </w:r>
      <w:r w:rsidR="00BC2F49" w:rsidRPr="00B96331">
        <w:rPr>
          <w:rFonts w:ascii="Times New Roman" w:hAnsi="Times New Roman" w:cs="Times New Roman"/>
          <w:b/>
          <w:lang w:val="en-GB"/>
        </w:rPr>
        <w:t xml:space="preserve"> more generally.</w:t>
      </w:r>
    </w:p>
    <w:p w14:paraId="631C21E5" w14:textId="4B4DBFC5" w:rsidR="005E12A9" w:rsidRPr="00B96331" w:rsidRDefault="005E12A9" w:rsidP="00526DA8">
      <w:pPr>
        <w:spacing w:after="0" w:line="240" w:lineRule="auto"/>
        <w:ind w:right="-233"/>
        <w:jc w:val="both"/>
        <w:rPr>
          <w:rFonts w:ascii="Times New Roman" w:eastAsia="Times New Roman" w:hAnsi="Times New Roman" w:cs="Times New Roman"/>
          <w:lang w:val="en-GB" w:eastAsia="pl-PL"/>
        </w:rPr>
      </w:pPr>
      <w:r w:rsidRPr="00B96331">
        <w:rPr>
          <w:rFonts w:ascii="Times New Roman" w:hAnsi="Times New Roman" w:cs="Times New Roman"/>
          <w:b/>
          <w:lang w:val="en-GB"/>
        </w:rPr>
        <w:t>The CAWI internet panel has two main goals. Firstly</w:t>
      </w:r>
      <w:r w:rsidRPr="00B96331">
        <w:rPr>
          <w:rFonts w:ascii="Times New Roman" w:hAnsi="Times New Roman" w:cs="Times New Roman"/>
          <w:lang w:val="en-GB"/>
        </w:rPr>
        <w:t xml:space="preserve">, CAWI will primarily serve as a comparison to the CAPI results, allowing us to observe how the two survey methods differ both in terms of the basic socio-demographics of the sample and also with respect to the core </w:t>
      </w:r>
      <w:r w:rsidR="00290049" w:rsidRPr="00B96331">
        <w:rPr>
          <w:rFonts w:ascii="Times New Roman" w:hAnsi="Times New Roman" w:cs="Times New Roman"/>
          <w:lang w:val="en-GB"/>
        </w:rPr>
        <w:t xml:space="preserve">“electoral” </w:t>
      </w:r>
      <w:r w:rsidRPr="00B96331">
        <w:rPr>
          <w:rFonts w:ascii="Times New Roman" w:hAnsi="Times New Roman" w:cs="Times New Roman"/>
          <w:lang w:val="en-GB"/>
        </w:rPr>
        <w:t>questions asked in the traditional CAPI wave. Our intention is for the 2019 iteration to maintain the established traditions of the PNES survey, while enabling us to take the first steps towards moving away from the CAPI method towards a more economically efficient and methodologically sustainable model in the future. This will also enable us better to integrate PNES with the sophisticated digital infrastructures that have made innovative research into public opinion in the advanced countries cheaper, mor</w:t>
      </w:r>
      <w:r w:rsidR="00A108C4" w:rsidRPr="00B96331">
        <w:rPr>
          <w:rFonts w:ascii="Times New Roman" w:hAnsi="Times New Roman" w:cs="Times New Roman"/>
          <w:lang w:val="en-GB"/>
        </w:rPr>
        <w:t>e accurate and policy-relevant.</w:t>
      </w:r>
    </w:p>
    <w:p w14:paraId="494D36CB" w14:textId="25618655" w:rsidR="005E12A9" w:rsidRPr="00B96331" w:rsidRDefault="005E12A9" w:rsidP="00526DA8">
      <w:pPr>
        <w:spacing w:after="0" w:line="240" w:lineRule="auto"/>
        <w:ind w:right="-233"/>
        <w:jc w:val="both"/>
        <w:rPr>
          <w:rFonts w:ascii="Times New Roman" w:eastAsia="Times New Roman" w:hAnsi="Times New Roman" w:cs="Times New Roman"/>
          <w:lang w:val="en-GB" w:eastAsia="pl-PL"/>
        </w:rPr>
      </w:pPr>
      <w:r w:rsidRPr="00B96331">
        <w:rPr>
          <w:rFonts w:ascii="Times New Roman" w:hAnsi="Times New Roman" w:cs="Times New Roman"/>
          <w:lang w:val="en-GB"/>
        </w:rPr>
        <w:lastRenderedPageBreak/>
        <w:t>The simultaneous use of large-scale face-to-face interviews and online surveys will also allow us</w:t>
      </w:r>
      <w:r w:rsidRPr="00B96331">
        <w:rPr>
          <w:rFonts w:ascii="Times New Roman" w:hAnsi="Times New Roman" w:cs="Times New Roman"/>
          <w:b/>
          <w:lang w:val="en-GB"/>
        </w:rPr>
        <w:t xml:space="preserve"> to explore the possibility of using methods of multiple imputation in the case of groups that are systematically underrepresented in Polish surveys</w:t>
      </w:r>
      <w:r w:rsidRPr="00B96331">
        <w:rPr>
          <w:rFonts w:ascii="Times New Roman" w:hAnsi="Times New Roman" w:cs="Times New Roman"/>
          <w:lang w:val="en-GB"/>
        </w:rPr>
        <w:t xml:space="preserve">. Multiple imputation makes it possible to obtain </w:t>
      </w:r>
      <w:r w:rsidRPr="00B96331">
        <w:rPr>
          <w:rFonts w:ascii="Times New Roman" w:eastAsia="Times New Roman" w:hAnsi="Times New Roman" w:cs="Times New Roman"/>
          <w:lang w:val="en-GB" w:eastAsia="pl-PL"/>
        </w:rPr>
        <w:t xml:space="preserve">approximately unbiased estimates of parameters and standard errors where data are missing, based on the values of similar cases in a multivariate analysis (Lall 2016). In the case of online research, advanced models of multiple imputation will be required, since </w:t>
      </w:r>
      <w:r w:rsidR="00BC2F49" w:rsidRPr="00B96331">
        <w:rPr>
          <w:rFonts w:ascii="Times New Roman" w:eastAsia="Times New Roman" w:hAnsi="Times New Roman" w:cs="Times New Roman"/>
          <w:lang w:val="en-GB" w:eastAsia="pl-PL"/>
        </w:rPr>
        <w:t>data are not missing at random.</w:t>
      </w:r>
    </w:p>
    <w:p w14:paraId="323BD31A" w14:textId="710790BA" w:rsidR="005E12A9" w:rsidRPr="00B96331" w:rsidRDefault="005E12A9" w:rsidP="00526DA8">
      <w:pPr>
        <w:spacing w:after="0" w:line="240" w:lineRule="auto"/>
        <w:ind w:right="-233"/>
        <w:jc w:val="both"/>
        <w:rPr>
          <w:rFonts w:ascii="Times New Roman" w:hAnsi="Times New Roman" w:cs="Times New Roman"/>
          <w:lang w:val="en-GB"/>
        </w:rPr>
      </w:pPr>
      <w:r w:rsidRPr="00B96331">
        <w:rPr>
          <w:rFonts w:ascii="Times New Roman" w:hAnsi="Times New Roman" w:cs="Times New Roman"/>
          <w:b/>
          <w:lang w:val="en-GB"/>
        </w:rPr>
        <w:t>The second goal</w:t>
      </w:r>
      <w:r w:rsidRPr="00B96331">
        <w:rPr>
          <w:rFonts w:ascii="Times New Roman" w:hAnsi="Times New Roman" w:cs="Times New Roman"/>
          <w:lang w:val="en-GB"/>
        </w:rPr>
        <w:t xml:space="preserve"> of the CAWI internet panel is to </w:t>
      </w:r>
      <w:r w:rsidRPr="00B96331">
        <w:rPr>
          <w:rFonts w:ascii="Times New Roman" w:hAnsi="Times New Roman" w:cs="Times New Roman"/>
          <w:b/>
          <w:lang w:val="en-GB"/>
        </w:rPr>
        <w:t>provide an opportunity to examine causal relationships between key variable of interest</w:t>
      </w:r>
      <w:r w:rsidRPr="00B96331">
        <w:rPr>
          <w:rFonts w:ascii="Times New Roman" w:hAnsi="Times New Roman" w:cs="Times New Roman"/>
          <w:lang w:val="en-GB"/>
        </w:rPr>
        <w:t xml:space="preserve">. Here, the use of pre-election and post-election waves is crucial. As discussed above, the directionality of relationships between socio-demographic status, values and attitudes, political preferences and vote choice is both under-theorised and insufficiently empirically examined. The </w:t>
      </w:r>
      <w:r w:rsidRPr="00B96331">
        <w:rPr>
          <w:rFonts w:ascii="Times New Roman" w:hAnsi="Times New Roman" w:cs="Times New Roman"/>
          <w:b/>
          <w:lang w:val="en-GB"/>
        </w:rPr>
        <w:t>quasi-experimental ‘breakpoint’</w:t>
      </w:r>
      <w:r w:rsidRPr="00B96331">
        <w:rPr>
          <w:rFonts w:ascii="Times New Roman" w:hAnsi="Times New Roman" w:cs="Times New Roman"/>
          <w:lang w:val="en-GB"/>
        </w:rPr>
        <w:t xml:space="preserve"> of an election makes it possible to test hypotheses relevant to these questions, in particular those which pertain to party identification and vote choice (does party identification inform vote </w:t>
      </w:r>
      <w:r w:rsidR="00013DFF" w:rsidRPr="00B96331">
        <w:rPr>
          <w:rFonts w:ascii="Times New Roman" w:hAnsi="Times New Roman" w:cs="Times New Roman"/>
          <w:lang w:val="en-GB"/>
        </w:rPr>
        <w:t xml:space="preserve">choice, as has commonly been </w:t>
      </w:r>
      <w:r w:rsidRPr="00B96331">
        <w:rPr>
          <w:rFonts w:ascii="Times New Roman" w:hAnsi="Times New Roman" w:cs="Times New Roman"/>
          <w:lang w:val="en-GB"/>
        </w:rPr>
        <w:t xml:space="preserve">assumed, or does the causal arrow run in the opposite direction?). With respect to these and other questions, the two-stage CAWI survey will make it possible to </w:t>
      </w:r>
      <w:r w:rsidR="002501C6" w:rsidRPr="00B96331">
        <w:rPr>
          <w:rFonts w:ascii="Times New Roman" w:hAnsi="Times New Roman" w:cs="Times New Roman"/>
          <w:lang w:val="en-GB"/>
        </w:rPr>
        <w:t>analyse</w:t>
      </w:r>
      <w:r w:rsidRPr="00B96331">
        <w:rPr>
          <w:rFonts w:ascii="Times New Roman" w:hAnsi="Times New Roman" w:cs="Times New Roman"/>
          <w:lang w:val="en-GB"/>
        </w:rPr>
        <w:t xml:space="preserve"> the vote decision-making process in the context of an electoral campaign in ways that have hitherto not been open to us.</w:t>
      </w:r>
    </w:p>
    <w:p w14:paraId="3C1E5F9E" w14:textId="32FACB51" w:rsidR="005E12A9" w:rsidRPr="00B96331" w:rsidRDefault="005E12A9" w:rsidP="00526DA8">
      <w:pPr>
        <w:spacing w:after="0" w:line="240" w:lineRule="auto"/>
        <w:ind w:right="-233"/>
        <w:jc w:val="both"/>
        <w:rPr>
          <w:rFonts w:ascii="Times New Roman" w:hAnsi="Times New Roman" w:cs="Times New Roman"/>
          <w:lang w:val="en-GB"/>
        </w:rPr>
      </w:pPr>
      <w:r w:rsidRPr="00B96331">
        <w:rPr>
          <w:rFonts w:ascii="Times New Roman" w:hAnsi="Times New Roman" w:cs="Times New Roman"/>
          <w:lang w:val="en-GB"/>
        </w:rPr>
        <w:t>In our analyses we will conceptualise the determinants of electoral behaviour in a variety of w</w:t>
      </w:r>
      <w:r w:rsidR="0048545E" w:rsidRPr="00B96331">
        <w:rPr>
          <w:rFonts w:ascii="Times New Roman" w:hAnsi="Times New Roman" w:cs="Times New Roman"/>
          <w:lang w:val="en-GB"/>
        </w:rPr>
        <w:t>ays. This will involve a diversity</w:t>
      </w:r>
      <w:r w:rsidRPr="00B96331">
        <w:rPr>
          <w:rFonts w:ascii="Times New Roman" w:hAnsi="Times New Roman" w:cs="Times New Roman"/>
          <w:lang w:val="en-GB"/>
        </w:rPr>
        <w:t xml:space="preserve"> of methodological approaches to the analysis of our data, particularly given our attention to the aforementioned “heterogeneity assumption”. The modern student of elections, voting </w:t>
      </w:r>
      <w:r w:rsidR="008A6ED0" w:rsidRPr="00B96331">
        <w:rPr>
          <w:rFonts w:ascii="Times New Roman" w:hAnsi="Times New Roman" w:cs="Times New Roman"/>
          <w:lang w:val="en-GB"/>
        </w:rPr>
        <w:t>behaviour</w:t>
      </w:r>
      <w:r w:rsidRPr="00B96331">
        <w:rPr>
          <w:rFonts w:ascii="Times New Roman" w:hAnsi="Times New Roman" w:cs="Times New Roman"/>
          <w:lang w:val="en-GB"/>
        </w:rPr>
        <w:t xml:space="preserve"> and public opinion needs to embrace a multi-perspective approach, given fundamental changes over time in the relative importance of different causal mechanisms. </w:t>
      </w:r>
      <w:r w:rsidRPr="00B96331">
        <w:rPr>
          <w:rFonts w:ascii="Times New Roman" w:hAnsi="Times New Roman" w:cs="Times New Roman"/>
          <w:b/>
          <w:lang w:val="en-GB"/>
        </w:rPr>
        <w:t>The PNES 2019 will also be ontologically and methodologically sensitive to the differentiation between macro and micro variables and the diverse contexts in which particular relationships occur, distinguishing between two sets of determinants of the vote: long-term factors</w:t>
      </w:r>
      <w:r w:rsidRPr="00B96331">
        <w:rPr>
          <w:rFonts w:ascii="Times New Roman" w:hAnsi="Times New Roman" w:cs="Times New Roman"/>
          <w:lang w:val="en-GB"/>
        </w:rPr>
        <w:t xml:space="preserve"> (e.g. cleavage politics, partisan attachments) </w:t>
      </w:r>
      <w:r w:rsidRPr="00B96331">
        <w:rPr>
          <w:rFonts w:ascii="Times New Roman" w:hAnsi="Times New Roman" w:cs="Times New Roman"/>
          <w:b/>
          <w:lang w:val="en-GB"/>
        </w:rPr>
        <w:t>and short-term factors</w:t>
      </w:r>
      <w:r w:rsidRPr="00B96331">
        <w:rPr>
          <w:rFonts w:ascii="Times New Roman" w:hAnsi="Times New Roman" w:cs="Times New Roman"/>
          <w:lang w:val="en-GB"/>
        </w:rPr>
        <w:t xml:space="preserve"> (e.g. retrospective voting, evaluation of government performance). To date, the impact of macro and micro level factors – both separately and interactively </w:t>
      </w:r>
      <w:r w:rsidR="0015094C" w:rsidRPr="00B96331">
        <w:rPr>
          <w:rFonts w:ascii="Times New Roman" w:hAnsi="Times New Roman" w:cs="Times New Roman"/>
          <w:lang w:val="en-GB"/>
        </w:rPr>
        <w:t>–</w:t>
      </w:r>
      <w:r w:rsidRPr="00B96331">
        <w:rPr>
          <w:rFonts w:ascii="Times New Roman" w:hAnsi="Times New Roman" w:cs="Times New Roman"/>
          <w:lang w:val="en-GB"/>
        </w:rPr>
        <w:t xml:space="preserve"> have</w:t>
      </w:r>
      <w:r w:rsidR="0015094C" w:rsidRPr="00B96331">
        <w:rPr>
          <w:rFonts w:ascii="Times New Roman" w:hAnsi="Times New Roman" w:cs="Times New Roman"/>
          <w:lang w:val="en-GB"/>
        </w:rPr>
        <w:t xml:space="preserve"> </w:t>
      </w:r>
      <w:r w:rsidRPr="00B96331">
        <w:rPr>
          <w:rFonts w:ascii="Times New Roman" w:hAnsi="Times New Roman" w:cs="Times New Roman"/>
          <w:lang w:val="en-GB"/>
        </w:rPr>
        <w:t xml:space="preserve">not been subject to sufficient analysis. Most studies have focused either on the sociological or psychological determinants of voter preferences and his or her </w:t>
      </w:r>
      <w:r w:rsidR="008A6ED0" w:rsidRPr="00B96331">
        <w:rPr>
          <w:rFonts w:ascii="Times New Roman" w:hAnsi="Times New Roman" w:cs="Times New Roman"/>
          <w:lang w:val="en-GB"/>
        </w:rPr>
        <w:t>behaviour</w:t>
      </w:r>
      <w:r w:rsidRPr="00B96331">
        <w:rPr>
          <w:rFonts w:ascii="Times New Roman" w:hAnsi="Times New Roman" w:cs="Times New Roman"/>
          <w:lang w:val="en-GB"/>
        </w:rPr>
        <w:t>, or on the impact of aggregate national as well as institutional features of elections, with limited attempts to bridge the two. Employing approaches which stress the interdependence of micro and macro-level factors will enable us to move away from this overly restrictive approach.</w:t>
      </w:r>
    </w:p>
    <w:p w14:paraId="072236BB" w14:textId="6296246B" w:rsidR="008C54CB" w:rsidRPr="00B96331" w:rsidRDefault="005E12A9" w:rsidP="00526DA8">
      <w:pPr>
        <w:spacing w:after="0" w:line="240" w:lineRule="auto"/>
        <w:ind w:right="-233"/>
        <w:jc w:val="both"/>
        <w:rPr>
          <w:rFonts w:ascii="Times New Roman" w:hAnsi="Times New Roman" w:cs="Times New Roman"/>
          <w:lang w:val="en-GB"/>
        </w:rPr>
      </w:pPr>
      <w:r w:rsidRPr="00B96331">
        <w:rPr>
          <w:rFonts w:ascii="Times New Roman" w:hAnsi="Times New Roman" w:cs="Times New Roman"/>
          <w:lang w:val="en-GB"/>
        </w:rPr>
        <w:t xml:space="preserve">Our data will enable us to undertake </w:t>
      </w:r>
      <w:r w:rsidRPr="00B96331">
        <w:rPr>
          <w:rFonts w:ascii="Times New Roman" w:hAnsi="Times New Roman" w:cs="Times New Roman"/>
          <w:b/>
          <w:lang w:val="en-GB"/>
        </w:rPr>
        <w:t>standard multivariate modelling</w:t>
      </w:r>
      <w:r w:rsidRPr="00B96331">
        <w:rPr>
          <w:rFonts w:ascii="Times New Roman" w:hAnsi="Times New Roman" w:cs="Times New Roman"/>
          <w:lang w:val="en-GB"/>
        </w:rPr>
        <w:t xml:space="preserve"> where the impact of substantive variables of interest are controlled for by other relevant individual-level variables, </w:t>
      </w:r>
      <w:r w:rsidRPr="00B96331">
        <w:rPr>
          <w:rFonts w:ascii="Times New Roman" w:hAnsi="Times New Roman" w:cs="Times New Roman"/>
          <w:b/>
          <w:lang w:val="en-GB"/>
        </w:rPr>
        <w:t>multilevel modelling</w:t>
      </w:r>
      <w:r w:rsidRPr="00B96331">
        <w:rPr>
          <w:rFonts w:ascii="Times New Roman" w:hAnsi="Times New Roman" w:cs="Times New Roman"/>
          <w:lang w:val="en-GB"/>
        </w:rPr>
        <w:t xml:space="preserve"> which controls for the impact of environmental, contextual variables, and </w:t>
      </w:r>
      <w:r w:rsidRPr="00B96331">
        <w:rPr>
          <w:rFonts w:ascii="Times New Roman" w:hAnsi="Times New Roman" w:cs="Times New Roman"/>
          <w:b/>
          <w:lang w:val="en-GB"/>
        </w:rPr>
        <w:t>experimental analysis</w:t>
      </w:r>
      <w:r w:rsidRPr="00B96331">
        <w:rPr>
          <w:rFonts w:ascii="Times New Roman" w:hAnsi="Times New Roman" w:cs="Times New Roman"/>
          <w:lang w:val="en-GB"/>
        </w:rPr>
        <w:t xml:space="preserve"> in which treatment effects are the quantity of interest. This will require the use of statistical analysis software with the following capabilities: (a) regression generalized linear models, binomial and multinomial logistic </w:t>
      </w:r>
      <w:r w:rsidR="000745D2" w:rsidRPr="00B96331">
        <w:rPr>
          <w:rFonts w:ascii="Times New Roman" w:hAnsi="Times New Roman" w:cs="Times New Roman"/>
          <w:lang w:val="en-GB"/>
        </w:rPr>
        <w:t>regression;</w:t>
      </w:r>
      <w:r w:rsidRPr="00B96331">
        <w:rPr>
          <w:rFonts w:ascii="Times New Roman" w:hAnsi="Times New Roman" w:cs="Times New Roman"/>
          <w:lang w:val="en-GB"/>
        </w:rPr>
        <w:t xml:space="preserve"> (b) structural equation models aimed at observing latent variables and tracing important relationships between variables that allow us to distinguish between direct and indirect effects; (c) multilevel analyses (hierarchical linear models). Statistical analyses will also be performed with </w:t>
      </w:r>
      <w:r w:rsidR="00C53A18" w:rsidRPr="00B96331">
        <w:rPr>
          <w:rFonts w:ascii="Times New Roman" w:hAnsi="Times New Roman" w:cs="Times New Roman"/>
          <w:lang w:val="en-GB"/>
        </w:rPr>
        <w:t xml:space="preserve">MPlus, </w:t>
      </w:r>
      <w:r w:rsidRPr="00B96331">
        <w:rPr>
          <w:rFonts w:ascii="Times New Roman" w:hAnsi="Times New Roman" w:cs="Times New Roman"/>
          <w:lang w:val="en-GB"/>
        </w:rPr>
        <w:t>Stata, SPSS and R software</w:t>
      </w:r>
      <w:r w:rsidR="00526DA8" w:rsidRPr="00B96331">
        <w:rPr>
          <w:rFonts w:ascii="Times New Roman" w:hAnsi="Times New Roman" w:cs="Times New Roman"/>
          <w:lang w:val="en-GB"/>
        </w:rPr>
        <w:t>.</w:t>
      </w:r>
    </w:p>
    <w:p w14:paraId="7766A003" w14:textId="77777777" w:rsidR="00FF5D84" w:rsidRPr="00B96331" w:rsidRDefault="00FF5D84" w:rsidP="00526DA8">
      <w:pPr>
        <w:spacing w:after="0" w:line="240" w:lineRule="auto"/>
        <w:ind w:right="-233"/>
        <w:jc w:val="both"/>
        <w:rPr>
          <w:rFonts w:ascii="Times New Roman" w:hAnsi="Times New Roman" w:cs="Times New Roman"/>
          <w:u w:val="single"/>
          <w:lang w:val="en-GB"/>
        </w:rPr>
      </w:pPr>
    </w:p>
    <w:p w14:paraId="6C15BC5F" w14:textId="51DD5E48" w:rsidR="00FC441C" w:rsidRPr="00B96331" w:rsidRDefault="00FC441C" w:rsidP="00526DA8">
      <w:pPr>
        <w:spacing w:after="0" w:line="240" w:lineRule="auto"/>
        <w:ind w:right="-233"/>
        <w:jc w:val="both"/>
        <w:rPr>
          <w:rFonts w:ascii="Times New Roman" w:hAnsi="Times New Roman" w:cs="Times New Roman"/>
          <w:u w:val="single"/>
          <w:lang w:val="en-GB"/>
        </w:rPr>
      </w:pPr>
      <w:r w:rsidRPr="00B96331">
        <w:rPr>
          <w:rFonts w:ascii="Times New Roman" w:hAnsi="Times New Roman" w:cs="Times New Roman"/>
          <w:u w:val="single"/>
          <w:lang w:val="en-GB"/>
        </w:rPr>
        <w:t>5. References</w:t>
      </w:r>
    </w:p>
    <w:p w14:paraId="474885EC" w14:textId="1166CBE4" w:rsidR="00C21885" w:rsidRPr="00B96331" w:rsidRDefault="00C21885"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Achen, C.H. 1978. Measuring Representation, Measuring Representation. American Journal of Political Science 22: 475-510.</w:t>
      </w:r>
    </w:p>
    <w:p w14:paraId="28F9A03B" w14:textId="73C00B43"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Achen, C. H. &amp; L.M. Bartels. 2016. Democracy for Realists: Why Elections Do Not Produce Responsive Government. Princeton: Princeton University Press.</w:t>
      </w:r>
    </w:p>
    <w:p w14:paraId="06BC4065" w14:textId="77777777"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Althaus, S.L. 2003. Collective Preferences in Democratic Politics. New York: Cambridge University Press.</w:t>
      </w:r>
    </w:p>
    <w:p w14:paraId="50A74E3A" w14:textId="4BCB81D8" w:rsidR="00F7042C" w:rsidRPr="00B96331" w:rsidRDefault="000D4EB5"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Campbell, A., P. E. Converse, H. Miller &amp;</w:t>
      </w:r>
      <w:r w:rsidR="00F7042C" w:rsidRPr="00B96331">
        <w:rPr>
          <w:rFonts w:ascii="Times New Roman" w:hAnsi="Times New Roman" w:cs="Times New Roman"/>
          <w:lang w:val="en-GB"/>
        </w:rPr>
        <w:t xml:space="preserve"> D. Stokes. 1960. The American Voter, New York: John Wiley &amp; Sons, Inc.</w:t>
      </w:r>
    </w:p>
    <w:p w14:paraId="30A1A319" w14:textId="50F5D0D5" w:rsidR="00F7042C" w:rsidRPr="00B96331" w:rsidRDefault="00736216"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Cześnik, M., M. Żerkowska-Balas &amp; M.</w:t>
      </w:r>
      <w:r w:rsidR="00F7042C" w:rsidRPr="00B96331">
        <w:rPr>
          <w:rFonts w:ascii="Times New Roman" w:hAnsi="Times New Roman" w:cs="Times New Roman"/>
          <w:lang w:val="en-GB"/>
        </w:rPr>
        <w:t xml:space="preserve"> Kotnarowski. 2013. Voting as a Habit in New Democracies – Evidence from Poland. Communist and Post-Communist Studies 46: 95-107.</w:t>
      </w:r>
    </w:p>
    <w:p w14:paraId="2871AD1F" w14:textId="5D6AC3B5"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Dassonneville, R. &amp; H. Wass. 2017. It’s the social identities and partisan loyalties, stupid? The bases for vote choice in Europe, Paper presented at the ECPR General Conference, Oslo, September 6-9, 2017</w:t>
      </w:r>
      <w:r w:rsidR="00816701" w:rsidRPr="00B96331">
        <w:rPr>
          <w:rFonts w:ascii="Times New Roman" w:hAnsi="Times New Roman" w:cs="Times New Roman"/>
          <w:lang w:val="en-GB"/>
        </w:rPr>
        <w:t>.</w:t>
      </w:r>
    </w:p>
    <w:p w14:paraId="2835C0E5" w14:textId="26604679"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Ferrín, M. &amp;</w:t>
      </w:r>
      <w:r w:rsidR="00BE485A" w:rsidRPr="00B96331">
        <w:rPr>
          <w:rFonts w:ascii="Times New Roman" w:hAnsi="Times New Roman" w:cs="Times New Roman"/>
          <w:lang w:val="en-GB"/>
        </w:rPr>
        <w:t xml:space="preserve"> H. Kriesi</w:t>
      </w:r>
      <w:r w:rsidRPr="00B96331">
        <w:rPr>
          <w:rFonts w:ascii="Times New Roman" w:hAnsi="Times New Roman" w:cs="Times New Roman"/>
          <w:lang w:val="en-GB"/>
        </w:rPr>
        <w:t xml:space="preserve"> </w:t>
      </w:r>
      <w:r w:rsidR="00BE485A" w:rsidRPr="00B96331">
        <w:rPr>
          <w:rFonts w:ascii="Times New Roman" w:hAnsi="Times New Roman" w:cs="Times New Roman"/>
          <w:lang w:val="en-GB"/>
        </w:rPr>
        <w:t>(eds.). 2016.</w:t>
      </w:r>
      <w:r w:rsidRPr="00B96331">
        <w:rPr>
          <w:rFonts w:ascii="Times New Roman" w:hAnsi="Times New Roman" w:cs="Times New Roman"/>
          <w:lang w:val="en-GB"/>
        </w:rPr>
        <w:t xml:space="preserve"> How Europeans View and Evaluate Democracy. O</w:t>
      </w:r>
      <w:r w:rsidR="00E12DEF" w:rsidRPr="00B96331">
        <w:rPr>
          <w:rFonts w:ascii="Times New Roman" w:hAnsi="Times New Roman" w:cs="Times New Roman"/>
          <w:lang w:val="en-GB"/>
        </w:rPr>
        <w:t>xford: Oxford University Press.</w:t>
      </w:r>
    </w:p>
    <w:p w14:paraId="7B6F901F" w14:textId="77777777"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Fiorina, M.P. 1981. Retrospective Voting in American National Elections. New Haven: Yale University Press.</w:t>
      </w:r>
    </w:p>
    <w:p w14:paraId="24CB2558" w14:textId="77777777"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Goodin, R. E. 2008. Innovating Democracy: Democratic Theory and Practice After the Deliberative Turn. Oxford: Oxford University Press.</w:t>
      </w:r>
    </w:p>
    <w:p w14:paraId="6A6DF453" w14:textId="0DDD6350"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 xml:space="preserve">Holmberg, S. 2007. Partisanship Reconsidered, </w:t>
      </w:r>
      <w:r w:rsidR="00BE485A" w:rsidRPr="00B96331">
        <w:rPr>
          <w:rFonts w:ascii="Times New Roman" w:hAnsi="Times New Roman" w:cs="Times New Roman"/>
          <w:lang w:val="en-GB"/>
        </w:rPr>
        <w:t>in: R. Dalton &amp; H-D. Klingemann,</w:t>
      </w:r>
      <w:r w:rsidRPr="00B96331">
        <w:rPr>
          <w:rFonts w:ascii="Times New Roman" w:hAnsi="Times New Roman" w:cs="Times New Roman"/>
          <w:lang w:val="en-GB"/>
        </w:rPr>
        <w:t xml:space="preserve"> </w:t>
      </w:r>
      <w:r w:rsidR="00BE485A" w:rsidRPr="00B96331">
        <w:rPr>
          <w:rFonts w:ascii="Times New Roman" w:hAnsi="Times New Roman" w:cs="Times New Roman"/>
          <w:lang w:val="en-GB"/>
        </w:rPr>
        <w:t>(eds.)</w:t>
      </w:r>
      <w:r w:rsidRPr="00B96331">
        <w:rPr>
          <w:rFonts w:ascii="Times New Roman" w:hAnsi="Times New Roman" w:cs="Times New Roman"/>
          <w:lang w:val="en-GB"/>
        </w:rPr>
        <w:t xml:space="preserve"> The Oxford Handbook of Political Behavior. Oxford: Oxford University Press.</w:t>
      </w:r>
    </w:p>
    <w:p w14:paraId="57BC80AD" w14:textId="10930BED"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Jasiewicz, K. 2008. The New Populism in Poland: The Usual Suspects? Problems of Post-Communism</w:t>
      </w:r>
      <w:r w:rsidR="003D3CAB" w:rsidRPr="00B96331">
        <w:rPr>
          <w:rFonts w:ascii="Times New Roman" w:hAnsi="Times New Roman" w:cs="Times New Roman"/>
          <w:lang w:val="en-GB"/>
        </w:rPr>
        <w:t xml:space="preserve"> </w:t>
      </w:r>
      <w:r w:rsidRPr="00B96331">
        <w:rPr>
          <w:rFonts w:ascii="Times New Roman" w:hAnsi="Times New Roman" w:cs="Times New Roman"/>
          <w:lang w:val="en-GB"/>
        </w:rPr>
        <w:t>55</w:t>
      </w:r>
      <w:r w:rsidR="003D3CAB" w:rsidRPr="00B96331">
        <w:rPr>
          <w:rFonts w:ascii="Times New Roman" w:hAnsi="Times New Roman" w:cs="Times New Roman"/>
          <w:lang w:val="en-GB"/>
        </w:rPr>
        <w:t xml:space="preserve">: </w:t>
      </w:r>
      <w:r w:rsidRPr="00B96331">
        <w:rPr>
          <w:rFonts w:ascii="Times New Roman" w:hAnsi="Times New Roman" w:cs="Times New Roman"/>
          <w:lang w:val="en-GB"/>
        </w:rPr>
        <w:t>7-25.</w:t>
      </w:r>
    </w:p>
    <w:p w14:paraId="3744B765" w14:textId="77777777"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 xml:space="preserve">Knutsen, O. &amp; E. Scarbrough. 1995. Cleavage politics. Oxford: Oxford University Press. </w:t>
      </w:r>
    </w:p>
    <w:p w14:paraId="623C7F19" w14:textId="62608322"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 xml:space="preserve">Kotnarowski, M. &amp;. </w:t>
      </w:r>
      <w:r w:rsidR="00736216" w:rsidRPr="00B96331">
        <w:rPr>
          <w:rFonts w:ascii="Times New Roman" w:hAnsi="Times New Roman" w:cs="Times New Roman"/>
          <w:lang w:val="en-GB"/>
        </w:rPr>
        <w:t xml:space="preserve">R. </w:t>
      </w:r>
      <w:r w:rsidRPr="00B96331">
        <w:rPr>
          <w:rFonts w:ascii="Times New Roman" w:hAnsi="Times New Roman" w:cs="Times New Roman"/>
          <w:lang w:val="en-GB"/>
        </w:rPr>
        <w:t>Markowski</w:t>
      </w:r>
      <w:r w:rsidR="00736216" w:rsidRPr="00B96331">
        <w:rPr>
          <w:rFonts w:ascii="Times New Roman" w:hAnsi="Times New Roman" w:cs="Times New Roman"/>
          <w:lang w:val="en-GB"/>
        </w:rPr>
        <w:t>.</w:t>
      </w:r>
      <w:r w:rsidRPr="00B96331">
        <w:rPr>
          <w:rFonts w:ascii="Times New Roman" w:hAnsi="Times New Roman" w:cs="Times New Roman"/>
          <w:lang w:val="en-GB"/>
        </w:rPr>
        <w:t xml:space="preserve"> 2014. Political preferences in times of crisis: Economic voting in the 2011 Polish elections</w:t>
      </w:r>
      <w:r w:rsidR="003D3CAB" w:rsidRPr="00B96331">
        <w:rPr>
          <w:rFonts w:ascii="Times New Roman" w:hAnsi="Times New Roman" w:cs="Times New Roman"/>
          <w:lang w:val="en-GB"/>
        </w:rPr>
        <w:t>.</w:t>
      </w:r>
      <w:r w:rsidRPr="00B96331">
        <w:rPr>
          <w:rFonts w:ascii="Times New Roman" w:hAnsi="Times New Roman" w:cs="Times New Roman"/>
          <w:lang w:val="en-GB"/>
        </w:rPr>
        <w:t xml:space="preserve"> Acta Politica 49</w:t>
      </w:r>
      <w:r w:rsidR="003D3CAB" w:rsidRPr="00B96331">
        <w:rPr>
          <w:rFonts w:ascii="Times New Roman" w:hAnsi="Times New Roman" w:cs="Times New Roman"/>
          <w:lang w:val="en-GB"/>
        </w:rPr>
        <w:t xml:space="preserve">: </w:t>
      </w:r>
      <w:r w:rsidRPr="00B96331">
        <w:rPr>
          <w:rFonts w:ascii="Times New Roman" w:hAnsi="Times New Roman" w:cs="Times New Roman"/>
          <w:lang w:val="en-GB"/>
        </w:rPr>
        <w:t>431–61.</w:t>
      </w:r>
    </w:p>
    <w:p w14:paraId="3E447D00" w14:textId="102964D3"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lastRenderedPageBreak/>
        <w:t xml:space="preserve">Kwiatkowska, A., M. </w:t>
      </w:r>
      <w:r w:rsidR="00736216" w:rsidRPr="00B96331">
        <w:rPr>
          <w:rFonts w:ascii="Times New Roman" w:hAnsi="Times New Roman" w:cs="Times New Roman"/>
          <w:lang w:val="en-GB"/>
        </w:rPr>
        <w:t xml:space="preserve">Cześnik </w:t>
      </w:r>
      <w:r w:rsidRPr="00B96331">
        <w:rPr>
          <w:rFonts w:ascii="Times New Roman" w:hAnsi="Times New Roman" w:cs="Times New Roman"/>
          <w:lang w:val="en-GB"/>
        </w:rPr>
        <w:t xml:space="preserve">&amp; M. </w:t>
      </w:r>
      <w:r w:rsidR="00736216" w:rsidRPr="00B96331">
        <w:rPr>
          <w:rFonts w:ascii="Times New Roman" w:hAnsi="Times New Roman" w:cs="Times New Roman"/>
          <w:lang w:val="en-GB"/>
        </w:rPr>
        <w:t xml:space="preserve">Żerkowska-Balas. </w:t>
      </w:r>
      <w:r w:rsidRPr="00B96331">
        <w:rPr>
          <w:rFonts w:ascii="Times New Roman" w:hAnsi="Times New Roman" w:cs="Times New Roman"/>
          <w:lang w:val="en-GB"/>
        </w:rPr>
        <w:t>2016. Ideologiczna treść wymiaru lewica-prawica w Polsce w latach 1997-2015</w:t>
      </w:r>
      <w:r w:rsidR="003D3CAB" w:rsidRPr="00B96331">
        <w:rPr>
          <w:rFonts w:ascii="Times New Roman" w:hAnsi="Times New Roman" w:cs="Times New Roman"/>
          <w:lang w:val="en-GB"/>
        </w:rPr>
        <w:t>.</w:t>
      </w:r>
      <w:r w:rsidRPr="00B96331">
        <w:rPr>
          <w:rFonts w:ascii="Times New Roman" w:hAnsi="Times New Roman" w:cs="Times New Roman"/>
          <w:lang w:val="en-GB"/>
        </w:rPr>
        <w:t xml:space="preserve"> Studia Socjologiczne</w:t>
      </w:r>
      <w:r w:rsidR="002C2863" w:rsidRPr="00B96331">
        <w:rPr>
          <w:rFonts w:ascii="Times New Roman" w:hAnsi="Times New Roman" w:cs="Times New Roman"/>
          <w:lang w:val="en-GB"/>
        </w:rPr>
        <w:t xml:space="preserve"> </w:t>
      </w:r>
      <w:r w:rsidRPr="00B96331">
        <w:rPr>
          <w:rFonts w:ascii="Times New Roman" w:hAnsi="Times New Roman" w:cs="Times New Roman"/>
          <w:lang w:val="en-GB"/>
        </w:rPr>
        <w:t>223</w:t>
      </w:r>
      <w:r w:rsidR="003D3CAB" w:rsidRPr="00B96331">
        <w:rPr>
          <w:rFonts w:ascii="Times New Roman" w:hAnsi="Times New Roman" w:cs="Times New Roman"/>
          <w:lang w:val="en-GB"/>
        </w:rPr>
        <w:t xml:space="preserve">: </w:t>
      </w:r>
      <w:r w:rsidRPr="00B96331">
        <w:rPr>
          <w:rFonts w:ascii="Times New Roman" w:hAnsi="Times New Roman" w:cs="Times New Roman"/>
          <w:lang w:val="en-GB"/>
        </w:rPr>
        <w:t>97-129.</w:t>
      </w:r>
    </w:p>
    <w:p w14:paraId="0B936102" w14:textId="6F5429EE"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Lall, R. 2016. How Multiple Imputation Makes a Difference</w:t>
      </w:r>
      <w:r w:rsidR="003C1B5F" w:rsidRPr="00B96331">
        <w:rPr>
          <w:rFonts w:ascii="Times New Roman" w:hAnsi="Times New Roman" w:cs="Times New Roman"/>
          <w:lang w:val="en-GB"/>
        </w:rPr>
        <w:t>.</w:t>
      </w:r>
      <w:r w:rsidRPr="00B96331">
        <w:rPr>
          <w:rFonts w:ascii="Times New Roman" w:hAnsi="Times New Roman" w:cs="Times New Roman"/>
          <w:lang w:val="en-GB"/>
        </w:rPr>
        <w:t xml:space="preserve"> Pol</w:t>
      </w:r>
      <w:r w:rsidR="003C1B5F" w:rsidRPr="00B96331">
        <w:rPr>
          <w:rFonts w:ascii="Times New Roman" w:hAnsi="Times New Roman" w:cs="Times New Roman"/>
          <w:lang w:val="en-GB"/>
        </w:rPr>
        <w:t>itical Analysis</w:t>
      </w:r>
      <w:r w:rsidRPr="00B96331">
        <w:rPr>
          <w:rFonts w:ascii="Times New Roman" w:hAnsi="Times New Roman" w:cs="Times New Roman"/>
          <w:lang w:val="en-GB"/>
        </w:rPr>
        <w:t xml:space="preserve"> 24</w:t>
      </w:r>
      <w:r w:rsidR="003C1B5F" w:rsidRPr="00B96331">
        <w:rPr>
          <w:rFonts w:ascii="Times New Roman" w:hAnsi="Times New Roman" w:cs="Times New Roman"/>
          <w:lang w:val="en-GB"/>
        </w:rPr>
        <w:t xml:space="preserve">: </w:t>
      </w:r>
      <w:r w:rsidRPr="00B96331">
        <w:rPr>
          <w:rFonts w:ascii="Times New Roman" w:hAnsi="Times New Roman" w:cs="Times New Roman"/>
          <w:lang w:val="en-GB"/>
        </w:rPr>
        <w:t>414–433.</w:t>
      </w:r>
    </w:p>
    <w:p w14:paraId="1B020D28" w14:textId="74BB6BBC" w:rsidR="00C21885" w:rsidRPr="00B96331" w:rsidRDefault="00AE460D"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Lewis-Beck</w:t>
      </w:r>
      <w:r w:rsidR="0000128C" w:rsidRPr="00B96331">
        <w:rPr>
          <w:rFonts w:ascii="Times New Roman" w:hAnsi="Times New Roman" w:cs="Times New Roman"/>
          <w:lang w:val="en-GB"/>
        </w:rPr>
        <w:t xml:space="preserve"> M.S. &amp; M. Paldam.</w:t>
      </w:r>
      <w:r w:rsidR="00F7042C" w:rsidRPr="00B96331">
        <w:rPr>
          <w:rFonts w:ascii="Times New Roman" w:hAnsi="Times New Roman" w:cs="Times New Roman"/>
          <w:lang w:val="en-GB"/>
        </w:rPr>
        <w:t xml:space="preserve"> 2000. Economic voting: An introduction. Electoral Studies</w:t>
      </w:r>
      <w:r w:rsidRPr="00B96331">
        <w:rPr>
          <w:rFonts w:ascii="Times New Roman" w:hAnsi="Times New Roman" w:cs="Times New Roman"/>
          <w:lang w:val="en-GB"/>
        </w:rPr>
        <w:t>:</w:t>
      </w:r>
      <w:r w:rsidR="00C21885" w:rsidRPr="00B96331">
        <w:rPr>
          <w:rFonts w:ascii="Times New Roman" w:hAnsi="Times New Roman" w:cs="Times New Roman"/>
          <w:lang w:val="en-GB"/>
        </w:rPr>
        <w:t xml:space="preserve"> 113-121.</w:t>
      </w:r>
    </w:p>
    <w:p w14:paraId="3C525755" w14:textId="44BAB7AE"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 xml:space="preserve">Lipset, S. M. &amp; </w:t>
      </w:r>
      <w:r w:rsidR="0000128C" w:rsidRPr="00B96331">
        <w:rPr>
          <w:rFonts w:ascii="Times New Roman" w:hAnsi="Times New Roman" w:cs="Times New Roman"/>
          <w:lang w:val="en-GB"/>
        </w:rPr>
        <w:t>S. Rokkan.</w:t>
      </w:r>
      <w:r w:rsidRPr="00B96331">
        <w:rPr>
          <w:rFonts w:ascii="Times New Roman" w:hAnsi="Times New Roman" w:cs="Times New Roman"/>
          <w:lang w:val="en-GB"/>
        </w:rPr>
        <w:t xml:space="preserve"> 1967. Cleavage Structures, Party Systems and Voter Alignments: An Introduction., In: S. M. Lipset &amp; S. Rokkan, </w:t>
      </w:r>
      <w:r w:rsidR="00BE485A" w:rsidRPr="00B96331">
        <w:rPr>
          <w:rFonts w:ascii="Times New Roman" w:hAnsi="Times New Roman" w:cs="Times New Roman"/>
          <w:lang w:val="en-GB"/>
        </w:rPr>
        <w:t>(eds.)</w:t>
      </w:r>
      <w:r w:rsidRPr="00B96331">
        <w:rPr>
          <w:rFonts w:ascii="Times New Roman" w:hAnsi="Times New Roman" w:cs="Times New Roman"/>
          <w:lang w:val="en-GB"/>
        </w:rPr>
        <w:t xml:space="preserve"> Party Systems and Voter Alignments: Cross-National Perspectives. New York: Free Press.</w:t>
      </w:r>
    </w:p>
    <w:p w14:paraId="4C6036A2" w14:textId="357B3F7B"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Luskin, R. 1990. Explaining Political Sophistication</w:t>
      </w:r>
      <w:r w:rsidR="00AE460D" w:rsidRPr="00B96331">
        <w:rPr>
          <w:rFonts w:ascii="Times New Roman" w:hAnsi="Times New Roman" w:cs="Times New Roman"/>
          <w:lang w:val="en-GB"/>
        </w:rPr>
        <w:t xml:space="preserve">, Political Behavior </w:t>
      </w:r>
      <w:r w:rsidRPr="00B96331">
        <w:rPr>
          <w:rFonts w:ascii="Times New Roman" w:hAnsi="Times New Roman" w:cs="Times New Roman"/>
          <w:lang w:val="en-GB"/>
        </w:rPr>
        <w:t>13</w:t>
      </w:r>
      <w:r w:rsidR="00AE460D" w:rsidRPr="00B96331">
        <w:rPr>
          <w:rFonts w:ascii="Times New Roman" w:hAnsi="Times New Roman" w:cs="Times New Roman"/>
          <w:lang w:val="en-GB"/>
        </w:rPr>
        <w:t>: 331-361.</w:t>
      </w:r>
    </w:p>
    <w:p w14:paraId="68B6F6E3" w14:textId="2AE8FC77" w:rsidR="00F7042C" w:rsidRPr="00B96331" w:rsidRDefault="004900E1"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Mansbridge, J</w:t>
      </w:r>
      <w:r w:rsidR="00F7042C" w:rsidRPr="00B96331">
        <w:rPr>
          <w:rFonts w:ascii="Times New Roman" w:hAnsi="Times New Roman" w:cs="Times New Roman"/>
          <w:lang w:val="en-GB"/>
        </w:rPr>
        <w:t xml:space="preserve">. 2003. Rethinking Representation, American Political Science Review, 97(4), </w:t>
      </w:r>
    </w:p>
    <w:p w14:paraId="466F2177" w14:textId="5F7FB4B5"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Markowski</w:t>
      </w:r>
      <w:r w:rsidR="003E3A7D" w:rsidRPr="00B96331">
        <w:rPr>
          <w:rFonts w:ascii="Times New Roman" w:hAnsi="Times New Roman" w:cs="Times New Roman"/>
          <w:lang w:val="en-GB"/>
        </w:rPr>
        <w:t xml:space="preserve">, R. </w:t>
      </w:r>
      <w:r w:rsidR="004900E1" w:rsidRPr="00B96331">
        <w:rPr>
          <w:rFonts w:ascii="Times New Roman" w:hAnsi="Times New Roman" w:cs="Times New Roman"/>
          <w:lang w:val="en-GB"/>
        </w:rPr>
        <w:t>(ed.)</w:t>
      </w:r>
      <w:r w:rsidRPr="00B96331">
        <w:rPr>
          <w:rFonts w:ascii="Times New Roman" w:hAnsi="Times New Roman" w:cs="Times New Roman"/>
          <w:lang w:val="en-GB"/>
        </w:rPr>
        <w:t xml:space="preserve"> 20</w:t>
      </w:r>
      <w:r w:rsidR="003E3A7D" w:rsidRPr="00B96331">
        <w:rPr>
          <w:rFonts w:ascii="Times New Roman" w:hAnsi="Times New Roman" w:cs="Times New Roman"/>
          <w:lang w:val="en-GB"/>
        </w:rPr>
        <w:t>02. System partyjny i zachowania wyborcze. Dekada polskich doświadczeń. Warszawa: ISP PAN i Fundacja im. Friedricha Eberta, pp. 49-72.</w:t>
      </w:r>
      <w:r w:rsidRPr="00B96331">
        <w:rPr>
          <w:rFonts w:ascii="Times New Roman" w:hAnsi="Times New Roman" w:cs="Times New Roman"/>
          <w:lang w:val="en-GB"/>
        </w:rPr>
        <w:t xml:space="preserve"> </w:t>
      </w:r>
    </w:p>
    <w:p w14:paraId="21555F3B" w14:textId="79A61944" w:rsidR="00684EAF" w:rsidRDefault="00684EAF"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Markowski, R. 2008. The 2007 Polish Parliamentary Election: Some Structuring, Still a Lot of Chao</w:t>
      </w:r>
      <w:r w:rsidR="00BC24BA">
        <w:rPr>
          <w:rFonts w:ascii="Times New Roman" w:hAnsi="Times New Roman" w:cs="Times New Roman"/>
          <w:lang w:val="en-GB"/>
        </w:rPr>
        <w:t>s, West European Politics 31 (</w:t>
      </w:r>
      <w:r w:rsidRPr="00B96331">
        <w:rPr>
          <w:rFonts w:ascii="Times New Roman" w:hAnsi="Times New Roman" w:cs="Times New Roman"/>
          <w:lang w:val="en-GB"/>
        </w:rPr>
        <w:t>5</w:t>
      </w:r>
      <w:r w:rsidR="00BC24BA">
        <w:rPr>
          <w:rFonts w:ascii="Times New Roman" w:hAnsi="Times New Roman" w:cs="Times New Roman"/>
          <w:lang w:val="en-GB"/>
        </w:rPr>
        <w:t xml:space="preserve">): </w:t>
      </w:r>
      <w:r w:rsidRPr="00B96331">
        <w:rPr>
          <w:rFonts w:ascii="Times New Roman" w:hAnsi="Times New Roman" w:cs="Times New Roman"/>
          <w:lang w:val="en-GB"/>
        </w:rPr>
        <w:t>1055-68.</w:t>
      </w:r>
    </w:p>
    <w:p w14:paraId="2D34C87D" w14:textId="0EC42D52" w:rsidR="00A95195" w:rsidRPr="00B96331" w:rsidRDefault="00A95195" w:rsidP="00BE485A">
      <w:pPr>
        <w:spacing w:after="0" w:line="240" w:lineRule="auto"/>
        <w:ind w:right="-232"/>
        <w:jc w:val="both"/>
        <w:rPr>
          <w:rFonts w:ascii="Times New Roman" w:hAnsi="Times New Roman" w:cs="Times New Roman"/>
          <w:lang w:val="en-GB"/>
        </w:rPr>
      </w:pPr>
      <w:r>
        <w:rPr>
          <w:rFonts w:ascii="Times New Roman" w:hAnsi="Times New Roman" w:cs="Times New Roman"/>
          <w:lang w:val="en-GB"/>
        </w:rPr>
        <w:t xml:space="preserve">Markowski, R. 2016. </w:t>
      </w:r>
      <w:r w:rsidRPr="00A95195">
        <w:rPr>
          <w:rFonts w:ascii="Times New Roman" w:hAnsi="Times New Roman" w:cs="Times New Roman"/>
          <w:lang w:val="en-GB"/>
        </w:rPr>
        <w:t>The Polish parliamentary election of 2015: on free and fair election that results i</w:t>
      </w:r>
      <w:r w:rsidR="00FF1CB1">
        <w:rPr>
          <w:rFonts w:ascii="Times New Roman" w:hAnsi="Times New Roman" w:cs="Times New Roman"/>
          <w:lang w:val="en-GB"/>
        </w:rPr>
        <w:t>n unfair political consequences</w:t>
      </w:r>
      <w:r w:rsidRPr="00A95195">
        <w:rPr>
          <w:rFonts w:ascii="Times New Roman" w:hAnsi="Times New Roman" w:cs="Times New Roman"/>
          <w:lang w:val="en-GB"/>
        </w:rPr>
        <w:t>, West European Politi</w:t>
      </w:r>
      <w:r w:rsidR="00FF1CB1">
        <w:rPr>
          <w:rFonts w:ascii="Times New Roman" w:hAnsi="Times New Roman" w:cs="Times New Roman"/>
          <w:lang w:val="en-GB"/>
        </w:rPr>
        <w:t xml:space="preserve">cs </w:t>
      </w:r>
      <w:r w:rsidRPr="00A95195">
        <w:rPr>
          <w:rFonts w:ascii="Times New Roman" w:hAnsi="Times New Roman" w:cs="Times New Roman"/>
          <w:lang w:val="en-GB"/>
        </w:rPr>
        <w:t>39 (6): 1311-1322</w:t>
      </w:r>
      <w:r w:rsidR="00FF1CB1">
        <w:rPr>
          <w:rFonts w:ascii="Times New Roman" w:hAnsi="Times New Roman" w:cs="Times New Roman"/>
          <w:lang w:val="en-GB"/>
        </w:rPr>
        <w:t>.</w:t>
      </w:r>
    </w:p>
    <w:p w14:paraId="3E551AEC" w14:textId="073A7C65"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Markowski, R</w:t>
      </w:r>
      <w:r w:rsidR="00684EAF" w:rsidRPr="00B96331">
        <w:rPr>
          <w:rFonts w:ascii="Times New Roman" w:hAnsi="Times New Roman" w:cs="Times New Roman"/>
          <w:lang w:val="en-GB"/>
        </w:rPr>
        <w:t>.</w:t>
      </w:r>
      <w:r w:rsidRPr="00B96331">
        <w:rPr>
          <w:rFonts w:ascii="Times New Roman" w:hAnsi="Times New Roman" w:cs="Times New Roman"/>
          <w:lang w:val="en-GB"/>
        </w:rPr>
        <w:t xml:space="preserve"> </w:t>
      </w:r>
      <w:r w:rsidR="004900E1" w:rsidRPr="00B96331">
        <w:rPr>
          <w:rFonts w:ascii="Times New Roman" w:hAnsi="Times New Roman" w:cs="Times New Roman"/>
          <w:lang w:val="en-GB"/>
        </w:rPr>
        <w:t>(ed.)</w:t>
      </w:r>
      <w:r w:rsidRPr="00B96331">
        <w:rPr>
          <w:rFonts w:ascii="Times New Roman" w:hAnsi="Times New Roman" w:cs="Times New Roman"/>
          <w:lang w:val="en-GB"/>
        </w:rPr>
        <w:t>. 2017. Demokratyczny Audyt Polski 2: Demokracja wyborcza lat 2014-2015</w:t>
      </w:r>
      <w:r w:rsidR="006E6C14" w:rsidRPr="00B96331">
        <w:rPr>
          <w:rFonts w:ascii="Times New Roman" w:hAnsi="Times New Roman" w:cs="Times New Roman"/>
          <w:lang w:val="en-GB"/>
        </w:rPr>
        <w:t>.</w:t>
      </w:r>
      <w:r w:rsidRPr="00B96331">
        <w:rPr>
          <w:rFonts w:ascii="Times New Roman" w:hAnsi="Times New Roman" w:cs="Times New Roman"/>
          <w:lang w:val="en-GB"/>
        </w:rPr>
        <w:t xml:space="preserve"> Warszawa: Biuro RPO</w:t>
      </w:r>
      <w:r w:rsidR="006E6C14" w:rsidRPr="00B96331">
        <w:rPr>
          <w:rFonts w:ascii="Times New Roman" w:hAnsi="Times New Roman" w:cs="Times New Roman"/>
          <w:lang w:val="en-GB"/>
        </w:rPr>
        <w:t>.</w:t>
      </w:r>
    </w:p>
    <w:p w14:paraId="24414AF9" w14:textId="158D4E57"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Markowski, R. &amp; J. A. Tucker. 2005. Pocketbooks, politics and parties: the 2003 Polish referendum on EU membership</w:t>
      </w:r>
      <w:r w:rsidR="006E6C14" w:rsidRPr="00B96331">
        <w:rPr>
          <w:rFonts w:ascii="Times New Roman" w:hAnsi="Times New Roman" w:cs="Times New Roman"/>
          <w:lang w:val="en-GB"/>
        </w:rPr>
        <w:t>.</w:t>
      </w:r>
      <w:r w:rsidRPr="00B96331">
        <w:rPr>
          <w:rFonts w:ascii="Times New Roman" w:hAnsi="Times New Roman" w:cs="Times New Roman"/>
          <w:lang w:val="en-GB"/>
        </w:rPr>
        <w:t xml:space="preserve"> Electoral Studies 24</w:t>
      </w:r>
      <w:r w:rsidR="006E6C14" w:rsidRPr="00B96331">
        <w:rPr>
          <w:rFonts w:ascii="Times New Roman" w:hAnsi="Times New Roman" w:cs="Times New Roman"/>
          <w:lang w:val="en-GB"/>
        </w:rPr>
        <w:t xml:space="preserve">: </w:t>
      </w:r>
      <w:r w:rsidRPr="00B96331">
        <w:rPr>
          <w:rFonts w:ascii="Times New Roman" w:hAnsi="Times New Roman" w:cs="Times New Roman"/>
          <w:lang w:val="en-GB"/>
        </w:rPr>
        <w:t>409-433.</w:t>
      </w:r>
    </w:p>
    <w:p w14:paraId="455C4827" w14:textId="77777777" w:rsidR="006E6C14" w:rsidRPr="00B96331" w:rsidRDefault="006E6C14" w:rsidP="006E6C14">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Markowski, R. &amp; J. A. Tucker. 2010. Euroscepticism and the Emergence of Political Parties in Poland. Party Politics 16: 523-548.</w:t>
      </w:r>
    </w:p>
    <w:p w14:paraId="351BBB68" w14:textId="067962D2"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Markowski, R</w:t>
      </w:r>
      <w:r w:rsidR="00F20B34" w:rsidRPr="00B96331">
        <w:rPr>
          <w:rFonts w:ascii="Times New Roman" w:hAnsi="Times New Roman" w:cs="Times New Roman"/>
          <w:lang w:val="en-GB"/>
        </w:rPr>
        <w:t>.</w:t>
      </w:r>
      <w:r w:rsidRPr="00B96331">
        <w:rPr>
          <w:rFonts w:ascii="Times New Roman" w:hAnsi="Times New Roman" w:cs="Times New Roman"/>
          <w:lang w:val="en-GB"/>
        </w:rPr>
        <w:t>,</w:t>
      </w:r>
      <w:r w:rsidRPr="00B96331">
        <w:rPr>
          <w:lang w:val="en-GB"/>
        </w:rPr>
        <w:t xml:space="preserve"> </w:t>
      </w:r>
      <w:r w:rsidRPr="00B96331">
        <w:rPr>
          <w:rFonts w:ascii="Times New Roman" w:hAnsi="Times New Roman" w:cs="Times New Roman"/>
          <w:lang w:val="en-GB"/>
        </w:rPr>
        <w:t>M</w:t>
      </w:r>
      <w:r w:rsidR="00F20B34" w:rsidRPr="00B96331">
        <w:rPr>
          <w:rFonts w:ascii="Times New Roman" w:hAnsi="Times New Roman" w:cs="Times New Roman"/>
          <w:lang w:val="en-GB"/>
        </w:rPr>
        <w:t xml:space="preserve">. </w:t>
      </w:r>
      <w:r w:rsidRPr="00B96331">
        <w:rPr>
          <w:rFonts w:ascii="Times New Roman" w:hAnsi="Times New Roman" w:cs="Times New Roman"/>
          <w:lang w:val="en-GB"/>
        </w:rPr>
        <w:t>Cześnik</w:t>
      </w:r>
      <w:r w:rsidR="00F20B34" w:rsidRPr="00B96331">
        <w:rPr>
          <w:rFonts w:ascii="Times New Roman" w:hAnsi="Times New Roman" w:cs="Times New Roman"/>
          <w:lang w:val="en-GB"/>
        </w:rPr>
        <w:t xml:space="preserve"> &amp; </w:t>
      </w:r>
      <w:r w:rsidRPr="00B96331">
        <w:rPr>
          <w:rFonts w:ascii="Times New Roman" w:hAnsi="Times New Roman" w:cs="Times New Roman"/>
          <w:lang w:val="en-GB"/>
        </w:rPr>
        <w:t>M</w:t>
      </w:r>
      <w:r w:rsidR="00F20B34" w:rsidRPr="00B96331">
        <w:rPr>
          <w:rFonts w:ascii="Times New Roman" w:hAnsi="Times New Roman" w:cs="Times New Roman"/>
          <w:lang w:val="en-GB"/>
        </w:rPr>
        <w:t xml:space="preserve">. </w:t>
      </w:r>
      <w:r w:rsidRPr="00B96331">
        <w:rPr>
          <w:rFonts w:ascii="Times New Roman" w:hAnsi="Times New Roman" w:cs="Times New Roman"/>
          <w:lang w:val="en-GB"/>
        </w:rPr>
        <w:t>Kotnarowski. 2015. Demokracja – gospodarka – polityka. Perspektywa polskiego wyborcy. Warszawa: Wydawnictwo Naukowe Scholar.</w:t>
      </w:r>
    </w:p>
    <w:p w14:paraId="73434A9C" w14:textId="6789BD4D" w:rsidR="006E6C14" w:rsidRPr="00B96331" w:rsidRDefault="006E6C14" w:rsidP="006E6C14">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Markowski, R. &amp; B. Stanley. 2016. Rozłamy socjopolityczne w Polsce: Iluzja czy rzeczywistość? Studia Socjologiczne 223: 14-40.</w:t>
      </w:r>
    </w:p>
    <w:p w14:paraId="6E3EE345" w14:textId="01BDB63D"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Miller W. E. &amp; J. Merrill Shanks</w:t>
      </w:r>
      <w:r w:rsidR="00AE460D" w:rsidRPr="00B96331">
        <w:rPr>
          <w:rFonts w:ascii="Times New Roman" w:hAnsi="Times New Roman" w:cs="Times New Roman"/>
          <w:lang w:val="en-GB"/>
        </w:rPr>
        <w:t>.</w:t>
      </w:r>
      <w:r w:rsidRPr="00B96331">
        <w:rPr>
          <w:rFonts w:ascii="Times New Roman" w:hAnsi="Times New Roman" w:cs="Times New Roman"/>
          <w:lang w:val="en-GB"/>
        </w:rPr>
        <w:t xml:space="preserve"> 1996</w:t>
      </w:r>
      <w:r w:rsidR="00AE460D" w:rsidRPr="00B96331">
        <w:rPr>
          <w:rFonts w:ascii="Times New Roman" w:hAnsi="Times New Roman" w:cs="Times New Roman"/>
          <w:lang w:val="en-GB"/>
        </w:rPr>
        <w:t>.</w:t>
      </w:r>
      <w:r w:rsidRPr="00B96331">
        <w:rPr>
          <w:rFonts w:ascii="Times New Roman" w:hAnsi="Times New Roman" w:cs="Times New Roman"/>
          <w:lang w:val="en-GB"/>
        </w:rPr>
        <w:t xml:space="preserve"> The New American Voter</w:t>
      </w:r>
      <w:r w:rsidR="00684EAF" w:rsidRPr="00B96331">
        <w:rPr>
          <w:rFonts w:ascii="Times New Roman" w:hAnsi="Times New Roman" w:cs="Times New Roman"/>
          <w:lang w:val="en-GB"/>
        </w:rPr>
        <w:t>.</w:t>
      </w:r>
      <w:r w:rsidRPr="00B96331">
        <w:rPr>
          <w:rFonts w:ascii="Times New Roman" w:hAnsi="Times New Roman" w:cs="Times New Roman"/>
          <w:lang w:val="en-GB"/>
        </w:rPr>
        <w:t xml:space="preserve"> Lo</w:t>
      </w:r>
      <w:r w:rsidR="00AE460D" w:rsidRPr="00B96331">
        <w:rPr>
          <w:rFonts w:ascii="Times New Roman" w:hAnsi="Times New Roman" w:cs="Times New Roman"/>
          <w:lang w:val="en-GB"/>
        </w:rPr>
        <w:t>ndon: Harvard University Press.</w:t>
      </w:r>
    </w:p>
    <w:p w14:paraId="32A7B541" w14:textId="422F7AD0"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Patkos, V. 2017. Three aspects of political sophistication – which one can be blamed for generating bias?, Paper presented at the ECPR General Conference, Oslo.</w:t>
      </w:r>
    </w:p>
    <w:p w14:paraId="6E27EA84" w14:textId="77777777"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Pitkin, H. F. 1967. The Concept of Representation. Berkeley: University of California.</w:t>
      </w:r>
    </w:p>
    <w:p w14:paraId="0C5CC6DD" w14:textId="77777777"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Popkin, S. 1991. The Reasoning Voter: Communication and Persuasion in Presidential Campaigns. Chicago: Chicago University Press.</w:t>
      </w:r>
    </w:p>
    <w:p w14:paraId="17F5D386" w14:textId="7B810449"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Przeworski, A., S. C. Stokes &amp; B. Manin</w:t>
      </w:r>
      <w:r w:rsidR="00AE460D" w:rsidRPr="00B96331">
        <w:rPr>
          <w:rFonts w:ascii="Times New Roman" w:hAnsi="Times New Roman" w:cs="Times New Roman"/>
          <w:lang w:val="en-GB"/>
        </w:rPr>
        <w:t xml:space="preserve"> (eds.)</w:t>
      </w:r>
      <w:r w:rsidRPr="00B96331">
        <w:rPr>
          <w:rFonts w:ascii="Times New Roman" w:hAnsi="Times New Roman" w:cs="Times New Roman"/>
          <w:lang w:val="en-GB"/>
        </w:rPr>
        <w:t>. 1999</w:t>
      </w:r>
      <w:r w:rsidR="00AE460D" w:rsidRPr="00B96331">
        <w:rPr>
          <w:rFonts w:ascii="Times New Roman" w:hAnsi="Times New Roman" w:cs="Times New Roman"/>
          <w:lang w:val="en-GB"/>
        </w:rPr>
        <w:t>.</w:t>
      </w:r>
      <w:r w:rsidRPr="00B96331">
        <w:rPr>
          <w:rFonts w:ascii="Times New Roman" w:hAnsi="Times New Roman" w:cs="Times New Roman"/>
          <w:lang w:val="en-GB"/>
        </w:rPr>
        <w:t xml:space="preserve"> Democracy, Accountability and Representation. Cambridge: Cambrid</w:t>
      </w:r>
      <w:r w:rsidR="00AE460D" w:rsidRPr="00B96331">
        <w:rPr>
          <w:rFonts w:ascii="Times New Roman" w:hAnsi="Times New Roman" w:cs="Times New Roman"/>
          <w:lang w:val="en-GB"/>
        </w:rPr>
        <w:t>ge University Press</w:t>
      </w:r>
      <w:r w:rsidRPr="00B96331">
        <w:rPr>
          <w:rFonts w:ascii="Times New Roman" w:hAnsi="Times New Roman" w:cs="Times New Roman"/>
          <w:lang w:val="en-GB"/>
        </w:rPr>
        <w:t>.</w:t>
      </w:r>
    </w:p>
    <w:p w14:paraId="39F7D566" w14:textId="742431F9"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Rivers, D. 1988. Heterogeneity in Models of Electoral Choice</w:t>
      </w:r>
      <w:r w:rsidR="00AE460D" w:rsidRPr="00B96331">
        <w:rPr>
          <w:rFonts w:ascii="Times New Roman" w:hAnsi="Times New Roman" w:cs="Times New Roman"/>
          <w:lang w:val="en-GB"/>
        </w:rPr>
        <w:t>.</w:t>
      </w:r>
      <w:r w:rsidRPr="00B96331">
        <w:rPr>
          <w:rFonts w:ascii="Times New Roman" w:hAnsi="Times New Roman" w:cs="Times New Roman"/>
          <w:lang w:val="en-GB"/>
        </w:rPr>
        <w:t xml:space="preserve"> American Journal of Political Science 85</w:t>
      </w:r>
      <w:r w:rsidR="00AE460D" w:rsidRPr="00B96331">
        <w:rPr>
          <w:rFonts w:ascii="Times New Roman" w:hAnsi="Times New Roman" w:cs="Times New Roman"/>
          <w:lang w:val="en-GB"/>
        </w:rPr>
        <w:t>:</w:t>
      </w:r>
      <w:r w:rsidR="00FF1CB1">
        <w:rPr>
          <w:rFonts w:ascii="Times New Roman" w:hAnsi="Times New Roman" w:cs="Times New Roman"/>
          <w:lang w:val="en-GB"/>
        </w:rPr>
        <w:t xml:space="preserve"> 737-</w:t>
      </w:r>
      <w:r w:rsidR="00BC24BA">
        <w:rPr>
          <w:rFonts w:ascii="Times New Roman" w:hAnsi="Times New Roman" w:cs="Times New Roman"/>
          <w:lang w:val="en-GB"/>
        </w:rPr>
        <w:t>7</w:t>
      </w:r>
      <w:r w:rsidR="00FF1CB1">
        <w:rPr>
          <w:rFonts w:ascii="Times New Roman" w:hAnsi="Times New Roman" w:cs="Times New Roman"/>
          <w:lang w:val="en-GB"/>
        </w:rPr>
        <w:t>57.</w:t>
      </w:r>
    </w:p>
    <w:p w14:paraId="2530B6DD" w14:textId="2BBB1690" w:rsidR="00F7042C" w:rsidRPr="00B96331" w:rsidRDefault="00F7042C" w:rsidP="00BE485A">
      <w:pPr>
        <w:spacing w:after="0" w:line="240" w:lineRule="auto"/>
        <w:ind w:right="-232"/>
        <w:jc w:val="both"/>
        <w:rPr>
          <w:rFonts w:ascii="Times New Roman" w:hAnsi="Times New Roman" w:cs="Times New Roman"/>
          <w:lang w:val="en-GB"/>
        </w:rPr>
      </w:pPr>
      <w:del w:id="69" w:author="Ben Stanley" w:date="2018-12-16T20:41:00Z">
        <w:r w:rsidRPr="00B96331" w:rsidDel="0053736C">
          <w:rPr>
            <w:rFonts w:ascii="Times New Roman" w:hAnsi="Times New Roman" w:cs="Times New Roman"/>
            <w:lang w:val="en-GB"/>
          </w:rPr>
          <w:delText>Ross</w:delText>
        </w:r>
      </w:del>
      <w:proofErr w:type="spellStart"/>
      <w:ins w:id="70" w:author="Ben Stanley" w:date="2018-12-16T20:41:00Z">
        <w:r w:rsidR="0053736C">
          <w:rPr>
            <w:rFonts w:ascii="Times New Roman" w:hAnsi="Times New Roman" w:cs="Times New Roman"/>
            <w:lang w:val="en-GB"/>
          </w:rPr>
          <w:t>Ross</w:t>
        </w:r>
      </w:ins>
      <w:r w:rsidR="00284071">
        <w:rPr>
          <w:rFonts w:ascii="Times New Roman" w:hAnsi="Times New Roman" w:cs="Times New Roman"/>
          <w:lang w:val="en-GB"/>
        </w:rPr>
        <w:t>t</w:t>
      </w:r>
      <w:del w:id="71" w:author="Ben Stanley" w:date="2018-12-16T20:40:00Z">
        <w:r w:rsidRPr="00B96331" w:rsidDel="007C0686">
          <w:rPr>
            <w:rFonts w:ascii="Times New Roman" w:hAnsi="Times New Roman" w:cs="Times New Roman"/>
            <w:lang w:val="en-GB"/>
          </w:rPr>
          <w:delText>t</w:delText>
        </w:r>
      </w:del>
      <w:r w:rsidRPr="00B96331">
        <w:rPr>
          <w:rFonts w:ascii="Times New Roman" w:hAnsi="Times New Roman" w:cs="Times New Roman"/>
          <w:lang w:val="en-GB"/>
        </w:rPr>
        <w:t>eutscher</w:t>
      </w:r>
      <w:proofErr w:type="spellEnd"/>
      <w:r w:rsidRPr="00B96331">
        <w:rPr>
          <w:rFonts w:ascii="Times New Roman" w:hAnsi="Times New Roman" w:cs="Times New Roman"/>
          <w:lang w:val="en-GB"/>
        </w:rPr>
        <w:t xml:space="preserve">, S. &amp; D. Stegmueller. 2014. Network Politicization and Political Integration </w:t>
      </w:r>
      <w:r w:rsidR="00CC5B93" w:rsidRPr="00B96331">
        <w:rPr>
          <w:rFonts w:ascii="Times New Roman" w:hAnsi="Times New Roman" w:cs="Times New Roman"/>
          <w:lang w:val="en-GB"/>
        </w:rPr>
        <w:t>from</w:t>
      </w:r>
      <w:r w:rsidRPr="00B96331">
        <w:rPr>
          <w:rFonts w:ascii="Times New Roman" w:hAnsi="Times New Roman" w:cs="Times New Roman"/>
          <w:lang w:val="en-GB"/>
        </w:rPr>
        <w:t xml:space="preserve"> Grand Cleavages to Private </w:t>
      </w:r>
      <w:r w:rsidR="003E5E66" w:rsidRPr="00B96331">
        <w:rPr>
          <w:rFonts w:ascii="Times New Roman" w:hAnsi="Times New Roman" w:cs="Times New Roman"/>
          <w:lang w:val="en-GB"/>
        </w:rPr>
        <w:t>Network Structures, in: B.</w:t>
      </w:r>
      <w:r w:rsidRPr="00B96331">
        <w:rPr>
          <w:rFonts w:ascii="Times New Roman" w:hAnsi="Times New Roman" w:cs="Times New Roman"/>
          <w:lang w:val="en-GB"/>
        </w:rPr>
        <w:t xml:space="preserve"> Weßels, H</w:t>
      </w:r>
      <w:r w:rsidR="003E5E66" w:rsidRPr="00B96331">
        <w:rPr>
          <w:rFonts w:ascii="Times New Roman" w:hAnsi="Times New Roman" w:cs="Times New Roman"/>
          <w:lang w:val="en-GB"/>
        </w:rPr>
        <w:t>.</w:t>
      </w:r>
      <w:r w:rsidRPr="00B96331">
        <w:rPr>
          <w:rFonts w:ascii="Times New Roman" w:hAnsi="Times New Roman" w:cs="Times New Roman"/>
          <w:lang w:val="en-GB"/>
        </w:rPr>
        <w:t xml:space="preserve"> Rattinger, S</w:t>
      </w:r>
      <w:r w:rsidR="003E5E66" w:rsidRPr="00B96331">
        <w:rPr>
          <w:rFonts w:ascii="Times New Roman" w:hAnsi="Times New Roman" w:cs="Times New Roman"/>
          <w:lang w:val="en-GB"/>
        </w:rPr>
        <w:t>. Roßteutscher &amp;</w:t>
      </w:r>
      <w:r w:rsidRPr="00B96331">
        <w:rPr>
          <w:rFonts w:ascii="Times New Roman" w:hAnsi="Times New Roman" w:cs="Times New Roman"/>
          <w:lang w:val="en-GB"/>
        </w:rPr>
        <w:t xml:space="preserve"> R</w:t>
      </w:r>
      <w:r w:rsidR="003E5E66" w:rsidRPr="00B96331">
        <w:rPr>
          <w:rFonts w:ascii="Times New Roman" w:hAnsi="Times New Roman" w:cs="Times New Roman"/>
          <w:lang w:val="en-GB"/>
        </w:rPr>
        <w:t>.</w:t>
      </w:r>
      <w:r w:rsidRPr="00B96331">
        <w:rPr>
          <w:rFonts w:ascii="Times New Roman" w:hAnsi="Times New Roman" w:cs="Times New Roman"/>
          <w:lang w:val="en-GB"/>
        </w:rPr>
        <w:t xml:space="preserve"> Schmitt-Beck, Voters on the Move or on the</w:t>
      </w:r>
      <w:r w:rsidR="00AE460D" w:rsidRPr="00B96331">
        <w:rPr>
          <w:rFonts w:ascii="Times New Roman" w:hAnsi="Times New Roman" w:cs="Times New Roman"/>
          <w:lang w:val="en-GB"/>
        </w:rPr>
        <w:t xml:space="preserve"> Run?</w:t>
      </w:r>
      <w:r w:rsidR="0088781A" w:rsidRPr="00B96331">
        <w:rPr>
          <w:rFonts w:ascii="Times New Roman" w:hAnsi="Times New Roman" w:cs="Times New Roman"/>
          <w:lang w:val="en-GB"/>
        </w:rPr>
        <w:t xml:space="preserve"> Oxford University Press.</w:t>
      </w:r>
    </w:p>
    <w:p w14:paraId="4E8BBAFA" w14:textId="79191CA1"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Stanley, B. 2014. The Dynamics of Party-System Su</w:t>
      </w:r>
      <w:r w:rsidR="00AE460D" w:rsidRPr="00B96331">
        <w:rPr>
          <w:rFonts w:ascii="Times New Roman" w:hAnsi="Times New Roman" w:cs="Times New Roman"/>
          <w:lang w:val="en-GB"/>
        </w:rPr>
        <w:t>pply and Demand in Poland, 1997-</w:t>
      </w:r>
      <w:r w:rsidRPr="00B96331">
        <w:rPr>
          <w:rFonts w:ascii="Times New Roman" w:hAnsi="Times New Roman" w:cs="Times New Roman"/>
          <w:lang w:val="en-GB"/>
        </w:rPr>
        <w:t>2007. Cleavage Change or Shapeless Shifting?</w:t>
      </w:r>
      <w:r w:rsidR="00AE460D" w:rsidRPr="00B96331">
        <w:rPr>
          <w:rFonts w:ascii="Times New Roman" w:hAnsi="Times New Roman" w:cs="Times New Roman"/>
          <w:lang w:val="en-GB"/>
        </w:rPr>
        <w:t xml:space="preserve"> Europe-Asia Studies</w:t>
      </w:r>
      <w:r w:rsidRPr="00B96331">
        <w:rPr>
          <w:rFonts w:ascii="Times New Roman" w:hAnsi="Times New Roman" w:cs="Times New Roman"/>
          <w:lang w:val="en-GB"/>
        </w:rPr>
        <w:t xml:space="preserve"> 66:</w:t>
      </w:r>
      <w:r w:rsidR="00BF053C" w:rsidRPr="00B96331">
        <w:rPr>
          <w:rFonts w:ascii="Times New Roman" w:hAnsi="Times New Roman" w:cs="Times New Roman"/>
          <w:lang w:val="en-GB"/>
        </w:rPr>
        <w:t xml:space="preserve"> </w:t>
      </w:r>
      <w:r w:rsidRPr="00B96331">
        <w:rPr>
          <w:rFonts w:ascii="Times New Roman" w:hAnsi="Times New Roman" w:cs="Times New Roman"/>
          <w:lang w:val="en-GB"/>
        </w:rPr>
        <w:t>1295-322.</w:t>
      </w:r>
    </w:p>
    <w:p w14:paraId="6190EEF2" w14:textId="14A03DC3"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 xml:space="preserve">Stanley, B. 2018. A New Populist </w:t>
      </w:r>
      <w:r w:rsidR="0088781A" w:rsidRPr="00B96331">
        <w:rPr>
          <w:rFonts w:ascii="Times New Roman" w:hAnsi="Times New Roman" w:cs="Times New Roman"/>
          <w:lang w:val="en-GB"/>
        </w:rPr>
        <w:t>Divide? Correspondences of Supp</w:t>
      </w:r>
      <w:r w:rsidRPr="00B96331">
        <w:rPr>
          <w:rFonts w:ascii="Times New Roman" w:hAnsi="Times New Roman" w:cs="Times New Roman"/>
          <w:lang w:val="en-GB"/>
        </w:rPr>
        <w:t xml:space="preserve">ly and Demand in the 2015 Polish Parliamentary Elections. East </w:t>
      </w:r>
      <w:r w:rsidR="0088781A" w:rsidRPr="00B96331">
        <w:rPr>
          <w:rFonts w:ascii="Times New Roman" w:hAnsi="Times New Roman" w:cs="Times New Roman"/>
          <w:lang w:val="en-GB"/>
        </w:rPr>
        <w:t>European Politics and Societies</w:t>
      </w:r>
      <w:r w:rsidRPr="00B96331">
        <w:rPr>
          <w:rFonts w:ascii="Times New Roman" w:hAnsi="Times New Roman" w:cs="Times New Roman"/>
          <w:lang w:val="en-GB"/>
        </w:rPr>
        <w:t xml:space="preserve"> (online </w:t>
      </w:r>
      <w:r w:rsidR="0088781A" w:rsidRPr="00B96331">
        <w:rPr>
          <w:rFonts w:ascii="Times New Roman" w:hAnsi="Times New Roman" w:cs="Times New Roman"/>
          <w:lang w:val="en-GB"/>
        </w:rPr>
        <w:t>first</w:t>
      </w:r>
      <w:r w:rsidRPr="00B96331">
        <w:rPr>
          <w:rFonts w:ascii="Times New Roman" w:hAnsi="Times New Roman" w:cs="Times New Roman"/>
          <w:lang w:val="en-GB"/>
        </w:rPr>
        <w:t>).</w:t>
      </w:r>
    </w:p>
    <w:p w14:paraId="76201EA2" w14:textId="44AA4D0C"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 xml:space="preserve">Thomassen, J. 1976. Party Identification as Cross-National Concept. Its Meaning in the Netherlands, in Budge I., Crewe I., Farlie D., </w:t>
      </w:r>
      <w:r w:rsidR="00BE485A" w:rsidRPr="00B96331">
        <w:rPr>
          <w:rFonts w:ascii="Times New Roman" w:hAnsi="Times New Roman" w:cs="Times New Roman"/>
          <w:lang w:val="en-GB"/>
        </w:rPr>
        <w:t>(eds.)</w:t>
      </w:r>
      <w:r w:rsidRPr="00B96331">
        <w:rPr>
          <w:rFonts w:ascii="Times New Roman" w:hAnsi="Times New Roman" w:cs="Times New Roman"/>
          <w:lang w:val="en-GB"/>
        </w:rPr>
        <w:t xml:space="preserve"> Party Identification and Beyond. Londo</w:t>
      </w:r>
      <w:r w:rsidR="00AE460D" w:rsidRPr="00B96331">
        <w:rPr>
          <w:rFonts w:ascii="Times New Roman" w:hAnsi="Times New Roman" w:cs="Times New Roman"/>
          <w:lang w:val="en-GB"/>
        </w:rPr>
        <w:t>n: John Wiley &amp; Sons, pp. 63-79.</w:t>
      </w:r>
    </w:p>
    <w:p w14:paraId="323A9415" w14:textId="22601BE3"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Tworzecki, H. &amp; R. Markowski, 2014. Knowledge and Partisan Bias: An Uneasy Relationship, East European Politic</w:t>
      </w:r>
      <w:r w:rsidR="00BF053C" w:rsidRPr="00B96331">
        <w:rPr>
          <w:rFonts w:ascii="Times New Roman" w:hAnsi="Times New Roman" w:cs="Times New Roman"/>
          <w:lang w:val="en-GB"/>
        </w:rPr>
        <w:t>s and Societies 28:</w:t>
      </w:r>
      <w:r w:rsidRPr="00B96331">
        <w:rPr>
          <w:rFonts w:ascii="Times New Roman" w:hAnsi="Times New Roman" w:cs="Times New Roman"/>
          <w:lang w:val="en-GB"/>
        </w:rPr>
        <w:t xml:space="preserve"> 836-862.</w:t>
      </w:r>
    </w:p>
    <w:p w14:paraId="7CF1C18C" w14:textId="6095EDA5"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van der Eijk, C. 2002. Design issues in electoral research: taking care of (core) business</w:t>
      </w:r>
      <w:r w:rsidR="00BF053C" w:rsidRPr="00B96331">
        <w:rPr>
          <w:rFonts w:ascii="Times New Roman" w:hAnsi="Times New Roman" w:cs="Times New Roman"/>
          <w:lang w:val="en-GB"/>
        </w:rPr>
        <w:t>.</w:t>
      </w:r>
      <w:r w:rsidRPr="00B96331">
        <w:rPr>
          <w:rFonts w:ascii="Times New Roman" w:hAnsi="Times New Roman" w:cs="Times New Roman"/>
          <w:lang w:val="en-GB"/>
        </w:rPr>
        <w:t xml:space="preserve"> Electoral Studies 21</w:t>
      </w:r>
      <w:r w:rsidR="00BF053C" w:rsidRPr="00B96331">
        <w:rPr>
          <w:rFonts w:ascii="Times New Roman" w:hAnsi="Times New Roman" w:cs="Times New Roman"/>
          <w:lang w:val="en-GB"/>
        </w:rPr>
        <w:t>:</w:t>
      </w:r>
      <w:r w:rsidRPr="00B96331">
        <w:rPr>
          <w:rFonts w:ascii="Times New Roman" w:hAnsi="Times New Roman" w:cs="Times New Roman"/>
          <w:lang w:val="en-GB"/>
        </w:rPr>
        <w:t xml:space="preserve"> 189-206.</w:t>
      </w:r>
    </w:p>
    <w:sectPr w:rsidR="00F7042C" w:rsidRPr="00B96331" w:rsidSect="00A91300">
      <w:pgSz w:w="11906" w:h="16838"/>
      <w:pgMar w:top="851" w:right="1134" w:bottom="85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C2592A" w14:textId="77777777" w:rsidR="00372370" w:rsidRDefault="00372370" w:rsidP="005E12A9">
      <w:pPr>
        <w:spacing w:after="0" w:line="240" w:lineRule="auto"/>
      </w:pPr>
      <w:r>
        <w:separator/>
      </w:r>
    </w:p>
  </w:endnote>
  <w:endnote w:type="continuationSeparator" w:id="0">
    <w:p w14:paraId="1572B67A" w14:textId="77777777" w:rsidR="00372370" w:rsidRDefault="00372370" w:rsidP="005E1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4DAED5" w14:textId="77777777" w:rsidR="00372370" w:rsidRDefault="00372370" w:rsidP="005E12A9">
      <w:pPr>
        <w:spacing w:after="0" w:line="240" w:lineRule="auto"/>
      </w:pPr>
      <w:r>
        <w:separator/>
      </w:r>
    </w:p>
  </w:footnote>
  <w:footnote w:type="continuationSeparator" w:id="0">
    <w:p w14:paraId="35580186" w14:textId="77777777" w:rsidR="00372370" w:rsidRDefault="00372370" w:rsidP="005E12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FF6E28"/>
    <w:multiLevelType w:val="hybridMultilevel"/>
    <w:tmpl w:val="643EFF0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en Stanley">
    <w15:presenceInfo w15:providerId="Windows Live" w15:userId="a17198402de9b7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3"/>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E12A9"/>
    <w:rsid w:val="0000128C"/>
    <w:rsid w:val="00013DFF"/>
    <w:rsid w:val="00015B32"/>
    <w:rsid w:val="000164A7"/>
    <w:rsid w:val="000320AA"/>
    <w:rsid w:val="00042606"/>
    <w:rsid w:val="000507FD"/>
    <w:rsid w:val="00051B00"/>
    <w:rsid w:val="00061C73"/>
    <w:rsid w:val="000668DA"/>
    <w:rsid w:val="000745D2"/>
    <w:rsid w:val="00074E1A"/>
    <w:rsid w:val="00096FD2"/>
    <w:rsid w:val="000A08BA"/>
    <w:rsid w:val="000B26DD"/>
    <w:rsid w:val="000B3B40"/>
    <w:rsid w:val="000D4EB5"/>
    <w:rsid w:val="000D5BA7"/>
    <w:rsid w:val="000E0558"/>
    <w:rsid w:val="000E39A0"/>
    <w:rsid w:val="000F1F8D"/>
    <w:rsid w:val="000F5B8E"/>
    <w:rsid w:val="000F76FD"/>
    <w:rsid w:val="001037C7"/>
    <w:rsid w:val="0010634D"/>
    <w:rsid w:val="001144F9"/>
    <w:rsid w:val="001149CD"/>
    <w:rsid w:val="00120AEB"/>
    <w:rsid w:val="00126443"/>
    <w:rsid w:val="00126B6D"/>
    <w:rsid w:val="001330A5"/>
    <w:rsid w:val="00140868"/>
    <w:rsid w:val="00140B03"/>
    <w:rsid w:val="00142BF6"/>
    <w:rsid w:val="0014719B"/>
    <w:rsid w:val="0015094C"/>
    <w:rsid w:val="001565D4"/>
    <w:rsid w:val="00160B78"/>
    <w:rsid w:val="00161B8F"/>
    <w:rsid w:val="0016433D"/>
    <w:rsid w:val="00167968"/>
    <w:rsid w:val="001771D7"/>
    <w:rsid w:val="00181176"/>
    <w:rsid w:val="00184395"/>
    <w:rsid w:val="001A5F9A"/>
    <w:rsid w:val="001B45F3"/>
    <w:rsid w:val="001B5712"/>
    <w:rsid w:val="001D042B"/>
    <w:rsid w:val="001D6ACA"/>
    <w:rsid w:val="001F0A3C"/>
    <w:rsid w:val="001F1D6B"/>
    <w:rsid w:val="001F69F5"/>
    <w:rsid w:val="00200B56"/>
    <w:rsid w:val="00201B79"/>
    <w:rsid w:val="00201E31"/>
    <w:rsid w:val="00203D5C"/>
    <w:rsid w:val="002151DB"/>
    <w:rsid w:val="002167CB"/>
    <w:rsid w:val="00221199"/>
    <w:rsid w:val="00230A69"/>
    <w:rsid w:val="002469E4"/>
    <w:rsid w:val="002501C6"/>
    <w:rsid w:val="0025394C"/>
    <w:rsid w:val="002561CF"/>
    <w:rsid w:val="002612C6"/>
    <w:rsid w:val="002616CA"/>
    <w:rsid w:val="002639AC"/>
    <w:rsid w:val="00264736"/>
    <w:rsid w:val="002655D0"/>
    <w:rsid w:val="0027370B"/>
    <w:rsid w:val="00280CE5"/>
    <w:rsid w:val="00284071"/>
    <w:rsid w:val="00290049"/>
    <w:rsid w:val="0029064B"/>
    <w:rsid w:val="002937C1"/>
    <w:rsid w:val="002A1C20"/>
    <w:rsid w:val="002A7883"/>
    <w:rsid w:val="002B27A0"/>
    <w:rsid w:val="002C2863"/>
    <w:rsid w:val="002C3ED2"/>
    <w:rsid w:val="002D1F9F"/>
    <w:rsid w:val="002D39A2"/>
    <w:rsid w:val="002D56DE"/>
    <w:rsid w:val="002D621B"/>
    <w:rsid w:val="002D7377"/>
    <w:rsid w:val="002F4D22"/>
    <w:rsid w:val="00310610"/>
    <w:rsid w:val="00311019"/>
    <w:rsid w:val="00315387"/>
    <w:rsid w:val="00327D61"/>
    <w:rsid w:val="0033730F"/>
    <w:rsid w:val="00340C7C"/>
    <w:rsid w:val="00350E4F"/>
    <w:rsid w:val="00372370"/>
    <w:rsid w:val="00375AE8"/>
    <w:rsid w:val="00381C38"/>
    <w:rsid w:val="0038647D"/>
    <w:rsid w:val="00387666"/>
    <w:rsid w:val="003C1B5F"/>
    <w:rsid w:val="003C2B9C"/>
    <w:rsid w:val="003C3EB1"/>
    <w:rsid w:val="003C56C5"/>
    <w:rsid w:val="003C6915"/>
    <w:rsid w:val="003D37EB"/>
    <w:rsid w:val="003D3BB7"/>
    <w:rsid w:val="003D3CAB"/>
    <w:rsid w:val="003D4359"/>
    <w:rsid w:val="003D714D"/>
    <w:rsid w:val="003E17CF"/>
    <w:rsid w:val="003E2DF5"/>
    <w:rsid w:val="003E3A7D"/>
    <w:rsid w:val="003E4896"/>
    <w:rsid w:val="003E5E66"/>
    <w:rsid w:val="003F0E9D"/>
    <w:rsid w:val="003F5903"/>
    <w:rsid w:val="00431ACD"/>
    <w:rsid w:val="004343BE"/>
    <w:rsid w:val="00441861"/>
    <w:rsid w:val="00443A58"/>
    <w:rsid w:val="00461934"/>
    <w:rsid w:val="00462027"/>
    <w:rsid w:val="0046747A"/>
    <w:rsid w:val="00475B58"/>
    <w:rsid w:val="00475CE5"/>
    <w:rsid w:val="0048545E"/>
    <w:rsid w:val="004900E1"/>
    <w:rsid w:val="00493ECB"/>
    <w:rsid w:val="004944A8"/>
    <w:rsid w:val="004A71B6"/>
    <w:rsid w:val="004C0936"/>
    <w:rsid w:val="004C1DCD"/>
    <w:rsid w:val="004D09CE"/>
    <w:rsid w:val="004E352C"/>
    <w:rsid w:val="004E4E0B"/>
    <w:rsid w:val="004F09E0"/>
    <w:rsid w:val="004F5647"/>
    <w:rsid w:val="00502E87"/>
    <w:rsid w:val="00511323"/>
    <w:rsid w:val="00512BC7"/>
    <w:rsid w:val="00513258"/>
    <w:rsid w:val="00520035"/>
    <w:rsid w:val="00524CA2"/>
    <w:rsid w:val="00525AE7"/>
    <w:rsid w:val="00526DA8"/>
    <w:rsid w:val="00527E83"/>
    <w:rsid w:val="00530E3C"/>
    <w:rsid w:val="0053410B"/>
    <w:rsid w:val="0053736C"/>
    <w:rsid w:val="00542C86"/>
    <w:rsid w:val="00546024"/>
    <w:rsid w:val="005565BC"/>
    <w:rsid w:val="00586CF6"/>
    <w:rsid w:val="005A1058"/>
    <w:rsid w:val="005A4949"/>
    <w:rsid w:val="005A7DC9"/>
    <w:rsid w:val="005B6E12"/>
    <w:rsid w:val="005C6736"/>
    <w:rsid w:val="005D19FE"/>
    <w:rsid w:val="005D327F"/>
    <w:rsid w:val="005D7612"/>
    <w:rsid w:val="005E0C89"/>
    <w:rsid w:val="005E12A9"/>
    <w:rsid w:val="005E7AF2"/>
    <w:rsid w:val="0061475D"/>
    <w:rsid w:val="006250C2"/>
    <w:rsid w:val="006306DA"/>
    <w:rsid w:val="0063412D"/>
    <w:rsid w:val="0064349E"/>
    <w:rsid w:val="006467A8"/>
    <w:rsid w:val="0065143B"/>
    <w:rsid w:val="00653B61"/>
    <w:rsid w:val="0065456D"/>
    <w:rsid w:val="00654A98"/>
    <w:rsid w:val="006562BA"/>
    <w:rsid w:val="00664475"/>
    <w:rsid w:val="00664ED6"/>
    <w:rsid w:val="00674196"/>
    <w:rsid w:val="00675FAB"/>
    <w:rsid w:val="00682FC8"/>
    <w:rsid w:val="00684EAF"/>
    <w:rsid w:val="006A5CDD"/>
    <w:rsid w:val="006B3D99"/>
    <w:rsid w:val="006C5C40"/>
    <w:rsid w:val="006C7216"/>
    <w:rsid w:val="006D0999"/>
    <w:rsid w:val="006D4ABE"/>
    <w:rsid w:val="006D7194"/>
    <w:rsid w:val="006E3730"/>
    <w:rsid w:val="006E6C14"/>
    <w:rsid w:val="006F110E"/>
    <w:rsid w:val="006F5E7F"/>
    <w:rsid w:val="006F72AB"/>
    <w:rsid w:val="007048EC"/>
    <w:rsid w:val="00710F00"/>
    <w:rsid w:val="00713718"/>
    <w:rsid w:val="007234F5"/>
    <w:rsid w:val="00724F60"/>
    <w:rsid w:val="00727555"/>
    <w:rsid w:val="0072760F"/>
    <w:rsid w:val="0073392C"/>
    <w:rsid w:val="00733EB7"/>
    <w:rsid w:val="00736216"/>
    <w:rsid w:val="007435A4"/>
    <w:rsid w:val="00745EC3"/>
    <w:rsid w:val="00752FA1"/>
    <w:rsid w:val="00764A95"/>
    <w:rsid w:val="00770C51"/>
    <w:rsid w:val="00772289"/>
    <w:rsid w:val="00774AF9"/>
    <w:rsid w:val="00777390"/>
    <w:rsid w:val="00781071"/>
    <w:rsid w:val="00785B59"/>
    <w:rsid w:val="007924EC"/>
    <w:rsid w:val="007957F5"/>
    <w:rsid w:val="00797259"/>
    <w:rsid w:val="007A038C"/>
    <w:rsid w:val="007B3A1A"/>
    <w:rsid w:val="007B4EB0"/>
    <w:rsid w:val="007B7677"/>
    <w:rsid w:val="007C0686"/>
    <w:rsid w:val="007D02EE"/>
    <w:rsid w:val="007D26B7"/>
    <w:rsid w:val="007D2B5F"/>
    <w:rsid w:val="007E014E"/>
    <w:rsid w:val="00800152"/>
    <w:rsid w:val="0080029E"/>
    <w:rsid w:val="0081320B"/>
    <w:rsid w:val="00816701"/>
    <w:rsid w:val="00821466"/>
    <w:rsid w:val="00822B76"/>
    <w:rsid w:val="0082488D"/>
    <w:rsid w:val="0082583E"/>
    <w:rsid w:val="00827443"/>
    <w:rsid w:val="00827542"/>
    <w:rsid w:val="008309C4"/>
    <w:rsid w:val="00831195"/>
    <w:rsid w:val="0083297B"/>
    <w:rsid w:val="0083419B"/>
    <w:rsid w:val="00837D75"/>
    <w:rsid w:val="00843998"/>
    <w:rsid w:val="00847D48"/>
    <w:rsid w:val="008515AC"/>
    <w:rsid w:val="0085658F"/>
    <w:rsid w:val="00861AB1"/>
    <w:rsid w:val="0086380E"/>
    <w:rsid w:val="00867160"/>
    <w:rsid w:val="008732B6"/>
    <w:rsid w:val="00874A6D"/>
    <w:rsid w:val="00875DCB"/>
    <w:rsid w:val="0088074A"/>
    <w:rsid w:val="0088728B"/>
    <w:rsid w:val="0088781A"/>
    <w:rsid w:val="008A6ED0"/>
    <w:rsid w:val="008C0447"/>
    <w:rsid w:val="008C0708"/>
    <w:rsid w:val="008C0E50"/>
    <w:rsid w:val="008C42F0"/>
    <w:rsid w:val="008C4B74"/>
    <w:rsid w:val="008C54CB"/>
    <w:rsid w:val="008D7C56"/>
    <w:rsid w:val="008E1786"/>
    <w:rsid w:val="008E2E6B"/>
    <w:rsid w:val="009243F6"/>
    <w:rsid w:val="00927E8E"/>
    <w:rsid w:val="009304BF"/>
    <w:rsid w:val="00932073"/>
    <w:rsid w:val="00935CCD"/>
    <w:rsid w:val="009444CD"/>
    <w:rsid w:val="0094606E"/>
    <w:rsid w:val="00955203"/>
    <w:rsid w:val="00974BAE"/>
    <w:rsid w:val="00977703"/>
    <w:rsid w:val="009802D7"/>
    <w:rsid w:val="009821A0"/>
    <w:rsid w:val="009838D5"/>
    <w:rsid w:val="009878A2"/>
    <w:rsid w:val="00995DDE"/>
    <w:rsid w:val="00996995"/>
    <w:rsid w:val="009A400D"/>
    <w:rsid w:val="009A4EEA"/>
    <w:rsid w:val="009A6F59"/>
    <w:rsid w:val="009B4DC1"/>
    <w:rsid w:val="009B4E0E"/>
    <w:rsid w:val="009B6315"/>
    <w:rsid w:val="009C079B"/>
    <w:rsid w:val="009C0CCC"/>
    <w:rsid w:val="009C2E08"/>
    <w:rsid w:val="009D0525"/>
    <w:rsid w:val="009D6704"/>
    <w:rsid w:val="00A02E8F"/>
    <w:rsid w:val="00A108C4"/>
    <w:rsid w:val="00A17640"/>
    <w:rsid w:val="00A20D8C"/>
    <w:rsid w:val="00A2785C"/>
    <w:rsid w:val="00A30BDE"/>
    <w:rsid w:val="00A441D5"/>
    <w:rsid w:val="00A46E70"/>
    <w:rsid w:val="00A50615"/>
    <w:rsid w:val="00A57A97"/>
    <w:rsid w:val="00A66A09"/>
    <w:rsid w:val="00A66FD3"/>
    <w:rsid w:val="00A75801"/>
    <w:rsid w:val="00A80798"/>
    <w:rsid w:val="00A84216"/>
    <w:rsid w:val="00A91300"/>
    <w:rsid w:val="00A947CF"/>
    <w:rsid w:val="00A95195"/>
    <w:rsid w:val="00A95455"/>
    <w:rsid w:val="00A97488"/>
    <w:rsid w:val="00AB353A"/>
    <w:rsid w:val="00AB3DAB"/>
    <w:rsid w:val="00AC3190"/>
    <w:rsid w:val="00AC5544"/>
    <w:rsid w:val="00AD3955"/>
    <w:rsid w:val="00AD484A"/>
    <w:rsid w:val="00AD5DF3"/>
    <w:rsid w:val="00AE1982"/>
    <w:rsid w:val="00AE304C"/>
    <w:rsid w:val="00AE460D"/>
    <w:rsid w:val="00B057B4"/>
    <w:rsid w:val="00B110CB"/>
    <w:rsid w:val="00B11C8B"/>
    <w:rsid w:val="00B1781B"/>
    <w:rsid w:val="00B20493"/>
    <w:rsid w:val="00B26F66"/>
    <w:rsid w:val="00B2779D"/>
    <w:rsid w:val="00B31750"/>
    <w:rsid w:val="00B318BC"/>
    <w:rsid w:val="00B37920"/>
    <w:rsid w:val="00B403EE"/>
    <w:rsid w:val="00B42076"/>
    <w:rsid w:val="00B46FCD"/>
    <w:rsid w:val="00B508CE"/>
    <w:rsid w:val="00B55321"/>
    <w:rsid w:val="00B57A50"/>
    <w:rsid w:val="00B60641"/>
    <w:rsid w:val="00B639A0"/>
    <w:rsid w:val="00B64AA1"/>
    <w:rsid w:val="00B64D84"/>
    <w:rsid w:val="00B70EF0"/>
    <w:rsid w:val="00B76368"/>
    <w:rsid w:val="00B83D81"/>
    <w:rsid w:val="00B84CE1"/>
    <w:rsid w:val="00B8586E"/>
    <w:rsid w:val="00B90B1A"/>
    <w:rsid w:val="00B9174C"/>
    <w:rsid w:val="00B940E9"/>
    <w:rsid w:val="00B96331"/>
    <w:rsid w:val="00BB57F9"/>
    <w:rsid w:val="00BC24BA"/>
    <w:rsid w:val="00BC2F49"/>
    <w:rsid w:val="00BC4264"/>
    <w:rsid w:val="00BC4E30"/>
    <w:rsid w:val="00BD260A"/>
    <w:rsid w:val="00BD44C3"/>
    <w:rsid w:val="00BD69C8"/>
    <w:rsid w:val="00BE30DA"/>
    <w:rsid w:val="00BE485A"/>
    <w:rsid w:val="00BE61DF"/>
    <w:rsid w:val="00BF053C"/>
    <w:rsid w:val="00BF6BB0"/>
    <w:rsid w:val="00C026EC"/>
    <w:rsid w:val="00C03507"/>
    <w:rsid w:val="00C07B0F"/>
    <w:rsid w:val="00C10811"/>
    <w:rsid w:val="00C14992"/>
    <w:rsid w:val="00C2026D"/>
    <w:rsid w:val="00C21885"/>
    <w:rsid w:val="00C21BBA"/>
    <w:rsid w:val="00C221F3"/>
    <w:rsid w:val="00C27D49"/>
    <w:rsid w:val="00C30C48"/>
    <w:rsid w:val="00C40B5A"/>
    <w:rsid w:val="00C50E6B"/>
    <w:rsid w:val="00C51A36"/>
    <w:rsid w:val="00C5382B"/>
    <w:rsid w:val="00C53A18"/>
    <w:rsid w:val="00C574DA"/>
    <w:rsid w:val="00C618C2"/>
    <w:rsid w:val="00C64C4A"/>
    <w:rsid w:val="00C64F2F"/>
    <w:rsid w:val="00C75DB3"/>
    <w:rsid w:val="00C8127E"/>
    <w:rsid w:val="00C8211C"/>
    <w:rsid w:val="00CA1668"/>
    <w:rsid w:val="00CA27F4"/>
    <w:rsid w:val="00CA66BA"/>
    <w:rsid w:val="00CB2675"/>
    <w:rsid w:val="00CB529A"/>
    <w:rsid w:val="00CC5B93"/>
    <w:rsid w:val="00CD0849"/>
    <w:rsid w:val="00CE037E"/>
    <w:rsid w:val="00CE1C3A"/>
    <w:rsid w:val="00CE7868"/>
    <w:rsid w:val="00CE7BAE"/>
    <w:rsid w:val="00CE7E40"/>
    <w:rsid w:val="00CF1717"/>
    <w:rsid w:val="00CF6C9F"/>
    <w:rsid w:val="00D01199"/>
    <w:rsid w:val="00D05309"/>
    <w:rsid w:val="00D0672A"/>
    <w:rsid w:val="00D0727C"/>
    <w:rsid w:val="00D15375"/>
    <w:rsid w:val="00D16AFE"/>
    <w:rsid w:val="00D1781B"/>
    <w:rsid w:val="00D2729D"/>
    <w:rsid w:val="00D32B2F"/>
    <w:rsid w:val="00D4321F"/>
    <w:rsid w:val="00D50DF2"/>
    <w:rsid w:val="00D5360D"/>
    <w:rsid w:val="00D7103E"/>
    <w:rsid w:val="00D72C35"/>
    <w:rsid w:val="00D75FA4"/>
    <w:rsid w:val="00D84532"/>
    <w:rsid w:val="00D87116"/>
    <w:rsid w:val="00D91900"/>
    <w:rsid w:val="00D94657"/>
    <w:rsid w:val="00D97E43"/>
    <w:rsid w:val="00DA19AA"/>
    <w:rsid w:val="00DA24A2"/>
    <w:rsid w:val="00DA3FD6"/>
    <w:rsid w:val="00DA40DD"/>
    <w:rsid w:val="00DB0A64"/>
    <w:rsid w:val="00DB2E3D"/>
    <w:rsid w:val="00DB3A59"/>
    <w:rsid w:val="00DD1147"/>
    <w:rsid w:val="00DE238A"/>
    <w:rsid w:val="00DE453C"/>
    <w:rsid w:val="00E00646"/>
    <w:rsid w:val="00E039F8"/>
    <w:rsid w:val="00E0572A"/>
    <w:rsid w:val="00E12DEF"/>
    <w:rsid w:val="00E13ED0"/>
    <w:rsid w:val="00E23367"/>
    <w:rsid w:val="00E412B6"/>
    <w:rsid w:val="00E42F0D"/>
    <w:rsid w:val="00E44472"/>
    <w:rsid w:val="00E50850"/>
    <w:rsid w:val="00E5736E"/>
    <w:rsid w:val="00E60D97"/>
    <w:rsid w:val="00E61897"/>
    <w:rsid w:val="00E6349F"/>
    <w:rsid w:val="00E64EC0"/>
    <w:rsid w:val="00E71C6C"/>
    <w:rsid w:val="00E76F12"/>
    <w:rsid w:val="00E80415"/>
    <w:rsid w:val="00E81BED"/>
    <w:rsid w:val="00E8658D"/>
    <w:rsid w:val="00E90EAA"/>
    <w:rsid w:val="00E94BAB"/>
    <w:rsid w:val="00E9526E"/>
    <w:rsid w:val="00EA3A06"/>
    <w:rsid w:val="00EA5707"/>
    <w:rsid w:val="00EC2EE1"/>
    <w:rsid w:val="00EC78B1"/>
    <w:rsid w:val="00EE69F2"/>
    <w:rsid w:val="00EE6EBD"/>
    <w:rsid w:val="00EF0416"/>
    <w:rsid w:val="00F02560"/>
    <w:rsid w:val="00F0420F"/>
    <w:rsid w:val="00F04CC0"/>
    <w:rsid w:val="00F118A7"/>
    <w:rsid w:val="00F20B34"/>
    <w:rsid w:val="00F21669"/>
    <w:rsid w:val="00F30521"/>
    <w:rsid w:val="00F31EE2"/>
    <w:rsid w:val="00F41F6F"/>
    <w:rsid w:val="00F539AE"/>
    <w:rsid w:val="00F67DFF"/>
    <w:rsid w:val="00F7042C"/>
    <w:rsid w:val="00F735AE"/>
    <w:rsid w:val="00F80713"/>
    <w:rsid w:val="00F80A55"/>
    <w:rsid w:val="00F81E6D"/>
    <w:rsid w:val="00F864D6"/>
    <w:rsid w:val="00F905FE"/>
    <w:rsid w:val="00F914DF"/>
    <w:rsid w:val="00FA0962"/>
    <w:rsid w:val="00FA1311"/>
    <w:rsid w:val="00FA4EDA"/>
    <w:rsid w:val="00FA6B4D"/>
    <w:rsid w:val="00FB49B2"/>
    <w:rsid w:val="00FC441C"/>
    <w:rsid w:val="00FD0B15"/>
    <w:rsid w:val="00FF054D"/>
    <w:rsid w:val="00FF1CB1"/>
    <w:rsid w:val="00FF363A"/>
    <w:rsid w:val="00FF5D84"/>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71194D"/>
  <w14:defaultImageDpi w14:val="32767"/>
  <w15:docId w15:val="{7CCD122E-2FD9-2C43-9A7D-99BD9B40C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E12A9"/>
    <w:pPr>
      <w:spacing w:after="200" w:line="276" w:lineRule="auto"/>
    </w:pPr>
    <w:rPr>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5E12A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E12A9"/>
    <w:rPr>
      <w:sz w:val="20"/>
      <w:szCs w:val="20"/>
      <w:lang w:val="en-US"/>
    </w:rPr>
  </w:style>
  <w:style w:type="character" w:styleId="FootnoteReference">
    <w:name w:val="footnote reference"/>
    <w:basedOn w:val="DefaultParagraphFont"/>
    <w:uiPriority w:val="99"/>
    <w:semiHidden/>
    <w:unhideWhenUsed/>
    <w:rsid w:val="005E12A9"/>
    <w:rPr>
      <w:vertAlign w:val="superscript"/>
    </w:rPr>
  </w:style>
  <w:style w:type="character" w:styleId="CommentReference">
    <w:name w:val="annotation reference"/>
    <w:basedOn w:val="DefaultParagraphFont"/>
    <w:uiPriority w:val="99"/>
    <w:semiHidden/>
    <w:unhideWhenUsed/>
    <w:rsid w:val="005E12A9"/>
    <w:rPr>
      <w:sz w:val="16"/>
      <w:szCs w:val="16"/>
    </w:rPr>
  </w:style>
  <w:style w:type="paragraph" w:styleId="CommentText">
    <w:name w:val="annotation text"/>
    <w:basedOn w:val="Normal"/>
    <w:link w:val="CommentTextChar"/>
    <w:uiPriority w:val="99"/>
    <w:semiHidden/>
    <w:unhideWhenUsed/>
    <w:rsid w:val="005E12A9"/>
    <w:pPr>
      <w:spacing w:line="240" w:lineRule="auto"/>
    </w:pPr>
    <w:rPr>
      <w:sz w:val="20"/>
      <w:szCs w:val="20"/>
    </w:rPr>
  </w:style>
  <w:style w:type="character" w:customStyle="1" w:styleId="CommentTextChar">
    <w:name w:val="Comment Text Char"/>
    <w:basedOn w:val="DefaultParagraphFont"/>
    <w:link w:val="CommentText"/>
    <w:uiPriority w:val="99"/>
    <w:semiHidden/>
    <w:rsid w:val="005E12A9"/>
    <w:rPr>
      <w:sz w:val="20"/>
      <w:szCs w:val="20"/>
      <w:lang w:val="en-US"/>
    </w:rPr>
  </w:style>
  <w:style w:type="paragraph" w:styleId="BalloonText">
    <w:name w:val="Balloon Text"/>
    <w:basedOn w:val="Normal"/>
    <w:link w:val="BalloonTextChar"/>
    <w:uiPriority w:val="99"/>
    <w:semiHidden/>
    <w:unhideWhenUsed/>
    <w:rsid w:val="005E12A9"/>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E12A9"/>
    <w:rPr>
      <w:rFonts w:ascii="Times New Roman" w:hAnsi="Times New Roman" w:cs="Times New Roman"/>
      <w:sz w:val="18"/>
      <w:szCs w:val="18"/>
      <w:lang w:val="en-US"/>
    </w:rPr>
  </w:style>
  <w:style w:type="paragraph" w:styleId="CommentSubject">
    <w:name w:val="annotation subject"/>
    <w:basedOn w:val="CommentText"/>
    <w:next w:val="CommentText"/>
    <w:link w:val="CommentSubjectChar"/>
    <w:uiPriority w:val="99"/>
    <w:semiHidden/>
    <w:unhideWhenUsed/>
    <w:rsid w:val="000B3B40"/>
    <w:rPr>
      <w:b/>
      <w:bCs/>
    </w:rPr>
  </w:style>
  <w:style w:type="character" w:customStyle="1" w:styleId="CommentSubjectChar">
    <w:name w:val="Comment Subject Char"/>
    <w:basedOn w:val="CommentTextChar"/>
    <w:link w:val="CommentSubject"/>
    <w:uiPriority w:val="99"/>
    <w:semiHidden/>
    <w:rsid w:val="000B3B40"/>
    <w:rPr>
      <w:b/>
      <w:bCs/>
      <w:sz w:val="20"/>
      <w:szCs w:val="20"/>
      <w:lang w:val="en-US"/>
    </w:rPr>
  </w:style>
  <w:style w:type="paragraph" w:styleId="ListParagraph">
    <w:name w:val="List Paragraph"/>
    <w:basedOn w:val="Normal"/>
    <w:uiPriority w:val="34"/>
    <w:qFormat/>
    <w:rsid w:val="00684E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4211</Words>
  <Characters>24004</Characters>
  <Application>Microsoft Office Word</Application>
  <DocSecurity>0</DocSecurity>
  <Lines>200</Lines>
  <Paragraphs>56</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28159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Stanley</dc:creator>
  <cp:keywords/>
  <dc:description/>
  <cp:lastModifiedBy>Ben Stanley</cp:lastModifiedBy>
  <cp:revision>10</cp:revision>
  <dcterms:created xsi:type="dcterms:W3CDTF">2018-12-16T19:41:00Z</dcterms:created>
  <dcterms:modified xsi:type="dcterms:W3CDTF">2018-12-16T19:57:00Z</dcterms:modified>
</cp:coreProperties>
</file>