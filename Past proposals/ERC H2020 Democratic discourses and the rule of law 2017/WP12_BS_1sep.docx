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9E4967" w14:textId="77777777" w:rsidR="007A470E" w:rsidRPr="00E00409" w:rsidRDefault="007A470E" w:rsidP="003F098F">
      <w:pPr>
        <w:spacing w:line="240" w:lineRule="auto"/>
        <w:jc w:val="both"/>
        <w:rPr>
          <w:rFonts w:ascii="Palatino Linotype" w:hAnsi="Palatino Linotype"/>
          <w:b/>
          <w:sz w:val="24"/>
          <w:szCs w:val="24"/>
          <w:lang w:val="en-GB"/>
        </w:rPr>
      </w:pPr>
      <w:r w:rsidRPr="00E00409">
        <w:rPr>
          <w:rFonts w:ascii="Palatino Linotype" w:hAnsi="Palatino Linotype"/>
          <w:b/>
          <w:sz w:val="24"/>
          <w:szCs w:val="24"/>
          <w:lang w:val="en-GB"/>
        </w:rPr>
        <w:t>WP12</w:t>
      </w:r>
    </w:p>
    <w:p w14:paraId="7372BE38" w14:textId="2073F696" w:rsidR="007A470E" w:rsidRPr="00E00409" w:rsidRDefault="005B1ADF" w:rsidP="003F098F">
      <w:pPr>
        <w:spacing w:line="240" w:lineRule="auto"/>
        <w:jc w:val="both"/>
        <w:rPr>
          <w:rFonts w:ascii="Palatino Linotype" w:hAnsi="Palatino Linotype"/>
          <w:b/>
          <w:sz w:val="24"/>
          <w:szCs w:val="24"/>
          <w:lang w:val="en-GB"/>
        </w:rPr>
      </w:pPr>
      <w:r w:rsidRPr="00E00409">
        <w:rPr>
          <w:rFonts w:ascii="Palatino Linotype" w:hAnsi="Palatino Linotype"/>
          <w:b/>
          <w:sz w:val="24"/>
          <w:szCs w:val="24"/>
          <w:lang w:val="en-GB"/>
        </w:rPr>
        <w:t>Objectives</w:t>
      </w:r>
    </w:p>
    <w:p w14:paraId="13F86754" w14:textId="77777777" w:rsidR="00E60D07" w:rsidRPr="00E00409" w:rsidRDefault="00E60D07" w:rsidP="003F098F">
      <w:p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This work package will:</w:t>
      </w:r>
    </w:p>
    <w:p w14:paraId="3BA0B418" w14:textId="3D0848B9" w:rsidR="007A470E" w:rsidRPr="00E00409" w:rsidRDefault="007209C4" w:rsidP="003F098F">
      <w:pPr>
        <w:pStyle w:val="ListParagraph"/>
        <w:numPr>
          <w:ilvl w:val="0"/>
          <w:numId w:val="1"/>
        </w:num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conceptualise, operationalise, measure</w:t>
      </w:r>
      <w:r w:rsidR="00D84FDC" w:rsidRPr="00E00409">
        <w:rPr>
          <w:rFonts w:ascii="Palatino Linotype" w:hAnsi="Palatino Linotype"/>
          <w:sz w:val="24"/>
          <w:szCs w:val="24"/>
          <w:lang w:val="en-GB"/>
        </w:rPr>
        <w:t xml:space="preserve"> and exp</w:t>
      </w:r>
      <w:r w:rsidR="005B1ADF" w:rsidRPr="00E00409">
        <w:rPr>
          <w:rFonts w:ascii="Palatino Linotype" w:hAnsi="Palatino Linotype"/>
          <w:sz w:val="24"/>
          <w:szCs w:val="24"/>
          <w:lang w:val="en-GB"/>
        </w:rPr>
        <w:t>lain the current condition of European public opinion</w:t>
      </w:r>
      <w:r w:rsidR="007A470E" w:rsidRPr="00E00409">
        <w:rPr>
          <w:rFonts w:ascii="Palatino Linotype" w:hAnsi="Palatino Linotype"/>
          <w:sz w:val="24"/>
          <w:szCs w:val="24"/>
          <w:lang w:val="en-GB"/>
        </w:rPr>
        <w:t xml:space="preserve"> </w:t>
      </w:r>
      <w:r w:rsidR="00246E5A" w:rsidRPr="00E00409">
        <w:rPr>
          <w:rFonts w:ascii="Palatino Linotype" w:hAnsi="Palatino Linotype"/>
          <w:sz w:val="24"/>
          <w:szCs w:val="24"/>
          <w:lang w:val="en-GB"/>
        </w:rPr>
        <w:t xml:space="preserve">with respect to </w:t>
      </w:r>
      <w:r w:rsidR="007A470E" w:rsidRPr="00E00409">
        <w:rPr>
          <w:rFonts w:ascii="Palatino Linotype" w:hAnsi="Palatino Linotype"/>
          <w:sz w:val="24"/>
          <w:szCs w:val="24"/>
          <w:lang w:val="en-GB"/>
        </w:rPr>
        <w:t xml:space="preserve">the main </w:t>
      </w:r>
      <w:r w:rsidR="00471005" w:rsidRPr="00E00409">
        <w:rPr>
          <w:rFonts w:ascii="Palatino Linotype" w:hAnsi="Palatino Linotype"/>
          <w:sz w:val="24"/>
          <w:szCs w:val="24"/>
          <w:lang w:val="en-GB"/>
        </w:rPr>
        <w:t xml:space="preserve">issues addressed by the project, including </w:t>
      </w:r>
      <w:del w:id="0" w:author="Ben Stanley" w:date="2017-09-01T10:46:00Z">
        <w:r w:rsidR="007A470E" w:rsidRPr="00E00409" w:rsidDel="005D531E">
          <w:rPr>
            <w:rFonts w:ascii="Palatino Linotype" w:hAnsi="Palatino Linotype"/>
            <w:sz w:val="24"/>
            <w:szCs w:val="24"/>
            <w:lang w:val="en-GB"/>
          </w:rPr>
          <w:delText xml:space="preserve">their </w:delText>
        </w:r>
      </w:del>
      <w:r w:rsidR="007A470E" w:rsidRPr="00E00409">
        <w:rPr>
          <w:rFonts w:ascii="Palatino Linotype" w:hAnsi="Palatino Linotype"/>
          <w:sz w:val="24"/>
          <w:szCs w:val="24"/>
          <w:lang w:val="en-GB"/>
        </w:rPr>
        <w:t>preferences</w:t>
      </w:r>
      <w:r w:rsidR="00A046ED" w:rsidRPr="00E00409">
        <w:rPr>
          <w:rFonts w:ascii="Palatino Linotype" w:hAnsi="Palatino Linotype"/>
          <w:sz w:val="24"/>
          <w:szCs w:val="24"/>
          <w:lang w:val="en-GB"/>
        </w:rPr>
        <w:t xml:space="preserve"> about</w:t>
      </w:r>
      <w:r w:rsidR="007A470E" w:rsidRPr="00E00409">
        <w:rPr>
          <w:rFonts w:ascii="Palatino Linotype" w:hAnsi="Palatino Linotype"/>
          <w:sz w:val="24"/>
          <w:szCs w:val="24"/>
          <w:lang w:val="en-GB"/>
        </w:rPr>
        <w:t xml:space="preserve"> and evaluations </w:t>
      </w:r>
      <w:r w:rsidR="00A046ED" w:rsidRPr="00E00409">
        <w:rPr>
          <w:rFonts w:ascii="Palatino Linotype" w:hAnsi="Palatino Linotype"/>
          <w:sz w:val="24"/>
          <w:szCs w:val="24"/>
          <w:lang w:val="en-GB"/>
        </w:rPr>
        <w:t>of</w:t>
      </w:r>
      <w:r w:rsidR="007A470E" w:rsidRPr="00E00409">
        <w:rPr>
          <w:rFonts w:ascii="Palatino Linotype" w:hAnsi="Palatino Linotype"/>
          <w:sz w:val="24"/>
          <w:szCs w:val="24"/>
          <w:lang w:val="en-GB"/>
        </w:rPr>
        <w:t xml:space="preserve"> democracy,</w:t>
      </w:r>
      <w:r w:rsidR="00A046ED" w:rsidRPr="00E00409">
        <w:rPr>
          <w:rFonts w:ascii="Palatino Linotype" w:hAnsi="Palatino Linotype"/>
          <w:sz w:val="24"/>
          <w:szCs w:val="24"/>
          <w:lang w:val="en-GB"/>
        </w:rPr>
        <w:t xml:space="preserve"> the</w:t>
      </w:r>
      <w:r w:rsidR="009B44F2" w:rsidRPr="00E00409">
        <w:rPr>
          <w:rFonts w:ascii="Palatino Linotype" w:hAnsi="Palatino Linotype"/>
          <w:sz w:val="24"/>
          <w:szCs w:val="24"/>
          <w:lang w:val="en-GB"/>
        </w:rPr>
        <w:t xml:space="preserve"> rule of law, sovereignty,</w:t>
      </w:r>
      <w:r w:rsidR="007A470E" w:rsidRPr="00E00409">
        <w:rPr>
          <w:rFonts w:ascii="Palatino Linotype" w:hAnsi="Palatino Linotype"/>
          <w:sz w:val="24"/>
          <w:szCs w:val="24"/>
          <w:lang w:val="en-GB"/>
        </w:rPr>
        <w:t xml:space="preserve"> </w:t>
      </w:r>
      <w:del w:id="1" w:author="Ben Stanley" w:date="2017-09-01T10:38:00Z">
        <w:r w:rsidR="007A470E" w:rsidRPr="00E00409" w:rsidDel="005D531E">
          <w:rPr>
            <w:rFonts w:ascii="Palatino Linotype" w:hAnsi="Palatino Linotype"/>
            <w:sz w:val="24"/>
            <w:szCs w:val="24"/>
            <w:lang w:val="en-GB"/>
          </w:rPr>
          <w:delText xml:space="preserve">and </w:delText>
        </w:r>
      </w:del>
      <w:r w:rsidR="007A470E" w:rsidRPr="00E00409">
        <w:rPr>
          <w:rFonts w:ascii="Palatino Linotype" w:hAnsi="Palatino Linotype"/>
          <w:sz w:val="24"/>
          <w:szCs w:val="24"/>
          <w:lang w:val="en-GB"/>
        </w:rPr>
        <w:t>legitimacy</w:t>
      </w:r>
      <w:ins w:id="2" w:author="Ben Stanley" w:date="2017-09-01T10:38:00Z">
        <w:r w:rsidR="005D531E">
          <w:rPr>
            <w:rFonts w:ascii="Palatino Linotype" w:hAnsi="Palatino Linotype"/>
            <w:sz w:val="24"/>
            <w:szCs w:val="24"/>
            <w:lang w:val="en-GB"/>
          </w:rPr>
          <w:t>, and solidarity</w:t>
        </w:r>
      </w:ins>
      <w:r w:rsidR="007A470E" w:rsidRPr="00E00409">
        <w:rPr>
          <w:rFonts w:ascii="Palatino Linotype" w:hAnsi="Palatino Linotype"/>
          <w:sz w:val="24"/>
          <w:szCs w:val="24"/>
          <w:lang w:val="en-GB"/>
        </w:rPr>
        <w:t>;</w:t>
      </w:r>
    </w:p>
    <w:p w14:paraId="1F29C780" w14:textId="77777777" w:rsidR="007A470E" w:rsidRPr="00E00409" w:rsidRDefault="00850D14" w:rsidP="003F098F">
      <w:pPr>
        <w:pStyle w:val="ListParagraph"/>
        <w:numPr>
          <w:ilvl w:val="0"/>
          <w:numId w:val="1"/>
        </w:num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measure</w:t>
      </w:r>
      <w:r w:rsidR="007A470E" w:rsidRPr="00E00409">
        <w:rPr>
          <w:rFonts w:ascii="Palatino Linotype" w:hAnsi="Palatino Linotype"/>
          <w:sz w:val="24"/>
          <w:szCs w:val="24"/>
          <w:lang w:val="en-GB"/>
        </w:rPr>
        <w:t xml:space="preserve"> and present the commonalities, inconsistencies and conflicts in European</w:t>
      </w:r>
      <w:r w:rsidR="00015F70" w:rsidRPr="00E00409">
        <w:rPr>
          <w:rFonts w:ascii="Palatino Linotype" w:hAnsi="Palatino Linotype"/>
          <w:sz w:val="24"/>
          <w:szCs w:val="24"/>
          <w:lang w:val="en-GB"/>
        </w:rPr>
        <w:t>s</w:t>
      </w:r>
      <w:r w:rsidR="007A470E" w:rsidRPr="00E00409">
        <w:rPr>
          <w:rFonts w:ascii="Palatino Linotype" w:hAnsi="Palatino Linotype"/>
          <w:sz w:val="24"/>
          <w:szCs w:val="24"/>
          <w:lang w:val="en-GB"/>
        </w:rPr>
        <w:t xml:space="preserve">' views with </w:t>
      </w:r>
      <w:r w:rsidR="006F4FED" w:rsidRPr="00E00409">
        <w:rPr>
          <w:rFonts w:ascii="Palatino Linotype" w:hAnsi="Palatino Linotype"/>
          <w:sz w:val="24"/>
          <w:szCs w:val="24"/>
          <w:lang w:val="en-GB"/>
        </w:rPr>
        <w:t xml:space="preserve">respect to </w:t>
      </w:r>
      <w:r w:rsidR="00C12E64" w:rsidRPr="00E00409">
        <w:rPr>
          <w:rFonts w:ascii="Palatino Linotype" w:hAnsi="Palatino Linotype"/>
          <w:sz w:val="24"/>
          <w:szCs w:val="24"/>
          <w:lang w:val="en-GB"/>
        </w:rPr>
        <w:t xml:space="preserve">(a) </w:t>
      </w:r>
      <w:r w:rsidR="006F4FED" w:rsidRPr="00E00409">
        <w:rPr>
          <w:rFonts w:ascii="Palatino Linotype" w:hAnsi="Palatino Linotype"/>
          <w:sz w:val="24"/>
          <w:szCs w:val="24"/>
          <w:lang w:val="en-GB"/>
        </w:rPr>
        <w:t xml:space="preserve">the quality of their </w:t>
      </w:r>
      <w:r w:rsidR="000B57CB" w:rsidRPr="00E00409">
        <w:rPr>
          <w:rFonts w:ascii="Palatino Linotype" w:hAnsi="Palatino Linotype"/>
          <w:sz w:val="24"/>
          <w:szCs w:val="24"/>
          <w:lang w:val="en-GB"/>
        </w:rPr>
        <w:t xml:space="preserve">countries' </w:t>
      </w:r>
      <w:r w:rsidR="007A470E" w:rsidRPr="00E00409">
        <w:rPr>
          <w:rFonts w:ascii="Palatino Linotype" w:hAnsi="Palatino Linotype"/>
          <w:sz w:val="24"/>
          <w:szCs w:val="24"/>
          <w:lang w:val="en-GB"/>
        </w:rPr>
        <w:t>democracies and</w:t>
      </w:r>
      <w:r w:rsidR="00C12E64" w:rsidRPr="00E00409">
        <w:rPr>
          <w:rFonts w:ascii="Palatino Linotype" w:hAnsi="Palatino Linotype"/>
          <w:sz w:val="24"/>
          <w:szCs w:val="24"/>
          <w:lang w:val="en-GB"/>
        </w:rPr>
        <w:t xml:space="preserve"> (b) the institutional rules and formal and informal norms by which</w:t>
      </w:r>
      <w:r w:rsidR="007A470E" w:rsidRPr="00E00409">
        <w:rPr>
          <w:rFonts w:ascii="Palatino Linotype" w:hAnsi="Palatino Linotype"/>
          <w:sz w:val="24"/>
          <w:szCs w:val="24"/>
          <w:lang w:val="en-GB"/>
        </w:rPr>
        <w:t xml:space="preserve"> the EU</w:t>
      </w:r>
      <w:r w:rsidR="00C12E64" w:rsidRPr="00E00409">
        <w:rPr>
          <w:rFonts w:ascii="Palatino Linotype" w:hAnsi="Palatino Linotype"/>
          <w:sz w:val="24"/>
          <w:szCs w:val="24"/>
          <w:lang w:val="en-GB"/>
        </w:rPr>
        <w:t xml:space="preserve"> is governed</w:t>
      </w:r>
      <w:r w:rsidR="007A470E" w:rsidRPr="00E00409">
        <w:rPr>
          <w:rFonts w:ascii="Palatino Linotype" w:hAnsi="Palatino Linotype"/>
          <w:sz w:val="24"/>
          <w:szCs w:val="24"/>
          <w:lang w:val="en-GB"/>
        </w:rPr>
        <w:t>;</w:t>
      </w:r>
    </w:p>
    <w:p w14:paraId="20D7379E" w14:textId="01DAA386" w:rsidR="007A470E" w:rsidRPr="00E00409" w:rsidRDefault="00C12E64" w:rsidP="003F098F">
      <w:pPr>
        <w:pStyle w:val="ListParagraph"/>
        <w:numPr>
          <w:ilvl w:val="0"/>
          <w:numId w:val="1"/>
        </w:num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e</w:t>
      </w:r>
      <w:r w:rsidR="002C7C24" w:rsidRPr="00E00409">
        <w:rPr>
          <w:rFonts w:ascii="Palatino Linotype" w:hAnsi="Palatino Linotype"/>
          <w:sz w:val="24"/>
          <w:szCs w:val="24"/>
          <w:lang w:val="en-GB"/>
        </w:rPr>
        <w:t xml:space="preserve">xplore </w:t>
      </w:r>
      <w:del w:id="3" w:author="Ben Stanley" w:date="2017-09-01T10:46:00Z">
        <w:r w:rsidR="002C7C24" w:rsidRPr="00E00409" w:rsidDel="005D531E">
          <w:rPr>
            <w:rFonts w:ascii="Palatino Linotype" w:hAnsi="Palatino Linotype"/>
            <w:sz w:val="24"/>
            <w:szCs w:val="24"/>
            <w:lang w:val="en-GB"/>
          </w:rPr>
          <w:delText xml:space="preserve">the </w:delText>
        </w:r>
      </w:del>
      <w:r w:rsidR="007A470E" w:rsidRPr="00E00409">
        <w:rPr>
          <w:rFonts w:ascii="Palatino Linotype" w:hAnsi="Palatino Linotype"/>
          <w:sz w:val="24"/>
          <w:szCs w:val="24"/>
          <w:lang w:val="en-GB"/>
        </w:rPr>
        <w:t>consistencies</w:t>
      </w:r>
      <w:r w:rsidR="002C7C24" w:rsidRPr="00E00409">
        <w:rPr>
          <w:rFonts w:ascii="Palatino Linotype" w:hAnsi="Palatino Linotype"/>
          <w:sz w:val="24"/>
          <w:szCs w:val="24"/>
          <w:lang w:val="en-GB"/>
        </w:rPr>
        <w:t xml:space="preserve"> and inconsistencies in the elite-</w:t>
      </w:r>
      <w:r w:rsidR="007A470E" w:rsidRPr="00E00409">
        <w:rPr>
          <w:rFonts w:ascii="Palatino Linotype" w:hAnsi="Palatino Linotype"/>
          <w:sz w:val="24"/>
          <w:szCs w:val="24"/>
          <w:lang w:val="en-GB"/>
        </w:rPr>
        <w:t>mass linkage,</w:t>
      </w:r>
      <w:r w:rsidR="00D64563" w:rsidRPr="00E00409">
        <w:rPr>
          <w:rFonts w:ascii="Palatino Linotype" w:hAnsi="Palatino Linotype"/>
          <w:sz w:val="24"/>
          <w:szCs w:val="24"/>
          <w:lang w:val="en-GB"/>
        </w:rPr>
        <w:t xml:space="preserve"> focusing on both sides' </w:t>
      </w:r>
      <w:r w:rsidR="007A470E" w:rsidRPr="00E00409">
        <w:rPr>
          <w:rFonts w:ascii="Palatino Linotype" w:hAnsi="Palatino Linotype"/>
          <w:sz w:val="24"/>
          <w:szCs w:val="24"/>
          <w:lang w:val="en-GB"/>
        </w:rPr>
        <w:t>expectations and evaluations of contemporary EU democracies</w:t>
      </w:r>
      <w:r w:rsidR="00EA21F8" w:rsidRPr="00E00409">
        <w:rPr>
          <w:rFonts w:ascii="Palatino Linotype" w:hAnsi="Palatino Linotype"/>
          <w:sz w:val="24"/>
          <w:szCs w:val="24"/>
          <w:lang w:val="en-GB"/>
        </w:rPr>
        <w:t>;</w:t>
      </w:r>
    </w:p>
    <w:p w14:paraId="57877D88" w14:textId="3299F31C" w:rsidR="005867B7" w:rsidRDefault="00EA21F8" w:rsidP="009F26DB">
      <w:pPr>
        <w:pStyle w:val="ListParagraph"/>
        <w:numPr>
          <w:ilvl w:val="0"/>
          <w:numId w:val="1"/>
        </w:numPr>
        <w:spacing w:line="240" w:lineRule="auto"/>
        <w:jc w:val="both"/>
        <w:rPr>
          <w:rFonts w:ascii="Palatino Linotype" w:hAnsi="Palatino Linotype"/>
          <w:sz w:val="24"/>
          <w:szCs w:val="24"/>
          <w:lang w:val="en-GB"/>
        </w:rPr>
      </w:pPr>
      <w:r w:rsidRPr="005867B7">
        <w:rPr>
          <w:rFonts w:ascii="Palatino Linotype" w:hAnsi="Palatino Linotype"/>
          <w:sz w:val="24"/>
          <w:szCs w:val="24"/>
          <w:lang w:val="en-GB"/>
        </w:rPr>
        <w:t>develop</w:t>
      </w:r>
      <w:r w:rsidR="005867B7">
        <w:rPr>
          <w:rFonts w:ascii="Palatino Linotype" w:hAnsi="Palatino Linotype"/>
          <w:sz w:val="24"/>
          <w:szCs w:val="24"/>
          <w:lang w:val="en-GB"/>
        </w:rPr>
        <w:t xml:space="preserve"> a </w:t>
      </w:r>
      <w:r w:rsidR="00514E64" w:rsidRPr="005867B7">
        <w:rPr>
          <w:rFonts w:ascii="Palatino Linotype" w:hAnsi="Palatino Linotype"/>
          <w:sz w:val="24"/>
          <w:szCs w:val="24"/>
          <w:lang w:val="en-GB"/>
        </w:rPr>
        <w:t xml:space="preserve">better understanding of </w:t>
      </w:r>
      <w:r w:rsidR="005867B7">
        <w:rPr>
          <w:rFonts w:ascii="Palatino Linotype" w:hAnsi="Palatino Linotype"/>
          <w:sz w:val="24"/>
          <w:szCs w:val="24"/>
          <w:lang w:val="en-GB"/>
        </w:rPr>
        <w:t>public opinion</w:t>
      </w:r>
      <w:r w:rsidR="00514E64" w:rsidRPr="005867B7">
        <w:rPr>
          <w:rFonts w:ascii="Palatino Linotype" w:hAnsi="Palatino Linotype"/>
          <w:sz w:val="24"/>
          <w:szCs w:val="24"/>
          <w:lang w:val="en-GB"/>
        </w:rPr>
        <w:t xml:space="preserve"> abou</w:t>
      </w:r>
      <w:r w:rsidR="00697285" w:rsidRPr="005867B7">
        <w:rPr>
          <w:rFonts w:ascii="Palatino Linotype" w:hAnsi="Palatino Linotype"/>
          <w:sz w:val="24"/>
          <w:szCs w:val="24"/>
          <w:lang w:val="en-GB"/>
        </w:rPr>
        <w:t>t democracy</w:t>
      </w:r>
      <w:r w:rsidR="005867B7" w:rsidRPr="005867B7">
        <w:rPr>
          <w:rFonts w:ascii="Palatino Linotype" w:hAnsi="Palatino Linotype"/>
          <w:sz w:val="24"/>
          <w:szCs w:val="24"/>
          <w:lang w:val="en-GB"/>
        </w:rPr>
        <w:t>, sovereignty</w:t>
      </w:r>
      <w:r w:rsidR="00697285" w:rsidRPr="005867B7">
        <w:rPr>
          <w:rFonts w:ascii="Palatino Linotype" w:hAnsi="Palatino Linotype"/>
          <w:sz w:val="24"/>
          <w:szCs w:val="24"/>
          <w:lang w:val="en-GB"/>
        </w:rPr>
        <w:t xml:space="preserve"> and the rule of law, enabling </w:t>
      </w:r>
      <w:r w:rsidR="000F0782" w:rsidRPr="005867B7">
        <w:rPr>
          <w:rFonts w:ascii="Palatino Linotype" w:hAnsi="Palatino Linotype"/>
          <w:sz w:val="24"/>
          <w:szCs w:val="24"/>
          <w:lang w:val="en-GB"/>
        </w:rPr>
        <w:t>EU decision-makers</w:t>
      </w:r>
      <w:r w:rsidR="00EA32DA" w:rsidRPr="005867B7">
        <w:rPr>
          <w:rFonts w:ascii="Palatino Linotype" w:hAnsi="Palatino Linotype"/>
          <w:sz w:val="24"/>
          <w:szCs w:val="24"/>
          <w:lang w:val="en-GB"/>
        </w:rPr>
        <w:t xml:space="preserve"> to</w:t>
      </w:r>
      <w:r w:rsidR="00697285" w:rsidRPr="005867B7">
        <w:rPr>
          <w:rFonts w:ascii="Palatino Linotype" w:hAnsi="Palatino Linotype"/>
          <w:sz w:val="24"/>
          <w:szCs w:val="24"/>
          <w:lang w:val="en-GB"/>
        </w:rPr>
        <w:t xml:space="preserve"> frame and explain their actions in ways which</w:t>
      </w:r>
      <w:r w:rsidR="005867B7">
        <w:rPr>
          <w:rFonts w:ascii="Palatino Linotype" w:hAnsi="Palatino Linotype"/>
          <w:sz w:val="24"/>
          <w:szCs w:val="24"/>
          <w:lang w:val="en-GB"/>
        </w:rPr>
        <w:t xml:space="preserve"> are likely to improve the legitimacy of those actions in the eyes of European citizens.</w:t>
      </w:r>
    </w:p>
    <w:p w14:paraId="16902BA4" w14:textId="03E79CD5" w:rsidR="007A470E" w:rsidRPr="005867B7" w:rsidRDefault="005867B7" w:rsidP="005867B7">
      <w:pPr>
        <w:pStyle w:val="ListParagraph"/>
        <w:spacing w:line="240" w:lineRule="auto"/>
        <w:jc w:val="both"/>
        <w:rPr>
          <w:rFonts w:ascii="Palatino Linotype" w:hAnsi="Palatino Linotype"/>
          <w:sz w:val="24"/>
          <w:szCs w:val="24"/>
          <w:lang w:val="en-GB"/>
        </w:rPr>
      </w:pPr>
      <w:r>
        <w:rPr>
          <w:rFonts w:ascii="Palatino Linotype" w:hAnsi="Palatino Linotype"/>
          <w:sz w:val="24"/>
          <w:szCs w:val="24"/>
          <w:lang w:val="en-GB"/>
        </w:rPr>
        <w:t xml:space="preserve"> </w:t>
      </w:r>
    </w:p>
    <w:p w14:paraId="1BC7A48C" w14:textId="7D9B79F3" w:rsidR="005B1ADF" w:rsidRPr="00E00409" w:rsidRDefault="005B1ADF" w:rsidP="003F098F">
      <w:pPr>
        <w:spacing w:line="240" w:lineRule="auto"/>
        <w:jc w:val="both"/>
        <w:rPr>
          <w:rFonts w:ascii="Palatino Linotype" w:hAnsi="Palatino Linotype"/>
          <w:b/>
          <w:sz w:val="24"/>
          <w:szCs w:val="24"/>
          <w:lang w:val="en-GB"/>
        </w:rPr>
      </w:pPr>
      <w:r w:rsidRPr="00E00409">
        <w:rPr>
          <w:rFonts w:ascii="Palatino Linotype" w:hAnsi="Palatino Linotype"/>
          <w:b/>
          <w:sz w:val="24"/>
          <w:szCs w:val="24"/>
          <w:lang w:val="en-GB"/>
        </w:rPr>
        <w:t>Description of work</w:t>
      </w:r>
    </w:p>
    <w:p w14:paraId="408DD8E3" w14:textId="0ED325EE" w:rsidR="0020177D" w:rsidRPr="00E00409" w:rsidRDefault="00C06C95" w:rsidP="003F098F">
      <w:p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Work P</w:t>
      </w:r>
      <w:r w:rsidR="001C1760" w:rsidRPr="00E00409">
        <w:rPr>
          <w:rFonts w:ascii="Palatino Linotype" w:hAnsi="Palatino Linotype"/>
          <w:sz w:val="24"/>
          <w:szCs w:val="24"/>
          <w:lang w:val="en-GB"/>
        </w:rPr>
        <w:t>ackage 12 will consist of a large comparative survey research project conducted in a dozen EU Member States</w:t>
      </w:r>
      <w:ins w:id="4" w:author="Ben Stanley" w:date="2017-09-01T10:46:00Z">
        <w:r w:rsidR="005D531E">
          <w:rPr>
            <w:rFonts w:ascii="Palatino Linotype" w:hAnsi="Palatino Linotype"/>
            <w:sz w:val="24"/>
            <w:szCs w:val="24"/>
            <w:lang w:val="en-GB"/>
          </w:rPr>
          <w:t>:</w:t>
        </w:r>
      </w:ins>
      <w:del w:id="5" w:author="Ben Stanley" w:date="2017-09-01T10:46:00Z">
        <w:r w:rsidR="001C1760" w:rsidRPr="00E00409" w:rsidDel="005D531E">
          <w:rPr>
            <w:rFonts w:ascii="Palatino Linotype" w:hAnsi="Palatino Linotype"/>
            <w:sz w:val="24"/>
            <w:szCs w:val="24"/>
            <w:lang w:val="en-GB"/>
          </w:rPr>
          <w:delText>, most likely</w:delText>
        </w:r>
      </w:del>
      <w:r w:rsidR="001C1760" w:rsidRPr="00E00409">
        <w:rPr>
          <w:rFonts w:ascii="Palatino Linotype" w:hAnsi="Palatino Linotype"/>
          <w:sz w:val="24"/>
          <w:szCs w:val="24"/>
          <w:lang w:val="en-GB"/>
        </w:rPr>
        <w:t xml:space="preserve"> Germany, The Netherlands, France, Italy, Spain, Poland, Hungary, Romania, Denmark, Sweden, United Kingdom, and Finland.</w:t>
      </w:r>
      <w:r w:rsidR="00AE2C6A" w:rsidRPr="00E00409">
        <w:rPr>
          <w:rFonts w:ascii="Palatino Linotype" w:hAnsi="Palatino Linotype"/>
          <w:sz w:val="24"/>
          <w:szCs w:val="24"/>
          <w:lang w:val="en-GB"/>
        </w:rPr>
        <w:t xml:space="preserve"> These countries have been selected on the basis of four criteria: (i) varying levels of overall sup</w:t>
      </w:r>
      <w:r w:rsidR="00126E98" w:rsidRPr="00E00409">
        <w:rPr>
          <w:rFonts w:ascii="Palatino Linotype" w:hAnsi="Palatino Linotype"/>
          <w:sz w:val="24"/>
          <w:szCs w:val="24"/>
          <w:lang w:val="en-GB"/>
        </w:rPr>
        <w:t>port for the EU at the level both of governments and citizens; (ii</w:t>
      </w:r>
      <w:r w:rsidR="00126E98" w:rsidRPr="00E00409">
        <w:rPr>
          <w:rFonts w:ascii="Palatino Linotype" w:hAnsi="Palatino Linotype"/>
          <w:i/>
          <w:sz w:val="24"/>
          <w:szCs w:val="24"/>
          <w:lang w:val="en-GB"/>
        </w:rPr>
        <w:t>) euro-area</w:t>
      </w:r>
      <w:r w:rsidR="00126E98" w:rsidRPr="00E00409">
        <w:rPr>
          <w:rFonts w:ascii="Palatino Linotype" w:hAnsi="Palatino Linotype"/>
          <w:sz w:val="24"/>
          <w:szCs w:val="24"/>
          <w:lang w:val="en-GB"/>
        </w:rPr>
        <w:t xml:space="preserve"> versus </w:t>
      </w:r>
      <w:r w:rsidR="00126E98" w:rsidRPr="00E00409">
        <w:rPr>
          <w:rFonts w:ascii="Palatino Linotype" w:hAnsi="Palatino Linotype"/>
          <w:i/>
          <w:sz w:val="24"/>
          <w:szCs w:val="24"/>
          <w:lang w:val="en-GB"/>
        </w:rPr>
        <w:t>non-euro-area</w:t>
      </w:r>
      <w:r w:rsidR="00126E98" w:rsidRPr="00E00409">
        <w:rPr>
          <w:rFonts w:ascii="Palatino Linotype" w:hAnsi="Palatino Linotype"/>
          <w:sz w:val="24"/>
          <w:szCs w:val="24"/>
          <w:lang w:val="en-GB"/>
        </w:rPr>
        <w:t xml:space="preserve"> countries; (iii) </w:t>
      </w:r>
      <w:del w:id="6" w:author="Ben Stanley" w:date="2017-09-01T10:30:00Z">
        <w:r w:rsidR="00126E98" w:rsidRPr="00E00409" w:rsidDel="001B321A">
          <w:rPr>
            <w:rFonts w:ascii="Palatino Linotype" w:hAnsi="Palatino Linotype"/>
            <w:sz w:val="24"/>
            <w:szCs w:val="24"/>
            <w:lang w:val="en-GB"/>
          </w:rPr>
          <w:delText>net contributors and net beneficiaries</w:delText>
        </w:r>
      </w:del>
      <w:ins w:id="7" w:author="Ben Stanley" w:date="2017-09-01T10:30:00Z">
        <w:r w:rsidR="001B321A">
          <w:rPr>
            <w:rFonts w:ascii="Palatino Linotype" w:hAnsi="Palatino Linotype"/>
            <w:sz w:val="24"/>
            <w:szCs w:val="24"/>
            <w:lang w:val="en-GB"/>
          </w:rPr>
          <w:t>countries experiencing a rule-of-law crisis</w:t>
        </w:r>
      </w:ins>
      <w:ins w:id="8" w:author="Ben Stanley" w:date="2017-09-01T10:31:00Z">
        <w:r w:rsidR="001B321A">
          <w:rPr>
            <w:rFonts w:ascii="Palatino Linotype" w:hAnsi="Palatino Linotype"/>
            <w:sz w:val="24"/>
            <w:szCs w:val="24"/>
            <w:lang w:val="en-GB"/>
          </w:rPr>
          <w:t xml:space="preserve"> (or which are </w:t>
        </w:r>
      </w:ins>
      <w:ins w:id="9" w:author="Ben Stanley" w:date="2017-09-01T10:32:00Z">
        <w:r w:rsidR="001B321A">
          <w:rPr>
            <w:rFonts w:ascii="Palatino Linotype" w:hAnsi="Palatino Linotype"/>
            <w:sz w:val="24"/>
            <w:szCs w:val="24"/>
            <w:lang w:val="en-GB"/>
          </w:rPr>
          <w:t>vulnerable to one)</w:t>
        </w:r>
      </w:ins>
      <w:ins w:id="10" w:author="Ben Stanley" w:date="2017-09-01T10:30:00Z">
        <w:r w:rsidR="001B321A">
          <w:rPr>
            <w:rFonts w:ascii="Palatino Linotype" w:hAnsi="Palatino Linotype"/>
            <w:sz w:val="24"/>
            <w:szCs w:val="24"/>
            <w:lang w:val="en-GB"/>
          </w:rPr>
          <w:t xml:space="preserve"> versus countries which are highly unlikely to experience a rule-of-law crisis</w:t>
        </w:r>
      </w:ins>
      <w:r w:rsidR="00126E98" w:rsidRPr="00E00409">
        <w:rPr>
          <w:rFonts w:ascii="Palatino Linotype" w:hAnsi="Palatino Linotype"/>
          <w:sz w:val="24"/>
          <w:szCs w:val="24"/>
          <w:lang w:val="en-GB"/>
        </w:rPr>
        <w:t xml:space="preserve">; and (iv) countries of refugee first arrival versus transfer and destination countries. This selection </w:t>
      </w:r>
      <w:del w:id="11" w:author="Ben Stanley" w:date="2017-09-01T10:46:00Z">
        <w:r w:rsidR="00126E98" w:rsidRPr="00E00409" w:rsidDel="005D531E">
          <w:rPr>
            <w:rFonts w:ascii="Palatino Linotype" w:hAnsi="Palatino Linotype"/>
            <w:sz w:val="24"/>
            <w:szCs w:val="24"/>
            <w:lang w:val="en-GB"/>
          </w:rPr>
          <w:delText>is designed to offer</w:delText>
        </w:r>
      </w:del>
      <w:ins w:id="12" w:author="Ben Stanley" w:date="2017-09-01T10:46:00Z">
        <w:r w:rsidR="005D531E">
          <w:rPr>
            <w:rFonts w:ascii="Palatino Linotype" w:hAnsi="Palatino Linotype"/>
            <w:sz w:val="24"/>
            <w:szCs w:val="24"/>
            <w:lang w:val="en-GB"/>
          </w:rPr>
          <w:t>offers</w:t>
        </w:r>
      </w:ins>
      <w:r w:rsidR="00126E98" w:rsidRPr="00E00409">
        <w:rPr>
          <w:rFonts w:ascii="Palatino Linotype" w:hAnsi="Palatino Linotype"/>
          <w:sz w:val="24"/>
          <w:szCs w:val="24"/>
          <w:lang w:val="en-GB"/>
        </w:rPr>
        <w:t xml:space="preserve"> the </w:t>
      </w:r>
      <w:r w:rsidR="00FA3948" w:rsidRPr="00E00409">
        <w:rPr>
          <w:rFonts w:ascii="Palatino Linotype" w:hAnsi="Palatino Linotype"/>
          <w:sz w:val="24"/>
          <w:szCs w:val="24"/>
          <w:lang w:val="en-GB"/>
        </w:rPr>
        <w:t>most optimal</w:t>
      </w:r>
      <w:r w:rsidR="00126E98" w:rsidRPr="00E00409">
        <w:rPr>
          <w:rFonts w:ascii="Palatino Linotype" w:hAnsi="Palatino Linotype"/>
          <w:sz w:val="24"/>
          <w:szCs w:val="24"/>
          <w:lang w:val="en-GB"/>
        </w:rPr>
        <w:t xml:space="preserve"> trade-off between coverage of the topics and publics relevant to the objectives of the other work packages, and the viability and affordability of data collection.</w:t>
      </w:r>
    </w:p>
    <w:p w14:paraId="79432536" w14:textId="544265D1" w:rsidR="00CC6371" w:rsidRPr="00E00409" w:rsidRDefault="00C06C95" w:rsidP="003F098F">
      <w:p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We</w:t>
      </w:r>
      <w:r w:rsidR="005728AA" w:rsidRPr="00E00409">
        <w:rPr>
          <w:rFonts w:ascii="Palatino Linotype" w:hAnsi="Palatino Linotype"/>
          <w:sz w:val="24"/>
          <w:szCs w:val="24"/>
          <w:lang w:val="en-GB"/>
        </w:rPr>
        <w:t xml:space="preserve"> will </w:t>
      </w:r>
      <w:del w:id="13" w:author="Ben Stanley" w:date="2017-09-01T10:46:00Z">
        <w:r w:rsidR="005728AA" w:rsidRPr="00E00409" w:rsidDel="005D531E">
          <w:rPr>
            <w:rFonts w:ascii="Palatino Linotype" w:hAnsi="Palatino Linotype"/>
            <w:sz w:val="24"/>
            <w:szCs w:val="24"/>
            <w:lang w:val="en-GB"/>
          </w:rPr>
          <w:delText>make use of</w:delText>
        </w:r>
      </w:del>
      <w:ins w:id="14" w:author="Ben Stanley" w:date="2017-09-01T10:46:00Z">
        <w:r w:rsidR="005D531E">
          <w:rPr>
            <w:rFonts w:ascii="Palatino Linotype" w:hAnsi="Palatino Linotype"/>
            <w:sz w:val="24"/>
            <w:szCs w:val="24"/>
            <w:lang w:val="en-GB"/>
          </w:rPr>
          <w:t>exploit</w:t>
        </w:r>
      </w:ins>
      <w:r w:rsidR="005728AA" w:rsidRPr="00E00409">
        <w:rPr>
          <w:rFonts w:ascii="Palatino Linotype" w:hAnsi="Palatino Linotype"/>
          <w:sz w:val="24"/>
          <w:szCs w:val="24"/>
          <w:lang w:val="en-GB"/>
        </w:rPr>
        <w:t xml:space="preserve"> existing systematic cross-national and longitudinal survey work on the attitudes of Europeans towards our key topics</w:t>
      </w:r>
      <w:r w:rsidRPr="00E00409">
        <w:rPr>
          <w:rFonts w:ascii="Palatino Linotype" w:hAnsi="Palatino Linotype"/>
          <w:sz w:val="24"/>
          <w:szCs w:val="24"/>
          <w:lang w:val="en-GB"/>
        </w:rPr>
        <w:t>, and incorporate extant operationalisations of important variables into the planned survey. In particular, we will draw on the European Election Study series, the European Values Survey, and the European So</w:t>
      </w:r>
      <w:r w:rsidR="00CC6371" w:rsidRPr="00E00409">
        <w:rPr>
          <w:rFonts w:ascii="Palatino Linotype" w:hAnsi="Palatino Linotype"/>
          <w:sz w:val="24"/>
          <w:szCs w:val="24"/>
          <w:lang w:val="en-GB"/>
        </w:rPr>
        <w:t xml:space="preserve">cial Survey, each of which provides a long-standing and well-regarded body of data. However, it is vital for the aims of this project that we are able to conduct </w:t>
      </w:r>
      <w:r w:rsidR="00CC6371" w:rsidRPr="00E00409">
        <w:rPr>
          <w:rFonts w:ascii="Palatino Linotype" w:hAnsi="Palatino Linotype"/>
          <w:sz w:val="24"/>
          <w:szCs w:val="24"/>
          <w:lang w:val="en-GB"/>
        </w:rPr>
        <w:lastRenderedPageBreak/>
        <w:t xml:space="preserve">a large-scale survey of our own. There are </w:t>
      </w:r>
      <w:r w:rsidR="007C32E6" w:rsidRPr="00E00409">
        <w:rPr>
          <w:rFonts w:ascii="Palatino Linotype" w:hAnsi="Palatino Linotype"/>
          <w:sz w:val="24"/>
          <w:szCs w:val="24"/>
          <w:lang w:val="en-GB"/>
        </w:rPr>
        <w:t>three</w:t>
      </w:r>
      <w:r w:rsidR="00CC6371" w:rsidRPr="00E00409">
        <w:rPr>
          <w:rFonts w:ascii="Palatino Linotype" w:hAnsi="Palatino Linotype"/>
          <w:sz w:val="24"/>
          <w:szCs w:val="24"/>
          <w:lang w:val="en-GB"/>
        </w:rPr>
        <w:t xml:space="preserve"> key reasons</w:t>
      </w:r>
      <w:del w:id="15" w:author="Ben Stanley" w:date="2017-09-01T10:47:00Z">
        <w:r w:rsidR="00CC6371" w:rsidRPr="00E00409" w:rsidDel="005D531E">
          <w:rPr>
            <w:rFonts w:ascii="Palatino Linotype" w:hAnsi="Palatino Linotype"/>
            <w:sz w:val="24"/>
            <w:szCs w:val="24"/>
            <w:lang w:val="en-GB"/>
          </w:rPr>
          <w:delText xml:space="preserve"> for this</w:delText>
        </w:r>
      </w:del>
      <w:r w:rsidR="00CC6371" w:rsidRPr="00E00409">
        <w:rPr>
          <w:rFonts w:ascii="Palatino Linotype" w:hAnsi="Palatino Linotype"/>
          <w:sz w:val="24"/>
          <w:szCs w:val="24"/>
          <w:lang w:val="en-GB"/>
        </w:rPr>
        <w:t xml:space="preserve">: </w:t>
      </w:r>
      <w:r w:rsidR="00CC6371" w:rsidRPr="00E00409">
        <w:rPr>
          <w:rFonts w:ascii="Palatino Linotype" w:hAnsi="Palatino Linotype"/>
          <w:i/>
          <w:sz w:val="24"/>
          <w:szCs w:val="24"/>
          <w:lang w:val="en-GB"/>
        </w:rPr>
        <w:t>coverage</w:t>
      </w:r>
      <w:r w:rsidR="00CC6371" w:rsidRPr="00E00409">
        <w:rPr>
          <w:rFonts w:ascii="Palatino Linotype" w:hAnsi="Palatino Linotype"/>
          <w:sz w:val="24"/>
          <w:szCs w:val="24"/>
          <w:lang w:val="en-GB"/>
        </w:rPr>
        <w:t xml:space="preserve">, </w:t>
      </w:r>
      <w:r w:rsidR="007C32E6" w:rsidRPr="00E00409">
        <w:rPr>
          <w:rFonts w:ascii="Palatino Linotype" w:hAnsi="Palatino Linotype"/>
          <w:i/>
          <w:sz w:val="24"/>
          <w:szCs w:val="24"/>
          <w:lang w:val="en-GB"/>
        </w:rPr>
        <w:t>harmonisation</w:t>
      </w:r>
      <w:r w:rsidR="007C32E6" w:rsidRPr="00E00409">
        <w:rPr>
          <w:rFonts w:ascii="Palatino Linotype" w:hAnsi="Palatino Linotype"/>
          <w:sz w:val="24"/>
          <w:szCs w:val="24"/>
          <w:lang w:val="en-GB"/>
        </w:rPr>
        <w:t xml:space="preserve">, and </w:t>
      </w:r>
      <w:r w:rsidR="007C32E6" w:rsidRPr="00E00409">
        <w:rPr>
          <w:rFonts w:ascii="Palatino Linotype" w:hAnsi="Palatino Linotype"/>
          <w:i/>
          <w:sz w:val="24"/>
          <w:szCs w:val="24"/>
          <w:lang w:val="en-GB"/>
        </w:rPr>
        <w:t>novelty</w:t>
      </w:r>
      <w:r w:rsidR="007C32E6" w:rsidRPr="00E00409">
        <w:rPr>
          <w:rFonts w:ascii="Palatino Linotype" w:hAnsi="Palatino Linotype"/>
          <w:sz w:val="24"/>
          <w:szCs w:val="24"/>
          <w:lang w:val="en-GB"/>
        </w:rPr>
        <w:t>.</w:t>
      </w:r>
      <w:r w:rsidR="00CC6371" w:rsidRPr="00E00409">
        <w:rPr>
          <w:rFonts w:ascii="Palatino Linotype" w:hAnsi="Palatino Linotype"/>
          <w:sz w:val="24"/>
          <w:szCs w:val="24"/>
          <w:lang w:val="en-GB"/>
        </w:rPr>
        <w:t xml:space="preserve"> </w:t>
      </w:r>
    </w:p>
    <w:p w14:paraId="1963597A" w14:textId="50D79A39" w:rsidR="00B34DC4" w:rsidRPr="00E00409" w:rsidRDefault="002C0B78" w:rsidP="003F098F">
      <w:p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 xml:space="preserve">First, while existing surveys use some of the measures we </w:t>
      </w:r>
      <w:r w:rsidR="008B6F6E" w:rsidRPr="00E00409">
        <w:rPr>
          <w:rFonts w:ascii="Palatino Linotype" w:hAnsi="Palatino Linotype"/>
          <w:sz w:val="24"/>
          <w:szCs w:val="24"/>
          <w:lang w:val="en-GB"/>
        </w:rPr>
        <w:t>propose to</w:t>
      </w:r>
      <w:r w:rsidRPr="00E00409">
        <w:rPr>
          <w:rFonts w:ascii="Palatino Linotype" w:hAnsi="Palatino Linotype"/>
          <w:sz w:val="24"/>
          <w:szCs w:val="24"/>
          <w:lang w:val="en-GB"/>
        </w:rPr>
        <w:t xml:space="preserve"> employ in our </w:t>
      </w:r>
      <w:r w:rsidR="00B34DC4" w:rsidRPr="00E00409">
        <w:rPr>
          <w:rFonts w:ascii="Palatino Linotype" w:hAnsi="Palatino Linotype"/>
          <w:sz w:val="24"/>
          <w:szCs w:val="24"/>
          <w:lang w:val="en-GB"/>
        </w:rPr>
        <w:t xml:space="preserve">survey, their </w:t>
      </w:r>
      <w:r w:rsidR="00B34DC4" w:rsidRPr="00E00409">
        <w:rPr>
          <w:rFonts w:ascii="Palatino Linotype" w:hAnsi="Palatino Linotype"/>
          <w:i/>
          <w:sz w:val="24"/>
          <w:szCs w:val="24"/>
          <w:lang w:val="en-GB"/>
        </w:rPr>
        <w:t>coverage</w:t>
      </w:r>
      <w:r w:rsidR="00B34DC4" w:rsidRPr="00E00409">
        <w:rPr>
          <w:rFonts w:ascii="Palatino Linotype" w:hAnsi="Palatino Linotype"/>
          <w:sz w:val="24"/>
          <w:szCs w:val="24"/>
          <w:lang w:val="en-GB"/>
        </w:rPr>
        <w:t xml:space="preserve"> is too uneven – both in terms of question design and countries surveyed –</w:t>
      </w:r>
      <w:r w:rsidR="008B6F6E" w:rsidRPr="00E00409">
        <w:rPr>
          <w:rFonts w:ascii="Palatino Linotype" w:hAnsi="Palatino Linotype"/>
          <w:sz w:val="24"/>
          <w:szCs w:val="24"/>
          <w:lang w:val="en-GB"/>
        </w:rPr>
        <w:t xml:space="preserve"> to serve the purposes of this project.</w:t>
      </w:r>
      <w:r w:rsidR="00B34DC4" w:rsidRPr="00E00409">
        <w:rPr>
          <w:rFonts w:ascii="Palatino Linotype" w:hAnsi="Palatino Linotype"/>
          <w:sz w:val="24"/>
          <w:szCs w:val="24"/>
          <w:lang w:val="en-GB"/>
        </w:rPr>
        <w:t xml:space="preserve"> </w:t>
      </w:r>
      <w:del w:id="16" w:author="Ben Stanley" w:date="2017-09-01T10:47:00Z">
        <w:r w:rsidR="000A3C89" w:rsidRPr="00E00409" w:rsidDel="005D531E">
          <w:rPr>
            <w:rFonts w:ascii="Palatino Linotype" w:hAnsi="Palatino Linotype"/>
            <w:sz w:val="24"/>
            <w:szCs w:val="24"/>
            <w:lang w:val="en-GB"/>
          </w:rPr>
          <w:delText>Taken jointly, the</w:delText>
        </w:r>
      </w:del>
      <w:ins w:id="17" w:author="Ben Stanley" w:date="2017-09-01T10:47:00Z">
        <w:r w:rsidR="005D531E">
          <w:rPr>
            <w:rFonts w:ascii="Palatino Linotype" w:hAnsi="Palatino Linotype"/>
            <w:sz w:val="24"/>
            <w:szCs w:val="24"/>
            <w:lang w:val="en-GB"/>
          </w:rPr>
          <w:t>The</w:t>
        </w:r>
      </w:ins>
      <w:r w:rsidR="000A3C89" w:rsidRPr="00E00409">
        <w:rPr>
          <w:rFonts w:ascii="Palatino Linotype" w:hAnsi="Palatino Linotype"/>
          <w:sz w:val="24"/>
          <w:szCs w:val="24"/>
          <w:lang w:val="en-GB"/>
        </w:rPr>
        <w:t xml:space="preserve"> substantive work p</w:t>
      </w:r>
      <w:r w:rsidR="008B6F6E" w:rsidRPr="00E00409">
        <w:rPr>
          <w:rFonts w:ascii="Palatino Linotype" w:hAnsi="Palatino Linotype"/>
          <w:sz w:val="24"/>
          <w:szCs w:val="24"/>
          <w:lang w:val="en-GB"/>
        </w:rPr>
        <w:t>ackages in this project</w:t>
      </w:r>
      <w:r w:rsidR="00B34DC4" w:rsidRPr="00E00409">
        <w:rPr>
          <w:rFonts w:ascii="Palatino Linotype" w:hAnsi="Palatino Linotype"/>
          <w:sz w:val="24"/>
          <w:szCs w:val="24"/>
          <w:lang w:val="en-GB"/>
        </w:rPr>
        <w:t xml:space="preserve"> require a survey which </w:t>
      </w:r>
      <w:del w:id="18" w:author="Ben Stanley" w:date="2017-09-01T10:47:00Z">
        <w:r w:rsidR="00B34DC4" w:rsidRPr="00E00409" w:rsidDel="005D531E">
          <w:rPr>
            <w:rFonts w:ascii="Palatino Linotype" w:hAnsi="Palatino Linotype"/>
            <w:sz w:val="24"/>
            <w:szCs w:val="24"/>
            <w:lang w:val="en-GB"/>
          </w:rPr>
          <w:delText xml:space="preserve">simultaneously </w:delText>
        </w:r>
      </w:del>
      <w:r w:rsidR="00B34DC4" w:rsidRPr="00E00409">
        <w:rPr>
          <w:rFonts w:ascii="Palatino Linotype" w:hAnsi="Palatino Linotype"/>
          <w:sz w:val="24"/>
          <w:szCs w:val="24"/>
          <w:lang w:val="en-GB"/>
        </w:rPr>
        <w:t>operationalises and measures attitudes to the rule of law, democracy, sovereignty, and legitimacy in ways which are german</w:t>
      </w:r>
      <w:r w:rsidR="008B6F6E" w:rsidRPr="00E00409">
        <w:rPr>
          <w:rFonts w:ascii="Palatino Linotype" w:hAnsi="Palatino Linotype"/>
          <w:sz w:val="24"/>
          <w:szCs w:val="24"/>
          <w:lang w:val="en-GB"/>
        </w:rPr>
        <w:t>e to the project's own conceptual definitions and consistent with the proposed geographic and temporal coverage. No such dataset exists independently of the project.</w:t>
      </w:r>
    </w:p>
    <w:p w14:paraId="0911474A" w14:textId="68F2C3AC" w:rsidR="007C32E6" w:rsidRPr="00E00409" w:rsidRDefault="008B6F6E" w:rsidP="003F098F">
      <w:p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 xml:space="preserve">Second, </w:t>
      </w:r>
      <w:del w:id="19" w:author="Ben Stanley" w:date="2017-09-01T10:47:00Z">
        <w:r w:rsidRPr="00E00409" w:rsidDel="005D531E">
          <w:rPr>
            <w:rFonts w:ascii="Palatino Linotype" w:hAnsi="Palatino Linotype"/>
            <w:sz w:val="24"/>
            <w:szCs w:val="24"/>
            <w:lang w:val="en-GB"/>
          </w:rPr>
          <w:delText xml:space="preserve">and relatedly, </w:delText>
        </w:r>
      </w:del>
      <w:r w:rsidRPr="00E00409">
        <w:rPr>
          <w:rFonts w:ascii="Palatino Linotype" w:hAnsi="Palatino Linotype"/>
          <w:sz w:val="24"/>
          <w:szCs w:val="24"/>
          <w:lang w:val="en-GB"/>
        </w:rPr>
        <w:t xml:space="preserve">it is necessary to </w:t>
      </w:r>
      <w:r w:rsidRPr="00E00409">
        <w:rPr>
          <w:rFonts w:ascii="Palatino Linotype" w:hAnsi="Palatino Linotype"/>
          <w:i/>
          <w:sz w:val="24"/>
          <w:szCs w:val="24"/>
          <w:lang w:val="en-GB"/>
        </w:rPr>
        <w:t>harmonise</w:t>
      </w:r>
      <w:r w:rsidRPr="00E00409">
        <w:rPr>
          <w:rFonts w:ascii="Palatino Linotype" w:hAnsi="Palatino Linotype"/>
          <w:sz w:val="24"/>
          <w:szCs w:val="24"/>
          <w:lang w:val="en-GB"/>
        </w:rPr>
        <w:t xml:space="preserve"> measures across (a) different disciplines, (b) </w:t>
      </w:r>
      <w:r w:rsidR="00D86716" w:rsidRPr="00E00409">
        <w:rPr>
          <w:rFonts w:ascii="Palatino Linotype" w:hAnsi="Palatino Linotype"/>
          <w:sz w:val="24"/>
          <w:szCs w:val="24"/>
          <w:lang w:val="en-GB"/>
        </w:rPr>
        <w:t>countries of interest, and (c) time. There are three problems with attempting to combine existing surveys</w:t>
      </w:r>
      <w:r w:rsidR="00DC1268" w:rsidRPr="00E00409">
        <w:rPr>
          <w:rFonts w:ascii="Palatino Linotype" w:hAnsi="Palatino Linotype"/>
          <w:sz w:val="24"/>
          <w:szCs w:val="24"/>
          <w:lang w:val="en-GB"/>
        </w:rPr>
        <w:t xml:space="preserve"> to yield the overall dataset we need</w:t>
      </w:r>
      <w:r w:rsidR="00D86716" w:rsidRPr="00E00409">
        <w:rPr>
          <w:rFonts w:ascii="Palatino Linotype" w:hAnsi="Palatino Linotype"/>
          <w:sz w:val="24"/>
          <w:szCs w:val="24"/>
          <w:lang w:val="en-GB"/>
        </w:rPr>
        <w:t>: these surveys have different disciplinary emphases</w:t>
      </w:r>
      <w:del w:id="20" w:author="Ben Stanley" w:date="2017-09-01T10:48:00Z">
        <w:r w:rsidR="00D86716" w:rsidRPr="00E00409" w:rsidDel="005D531E">
          <w:rPr>
            <w:rFonts w:ascii="Palatino Linotype" w:hAnsi="Palatino Linotype"/>
            <w:sz w:val="24"/>
            <w:szCs w:val="24"/>
            <w:lang w:val="en-GB"/>
          </w:rPr>
          <w:delText>, rooted as they are in related but not entirely commensurable paradigms</w:delText>
        </w:r>
      </w:del>
      <w:r w:rsidR="00D86716" w:rsidRPr="00E00409">
        <w:rPr>
          <w:rFonts w:ascii="Palatino Linotype" w:hAnsi="Palatino Linotype"/>
          <w:sz w:val="24"/>
          <w:szCs w:val="24"/>
          <w:lang w:val="en-GB"/>
        </w:rPr>
        <w:t xml:space="preserve">; they </w:t>
      </w:r>
      <w:r w:rsidR="00CC6371" w:rsidRPr="00E00409">
        <w:rPr>
          <w:rFonts w:ascii="Palatino Linotype" w:hAnsi="Palatino Linotype"/>
          <w:sz w:val="24"/>
          <w:szCs w:val="24"/>
          <w:lang w:val="en-GB"/>
        </w:rPr>
        <w:t>do not provide the same scope and quality of coverage with respe</w:t>
      </w:r>
      <w:r w:rsidR="00D86716" w:rsidRPr="00E00409">
        <w:rPr>
          <w:rFonts w:ascii="Palatino Linotype" w:hAnsi="Palatino Linotype"/>
          <w:sz w:val="24"/>
          <w:szCs w:val="24"/>
          <w:lang w:val="en-GB"/>
        </w:rPr>
        <w:t>ct to all countries of interest; and the</w:t>
      </w:r>
      <w:ins w:id="21" w:author="Ben Stanley" w:date="2017-09-01T10:48:00Z">
        <w:r w:rsidR="008A3366">
          <w:rPr>
            <w:rFonts w:ascii="Palatino Linotype" w:hAnsi="Palatino Linotype"/>
            <w:sz w:val="24"/>
            <w:szCs w:val="24"/>
            <w:lang w:val="en-GB"/>
          </w:rPr>
          <w:t>ir</w:t>
        </w:r>
      </w:ins>
      <w:r w:rsidR="00D86716" w:rsidRPr="00E00409">
        <w:rPr>
          <w:rFonts w:ascii="Palatino Linotype" w:hAnsi="Palatino Linotype"/>
          <w:sz w:val="24"/>
          <w:szCs w:val="24"/>
          <w:lang w:val="en-GB"/>
        </w:rPr>
        <w:t xml:space="preserve"> temporal focus </w:t>
      </w:r>
      <w:del w:id="22" w:author="Ben Stanley" w:date="2017-09-01T10:48:00Z">
        <w:r w:rsidR="00D86716" w:rsidRPr="00E00409" w:rsidDel="008A3366">
          <w:rPr>
            <w:rFonts w:ascii="Palatino Linotype" w:hAnsi="Palatino Linotype"/>
            <w:sz w:val="24"/>
            <w:szCs w:val="24"/>
            <w:lang w:val="en-GB"/>
          </w:rPr>
          <w:delText xml:space="preserve">of these surveys </w:delText>
        </w:r>
      </w:del>
      <w:r w:rsidR="00D86716" w:rsidRPr="00E00409">
        <w:rPr>
          <w:rFonts w:ascii="Palatino Linotype" w:hAnsi="Palatino Linotype"/>
          <w:sz w:val="24"/>
          <w:szCs w:val="24"/>
          <w:lang w:val="en-GB"/>
        </w:rPr>
        <w:t xml:space="preserve">varies in ways which impede comparative study. </w:t>
      </w:r>
      <w:del w:id="23" w:author="Ben Stanley" w:date="2017-09-01T10:48:00Z">
        <w:r w:rsidR="00D86716" w:rsidRPr="00E00409" w:rsidDel="008A3366">
          <w:rPr>
            <w:rFonts w:ascii="Palatino Linotype" w:hAnsi="Palatino Linotype"/>
            <w:sz w:val="24"/>
            <w:szCs w:val="24"/>
            <w:lang w:val="en-GB"/>
          </w:rPr>
          <w:delText>For the wider purposes of the project, it</w:delText>
        </w:r>
      </w:del>
      <w:ins w:id="24" w:author="Ben Stanley" w:date="2017-09-01T10:48:00Z">
        <w:r w:rsidR="008A3366">
          <w:rPr>
            <w:rFonts w:ascii="Palatino Linotype" w:hAnsi="Palatino Linotype"/>
            <w:sz w:val="24"/>
            <w:szCs w:val="24"/>
            <w:lang w:val="en-GB"/>
          </w:rPr>
          <w:t>It</w:t>
        </w:r>
      </w:ins>
      <w:r w:rsidR="00D86716" w:rsidRPr="00E00409">
        <w:rPr>
          <w:rFonts w:ascii="Palatino Linotype" w:hAnsi="Palatino Linotype"/>
          <w:sz w:val="24"/>
          <w:szCs w:val="24"/>
          <w:lang w:val="en-GB"/>
        </w:rPr>
        <w:t xml:space="preserve"> is necessary to have a survey which covers the countries of empirical interest to us, </w:t>
      </w:r>
      <w:r w:rsidR="0024319D">
        <w:rPr>
          <w:rFonts w:ascii="Palatino Linotype" w:hAnsi="Palatino Linotype"/>
          <w:sz w:val="24"/>
          <w:szCs w:val="24"/>
          <w:lang w:val="en-GB"/>
        </w:rPr>
        <w:t xml:space="preserve">which </w:t>
      </w:r>
      <w:r w:rsidR="00D86716" w:rsidRPr="00E00409">
        <w:rPr>
          <w:rFonts w:ascii="Palatino Linotype" w:hAnsi="Palatino Linotype"/>
          <w:sz w:val="24"/>
          <w:szCs w:val="24"/>
          <w:lang w:val="en-GB"/>
        </w:rPr>
        <w:t xml:space="preserve">applies a consistently conceptualised set of questions, and </w:t>
      </w:r>
      <w:r w:rsidR="0024319D">
        <w:rPr>
          <w:rFonts w:ascii="Palatino Linotype" w:hAnsi="Palatino Linotype"/>
          <w:sz w:val="24"/>
          <w:szCs w:val="24"/>
          <w:lang w:val="en-GB"/>
        </w:rPr>
        <w:t xml:space="preserve">which </w:t>
      </w:r>
      <w:r w:rsidR="00D86716" w:rsidRPr="00E00409">
        <w:rPr>
          <w:rFonts w:ascii="Palatino Linotype" w:hAnsi="Palatino Linotype"/>
          <w:sz w:val="24"/>
          <w:szCs w:val="24"/>
          <w:lang w:val="en-GB"/>
        </w:rPr>
        <w:t xml:space="preserve">does so at a point in time which is </w:t>
      </w:r>
      <w:del w:id="25" w:author="Ben Stanley" w:date="2017-09-01T10:48:00Z">
        <w:r w:rsidR="00D86716" w:rsidRPr="00E00409" w:rsidDel="008A3366">
          <w:rPr>
            <w:rFonts w:ascii="Palatino Linotype" w:hAnsi="Palatino Linotype"/>
            <w:sz w:val="24"/>
            <w:szCs w:val="24"/>
            <w:lang w:val="en-GB"/>
          </w:rPr>
          <w:delText xml:space="preserve">conducive to comparison </w:delText>
        </w:r>
      </w:del>
      <w:r w:rsidR="00D86716" w:rsidRPr="00E00409">
        <w:rPr>
          <w:rFonts w:ascii="Palatino Linotype" w:hAnsi="Palatino Linotype"/>
          <w:sz w:val="24"/>
          <w:szCs w:val="24"/>
          <w:lang w:val="en-GB"/>
        </w:rPr>
        <w:t xml:space="preserve">'uncontaminated' by factors such as national election cycles. The only way to avoid these problems is to design a survey that suits the specific objectives of the project. </w:t>
      </w:r>
    </w:p>
    <w:p w14:paraId="76E8A9F7" w14:textId="1A69B7EB" w:rsidR="007C32E6" w:rsidRPr="00E00409" w:rsidRDefault="007C32E6" w:rsidP="003F098F">
      <w:p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 xml:space="preserve">Finally, the question of </w:t>
      </w:r>
      <w:r w:rsidRPr="00E00409">
        <w:rPr>
          <w:rFonts w:ascii="Palatino Linotype" w:hAnsi="Palatino Linotype"/>
          <w:i/>
          <w:sz w:val="24"/>
          <w:szCs w:val="24"/>
          <w:lang w:val="en-GB"/>
        </w:rPr>
        <w:t>novelty</w:t>
      </w:r>
      <w:r w:rsidRPr="00E00409">
        <w:rPr>
          <w:rFonts w:ascii="Palatino Linotype" w:hAnsi="Palatino Linotype"/>
          <w:sz w:val="24"/>
          <w:szCs w:val="24"/>
          <w:lang w:val="en-GB"/>
        </w:rPr>
        <w:t xml:space="preserve"> is </w:t>
      </w:r>
      <w:r w:rsidR="008B6F6E" w:rsidRPr="00E00409">
        <w:rPr>
          <w:rFonts w:ascii="Palatino Linotype" w:hAnsi="Palatino Linotype"/>
          <w:sz w:val="24"/>
          <w:szCs w:val="24"/>
          <w:lang w:val="en-GB"/>
        </w:rPr>
        <w:t>of significant importance</w:t>
      </w:r>
      <w:r w:rsidRPr="00E00409">
        <w:rPr>
          <w:rFonts w:ascii="Palatino Linotype" w:hAnsi="Palatino Linotype"/>
          <w:sz w:val="24"/>
          <w:szCs w:val="24"/>
          <w:lang w:val="en-GB"/>
        </w:rPr>
        <w:t>. Political events of the last</w:t>
      </w:r>
      <w:r w:rsidR="004874C5" w:rsidRPr="00E00409">
        <w:rPr>
          <w:rFonts w:ascii="Palatino Linotype" w:hAnsi="Palatino Linotype"/>
          <w:sz w:val="24"/>
          <w:szCs w:val="24"/>
          <w:lang w:val="en-GB"/>
        </w:rPr>
        <w:t xml:space="preserve"> few years</w:t>
      </w:r>
      <w:r w:rsidR="002C0B78" w:rsidRPr="00E00409">
        <w:rPr>
          <w:rFonts w:ascii="Palatino Linotype" w:hAnsi="Palatino Linotype"/>
          <w:sz w:val="24"/>
          <w:szCs w:val="24"/>
          <w:lang w:val="en-GB"/>
        </w:rPr>
        <w:t xml:space="preserve"> attest to the fact tha</w:t>
      </w:r>
      <w:r w:rsidR="002B79C8" w:rsidRPr="00E00409">
        <w:rPr>
          <w:rFonts w:ascii="Palatino Linotype" w:hAnsi="Palatino Linotype"/>
          <w:sz w:val="24"/>
          <w:szCs w:val="24"/>
          <w:lang w:val="en-GB"/>
        </w:rPr>
        <w:t xml:space="preserve">t we live in dynamic times, with current political trends carrying significant consequences for mass and elite attitudes to concepts such as the rule of law and sovereignty. </w:t>
      </w:r>
      <w:del w:id="26" w:author="Ben Stanley" w:date="2017-09-01T10:48:00Z">
        <w:r w:rsidR="002B79C8" w:rsidRPr="00E00409" w:rsidDel="008A3366">
          <w:rPr>
            <w:rFonts w:ascii="Palatino Linotype" w:hAnsi="Palatino Linotype"/>
            <w:sz w:val="24"/>
            <w:szCs w:val="24"/>
            <w:lang w:val="en-GB"/>
          </w:rPr>
          <w:delText>Indeed, s</w:delText>
        </w:r>
        <w:r w:rsidR="008B6F6E" w:rsidRPr="00E00409" w:rsidDel="008A3366">
          <w:rPr>
            <w:rFonts w:ascii="Palatino Linotype" w:hAnsi="Palatino Linotype"/>
            <w:sz w:val="24"/>
            <w:szCs w:val="24"/>
            <w:lang w:val="en-GB"/>
          </w:rPr>
          <w:delText>everal</w:delText>
        </w:r>
      </w:del>
      <w:ins w:id="27" w:author="Ben Stanley" w:date="2017-09-01T10:48:00Z">
        <w:r w:rsidR="008A3366">
          <w:rPr>
            <w:rFonts w:ascii="Palatino Linotype" w:hAnsi="Palatino Linotype"/>
            <w:sz w:val="24"/>
            <w:szCs w:val="24"/>
            <w:lang w:val="en-GB"/>
          </w:rPr>
          <w:t>Several</w:t>
        </w:r>
      </w:ins>
      <w:r w:rsidR="008B6F6E" w:rsidRPr="00E00409">
        <w:rPr>
          <w:rFonts w:ascii="Palatino Linotype" w:hAnsi="Palatino Linotype"/>
          <w:sz w:val="24"/>
          <w:szCs w:val="24"/>
          <w:lang w:val="en-GB"/>
        </w:rPr>
        <w:t xml:space="preserve"> of the countries that the survey will cover – in particular Poland and the United Kingdom – have been chosen at least in part because they allow us to identify, explain and evaluate the consequences of sign</w:t>
      </w:r>
      <w:r w:rsidR="00D86716" w:rsidRPr="00E00409">
        <w:rPr>
          <w:rFonts w:ascii="Palatino Linotype" w:hAnsi="Palatino Linotype"/>
          <w:sz w:val="24"/>
          <w:szCs w:val="24"/>
          <w:lang w:val="en-GB"/>
        </w:rPr>
        <w:t>ificant political changes on public attitudes to th</w:t>
      </w:r>
      <w:r w:rsidR="002B79C8" w:rsidRPr="00E00409">
        <w:rPr>
          <w:rFonts w:ascii="Palatino Linotype" w:hAnsi="Palatino Linotype"/>
          <w:sz w:val="24"/>
          <w:szCs w:val="24"/>
          <w:lang w:val="en-GB"/>
        </w:rPr>
        <w:t xml:space="preserve">e key variables of interest. </w:t>
      </w:r>
      <w:r w:rsidR="002C0B78" w:rsidRPr="00E00409">
        <w:rPr>
          <w:rFonts w:ascii="Palatino Linotype" w:hAnsi="Palatino Linotype"/>
          <w:sz w:val="24"/>
          <w:szCs w:val="24"/>
          <w:lang w:val="en-GB"/>
        </w:rPr>
        <w:t>This requires us to have data which are as up-to-date as possible. We cannot rely on the data-gathering and release cycles of existing surveys for the public opinion data we will need to fulfil the objectives of</w:t>
      </w:r>
      <w:r w:rsidR="000A3C89" w:rsidRPr="00E00409">
        <w:rPr>
          <w:rFonts w:ascii="Palatino Linotype" w:hAnsi="Palatino Linotype"/>
          <w:sz w:val="24"/>
          <w:szCs w:val="24"/>
          <w:lang w:val="en-GB"/>
        </w:rPr>
        <w:t xml:space="preserve"> several of the work p</w:t>
      </w:r>
      <w:r w:rsidR="002C0B78" w:rsidRPr="00E00409">
        <w:rPr>
          <w:rFonts w:ascii="Palatino Linotype" w:hAnsi="Palatino Linotype"/>
          <w:sz w:val="24"/>
          <w:szCs w:val="24"/>
          <w:lang w:val="en-GB"/>
        </w:rPr>
        <w:t>ackages</w:t>
      </w:r>
      <w:r w:rsidR="002B79C8" w:rsidRPr="00E00409">
        <w:rPr>
          <w:rFonts w:ascii="Palatino Linotype" w:hAnsi="Palatino Linotype"/>
          <w:sz w:val="24"/>
          <w:szCs w:val="24"/>
          <w:lang w:val="en-GB"/>
        </w:rPr>
        <w:t xml:space="preserve">. </w:t>
      </w:r>
      <w:del w:id="28" w:author="Ben Stanley" w:date="2017-09-01T10:49:00Z">
        <w:r w:rsidR="002B79C8" w:rsidRPr="00E00409" w:rsidDel="008A3366">
          <w:rPr>
            <w:rFonts w:ascii="Palatino Linotype" w:hAnsi="Palatino Linotype"/>
            <w:sz w:val="24"/>
            <w:szCs w:val="24"/>
            <w:lang w:val="en-GB"/>
          </w:rPr>
          <w:delText>Furthermore, n</w:delText>
        </w:r>
        <w:r w:rsidR="004874C5" w:rsidRPr="00E00409" w:rsidDel="008A3366">
          <w:rPr>
            <w:rFonts w:ascii="Palatino Linotype" w:hAnsi="Palatino Linotype"/>
            <w:sz w:val="24"/>
            <w:szCs w:val="24"/>
            <w:lang w:val="en-GB"/>
          </w:rPr>
          <w:delText>ovelty</w:delText>
        </w:r>
      </w:del>
      <w:ins w:id="29" w:author="Ben Stanley" w:date="2017-09-01T10:49:00Z">
        <w:r w:rsidR="008A3366">
          <w:rPr>
            <w:rFonts w:ascii="Palatino Linotype" w:hAnsi="Palatino Linotype"/>
            <w:sz w:val="24"/>
            <w:szCs w:val="24"/>
            <w:lang w:val="en-GB"/>
          </w:rPr>
          <w:t>Novelty</w:t>
        </w:r>
      </w:ins>
      <w:bookmarkStart w:id="30" w:name="_GoBack"/>
      <w:bookmarkEnd w:id="30"/>
      <w:r w:rsidR="004874C5" w:rsidRPr="00E00409">
        <w:rPr>
          <w:rFonts w:ascii="Palatino Linotype" w:hAnsi="Palatino Linotype"/>
          <w:sz w:val="24"/>
          <w:szCs w:val="24"/>
          <w:lang w:val="en-GB"/>
        </w:rPr>
        <w:t xml:space="preserve"> is also relevant from a methodological perspective: in particular, scholars </w:t>
      </w:r>
      <w:r w:rsidR="002B79C8" w:rsidRPr="00E00409">
        <w:rPr>
          <w:rFonts w:ascii="Palatino Linotype" w:hAnsi="Palatino Linotype"/>
          <w:sz w:val="24"/>
          <w:szCs w:val="24"/>
          <w:lang w:val="en-GB"/>
        </w:rPr>
        <w:t>studying attitudes to liberal-democratic polities from the perspective of the mobilisation of populist attitudes</w:t>
      </w:r>
      <w:r w:rsidR="004874C5" w:rsidRPr="00E00409">
        <w:rPr>
          <w:rFonts w:ascii="Palatino Linotype" w:hAnsi="Palatino Linotype"/>
          <w:sz w:val="24"/>
          <w:szCs w:val="24"/>
          <w:lang w:val="en-GB"/>
        </w:rPr>
        <w:t xml:space="preserve"> have made significant progress over the last few years in</w:t>
      </w:r>
      <w:r w:rsidR="002B79C8" w:rsidRPr="00E00409">
        <w:rPr>
          <w:rFonts w:ascii="Palatino Linotype" w:hAnsi="Palatino Linotype"/>
          <w:sz w:val="24"/>
          <w:szCs w:val="24"/>
          <w:lang w:val="en-GB"/>
        </w:rPr>
        <w:t xml:space="preserve"> operationalising and measuring these attitudes in ways which are significantly more</w:t>
      </w:r>
      <w:r w:rsidR="00DA564F" w:rsidRPr="00E00409">
        <w:rPr>
          <w:rFonts w:ascii="Palatino Linotype" w:hAnsi="Palatino Linotype"/>
          <w:sz w:val="24"/>
          <w:szCs w:val="24"/>
          <w:lang w:val="en-GB"/>
        </w:rPr>
        <w:t xml:space="preserve"> externally valid and thus</w:t>
      </w:r>
      <w:r w:rsidR="002B79C8" w:rsidRPr="00E00409">
        <w:rPr>
          <w:rFonts w:ascii="Palatino Linotype" w:hAnsi="Palatino Linotype"/>
          <w:sz w:val="24"/>
          <w:szCs w:val="24"/>
          <w:lang w:val="en-GB"/>
        </w:rPr>
        <w:t xml:space="preserve"> tractable for comparative study than </w:t>
      </w:r>
      <w:r w:rsidR="00DA564F" w:rsidRPr="00E00409">
        <w:rPr>
          <w:rFonts w:ascii="Palatino Linotype" w:hAnsi="Palatino Linotype"/>
          <w:sz w:val="24"/>
          <w:szCs w:val="24"/>
          <w:lang w:val="en-GB"/>
        </w:rPr>
        <w:t xml:space="preserve">the previous, rather heterogeneous and </w:t>
      </w:r>
      <w:r w:rsidR="00E92B00" w:rsidRPr="00E00409">
        <w:rPr>
          <w:rFonts w:ascii="Palatino Linotype" w:hAnsi="Palatino Linotype"/>
          <w:sz w:val="24"/>
          <w:szCs w:val="24"/>
          <w:lang w:val="en-GB"/>
        </w:rPr>
        <w:t>non-</w:t>
      </w:r>
      <w:r w:rsidR="00DA564F" w:rsidRPr="00E00409">
        <w:rPr>
          <w:rFonts w:ascii="Palatino Linotype" w:hAnsi="Palatino Linotype"/>
          <w:sz w:val="24"/>
          <w:szCs w:val="24"/>
          <w:lang w:val="en-GB"/>
        </w:rPr>
        <w:t>validated measures. A new survey would allow us to make use not only of existing wisdom, but recent conceptual and methodological innovations.</w:t>
      </w:r>
    </w:p>
    <w:p w14:paraId="6747D5D6" w14:textId="266648EC" w:rsidR="00E92B00" w:rsidRPr="00E00409" w:rsidRDefault="00E92B00" w:rsidP="003F098F">
      <w:p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lastRenderedPageBreak/>
        <w:t>The project requires a deep understanding of the mechanisms, institutions and peculiarities of the political culture of each of the societies we propose to study, and how these factors have an impact on citizens' visions of the EU and its legitimacy. These factors will be me</w:t>
      </w:r>
      <w:r w:rsidR="000A3C89" w:rsidRPr="00E00409">
        <w:rPr>
          <w:rFonts w:ascii="Palatino Linotype" w:hAnsi="Palatino Linotype"/>
          <w:sz w:val="24"/>
          <w:szCs w:val="24"/>
          <w:lang w:val="en-GB"/>
        </w:rPr>
        <w:t>asured as contextual variables. The survey will also measure citizens' views on legitimacy, sovereignty, fundamental rights and justice by assessing their positions toward democratic institutions and institutions that uphold the rule of law, and by analysing which narratives resonate with them and under what conditions. Much of the specific content of the survey questionnaire will depend on the needs of other work packages.</w:t>
      </w:r>
      <w:ins w:id="31" w:author="Ben Stanley" w:date="2017-09-01T10:25:00Z">
        <w:r w:rsidR="00BF1725">
          <w:rPr>
            <w:rFonts w:ascii="Palatino Linotype" w:hAnsi="Palatino Linotype"/>
            <w:sz w:val="24"/>
            <w:szCs w:val="24"/>
            <w:lang w:val="en-GB"/>
          </w:rPr>
          <w:t xml:space="preserve"> To this </w:t>
        </w:r>
      </w:ins>
      <w:ins w:id="32" w:author="Ben Stanley" w:date="2017-09-01T10:26:00Z">
        <w:r w:rsidR="00BF1725">
          <w:rPr>
            <w:rFonts w:ascii="Palatino Linotype" w:hAnsi="Palatino Linotype"/>
            <w:sz w:val="24"/>
            <w:szCs w:val="24"/>
            <w:lang w:val="en-GB"/>
          </w:rPr>
          <w:t>end, we will cooperate closely with Work Package 2</w:t>
        </w:r>
      </w:ins>
      <w:ins w:id="33" w:author="Ben Stanley" w:date="2017-09-01T10:27:00Z">
        <w:r w:rsidR="00BF1725">
          <w:rPr>
            <w:rFonts w:ascii="Palatino Linotype" w:hAnsi="Palatino Linotype"/>
            <w:sz w:val="24"/>
            <w:szCs w:val="24"/>
            <w:lang w:val="en-GB"/>
          </w:rPr>
          <w:t xml:space="preserve">, which is </w:t>
        </w:r>
      </w:ins>
      <w:ins w:id="34" w:author="Ben Stanley" w:date="2017-09-01T10:35:00Z">
        <w:r w:rsidR="00D70112">
          <w:rPr>
            <w:rFonts w:ascii="Palatino Linotype" w:hAnsi="Palatino Linotype"/>
            <w:sz w:val="24"/>
            <w:szCs w:val="24"/>
            <w:lang w:val="en-GB"/>
          </w:rPr>
          <w:t>responsible</w:t>
        </w:r>
        <w:r w:rsidR="005D531E">
          <w:rPr>
            <w:rFonts w:ascii="Palatino Linotype" w:hAnsi="Palatino Linotype"/>
            <w:sz w:val="24"/>
            <w:szCs w:val="24"/>
            <w:lang w:val="en-GB"/>
          </w:rPr>
          <w:t xml:space="preserve"> for developing the key concepts of the project</w:t>
        </w:r>
      </w:ins>
      <w:ins w:id="35" w:author="Ben Stanley" w:date="2017-09-01T10:39:00Z">
        <w:r w:rsidR="005D531E">
          <w:rPr>
            <w:rFonts w:ascii="Palatino Linotype" w:hAnsi="Palatino Linotype"/>
            <w:sz w:val="24"/>
            <w:szCs w:val="24"/>
            <w:lang w:val="en-GB"/>
          </w:rPr>
          <w:t xml:space="preserve">, to ensure that the survey questions are reflective of the common conceptual apparatus. We will also </w:t>
        </w:r>
      </w:ins>
      <w:ins w:id="36" w:author="Ben Stanley" w:date="2017-09-01T10:40:00Z">
        <w:r w:rsidR="005D531E">
          <w:rPr>
            <w:rFonts w:ascii="Palatino Linotype" w:hAnsi="Palatino Linotype"/>
            <w:sz w:val="24"/>
            <w:szCs w:val="24"/>
            <w:lang w:val="en-GB"/>
          </w:rPr>
          <w:t xml:space="preserve">consult with other work packages </w:t>
        </w:r>
      </w:ins>
      <w:ins w:id="37" w:author="Ben Stanley" w:date="2017-09-01T10:35:00Z">
        <w:r w:rsidR="005D531E">
          <w:rPr>
            <w:rFonts w:ascii="Palatino Linotype" w:hAnsi="Palatino Linotype"/>
            <w:sz w:val="24"/>
            <w:szCs w:val="24"/>
            <w:lang w:val="en-GB"/>
          </w:rPr>
          <w:t>on the inclusion of particular questions which will examine the extent to which their findings are replicated at the level of the European citizen</w:t>
        </w:r>
      </w:ins>
      <w:ins w:id="38" w:author="Ben Stanley" w:date="2017-09-01T10:45:00Z">
        <w:r w:rsidR="005D531E">
          <w:rPr>
            <w:rFonts w:ascii="Palatino Linotype" w:hAnsi="Palatino Linotype"/>
            <w:sz w:val="24"/>
            <w:szCs w:val="24"/>
            <w:lang w:val="en-GB"/>
          </w:rPr>
          <w:t xml:space="preserve">. </w:t>
        </w:r>
      </w:ins>
      <w:ins w:id="39" w:author="Ben Stanley" w:date="2017-09-01T10:35:00Z">
        <w:r w:rsidR="00D70112">
          <w:rPr>
            <w:rFonts w:ascii="Palatino Linotype" w:hAnsi="Palatino Linotype"/>
            <w:sz w:val="24"/>
            <w:szCs w:val="24"/>
            <w:lang w:val="en-GB"/>
          </w:rPr>
          <w:t xml:space="preserve">We will also liaise closely with Work Package 4, which is </w:t>
        </w:r>
      </w:ins>
      <w:ins w:id="40" w:author="Ben Stanley" w:date="2017-09-01T10:36:00Z">
        <w:r w:rsidR="00D70112">
          <w:rPr>
            <w:rFonts w:ascii="Palatino Linotype" w:hAnsi="Palatino Linotype"/>
            <w:sz w:val="24"/>
            <w:szCs w:val="24"/>
            <w:lang w:val="en-GB"/>
          </w:rPr>
          <w:t>undertaking a separate survey with an experimental element, to ensure that our surveys are complementary and avoid unnecessary repetition.</w:t>
        </w:r>
      </w:ins>
      <w:ins w:id="41" w:author="Ben Stanley" w:date="2017-09-01T10:27:00Z">
        <w:r w:rsidR="00BF1725">
          <w:rPr>
            <w:rFonts w:ascii="Palatino Linotype" w:hAnsi="Palatino Linotype"/>
            <w:sz w:val="24"/>
            <w:szCs w:val="24"/>
            <w:lang w:val="en-GB"/>
          </w:rPr>
          <w:t xml:space="preserve"> </w:t>
        </w:r>
      </w:ins>
    </w:p>
    <w:p w14:paraId="7CCAA3F5" w14:textId="77777777" w:rsidR="0020177D" w:rsidRPr="00E00409" w:rsidRDefault="0020177D" w:rsidP="003F098F">
      <w:pPr>
        <w:spacing w:line="240" w:lineRule="auto"/>
        <w:jc w:val="both"/>
        <w:rPr>
          <w:rFonts w:ascii="Palatino Linotype" w:hAnsi="Palatino Linotype"/>
          <w:sz w:val="24"/>
          <w:szCs w:val="24"/>
          <w:lang w:val="en-GB"/>
        </w:rPr>
      </w:pPr>
    </w:p>
    <w:p w14:paraId="33E6E95A" w14:textId="02B9F70C" w:rsidR="007A470E" w:rsidRPr="00E00409" w:rsidRDefault="00C06C95" w:rsidP="003F098F">
      <w:pPr>
        <w:spacing w:line="240" w:lineRule="auto"/>
        <w:jc w:val="both"/>
        <w:rPr>
          <w:rFonts w:ascii="Palatino Linotype" w:hAnsi="Palatino Linotype"/>
          <w:b/>
          <w:sz w:val="24"/>
          <w:szCs w:val="24"/>
          <w:lang w:val="en-GB"/>
        </w:rPr>
      </w:pPr>
      <w:r w:rsidRPr="00E00409">
        <w:rPr>
          <w:rFonts w:ascii="Palatino Linotype" w:hAnsi="Palatino Linotype"/>
          <w:b/>
          <w:sz w:val="24"/>
          <w:szCs w:val="24"/>
          <w:lang w:val="en-GB"/>
        </w:rPr>
        <w:t>Milestones / t</w:t>
      </w:r>
      <w:r w:rsidR="007A470E" w:rsidRPr="00E00409">
        <w:rPr>
          <w:rFonts w:ascii="Palatino Linotype" w:hAnsi="Palatino Linotype"/>
          <w:b/>
          <w:sz w:val="24"/>
          <w:szCs w:val="24"/>
          <w:lang w:val="en-GB"/>
        </w:rPr>
        <w:t>asks</w:t>
      </w:r>
    </w:p>
    <w:p w14:paraId="3C92F311" w14:textId="27DC494F" w:rsidR="00BB4B54" w:rsidRPr="00E00409" w:rsidRDefault="00BB4B54" w:rsidP="000A3C89">
      <w:pPr>
        <w:pStyle w:val="NoSpacing"/>
        <w:numPr>
          <w:ilvl w:val="0"/>
          <w:numId w:val="2"/>
        </w:numPr>
        <w:jc w:val="both"/>
        <w:rPr>
          <w:rFonts w:ascii="Palatino Linotype" w:eastAsiaTheme="majorEastAsia" w:hAnsi="Palatino Linotype"/>
        </w:rPr>
      </w:pPr>
      <w:r w:rsidRPr="00E00409">
        <w:rPr>
          <w:rFonts w:ascii="Palatino Linotype" w:eastAsiaTheme="majorEastAsia" w:hAnsi="Palatino Linotype"/>
        </w:rPr>
        <w:t xml:space="preserve">Task 12.1: </w:t>
      </w:r>
      <w:r w:rsidR="000A3C89" w:rsidRPr="00E00409">
        <w:rPr>
          <w:rFonts w:ascii="Palatino Linotype" w:eastAsiaTheme="majorEastAsia" w:hAnsi="Palatino Linotype"/>
        </w:rPr>
        <w:t>A systematic review</w:t>
      </w:r>
      <w:r w:rsidRPr="00E00409">
        <w:rPr>
          <w:rFonts w:ascii="Palatino Linotype" w:eastAsiaTheme="majorEastAsia" w:hAnsi="Palatino Linotype"/>
        </w:rPr>
        <w:t xml:space="preserve"> of previous public opinion projects relevant to the INSIDE-UP objectives (month 5)</w:t>
      </w:r>
      <w:r w:rsidR="000A3C89" w:rsidRPr="00E00409">
        <w:rPr>
          <w:rFonts w:ascii="Palatino Linotype" w:eastAsiaTheme="majorEastAsia" w:hAnsi="Palatino Linotype"/>
        </w:rPr>
        <w:t>.</w:t>
      </w:r>
    </w:p>
    <w:p w14:paraId="6C83B70E" w14:textId="4A11A6AC" w:rsidR="00BB4B54" w:rsidRPr="00E00409" w:rsidRDefault="00BB4B54" w:rsidP="000A3C89">
      <w:pPr>
        <w:pStyle w:val="NoSpacing"/>
        <w:numPr>
          <w:ilvl w:val="0"/>
          <w:numId w:val="2"/>
        </w:numPr>
        <w:jc w:val="both"/>
        <w:rPr>
          <w:rFonts w:ascii="Palatino Linotype" w:eastAsiaTheme="majorEastAsia" w:hAnsi="Palatino Linotype"/>
        </w:rPr>
      </w:pPr>
      <w:r w:rsidRPr="00E00409">
        <w:rPr>
          <w:rFonts w:ascii="Palatino Linotype" w:eastAsiaTheme="majorEastAsia" w:hAnsi="Palatino Linotype"/>
        </w:rPr>
        <w:t xml:space="preserve">Task 12.2: </w:t>
      </w:r>
      <w:r w:rsidR="000A3C89" w:rsidRPr="00E00409">
        <w:rPr>
          <w:rFonts w:ascii="Palatino Linotype" w:eastAsiaTheme="majorEastAsia" w:hAnsi="Palatino Linotype"/>
        </w:rPr>
        <w:t>The elaboration of</w:t>
      </w:r>
      <w:r w:rsidRPr="00E00409">
        <w:rPr>
          <w:rFonts w:ascii="Palatino Linotype" w:eastAsiaTheme="majorEastAsia" w:hAnsi="Palatino Linotype"/>
        </w:rPr>
        <w:t xml:space="preserve"> theoretical assumptions and operational definitions, and </w:t>
      </w:r>
      <w:r w:rsidR="000A3C89" w:rsidRPr="00E00409">
        <w:rPr>
          <w:rFonts w:ascii="Palatino Linotype" w:eastAsiaTheme="majorEastAsia" w:hAnsi="Palatino Linotype"/>
        </w:rPr>
        <w:t>the drafting of</w:t>
      </w:r>
      <w:r w:rsidRPr="00E00409">
        <w:rPr>
          <w:rFonts w:ascii="Palatino Linotype" w:eastAsiaTheme="majorEastAsia" w:hAnsi="Palatino Linotype"/>
        </w:rPr>
        <w:t xml:space="preserve"> a questionnaire (month 9)</w:t>
      </w:r>
      <w:r w:rsidR="000A3C89" w:rsidRPr="00E00409">
        <w:rPr>
          <w:rFonts w:ascii="Palatino Linotype" w:eastAsiaTheme="majorEastAsia" w:hAnsi="Palatino Linotype"/>
        </w:rPr>
        <w:t>.</w:t>
      </w:r>
    </w:p>
    <w:p w14:paraId="141272CC" w14:textId="7FE4C90D" w:rsidR="00BB4B54" w:rsidRPr="00E00409" w:rsidRDefault="00BB4B54" w:rsidP="000A3C89">
      <w:pPr>
        <w:pStyle w:val="NoSpacing"/>
        <w:numPr>
          <w:ilvl w:val="0"/>
          <w:numId w:val="2"/>
        </w:numPr>
        <w:jc w:val="both"/>
        <w:rPr>
          <w:rFonts w:ascii="Palatino Linotype" w:eastAsiaTheme="majorEastAsia" w:hAnsi="Palatino Linotype"/>
        </w:rPr>
      </w:pPr>
      <w:r w:rsidRPr="00E00409">
        <w:rPr>
          <w:rFonts w:ascii="Palatino Linotype" w:eastAsiaTheme="majorEastAsia" w:hAnsi="Palatino Linotype"/>
        </w:rPr>
        <w:t>Task 12.3: A short pilot study of selected new ques</w:t>
      </w:r>
      <w:r w:rsidR="000A3C89" w:rsidRPr="00E00409">
        <w:rPr>
          <w:rFonts w:ascii="Palatino Linotype" w:eastAsiaTheme="majorEastAsia" w:hAnsi="Palatino Linotype"/>
        </w:rPr>
        <w:t xml:space="preserve">tions </w:t>
      </w:r>
      <w:r w:rsidRPr="00E00409">
        <w:rPr>
          <w:rFonts w:ascii="Palatino Linotype" w:eastAsiaTheme="majorEastAsia" w:hAnsi="Palatino Linotype"/>
        </w:rPr>
        <w:t>(month 10)</w:t>
      </w:r>
      <w:r w:rsidR="000A3C89" w:rsidRPr="00E00409">
        <w:rPr>
          <w:rFonts w:ascii="Palatino Linotype" w:eastAsiaTheme="majorEastAsia" w:hAnsi="Palatino Linotype"/>
        </w:rPr>
        <w:t>.</w:t>
      </w:r>
    </w:p>
    <w:p w14:paraId="22CAC65E" w14:textId="62A9DF45" w:rsidR="00BB4B54" w:rsidRPr="00E00409" w:rsidRDefault="00BB4B54" w:rsidP="000A3C89">
      <w:pPr>
        <w:pStyle w:val="NoSpacing"/>
        <w:numPr>
          <w:ilvl w:val="0"/>
          <w:numId w:val="2"/>
        </w:numPr>
        <w:jc w:val="both"/>
        <w:rPr>
          <w:rFonts w:ascii="Palatino Linotype" w:eastAsiaTheme="majorEastAsia" w:hAnsi="Palatino Linotype"/>
        </w:rPr>
      </w:pPr>
      <w:r w:rsidRPr="00E00409">
        <w:rPr>
          <w:rFonts w:ascii="Palatino Linotype" w:eastAsiaTheme="majorEastAsia" w:hAnsi="Palatino Linotype"/>
        </w:rPr>
        <w:t>Task 12.4: The organisation of a meeting to determine the con</w:t>
      </w:r>
      <w:r w:rsidR="000A3C89" w:rsidRPr="00E00409">
        <w:rPr>
          <w:rFonts w:ascii="Palatino Linotype" w:eastAsiaTheme="majorEastAsia" w:hAnsi="Palatino Linotype"/>
        </w:rPr>
        <w:t xml:space="preserve">tent of and to prepare the final questionnaire </w:t>
      </w:r>
      <w:r w:rsidRPr="00E00409">
        <w:rPr>
          <w:rFonts w:ascii="Palatino Linotype" w:eastAsiaTheme="majorEastAsia" w:hAnsi="Palatino Linotype"/>
        </w:rPr>
        <w:t>(month 12)</w:t>
      </w:r>
      <w:r w:rsidR="000A3C89" w:rsidRPr="00E00409">
        <w:rPr>
          <w:rFonts w:ascii="Palatino Linotype" w:eastAsiaTheme="majorEastAsia" w:hAnsi="Palatino Linotype"/>
        </w:rPr>
        <w:t>.</w:t>
      </w:r>
    </w:p>
    <w:p w14:paraId="5828B7D9" w14:textId="13245382" w:rsidR="00BB4B54" w:rsidRPr="00E00409" w:rsidRDefault="000A3C89" w:rsidP="000A3C89">
      <w:pPr>
        <w:pStyle w:val="NoSpacing"/>
        <w:numPr>
          <w:ilvl w:val="0"/>
          <w:numId w:val="2"/>
        </w:numPr>
        <w:jc w:val="both"/>
        <w:rPr>
          <w:rFonts w:ascii="Palatino Linotype" w:eastAsiaTheme="majorEastAsia" w:hAnsi="Palatino Linotype"/>
        </w:rPr>
      </w:pPr>
      <w:r w:rsidRPr="00E00409">
        <w:rPr>
          <w:rFonts w:ascii="Palatino Linotype" w:eastAsiaTheme="majorEastAsia" w:hAnsi="Palatino Linotype"/>
        </w:rPr>
        <w:t xml:space="preserve">Task 12.5: Fieldwork – the collection of data in </w:t>
      </w:r>
      <w:r w:rsidR="00742554" w:rsidRPr="00E00409">
        <w:rPr>
          <w:rFonts w:ascii="Palatino Linotype" w:eastAsiaTheme="majorEastAsia" w:hAnsi="Palatino Linotype"/>
        </w:rPr>
        <w:t>the</w:t>
      </w:r>
      <w:r w:rsidRPr="00E00409">
        <w:rPr>
          <w:rFonts w:ascii="Palatino Linotype" w:eastAsiaTheme="majorEastAsia" w:hAnsi="Palatino Linotype"/>
        </w:rPr>
        <w:t xml:space="preserve"> 12 countries </w:t>
      </w:r>
      <w:r w:rsidR="00BB4B54" w:rsidRPr="00E00409">
        <w:rPr>
          <w:rFonts w:ascii="Palatino Linotype" w:eastAsiaTheme="majorEastAsia" w:hAnsi="Palatino Linotype"/>
        </w:rPr>
        <w:t>(month 18)</w:t>
      </w:r>
      <w:r w:rsidRPr="00E00409">
        <w:rPr>
          <w:rFonts w:ascii="Palatino Linotype" w:eastAsiaTheme="majorEastAsia" w:hAnsi="Palatino Linotype"/>
        </w:rPr>
        <w:t>.</w:t>
      </w:r>
    </w:p>
    <w:p w14:paraId="2D21E669" w14:textId="684D8985" w:rsidR="00BB4B54" w:rsidRPr="00E00409" w:rsidRDefault="000A3C89" w:rsidP="000A3C89">
      <w:pPr>
        <w:pStyle w:val="NoSpacing"/>
        <w:numPr>
          <w:ilvl w:val="0"/>
          <w:numId w:val="2"/>
        </w:numPr>
        <w:jc w:val="both"/>
        <w:rPr>
          <w:rFonts w:ascii="Palatino Linotype" w:eastAsiaTheme="majorEastAsia" w:hAnsi="Palatino Linotype"/>
        </w:rPr>
      </w:pPr>
      <w:r w:rsidRPr="00E00409">
        <w:rPr>
          <w:rFonts w:ascii="Palatino Linotype" w:eastAsiaTheme="majorEastAsia" w:hAnsi="Palatino Linotype"/>
        </w:rPr>
        <w:t>Task 12.6: Data cleaning and the</w:t>
      </w:r>
      <w:r w:rsidR="00BB4B54" w:rsidRPr="00E00409">
        <w:rPr>
          <w:rFonts w:ascii="Palatino Linotype" w:eastAsiaTheme="majorEastAsia" w:hAnsi="Palatino Linotype"/>
        </w:rPr>
        <w:t xml:space="preserve"> preparation </w:t>
      </w:r>
      <w:r w:rsidRPr="00E00409">
        <w:rPr>
          <w:rFonts w:ascii="Palatino Linotype" w:eastAsiaTheme="majorEastAsia" w:hAnsi="Palatino Linotype"/>
        </w:rPr>
        <w:t>of a final readable data file</w:t>
      </w:r>
      <w:r w:rsidR="00BB4B54" w:rsidRPr="00E00409">
        <w:rPr>
          <w:rFonts w:ascii="Palatino Linotype" w:eastAsiaTheme="majorEastAsia" w:hAnsi="Palatino Linotype"/>
        </w:rPr>
        <w:t xml:space="preserve"> (month 21)</w:t>
      </w:r>
      <w:r w:rsidRPr="00E00409">
        <w:rPr>
          <w:rFonts w:ascii="Palatino Linotype" w:eastAsiaTheme="majorEastAsia" w:hAnsi="Palatino Linotype"/>
        </w:rPr>
        <w:t>.</w:t>
      </w:r>
    </w:p>
    <w:p w14:paraId="0891172D" w14:textId="110B6C93" w:rsidR="00BB4B54" w:rsidRPr="00E00409" w:rsidRDefault="00BB4B54" w:rsidP="000A3C89">
      <w:pPr>
        <w:pStyle w:val="NoSpacing"/>
        <w:numPr>
          <w:ilvl w:val="0"/>
          <w:numId w:val="2"/>
        </w:numPr>
        <w:jc w:val="both"/>
        <w:rPr>
          <w:rFonts w:ascii="Palatino Linotype" w:eastAsiaTheme="majorEastAsia" w:hAnsi="Palatino Linotype"/>
        </w:rPr>
      </w:pPr>
      <w:r w:rsidRPr="00E00409">
        <w:rPr>
          <w:rFonts w:ascii="Palatino Linotype" w:eastAsiaTheme="majorEastAsia" w:hAnsi="Palatino Linotype"/>
        </w:rPr>
        <w:t xml:space="preserve">Task 12.7: Writing a </w:t>
      </w:r>
      <w:r w:rsidR="000A3C89" w:rsidRPr="00E00409">
        <w:rPr>
          <w:rFonts w:ascii="Palatino Linotype" w:eastAsiaTheme="majorEastAsia" w:hAnsi="Palatino Linotype"/>
        </w:rPr>
        <w:t xml:space="preserve">final </w:t>
      </w:r>
      <w:r w:rsidRPr="00E00409">
        <w:rPr>
          <w:rFonts w:ascii="Palatino Linotype" w:eastAsiaTheme="majorEastAsia" w:hAnsi="Palatino Linotype"/>
        </w:rPr>
        <w:t>report and drafting publications b</w:t>
      </w:r>
      <w:r w:rsidR="000A3C89" w:rsidRPr="00E00409">
        <w:rPr>
          <w:rFonts w:ascii="Palatino Linotype" w:eastAsiaTheme="majorEastAsia" w:hAnsi="Palatino Linotype"/>
        </w:rPr>
        <w:t xml:space="preserve">ased on the survey data (month </w:t>
      </w:r>
      <w:r w:rsidRPr="00E00409">
        <w:rPr>
          <w:rFonts w:ascii="Palatino Linotype" w:eastAsiaTheme="majorEastAsia" w:hAnsi="Palatino Linotype"/>
        </w:rPr>
        <w:t>33)</w:t>
      </w:r>
      <w:r w:rsidR="000A3C89" w:rsidRPr="00E00409">
        <w:rPr>
          <w:rFonts w:ascii="Palatino Linotype" w:eastAsiaTheme="majorEastAsia" w:hAnsi="Palatino Linotype"/>
        </w:rPr>
        <w:t>.</w:t>
      </w:r>
    </w:p>
    <w:p w14:paraId="4132C255" w14:textId="77777777" w:rsidR="00BB4B54" w:rsidRPr="00E00409" w:rsidRDefault="00BB4B54" w:rsidP="003F098F">
      <w:pPr>
        <w:pStyle w:val="NoSpacing"/>
        <w:jc w:val="both"/>
        <w:rPr>
          <w:rFonts w:eastAsiaTheme="majorEastAsia"/>
        </w:rPr>
      </w:pPr>
    </w:p>
    <w:p w14:paraId="53561E6E" w14:textId="0E7A4600" w:rsidR="007A470E" w:rsidRPr="00E00409" w:rsidRDefault="007A470E" w:rsidP="003F098F">
      <w:pPr>
        <w:spacing w:line="240" w:lineRule="auto"/>
        <w:jc w:val="both"/>
        <w:rPr>
          <w:rFonts w:ascii="Palatino Linotype" w:hAnsi="Palatino Linotype"/>
          <w:b/>
          <w:sz w:val="24"/>
          <w:szCs w:val="24"/>
          <w:lang w:val="en-GB"/>
        </w:rPr>
      </w:pPr>
      <w:r w:rsidRPr="00E00409">
        <w:rPr>
          <w:rFonts w:ascii="Palatino Linotype" w:hAnsi="Palatino Linotype"/>
          <w:b/>
          <w:sz w:val="24"/>
          <w:szCs w:val="24"/>
          <w:lang w:val="en-GB"/>
        </w:rPr>
        <w:t>Deliverables</w:t>
      </w:r>
    </w:p>
    <w:p w14:paraId="7A0E8D93" w14:textId="33B45474" w:rsidR="00742554" w:rsidRPr="00E00409" w:rsidRDefault="001310F6" w:rsidP="00742554">
      <w:pPr>
        <w:pStyle w:val="ListParagraph"/>
        <w:numPr>
          <w:ilvl w:val="0"/>
          <w:numId w:val="3"/>
        </w:num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A r</w:t>
      </w:r>
      <w:r w:rsidR="00BB4B54" w:rsidRPr="00E00409">
        <w:rPr>
          <w:rFonts w:ascii="Palatino Linotype" w:hAnsi="Palatino Linotype"/>
          <w:sz w:val="24"/>
          <w:szCs w:val="24"/>
          <w:lang w:val="en-GB"/>
        </w:rPr>
        <w:t>eadable data set of 12 cases (countries)</w:t>
      </w:r>
      <w:ins w:id="42" w:author="Ben Stanley" w:date="2017-09-01T10:34:00Z">
        <w:r w:rsidR="00D70112">
          <w:rPr>
            <w:rFonts w:ascii="Palatino Linotype" w:hAnsi="Palatino Linotype"/>
            <w:sz w:val="24"/>
            <w:szCs w:val="24"/>
            <w:lang w:val="en-GB"/>
          </w:rPr>
          <w:t xml:space="preserve"> (month 21)</w:t>
        </w:r>
      </w:ins>
      <w:r w:rsidRPr="00E00409">
        <w:rPr>
          <w:rFonts w:ascii="Palatino Linotype" w:hAnsi="Palatino Linotype"/>
          <w:sz w:val="24"/>
          <w:szCs w:val="24"/>
          <w:lang w:val="en-GB"/>
        </w:rPr>
        <w:t>.</w:t>
      </w:r>
    </w:p>
    <w:p w14:paraId="6293BC0D" w14:textId="2818ABE7" w:rsidR="001310F6" w:rsidRPr="00E00409" w:rsidRDefault="00742554" w:rsidP="001310F6">
      <w:pPr>
        <w:pStyle w:val="ListParagraph"/>
        <w:numPr>
          <w:ilvl w:val="0"/>
          <w:numId w:val="3"/>
        </w:num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 xml:space="preserve">A </w:t>
      </w:r>
      <w:r w:rsidR="001310F6" w:rsidRPr="00E00409">
        <w:rPr>
          <w:rFonts w:ascii="Palatino Linotype" w:hAnsi="Palatino Linotype"/>
          <w:sz w:val="24"/>
          <w:szCs w:val="24"/>
          <w:lang w:val="en-GB"/>
        </w:rPr>
        <w:t xml:space="preserve">final report summarising the findings of the survey and synthesising them into a </w:t>
      </w:r>
      <w:r w:rsidRPr="00E00409">
        <w:rPr>
          <w:rFonts w:ascii="Palatino Linotype" w:hAnsi="Palatino Linotype"/>
          <w:sz w:val="24"/>
          <w:szCs w:val="24"/>
          <w:lang w:val="en-GB"/>
        </w:rPr>
        <w:t>set of policy recommendations</w:t>
      </w:r>
      <w:ins w:id="43" w:author="Ben Stanley" w:date="2017-09-01T10:34:00Z">
        <w:r w:rsidR="00D70112">
          <w:rPr>
            <w:rFonts w:ascii="Palatino Linotype" w:hAnsi="Palatino Linotype"/>
            <w:sz w:val="24"/>
            <w:szCs w:val="24"/>
            <w:lang w:val="en-GB"/>
          </w:rPr>
          <w:t xml:space="preserve"> (month 33)</w:t>
        </w:r>
      </w:ins>
      <w:r w:rsidR="001310F6" w:rsidRPr="00E00409">
        <w:rPr>
          <w:rFonts w:ascii="Palatino Linotype" w:hAnsi="Palatino Linotype"/>
          <w:sz w:val="24"/>
          <w:szCs w:val="24"/>
          <w:lang w:val="en-GB"/>
        </w:rPr>
        <w:t>.</w:t>
      </w:r>
    </w:p>
    <w:p w14:paraId="20259EA8" w14:textId="55878004" w:rsidR="001310F6" w:rsidRPr="00E00409" w:rsidRDefault="001310F6" w:rsidP="00742554">
      <w:pPr>
        <w:pStyle w:val="ListParagraph"/>
        <w:numPr>
          <w:ilvl w:val="0"/>
          <w:numId w:val="3"/>
        </w:num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 xml:space="preserve">The </w:t>
      </w:r>
      <w:del w:id="44" w:author="Ben Stanley" w:date="2017-09-01T10:16:00Z">
        <w:r w:rsidRPr="00E00409" w:rsidDel="00202F37">
          <w:rPr>
            <w:rFonts w:ascii="Palatino Linotype" w:hAnsi="Palatino Linotype"/>
            <w:sz w:val="24"/>
            <w:szCs w:val="24"/>
            <w:lang w:val="en-GB"/>
          </w:rPr>
          <w:delText>publication</w:delText>
        </w:r>
        <w:r w:rsidR="00742554" w:rsidRPr="00E00409" w:rsidDel="00202F37">
          <w:rPr>
            <w:rFonts w:ascii="Palatino Linotype" w:hAnsi="Palatino Linotype"/>
            <w:sz w:val="24"/>
            <w:szCs w:val="24"/>
            <w:lang w:val="en-GB"/>
          </w:rPr>
          <w:delText xml:space="preserve"> </w:delText>
        </w:r>
      </w:del>
      <w:ins w:id="45" w:author="Ben Stanley" w:date="2017-09-01T10:16:00Z">
        <w:r w:rsidR="00202F37">
          <w:rPr>
            <w:rFonts w:ascii="Palatino Linotype" w:hAnsi="Palatino Linotype"/>
            <w:sz w:val="24"/>
            <w:szCs w:val="24"/>
            <w:lang w:val="en-GB"/>
          </w:rPr>
          <w:t>submission</w:t>
        </w:r>
        <w:r w:rsidR="00202F37" w:rsidRPr="00E00409">
          <w:rPr>
            <w:rFonts w:ascii="Palatino Linotype" w:hAnsi="Palatino Linotype"/>
            <w:sz w:val="24"/>
            <w:szCs w:val="24"/>
            <w:lang w:val="en-GB"/>
          </w:rPr>
          <w:t xml:space="preserve"> </w:t>
        </w:r>
      </w:ins>
      <w:r w:rsidR="00BB4B54" w:rsidRPr="00E00409">
        <w:rPr>
          <w:rFonts w:ascii="Palatino Linotype" w:hAnsi="Palatino Linotype"/>
          <w:sz w:val="24"/>
          <w:szCs w:val="24"/>
          <w:lang w:val="en-GB"/>
        </w:rPr>
        <w:t>of two article</w:t>
      </w:r>
      <w:r w:rsidRPr="00E00409">
        <w:rPr>
          <w:rFonts w:ascii="Palatino Linotype" w:hAnsi="Palatino Linotype"/>
          <w:sz w:val="24"/>
          <w:szCs w:val="24"/>
          <w:lang w:val="en-GB"/>
        </w:rPr>
        <w:t xml:space="preserve">s </w:t>
      </w:r>
      <w:del w:id="46" w:author="Ben Stanley" w:date="2017-09-01T10:16:00Z">
        <w:r w:rsidRPr="00E00409" w:rsidDel="00202F37">
          <w:rPr>
            <w:rFonts w:ascii="Palatino Linotype" w:hAnsi="Palatino Linotype"/>
            <w:sz w:val="24"/>
            <w:szCs w:val="24"/>
            <w:lang w:val="en-GB"/>
          </w:rPr>
          <w:delText xml:space="preserve">in </w:delText>
        </w:r>
      </w:del>
      <w:ins w:id="47" w:author="Ben Stanley" w:date="2017-09-01T10:16:00Z">
        <w:r w:rsidR="00202F37">
          <w:rPr>
            <w:rFonts w:ascii="Palatino Linotype" w:hAnsi="Palatino Linotype"/>
            <w:sz w:val="24"/>
            <w:szCs w:val="24"/>
            <w:lang w:val="en-GB"/>
          </w:rPr>
          <w:t>to</w:t>
        </w:r>
        <w:r w:rsidR="00202F37" w:rsidRPr="00E00409">
          <w:rPr>
            <w:rFonts w:ascii="Palatino Linotype" w:hAnsi="Palatino Linotype"/>
            <w:sz w:val="24"/>
            <w:szCs w:val="24"/>
            <w:lang w:val="en-GB"/>
          </w:rPr>
          <w:t xml:space="preserve"> </w:t>
        </w:r>
      </w:ins>
      <w:r w:rsidRPr="00E00409">
        <w:rPr>
          <w:rFonts w:ascii="Palatino Linotype" w:hAnsi="Palatino Linotype"/>
          <w:sz w:val="24"/>
          <w:szCs w:val="24"/>
          <w:lang w:val="en-GB"/>
        </w:rPr>
        <w:t>peer-reviewed journals</w:t>
      </w:r>
      <w:ins w:id="48" w:author="Ben Stanley" w:date="2017-09-01T10:34:00Z">
        <w:r w:rsidR="00D70112">
          <w:rPr>
            <w:rFonts w:ascii="Palatino Linotype" w:hAnsi="Palatino Linotype"/>
            <w:sz w:val="24"/>
            <w:szCs w:val="24"/>
            <w:lang w:val="en-GB"/>
          </w:rPr>
          <w:t xml:space="preserve"> (month 33).</w:t>
        </w:r>
      </w:ins>
    </w:p>
    <w:p w14:paraId="7720A44C" w14:textId="22466C19" w:rsidR="00BB4B54" w:rsidRPr="00E00409" w:rsidDel="00202F37" w:rsidRDefault="001310F6" w:rsidP="00742554">
      <w:pPr>
        <w:pStyle w:val="ListParagraph"/>
        <w:numPr>
          <w:ilvl w:val="0"/>
          <w:numId w:val="3"/>
        </w:numPr>
        <w:spacing w:line="240" w:lineRule="auto"/>
        <w:jc w:val="both"/>
        <w:rPr>
          <w:del w:id="49" w:author="Ben Stanley" w:date="2017-09-01T10:17:00Z"/>
          <w:rFonts w:ascii="Palatino Linotype" w:hAnsi="Palatino Linotype"/>
          <w:sz w:val="24"/>
          <w:szCs w:val="24"/>
          <w:lang w:val="en-GB"/>
        </w:rPr>
      </w:pPr>
      <w:del w:id="50" w:author="Ben Stanley" w:date="2017-09-01T10:17:00Z">
        <w:r w:rsidRPr="00E00409" w:rsidDel="00202F37">
          <w:rPr>
            <w:rFonts w:ascii="Palatino Linotype" w:hAnsi="Palatino Linotype"/>
            <w:sz w:val="24"/>
            <w:szCs w:val="24"/>
            <w:lang w:val="en-GB"/>
          </w:rPr>
          <w:delText>A multi-author monograph based on the key findings of the survey.</w:delText>
        </w:r>
      </w:del>
    </w:p>
    <w:p w14:paraId="3A4BF172" w14:textId="77777777" w:rsidR="007A470E" w:rsidRPr="00E00409" w:rsidRDefault="007A470E" w:rsidP="00D84FDC">
      <w:pPr>
        <w:jc w:val="both"/>
        <w:rPr>
          <w:rFonts w:ascii="Palatino Linotype" w:hAnsi="Palatino Linotype"/>
          <w:sz w:val="24"/>
          <w:szCs w:val="24"/>
          <w:lang w:val="en-GB"/>
        </w:rPr>
      </w:pPr>
    </w:p>
    <w:sectPr w:rsidR="007A470E" w:rsidRPr="00E00409">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iryo UI">
    <w:altName w:val="Meiryo"/>
    <w:charset w:val="80"/>
    <w:family w:val="swiss"/>
    <w:pitch w:val="variable"/>
    <w:sig w:usb0="E10102FF" w:usb1="EAC7FFFF" w:usb2="00010012" w:usb3="00000000" w:csb0="0002009F"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17317D"/>
    <w:multiLevelType w:val="hybridMultilevel"/>
    <w:tmpl w:val="ACD05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48F47E10"/>
    <w:multiLevelType w:val="hybridMultilevel"/>
    <w:tmpl w:val="054CA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61C03B21"/>
    <w:multiLevelType w:val="hybridMultilevel"/>
    <w:tmpl w:val="25D84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en Stanley">
    <w15:presenceInfo w15:providerId="Windows Live" w15:userId="a17198402de9b7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70E"/>
    <w:rsid w:val="000011BB"/>
    <w:rsid w:val="00003AD2"/>
    <w:rsid w:val="000044DC"/>
    <w:rsid w:val="00004FF9"/>
    <w:rsid w:val="00005018"/>
    <w:rsid w:val="000050E6"/>
    <w:rsid w:val="0000564C"/>
    <w:rsid w:val="00007152"/>
    <w:rsid w:val="0000786E"/>
    <w:rsid w:val="000102D5"/>
    <w:rsid w:val="0001137D"/>
    <w:rsid w:val="00011AA3"/>
    <w:rsid w:val="000127CA"/>
    <w:rsid w:val="000129D3"/>
    <w:rsid w:val="000146B3"/>
    <w:rsid w:val="000152EE"/>
    <w:rsid w:val="00015626"/>
    <w:rsid w:val="00015CE6"/>
    <w:rsid w:val="00015F70"/>
    <w:rsid w:val="00016532"/>
    <w:rsid w:val="00016E27"/>
    <w:rsid w:val="00017720"/>
    <w:rsid w:val="0002120C"/>
    <w:rsid w:val="00021F0B"/>
    <w:rsid w:val="00024BCD"/>
    <w:rsid w:val="00024E83"/>
    <w:rsid w:val="0002529F"/>
    <w:rsid w:val="000255A7"/>
    <w:rsid w:val="00026E33"/>
    <w:rsid w:val="00027BAC"/>
    <w:rsid w:val="00030151"/>
    <w:rsid w:val="0003072C"/>
    <w:rsid w:val="000309ED"/>
    <w:rsid w:val="00030C09"/>
    <w:rsid w:val="00032E10"/>
    <w:rsid w:val="00033FF0"/>
    <w:rsid w:val="000354D5"/>
    <w:rsid w:val="000365EC"/>
    <w:rsid w:val="00037351"/>
    <w:rsid w:val="000375DE"/>
    <w:rsid w:val="000377AF"/>
    <w:rsid w:val="00037DB2"/>
    <w:rsid w:val="00040BA9"/>
    <w:rsid w:val="000412E3"/>
    <w:rsid w:val="000422E7"/>
    <w:rsid w:val="000428AC"/>
    <w:rsid w:val="00042C06"/>
    <w:rsid w:val="00043A80"/>
    <w:rsid w:val="00045A8A"/>
    <w:rsid w:val="00046008"/>
    <w:rsid w:val="0005013D"/>
    <w:rsid w:val="00050B84"/>
    <w:rsid w:val="0005188D"/>
    <w:rsid w:val="00052580"/>
    <w:rsid w:val="00052A6E"/>
    <w:rsid w:val="000532FF"/>
    <w:rsid w:val="00053DB7"/>
    <w:rsid w:val="00053E1A"/>
    <w:rsid w:val="000541FA"/>
    <w:rsid w:val="0005476E"/>
    <w:rsid w:val="00054914"/>
    <w:rsid w:val="0006065D"/>
    <w:rsid w:val="00061AF1"/>
    <w:rsid w:val="000634DE"/>
    <w:rsid w:val="000643D8"/>
    <w:rsid w:val="000648A4"/>
    <w:rsid w:val="00064DE2"/>
    <w:rsid w:val="00064F55"/>
    <w:rsid w:val="00066ED9"/>
    <w:rsid w:val="0006720B"/>
    <w:rsid w:val="000707E3"/>
    <w:rsid w:val="00071655"/>
    <w:rsid w:val="00071855"/>
    <w:rsid w:val="00072452"/>
    <w:rsid w:val="0007532D"/>
    <w:rsid w:val="0007634E"/>
    <w:rsid w:val="0007696C"/>
    <w:rsid w:val="00076B13"/>
    <w:rsid w:val="00080DF6"/>
    <w:rsid w:val="00083F7A"/>
    <w:rsid w:val="0008433D"/>
    <w:rsid w:val="00084522"/>
    <w:rsid w:val="000855BB"/>
    <w:rsid w:val="0008749E"/>
    <w:rsid w:val="00091114"/>
    <w:rsid w:val="00091244"/>
    <w:rsid w:val="0009134F"/>
    <w:rsid w:val="00093358"/>
    <w:rsid w:val="00094059"/>
    <w:rsid w:val="00095316"/>
    <w:rsid w:val="00096C19"/>
    <w:rsid w:val="000A00CE"/>
    <w:rsid w:val="000A204C"/>
    <w:rsid w:val="000A3C89"/>
    <w:rsid w:val="000A5C35"/>
    <w:rsid w:val="000A6EDD"/>
    <w:rsid w:val="000B12C3"/>
    <w:rsid w:val="000B25C4"/>
    <w:rsid w:val="000B26BC"/>
    <w:rsid w:val="000B2C51"/>
    <w:rsid w:val="000B2D36"/>
    <w:rsid w:val="000B39F0"/>
    <w:rsid w:val="000B56EA"/>
    <w:rsid w:val="000B57CB"/>
    <w:rsid w:val="000B6C7D"/>
    <w:rsid w:val="000C02B6"/>
    <w:rsid w:val="000C153D"/>
    <w:rsid w:val="000C2ADB"/>
    <w:rsid w:val="000C4C19"/>
    <w:rsid w:val="000C4E00"/>
    <w:rsid w:val="000C52DC"/>
    <w:rsid w:val="000C66AD"/>
    <w:rsid w:val="000C6E8F"/>
    <w:rsid w:val="000C6F77"/>
    <w:rsid w:val="000C757E"/>
    <w:rsid w:val="000D0054"/>
    <w:rsid w:val="000D0BDA"/>
    <w:rsid w:val="000D0BF6"/>
    <w:rsid w:val="000D127F"/>
    <w:rsid w:val="000D199E"/>
    <w:rsid w:val="000D1C66"/>
    <w:rsid w:val="000D1E09"/>
    <w:rsid w:val="000D3E17"/>
    <w:rsid w:val="000D6B37"/>
    <w:rsid w:val="000D6C7B"/>
    <w:rsid w:val="000D7285"/>
    <w:rsid w:val="000D7B19"/>
    <w:rsid w:val="000D7F20"/>
    <w:rsid w:val="000E03EF"/>
    <w:rsid w:val="000E2C5C"/>
    <w:rsid w:val="000E2CF8"/>
    <w:rsid w:val="000E2DFD"/>
    <w:rsid w:val="000E3078"/>
    <w:rsid w:val="000E3F24"/>
    <w:rsid w:val="000E555C"/>
    <w:rsid w:val="000E5C24"/>
    <w:rsid w:val="000E5EB8"/>
    <w:rsid w:val="000E6B79"/>
    <w:rsid w:val="000E70B7"/>
    <w:rsid w:val="000F0782"/>
    <w:rsid w:val="000F2674"/>
    <w:rsid w:val="000F2923"/>
    <w:rsid w:val="000F2A95"/>
    <w:rsid w:val="000F3C17"/>
    <w:rsid w:val="000F5E0B"/>
    <w:rsid w:val="000F6C2C"/>
    <w:rsid w:val="000F7820"/>
    <w:rsid w:val="000F7EE9"/>
    <w:rsid w:val="001002A0"/>
    <w:rsid w:val="00101517"/>
    <w:rsid w:val="00101E6B"/>
    <w:rsid w:val="0010212F"/>
    <w:rsid w:val="0010436E"/>
    <w:rsid w:val="00107A17"/>
    <w:rsid w:val="00111DAA"/>
    <w:rsid w:val="0011343C"/>
    <w:rsid w:val="001139EE"/>
    <w:rsid w:val="00114B97"/>
    <w:rsid w:val="00117B33"/>
    <w:rsid w:val="00117EBA"/>
    <w:rsid w:val="00120147"/>
    <w:rsid w:val="001204C5"/>
    <w:rsid w:val="00122103"/>
    <w:rsid w:val="0012536B"/>
    <w:rsid w:val="0012652A"/>
    <w:rsid w:val="00126E98"/>
    <w:rsid w:val="00126F12"/>
    <w:rsid w:val="001310F6"/>
    <w:rsid w:val="0013123B"/>
    <w:rsid w:val="001341C0"/>
    <w:rsid w:val="00134B18"/>
    <w:rsid w:val="001375D8"/>
    <w:rsid w:val="0013763D"/>
    <w:rsid w:val="0014038F"/>
    <w:rsid w:val="0014066C"/>
    <w:rsid w:val="001414C2"/>
    <w:rsid w:val="001416F4"/>
    <w:rsid w:val="00142B2B"/>
    <w:rsid w:val="0014427A"/>
    <w:rsid w:val="00147928"/>
    <w:rsid w:val="001504CC"/>
    <w:rsid w:val="00152356"/>
    <w:rsid w:val="00153DC2"/>
    <w:rsid w:val="00156E59"/>
    <w:rsid w:val="00156FAF"/>
    <w:rsid w:val="00157C90"/>
    <w:rsid w:val="00157DB6"/>
    <w:rsid w:val="00162925"/>
    <w:rsid w:val="0016358B"/>
    <w:rsid w:val="00163803"/>
    <w:rsid w:val="001649E0"/>
    <w:rsid w:val="001658F2"/>
    <w:rsid w:val="001675F7"/>
    <w:rsid w:val="001676ED"/>
    <w:rsid w:val="001677A4"/>
    <w:rsid w:val="00170DBE"/>
    <w:rsid w:val="00171725"/>
    <w:rsid w:val="001738E9"/>
    <w:rsid w:val="00173E1A"/>
    <w:rsid w:val="0017490D"/>
    <w:rsid w:val="00176AA5"/>
    <w:rsid w:val="001809E1"/>
    <w:rsid w:val="001813F3"/>
    <w:rsid w:val="001820A3"/>
    <w:rsid w:val="00182134"/>
    <w:rsid w:val="00183031"/>
    <w:rsid w:val="00184C8B"/>
    <w:rsid w:val="0018532E"/>
    <w:rsid w:val="001858CB"/>
    <w:rsid w:val="0018666D"/>
    <w:rsid w:val="00186E22"/>
    <w:rsid w:val="00190687"/>
    <w:rsid w:val="00190BE0"/>
    <w:rsid w:val="00191593"/>
    <w:rsid w:val="00191644"/>
    <w:rsid w:val="00191AE3"/>
    <w:rsid w:val="0019231A"/>
    <w:rsid w:val="00193681"/>
    <w:rsid w:val="00193791"/>
    <w:rsid w:val="00193A46"/>
    <w:rsid w:val="00195BDB"/>
    <w:rsid w:val="0019675F"/>
    <w:rsid w:val="001975F3"/>
    <w:rsid w:val="00197CAD"/>
    <w:rsid w:val="001A0074"/>
    <w:rsid w:val="001A0663"/>
    <w:rsid w:val="001A22AD"/>
    <w:rsid w:val="001A263E"/>
    <w:rsid w:val="001A2CD3"/>
    <w:rsid w:val="001A409B"/>
    <w:rsid w:val="001A6106"/>
    <w:rsid w:val="001A6E23"/>
    <w:rsid w:val="001A727A"/>
    <w:rsid w:val="001A7AC9"/>
    <w:rsid w:val="001A7FE7"/>
    <w:rsid w:val="001B05F8"/>
    <w:rsid w:val="001B086E"/>
    <w:rsid w:val="001B1516"/>
    <w:rsid w:val="001B1A22"/>
    <w:rsid w:val="001B2535"/>
    <w:rsid w:val="001B321A"/>
    <w:rsid w:val="001B351D"/>
    <w:rsid w:val="001B5130"/>
    <w:rsid w:val="001B579F"/>
    <w:rsid w:val="001B707A"/>
    <w:rsid w:val="001B7B05"/>
    <w:rsid w:val="001C0143"/>
    <w:rsid w:val="001C0465"/>
    <w:rsid w:val="001C1760"/>
    <w:rsid w:val="001C17E5"/>
    <w:rsid w:val="001C3774"/>
    <w:rsid w:val="001C3A9C"/>
    <w:rsid w:val="001C3B15"/>
    <w:rsid w:val="001C3C19"/>
    <w:rsid w:val="001C47DF"/>
    <w:rsid w:val="001C5750"/>
    <w:rsid w:val="001C5CB1"/>
    <w:rsid w:val="001C6E7B"/>
    <w:rsid w:val="001C7030"/>
    <w:rsid w:val="001C79F2"/>
    <w:rsid w:val="001D3307"/>
    <w:rsid w:val="001D3E06"/>
    <w:rsid w:val="001D4329"/>
    <w:rsid w:val="001D45B8"/>
    <w:rsid w:val="001D4C68"/>
    <w:rsid w:val="001D6503"/>
    <w:rsid w:val="001D6D91"/>
    <w:rsid w:val="001D6FFA"/>
    <w:rsid w:val="001D79FC"/>
    <w:rsid w:val="001E074A"/>
    <w:rsid w:val="001E07FE"/>
    <w:rsid w:val="001E0EC6"/>
    <w:rsid w:val="001E26F6"/>
    <w:rsid w:val="001E3872"/>
    <w:rsid w:val="001E438C"/>
    <w:rsid w:val="001E4F24"/>
    <w:rsid w:val="001E57DD"/>
    <w:rsid w:val="001E5CA9"/>
    <w:rsid w:val="001E5E46"/>
    <w:rsid w:val="001F07D3"/>
    <w:rsid w:val="001F15D1"/>
    <w:rsid w:val="001F29DC"/>
    <w:rsid w:val="001F2A2A"/>
    <w:rsid w:val="001F3311"/>
    <w:rsid w:val="001F38E9"/>
    <w:rsid w:val="001F3DDE"/>
    <w:rsid w:val="001F5F46"/>
    <w:rsid w:val="001F71DB"/>
    <w:rsid w:val="001F7ED5"/>
    <w:rsid w:val="002006C1"/>
    <w:rsid w:val="00200DCC"/>
    <w:rsid w:val="00201763"/>
    <w:rsid w:val="0020177D"/>
    <w:rsid w:val="00202F37"/>
    <w:rsid w:val="00204E90"/>
    <w:rsid w:val="00205290"/>
    <w:rsid w:val="002055DB"/>
    <w:rsid w:val="00205B8A"/>
    <w:rsid w:val="0020688E"/>
    <w:rsid w:val="00206AC2"/>
    <w:rsid w:val="00206C84"/>
    <w:rsid w:val="00207D7A"/>
    <w:rsid w:val="00210492"/>
    <w:rsid w:val="00210BF4"/>
    <w:rsid w:val="002115DB"/>
    <w:rsid w:val="0021173D"/>
    <w:rsid w:val="0021249E"/>
    <w:rsid w:val="00212F23"/>
    <w:rsid w:val="00213E98"/>
    <w:rsid w:val="0021418E"/>
    <w:rsid w:val="00214773"/>
    <w:rsid w:val="002147A0"/>
    <w:rsid w:val="002153B1"/>
    <w:rsid w:val="00215A06"/>
    <w:rsid w:val="002164E4"/>
    <w:rsid w:val="00220698"/>
    <w:rsid w:val="00221AF4"/>
    <w:rsid w:val="00221BC8"/>
    <w:rsid w:val="00223121"/>
    <w:rsid w:val="00224639"/>
    <w:rsid w:val="00225A8E"/>
    <w:rsid w:val="002272CF"/>
    <w:rsid w:val="00230FDF"/>
    <w:rsid w:val="00231EF6"/>
    <w:rsid w:val="00232227"/>
    <w:rsid w:val="0023330E"/>
    <w:rsid w:val="00234F8E"/>
    <w:rsid w:val="00236123"/>
    <w:rsid w:val="00236705"/>
    <w:rsid w:val="00241E9E"/>
    <w:rsid w:val="002428D1"/>
    <w:rsid w:val="0024319D"/>
    <w:rsid w:val="002432D5"/>
    <w:rsid w:val="002450DE"/>
    <w:rsid w:val="00245B7E"/>
    <w:rsid w:val="00245CC8"/>
    <w:rsid w:val="00245EBA"/>
    <w:rsid w:val="00246E5A"/>
    <w:rsid w:val="00247E76"/>
    <w:rsid w:val="00252AC3"/>
    <w:rsid w:val="00253A3F"/>
    <w:rsid w:val="00253C41"/>
    <w:rsid w:val="00253D15"/>
    <w:rsid w:val="00254510"/>
    <w:rsid w:val="002560B2"/>
    <w:rsid w:val="00256DCF"/>
    <w:rsid w:val="00256EC4"/>
    <w:rsid w:val="002573F6"/>
    <w:rsid w:val="002608E1"/>
    <w:rsid w:val="002614CF"/>
    <w:rsid w:val="00261E12"/>
    <w:rsid w:val="00264360"/>
    <w:rsid w:val="00264FC4"/>
    <w:rsid w:val="002703BB"/>
    <w:rsid w:val="00271A1B"/>
    <w:rsid w:val="0027227E"/>
    <w:rsid w:val="00273CD7"/>
    <w:rsid w:val="00275686"/>
    <w:rsid w:val="002805A8"/>
    <w:rsid w:val="00280854"/>
    <w:rsid w:val="00281091"/>
    <w:rsid w:val="00281B28"/>
    <w:rsid w:val="00282468"/>
    <w:rsid w:val="00282485"/>
    <w:rsid w:val="00282FFC"/>
    <w:rsid w:val="00283A2B"/>
    <w:rsid w:val="00284217"/>
    <w:rsid w:val="002846F1"/>
    <w:rsid w:val="0028549A"/>
    <w:rsid w:val="00285CE5"/>
    <w:rsid w:val="002864D1"/>
    <w:rsid w:val="00287E33"/>
    <w:rsid w:val="0029024F"/>
    <w:rsid w:val="0029042F"/>
    <w:rsid w:val="002908CC"/>
    <w:rsid w:val="00290DB0"/>
    <w:rsid w:val="0029192C"/>
    <w:rsid w:val="00292603"/>
    <w:rsid w:val="0029319E"/>
    <w:rsid w:val="00294CA8"/>
    <w:rsid w:val="00296FC6"/>
    <w:rsid w:val="00297832"/>
    <w:rsid w:val="002A0532"/>
    <w:rsid w:val="002A31A0"/>
    <w:rsid w:val="002A3BCD"/>
    <w:rsid w:val="002A469F"/>
    <w:rsid w:val="002A4F60"/>
    <w:rsid w:val="002A7862"/>
    <w:rsid w:val="002A796E"/>
    <w:rsid w:val="002B11AA"/>
    <w:rsid w:val="002B156E"/>
    <w:rsid w:val="002B1D0B"/>
    <w:rsid w:val="002B1F46"/>
    <w:rsid w:val="002B2B35"/>
    <w:rsid w:val="002B38A7"/>
    <w:rsid w:val="002B3CDC"/>
    <w:rsid w:val="002B4966"/>
    <w:rsid w:val="002B4E8D"/>
    <w:rsid w:val="002B54F2"/>
    <w:rsid w:val="002B605A"/>
    <w:rsid w:val="002B73DA"/>
    <w:rsid w:val="002B79C8"/>
    <w:rsid w:val="002C0B78"/>
    <w:rsid w:val="002C12C5"/>
    <w:rsid w:val="002C152D"/>
    <w:rsid w:val="002C3318"/>
    <w:rsid w:val="002C4691"/>
    <w:rsid w:val="002C4E1C"/>
    <w:rsid w:val="002C55A7"/>
    <w:rsid w:val="002C5A3E"/>
    <w:rsid w:val="002C6FAD"/>
    <w:rsid w:val="002C7ADF"/>
    <w:rsid w:val="002C7B25"/>
    <w:rsid w:val="002C7C24"/>
    <w:rsid w:val="002C7E97"/>
    <w:rsid w:val="002D0503"/>
    <w:rsid w:val="002D2582"/>
    <w:rsid w:val="002D2A8E"/>
    <w:rsid w:val="002D2F62"/>
    <w:rsid w:val="002D36BB"/>
    <w:rsid w:val="002D3B55"/>
    <w:rsid w:val="002D4EB6"/>
    <w:rsid w:val="002D511B"/>
    <w:rsid w:val="002D519D"/>
    <w:rsid w:val="002D60EB"/>
    <w:rsid w:val="002D7102"/>
    <w:rsid w:val="002D7408"/>
    <w:rsid w:val="002E031B"/>
    <w:rsid w:val="002E0B58"/>
    <w:rsid w:val="002E12C4"/>
    <w:rsid w:val="002E2566"/>
    <w:rsid w:val="002E29DF"/>
    <w:rsid w:val="002E2F34"/>
    <w:rsid w:val="002E37D0"/>
    <w:rsid w:val="002E3C6E"/>
    <w:rsid w:val="002E3F2D"/>
    <w:rsid w:val="002E6450"/>
    <w:rsid w:val="002E7546"/>
    <w:rsid w:val="002F155A"/>
    <w:rsid w:val="002F1B10"/>
    <w:rsid w:val="002F41A1"/>
    <w:rsid w:val="002F4AC9"/>
    <w:rsid w:val="002F4BF9"/>
    <w:rsid w:val="002F6C50"/>
    <w:rsid w:val="002F7B0A"/>
    <w:rsid w:val="0030015D"/>
    <w:rsid w:val="0030117A"/>
    <w:rsid w:val="003025F6"/>
    <w:rsid w:val="00303A35"/>
    <w:rsid w:val="00303D76"/>
    <w:rsid w:val="00304ED5"/>
    <w:rsid w:val="003068EF"/>
    <w:rsid w:val="00306B5B"/>
    <w:rsid w:val="00306D50"/>
    <w:rsid w:val="0031012B"/>
    <w:rsid w:val="00310338"/>
    <w:rsid w:val="00310D05"/>
    <w:rsid w:val="00310F72"/>
    <w:rsid w:val="003111E9"/>
    <w:rsid w:val="0031124F"/>
    <w:rsid w:val="00311CA1"/>
    <w:rsid w:val="003123FA"/>
    <w:rsid w:val="00315BCC"/>
    <w:rsid w:val="003175D7"/>
    <w:rsid w:val="0031762B"/>
    <w:rsid w:val="00320225"/>
    <w:rsid w:val="00321E49"/>
    <w:rsid w:val="003221F8"/>
    <w:rsid w:val="00323A94"/>
    <w:rsid w:val="003248D0"/>
    <w:rsid w:val="00324E4C"/>
    <w:rsid w:val="003259B8"/>
    <w:rsid w:val="003264DB"/>
    <w:rsid w:val="003268D4"/>
    <w:rsid w:val="00326E48"/>
    <w:rsid w:val="00327FE2"/>
    <w:rsid w:val="00332C65"/>
    <w:rsid w:val="00332CA9"/>
    <w:rsid w:val="003330CE"/>
    <w:rsid w:val="0033378E"/>
    <w:rsid w:val="003344BC"/>
    <w:rsid w:val="003345D7"/>
    <w:rsid w:val="00335412"/>
    <w:rsid w:val="00341898"/>
    <w:rsid w:val="00341957"/>
    <w:rsid w:val="00342927"/>
    <w:rsid w:val="00342C47"/>
    <w:rsid w:val="00342E4E"/>
    <w:rsid w:val="00345DA9"/>
    <w:rsid w:val="00346187"/>
    <w:rsid w:val="00347470"/>
    <w:rsid w:val="0034762B"/>
    <w:rsid w:val="003502F0"/>
    <w:rsid w:val="0035105A"/>
    <w:rsid w:val="0035143B"/>
    <w:rsid w:val="00351BE5"/>
    <w:rsid w:val="003522C8"/>
    <w:rsid w:val="00352B3E"/>
    <w:rsid w:val="00353550"/>
    <w:rsid w:val="003539EF"/>
    <w:rsid w:val="00355FD3"/>
    <w:rsid w:val="003561CD"/>
    <w:rsid w:val="00357259"/>
    <w:rsid w:val="003575FA"/>
    <w:rsid w:val="00360273"/>
    <w:rsid w:val="00360578"/>
    <w:rsid w:val="003612BE"/>
    <w:rsid w:val="00361B06"/>
    <w:rsid w:val="00361D01"/>
    <w:rsid w:val="003631D3"/>
    <w:rsid w:val="0036324E"/>
    <w:rsid w:val="00363DDC"/>
    <w:rsid w:val="00364007"/>
    <w:rsid w:val="0036688D"/>
    <w:rsid w:val="003710B5"/>
    <w:rsid w:val="00372950"/>
    <w:rsid w:val="00372FFA"/>
    <w:rsid w:val="0037525B"/>
    <w:rsid w:val="00375555"/>
    <w:rsid w:val="00376DD2"/>
    <w:rsid w:val="00377533"/>
    <w:rsid w:val="00377635"/>
    <w:rsid w:val="0038031F"/>
    <w:rsid w:val="00381469"/>
    <w:rsid w:val="00382FF8"/>
    <w:rsid w:val="00383D20"/>
    <w:rsid w:val="0038414A"/>
    <w:rsid w:val="00384968"/>
    <w:rsid w:val="00386EFE"/>
    <w:rsid w:val="0038773C"/>
    <w:rsid w:val="00390451"/>
    <w:rsid w:val="003905E7"/>
    <w:rsid w:val="00390B8A"/>
    <w:rsid w:val="003921D7"/>
    <w:rsid w:val="00393829"/>
    <w:rsid w:val="00393E52"/>
    <w:rsid w:val="00394429"/>
    <w:rsid w:val="00395285"/>
    <w:rsid w:val="003960A4"/>
    <w:rsid w:val="00397088"/>
    <w:rsid w:val="0039722D"/>
    <w:rsid w:val="00397397"/>
    <w:rsid w:val="003A3183"/>
    <w:rsid w:val="003A5537"/>
    <w:rsid w:val="003A5A0F"/>
    <w:rsid w:val="003A7F23"/>
    <w:rsid w:val="003B07CC"/>
    <w:rsid w:val="003B0B7A"/>
    <w:rsid w:val="003B13A4"/>
    <w:rsid w:val="003B409E"/>
    <w:rsid w:val="003B4D9E"/>
    <w:rsid w:val="003B60C8"/>
    <w:rsid w:val="003B682B"/>
    <w:rsid w:val="003B6C35"/>
    <w:rsid w:val="003B6FE0"/>
    <w:rsid w:val="003B7F35"/>
    <w:rsid w:val="003C1746"/>
    <w:rsid w:val="003C20FB"/>
    <w:rsid w:val="003C25D9"/>
    <w:rsid w:val="003C2CA4"/>
    <w:rsid w:val="003C3036"/>
    <w:rsid w:val="003C3A64"/>
    <w:rsid w:val="003C4303"/>
    <w:rsid w:val="003C6777"/>
    <w:rsid w:val="003C6D00"/>
    <w:rsid w:val="003D1ECE"/>
    <w:rsid w:val="003D3CFB"/>
    <w:rsid w:val="003D465A"/>
    <w:rsid w:val="003D6801"/>
    <w:rsid w:val="003D7FF0"/>
    <w:rsid w:val="003E1663"/>
    <w:rsid w:val="003E24C5"/>
    <w:rsid w:val="003E4919"/>
    <w:rsid w:val="003E5160"/>
    <w:rsid w:val="003E5A68"/>
    <w:rsid w:val="003E697F"/>
    <w:rsid w:val="003E70DE"/>
    <w:rsid w:val="003F098F"/>
    <w:rsid w:val="003F0D3E"/>
    <w:rsid w:val="003F0E5D"/>
    <w:rsid w:val="003F2F36"/>
    <w:rsid w:val="003F3A9B"/>
    <w:rsid w:val="003F41DE"/>
    <w:rsid w:val="003F5C3F"/>
    <w:rsid w:val="003F6A35"/>
    <w:rsid w:val="003F6D41"/>
    <w:rsid w:val="00402C00"/>
    <w:rsid w:val="00403103"/>
    <w:rsid w:val="0040318E"/>
    <w:rsid w:val="00404453"/>
    <w:rsid w:val="00404555"/>
    <w:rsid w:val="00405832"/>
    <w:rsid w:val="004062AD"/>
    <w:rsid w:val="00407EC5"/>
    <w:rsid w:val="00410696"/>
    <w:rsid w:val="00412C60"/>
    <w:rsid w:val="00413598"/>
    <w:rsid w:val="00414812"/>
    <w:rsid w:val="00414E00"/>
    <w:rsid w:val="004164EE"/>
    <w:rsid w:val="0041656A"/>
    <w:rsid w:val="0041737B"/>
    <w:rsid w:val="00417426"/>
    <w:rsid w:val="00420723"/>
    <w:rsid w:val="00421083"/>
    <w:rsid w:val="0042194E"/>
    <w:rsid w:val="00422A28"/>
    <w:rsid w:val="0042524A"/>
    <w:rsid w:val="00427C91"/>
    <w:rsid w:val="00431481"/>
    <w:rsid w:val="00431C2D"/>
    <w:rsid w:val="004327CE"/>
    <w:rsid w:val="00432C3E"/>
    <w:rsid w:val="00432E9C"/>
    <w:rsid w:val="00432F20"/>
    <w:rsid w:val="0043311E"/>
    <w:rsid w:val="004336D4"/>
    <w:rsid w:val="004336D5"/>
    <w:rsid w:val="0043482F"/>
    <w:rsid w:val="00434F84"/>
    <w:rsid w:val="00435317"/>
    <w:rsid w:val="0043535B"/>
    <w:rsid w:val="004364E8"/>
    <w:rsid w:val="00437921"/>
    <w:rsid w:val="00437A07"/>
    <w:rsid w:val="00440C07"/>
    <w:rsid w:val="00441CC5"/>
    <w:rsid w:val="004421BE"/>
    <w:rsid w:val="004444AC"/>
    <w:rsid w:val="00444E00"/>
    <w:rsid w:val="00445703"/>
    <w:rsid w:val="00446276"/>
    <w:rsid w:val="00446450"/>
    <w:rsid w:val="00446EE3"/>
    <w:rsid w:val="00447007"/>
    <w:rsid w:val="00450811"/>
    <w:rsid w:val="00451930"/>
    <w:rsid w:val="00453556"/>
    <w:rsid w:val="00455E35"/>
    <w:rsid w:val="00456141"/>
    <w:rsid w:val="00456830"/>
    <w:rsid w:val="00456BA4"/>
    <w:rsid w:val="0046045F"/>
    <w:rsid w:val="00461404"/>
    <w:rsid w:val="00461A34"/>
    <w:rsid w:val="00462760"/>
    <w:rsid w:val="00463627"/>
    <w:rsid w:val="0046365E"/>
    <w:rsid w:val="004637DB"/>
    <w:rsid w:val="0046586E"/>
    <w:rsid w:val="004661CB"/>
    <w:rsid w:val="004701C7"/>
    <w:rsid w:val="004701D5"/>
    <w:rsid w:val="004702C7"/>
    <w:rsid w:val="00471005"/>
    <w:rsid w:val="00471506"/>
    <w:rsid w:val="0047190F"/>
    <w:rsid w:val="00472695"/>
    <w:rsid w:val="004731F1"/>
    <w:rsid w:val="004732E5"/>
    <w:rsid w:val="00475342"/>
    <w:rsid w:val="0047760D"/>
    <w:rsid w:val="00480AE5"/>
    <w:rsid w:val="00482546"/>
    <w:rsid w:val="004841E8"/>
    <w:rsid w:val="00485298"/>
    <w:rsid w:val="00485A1D"/>
    <w:rsid w:val="00485B20"/>
    <w:rsid w:val="00485FCC"/>
    <w:rsid w:val="004874BB"/>
    <w:rsid w:val="004874C5"/>
    <w:rsid w:val="00487554"/>
    <w:rsid w:val="00493448"/>
    <w:rsid w:val="00494A8D"/>
    <w:rsid w:val="00494C88"/>
    <w:rsid w:val="0049569F"/>
    <w:rsid w:val="00496FFF"/>
    <w:rsid w:val="004971C6"/>
    <w:rsid w:val="004A05FF"/>
    <w:rsid w:val="004A201A"/>
    <w:rsid w:val="004A2145"/>
    <w:rsid w:val="004A5D4A"/>
    <w:rsid w:val="004A77FE"/>
    <w:rsid w:val="004A7CBB"/>
    <w:rsid w:val="004B08CE"/>
    <w:rsid w:val="004B166B"/>
    <w:rsid w:val="004B1A0E"/>
    <w:rsid w:val="004B2707"/>
    <w:rsid w:val="004B2880"/>
    <w:rsid w:val="004B2CB8"/>
    <w:rsid w:val="004B3291"/>
    <w:rsid w:val="004B3C7A"/>
    <w:rsid w:val="004B6DDC"/>
    <w:rsid w:val="004C0974"/>
    <w:rsid w:val="004C0B29"/>
    <w:rsid w:val="004C0DC1"/>
    <w:rsid w:val="004C0ECF"/>
    <w:rsid w:val="004C1AB9"/>
    <w:rsid w:val="004C29AB"/>
    <w:rsid w:val="004C2FA5"/>
    <w:rsid w:val="004C46A8"/>
    <w:rsid w:val="004C4B8D"/>
    <w:rsid w:val="004C5060"/>
    <w:rsid w:val="004C512E"/>
    <w:rsid w:val="004C541D"/>
    <w:rsid w:val="004C5B5F"/>
    <w:rsid w:val="004C7857"/>
    <w:rsid w:val="004D0FD5"/>
    <w:rsid w:val="004D1924"/>
    <w:rsid w:val="004D216E"/>
    <w:rsid w:val="004D290C"/>
    <w:rsid w:val="004D2EE6"/>
    <w:rsid w:val="004D372B"/>
    <w:rsid w:val="004D3943"/>
    <w:rsid w:val="004D3DD7"/>
    <w:rsid w:val="004D5165"/>
    <w:rsid w:val="004D6277"/>
    <w:rsid w:val="004D77C2"/>
    <w:rsid w:val="004D7A0A"/>
    <w:rsid w:val="004D7D0F"/>
    <w:rsid w:val="004E0A12"/>
    <w:rsid w:val="004E0D44"/>
    <w:rsid w:val="004E22F5"/>
    <w:rsid w:val="004E2F00"/>
    <w:rsid w:val="004E45DA"/>
    <w:rsid w:val="004F0FD5"/>
    <w:rsid w:val="004F1AD1"/>
    <w:rsid w:val="004F3034"/>
    <w:rsid w:val="004F41F0"/>
    <w:rsid w:val="004F428A"/>
    <w:rsid w:val="004F67F5"/>
    <w:rsid w:val="004F76B9"/>
    <w:rsid w:val="004F7899"/>
    <w:rsid w:val="005007EB"/>
    <w:rsid w:val="00501E20"/>
    <w:rsid w:val="00503DB7"/>
    <w:rsid w:val="005043AA"/>
    <w:rsid w:val="00504517"/>
    <w:rsid w:val="005049D3"/>
    <w:rsid w:val="00504D8E"/>
    <w:rsid w:val="00505B58"/>
    <w:rsid w:val="005060FA"/>
    <w:rsid w:val="0050633A"/>
    <w:rsid w:val="005063AF"/>
    <w:rsid w:val="00506C85"/>
    <w:rsid w:val="0051037D"/>
    <w:rsid w:val="005107CA"/>
    <w:rsid w:val="00511B9B"/>
    <w:rsid w:val="00513CC5"/>
    <w:rsid w:val="0051451C"/>
    <w:rsid w:val="005146BE"/>
    <w:rsid w:val="00514E64"/>
    <w:rsid w:val="00515917"/>
    <w:rsid w:val="005159EA"/>
    <w:rsid w:val="00515A6A"/>
    <w:rsid w:val="00517200"/>
    <w:rsid w:val="00520313"/>
    <w:rsid w:val="0052233D"/>
    <w:rsid w:val="0052349A"/>
    <w:rsid w:val="005236DD"/>
    <w:rsid w:val="00525719"/>
    <w:rsid w:val="00526F3A"/>
    <w:rsid w:val="00527426"/>
    <w:rsid w:val="00527902"/>
    <w:rsid w:val="00531C5F"/>
    <w:rsid w:val="00532A42"/>
    <w:rsid w:val="00533294"/>
    <w:rsid w:val="00534420"/>
    <w:rsid w:val="00535B64"/>
    <w:rsid w:val="0053653E"/>
    <w:rsid w:val="005369E8"/>
    <w:rsid w:val="00537238"/>
    <w:rsid w:val="00537D02"/>
    <w:rsid w:val="00537F7F"/>
    <w:rsid w:val="00540C4E"/>
    <w:rsid w:val="00540D40"/>
    <w:rsid w:val="005415AA"/>
    <w:rsid w:val="0054254C"/>
    <w:rsid w:val="00542E00"/>
    <w:rsid w:val="0054334C"/>
    <w:rsid w:val="00543A8B"/>
    <w:rsid w:val="00543B22"/>
    <w:rsid w:val="005444F8"/>
    <w:rsid w:val="00544D17"/>
    <w:rsid w:val="0054500D"/>
    <w:rsid w:val="00545F84"/>
    <w:rsid w:val="00547D74"/>
    <w:rsid w:val="00547E48"/>
    <w:rsid w:val="00550084"/>
    <w:rsid w:val="00551746"/>
    <w:rsid w:val="00551933"/>
    <w:rsid w:val="005522BD"/>
    <w:rsid w:val="00552739"/>
    <w:rsid w:val="00554298"/>
    <w:rsid w:val="0055476A"/>
    <w:rsid w:val="00554D96"/>
    <w:rsid w:val="0055532D"/>
    <w:rsid w:val="00555498"/>
    <w:rsid w:val="00555CAD"/>
    <w:rsid w:val="005577F1"/>
    <w:rsid w:val="0056024F"/>
    <w:rsid w:val="00560B75"/>
    <w:rsid w:val="0056327E"/>
    <w:rsid w:val="0056506F"/>
    <w:rsid w:val="00567023"/>
    <w:rsid w:val="00567EB8"/>
    <w:rsid w:val="00570A7C"/>
    <w:rsid w:val="00571334"/>
    <w:rsid w:val="0057186A"/>
    <w:rsid w:val="005728AA"/>
    <w:rsid w:val="00572F16"/>
    <w:rsid w:val="00573FA4"/>
    <w:rsid w:val="005745CA"/>
    <w:rsid w:val="005752B4"/>
    <w:rsid w:val="00575322"/>
    <w:rsid w:val="005754D3"/>
    <w:rsid w:val="00575BD3"/>
    <w:rsid w:val="00577B4A"/>
    <w:rsid w:val="00580146"/>
    <w:rsid w:val="0058015A"/>
    <w:rsid w:val="005818C5"/>
    <w:rsid w:val="00581F5E"/>
    <w:rsid w:val="0058237F"/>
    <w:rsid w:val="00582BAA"/>
    <w:rsid w:val="0058388E"/>
    <w:rsid w:val="0058412E"/>
    <w:rsid w:val="005867B7"/>
    <w:rsid w:val="00590EFB"/>
    <w:rsid w:val="00591A3D"/>
    <w:rsid w:val="005920FD"/>
    <w:rsid w:val="0059254D"/>
    <w:rsid w:val="00592DA8"/>
    <w:rsid w:val="00593AF5"/>
    <w:rsid w:val="00593FB1"/>
    <w:rsid w:val="005941F9"/>
    <w:rsid w:val="005954A6"/>
    <w:rsid w:val="005958D7"/>
    <w:rsid w:val="00595FE7"/>
    <w:rsid w:val="00597515"/>
    <w:rsid w:val="00597AC5"/>
    <w:rsid w:val="005A0006"/>
    <w:rsid w:val="005A01AD"/>
    <w:rsid w:val="005A040F"/>
    <w:rsid w:val="005A05FC"/>
    <w:rsid w:val="005A0EA8"/>
    <w:rsid w:val="005A0F0D"/>
    <w:rsid w:val="005A51D9"/>
    <w:rsid w:val="005A5A99"/>
    <w:rsid w:val="005A67D7"/>
    <w:rsid w:val="005B0609"/>
    <w:rsid w:val="005B093B"/>
    <w:rsid w:val="005B1865"/>
    <w:rsid w:val="005B1ADF"/>
    <w:rsid w:val="005B3FEF"/>
    <w:rsid w:val="005B44D0"/>
    <w:rsid w:val="005C0564"/>
    <w:rsid w:val="005C0B3C"/>
    <w:rsid w:val="005C27F7"/>
    <w:rsid w:val="005C2AEC"/>
    <w:rsid w:val="005C380C"/>
    <w:rsid w:val="005C3CB4"/>
    <w:rsid w:val="005C77DF"/>
    <w:rsid w:val="005D0613"/>
    <w:rsid w:val="005D119F"/>
    <w:rsid w:val="005D1B62"/>
    <w:rsid w:val="005D232D"/>
    <w:rsid w:val="005D3B44"/>
    <w:rsid w:val="005D4C0D"/>
    <w:rsid w:val="005D531E"/>
    <w:rsid w:val="005D5EF6"/>
    <w:rsid w:val="005D61E7"/>
    <w:rsid w:val="005D6EE9"/>
    <w:rsid w:val="005D701E"/>
    <w:rsid w:val="005D7AE8"/>
    <w:rsid w:val="005D7C97"/>
    <w:rsid w:val="005E0829"/>
    <w:rsid w:val="005E0A67"/>
    <w:rsid w:val="005E1753"/>
    <w:rsid w:val="005E1C66"/>
    <w:rsid w:val="005E1F61"/>
    <w:rsid w:val="005E4D5A"/>
    <w:rsid w:val="005E585C"/>
    <w:rsid w:val="005E5EFD"/>
    <w:rsid w:val="005E6420"/>
    <w:rsid w:val="005E6502"/>
    <w:rsid w:val="005E6A56"/>
    <w:rsid w:val="005F07AD"/>
    <w:rsid w:val="005F1320"/>
    <w:rsid w:val="005F1D67"/>
    <w:rsid w:val="005F3916"/>
    <w:rsid w:val="005F3B73"/>
    <w:rsid w:val="005F4EA4"/>
    <w:rsid w:val="005F4F3B"/>
    <w:rsid w:val="005F5BBE"/>
    <w:rsid w:val="005F5CBF"/>
    <w:rsid w:val="005F69A6"/>
    <w:rsid w:val="005F7E0E"/>
    <w:rsid w:val="0060228F"/>
    <w:rsid w:val="00602B6D"/>
    <w:rsid w:val="00602DBD"/>
    <w:rsid w:val="00603386"/>
    <w:rsid w:val="00603E22"/>
    <w:rsid w:val="00604487"/>
    <w:rsid w:val="00605F4F"/>
    <w:rsid w:val="00605F67"/>
    <w:rsid w:val="00607500"/>
    <w:rsid w:val="0061232F"/>
    <w:rsid w:val="006128A9"/>
    <w:rsid w:val="006128E6"/>
    <w:rsid w:val="0061332C"/>
    <w:rsid w:val="00614339"/>
    <w:rsid w:val="006143A6"/>
    <w:rsid w:val="00614D18"/>
    <w:rsid w:val="006167B5"/>
    <w:rsid w:val="00617B9C"/>
    <w:rsid w:val="006209A1"/>
    <w:rsid w:val="0062224C"/>
    <w:rsid w:val="006227E2"/>
    <w:rsid w:val="00622A6F"/>
    <w:rsid w:val="006243F7"/>
    <w:rsid w:val="00624A4C"/>
    <w:rsid w:val="00625AAB"/>
    <w:rsid w:val="00627057"/>
    <w:rsid w:val="00627E11"/>
    <w:rsid w:val="00631E95"/>
    <w:rsid w:val="00632086"/>
    <w:rsid w:val="006332F8"/>
    <w:rsid w:val="00633BF2"/>
    <w:rsid w:val="00634075"/>
    <w:rsid w:val="00635AFA"/>
    <w:rsid w:val="00640F7A"/>
    <w:rsid w:val="006419D5"/>
    <w:rsid w:val="006419FC"/>
    <w:rsid w:val="0064273A"/>
    <w:rsid w:val="0064338A"/>
    <w:rsid w:val="006435F0"/>
    <w:rsid w:val="0064401C"/>
    <w:rsid w:val="00646F2F"/>
    <w:rsid w:val="0065373C"/>
    <w:rsid w:val="00654035"/>
    <w:rsid w:val="0065583D"/>
    <w:rsid w:val="00656717"/>
    <w:rsid w:val="00657759"/>
    <w:rsid w:val="0066073D"/>
    <w:rsid w:val="00660C17"/>
    <w:rsid w:val="00660E1D"/>
    <w:rsid w:val="0066114B"/>
    <w:rsid w:val="00661F21"/>
    <w:rsid w:val="00661F77"/>
    <w:rsid w:val="0066222B"/>
    <w:rsid w:val="00662286"/>
    <w:rsid w:val="00663516"/>
    <w:rsid w:val="00663DB2"/>
    <w:rsid w:val="006643FC"/>
    <w:rsid w:val="006654E3"/>
    <w:rsid w:val="00665E4E"/>
    <w:rsid w:val="0066658C"/>
    <w:rsid w:val="00671AFD"/>
    <w:rsid w:val="00672F56"/>
    <w:rsid w:val="00674704"/>
    <w:rsid w:val="0067597F"/>
    <w:rsid w:val="0067611C"/>
    <w:rsid w:val="00680062"/>
    <w:rsid w:val="006814FA"/>
    <w:rsid w:val="00681AF8"/>
    <w:rsid w:val="006861A7"/>
    <w:rsid w:val="00686935"/>
    <w:rsid w:val="00687596"/>
    <w:rsid w:val="00687ECF"/>
    <w:rsid w:val="00691899"/>
    <w:rsid w:val="006919E4"/>
    <w:rsid w:val="00691EBF"/>
    <w:rsid w:val="00697285"/>
    <w:rsid w:val="006A0DA6"/>
    <w:rsid w:val="006A1AD2"/>
    <w:rsid w:val="006A2420"/>
    <w:rsid w:val="006A30F8"/>
    <w:rsid w:val="006A4975"/>
    <w:rsid w:val="006B0C85"/>
    <w:rsid w:val="006B3DD1"/>
    <w:rsid w:val="006B43B2"/>
    <w:rsid w:val="006B4FE1"/>
    <w:rsid w:val="006B6CFC"/>
    <w:rsid w:val="006C20D8"/>
    <w:rsid w:val="006C5C5C"/>
    <w:rsid w:val="006D05D3"/>
    <w:rsid w:val="006D0C1C"/>
    <w:rsid w:val="006D16B3"/>
    <w:rsid w:val="006D263E"/>
    <w:rsid w:val="006D40AD"/>
    <w:rsid w:val="006D68A9"/>
    <w:rsid w:val="006D7BF2"/>
    <w:rsid w:val="006E03E7"/>
    <w:rsid w:val="006E0B73"/>
    <w:rsid w:val="006E1A28"/>
    <w:rsid w:val="006E3FED"/>
    <w:rsid w:val="006E458F"/>
    <w:rsid w:val="006E57EF"/>
    <w:rsid w:val="006E66BE"/>
    <w:rsid w:val="006E6EA0"/>
    <w:rsid w:val="006F08C8"/>
    <w:rsid w:val="006F18FC"/>
    <w:rsid w:val="006F232B"/>
    <w:rsid w:val="006F24DA"/>
    <w:rsid w:val="006F27DD"/>
    <w:rsid w:val="006F2BE0"/>
    <w:rsid w:val="006F3BF4"/>
    <w:rsid w:val="006F4F87"/>
    <w:rsid w:val="006F4FED"/>
    <w:rsid w:val="006F78F0"/>
    <w:rsid w:val="007005E5"/>
    <w:rsid w:val="00700D28"/>
    <w:rsid w:val="00701001"/>
    <w:rsid w:val="0070257E"/>
    <w:rsid w:val="00702FC6"/>
    <w:rsid w:val="00703F5A"/>
    <w:rsid w:val="007043E1"/>
    <w:rsid w:val="007045F6"/>
    <w:rsid w:val="00704801"/>
    <w:rsid w:val="00705640"/>
    <w:rsid w:val="00705755"/>
    <w:rsid w:val="007060C7"/>
    <w:rsid w:val="007067DD"/>
    <w:rsid w:val="007069E8"/>
    <w:rsid w:val="00706CFC"/>
    <w:rsid w:val="00707841"/>
    <w:rsid w:val="007100B6"/>
    <w:rsid w:val="00711421"/>
    <w:rsid w:val="00713468"/>
    <w:rsid w:val="00713616"/>
    <w:rsid w:val="00714313"/>
    <w:rsid w:val="00715D40"/>
    <w:rsid w:val="00716212"/>
    <w:rsid w:val="00716CC5"/>
    <w:rsid w:val="00717157"/>
    <w:rsid w:val="007204DB"/>
    <w:rsid w:val="007207DC"/>
    <w:rsid w:val="007209C4"/>
    <w:rsid w:val="00723DF9"/>
    <w:rsid w:val="00726DF9"/>
    <w:rsid w:val="00727D5B"/>
    <w:rsid w:val="00727DF8"/>
    <w:rsid w:val="00730F63"/>
    <w:rsid w:val="00733534"/>
    <w:rsid w:val="00733818"/>
    <w:rsid w:val="00733F8B"/>
    <w:rsid w:val="007340BA"/>
    <w:rsid w:val="007346C9"/>
    <w:rsid w:val="00734B0F"/>
    <w:rsid w:val="00735776"/>
    <w:rsid w:val="00741420"/>
    <w:rsid w:val="00742554"/>
    <w:rsid w:val="00742828"/>
    <w:rsid w:val="00742BEE"/>
    <w:rsid w:val="00742CF1"/>
    <w:rsid w:val="0074391C"/>
    <w:rsid w:val="00743EC9"/>
    <w:rsid w:val="00744FA7"/>
    <w:rsid w:val="00745155"/>
    <w:rsid w:val="00746340"/>
    <w:rsid w:val="0074708D"/>
    <w:rsid w:val="00747222"/>
    <w:rsid w:val="00747AA1"/>
    <w:rsid w:val="007510B7"/>
    <w:rsid w:val="007516CC"/>
    <w:rsid w:val="00751AA2"/>
    <w:rsid w:val="00754521"/>
    <w:rsid w:val="007551C4"/>
    <w:rsid w:val="0075550B"/>
    <w:rsid w:val="007567AB"/>
    <w:rsid w:val="0076030F"/>
    <w:rsid w:val="00760B6F"/>
    <w:rsid w:val="00760C99"/>
    <w:rsid w:val="00760E27"/>
    <w:rsid w:val="0076151A"/>
    <w:rsid w:val="0076214A"/>
    <w:rsid w:val="0076286C"/>
    <w:rsid w:val="00762B88"/>
    <w:rsid w:val="007631AE"/>
    <w:rsid w:val="00763650"/>
    <w:rsid w:val="00763761"/>
    <w:rsid w:val="007653EA"/>
    <w:rsid w:val="00765FC2"/>
    <w:rsid w:val="0076689E"/>
    <w:rsid w:val="00766A66"/>
    <w:rsid w:val="00766C46"/>
    <w:rsid w:val="0076751A"/>
    <w:rsid w:val="007721DF"/>
    <w:rsid w:val="0077679F"/>
    <w:rsid w:val="00777C01"/>
    <w:rsid w:val="0078094A"/>
    <w:rsid w:val="00780DE9"/>
    <w:rsid w:val="00780E4A"/>
    <w:rsid w:val="00781BCD"/>
    <w:rsid w:val="00781CF8"/>
    <w:rsid w:val="00781E2C"/>
    <w:rsid w:val="0078286C"/>
    <w:rsid w:val="00783308"/>
    <w:rsid w:val="007843EF"/>
    <w:rsid w:val="007847F8"/>
    <w:rsid w:val="00784D49"/>
    <w:rsid w:val="0078504B"/>
    <w:rsid w:val="0078547E"/>
    <w:rsid w:val="00785BE6"/>
    <w:rsid w:val="00786106"/>
    <w:rsid w:val="007878AB"/>
    <w:rsid w:val="0079085D"/>
    <w:rsid w:val="007917F8"/>
    <w:rsid w:val="007942F1"/>
    <w:rsid w:val="00795BF8"/>
    <w:rsid w:val="0079650D"/>
    <w:rsid w:val="007A15AE"/>
    <w:rsid w:val="007A1A35"/>
    <w:rsid w:val="007A36BD"/>
    <w:rsid w:val="007A3DEC"/>
    <w:rsid w:val="007A3EEA"/>
    <w:rsid w:val="007A4384"/>
    <w:rsid w:val="007A44B3"/>
    <w:rsid w:val="007A4686"/>
    <w:rsid w:val="007A470E"/>
    <w:rsid w:val="007A4840"/>
    <w:rsid w:val="007A5E6E"/>
    <w:rsid w:val="007A7689"/>
    <w:rsid w:val="007A7F74"/>
    <w:rsid w:val="007B0B04"/>
    <w:rsid w:val="007B0CA7"/>
    <w:rsid w:val="007B2A02"/>
    <w:rsid w:val="007B3CFE"/>
    <w:rsid w:val="007B40E6"/>
    <w:rsid w:val="007C006D"/>
    <w:rsid w:val="007C2F84"/>
    <w:rsid w:val="007C32E6"/>
    <w:rsid w:val="007C4D88"/>
    <w:rsid w:val="007C62EF"/>
    <w:rsid w:val="007C6A7C"/>
    <w:rsid w:val="007C746B"/>
    <w:rsid w:val="007C749F"/>
    <w:rsid w:val="007C7F3F"/>
    <w:rsid w:val="007C7FF8"/>
    <w:rsid w:val="007D2189"/>
    <w:rsid w:val="007D2E64"/>
    <w:rsid w:val="007D6C32"/>
    <w:rsid w:val="007D6C65"/>
    <w:rsid w:val="007D7CF3"/>
    <w:rsid w:val="007E03B6"/>
    <w:rsid w:val="007E242C"/>
    <w:rsid w:val="007E269C"/>
    <w:rsid w:val="007E2C85"/>
    <w:rsid w:val="007E2E0F"/>
    <w:rsid w:val="007E31BD"/>
    <w:rsid w:val="007E3BD4"/>
    <w:rsid w:val="007E4D22"/>
    <w:rsid w:val="007E5CA7"/>
    <w:rsid w:val="007E6D9D"/>
    <w:rsid w:val="007F073F"/>
    <w:rsid w:val="007F08B0"/>
    <w:rsid w:val="007F0FBF"/>
    <w:rsid w:val="007F2DB7"/>
    <w:rsid w:val="007F56E6"/>
    <w:rsid w:val="007F5E47"/>
    <w:rsid w:val="007F69ED"/>
    <w:rsid w:val="007F6C3D"/>
    <w:rsid w:val="00800410"/>
    <w:rsid w:val="00800582"/>
    <w:rsid w:val="0080105D"/>
    <w:rsid w:val="0080114C"/>
    <w:rsid w:val="008015D6"/>
    <w:rsid w:val="00802896"/>
    <w:rsid w:val="008046E4"/>
    <w:rsid w:val="0081207B"/>
    <w:rsid w:val="00812211"/>
    <w:rsid w:val="00812808"/>
    <w:rsid w:val="008133B8"/>
    <w:rsid w:val="008162FA"/>
    <w:rsid w:val="0081672D"/>
    <w:rsid w:val="0081785B"/>
    <w:rsid w:val="00817949"/>
    <w:rsid w:val="00817AB5"/>
    <w:rsid w:val="00821615"/>
    <w:rsid w:val="00821B10"/>
    <w:rsid w:val="008225FC"/>
    <w:rsid w:val="00823337"/>
    <w:rsid w:val="00825C49"/>
    <w:rsid w:val="00826162"/>
    <w:rsid w:val="0082655C"/>
    <w:rsid w:val="00826FE8"/>
    <w:rsid w:val="00830722"/>
    <w:rsid w:val="008307C1"/>
    <w:rsid w:val="00830DFB"/>
    <w:rsid w:val="00831646"/>
    <w:rsid w:val="00832C66"/>
    <w:rsid w:val="00832C93"/>
    <w:rsid w:val="00833E5E"/>
    <w:rsid w:val="00836E70"/>
    <w:rsid w:val="00837C02"/>
    <w:rsid w:val="00840D53"/>
    <w:rsid w:val="00841A14"/>
    <w:rsid w:val="00843CED"/>
    <w:rsid w:val="00844CE6"/>
    <w:rsid w:val="00845375"/>
    <w:rsid w:val="00846DBC"/>
    <w:rsid w:val="00847D8E"/>
    <w:rsid w:val="0085055D"/>
    <w:rsid w:val="00850D14"/>
    <w:rsid w:val="008510E3"/>
    <w:rsid w:val="00852B19"/>
    <w:rsid w:val="0085401E"/>
    <w:rsid w:val="00854789"/>
    <w:rsid w:val="00854951"/>
    <w:rsid w:val="008557F8"/>
    <w:rsid w:val="008579C7"/>
    <w:rsid w:val="0086083D"/>
    <w:rsid w:val="0086092D"/>
    <w:rsid w:val="00860A97"/>
    <w:rsid w:val="00861291"/>
    <w:rsid w:val="00861593"/>
    <w:rsid w:val="0086159D"/>
    <w:rsid w:val="00863065"/>
    <w:rsid w:val="008637A5"/>
    <w:rsid w:val="00863D1C"/>
    <w:rsid w:val="008658C4"/>
    <w:rsid w:val="00865D2D"/>
    <w:rsid w:val="008679C1"/>
    <w:rsid w:val="0087008D"/>
    <w:rsid w:val="0087289C"/>
    <w:rsid w:val="00872E6D"/>
    <w:rsid w:val="0087417D"/>
    <w:rsid w:val="00874D2E"/>
    <w:rsid w:val="008750AB"/>
    <w:rsid w:val="00875B85"/>
    <w:rsid w:val="00877F99"/>
    <w:rsid w:val="00880899"/>
    <w:rsid w:val="00880E95"/>
    <w:rsid w:val="00885AD5"/>
    <w:rsid w:val="0088717C"/>
    <w:rsid w:val="008874E3"/>
    <w:rsid w:val="00887660"/>
    <w:rsid w:val="0089012E"/>
    <w:rsid w:val="008903F2"/>
    <w:rsid w:val="00891456"/>
    <w:rsid w:val="00891732"/>
    <w:rsid w:val="008926FA"/>
    <w:rsid w:val="008928FA"/>
    <w:rsid w:val="00894200"/>
    <w:rsid w:val="00894540"/>
    <w:rsid w:val="00894A41"/>
    <w:rsid w:val="008951A6"/>
    <w:rsid w:val="00895412"/>
    <w:rsid w:val="0089639C"/>
    <w:rsid w:val="008A0025"/>
    <w:rsid w:val="008A1789"/>
    <w:rsid w:val="008A2485"/>
    <w:rsid w:val="008A2591"/>
    <w:rsid w:val="008A32F8"/>
    <w:rsid w:val="008A3366"/>
    <w:rsid w:val="008A3ACA"/>
    <w:rsid w:val="008A3C0D"/>
    <w:rsid w:val="008A4602"/>
    <w:rsid w:val="008A5634"/>
    <w:rsid w:val="008A67DE"/>
    <w:rsid w:val="008A6E12"/>
    <w:rsid w:val="008A6F06"/>
    <w:rsid w:val="008B0792"/>
    <w:rsid w:val="008B166E"/>
    <w:rsid w:val="008B2688"/>
    <w:rsid w:val="008B2E25"/>
    <w:rsid w:val="008B4939"/>
    <w:rsid w:val="008B4F80"/>
    <w:rsid w:val="008B545E"/>
    <w:rsid w:val="008B5E64"/>
    <w:rsid w:val="008B626B"/>
    <w:rsid w:val="008B6F6E"/>
    <w:rsid w:val="008B710A"/>
    <w:rsid w:val="008B770E"/>
    <w:rsid w:val="008C1C04"/>
    <w:rsid w:val="008C1CB0"/>
    <w:rsid w:val="008C23F5"/>
    <w:rsid w:val="008C39AC"/>
    <w:rsid w:val="008C4BDC"/>
    <w:rsid w:val="008C524B"/>
    <w:rsid w:val="008C66AA"/>
    <w:rsid w:val="008C6D6D"/>
    <w:rsid w:val="008D02C8"/>
    <w:rsid w:val="008D0B44"/>
    <w:rsid w:val="008D1CB1"/>
    <w:rsid w:val="008D27DE"/>
    <w:rsid w:val="008D38D9"/>
    <w:rsid w:val="008D4227"/>
    <w:rsid w:val="008D5138"/>
    <w:rsid w:val="008D56C6"/>
    <w:rsid w:val="008D7953"/>
    <w:rsid w:val="008E0004"/>
    <w:rsid w:val="008E03F5"/>
    <w:rsid w:val="008E0FBF"/>
    <w:rsid w:val="008E42C1"/>
    <w:rsid w:val="008E483A"/>
    <w:rsid w:val="008E7A71"/>
    <w:rsid w:val="008E7C45"/>
    <w:rsid w:val="008F06B0"/>
    <w:rsid w:val="008F1179"/>
    <w:rsid w:val="008F13A8"/>
    <w:rsid w:val="008F7073"/>
    <w:rsid w:val="008F7099"/>
    <w:rsid w:val="008F7202"/>
    <w:rsid w:val="008F7A26"/>
    <w:rsid w:val="008F7B26"/>
    <w:rsid w:val="009006C3"/>
    <w:rsid w:val="00901599"/>
    <w:rsid w:val="00902EEF"/>
    <w:rsid w:val="00903546"/>
    <w:rsid w:val="009035A4"/>
    <w:rsid w:val="00903643"/>
    <w:rsid w:val="00903A76"/>
    <w:rsid w:val="00904AA4"/>
    <w:rsid w:val="009053A3"/>
    <w:rsid w:val="00906072"/>
    <w:rsid w:val="00906C98"/>
    <w:rsid w:val="0090757E"/>
    <w:rsid w:val="00911AC7"/>
    <w:rsid w:val="00913BCA"/>
    <w:rsid w:val="00916775"/>
    <w:rsid w:val="00917804"/>
    <w:rsid w:val="009215C4"/>
    <w:rsid w:val="00921C90"/>
    <w:rsid w:val="00921CDA"/>
    <w:rsid w:val="009228C3"/>
    <w:rsid w:val="00923D9C"/>
    <w:rsid w:val="009248FD"/>
    <w:rsid w:val="009251EA"/>
    <w:rsid w:val="0092601D"/>
    <w:rsid w:val="0092697A"/>
    <w:rsid w:val="00927B04"/>
    <w:rsid w:val="009309F6"/>
    <w:rsid w:val="00932266"/>
    <w:rsid w:val="00934546"/>
    <w:rsid w:val="0093503D"/>
    <w:rsid w:val="00935460"/>
    <w:rsid w:val="00935C78"/>
    <w:rsid w:val="009370EC"/>
    <w:rsid w:val="0093747D"/>
    <w:rsid w:val="00940194"/>
    <w:rsid w:val="00940562"/>
    <w:rsid w:val="00940C74"/>
    <w:rsid w:val="00940CE3"/>
    <w:rsid w:val="00941054"/>
    <w:rsid w:val="0094134D"/>
    <w:rsid w:val="00941BDA"/>
    <w:rsid w:val="00941CCC"/>
    <w:rsid w:val="009423EA"/>
    <w:rsid w:val="00942998"/>
    <w:rsid w:val="00942FE0"/>
    <w:rsid w:val="009430C7"/>
    <w:rsid w:val="00945070"/>
    <w:rsid w:val="00945E94"/>
    <w:rsid w:val="00946928"/>
    <w:rsid w:val="0095098A"/>
    <w:rsid w:val="00950CB5"/>
    <w:rsid w:val="00951054"/>
    <w:rsid w:val="009512E6"/>
    <w:rsid w:val="0095254D"/>
    <w:rsid w:val="009525C4"/>
    <w:rsid w:val="009532B9"/>
    <w:rsid w:val="00953F95"/>
    <w:rsid w:val="009547B4"/>
    <w:rsid w:val="009549A9"/>
    <w:rsid w:val="00954CCA"/>
    <w:rsid w:val="009558D0"/>
    <w:rsid w:val="009578FA"/>
    <w:rsid w:val="00957B7C"/>
    <w:rsid w:val="009606E9"/>
    <w:rsid w:val="009608C9"/>
    <w:rsid w:val="00960D90"/>
    <w:rsid w:val="00961503"/>
    <w:rsid w:val="0096156F"/>
    <w:rsid w:val="0096190C"/>
    <w:rsid w:val="00962237"/>
    <w:rsid w:val="0096261C"/>
    <w:rsid w:val="00962EA0"/>
    <w:rsid w:val="00963FC5"/>
    <w:rsid w:val="0096425E"/>
    <w:rsid w:val="009651E4"/>
    <w:rsid w:val="0096626A"/>
    <w:rsid w:val="00967CFD"/>
    <w:rsid w:val="009703F6"/>
    <w:rsid w:val="00970732"/>
    <w:rsid w:val="009708DA"/>
    <w:rsid w:val="0097233F"/>
    <w:rsid w:val="00972E3D"/>
    <w:rsid w:val="009731F2"/>
    <w:rsid w:val="0097409A"/>
    <w:rsid w:val="00977450"/>
    <w:rsid w:val="009815B0"/>
    <w:rsid w:val="00981C8E"/>
    <w:rsid w:val="00982D19"/>
    <w:rsid w:val="0098453D"/>
    <w:rsid w:val="009845B2"/>
    <w:rsid w:val="00984C73"/>
    <w:rsid w:val="00984CF1"/>
    <w:rsid w:val="00985463"/>
    <w:rsid w:val="00986206"/>
    <w:rsid w:val="00986218"/>
    <w:rsid w:val="0098703D"/>
    <w:rsid w:val="009900AA"/>
    <w:rsid w:val="00991408"/>
    <w:rsid w:val="00992240"/>
    <w:rsid w:val="0099295C"/>
    <w:rsid w:val="00993268"/>
    <w:rsid w:val="0099472B"/>
    <w:rsid w:val="009949AF"/>
    <w:rsid w:val="0099526F"/>
    <w:rsid w:val="009954DC"/>
    <w:rsid w:val="00995A45"/>
    <w:rsid w:val="0099689F"/>
    <w:rsid w:val="00996CF7"/>
    <w:rsid w:val="009970EB"/>
    <w:rsid w:val="009A0608"/>
    <w:rsid w:val="009A0D92"/>
    <w:rsid w:val="009A2178"/>
    <w:rsid w:val="009A2507"/>
    <w:rsid w:val="009A277E"/>
    <w:rsid w:val="009A2C18"/>
    <w:rsid w:val="009A2DFF"/>
    <w:rsid w:val="009A311B"/>
    <w:rsid w:val="009A4C26"/>
    <w:rsid w:val="009A5DE6"/>
    <w:rsid w:val="009A5F8D"/>
    <w:rsid w:val="009A60E1"/>
    <w:rsid w:val="009A7B88"/>
    <w:rsid w:val="009A7BD8"/>
    <w:rsid w:val="009B04DF"/>
    <w:rsid w:val="009B164D"/>
    <w:rsid w:val="009B2331"/>
    <w:rsid w:val="009B341F"/>
    <w:rsid w:val="009B3CF8"/>
    <w:rsid w:val="009B44F2"/>
    <w:rsid w:val="009B4B66"/>
    <w:rsid w:val="009B5D07"/>
    <w:rsid w:val="009C0FEF"/>
    <w:rsid w:val="009C39BA"/>
    <w:rsid w:val="009C3B28"/>
    <w:rsid w:val="009C4693"/>
    <w:rsid w:val="009C5A13"/>
    <w:rsid w:val="009C7CA8"/>
    <w:rsid w:val="009C7CBB"/>
    <w:rsid w:val="009C7D99"/>
    <w:rsid w:val="009D0F8D"/>
    <w:rsid w:val="009D196E"/>
    <w:rsid w:val="009D2418"/>
    <w:rsid w:val="009D50D8"/>
    <w:rsid w:val="009E0A04"/>
    <w:rsid w:val="009E1CB5"/>
    <w:rsid w:val="009E23C4"/>
    <w:rsid w:val="009E24F2"/>
    <w:rsid w:val="009E2C35"/>
    <w:rsid w:val="009E42DF"/>
    <w:rsid w:val="009E51B9"/>
    <w:rsid w:val="009E6814"/>
    <w:rsid w:val="009E710F"/>
    <w:rsid w:val="009E7A0D"/>
    <w:rsid w:val="009E7EC8"/>
    <w:rsid w:val="009F1274"/>
    <w:rsid w:val="009F17BD"/>
    <w:rsid w:val="009F1B2D"/>
    <w:rsid w:val="009F1CB5"/>
    <w:rsid w:val="009F2426"/>
    <w:rsid w:val="009F2514"/>
    <w:rsid w:val="009F2921"/>
    <w:rsid w:val="009F31F1"/>
    <w:rsid w:val="009F5806"/>
    <w:rsid w:val="00A003A6"/>
    <w:rsid w:val="00A00568"/>
    <w:rsid w:val="00A0091B"/>
    <w:rsid w:val="00A03A8A"/>
    <w:rsid w:val="00A046ED"/>
    <w:rsid w:val="00A063E6"/>
    <w:rsid w:val="00A06536"/>
    <w:rsid w:val="00A07227"/>
    <w:rsid w:val="00A07415"/>
    <w:rsid w:val="00A10920"/>
    <w:rsid w:val="00A111F1"/>
    <w:rsid w:val="00A112E9"/>
    <w:rsid w:val="00A11AF6"/>
    <w:rsid w:val="00A142F7"/>
    <w:rsid w:val="00A14541"/>
    <w:rsid w:val="00A148D3"/>
    <w:rsid w:val="00A14D1D"/>
    <w:rsid w:val="00A15902"/>
    <w:rsid w:val="00A15B8C"/>
    <w:rsid w:val="00A16244"/>
    <w:rsid w:val="00A16E32"/>
    <w:rsid w:val="00A172D9"/>
    <w:rsid w:val="00A17DEE"/>
    <w:rsid w:val="00A2107B"/>
    <w:rsid w:val="00A23EBE"/>
    <w:rsid w:val="00A251FC"/>
    <w:rsid w:val="00A25204"/>
    <w:rsid w:val="00A307C6"/>
    <w:rsid w:val="00A309BB"/>
    <w:rsid w:val="00A309D4"/>
    <w:rsid w:val="00A31934"/>
    <w:rsid w:val="00A31E86"/>
    <w:rsid w:val="00A32C69"/>
    <w:rsid w:val="00A32CB4"/>
    <w:rsid w:val="00A32DB5"/>
    <w:rsid w:val="00A33A07"/>
    <w:rsid w:val="00A33E92"/>
    <w:rsid w:val="00A3423F"/>
    <w:rsid w:val="00A34254"/>
    <w:rsid w:val="00A35D97"/>
    <w:rsid w:val="00A3629B"/>
    <w:rsid w:val="00A36813"/>
    <w:rsid w:val="00A36CBF"/>
    <w:rsid w:val="00A37152"/>
    <w:rsid w:val="00A3724E"/>
    <w:rsid w:val="00A40728"/>
    <w:rsid w:val="00A40A22"/>
    <w:rsid w:val="00A4108F"/>
    <w:rsid w:val="00A42070"/>
    <w:rsid w:val="00A44002"/>
    <w:rsid w:val="00A509F5"/>
    <w:rsid w:val="00A50A19"/>
    <w:rsid w:val="00A539C7"/>
    <w:rsid w:val="00A54272"/>
    <w:rsid w:val="00A5574C"/>
    <w:rsid w:val="00A55910"/>
    <w:rsid w:val="00A55F3D"/>
    <w:rsid w:val="00A561EE"/>
    <w:rsid w:val="00A564F7"/>
    <w:rsid w:val="00A57EDD"/>
    <w:rsid w:val="00A57F79"/>
    <w:rsid w:val="00A60F3B"/>
    <w:rsid w:val="00A610A6"/>
    <w:rsid w:val="00A6265D"/>
    <w:rsid w:val="00A63014"/>
    <w:rsid w:val="00A63569"/>
    <w:rsid w:val="00A63859"/>
    <w:rsid w:val="00A65E1F"/>
    <w:rsid w:val="00A661A9"/>
    <w:rsid w:val="00A66DE9"/>
    <w:rsid w:val="00A67747"/>
    <w:rsid w:val="00A70870"/>
    <w:rsid w:val="00A70FAF"/>
    <w:rsid w:val="00A71650"/>
    <w:rsid w:val="00A72348"/>
    <w:rsid w:val="00A729C8"/>
    <w:rsid w:val="00A7327C"/>
    <w:rsid w:val="00A73473"/>
    <w:rsid w:val="00A73DE3"/>
    <w:rsid w:val="00A7448C"/>
    <w:rsid w:val="00A753DE"/>
    <w:rsid w:val="00A76A8E"/>
    <w:rsid w:val="00A76F13"/>
    <w:rsid w:val="00A80F51"/>
    <w:rsid w:val="00A8165D"/>
    <w:rsid w:val="00A81963"/>
    <w:rsid w:val="00A82E19"/>
    <w:rsid w:val="00A82FCA"/>
    <w:rsid w:val="00A843CD"/>
    <w:rsid w:val="00A851F0"/>
    <w:rsid w:val="00A852FC"/>
    <w:rsid w:val="00A854DE"/>
    <w:rsid w:val="00A86118"/>
    <w:rsid w:val="00A8677B"/>
    <w:rsid w:val="00A86F30"/>
    <w:rsid w:val="00A87EB7"/>
    <w:rsid w:val="00A87F56"/>
    <w:rsid w:val="00A90E92"/>
    <w:rsid w:val="00A90F08"/>
    <w:rsid w:val="00A912A2"/>
    <w:rsid w:val="00A92A01"/>
    <w:rsid w:val="00A93575"/>
    <w:rsid w:val="00A94D03"/>
    <w:rsid w:val="00A94F84"/>
    <w:rsid w:val="00A953A5"/>
    <w:rsid w:val="00A95FED"/>
    <w:rsid w:val="00AA0C63"/>
    <w:rsid w:val="00AA0D9D"/>
    <w:rsid w:val="00AA31D1"/>
    <w:rsid w:val="00AA4054"/>
    <w:rsid w:val="00AA4F0D"/>
    <w:rsid w:val="00AA6491"/>
    <w:rsid w:val="00AA6DF2"/>
    <w:rsid w:val="00AA7CDC"/>
    <w:rsid w:val="00AB1F11"/>
    <w:rsid w:val="00AB2164"/>
    <w:rsid w:val="00AB2F97"/>
    <w:rsid w:val="00AB30A2"/>
    <w:rsid w:val="00AB4AE9"/>
    <w:rsid w:val="00AB5CCA"/>
    <w:rsid w:val="00AB5FA2"/>
    <w:rsid w:val="00AB66A2"/>
    <w:rsid w:val="00AB7339"/>
    <w:rsid w:val="00AB7DFA"/>
    <w:rsid w:val="00AC0106"/>
    <w:rsid w:val="00AC1C96"/>
    <w:rsid w:val="00AC22EF"/>
    <w:rsid w:val="00AC30AD"/>
    <w:rsid w:val="00AC3108"/>
    <w:rsid w:val="00AC4C44"/>
    <w:rsid w:val="00AC5754"/>
    <w:rsid w:val="00AC6D2F"/>
    <w:rsid w:val="00AC7446"/>
    <w:rsid w:val="00AC7A7F"/>
    <w:rsid w:val="00AD034E"/>
    <w:rsid w:val="00AD1C22"/>
    <w:rsid w:val="00AD3305"/>
    <w:rsid w:val="00AD4026"/>
    <w:rsid w:val="00AD4A4E"/>
    <w:rsid w:val="00AD58DD"/>
    <w:rsid w:val="00AD6BAD"/>
    <w:rsid w:val="00AE0774"/>
    <w:rsid w:val="00AE2C6A"/>
    <w:rsid w:val="00AE31C0"/>
    <w:rsid w:val="00AE49BC"/>
    <w:rsid w:val="00AE534B"/>
    <w:rsid w:val="00AE5A1B"/>
    <w:rsid w:val="00AE63F9"/>
    <w:rsid w:val="00AE7C40"/>
    <w:rsid w:val="00AF37CB"/>
    <w:rsid w:val="00AF3887"/>
    <w:rsid w:val="00AF3DBB"/>
    <w:rsid w:val="00AF4C9A"/>
    <w:rsid w:val="00AF79C8"/>
    <w:rsid w:val="00B00B5C"/>
    <w:rsid w:val="00B01C06"/>
    <w:rsid w:val="00B02A56"/>
    <w:rsid w:val="00B0449B"/>
    <w:rsid w:val="00B066FC"/>
    <w:rsid w:val="00B067F2"/>
    <w:rsid w:val="00B071D2"/>
    <w:rsid w:val="00B0792E"/>
    <w:rsid w:val="00B10A39"/>
    <w:rsid w:val="00B110C1"/>
    <w:rsid w:val="00B1162B"/>
    <w:rsid w:val="00B1192E"/>
    <w:rsid w:val="00B12897"/>
    <w:rsid w:val="00B132FB"/>
    <w:rsid w:val="00B1351B"/>
    <w:rsid w:val="00B13584"/>
    <w:rsid w:val="00B13E9F"/>
    <w:rsid w:val="00B147EB"/>
    <w:rsid w:val="00B14DCB"/>
    <w:rsid w:val="00B1507E"/>
    <w:rsid w:val="00B15902"/>
    <w:rsid w:val="00B15B02"/>
    <w:rsid w:val="00B200B7"/>
    <w:rsid w:val="00B228E4"/>
    <w:rsid w:val="00B22D89"/>
    <w:rsid w:val="00B245F8"/>
    <w:rsid w:val="00B24691"/>
    <w:rsid w:val="00B24A5A"/>
    <w:rsid w:val="00B25761"/>
    <w:rsid w:val="00B26137"/>
    <w:rsid w:val="00B26580"/>
    <w:rsid w:val="00B27A41"/>
    <w:rsid w:val="00B30063"/>
    <w:rsid w:val="00B31F3A"/>
    <w:rsid w:val="00B3209F"/>
    <w:rsid w:val="00B3353F"/>
    <w:rsid w:val="00B34DC4"/>
    <w:rsid w:val="00B37257"/>
    <w:rsid w:val="00B40886"/>
    <w:rsid w:val="00B40C7D"/>
    <w:rsid w:val="00B413FC"/>
    <w:rsid w:val="00B4143A"/>
    <w:rsid w:val="00B4245D"/>
    <w:rsid w:val="00B42539"/>
    <w:rsid w:val="00B4283C"/>
    <w:rsid w:val="00B4308C"/>
    <w:rsid w:val="00B434BC"/>
    <w:rsid w:val="00B437D3"/>
    <w:rsid w:val="00B44D06"/>
    <w:rsid w:val="00B458FF"/>
    <w:rsid w:val="00B4636F"/>
    <w:rsid w:val="00B469DA"/>
    <w:rsid w:val="00B46C53"/>
    <w:rsid w:val="00B46EB9"/>
    <w:rsid w:val="00B471EF"/>
    <w:rsid w:val="00B478AB"/>
    <w:rsid w:val="00B47B55"/>
    <w:rsid w:val="00B50EE2"/>
    <w:rsid w:val="00B512EF"/>
    <w:rsid w:val="00B533A5"/>
    <w:rsid w:val="00B53A5C"/>
    <w:rsid w:val="00B53FEE"/>
    <w:rsid w:val="00B54008"/>
    <w:rsid w:val="00B556FC"/>
    <w:rsid w:val="00B558E5"/>
    <w:rsid w:val="00B6071E"/>
    <w:rsid w:val="00B6098F"/>
    <w:rsid w:val="00B60B06"/>
    <w:rsid w:val="00B60CA6"/>
    <w:rsid w:val="00B613CE"/>
    <w:rsid w:val="00B6171D"/>
    <w:rsid w:val="00B6185C"/>
    <w:rsid w:val="00B62D54"/>
    <w:rsid w:val="00B63433"/>
    <w:rsid w:val="00B649DD"/>
    <w:rsid w:val="00B65243"/>
    <w:rsid w:val="00B652F9"/>
    <w:rsid w:val="00B653A7"/>
    <w:rsid w:val="00B660E7"/>
    <w:rsid w:val="00B669A1"/>
    <w:rsid w:val="00B66BE8"/>
    <w:rsid w:val="00B66F54"/>
    <w:rsid w:val="00B6707F"/>
    <w:rsid w:val="00B70A4E"/>
    <w:rsid w:val="00B71836"/>
    <w:rsid w:val="00B72853"/>
    <w:rsid w:val="00B7327F"/>
    <w:rsid w:val="00B73610"/>
    <w:rsid w:val="00B75263"/>
    <w:rsid w:val="00B75531"/>
    <w:rsid w:val="00B759DD"/>
    <w:rsid w:val="00B77A97"/>
    <w:rsid w:val="00B77B03"/>
    <w:rsid w:val="00B8005C"/>
    <w:rsid w:val="00B8122D"/>
    <w:rsid w:val="00B829FB"/>
    <w:rsid w:val="00B832E1"/>
    <w:rsid w:val="00B91CD1"/>
    <w:rsid w:val="00B921BE"/>
    <w:rsid w:val="00B937F4"/>
    <w:rsid w:val="00B939EB"/>
    <w:rsid w:val="00B93D02"/>
    <w:rsid w:val="00B94467"/>
    <w:rsid w:val="00B97D96"/>
    <w:rsid w:val="00BA0B5E"/>
    <w:rsid w:val="00BA0DC7"/>
    <w:rsid w:val="00BA1992"/>
    <w:rsid w:val="00BA4B34"/>
    <w:rsid w:val="00BA507F"/>
    <w:rsid w:val="00BA5F87"/>
    <w:rsid w:val="00BB02B1"/>
    <w:rsid w:val="00BB1BF0"/>
    <w:rsid w:val="00BB3087"/>
    <w:rsid w:val="00BB4417"/>
    <w:rsid w:val="00BB4B54"/>
    <w:rsid w:val="00BB6381"/>
    <w:rsid w:val="00BB7ACC"/>
    <w:rsid w:val="00BB7F46"/>
    <w:rsid w:val="00BC0CBF"/>
    <w:rsid w:val="00BC11BC"/>
    <w:rsid w:val="00BC1279"/>
    <w:rsid w:val="00BC16FD"/>
    <w:rsid w:val="00BC6246"/>
    <w:rsid w:val="00BC7E04"/>
    <w:rsid w:val="00BD085F"/>
    <w:rsid w:val="00BD12D4"/>
    <w:rsid w:val="00BD3994"/>
    <w:rsid w:val="00BD4B82"/>
    <w:rsid w:val="00BD4DF0"/>
    <w:rsid w:val="00BD51DA"/>
    <w:rsid w:val="00BD5833"/>
    <w:rsid w:val="00BD7F27"/>
    <w:rsid w:val="00BE0F45"/>
    <w:rsid w:val="00BE1202"/>
    <w:rsid w:val="00BE1F41"/>
    <w:rsid w:val="00BE2E48"/>
    <w:rsid w:val="00BE6206"/>
    <w:rsid w:val="00BF1725"/>
    <w:rsid w:val="00BF2E48"/>
    <w:rsid w:val="00BF4FF8"/>
    <w:rsid w:val="00BF5625"/>
    <w:rsid w:val="00BF6785"/>
    <w:rsid w:val="00BF6D9B"/>
    <w:rsid w:val="00BF7637"/>
    <w:rsid w:val="00C014C4"/>
    <w:rsid w:val="00C03EA7"/>
    <w:rsid w:val="00C044F1"/>
    <w:rsid w:val="00C064F6"/>
    <w:rsid w:val="00C068FD"/>
    <w:rsid w:val="00C06C95"/>
    <w:rsid w:val="00C076B4"/>
    <w:rsid w:val="00C07D85"/>
    <w:rsid w:val="00C108E0"/>
    <w:rsid w:val="00C10DC6"/>
    <w:rsid w:val="00C11C32"/>
    <w:rsid w:val="00C129F1"/>
    <w:rsid w:val="00C12E64"/>
    <w:rsid w:val="00C13DC2"/>
    <w:rsid w:val="00C14266"/>
    <w:rsid w:val="00C16BBE"/>
    <w:rsid w:val="00C16E5D"/>
    <w:rsid w:val="00C17A0F"/>
    <w:rsid w:val="00C208A9"/>
    <w:rsid w:val="00C21CC1"/>
    <w:rsid w:val="00C21DB4"/>
    <w:rsid w:val="00C23943"/>
    <w:rsid w:val="00C23F54"/>
    <w:rsid w:val="00C23F6D"/>
    <w:rsid w:val="00C24157"/>
    <w:rsid w:val="00C24551"/>
    <w:rsid w:val="00C24937"/>
    <w:rsid w:val="00C24C6F"/>
    <w:rsid w:val="00C25D1A"/>
    <w:rsid w:val="00C31BDE"/>
    <w:rsid w:val="00C31EBC"/>
    <w:rsid w:val="00C32E25"/>
    <w:rsid w:val="00C40011"/>
    <w:rsid w:val="00C423D6"/>
    <w:rsid w:val="00C43769"/>
    <w:rsid w:val="00C45186"/>
    <w:rsid w:val="00C45334"/>
    <w:rsid w:val="00C46275"/>
    <w:rsid w:val="00C465A6"/>
    <w:rsid w:val="00C47C18"/>
    <w:rsid w:val="00C506DF"/>
    <w:rsid w:val="00C518AB"/>
    <w:rsid w:val="00C51B9D"/>
    <w:rsid w:val="00C52055"/>
    <w:rsid w:val="00C52160"/>
    <w:rsid w:val="00C52B47"/>
    <w:rsid w:val="00C5333F"/>
    <w:rsid w:val="00C53D1A"/>
    <w:rsid w:val="00C556E4"/>
    <w:rsid w:val="00C55F65"/>
    <w:rsid w:val="00C56AFA"/>
    <w:rsid w:val="00C572B7"/>
    <w:rsid w:val="00C609B2"/>
    <w:rsid w:val="00C61038"/>
    <w:rsid w:val="00C61865"/>
    <w:rsid w:val="00C623A1"/>
    <w:rsid w:val="00C635B0"/>
    <w:rsid w:val="00C65532"/>
    <w:rsid w:val="00C66413"/>
    <w:rsid w:val="00C6695B"/>
    <w:rsid w:val="00C66CE0"/>
    <w:rsid w:val="00C70450"/>
    <w:rsid w:val="00C71157"/>
    <w:rsid w:val="00C71CDC"/>
    <w:rsid w:val="00C75C94"/>
    <w:rsid w:val="00C76EB9"/>
    <w:rsid w:val="00C80C3B"/>
    <w:rsid w:val="00C81960"/>
    <w:rsid w:val="00C81A45"/>
    <w:rsid w:val="00C83262"/>
    <w:rsid w:val="00C8380C"/>
    <w:rsid w:val="00C84A13"/>
    <w:rsid w:val="00C84A43"/>
    <w:rsid w:val="00C866D0"/>
    <w:rsid w:val="00C87588"/>
    <w:rsid w:val="00C87A42"/>
    <w:rsid w:val="00C87A93"/>
    <w:rsid w:val="00C90693"/>
    <w:rsid w:val="00C908A5"/>
    <w:rsid w:val="00C92565"/>
    <w:rsid w:val="00C92D5F"/>
    <w:rsid w:val="00C940F4"/>
    <w:rsid w:val="00C94B57"/>
    <w:rsid w:val="00C94B6A"/>
    <w:rsid w:val="00C9663F"/>
    <w:rsid w:val="00C96BAF"/>
    <w:rsid w:val="00C96C26"/>
    <w:rsid w:val="00CA17D2"/>
    <w:rsid w:val="00CA3578"/>
    <w:rsid w:val="00CA3670"/>
    <w:rsid w:val="00CA3775"/>
    <w:rsid w:val="00CA51EA"/>
    <w:rsid w:val="00CA52AC"/>
    <w:rsid w:val="00CA57AB"/>
    <w:rsid w:val="00CA79C7"/>
    <w:rsid w:val="00CA7F1B"/>
    <w:rsid w:val="00CB011A"/>
    <w:rsid w:val="00CB0532"/>
    <w:rsid w:val="00CB13E0"/>
    <w:rsid w:val="00CB18CA"/>
    <w:rsid w:val="00CB1B6B"/>
    <w:rsid w:val="00CB3515"/>
    <w:rsid w:val="00CB376D"/>
    <w:rsid w:val="00CB5F14"/>
    <w:rsid w:val="00CB61EF"/>
    <w:rsid w:val="00CC042E"/>
    <w:rsid w:val="00CC0806"/>
    <w:rsid w:val="00CC0927"/>
    <w:rsid w:val="00CC10B5"/>
    <w:rsid w:val="00CC2083"/>
    <w:rsid w:val="00CC22CB"/>
    <w:rsid w:val="00CC2779"/>
    <w:rsid w:val="00CC2F42"/>
    <w:rsid w:val="00CC5DBF"/>
    <w:rsid w:val="00CC6371"/>
    <w:rsid w:val="00CC7BC7"/>
    <w:rsid w:val="00CD1A71"/>
    <w:rsid w:val="00CD1F7C"/>
    <w:rsid w:val="00CD24F4"/>
    <w:rsid w:val="00CD4646"/>
    <w:rsid w:val="00CD4B54"/>
    <w:rsid w:val="00CD4D1B"/>
    <w:rsid w:val="00CD5A6F"/>
    <w:rsid w:val="00CD6BCF"/>
    <w:rsid w:val="00CD70DF"/>
    <w:rsid w:val="00CD725D"/>
    <w:rsid w:val="00CE386C"/>
    <w:rsid w:val="00CE5292"/>
    <w:rsid w:val="00CE6A00"/>
    <w:rsid w:val="00CE6E6D"/>
    <w:rsid w:val="00CF15D6"/>
    <w:rsid w:val="00CF1B6B"/>
    <w:rsid w:val="00CF2591"/>
    <w:rsid w:val="00CF37DF"/>
    <w:rsid w:val="00CF42ED"/>
    <w:rsid w:val="00CF4B6C"/>
    <w:rsid w:val="00CF57E6"/>
    <w:rsid w:val="00CF70D5"/>
    <w:rsid w:val="00CF73C4"/>
    <w:rsid w:val="00D005B1"/>
    <w:rsid w:val="00D017DB"/>
    <w:rsid w:val="00D03488"/>
    <w:rsid w:val="00D06A1F"/>
    <w:rsid w:val="00D071C9"/>
    <w:rsid w:val="00D07761"/>
    <w:rsid w:val="00D0786F"/>
    <w:rsid w:val="00D10583"/>
    <w:rsid w:val="00D106DE"/>
    <w:rsid w:val="00D11270"/>
    <w:rsid w:val="00D1141E"/>
    <w:rsid w:val="00D12042"/>
    <w:rsid w:val="00D12465"/>
    <w:rsid w:val="00D12468"/>
    <w:rsid w:val="00D13222"/>
    <w:rsid w:val="00D16FEF"/>
    <w:rsid w:val="00D17FF2"/>
    <w:rsid w:val="00D22180"/>
    <w:rsid w:val="00D231CA"/>
    <w:rsid w:val="00D25752"/>
    <w:rsid w:val="00D25BDB"/>
    <w:rsid w:val="00D26B3B"/>
    <w:rsid w:val="00D30874"/>
    <w:rsid w:val="00D3159D"/>
    <w:rsid w:val="00D3194B"/>
    <w:rsid w:val="00D321BF"/>
    <w:rsid w:val="00D331BC"/>
    <w:rsid w:val="00D3473D"/>
    <w:rsid w:val="00D351FB"/>
    <w:rsid w:val="00D3669B"/>
    <w:rsid w:val="00D41E11"/>
    <w:rsid w:val="00D424D0"/>
    <w:rsid w:val="00D44B50"/>
    <w:rsid w:val="00D44D71"/>
    <w:rsid w:val="00D45C28"/>
    <w:rsid w:val="00D475CA"/>
    <w:rsid w:val="00D4796E"/>
    <w:rsid w:val="00D5014E"/>
    <w:rsid w:val="00D50892"/>
    <w:rsid w:val="00D53CE9"/>
    <w:rsid w:val="00D576B3"/>
    <w:rsid w:val="00D60051"/>
    <w:rsid w:val="00D61650"/>
    <w:rsid w:val="00D62AB9"/>
    <w:rsid w:val="00D62E5B"/>
    <w:rsid w:val="00D6341C"/>
    <w:rsid w:val="00D64563"/>
    <w:rsid w:val="00D664BD"/>
    <w:rsid w:val="00D666A4"/>
    <w:rsid w:val="00D66C76"/>
    <w:rsid w:val="00D679A0"/>
    <w:rsid w:val="00D67B8A"/>
    <w:rsid w:val="00D67BA3"/>
    <w:rsid w:val="00D67F4B"/>
    <w:rsid w:val="00D70112"/>
    <w:rsid w:val="00D710DE"/>
    <w:rsid w:val="00D718AA"/>
    <w:rsid w:val="00D72694"/>
    <w:rsid w:val="00D7413C"/>
    <w:rsid w:val="00D74964"/>
    <w:rsid w:val="00D759FE"/>
    <w:rsid w:val="00D75FBF"/>
    <w:rsid w:val="00D773FF"/>
    <w:rsid w:val="00D778D1"/>
    <w:rsid w:val="00D8040A"/>
    <w:rsid w:val="00D80C2A"/>
    <w:rsid w:val="00D8139E"/>
    <w:rsid w:val="00D81976"/>
    <w:rsid w:val="00D83213"/>
    <w:rsid w:val="00D84FDC"/>
    <w:rsid w:val="00D85523"/>
    <w:rsid w:val="00D85DF3"/>
    <w:rsid w:val="00D86716"/>
    <w:rsid w:val="00D8683A"/>
    <w:rsid w:val="00D86E00"/>
    <w:rsid w:val="00D872BB"/>
    <w:rsid w:val="00D87CD3"/>
    <w:rsid w:val="00D90727"/>
    <w:rsid w:val="00D92A2E"/>
    <w:rsid w:val="00D94271"/>
    <w:rsid w:val="00D9500E"/>
    <w:rsid w:val="00D9741E"/>
    <w:rsid w:val="00D976A3"/>
    <w:rsid w:val="00D97FFC"/>
    <w:rsid w:val="00DA0FD9"/>
    <w:rsid w:val="00DA214E"/>
    <w:rsid w:val="00DA26D4"/>
    <w:rsid w:val="00DA2CA5"/>
    <w:rsid w:val="00DA3E72"/>
    <w:rsid w:val="00DA4061"/>
    <w:rsid w:val="00DA489B"/>
    <w:rsid w:val="00DA564F"/>
    <w:rsid w:val="00DA5F41"/>
    <w:rsid w:val="00DA61D1"/>
    <w:rsid w:val="00DA6640"/>
    <w:rsid w:val="00DA67F7"/>
    <w:rsid w:val="00DB0942"/>
    <w:rsid w:val="00DB0A03"/>
    <w:rsid w:val="00DB0C09"/>
    <w:rsid w:val="00DB19AC"/>
    <w:rsid w:val="00DB356C"/>
    <w:rsid w:val="00DB41D9"/>
    <w:rsid w:val="00DB4FDC"/>
    <w:rsid w:val="00DB6095"/>
    <w:rsid w:val="00DB6137"/>
    <w:rsid w:val="00DB6535"/>
    <w:rsid w:val="00DB681D"/>
    <w:rsid w:val="00DB6D0A"/>
    <w:rsid w:val="00DB6D56"/>
    <w:rsid w:val="00DB7B04"/>
    <w:rsid w:val="00DC0A24"/>
    <w:rsid w:val="00DC1268"/>
    <w:rsid w:val="00DC1EB7"/>
    <w:rsid w:val="00DC291A"/>
    <w:rsid w:val="00DC293A"/>
    <w:rsid w:val="00DC2AB8"/>
    <w:rsid w:val="00DC3B38"/>
    <w:rsid w:val="00DC3C67"/>
    <w:rsid w:val="00DC4549"/>
    <w:rsid w:val="00DC5116"/>
    <w:rsid w:val="00DC68FD"/>
    <w:rsid w:val="00DC7FE4"/>
    <w:rsid w:val="00DD0F46"/>
    <w:rsid w:val="00DD1451"/>
    <w:rsid w:val="00DD248F"/>
    <w:rsid w:val="00DD24E0"/>
    <w:rsid w:val="00DD529A"/>
    <w:rsid w:val="00DD563C"/>
    <w:rsid w:val="00DD6EA1"/>
    <w:rsid w:val="00DD7B44"/>
    <w:rsid w:val="00DE0BA8"/>
    <w:rsid w:val="00DE1272"/>
    <w:rsid w:val="00DE2105"/>
    <w:rsid w:val="00DE27D5"/>
    <w:rsid w:val="00DE48A5"/>
    <w:rsid w:val="00DE4C80"/>
    <w:rsid w:val="00DE5CA9"/>
    <w:rsid w:val="00DE716A"/>
    <w:rsid w:val="00DF085A"/>
    <w:rsid w:val="00DF1CE5"/>
    <w:rsid w:val="00DF1F97"/>
    <w:rsid w:val="00DF232D"/>
    <w:rsid w:val="00DF2A1B"/>
    <w:rsid w:val="00DF307F"/>
    <w:rsid w:val="00DF357F"/>
    <w:rsid w:val="00DF36D0"/>
    <w:rsid w:val="00DF41EB"/>
    <w:rsid w:val="00DF512B"/>
    <w:rsid w:val="00DF55E7"/>
    <w:rsid w:val="00DF5922"/>
    <w:rsid w:val="00DF5FF0"/>
    <w:rsid w:val="00DF7676"/>
    <w:rsid w:val="00DF7906"/>
    <w:rsid w:val="00DF7C11"/>
    <w:rsid w:val="00DF7DFD"/>
    <w:rsid w:val="00E00409"/>
    <w:rsid w:val="00E00DDE"/>
    <w:rsid w:val="00E04E96"/>
    <w:rsid w:val="00E0529D"/>
    <w:rsid w:val="00E0549D"/>
    <w:rsid w:val="00E065FD"/>
    <w:rsid w:val="00E068FF"/>
    <w:rsid w:val="00E06F36"/>
    <w:rsid w:val="00E07008"/>
    <w:rsid w:val="00E12637"/>
    <w:rsid w:val="00E13C7C"/>
    <w:rsid w:val="00E13E2A"/>
    <w:rsid w:val="00E13F44"/>
    <w:rsid w:val="00E160B1"/>
    <w:rsid w:val="00E172D7"/>
    <w:rsid w:val="00E172E6"/>
    <w:rsid w:val="00E211F9"/>
    <w:rsid w:val="00E22C80"/>
    <w:rsid w:val="00E23847"/>
    <w:rsid w:val="00E23BFA"/>
    <w:rsid w:val="00E23E29"/>
    <w:rsid w:val="00E24053"/>
    <w:rsid w:val="00E25C4E"/>
    <w:rsid w:val="00E27636"/>
    <w:rsid w:val="00E307E4"/>
    <w:rsid w:val="00E3080D"/>
    <w:rsid w:val="00E314A9"/>
    <w:rsid w:val="00E3173E"/>
    <w:rsid w:val="00E327C7"/>
    <w:rsid w:val="00E33BF8"/>
    <w:rsid w:val="00E3447B"/>
    <w:rsid w:val="00E34923"/>
    <w:rsid w:val="00E349E0"/>
    <w:rsid w:val="00E35719"/>
    <w:rsid w:val="00E3610E"/>
    <w:rsid w:val="00E3696F"/>
    <w:rsid w:val="00E3729E"/>
    <w:rsid w:val="00E3788D"/>
    <w:rsid w:val="00E37A36"/>
    <w:rsid w:val="00E37C38"/>
    <w:rsid w:val="00E40BF8"/>
    <w:rsid w:val="00E41A30"/>
    <w:rsid w:val="00E43434"/>
    <w:rsid w:val="00E444F3"/>
    <w:rsid w:val="00E45A39"/>
    <w:rsid w:val="00E46CE5"/>
    <w:rsid w:val="00E4723F"/>
    <w:rsid w:val="00E476D5"/>
    <w:rsid w:val="00E51982"/>
    <w:rsid w:val="00E525A2"/>
    <w:rsid w:val="00E538E4"/>
    <w:rsid w:val="00E556F5"/>
    <w:rsid w:val="00E558DC"/>
    <w:rsid w:val="00E55E6A"/>
    <w:rsid w:val="00E564ED"/>
    <w:rsid w:val="00E574A7"/>
    <w:rsid w:val="00E574B3"/>
    <w:rsid w:val="00E5784E"/>
    <w:rsid w:val="00E60D07"/>
    <w:rsid w:val="00E60E27"/>
    <w:rsid w:val="00E621DF"/>
    <w:rsid w:val="00E64320"/>
    <w:rsid w:val="00E64544"/>
    <w:rsid w:val="00E649C0"/>
    <w:rsid w:val="00E66589"/>
    <w:rsid w:val="00E66F45"/>
    <w:rsid w:val="00E67104"/>
    <w:rsid w:val="00E67FA6"/>
    <w:rsid w:val="00E70592"/>
    <w:rsid w:val="00E70BF5"/>
    <w:rsid w:val="00E71903"/>
    <w:rsid w:val="00E7308F"/>
    <w:rsid w:val="00E733A4"/>
    <w:rsid w:val="00E736BF"/>
    <w:rsid w:val="00E73B9D"/>
    <w:rsid w:val="00E74472"/>
    <w:rsid w:val="00E7469F"/>
    <w:rsid w:val="00E7489E"/>
    <w:rsid w:val="00E75FE2"/>
    <w:rsid w:val="00E76DAC"/>
    <w:rsid w:val="00E77C7B"/>
    <w:rsid w:val="00E8111B"/>
    <w:rsid w:val="00E81708"/>
    <w:rsid w:val="00E83A22"/>
    <w:rsid w:val="00E83E0B"/>
    <w:rsid w:val="00E845E5"/>
    <w:rsid w:val="00E85E6C"/>
    <w:rsid w:val="00E90A97"/>
    <w:rsid w:val="00E911F1"/>
    <w:rsid w:val="00E91CE5"/>
    <w:rsid w:val="00E91D42"/>
    <w:rsid w:val="00E92B00"/>
    <w:rsid w:val="00E93824"/>
    <w:rsid w:val="00E93D9F"/>
    <w:rsid w:val="00E95BC3"/>
    <w:rsid w:val="00E95C5F"/>
    <w:rsid w:val="00E96639"/>
    <w:rsid w:val="00EA1B90"/>
    <w:rsid w:val="00EA21F8"/>
    <w:rsid w:val="00EA272B"/>
    <w:rsid w:val="00EA2E3E"/>
    <w:rsid w:val="00EA32DA"/>
    <w:rsid w:val="00EA41CC"/>
    <w:rsid w:val="00EA4D10"/>
    <w:rsid w:val="00EA54C8"/>
    <w:rsid w:val="00EA6ADF"/>
    <w:rsid w:val="00EA71BF"/>
    <w:rsid w:val="00EA7554"/>
    <w:rsid w:val="00EA7828"/>
    <w:rsid w:val="00EA7DAB"/>
    <w:rsid w:val="00EB0808"/>
    <w:rsid w:val="00EB26EF"/>
    <w:rsid w:val="00EB3E21"/>
    <w:rsid w:val="00EB3E7F"/>
    <w:rsid w:val="00EB489A"/>
    <w:rsid w:val="00EB4A59"/>
    <w:rsid w:val="00EB58FF"/>
    <w:rsid w:val="00EB7095"/>
    <w:rsid w:val="00EB7790"/>
    <w:rsid w:val="00EC12BF"/>
    <w:rsid w:val="00EC2066"/>
    <w:rsid w:val="00EC32E0"/>
    <w:rsid w:val="00EC379C"/>
    <w:rsid w:val="00EC4414"/>
    <w:rsid w:val="00EC4525"/>
    <w:rsid w:val="00EC4BF4"/>
    <w:rsid w:val="00EC6679"/>
    <w:rsid w:val="00EC6B0B"/>
    <w:rsid w:val="00EC6BFF"/>
    <w:rsid w:val="00EC7851"/>
    <w:rsid w:val="00EC7AFD"/>
    <w:rsid w:val="00ED010B"/>
    <w:rsid w:val="00ED0437"/>
    <w:rsid w:val="00ED11CC"/>
    <w:rsid w:val="00ED18AC"/>
    <w:rsid w:val="00ED317B"/>
    <w:rsid w:val="00ED3860"/>
    <w:rsid w:val="00ED5AC4"/>
    <w:rsid w:val="00ED7E8C"/>
    <w:rsid w:val="00EE022C"/>
    <w:rsid w:val="00EE0DB2"/>
    <w:rsid w:val="00EE1219"/>
    <w:rsid w:val="00EE3CFF"/>
    <w:rsid w:val="00EE3F8C"/>
    <w:rsid w:val="00EE4049"/>
    <w:rsid w:val="00EE5BB6"/>
    <w:rsid w:val="00EE61ED"/>
    <w:rsid w:val="00EE6FC9"/>
    <w:rsid w:val="00EE77FD"/>
    <w:rsid w:val="00EE7B02"/>
    <w:rsid w:val="00EE7F06"/>
    <w:rsid w:val="00EF05FE"/>
    <w:rsid w:val="00EF21AE"/>
    <w:rsid w:val="00EF29E1"/>
    <w:rsid w:val="00EF3215"/>
    <w:rsid w:val="00EF35DE"/>
    <w:rsid w:val="00EF388E"/>
    <w:rsid w:val="00EF3BED"/>
    <w:rsid w:val="00EF624C"/>
    <w:rsid w:val="00EF638F"/>
    <w:rsid w:val="00F00659"/>
    <w:rsid w:val="00F00663"/>
    <w:rsid w:val="00F038C9"/>
    <w:rsid w:val="00F044BE"/>
    <w:rsid w:val="00F05E3C"/>
    <w:rsid w:val="00F06061"/>
    <w:rsid w:val="00F06F1D"/>
    <w:rsid w:val="00F076A5"/>
    <w:rsid w:val="00F07D8C"/>
    <w:rsid w:val="00F11763"/>
    <w:rsid w:val="00F118BE"/>
    <w:rsid w:val="00F12D59"/>
    <w:rsid w:val="00F130A3"/>
    <w:rsid w:val="00F1708B"/>
    <w:rsid w:val="00F17FD5"/>
    <w:rsid w:val="00F2015D"/>
    <w:rsid w:val="00F205E6"/>
    <w:rsid w:val="00F20876"/>
    <w:rsid w:val="00F21E62"/>
    <w:rsid w:val="00F22A19"/>
    <w:rsid w:val="00F22CB8"/>
    <w:rsid w:val="00F22CF0"/>
    <w:rsid w:val="00F24BAA"/>
    <w:rsid w:val="00F25080"/>
    <w:rsid w:val="00F25AB2"/>
    <w:rsid w:val="00F26429"/>
    <w:rsid w:val="00F26C18"/>
    <w:rsid w:val="00F3050D"/>
    <w:rsid w:val="00F30EB8"/>
    <w:rsid w:val="00F312B6"/>
    <w:rsid w:val="00F319AB"/>
    <w:rsid w:val="00F31C26"/>
    <w:rsid w:val="00F32E7C"/>
    <w:rsid w:val="00F33A7B"/>
    <w:rsid w:val="00F35C6D"/>
    <w:rsid w:val="00F361C7"/>
    <w:rsid w:val="00F40A29"/>
    <w:rsid w:val="00F41932"/>
    <w:rsid w:val="00F4366E"/>
    <w:rsid w:val="00F460CF"/>
    <w:rsid w:val="00F47734"/>
    <w:rsid w:val="00F502C9"/>
    <w:rsid w:val="00F503E0"/>
    <w:rsid w:val="00F50F7B"/>
    <w:rsid w:val="00F521C4"/>
    <w:rsid w:val="00F52496"/>
    <w:rsid w:val="00F52776"/>
    <w:rsid w:val="00F52D79"/>
    <w:rsid w:val="00F52D98"/>
    <w:rsid w:val="00F52EE8"/>
    <w:rsid w:val="00F55EE9"/>
    <w:rsid w:val="00F5623D"/>
    <w:rsid w:val="00F56FA3"/>
    <w:rsid w:val="00F575D6"/>
    <w:rsid w:val="00F60D79"/>
    <w:rsid w:val="00F61414"/>
    <w:rsid w:val="00F62E3A"/>
    <w:rsid w:val="00F63403"/>
    <w:rsid w:val="00F639A5"/>
    <w:rsid w:val="00F645E4"/>
    <w:rsid w:val="00F6473C"/>
    <w:rsid w:val="00F64F6A"/>
    <w:rsid w:val="00F65F74"/>
    <w:rsid w:val="00F664B6"/>
    <w:rsid w:val="00F67F2F"/>
    <w:rsid w:val="00F71C57"/>
    <w:rsid w:val="00F71FC9"/>
    <w:rsid w:val="00F72C2B"/>
    <w:rsid w:val="00F73D24"/>
    <w:rsid w:val="00F77360"/>
    <w:rsid w:val="00F77B8E"/>
    <w:rsid w:val="00F77B8F"/>
    <w:rsid w:val="00F80162"/>
    <w:rsid w:val="00F80697"/>
    <w:rsid w:val="00F81312"/>
    <w:rsid w:val="00F81536"/>
    <w:rsid w:val="00F81784"/>
    <w:rsid w:val="00F8419F"/>
    <w:rsid w:val="00F855FC"/>
    <w:rsid w:val="00F85C18"/>
    <w:rsid w:val="00F86742"/>
    <w:rsid w:val="00F86910"/>
    <w:rsid w:val="00F86C46"/>
    <w:rsid w:val="00F87496"/>
    <w:rsid w:val="00F878FD"/>
    <w:rsid w:val="00F914DE"/>
    <w:rsid w:val="00F91583"/>
    <w:rsid w:val="00F91746"/>
    <w:rsid w:val="00F926BD"/>
    <w:rsid w:val="00F9484A"/>
    <w:rsid w:val="00F94E79"/>
    <w:rsid w:val="00F957D4"/>
    <w:rsid w:val="00F95F1C"/>
    <w:rsid w:val="00F9748A"/>
    <w:rsid w:val="00F97CF0"/>
    <w:rsid w:val="00FA209B"/>
    <w:rsid w:val="00FA20B4"/>
    <w:rsid w:val="00FA24DE"/>
    <w:rsid w:val="00FA2624"/>
    <w:rsid w:val="00FA28A7"/>
    <w:rsid w:val="00FA3948"/>
    <w:rsid w:val="00FA3DFA"/>
    <w:rsid w:val="00FA45A7"/>
    <w:rsid w:val="00FA4844"/>
    <w:rsid w:val="00FA4AEA"/>
    <w:rsid w:val="00FA5165"/>
    <w:rsid w:val="00FA7E34"/>
    <w:rsid w:val="00FB01D4"/>
    <w:rsid w:val="00FB1A4E"/>
    <w:rsid w:val="00FB21BB"/>
    <w:rsid w:val="00FB2750"/>
    <w:rsid w:val="00FB3C9A"/>
    <w:rsid w:val="00FB43CD"/>
    <w:rsid w:val="00FB5606"/>
    <w:rsid w:val="00FB77C6"/>
    <w:rsid w:val="00FC12CC"/>
    <w:rsid w:val="00FC149A"/>
    <w:rsid w:val="00FC1571"/>
    <w:rsid w:val="00FC1D78"/>
    <w:rsid w:val="00FC3122"/>
    <w:rsid w:val="00FC34CE"/>
    <w:rsid w:val="00FC39CD"/>
    <w:rsid w:val="00FC4E8E"/>
    <w:rsid w:val="00FC549F"/>
    <w:rsid w:val="00FC6D01"/>
    <w:rsid w:val="00FD08C7"/>
    <w:rsid w:val="00FD2090"/>
    <w:rsid w:val="00FD3E55"/>
    <w:rsid w:val="00FD5389"/>
    <w:rsid w:val="00FD6D3F"/>
    <w:rsid w:val="00FD7A42"/>
    <w:rsid w:val="00FD7A91"/>
    <w:rsid w:val="00FD7E4B"/>
    <w:rsid w:val="00FE0632"/>
    <w:rsid w:val="00FE5983"/>
    <w:rsid w:val="00FE6359"/>
    <w:rsid w:val="00FE64AD"/>
    <w:rsid w:val="00FE6C67"/>
    <w:rsid w:val="00FE6CB6"/>
    <w:rsid w:val="00FE77DA"/>
    <w:rsid w:val="00FF4346"/>
    <w:rsid w:val="00FF5975"/>
    <w:rsid w:val="00FF7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EDD4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eastAsiaTheme="minorHAnsi" w:hAnsi="Meiryo U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470E"/>
    <w:pPr>
      <w:ind w:left="720"/>
      <w:contextualSpacing/>
    </w:pPr>
  </w:style>
  <w:style w:type="paragraph" w:styleId="NoSpacing">
    <w:name w:val="No Spacing"/>
    <w:uiPriority w:val="1"/>
    <w:qFormat/>
    <w:rsid w:val="00BB4B54"/>
    <w:pPr>
      <w:spacing w:after="0"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semiHidden/>
    <w:unhideWhenUsed/>
    <w:rsid w:val="00202F3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02F37"/>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microsoft.com/office/2011/relationships/people" Target="peop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1198</Words>
  <Characters>6835</Characters>
  <Application>Microsoft Macintosh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Radosław Markowski</dc:creator>
  <cp:lastModifiedBy>Ben Stanley</cp:lastModifiedBy>
  <cp:revision>3</cp:revision>
  <dcterms:created xsi:type="dcterms:W3CDTF">2017-09-01T08:32:00Z</dcterms:created>
  <dcterms:modified xsi:type="dcterms:W3CDTF">2017-09-01T08:49:00Z</dcterms:modified>
</cp:coreProperties>
</file>