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3EEA" w:rsidRPr="00BF1AD9" w:rsidRDefault="009B5317" w:rsidP="00616755">
      <w:pPr>
        <w:pStyle w:val="Heading3"/>
        <w:jc w:val="center"/>
        <w:rPr>
          <w:rFonts w:ascii="Arial" w:hAnsi="Arial" w:cs="Arial"/>
          <w:u w:val="single"/>
        </w:rPr>
      </w:pPr>
      <w:r w:rsidRPr="001B76E2">
        <w:rPr>
          <w:noProof/>
          <w:lang w:val="nl-NL" w:eastAsia="nl-NL"/>
        </w:rPr>
        <w:drawing>
          <wp:inline distT="0" distB="0" distL="0" distR="0" wp14:anchorId="19436FB0" wp14:editId="649CF5BD">
            <wp:extent cx="1552575" cy="775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2575" cy="775970"/>
                    </a:xfrm>
                    <a:prstGeom prst="rect">
                      <a:avLst/>
                    </a:prstGeom>
                    <a:noFill/>
                    <a:ln>
                      <a:noFill/>
                    </a:ln>
                  </pic:spPr>
                </pic:pic>
              </a:graphicData>
            </a:graphic>
          </wp:inline>
        </w:drawing>
      </w:r>
    </w:p>
    <w:p w:rsidR="00173EEA" w:rsidRPr="00BB28D2" w:rsidRDefault="00173EEA" w:rsidP="00321CCB">
      <w:pPr>
        <w:jc w:val="center"/>
        <w:rPr>
          <w:rFonts w:ascii="Arial" w:hAnsi="Arial" w:cs="Arial"/>
          <w:b/>
          <w:u w:val="single"/>
        </w:rPr>
      </w:pPr>
    </w:p>
    <w:p w:rsidR="00214C55" w:rsidRPr="00214C55" w:rsidRDefault="00214C55" w:rsidP="00214C55">
      <w:pPr>
        <w:jc w:val="center"/>
        <w:rPr>
          <w:b/>
          <w:sz w:val="40"/>
          <w:szCs w:val="40"/>
        </w:rPr>
      </w:pPr>
      <w:r w:rsidRPr="0016257E">
        <w:rPr>
          <w:b/>
          <w:sz w:val="40"/>
          <w:szCs w:val="40"/>
        </w:rPr>
        <w:t>Proposal template</w:t>
      </w:r>
      <w:r w:rsidR="00232E97">
        <w:rPr>
          <w:b/>
          <w:sz w:val="40"/>
          <w:szCs w:val="40"/>
        </w:rPr>
        <w:t>: technical annex</w:t>
      </w:r>
    </w:p>
    <w:p w:rsidR="00214C55" w:rsidRPr="00232E97" w:rsidRDefault="00232E97" w:rsidP="00232E97">
      <w:pPr>
        <w:jc w:val="center"/>
        <w:rPr>
          <w:b/>
          <w:i/>
        </w:rPr>
      </w:pPr>
      <w:r w:rsidRPr="00232E97">
        <w:rPr>
          <w:b/>
          <w:i/>
        </w:rPr>
        <w:t>(single stage submission procedure and 2</w:t>
      </w:r>
      <w:r w:rsidRPr="00232E97">
        <w:rPr>
          <w:b/>
          <w:i/>
          <w:vertAlign w:val="superscript"/>
        </w:rPr>
        <w:t>nd</w:t>
      </w:r>
      <w:r w:rsidRPr="00232E97">
        <w:rPr>
          <w:b/>
          <w:i/>
        </w:rPr>
        <w:t xml:space="preserve"> stage of a two-stage submission procedure)</w:t>
      </w:r>
    </w:p>
    <w:p w:rsidR="00232E97" w:rsidRPr="002576A5" w:rsidRDefault="00232E97" w:rsidP="000B42E1">
      <w:pPr>
        <w:rPr>
          <w:b/>
          <w:i/>
          <w:sz w:val="32"/>
          <w:szCs w:val="32"/>
        </w:rPr>
      </w:pPr>
    </w:p>
    <w:p w:rsidR="00CB6E46" w:rsidRPr="006E1A22" w:rsidRDefault="00CB6E46" w:rsidP="00CB6E46">
      <w:pPr>
        <w:pStyle w:val="ListParagraph"/>
        <w:ind w:left="0"/>
        <w:jc w:val="center"/>
        <w:rPr>
          <w:b/>
          <w:sz w:val="40"/>
          <w:szCs w:val="40"/>
        </w:rPr>
      </w:pPr>
      <w:r w:rsidRPr="00214C55">
        <w:rPr>
          <w:b/>
          <w:i/>
          <w:sz w:val="40"/>
          <w:szCs w:val="40"/>
        </w:rPr>
        <w:t>Research and Innovation actions</w:t>
      </w:r>
    </w:p>
    <w:p w:rsidR="00CB6E46" w:rsidRPr="00C6680D" w:rsidRDefault="00CB6E46" w:rsidP="00CB6E46">
      <w:pPr>
        <w:pStyle w:val="ListParagraph"/>
        <w:ind w:left="0"/>
        <w:jc w:val="center"/>
        <w:rPr>
          <w:b/>
          <w:i/>
          <w:sz w:val="40"/>
          <w:szCs w:val="40"/>
        </w:rPr>
      </w:pPr>
      <w:r w:rsidRPr="00C6680D">
        <w:rPr>
          <w:b/>
          <w:i/>
          <w:sz w:val="40"/>
          <w:szCs w:val="40"/>
        </w:rPr>
        <w:t>Innovation actions</w:t>
      </w:r>
    </w:p>
    <w:p w:rsidR="000C61B6" w:rsidRPr="002576A5" w:rsidRDefault="000C61B6" w:rsidP="000C61B6">
      <w:pPr>
        <w:jc w:val="both"/>
        <w:rPr>
          <w:sz w:val="32"/>
          <w:szCs w:val="32"/>
        </w:rPr>
      </w:pPr>
    </w:p>
    <w:p w:rsidR="00232E97" w:rsidRDefault="00232E97" w:rsidP="002576A5">
      <w:pPr>
        <w:pBdr>
          <w:top w:val="single" w:sz="12" w:space="1" w:color="auto"/>
          <w:left w:val="single" w:sz="12" w:space="4" w:color="auto"/>
          <w:bottom w:val="single" w:sz="12" w:space="1" w:color="auto"/>
          <w:right w:val="single" w:sz="12" w:space="4" w:color="auto"/>
        </w:pBdr>
        <w:spacing w:after="120"/>
        <w:jc w:val="both"/>
        <w:rPr>
          <w:sz w:val="22"/>
          <w:szCs w:val="22"/>
        </w:rPr>
      </w:pPr>
      <w:r>
        <w:rPr>
          <w:sz w:val="22"/>
          <w:szCs w:val="22"/>
        </w:rPr>
        <w:t>This template is to be used in a single- stage submission procedure or at the 2</w:t>
      </w:r>
      <w:r w:rsidRPr="00232E97">
        <w:rPr>
          <w:sz w:val="22"/>
          <w:szCs w:val="22"/>
          <w:vertAlign w:val="superscript"/>
        </w:rPr>
        <w:t>nd</w:t>
      </w:r>
      <w:r>
        <w:rPr>
          <w:sz w:val="22"/>
          <w:szCs w:val="22"/>
        </w:rPr>
        <w:t xml:space="preserve"> stage of a two-stage submission procedure.</w:t>
      </w:r>
    </w:p>
    <w:p w:rsidR="002576A5" w:rsidRPr="002576A5" w:rsidRDefault="002576A5" w:rsidP="002576A5">
      <w:pPr>
        <w:pBdr>
          <w:top w:val="single" w:sz="12" w:space="1" w:color="auto"/>
          <w:left w:val="single" w:sz="12" w:space="4" w:color="auto"/>
          <w:bottom w:val="single" w:sz="12" w:space="1" w:color="auto"/>
          <w:right w:val="single" w:sz="12" w:space="4" w:color="auto"/>
        </w:pBdr>
        <w:spacing w:after="120"/>
        <w:jc w:val="both"/>
        <w:rPr>
          <w:sz w:val="22"/>
          <w:szCs w:val="22"/>
        </w:rPr>
      </w:pPr>
      <w:r w:rsidRPr="002576A5">
        <w:rPr>
          <w:sz w:val="22"/>
          <w:szCs w:val="22"/>
        </w:rPr>
        <w:t>The structure of this template must be followed when preparing your proposal. It has been designed to ensure that the important aspects of your planned work are presented in a way that will enable the experts to make an effective assessment against the evaluation criteria. Sections 1, 2 and 3 each correspond to an evaluation criterion.</w:t>
      </w:r>
    </w:p>
    <w:p w:rsidR="002576A5" w:rsidRPr="002576A5" w:rsidRDefault="002576A5" w:rsidP="002576A5">
      <w:pPr>
        <w:pBdr>
          <w:top w:val="single" w:sz="12" w:space="1" w:color="auto"/>
          <w:left w:val="single" w:sz="12" w:space="4" w:color="auto"/>
          <w:bottom w:val="single" w:sz="12" w:space="1" w:color="auto"/>
          <w:right w:val="single" w:sz="12" w:space="4" w:color="auto"/>
        </w:pBdr>
        <w:spacing w:after="120"/>
        <w:jc w:val="both"/>
        <w:rPr>
          <w:sz w:val="22"/>
          <w:szCs w:val="22"/>
        </w:rPr>
      </w:pPr>
      <w:r w:rsidRPr="002576A5">
        <w:rPr>
          <w:sz w:val="22"/>
          <w:szCs w:val="22"/>
        </w:rPr>
        <w:t>Please be aware that proposals will be evaluated as they were submitted, rather than on their potential if certain changes were to be made. This means that only proposals that successfully address all the required aspects will have a chance of being funded. There will be no possibility for significant changes to content, budget and consortium composition during grant preparation.</w:t>
      </w:r>
    </w:p>
    <w:p w:rsidR="002576A5" w:rsidRPr="002576A5" w:rsidRDefault="009B5317" w:rsidP="002576A5">
      <w:pPr>
        <w:pBdr>
          <w:top w:val="single" w:sz="12" w:space="1" w:color="auto"/>
          <w:left w:val="single" w:sz="12" w:space="4" w:color="auto"/>
          <w:bottom w:val="single" w:sz="12" w:space="1" w:color="auto"/>
          <w:right w:val="single" w:sz="12" w:space="4" w:color="auto"/>
        </w:pBdr>
        <w:spacing w:after="120"/>
        <w:jc w:val="both"/>
        <w:rPr>
          <w:sz w:val="22"/>
          <w:szCs w:val="22"/>
        </w:rPr>
      </w:pPr>
      <w:r w:rsidRPr="002576A5">
        <w:rPr>
          <w:noProof/>
          <w:sz w:val="22"/>
          <w:szCs w:val="22"/>
          <w:lang w:val="nl-NL" w:eastAsia="nl-NL"/>
        </w:rPr>
        <w:drawing>
          <wp:inline distT="0" distB="0" distL="0" distR="0" wp14:anchorId="4B206CA2" wp14:editId="23044EF5">
            <wp:extent cx="159385" cy="159385"/>
            <wp:effectExtent l="0" t="0" r="0" b="0"/>
            <wp:docPr id="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385" cy="159385"/>
                    </a:xfrm>
                    <a:prstGeom prst="rect">
                      <a:avLst/>
                    </a:prstGeom>
                    <a:noFill/>
                    <a:ln>
                      <a:noFill/>
                    </a:ln>
                  </pic:spPr>
                </pic:pic>
              </a:graphicData>
            </a:graphic>
          </wp:inline>
        </w:drawing>
      </w:r>
      <w:r w:rsidR="002576A5" w:rsidRPr="002576A5">
        <w:rPr>
          <w:b/>
          <w:sz w:val="22"/>
          <w:szCs w:val="22"/>
        </w:rPr>
        <w:t xml:space="preserve"> Page limit</w:t>
      </w:r>
      <w:r w:rsidR="002576A5" w:rsidRPr="002576A5">
        <w:rPr>
          <w:sz w:val="22"/>
          <w:szCs w:val="22"/>
        </w:rPr>
        <w:t xml:space="preserve">: </w:t>
      </w:r>
      <w:r w:rsidR="00232E97">
        <w:rPr>
          <w:sz w:val="22"/>
          <w:szCs w:val="22"/>
          <w:u w:val="single"/>
        </w:rPr>
        <w:t>T</w:t>
      </w:r>
      <w:r w:rsidR="002576A5" w:rsidRPr="003E105B">
        <w:rPr>
          <w:sz w:val="22"/>
          <w:szCs w:val="22"/>
          <w:u w:val="single"/>
        </w:rPr>
        <w:t>he cover page and sections 1, 2 and 3, together should not be longer than 70 pages.</w:t>
      </w:r>
      <w:r w:rsidR="002576A5" w:rsidRPr="002576A5">
        <w:rPr>
          <w:sz w:val="22"/>
          <w:szCs w:val="22"/>
        </w:rPr>
        <w:t xml:space="preserve"> All tables, figures, references and any other element pertaining to these sections must be included as an integral part of these sections and are thus counted against this page limit. </w:t>
      </w:r>
    </w:p>
    <w:p w:rsidR="002576A5" w:rsidRPr="002576A5" w:rsidRDefault="002576A5" w:rsidP="002576A5">
      <w:pPr>
        <w:pBdr>
          <w:top w:val="single" w:sz="12" w:space="1" w:color="auto"/>
          <w:left w:val="single" w:sz="12" w:space="4" w:color="auto"/>
          <w:bottom w:val="single" w:sz="12" w:space="1" w:color="auto"/>
          <w:right w:val="single" w:sz="12" w:space="4" w:color="auto"/>
        </w:pBdr>
        <w:spacing w:after="120"/>
        <w:jc w:val="both"/>
        <w:rPr>
          <w:sz w:val="22"/>
          <w:szCs w:val="22"/>
        </w:rPr>
      </w:pPr>
      <w:r w:rsidRPr="002576A5">
        <w:rPr>
          <w:sz w:val="22"/>
          <w:szCs w:val="22"/>
        </w:rPr>
        <w:t xml:space="preserve">The page limit will be applied automatically; </w:t>
      </w:r>
      <w:r w:rsidRPr="00AA3C7B">
        <w:rPr>
          <w:color w:val="FF0000"/>
          <w:sz w:val="22"/>
          <w:szCs w:val="22"/>
        </w:rPr>
        <w:t>therefore you must remove this instruction page before submitting</w:t>
      </w:r>
      <w:r w:rsidRPr="003E105B">
        <w:rPr>
          <w:sz w:val="22"/>
          <w:szCs w:val="22"/>
        </w:rPr>
        <w:t>.</w:t>
      </w:r>
    </w:p>
    <w:p w:rsidR="002576A5" w:rsidRPr="002576A5" w:rsidRDefault="002576A5" w:rsidP="002576A5">
      <w:pPr>
        <w:pBdr>
          <w:top w:val="single" w:sz="12" w:space="1" w:color="auto"/>
          <w:left w:val="single" w:sz="12" w:space="4" w:color="auto"/>
          <w:bottom w:val="single" w:sz="12" w:space="1" w:color="auto"/>
          <w:right w:val="single" w:sz="12" w:space="4" w:color="auto"/>
        </w:pBdr>
        <w:spacing w:after="120"/>
        <w:jc w:val="both"/>
        <w:rPr>
          <w:sz w:val="22"/>
          <w:szCs w:val="22"/>
        </w:rPr>
      </w:pPr>
      <w:r w:rsidRPr="002576A5">
        <w:rPr>
          <w:sz w:val="22"/>
          <w:szCs w:val="22"/>
        </w:rPr>
        <w:t>If you attempt to upload a proposal longer than the specified limit before the deadline, you will receive an automatic warning and will be advised to shorten and re-upload the proposal. After the deadline, any excess pages will be overprinted with a ‘watermark’, indicating to evaluators that these pages must be disregarded.</w:t>
      </w:r>
    </w:p>
    <w:p w:rsidR="002576A5" w:rsidRPr="002576A5" w:rsidRDefault="002576A5" w:rsidP="002576A5">
      <w:pPr>
        <w:pBdr>
          <w:top w:val="single" w:sz="12" w:space="1" w:color="auto"/>
          <w:left w:val="single" w:sz="12" w:space="4" w:color="auto"/>
          <w:bottom w:val="single" w:sz="12" w:space="1" w:color="auto"/>
          <w:right w:val="single" w:sz="12" w:space="4" w:color="auto"/>
        </w:pBdr>
        <w:spacing w:after="120"/>
        <w:jc w:val="both"/>
        <w:rPr>
          <w:sz w:val="22"/>
          <w:szCs w:val="22"/>
        </w:rPr>
      </w:pPr>
      <w:r w:rsidRPr="002576A5">
        <w:rPr>
          <w:sz w:val="22"/>
          <w:szCs w:val="22"/>
        </w:rPr>
        <w:t>Please</w:t>
      </w:r>
      <w:r w:rsidR="0095361D">
        <w:rPr>
          <w:sz w:val="22"/>
          <w:szCs w:val="22"/>
        </w:rPr>
        <w:t>,</w:t>
      </w:r>
      <w:r w:rsidRPr="002576A5">
        <w:rPr>
          <w:sz w:val="22"/>
          <w:szCs w:val="22"/>
        </w:rPr>
        <w:t xml:space="preserve"> do not consider the page limit as a target! It is in your interest to keep your text as concise as possible, since experts rarely view unnecessarily long proposals in a positive light.</w:t>
      </w:r>
    </w:p>
    <w:p w:rsidR="002576A5" w:rsidRPr="002576A5" w:rsidRDefault="009B5317" w:rsidP="002576A5">
      <w:pPr>
        <w:pBdr>
          <w:top w:val="single" w:sz="12" w:space="1" w:color="auto"/>
          <w:left w:val="single" w:sz="12" w:space="4" w:color="auto"/>
          <w:bottom w:val="single" w:sz="12" w:space="1" w:color="auto"/>
          <w:right w:val="single" w:sz="12" w:space="4" w:color="auto"/>
        </w:pBdr>
        <w:spacing w:after="120"/>
        <w:jc w:val="both"/>
        <w:rPr>
          <w:sz w:val="22"/>
          <w:szCs w:val="22"/>
        </w:rPr>
      </w:pPr>
      <w:r w:rsidRPr="009B51EC">
        <w:rPr>
          <w:noProof/>
          <w:lang w:val="nl-NL" w:eastAsia="nl-NL"/>
        </w:rPr>
        <w:drawing>
          <wp:inline distT="0" distB="0" distL="0" distR="0" wp14:anchorId="35F45772" wp14:editId="1B81ADB1">
            <wp:extent cx="159385" cy="159385"/>
            <wp:effectExtent l="0" t="0" r="0" b="0"/>
            <wp:docPr id="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385" cy="159385"/>
                    </a:xfrm>
                    <a:prstGeom prst="rect">
                      <a:avLst/>
                    </a:prstGeom>
                    <a:noFill/>
                    <a:ln>
                      <a:noFill/>
                    </a:ln>
                  </pic:spPr>
                </pic:pic>
              </a:graphicData>
            </a:graphic>
          </wp:inline>
        </w:drawing>
      </w:r>
      <w:r w:rsidR="002576A5" w:rsidRPr="002576A5">
        <w:rPr>
          <w:sz w:val="22"/>
          <w:szCs w:val="22"/>
        </w:rPr>
        <w:t xml:space="preserve"> The following formatting conditions apply. </w:t>
      </w:r>
    </w:p>
    <w:p w:rsidR="002576A5" w:rsidRPr="002576A5" w:rsidRDefault="002576A5" w:rsidP="002576A5">
      <w:pPr>
        <w:pBdr>
          <w:top w:val="single" w:sz="12" w:space="1" w:color="auto"/>
          <w:left w:val="single" w:sz="12" w:space="4" w:color="auto"/>
          <w:bottom w:val="single" w:sz="12" w:space="1" w:color="auto"/>
          <w:right w:val="single" w:sz="12" w:space="4" w:color="auto"/>
        </w:pBdr>
        <w:spacing w:after="120"/>
        <w:jc w:val="both"/>
        <w:rPr>
          <w:sz w:val="22"/>
          <w:szCs w:val="22"/>
        </w:rPr>
      </w:pPr>
      <w:r w:rsidRPr="002576A5">
        <w:rPr>
          <w:sz w:val="22"/>
          <w:szCs w:val="22"/>
        </w:rPr>
        <w:t>The reference font for the body text of H2020 proposals is Times New Roman (Windows platforms), Times/Times New Roman (Apple platforms) or Nimbus Roman No. 9 L (Linux distributions).</w:t>
      </w:r>
    </w:p>
    <w:p w:rsidR="002576A5" w:rsidRPr="002576A5" w:rsidRDefault="002576A5" w:rsidP="002576A5">
      <w:pPr>
        <w:pBdr>
          <w:top w:val="single" w:sz="12" w:space="1" w:color="auto"/>
          <w:left w:val="single" w:sz="12" w:space="4" w:color="auto"/>
          <w:bottom w:val="single" w:sz="12" w:space="1" w:color="auto"/>
          <w:right w:val="single" w:sz="12" w:space="4" w:color="auto"/>
        </w:pBdr>
        <w:spacing w:after="120"/>
        <w:jc w:val="both"/>
        <w:rPr>
          <w:sz w:val="22"/>
          <w:szCs w:val="22"/>
        </w:rPr>
      </w:pPr>
      <w:r w:rsidRPr="002576A5">
        <w:rPr>
          <w:sz w:val="22"/>
          <w:szCs w:val="22"/>
        </w:rPr>
        <w:t>The use of a different font for the body text is not advised and is subject to the cumulative conditions that the font is legible and that its use does not significantly shorten the representation of the proposal in number of pages compared to using the reference font (for example with a view to bypass the page limit).</w:t>
      </w:r>
    </w:p>
    <w:p w:rsidR="002576A5" w:rsidRPr="002576A5" w:rsidRDefault="002576A5" w:rsidP="002576A5">
      <w:pPr>
        <w:pBdr>
          <w:top w:val="single" w:sz="12" w:space="1" w:color="auto"/>
          <w:left w:val="single" w:sz="12" w:space="4" w:color="auto"/>
          <w:bottom w:val="single" w:sz="12" w:space="1" w:color="auto"/>
          <w:right w:val="single" w:sz="12" w:space="4" w:color="auto"/>
        </w:pBdr>
        <w:spacing w:after="120"/>
        <w:jc w:val="both"/>
        <w:rPr>
          <w:sz w:val="22"/>
          <w:szCs w:val="22"/>
        </w:rPr>
      </w:pPr>
      <w:r w:rsidRPr="002576A5">
        <w:rPr>
          <w:sz w:val="22"/>
          <w:szCs w:val="22"/>
        </w:rPr>
        <w:t>The minimum font size allowed is 11 points. Standard character spacing and a minimum of single line spacing is to be used.</w:t>
      </w:r>
    </w:p>
    <w:p w:rsidR="002576A5" w:rsidRPr="002576A5" w:rsidRDefault="002576A5" w:rsidP="0095361D">
      <w:pPr>
        <w:pBdr>
          <w:top w:val="single" w:sz="12" w:space="1" w:color="auto"/>
          <w:left w:val="single" w:sz="12" w:space="4" w:color="auto"/>
          <w:bottom w:val="single" w:sz="12" w:space="1" w:color="auto"/>
          <w:right w:val="single" w:sz="12" w:space="4" w:color="auto"/>
        </w:pBdr>
        <w:spacing w:after="120"/>
        <w:jc w:val="both"/>
        <w:rPr>
          <w:sz w:val="22"/>
          <w:szCs w:val="22"/>
        </w:rPr>
      </w:pPr>
      <w:r w:rsidRPr="002576A5">
        <w:rPr>
          <w:sz w:val="22"/>
          <w:szCs w:val="22"/>
        </w:rPr>
        <w:t>Text elements other than the body text, such as headers, foot/end notes, captions, formula's, may deviate, but must be legible.</w:t>
      </w:r>
    </w:p>
    <w:p w:rsidR="00EA5705" w:rsidRPr="0095361D" w:rsidRDefault="002576A5" w:rsidP="0095361D">
      <w:pPr>
        <w:pBdr>
          <w:top w:val="single" w:sz="12" w:space="1" w:color="auto"/>
          <w:left w:val="single" w:sz="12" w:space="4" w:color="auto"/>
          <w:bottom w:val="single" w:sz="12" w:space="1" w:color="auto"/>
          <w:right w:val="single" w:sz="12" w:space="4" w:color="auto"/>
        </w:pBdr>
        <w:spacing w:after="120"/>
        <w:jc w:val="both"/>
        <w:rPr>
          <w:sz w:val="22"/>
          <w:szCs w:val="22"/>
        </w:rPr>
      </w:pPr>
      <w:r w:rsidRPr="002576A5">
        <w:rPr>
          <w:sz w:val="22"/>
          <w:szCs w:val="22"/>
        </w:rPr>
        <w:t>The page size is A4, and all margins (top, bottom, left, right) should be at least 15 mm (not including any footers or headers).</w:t>
      </w:r>
    </w:p>
    <w:p w:rsidR="00D50C58" w:rsidRPr="0095361D" w:rsidRDefault="00D50C58" w:rsidP="001F1843">
      <w:pPr>
        <w:spacing w:after="200"/>
        <w:jc w:val="center"/>
        <w:rPr>
          <w:b/>
          <w:sz w:val="22"/>
          <w:szCs w:val="22"/>
        </w:rPr>
        <w:sectPr w:rsidR="00D50C58" w:rsidRPr="0095361D" w:rsidSect="0095361D">
          <w:headerReference w:type="even" r:id="rId12"/>
          <w:headerReference w:type="default" r:id="rId13"/>
          <w:footerReference w:type="even" r:id="rId14"/>
          <w:footerReference w:type="default" r:id="rId15"/>
          <w:headerReference w:type="first" r:id="rId16"/>
          <w:footerReference w:type="first" r:id="rId17"/>
          <w:type w:val="continuous"/>
          <w:pgSz w:w="11907" w:h="16840"/>
          <w:pgMar w:top="1134" w:right="1134" w:bottom="1134" w:left="1134" w:header="708" w:footer="708" w:gutter="0"/>
          <w:pgNumType w:start="0"/>
          <w:cols w:space="708"/>
          <w:docGrid w:linePitch="326"/>
        </w:sectPr>
      </w:pPr>
    </w:p>
    <w:p w:rsidR="00BD3AD2" w:rsidRDefault="00BD3AD2" w:rsidP="001F1843">
      <w:pPr>
        <w:spacing w:after="200"/>
        <w:jc w:val="center"/>
        <w:rPr>
          <w:b/>
        </w:rPr>
      </w:pPr>
    </w:p>
    <w:p w:rsidR="00BD3AD2" w:rsidRDefault="00BD3AD2" w:rsidP="001F1843">
      <w:pPr>
        <w:spacing w:after="200"/>
        <w:jc w:val="center"/>
        <w:rPr>
          <w:b/>
        </w:rPr>
      </w:pPr>
    </w:p>
    <w:p w:rsidR="00BD3AD2" w:rsidRDefault="00BD3AD2" w:rsidP="001F1843">
      <w:pPr>
        <w:spacing w:after="200"/>
        <w:jc w:val="center"/>
        <w:rPr>
          <w:b/>
        </w:rPr>
      </w:pPr>
    </w:p>
    <w:p w:rsidR="00BD3AD2" w:rsidRDefault="00BD3AD2" w:rsidP="001F1843">
      <w:pPr>
        <w:spacing w:after="200"/>
        <w:jc w:val="center"/>
        <w:rPr>
          <w:b/>
        </w:rPr>
      </w:pPr>
    </w:p>
    <w:p w:rsidR="003A3323" w:rsidRDefault="003A3323" w:rsidP="003A3323">
      <w:pPr>
        <w:spacing w:after="200" w:line="276" w:lineRule="auto"/>
        <w:jc w:val="center"/>
        <w:rPr>
          <w:b/>
        </w:rPr>
      </w:pPr>
      <w:r>
        <w:rPr>
          <w:b/>
        </w:rPr>
        <w:t>COVER PAGE</w:t>
      </w:r>
    </w:p>
    <w:p w:rsidR="003A3323" w:rsidRDefault="003A3323" w:rsidP="003A3323">
      <w:pPr>
        <w:spacing w:after="200"/>
        <w:jc w:val="both"/>
      </w:pPr>
    </w:p>
    <w:p w:rsidR="003A3323" w:rsidRDefault="00F21F32" w:rsidP="003A3323">
      <w:pPr>
        <w:spacing w:after="200"/>
        <w:jc w:val="both"/>
        <w:rPr>
          <w:b/>
        </w:rPr>
      </w:pPr>
      <w:r>
        <w:rPr>
          <w:b/>
        </w:rPr>
        <w:t>INSIDE-UP</w:t>
      </w:r>
    </w:p>
    <w:p w:rsidR="003A3323" w:rsidRDefault="003A3323" w:rsidP="003A3323">
      <w:pPr>
        <w:spacing w:after="200"/>
        <w:jc w:val="both"/>
        <w:rPr>
          <w:b/>
        </w:rPr>
      </w:pPr>
    </w:p>
    <w:p w:rsidR="003A3323" w:rsidRDefault="003A3323" w:rsidP="003A3323">
      <w:pPr>
        <w:spacing w:after="200"/>
        <w:jc w:val="both"/>
        <w:rPr>
          <w:b/>
        </w:rPr>
      </w:pPr>
    </w:p>
    <w:p w:rsidR="003A3323" w:rsidRDefault="003A3323" w:rsidP="003A3323">
      <w:pPr>
        <w:jc w:val="both"/>
        <w:rPr>
          <w:b/>
        </w:rPr>
      </w:pPr>
      <w:r>
        <w:t>Note: Co</w:t>
      </w:r>
      <w:r>
        <w:rPr>
          <w:iCs/>
        </w:rPr>
        <w:t xml:space="preserve">nsortium members are listed in part A. </w:t>
      </w:r>
      <w:r w:rsidR="00232E97">
        <w:rPr>
          <w:iCs/>
        </w:rPr>
        <w:t xml:space="preserve">A </w:t>
      </w:r>
      <w:r>
        <w:rPr>
          <w:iCs/>
        </w:rPr>
        <w:t>summary list should also be provided in the table below.</w:t>
      </w:r>
    </w:p>
    <w:p w:rsidR="003A3323" w:rsidRDefault="003A3323" w:rsidP="003A3323">
      <w:pPr>
        <w:spacing w:after="200"/>
        <w:jc w:val="both"/>
        <w:rPr>
          <w:b/>
        </w:rPr>
      </w:pPr>
    </w:p>
    <w:p w:rsidR="003A3323" w:rsidRDefault="003A3323" w:rsidP="003A3323">
      <w:pPr>
        <w:spacing w:after="200"/>
        <w:jc w:val="both"/>
        <w:rPr>
          <w:b/>
        </w:rPr>
      </w:pPr>
    </w:p>
    <w:p w:rsidR="003A3323" w:rsidRDefault="003A3323" w:rsidP="003A3323">
      <w:pPr>
        <w:spacing w:after="200"/>
        <w:jc w:val="both"/>
        <w:rPr>
          <w:b/>
        </w:rPr>
      </w:pPr>
    </w:p>
    <w:p w:rsidR="003A3323" w:rsidRDefault="003A3323" w:rsidP="003A3323">
      <w:pPr>
        <w:spacing w:after="200"/>
        <w:jc w:val="both"/>
        <w:rPr>
          <w:b/>
        </w:rPr>
      </w:pPr>
      <w:r>
        <w:rPr>
          <w:b/>
        </w:rPr>
        <w:t>List of participants</w:t>
      </w:r>
    </w:p>
    <w:tbl>
      <w:tblPr>
        <w:tblW w:w="9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53"/>
        <w:gridCol w:w="3871"/>
        <w:gridCol w:w="1291"/>
      </w:tblGrid>
      <w:tr w:rsidR="003A3323" w:rsidRPr="0016257E" w:rsidTr="0026193B">
        <w:trPr>
          <w:trHeight w:val="266"/>
          <w:jc w:val="center"/>
        </w:trPr>
        <w:tc>
          <w:tcPr>
            <w:tcW w:w="4153" w:type="dxa"/>
          </w:tcPr>
          <w:p w:rsidR="003A3323" w:rsidRPr="0016257E" w:rsidRDefault="003A3323" w:rsidP="0026193B">
            <w:pPr>
              <w:jc w:val="both"/>
              <w:outlineLvl w:val="4"/>
              <w:rPr>
                <w:b/>
              </w:rPr>
            </w:pPr>
            <w:r w:rsidRPr="0016257E">
              <w:rPr>
                <w:b/>
              </w:rPr>
              <w:t>Participant No *</w:t>
            </w:r>
          </w:p>
        </w:tc>
        <w:tc>
          <w:tcPr>
            <w:tcW w:w="3871" w:type="dxa"/>
          </w:tcPr>
          <w:p w:rsidR="003A3323" w:rsidRPr="0016257E" w:rsidRDefault="003A3323" w:rsidP="0026193B">
            <w:pPr>
              <w:jc w:val="both"/>
              <w:outlineLvl w:val="4"/>
              <w:rPr>
                <w:b/>
              </w:rPr>
            </w:pPr>
            <w:r w:rsidRPr="0016257E">
              <w:rPr>
                <w:b/>
              </w:rPr>
              <w:t>Participant organisation name</w:t>
            </w:r>
          </w:p>
        </w:tc>
        <w:tc>
          <w:tcPr>
            <w:tcW w:w="1291" w:type="dxa"/>
          </w:tcPr>
          <w:p w:rsidR="003A3323" w:rsidRPr="0016257E" w:rsidRDefault="003A3323" w:rsidP="0026193B">
            <w:pPr>
              <w:jc w:val="both"/>
              <w:outlineLvl w:val="4"/>
              <w:rPr>
                <w:b/>
              </w:rPr>
            </w:pPr>
            <w:r w:rsidRPr="0016257E">
              <w:rPr>
                <w:b/>
              </w:rPr>
              <w:t>Country</w:t>
            </w:r>
          </w:p>
        </w:tc>
      </w:tr>
      <w:tr w:rsidR="003A3323" w:rsidRPr="0016257E" w:rsidTr="0026193B">
        <w:trPr>
          <w:trHeight w:val="69"/>
          <w:jc w:val="center"/>
        </w:trPr>
        <w:tc>
          <w:tcPr>
            <w:tcW w:w="4153" w:type="dxa"/>
          </w:tcPr>
          <w:p w:rsidR="003A3323" w:rsidRPr="0016257E" w:rsidRDefault="003A3323" w:rsidP="0026193B">
            <w:pPr>
              <w:jc w:val="both"/>
              <w:outlineLvl w:val="4"/>
            </w:pPr>
            <w:r w:rsidRPr="0016257E">
              <w:t>1 (Coordinator)</w:t>
            </w:r>
          </w:p>
        </w:tc>
        <w:tc>
          <w:tcPr>
            <w:tcW w:w="3871" w:type="dxa"/>
          </w:tcPr>
          <w:p w:rsidR="003A3323" w:rsidRPr="0016257E" w:rsidRDefault="003A3323" w:rsidP="0026193B"/>
        </w:tc>
        <w:tc>
          <w:tcPr>
            <w:tcW w:w="1291" w:type="dxa"/>
          </w:tcPr>
          <w:p w:rsidR="003A3323" w:rsidRPr="0016257E" w:rsidRDefault="003A3323" w:rsidP="0026193B"/>
        </w:tc>
      </w:tr>
      <w:tr w:rsidR="003A3323" w:rsidRPr="0016257E" w:rsidTr="0026193B">
        <w:trPr>
          <w:trHeight w:val="266"/>
          <w:jc w:val="center"/>
        </w:trPr>
        <w:tc>
          <w:tcPr>
            <w:tcW w:w="4153" w:type="dxa"/>
          </w:tcPr>
          <w:p w:rsidR="003A3323" w:rsidRPr="0016257E" w:rsidRDefault="003A3323" w:rsidP="0026193B">
            <w:pPr>
              <w:ind w:left="1191" w:hanging="1191"/>
              <w:jc w:val="both"/>
              <w:outlineLvl w:val="4"/>
              <w:rPr>
                <w:b/>
              </w:rPr>
            </w:pPr>
            <w:r w:rsidRPr="0016257E">
              <w:t>2</w:t>
            </w:r>
          </w:p>
        </w:tc>
        <w:tc>
          <w:tcPr>
            <w:tcW w:w="3871" w:type="dxa"/>
          </w:tcPr>
          <w:p w:rsidR="003A3323" w:rsidRPr="0016257E" w:rsidRDefault="003A3323" w:rsidP="0026193B"/>
        </w:tc>
        <w:tc>
          <w:tcPr>
            <w:tcW w:w="1291" w:type="dxa"/>
          </w:tcPr>
          <w:p w:rsidR="003A3323" w:rsidRPr="0016257E" w:rsidRDefault="003A3323" w:rsidP="0026193B"/>
        </w:tc>
      </w:tr>
      <w:tr w:rsidR="003A3323" w:rsidRPr="0016257E" w:rsidTr="0026193B">
        <w:trPr>
          <w:trHeight w:val="281"/>
          <w:jc w:val="center"/>
        </w:trPr>
        <w:tc>
          <w:tcPr>
            <w:tcW w:w="4153" w:type="dxa"/>
          </w:tcPr>
          <w:p w:rsidR="003A3323" w:rsidRPr="0016257E" w:rsidRDefault="003A3323" w:rsidP="0026193B">
            <w:pPr>
              <w:ind w:left="1191" w:hanging="1191"/>
              <w:jc w:val="both"/>
              <w:outlineLvl w:val="4"/>
              <w:rPr>
                <w:b/>
              </w:rPr>
            </w:pPr>
            <w:r w:rsidRPr="0016257E">
              <w:t>3</w:t>
            </w:r>
          </w:p>
        </w:tc>
        <w:tc>
          <w:tcPr>
            <w:tcW w:w="3871" w:type="dxa"/>
          </w:tcPr>
          <w:p w:rsidR="003A3323" w:rsidRPr="0016257E" w:rsidRDefault="003A3323" w:rsidP="0026193B"/>
        </w:tc>
        <w:tc>
          <w:tcPr>
            <w:tcW w:w="1291" w:type="dxa"/>
          </w:tcPr>
          <w:p w:rsidR="003A3323" w:rsidRPr="0016257E" w:rsidRDefault="003A3323" w:rsidP="0026193B"/>
        </w:tc>
      </w:tr>
    </w:tbl>
    <w:p w:rsidR="003A3323" w:rsidRPr="006020A1" w:rsidRDefault="003A3323" w:rsidP="003A3323">
      <w:pPr>
        <w:spacing w:after="240"/>
        <w:ind w:left="426"/>
      </w:pPr>
      <w:r w:rsidRPr="0016257E">
        <w:rPr>
          <w:noProof/>
        </w:rPr>
        <w:t xml:space="preserve">* </w:t>
      </w:r>
      <w:r w:rsidRPr="006020A1">
        <w:t xml:space="preserve">Please use the same participant numbering as that used in the administrative proposal forms. </w:t>
      </w:r>
    </w:p>
    <w:p w:rsidR="003A3323" w:rsidRDefault="003A3323" w:rsidP="003A3323">
      <w:pPr>
        <w:spacing w:after="200"/>
        <w:jc w:val="both"/>
        <w:rPr>
          <w:b/>
        </w:rPr>
      </w:pPr>
    </w:p>
    <w:p w:rsidR="003A3323" w:rsidRDefault="003A3323" w:rsidP="003A3323">
      <w:pPr>
        <w:spacing w:after="200"/>
        <w:jc w:val="both"/>
      </w:pPr>
    </w:p>
    <w:p w:rsidR="001F1843" w:rsidRPr="006E1A22" w:rsidRDefault="001F1843" w:rsidP="001F1843">
      <w:pPr>
        <w:spacing w:after="200"/>
        <w:jc w:val="both"/>
        <w:rPr>
          <w:b/>
        </w:rPr>
      </w:pPr>
    </w:p>
    <w:p w:rsidR="00367620" w:rsidRDefault="00367620" w:rsidP="001F1843">
      <w:pPr>
        <w:spacing w:after="200"/>
        <w:jc w:val="both"/>
        <w:rPr>
          <w:b/>
        </w:rPr>
      </w:pPr>
    </w:p>
    <w:p w:rsidR="00367620" w:rsidRDefault="00367620" w:rsidP="001F1843">
      <w:pPr>
        <w:spacing w:after="200"/>
        <w:jc w:val="both"/>
        <w:rPr>
          <w:b/>
        </w:rPr>
      </w:pPr>
    </w:p>
    <w:p w:rsidR="00367620" w:rsidRDefault="00367620" w:rsidP="001F1843">
      <w:pPr>
        <w:spacing w:after="200"/>
        <w:jc w:val="both"/>
        <w:rPr>
          <w:b/>
        </w:rPr>
      </w:pPr>
    </w:p>
    <w:p w:rsidR="00367620" w:rsidRDefault="00367620" w:rsidP="001F1843">
      <w:pPr>
        <w:spacing w:after="200"/>
        <w:jc w:val="both"/>
        <w:rPr>
          <w:b/>
        </w:rPr>
      </w:pPr>
    </w:p>
    <w:p w:rsidR="00367620" w:rsidRDefault="00367620" w:rsidP="001F1843">
      <w:pPr>
        <w:spacing w:after="200"/>
        <w:jc w:val="both"/>
        <w:rPr>
          <w:b/>
        </w:rPr>
      </w:pPr>
    </w:p>
    <w:p w:rsidR="001F1843" w:rsidRPr="0016257E" w:rsidRDefault="001F1843" w:rsidP="004568A3">
      <w:pPr>
        <w:spacing w:after="200"/>
        <w:jc w:val="both"/>
        <w:rPr>
          <w:b/>
          <w:bCs/>
        </w:rPr>
      </w:pPr>
    </w:p>
    <w:p w:rsidR="00C2520F" w:rsidRPr="0016257E" w:rsidRDefault="001F1843" w:rsidP="004568A3">
      <w:pPr>
        <w:spacing w:after="200"/>
        <w:jc w:val="both"/>
        <w:rPr>
          <w:b/>
          <w:bCs/>
        </w:rPr>
      </w:pPr>
      <w:r w:rsidRPr="0016257E">
        <w:rPr>
          <w:b/>
          <w:bCs/>
        </w:rPr>
        <w:br w:type="page"/>
      </w:r>
      <w:r w:rsidR="00DC5B11" w:rsidRPr="0016257E">
        <w:rPr>
          <w:b/>
          <w:bCs/>
        </w:rPr>
        <w:lastRenderedPageBreak/>
        <w:t>1</w:t>
      </w:r>
      <w:r w:rsidR="00861F4B" w:rsidRPr="0016257E">
        <w:rPr>
          <w:b/>
          <w:bCs/>
        </w:rPr>
        <w:t>.</w:t>
      </w:r>
      <w:r w:rsidR="00861F4B" w:rsidRPr="0016257E">
        <w:rPr>
          <w:b/>
          <w:bCs/>
        </w:rPr>
        <w:tab/>
      </w:r>
      <w:r w:rsidR="00BC5A60" w:rsidRPr="0016257E">
        <w:rPr>
          <w:b/>
          <w:bCs/>
        </w:rPr>
        <w:t>Excellence</w:t>
      </w:r>
    </w:p>
    <w:p w:rsidR="00DC5B11" w:rsidRDefault="004B7DC2" w:rsidP="00A66E52">
      <w:pPr>
        <w:numPr>
          <w:ilvl w:val="1"/>
          <w:numId w:val="13"/>
        </w:numPr>
        <w:spacing w:after="200"/>
        <w:jc w:val="both"/>
        <w:rPr>
          <w:b/>
        </w:rPr>
      </w:pPr>
      <w:r w:rsidRPr="0016257E">
        <w:rPr>
          <w:b/>
        </w:rPr>
        <w:t>O</w:t>
      </w:r>
      <w:r w:rsidR="00DC5B11" w:rsidRPr="0016257E">
        <w:rPr>
          <w:b/>
        </w:rPr>
        <w:t>bjectives</w:t>
      </w:r>
      <w:r w:rsidR="0041271C" w:rsidRPr="0016257E">
        <w:rPr>
          <w:b/>
        </w:rPr>
        <w:t xml:space="preserve"> </w:t>
      </w:r>
    </w:p>
    <w:p w:rsidR="002E1B14" w:rsidRDefault="009B5317" w:rsidP="002E1B14">
      <w:pPr>
        <w:autoSpaceDE w:val="0"/>
        <w:autoSpaceDN w:val="0"/>
        <w:adjustRightInd w:val="0"/>
        <w:spacing w:line="360" w:lineRule="auto"/>
      </w:pPr>
      <w:r>
        <w:rPr>
          <w:noProof/>
          <w:lang w:val="nl-NL" w:eastAsia="nl-NL"/>
        </w:rPr>
        <w:drawing>
          <wp:anchor distT="0" distB="0" distL="114300" distR="114300" simplePos="0" relativeHeight="251660288" behindDoc="0" locked="0" layoutInCell="1" allowOverlap="1" wp14:anchorId="79CB8D06" wp14:editId="6A3D4023">
            <wp:simplePos x="0" y="0"/>
            <wp:positionH relativeFrom="margin">
              <wp:align>center</wp:align>
            </wp:positionH>
            <wp:positionV relativeFrom="paragraph">
              <wp:posOffset>1384300</wp:posOffset>
            </wp:positionV>
            <wp:extent cx="4476750" cy="2811145"/>
            <wp:effectExtent l="0" t="0" r="0" b="8255"/>
            <wp:wrapTopAndBottom/>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76750" cy="2811145"/>
                    </a:xfrm>
                    <a:prstGeom prst="rect">
                      <a:avLst/>
                    </a:prstGeom>
                    <a:noFill/>
                    <a:ln>
                      <a:noFill/>
                    </a:ln>
                  </pic:spPr>
                </pic:pic>
              </a:graphicData>
            </a:graphic>
            <wp14:sizeRelH relativeFrom="page">
              <wp14:pctWidth>0</wp14:pctWidth>
            </wp14:sizeRelH>
            <wp14:sizeRelV relativeFrom="page">
              <wp14:pctHeight>0</wp14:pctHeight>
            </wp14:sizeRelV>
          </wp:anchor>
        </w:drawing>
      </w:r>
      <w:r w:rsidR="002E1B14">
        <w:t>INSIDE-</w:t>
      </w:r>
      <w:r w:rsidR="002E1B14" w:rsidRPr="000F7B05">
        <w:t xml:space="preserve">UP </w:t>
      </w:r>
      <w:r w:rsidR="002E1B14">
        <w:t>examines how democracy, sovereignty, the rule of law, and the protection of fundamental rights may fortify the legitimacy of the European Union (EU)</w:t>
      </w:r>
      <w:r w:rsidR="002E1B14" w:rsidRPr="000F7B05">
        <w:t xml:space="preserve">. </w:t>
      </w:r>
      <w:r w:rsidR="002E1B14">
        <w:t>To answer this question, it focuses on two</w:t>
      </w:r>
      <w:r w:rsidR="002E1B14" w:rsidRPr="000F7B05">
        <w:t xml:space="preserve"> legitimacy </w:t>
      </w:r>
      <w:r w:rsidR="002E1B14" w:rsidRPr="000F7B05">
        <w:rPr>
          <w:i/>
        </w:rPr>
        <w:t>sources</w:t>
      </w:r>
      <w:r w:rsidR="002E1B14" w:rsidRPr="000F7B05">
        <w:t xml:space="preserve"> (democracy</w:t>
      </w:r>
      <w:r w:rsidR="002E1B14">
        <w:t xml:space="preserve"> and</w:t>
      </w:r>
      <w:r w:rsidR="002E1B14" w:rsidRPr="000F7B05">
        <w:t xml:space="preserve"> </w:t>
      </w:r>
      <w:r w:rsidR="002E1B14">
        <w:t>r</w:t>
      </w:r>
      <w:r w:rsidR="002E1B14" w:rsidRPr="000F7B05">
        <w:t xml:space="preserve">ule of </w:t>
      </w:r>
      <w:r w:rsidR="002E1B14">
        <w:t>l</w:t>
      </w:r>
      <w:r w:rsidR="002E1B14" w:rsidRPr="000F7B05">
        <w:t xml:space="preserve">aw), </w:t>
      </w:r>
      <w:r w:rsidR="002E1B14">
        <w:t xml:space="preserve">on </w:t>
      </w:r>
      <w:r w:rsidR="002E1B14" w:rsidRPr="000F7B05">
        <w:t xml:space="preserve">different legitimacy </w:t>
      </w:r>
      <w:r w:rsidR="002E1B14" w:rsidRPr="000F7B05">
        <w:rPr>
          <w:i/>
        </w:rPr>
        <w:t>strategies</w:t>
      </w:r>
      <w:r w:rsidR="002E1B14" w:rsidRPr="000F7B05">
        <w:t xml:space="preserve"> (institutional engineering, narratives</w:t>
      </w:r>
      <w:r w:rsidR="002E1B14">
        <w:t>, and best practices</w:t>
      </w:r>
      <w:r w:rsidR="002E1B14" w:rsidRPr="000F7B05">
        <w:t>)</w:t>
      </w:r>
      <w:r w:rsidR="002E1B14">
        <w:t>,</w:t>
      </w:r>
      <w:r w:rsidR="002E1B14" w:rsidRPr="000F7B05">
        <w:t xml:space="preserve"> and on legitimacy </w:t>
      </w:r>
      <w:r w:rsidR="002E1B14" w:rsidRPr="000F7B05">
        <w:rPr>
          <w:i/>
        </w:rPr>
        <w:t>issues</w:t>
      </w:r>
      <w:r w:rsidR="002E1B14" w:rsidRPr="000F7B05">
        <w:t xml:space="preserve"> in </w:t>
      </w:r>
      <w:r w:rsidR="002E1B14">
        <w:t xml:space="preserve">the euro crisis, the refugee crisis and the rule of law crisis (see figure). </w:t>
      </w:r>
    </w:p>
    <w:p w:rsidR="002E1B14" w:rsidRDefault="002E1B14" w:rsidP="002E1B14">
      <w:pPr>
        <w:autoSpaceDE w:val="0"/>
        <w:autoSpaceDN w:val="0"/>
        <w:adjustRightInd w:val="0"/>
        <w:spacing w:line="360" w:lineRule="auto"/>
      </w:pPr>
      <w:r>
        <w:t>More specifically the project fulfils the following objectives:</w:t>
      </w:r>
    </w:p>
    <w:p w:rsidR="002E1B14" w:rsidRPr="007B25BB" w:rsidRDefault="002E1B14" w:rsidP="002E1B14">
      <w:pPr>
        <w:autoSpaceDE w:val="0"/>
        <w:autoSpaceDN w:val="0"/>
        <w:adjustRightInd w:val="0"/>
        <w:spacing w:line="360" w:lineRule="auto"/>
        <w:rPr>
          <w:sz w:val="14"/>
        </w:rPr>
      </w:pPr>
    </w:p>
    <w:p w:rsidR="002E1B14" w:rsidRPr="001F71AB" w:rsidRDefault="002E1B14" w:rsidP="002E1B14">
      <w:pPr>
        <w:autoSpaceDE w:val="0"/>
        <w:autoSpaceDN w:val="0"/>
        <w:adjustRightInd w:val="0"/>
        <w:spacing w:line="360" w:lineRule="auto"/>
        <w:rPr>
          <w:i/>
        </w:rPr>
      </w:pPr>
      <w:r w:rsidRPr="001F71AB">
        <w:rPr>
          <w:i/>
        </w:rPr>
        <w:t xml:space="preserve">Foundations of legitimacy </w:t>
      </w:r>
    </w:p>
    <w:p w:rsidR="002E1B14" w:rsidRPr="000F7B05" w:rsidRDefault="002E1B14" w:rsidP="00A66E52">
      <w:pPr>
        <w:pStyle w:val="ListParagraph"/>
        <w:numPr>
          <w:ilvl w:val="0"/>
          <w:numId w:val="14"/>
        </w:numPr>
        <w:autoSpaceDE w:val="0"/>
        <w:autoSpaceDN w:val="0"/>
        <w:adjustRightInd w:val="0"/>
        <w:spacing w:line="360" w:lineRule="auto"/>
      </w:pPr>
      <w:r w:rsidRPr="000F7B05">
        <w:t xml:space="preserve">INSIDE-UP offers a comprehensive exploration of the meaning of the </w:t>
      </w:r>
      <w:r w:rsidRPr="000F7B05">
        <w:rPr>
          <w:i/>
        </w:rPr>
        <w:t>key concepts</w:t>
      </w:r>
      <w:r w:rsidRPr="000F7B05">
        <w:t xml:space="preserve"> of democracy</w:t>
      </w:r>
      <w:r>
        <w:t>, sovereignty, justice</w:t>
      </w:r>
      <w:r w:rsidRPr="000F7B05">
        <w:t xml:space="preserve"> and the rule of law </w:t>
      </w:r>
      <w:r>
        <w:t>and how they are perceived</w:t>
      </w:r>
      <w:r w:rsidRPr="000F7B05">
        <w:t xml:space="preserve"> inside and across EU Member States</w:t>
      </w:r>
      <w:r>
        <w:t xml:space="preserve"> (MS)</w:t>
      </w:r>
      <w:r w:rsidRPr="000F7B05">
        <w:t xml:space="preserve"> and time</w:t>
      </w:r>
      <w:r>
        <w:t>,</w:t>
      </w:r>
      <w:r w:rsidRPr="000F7B05">
        <w:t xml:space="preserve"> how these concepts </w:t>
      </w:r>
      <w:r>
        <w:t xml:space="preserve">are </w:t>
      </w:r>
      <w:r w:rsidRPr="000F7B05">
        <w:t>relate</w:t>
      </w:r>
      <w:r>
        <w:t>d,</w:t>
      </w:r>
      <w:r w:rsidRPr="000F7B05">
        <w:t xml:space="preserve"> and how their (perceived) meaning affects the legitimacy of the EU. </w:t>
      </w:r>
    </w:p>
    <w:p w:rsidR="002E1B14" w:rsidRPr="007B25BB" w:rsidRDefault="002E1B14" w:rsidP="002E1B14">
      <w:pPr>
        <w:pStyle w:val="ListParagraph"/>
        <w:autoSpaceDE w:val="0"/>
        <w:autoSpaceDN w:val="0"/>
        <w:adjustRightInd w:val="0"/>
        <w:spacing w:line="360" w:lineRule="auto"/>
        <w:ind w:left="360"/>
        <w:rPr>
          <w:sz w:val="14"/>
        </w:rPr>
      </w:pPr>
    </w:p>
    <w:p w:rsidR="002E1B14" w:rsidRPr="00CC5A66" w:rsidRDefault="002E1B14" w:rsidP="002E1B14">
      <w:pPr>
        <w:autoSpaceDE w:val="0"/>
        <w:autoSpaceDN w:val="0"/>
        <w:adjustRightInd w:val="0"/>
        <w:spacing w:line="360" w:lineRule="auto"/>
        <w:rPr>
          <w:i/>
        </w:rPr>
      </w:pPr>
      <w:r w:rsidRPr="007B25BB">
        <w:rPr>
          <w:i/>
        </w:rPr>
        <w:t>Democracy</w:t>
      </w:r>
    </w:p>
    <w:p w:rsidR="002E1B14" w:rsidRPr="00CC5A66" w:rsidRDefault="002E1B14" w:rsidP="00A66E52">
      <w:pPr>
        <w:pStyle w:val="ListParagraph"/>
        <w:numPr>
          <w:ilvl w:val="0"/>
          <w:numId w:val="14"/>
        </w:numPr>
        <w:autoSpaceDE w:val="0"/>
        <w:autoSpaceDN w:val="0"/>
        <w:adjustRightInd w:val="0"/>
        <w:spacing w:line="360" w:lineRule="auto"/>
        <w:jc w:val="both"/>
      </w:pPr>
      <w:r w:rsidRPr="00CC5A66">
        <w:t xml:space="preserve">INSIDE-UP revisits </w:t>
      </w:r>
      <w:r w:rsidRPr="00CC5A66">
        <w:rPr>
          <w:i/>
        </w:rPr>
        <w:t>common democratic deficit arguments</w:t>
      </w:r>
      <w:r w:rsidRPr="00CC5A66">
        <w:t xml:space="preserve"> by experimentally testing: (1) </w:t>
      </w:r>
      <w:r>
        <w:t>to what extent</w:t>
      </w:r>
      <w:r w:rsidRPr="00CC5A66">
        <w:t xml:space="preserve"> EU legitimacy can be affected by institutional changes and (2) by </w:t>
      </w:r>
      <w:r>
        <w:t xml:space="preserve">how </w:t>
      </w:r>
      <w:r w:rsidRPr="00CC5A66">
        <w:t xml:space="preserve">citizens’ susceptibility </w:t>
      </w:r>
      <w:r>
        <w:t>to</w:t>
      </w:r>
      <w:r w:rsidRPr="00CC5A66">
        <w:t xml:space="preserve"> post-truth politics can be diminished.</w:t>
      </w:r>
      <w:r w:rsidRPr="00CC5A66" w:rsidDel="006A38FB">
        <w:t xml:space="preserve"> </w:t>
      </w:r>
    </w:p>
    <w:p w:rsidR="002E1B14" w:rsidRDefault="002E1B14" w:rsidP="00A66E52">
      <w:pPr>
        <w:pStyle w:val="ListParagraph"/>
        <w:numPr>
          <w:ilvl w:val="0"/>
          <w:numId w:val="14"/>
        </w:numPr>
        <w:autoSpaceDE w:val="0"/>
        <w:autoSpaceDN w:val="0"/>
        <w:adjustRightInd w:val="0"/>
        <w:spacing w:line="360" w:lineRule="auto"/>
        <w:jc w:val="both"/>
      </w:pPr>
      <w:r w:rsidRPr="00CC5A66">
        <w:t xml:space="preserve">INSIDE-UP provides models of evidence-based </w:t>
      </w:r>
      <w:r w:rsidRPr="00CC5A66">
        <w:rPr>
          <w:i/>
        </w:rPr>
        <w:t>new institutional settings</w:t>
      </w:r>
      <w:r w:rsidRPr="00CC5A66">
        <w:t xml:space="preserve"> and democratic </w:t>
      </w:r>
      <w:r w:rsidRPr="0042676E">
        <w:t xml:space="preserve">practices to boost EU legitimacy from the inside-up. </w:t>
      </w:r>
    </w:p>
    <w:p w:rsidR="002E1B14" w:rsidRPr="0042676E" w:rsidRDefault="002E1B14" w:rsidP="00A66E52">
      <w:pPr>
        <w:pStyle w:val="ListParagraph"/>
        <w:numPr>
          <w:ilvl w:val="0"/>
          <w:numId w:val="14"/>
        </w:numPr>
        <w:autoSpaceDE w:val="0"/>
        <w:autoSpaceDN w:val="0"/>
        <w:adjustRightInd w:val="0"/>
        <w:spacing w:line="360" w:lineRule="auto"/>
        <w:jc w:val="both"/>
      </w:pPr>
      <w:r w:rsidRPr="0042676E">
        <w:lastRenderedPageBreak/>
        <w:t>INSIDE-UP critically examines economic, identity</w:t>
      </w:r>
      <w:r>
        <w:t>,</w:t>
      </w:r>
      <w:r w:rsidRPr="0042676E">
        <w:t xml:space="preserve"> and gender related forms of</w:t>
      </w:r>
      <w:r w:rsidRPr="0042676E">
        <w:rPr>
          <w:i/>
        </w:rPr>
        <w:t xml:space="preserve"> Euroscepticism</w:t>
      </w:r>
      <w:r w:rsidRPr="0042676E">
        <w:t xml:space="preserve"> across the EU and suggests strategies to address citizens’ concerns about EU integration, particularly those of the ‘left behinds’.</w:t>
      </w:r>
    </w:p>
    <w:p w:rsidR="002E1B14" w:rsidRPr="00CC5A66" w:rsidRDefault="002E1B14" w:rsidP="002E1B14">
      <w:pPr>
        <w:pStyle w:val="ListParagraph"/>
        <w:autoSpaceDE w:val="0"/>
        <w:autoSpaceDN w:val="0"/>
        <w:adjustRightInd w:val="0"/>
        <w:spacing w:line="360" w:lineRule="auto"/>
        <w:ind w:left="360"/>
        <w:rPr>
          <w:i/>
          <w:sz w:val="14"/>
        </w:rPr>
      </w:pPr>
    </w:p>
    <w:p w:rsidR="002E1B14" w:rsidRPr="000F7B05" w:rsidRDefault="002E1B14" w:rsidP="002E1B14">
      <w:pPr>
        <w:autoSpaceDE w:val="0"/>
        <w:autoSpaceDN w:val="0"/>
        <w:adjustRightInd w:val="0"/>
        <w:spacing w:line="360" w:lineRule="auto"/>
      </w:pPr>
      <w:r w:rsidRPr="007B25BB">
        <w:rPr>
          <w:i/>
        </w:rPr>
        <w:t>Rule of law</w:t>
      </w:r>
    </w:p>
    <w:p w:rsidR="002E1B14" w:rsidRDefault="002E1B14" w:rsidP="00A66E52">
      <w:pPr>
        <w:pStyle w:val="ListParagraph"/>
        <w:numPr>
          <w:ilvl w:val="0"/>
          <w:numId w:val="14"/>
        </w:numPr>
        <w:autoSpaceDE w:val="0"/>
        <w:autoSpaceDN w:val="0"/>
        <w:adjustRightInd w:val="0"/>
        <w:spacing w:line="360" w:lineRule="auto"/>
      </w:pPr>
      <w:r>
        <w:t xml:space="preserve">INSIDE-UP studies how </w:t>
      </w:r>
      <w:r>
        <w:rPr>
          <w:i/>
        </w:rPr>
        <w:t xml:space="preserve">traditions </w:t>
      </w:r>
      <w:r w:rsidRPr="006A38FB">
        <w:rPr>
          <w:i/>
        </w:rPr>
        <w:t>of justice</w:t>
      </w:r>
      <w:r>
        <w:t xml:space="preserve"> have been incorporated and practiced in the MS.</w:t>
      </w:r>
    </w:p>
    <w:p w:rsidR="002E1B14" w:rsidRPr="000F7B05" w:rsidRDefault="002E1B14" w:rsidP="00A66E52">
      <w:pPr>
        <w:pStyle w:val="ListParagraph"/>
        <w:numPr>
          <w:ilvl w:val="0"/>
          <w:numId w:val="14"/>
        </w:numPr>
        <w:autoSpaceDE w:val="0"/>
        <w:autoSpaceDN w:val="0"/>
        <w:adjustRightInd w:val="0"/>
        <w:spacing w:line="360" w:lineRule="auto"/>
      </w:pPr>
      <w:r w:rsidRPr="000F7B05">
        <w:t xml:space="preserve">INSIDE-UP examines the gaps in </w:t>
      </w:r>
      <w:r w:rsidRPr="000F7B05">
        <w:rPr>
          <w:i/>
        </w:rPr>
        <w:t xml:space="preserve">fundamental rights protection </w:t>
      </w:r>
      <w:r w:rsidRPr="000F7B05">
        <w:t xml:space="preserve">at the national, EU and transnational level. It </w:t>
      </w:r>
      <w:r>
        <w:t xml:space="preserve">specifically </w:t>
      </w:r>
      <w:r w:rsidRPr="000F7B05">
        <w:t xml:space="preserve">assesses how best practices and national experiences may be used to fill these gaps and strengthen the rule of law. </w:t>
      </w:r>
    </w:p>
    <w:p w:rsidR="002E1B14" w:rsidRPr="000F7B05" w:rsidRDefault="002E1B14" w:rsidP="00A66E52">
      <w:pPr>
        <w:pStyle w:val="ListParagraph"/>
        <w:numPr>
          <w:ilvl w:val="0"/>
          <w:numId w:val="14"/>
        </w:numPr>
        <w:autoSpaceDE w:val="0"/>
        <w:autoSpaceDN w:val="0"/>
        <w:adjustRightInd w:val="0"/>
        <w:spacing w:line="360" w:lineRule="auto"/>
      </w:pPr>
      <w:r w:rsidRPr="000F7B05">
        <w:t>INSIDE-UP identif</w:t>
      </w:r>
      <w:r>
        <w:t>ies</w:t>
      </w:r>
      <w:r w:rsidRPr="000F7B05">
        <w:t xml:space="preserve"> strengths and weaknesses of </w:t>
      </w:r>
      <w:r>
        <w:t>national and</w:t>
      </w:r>
      <w:r w:rsidRPr="000F7B05">
        <w:t xml:space="preserve"> EU level </w:t>
      </w:r>
      <w:r w:rsidRPr="000F7B05">
        <w:rPr>
          <w:i/>
        </w:rPr>
        <w:t>rule of law</w:t>
      </w:r>
      <w:r>
        <w:rPr>
          <w:i/>
        </w:rPr>
        <w:t xml:space="preserve"> protection</w:t>
      </w:r>
      <w:r>
        <w:t xml:space="preserve"> and how this impacts on the delivery of justice in times of crises. </w:t>
      </w:r>
      <w:r w:rsidRPr="000F7B05">
        <w:t xml:space="preserve">This will include institutions involved in transnational judicial cooperation (in the context of mutual recognition and mutual trust) </w:t>
      </w:r>
      <w:r>
        <w:t>and</w:t>
      </w:r>
      <w:r w:rsidRPr="000F7B05">
        <w:t xml:space="preserve"> the role of the </w:t>
      </w:r>
      <w:r>
        <w:t xml:space="preserve">Commission’s </w:t>
      </w:r>
      <w:r w:rsidRPr="000F7B05">
        <w:t>vice president responsible for rule of law protection</w:t>
      </w:r>
      <w:r>
        <w:t>.</w:t>
      </w:r>
    </w:p>
    <w:p w:rsidR="002E1B14" w:rsidRPr="000F7B05" w:rsidRDefault="002E1B14" w:rsidP="00A66E52">
      <w:pPr>
        <w:pStyle w:val="ListParagraph"/>
        <w:numPr>
          <w:ilvl w:val="0"/>
          <w:numId w:val="14"/>
        </w:numPr>
        <w:autoSpaceDE w:val="0"/>
        <w:autoSpaceDN w:val="0"/>
        <w:adjustRightInd w:val="0"/>
        <w:spacing w:line="360" w:lineRule="auto"/>
      </w:pPr>
      <w:r w:rsidRPr="000F7B05">
        <w:t>INSIDE-UP will analyse how strengthening the protection of fundamental rights and</w:t>
      </w:r>
      <w:r>
        <w:t xml:space="preserve"> the</w:t>
      </w:r>
      <w:r w:rsidRPr="000F7B05">
        <w:t xml:space="preserve"> rule of law may help </w:t>
      </w:r>
      <w:r w:rsidRPr="0042676E">
        <w:rPr>
          <w:i/>
        </w:rPr>
        <w:t>enhance EU legitimacy</w:t>
      </w:r>
      <w:r>
        <w:t xml:space="preserve">. </w:t>
      </w:r>
    </w:p>
    <w:p w:rsidR="002E1B14" w:rsidRPr="007B25BB" w:rsidRDefault="002E1B14" w:rsidP="002E1B14">
      <w:pPr>
        <w:pStyle w:val="ListParagraph"/>
        <w:autoSpaceDE w:val="0"/>
        <w:autoSpaceDN w:val="0"/>
        <w:adjustRightInd w:val="0"/>
        <w:spacing w:line="360" w:lineRule="auto"/>
        <w:rPr>
          <w:i/>
          <w:sz w:val="14"/>
        </w:rPr>
      </w:pPr>
    </w:p>
    <w:p w:rsidR="002E1B14" w:rsidRPr="007B25BB" w:rsidRDefault="002E1B14" w:rsidP="002E1B14">
      <w:pPr>
        <w:autoSpaceDE w:val="0"/>
        <w:autoSpaceDN w:val="0"/>
        <w:adjustRightInd w:val="0"/>
        <w:spacing w:line="360" w:lineRule="auto"/>
        <w:rPr>
          <w:i/>
        </w:rPr>
      </w:pPr>
      <w:r w:rsidRPr="007B25BB">
        <w:rPr>
          <w:i/>
        </w:rPr>
        <w:t>Narratives</w:t>
      </w:r>
    </w:p>
    <w:p w:rsidR="002E1B14" w:rsidRPr="000F7B05" w:rsidRDefault="002E1B14" w:rsidP="00A66E52">
      <w:pPr>
        <w:pStyle w:val="ListParagraph"/>
        <w:numPr>
          <w:ilvl w:val="0"/>
          <w:numId w:val="14"/>
        </w:numPr>
        <w:autoSpaceDE w:val="0"/>
        <w:autoSpaceDN w:val="0"/>
        <w:adjustRightInd w:val="0"/>
        <w:spacing w:line="360" w:lineRule="auto"/>
      </w:pPr>
      <w:r w:rsidRPr="000F7B05">
        <w:t xml:space="preserve">INSIDE-UP provides an analysis of the historical patterns in </w:t>
      </w:r>
      <w:r>
        <w:t xml:space="preserve">political, </w:t>
      </w:r>
      <w:r w:rsidRPr="000F7B05">
        <w:t xml:space="preserve">public and civil society </w:t>
      </w:r>
      <w:r w:rsidRPr="000F7B05">
        <w:rPr>
          <w:i/>
        </w:rPr>
        <w:t>narratives</w:t>
      </w:r>
      <w:r w:rsidRPr="000F7B05">
        <w:t xml:space="preserve"> on European legitimacy, democracy, sovereignty, and the rule of law. </w:t>
      </w:r>
    </w:p>
    <w:p w:rsidR="002E1B14" w:rsidRPr="000F7B05" w:rsidRDefault="002E1B14" w:rsidP="00A66E52">
      <w:pPr>
        <w:pStyle w:val="ListParagraph"/>
        <w:numPr>
          <w:ilvl w:val="0"/>
          <w:numId w:val="14"/>
        </w:numPr>
        <w:autoSpaceDE w:val="0"/>
        <w:autoSpaceDN w:val="0"/>
        <w:adjustRightInd w:val="0"/>
        <w:spacing w:line="360" w:lineRule="auto"/>
      </w:pPr>
      <w:r w:rsidRPr="000F7B05">
        <w:t xml:space="preserve">INSIDE-UP empirically studies which narratives about the EU </w:t>
      </w:r>
      <w:r w:rsidRPr="000F7B05">
        <w:rPr>
          <w:i/>
        </w:rPr>
        <w:t>resonate</w:t>
      </w:r>
      <w:r w:rsidRPr="000F7B05">
        <w:t xml:space="preserve"> with different groups of EU citizens to provide empirically grounded advice for the development of new narratives of Europe that resonate with people and provide counterarguments to ‘post-truth</w:t>
      </w:r>
      <w:r>
        <w:t>’</w:t>
      </w:r>
      <w:r w:rsidRPr="000F7B05">
        <w:t xml:space="preserve"> discourses. </w:t>
      </w:r>
    </w:p>
    <w:p w:rsidR="002E1B14" w:rsidRPr="007B25BB" w:rsidRDefault="002E1B14" w:rsidP="002E1B14">
      <w:pPr>
        <w:pStyle w:val="ListParagraph"/>
        <w:autoSpaceDE w:val="0"/>
        <w:autoSpaceDN w:val="0"/>
        <w:adjustRightInd w:val="0"/>
        <w:spacing w:line="360" w:lineRule="auto"/>
        <w:rPr>
          <w:sz w:val="14"/>
        </w:rPr>
      </w:pPr>
    </w:p>
    <w:p w:rsidR="002E1B14" w:rsidRPr="006A38FB" w:rsidRDefault="002E1B14" w:rsidP="002E1B14">
      <w:pPr>
        <w:autoSpaceDE w:val="0"/>
        <w:autoSpaceDN w:val="0"/>
        <w:adjustRightInd w:val="0"/>
        <w:spacing w:line="360" w:lineRule="auto"/>
        <w:rPr>
          <w:i/>
        </w:rPr>
      </w:pPr>
      <w:r w:rsidRPr="006A38FB">
        <w:rPr>
          <w:i/>
        </w:rPr>
        <w:t>Impact from the Inside-Up</w:t>
      </w:r>
    </w:p>
    <w:p w:rsidR="002E1B14" w:rsidRPr="000F7B05" w:rsidRDefault="002E1B14" w:rsidP="00A66E52">
      <w:pPr>
        <w:pStyle w:val="ListParagraph"/>
        <w:numPr>
          <w:ilvl w:val="0"/>
          <w:numId w:val="14"/>
        </w:numPr>
        <w:autoSpaceDE w:val="0"/>
        <w:autoSpaceDN w:val="0"/>
        <w:adjustRightInd w:val="0"/>
        <w:spacing w:line="360" w:lineRule="auto"/>
      </w:pPr>
      <w:r w:rsidRPr="000F7B05">
        <w:t xml:space="preserve">INSIDE-UP examines the </w:t>
      </w:r>
      <w:r w:rsidRPr="005E5334">
        <w:rPr>
          <w:i/>
        </w:rPr>
        <w:t>three major crises</w:t>
      </w:r>
      <w:r w:rsidRPr="000F7B05">
        <w:t xml:space="preserve"> the EU currently faces: the euro</w:t>
      </w:r>
      <w:r>
        <w:t xml:space="preserve"> crisis</w:t>
      </w:r>
      <w:r w:rsidRPr="000F7B05">
        <w:t xml:space="preserve">, the refugee </w:t>
      </w:r>
      <w:r>
        <w:t xml:space="preserve">crisis, </w:t>
      </w:r>
      <w:r w:rsidRPr="000F7B05">
        <w:t>and the rule of law crisis</w:t>
      </w:r>
      <w:r>
        <w:t xml:space="preserve">. It </w:t>
      </w:r>
      <w:r w:rsidRPr="000F7B05">
        <w:t>assesses how values related to sovereignty</w:t>
      </w:r>
      <w:r>
        <w:t xml:space="preserve"> and democracy (</w:t>
      </w:r>
      <w:r w:rsidRPr="000F7B05">
        <w:t>national autonomy, identity</w:t>
      </w:r>
      <w:r>
        <w:t>,</w:t>
      </w:r>
      <w:r w:rsidRPr="000F7B05">
        <w:t xml:space="preserve"> and majoritarian</w:t>
      </w:r>
      <w:r>
        <w:t xml:space="preserve"> </w:t>
      </w:r>
      <w:r w:rsidRPr="000F7B05">
        <w:t>decision-making</w:t>
      </w:r>
      <w:r>
        <w:t>)</w:t>
      </w:r>
      <w:r w:rsidRPr="000F7B05">
        <w:t xml:space="preserve"> </w:t>
      </w:r>
      <w:r w:rsidRPr="005E5334">
        <w:t>conflict</w:t>
      </w:r>
      <w:r w:rsidRPr="000F7B05">
        <w:t xml:space="preserve"> with fundamental rights and</w:t>
      </w:r>
      <w:r>
        <w:t>/or</w:t>
      </w:r>
      <w:r w:rsidRPr="000F7B05">
        <w:t xml:space="preserve"> </w:t>
      </w:r>
      <w:r>
        <w:t>pan-</w:t>
      </w:r>
      <w:r w:rsidRPr="000F7B05">
        <w:t xml:space="preserve">EU interests. It </w:t>
      </w:r>
      <w:r>
        <w:t>provides advice on</w:t>
      </w:r>
      <w:r w:rsidRPr="000F7B05">
        <w:t xml:space="preserve"> how these conflicts can be addressed.</w:t>
      </w:r>
    </w:p>
    <w:p w:rsidR="002E1B14" w:rsidRPr="00BA7B68" w:rsidRDefault="002E1B14" w:rsidP="00A66E52">
      <w:pPr>
        <w:pStyle w:val="ListParagraph"/>
        <w:numPr>
          <w:ilvl w:val="0"/>
          <w:numId w:val="14"/>
        </w:numPr>
        <w:autoSpaceDE w:val="0"/>
        <w:autoSpaceDN w:val="0"/>
        <w:adjustRightInd w:val="0"/>
        <w:spacing w:line="360" w:lineRule="auto"/>
        <w:rPr>
          <w:sz w:val="14"/>
        </w:rPr>
      </w:pPr>
      <w:r>
        <w:t xml:space="preserve">INSIDE-UP </w:t>
      </w:r>
      <w:r w:rsidRPr="00BA7B68">
        <w:rPr>
          <w:i/>
        </w:rPr>
        <w:t>engages with stakeholders</w:t>
      </w:r>
      <w:r w:rsidRPr="000F7B05">
        <w:t xml:space="preserve"> (policymakers, advisory boards, media</w:t>
      </w:r>
      <w:r>
        <w:t>,</w:t>
      </w:r>
      <w:r w:rsidRPr="000F7B05">
        <w:t xml:space="preserve"> and citizens) to disseminate our findings and to raise sensitivity for the INSIDE-UP mechanisms underlying </w:t>
      </w:r>
      <w:r>
        <w:t xml:space="preserve">the </w:t>
      </w:r>
      <w:r w:rsidRPr="000F7B05">
        <w:t>EU</w:t>
      </w:r>
      <w:r>
        <w:t>’s</w:t>
      </w:r>
      <w:r w:rsidRPr="000F7B05">
        <w:t xml:space="preserve"> legitimacy.</w:t>
      </w:r>
      <w:r>
        <w:t xml:space="preserve"> </w:t>
      </w:r>
    </w:p>
    <w:p w:rsidR="002E1B14" w:rsidRPr="00BA7B68" w:rsidRDefault="002E1B14" w:rsidP="002E1B14">
      <w:pPr>
        <w:autoSpaceDE w:val="0"/>
        <w:autoSpaceDN w:val="0"/>
        <w:adjustRightInd w:val="0"/>
        <w:spacing w:line="360" w:lineRule="auto"/>
        <w:rPr>
          <w:sz w:val="14"/>
        </w:rPr>
      </w:pPr>
    </w:p>
    <w:p w:rsidR="002E1B14" w:rsidRPr="000F7B05" w:rsidRDefault="002E1B14" w:rsidP="002E1B14">
      <w:pPr>
        <w:autoSpaceDE w:val="0"/>
        <w:autoSpaceDN w:val="0"/>
        <w:adjustRightInd w:val="0"/>
        <w:spacing w:line="360" w:lineRule="auto"/>
        <w:jc w:val="both"/>
      </w:pPr>
      <w:r>
        <w:t>An</w:t>
      </w:r>
      <w:r w:rsidRPr="000F7B05">
        <w:t xml:space="preserve"> overarching </w:t>
      </w:r>
      <w:r>
        <w:t xml:space="preserve">theoretical </w:t>
      </w:r>
      <w:r w:rsidRPr="000F7B05">
        <w:t xml:space="preserve">work package will serve to aggregate the findings of the project </w:t>
      </w:r>
      <w:r>
        <w:t xml:space="preserve">and </w:t>
      </w:r>
      <w:r w:rsidRPr="000F7B05">
        <w:t>further acade</w:t>
      </w:r>
      <w:r>
        <w:t xml:space="preserve">mic thinking on EU legitimacy and as such foster the </w:t>
      </w:r>
      <w:r w:rsidRPr="00BA7B68">
        <w:rPr>
          <w:i/>
        </w:rPr>
        <w:t>scientific impact</w:t>
      </w:r>
      <w:r>
        <w:t xml:space="preserve"> of the project. A final work package will be devoted to </w:t>
      </w:r>
      <w:r w:rsidRPr="000F7B05">
        <w:t>translat</w:t>
      </w:r>
      <w:r>
        <w:t>ing our findings into recommendations</w:t>
      </w:r>
      <w:r w:rsidRPr="000F7B05">
        <w:t xml:space="preserve"> </w:t>
      </w:r>
      <w:r>
        <w:t xml:space="preserve">for </w:t>
      </w:r>
      <w:r>
        <w:lastRenderedPageBreak/>
        <w:t xml:space="preserve">stakeholders at the EU and (sub)national level and devise way to ensure the project’s </w:t>
      </w:r>
      <w:r w:rsidRPr="00BA7B68">
        <w:rPr>
          <w:i/>
        </w:rPr>
        <w:t>policy and societal impact</w:t>
      </w:r>
      <w:r>
        <w:t>.</w:t>
      </w:r>
      <w:r w:rsidRPr="000F7B05">
        <w:t xml:space="preserve"> </w:t>
      </w:r>
    </w:p>
    <w:p w:rsidR="002E1B14" w:rsidRPr="0016257E" w:rsidRDefault="002E1B14" w:rsidP="002E1B14">
      <w:pPr>
        <w:spacing w:after="200"/>
        <w:jc w:val="both"/>
        <w:rPr>
          <w:b/>
        </w:rPr>
      </w:pPr>
    </w:p>
    <w:p w:rsidR="005668AF" w:rsidRPr="0016257E" w:rsidRDefault="005668AF" w:rsidP="004568A3">
      <w:pPr>
        <w:spacing w:after="200"/>
        <w:jc w:val="both"/>
        <w:rPr>
          <w:b/>
        </w:rPr>
      </w:pPr>
      <w:r w:rsidRPr="0016257E">
        <w:rPr>
          <w:b/>
        </w:rPr>
        <w:t>1.2</w:t>
      </w:r>
      <w:r w:rsidRPr="0016257E">
        <w:rPr>
          <w:b/>
        </w:rPr>
        <w:tab/>
      </w:r>
      <w:r w:rsidR="000C622F" w:rsidRPr="0016257E">
        <w:rPr>
          <w:b/>
        </w:rPr>
        <w:t xml:space="preserve">Relation </w:t>
      </w:r>
      <w:r w:rsidR="004C3734" w:rsidRPr="0016257E">
        <w:rPr>
          <w:b/>
        </w:rPr>
        <w:t xml:space="preserve">to the </w:t>
      </w:r>
      <w:r w:rsidR="007F5555" w:rsidRPr="0016257E">
        <w:rPr>
          <w:b/>
        </w:rPr>
        <w:t>work programme</w:t>
      </w:r>
      <w:r w:rsidRPr="0016257E">
        <w:rPr>
          <w:b/>
        </w:rPr>
        <w:t xml:space="preserve"> </w:t>
      </w:r>
    </w:p>
    <w:p w:rsidR="00873599" w:rsidRPr="00873599" w:rsidRDefault="00873599" w:rsidP="00873599">
      <w:pPr>
        <w:spacing w:after="200"/>
        <w:jc w:val="both"/>
      </w:pPr>
      <w:r w:rsidRPr="00873599">
        <w:rPr>
          <w:lang w:val="en-US"/>
        </w:rPr>
        <w:t>INSIDE-UP addresses the objectives in the call in the following manner (call objectives in white):</w:t>
      </w:r>
    </w:p>
    <w:tbl>
      <w:tblPr>
        <w:tblStyle w:val="TableGrid1"/>
        <w:tblW w:w="0" w:type="auto"/>
        <w:tblCellMar>
          <w:top w:w="85" w:type="dxa"/>
          <w:left w:w="85" w:type="dxa"/>
          <w:bottom w:w="85" w:type="dxa"/>
          <w:right w:w="85" w:type="dxa"/>
        </w:tblCellMar>
        <w:tblLook w:val="04A0" w:firstRow="1" w:lastRow="0" w:firstColumn="1" w:lastColumn="0" w:noHBand="0" w:noVBand="1"/>
      </w:tblPr>
      <w:tblGrid>
        <w:gridCol w:w="9809"/>
      </w:tblGrid>
      <w:tr w:rsidR="00873599" w:rsidRPr="00873599" w:rsidTr="00583AFD">
        <w:tc>
          <w:tcPr>
            <w:tcW w:w="9923" w:type="dxa"/>
            <w:shd w:val="clear" w:color="auto" w:fill="4F81BD"/>
          </w:tcPr>
          <w:p w:rsidR="00873599" w:rsidRPr="00583AFD" w:rsidRDefault="00873599" w:rsidP="00AA3C7B">
            <w:pPr>
              <w:spacing w:afterAutospacing="0" w:line="360" w:lineRule="auto"/>
              <w:jc w:val="both"/>
              <w:rPr>
                <w:rFonts w:ascii="Times New Roman" w:hAnsi="Times New Roman"/>
                <w:color w:val="FFFFFF" w:themeColor="background1"/>
              </w:rPr>
            </w:pPr>
            <w:r w:rsidRPr="00583AFD">
              <w:rPr>
                <w:rFonts w:ascii="Times New Roman" w:hAnsi="Times New Roman"/>
                <w:color w:val="FFFFFF" w:themeColor="background1"/>
              </w:rPr>
              <w:t>Re-examine the meaning of sovereignty - Clarify questions related to sovereignty and the ultimate source of authority in contemporary EU governance and how it is legitimately exercised at EU level</w:t>
            </w:r>
          </w:p>
        </w:tc>
      </w:tr>
      <w:tr w:rsidR="00873599" w:rsidRPr="00873599" w:rsidTr="00583AFD">
        <w:trPr>
          <w:trHeight w:val="408"/>
        </w:trPr>
        <w:tc>
          <w:tcPr>
            <w:tcW w:w="9923" w:type="dxa"/>
          </w:tcPr>
          <w:p w:rsidR="00873599" w:rsidRPr="00873599" w:rsidRDefault="00873599" w:rsidP="00AA3C7B">
            <w:pPr>
              <w:spacing w:afterAutospacing="0" w:line="360" w:lineRule="auto"/>
              <w:jc w:val="both"/>
              <w:rPr>
                <w:rFonts w:ascii="Times New Roman" w:hAnsi="Times New Roman"/>
              </w:rPr>
            </w:pPr>
            <w:r w:rsidRPr="00873599">
              <w:rPr>
                <w:rFonts w:ascii="Times New Roman" w:hAnsi="Times New Roman"/>
              </w:rPr>
              <w:t xml:space="preserve"> INSIDE-UP</w:t>
            </w:r>
            <w:r w:rsidRPr="00873599">
              <w:rPr>
                <w:rFonts w:ascii="Times New Roman" w:hAnsi="Times New Roman"/>
                <w:bCs/>
              </w:rPr>
              <w:t xml:space="preserve"> </w:t>
            </w:r>
            <w:r w:rsidRPr="00873599">
              <w:rPr>
                <w:rFonts w:ascii="Times New Roman" w:hAnsi="Times New Roman"/>
              </w:rPr>
              <w:t>studies:</w:t>
            </w:r>
          </w:p>
          <w:p w:rsidR="00873599" w:rsidRPr="00873599" w:rsidRDefault="00873599" w:rsidP="00A66E52">
            <w:pPr>
              <w:numPr>
                <w:ilvl w:val="0"/>
                <w:numId w:val="15"/>
              </w:numPr>
              <w:spacing w:afterAutospacing="0" w:line="360" w:lineRule="auto"/>
              <w:jc w:val="both"/>
              <w:rPr>
                <w:rFonts w:ascii="Times New Roman" w:hAnsi="Times New Roman"/>
              </w:rPr>
            </w:pPr>
            <w:r w:rsidRPr="00873599">
              <w:rPr>
                <w:rFonts w:ascii="Times New Roman" w:hAnsi="Times New Roman"/>
              </w:rPr>
              <w:t>How the concepts of sovereignty, democracy, and the rule of law are understood and defined across MS and time, and how these have shaped MS’ positions regarding the question where the ultimate source of authority in EU governance lies (WP2).</w:t>
            </w:r>
          </w:p>
        </w:tc>
      </w:tr>
      <w:tr w:rsidR="00873599" w:rsidRPr="00873599" w:rsidTr="00583AFD">
        <w:tc>
          <w:tcPr>
            <w:tcW w:w="9923" w:type="dxa"/>
            <w:shd w:val="clear" w:color="auto" w:fill="4F81BD"/>
          </w:tcPr>
          <w:p w:rsidR="00873599" w:rsidRPr="00583AFD" w:rsidRDefault="00873599" w:rsidP="00AA3C7B">
            <w:pPr>
              <w:spacing w:afterAutospacing="0" w:line="360" w:lineRule="auto"/>
              <w:jc w:val="both"/>
              <w:rPr>
                <w:rFonts w:ascii="Times New Roman" w:hAnsi="Times New Roman"/>
                <w:color w:val="FFFFFF" w:themeColor="background1"/>
              </w:rPr>
            </w:pPr>
            <w:r w:rsidRPr="00583AFD">
              <w:rPr>
                <w:rFonts w:ascii="Times New Roman" w:hAnsi="Times New Roman"/>
                <w:color w:val="FFFFFF" w:themeColor="background1"/>
              </w:rPr>
              <w:t xml:space="preserve">Revisit common democratic deficit arguments - Historical comparative investigation of sovereign powers of MS parliaments and governments </w:t>
            </w:r>
          </w:p>
        </w:tc>
      </w:tr>
      <w:tr w:rsidR="00873599" w:rsidRPr="00873599" w:rsidTr="00583AFD">
        <w:trPr>
          <w:trHeight w:val="20"/>
        </w:trPr>
        <w:tc>
          <w:tcPr>
            <w:tcW w:w="9923" w:type="dxa"/>
          </w:tcPr>
          <w:p w:rsidR="00873599" w:rsidRPr="00873599" w:rsidRDefault="00873599" w:rsidP="00AA3C7B">
            <w:pPr>
              <w:spacing w:afterAutospacing="0" w:line="360" w:lineRule="auto"/>
              <w:jc w:val="both"/>
              <w:rPr>
                <w:rFonts w:ascii="Times New Roman" w:hAnsi="Times New Roman"/>
              </w:rPr>
            </w:pPr>
            <w:r w:rsidRPr="00873599">
              <w:rPr>
                <w:rFonts w:ascii="Times New Roman" w:hAnsi="Times New Roman"/>
              </w:rPr>
              <w:t>INSIDE-UP engages with common democratic deficit arguments by:</w:t>
            </w:r>
          </w:p>
          <w:p w:rsidR="00873599" w:rsidRPr="00873599" w:rsidRDefault="00873599" w:rsidP="00A66E52">
            <w:pPr>
              <w:numPr>
                <w:ilvl w:val="0"/>
                <w:numId w:val="16"/>
              </w:numPr>
              <w:spacing w:afterAutospacing="0" w:line="360" w:lineRule="auto"/>
              <w:jc w:val="both"/>
              <w:rPr>
                <w:rFonts w:ascii="Times New Roman" w:hAnsi="Times New Roman"/>
              </w:rPr>
            </w:pPr>
            <w:r w:rsidRPr="00873599">
              <w:rPr>
                <w:rFonts w:ascii="Times New Roman" w:hAnsi="Times New Roman"/>
              </w:rPr>
              <w:t>Examining national democratic institutions’ role in ensuring democratic legitimacy (i.e. national parliaments and referendums) from a historical and comparative perspective; how these institutions scrutinize and participate in EU decision-making (WP3);</w:t>
            </w:r>
          </w:p>
          <w:p w:rsidR="00873599" w:rsidRPr="00873599" w:rsidRDefault="00873599" w:rsidP="00A66E52">
            <w:pPr>
              <w:numPr>
                <w:ilvl w:val="0"/>
                <w:numId w:val="16"/>
              </w:numPr>
              <w:spacing w:afterAutospacing="0" w:line="360" w:lineRule="auto"/>
              <w:jc w:val="both"/>
              <w:rPr>
                <w:rFonts w:ascii="Times New Roman" w:hAnsi="Times New Roman"/>
              </w:rPr>
            </w:pPr>
            <w:r w:rsidRPr="00873599">
              <w:rPr>
                <w:rFonts w:ascii="Times New Roman" w:hAnsi="Times New Roman"/>
              </w:rPr>
              <w:t>Testing through experimental design 1) whether existing and prospected measures to increase democratic deficit actually influence citizens’ views on EU legitimacy; 2) by what means citizens’ susceptibility to post-truth politics can be diminished (WP4);</w:t>
            </w:r>
          </w:p>
          <w:p w:rsidR="00873599" w:rsidRPr="00873599" w:rsidRDefault="00873599" w:rsidP="00A66E52">
            <w:pPr>
              <w:numPr>
                <w:ilvl w:val="0"/>
                <w:numId w:val="16"/>
              </w:numPr>
              <w:spacing w:afterAutospacing="0" w:line="360" w:lineRule="auto"/>
              <w:jc w:val="both"/>
              <w:rPr>
                <w:rFonts w:ascii="Times New Roman" w:hAnsi="Times New Roman"/>
              </w:rPr>
            </w:pPr>
            <w:r w:rsidRPr="00873599">
              <w:rPr>
                <w:rFonts w:ascii="Times New Roman" w:hAnsi="Times New Roman"/>
              </w:rPr>
              <w:t>Evaluating the relevance of such arguments in specific policy domains, most notably economic and monetary union (WP7).</w:t>
            </w:r>
          </w:p>
        </w:tc>
      </w:tr>
      <w:tr w:rsidR="00873599" w:rsidRPr="00873599" w:rsidTr="00583AFD">
        <w:tc>
          <w:tcPr>
            <w:tcW w:w="9923" w:type="dxa"/>
            <w:shd w:val="clear" w:color="auto" w:fill="4F81BD"/>
          </w:tcPr>
          <w:p w:rsidR="00873599" w:rsidRPr="00583AFD" w:rsidRDefault="00873599" w:rsidP="00AA3C7B">
            <w:pPr>
              <w:spacing w:afterAutospacing="0" w:line="360" w:lineRule="auto"/>
              <w:jc w:val="both"/>
              <w:rPr>
                <w:rFonts w:ascii="Times New Roman" w:hAnsi="Times New Roman"/>
                <w:color w:val="FFFFFF" w:themeColor="background1"/>
              </w:rPr>
            </w:pPr>
            <w:r w:rsidRPr="00583AFD">
              <w:rPr>
                <w:rFonts w:ascii="Times New Roman" w:hAnsi="Times New Roman"/>
                <w:color w:val="FFFFFF" w:themeColor="background1"/>
              </w:rPr>
              <w:t>Assess usage, transformations, popular understandings of various arguments about European legitimacy and sovereignty in public political discourse and in civil society over time</w:t>
            </w:r>
          </w:p>
        </w:tc>
      </w:tr>
      <w:tr w:rsidR="00873599" w:rsidRPr="00873599" w:rsidTr="00583AFD">
        <w:trPr>
          <w:trHeight w:val="20"/>
        </w:trPr>
        <w:tc>
          <w:tcPr>
            <w:tcW w:w="9923" w:type="dxa"/>
          </w:tcPr>
          <w:p w:rsidR="00873599" w:rsidRPr="00873599" w:rsidRDefault="00873599" w:rsidP="00AA3C7B">
            <w:pPr>
              <w:spacing w:afterAutospacing="0" w:line="360" w:lineRule="auto"/>
              <w:jc w:val="both"/>
              <w:rPr>
                <w:rFonts w:ascii="Times New Roman" w:hAnsi="Times New Roman"/>
              </w:rPr>
            </w:pPr>
            <w:r w:rsidRPr="00873599">
              <w:rPr>
                <w:rFonts w:ascii="Times New Roman" w:hAnsi="Times New Roman"/>
              </w:rPr>
              <w:t xml:space="preserve">INSIDE-UP </w:t>
            </w:r>
          </w:p>
          <w:p w:rsidR="00873599" w:rsidRPr="00873599" w:rsidRDefault="00873599" w:rsidP="00A66E52">
            <w:pPr>
              <w:numPr>
                <w:ilvl w:val="0"/>
                <w:numId w:val="17"/>
              </w:numPr>
              <w:spacing w:afterAutospacing="0" w:line="360" w:lineRule="auto"/>
              <w:jc w:val="both"/>
              <w:rPr>
                <w:rFonts w:ascii="Times New Roman" w:hAnsi="Times New Roman"/>
              </w:rPr>
            </w:pPr>
            <w:r w:rsidRPr="00873599">
              <w:rPr>
                <w:rFonts w:ascii="Times New Roman" w:hAnsi="Times New Roman"/>
              </w:rPr>
              <w:t xml:space="preserve">Applies state-of-the-art, computer-guided methods developed within digital humanities to trace the meaning of concepts and their use in public narratives in a variety of large datasets, including newspapers and parliamentary records (national and European). These semi-automated techniques will show how the concepts of European legitimacy, sovereignty, democracy, justice and rule of law have evolved from 1920 to 2017 (WP10). </w:t>
            </w:r>
          </w:p>
          <w:p w:rsidR="00873599" w:rsidRPr="00873599" w:rsidRDefault="00873599" w:rsidP="00A66E52">
            <w:pPr>
              <w:numPr>
                <w:ilvl w:val="0"/>
                <w:numId w:val="17"/>
              </w:numPr>
              <w:spacing w:afterAutospacing="0" w:line="360" w:lineRule="auto"/>
              <w:jc w:val="both"/>
              <w:rPr>
                <w:rFonts w:ascii="Times New Roman" w:hAnsi="Times New Roman"/>
              </w:rPr>
            </w:pPr>
            <w:r w:rsidRPr="00873599">
              <w:rPr>
                <w:rFonts w:ascii="Times New Roman" w:hAnsi="Times New Roman"/>
              </w:rPr>
              <w:lastRenderedPageBreak/>
              <w:t>Reveals the argumentations underlying the different narratives using cognitive mapping methods and answers questions about the dominance, dispersion, and context dependence of various narratives and counter-narratives of European integration (WP10).</w:t>
            </w:r>
          </w:p>
        </w:tc>
      </w:tr>
      <w:tr w:rsidR="00873599" w:rsidRPr="00873599" w:rsidTr="00583AFD">
        <w:tc>
          <w:tcPr>
            <w:tcW w:w="9923" w:type="dxa"/>
            <w:shd w:val="clear" w:color="auto" w:fill="4F81BD"/>
          </w:tcPr>
          <w:p w:rsidR="00873599" w:rsidRPr="00583AFD" w:rsidRDefault="00873599" w:rsidP="00AA3C7B">
            <w:pPr>
              <w:spacing w:afterAutospacing="0" w:line="360" w:lineRule="auto"/>
              <w:jc w:val="both"/>
              <w:rPr>
                <w:rFonts w:ascii="Times New Roman" w:hAnsi="Times New Roman"/>
                <w:color w:val="FFFFFF" w:themeColor="background1"/>
              </w:rPr>
            </w:pPr>
            <w:r w:rsidRPr="00583AFD">
              <w:rPr>
                <w:rFonts w:ascii="Times New Roman" w:hAnsi="Times New Roman"/>
                <w:color w:val="FFFFFF" w:themeColor="background1"/>
              </w:rPr>
              <w:lastRenderedPageBreak/>
              <w:t>Study conditions under which arguments about European legitimacy resonate with European citizens.</w:t>
            </w:r>
          </w:p>
        </w:tc>
      </w:tr>
      <w:tr w:rsidR="00873599" w:rsidRPr="00873599" w:rsidTr="00583AFD">
        <w:tc>
          <w:tcPr>
            <w:tcW w:w="9923" w:type="dxa"/>
          </w:tcPr>
          <w:p w:rsidR="00873599" w:rsidRPr="00873599" w:rsidRDefault="00873599" w:rsidP="00AA3C7B">
            <w:pPr>
              <w:spacing w:afterAutospacing="0" w:line="360" w:lineRule="auto"/>
              <w:jc w:val="both"/>
              <w:rPr>
                <w:rFonts w:ascii="Times New Roman" w:hAnsi="Times New Roman"/>
              </w:rPr>
            </w:pPr>
            <w:r w:rsidRPr="00873599">
              <w:rPr>
                <w:rFonts w:ascii="Times New Roman" w:hAnsi="Times New Roman"/>
              </w:rPr>
              <w:t xml:space="preserve">INSIDE-UP combines insights from human-centred marketing and public opinion research to: </w:t>
            </w:r>
          </w:p>
          <w:p w:rsidR="00873599" w:rsidRPr="00873599" w:rsidRDefault="00873599" w:rsidP="00A66E52">
            <w:pPr>
              <w:numPr>
                <w:ilvl w:val="0"/>
                <w:numId w:val="18"/>
              </w:numPr>
              <w:spacing w:afterAutospacing="0" w:line="360" w:lineRule="auto"/>
              <w:jc w:val="both"/>
              <w:rPr>
                <w:rFonts w:ascii="Times New Roman" w:hAnsi="Times New Roman"/>
              </w:rPr>
            </w:pPr>
            <w:r w:rsidRPr="00873599">
              <w:rPr>
                <w:rFonts w:ascii="Times New Roman" w:hAnsi="Times New Roman"/>
              </w:rPr>
              <w:t>Tests what narratives and argumentations resonate with European citizens under what conditions, by combining focus groups and interviews (WP11), large-scale survey research and deliberative polls (WP12) with a special focus on gender and the ‘left behinds’.</w:t>
            </w:r>
          </w:p>
          <w:p w:rsidR="00873599" w:rsidRPr="00873599" w:rsidRDefault="00873599" w:rsidP="00A66E52">
            <w:pPr>
              <w:numPr>
                <w:ilvl w:val="0"/>
                <w:numId w:val="18"/>
              </w:numPr>
              <w:spacing w:afterAutospacing="0" w:line="360" w:lineRule="auto"/>
              <w:jc w:val="both"/>
              <w:rPr>
                <w:rFonts w:ascii="Times New Roman" w:hAnsi="Times New Roman"/>
              </w:rPr>
            </w:pPr>
            <w:r w:rsidRPr="00873599">
              <w:rPr>
                <w:rFonts w:ascii="Times New Roman" w:hAnsi="Times New Roman"/>
              </w:rPr>
              <w:t>Provides evidence-based human-centred marketing advice to build new narratives of Europe that resonate with the people (WP11).</w:t>
            </w:r>
          </w:p>
        </w:tc>
      </w:tr>
      <w:tr w:rsidR="00873599" w:rsidRPr="00873599" w:rsidTr="00583AFD">
        <w:tc>
          <w:tcPr>
            <w:tcW w:w="9923" w:type="dxa"/>
            <w:shd w:val="clear" w:color="auto" w:fill="4F81BD"/>
          </w:tcPr>
          <w:p w:rsidR="00873599" w:rsidRPr="00583AFD" w:rsidRDefault="00873599" w:rsidP="00AA3C7B">
            <w:pPr>
              <w:spacing w:afterAutospacing="0" w:line="360" w:lineRule="auto"/>
              <w:jc w:val="both"/>
              <w:rPr>
                <w:rFonts w:ascii="Times New Roman" w:hAnsi="Times New Roman"/>
                <w:color w:val="FFFFFF" w:themeColor="background1"/>
              </w:rPr>
            </w:pPr>
            <w:r w:rsidRPr="00583AFD">
              <w:rPr>
                <w:rFonts w:ascii="Times New Roman" w:hAnsi="Times New Roman"/>
                <w:color w:val="FFFFFF" w:themeColor="background1"/>
              </w:rPr>
              <w:t xml:space="preserve">Revisit EU inter-institutional relations  - With specific attention to the position and functioning of the European Parliament (EP) - Normatively assess constitutional implications for the EP of the European Stability Mechanism (ESM) and Fiscal Compact - In light of possible de-legalisation of  (Economic and) Monetary Union - and the </w:t>
            </w:r>
            <w:proofErr w:type="spellStart"/>
            <w:r w:rsidRPr="00583AFD">
              <w:rPr>
                <w:rFonts w:ascii="Times New Roman" w:hAnsi="Times New Roman"/>
                <w:i/>
                <w:color w:val="FFFFFF" w:themeColor="background1"/>
              </w:rPr>
              <w:t>Spitzenkandidaten</w:t>
            </w:r>
            <w:proofErr w:type="spellEnd"/>
            <w:r w:rsidRPr="00583AFD">
              <w:rPr>
                <w:rFonts w:ascii="Times New Roman" w:hAnsi="Times New Roman"/>
                <w:color w:val="FFFFFF" w:themeColor="background1"/>
              </w:rPr>
              <w:t>- experiment</w:t>
            </w:r>
          </w:p>
        </w:tc>
      </w:tr>
      <w:tr w:rsidR="00873599" w:rsidRPr="00873599" w:rsidTr="00583AFD">
        <w:tc>
          <w:tcPr>
            <w:tcW w:w="9923" w:type="dxa"/>
          </w:tcPr>
          <w:p w:rsidR="00873599" w:rsidRPr="00873599" w:rsidRDefault="00873599" w:rsidP="00AA3C7B">
            <w:pPr>
              <w:spacing w:afterAutospacing="0" w:line="360" w:lineRule="auto"/>
              <w:jc w:val="both"/>
              <w:rPr>
                <w:rFonts w:ascii="Times New Roman" w:hAnsi="Times New Roman"/>
                <w:bCs/>
              </w:rPr>
            </w:pPr>
            <w:r w:rsidRPr="00873599">
              <w:rPr>
                <w:rFonts w:ascii="Times New Roman" w:hAnsi="Times New Roman"/>
                <w:bCs/>
              </w:rPr>
              <w:t>INSIDE UP studies from a historical and institutional perspective:</w:t>
            </w:r>
          </w:p>
          <w:p w:rsidR="00873599" w:rsidRPr="00873599" w:rsidRDefault="00873599" w:rsidP="00A66E52">
            <w:pPr>
              <w:numPr>
                <w:ilvl w:val="0"/>
                <w:numId w:val="19"/>
              </w:numPr>
              <w:spacing w:afterAutospacing="0" w:line="360" w:lineRule="auto"/>
              <w:jc w:val="both"/>
              <w:rPr>
                <w:rFonts w:ascii="Times New Roman" w:hAnsi="Times New Roman"/>
              </w:rPr>
            </w:pPr>
            <w:r w:rsidRPr="00873599">
              <w:rPr>
                <w:rFonts w:ascii="Times New Roman" w:hAnsi="Times New Roman"/>
                <w:bCs/>
              </w:rPr>
              <w:t xml:space="preserve">The implications of the INSIDE-UP approach for the EU institutions (EP and Commission), and for their interinstitutional relations, including the </w:t>
            </w:r>
            <w:proofErr w:type="spellStart"/>
            <w:r w:rsidRPr="00873599">
              <w:rPr>
                <w:rFonts w:ascii="Times New Roman" w:hAnsi="Times New Roman"/>
                <w:i/>
              </w:rPr>
              <w:t>S</w:t>
            </w:r>
            <w:r w:rsidRPr="00873599">
              <w:rPr>
                <w:rFonts w:ascii="Times New Roman" w:hAnsi="Times New Roman"/>
                <w:bCs/>
                <w:i/>
              </w:rPr>
              <w:t>pitzenkandidaten</w:t>
            </w:r>
            <w:proofErr w:type="spellEnd"/>
            <w:r w:rsidRPr="00873599">
              <w:rPr>
                <w:rFonts w:ascii="Times New Roman" w:hAnsi="Times New Roman"/>
                <w:bCs/>
              </w:rPr>
              <w:t xml:space="preserve"> procedure (WP3);</w:t>
            </w:r>
          </w:p>
          <w:p w:rsidR="00873599" w:rsidRPr="00873599" w:rsidRDefault="00873599" w:rsidP="00A66E52">
            <w:pPr>
              <w:numPr>
                <w:ilvl w:val="0"/>
                <w:numId w:val="19"/>
              </w:numPr>
              <w:spacing w:afterAutospacing="0" w:line="360" w:lineRule="auto"/>
              <w:jc w:val="both"/>
              <w:rPr>
                <w:rFonts w:ascii="Times New Roman" w:hAnsi="Times New Roman"/>
              </w:rPr>
            </w:pPr>
            <w:r w:rsidRPr="00873599">
              <w:rPr>
                <w:rFonts w:ascii="Times New Roman" w:hAnsi="Times New Roman"/>
              </w:rPr>
              <w:t xml:space="preserve">How national autonomy, democratic values, and rule of law-based interests are balanced in contemporary EU economic governance (including Fiscal Compact and ESM). And to what extent the (de-)legalization thereof play a role (WP7). </w:t>
            </w:r>
          </w:p>
        </w:tc>
      </w:tr>
      <w:tr w:rsidR="00873599" w:rsidRPr="00873599" w:rsidTr="00583AFD">
        <w:tc>
          <w:tcPr>
            <w:tcW w:w="9923" w:type="dxa"/>
            <w:shd w:val="clear" w:color="auto" w:fill="4F81BD"/>
          </w:tcPr>
          <w:p w:rsidR="00873599" w:rsidRPr="00583AFD" w:rsidRDefault="00873599" w:rsidP="00AA3C7B">
            <w:pPr>
              <w:spacing w:afterAutospacing="0" w:line="360" w:lineRule="auto"/>
              <w:jc w:val="both"/>
              <w:rPr>
                <w:rFonts w:ascii="Times New Roman" w:hAnsi="Times New Roman"/>
                <w:color w:val="FFFFFF" w:themeColor="background1"/>
              </w:rPr>
            </w:pPr>
            <w:r w:rsidRPr="00583AFD">
              <w:rPr>
                <w:rFonts w:ascii="Times New Roman" w:hAnsi="Times New Roman"/>
                <w:color w:val="FFFFFF" w:themeColor="background1"/>
              </w:rPr>
              <w:t>Reappraise the significance of the rule of law and discourses on justice with regard to the legitimacy of the EU in times of crisis - in light of jurisprudence of the Court of Justice of the EU (CJEU) and MS’ courts in upholding the rule of law.</w:t>
            </w:r>
          </w:p>
        </w:tc>
      </w:tr>
      <w:tr w:rsidR="00873599" w:rsidRPr="00873599" w:rsidTr="00583AFD">
        <w:trPr>
          <w:trHeight w:hRule="exact" w:val="2600"/>
        </w:trPr>
        <w:tc>
          <w:tcPr>
            <w:tcW w:w="9923" w:type="dxa"/>
          </w:tcPr>
          <w:p w:rsidR="00873599" w:rsidRPr="00873599" w:rsidRDefault="00873599" w:rsidP="00AA3C7B">
            <w:pPr>
              <w:spacing w:afterAutospacing="0" w:line="360" w:lineRule="auto"/>
              <w:jc w:val="both"/>
              <w:rPr>
                <w:rFonts w:ascii="Times New Roman" w:hAnsi="Times New Roman"/>
              </w:rPr>
            </w:pPr>
            <w:r w:rsidRPr="00873599">
              <w:rPr>
                <w:rFonts w:ascii="Times New Roman" w:hAnsi="Times New Roman"/>
              </w:rPr>
              <w:t>INSIDE-UP examines:</w:t>
            </w:r>
          </w:p>
          <w:p w:rsidR="00873599" w:rsidRPr="00873599" w:rsidRDefault="00873599" w:rsidP="00A66E52">
            <w:pPr>
              <w:numPr>
                <w:ilvl w:val="0"/>
                <w:numId w:val="20"/>
              </w:numPr>
              <w:spacing w:afterAutospacing="0" w:line="360" w:lineRule="auto"/>
              <w:jc w:val="both"/>
              <w:rPr>
                <w:rFonts w:ascii="Times New Roman" w:hAnsi="Times New Roman"/>
              </w:rPr>
            </w:pPr>
            <w:r w:rsidRPr="00873599">
              <w:rPr>
                <w:rFonts w:ascii="Times New Roman" w:hAnsi="Times New Roman"/>
              </w:rPr>
              <w:t xml:space="preserve">How traditions of justice have been incorporated and practiced in MS and how this informs the relation between the rule of law and democratic decision-making (WP2); </w:t>
            </w:r>
          </w:p>
          <w:p w:rsidR="00873599" w:rsidRPr="00873599" w:rsidRDefault="00873599" w:rsidP="00A66E52">
            <w:pPr>
              <w:numPr>
                <w:ilvl w:val="0"/>
                <w:numId w:val="20"/>
              </w:numPr>
              <w:spacing w:afterAutospacing="0" w:line="360" w:lineRule="auto"/>
              <w:jc w:val="both"/>
              <w:rPr>
                <w:rFonts w:ascii="Times New Roman" w:hAnsi="Times New Roman"/>
              </w:rPr>
            </w:pPr>
            <w:r w:rsidRPr="00873599">
              <w:rPr>
                <w:rFonts w:ascii="Times New Roman" w:hAnsi="Times New Roman"/>
              </w:rPr>
              <w:t>The role of institutions, bodies and instruments at the national (constitutions, (constitutional) courts, judicial review, policy-making, and human rights institutes) and EU level (i.e. CJEU, Fundamental Rights Agency) in ensuring that the rule of law is upheld and protected (WP5);</w:t>
            </w:r>
          </w:p>
          <w:p w:rsidR="00873599" w:rsidRPr="00873599" w:rsidRDefault="00873599" w:rsidP="00A66E52">
            <w:pPr>
              <w:numPr>
                <w:ilvl w:val="0"/>
                <w:numId w:val="20"/>
              </w:numPr>
              <w:spacing w:afterAutospacing="0" w:line="360" w:lineRule="auto"/>
              <w:jc w:val="both"/>
              <w:rPr>
                <w:rFonts w:ascii="Times New Roman" w:hAnsi="Times New Roman"/>
              </w:rPr>
            </w:pPr>
            <w:r w:rsidRPr="00873599">
              <w:rPr>
                <w:rFonts w:ascii="Times New Roman" w:hAnsi="Times New Roman"/>
              </w:rPr>
              <w:t>Conflicts between democratic decision-making and rule of law values with regard to the economic (WP7), the refugee (WP8) and the rule of law crises (WP9), and how these affect EU legitimacy, and how these conflicts can be successfully addressed.</w:t>
            </w:r>
          </w:p>
        </w:tc>
      </w:tr>
      <w:tr w:rsidR="00873599" w:rsidRPr="00873599" w:rsidTr="00583AFD">
        <w:tc>
          <w:tcPr>
            <w:tcW w:w="9923" w:type="dxa"/>
            <w:shd w:val="clear" w:color="auto" w:fill="4F81BD"/>
          </w:tcPr>
          <w:p w:rsidR="00873599" w:rsidRPr="00583AFD" w:rsidRDefault="00873599" w:rsidP="00AA3C7B">
            <w:pPr>
              <w:spacing w:afterAutospacing="0" w:line="360" w:lineRule="auto"/>
              <w:jc w:val="both"/>
              <w:rPr>
                <w:rFonts w:ascii="Times New Roman" w:hAnsi="Times New Roman"/>
                <w:color w:val="FFFFFF" w:themeColor="background1"/>
              </w:rPr>
            </w:pPr>
            <w:r w:rsidRPr="00583AFD">
              <w:rPr>
                <w:rFonts w:ascii="Times New Roman" w:hAnsi="Times New Roman"/>
                <w:color w:val="FFFFFF" w:themeColor="background1"/>
              </w:rPr>
              <w:lastRenderedPageBreak/>
              <w:t xml:space="preserve">Examine the evolution, strengths and weaknesses of EU judicial cooperation and mutual recognition – possible strengthening of justice and home affaires agencies – and critically assess possible risks of undermining the rule of law and/or of justificatory discourses by fiscal governance. </w:t>
            </w:r>
          </w:p>
        </w:tc>
      </w:tr>
      <w:tr w:rsidR="00873599" w:rsidRPr="00873599" w:rsidTr="00583AFD">
        <w:trPr>
          <w:trHeight w:val="580"/>
        </w:trPr>
        <w:tc>
          <w:tcPr>
            <w:tcW w:w="9923" w:type="dxa"/>
          </w:tcPr>
          <w:p w:rsidR="00873599" w:rsidRPr="00873599" w:rsidRDefault="00873599" w:rsidP="00AA3C7B">
            <w:pPr>
              <w:spacing w:afterAutospacing="0" w:line="360" w:lineRule="auto"/>
              <w:jc w:val="both"/>
              <w:rPr>
                <w:rFonts w:ascii="Times New Roman" w:hAnsi="Times New Roman"/>
              </w:rPr>
            </w:pPr>
            <w:r w:rsidRPr="00873599">
              <w:rPr>
                <w:rFonts w:ascii="Times New Roman" w:hAnsi="Times New Roman"/>
              </w:rPr>
              <w:t>INSIDE-UP studies:</w:t>
            </w:r>
          </w:p>
          <w:p w:rsidR="00873599" w:rsidRPr="00873599" w:rsidRDefault="00873599" w:rsidP="00A66E52">
            <w:pPr>
              <w:numPr>
                <w:ilvl w:val="0"/>
                <w:numId w:val="21"/>
              </w:numPr>
              <w:spacing w:afterAutospacing="0" w:line="360" w:lineRule="auto"/>
              <w:jc w:val="both"/>
              <w:rPr>
                <w:rFonts w:ascii="Times New Roman" w:hAnsi="Times New Roman"/>
              </w:rPr>
            </w:pPr>
            <w:r w:rsidRPr="00873599">
              <w:rPr>
                <w:rFonts w:ascii="Times New Roman" w:hAnsi="Times New Roman"/>
              </w:rPr>
              <w:t>How judicial cooperation (on the basis of mutual recognition and mutual trust) impacts on rule of law values and how MS monitor rule of law compliance in other MS (e.g. through human rights institutes and the Venice Commission) (WP5);</w:t>
            </w:r>
          </w:p>
          <w:p w:rsidR="00873599" w:rsidRPr="00873599" w:rsidRDefault="00873599" w:rsidP="00A66E52">
            <w:pPr>
              <w:numPr>
                <w:ilvl w:val="0"/>
                <w:numId w:val="21"/>
              </w:numPr>
              <w:spacing w:afterAutospacing="0" w:line="360" w:lineRule="auto"/>
              <w:jc w:val="both"/>
              <w:rPr>
                <w:rFonts w:ascii="Times New Roman" w:hAnsi="Times New Roman"/>
              </w:rPr>
            </w:pPr>
            <w:r w:rsidRPr="00873599">
              <w:rPr>
                <w:rFonts w:ascii="Times New Roman" w:hAnsi="Times New Roman"/>
              </w:rPr>
              <w:t>The tensions between the rule of law-based Dublin, Schengen and international refugee systems, fundamental rights and their justificatory discourses and (national) sovereign majoritarian decision-making (WP8);</w:t>
            </w:r>
          </w:p>
          <w:p w:rsidR="00873599" w:rsidRPr="00873599" w:rsidRDefault="00873599" w:rsidP="00A66E52">
            <w:pPr>
              <w:numPr>
                <w:ilvl w:val="0"/>
                <w:numId w:val="21"/>
              </w:numPr>
              <w:spacing w:afterAutospacing="0" w:line="360" w:lineRule="auto"/>
              <w:jc w:val="both"/>
              <w:rPr>
                <w:rFonts w:ascii="Times New Roman" w:hAnsi="Times New Roman"/>
              </w:rPr>
            </w:pPr>
            <w:r w:rsidRPr="00873599">
              <w:rPr>
                <w:rFonts w:ascii="Times New Roman" w:hAnsi="Times New Roman"/>
              </w:rPr>
              <w:t>Citizens’ view on rule of law issues, the European Court of Human Rights (ECHR) and conflicts between democracy and rule of law (W12).</w:t>
            </w:r>
          </w:p>
        </w:tc>
      </w:tr>
      <w:tr w:rsidR="00873599" w:rsidRPr="00873599" w:rsidTr="00583AFD">
        <w:trPr>
          <w:trHeight w:val="580"/>
        </w:trPr>
        <w:tc>
          <w:tcPr>
            <w:tcW w:w="9923" w:type="dxa"/>
            <w:shd w:val="clear" w:color="auto" w:fill="4F81BD"/>
          </w:tcPr>
          <w:p w:rsidR="00873599" w:rsidRPr="00583AFD" w:rsidRDefault="00873599" w:rsidP="00AA3C7B">
            <w:pPr>
              <w:spacing w:afterAutospacing="0" w:line="360" w:lineRule="auto"/>
              <w:jc w:val="both"/>
              <w:rPr>
                <w:rFonts w:ascii="Times New Roman" w:hAnsi="Times New Roman"/>
                <w:color w:val="FFFFFF" w:themeColor="background1"/>
              </w:rPr>
            </w:pPr>
            <w:r w:rsidRPr="00583AFD">
              <w:rPr>
                <w:rFonts w:ascii="Times New Roman" w:hAnsi="Times New Roman"/>
                <w:color w:val="FFFFFF" w:themeColor="background1"/>
              </w:rPr>
              <w:t>Ascertain the impact of (a) simplification and better law-making initiatives on EU legislators and European agencies; (b) the Charter of Fundamental Rights (CFR) and (c) the First Commission Vice President responsible for Fundamental Rights.</w:t>
            </w:r>
          </w:p>
        </w:tc>
      </w:tr>
      <w:tr w:rsidR="00873599" w:rsidRPr="00873599" w:rsidTr="00583AFD">
        <w:trPr>
          <w:trHeight w:hRule="exact" w:val="3066"/>
        </w:trPr>
        <w:tc>
          <w:tcPr>
            <w:tcW w:w="9923" w:type="dxa"/>
          </w:tcPr>
          <w:p w:rsidR="00873599" w:rsidRPr="00873599" w:rsidRDefault="00873599" w:rsidP="00AA3C7B">
            <w:pPr>
              <w:spacing w:afterAutospacing="0" w:line="360" w:lineRule="auto"/>
              <w:jc w:val="both"/>
              <w:rPr>
                <w:rFonts w:ascii="Times New Roman" w:hAnsi="Times New Roman"/>
              </w:rPr>
            </w:pPr>
            <w:r w:rsidRPr="00873599">
              <w:rPr>
                <w:rFonts w:ascii="Times New Roman" w:hAnsi="Times New Roman"/>
              </w:rPr>
              <w:t>INSIDE UP examines:</w:t>
            </w:r>
          </w:p>
          <w:p w:rsidR="00583AFD" w:rsidRDefault="00873599" w:rsidP="00A66E52">
            <w:pPr>
              <w:numPr>
                <w:ilvl w:val="0"/>
                <w:numId w:val="22"/>
              </w:numPr>
              <w:spacing w:afterAutospacing="0" w:line="360" w:lineRule="auto"/>
              <w:ind w:left="360"/>
              <w:jc w:val="both"/>
              <w:rPr>
                <w:rFonts w:ascii="Times New Roman" w:hAnsi="Times New Roman"/>
              </w:rPr>
            </w:pPr>
            <w:r w:rsidRPr="00873599">
              <w:rPr>
                <w:rFonts w:ascii="Times New Roman" w:hAnsi="Times New Roman"/>
              </w:rPr>
              <w:t>Processes of simplification and better law-making at nat</w:t>
            </w:r>
            <w:r w:rsidR="00583AFD">
              <w:rPr>
                <w:rFonts w:ascii="Times New Roman" w:hAnsi="Times New Roman"/>
              </w:rPr>
              <w:t>ional and EU levels and to what</w:t>
            </w:r>
          </w:p>
          <w:p w:rsidR="00873599" w:rsidRPr="00873599" w:rsidRDefault="00873599" w:rsidP="00AA3C7B">
            <w:pPr>
              <w:spacing w:afterAutospacing="0" w:line="360" w:lineRule="auto"/>
              <w:ind w:left="360"/>
              <w:jc w:val="both"/>
              <w:rPr>
                <w:rFonts w:ascii="Times New Roman" w:hAnsi="Times New Roman"/>
              </w:rPr>
            </w:pPr>
            <w:r w:rsidRPr="00873599">
              <w:rPr>
                <w:rFonts w:ascii="Times New Roman" w:hAnsi="Times New Roman"/>
              </w:rPr>
              <w:t>extent these processes had an impact on the regulatory activities of the MS and legitimacy;</w:t>
            </w:r>
          </w:p>
          <w:p w:rsidR="00583AFD" w:rsidRDefault="00873599" w:rsidP="00A66E52">
            <w:pPr>
              <w:numPr>
                <w:ilvl w:val="0"/>
                <w:numId w:val="22"/>
              </w:numPr>
              <w:spacing w:afterAutospacing="0" w:line="360" w:lineRule="auto"/>
              <w:ind w:left="360"/>
              <w:jc w:val="both"/>
              <w:rPr>
                <w:rFonts w:ascii="Times New Roman" w:hAnsi="Times New Roman"/>
              </w:rPr>
            </w:pPr>
            <w:r w:rsidRPr="00873599">
              <w:rPr>
                <w:rFonts w:ascii="Times New Roman" w:hAnsi="Times New Roman"/>
              </w:rPr>
              <w:t>How national experiences of simplification and better law</w:t>
            </w:r>
            <w:r w:rsidR="00583AFD">
              <w:rPr>
                <w:rFonts w:ascii="Times New Roman" w:hAnsi="Times New Roman"/>
              </w:rPr>
              <w:t>-making processes could help to</w:t>
            </w:r>
          </w:p>
          <w:p w:rsidR="00873599" w:rsidRPr="00873599" w:rsidRDefault="00873599" w:rsidP="00AA3C7B">
            <w:pPr>
              <w:spacing w:afterAutospacing="0" w:line="360" w:lineRule="auto"/>
              <w:ind w:left="360"/>
              <w:jc w:val="both"/>
              <w:rPr>
                <w:rFonts w:ascii="Times New Roman" w:hAnsi="Times New Roman"/>
              </w:rPr>
            </w:pPr>
            <w:r w:rsidRPr="00873599">
              <w:rPr>
                <w:rFonts w:ascii="Times New Roman" w:hAnsi="Times New Roman"/>
              </w:rPr>
              <w:t>materialize calls for better regulation at EU level (WP5);</w:t>
            </w:r>
          </w:p>
          <w:p w:rsidR="00583AFD" w:rsidRDefault="00873599" w:rsidP="00A66E52">
            <w:pPr>
              <w:numPr>
                <w:ilvl w:val="0"/>
                <w:numId w:val="22"/>
              </w:numPr>
              <w:spacing w:afterAutospacing="0" w:line="360" w:lineRule="auto"/>
              <w:ind w:left="360"/>
              <w:jc w:val="both"/>
              <w:rPr>
                <w:rFonts w:ascii="Times New Roman" w:hAnsi="Times New Roman"/>
              </w:rPr>
            </w:pPr>
            <w:r w:rsidRPr="00873599">
              <w:rPr>
                <w:rFonts w:ascii="Times New Roman" w:hAnsi="Times New Roman"/>
              </w:rPr>
              <w:t>How courts and in particular policymakers at national- and EU levels apply the</w:t>
            </w:r>
            <w:r w:rsidR="00583AFD">
              <w:rPr>
                <w:rFonts w:ascii="Times New Roman" w:hAnsi="Times New Roman"/>
              </w:rPr>
              <w:t xml:space="preserve"> CFR and</w:t>
            </w:r>
          </w:p>
          <w:p w:rsidR="00873599" w:rsidRPr="00873599" w:rsidRDefault="00873599" w:rsidP="00AA3C7B">
            <w:pPr>
              <w:spacing w:afterAutospacing="0" w:line="360" w:lineRule="auto"/>
              <w:ind w:left="360"/>
              <w:jc w:val="both"/>
              <w:rPr>
                <w:rFonts w:ascii="Times New Roman" w:hAnsi="Times New Roman"/>
              </w:rPr>
            </w:pPr>
            <w:r w:rsidRPr="00873599">
              <w:rPr>
                <w:rFonts w:ascii="Times New Roman" w:hAnsi="Times New Roman"/>
              </w:rPr>
              <w:t>identifies best practices, procedural safeguards, and practical instruments to ensure compliance with the CFR in a comparative fashion (WP6);</w:t>
            </w:r>
          </w:p>
          <w:p w:rsidR="00583AFD" w:rsidRDefault="00873599" w:rsidP="00A66E52">
            <w:pPr>
              <w:numPr>
                <w:ilvl w:val="0"/>
                <w:numId w:val="22"/>
              </w:numPr>
              <w:spacing w:afterAutospacing="0" w:line="360" w:lineRule="auto"/>
              <w:ind w:left="360"/>
              <w:jc w:val="both"/>
              <w:rPr>
                <w:rFonts w:ascii="Times New Roman" w:hAnsi="Times New Roman"/>
              </w:rPr>
            </w:pPr>
            <w:r w:rsidRPr="00873599">
              <w:rPr>
                <w:rFonts w:ascii="Times New Roman" w:hAnsi="Times New Roman"/>
              </w:rPr>
              <w:t>The role of the Commission’s First Vice-President in s</w:t>
            </w:r>
            <w:r w:rsidR="00583AFD">
              <w:rPr>
                <w:rFonts w:ascii="Times New Roman" w:hAnsi="Times New Roman"/>
              </w:rPr>
              <w:t>afeguarding the rule of law and</w:t>
            </w:r>
          </w:p>
          <w:p w:rsidR="00873599" w:rsidRPr="00873599" w:rsidRDefault="00873599" w:rsidP="00AA3C7B">
            <w:pPr>
              <w:spacing w:afterAutospacing="0" w:line="360" w:lineRule="auto"/>
              <w:ind w:left="360"/>
              <w:jc w:val="both"/>
              <w:rPr>
                <w:rFonts w:ascii="Times New Roman" w:hAnsi="Times New Roman"/>
              </w:rPr>
            </w:pPr>
            <w:r w:rsidRPr="00873599">
              <w:rPr>
                <w:rFonts w:ascii="Times New Roman" w:hAnsi="Times New Roman"/>
              </w:rPr>
              <w:t>ensuring compliance with the CFR (WP5).</w:t>
            </w:r>
          </w:p>
        </w:tc>
      </w:tr>
    </w:tbl>
    <w:p w:rsidR="00013752" w:rsidRPr="0016257E" w:rsidRDefault="009B5317" w:rsidP="00200AD8">
      <w:pPr>
        <w:spacing w:after="200"/>
        <w:jc w:val="both"/>
      </w:pPr>
      <w:r>
        <w:rPr>
          <w:noProof/>
          <w:lang w:val="nl-NL" w:eastAsia="nl-NL"/>
        </w:rPr>
        <mc:AlternateContent>
          <mc:Choice Requires="wps">
            <w:drawing>
              <wp:anchor distT="0" distB="0" distL="114300" distR="114300" simplePos="0" relativeHeight="251658240" behindDoc="0" locked="0" layoutInCell="1" allowOverlap="1" wp14:anchorId="10EE0C81" wp14:editId="07055A5D">
                <wp:simplePos x="0" y="0"/>
                <wp:positionH relativeFrom="column">
                  <wp:posOffset>6337935</wp:posOffset>
                </wp:positionH>
                <wp:positionV relativeFrom="paragraph">
                  <wp:posOffset>557530</wp:posOffset>
                </wp:positionV>
                <wp:extent cx="371475" cy="1447800"/>
                <wp:effectExtent l="0" t="0" r="0" b="0"/>
                <wp:wrapNone/>
                <wp:docPr id="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144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rsidR="00A703B7" w:rsidRPr="00AE40B3" w:rsidRDefault="00A703B7">
                            <w:pPr>
                              <w:rPr>
                                <w:b/>
                                <w:i/>
                                <w:lang w:val="fr-BE"/>
                              </w:rPr>
                            </w:pP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499.05pt;margin-top:43.9pt;width:29.25pt;height:1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" filled="f" stroked="f" strokeweight="0">
                <v:textbox style="layout-flow:vertical-ideographic">
                  <w:txbxContent>
                    <w:p w:rsidR="00A703B7" w:rsidRPr="00AE40B3" w:rsidRDefault="00A703B7">
                      <w:pPr>
                        <w:rPr>
                          <w:b/>
                          <w:i/>
                          <w:lang w:val="fr-BE"/>
                        </w:rPr>
                      </w:pPr>
                    </w:p>
                  </w:txbxContent>
                </v:textbox>
              </v:shape>
            </w:pict>
          </mc:Fallback>
        </mc:AlternateContent>
      </w:r>
    </w:p>
    <w:p w:rsidR="00896FD9" w:rsidRDefault="00C55B5B" w:rsidP="004568A3">
      <w:pPr>
        <w:spacing w:after="200"/>
        <w:jc w:val="both"/>
        <w:rPr>
          <w:b/>
        </w:rPr>
      </w:pPr>
      <w:r w:rsidRPr="00297441">
        <w:rPr>
          <w:b/>
        </w:rPr>
        <w:t>1.</w:t>
      </w:r>
      <w:r w:rsidR="005668AF" w:rsidRPr="00297441">
        <w:rPr>
          <w:b/>
        </w:rPr>
        <w:t xml:space="preserve">3 </w:t>
      </w:r>
      <w:r w:rsidR="004F6B01" w:rsidRPr="00297441">
        <w:rPr>
          <w:b/>
        </w:rPr>
        <w:tab/>
      </w:r>
      <w:r w:rsidR="00D64048" w:rsidRPr="00297441">
        <w:rPr>
          <w:b/>
        </w:rPr>
        <w:t>C</w:t>
      </w:r>
      <w:r w:rsidRPr="00297441">
        <w:rPr>
          <w:b/>
        </w:rPr>
        <w:t>oncept</w:t>
      </w:r>
      <w:r w:rsidR="009221F6" w:rsidRPr="00297441">
        <w:rPr>
          <w:b/>
        </w:rPr>
        <w:t xml:space="preserve"> and </w:t>
      </w:r>
      <w:r w:rsidR="006E1A22">
        <w:rPr>
          <w:b/>
        </w:rPr>
        <w:t>methodology</w:t>
      </w:r>
    </w:p>
    <w:p w:rsidR="00C55B5B" w:rsidRPr="00297441" w:rsidRDefault="00896FD9" w:rsidP="004568A3">
      <w:pPr>
        <w:spacing w:after="200"/>
        <w:jc w:val="both"/>
        <w:rPr>
          <w:b/>
        </w:rPr>
      </w:pPr>
      <w:r>
        <w:rPr>
          <w:b/>
        </w:rPr>
        <w:tab/>
      </w:r>
      <w:r w:rsidR="00CE2FE1">
        <w:rPr>
          <w:b/>
        </w:rPr>
        <w:t xml:space="preserve">(a) </w:t>
      </w:r>
      <w:r>
        <w:rPr>
          <w:b/>
        </w:rPr>
        <w:t>Concept</w:t>
      </w:r>
    </w:p>
    <w:p w:rsidR="001342B3" w:rsidRPr="000F7B05" w:rsidRDefault="001342B3" w:rsidP="001342B3">
      <w:pPr>
        <w:shd w:val="clear" w:color="auto" w:fill="FFFFFF"/>
        <w:spacing w:after="200" w:line="360" w:lineRule="auto"/>
        <w:jc w:val="both"/>
      </w:pPr>
      <w:r>
        <w:t xml:space="preserve">Following the </w:t>
      </w:r>
      <w:r w:rsidRPr="000F7B05">
        <w:t>main premise</w:t>
      </w:r>
      <w:r>
        <w:t xml:space="preserve"> of the project that </w:t>
      </w:r>
      <w:r w:rsidRPr="000F7B05">
        <w:t xml:space="preserve">the legitimacy of the EU and its policies </w:t>
      </w:r>
      <w:r>
        <w:t xml:space="preserve">are defined </w:t>
      </w:r>
      <w:r w:rsidRPr="000F7B05">
        <w:t>from ‘inside up’</w:t>
      </w:r>
      <w:r>
        <w:t>, INSIDE-UP studies how legitimacy strategies originating from within the MS based on (1) sovereignty and democracy and (2) the rule of law and justice impact the legitimacy of EU policies and the EU as a whole</w:t>
      </w:r>
      <w:r w:rsidRPr="000F7B05">
        <w:t xml:space="preserve">. </w:t>
      </w:r>
    </w:p>
    <w:p w:rsidR="001342B3" w:rsidRPr="000F7B05" w:rsidRDefault="001342B3" w:rsidP="001342B3">
      <w:pPr>
        <w:shd w:val="clear" w:color="auto" w:fill="FFFFFF"/>
        <w:spacing w:line="360" w:lineRule="auto"/>
        <w:jc w:val="both"/>
        <w:rPr>
          <w:i/>
        </w:rPr>
      </w:pPr>
      <w:r w:rsidRPr="000F7B05">
        <w:rPr>
          <w:i/>
        </w:rPr>
        <w:t>Problem analysis</w:t>
      </w:r>
    </w:p>
    <w:p w:rsidR="001342B3" w:rsidRDefault="001342B3" w:rsidP="001342B3">
      <w:pPr>
        <w:shd w:val="clear" w:color="auto" w:fill="FFFFFF"/>
        <w:spacing w:line="360" w:lineRule="auto"/>
        <w:jc w:val="both"/>
      </w:pPr>
      <w:r w:rsidRPr="000F7B05">
        <w:lastRenderedPageBreak/>
        <w:t xml:space="preserve">The EU currently faces the most severe legitimacy crisis in its history. </w:t>
      </w:r>
      <w:r w:rsidRPr="007F338A">
        <w:t xml:space="preserve">Euroscepticism has risen across the continent and citizens’ </w:t>
      </w:r>
      <w:r>
        <w:t>support for the</w:t>
      </w:r>
      <w:r w:rsidRPr="007F338A">
        <w:t xml:space="preserve"> EU institutions has declined significantly (</w:t>
      </w:r>
      <w:proofErr w:type="spellStart"/>
      <w:r w:rsidRPr="00E57558">
        <w:t>Hobolt</w:t>
      </w:r>
      <w:proofErr w:type="spellEnd"/>
      <w:r w:rsidRPr="00E57558">
        <w:t xml:space="preserve"> and de Vries 2016; </w:t>
      </w:r>
      <w:proofErr w:type="spellStart"/>
      <w:r w:rsidRPr="00E57558">
        <w:t>Armingeon</w:t>
      </w:r>
      <w:proofErr w:type="spellEnd"/>
      <w:r w:rsidRPr="00E57558">
        <w:t xml:space="preserve"> and </w:t>
      </w:r>
      <w:proofErr w:type="spellStart"/>
      <w:r w:rsidRPr="00E57558">
        <w:t>Ceka</w:t>
      </w:r>
      <w:proofErr w:type="spellEnd"/>
      <w:r w:rsidRPr="00E57558">
        <w:t xml:space="preserve"> 2014</w:t>
      </w:r>
      <w:r w:rsidRPr="007F338A">
        <w:t>).</w:t>
      </w:r>
      <w:r>
        <w:rPr>
          <w:rStyle w:val="FootnoteReference"/>
        </w:rPr>
        <w:footnoteReference w:id="2"/>
      </w:r>
      <w:r w:rsidRPr="007F338A">
        <w:t xml:space="preserve"> </w:t>
      </w:r>
      <w:r w:rsidRPr="00E57558">
        <w:t>Public opinion research identifies two main sources of discontent</w:t>
      </w:r>
      <w:r>
        <w:t>. Firstly, e</w:t>
      </w:r>
      <w:r w:rsidRPr="000F7B05">
        <w:t xml:space="preserve">conomic benefits and burdens of EU membership are not equally </w:t>
      </w:r>
      <w:r>
        <w:t xml:space="preserve">distributed </w:t>
      </w:r>
      <w:r w:rsidRPr="000F7B05">
        <w:t>among citizens (</w:t>
      </w:r>
      <w:proofErr w:type="spellStart"/>
      <w:r w:rsidRPr="000F7B05">
        <w:t>Scharpf</w:t>
      </w:r>
      <w:proofErr w:type="spellEnd"/>
      <w:r w:rsidRPr="000F7B05">
        <w:t>, 2011)</w:t>
      </w:r>
      <w:r>
        <w:t>. Secondly,</w:t>
      </w:r>
      <w:r w:rsidRPr="000F7B05">
        <w:t xml:space="preserve"> </w:t>
      </w:r>
      <w:r>
        <w:t xml:space="preserve">national identity politics has been on a rise, while identification as European citizens remains limited. </w:t>
      </w:r>
      <w:r w:rsidRPr="00E57558">
        <w:t xml:space="preserve">As a result, </w:t>
      </w:r>
      <w:r>
        <w:t>the EU c</w:t>
      </w:r>
      <w:r w:rsidRPr="00E57558">
        <w:t>urrently witness</w:t>
      </w:r>
      <w:r>
        <w:t>es</w:t>
      </w:r>
      <w:r w:rsidRPr="00E57558">
        <w:t xml:space="preserve"> an unprecedented level of politicization</w:t>
      </w:r>
      <w:r>
        <w:t xml:space="preserve">. Moreover, it has become clear </w:t>
      </w:r>
      <w:r w:rsidRPr="007F338A">
        <w:t xml:space="preserve">that legitimacy </w:t>
      </w:r>
      <w:r>
        <w:t>and political support have a</w:t>
      </w:r>
      <w:r w:rsidRPr="007F338A">
        <w:t xml:space="preserve"> social-psychological and emotional dimension. As such, there is also a need for credible narratives </w:t>
      </w:r>
      <w:r>
        <w:t xml:space="preserve">on Europe that </w:t>
      </w:r>
      <w:r w:rsidRPr="007F338A">
        <w:t>are grounded in national cultures and practices</w:t>
      </w:r>
      <w:r>
        <w:t>,</w:t>
      </w:r>
      <w:r w:rsidRPr="007F338A">
        <w:t xml:space="preserve"> and peoples’ views and experiences.</w:t>
      </w:r>
      <w:r>
        <w:t xml:space="preserve"> However, while traditional narratives of Europe are losing ground, Eurosceptic narratives are on the rise. This fosters the view</w:t>
      </w:r>
      <w:r w:rsidRPr="000F7B05">
        <w:t xml:space="preserve"> that EU membership is a threat to national sovereignty.</w:t>
      </w:r>
      <w:r>
        <w:t xml:space="preserve"> </w:t>
      </w:r>
    </w:p>
    <w:p w:rsidR="001342B3" w:rsidRDefault="001342B3" w:rsidP="001342B3">
      <w:pPr>
        <w:shd w:val="clear" w:color="auto" w:fill="FFFFFF"/>
        <w:spacing w:line="360" w:lineRule="auto"/>
        <w:ind w:firstLine="720"/>
        <w:jc w:val="both"/>
      </w:pPr>
      <w:r>
        <w:t xml:space="preserve">This is particularly pressing </w:t>
      </w:r>
      <w:r w:rsidRPr="000F7B05">
        <w:t xml:space="preserve">in the current times of </w:t>
      </w:r>
      <w:r>
        <w:t xml:space="preserve">multiple </w:t>
      </w:r>
      <w:r w:rsidRPr="000F7B05">
        <w:t>crises</w:t>
      </w:r>
      <w:r>
        <w:t>. Values related to national sovereignty and democracy, like national identity, majoritarian decision making and national autonomy increasingly conflict with fundamental rights,</w:t>
      </w:r>
      <w:r w:rsidRPr="000F7B05">
        <w:t xml:space="preserve"> judicial review</w:t>
      </w:r>
      <w:r>
        <w:t>,</w:t>
      </w:r>
      <w:r w:rsidRPr="000F7B05">
        <w:t xml:space="preserve"> and access to courts</w:t>
      </w:r>
      <w:r>
        <w:t>, but also with legally fixed rules at the EU and international level. EU fiscal and economic policy making is a good example of the latter: the ‘legalization’ of rules and procedures aimed at economic stability reduce the scope for (national) democratic decision-making. The same is true for</w:t>
      </w:r>
      <w:r w:rsidRPr="000F7B05">
        <w:t xml:space="preserve"> individual freedoms and the position of rule of law institutions</w:t>
      </w:r>
      <w:r>
        <w:t xml:space="preserve"> in the context of the rule of law crisis and the refugee crisis. Thus,</w:t>
      </w:r>
      <w:r w:rsidRPr="0080639F">
        <w:t xml:space="preserve"> </w:t>
      </w:r>
      <w:r w:rsidRPr="000F7B05">
        <w:t xml:space="preserve">tensions </w:t>
      </w:r>
      <w:r>
        <w:t xml:space="preserve">and conflicts </w:t>
      </w:r>
      <w:r w:rsidRPr="000F7B05">
        <w:t>between democracy a</w:t>
      </w:r>
      <w:r>
        <w:t xml:space="preserve">nd the rule of law fuel concerns about national sovereignty. </w:t>
      </w:r>
    </w:p>
    <w:p w:rsidR="001342B3" w:rsidRPr="000F7B05" w:rsidRDefault="001342B3" w:rsidP="001342B3">
      <w:pPr>
        <w:shd w:val="clear" w:color="auto" w:fill="FFFFFF"/>
        <w:spacing w:line="360" w:lineRule="auto"/>
        <w:ind w:firstLine="720"/>
        <w:jc w:val="both"/>
      </w:pPr>
      <w:r w:rsidRPr="000F7B05">
        <w:t xml:space="preserve">Until now, four main strategies have been developed in the EU as a response to the challenges to its legitimacy. The first </w:t>
      </w:r>
      <w:r>
        <w:t>strategy seeks to</w:t>
      </w:r>
      <w:r w:rsidRPr="000F7B05">
        <w:t xml:space="preserve"> strengthen EU democracy through </w:t>
      </w:r>
      <w:r>
        <w:t>‘</w:t>
      </w:r>
      <w:r w:rsidRPr="000F7B05">
        <w:t>institutional engineering</w:t>
      </w:r>
      <w:r>
        <w:t>’</w:t>
      </w:r>
      <w:r w:rsidRPr="000F7B05">
        <w:t xml:space="preserve"> (</w:t>
      </w:r>
      <w:proofErr w:type="spellStart"/>
      <w:r w:rsidRPr="000F7B05">
        <w:t>Puetter</w:t>
      </w:r>
      <w:proofErr w:type="spellEnd"/>
      <w:r w:rsidRPr="000F7B05">
        <w:t xml:space="preserve"> 2012). This includes </w:t>
      </w:r>
      <w:r>
        <w:t xml:space="preserve">granting </w:t>
      </w:r>
      <w:r w:rsidRPr="000F7B05">
        <w:t xml:space="preserve">the European and national parliaments </w:t>
      </w:r>
      <w:r>
        <w:t>more powers, th</w:t>
      </w:r>
      <w:r w:rsidRPr="000F7B05">
        <w:t xml:space="preserve">e </w:t>
      </w:r>
      <w:r>
        <w:t>‘</w:t>
      </w:r>
      <w:proofErr w:type="spellStart"/>
      <w:r w:rsidRPr="000F7B05">
        <w:t>Spitzenkandidaten</w:t>
      </w:r>
      <w:proofErr w:type="spellEnd"/>
      <w:r>
        <w:t xml:space="preserve">’ </w:t>
      </w:r>
      <w:r w:rsidRPr="000F7B05">
        <w:t>experiment</w:t>
      </w:r>
      <w:r>
        <w:t xml:space="preserve"> </w:t>
      </w:r>
      <w:r w:rsidRPr="00380F58">
        <w:t>and greater accountability and transparency of the – plural –  EU executive (see Curtin, Bovens etc.)</w:t>
      </w:r>
      <w:r w:rsidRPr="000F7B05">
        <w:t xml:space="preserve">. The second </w:t>
      </w:r>
      <w:r>
        <w:t>strategy</w:t>
      </w:r>
      <w:r w:rsidRPr="000F7B05">
        <w:t xml:space="preserve"> </w:t>
      </w:r>
      <w:r>
        <w:t xml:space="preserve">seeks to establish </w:t>
      </w:r>
      <w:r w:rsidRPr="000F7B05">
        <w:t>a better division and delineation of competences between the EU and the M</w:t>
      </w:r>
      <w:r>
        <w:t>S</w:t>
      </w:r>
      <w:r w:rsidRPr="000F7B05">
        <w:t xml:space="preserve">. This </w:t>
      </w:r>
      <w:r>
        <w:t xml:space="preserve">creates </w:t>
      </w:r>
      <w:r w:rsidRPr="000F7B05">
        <w:t>greater clarity on the relation between the EU and</w:t>
      </w:r>
      <w:r>
        <w:t xml:space="preserve"> </w:t>
      </w:r>
      <w:r w:rsidRPr="000F7B05">
        <w:t>MS (Craig</w:t>
      </w:r>
      <w:r>
        <w:t xml:space="preserve"> 2004; Mayer) </w:t>
      </w:r>
      <w:r w:rsidRPr="000F7B05">
        <w:t>and counter</w:t>
      </w:r>
      <w:r>
        <w:t>s</w:t>
      </w:r>
      <w:r w:rsidRPr="000F7B05">
        <w:t xml:space="preserve"> the view </w:t>
      </w:r>
      <w:r>
        <w:t xml:space="preserve">- </w:t>
      </w:r>
      <w:r w:rsidRPr="000F7B05">
        <w:t xml:space="preserve">prevalent in Eurosceptic discourses - that the EU may unilaterally expand its activities (van den Brink 2015). The third strategy is </w:t>
      </w:r>
      <w:r>
        <w:t xml:space="preserve">to </w:t>
      </w:r>
      <w:r w:rsidRPr="000F7B05">
        <w:t>design a new narrative for Europe that can help cope with uncertainty in times of crisis and replace traditional narratives that portray the EU as the guarantor of peace and prosperity that seem to have lost their appeal for many European citizens (</w:t>
      </w:r>
      <w:proofErr w:type="spellStart"/>
      <w:r>
        <w:t>Kølvraa</w:t>
      </w:r>
      <w:proofErr w:type="spellEnd"/>
      <w:r>
        <w:t xml:space="preserve"> </w:t>
      </w:r>
      <w:r>
        <w:lastRenderedPageBreak/>
        <w:t>2016; Manners and Murray 2016)</w:t>
      </w:r>
      <w:r w:rsidRPr="000F7B05">
        <w:t xml:space="preserve">. </w:t>
      </w:r>
      <w:r>
        <w:t xml:space="preserve">REFERENCES TO BARROSSO </w:t>
      </w:r>
      <w:r w:rsidRPr="000F7B05">
        <w:t xml:space="preserve">The fourth strategy </w:t>
      </w:r>
      <w:r>
        <w:t xml:space="preserve">focuses on concrete results of EU policies and identifying </w:t>
      </w:r>
      <w:r w:rsidRPr="000F7B05">
        <w:t>tangible benefits from European policies</w:t>
      </w:r>
      <w:r>
        <w:t xml:space="preserve"> for European citizens</w:t>
      </w:r>
      <w:r w:rsidRPr="000F7B05">
        <w:t xml:space="preserve">, like the abolishment of roaming tariffs and the new General Data Protection Regulation. </w:t>
      </w:r>
    </w:p>
    <w:p w:rsidR="001342B3" w:rsidRDefault="001342B3" w:rsidP="001342B3">
      <w:pPr>
        <w:autoSpaceDE w:val="0"/>
        <w:autoSpaceDN w:val="0"/>
        <w:adjustRightInd w:val="0"/>
        <w:spacing w:line="360" w:lineRule="auto"/>
        <w:ind w:firstLine="720"/>
        <w:jc w:val="both"/>
      </w:pPr>
      <w:r w:rsidRPr="000F7B05">
        <w:t xml:space="preserve">However, none of </w:t>
      </w:r>
      <w:r>
        <w:t xml:space="preserve">the above </w:t>
      </w:r>
      <w:r w:rsidRPr="000F7B05">
        <w:t>strategies ha</w:t>
      </w:r>
      <w:r>
        <w:t>ve</w:t>
      </w:r>
      <w:r w:rsidRPr="000F7B05">
        <w:t xml:space="preserve"> found resonance among EU citizens. Institutional engineering has done little to increase public support for and trust in the EU (Van </w:t>
      </w:r>
      <w:proofErr w:type="spellStart"/>
      <w:r w:rsidRPr="000F7B05">
        <w:t>Ingeldom</w:t>
      </w:r>
      <w:proofErr w:type="spellEnd"/>
      <w:r w:rsidRPr="000F7B05">
        <w:t xml:space="preserve"> 2014; </w:t>
      </w:r>
      <w:proofErr w:type="spellStart"/>
      <w:r w:rsidRPr="000F7B05">
        <w:t>Armingeon</w:t>
      </w:r>
      <w:proofErr w:type="spellEnd"/>
      <w:r w:rsidRPr="000F7B05">
        <w:t xml:space="preserve"> and </w:t>
      </w:r>
      <w:proofErr w:type="spellStart"/>
      <w:r w:rsidRPr="000F7B05">
        <w:t>Ceka</w:t>
      </w:r>
      <w:proofErr w:type="spellEnd"/>
      <w:r w:rsidRPr="000F7B05">
        <w:t xml:space="preserve"> 2014). Attempts to create new narratives for Europe have failed to gain traction </w:t>
      </w:r>
      <w:r>
        <w:t xml:space="preserve">amongst European citizens. </w:t>
      </w:r>
      <w:r w:rsidRPr="000F7B05">
        <w:t xml:space="preserve">Improvements in terms of a better division of competences have not silenced calls that the EU constitutes a danger for national sovereignty. Finally, the benefits of EU membership have not changed people’s overall perception of the EU. </w:t>
      </w:r>
    </w:p>
    <w:p w:rsidR="001342B3" w:rsidRPr="000F7B05" w:rsidRDefault="001342B3" w:rsidP="001342B3">
      <w:pPr>
        <w:autoSpaceDE w:val="0"/>
        <w:autoSpaceDN w:val="0"/>
        <w:adjustRightInd w:val="0"/>
        <w:spacing w:line="360" w:lineRule="auto"/>
        <w:ind w:firstLine="720"/>
        <w:jc w:val="both"/>
        <w:rPr>
          <w:color w:val="000000"/>
        </w:rPr>
      </w:pPr>
      <w:r w:rsidRPr="000F7B05">
        <w:t xml:space="preserve">The INSIDE-UP approach offers a clear-cut explanation of this: all these strategies </w:t>
      </w:r>
      <w:r>
        <w:t>fail to</w:t>
      </w:r>
      <w:r w:rsidRPr="000F7B05">
        <w:t xml:space="preserve"> consider the M</w:t>
      </w:r>
      <w:r>
        <w:t>S</w:t>
      </w:r>
      <w:r w:rsidRPr="000F7B05">
        <w:t xml:space="preserve"> and views of the people as the prime loci of legitimacy. Yet, the recent crises of the EU </w:t>
      </w:r>
      <w:r>
        <w:t>-</w:t>
      </w:r>
      <w:r w:rsidRPr="000F7B05">
        <w:t xml:space="preserve"> the </w:t>
      </w:r>
      <w:r>
        <w:t>e</w:t>
      </w:r>
      <w:r w:rsidRPr="000F7B05">
        <w:t>uro, refugee</w:t>
      </w:r>
      <w:r>
        <w:t>,</w:t>
      </w:r>
      <w:r w:rsidRPr="000F7B05">
        <w:t xml:space="preserve"> and rule of law crisis - have shown decisively </w:t>
      </w:r>
      <w:r w:rsidRPr="000F7B05">
        <w:rPr>
          <w:color w:val="000000"/>
        </w:rPr>
        <w:t>that the root of democratic legitimacy and justice still resides within</w:t>
      </w:r>
      <w:r w:rsidRPr="000F7B05">
        <w:t xml:space="preserve"> MS. It is there that the European people, civil society actors</w:t>
      </w:r>
      <w:r>
        <w:t>,</w:t>
      </w:r>
      <w:r w:rsidRPr="000F7B05">
        <w:t xml:space="preserve"> and political institutions have historically defined and shaped the practice and meaning of sovereignty, of democracy</w:t>
      </w:r>
      <w:r>
        <w:t>,</w:t>
      </w:r>
      <w:r w:rsidRPr="000F7B05">
        <w:t xml:space="preserve"> and of the rule of law.</w:t>
      </w:r>
      <w:r w:rsidRPr="000F7B05">
        <w:rPr>
          <w:color w:val="000000"/>
        </w:rPr>
        <w:t xml:space="preserve"> </w:t>
      </w:r>
    </w:p>
    <w:p w:rsidR="001342B3" w:rsidRPr="000F7B05" w:rsidRDefault="001342B3" w:rsidP="001342B3">
      <w:pPr>
        <w:autoSpaceDE w:val="0"/>
        <w:autoSpaceDN w:val="0"/>
        <w:adjustRightInd w:val="0"/>
        <w:spacing w:line="360" w:lineRule="auto"/>
        <w:jc w:val="both"/>
        <w:rPr>
          <w:color w:val="000000"/>
        </w:rPr>
      </w:pPr>
    </w:p>
    <w:p w:rsidR="001342B3" w:rsidRPr="000F7B05" w:rsidRDefault="001342B3" w:rsidP="001342B3">
      <w:pPr>
        <w:autoSpaceDE w:val="0"/>
        <w:autoSpaceDN w:val="0"/>
        <w:adjustRightInd w:val="0"/>
        <w:spacing w:line="360" w:lineRule="auto"/>
        <w:jc w:val="both"/>
        <w:rPr>
          <w:i/>
          <w:color w:val="000000"/>
        </w:rPr>
      </w:pPr>
      <w:r w:rsidRPr="000F7B05">
        <w:rPr>
          <w:i/>
          <w:color w:val="000000"/>
        </w:rPr>
        <w:t>Our approach</w:t>
      </w:r>
    </w:p>
    <w:p w:rsidR="001342B3" w:rsidRPr="000F7B05" w:rsidRDefault="001342B3" w:rsidP="001342B3">
      <w:pPr>
        <w:autoSpaceDE w:val="0"/>
        <w:autoSpaceDN w:val="0"/>
        <w:adjustRightInd w:val="0"/>
        <w:spacing w:line="360" w:lineRule="auto"/>
        <w:jc w:val="both"/>
        <w:rPr>
          <w:color w:val="000000"/>
        </w:rPr>
      </w:pPr>
      <w:r w:rsidRPr="000F7B05">
        <w:t xml:space="preserve">Ultimately, the EU needs to rely on the legitimacy resources of, and from within the MS to ensure its legitimacy. </w:t>
      </w:r>
      <w:r w:rsidRPr="000F7B05">
        <w:rPr>
          <w:color w:val="000000"/>
        </w:rPr>
        <w:t xml:space="preserve">Contrary to its MS, the EU cannot benefit from a historical democratic legacy or as a guarantor of the </w:t>
      </w:r>
      <w:r>
        <w:rPr>
          <w:color w:val="000000"/>
        </w:rPr>
        <w:t>r</w:t>
      </w:r>
      <w:r w:rsidRPr="000F7B05">
        <w:rPr>
          <w:color w:val="000000"/>
        </w:rPr>
        <w:t xml:space="preserve">ule of </w:t>
      </w:r>
      <w:r>
        <w:rPr>
          <w:color w:val="000000"/>
        </w:rPr>
        <w:t>l</w:t>
      </w:r>
      <w:r w:rsidRPr="000F7B05">
        <w:rPr>
          <w:color w:val="000000"/>
        </w:rPr>
        <w:t xml:space="preserve">aw. INSIDE-UP </w:t>
      </w:r>
      <w:r>
        <w:rPr>
          <w:color w:val="000000"/>
        </w:rPr>
        <w:t>starts</w:t>
      </w:r>
      <w:r w:rsidRPr="000F7B05">
        <w:rPr>
          <w:color w:val="000000"/>
        </w:rPr>
        <w:t xml:space="preserve"> from the premise that EU legitimacy should </w:t>
      </w:r>
      <w:r>
        <w:rPr>
          <w:color w:val="000000"/>
        </w:rPr>
        <w:t xml:space="preserve">be </w:t>
      </w:r>
      <w:r w:rsidRPr="000F7B05">
        <w:rPr>
          <w:color w:val="000000"/>
        </w:rPr>
        <w:t>buil</w:t>
      </w:r>
      <w:r>
        <w:rPr>
          <w:color w:val="000000"/>
        </w:rPr>
        <w:t>t</w:t>
      </w:r>
      <w:r w:rsidRPr="000F7B05">
        <w:rPr>
          <w:color w:val="000000"/>
        </w:rPr>
        <w:t xml:space="preserve"> </w:t>
      </w:r>
      <w:r>
        <w:rPr>
          <w:color w:val="000000"/>
        </w:rPr>
        <w:t>up from</w:t>
      </w:r>
      <w:r w:rsidRPr="000F7B05">
        <w:rPr>
          <w:color w:val="000000"/>
        </w:rPr>
        <w:t xml:space="preserve"> the historically developed institutions, constitutions, traditions, and identities in the MS and </w:t>
      </w:r>
      <w:r>
        <w:rPr>
          <w:color w:val="000000"/>
        </w:rPr>
        <w:t>reflect</w:t>
      </w:r>
      <w:r w:rsidRPr="000F7B05">
        <w:rPr>
          <w:color w:val="000000"/>
        </w:rPr>
        <w:t xml:space="preserve"> people’s daily concerns, fears,</w:t>
      </w:r>
      <w:r>
        <w:rPr>
          <w:color w:val="000000"/>
        </w:rPr>
        <w:t xml:space="preserve"> and hopes for the future</w:t>
      </w:r>
      <w:r w:rsidRPr="000F7B05">
        <w:rPr>
          <w:color w:val="000000"/>
        </w:rPr>
        <w:t xml:space="preserve">. In other words, EU legitimacy should be built from the INSIDE-UP. </w:t>
      </w:r>
    </w:p>
    <w:p w:rsidR="001342B3" w:rsidRPr="000F7B05" w:rsidRDefault="001342B3" w:rsidP="001342B3">
      <w:pPr>
        <w:autoSpaceDE w:val="0"/>
        <w:autoSpaceDN w:val="0"/>
        <w:adjustRightInd w:val="0"/>
        <w:spacing w:line="360" w:lineRule="auto"/>
        <w:ind w:firstLine="720"/>
        <w:jc w:val="both"/>
        <w:rPr>
          <w:color w:val="000000"/>
        </w:rPr>
      </w:pPr>
      <w:commentRangeStart w:id="0"/>
      <w:r w:rsidRPr="000F7B05">
        <w:rPr>
          <w:color w:val="000000"/>
        </w:rPr>
        <w:t xml:space="preserve">In terms of theoretical perspective, INSIDE-UP takes inspiration from the model of the EU as a European </w:t>
      </w:r>
      <w:r>
        <w:rPr>
          <w:color w:val="000000"/>
        </w:rPr>
        <w:t>‘</w:t>
      </w:r>
      <w:proofErr w:type="spellStart"/>
      <w:r w:rsidRPr="000F7B05">
        <w:rPr>
          <w:iCs/>
          <w:color w:val="000000"/>
        </w:rPr>
        <w:t>demo</w:t>
      </w:r>
      <w:r>
        <w:rPr>
          <w:iCs/>
          <w:color w:val="000000"/>
        </w:rPr>
        <w:t>i</w:t>
      </w:r>
      <w:r w:rsidRPr="000F7B05">
        <w:rPr>
          <w:iCs/>
          <w:color w:val="000000"/>
        </w:rPr>
        <w:t>cracy</w:t>
      </w:r>
      <w:proofErr w:type="spellEnd"/>
      <w:r>
        <w:rPr>
          <w:iCs/>
          <w:color w:val="000000"/>
        </w:rPr>
        <w:t>’</w:t>
      </w:r>
      <w:r w:rsidRPr="000F7B05">
        <w:rPr>
          <w:color w:val="000000"/>
        </w:rPr>
        <w:t xml:space="preserve"> (</w:t>
      </w:r>
      <w:proofErr w:type="spellStart"/>
      <w:r w:rsidRPr="000F7B05">
        <w:rPr>
          <w:color w:val="000000"/>
        </w:rPr>
        <w:t>Nikolaidis</w:t>
      </w:r>
      <w:proofErr w:type="spellEnd"/>
      <w:r w:rsidRPr="000F7B05">
        <w:rPr>
          <w:color w:val="000000"/>
        </w:rPr>
        <w:t xml:space="preserve"> 2013; </w:t>
      </w:r>
      <w:proofErr w:type="spellStart"/>
      <w:r w:rsidRPr="000F7B05">
        <w:rPr>
          <w:color w:val="000000"/>
        </w:rPr>
        <w:t>Middelaar</w:t>
      </w:r>
      <w:proofErr w:type="spellEnd"/>
      <w:r w:rsidRPr="000F7B05">
        <w:rPr>
          <w:color w:val="000000"/>
        </w:rPr>
        <w:t xml:space="preserve"> 2015), </w:t>
      </w:r>
      <w:r>
        <w:rPr>
          <w:color w:val="000000"/>
        </w:rPr>
        <w:t>legal-</w:t>
      </w:r>
      <w:r w:rsidRPr="000F7B05">
        <w:rPr>
          <w:color w:val="000000"/>
        </w:rPr>
        <w:t>political pluralism</w:t>
      </w:r>
      <w:r>
        <w:rPr>
          <w:color w:val="000000"/>
        </w:rPr>
        <w:t>,</w:t>
      </w:r>
      <w:r w:rsidRPr="000F7B05">
        <w:rPr>
          <w:color w:val="000000"/>
        </w:rPr>
        <w:t xml:space="preserve"> and post-functionalist </w:t>
      </w:r>
      <w:r w:rsidRPr="0085105B">
        <w:rPr>
          <w:color w:val="000000"/>
        </w:rPr>
        <w:t>approaches (</w:t>
      </w:r>
      <w:proofErr w:type="spellStart"/>
      <w:r w:rsidRPr="0085105B">
        <w:rPr>
          <w:color w:val="000000"/>
        </w:rPr>
        <w:t>Hooghe</w:t>
      </w:r>
      <w:proofErr w:type="spellEnd"/>
      <w:r w:rsidRPr="0085105B">
        <w:rPr>
          <w:color w:val="000000"/>
        </w:rPr>
        <w:t xml:space="preserve"> and Marks 2009)</w:t>
      </w:r>
      <w:commentRangeEnd w:id="0"/>
      <w:r>
        <w:rPr>
          <w:rStyle w:val="CommentReference"/>
          <w:szCs w:val="20"/>
        </w:rPr>
        <w:commentReference w:id="0"/>
      </w:r>
      <w:r w:rsidRPr="0085105B">
        <w:rPr>
          <w:color w:val="000000"/>
        </w:rPr>
        <w:t>.</w:t>
      </w:r>
      <w:r w:rsidRPr="000F7B05">
        <w:rPr>
          <w:color w:val="000000"/>
        </w:rPr>
        <w:t xml:space="preserve"> The euro, refugee</w:t>
      </w:r>
      <w:r>
        <w:rPr>
          <w:color w:val="000000"/>
        </w:rPr>
        <w:t>,</w:t>
      </w:r>
      <w:r w:rsidRPr="000F7B05">
        <w:rPr>
          <w:color w:val="000000"/>
        </w:rPr>
        <w:t xml:space="preserve"> and rule of law crises have demonstrated the relevance of such an approach. </w:t>
      </w:r>
      <w:r>
        <w:rPr>
          <w:color w:val="000000"/>
        </w:rPr>
        <w:t xml:space="preserve">It is precisely in these areas in which the main objectives of the EU are at stake and in which common areas or ‘spaces’ have been built (a common currency area, a justice area and a space for free movement) in which severe legitimacy issues have arisen. </w:t>
      </w:r>
      <w:r w:rsidRPr="000F7B05">
        <w:rPr>
          <w:color w:val="000000"/>
        </w:rPr>
        <w:t>National interests and identities have been put centre stage and polarised European politics and national identity narratives</w:t>
      </w:r>
      <w:r>
        <w:rPr>
          <w:color w:val="000000"/>
        </w:rPr>
        <w:t>,</w:t>
      </w:r>
      <w:r w:rsidRPr="000F7B05">
        <w:rPr>
          <w:color w:val="000000"/>
        </w:rPr>
        <w:t xml:space="preserve"> and politics have eroded European solidarity. </w:t>
      </w:r>
      <w:r>
        <w:rPr>
          <w:color w:val="000000"/>
        </w:rPr>
        <w:t xml:space="preserve">Understanding, but also addressing such legitimacy issues, thus needs to start from inside the MS and by acknowledging that the EU level is inextricably linked thereto. </w:t>
      </w:r>
      <w:r w:rsidRPr="000F7B05">
        <w:rPr>
          <w:color w:val="000000"/>
        </w:rPr>
        <w:t xml:space="preserve">Moreover, INSIDE-UP </w:t>
      </w:r>
      <w:r w:rsidRPr="000F7B05">
        <w:rPr>
          <w:color w:val="000000"/>
        </w:rPr>
        <w:lastRenderedPageBreak/>
        <w:t xml:space="preserve">acknowledges the central tenet of political pluralism that </w:t>
      </w:r>
      <w:r>
        <w:rPr>
          <w:color w:val="000000"/>
        </w:rPr>
        <w:t>commo</w:t>
      </w:r>
      <w:r w:rsidRPr="000F7B05">
        <w:rPr>
          <w:color w:val="000000"/>
        </w:rPr>
        <w:t>nalities that cut across dominant social, economic and cultural strata ultimately provide stronger foundations for political communities</w:t>
      </w:r>
      <w:r>
        <w:rPr>
          <w:color w:val="000000"/>
        </w:rPr>
        <w:t xml:space="preserve"> (Dahl 1978</w:t>
      </w:r>
      <w:r w:rsidRPr="000F7B05">
        <w:rPr>
          <w:color w:val="000000"/>
        </w:rPr>
        <w:t xml:space="preserve">). In other words, to find grounds for people to relate across borders necessitates delving inside the nation state and to see </w:t>
      </w:r>
      <w:r>
        <w:rPr>
          <w:color w:val="000000"/>
        </w:rPr>
        <w:t>the social, economic and cultural diversity</w:t>
      </w:r>
      <w:r w:rsidRPr="000F7B05">
        <w:rPr>
          <w:color w:val="000000"/>
        </w:rPr>
        <w:t xml:space="preserve"> </w:t>
      </w:r>
      <w:r>
        <w:rPr>
          <w:color w:val="000000"/>
        </w:rPr>
        <w:t xml:space="preserve">of EU citizens </w:t>
      </w:r>
      <w:r w:rsidRPr="000F7B05">
        <w:rPr>
          <w:color w:val="000000"/>
        </w:rPr>
        <w:t xml:space="preserve">as </w:t>
      </w:r>
      <w:r>
        <w:rPr>
          <w:color w:val="000000"/>
        </w:rPr>
        <w:t xml:space="preserve">a </w:t>
      </w:r>
      <w:r w:rsidRPr="000F7B05">
        <w:rPr>
          <w:color w:val="000000"/>
        </w:rPr>
        <w:t>strength. INSIDE-UP</w:t>
      </w:r>
      <w:r>
        <w:rPr>
          <w:color w:val="000000"/>
        </w:rPr>
        <w:t xml:space="preserve">, </w:t>
      </w:r>
      <w:r w:rsidRPr="000F7B05">
        <w:rPr>
          <w:color w:val="000000"/>
        </w:rPr>
        <w:t>thus revisits Haas’ original thesis that EU legitimacy</w:t>
      </w:r>
      <w:commentRangeStart w:id="1"/>
      <w:r w:rsidRPr="000F7B05">
        <w:rPr>
          <w:color w:val="000000"/>
        </w:rPr>
        <w:t xml:space="preserve"> is built </w:t>
      </w:r>
      <w:r>
        <w:rPr>
          <w:color w:val="000000"/>
        </w:rPr>
        <w:t>on</w:t>
      </w:r>
      <w:r w:rsidRPr="000F7B05">
        <w:rPr>
          <w:color w:val="000000"/>
        </w:rPr>
        <w:t xml:space="preserve"> the loyalty of people and civil society actors collaborating across national borders on the basis of common ground (Haas 1964)</w:t>
      </w:r>
      <w:commentRangeEnd w:id="1"/>
      <w:r>
        <w:rPr>
          <w:rStyle w:val="CommentReference"/>
          <w:szCs w:val="20"/>
        </w:rPr>
        <w:commentReference w:id="1"/>
      </w:r>
      <w:r w:rsidRPr="000F7B05">
        <w:rPr>
          <w:color w:val="000000"/>
        </w:rPr>
        <w:t xml:space="preserve">. As public opinion research shows, citizens’ views on European integration and the legitimacy of EU authority depend on their socio-economic and cultural background, party affiliations, personality characteristics as well as the national context in which they </w:t>
      </w:r>
      <w:r>
        <w:rPr>
          <w:color w:val="000000"/>
        </w:rPr>
        <w:t>live</w:t>
      </w:r>
      <w:r w:rsidRPr="000F7B05">
        <w:rPr>
          <w:color w:val="000000"/>
        </w:rPr>
        <w:t xml:space="preserve"> (</w:t>
      </w:r>
      <w:proofErr w:type="spellStart"/>
      <w:r w:rsidRPr="000F7B05">
        <w:rPr>
          <w:color w:val="000000"/>
        </w:rPr>
        <w:t>Hobolt</w:t>
      </w:r>
      <w:proofErr w:type="spellEnd"/>
      <w:r w:rsidRPr="000F7B05">
        <w:rPr>
          <w:color w:val="000000"/>
        </w:rPr>
        <w:t xml:space="preserve"> and de Vries </w:t>
      </w:r>
      <w:commentRangeStart w:id="2"/>
      <w:r w:rsidRPr="000F7B05">
        <w:rPr>
          <w:color w:val="000000"/>
        </w:rPr>
        <w:t>2016</w:t>
      </w:r>
      <w:commentRangeEnd w:id="2"/>
      <w:r>
        <w:rPr>
          <w:rStyle w:val="CommentReference"/>
          <w:szCs w:val="20"/>
        </w:rPr>
        <w:commentReference w:id="2"/>
      </w:r>
      <w:r w:rsidRPr="000F7B05">
        <w:rPr>
          <w:color w:val="000000"/>
        </w:rPr>
        <w:t>).</w:t>
      </w:r>
      <w:r w:rsidRPr="000F7B05" w:rsidDel="0047058F">
        <w:rPr>
          <w:color w:val="000000"/>
        </w:rPr>
        <w:t xml:space="preserve"> </w:t>
      </w:r>
    </w:p>
    <w:p w:rsidR="001342B3" w:rsidRPr="000F7B05" w:rsidRDefault="001342B3" w:rsidP="001342B3">
      <w:pPr>
        <w:autoSpaceDE w:val="0"/>
        <w:autoSpaceDN w:val="0"/>
        <w:adjustRightInd w:val="0"/>
        <w:spacing w:line="360" w:lineRule="auto"/>
        <w:ind w:firstLine="720"/>
        <w:jc w:val="both"/>
        <w:rPr>
          <w:color w:val="000000"/>
        </w:rPr>
      </w:pPr>
      <w:r w:rsidRPr="000F7B05">
        <w:rPr>
          <w:color w:val="000000"/>
        </w:rPr>
        <w:t>Such an approach requires</w:t>
      </w:r>
      <w:commentRangeStart w:id="3"/>
      <w:r w:rsidRPr="000F7B05">
        <w:rPr>
          <w:color w:val="000000"/>
        </w:rPr>
        <w:t xml:space="preserve">, first, </w:t>
      </w:r>
      <w:commentRangeEnd w:id="3"/>
      <w:r>
        <w:rPr>
          <w:rStyle w:val="CommentReference"/>
          <w:szCs w:val="20"/>
        </w:rPr>
        <w:commentReference w:id="3"/>
      </w:r>
      <w:r w:rsidRPr="000F7B05">
        <w:rPr>
          <w:color w:val="000000"/>
        </w:rPr>
        <w:t>a deep understanding of the grounds and mechanisms of political legitimacy within the MS</w:t>
      </w:r>
      <w:r>
        <w:rPr>
          <w:color w:val="000000"/>
        </w:rPr>
        <w:t>,</w:t>
      </w:r>
      <w:r w:rsidRPr="000F7B05">
        <w:rPr>
          <w:color w:val="000000"/>
        </w:rPr>
        <w:t xml:space="preserve"> how this impacts EU legitimacy</w:t>
      </w:r>
      <w:r>
        <w:rPr>
          <w:color w:val="000000"/>
        </w:rPr>
        <w:t>,</w:t>
      </w:r>
      <w:r w:rsidRPr="000F7B05">
        <w:rPr>
          <w:color w:val="000000"/>
        </w:rPr>
        <w:t xml:space="preserve"> and finally whether and how this can be used to fortify EU legitimacy. To this end, INSIDE-UP studies formal and informal legitimacy processes in the MS and the historical development of democratic and rule of law institutions of the MS from a comparative perspective. In addition, it studies citizens’ views on legitimacy, sovereignty, fundamental rights and justice, by assessing their positions toward democratic and rule of law institutions</w:t>
      </w:r>
      <w:r>
        <w:rPr>
          <w:color w:val="000000"/>
        </w:rPr>
        <w:t>,</w:t>
      </w:r>
      <w:r w:rsidRPr="000F7B05">
        <w:rPr>
          <w:color w:val="000000"/>
        </w:rPr>
        <w:t xml:space="preserve"> and by analysing which narratives resonate with them (and under which conditions). </w:t>
      </w:r>
    </w:p>
    <w:p w:rsidR="001342B3" w:rsidRPr="000F7B05" w:rsidRDefault="001342B3" w:rsidP="001342B3">
      <w:pPr>
        <w:autoSpaceDE w:val="0"/>
        <w:autoSpaceDN w:val="0"/>
        <w:adjustRightInd w:val="0"/>
        <w:spacing w:line="360" w:lineRule="auto"/>
        <w:ind w:firstLine="720"/>
        <w:jc w:val="both"/>
        <w:rPr>
          <w:color w:val="000000"/>
        </w:rPr>
      </w:pPr>
      <w:r w:rsidRPr="000F7B05">
        <w:rPr>
          <w:color w:val="000000"/>
        </w:rPr>
        <w:t xml:space="preserve">The second step is to consider how these processes and mechanisms impact EU legitimacy. To this end, the interplay between EU and national institutions </w:t>
      </w:r>
      <w:r>
        <w:rPr>
          <w:color w:val="000000"/>
        </w:rPr>
        <w:t>is</w:t>
      </w:r>
      <w:r w:rsidRPr="000F7B05">
        <w:rPr>
          <w:color w:val="000000"/>
        </w:rPr>
        <w:t xml:space="preserve"> studied as well as measures to </w:t>
      </w:r>
      <w:commentRangeStart w:id="4"/>
      <w:r w:rsidRPr="000F7B05">
        <w:rPr>
          <w:color w:val="000000"/>
        </w:rPr>
        <w:t>combat democratic deficit</w:t>
      </w:r>
      <w:r>
        <w:rPr>
          <w:color w:val="000000"/>
        </w:rPr>
        <w:t>s</w:t>
      </w:r>
      <w:commentRangeEnd w:id="4"/>
      <w:r>
        <w:rPr>
          <w:rStyle w:val="CommentReference"/>
          <w:szCs w:val="20"/>
        </w:rPr>
        <w:commentReference w:id="4"/>
      </w:r>
      <w:r w:rsidRPr="000F7B05">
        <w:rPr>
          <w:color w:val="000000"/>
        </w:rPr>
        <w:t xml:space="preserve">. Moreover, INSIDE-UP will study national public narratives on sovereignty, democracy and rule of law as well as narratives </w:t>
      </w:r>
      <w:r>
        <w:rPr>
          <w:color w:val="000000"/>
        </w:rPr>
        <w:t xml:space="preserve">on Europe, </w:t>
      </w:r>
      <w:r w:rsidRPr="000F7B05">
        <w:rPr>
          <w:color w:val="000000"/>
        </w:rPr>
        <w:t xml:space="preserve">and </w:t>
      </w:r>
      <w:r>
        <w:rPr>
          <w:color w:val="000000"/>
        </w:rPr>
        <w:t xml:space="preserve">examine </w:t>
      </w:r>
      <w:r w:rsidRPr="000F7B05">
        <w:rPr>
          <w:color w:val="000000"/>
        </w:rPr>
        <w:t xml:space="preserve">to what extent their underlying argumentations </w:t>
      </w:r>
      <w:r>
        <w:rPr>
          <w:color w:val="000000"/>
        </w:rPr>
        <w:t>strengthen</w:t>
      </w:r>
      <w:r w:rsidRPr="000F7B05">
        <w:rPr>
          <w:color w:val="000000"/>
        </w:rPr>
        <w:t xml:space="preserve"> or diminish public perceptions of EU legitimacy. Furthermore, the three recent major crises of the EU will be examined in terms of these issues. </w:t>
      </w:r>
    </w:p>
    <w:p w:rsidR="001342B3" w:rsidRPr="000F7B05" w:rsidRDefault="001342B3" w:rsidP="001342B3">
      <w:pPr>
        <w:autoSpaceDE w:val="0"/>
        <w:autoSpaceDN w:val="0"/>
        <w:adjustRightInd w:val="0"/>
        <w:spacing w:line="360" w:lineRule="auto"/>
        <w:ind w:firstLine="720"/>
        <w:jc w:val="both"/>
        <w:rPr>
          <w:color w:val="000000"/>
        </w:rPr>
      </w:pPr>
      <w:r w:rsidRPr="000F7B05">
        <w:rPr>
          <w:color w:val="000000"/>
        </w:rPr>
        <w:t xml:space="preserve">As a third and final step, INSIDE-UP will study how all these insights can be used to </w:t>
      </w:r>
      <w:r>
        <w:rPr>
          <w:color w:val="000000"/>
        </w:rPr>
        <w:t>improve</w:t>
      </w:r>
      <w:r w:rsidRPr="000F7B05">
        <w:rPr>
          <w:color w:val="000000"/>
        </w:rPr>
        <w:t xml:space="preserve"> the legitimacy of the EU. This endeavour starts with </w:t>
      </w:r>
      <w:r>
        <w:rPr>
          <w:color w:val="000000"/>
        </w:rPr>
        <w:t>rebutting</w:t>
      </w:r>
      <w:r w:rsidRPr="000F7B05">
        <w:rPr>
          <w:color w:val="000000"/>
        </w:rPr>
        <w:t xml:space="preserve"> the framing of the EU and </w:t>
      </w:r>
      <w:r>
        <w:rPr>
          <w:color w:val="000000"/>
        </w:rPr>
        <w:t>MS</w:t>
      </w:r>
      <w:r w:rsidRPr="000F7B05">
        <w:rPr>
          <w:color w:val="000000"/>
        </w:rPr>
        <w:t xml:space="preserve"> as opposite</w:t>
      </w:r>
      <w:r>
        <w:rPr>
          <w:color w:val="000000"/>
        </w:rPr>
        <w:t>,</w:t>
      </w:r>
      <w:r w:rsidRPr="000F7B05">
        <w:rPr>
          <w:color w:val="000000"/>
        </w:rPr>
        <w:t xml:space="preserve"> or even</w:t>
      </w:r>
      <w:r>
        <w:rPr>
          <w:color w:val="000000"/>
        </w:rPr>
        <w:t>,</w:t>
      </w:r>
      <w:r w:rsidRPr="000F7B05">
        <w:rPr>
          <w:color w:val="000000"/>
        </w:rPr>
        <w:t xml:space="preserve"> rival entities, and acknowledging that </w:t>
      </w:r>
      <w:r>
        <w:rPr>
          <w:color w:val="000000"/>
        </w:rPr>
        <w:t>MS</w:t>
      </w:r>
      <w:r w:rsidRPr="000F7B05">
        <w:rPr>
          <w:color w:val="000000"/>
        </w:rPr>
        <w:t xml:space="preserve"> and (representatives of) the people are an integral and important </w:t>
      </w:r>
      <w:r>
        <w:rPr>
          <w:color w:val="000000"/>
        </w:rPr>
        <w:t>part</w:t>
      </w:r>
      <w:r w:rsidRPr="000F7B05">
        <w:rPr>
          <w:color w:val="000000"/>
        </w:rPr>
        <w:t xml:space="preserve"> of the EU (</w:t>
      </w:r>
      <w:proofErr w:type="spellStart"/>
      <w:r w:rsidRPr="000F7B05">
        <w:rPr>
          <w:color w:val="000000"/>
        </w:rPr>
        <w:t>Middelaar</w:t>
      </w:r>
      <w:proofErr w:type="spellEnd"/>
      <w:r w:rsidRPr="000F7B05">
        <w:rPr>
          <w:color w:val="000000"/>
        </w:rPr>
        <w:t xml:space="preserve"> 2015). Their legitimacy</w:t>
      </w:r>
      <w:r>
        <w:rPr>
          <w:color w:val="000000"/>
        </w:rPr>
        <w:t>,</w:t>
      </w:r>
      <w:r w:rsidRPr="000F7B05">
        <w:rPr>
          <w:color w:val="000000"/>
        </w:rPr>
        <w:t xml:space="preserve"> thus</w:t>
      </w:r>
      <w:r>
        <w:rPr>
          <w:color w:val="000000"/>
        </w:rPr>
        <w:t>,</w:t>
      </w:r>
      <w:r w:rsidRPr="000F7B05">
        <w:rPr>
          <w:color w:val="000000"/>
        </w:rPr>
        <w:t xml:space="preserve"> directly impacts on the legitimacy of the EU. More concretely, there are several ways in which our research </w:t>
      </w:r>
      <w:r>
        <w:rPr>
          <w:color w:val="000000"/>
        </w:rPr>
        <w:t>on ‘</w:t>
      </w:r>
      <w:r w:rsidRPr="000F7B05">
        <w:rPr>
          <w:color w:val="000000"/>
        </w:rPr>
        <w:t>inside</w:t>
      </w:r>
      <w:r>
        <w:rPr>
          <w:color w:val="000000"/>
        </w:rPr>
        <w:t>’</w:t>
      </w:r>
      <w:r w:rsidRPr="000F7B05">
        <w:rPr>
          <w:color w:val="000000"/>
        </w:rPr>
        <w:t xml:space="preserve"> legitimacy can be transferred </w:t>
      </w:r>
      <w:r>
        <w:rPr>
          <w:color w:val="000000"/>
        </w:rPr>
        <w:t>‘up’</w:t>
      </w:r>
      <w:r w:rsidRPr="000F7B05">
        <w:rPr>
          <w:color w:val="000000"/>
        </w:rPr>
        <w:t xml:space="preserve"> to </w:t>
      </w:r>
      <w:r>
        <w:rPr>
          <w:color w:val="000000"/>
        </w:rPr>
        <w:t>bolster</w:t>
      </w:r>
      <w:r w:rsidRPr="000F7B05">
        <w:rPr>
          <w:color w:val="000000"/>
        </w:rPr>
        <w:t xml:space="preserve"> the legitimacy of the EU:</w:t>
      </w:r>
    </w:p>
    <w:p w:rsidR="001342B3" w:rsidRPr="000F7B05" w:rsidRDefault="001342B3" w:rsidP="001342B3">
      <w:pPr>
        <w:autoSpaceDE w:val="0"/>
        <w:autoSpaceDN w:val="0"/>
        <w:adjustRightInd w:val="0"/>
        <w:spacing w:line="360" w:lineRule="auto"/>
        <w:ind w:firstLine="720"/>
        <w:jc w:val="both"/>
        <w:rPr>
          <w:color w:val="000000"/>
        </w:rPr>
      </w:pPr>
    </w:p>
    <w:p w:rsidR="001342B3" w:rsidRPr="000F7B05" w:rsidRDefault="001342B3" w:rsidP="00A66E52">
      <w:pPr>
        <w:pStyle w:val="ListParagraph"/>
        <w:numPr>
          <w:ilvl w:val="0"/>
          <w:numId w:val="23"/>
        </w:numPr>
        <w:autoSpaceDE w:val="0"/>
        <w:autoSpaceDN w:val="0"/>
        <w:adjustRightInd w:val="0"/>
        <w:spacing w:line="360" w:lineRule="auto"/>
        <w:jc w:val="both"/>
        <w:rPr>
          <w:color w:val="000000"/>
        </w:rPr>
      </w:pPr>
      <w:r w:rsidRPr="000F7B05">
        <w:rPr>
          <w:color w:val="000000"/>
        </w:rPr>
        <w:t xml:space="preserve">Learning from the mistakes and best practices in </w:t>
      </w:r>
      <w:r>
        <w:rPr>
          <w:color w:val="000000"/>
        </w:rPr>
        <w:t>MS</w:t>
      </w:r>
      <w:r w:rsidRPr="000F7B05">
        <w:rPr>
          <w:color w:val="000000"/>
        </w:rPr>
        <w:t xml:space="preserve"> to boost legitimacy, both in the domains of sovereignty</w:t>
      </w:r>
      <w:r>
        <w:rPr>
          <w:color w:val="000000"/>
        </w:rPr>
        <w:t>,</w:t>
      </w:r>
      <w:r w:rsidRPr="000F7B05">
        <w:rPr>
          <w:color w:val="000000"/>
        </w:rPr>
        <w:t xml:space="preserve"> democracy</w:t>
      </w:r>
      <w:r>
        <w:rPr>
          <w:color w:val="000000"/>
        </w:rPr>
        <w:t xml:space="preserve">, </w:t>
      </w:r>
      <w:r w:rsidRPr="000F7B05">
        <w:rPr>
          <w:color w:val="000000"/>
        </w:rPr>
        <w:t>the domains of fundamental rights</w:t>
      </w:r>
      <w:r>
        <w:rPr>
          <w:color w:val="000000"/>
        </w:rPr>
        <w:t>,</w:t>
      </w:r>
      <w:r w:rsidRPr="000F7B05">
        <w:rPr>
          <w:color w:val="000000"/>
        </w:rPr>
        <w:t xml:space="preserve"> and rule of law;</w:t>
      </w:r>
    </w:p>
    <w:p w:rsidR="001342B3" w:rsidRPr="000F7B05" w:rsidRDefault="001342B3" w:rsidP="00A66E52">
      <w:pPr>
        <w:pStyle w:val="ListParagraph"/>
        <w:numPr>
          <w:ilvl w:val="0"/>
          <w:numId w:val="23"/>
        </w:numPr>
        <w:autoSpaceDE w:val="0"/>
        <w:autoSpaceDN w:val="0"/>
        <w:adjustRightInd w:val="0"/>
        <w:spacing w:line="360" w:lineRule="auto"/>
        <w:jc w:val="both"/>
        <w:rPr>
          <w:color w:val="000000"/>
        </w:rPr>
      </w:pPr>
      <w:r w:rsidRPr="000F7B05">
        <w:rPr>
          <w:color w:val="000000"/>
        </w:rPr>
        <w:lastRenderedPageBreak/>
        <w:t xml:space="preserve">Use commonalities and differences in narrative argumentations across </w:t>
      </w:r>
      <w:r>
        <w:rPr>
          <w:color w:val="000000"/>
        </w:rPr>
        <w:t>MS</w:t>
      </w:r>
      <w:r w:rsidRPr="000F7B05">
        <w:rPr>
          <w:color w:val="000000"/>
        </w:rPr>
        <w:t xml:space="preserve"> and social, economic</w:t>
      </w:r>
      <w:r>
        <w:rPr>
          <w:color w:val="000000"/>
        </w:rPr>
        <w:t>,</w:t>
      </w:r>
      <w:r w:rsidRPr="000F7B05">
        <w:rPr>
          <w:color w:val="000000"/>
        </w:rPr>
        <w:t xml:space="preserve"> and cultural strata to </w:t>
      </w:r>
      <w:r>
        <w:rPr>
          <w:color w:val="000000"/>
        </w:rPr>
        <w:t>base</w:t>
      </w:r>
      <w:r w:rsidRPr="000F7B05">
        <w:rPr>
          <w:color w:val="000000"/>
        </w:rPr>
        <w:t xml:space="preserve"> a variety of new narratives for Europe</w:t>
      </w:r>
      <w:r>
        <w:rPr>
          <w:color w:val="000000"/>
        </w:rPr>
        <w:t xml:space="preserve"> on</w:t>
      </w:r>
      <w:r w:rsidRPr="000F7B05">
        <w:rPr>
          <w:color w:val="000000"/>
        </w:rPr>
        <w:t>.</w:t>
      </w:r>
    </w:p>
    <w:p w:rsidR="001342B3" w:rsidRDefault="001342B3" w:rsidP="00A66E52">
      <w:pPr>
        <w:pStyle w:val="ListParagraph"/>
        <w:numPr>
          <w:ilvl w:val="0"/>
          <w:numId w:val="23"/>
        </w:numPr>
        <w:autoSpaceDE w:val="0"/>
        <w:autoSpaceDN w:val="0"/>
        <w:adjustRightInd w:val="0"/>
        <w:spacing w:line="360" w:lineRule="auto"/>
        <w:jc w:val="both"/>
        <w:rPr>
          <w:color w:val="000000"/>
        </w:rPr>
      </w:pPr>
      <w:r w:rsidRPr="000F7B05">
        <w:rPr>
          <w:color w:val="000000"/>
        </w:rPr>
        <w:t>To develop a fundamental rights toolbox</w:t>
      </w:r>
      <w:r>
        <w:rPr>
          <w:color w:val="000000"/>
        </w:rPr>
        <w:t xml:space="preserve"> (including </w:t>
      </w:r>
      <w:r w:rsidRPr="000F7B05">
        <w:rPr>
          <w:color w:val="000000"/>
        </w:rPr>
        <w:t xml:space="preserve">checklists </w:t>
      </w:r>
      <w:r>
        <w:rPr>
          <w:color w:val="000000"/>
        </w:rPr>
        <w:t>and impact assessments at EU level) to improve policy making in situations of  conflicting interests and rights (like between the protection of the security of citizens and the fundamental rights of refugees).</w:t>
      </w:r>
    </w:p>
    <w:p w:rsidR="001342B3" w:rsidRDefault="001342B3" w:rsidP="00A66E52">
      <w:pPr>
        <w:pStyle w:val="ListParagraph"/>
        <w:numPr>
          <w:ilvl w:val="0"/>
          <w:numId w:val="23"/>
        </w:numPr>
        <w:autoSpaceDE w:val="0"/>
        <w:autoSpaceDN w:val="0"/>
        <w:adjustRightInd w:val="0"/>
        <w:spacing w:line="360" w:lineRule="auto"/>
        <w:jc w:val="both"/>
        <w:rPr>
          <w:color w:val="000000"/>
        </w:rPr>
      </w:pPr>
      <w:r w:rsidRPr="000F7B05">
        <w:rPr>
          <w:color w:val="000000"/>
        </w:rPr>
        <w:t xml:space="preserve">Enhance </w:t>
      </w:r>
      <w:r>
        <w:rPr>
          <w:color w:val="000000"/>
        </w:rPr>
        <w:t xml:space="preserve">EU </w:t>
      </w:r>
      <w:r w:rsidRPr="000F7B05">
        <w:rPr>
          <w:color w:val="000000"/>
        </w:rPr>
        <w:t>legitimacy through a better understanding of the interac</w:t>
      </w:r>
      <w:r>
        <w:rPr>
          <w:color w:val="000000"/>
        </w:rPr>
        <w:t>tion between democracy and the rule of l</w:t>
      </w:r>
      <w:r w:rsidRPr="000F7B05">
        <w:rPr>
          <w:color w:val="000000"/>
        </w:rPr>
        <w:t>aw at national level</w:t>
      </w:r>
      <w:r>
        <w:rPr>
          <w:color w:val="000000"/>
        </w:rPr>
        <w:t>.</w:t>
      </w:r>
      <w:r w:rsidRPr="000F7B05">
        <w:rPr>
          <w:color w:val="000000"/>
        </w:rPr>
        <w:t xml:space="preserve"> </w:t>
      </w:r>
    </w:p>
    <w:p w:rsidR="001342B3" w:rsidRPr="0076611F" w:rsidRDefault="001342B3" w:rsidP="00A66E52">
      <w:pPr>
        <w:pStyle w:val="ListParagraph"/>
        <w:numPr>
          <w:ilvl w:val="0"/>
          <w:numId w:val="23"/>
        </w:numPr>
        <w:autoSpaceDE w:val="0"/>
        <w:autoSpaceDN w:val="0"/>
        <w:adjustRightInd w:val="0"/>
        <w:spacing w:line="360" w:lineRule="auto"/>
        <w:jc w:val="both"/>
        <w:rPr>
          <w:color w:val="000000"/>
        </w:rPr>
      </w:pPr>
      <w:r>
        <w:rPr>
          <w:color w:val="000000"/>
        </w:rPr>
        <w:t>T</w:t>
      </w:r>
      <w:r w:rsidRPr="0076611F">
        <w:rPr>
          <w:color w:val="000000"/>
        </w:rPr>
        <w:t xml:space="preserve">o work out strategies </w:t>
      </w:r>
      <w:r>
        <w:rPr>
          <w:color w:val="000000"/>
        </w:rPr>
        <w:t>to</w:t>
      </w:r>
      <w:r w:rsidRPr="0076611F">
        <w:rPr>
          <w:color w:val="000000"/>
        </w:rPr>
        <w:t xml:space="preserve"> rais</w:t>
      </w:r>
      <w:r>
        <w:rPr>
          <w:color w:val="000000"/>
        </w:rPr>
        <w:t>e public</w:t>
      </w:r>
      <w:r w:rsidRPr="0076611F">
        <w:rPr>
          <w:color w:val="000000"/>
        </w:rPr>
        <w:t xml:space="preserve"> awareness</w:t>
      </w:r>
      <w:r>
        <w:rPr>
          <w:color w:val="000000"/>
        </w:rPr>
        <w:t xml:space="preserve"> about the importance of fundamental rights, the function of the rule of law and their relationship with democracy.</w:t>
      </w:r>
      <w:r w:rsidRPr="0076611F">
        <w:rPr>
          <w:color w:val="000000"/>
        </w:rPr>
        <w:t xml:space="preserve"> </w:t>
      </w:r>
    </w:p>
    <w:p w:rsidR="001342B3" w:rsidRDefault="001342B3" w:rsidP="001342B3">
      <w:pPr>
        <w:pStyle w:val="Heading3"/>
        <w:spacing w:before="0" w:after="0"/>
        <w:rPr>
          <w:b w:val="0"/>
          <w:sz w:val="24"/>
          <w:szCs w:val="24"/>
        </w:rPr>
      </w:pPr>
    </w:p>
    <w:p w:rsidR="00896FD9" w:rsidRPr="00896FD9" w:rsidRDefault="00CE2FE1" w:rsidP="00896FD9">
      <w:pPr>
        <w:shd w:val="clear" w:color="auto" w:fill="FFFFFF"/>
        <w:spacing w:after="200"/>
        <w:ind w:left="720"/>
        <w:jc w:val="both"/>
        <w:rPr>
          <w:b/>
        </w:rPr>
      </w:pPr>
      <w:r>
        <w:rPr>
          <w:b/>
        </w:rPr>
        <w:t xml:space="preserve">(b) </w:t>
      </w:r>
      <w:r w:rsidR="00896FD9" w:rsidRPr="00896FD9">
        <w:rPr>
          <w:b/>
        </w:rPr>
        <w:t>Methodology</w:t>
      </w:r>
    </w:p>
    <w:p w:rsidR="001342B3" w:rsidRPr="000F7B05" w:rsidRDefault="001342B3" w:rsidP="001342B3">
      <w:pPr>
        <w:spacing w:line="360" w:lineRule="auto"/>
        <w:jc w:val="both"/>
      </w:pPr>
      <w:r w:rsidRPr="000F7B05">
        <w:t xml:space="preserve">The key objective of the project is to find new and better ways to increase EU legitimacy from the inside-up. </w:t>
      </w:r>
      <w:r w:rsidRPr="0057319F">
        <w:t xml:space="preserve">As our </w:t>
      </w:r>
      <w:r>
        <w:t xml:space="preserve">INSIDE-UP </w:t>
      </w:r>
      <w:r w:rsidRPr="0057319F">
        <w:t>approach acknowledges the multi-facet</w:t>
      </w:r>
      <w:r>
        <w:t>ted</w:t>
      </w:r>
      <w:r w:rsidRPr="0057319F">
        <w:t xml:space="preserve"> nature of EU legitimacy</w:t>
      </w:r>
      <w:r>
        <w:t>,</w:t>
      </w:r>
      <w:r w:rsidRPr="0057319F">
        <w:t xml:space="preserve"> it integrates insights </w:t>
      </w:r>
      <w:r>
        <w:t>from</w:t>
      </w:r>
      <w:r w:rsidRPr="000F7B05">
        <w:t xml:space="preserve"> a divers</w:t>
      </w:r>
      <w:r>
        <w:t>e set</w:t>
      </w:r>
      <w:r w:rsidRPr="000F7B05">
        <w:t xml:space="preserve"> of academic disciplines to capture the different mechanisms and factors at play. This is </w:t>
      </w:r>
      <w:r>
        <w:t>especially important because our</w:t>
      </w:r>
      <w:r w:rsidRPr="000F7B05">
        <w:t xml:space="preserve"> project addresses both democracy and rule of law/justice as key pillars of EU legitimacy. The project employs a strongly interdisciplinary approach drawing on theories, insights, and methodologies from law, political science, </w:t>
      </w:r>
      <w:r>
        <w:t xml:space="preserve">public administration, </w:t>
      </w:r>
      <w:r w:rsidRPr="000F7B05">
        <w:t xml:space="preserve">history, sociology, </w:t>
      </w:r>
      <w:r>
        <w:t xml:space="preserve">political psychology </w:t>
      </w:r>
      <w:r w:rsidRPr="000F7B05">
        <w:t xml:space="preserve">and communication sciences. This will enable a study of the formal aspects of legitimacy (law); ways in which formal and informal factors contribute to EU legitimacy (public administration), and how the meaning of the key concepts in this study have developed over time (history). Sociological and political </w:t>
      </w:r>
      <w:r>
        <w:t xml:space="preserve">(psychology) </w:t>
      </w:r>
      <w:r w:rsidRPr="000F7B05">
        <w:t xml:space="preserve">research will unearth how identity, </w:t>
      </w:r>
      <w:r>
        <w:t xml:space="preserve">gender, </w:t>
      </w:r>
      <w:r w:rsidRPr="000F7B05">
        <w:t xml:space="preserve">social-economic background and </w:t>
      </w:r>
      <w:r>
        <w:t>psychological factors</w:t>
      </w:r>
      <w:r w:rsidRPr="000F7B05">
        <w:t xml:space="preserve"> feed into EU legitimacy, whereas communication sciences will reappraise narratives on the EU and study the conditions under which they resonate with European citizens and provide concrete guidance in developing new European narratives.</w:t>
      </w:r>
      <w:r w:rsidRPr="000F7B05" w:rsidDel="0039582D">
        <w:t xml:space="preserve"> </w:t>
      </w:r>
      <w:r>
        <w:t xml:space="preserve">The INSIDE-UP consortium was built specifically to bring together a diverse team of partners (also in terms of gender and career-level) from all corners of the EU with the specific expertise needed to tackle these questions. The consortium builds upon pre-existing, productive research collaborations but has also forged new collaborations to address the challenges in the call. </w:t>
      </w:r>
    </w:p>
    <w:p w:rsidR="00ED5A43" w:rsidRDefault="001342B3" w:rsidP="00AA3C7B">
      <w:pPr>
        <w:spacing w:line="360" w:lineRule="auto"/>
        <w:ind w:firstLine="720"/>
        <w:jc w:val="both"/>
      </w:pPr>
      <w:r>
        <w:t>Although</w:t>
      </w:r>
      <w:r w:rsidRPr="000F7B05">
        <w:t xml:space="preserve"> INSIDE</w:t>
      </w:r>
      <w:r>
        <w:t>-</w:t>
      </w:r>
      <w:r w:rsidRPr="000F7B05">
        <w:t xml:space="preserve">UP </w:t>
      </w:r>
      <w:r>
        <w:t>t</w:t>
      </w:r>
      <w:r w:rsidRPr="000F7B05">
        <w:t>akes inspiration from political philosophy and EU constitutionalism</w:t>
      </w:r>
      <w:r>
        <w:t>, t</w:t>
      </w:r>
      <w:r w:rsidRPr="000F7B05">
        <w:t>he proposed research calls for a methodology</w:t>
      </w:r>
      <w:r>
        <w:t xml:space="preserve"> that </w:t>
      </w:r>
      <w:r w:rsidRPr="000F7B05">
        <w:t xml:space="preserve">is </w:t>
      </w:r>
      <w:commentRangeStart w:id="5"/>
      <w:r w:rsidRPr="000F7B05">
        <w:t>primarily inductive, normative</w:t>
      </w:r>
      <w:r>
        <w:t>,</w:t>
      </w:r>
      <w:r w:rsidRPr="000F7B05">
        <w:t xml:space="preserve"> and empirical in nature. </w:t>
      </w:r>
      <w:commentRangeEnd w:id="5"/>
      <w:r>
        <w:rPr>
          <w:rStyle w:val="CommentReference"/>
          <w:szCs w:val="20"/>
        </w:rPr>
        <w:commentReference w:id="5"/>
      </w:r>
      <w:r w:rsidRPr="000F7B05">
        <w:t xml:space="preserve">Empirically, an innovative combination of experimental research into democratic deficit measures and post-truth politics, digital humanities techniques to trace narratives over time and use of cognitive mapping to unravel the arguments underlying these narratives will be applied. </w:t>
      </w:r>
      <w:r w:rsidRPr="000F7B05">
        <w:lastRenderedPageBreak/>
        <w:t xml:space="preserve">Alongside </w:t>
      </w:r>
      <w:r>
        <w:t>these,</w:t>
      </w:r>
      <w:r w:rsidRPr="000F7B05">
        <w:t xml:space="preserve"> more traditional research techniques like </w:t>
      </w:r>
      <w:r>
        <w:t xml:space="preserve">focus groups, interviews and </w:t>
      </w:r>
      <w:r w:rsidRPr="000F7B05">
        <w:t>a large-scale pan-European survey allow us to determine what narratives and arguments resonate with the people</w:t>
      </w:r>
      <w:r>
        <w:t xml:space="preserve"> and why</w:t>
      </w:r>
      <w:r w:rsidRPr="000F7B05">
        <w:t xml:space="preserve">. </w:t>
      </w:r>
      <w:r>
        <w:t xml:space="preserve">In addition, </w:t>
      </w:r>
      <w:r w:rsidRPr="00096D89">
        <w:t>INSIDE-UP applies legal-comparative and political-historical method</w:t>
      </w:r>
      <w:r>
        <w:t>s</w:t>
      </w:r>
      <w:r w:rsidRPr="00096D89">
        <w:t xml:space="preserve"> in investigating how the key concepts of the project are incorporated, institutionalized, and practiced in European legal orders and how conflicting values are balanced in existing legal frameworks and rules. Moreover, it examines how EU/MS and MS/MS connections and interactions impact on EU legitimacy.  </w:t>
      </w:r>
    </w:p>
    <w:p w:rsidR="00AA3C7B" w:rsidRDefault="00AA3C7B" w:rsidP="00AA3C7B">
      <w:pPr>
        <w:spacing w:line="360" w:lineRule="auto"/>
        <w:ind w:firstLine="720"/>
        <w:jc w:val="both"/>
      </w:pPr>
    </w:p>
    <w:p w:rsidR="00ED5A43" w:rsidRDefault="00ED5A43" w:rsidP="00ED5A43">
      <w:pPr>
        <w:spacing w:line="360" w:lineRule="auto"/>
        <w:jc w:val="both"/>
        <w:rPr>
          <w:i/>
        </w:rPr>
      </w:pPr>
      <w:r>
        <w:rPr>
          <w:i/>
        </w:rPr>
        <w:t>INSIDE-UP’s main idea and the work in the WPs</w:t>
      </w:r>
    </w:p>
    <w:p w:rsidR="00ED5A43" w:rsidRDefault="00574E6C" w:rsidP="00ED5A43">
      <w:pPr>
        <w:spacing w:line="360" w:lineRule="auto"/>
        <w:jc w:val="both"/>
      </w:pPr>
      <w:r>
        <w:t xml:space="preserve">The 11 WPs of the proposal may be divided into </w:t>
      </w:r>
      <w:r w:rsidR="00AE58CF">
        <w:t>five</w:t>
      </w:r>
      <w:r>
        <w:t xml:space="preserve"> groups. Each group of WPs addresses </w:t>
      </w:r>
      <w:r w:rsidR="00FE295D">
        <w:t xml:space="preserve">one or more particular aspects of the </w:t>
      </w:r>
      <w:r w:rsidR="00AE58CF">
        <w:t>main questions:</w:t>
      </w:r>
    </w:p>
    <w:p w:rsidR="00AE58CF" w:rsidRDefault="00AE58CF" w:rsidP="00ED5A43">
      <w:pPr>
        <w:spacing w:line="360" w:lineRule="auto"/>
        <w:jc w:val="both"/>
      </w:pPr>
    </w:p>
    <w:p w:rsidR="00AE58CF" w:rsidRDefault="00AE58CF" w:rsidP="00ED5A43">
      <w:pPr>
        <w:spacing w:line="360" w:lineRule="auto"/>
        <w:jc w:val="both"/>
      </w:pPr>
      <w:r>
        <w:t>- WP</w:t>
      </w:r>
      <w:r w:rsidR="006640A5">
        <w:t xml:space="preserve"> </w:t>
      </w:r>
      <w:r>
        <w:t xml:space="preserve">2: concepts and theory: What are the theoretical foundations of legitimacy, focusing on the four main concepts of the project and how do the findings of the empirical WPs feed into these theoretical foundations? </w:t>
      </w:r>
    </w:p>
    <w:p w:rsidR="00AE58CF" w:rsidRDefault="00AE58CF" w:rsidP="00ED5A43">
      <w:pPr>
        <w:spacing w:line="360" w:lineRule="auto"/>
        <w:jc w:val="both"/>
      </w:pPr>
      <w:r>
        <w:t xml:space="preserve">-  </w:t>
      </w:r>
      <w:r w:rsidR="006640A5">
        <w:t xml:space="preserve">WP 3-WP 4: Sources of legitimacy: national and EU institutions of democracy and how citizens perceive these. </w:t>
      </w:r>
    </w:p>
    <w:p w:rsidR="006640A5" w:rsidRDefault="006640A5" w:rsidP="00ED5A43">
      <w:pPr>
        <w:spacing w:line="360" w:lineRule="auto"/>
        <w:jc w:val="both"/>
      </w:pPr>
      <w:r>
        <w:t xml:space="preserve">- WP 5-WP 6: Sources of legitimacy: National and EU Rule of law institutions and fundamental rights protection issues. </w:t>
      </w:r>
    </w:p>
    <w:p w:rsidR="006640A5" w:rsidRDefault="006640A5" w:rsidP="00ED5A43">
      <w:pPr>
        <w:spacing w:line="360" w:lineRule="auto"/>
        <w:jc w:val="both"/>
      </w:pPr>
      <w:r>
        <w:t>- WP 7- WP 9: Issues of legitimacy: how do the economic, refugee en Rule of law crises affect EU legitimacy and which strategies are built from INSIDE UP?</w:t>
      </w:r>
    </w:p>
    <w:p w:rsidR="006640A5" w:rsidRDefault="006640A5" w:rsidP="00ED5A43">
      <w:pPr>
        <w:spacing w:line="360" w:lineRule="auto"/>
        <w:jc w:val="both"/>
      </w:pPr>
      <w:r>
        <w:t>- WP 10-</w:t>
      </w:r>
      <w:r w:rsidR="004F5A69">
        <w:t xml:space="preserve"> WP </w:t>
      </w:r>
      <w:r>
        <w:t>12: Legitimacy strategies</w:t>
      </w:r>
      <w:r w:rsidR="004F5A69">
        <w:t>: how narratives have developed over time and how they find traction.</w:t>
      </w:r>
    </w:p>
    <w:p w:rsidR="00583AFD" w:rsidRDefault="00583AFD" w:rsidP="006A3454">
      <w:pPr>
        <w:spacing w:line="360" w:lineRule="auto"/>
        <w:jc w:val="both"/>
      </w:pPr>
    </w:p>
    <w:p w:rsidR="006A3454" w:rsidRDefault="004F5A69" w:rsidP="006A3454">
      <w:pPr>
        <w:spacing w:line="360" w:lineRule="auto"/>
        <w:jc w:val="both"/>
      </w:pPr>
      <w:r>
        <w:t>The empirical oriented WPs</w:t>
      </w:r>
      <w:r w:rsidR="00E97B29">
        <w:t xml:space="preserve"> have in common that they include strong comparative elements, studying citizens’ views, legal rules and practices and democratic </w:t>
      </w:r>
      <w:r w:rsidR="006A3454">
        <w:t xml:space="preserve">institutions. The selection criteria for each WP may differ, however. </w:t>
      </w:r>
    </w:p>
    <w:p w:rsidR="00583AFD" w:rsidRDefault="00583AFD" w:rsidP="004568A3">
      <w:pPr>
        <w:spacing w:after="200"/>
        <w:jc w:val="both"/>
        <w:rPr>
          <w:b/>
        </w:rPr>
      </w:pPr>
    </w:p>
    <w:p w:rsidR="003F3C47" w:rsidRDefault="00DC5B11" w:rsidP="004568A3">
      <w:pPr>
        <w:spacing w:after="200"/>
        <w:jc w:val="both"/>
        <w:rPr>
          <w:b/>
        </w:rPr>
      </w:pPr>
      <w:r w:rsidRPr="0016257E">
        <w:rPr>
          <w:b/>
        </w:rPr>
        <w:t>1.</w:t>
      </w:r>
      <w:r w:rsidR="005668AF" w:rsidRPr="0016257E">
        <w:rPr>
          <w:b/>
        </w:rPr>
        <w:t>4</w:t>
      </w:r>
      <w:r w:rsidRPr="0016257E">
        <w:rPr>
          <w:b/>
        </w:rPr>
        <w:tab/>
      </w:r>
      <w:r w:rsidR="003F3C47" w:rsidRPr="0016257E">
        <w:rPr>
          <w:b/>
        </w:rPr>
        <w:t>Ambition</w:t>
      </w:r>
    </w:p>
    <w:p w:rsidR="001342B3" w:rsidRDefault="001342B3" w:rsidP="001342B3">
      <w:pPr>
        <w:pStyle w:val="Default"/>
        <w:spacing w:line="360" w:lineRule="auto"/>
        <w:jc w:val="both"/>
        <w:rPr>
          <w:rFonts w:ascii="Times New Roman" w:hAnsi="Times New Roman" w:cs="Times New Roman"/>
          <w:bCs/>
          <w:color w:val="auto"/>
        </w:rPr>
      </w:pPr>
      <w:r w:rsidRPr="000F7B05">
        <w:rPr>
          <w:rFonts w:ascii="Times New Roman" w:hAnsi="Times New Roman" w:cs="Times New Roman"/>
          <w:bCs/>
          <w:color w:val="auto"/>
        </w:rPr>
        <w:t>INSIDE</w:t>
      </w:r>
      <w:r>
        <w:rPr>
          <w:rFonts w:ascii="Times New Roman" w:hAnsi="Times New Roman" w:cs="Times New Roman"/>
          <w:bCs/>
          <w:color w:val="auto"/>
        </w:rPr>
        <w:t>-</w:t>
      </w:r>
      <w:r w:rsidRPr="000F7B05">
        <w:rPr>
          <w:rFonts w:ascii="Times New Roman" w:hAnsi="Times New Roman" w:cs="Times New Roman"/>
          <w:bCs/>
          <w:color w:val="auto"/>
        </w:rPr>
        <w:t xml:space="preserve">UP has the ambition to inspire and inform future debates on the locus and exercise of sovereignty at </w:t>
      </w:r>
      <w:r>
        <w:rPr>
          <w:rFonts w:ascii="Times New Roman" w:hAnsi="Times New Roman" w:cs="Times New Roman"/>
          <w:bCs/>
          <w:color w:val="auto"/>
        </w:rPr>
        <w:t xml:space="preserve">the </w:t>
      </w:r>
      <w:r w:rsidRPr="000F7B05">
        <w:rPr>
          <w:rFonts w:ascii="Times New Roman" w:hAnsi="Times New Roman" w:cs="Times New Roman"/>
          <w:bCs/>
          <w:color w:val="auto"/>
        </w:rPr>
        <w:t>EU</w:t>
      </w:r>
      <w:r>
        <w:rPr>
          <w:rFonts w:ascii="Times New Roman" w:hAnsi="Times New Roman" w:cs="Times New Roman"/>
          <w:bCs/>
          <w:color w:val="auto"/>
        </w:rPr>
        <w:t>-</w:t>
      </w:r>
      <w:r w:rsidRPr="000F7B05">
        <w:rPr>
          <w:rFonts w:ascii="Times New Roman" w:hAnsi="Times New Roman" w:cs="Times New Roman"/>
          <w:bCs/>
          <w:color w:val="auto"/>
        </w:rPr>
        <w:t>level and the democratic credentials and deficits of the EU</w:t>
      </w:r>
      <w:r>
        <w:rPr>
          <w:rFonts w:ascii="Times New Roman" w:hAnsi="Times New Roman" w:cs="Times New Roman"/>
          <w:bCs/>
          <w:color w:val="auto"/>
        </w:rPr>
        <w:t>.</w:t>
      </w:r>
      <w:r w:rsidRPr="000F7B05">
        <w:rPr>
          <w:rFonts w:ascii="Times New Roman" w:hAnsi="Times New Roman" w:cs="Times New Roman"/>
          <w:bCs/>
          <w:color w:val="auto"/>
        </w:rPr>
        <w:t xml:space="preserve"> It will conceptualise new ways to combat the EU’s </w:t>
      </w:r>
      <w:r>
        <w:rPr>
          <w:rFonts w:ascii="Times New Roman" w:hAnsi="Times New Roman" w:cs="Times New Roman"/>
          <w:bCs/>
          <w:color w:val="auto"/>
        </w:rPr>
        <w:t>-</w:t>
      </w:r>
      <w:r w:rsidRPr="000F7B05">
        <w:rPr>
          <w:rFonts w:ascii="Times New Roman" w:hAnsi="Times New Roman" w:cs="Times New Roman"/>
          <w:bCs/>
          <w:color w:val="auto"/>
        </w:rPr>
        <w:t xml:space="preserve"> real or alleged </w:t>
      </w:r>
      <w:r>
        <w:rPr>
          <w:rFonts w:ascii="Times New Roman" w:hAnsi="Times New Roman" w:cs="Times New Roman"/>
          <w:bCs/>
          <w:color w:val="auto"/>
        </w:rPr>
        <w:t>-</w:t>
      </w:r>
      <w:r w:rsidRPr="000F7B05">
        <w:rPr>
          <w:rFonts w:ascii="Times New Roman" w:hAnsi="Times New Roman" w:cs="Times New Roman"/>
          <w:bCs/>
          <w:color w:val="auto"/>
        </w:rPr>
        <w:t xml:space="preserve"> democratic deficits</w:t>
      </w:r>
      <w:r>
        <w:rPr>
          <w:rFonts w:ascii="Times New Roman" w:hAnsi="Times New Roman" w:cs="Times New Roman"/>
          <w:bCs/>
          <w:color w:val="auto"/>
        </w:rPr>
        <w:t xml:space="preserve">; propose </w:t>
      </w:r>
      <w:r>
        <w:rPr>
          <w:rFonts w:ascii="Times New Roman" w:hAnsi="Times New Roman" w:cs="Times New Roman"/>
          <w:bCs/>
          <w:color w:val="auto"/>
        </w:rPr>
        <w:lastRenderedPageBreak/>
        <w:t xml:space="preserve">innovative strategies to balance sovereignty-based and rule of law-based values; and provide </w:t>
      </w:r>
      <w:r w:rsidRPr="0003696C">
        <w:rPr>
          <w:rFonts w:ascii="Times New Roman" w:hAnsi="Times New Roman" w:cs="Times New Roman"/>
          <w:bCs/>
          <w:color w:val="auto"/>
        </w:rPr>
        <w:t>new insights into</w:t>
      </w:r>
      <w:r>
        <w:rPr>
          <w:rFonts w:ascii="Times New Roman" w:hAnsi="Times New Roman" w:cs="Times New Roman"/>
          <w:bCs/>
          <w:color w:val="auto"/>
        </w:rPr>
        <w:t xml:space="preserve"> the functioning of the rule of law in the heterogeneous European legal order.  </w:t>
      </w:r>
    </w:p>
    <w:p w:rsidR="001342B3" w:rsidRDefault="001342B3" w:rsidP="001342B3">
      <w:pPr>
        <w:autoSpaceDE w:val="0"/>
        <w:autoSpaceDN w:val="0"/>
        <w:adjustRightInd w:val="0"/>
        <w:spacing w:line="360" w:lineRule="auto"/>
        <w:jc w:val="both"/>
      </w:pPr>
    </w:p>
    <w:p w:rsidR="001342B3" w:rsidRPr="000F7B05" w:rsidRDefault="001342B3" w:rsidP="001342B3">
      <w:pPr>
        <w:autoSpaceDE w:val="0"/>
        <w:autoSpaceDN w:val="0"/>
        <w:adjustRightInd w:val="0"/>
        <w:spacing w:line="360" w:lineRule="auto"/>
        <w:jc w:val="both"/>
      </w:pPr>
      <w:r w:rsidRPr="000F7B05">
        <w:t>Our approach is unique and distinctive in five ways.</w:t>
      </w:r>
    </w:p>
    <w:p w:rsidR="001342B3" w:rsidRPr="000F7B05" w:rsidRDefault="001342B3" w:rsidP="00A66E52">
      <w:pPr>
        <w:pStyle w:val="ListParagraph"/>
        <w:numPr>
          <w:ilvl w:val="0"/>
          <w:numId w:val="24"/>
        </w:numPr>
        <w:autoSpaceDE w:val="0"/>
        <w:autoSpaceDN w:val="0"/>
        <w:adjustRightInd w:val="0"/>
        <w:spacing w:after="100" w:afterAutospacing="1" w:line="360" w:lineRule="auto"/>
        <w:jc w:val="both"/>
        <w:rPr>
          <w:lang w:val="en-US"/>
        </w:rPr>
      </w:pPr>
      <w:r w:rsidRPr="000F7B05">
        <w:t>The project adopts a novel bottom-up perspective on issues of EU legitimacy, sovereignty</w:t>
      </w:r>
      <w:r>
        <w:t>,</w:t>
      </w:r>
      <w:r w:rsidRPr="000F7B05">
        <w:t xml:space="preserve"> and the rule of law and posits that ultimately the legitimacy of the EU lies with the people, actors</w:t>
      </w:r>
      <w:r>
        <w:t>,</w:t>
      </w:r>
      <w:r w:rsidRPr="000F7B05">
        <w:t xml:space="preserve"> and practices within MS. This perspective allows us to consider the diversity amongst European citizens and national political and legal practices, and inspires new </w:t>
      </w:r>
      <w:r>
        <w:t>i</w:t>
      </w:r>
      <w:r w:rsidRPr="000F7B05">
        <w:t>nside-up ways to enhance EU legitimacy that have broader resonance.</w:t>
      </w:r>
      <w:r w:rsidRPr="000F7B05">
        <w:rPr>
          <w:lang w:val="en-US"/>
        </w:rPr>
        <w:t xml:space="preserve"> </w:t>
      </w:r>
    </w:p>
    <w:p w:rsidR="001342B3" w:rsidRPr="000F7B05" w:rsidRDefault="001342B3" w:rsidP="00A66E52">
      <w:pPr>
        <w:pStyle w:val="ListParagraph"/>
        <w:numPr>
          <w:ilvl w:val="0"/>
          <w:numId w:val="24"/>
        </w:numPr>
        <w:autoSpaceDE w:val="0"/>
        <w:autoSpaceDN w:val="0"/>
        <w:adjustRightInd w:val="0"/>
        <w:spacing w:after="100" w:afterAutospacing="1" w:line="360" w:lineRule="auto"/>
        <w:jc w:val="both"/>
        <w:rPr>
          <w:lang w:val="en-US"/>
        </w:rPr>
      </w:pPr>
      <w:r w:rsidRPr="000F7B05">
        <w:t>The project offers a combination of thorough theoretical analysis, normative</w:t>
      </w:r>
      <w:r>
        <w:t>,</w:t>
      </w:r>
      <w:r w:rsidRPr="000F7B05">
        <w:t xml:space="preserve"> and empirical research into the role of democratic practices, narratives</w:t>
      </w:r>
      <w:r>
        <w:t>,</w:t>
      </w:r>
      <w:r w:rsidRPr="000F7B05">
        <w:t xml:space="preserve"> and the rule of law for the legitimacy of the EU from the beginning of the European integration process until today. </w:t>
      </w:r>
    </w:p>
    <w:p w:rsidR="001342B3" w:rsidRPr="000F7B05" w:rsidRDefault="001342B3" w:rsidP="00A66E52">
      <w:pPr>
        <w:pStyle w:val="ListParagraph"/>
        <w:numPr>
          <w:ilvl w:val="0"/>
          <w:numId w:val="24"/>
        </w:numPr>
        <w:autoSpaceDE w:val="0"/>
        <w:autoSpaceDN w:val="0"/>
        <w:adjustRightInd w:val="0"/>
        <w:spacing w:after="100" w:afterAutospacing="1" w:line="360" w:lineRule="auto"/>
        <w:jc w:val="both"/>
        <w:rPr>
          <w:lang w:val="en-US"/>
        </w:rPr>
      </w:pPr>
      <w:r w:rsidRPr="000F7B05">
        <w:t xml:space="preserve">By including case studies of the three major crises presently faced by the EU and its MS </w:t>
      </w:r>
      <w:r>
        <w:t>-</w:t>
      </w:r>
      <w:r w:rsidRPr="000F7B05">
        <w:t xml:space="preserve"> economic crisis, rule of law crisis and </w:t>
      </w:r>
      <w:r>
        <w:t>refugee</w:t>
      </w:r>
      <w:r w:rsidRPr="000F7B05">
        <w:t xml:space="preserve"> crisis </w:t>
      </w:r>
      <w:r>
        <w:t>-</w:t>
      </w:r>
      <w:r w:rsidRPr="000F7B05">
        <w:t xml:space="preserve"> and analy</w:t>
      </w:r>
      <w:r>
        <w:t>s</w:t>
      </w:r>
      <w:r w:rsidRPr="000F7B05">
        <w:t xml:space="preserve">ing cross-cutting issues of democratic legitimacy and the rule of law therein, this project addresses the issues where legitimacy challenges are currently most urgent. </w:t>
      </w:r>
    </w:p>
    <w:p w:rsidR="001342B3" w:rsidRPr="000F7B05" w:rsidRDefault="001342B3" w:rsidP="00A66E52">
      <w:pPr>
        <w:pStyle w:val="ListParagraph"/>
        <w:numPr>
          <w:ilvl w:val="0"/>
          <w:numId w:val="24"/>
        </w:numPr>
        <w:autoSpaceDE w:val="0"/>
        <w:autoSpaceDN w:val="0"/>
        <w:adjustRightInd w:val="0"/>
        <w:spacing w:after="100" w:afterAutospacing="1" w:line="360" w:lineRule="auto"/>
        <w:jc w:val="both"/>
        <w:rPr>
          <w:lang w:val="en-US"/>
        </w:rPr>
      </w:pPr>
      <w:r w:rsidRPr="000F7B05">
        <w:t>This project takes an interdisciplinary approach by integrating insights and methodologies from law, public administration, political science, philosophy, history, communication sciences</w:t>
      </w:r>
      <w:r>
        <w:t>,</w:t>
      </w:r>
      <w:r w:rsidRPr="000F7B05">
        <w:t xml:space="preserve"> sociology</w:t>
      </w:r>
      <w:r>
        <w:t xml:space="preserve"> and political psychology</w:t>
      </w:r>
      <w:r w:rsidRPr="000F7B05">
        <w:t xml:space="preserve">. </w:t>
      </w:r>
    </w:p>
    <w:p w:rsidR="001342B3" w:rsidRPr="000F7B05" w:rsidRDefault="001342B3" w:rsidP="00A66E52">
      <w:pPr>
        <w:pStyle w:val="ListParagraph"/>
        <w:numPr>
          <w:ilvl w:val="0"/>
          <w:numId w:val="24"/>
        </w:numPr>
        <w:autoSpaceDE w:val="0"/>
        <w:autoSpaceDN w:val="0"/>
        <w:adjustRightInd w:val="0"/>
        <w:spacing w:after="100" w:afterAutospacing="1" w:line="360" w:lineRule="auto"/>
        <w:jc w:val="both"/>
        <w:rPr>
          <w:lang w:val="en-US"/>
        </w:rPr>
      </w:pPr>
      <w:r w:rsidRPr="000F7B05">
        <w:t xml:space="preserve">The project </w:t>
      </w:r>
      <w:r>
        <w:t>studies</w:t>
      </w:r>
      <w:r w:rsidRPr="000F7B05">
        <w:t xml:space="preserve"> at the increasingly pertinent tensions between democracy and the rule of law at </w:t>
      </w:r>
      <w:r>
        <w:t xml:space="preserve">both the </w:t>
      </w:r>
      <w:r w:rsidRPr="000F7B05">
        <w:t>national</w:t>
      </w:r>
      <w:r>
        <w:t>-</w:t>
      </w:r>
      <w:r w:rsidRPr="000F7B05">
        <w:t xml:space="preserve"> and</w:t>
      </w:r>
      <w:r>
        <w:t xml:space="preserve"> the</w:t>
      </w:r>
      <w:r w:rsidRPr="000F7B05">
        <w:t xml:space="preserve"> EU</w:t>
      </w:r>
      <w:r>
        <w:t>-</w:t>
      </w:r>
      <w:r w:rsidRPr="000F7B05">
        <w:t>level, most notably in the three major crises the EU is currently facing</w:t>
      </w:r>
      <w:r>
        <w:t>.</w:t>
      </w:r>
    </w:p>
    <w:p w:rsidR="0019519E" w:rsidRPr="0016257E" w:rsidRDefault="00034D17" w:rsidP="004568A3">
      <w:pPr>
        <w:spacing w:after="200"/>
        <w:jc w:val="both"/>
        <w:rPr>
          <w:b/>
        </w:rPr>
      </w:pPr>
      <w:r w:rsidRPr="0016257E">
        <w:rPr>
          <w:b/>
          <w:bCs/>
        </w:rPr>
        <w:t>2.</w:t>
      </w:r>
      <w:r w:rsidRPr="0016257E">
        <w:rPr>
          <w:b/>
          <w:bCs/>
        </w:rPr>
        <w:tab/>
        <w:t>Impact</w:t>
      </w:r>
    </w:p>
    <w:p w:rsidR="00D45017" w:rsidRPr="0016257E" w:rsidRDefault="00034D17" w:rsidP="00D45017">
      <w:pPr>
        <w:spacing w:after="200"/>
        <w:ind w:left="709" w:hanging="709"/>
        <w:jc w:val="both"/>
        <w:rPr>
          <w:b/>
        </w:rPr>
      </w:pPr>
      <w:r w:rsidRPr="0016257E">
        <w:rPr>
          <w:b/>
        </w:rPr>
        <w:t>2.1</w:t>
      </w:r>
      <w:r w:rsidRPr="0016257E">
        <w:rPr>
          <w:b/>
        </w:rPr>
        <w:tab/>
      </w:r>
      <w:r w:rsidR="00D64048" w:rsidRPr="0016257E">
        <w:rPr>
          <w:b/>
        </w:rPr>
        <w:t>E</w:t>
      </w:r>
      <w:r w:rsidRPr="0016257E">
        <w:rPr>
          <w:b/>
        </w:rPr>
        <w:t xml:space="preserve">xpected impacts </w:t>
      </w:r>
    </w:p>
    <w:p w:rsidR="00492768" w:rsidRDefault="00492768" w:rsidP="00492768">
      <w:pPr>
        <w:pStyle w:val="Default"/>
        <w:spacing w:line="360" w:lineRule="auto"/>
        <w:jc w:val="both"/>
        <w:rPr>
          <w:rFonts w:ascii="Times New Roman" w:hAnsi="Times New Roman" w:cs="Times New Roman"/>
          <w:color w:val="111111"/>
        </w:rPr>
      </w:pPr>
      <w:r w:rsidRPr="00DA5417">
        <w:rPr>
          <w:rFonts w:ascii="Times New Roman" w:hAnsi="Times New Roman" w:cs="Times New Roman"/>
          <w:color w:val="auto"/>
        </w:rPr>
        <w:t>INSIDE-UP generate</w:t>
      </w:r>
      <w:r>
        <w:rPr>
          <w:rFonts w:ascii="Times New Roman" w:hAnsi="Times New Roman" w:cs="Times New Roman"/>
          <w:color w:val="auto"/>
        </w:rPr>
        <w:t>s</w:t>
      </w:r>
      <w:r w:rsidRPr="00DA5417">
        <w:rPr>
          <w:rFonts w:ascii="Times New Roman" w:hAnsi="Times New Roman" w:cs="Times New Roman"/>
          <w:color w:val="auto"/>
        </w:rPr>
        <w:t xml:space="preserve"> impact for different groups of stakeholders. INSIDE-UP </w:t>
      </w:r>
      <w:r>
        <w:rPr>
          <w:rFonts w:ascii="Times New Roman" w:hAnsi="Times New Roman" w:cs="Times New Roman"/>
          <w:color w:val="auto"/>
        </w:rPr>
        <w:t>has</w:t>
      </w:r>
      <w:r w:rsidRPr="00DA5417">
        <w:rPr>
          <w:rFonts w:ascii="Times New Roman" w:hAnsi="Times New Roman" w:cs="Times New Roman"/>
          <w:color w:val="auto"/>
        </w:rPr>
        <w:t xml:space="preserve"> </w:t>
      </w:r>
      <w:r w:rsidRPr="00DA5417">
        <w:rPr>
          <w:rFonts w:ascii="Times New Roman" w:hAnsi="Times New Roman" w:cs="Times New Roman"/>
          <w:i/>
          <w:color w:val="auto"/>
        </w:rPr>
        <w:t>scientific impact</w:t>
      </w:r>
      <w:r w:rsidRPr="00DA5417">
        <w:rPr>
          <w:rFonts w:ascii="Times New Roman" w:hAnsi="Times New Roman" w:cs="Times New Roman"/>
          <w:color w:val="auto"/>
        </w:rPr>
        <w:t xml:space="preserve"> by presenting t</w:t>
      </w:r>
      <w:r w:rsidRPr="00DA5417">
        <w:rPr>
          <w:rFonts w:ascii="Times New Roman" w:hAnsi="Times New Roman" w:cs="Times New Roman"/>
          <w:color w:val="111111"/>
        </w:rPr>
        <w:t xml:space="preserve">he results of our research at academic conferences and publish </w:t>
      </w:r>
      <w:r>
        <w:rPr>
          <w:rFonts w:ascii="Times New Roman" w:hAnsi="Times New Roman" w:cs="Times New Roman"/>
          <w:color w:val="111111"/>
        </w:rPr>
        <w:t xml:space="preserve">them </w:t>
      </w:r>
      <w:r w:rsidRPr="00DA5417">
        <w:rPr>
          <w:rFonts w:ascii="Times New Roman" w:hAnsi="Times New Roman" w:cs="Times New Roman"/>
          <w:color w:val="111111"/>
        </w:rPr>
        <w:t>in peer-reviewed</w:t>
      </w:r>
      <w:r>
        <w:rPr>
          <w:rFonts w:ascii="Times New Roman" w:hAnsi="Times New Roman" w:cs="Times New Roman"/>
          <w:color w:val="111111"/>
        </w:rPr>
        <w:t>,</w:t>
      </w:r>
      <w:r w:rsidRPr="00DA5417">
        <w:rPr>
          <w:rFonts w:ascii="Times New Roman" w:hAnsi="Times New Roman" w:cs="Times New Roman"/>
          <w:color w:val="111111"/>
        </w:rPr>
        <w:t xml:space="preserve"> high impact journals. </w:t>
      </w:r>
      <w:r w:rsidRPr="001D0892">
        <w:rPr>
          <w:rFonts w:ascii="Times New Roman" w:hAnsi="Times New Roman" w:cs="Times New Roman"/>
          <w:color w:val="111111"/>
        </w:rPr>
        <w:t>The project’s novel inside-up approach to EU legitimacy</w:t>
      </w:r>
      <w:r>
        <w:rPr>
          <w:rFonts w:ascii="Times New Roman" w:hAnsi="Times New Roman" w:cs="Times New Roman"/>
          <w:color w:val="111111"/>
        </w:rPr>
        <w:t xml:space="preserve">, </w:t>
      </w:r>
      <w:r w:rsidRPr="001D0892">
        <w:rPr>
          <w:rFonts w:ascii="Times New Roman" w:hAnsi="Times New Roman" w:cs="Times New Roman"/>
          <w:color w:val="111111"/>
        </w:rPr>
        <w:t xml:space="preserve">its interdisciplinary </w:t>
      </w:r>
      <w:r>
        <w:rPr>
          <w:rFonts w:ascii="Times New Roman" w:hAnsi="Times New Roman" w:cs="Times New Roman"/>
          <w:color w:val="111111"/>
        </w:rPr>
        <w:t xml:space="preserve">focus </w:t>
      </w:r>
      <w:r w:rsidRPr="001D0892">
        <w:rPr>
          <w:rFonts w:ascii="Times New Roman" w:hAnsi="Times New Roman" w:cs="Times New Roman"/>
          <w:color w:val="111111"/>
        </w:rPr>
        <w:t xml:space="preserve">and prospected cross-fertilization of methods promises to renew the academic debate on the role of MS and citizens in EU legitimacy as well as how </w:t>
      </w:r>
      <w:r>
        <w:rPr>
          <w:rFonts w:ascii="Times New Roman" w:hAnsi="Times New Roman" w:cs="Times New Roman"/>
          <w:color w:val="111111"/>
        </w:rPr>
        <w:t xml:space="preserve">this </w:t>
      </w:r>
      <w:r w:rsidRPr="001D0892">
        <w:rPr>
          <w:rFonts w:ascii="Times New Roman" w:hAnsi="Times New Roman" w:cs="Times New Roman"/>
          <w:color w:val="111111"/>
        </w:rPr>
        <w:t>is affect</w:t>
      </w:r>
      <w:r>
        <w:rPr>
          <w:rFonts w:ascii="Times New Roman" w:hAnsi="Times New Roman" w:cs="Times New Roman"/>
          <w:color w:val="111111"/>
        </w:rPr>
        <w:t>ed</w:t>
      </w:r>
      <w:r w:rsidRPr="001D0892">
        <w:rPr>
          <w:rFonts w:ascii="Times New Roman" w:hAnsi="Times New Roman" w:cs="Times New Roman"/>
          <w:color w:val="111111"/>
        </w:rPr>
        <w:t xml:space="preserve"> by issues of democra</w:t>
      </w:r>
      <w:r>
        <w:rPr>
          <w:rFonts w:ascii="Times New Roman" w:hAnsi="Times New Roman" w:cs="Times New Roman"/>
          <w:color w:val="111111"/>
        </w:rPr>
        <w:t>cy, sovereignty and rule of law</w:t>
      </w:r>
      <w:r w:rsidRPr="001D0892">
        <w:rPr>
          <w:rFonts w:ascii="Times New Roman" w:hAnsi="Times New Roman" w:cs="Times New Roman"/>
          <w:color w:val="111111"/>
        </w:rPr>
        <w:t xml:space="preserve">. </w:t>
      </w:r>
    </w:p>
    <w:p w:rsidR="00492768" w:rsidRDefault="00492768" w:rsidP="00492768">
      <w:pPr>
        <w:pStyle w:val="Default"/>
        <w:spacing w:line="360" w:lineRule="auto"/>
        <w:ind w:firstLine="720"/>
        <w:jc w:val="both"/>
        <w:rPr>
          <w:rFonts w:ascii="Times New Roman" w:hAnsi="Times New Roman" w:cs="Times New Roman"/>
          <w:color w:val="111111"/>
        </w:rPr>
      </w:pPr>
      <w:r w:rsidRPr="00DA5417">
        <w:rPr>
          <w:rFonts w:ascii="Times New Roman" w:hAnsi="Times New Roman" w:cs="Times New Roman"/>
          <w:color w:val="111111"/>
        </w:rPr>
        <w:t>Our research ha</w:t>
      </w:r>
      <w:r>
        <w:rPr>
          <w:rFonts w:ascii="Times New Roman" w:hAnsi="Times New Roman" w:cs="Times New Roman"/>
          <w:color w:val="111111"/>
        </w:rPr>
        <w:t>s</w:t>
      </w:r>
      <w:r w:rsidRPr="00DA5417">
        <w:rPr>
          <w:rFonts w:ascii="Times New Roman" w:hAnsi="Times New Roman" w:cs="Times New Roman"/>
          <w:color w:val="111111"/>
        </w:rPr>
        <w:t xml:space="preserve"> </w:t>
      </w:r>
      <w:r w:rsidRPr="00DA5417">
        <w:rPr>
          <w:rFonts w:ascii="Times New Roman" w:hAnsi="Times New Roman" w:cs="Times New Roman"/>
          <w:i/>
          <w:color w:val="111111"/>
        </w:rPr>
        <w:t>policy impact</w:t>
      </w:r>
      <w:r w:rsidRPr="00DA5417">
        <w:rPr>
          <w:rFonts w:ascii="Times New Roman" w:hAnsi="Times New Roman" w:cs="Times New Roman"/>
          <w:color w:val="111111"/>
        </w:rPr>
        <w:t xml:space="preserve"> </w:t>
      </w:r>
      <w:r w:rsidRPr="00DA5417">
        <w:rPr>
          <w:rFonts w:ascii="Times New Roman" w:hAnsi="Times New Roman" w:cs="Times New Roman"/>
        </w:rPr>
        <w:t xml:space="preserve">by </w:t>
      </w:r>
      <w:r>
        <w:rPr>
          <w:rFonts w:ascii="Times New Roman" w:hAnsi="Times New Roman" w:cs="Times New Roman"/>
        </w:rPr>
        <w:t xml:space="preserve">actively </w:t>
      </w:r>
      <w:r w:rsidRPr="00DA5417">
        <w:rPr>
          <w:rFonts w:ascii="Times New Roman" w:hAnsi="Times New Roman" w:cs="Times New Roman"/>
        </w:rPr>
        <w:t xml:space="preserve">sharing </w:t>
      </w:r>
      <w:r>
        <w:rPr>
          <w:rFonts w:ascii="Times New Roman" w:hAnsi="Times New Roman" w:cs="Times New Roman"/>
        </w:rPr>
        <w:t>its</w:t>
      </w:r>
      <w:r w:rsidRPr="00DA5417">
        <w:rPr>
          <w:rFonts w:ascii="Times New Roman" w:hAnsi="Times New Roman" w:cs="Times New Roman"/>
        </w:rPr>
        <w:t xml:space="preserve"> finding</w:t>
      </w:r>
      <w:r>
        <w:rPr>
          <w:rFonts w:ascii="Times New Roman" w:hAnsi="Times New Roman" w:cs="Times New Roman"/>
        </w:rPr>
        <w:t>s with</w:t>
      </w:r>
      <w:r w:rsidRPr="00DA5417">
        <w:rPr>
          <w:rFonts w:ascii="Times New Roman" w:hAnsi="Times New Roman" w:cs="Times New Roman"/>
        </w:rPr>
        <w:t xml:space="preserve"> stakeholders</w:t>
      </w:r>
      <w:r>
        <w:rPr>
          <w:rFonts w:ascii="Times New Roman" w:hAnsi="Times New Roman" w:cs="Times New Roman"/>
        </w:rPr>
        <w:t>, most notably</w:t>
      </w:r>
      <w:r w:rsidRPr="00DA5417">
        <w:rPr>
          <w:rFonts w:ascii="Times New Roman" w:hAnsi="Times New Roman" w:cs="Times New Roman"/>
        </w:rPr>
        <w:t xml:space="preserve"> politicians, parliamentarians, policy makers</w:t>
      </w:r>
      <w:r>
        <w:rPr>
          <w:rFonts w:ascii="Times New Roman" w:hAnsi="Times New Roman" w:cs="Times New Roman"/>
        </w:rPr>
        <w:t>, civil servants</w:t>
      </w:r>
      <w:r w:rsidRPr="00DA5417">
        <w:rPr>
          <w:rFonts w:ascii="Times New Roman" w:hAnsi="Times New Roman" w:cs="Times New Roman"/>
        </w:rPr>
        <w:t xml:space="preserve"> and civil society organisations at the national and EU level at different stages of the project and beyond. </w:t>
      </w:r>
      <w:r>
        <w:rPr>
          <w:rFonts w:ascii="Times New Roman" w:hAnsi="Times New Roman" w:cs="Times New Roman"/>
        </w:rPr>
        <w:t xml:space="preserve">INSIDE-UP provides these </w:t>
      </w:r>
      <w:r>
        <w:rPr>
          <w:rFonts w:ascii="Times New Roman" w:hAnsi="Times New Roman" w:cs="Times New Roman"/>
        </w:rPr>
        <w:lastRenderedPageBreak/>
        <w:t>stakeholders with</w:t>
      </w:r>
      <w:r w:rsidRPr="00DA5417">
        <w:rPr>
          <w:rFonts w:ascii="Times New Roman" w:hAnsi="Times New Roman" w:cs="Times New Roman"/>
          <w:color w:val="auto"/>
        </w:rPr>
        <w:t xml:space="preserve"> concrete policy recommendations on how to improve the EU’s legitimacy </w:t>
      </w:r>
      <w:r w:rsidRPr="00DA5417">
        <w:rPr>
          <w:rFonts w:ascii="Times New Roman" w:hAnsi="Times New Roman" w:cs="Times New Roman"/>
        </w:rPr>
        <w:t>from the inside-</w:t>
      </w:r>
      <w:r w:rsidRPr="000B4CC8">
        <w:rPr>
          <w:rFonts w:ascii="Times New Roman" w:hAnsi="Times New Roman" w:cs="Times New Roman"/>
        </w:rPr>
        <w:t>up.</w:t>
      </w:r>
      <w:r w:rsidRPr="000B4CC8">
        <w:rPr>
          <w:rFonts w:ascii="Times New Roman" w:hAnsi="Times New Roman" w:cs="Times New Roman"/>
          <w:color w:val="111111"/>
        </w:rPr>
        <w:t xml:space="preserve"> This includes: (1) the future ways of including and </w:t>
      </w:r>
      <w:r>
        <w:rPr>
          <w:rFonts w:ascii="Times New Roman" w:hAnsi="Times New Roman" w:cs="Times New Roman"/>
          <w:color w:val="111111"/>
        </w:rPr>
        <w:t xml:space="preserve">narrating </w:t>
      </w:r>
      <w:r w:rsidRPr="000B4CC8">
        <w:rPr>
          <w:rFonts w:ascii="Times New Roman" w:hAnsi="Times New Roman" w:cs="Times New Roman"/>
          <w:color w:val="111111"/>
        </w:rPr>
        <w:t>with citizens</w:t>
      </w:r>
      <w:r>
        <w:rPr>
          <w:rFonts w:ascii="Times New Roman" w:hAnsi="Times New Roman" w:cs="Times New Roman"/>
          <w:color w:val="111111"/>
        </w:rPr>
        <w:t>;</w:t>
      </w:r>
      <w:r w:rsidRPr="000B4CC8">
        <w:rPr>
          <w:rFonts w:ascii="Times New Roman" w:hAnsi="Times New Roman" w:cs="Times New Roman"/>
          <w:color w:val="111111"/>
        </w:rPr>
        <w:t xml:space="preserve"> (2) raising sensitivity for</w:t>
      </w:r>
      <w:r w:rsidRPr="000B4CC8">
        <w:t xml:space="preserve"> </w:t>
      </w:r>
      <w:r w:rsidRPr="000B4CC8">
        <w:rPr>
          <w:rFonts w:ascii="Times New Roman" w:hAnsi="Times New Roman" w:cs="Times New Roman"/>
          <w:color w:val="111111"/>
        </w:rPr>
        <w:t xml:space="preserve">conflicts of rule of law-based and sovereignty/democracy-based values; (3) </w:t>
      </w:r>
      <w:r>
        <w:rPr>
          <w:rFonts w:ascii="Times New Roman" w:hAnsi="Times New Roman" w:cs="Times New Roman"/>
          <w:color w:val="111111"/>
        </w:rPr>
        <w:t xml:space="preserve">proposing effective </w:t>
      </w:r>
      <w:r w:rsidRPr="00DA5417">
        <w:rPr>
          <w:rFonts w:ascii="Times New Roman" w:hAnsi="Times New Roman" w:cs="Times New Roman"/>
          <w:color w:val="111111"/>
        </w:rPr>
        <w:t>institutional innovations</w:t>
      </w:r>
      <w:r>
        <w:rPr>
          <w:rFonts w:ascii="Times New Roman" w:hAnsi="Times New Roman" w:cs="Times New Roman"/>
          <w:color w:val="111111"/>
        </w:rPr>
        <w:t xml:space="preserve"> and (4) learning from best practices from within the MS and at the EU level. </w:t>
      </w:r>
    </w:p>
    <w:p w:rsidR="00492768" w:rsidRDefault="00492768" w:rsidP="00492768">
      <w:pPr>
        <w:pStyle w:val="Default"/>
        <w:spacing w:line="360" w:lineRule="auto"/>
        <w:jc w:val="both"/>
        <w:rPr>
          <w:rFonts w:ascii="Times New Roman" w:hAnsi="Times New Roman" w:cs="Times New Roman"/>
          <w:color w:val="111111"/>
        </w:rPr>
      </w:pPr>
    </w:p>
    <w:p w:rsidR="00492768" w:rsidRDefault="00492768" w:rsidP="00492768">
      <w:pPr>
        <w:pStyle w:val="Default"/>
        <w:spacing w:line="360" w:lineRule="auto"/>
        <w:jc w:val="both"/>
        <w:rPr>
          <w:rFonts w:ascii="Times New Roman" w:hAnsi="Times New Roman" w:cs="Times New Roman"/>
          <w:color w:val="111111"/>
        </w:rPr>
      </w:pPr>
      <w:r>
        <w:rPr>
          <w:rFonts w:ascii="Times New Roman" w:hAnsi="Times New Roman" w:cs="Times New Roman"/>
          <w:color w:val="111111"/>
        </w:rPr>
        <w:t xml:space="preserve">It does so through: </w:t>
      </w:r>
    </w:p>
    <w:p w:rsidR="00492768" w:rsidRDefault="00492768" w:rsidP="00492768">
      <w:pPr>
        <w:pStyle w:val="Default"/>
        <w:spacing w:line="360" w:lineRule="auto"/>
        <w:ind w:firstLine="426"/>
        <w:jc w:val="both"/>
        <w:rPr>
          <w:rFonts w:ascii="Times New Roman" w:hAnsi="Times New Roman" w:cs="Times New Roman"/>
        </w:rPr>
      </w:pPr>
      <w:r>
        <w:rPr>
          <w:rFonts w:ascii="Times New Roman" w:hAnsi="Times New Roman" w:cs="Times New Roman"/>
          <w:color w:val="111111"/>
        </w:rPr>
        <w:t xml:space="preserve">(a) organizing dialogue </w:t>
      </w:r>
      <w:r w:rsidRPr="00071FF7">
        <w:rPr>
          <w:rFonts w:ascii="Times New Roman" w:hAnsi="Times New Roman" w:cs="Times New Roman"/>
        </w:rPr>
        <w:t xml:space="preserve">meetings with </w:t>
      </w:r>
      <w:r>
        <w:rPr>
          <w:rFonts w:ascii="Times New Roman" w:hAnsi="Times New Roman" w:cs="Times New Roman"/>
        </w:rPr>
        <w:t xml:space="preserve">mixed groups of </w:t>
      </w:r>
      <w:r w:rsidRPr="00071FF7">
        <w:rPr>
          <w:rFonts w:ascii="Times New Roman" w:hAnsi="Times New Roman" w:cs="Times New Roman"/>
        </w:rPr>
        <w:t>stakeholders</w:t>
      </w:r>
      <w:r>
        <w:rPr>
          <w:rFonts w:ascii="Times New Roman" w:hAnsi="Times New Roman" w:cs="Times New Roman"/>
        </w:rPr>
        <w:t xml:space="preserve"> and citizens; </w:t>
      </w:r>
    </w:p>
    <w:p w:rsidR="00492768" w:rsidRDefault="00492768" w:rsidP="00492768">
      <w:pPr>
        <w:pStyle w:val="Default"/>
        <w:spacing w:line="360" w:lineRule="auto"/>
        <w:ind w:firstLine="426"/>
        <w:jc w:val="both"/>
        <w:rPr>
          <w:rFonts w:ascii="Times New Roman" w:hAnsi="Times New Roman" w:cs="Times New Roman"/>
        </w:rPr>
      </w:pPr>
      <w:r>
        <w:rPr>
          <w:rFonts w:ascii="Times New Roman" w:hAnsi="Times New Roman" w:cs="Times New Roman"/>
        </w:rPr>
        <w:t xml:space="preserve">(b) formulating policy-briefs based on the research findings of each </w:t>
      </w:r>
      <w:r w:rsidRPr="00DA5417">
        <w:rPr>
          <w:rFonts w:ascii="Times New Roman" w:hAnsi="Times New Roman" w:cs="Times New Roman"/>
        </w:rPr>
        <w:t>work package</w:t>
      </w:r>
      <w:r>
        <w:rPr>
          <w:rFonts w:ascii="Times New Roman" w:hAnsi="Times New Roman" w:cs="Times New Roman"/>
        </w:rPr>
        <w:t>;</w:t>
      </w:r>
    </w:p>
    <w:p w:rsidR="00492768" w:rsidRDefault="00492768" w:rsidP="00492768">
      <w:pPr>
        <w:pStyle w:val="Default"/>
        <w:spacing w:line="360" w:lineRule="auto"/>
        <w:ind w:firstLine="426"/>
        <w:jc w:val="both"/>
        <w:rPr>
          <w:rFonts w:ascii="Times New Roman" w:hAnsi="Times New Roman" w:cs="Times New Roman"/>
        </w:rPr>
      </w:pPr>
      <w:r>
        <w:rPr>
          <w:rFonts w:ascii="Times New Roman" w:hAnsi="Times New Roman" w:cs="Times New Roman"/>
        </w:rPr>
        <w:t xml:space="preserve">(c) creating </w:t>
      </w:r>
      <w:r w:rsidRPr="00DA5417">
        <w:rPr>
          <w:rFonts w:ascii="Times New Roman" w:hAnsi="Times New Roman" w:cs="Times New Roman"/>
        </w:rPr>
        <w:t>a</w:t>
      </w:r>
      <w:r>
        <w:rPr>
          <w:rFonts w:ascii="Times New Roman" w:hAnsi="Times New Roman" w:cs="Times New Roman"/>
        </w:rPr>
        <w:t xml:space="preserve"> fundamental rights toolbox, to improve policy-making in this area; and </w:t>
      </w:r>
    </w:p>
    <w:p w:rsidR="00492768" w:rsidRDefault="00492768" w:rsidP="00492768">
      <w:pPr>
        <w:pStyle w:val="Default"/>
        <w:spacing w:line="360" w:lineRule="auto"/>
        <w:ind w:left="720" w:hanging="294"/>
        <w:jc w:val="both"/>
        <w:rPr>
          <w:rFonts w:ascii="Times New Roman" w:hAnsi="Times New Roman" w:cs="Times New Roman"/>
        </w:rPr>
      </w:pPr>
      <w:r>
        <w:rPr>
          <w:rFonts w:ascii="Times New Roman" w:hAnsi="Times New Roman" w:cs="Times New Roman"/>
        </w:rPr>
        <w:t>(d) setting up a</w:t>
      </w:r>
      <w:r w:rsidRPr="00A03707">
        <w:t xml:space="preserve"> </w:t>
      </w:r>
      <w:r>
        <w:rPr>
          <w:rFonts w:ascii="Times New Roman" w:hAnsi="Times New Roman" w:cs="Times New Roman"/>
        </w:rPr>
        <w:t xml:space="preserve">Policy Advisory Board to ensure stakeholder representation and input throughout the project. </w:t>
      </w:r>
    </w:p>
    <w:p w:rsidR="00492768" w:rsidRPr="00DA5417" w:rsidRDefault="00492768" w:rsidP="00492768">
      <w:pPr>
        <w:pStyle w:val="Default"/>
        <w:spacing w:line="360" w:lineRule="auto"/>
        <w:ind w:left="720" w:hanging="294"/>
        <w:jc w:val="both"/>
      </w:pPr>
    </w:p>
    <w:p w:rsidR="00492768" w:rsidRDefault="00492768" w:rsidP="00492768">
      <w:pPr>
        <w:spacing w:line="360" w:lineRule="auto"/>
        <w:jc w:val="both"/>
      </w:pPr>
      <w:r>
        <w:t xml:space="preserve">INSIDE-UP has </w:t>
      </w:r>
      <w:r w:rsidRPr="00DA5417">
        <w:rPr>
          <w:i/>
        </w:rPr>
        <w:t>societal impact</w:t>
      </w:r>
      <w:r>
        <w:t xml:space="preserve"> by </w:t>
      </w:r>
      <w:r w:rsidRPr="00DA5417">
        <w:t>reach</w:t>
      </w:r>
      <w:r>
        <w:t>ing out to</w:t>
      </w:r>
      <w:r w:rsidRPr="00DA5417">
        <w:t xml:space="preserve"> EU citizens</w:t>
      </w:r>
      <w:r>
        <w:t xml:space="preserve">. Its </w:t>
      </w:r>
      <w:r w:rsidRPr="00A961E6">
        <w:t xml:space="preserve">research process </w:t>
      </w:r>
      <w:r>
        <w:t xml:space="preserve">is </w:t>
      </w:r>
      <w:r w:rsidRPr="008B7566">
        <w:rPr>
          <w:i/>
        </w:rPr>
        <w:t>inclusive</w:t>
      </w:r>
      <w:r w:rsidRPr="00A961E6">
        <w:t xml:space="preserve"> </w:t>
      </w:r>
      <w:r>
        <w:t>and c</w:t>
      </w:r>
      <w:r w:rsidRPr="00A961E6">
        <w:t xml:space="preserve">itizens’ concerns </w:t>
      </w:r>
      <w:r>
        <w:t>and views are taken on board, in particular those of citizens who are politically inactive, more critical towards the EU and/or experience few benefits of EU membership. F</w:t>
      </w:r>
      <w:r w:rsidRPr="00DA5417">
        <w:t>ocus group</w:t>
      </w:r>
      <w:r>
        <w:t xml:space="preserve"> methods (involving c</w:t>
      </w:r>
      <w:r w:rsidRPr="00DA5417">
        <w:t>itizens with different socio-economic backgrounds) and surveys</w:t>
      </w:r>
      <w:r>
        <w:t xml:space="preserve"> research will unearth the links between citizen’s identity, interests and backgrounds and the key issues in our proposal.</w:t>
      </w:r>
      <w:r w:rsidRPr="004875D7">
        <w:t xml:space="preserve"> </w:t>
      </w:r>
      <w:r>
        <w:t xml:space="preserve">At the start of the project, INSIDE-UP will design a </w:t>
      </w:r>
      <w:r w:rsidRPr="004875D7">
        <w:t xml:space="preserve">communication strategy </w:t>
      </w:r>
      <w:r>
        <w:t xml:space="preserve">on how to disseminate, narrate and communicate our findings to the wider public and maximize social impact. This includes a social and popular media strategy as this will ensure reaching a more diverse public. Researchers will actively engage in the public debate by means of media briefings, writing blogs and participating in public debates. Finally, opinion leaders from different MS will be amongst the members of the before-mentioned Policy Advisory Board to further promote the translation of our research into societal impact. </w:t>
      </w:r>
    </w:p>
    <w:p w:rsidR="00AA3C7B" w:rsidRPr="00643A60" w:rsidRDefault="00AA3C7B" w:rsidP="00492768">
      <w:pPr>
        <w:spacing w:line="360" w:lineRule="auto"/>
        <w:jc w:val="both"/>
      </w:pPr>
    </w:p>
    <w:p w:rsidR="004573A3" w:rsidRPr="0016257E" w:rsidRDefault="009E724F" w:rsidP="004568A3">
      <w:pPr>
        <w:spacing w:after="200"/>
        <w:ind w:left="709" w:hanging="709"/>
        <w:jc w:val="both"/>
        <w:rPr>
          <w:b/>
        </w:rPr>
      </w:pPr>
      <w:r w:rsidRPr="0016257E">
        <w:rPr>
          <w:b/>
        </w:rPr>
        <w:t>2.2</w:t>
      </w:r>
      <w:r w:rsidRPr="0016257E">
        <w:rPr>
          <w:b/>
        </w:rPr>
        <w:tab/>
      </w:r>
      <w:r w:rsidR="004573A3" w:rsidRPr="0016257E">
        <w:rPr>
          <w:b/>
        </w:rPr>
        <w:t>Measures to maximise impact</w:t>
      </w:r>
    </w:p>
    <w:p w:rsidR="00737AED" w:rsidRDefault="0019619F" w:rsidP="004568A3">
      <w:pPr>
        <w:spacing w:after="200"/>
        <w:ind w:left="720"/>
        <w:jc w:val="both"/>
        <w:rPr>
          <w:b/>
        </w:rPr>
      </w:pPr>
      <w:r w:rsidRPr="0016257E">
        <w:rPr>
          <w:b/>
        </w:rPr>
        <w:t>a</w:t>
      </w:r>
      <w:r w:rsidR="00F125D8" w:rsidRPr="0016257E">
        <w:rPr>
          <w:b/>
        </w:rPr>
        <w:t>)</w:t>
      </w:r>
      <w:r w:rsidR="00F125D8" w:rsidRPr="0016257E">
        <w:t xml:space="preserve"> </w:t>
      </w:r>
      <w:r w:rsidR="00F125D8" w:rsidRPr="0016257E">
        <w:rPr>
          <w:b/>
        </w:rPr>
        <w:t>D</w:t>
      </w:r>
      <w:r w:rsidR="008B19AC" w:rsidRPr="0016257E">
        <w:rPr>
          <w:b/>
        </w:rPr>
        <w:t>isseminati</w:t>
      </w:r>
      <w:r w:rsidRPr="0016257E">
        <w:rPr>
          <w:b/>
        </w:rPr>
        <w:t xml:space="preserve">on and exploitation of </w:t>
      </w:r>
      <w:r w:rsidR="00F125D8" w:rsidRPr="0016257E">
        <w:rPr>
          <w:b/>
        </w:rPr>
        <w:t xml:space="preserve">results </w:t>
      </w:r>
    </w:p>
    <w:p w:rsidR="000B637B" w:rsidRPr="000B637B" w:rsidRDefault="007275F9" w:rsidP="00A66E52">
      <w:pPr>
        <w:numPr>
          <w:ilvl w:val="0"/>
          <w:numId w:val="12"/>
        </w:numPr>
        <w:autoSpaceDE w:val="0"/>
        <w:autoSpaceDN w:val="0"/>
        <w:adjustRightInd w:val="0"/>
        <w:ind w:left="1080"/>
      </w:pPr>
      <w:r w:rsidRPr="007275F9">
        <w:t>Provide a draft ‘</w:t>
      </w:r>
      <w:r w:rsidRPr="0031769F">
        <w:rPr>
          <w:b/>
        </w:rPr>
        <w:t>plan for the dissemination and exploitation of the project's results’</w:t>
      </w:r>
      <w:r w:rsidR="000B637B">
        <w:t>. P</w:t>
      </w:r>
      <w:r w:rsidR="00ED237C">
        <w:t>lease note</w:t>
      </w:r>
      <w:r w:rsidR="00585592">
        <w:t xml:space="preserve"> that </w:t>
      </w:r>
      <w:r w:rsidR="000B637B">
        <w:t xml:space="preserve">such a draft plan </w:t>
      </w:r>
      <w:r w:rsidR="00585592">
        <w:t xml:space="preserve">is an </w:t>
      </w:r>
      <w:r w:rsidR="00585592" w:rsidRPr="000B637B">
        <w:rPr>
          <w:u w:val="single"/>
        </w:rPr>
        <w:t>admissibility condition</w:t>
      </w:r>
      <w:r w:rsidR="00585592">
        <w:t>,</w:t>
      </w:r>
      <w:r w:rsidR="00ED237C">
        <w:t xml:space="preserve"> </w:t>
      </w:r>
      <w:r w:rsidR="00585592" w:rsidRPr="007275F9">
        <w:t>unless the work programme topic explicitly states that such a plan is not required</w:t>
      </w:r>
      <w:r w:rsidR="000B637B">
        <w:t>.</w:t>
      </w:r>
      <w:r w:rsidRPr="00F12F5A">
        <w:rPr>
          <w:color w:val="FF0000"/>
        </w:rPr>
        <w:t xml:space="preserve"> </w:t>
      </w:r>
    </w:p>
    <w:p w:rsidR="000B637B" w:rsidRPr="000B637B" w:rsidRDefault="000B637B" w:rsidP="00B76A12">
      <w:pPr>
        <w:autoSpaceDE w:val="0"/>
        <w:autoSpaceDN w:val="0"/>
        <w:adjustRightInd w:val="0"/>
        <w:ind w:left="1080"/>
      </w:pPr>
    </w:p>
    <w:p w:rsidR="000B637B" w:rsidRDefault="000B637B" w:rsidP="00B76A12">
      <w:pPr>
        <w:autoSpaceDE w:val="0"/>
        <w:autoSpaceDN w:val="0"/>
        <w:adjustRightInd w:val="0"/>
        <w:ind w:left="1080"/>
      </w:pPr>
      <w:r>
        <w:t xml:space="preserve">Show how the proposed measures will help to achieve the expected impact of the project. </w:t>
      </w:r>
    </w:p>
    <w:p w:rsidR="00896FD9" w:rsidRPr="000B637B" w:rsidRDefault="00896FD9" w:rsidP="00B76A12">
      <w:pPr>
        <w:autoSpaceDE w:val="0"/>
        <w:autoSpaceDN w:val="0"/>
        <w:adjustRightInd w:val="0"/>
        <w:ind w:left="1080"/>
      </w:pPr>
    </w:p>
    <w:p w:rsidR="00ED237C" w:rsidRDefault="007275F9" w:rsidP="00B76A12">
      <w:pPr>
        <w:autoSpaceDE w:val="0"/>
        <w:autoSpaceDN w:val="0"/>
        <w:adjustRightInd w:val="0"/>
        <w:ind w:left="1080"/>
      </w:pPr>
      <w:r w:rsidRPr="007275F9">
        <w:lastRenderedPageBreak/>
        <w:t>The plan, should be proportionate to the scale of the project</w:t>
      </w:r>
      <w:r w:rsidR="00585592">
        <w:t xml:space="preserve">, and </w:t>
      </w:r>
      <w:r w:rsidRPr="007275F9">
        <w:t>should contain measures to be implemented both during and after the</w:t>
      </w:r>
      <w:r w:rsidR="00896FD9">
        <w:t xml:space="preserve"> end of the</w:t>
      </w:r>
      <w:r w:rsidRPr="007275F9">
        <w:t xml:space="preserve"> project. </w:t>
      </w:r>
      <w:r w:rsidR="00585592">
        <w:t>F</w:t>
      </w:r>
      <w:r w:rsidR="00ED237C">
        <w:t>or innovation actions</w:t>
      </w:r>
      <w:r w:rsidR="00585592">
        <w:t>, in particular, please</w:t>
      </w:r>
      <w:r w:rsidR="00ED237C">
        <w:t xml:space="preserve"> describe a credible path </w:t>
      </w:r>
      <w:r w:rsidR="009A5E8D">
        <w:t>to</w:t>
      </w:r>
      <w:r w:rsidR="00ED237C">
        <w:t xml:space="preserve"> deliver the</w:t>
      </w:r>
      <w:r w:rsidR="00585592">
        <w:t>se innovations</w:t>
      </w:r>
      <w:r w:rsidR="00ED237C">
        <w:t xml:space="preserve"> to the market.</w:t>
      </w:r>
    </w:p>
    <w:p w:rsidR="00275940" w:rsidRDefault="00275940" w:rsidP="00275940">
      <w:pPr>
        <w:autoSpaceDE w:val="0"/>
        <w:autoSpaceDN w:val="0"/>
        <w:adjustRightInd w:val="0"/>
      </w:pPr>
    </w:p>
    <w:p w:rsidR="00275940" w:rsidRDefault="00275940" w:rsidP="00B76A12">
      <w:pPr>
        <w:autoSpaceDE w:val="0"/>
        <w:autoSpaceDN w:val="0"/>
        <w:adjustRightInd w:val="0"/>
        <w:ind w:left="1080"/>
      </w:pPr>
    </w:p>
    <w:p w:rsidR="000B637B" w:rsidRPr="00ED237C" w:rsidRDefault="000B637B" w:rsidP="006F7D9E">
      <w:pPr>
        <w:autoSpaceDE w:val="0"/>
        <w:autoSpaceDN w:val="0"/>
        <w:adjustRightInd w:val="0"/>
      </w:pPr>
    </w:p>
    <w:p w:rsidR="00F12F5A" w:rsidRPr="006F7D9E" w:rsidRDefault="009B5317" w:rsidP="0031769F">
      <w:pPr>
        <w:autoSpaceDE w:val="0"/>
        <w:autoSpaceDN w:val="0"/>
        <w:adjustRightInd w:val="0"/>
        <w:ind w:left="720"/>
        <w:rPr>
          <w:i/>
          <w:iCs/>
          <w:color w:val="000000"/>
          <w:sz w:val="22"/>
          <w:szCs w:val="22"/>
        </w:rPr>
      </w:pPr>
      <w:r w:rsidRPr="009B51EC">
        <w:rPr>
          <w:noProof/>
          <w:sz w:val="22"/>
          <w:szCs w:val="22"/>
          <w:lang w:val="nl-NL" w:eastAsia="nl-NL"/>
        </w:rPr>
        <w:drawing>
          <wp:inline distT="0" distB="0" distL="0" distR="0" wp14:anchorId="176264F1" wp14:editId="5F77B40C">
            <wp:extent cx="127635" cy="127635"/>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00ED237C" w:rsidRPr="006F7D9E" w:rsidDel="00F12F5A">
        <w:rPr>
          <w:color w:val="4F81BD"/>
          <w:sz w:val="22"/>
          <w:szCs w:val="22"/>
        </w:rPr>
        <w:t xml:space="preserve"> </w:t>
      </w:r>
      <w:r w:rsidR="007275F9" w:rsidRPr="006F7D9E">
        <w:rPr>
          <w:i/>
          <w:iCs/>
          <w:sz w:val="22"/>
          <w:szCs w:val="22"/>
        </w:rPr>
        <w:t>Your plan for the d</w:t>
      </w:r>
      <w:r w:rsidR="007275F9" w:rsidRPr="006F7D9E">
        <w:rPr>
          <w:i/>
          <w:iCs/>
          <w:color w:val="000000"/>
          <w:sz w:val="22"/>
          <w:szCs w:val="22"/>
        </w:rPr>
        <w:t xml:space="preserve">issemination and exploitation of the project's results is key to maximising their </w:t>
      </w:r>
      <w:r w:rsidR="007275F9" w:rsidRPr="006F7D9E">
        <w:rPr>
          <w:b/>
          <w:i/>
          <w:iCs/>
          <w:color w:val="000000"/>
          <w:sz w:val="22"/>
          <w:szCs w:val="22"/>
        </w:rPr>
        <w:t>impact</w:t>
      </w:r>
      <w:r w:rsidR="007275F9" w:rsidRPr="006F7D9E">
        <w:rPr>
          <w:i/>
          <w:iCs/>
          <w:color w:val="000000"/>
          <w:sz w:val="22"/>
          <w:szCs w:val="22"/>
        </w:rPr>
        <w:t xml:space="preserve">. This plan should describe, in a concrete and comprehensive manner, the </w:t>
      </w:r>
      <w:r w:rsidR="007275F9" w:rsidRPr="006F7D9E">
        <w:rPr>
          <w:b/>
          <w:bCs/>
          <w:i/>
          <w:iCs/>
          <w:color w:val="000000"/>
          <w:sz w:val="22"/>
          <w:szCs w:val="22"/>
        </w:rPr>
        <w:t>area</w:t>
      </w:r>
      <w:r w:rsidR="007275F9" w:rsidRPr="006F7D9E">
        <w:rPr>
          <w:i/>
          <w:iCs/>
          <w:color w:val="000000"/>
          <w:sz w:val="22"/>
          <w:szCs w:val="22"/>
        </w:rPr>
        <w:t xml:space="preserve"> in which you expect to make an impact and </w:t>
      </w:r>
      <w:r w:rsidR="007275F9" w:rsidRPr="006F7D9E">
        <w:rPr>
          <w:b/>
          <w:bCs/>
          <w:i/>
          <w:iCs/>
          <w:color w:val="000000"/>
          <w:sz w:val="22"/>
          <w:szCs w:val="22"/>
        </w:rPr>
        <w:t>who</w:t>
      </w:r>
      <w:r w:rsidR="007275F9" w:rsidRPr="006F7D9E">
        <w:rPr>
          <w:i/>
          <w:iCs/>
          <w:color w:val="000000"/>
          <w:sz w:val="22"/>
          <w:szCs w:val="22"/>
        </w:rPr>
        <w:t xml:space="preserve"> </w:t>
      </w:r>
      <w:r w:rsidR="00FF34CE" w:rsidRPr="006F7D9E">
        <w:rPr>
          <w:i/>
          <w:iCs/>
          <w:color w:val="000000"/>
          <w:sz w:val="22"/>
          <w:szCs w:val="22"/>
        </w:rPr>
        <w:t xml:space="preserve">are </w:t>
      </w:r>
      <w:r w:rsidR="007275F9" w:rsidRPr="006F7D9E">
        <w:rPr>
          <w:i/>
          <w:iCs/>
          <w:color w:val="000000"/>
          <w:sz w:val="22"/>
          <w:szCs w:val="22"/>
        </w:rPr>
        <w:t xml:space="preserve">the potential users of your results. </w:t>
      </w:r>
      <w:r w:rsidR="007275F9" w:rsidRPr="006F7D9E">
        <w:rPr>
          <w:i/>
          <w:iCs/>
          <w:sz w:val="22"/>
          <w:szCs w:val="22"/>
        </w:rPr>
        <w:t xml:space="preserve"> Your plan </w:t>
      </w:r>
      <w:r w:rsidR="007275F9" w:rsidRPr="006F7D9E">
        <w:rPr>
          <w:i/>
          <w:iCs/>
          <w:color w:val="000000"/>
          <w:sz w:val="22"/>
          <w:szCs w:val="22"/>
        </w:rPr>
        <w:t xml:space="preserve">should also describe </w:t>
      </w:r>
      <w:r w:rsidR="007275F9" w:rsidRPr="006F7D9E">
        <w:rPr>
          <w:b/>
          <w:i/>
          <w:iCs/>
          <w:color w:val="000000"/>
          <w:sz w:val="22"/>
          <w:szCs w:val="22"/>
        </w:rPr>
        <w:t>how</w:t>
      </w:r>
      <w:r w:rsidR="007275F9" w:rsidRPr="006F7D9E">
        <w:rPr>
          <w:i/>
          <w:iCs/>
          <w:color w:val="000000"/>
          <w:sz w:val="22"/>
          <w:szCs w:val="22"/>
        </w:rPr>
        <w:t xml:space="preserve"> you intend to use the appropriate channels of </w:t>
      </w:r>
      <w:r w:rsidR="00DD5EEF" w:rsidRPr="006F7D9E">
        <w:rPr>
          <w:i/>
          <w:iCs/>
          <w:color w:val="000000"/>
          <w:sz w:val="22"/>
          <w:szCs w:val="22"/>
        </w:rPr>
        <w:t>dissemination</w:t>
      </w:r>
      <w:r w:rsidR="007275F9" w:rsidRPr="006F7D9E">
        <w:rPr>
          <w:i/>
          <w:iCs/>
          <w:color w:val="000000"/>
          <w:sz w:val="22"/>
          <w:szCs w:val="22"/>
        </w:rPr>
        <w:t xml:space="preserve"> and interaction with potential users. </w:t>
      </w:r>
    </w:p>
    <w:p w:rsidR="00C40FB6" w:rsidRPr="006F7D9E" w:rsidRDefault="00C40FB6" w:rsidP="0031769F">
      <w:pPr>
        <w:autoSpaceDE w:val="0"/>
        <w:autoSpaceDN w:val="0"/>
        <w:adjustRightInd w:val="0"/>
        <w:ind w:left="1800"/>
        <w:rPr>
          <w:i/>
          <w:iCs/>
          <w:color w:val="000000"/>
          <w:sz w:val="22"/>
          <w:szCs w:val="22"/>
        </w:rPr>
      </w:pPr>
    </w:p>
    <w:p w:rsidR="00C40FB6" w:rsidRPr="006F7D9E" w:rsidRDefault="009B5317" w:rsidP="0031769F">
      <w:pPr>
        <w:autoSpaceDE w:val="0"/>
        <w:autoSpaceDN w:val="0"/>
        <w:adjustRightInd w:val="0"/>
        <w:ind w:left="720"/>
        <w:rPr>
          <w:i/>
          <w:iCs/>
          <w:color w:val="000000"/>
          <w:sz w:val="22"/>
          <w:szCs w:val="22"/>
        </w:rPr>
      </w:pPr>
      <w:r w:rsidRPr="009B51EC">
        <w:rPr>
          <w:noProof/>
          <w:sz w:val="22"/>
          <w:szCs w:val="22"/>
          <w:lang w:val="nl-NL" w:eastAsia="nl-NL"/>
        </w:rPr>
        <w:drawing>
          <wp:inline distT="0" distB="0" distL="0" distR="0" wp14:anchorId="34C72E3E" wp14:editId="4DABEDF2">
            <wp:extent cx="127635" cy="127635"/>
            <wp:effectExtent l="0" t="0" r="0" b="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00C40FB6" w:rsidRPr="006F7D9E">
        <w:rPr>
          <w:sz w:val="22"/>
          <w:szCs w:val="22"/>
        </w:rPr>
        <w:t xml:space="preserve"> </w:t>
      </w:r>
      <w:r w:rsidR="0091151C">
        <w:rPr>
          <w:sz w:val="22"/>
          <w:szCs w:val="22"/>
        </w:rPr>
        <w:t>C</w:t>
      </w:r>
      <w:r w:rsidR="00C40FB6" w:rsidRPr="006F7D9E">
        <w:rPr>
          <w:i/>
          <w:iCs/>
          <w:color w:val="000000"/>
          <w:sz w:val="22"/>
          <w:szCs w:val="22"/>
        </w:rPr>
        <w:t>onsider the full range of potential users and uses, including research, commercial, investment, social, environmental, policy-making, setting standards, skills and educational training</w:t>
      </w:r>
      <w:r w:rsidR="0091151C">
        <w:rPr>
          <w:i/>
          <w:iCs/>
          <w:color w:val="000000"/>
          <w:sz w:val="22"/>
          <w:szCs w:val="22"/>
        </w:rPr>
        <w:t xml:space="preserve"> where relevant</w:t>
      </w:r>
      <w:r w:rsidR="00C40FB6" w:rsidRPr="006F7D9E">
        <w:rPr>
          <w:i/>
          <w:iCs/>
          <w:color w:val="000000"/>
          <w:sz w:val="22"/>
          <w:szCs w:val="22"/>
        </w:rPr>
        <w:t>.</w:t>
      </w:r>
    </w:p>
    <w:p w:rsidR="00C40FB6" w:rsidRPr="00FF34CE" w:rsidRDefault="00C40FB6" w:rsidP="0031769F">
      <w:pPr>
        <w:autoSpaceDE w:val="0"/>
        <w:autoSpaceDN w:val="0"/>
        <w:adjustRightInd w:val="0"/>
        <w:ind w:left="1800"/>
        <w:rPr>
          <w:i/>
          <w:iCs/>
          <w:color w:val="000000"/>
        </w:rPr>
      </w:pPr>
    </w:p>
    <w:p w:rsidR="00A83D57" w:rsidRPr="006F7D9E" w:rsidRDefault="009B5317" w:rsidP="00275940">
      <w:pPr>
        <w:spacing w:after="200"/>
        <w:ind w:left="774"/>
        <w:jc w:val="both"/>
        <w:rPr>
          <w:i/>
          <w:iCs/>
          <w:sz w:val="22"/>
          <w:szCs w:val="22"/>
        </w:rPr>
      </w:pPr>
      <w:r w:rsidRPr="009B51EC">
        <w:rPr>
          <w:i/>
          <w:noProof/>
          <w:lang w:val="nl-NL" w:eastAsia="nl-NL"/>
        </w:rPr>
        <w:drawing>
          <wp:inline distT="0" distB="0" distL="0" distR="0" wp14:anchorId="5845DF4E" wp14:editId="5FA7F485">
            <wp:extent cx="127635" cy="127635"/>
            <wp:effectExtent l="0" t="0" r="0" b="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007275F9" w:rsidRPr="00FF34CE">
        <w:rPr>
          <w:i/>
          <w:iCs/>
        </w:rPr>
        <w:t> </w:t>
      </w:r>
      <w:r w:rsidR="007275F9" w:rsidRPr="006F7D9E">
        <w:rPr>
          <w:i/>
          <w:iCs/>
          <w:sz w:val="22"/>
          <w:szCs w:val="22"/>
        </w:rPr>
        <w:t xml:space="preserve">Your plan should give due consideration to the possible </w:t>
      </w:r>
      <w:r w:rsidR="007275F9" w:rsidRPr="006F7D9E">
        <w:rPr>
          <w:b/>
          <w:bCs/>
          <w:i/>
          <w:iCs/>
          <w:sz w:val="22"/>
          <w:szCs w:val="22"/>
        </w:rPr>
        <w:t>follow-up</w:t>
      </w:r>
      <w:r w:rsidR="007275F9" w:rsidRPr="006F7D9E">
        <w:rPr>
          <w:i/>
          <w:iCs/>
          <w:sz w:val="22"/>
          <w:szCs w:val="22"/>
        </w:rPr>
        <w:t xml:space="preserve"> of your project, once it </w:t>
      </w:r>
      <w:r w:rsidR="007468A6" w:rsidRPr="006F7D9E">
        <w:rPr>
          <w:i/>
          <w:iCs/>
          <w:sz w:val="22"/>
          <w:szCs w:val="22"/>
        </w:rPr>
        <w:t xml:space="preserve">is </w:t>
      </w:r>
      <w:r w:rsidR="007275F9" w:rsidRPr="006F7D9E">
        <w:rPr>
          <w:i/>
          <w:iCs/>
          <w:sz w:val="22"/>
          <w:szCs w:val="22"/>
        </w:rPr>
        <w:t xml:space="preserve">finished. Its exploitation could require additional investments, wider testing or scaling up. Its exploitation could also require other pre-conditions like regulation to be adapted, or value chains to adopt the results, or the public at large being receptive to your results. </w:t>
      </w:r>
    </w:p>
    <w:p w:rsidR="0091151C" w:rsidRDefault="0091151C" w:rsidP="00A66E52">
      <w:pPr>
        <w:numPr>
          <w:ilvl w:val="0"/>
          <w:numId w:val="6"/>
        </w:numPr>
        <w:spacing w:after="200"/>
        <w:ind w:left="1134" w:hanging="283"/>
        <w:jc w:val="both"/>
      </w:pPr>
      <w:r>
        <w:t>Include a business plan where relevant.</w:t>
      </w:r>
    </w:p>
    <w:p w:rsidR="00CC5ED4" w:rsidRPr="0031769F" w:rsidRDefault="0068542A" w:rsidP="00A66E52">
      <w:pPr>
        <w:numPr>
          <w:ilvl w:val="0"/>
          <w:numId w:val="6"/>
        </w:numPr>
        <w:spacing w:after="200"/>
        <w:ind w:left="1134" w:hanging="283"/>
        <w:jc w:val="both"/>
      </w:pPr>
      <w:r>
        <w:t>As relevant, i</w:t>
      </w:r>
      <w:r w:rsidR="00B31D77" w:rsidRPr="0031769F">
        <w:t xml:space="preserve">nclude information on how the participants will manage the research data generated and/or collected during the </w:t>
      </w:r>
      <w:r w:rsidR="00D45017" w:rsidRPr="0031769F">
        <w:t>project</w:t>
      </w:r>
      <w:r w:rsidR="00B31D77" w:rsidRPr="0031769F">
        <w:t xml:space="preserve">, </w:t>
      </w:r>
      <w:r w:rsidR="00CC5ED4" w:rsidRPr="0031769F">
        <w:t>in particular addressing the following issues:</w:t>
      </w:r>
    </w:p>
    <w:p w:rsidR="00CC5ED4" w:rsidRPr="0031769F" w:rsidRDefault="00CC5ED4" w:rsidP="00A66E52">
      <w:pPr>
        <w:numPr>
          <w:ilvl w:val="0"/>
          <w:numId w:val="9"/>
        </w:numPr>
        <w:spacing w:after="200"/>
        <w:ind w:left="2345"/>
        <w:jc w:val="both"/>
      </w:pPr>
      <w:r w:rsidRPr="0031769F">
        <w:t xml:space="preserve">What types of data will the </w:t>
      </w:r>
      <w:r w:rsidR="00D45017" w:rsidRPr="0031769F">
        <w:t>project</w:t>
      </w:r>
      <w:r w:rsidRPr="0031769F">
        <w:t xml:space="preserve"> generate/collect?</w:t>
      </w:r>
    </w:p>
    <w:p w:rsidR="00CC5ED4" w:rsidRPr="0031769F" w:rsidRDefault="00CC5ED4" w:rsidP="00A66E52">
      <w:pPr>
        <w:numPr>
          <w:ilvl w:val="0"/>
          <w:numId w:val="9"/>
        </w:numPr>
        <w:spacing w:after="200"/>
        <w:ind w:left="2345"/>
        <w:jc w:val="both"/>
      </w:pPr>
      <w:r w:rsidRPr="0031769F">
        <w:t>What standards will be used?</w:t>
      </w:r>
    </w:p>
    <w:p w:rsidR="00CC5ED4" w:rsidRPr="0031769F" w:rsidRDefault="00CC5ED4" w:rsidP="00A66E52">
      <w:pPr>
        <w:numPr>
          <w:ilvl w:val="0"/>
          <w:numId w:val="9"/>
        </w:numPr>
        <w:spacing w:after="200"/>
        <w:ind w:left="2345"/>
        <w:jc w:val="both"/>
      </w:pPr>
      <w:r w:rsidRPr="0031769F">
        <w:t>How will this data be exploited and/or shared/made accessible for verification and re-use? If data cannot be made available, explain why.</w:t>
      </w:r>
    </w:p>
    <w:p w:rsidR="0068542A" w:rsidRDefault="00CC5ED4" w:rsidP="00A66E52">
      <w:pPr>
        <w:numPr>
          <w:ilvl w:val="0"/>
          <w:numId w:val="9"/>
        </w:numPr>
        <w:spacing w:after="200"/>
        <w:ind w:left="2345"/>
        <w:jc w:val="both"/>
      </w:pPr>
      <w:r w:rsidRPr="0031769F">
        <w:t xml:space="preserve">How will this data be curated and preserved? </w:t>
      </w:r>
    </w:p>
    <w:p w:rsidR="0068542A" w:rsidRDefault="00B31D77" w:rsidP="00A66E52">
      <w:pPr>
        <w:numPr>
          <w:ilvl w:val="0"/>
          <w:numId w:val="9"/>
        </w:numPr>
        <w:spacing w:after="200"/>
        <w:ind w:left="2345"/>
        <w:jc w:val="both"/>
      </w:pPr>
      <w:r w:rsidRPr="0031769F">
        <w:t xml:space="preserve"> </w:t>
      </w:r>
      <w:r w:rsidR="0068542A" w:rsidRPr="0068542A">
        <w:t>How will the costs for data curation and preservation be covered</w:t>
      </w:r>
      <w:r w:rsidR="00607E8D">
        <w:t>?</w:t>
      </w:r>
    </w:p>
    <w:p w:rsidR="0031769F" w:rsidRPr="0068542A" w:rsidRDefault="009B5317" w:rsidP="0068542A">
      <w:pPr>
        <w:spacing w:after="200"/>
        <w:ind w:left="720"/>
        <w:jc w:val="both"/>
        <w:rPr>
          <w:lang w:val="en-US"/>
        </w:rPr>
      </w:pPr>
      <w:r w:rsidRPr="009B51EC">
        <w:rPr>
          <w:i/>
          <w:noProof/>
          <w:sz w:val="22"/>
          <w:szCs w:val="22"/>
          <w:lang w:val="nl-NL" w:eastAsia="nl-NL"/>
        </w:rPr>
        <w:drawing>
          <wp:inline distT="0" distB="0" distL="0" distR="0" wp14:anchorId="0B94AAED" wp14:editId="7979E0CC">
            <wp:extent cx="127635" cy="127635"/>
            <wp:effectExtent l="0" t="0" r="0" b="0"/>
            <wp:docPr id="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0068542A">
        <w:rPr>
          <w:i/>
          <w:noProof/>
          <w:sz w:val="22"/>
          <w:szCs w:val="22"/>
          <w:lang w:val="en-US" w:eastAsia="en-US"/>
        </w:rPr>
        <w:t xml:space="preserve"> </w:t>
      </w:r>
      <w:r w:rsidR="0068542A" w:rsidRPr="0068542A">
        <w:rPr>
          <w:i/>
          <w:noProof/>
          <w:sz w:val="22"/>
          <w:szCs w:val="22"/>
          <w:lang w:val="en-US" w:eastAsia="en-US"/>
        </w:rPr>
        <w:t>As of the Work Programme 2017 actions under Horizon 2020 participate in the ‘Pilot on Ope</w:t>
      </w:r>
      <w:r w:rsidR="0068542A">
        <w:rPr>
          <w:i/>
          <w:noProof/>
          <w:sz w:val="22"/>
          <w:szCs w:val="22"/>
          <w:lang w:val="en-US" w:eastAsia="en-US"/>
        </w:rPr>
        <w:t xml:space="preserve">n Research Data in Horizon 2020, except if indicated otherwise. </w:t>
      </w:r>
      <w:r w:rsidR="002977AE">
        <w:rPr>
          <w:i/>
          <w:noProof/>
          <w:sz w:val="22"/>
          <w:szCs w:val="22"/>
          <w:lang w:val="en-US" w:eastAsia="en-US"/>
        </w:rPr>
        <w:t>Once the action has started (not at application stage) t</w:t>
      </w:r>
      <w:r w:rsidR="0068542A">
        <w:rPr>
          <w:i/>
          <w:noProof/>
          <w:sz w:val="22"/>
          <w:szCs w:val="22"/>
          <w:lang w:val="en-US" w:eastAsia="en-US"/>
        </w:rPr>
        <w:t>hose beneficaries which do not opt-out, will need to create a more detailed Data Management Plan</w:t>
      </w:r>
      <w:r w:rsidR="002977AE">
        <w:rPr>
          <w:i/>
          <w:noProof/>
          <w:sz w:val="22"/>
          <w:szCs w:val="22"/>
          <w:lang w:val="en-US" w:eastAsia="en-US"/>
        </w:rPr>
        <w:t xml:space="preserve"> for making their data findable, accessible, interoperable and reusable (FAIR).</w:t>
      </w:r>
      <w:r w:rsidR="0068542A" w:rsidRPr="0031769F">
        <w:rPr>
          <w:rStyle w:val="FootnoteReference"/>
        </w:rPr>
        <w:footnoteReference w:id="3"/>
      </w:r>
      <w:r w:rsidR="0068542A">
        <w:rPr>
          <w:i/>
          <w:noProof/>
          <w:sz w:val="22"/>
          <w:szCs w:val="22"/>
          <w:lang w:val="en-US" w:eastAsia="en-US"/>
        </w:rPr>
        <w:t xml:space="preserve">    </w:t>
      </w:r>
    </w:p>
    <w:p w:rsidR="00173EEA" w:rsidRPr="0016257E" w:rsidRDefault="009B5317" w:rsidP="0031769F">
      <w:pPr>
        <w:spacing w:after="200"/>
        <w:ind w:left="720"/>
        <w:jc w:val="both"/>
        <w:rPr>
          <w:i/>
          <w:sz w:val="22"/>
          <w:szCs w:val="22"/>
        </w:rPr>
      </w:pPr>
      <w:r w:rsidRPr="009B51EC">
        <w:rPr>
          <w:i/>
          <w:noProof/>
          <w:sz w:val="22"/>
          <w:szCs w:val="22"/>
          <w:lang w:val="nl-NL" w:eastAsia="nl-NL"/>
        </w:rPr>
        <w:drawing>
          <wp:inline distT="0" distB="0" distL="0" distR="0" wp14:anchorId="616DF5AD" wp14:editId="7F4C6493">
            <wp:extent cx="127635" cy="127635"/>
            <wp:effectExtent l="0" t="0" r="0" b="0"/>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004568A3" w:rsidRPr="0016257E">
        <w:rPr>
          <w:i/>
          <w:noProof/>
          <w:sz w:val="22"/>
          <w:szCs w:val="22"/>
        </w:rPr>
        <w:t xml:space="preserve"> </w:t>
      </w:r>
      <w:r w:rsidR="00F6378A" w:rsidRPr="0016257E">
        <w:rPr>
          <w:i/>
          <w:sz w:val="22"/>
          <w:szCs w:val="22"/>
        </w:rPr>
        <w:t xml:space="preserve">You </w:t>
      </w:r>
      <w:r w:rsidR="00737AED" w:rsidRPr="0016257E">
        <w:rPr>
          <w:i/>
          <w:sz w:val="22"/>
          <w:szCs w:val="22"/>
        </w:rPr>
        <w:t xml:space="preserve">will need </w:t>
      </w:r>
      <w:r w:rsidR="00A10ED5" w:rsidRPr="0016257E">
        <w:rPr>
          <w:i/>
          <w:sz w:val="22"/>
          <w:szCs w:val="22"/>
        </w:rPr>
        <w:t xml:space="preserve">an </w:t>
      </w:r>
      <w:r w:rsidR="00737AED" w:rsidRPr="0016257E">
        <w:rPr>
          <w:i/>
          <w:sz w:val="22"/>
          <w:szCs w:val="22"/>
        </w:rPr>
        <w:t xml:space="preserve">appropriate consortium agreement to manage </w:t>
      </w:r>
      <w:r w:rsidR="00A10ED5" w:rsidRPr="0016257E">
        <w:rPr>
          <w:i/>
          <w:sz w:val="22"/>
          <w:szCs w:val="22"/>
        </w:rPr>
        <w:t>(</w:t>
      </w:r>
      <w:r w:rsidR="00737AED" w:rsidRPr="0016257E">
        <w:rPr>
          <w:i/>
          <w:sz w:val="22"/>
          <w:szCs w:val="22"/>
        </w:rPr>
        <w:t>amongst other things</w:t>
      </w:r>
      <w:r w:rsidR="00A10ED5" w:rsidRPr="0016257E">
        <w:rPr>
          <w:i/>
          <w:sz w:val="22"/>
          <w:szCs w:val="22"/>
        </w:rPr>
        <w:t>)</w:t>
      </w:r>
      <w:r w:rsidR="00737AED" w:rsidRPr="0016257E">
        <w:rPr>
          <w:i/>
          <w:sz w:val="22"/>
          <w:szCs w:val="22"/>
        </w:rPr>
        <w:t xml:space="preserve"> the ownership and access to key knowledge (IPR, </w:t>
      </w:r>
      <w:r w:rsidR="00926AB4">
        <w:rPr>
          <w:i/>
          <w:sz w:val="22"/>
          <w:szCs w:val="22"/>
        </w:rPr>
        <w:t xml:space="preserve">research </w:t>
      </w:r>
      <w:r w:rsidR="00737AED" w:rsidRPr="0016257E">
        <w:rPr>
          <w:i/>
          <w:sz w:val="22"/>
          <w:szCs w:val="22"/>
        </w:rPr>
        <w:t>data etc.)</w:t>
      </w:r>
      <w:r w:rsidR="0049510C" w:rsidRPr="0016257E">
        <w:rPr>
          <w:i/>
          <w:sz w:val="22"/>
          <w:szCs w:val="22"/>
        </w:rPr>
        <w:t xml:space="preserve">. </w:t>
      </w:r>
      <w:r w:rsidR="00173EEA" w:rsidRPr="0016257E">
        <w:rPr>
          <w:i/>
          <w:sz w:val="22"/>
          <w:szCs w:val="22"/>
        </w:rPr>
        <w:t>Where relevant</w:t>
      </w:r>
      <w:r w:rsidR="006E6511" w:rsidRPr="0016257E">
        <w:rPr>
          <w:i/>
          <w:sz w:val="22"/>
          <w:szCs w:val="22"/>
        </w:rPr>
        <w:t>,</w:t>
      </w:r>
      <w:r w:rsidR="00173EEA" w:rsidRPr="0016257E">
        <w:rPr>
          <w:i/>
          <w:sz w:val="22"/>
          <w:szCs w:val="22"/>
        </w:rPr>
        <w:t xml:space="preserve"> these will allow</w:t>
      </w:r>
      <w:r w:rsidR="0049510C" w:rsidRPr="0016257E">
        <w:rPr>
          <w:i/>
          <w:sz w:val="22"/>
          <w:szCs w:val="22"/>
        </w:rPr>
        <w:t xml:space="preserve"> </w:t>
      </w:r>
      <w:r w:rsidR="00F6378A" w:rsidRPr="0016257E">
        <w:rPr>
          <w:i/>
          <w:sz w:val="22"/>
          <w:szCs w:val="22"/>
        </w:rPr>
        <w:t>you</w:t>
      </w:r>
      <w:r w:rsidR="0049510C" w:rsidRPr="0016257E">
        <w:rPr>
          <w:i/>
          <w:sz w:val="22"/>
          <w:szCs w:val="22"/>
        </w:rPr>
        <w:t xml:space="preserve">, </w:t>
      </w:r>
      <w:r w:rsidR="00972369" w:rsidRPr="0016257E">
        <w:rPr>
          <w:i/>
          <w:sz w:val="22"/>
          <w:szCs w:val="22"/>
        </w:rPr>
        <w:t>collectively and individually</w:t>
      </w:r>
      <w:r w:rsidR="0049510C" w:rsidRPr="0016257E">
        <w:rPr>
          <w:i/>
          <w:sz w:val="22"/>
          <w:szCs w:val="22"/>
        </w:rPr>
        <w:t>, to pursue market opportunities arising fro</w:t>
      </w:r>
      <w:r w:rsidR="00B37113" w:rsidRPr="0016257E">
        <w:rPr>
          <w:i/>
          <w:sz w:val="22"/>
          <w:szCs w:val="22"/>
        </w:rPr>
        <w:t>m</w:t>
      </w:r>
      <w:r w:rsidR="0049510C" w:rsidRPr="0016257E">
        <w:rPr>
          <w:i/>
          <w:sz w:val="22"/>
          <w:szCs w:val="22"/>
        </w:rPr>
        <w:t xml:space="preserve"> the </w:t>
      </w:r>
      <w:r w:rsidR="00D45017" w:rsidRPr="0016257E">
        <w:rPr>
          <w:i/>
          <w:sz w:val="22"/>
          <w:szCs w:val="22"/>
        </w:rPr>
        <w:t>project</w:t>
      </w:r>
      <w:r w:rsidR="00F6378A" w:rsidRPr="0016257E">
        <w:rPr>
          <w:i/>
          <w:sz w:val="22"/>
          <w:szCs w:val="22"/>
        </w:rPr>
        <w:t>'s</w:t>
      </w:r>
      <w:r w:rsidR="0049510C" w:rsidRPr="0016257E">
        <w:rPr>
          <w:i/>
          <w:sz w:val="22"/>
          <w:szCs w:val="22"/>
        </w:rPr>
        <w:t xml:space="preserve"> results</w:t>
      </w:r>
      <w:r w:rsidR="00737AED" w:rsidRPr="0016257E">
        <w:rPr>
          <w:i/>
          <w:sz w:val="22"/>
          <w:szCs w:val="22"/>
        </w:rPr>
        <w:t xml:space="preserve">. </w:t>
      </w:r>
    </w:p>
    <w:p w:rsidR="00861C61" w:rsidRPr="0016257E" w:rsidRDefault="009B5317" w:rsidP="0031769F">
      <w:pPr>
        <w:spacing w:after="200"/>
        <w:ind w:left="720"/>
        <w:jc w:val="both"/>
        <w:rPr>
          <w:i/>
          <w:sz w:val="22"/>
          <w:szCs w:val="22"/>
        </w:rPr>
      </w:pPr>
      <w:r w:rsidRPr="009B51EC">
        <w:rPr>
          <w:i/>
          <w:noProof/>
          <w:sz w:val="22"/>
          <w:szCs w:val="22"/>
          <w:lang w:val="nl-NL" w:eastAsia="nl-NL"/>
        </w:rPr>
        <w:drawing>
          <wp:inline distT="0" distB="0" distL="0" distR="0" wp14:anchorId="5276D4CC" wp14:editId="0D735B82">
            <wp:extent cx="127635" cy="127635"/>
            <wp:effectExtent l="0" t="0" r="0" b="0"/>
            <wp:docPr id="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004568A3" w:rsidRPr="0016257E">
        <w:rPr>
          <w:i/>
          <w:noProof/>
          <w:sz w:val="22"/>
          <w:szCs w:val="22"/>
        </w:rPr>
        <w:t xml:space="preserve"> </w:t>
      </w:r>
      <w:r w:rsidR="00737AED" w:rsidRPr="0016257E">
        <w:rPr>
          <w:i/>
          <w:sz w:val="22"/>
          <w:szCs w:val="22"/>
        </w:rPr>
        <w:t>The appropriate structure of the consortium to support exploitation</w:t>
      </w:r>
      <w:r w:rsidR="00173EEA" w:rsidRPr="0016257E">
        <w:rPr>
          <w:i/>
          <w:sz w:val="22"/>
          <w:szCs w:val="22"/>
        </w:rPr>
        <w:t xml:space="preserve"> </w:t>
      </w:r>
      <w:r w:rsidR="00737AED" w:rsidRPr="0016257E">
        <w:rPr>
          <w:i/>
          <w:sz w:val="22"/>
          <w:szCs w:val="22"/>
        </w:rPr>
        <w:t xml:space="preserve">is </w:t>
      </w:r>
      <w:r w:rsidR="005E7340" w:rsidRPr="0016257E">
        <w:rPr>
          <w:i/>
          <w:sz w:val="22"/>
          <w:szCs w:val="22"/>
        </w:rPr>
        <w:t xml:space="preserve">addressed </w:t>
      </w:r>
      <w:r w:rsidR="00D30B77" w:rsidRPr="0016257E">
        <w:rPr>
          <w:i/>
          <w:sz w:val="22"/>
          <w:szCs w:val="22"/>
        </w:rPr>
        <w:t>in section 3.3</w:t>
      </w:r>
      <w:r w:rsidR="00737AED" w:rsidRPr="0016257E">
        <w:rPr>
          <w:i/>
          <w:sz w:val="22"/>
          <w:szCs w:val="22"/>
        </w:rPr>
        <w:t>.</w:t>
      </w:r>
    </w:p>
    <w:p w:rsidR="00684079" w:rsidRPr="0016257E" w:rsidRDefault="00566F80" w:rsidP="00A66E52">
      <w:pPr>
        <w:numPr>
          <w:ilvl w:val="0"/>
          <w:numId w:val="6"/>
        </w:numPr>
        <w:spacing w:after="200"/>
        <w:ind w:left="1134" w:hanging="283"/>
        <w:jc w:val="both"/>
      </w:pPr>
      <w:r w:rsidRPr="0016257E">
        <w:lastRenderedPageBreak/>
        <w:t xml:space="preserve">Outline the strategy </w:t>
      </w:r>
      <w:r w:rsidRPr="0031769F">
        <w:rPr>
          <w:b/>
        </w:rPr>
        <w:t>for knowledge management and protection</w:t>
      </w:r>
      <w:r w:rsidRPr="0016257E">
        <w:t xml:space="preserve">. Include measures to provide </w:t>
      </w:r>
      <w:r w:rsidRPr="0031769F">
        <w:rPr>
          <w:b/>
        </w:rPr>
        <w:t>open access</w:t>
      </w:r>
      <w:r w:rsidRPr="0016257E">
        <w:t xml:space="preserve"> (free on-line access</w:t>
      </w:r>
      <w:r w:rsidR="004568A3" w:rsidRPr="0016257E">
        <w:t>,</w:t>
      </w:r>
      <w:r w:rsidRPr="0016257E">
        <w:t xml:space="preserve"> such as the ‘green’ or ‘gold’ model) to peer-reviewed scientific publications which might result from the </w:t>
      </w:r>
      <w:r w:rsidR="00D45017" w:rsidRPr="0016257E">
        <w:t>project</w:t>
      </w:r>
      <w:r w:rsidRPr="0016257E">
        <w:rPr>
          <w:rStyle w:val="FootnoteReference"/>
        </w:rPr>
        <w:footnoteReference w:id="4"/>
      </w:r>
      <w:r w:rsidR="00F6378A" w:rsidRPr="0016257E">
        <w:t>.</w:t>
      </w:r>
      <w:r w:rsidRPr="0016257E">
        <w:t xml:space="preserve"> </w:t>
      </w:r>
    </w:p>
    <w:p w:rsidR="001F76F2" w:rsidRPr="0016257E" w:rsidRDefault="009B5317" w:rsidP="003B1927">
      <w:pPr>
        <w:spacing w:after="200"/>
        <w:ind w:left="720"/>
        <w:jc w:val="both"/>
        <w:rPr>
          <w:i/>
          <w:sz w:val="22"/>
          <w:szCs w:val="22"/>
        </w:rPr>
      </w:pPr>
      <w:r w:rsidRPr="009B51EC">
        <w:rPr>
          <w:noProof/>
          <w:sz w:val="22"/>
          <w:szCs w:val="22"/>
          <w:lang w:val="nl-NL" w:eastAsia="nl-NL"/>
        </w:rPr>
        <w:drawing>
          <wp:inline distT="0" distB="0" distL="0" distR="0" wp14:anchorId="33CE85FA" wp14:editId="731BC7EA">
            <wp:extent cx="127635" cy="127635"/>
            <wp:effectExtent l="0" t="0" r="0" b="0"/>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004568A3" w:rsidRPr="0016257E">
        <w:rPr>
          <w:noProof/>
          <w:sz w:val="22"/>
          <w:szCs w:val="22"/>
        </w:rPr>
        <w:t xml:space="preserve"> </w:t>
      </w:r>
      <w:r w:rsidR="00684079" w:rsidRPr="0016257E">
        <w:rPr>
          <w:i/>
          <w:sz w:val="22"/>
          <w:szCs w:val="22"/>
        </w:rPr>
        <w:t>Open access publishing (also called '</w:t>
      </w:r>
      <w:r w:rsidR="004568A3" w:rsidRPr="0016257E">
        <w:rPr>
          <w:i/>
          <w:sz w:val="22"/>
          <w:szCs w:val="22"/>
        </w:rPr>
        <w:t>g</w:t>
      </w:r>
      <w:r w:rsidR="00684079" w:rsidRPr="0016257E">
        <w:rPr>
          <w:i/>
          <w:sz w:val="22"/>
          <w:szCs w:val="22"/>
        </w:rPr>
        <w:t xml:space="preserve">old' open access) means that an article is immediately provided in open access mode by the scientific publisher. </w:t>
      </w:r>
      <w:r w:rsidR="001E6BD5" w:rsidRPr="0016257E">
        <w:rPr>
          <w:i/>
          <w:sz w:val="22"/>
          <w:szCs w:val="22"/>
        </w:rPr>
        <w:t>The a</w:t>
      </w:r>
      <w:r w:rsidR="00684079" w:rsidRPr="0016257E">
        <w:rPr>
          <w:i/>
          <w:sz w:val="22"/>
          <w:szCs w:val="22"/>
        </w:rPr>
        <w:t>ssociate</w:t>
      </w:r>
      <w:r w:rsidR="001E6BD5" w:rsidRPr="0016257E">
        <w:rPr>
          <w:i/>
          <w:sz w:val="22"/>
          <w:szCs w:val="22"/>
        </w:rPr>
        <w:t>d</w:t>
      </w:r>
      <w:r w:rsidR="00684079" w:rsidRPr="0016257E">
        <w:rPr>
          <w:i/>
          <w:sz w:val="22"/>
          <w:szCs w:val="22"/>
        </w:rPr>
        <w:t xml:space="preserve"> costs are usually shifted </w:t>
      </w:r>
      <w:r w:rsidR="001E6BD5" w:rsidRPr="0016257E">
        <w:rPr>
          <w:i/>
          <w:sz w:val="22"/>
          <w:szCs w:val="22"/>
        </w:rPr>
        <w:t xml:space="preserve">away </w:t>
      </w:r>
      <w:r w:rsidR="00684079" w:rsidRPr="0016257E">
        <w:rPr>
          <w:i/>
          <w:sz w:val="22"/>
          <w:szCs w:val="22"/>
        </w:rPr>
        <w:t>from readers</w:t>
      </w:r>
      <w:r w:rsidR="00DF7D6C" w:rsidRPr="0016257E">
        <w:rPr>
          <w:i/>
          <w:sz w:val="22"/>
          <w:szCs w:val="22"/>
        </w:rPr>
        <w:t>, and instead (for example) to</w:t>
      </w:r>
      <w:r w:rsidR="00684079" w:rsidRPr="0016257E">
        <w:rPr>
          <w:i/>
          <w:sz w:val="22"/>
          <w:szCs w:val="22"/>
        </w:rPr>
        <w:t xml:space="preserve"> the university or research institute</w:t>
      </w:r>
      <w:r w:rsidR="00DF7D6C" w:rsidRPr="0016257E">
        <w:rPr>
          <w:i/>
          <w:sz w:val="22"/>
          <w:szCs w:val="22"/>
        </w:rPr>
        <w:t xml:space="preserve"> </w:t>
      </w:r>
      <w:r w:rsidR="00684079" w:rsidRPr="0016257E">
        <w:rPr>
          <w:i/>
          <w:sz w:val="22"/>
          <w:szCs w:val="22"/>
        </w:rPr>
        <w:t>to which the researcher is affiliated, or to the funding agency supporting the research.</w:t>
      </w:r>
      <w:r w:rsidR="0068542A">
        <w:rPr>
          <w:i/>
          <w:sz w:val="22"/>
          <w:szCs w:val="22"/>
        </w:rPr>
        <w:t xml:space="preserve"> Gold open access costs are fully eligible as part of the grant. Note that if the gold route is chosen</w:t>
      </w:r>
      <w:r w:rsidR="00761521">
        <w:rPr>
          <w:i/>
          <w:sz w:val="22"/>
          <w:szCs w:val="22"/>
        </w:rPr>
        <w:t>,</w:t>
      </w:r>
      <w:r w:rsidR="0068542A">
        <w:rPr>
          <w:i/>
          <w:sz w:val="22"/>
          <w:szCs w:val="22"/>
        </w:rPr>
        <w:t xml:space="preserve"> a copy of the publication has to be deposited in a repository as well. </w:t>
      </w:r>
      <w:r w:rsidR="001F76F2" w:rsidRPr="0016257E">
        <w:rPr>
          <w:i/>
          <w:sz w:val="22"/>
          <w:szCs w:val="22"/>
        </w:rPr>
        <w:t xml:space="preserve"> </w:t>
      </w:r>
    </w:p>
    <w:p w:rsidR="0046210A" w:rsidRPr="008A2CBC" w:rsidRDefault="009B5317" w:rsidP="003B1927">
      <w:pPr>
        <w:spacing w:after="200"/>
        <w:ind w:left="720"/>
        <w:jc w:val="both"/>
        <w:rPr>
          <w:i/>
          <w:sz w:val="22"/>
          <w:szCs w:val="22"/>
        </w:rPr>
      </w:pPr>
      <w:r w:rsidRPr="009B51EC">
        <w:rPr>
          <w:noProof/>
          <w:sz w:val="22"/>
          <w:szCs w:val="22"/>
          <w:lang w:val="nl-NL" w:eastAsia="nl-NL"/>
        </w:rPr>
        <w:drawing>
          <wp:inline distT="0" distB="0" distL="0" distR="0" wp14:anchorId="14F6A8EE" wp14:editId="61CCEBA3">
            <wp:extent cx="127635" cy="127635"/>
            <wp:effectExtent l="0" t="0" r="0" b="0"/>
            <wp:docPr id="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004568A3" w:rsidRPr="0016257E">
        <w:rPr>
          <w:noProof/>
          <w:sz w:val="22"/>
          <w:szCs w:val="22"/>
        </w:rPr>
        <w:t xml:space="preserve"> </w:t>
      </w:r>
      <w:r w:rsidR="001F76F2" w:rsidRPr="0016257E">
        <w:rPr>
          <w:i/>
          <w:sz w:val="22"/>
          <w:szCs w:val="22"/>
        </w:rPr>
        <w:t>Self-archiving (also called '</w:t>
      </w:r>
      <w:r w:rsidR="004568A3" w:rsidRPr="0016257E">
        <w:rPr>
          <w:i/>
          <w:sz w:val="22"/>
          <w:szCs w:val="22"/>
        </w:rPr>
        <w:t>g</w:t>
      </w:r>
      <w:r w:rsidR="001F76F2" w:rsidRPr="0016257E">
        <w:rPr>
          <w:i/>
          <w:sz w:val="22"/>
          <w:szCs w:val="22"/>
        </w:rPr>
        <w:t xml:space="preserve">reen' open access) means that the published article or the final peer-reviewed manuscript is archived by the researcher </w:t>
      </w:r>
      <w:r w:rsidR="001E6BD5" w:rsidRPr="0016257E">
        <w:rPr>
          <w:i/>
          <w:sz w:val="22"/>
          <w:szCs w:val="22"/>
        </w:rPr>
        <w:t xml:space="preserve">- </w:t>
      </w:r>
      <w:r w:rsidR="001F76F2" w:rsidRPr="0016257E">
        <w:rPr>
          <w:i/>
          <w:sz w:val="22"/>
          <w:szCs w:val="22"/>
        </w:rPr>
        <w:t>or a representative</w:t>
      </w:r>
      <w:r w:rsidR="001E6BD5" w:rsidRPr="0016257E">
        <w:rPr>
          <w:i/>
          <w:sz w:val="22"/>
          <w:szCs w:val="22"/>
        </w:rPr>
        <w:t xml:space="preserve"> -</w:t>
      </w:r>
      <w:r w:rsidR="001F76F2" w:rsidRPr="0016257E">
        <w:rPr>
          <w:i/>
          <w:sz w:val="22"/>
          <w:szCs w:val="22"/>
        </w:rPr>
        <w:t xml:space="preserve"> in an online repository before, after or alongside its publication. Acces</w:t>
      </w:r>
      <w:r w:rsidR="001E6BD5" w:rsidRPr="0016257E">
        <w:rPr>
          <w:i/>
          <w:sz w:val="22"/>
          <w:szCs w:val="22"/>
        </w:rPr>
        <w:t>s to this article is often - but</w:t>
      </w:r>
      <w:r w:rsidR="001F76F2" w:rsidRPr="0016257E">
        <w:rPr>
          <w:i/>
          <w:sz w:val="22"/>
          <w:szCs w:val="22"/>
        </w:rPr>
        <w:t xml:space="preserve"> not necessarily - delayed (‘embargo period’)</w:t>
      </w:r>
      <w:r w:rsidR="00416952">
        <w:rPr>
          <w:i/>
          <w:sz w:val="22"/>
          <w:szCs w:val="22"/>
        </w:rPr>
        <w:t xml:space="preserve">, </w:t>
      </w:r>
      <w:r w:rsidR="001F76F2" w:rsidRPr="0016257E">
        <w:rPr>
          <w:i/>
          <w:sz w:val="22"/>
          <w:szCs w:val="22"/>
        </w:rPr>
        <w:t>as some scientific publishers may wish to recoup their investment by selling subscriptions and charging pay-per-download/view fe</w:t>
      </w:r>
      <w:r w:rsidR="008A2CBC">
        <w:rPr>
          <w:i/>
          <w:sz w:val="22"/>
          <w:szCs w:val="22"/>
        </w:rPr>
        <w:t>es during an exclusivity period</w:t>
      </w:r>
    </w:p>
    <w:p w:rsidR="00F6378A" w:rsidRPr="002F002F" w:rsidRDefault="0046210A" w:rsidP="004568A3">
      <w:pPr>
        <w:spacing w:after="200"/>
        <w:ind w:left="720"/>
        <w:jc w:val="both"/>
        <w:rPr>
          <w:b/>
        </w:rPr>
      </w:pPr>
      <w:r>
        <w:rPr>
          <w:b/>
        </w:rPr>
        <w:t>b</w:t>
      </w:r>
      <w:r w:rsidR="0019619F" w:rsidRPr="0016257E">
        <w:rPr>
          <w:b/>
        </w:rPr>
        <w:t xml:space="preserve">) </w:t>
      </w:r>
      <w:r w:rsidR="00D30B77" w:rsidRPr="002F002F">
        <w:rPr>
          <w:b/>
        </w:rPr>
        <w:t>Communication</w:t>
      </w:r>
      <w:r w:rsidR="00CE6DF0" w:rsidRPr="002F002F">
        <w:rPr>
          <w:b/>
        </w:rPr>
        <w:t xml:space="preserve"> activities</w:t>
      </w:r>
      <w:r w:rsidR="002F002F">
        <w:rPr>
          <w:rStyle w:val="FootnoteReference"/>
          <w:b/>
        </w:rPr>
        <w:footnoteReference w:id="5"/>
      </w:r>
    </w:p>
    <w:p w:rsidR="00FC0966" w:rsidRPr="0016257E" w:rsidRDefault="0019619F" w:rsidP="00A66E52">
      <w:pPr>
        <w:pStyle w:val="ListParagraph"/>
        <w:numPr>
          <w:ilvl w:val="0"/>
          <w:numId w:val="8"/>
        </w:numPr>
        <w:spacing w:after="200"/>
        <w:ind w:left="993" w:hanging="284"/>
        <w:jc w:val="both"/>
      </w:pPr>
      <w:r w:rsidRPr="002F002F">
        <w:t xml:space="preserve">Describe the proposed </w:t>
      </w:r>
      <w:r w:rsidR="00071EA0" w:rsidRPr="002F002F">
        <w:t xml:space="preserve">communication </w:t>
      </w:r>
      <w:r w:rsidRPr="002F002F">
        <w:t xml:space="preserve">measures for </w:t>
      </w:r>
      <w:r w:rsidR="00071EA0" w:rsidRPr="002F002F">
        <w:t>p</w:t>
      </w:r>
      <w:r w:rsidR="00687D71" w:rsidRPr="002F002F">
        <w:t>romoting</w:t>
      </w:r>
      <w:r w:rsidRPr="002F002F">
        <w:t xml:space="preserve"> the </w:t>
      </w:r>
      <w:r w:rsidR="00D45017" w:rsidRPr="002F002F">
        <w:t>project</w:t>
      </w:r>
      <w:r w:rsidR="00F6378A" w:rsidRPr="002F002F">
        <w:t xml:space="preserve"> </w:t>
      </w:r>
      <w:r w:rsidR="009E1276" w:rsidRPr="002F002F">
        <w:t>and its findings</w:t>
      </w:r>
      <w:r w:rsidR="00F45DE6" w:rsidRPr="002F002F">
        <w:t xml:space="preserve"> during the period of the grant</w:t>
      </w:r>
      <w:r w:rsidR="00175D85">
        <w:rPr>
          <w:rStyle w:val="FootnoteReference"/>
        </w:rPr>
        <w:footnoteReference w:id="6"/>
      </w:r>
      <w:r w:rsidRPr="002F002F">
        <w:t xml:space="preserve">. Measures should be proportionate to the scale of the </w:t>
      </w:r>
      <w:r w:rsidR="00D45017" w:rsidRPr="002F002F">
        <w:t>project</w:t>
      </w:r>
      <w:r w:rsidRPr="002F002F">
        <w:t>, with clear objectives</w:t>
      </w:r>
      <w:r w:rsidR="00383D32" w:rsidRPr="002F002F">
        <w:t xml:space="preserve">.  They should be tailored to the needs of </w:t>
      </w:r>
      <w:r w:rsidR="000167ED">
        <w:t>different target</w:t>
      </w:r>
      <w:r w:rsidR="000167ED" w:rsidRPr="002F002F">
        <w:t xml:space="preserve"> </w:t>
      </w:r>
      <w:r w:rsidRPr="002F002F">
        <w:t xml:space="preserve">audiences, including groups beyond the </w:t>
      </w:r>
      <w:r w:rsidR="00D45017" w:rsidRPr="002F002F">
        <w:t>project</w:t>
      </w:r>
      <w:r w:rsidR="00F6378A" w:rsidRPr="002F002F">
        <w:t xml:space="preserve">'s </w:t>
      </w:r>
      <w:r w:rsidR="009E1276" w:rsidRPr="002F002F">
        <w:t>own community</w:t>
      </w:r>
      <w:r w:rsidRPr="002F002F">
        <w:t xml:space="preserve">. </w:t>
      </w:r>
      <w:r w:rsidR="001759DD" w:rsidRPr="002F002F">
        <w:t>Where relevant, include m</w:t>
      </w:r>
      <w:r w:rsidRPr="002F002F">
        <w:t xml:space="preserve">easures </w:t>
      </w:r>
      <w:r w:rsidR="00687D71" w:rsidRPr="002F002F">
        <w:t>for</w:t>
      </w:r>
      <w:r w:rsidRPr="002F002F">
        <w:t xml:space="preserve"> public/societal engagement on </w:t>
      </w:r>
      <w:r w:rsidR="001759DD" w:rsidRPr="002F002F">
        <w:t xml:space="preserve">issues </w:t>
      </w:r>
      <w:r w:rsidRPr="002F002F">
        <w:t xml:space="preserve">related to the </w:t>
      </w:r>
      <w:r w:rsidR="00D45017" w:rsidRPr="002F002F">
        <w:t>project</w:t>
      </w:r>
      <w:r w:rsidR="001759DD" w:rsidRPr="002F002F">
        <w:t xml:space="preserve">. </w:t>
      </w:r>
    </w:p>
    <w:p w:rsidR="002559F5" w:rsidRPr="0016257E" w:rsidRDefault="002559F5" w:rsidP="004568A3">
      <w:pPr>
        <w:spacing w:after="200"/>
        <w:jc w:val="both"/>
        <w:rPr>
          <w:b/>
        </w:rPr>
      </w:pPr>
      <w:r w:rsidRPr="0016257E">
        <w:rPr>
          <w:b/>
        </w:rPr>
        <w:t>3.</w:t>
      </w:r>
      <w:r w:rsidRPr="0016257E">
        <w:rPr>
          <w:b/>
        </w:rPr>
        <w:tab/>
      </w:r>
      <w:r w:rsidR="005C4238" w:rsidRPr="0016257E">
        <w:rPr>
          <w:b/>
        </w:rPr>
        <w:t>I</w:t>
      </w:r>
      <w:r w:rsidRPr="0016257E">
        <w:rPr>
          <w:b/>
        </w:rPr>
        <w:t>mplementation</w:t>
      </w:r>
    </w:p>
    <w:p w:rsidR="00583AFD" w:rsidRPr="000C762B" w:rsidRDefault="00583AFD" w:rsidP="00583AFD">
      <w:pPr>
        <w:spacing w:before="60" w:after="120"/>
        <w:rPr>
          <w:b/>
        </w:rPr>
      </w:pPr>
      <w:r w:rsidRPr="000C762B">
        <w:rPr>
          <w:b/>
          <w:highlight w:val="yellow"/>
        </w:rPr>
        <w:t>For Each work package:</w:t>
      </w:r>
      <w:r w:rsidRPr="000C762B">
        <w:rPr>
          <w:b/>
        </w:rPr>
        <w:t xml:space="preserve"> </w:t>
      </w:r>
      <w:r>
        <w:rPr>
          <w:rStyle w:val="CommentReference"/>
          <w:szCs w:val="20"/>
        </w:rPr>
        <w:commentReference w:id="6"/>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1080"/>
        <w:gridCol w:w="54"/>
        <w:gridCol w:w="1027"/>
        <w:gridCol w:w="532"/>
        <w:gridCol w:w="549"/>
        <w:gridCol w:w="463"/>
        <w:gridCol w:w="618"/>
        <w:gridCol w:w="354"/>
        <w:gridCol w:w="727"/>
        <w:gridCol w:w="1081"/>
      </w:tblGrid>
      <w:tr w:rsidR="00583AFD" w:rsidRPr="00602DCA" w:rsidTr="00583AFD">
        <w:trPr>
          <w:cantSplit/>
        </w:trPr>
        <w:tc>
          <w:tcPr>
            <w:tcW w:w="3369" w:type="dxa"/>
          </w:tcPr>
          <w:p w:rsidR="00583AFD" w:rsidRPr="00602DCA" w:rsidRDefault="00583AFD" w:rsidP="00583AFD">
            <w:pPr>
              <w:rPr>
                <w:b/>
              </w:rPr>
            </w:pPr>
            <w:r w:rsidRPr="00602DCA">
              <w:rPr>
                <w:b/>
              </w:rPr>
              <w:t xml:space="preserve">Work package number </w:t>
            </w:r>
          </w:p>
        </w:tc>
        <w:tc>
          <w:tcPr>
            <w:tcW w:w="1134" w:type="dxa"/>
            <w:gridSpan w:val="2"/>
          </w:tcPr>
          <w:p w:rsidR="00583AFD" w:rsidRPr="00602DCA" w:rsidRDefault="00583AFD" w:rsidP="00583AFD">
            <w:r w:rsidRPr="00602DCA">
              <w:t>1</w:t>
            </w:r>
          </w:p>
        </w:tc>
        <w:tc>
          <w:tcPr>
            <w:tcW w:w="3543" w:type="dxa"/>
            <w:gridSpan w:val="6"/>
          </w:tcPr>
          <w:p w:rsidR="00583AFD" w:rsidRPr="00602DCA" w:rsidRDefault="00583AFD" w:rsidP="00583AFD">
            <w:r w:rsidRPr="00602DCA">
              <w:rPr>
                <w:b/>
              </w:rPr>
              <w:t>Lead beneficiary</w:t>
            </w:r>
          </w:p>
        </w:tc>
        <w:tc>
          <w:tcPr>
            <w:tcW w:w="1808" w:type="dxa"/>
            <w:gridSpan w:val="2"/>
          </w:tcPr>
          <w:p w:rsidR="00583AFD" w:rsidRPr="00602DCA" w:rsidRDefault="00583AFD" w:rsidP="00583AFD">
            <w:r w:rsidRPr="00602DCA">
              <w:t>UU</w:t>
            </w:r>
          </w:p>
        </w:tc>
      </w:tr>
      <w:tr w:rsidR="00583AFD" w:rsidRPr="00602DCA" w:rsidTr="00583AFD">
        <w:trPr>
          <w:cantSplit/>
        </w:trPr>
        <w:tc>
          <w:tcPr>
            <w:tcW w:w="3369" w:type="dxa"/>
          </w:tcPr>
          <w:p w:rsidR="00583AFD" w:rsidRPr="00602DCA" w:rsidRDefault="00583AFD" w:rsidP="00583AFD">
            <w:pPr>
              <w:rPr>
                <w:b/>
              </w:rPr>
            </w:pPr>
            <w:r w:rsidRPr="00602DCA">
              <w:rPr>
                <w:b/>
              </w:rPr>
              <w:t>Work package title</w:t>
            </w:r>
          </w:p>
        </w:tc>
        <w:tc>
          <w:tcPr>
            <w:tcW w:w="6485" w:type="dxa"/>
            <w:gridSpan w:val="10"/>
          </w:tcPr>
          <w:p w:rsidR="00583AFD" w:rsidRPr="00602DCA" w:rsidRDefault="00583AFD" w:rsidP="00583AFD">
            <w:pPr>
              <w:rPr>
                <w:b/>
              </w:rPr>
            </w:pPr>
            <w:r w:rsidRPr="00602DCA">
              <w:rPr>
                <w:b/>
              </w:rPr>
              <w:t>Management and Coordination</w:t>
            </w:r>
          </w:p>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Participant number</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rPr>
                <w:b/>
              </w:rPr>
            </w:pPr>
            <w:r w:rsidRPr="00602DCA">
              <w:rPr>
                <w:b/>
              </w:rPr>
              <w:t>Short name of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Person/months per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16257E" w:rsidTr="00583AFD">
        <w:trPr>
          <w:cantSplit/>
        </w:trPr>
        <w:tc>
          <w:tcPr>
            <w:tcW w:w="3369" w:type="dxa"/>
          </w:tcPr>
          <w:p w:rsidR="00583AFD" w:rsidRPr="00602DCA" w:rsidRDefault="00583AFD" w:rsidP="00583AFD">
            <w:pPr>
              <w:spacing w:after="480"/>
              <w:ind w:left="1191" w:hanging="1191"/>
              <w:rPr>
                <w:b/>
              </w:rPr>
            </w:pPr>
            <w:r w:rsidRPr="00602DCA">
              <w:rPr>
                <w:b/>
              </w:rPr>
              <w:t>Start month</w:t>
            </w:r>
          </w:p>
        </w:tc>
        <w:tc>
          <w:tcPr>
            <w:tcW w:w="2693" w:type="dxa"/>
            <w:gridSpan w:val="4"/>
          </w:tcPr>
          <w:p w:rsidR="00583AFD" w:rsidRPr="00602DCA" w:rsidRDefault="00583AFD" w:rsidP="00583AFD">
            <w:r w:rsidRPr="00602DCA">
              <w:t>1</w:t>
            </w:r>
          </w:p>
        </w:tc>
        <w:tc>
          <w:tcPr>
            <w:tcW w:w="1012" w:type="dxa"/>
            <w:gridSpan w:val="2"/>
          </w:tcPr>
          <w:p w:rsidR="00583AFD" w:rsidRPr="00602DCA" w:rsidRDefault="00583AFD" w:rsidP="00583AFD">
            <w:r w:rsidRPr="00602DCA">
              <w:t>End month</w:t>
            </w:r>
          </w:p>
        </w:tc>
        <w:tc>
          <w:tcPr>
            <w:tcW w:w="2780" w:type="dxa"/>
            <w:gridSpan w:val="4"/>
          </w:tcPr>
          <w:p w:rsidR="00583AFD" w:rsidRPr="0016257E" w:rsidRDefault="00583AFD" w:rsidP="00583AFD">
            <w:r w:rsidRPr="00602DCA">
              <w:t>36</w:t>
            </w:r>
          </w:p>
        </w:tc>
      </w:tr>
    </w:tbl>
    <w:p w:rsidR="00583AFD" w:rsidRPr="0016257E" w:rsidRDefault="00583AFD" w:rsidP="00583AFD">
      <w:pPr>
        <w:spacing w:before="60" w:after="60"/>
        <w:rPr>
          <w: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Pr="00602DCA" w:rsidRDefault="00583AFD" w:rsidP="00583AFD">
            <w:pPr>
              <w:spacing w:before="60" w:after="60"/>
            </w:pPr>
            <w:r w:rsidRPr="00602DCA">
              <w:rPr>
                <w:b/>
              </w:rPr>
              <w:t>Objectives</w:t>
            </w:r>
            <w:r w:rsidRPr="00602DCA">
              <w:t xml:space="preserve"> </w:t>
            </w:r>
          </w:p>
          <w:p w:rsidR="00583AFD" w:rsidRPr="009B5317" w:rsidRDefault="00583AFD" w:rsidP="00583AFD">
            <w:pPr>
              <w:jc w:val="both"/>
            </w:pPr>
            <w:r w:rsidRPr="009B5317">
              <w:t xml:space="preserve">The main objective of this Work Package is to manage the entire project and coordinate the work </w:t>
            </w:r>
            <w:r w:rsidRPr="009B5317">
              <w:lastRenderedPageBreak/>
              <w:t>between all partners. More specifically, the objectives aim to ensure that:</w:t>
            </w:r>
          </w:p>
          <w:p w:rsidR="00583AFD" w:rsidRPr="009B5317" w:rsidRDefault="00583AFD" w:rsidP="00583AFD">
            <w:pPr>
              <w:jc w:val="both"/>
            </w:pPr>
          </w:p>
          <w:p w:rsidR="00583AFD" w:rsidRPr="009B5317" w:rsidRDefault="00583AFD" w:rsidP="00A66E52">
            <w:pPr>
              <w:pStyle w:val="ListParagraph"/>
              <w:numPr>
                <w:ilvl w:val="0"/>
                <w:numId w:val="30"/>
              </w:numPr>
              <w:tabs>
                <w:tab w:val="left" w:pos="680"/>
                <w:tab w:val="left" w:pos="7371"/>
              </w:tabs>
              <w:ind w:left="714" w:hanging="357"/>
              <w:jc w:val="both"/>
            </w:pPr>
            <w:r w:rsidRPr="009B5317">
              <w:t>the project progresses according to schedule and within the budgetary constraints set out in the proposal;</w:t>
            </w:r>
          </w:p>
          <w:p w:rsidR="00583AFD" w:rsidRPr="009B5317" w:rsidRDefault="00583AFD" w:rsidP="00A66E52">
            <w:pPr>
              <w:pStyle w:val="ListParagraph"/>
              <w:numPr>
                <w:ilvl w:val="0"/>
                <w:numId w:val="30"/>
              </w:numPr>
              <w:tabs>
                <w:tab w:val="left" w:pos="680"/>
                <w:tab w:val="left" w:pos="7371"/>
              </w:tabs>
              <w:ind w:left="714" w:hanging="357"/>
              <w:jc w:val="both"/>
            </w:pPr>
            <w:r w:rsidRPr="009B5317">
              <w:t>all deliverables are finished on time and are of high quality and the project's scientific objectives are achieved</w:t>
            </w:r>
          </w:p>
          <w:p w:rsidR="00583AFD" w:rsidRPr="009B5317" w:rsidRDefault="00583AFD" w:rsidP="00A66E52">
            <w:pPr>
              <w:pStyle w:val="ListParagraph"/>
              <w:numPr>
                <w:ilvl w:val="0"/>
                <w:numId w:val="30"/>
              </w:numPr>
              <w:tabs>
                <w:tab w:val="left" w:pos="680"/>
                <w:tab w:val="left" w:pos="7371"/>
              </w:tabs>
              <w:ind w:left="714" w:hanging="357"/>
              <w:jc w:val="both"/>
            </w:pPr>
            <w:r w:rsidRPr="009B5317">
              <w:t>the financial statements, reports and other necessary documents from all partners are delivered to the Commission in a timely manner;</w:t>
            </w:r>
          </w:p>
          <w:p w:rsidR="00583AFD" w:rsidRPr="009B5317" w:rsidRDefault="00583AFD" w:rsidP="00A66E52">
            <w:pPr>
              <w:pStyle w:val="ListParagraph"/>
              <w:numPr>
                <w:ilvl w:val="0"/>
                <w:numId w:val="30"/>
              </w:numPr>
              <w:tabs>
                <w:tab w:val="left" w:pos="680"/>
                <w:tab w:val="left" w:pos="7371"/>
              </w:tabs>
              <w:ind w:left="714" w:hanging="357"/>
              <w:jc w:val="both"/>
            </w:pPr>
            <w:r w:rsidRPr="009B5317">
              <w:t>the project meetings are well organised and adequately reported;</w:t>
            </w:r>
          </w:p>
          <w:p w:rsidR="00583AFD" w:rsidRPr="009B5317" w:rsidRDefault="00583AFD" w:rsidP="00A66E52">
            <w:pPr>
              <w:pStyle w:val="ListParagraph"/>
              <w:numPr>
                <w:ilvl w:val="0"/>
                <w:numId w:val="30"/>
              </w:numPr>
              <w:tabs>
                <w:tab w:val="left" w:pos="680"/>
                <w:tab w:val="left" w:pos="7371"/>
              </w:tabs>
              <w:ind w:left="714" w:hanging="357"/>
              <w:jc w:val="both"/>
            </w:pPr>
            <w:r w:rsidRPr="009B5317">
              <w:t>the project communication channels are effective, efficient and transparent to all concerned.</w:t>
            </w:r>
          </w:p>
          <w:p w:rsidR="00583AFD" w:rsidRPr="00602DCA" w:rsidRDefault="00583AFD" w:rsidP="00583AFD">
            <w:pPr>
              <w:spacing w:before="60" w:after="60"/>
            </w:pPr>
          </w:p>
        </w:tc>
      </w:tr>
    </w:tbl>
    <w:p w:rsidR="00583AFD" w:rsidRPr="004153B5" w:rsidRDefault="00583AFD" w:rsidP="00583AFD">
      <w:pPr>
        <w:spacing w:before="60" w:after="60"/>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9B5317" w:rsidTr="00583AFD">
        <w:tc>
          <w:tcPr>
            <w:tcW w:w="9855" w:type="dxa"/>
          </w:tcPr>
          <w:p w:rsidR="00583AFD" w:rsidRPr="009B5317" w:rsidRDefault="00583AFD" w:rsidP="00583AFD">
            <w:pPr>
              <w:spacing w:before="60" w:after="60"/>
              <w:jc w:val="both"/>
            </w:pPr>
            <w:r w:rsidRPr="009B5317">
              <w:rPr>
                <w:b/>
              </w:rPr>
              <w:t>Description of work</w:t>
            </w:r>
            <w:r w:rsidRPr="009B5317">
              <w:t xml:space="preserve"> (where appropriate, broken down into tasks), lead partner and role of participants</w:t>
            </w:r>
          </w:p>
          <w:p w:rsidR="00583AFD" w:rsidRPr="009B5317" w:rsidRDefault="00583AFD" w:rsidP="00583AFD">
            <w:pPr>
              <w:spacing w:before="120" w:after="120"/>
              <w:jc w:val="both"/>
              <w:rPr>
                <w:b/>
              </w:rPr>
            </w:pPr>
            <w:r w:rsidRPr="009B5317">
              <w:rPr>
                <w:b/>
              </w:rPr>
              <w:t>Task 1.1 Project management, financial management and reporting (UU)</w:t>
            </w:r>
          </w:p>
          <w:p w:rsidR="00583AFD" w:rsidRPr="009B5317" w:rsidRDefault="00583AFD" w:rsidP="00583AFD">
            <w:pPr>
              <w:jc w:val="both"/>
            </w:pPr>
            <w:r w:rsidRPr="009B5317">
              <w:t>The ultimate responsibility for the consortium management and reporting lies with the Coordination Team of Utrecht University (Scientific coordinator assisted by an experienced project manager). This will include the following subtasks:</w:t>
            </w:r>
          </w:p>
          <w:p w:rsidR="00583AFD" w:rsidRPr="009B5317" w:rsidRDefault="00583AFD" w:rsidP="00583AFD">
            <w:pPr>
              <w:jc w:val="both"/>
            </w:pPr>
          </w:p>
          <w:p w:rsidR="00583AFD" w:rsidRPr="009B5317" w:rsidRDefault="00583AFD" w:rsidP="00A66E52">
            <w:pPr>
              <w:numPr>
                <w:ilvl w:val="0"/>
                <w:numId w:val="8"/>
              </w:numPr>
              <w:ind w:left="584" w:hanging="357"/>
              <w:contextualSpacing/>
              <w:jc w:val="both"/>
            </w:pPr>
            <w:r w:rsidRPr="009B5317">
              <w:t>Communications with the Commission for all administrative and financial project issues;</w:t>
            </w:r>
          </w:p>
          <w:p w:rsidR="00583AFD" w:rsidRPr="009B5317" w:rsidRDefault="00583AFD" w:rsidP="00A66E52">
            <w:pPr>
              <w:numPr>
                <w:ilvl w:val="0"/>
                <w:numId w:val="8"/>
              </w:numPr>
              <w:ind w:left="584" w:hanging="357"/>
              <w:contextualSpacing/>
              <w:jc w:val="both"/>
            </w:pPr>
            <w:r w:rsidRPr="009B5317">
              <w:t>Participation and consultation in ongoing communication between partners and Advisory Board;</w:t>
            </w:r>
          </w:p>
          <w:p w:rsidR="00583AFD" w:rsidRPr="009B5317" w:rsidRDefault="00583AFD" w:rsidP="00A66E52">
            <w:pPr>
              <w:numPr>
                <w:ilvl w:val="0"/>
                <w:numId w:val="8"/>
              </w:numPr>
              <w:ind w:left="584" w:hanging="357"/>
              <w:contextualSpacing/>
              <w:jc w:val="both"/>
            </w:pPr>
            <w:r w:rsidRPr="009B5317">
              <w:t>Cost statement reports from all partners and efficient distribution of project funds;</w:t>
            </w:r>
          </w:p>
          <w:p w:rsidR="00583AFD" w:rsidRPr="009B5317" w:rsidRDefault="00583AFD" w:rsidP="00A66E52">
            <w:pPr>
              <w:numPr>
                <w:ilvl w:val="0"/>
                <w:numId w:val="8"/>
              </w:numPr>
              <w:ind w:left="584" w:hanging="357"/>
              <w:contextualSpacing/>
              <w:jc w:val="both"/>
            </w:pPr>
            <w:r w:rsidRPr="009B5317">
              <w:t>Handling of legal issues, and maintenance of the consortium agreement;</w:t>
            </w:r>
          </w:p>
          <w:p w:rsidR="00583AFD" w:rsidRPr="009B5317" w:rsidRDefault="00583AFD" w:rsidP="00A66E52">
            <w:pPr>
              <w:numPr>
                <w:ilvl w:val="0"/>
                <w:numId w:val="8"/>
              </w:numPr>
              <w:ind w:left="584" w:hanging="357"/>
              <w:contextualSpacing/>
              <w:jc w:val="both"/>
            </w:pPr>
            <w:r w:rsidRPr="009B5317">
              <w:t>Implementing and maintaining the project infrastructure, e.g. the internal platform for information exchange and email lists;</w:t>
            </w:r>
          </w:p>
          <w:p w:rsidR="00583AFD" w:rsidRPr="009B5317" w:rsidRDefault="00583AFD" w:rsidP="00A66E52">
            <w:pPr>
              <w:numPr>
                <w:ilvl w:val="0"/>
                <w:numId w:val="8"/>
              </w:numPr>
              <w:ind w:left="584" w:hanging="357"/>
              <w:contextualSpacing/>
              <w:jc w:val="both"/>
            </w:pPr>
            <w:r w:rsidRPr="009B5317">
              <w:t>Compilation and distribution of all reports to be delivered by the project;</w:t>
            </w:r>
          </w:p>
          <w:p w:rsidR="00583AFD" w:rsidRPr="009B5317" w:rsidRDefault="00583AFD" w:rsidP="00A66E52">
            <w:pPr>
              <w:numPr>
                <w:ilvl w:val="0"/>
                <w:numId w:val="8"/>
              </w:numPr>
              <w:ind w:left="584" w:hanging="357"/>
              <w:contextualSpacing/>
              <w:jc w:val="both"/>
            </w:pPr>
            <w:r w:rsidRPr="009B5317">
              <w:t xml:space="preserve">Coordination and communication with other relevant projects; </w:t>
            </w:r>
          </w:p>
          <w:p w:rsidR="00583AFD" w:rsidRPr="009B5317" w:rsidRDefault="00583AFD" w:rsidP="00A66E52">
            <w:pPr>
              <w:numPr>
                <w:ilvl w:val="0"/>
                <w:numId w:val="8"/>
              </w:numPr>
              <w:ind w:left="584" w:hanging="357"/>
              <w:contextualSpacing/>
              <w:jc w:val="both"/>
            </w:pPr>
            <w:r w:rsidRPr="009B5317">
              <w:t xml:space="preserve">Providing guidance, support and oversight to all partners during the project’s implementation, especially to Work Package leaders and with specific reference to ensuring that partners complete their project work in accordance with the scientific objectives set out in the </w:t>
            </w:r>
            <w:r w:rsidRPr="009B5317">
              <w:rPr>
                <w:noProof/>
              </w:rPr>
              <w:t>proposal</w:t>
            </w:r>
            <w:r w:rsidRPr="009B5317">
              <w:t xml:space="preserve"> and that this is done on time and within the constraints of the budget;</w:t>
            </w:r>
          </w:p>
          <w:p w:rsidR="00583AFD" w:rsidRDefault="00583AFD" w:rsidP="00A66E52">
            <w:pPr>
              <w:numPr>
                <w:ilvl w:val="0"/>
                <w:numId w:val="8"/>
              </w:numPr>
              <w:ind w:left="584" w:hanging="357"/>
              <w:contextualSpacing/>
              <w:jc w:val="both"/>
            </w:pPr>
            <w:r w:rsidRPr="009B5317">
              <w:t>Ensuring that milestones are reached and deliverables finished on time and are of high quality.</w:t>
            </w:r>
          </w:p>
          <w:p w:rsidR="009B5317" w:rsidRPr="009B5317" w:rsidRDefault="009B5317" w:rsidP="009B5317">
            <w:pPr>
              <w:contextualSpacing/>
              <w:jc w:val="both"/>
            </w:pPr>
          </w:p>
          <w:p w:rsidR="00583AFD" w:rsidRPr="009B5317" w:rsidRDefault="00583AFD" w:rsidP="00583AFD">
            <w:pPr>
              <w:spacing w:before="120" w:after="120"/>
              <w:jc w:val="both"/>
              <w:rPr>
                <w:b/>
              </w:rPr>
            </w:pPr>
            <w:r w:rsidRPr="009B5317">
              <w:rPr>
                <w:b/>
              </w:rPr>
              <w:t>Task 1.2 Quality Assurance (UU)</w:t>
            </w:r>
          </w:p>
          <w:p w:rsidR="00583AFD" w:rsidRPr="009B5317" w:rsidRDefault="00583AFD" w:rsidP="00583AFD">
            <w:pPr>
              <w:jc w:val="both"/>
            </w:pPr>
            <w:r w:rsidRPr="009B5317">
              <w:t xml:space="preserve">A Quality Assurance Plan (QAP) will be explicitly planned at the project’s outset and implemented by the coordination team for the project as a whole and by the Work Package Coordinator at the Work Package level. These measures will provide continuous quality control from the project’s outset to its conclusion. Three basic tiers of quality management will be implemented: </w:t>
            </w:r>
          </w:p>
          <w:p w:rsidR="00583AFD" w:rsidRPr="009B5317" w:rsidRDefault="00583AFD" w:rsidP="00583AFD">
            <w:pPr>
              <w:jc w:val="both"/>
            </w:pPr>
            <w:r w:rsidRPr="009B5317">
              <w:t xml:space="preserve">1) </w:t>
            </w:r>
            <w:commentRangeStart w:id="7"/>
            <w:r w:rsidRPr="009B5317">
              <w:t>all deliverables will be reviewed internally as part of an established QAP.</w:t>
            </w:r>
            <w:commentRangeEnd w:id="7"/>
            <w:r w:rsidRPr="009B5317">
              <w:rPr>
                <w:rStyle w:val="CommentReference"/>
                <w:sz w:val="24"/>
              </w:rPr>
              <w:commentReference w:id="7"/>
            </w:r>
          </w:p>
          <w:p w:rsidR="00583AFD" w:rsidRPr="009B5317" w:rsidRDefault="00583AFD" w:rsidP="00583AFD">
            <w:pPr>
              <w:jc w:val="both"/>
            </w:pPr>
            <w:r w:rsidRPr="009B5317">
              <w:t>2) permanent external feedback from the advisory board.</w:t>
            </w:r>
          </w:p>
          <w:p w:rsidR="00583AFD" w:rsidRDefault="00583AFD" w:rsidP="00583AFD">
            <w:pPr>
              <w:jc w:val="both"/>
            </w:pPr>
            <w:r w:rsidRPr="009B5317">
              <w:t>3) external feedback at specific points in time from peer reviews, expert panels and stakeholders.</w:t>
            </w:r>
          </w:p>
          <w:p w:rsidR="009B5317" w:rsidRPr="009B5317" w:rsidRDefault="009B5317" w:rsidP="00583AFD">
            <w:pPr>
              <w:jc w:val="both"/>
            </w:pPr>
          </w:p>
          <w:p w:rsidR="00583AFD" w:rsidRPr="009B5317" w:rsidRDefault="00583AFD" w:rsidP="00583AFD">
            <w:pPr>
              <w:spacing w:before="120" w:after="120"/>
              <w:jc w:val="both"/>
              <w:rPr>
                <w:b/>
              </w:rPr>
            </w:pPr>
            <w:r w:rsidRPr="009B5317">
              <w:rPr>
                <w:b/>
              </w:rPr>
              <w:t>Task 1.3 Data Management plan (UU)</w:t>
            </w:r>
          </w:p>
          <w:p w:rsidR="00583AFD" w:rsidRPr="009B5317" w:rsidRDefault="00583AFD" w:rsidP="00583AFD">
            <w:bookmarkStart w:id="8" w:name="_Toc435179889"/>
            <w:r w:rsidRPr="009B5317">
              <w:t xml:space="preserve">The Data Management Plan (DMP) will detail the data management life cycle for all data sets that </w:t>
            </w:r>
            <w:r w:rsidRPr="009B5317">
              <w:lastRenderedPageBreak/>
              <w:t xml:space="preserve">will be collected, processed or generated by the INSIDE-UP project. The DMP provides a general overview of the nature of the research data that will be collected and generated within the project and outlines how this data will be handled/stored throughout the project life cycle with respect to data documentation, storage, access and sharing, archiving, destruction and security. </w:t>
            </w:r>
          </w:p>
          <w:bookmarkEnd w:id="8"/>
          <w:p w:rsidR="00583AFD" w:rsidRPr="009B5317" w:rsidRDefault="00583AFD" w:rsidP="00583AFD">
            <w:pPr>
              <w:spacing w:before="120" w:after="120"/>
              <w:jc w:val="both"/>
              <w:rPr>
                <w:b/>
              </w:rPr>
            </w:pPr>
          </w:p>
          <w:p w:rsidR="00583AFD" w:rsidRPr="009B5317" w:rsidRDefault="00583AFD" w:rsidP="00583AFD">
            <w:pPr>
              <w:spacing w:before="120" w:after="120"/>
              <w:jc w:val="both"/>
              <w:rPr>
                <w:b/>
              </w:rPr>
            </w:pPr>
            <w:r w:rsidRPr="009B5317">
              <w:rPr>
                <w:b/>
              </w:rPr>
              <w:t>Task 1.4 Project meetings (UU)</w:t>
            </w:r>
          </w:p>
          <w:p w:rsidR="00583AFD" w:rsidRPr="009B5317" w:rsidRDefault="00583AFD" w:rsidP="00583AFD">
            <w:pPr>
              <w:jc w:val="both"/>
            </w:pPr>
            <w:r w:rsidRPr="009B5317">
              <w:t xml:space="preserve">There will be four meetings of the full consortium during the project: </w:t>
            </w:r>
          </w:p>
          <w:p w:rsidR="00583AFD" w:rsidRPr="009B5317" w:rsidRDefault="00583AFD" w:rsidP="00583AFD">
            <w:pPr>
              <w:jc w:val="both"/>
            </w:pPr>
            <w:r w:rsidRPr="009B5317">
              <w:t xml:space="preserve">(1) a </w:t>
            </w:r>
            <w:r w:rsidRPr="009B5317">
              <w:rPr>
                <w:noProof/>
              </w:rPr>
              <w:t>Kick-off</w:t>
            </w:r>
            <w:r w:rsidRPr="009B5317">
              <w:t xml:space="preserve"> meeting at the beginning, </w:t>
            </w:r>
          </w:p>
          <w:p w:rsidR="00583AFD" w:rsidRPr="009B5317" w:rsidRDefault="00583AFD" w:rsidP="00583AFD">
            <w:pPr>
              <w:jc w:val="both"/>
            </w:pPr>
            <w:r w:rsidRPr="009B5317">
              <w:t xml:space="preserve">(2-3) two annual meetings after the first and second year, and </w:t>
            </w:r>
          </w:p>
          <w:p w:rsidR="00583AFD" w:rsidRPr="009B5317" w:rsidRDefault="00583AFD" w:rsidP="00583AFD">
            <w:pPr>
              <w:jc w:val="both"/>
            </w:pPr>
            <w:r w:rsidRPr="009B5317">
              <w:t>(4) a final meeting at the end of the project.</w:t>
            </w:r>
          </w:p>
          <w:p w:rsidR="00583AFD" w:rsidRPr="009B5317" w:rsidRDefault="00583AFD" w:rsidP="00583AFD">
            <w:pPr>
              <w:jc w:val="both"/>
            </w:pPr>
          </w:p>
          <w:p w:rsidR="00583AFD" w:rsidRPr="009B5317" w:rsidRDefault="00583AFD" w:rsidP="00583AFD">
            <w:pPr>
              <w:jc w:val="both"/>
            </w:pPr>
            <w:r w:rsidRPr="009B5317">
              <w:t>The first full consortium meeting will be organised by the coordinator and will serve as the launch meeting. The purpose of the Kick-off meeting will be to discuss and raise project implementation issues including finances and reporting. This includes a detailed review of the project's aims, objectives, timescales, tasks and responsibilities in each Work Package, and any changes to the work programme approved by the Commission. Work Package presentations and discussions on the role of each partner will be led by the Work Package leaders, ensuring that roles are understood by all. Introductions from all partners, their organisations and their main activities will be included so that the full picture can be seen and understood by all present, and so that the partners become familiar with one another.</w:t>
            </w:r>
          </w:p>
          <w:p w:rsidR="00583AFD" w:rsidRPr="009B5317" w:rsidRDefault="00583AFD" w:rsidP="00583AFD">
            <w:pPr>
              <w:jc w:val="both"/>
            </w:pPr>
          </w:p>
          <w:p w:rsidR="00583AFD" w:rsidRPr="009B5317" w:rsidRDefault="00583AFD" w:rsidP="00583AFD">
            <w:pPr>
              <w:jc w:val="both"/>
            </w:pPr>
            <w:r w:rsidRPr="009B5317">
              <w:t xml:space="preserve">Subsequent full consortium meetings will take place annually and will be up to </w:t>
            </w:r>
            <w:commentRangeStart w:id="9"/>
            <w:r w:rsidRPr="009B5317">
              <w:rPr>
                <w:highlight w:val="yellow"/>
              </w:rPr>
              <w:t xml:space="preserve">three </w:t>
            </w:r>
            <w:commentRangeEnd w:id="9"/>
            <w:r w:rsidRPr="009B5317">
              <w:rPr>
                <w:rStyle w:val="CommentReference"/>
                <w:sz w:val="24"/>
              </w:rPr>
              <w:commentReference w:id="9"/>
            </w:r>
            <w:r w:rsidRPr="009B5317">
              <w:rPr>
                <w:highlight w:val="yellow"/>
              </w:rPr>
              <w:t>days</w:t>
            </w:r>
            <w:r w:rsidRPr="009B5317">
              <w:t xml:space="preserve"> long. During these meetings, the General Assembly will be held, and the researchers involved in the Work Packages will hold workshops and other meetings they have planned. Whenever possible, dissemination and impact meetings (midterm and final conference) will be connected to these annual events, partially to minimise travel time and costs. The final consortium meeting will also function as a stakeholder conference in order to </w:t>
            </w:r>
            <w:r w:rsidRPr="009B5317">
              <w:rPr>
                <w:noProof/>
              </w:rPr>
              <w:t>ensure</w:t>
            </w:r>
            <w:r w:rsidRPr="009B5317">
              <w:t xml:space="preserve"> proper and broad dissemination of project results.</w:t>
            </w:r>
          </w:p>
          <w:p w:rsidR="00583AFD" w:rsidRPr="009B5317" w:rsidRDefault="00583AFD" w:rsidP="00583AFD">
            <w:pPr>
              <w:jc w:val="both"/>
            </w:pPr>
          </w:p>
          <w:p w:rsidR="00583AFD" w:rsidRPr="009B5317" w:rsidRDefault="00583AFD" w:rsidP="00583AFD">
            <w:pPr>
              <w:jc w:val="both"/>
            </w:pPr>
            <w:r w:rsidRPr="009B5317">
              <w:t xml:space="preserve">The location of each meeting will rotate between the partners – Utrecht (NL), </w:t>
            </w:r>
            <w:commentRangeStart w:id="10"/>
            <w:proofErr w:type="spellStart"/>
            <w:r w:rsidRPr="009B5317">
              <w:rPr>
                <w:highlight w:val="yellow"/>
              </w:rPr>
              <w:t>xxxxxxxxxxxxxxxx</w:t>
            </w:r>
            <w:proofErr w:type="spellEnd"/>
            <w:r w:rsidRPr="009B5317">
              <w:t xml:space="preserve"> </w:t>
            </w:r>
            <w:commentRangeEnd w:id="10"/>
            <w:r w:rsidRPr="009B5317">
              <w:rPr>
                <w:rStyle w:val="CommentReference"/>
                <w:sz w:val="24"/>
              </w:rPr>
              <w:commentReference w:id="10"/>
            </w:r>
            <w:r w:rsidRPr="009B5317">
              <w:t xml:space="preserve">- so that awareness of the project can be increased in the host countries. The host partner will organise the meetings locally with support from the coordinator with organisation, accommodation, facilities. </w:t>
            </w:r>
          </w:p>
          <w:p w:rsidR="00583AFD" w:rsidRPr="009B5317" w:rsidRDefault="00583AFD" w:rsidP="00583AFD">
            <w:pPr>
              <w:jc w:val="both"/>
            </w:pPr>
          </w:p>
          <w:p w:rsidR="00583AFD" w:rsidRPr="009B5317" w:rsidRDefault="00583AFD" w:rsidP="00583AFD">
            <w:pPr>
              <w:spacing w:before="60" w:after="60"/>
              <w:jc w:val="both"/>
            </w:pPr>
            <w:r w:rsidRPr="009B5317">
              <w:rPr>
                <w:lang w:eastAsia="en-US"/>
              </w:rPr>
              <w:t xml:space="preserve">Besides the full consortium, the Executive Board will hold additional meetings in between each of the annual meetings (including Skype meetings), to discuss progress in relation to the work programme. These meetings will be hosted in </w:t>
            </w:r>
            <w:commentRangeStart w:id="11"/>
            <w:proofErr w:type="spellStart"/>
            <w:r w:rsidRPr="009B5317">
              <w:rPr>
                <w:highlight w:val="yellow"/>
                <w:lang w:eastAsia="en-US"/>
              </w:rPr>
              <w:t>xxxxxxxxxxxxxxxxx</w:t>
            </w:r>
            <w:proofErr w:type="spellEnd"/>
            <w:r w:rsidRPr="009B5317">
              <w:rPr>
                <w:lang w:eastAsia="en-US"/>
              </w:rPr>
              <w:t xml:space="preserve"> </w:t>
            </w:r>
            <w:commentRangeEnd w:id="11"/>
            <w:r w:rsidRPr="009B5317">
              <w:rPr>
                <w:rStyle w:val="CommentReference"/>
                <w:sz w:val="24"/>
              </w:rPr>
              <w:commentReference w:id="11"/>
            </w:r>
            <w:r w:rsidRPr="009B5317">
              <w:rPr>
                <w:noProof/>
                <w:lang w:eastAsia="en-US"/>
              </w:rPr>
              <w:t>Also, additional Work package meetings will be organized in between annual consortium meetings.</w:t>
            </w:r>
          </w:p>
        </w:tc>
      </w:tr>
    </w:tbl>
    <w:p w:rsidR="00583AFD" w:rsidRPr="004153B5" w:rsidRDefault="00583AFD" w:rsidP="00583AFD">
      <w:pPr>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9B5317" w:rsidTr="00583AFD">
        <w:tc>
          <w:tcPr>
            <w:tcW w:w="9855" w:type="dxa"/>
          </w:tcPr>
          <w:p w:rsidR="00583AFD" w:rsidRPr="009B5317" w:rsidRDefault="00583AFD" w:rsidP="00583AFD">
            <w:pPr>
              <w:spacing w:before="60" w:after="60"/>
            </w:pPr>
            <w:r w:rsidRPr="009B5317">
              <w:rPr>
                <w:b/>
              </w:rPr>
              <w:t>Deliverables</w:t>
            </w:r>
            <w:r w:rsidRPr="009B5317">
              <w:t xml:space="preserve"> (brief description and month of delivery)</w:t>
            </w:r>
          </w:p>
          <w:p w:rsidR="00583AFD" w:rsidRPr="009B5317" w:rsidRDefault="00583AFD" w:rsidP="00583AFD">
            <w:pPr>
              <w:spacing w:before="60" w:after="60"/>
            </w:pPr>
          </w:p>
          <w:tbl>
            <w:tblPr>
              <w:tblW w:w="5000" w:type="pct"/>
              <w:tblLayout w:type="fixed"/>
              <w:tblCellMar>
                <w:left w:w="70" w:type="dxa"/>
                <w:right w:w="70" w:type="dxa"/>
              </w:tblCellMar>
              <w:tblLook w:val="04A0" w:firstRow="1" w:lastRow="0" w:firstColumn="1" w:lastColumn="0" w:noHBand="0" w:noVBand="1"/>
            </w:tblPr>
            <w:tblGrid>
              <w:gridCol w:w="1449"/>
              <w:gridCol w:w="5290"/>
              <w:gridCol w:w="1450"/>
              <w:gridCol w:w="1450"/>
            </w:tblGrid>
            <w:tr w:rsidR="00583AFD" w:rsidRPr="009B5317" w:rsidTr="00583AFD">
              <w:trPr>
                <w:trHeight w:val="630"/>
              </w:trPr>
              <w:tc>
                <w:tcPr>
                  <w:tcW w:w="752" w:type="pct"/>
                  <w:tcBorders>
                    <w:top w:val="nil"/>
                    <w:left w:val="nil"/>
                    <w:bottom w:val="nil"/>
                    <w:right w:val="nil"/>
                  </w:tcBorders>
                  <w:hideMark/>
                </w:tcPr>
                <w:p w:rsidR="00583AFD" w:rsidRPr="009B5317" w:rsidRDefault="00583AFD" w:rsidP="00583AFD">
                  <w:pPr>
                    <w:spacing w:line="276" w:lineRule="auto"/>
                    <w:jc w:val="center"/>
                    <w:rPr>
                      <w:b/>
                    </w:rPr>
                  </w:pPr>
                  <w:r w:rsidRPr="009B5317">
                    <w:rPr>
                      <w:b/>
                    </w:rPr>
                    <w:t>Deliverable Number</w:t>
                  </w:r>
                </w:p>
              </w:tc>
              <w:tc>
                <w:tcPr>
                  <w:tcW w:w="2744" w:type="pct"/>
                  <w:tcBorders>
                    <w:top w:val="nil"/>
                    <w:left w:val="nil"/>
                    <w:bottom w:val="nil"/>
                    <w:right w:val="nil"/>
                  </w:tcBorders>
                  <w:hideMark/>
                </w:tcPr>
                <w:p w:rsidR="00583AFD" w:rsidRPr="009B5317" w:rsidRDefault="00583AFD" w:rsidP="00583AFD">
                  <w:pPr>
                    <w:spacing w:line="276" w:lineRule="auto"/>
                    <w:rPr>
                      <w:b/>
                    </w:rPr>
                  </w:pPr>
                  <w:r w:rsidRPr="009B5317">
                    <w:rPr>
                      <w:b/>
                    </w:rPr>
                    <w:t>Deliverable Name</w:t>
                  </w:r>
                </w:p>
              </w:tc>
              <w:tc>
                <w:tcPr>
                  <w:tcW w:w="752" w:type="pct"/>
                  <w:tcBorders>
                    <w:top w:val="nil"/>
                    <w:left w:val="nil"/>
                    <w:bottom w:val="nil"/>
                    <w:right w:val="nil"/>
                  </w:tcBorders>
                  <w:hideMark/>
                </w:tcPr>
                <w:p w:rsidR="00583AFD" w:rsidRPr="009B5317" w:rsidRDefault="00583AFD" w:rsidP="00583AFD">
                  <w:pPr>
                    <w:spacing w:line="276" w:lineRule="auto"/>
                    <w:jc w:val="center"/>
                    <w:rPr>
                      <w:b/>
                    </w:rPr>
                  </w:pPr>
                  <w:r w:rsidRPr="009B5317">
                    <w:rPr>
                      <w:b/>
                    </w:rPr>
                    <w:t>Lead Participant</w:t>
                  </w:r>
                </w:p>
              </w:tc>
              <w:tc>
                <w:tcPr>
                  <w:tcW w:w="752" w:type="pct"/>
                  <w:tcBorders>
                    <w:top w:val="nil"/>
                    <w:left w:val="nil"/>
                    <w:bottom w:val="nil"/>
                    <w:right w:val="nil"/>
                  </w:tcBorders>
                  <w:hideMark/>
                </w:tcPr>
                <w:p w:rsidR="00583AFD" w:rsidRPr="009B5317" w:rsidRDefault="00583AFD" w:rsidP="00583AFD">
                  <w:pPr>
                    <w:spacing w:line="276" w:lineRule="auto"/>
                    <w:jc w:val="center"/>
                    <w:rPr>
                      <w:b/>
                    </w:rPr>
                  </w:pPr>
                  <w:r w:rsidRPr="009B5317">
                    <w:rPr>
                      <w:b/>
                    </w:rPr>
                    <w:t>Delivery Month</w:t>
                  </w:r>
                </w:p>
              </w:tc>
            </w:tr>
            <w:tr w:rsidR="00583AFD" w:rsidRPr="009B5317" w:rsidTr="00583AFD">
              <w:trPr>
                <w:trHeight w:val="630"/>
              </w:trPr>
              <w:tc>
                <w:tcPr>
                  <w:tcW w:w="752" w:type="pct"/>
                  <w:tcBorders>
                    <w:top w:val="nil"/>
                    <w:left w:val="nil"/>
                    <w:bottom w:val="nil"/>
                    <w:right w:val="nil"/>
                  </w:tcBorders>
                </w:tcPr>
                <w:p w:rsidR="00583AFD" w:rsidRPr="009B5317" w:rsidRDefault="00583AFD" w:rsidP="00583AFD">
                  <w:pPr>
                    <w:spacing w:line="276" w:lineRule="auto"/>
                    <w:jc w:val="center"/>
                  </w:pPr>
                  <w:r w:rsidRPr="009B5317">
                    <w:t>D1.1</w:t>
                  </w:r>
                </w:p>
              </w:tc>
              <w:tc>
                <w:tcPr>
                  <w:tcW w:w="2744" w:type="pct"/>
                  <w:tcBorders>
                    <w:top w:val="nil"/>
                    <w:left w:val="nil"/>
                    <w:bottom w:val="nil"/>
                    <w:right w:val="nil"/>
                  </w:tcBorders>
                </w:tcPr>
                <w:p w:rsidR="00583AFD" w:rsidRPr="009B5317" w:rsidRDefault="00583AFD" w:rsidP="00583AFD">
                  <w:pPr>
                    <w:spacing w:line="276" w:lineRule="auto"/>
                  </w:pPr>
                  <w:r w:rsidRPr="009B5317">
                    <w:t>Quality Assurance Plan</w:t>
                  </w:r>
                </w:p>
              </w:tc>
              <w:tc>
                <w:tcPr>
                  <w:tcW w:w="752" w:type="pct"/>
                  <w:tcBorders>
                    <w:top w:val="nil"/>
                    <w:left w:val="nil"/>
                    <w:bottom w:val="nil"/>
                    <w:right w:val="nil"/>
                  </w:tcBorders>
                </w:tcPr>
                <w:p w:rsidR="00583AFD" w:rsidRPr="009B5317" w:rsidRDefault="00583AFD" w:rsidP="00583AFD">
                  <w:pPr>
                    <w:spacing w:line="276" w:lineRule="auto"/>
                    <w:jc w:val="center"/>
                  </w:pPr>
                  <w:r w:rsidRPr="009B5317">
                    <w:t>UU</w:t>
                  </w:r>
                </w:p>
              </w:tc>
              <w:tc>
                <w:tcPr>
                  <w:tcW w:w="752" w:type="pct"/>
                  <w:tcBorders>
                    <w:top w:val="nil"/>
                    <w:left w:val="nil"/>
                    <w:bottom w:val="nil"/>
                    <w:right w:val="nil"/>
                  </w:tcBorders>
                </w:tcPr>
                <w:p w:rsidR="00583AFD" w:rsidRPr="009B5317" w:rsidRDefault="00583AFD" w:rsidP="00583AFD">
                  <w:pPr>
                    <w:spacing w:line="276" w:lineRule="auto"/>
                    <w:jc w:val="center"/>
                  </w:pPr>
                  <w:r w:rsidRPr="009B5317">
                    <w:t>2</w:t>
                  </w:r>
                </w:p>
              </w:tc>
            </w:tr>
            <w:tr w:rsidR="00583AFD" w:rsidRPr="009B5317" w:rsidTr="00583AFD">
              <w:trPr>
                <w:trHeight w:val="630"/>
              </w:trPr>
              <w:tc>
                <w:tcPr>
                  <w:tcW w:w="752" w:type="pct"/>
                  <w:tcBorders>
                    <w:top w:val="nil"/>
                    <w:left w:val="nil"/>
                    <w:bottom w:val="nil"/>
                    <w:right w:val="nil"/>
                  </w:tcBorders>
                  <w:hideMark/>
                </w:tcPr>
                <w:p w:rsidR="00583AFD" w:rsidRPr="009B5317" w:rsidRDefault="00583AFD" w:rsidP="00583AFD">
                  <w:pPr>
                    <w:spacing w:line="276" w:lineRule="auto"/>
                    <w:jc w:val="center"/>
                  </w:pPr>
                  <w:r w:rsidRPr="009B5317">
                    <w:t>D1.2</w:t>
                  </w:r>
                </w:p>
                <w:p w:rsidR="00583AFD" w:rsidRPr="009B5317" w:rsidRDefault="00583AFD" w:rsidP="00583AFD">
                  <w:pPr>
                    <w:spacing w:line="276" w:lineRule="auto"/>
                  </w:pPr>
                </w:p>
                <w:p w:rsidR="00583AFD" w:rsidRPr="009B5317" w:rsidRDefault="00583AFD" w:rsidP="00583AFD">
                  <w:pPr>
                    <w:spacing w:line="276" w:lineRule="auto"/>
                    <w:jc w:val="center"/>
                  </w:pPr>
                  <w:r w:rsidRPr="009B5317">
                    <w:lastRenderedPageBreak/>
                    <w:t>D1.3</w:t>
                  </w:r>
                </w:p>
              </w:tc>
              <w:tc>
                <w:tcPr>
                  <w:tcW w:w="2744" w:type="pct"/>
                  <w:tcBorders>
                    <w:top w:val="nil"/>
                    <w:left w:val="nil"/>
                    <w:bottom w:val="nil"/>
                    <w:right w:val="nil"/>
                  </w:tcBorders>
                </w:tcPr>
                <w:p w:rsidR="00583AFD" w:rsidRPr="009B5317" w:rsidRDefault="00583AFD" w:rsidP="00583AFD">
                  <w:pPr>
                    <w:spacing w:line="276" w:lineRule="auto"/>
                  </w:pPr>
                  <w:r w:rsidRPr="009B5317">
                    <w:lastRenderedPageBreak/>
                    <w:t>Project Handbook</w:t>
                  </w:r>
                </w:p>
                <w:p w:rsidR="00583AFD" w:rsidRPr="009B5317" w:rsidRDefault="00583AFD" w:rsidP="00583AFD">
                  <w:pPr>
                    <w:spacing w:line="276" w:lineRule="auto"/>
                  </w:pPr>
                </w:p>
                <w:p w:rsidR="00583AFD" w:rsidRPr="009B5317" w:rsidRDefault="00583AFD" w:rsidP="00583AFD">
                  <w:pPr>
                    <w:spacing w:line="276" w:lineRule="auto"/>
                  </w:pPr>
                  <w:r w:rsidRPr="009B5317">
                    <w:lastRenderedPageBreak/>
                    <w:t>Data Management Plan</w:t>
                  </w:r>
                </w:p>
              </w:tc>
              <w:tc>
                <w:tcPr>
                  <w:tcW w:w="752" w:type="pct"/>
                  <w:tcBorders>
                    <w:top w:val="nil"/>
                    <w:left w:val="nil"/>
                    <w:bottom w:val="nil"/>
                    <w:right w:val="nil"/>
                  </w:tcBorders>
                  <w:hideMark/>
                </w:tcPr>
                <w:p w:rsidR="00583AFD" w:rsidRPr="009B5317" w:rsidRDefault="00583AFD" w:rsidP="00583AFD">
                  <w:pPr>
                    <w:spacing w:line="276" w:lineRule="auto"/>
                    <w:jc w:val="center"/>
                  </w:pPr>
                  <w:r w:rsidRPr="009B5317">
                    <w:lastRenderedPageBreak/>
                    <w:t>UU</w:t>
                  </w:r>
                </w:p>
                <w:p w:rsidR="00583AFD" w:rsidRPr="009B5317" w:rsidRDefault="00583AFD" w:rsidP="00583AFD">
                  <w:pPr>
                    <w:spacing w:line="276" w:lineRule="auto"/>
                    <w:jc w:val="center"/>
                  </w:pPr>
                </w:p>
                <w:p w:rsidR="00583AFD" w:rsidRPr="009B5317" w:rsidRDefault="00583AFD" w:rsidP="00583AFD">
                  <w:pPr>
                    <w:spacing w:line="276" w:lineRule="auto"/>
                    <w:jc w:val="center"/>
                  </w:pPr>
                  <w:r w:rsidRPr="009B5317">
                    <w:lastRenderedPageBreak/>
                    <w:t>UU</w:t>
                  </w:r>
                </w:p>
              </w:tc>
              <w:tc>
                <w:tcPr>
                  <w:tcW w:w="752" w:type="pct"/>
                  <w:tcBorders>
                    <w:top w:val="nil"/>
                    <w:left w:val="nil"/>
                    <w:bottom w:val="nil"/>
                    <w:right w:val="nil"/>
                  </w:tcBorders>
                  <w:hideMark/>
                </w:tcPr>
                <w:p w:rsidR="00583AFD" w:rsidRPr="009B5317" w:rsidRDefault="00583AFD" w:rsidP="00583AFD">
                  <w:pPr>
                    <w:spacing w:line="276" w:lineRule="auto"/>
                    <w:jc w:val="center"/>
                  </w:pPr>
                  <w:r w:rsidRPr="009B5317">
                    <w:lastRenderedPageBreak/>
                    <w:t>3</w:t>
                  </w:r>
                </w:p>
                <w:p w:rsidR="00583AFD" w:rsidRPr="009B5317" w:rsidRDefault="00583AFD" w:rsidP="00583AFD">
                  <w:pPr>
                    <w:spacing w:line="276" w:lineRule="auto"/>
                    <w:jc w:val="center"/>
                  </w:pPr>
                </w:p>
                <w:p w:rsidR="00583AFD" w:rsidRPr="009B5317" w:rsidRDefault="00583AFD" w:rsidP="00583AFD">
                  <w:pPr>
                    <w:spacing w:line="276" w:lineRule="auto"/>
                    <w:jc w:val="center"/>
                  </w:pPr>
                  <w:r w:rsidRPr="009B5317">
                    <w:lastRenderedPageBreak/>
                    <w:t>5</w:t>
                  </w:r>
                </w:p>
              </w:tc>
            </w:tr>
            <w:tr w:rsidR="00583AFD" w:rsidRPr="009B5317" w:rsidTr="00583AFD">
              <w:trPr>
                <w:trHeight w:val="630"/>
              </w:trPr>
              <w:tc>
                <w:tcPr>
                  <w:tcW w:w="752" w:type="pct"/>
                  <w:tcBorders>
                    <w:top w:val="nil"/>
                    <w:left w:val="nil"/>
                    <w:bottom w:val="nil"/>
                    <w:right w:val="nil"/>
                  </w:tcBorders>
                </w:tcPr>
                <w:p w:rsidR="00583AFD" w:rsidRPr="009B5317" w:rsidRDefault="00583AFD" w:rsidP="00583AFD">
                  <w:pPr>
                    <w:spacing w:line="276" w:lineRule="auto"/>
                    <w:jc w:val="center"/>
                  </w:pPr>
                </w:p>
              </w:tc>
              <w:tc>
                <w:tcPr>
                  <w:tcW w:w="2744" w:type="pct"/>
                  <w:tcBorders>
                    <w:top w:val="nil"/>
                    <w:left w:val="nil"/>
                    <w:bottom w:val="nil"/>
                    <w:right w:val="nil"/>
                  </w:tcBorders>
                </w:tcPr>
                <w:p w:rsidR="00583AFD" w:rsidRPr="009B5317" w:rsidRDefault="00583AFD" w:rsidP="00583AFD">
                  <w:pPr>
                    <w:spacing w:line="276" w:lineRule="auto"/>
                  </w:pPr>
                </w:p>
              </w:tc>
              <w:tc>
                <w:tcPr>
                  <w:tcW w:w="752" w:type="pct"/>
                  <w:tcBorders>
                    <w:top w:val="nil"/>
                    <w:left w:val="nil"/>
                    <w:bottom w:val="nil"/>
                    <w:right w:val="nil"/>
                  </w:tcBorders>
                </w:tcPr>
                <w:p w:rsidR="00583AFD" w:rsidRPr="009B5317" w:rsidRDefault="00583AFD" w:rsidP="00583AFD">
                  <w:pPr>
                    <w:spacing w:line="276" w:lineRule="auto"/>
                    <w:jc w:val="center"/>
                  </w:pPr>
                </w:p>
              </w:tc>
              <w:tc>
                <w:tcPr>
                  <w:tcW w:w="752" w:type="pct"/>
                  <w:tcBorders>
                    <w:top w:val="nil"/>
                    <w:left w:val="nil"/>
                    <w:bottom w:val="nil"/>
                    <w:right w:val="nil"/>
                  </w:tcBorders>
                </w:tcPr>
                <w:p w:rsidR="00583AFD" w:rsidRPr="009B5317" w:rsidRDefault="00583AFD" w:rsidP="00583AFD">
                  <w:pPr>
                    <w:spacing w:line="276" w:lineRule="auto"/>
                  </w:pPr>
                </w:p>
              </w:tc>
            </w:tr>
            <w:tr w:rsidR="00583AFD" w:rsidRPr="009B5317" w:rsidTr="00583AFD">
              <w:trPr>
                <w:trHeight w:val="630"/>
              </w:trPr>
              <w:tc>
                <w:tcPr>
                  <w:tcW w:w="752" w:type="pct"/>
                  <w:tcBorders>
                    <w:top w:val="nil"/>
                    <w:left w:val="nil"/>
                    <w:bottom w:val="nil"/>
                    <w:right w:val="nil"/>
                  </w:tcBorders>
                </w:tcPr>
                <w:p w:rsidR="00583AFD" w:rsidRPr="009B5317" w:rsidRDefault="00583AFD" w:rsidP="00583AFD">
                  <w:pPr>
                    <w:spacing w:line="276" w:lineRule="auto"/>
                    <w:jc w:val="center"/>
                  </w:pPr>
                  <w:r w:rsidRPr="009B5317">
                    <w:t>D1.4</w:t>
                  </w:r>
                </w:p>
              </w:tc>
              <w:tc>
                <w:tcPr>
                  <w:tcW w:w="2744" w:type="pct"/>
                  <w:tcBorders>
                    <w:top w:val="nil"/>
                    <w:left w:val="nil"/>
                    <w:bottom w:val="nil"/>
                    <w:right w:val="nil"/>
                  </w:tcBorders>
                </w:tcPr>
                <w:p w:rsidR="00583AFD" w:rsidRPr="009B5317" w:rsidRDefault="00583AFD" w:rsidP="00583AFD">
                  <w:pPr>
                    <w:spacing w:line="276" w:lineRule="auto"/>
                  </w:pPr>
                  <w:r w:rsidRPr="009B5317">
                    <w:t>Report Kick-Off meeting</w:t>
                  </w:r>
                </w:p>
              </w:tc>
              <w:tc>
                <w:tcPr>
                  <w:tcW w:w="752" w:type="pct"/>
                  <w:tcBorders>
                    <w:top w:val="nil"/>
                    <w:left w:val="nil"/>
                    <w:bottom w:val="nil"/>
                    <w:right w:val="nil"/>
                  </w:tcBorders>
                </w:tcPr>
                <w:p w:rsidR="00583AFD" w:rsidRPr="009B5317" w:rsidRDefault="00583AFD" w:rsidP="00583AFD">
                  <w:pPr>
                    <w:spacing w:line="276" w:lineRule="auto"/>
                    <w:jc w:val="center"/>
                  </w:pPr>
                  <w:r w:rsidRPr="009B5317">
                    <w:t>UU</w:t>
                  </w:r>
                </w:p>
              </w:tc>
              <w:tc>
                <w:tcPr>
                  <w:tcW w:w="752" w:type="pct"/>
                  <w:tcBorders>
                    <w:top w:val="nil"/>
                    <w:left w:val="nil"/>
                    <w:bottom w:val="nil"/>
                    <w:right w:val="nil"/>
                  </w:tcBorders>
                </w:tcPr>
                <w:p w:rsidR="00583AFD" w:rsidRPr="009B5317" w:rsidRDefault="00583AFD" w:rsidP="00583AFD">
                  <w:pPr>
                    <w:spacing w:line="276" w:lineRule="auto"/>
                    <w:jc w:val="center"/>
                  </w:pPr>
                  <w:r w:rsidRPr="009B5317">
                    <w:t>5</w:t>
                  </w:r>
                </w:p>
              </w:tc>
            </w:tr>
            <w:tr w:rsidR="00583AFD" w:rsidRPr="009B5317" w:rsidTr="00583AFD">
              <w:trPr>
                <w:trHeight w:val="630"/>
              </w:trPr>
              <w:tc>
                <w:tcPr>
                  <w:tcW w:w="752" w:type="pct"/>
                  <w:tcBorders>
                    <w:top w:val="nil"/>
                    <w:left w:val="nil"/>
                    <w:bottom w:val="nil"/>
                    <w:right w:val="nil"/>
                  </w:tcBorders>
                </w:tcPr>
                <w:p w:rsidR="00583AFD" w:rsidRPr="009B5317" w:rsidRDefault="00583AFD" w:rsidP="00583AFD">
                  <w:pPr>
                    <w:spacing w:line="276" w:lineRule="auto"/>
                    <w:jc w:val="center"/>
                  </w:pPr>
                  <w:r w:rsidRPr="009B5317">
                    <w:t>D1.5</w:t>
                  </w:r>
                </w:p>
              </w:tc>
              <w:tc>
                <w:tcPr>
                  <w:tcW w:w="2744" w:type="pct"/>
                  <w:tcBorders>
                    <w:top w:val="nil"/>
                    <w:left w:val="nil"/>
                    <w:bottom w:val="nil"/>
                    <w:right w:val="nil"/>
                  </w:tcBorders>
                </w:tcPr>
                <w:p w:rsidR="00583AFD" w:rsidRPr="009B5317" w:rsidRDefault="00583AFD" w:rsidP="00583AFD">
                  <w:pPr>
                    <w:spacing w:line="276" w:lineRule="auto"/>
                  </w:pPr>
                  <w:r w:rsidRPr="009B5317">
                    <w:t>Report 1</w:t>
                  </w:r>
                  <w:r w:rsidRPr="009B5317">
                    <w:rPr>
                      <w:vertAlign w:val="superscript"/>
                    </w:rPr>
                    <w:t xml:space="preserve">st </w:t>
                  </w:r>
                  <w:r w:rsidRPr="009B5317">
                    <w:t>Annual Consortium Meeting</w:t>
                  </w:r>
                </w:p>
              </w:tc>
              <w:tc>
                <w:tcPr>
                  <w:tcW w:w="752" w:type="pct"/>
                  <w:tcBorders>
                    <w:top w:val="nil"/>
                    <w:left w:val="nil"/>
                    <w:bottom w:val="nil"/>
                    <w:right w:val="nil"/>
                  </w:tcBorders>
                </w:tcPr>
                <w:p w:rsidR="00583AFD" w:rsidRPr="009B5317" w:rsidRDefault="00583AFD" w:rsidP="00583AFD">
                  <w:pPr>
                    <w:spacing w:line="276" w:lineRule="auto"/>
                    <w:jc w:val="center"/>
                  </w:pPr>
                  <w:r w:rsidRPr="009B5317">
                    <w:t>UU</w:t>
                  </w:r>
                </w:p>
              </w:tc>
              <w:tc>
                <w:tcPr>
                  <w:tcW w:w="752" w:type="pct"/>
                  <w:tcBorders>
                    <w:top w:val="nil"/>
                    <w:left w:val="nil"/>
                    <w:bottom w:val="nil"/>
                    <w:right w:val="nil"/>
                  </w:tcBorders>
                </w:tcPr>
                <w:p w:rsidR="00583AFD" w:rsidRPr="009B5317" w:rsidRDefault="00583AFD" w:rsidP="00583AFD">
                  <w:pPr>
                    <w:spacing w:line="276" w:lineRule="auto"/>
                    <w:jc w:val="center"/>
                  </w:pPr>
                  <w:r w:rsidRPr="009B5317">
                    <w:t>14</w:t>
                  </w:r>
                </w:p>
              </w:tc>
            </w:tr>
            <w:tr w:rsidR="00583AFD" w:rsidRPr="009B5317" w:rsidTr="00583AFD">
              <w:trPr>
                <w:trHeight w:val="630"/>
              </w:trPr>
              <w:tc>
                <w:tcPr>
                  <w:tcW w:w="752" w:type="pct"/>
                  <w:tcBorders>
                    <w:top w:val="nil"/>
                    <w:left w:val="nil"/>
                    <w:bottom w:val="nil"/>
                    <w:right w:val="nil"/>
                  </w:tcBorders>
                </w:tcPr>
                <w:p w:rsidR="00583AFD" w:rsidRPr="009B5317" w:rsidRDefault="00583AFD" w:rsidP="00583AFD">
                  <w:pPr>
                    <w:spacing w:line="276" w:lineRule="auto"/>
                    <w:jc w:val="center"/>
                  </w:pPr>
                  <w:r w:rsidRPr="009B5317">
                    <w:t>D1.6</w:t>
                  </w:r>
                </w:p>
              </w:tc>
              <w:tc>
                <w:tcPr>
                  <w:tcW w:w="2744" w:type="pct"/>
                  <w:tcBorders>
                    <w:top w:val="nil"/>
                    <w:left w:val="nil"/>
                    <w:bottom w:val="nil"/>
                    <w:right w:val="nil"/>
                  </w:tcBorders>
                </w:tcPr>
                <w:p w:rsidR="00583AFD" w:rsidRPr="009B5317" w:rsidRDefault="00583AFD" w:rsidP="00583AFD">
                  <w:pPr>
                    <w:spacing w:line="276" w:lineRule="auto"/>
                  </w:pPr>
                  <w:r w:rsidRPr="009B5317">
                    <w:t>Report 2</w:t>
                  </w:r>
                  <w:r w:rsidRPr="009B5317">
                    <w:rPr>
                      <w:vertAlign w:val="superscript"/>
                    </w:rPr>
                    <w:t xml:space="preserve">nd  </w:t>
                  </w:r>
                  <w:r w:rsidRPr="009B5317">
                    <w:t>Annual Consortium Meeting</w:t>
                  </w:r>
                </w:p>
              </w:tc>
              <w:tc>
                <w:tcPr>
                  <w:tcW w:w="752" w:type="pct"/>
                  <w:tcBorders>
                    <w:top w:val="nil"/>
                    <w:left w:val="nil"/>
                    <w:bottom w:val="nil"/>
                    <w:right w:val="nil"/>
                  </w:tcBorders>
                </w:tcPr>
                <w:p w:rsidR="00583AFD" w:rsidRPr="009B5317" w:rsidRDefault="00583AFD" w:rsidP="00583AFD">
                  <w:pPr>
                    <w:spacing w:line="276" w:lineRule="auto"/>
                    <w:jc w:val="center"/>
                  </w:pPr>
                  <w:r w:rsidRPr="009B5317">
                    <w:t>UU</w:t>
                  </w:r>
                </w:p>
              </w:tc>
              <w:tc>
                <w:tcPr>
                  <w:tcW w:w="752" w:type="pct"/>
                  <w:tcBorders>
                    <w:top w:val="nil"/>
                    <w:left w:val="nil"/>
                    <w:bottom w:val="nil"/>
                    <w:right w:val="nil"/>
                  </w:tcBorders>
                </w:tcPr>
                <w:p w:rsidR="00583AFD" w:rsidRPr="009B5317" w:rsidRDefault="00583AFD" w:rsidP="00583AFD">
                  <w:pPr>
                    <w:spacing w:line="276" w:lineRule="auto"/>
                    <w:jc w:val="center"/>
                  </w:pPr>
                  <w:r w:rsidRPr="009B5317">
                    <w:t>26</w:t>
                  </w:r>
                </w:p>
              </w:tc>
            </w:tr>
            <w:tr w:rsidR="00583AFD" w:rsidRPr="009B5317" w:rsidTr="00583AFD">
              <w:trPr>
                <w:trHeight w:val="630"/>
              </w:trPr>
              <w:tc>
                <w:tcPr>
                  <w:tcW w:w="752" w:type="pct"/>
                  <w:tcBorders>
                    <w:top w:val="nil"/>
                    <w:left w:val="nil"/>
                    <w:bottom w:val="nil"/>
                    <w:right w:val="nil"/>
                  </w:tcBorders>
                </w:tcPr>
                <w:p w:rsidR="00583AFD" w:rsidRPr="009B5317" w:rsidRDefault="00583AFD" w:rsidP="00583AFD">
                  <w:pPr>
                    <w:spacing w:line="276" w:lineRule="auto"/>
                    <w:jc w:val="center"/>
                  </w:pPr>
                  <w:r w:rsidRPr="009B5317">
                    <w:t>D1.7</w:t>
                  </w:r>
                </w:p>
              </w:tc>
              <w:tc>
                <w:tcPr>
                  <w:tcW w:w="2744" w:type="pct"/>
                  <w:tcBorders>
                    <w:top w:val="nil"/>
                    <w:left w:val="nil"/>
                    <w:bottom w:val="nil"/>
                    <w:right w:val="nil"/>
                  </w:tcBorders>
                </w:tcPr>
                <w:p w:rsidR="00583AFD" w:rsidRPr="009B5317" w:rsidRDefault="00583AFD" w:rsidP="00583AFD">
                  <w:pPr>
                    <w:spacing w:line="276" w:lineRule="auto"/>
                  </w:pPr>
                  <w:r w:rsidRPr="009B5317">
                    <w:t>Report Final Consortium meeting and Conference</w:t>
                  </w:r>
                </w:p>
              </w:tc>
              <w:tc>
                <w:tcPr>
                  <w:tcW w:w="752" w:type="pct"/>
                  <w:tcBorders>
                    <w:top w:val="nil"/>
                    <w:left w:val="nil"/>
                    <w:bottom w:val="nil"/>
                    <w:right w:val="nil"/>
                  </w:tcBorders>
                </w:tcPr>
                <w:p w:rsidR="00583AFD" w:rsidRPr="009B5317" w:rsidRDefault="00583AFD" w:rsidP="00583AFD">
                  <w:pPr>
                    <w:spacing w:line="276" w:lineRule="auto"/>
                    <w:jc w:val="center"/>
                  </w:pPr>
                  <w:r w:rsidRPr="009B5317">
                    <w:t>UU</w:t>
                  </w:r>
                </w:p>
              </w:tc>
              <w:tc>
                <w:tcPr>
                  <w:tcW w:w="752" w:type="pct"/>
                  <w:tcBorders>
                    <w:top w:val="nil"/>
                    <w:left w:val="nil"/>
                    <w:bottom w:val="nil"/>
                    <w:right w:val="nil"/>
                  </w:tcBorders>
                </w:tcPr>
                <w:p w:rsidR="00583AFD" w:rsidRPr="009B5317" w:rsidRDefault="00583AFD" w:rsidP="00583AFD">
                  <w:pPr>
                    <w:spacing w:line="276" w:lineRule="auto"/>
                    <w:jc w:val="center"/>
                  </w:pPr>
                  <w:r w:rsidRPr="009B5317">
                    <w:t>36</w:t>
                  </w:r>
                </w:p>
              </w:tc>
            </w:tr>
          </w:tbl>
          <w:p w:rsidR="00583AFD" w:rsidRPr="009B5317" w:rsidRDefault="00583AFD" w:rsidP="00583AFD">
            <w:pPr>
              <w:spacing w:before="60" w:after="60"/>
            </w:pPr>
          </w:p>
        </w:tc>
      </w:tr>
    </w:tbl>
    <w:p w:rsidR="00583AFD" w:rsidRPr="000C762B" w:rsidRDefault="00583AFD" w:rsidP="00583AFD">
      <w:pPr>
        <w:spacing w:before="60" w:after="120"/>
        <w:rPr>
          <w:b/>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1080"/>
        <w:gridCol w:w="54"/>
        <w:gridCol w:w="1027"/>
        <w:gridCol w:w="532"/>
        <w:gridCol w:w="549"/>
        <w:gridCol w:w="463"/>
        <w:gridCol w:w="618"/>
        <w:gridCol w:w="354"/>
        <w:gridCol w:w="727"/>
        <w:gridCol w:w="1081"/>
      </w:tblGrid>
      <w:tr w:rsidR="00583AFD" w:rsidRPr="00602DCA" w:rsidTr="00583AFD">
        <w:trPr>
          <w:cantSplit/>
        </w:trPr>
        <w:tc>
          <w:tcPr>
            <w:tcW w:w="3369" w:type="dxa"/>
          </w:tcPr>
          <w:p w:rsidR="00583AFD" w:rsidRPr="00602DCA" w:rsidRDefault="00583AFD" w:rsidP="00583AFD">
            <w:pPr>
              <w:rPr>
                <w:b/>
              </w:rPr>
            </w:pPr>
            <w:r w:rsidRPr="00602DCA">
              <w:rPr>
                <w:b/>
              </w:rPr>
              <w:t xml:space="preserve">Work package number </w:t>
            </w:r>
          </w:p>
        </w:tc>
        <w:tc>
          <w:tcPr>
            <w:tcW w:w="1134" w:type="dxa"/>
            <w:gridSpan w:val="2"/>
          </w:tcPr>
          <w:p w:rsidR="00583AFD" w:rsidRPr="00602DCA" w:rsidRDefault="00583AFD" w:rsidP="00583AFD">
            <w:r>
              <w:t>2</w:t>
            </w:r>
          </w:p>
        </w:tc>
        <w:tc>
          <w:tcPr>
            <w:tcW w:w="3543" w:type="dxa"/>
            <w:gridSpan w:val="6"/>
          </w:tcPr>
          <w:p w:rsidR="00583AFD" w:rsidRPr="00602DCA" w:rsidRDefault="00583AFD" w:rsidP="00583AFD">
            <w:r w:rsidRPr="00602DCA">
              <w:rPr>
                <w:b/>
              </w:rPr>
              <w:t>Lead beneficiary</w:t>
            </w:r>
          </w:p>
        </w:tc>
        <w:tc>
          <w:tcPr>
            <w:tcW w:w="1808" w:type="dxa"/>
            <w:gridSpan w:val="2"/>
          </w:tcPr>
          <w:p w:rsidR="00583AFD" w:rsidRPr="00602DCA" w:rsidRDefault="00583AFD" w:rsidP="00583AFD">
            <w:r>
              <w:t>Frankfurt</w:t>
            </w:r>
          </w:p>
        </w:tc>
      </w:tr>
      <w:tr w:rsidR="00583AFD" w:rsidRPr="00602DCA" w:rsidTr="00583AFD">
        <w:trPr>
          <w:cantSplit/>
        </w:trPr>
        <w:tc>
          <w:tcPr>
            <w:tcW w:w="3369" w:type="dxa"/>
          </w:tcPr>
          <w:p w:rsidR="00583AFD" w:rsidRPr="00602DCA" w:rsidRDefault="00583AFD" w:rsidP="00583AFD">
            <w:pPr>
              <w:rPr>
                <w:b/>
              </w:rPr>
            </w:pPr>
            <w:r w:rsidRPr="00602DCA">
              <w:rPr>
                <w:b/>
              </w:rPr>
              <w:t>Work package title</w:t>
            </w:r>
          </w:p>
        </w:tc>
        <w:tc>
          <w:tcPr>
            <w:tcW w:w="6485" w:type="dxa"/>
            <w:gridSpan w:val="10"/>
          </w:tcPr>
          <w:p w:rsidR="00583AFD" w:rsidRPr="00602DCA" w:rsidRDefault="00583AFD" w:rsidP="00583AFD">
            <w:pPr>
              <w:rPr>
                <w:b/>
              </w:rPr>
            </w:pPr>
            <w:r w:rsidRPr="003C710E">
              <w:rPr>
                <w:b/>
              </w:rPr>
              <w:t xml:space="preserve">Synergy, Concepts and </w:t>
            </w:r>
            <w:commentRangeStart w:id="12"/>
            <w:r w:rsidRPr="003C710E">
              <w:rPr>
                <w:b/>
              </w:rPr>
              <w:t>Methods</w:t>
            </w:r>
            <w:commentRangeEnd w:id="12"/>
            <w:r>
              <w:rPr>
                <w:rStyle w:val="CommentReference"/>
                <w:szCs w:val="20"/>
              </w:rPr>
              <w:commentReference w:id="12"/>
            </w:r>
            <w:r w:rsidRPr="003C710E">
              <w:rPr>
                <w:b/>
              </w:rPr>
              <w:t xml:space="preserve"> </w:t>
            </w:r>
          </w:p>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Participant number</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rPr>
                <w:b/>
              </w:rPr>
            </w:pPr>
            <w:r w:rsidRPr="00602DCA">
              <w:rPr>
                <w:b/>
              </w:rPr>
              <w:t>Short name of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Person/months per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16257E" w:rsidTr="00583AFD">
        <w:trPr>
          <w:cantSplit/>
        </w:trPr>
        <w:tc>
          <w:tcPr>
            <w:tcW w:w="3369" w:type="dxa"/>
          </w:tcPr>
          <w:p w:rsidR="00583AFD" w:rsidRPr="00602DCA" w:rsidRDefault="00583AFD" w:rsidP="00583AFD">
            <w:pPr>
              <w:spacing w:after="480"/>
              <w:ind w:left="1191" w:hanging="1191"/>
              <w:rPr>
                <w:b/>
              </w:rPr>
            </w:pPr>
            <w:r w:rsidRPr="00602DCA">
              <w:rPr>
                <w:b/>
              </w:rPr>
              <w:t>Start month</w:t>
            </w:r>
          </w:p>
        </w:tc>
        <w:tc>
          <w:tcPr>
            <w:tcW w:w="2693" w:type="dxa"/>
            <w:gridSpan w:val="4"/>
          </w:tcPr>
          <w:p w:rsidR="00583AFD" w:rsidRPr="00602DCA" w:rsidRDefault="00583AFD" w:rsidP="00583AFD"/>
        </w:tc>
        <w:tc>
          <w:tcPr>
            <w:tcW w:w="1012" w:type="dxa"/>
            <w:gridSpan w:val="2"/>
          </w:tcPr>
          <w:p w:rsidR="00583AFD" w:rsidRPr="00602DCA" w:rsidRDefault="00583AFD" w:rsidP="00583AFD">
            <w:r w:rsidRPr="00602DCA">
              <w:t>End month</w:t>
            </w:r>
          </w:p>
        </w:tc>
        <w:tc>
          <w:tcPr>
            <w:tcW w:w="2780" w:type="dxa"/>
            <w:gridSpan w:val="4"/>
          </w:tcPr>
          <w:p w:rsidR="00583AFD" w:rsidRPr="0016257E" w:rsidRDefault="00583AFD" w:rsidP="00583AFD"/>
        </w:tc>
      </w:tr>
    </w:tbl>
    <w:p w:rsidR="00583AFD" w:rsidRPr="0016257E" w:rsidRDefault="00583AFD" w:rsidP="00583AFD">
      <w:pPr>
        <w:spacing w:before="60" w:after="60"/>
        <w:rPr>
          <w: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Pr="00602DCA" w:rsidRDefault="00583AFD" w:rsidP="00583AFD">
            <w:pPr>
              <w:spacing w:before="60" w:after="60"/>
            </w:pPr>
            <w:r w:rsidRPr="00602DCA">
              <w:rPr>
                <w:b/>
              </w:rPr>
              <w:t>Objectives</w:t>
            </w:r>
            <w:r w:rsidRPr="00602DCA">
              <w:t xml:space="preserve"> </w:t>
            </w:r>
          </w:p>
          <w:p w:rsidR="00583AFD" w:rsidRPr="00515E87" w:rsidRDefault="00583AFD" w:rsidP="00A66E52">
            <w:pPr>
              <w:pStyle w:val="ListParagraph"/>
              <w:numPr>
                <w:ilvl w:val="0"/>
                <w:numId w:val="30"/>
              </w:numPr>
              <w:tabs>
                <w:tab w:val="left" w:pos="680"/>
                <w:tab w:val="left" w:pos="7371"/>
              </w:tabs>
              <w:jc w:val="both"/>
            </w:pPr>
            <w:r w:rsidRPr="00515E87">
              <w:t>Identifying, exploring and defining key concepts for the project, in particular rule of law/</w:t>
            </w:r>
            <w:proofErr w:type="spellStart"/>
            <w:r w:rsidRPr="00515E87">
              <w:t>Rechtsstaat</w:t>
            </w:r>
            <w:proofErr w:type="spellEnd"/>
            <w:r w:rsidRPr="00515E87">
              <w:t>, sovereignty, democracy and legitimacy.</w:t>
            </w:r>
          </w:p>
          <w:p w:rsidR="00583AFD" w:rsidRPr="00515E87" w:rsidRDefault="00583AFD" w:rsidP="00A66E52">
            <w:pPr>
              <w:pStyle w:val="ListParagraph"/>
              <w:numPr>
                <w:ilvl w:val="0"/>
                <w:numId w:val="30"/>
              </w:numPr>
              <w:tabs>
                <w:tab w:val="left" w:pos="680"/>
                <w:tab w:val="left" w:pos="7371"/>
              </w:tabs>
              <w:jc w:val="both"/>
            </w:pPr>
            <w:commentRangeStart w:id="13"/>
            <w:r w:rsidRPr="00515E87">
              <w:t>Establishing the methodological framework for the overall research project (selection of case studies, definition of research methods to be used, providing guidance on interdisciplinary methods).</w:t>
            </w:r>
            <w:commentRangeEnd w:id="13"/>
            <w:r w:rsidRPr="00515E87">
              <w:rPr>
                <w:rStyle w:val="CommentReference"/>
                <w:szCs w:val="20"/>
              </w:rPr>
              <w:commentReference w:id="13"/>
            </w:r>
          </w:p>
          <w:p w:rsidR="00583AFD" w:rsidRDefault="00583AFD" w:rsidP="00A66E52">
            <w:pPr>
              <w:pStyle w:val="ListParagraph"/>
              <w:numPr>
                <w:ilvl w:val="0"/>
                <w:numId w:val="30"/>
              </w:numPr>
              <w:tabs>
                <w:tab w:val="left" w:pos="680"/>
                <w:tab w:val="left" w:pos="7371"/>
              </w:tabs>
              <w:jc w:val="both"/>
            </w:pPr>
            <w:r w:rsidRPr="00515E87">
              <w:t>Answering</w:t>
            </w:r>
            <w:r>
              <w:t xml:space="preserve"> key conceptual questions related to and following from the various WPs during the project, thereby deepening the understanding of key concepts and their relationships.</w:t>
            </w:r>
          </w:p>
          <w:p w:rsidR="00583AFD" w:rsidRDefault="00583AFD" w:rsidP="00A66E52">
            <w:pPr>
              <w:pStyle w:val="ListParagraph"/>
              <w:numPr>
                <w:ilvl w:val="0"/>
                <w:numId w:val="30"/>
              </w:numPr>
              <w:tabs>
                <w:tab w:val="left" w:pos="680"/>
                <w:tab w:val="left" w:pos="7371"/>
              </w:tabs>
              <w:jc w:val="both"/>
            </w:pPr>
            <w:r>
              <w:t>Contextual conceptualisation of the key concepts of the project, as well as their relations, based on the findings of all work packages.</w:t>
            </w:r>
          </w:p>
          <w:p w:rsidR="00583AFD" w:rsidRPr="00602DCA" w:rsidRDefault="00583AFD" w:rsidP="00A66E52">
            <w:pPr>
              <w:pStyle w:val="ListParagraph"/>
              <w:numPr>
                <w:ilvl w:val="0"/>
                <w:numId w:val="30"/>
              </w:numPr>
              <w:tabs>
                <w:tab w:val="left" w:pos="680"/>
                <w:tab w:val="left" w:pos="7371"/>
              </w:tabs>
              <w:jc w:val="both"/>
            </w:pPr>
            <w:r>
              <w:t>Bring together the findings of all WPs to provide a coherent, comprehensive and interdisciplinary answer to the central questions of the project.</w:t>
            </w:r>
          </w:p>
        </w:tc>
      </w:tr>
    </w:tbl>
    <w:p w:rsidR="00583AFD" w:rsidRPr="004153B5" w:rsidRDefault="00583AFD" w:rsidP="00583AFD">
      <w:pPr>
        <w:spacing w:before="60" w:after="60"/>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Default="00583AFD" w:rsidP="00583AFD">
            <w:pPr>
              <w:spacing w:before="60" w:after="60"/>
              <w:jc w:val="both"/>
            </w:pPr>
            <w:r w:rsidRPr="00602DCA">
              <w:rPr>
                <w:b/>
              </w:rPr>
              <w:t>Description of work</w:t>
            </w:r>
            <w:r w:rsidRPr="00602DCA">
              <w:t xml:space="preserve"> (where appropriate, broken down into tasks), lead partner and role of participants</w:t>
            </w:r>
          </w:p>
          <w:p w:rsidR="00583AFD" w:rsidRPr="004E157C" w:rsidRDefault="00583AFD" w:rsidP="00583AFD">
            <w:pPr>
              <w:rPr>
                <w:b/>
                <w:lang w:val="en-US"/>
              </w:rPr>
            </w:pPr>
            <w:r>
              <w:rPr>
                <w:b/>
                <w:lang w:val="en-US"/>
              </w:rPr>
              <w:t>Questions</w:t>
            </w:r>
          </w:p>
          <w:p w:rsidR="00583AFD" w:rsidRDefault="00583AFD" w:rsidP="00583AFD">
            <w:pPr>
              <w:rPr>
                <w:lang w:val="en-US"/>
              </w:rPr>
            </w:pPr>
            <w:r>
              <w:rPr>
                <w:lang w:val="en-US"/>
              </w:rPr>
              <w:t>1. What are the key concepts for the project and how can these be defined so as to create a sound basis for exploring their effect in national and EU law, as well as their relations?</w:t>
            </w:r>
          </w:p>
          <w:p w:rsidR="00583AFD" w:rsidRDefault="00583AFD" w:rsidP="00583AFD">
            <w:pPr>
              <w:rPr>
                <w:lang w:val="en-US"/>
              </w:rPr>
            </w:pPr>
            <w:r>
              <w:rPr>
                <w:lang w:val="en-US"/>
              </w:rPr>
              <w:t xml:space="preserve">2. What research methods should be adopted to properly investigate the main questions of the </w:t>
            </w:r>
            <w:r>
              <w:rPr>
                <w:lang w:val="en-US"/>
              </w:rPr>
              <w:lastRenderedPageBreak/>
              <w:t>research project and how can these best be applied in the various work packages?</w:t>
            </w:r>
          </w:p>
          <w:p w:rsidR="00583AFD" w:rsidRDefault="00583AFD" w:rsidP="00583AFD">
            <w:pPr>
              <w:rPr>
                <w:lang w:val="en-US"/>
              </w:rPr>
            </w:pPr>
            <w:r>
              <w:rPr>
                <w:lang w:val="en-US"/>
              </w:rPr>
              <w:t xml:space="preserve">3. What answers can be given to conceptual questions and questions dealing with the relations between concepts that arise from the other WPs? </w:t>
            </w:r>
          </w:p>
          <w:p w:rsidR="00583AFD" w:rsidRDefault="00583AFD" w:rsidP="00583AFD">
            <w:pPr>
              <w:rPr>
                <w:lang w:val="en-US"/>
              </w:rPr>
            </w:pPr>
            <w:r>
              <w:rPr>
                <w:lang w:val="en-US"/>
              </w:rPr>
              <w:t>4. What connections and new conceptual questions arise from the comparative and interdisciplinary studies in the various WPs and how can they be answered?</w:t>
            </w:r>
          </w:p>
          <w:p w:rsidR="00583AFD" w:rsidRDefault="00583AFD" w:rsidP="00583AFD">
            <w:pPr>
              <w:rPr>
                <w:lang w:val="en-US"/>
              </w:rPr>
            </w:pPr>
            <w:r>
              <w:rPr>
                <w:lang w:val="en-US"/>
              </w:rPr>
              <w:t>5. How can the findings for the various WPs be integrated to provide a coherent, comprehensive and interdisciplinary answer to the central questions of the project?</w:t>
            </w:r>
          </w:p>
          <w:p w:rsidR="00583AFD" w:rsidRDefault="00583AFD" w:rsidP="00583AFD">
            <w:pPr>
              <w:rPr>
                <w:lang w:val="en-US"/>
              </w:rPr>
            </w:pPr>
          </w:p>
          <w:p w:rsidR="00583AFD" w:rsidRPr="00772C3B" w:rsidRDefault="00583AFD" w:rsidP="00583AFD">
            <w:pPr>
              <w:rPr>
                <w:b/>
                <w:lang w:val="en-US"/>
              </w:rPr>
            </w:pPr>
            <w:r w:rsidRPr="00772C3B">
              <w:rPr>
                <w:b/>
                <w:lang w:val="en-US"/>
              </w:rPr>
              <w:t>Brief description</w:t>
            </w:r>
          </w:p>
          <w:p w:rsidR="00583AFD" w:rsidRPr="00FE3C2A" w:rsidRDefault="00583AFD" w:rsidP="00583AFD">
            <w:pPr>
              <w:rPr>
                <w:lang w:val="en-US"/>
              </w:rPr>
            </w:pPr>
            <w:r w:rsidRPr="00FE3C2A">
              <w:rPr>
                <w:lang w:val="en-US"/>
              </w:rPr>
              <w:t xml:space="preserve">WP2 is an overarching work package that ensures the overall coherence of the project. </w:t>
            </w:r>
            <w:r>
              <w:rPr>
                <w:lang w:val="en-US"/>
              </w:rPr>
              <w:t xml:space="preserve">It </w:t>
            </w:r>
            <w:r w:rsidRPr="005D60A0">
              <w:rPr>
                <w:lang w:val="en-US"/>
              </w:rPr>
              <w:t>runs throughout the project and consists of three parts developed at different moments in time</w:t>
            </w:r>
            <w:r>
              <w:rPr>
                <w:lang w:val="en-US"/>
              </w:rPr>
              <w:t>,</w:t>
            </w:r>
            <w:r w:rsidRPr="005D60A0">
              <w:rPr>
                <w:lang w:val="en-US"/>
              </w:rPr>
              <w:t xml:space="preserve"> to which all WPs contribute in the form of specifically defined deliverables. </w:t>
            </w:r>
            <w:r>
              <w:rPr>
                <w:lang w:val="en-US"/>
              </w:rPr>
              <w:t xml:space="preserve">In phase 1, it </w:t>
            </w:r>
            <w:r w:rsidRPr="00FE3C2A">
              <w:rPr>
                <w:lang w:val="en-US"/>
              </w:rPr>
              <w:t>form</w:t>
            </w:r>
            <w:r>
              <w:rPr>
                <w:lang w:val="en-US"/>
              </w:rPr>
              <w:t>s</w:t>
            </w:r>
            <w:r w:rsidRPr="00FE3C2A">
              <w:rPr>
                <w:lang w:val="en-US"/>
              </w:rPr>
              <w:t xml:space="preserve"> the basis for the other work packages</w:t>
            </w:r>
            <w:r>
              <w:rPr>
                <w:lang w:val="en-US"/>
              </w:rPr>
              <w:t>; in phase 2, it</w:t>
            </w:r>
            <w:r w:rsidRPr="00FE3C2A">
              <w:rPr>
                <w:lang w:val="en-US"/>
              </w:rPr>
              <w:t xml:space="preserve"> provide</w:t>
            </w:r>
            <w:r>
              <w:rPr>
                <w:lang w:val="en-US"/>
              </w:rPr>
              <w:t>s</w:t>
            </w:r>
            <w:r w:rsidRPr="00FE3C2A">
              <w:rPr>
                <w:lang w:val="en-US"/>
              </w:rPr>
              <w:t xml:space="preserve"> further input for these work packages</w:t>
            </w:r>
            <w:r>
              <w:rPr>
                <w:lang w:val="en-US"/>
              </w:rPr>
              <w:t xml:space="preserve"> as well as further builds on the understanding of the key concepts of the project</w:t>
            </w:r>
            <w:r w:rsidRPr="00FE3C2A">
              <w:rPr>
                <w:lang w:val="en-US"/>
              </w:rPr>
              <w:t xml:space="preserve">, and </w:t>
            </w:r>
            <w:r>
              <w:rPr>
                <w:lang w:val="en-US"/>
              </w:rPr>
              <w:t xml:space="preserve">in phase 3, it </w:t>
            </w:r>
            <w:proofErr w:type="spellStart"/>
            <w:r>
              <w:rPr>
                <w:lang w:val="en-US"/>
              </w:rPr>
              <w:t>synthesises</w:t>
            </w:r>
            <w:proofErr w:type="spellEnd"/>
            <w:r>
              <w:rPr>
                <w:lang w:val="en-US"/>
              </w:rPr>
              <w:t xml:space="preserve"> and concludes</w:t>
            </w:r>
            <w:r w:rsidRPr="00FE3C2A">
              <w:rPr>
                <w:lang w:val="en-US"/>
              </w:rPr>
              <w:t xml:space="preserve">. </w:t>
            </w:r>
          </w:p>
          <w:p w:rsidR="00583AFD" w:rsidRDefault="00583AFD" w:rsidP="00583AFD">
            <w:pPr>
              <w:rPr>
                <w:lang w:val="en-US"/>
              </w:rPr>
            </w:pPr>
          </w:p>
          <w:p w:rsidR="00583AFD" w:rsidRPr="00EF446F" w:rsidRDefault="00583AFD" w:rsidP="00583AFD">
            <w:pPr>
              <w:rPr>
                <w:i/>
                <w:lang w:val="en-US"/>
              </w:rPr>
            </w:pPr>
            <w:r>
              <w:rPr>
                <w:i/>
                <w:lang w:val="en-US"/>
              </w:rPr>
              <w:t>Phase 1 – Definition and methodology</w:t>
            </w:r>
          </w:p>
          <w:p w:rsidR="00583AFD" w:rsidRDefault="00583AFD" w:rsidP="00583AFD">
            <w:pPr>
              <w:rPr>
                <w:lang w:val="en-US"/>
              </w:rPr>
            </w:pPr>
            <w:r w:rsidRPr="005D60A0">
              <w:rPr>
                <w:lang w:val="en-US"/>
              </w:rPr>
              <w:t xml:space="preserve">In the first phase, </w:t>
            </w:r>
            <w:r>
              <w:rPr>
                <w:lang w:val="en-US"/>
              </w:rPr>
              <w:t>WP</w:t>
            </w:r>
            <w:r w:rsidRPr="005D60A0">
              <w:rPr>
                <w:lang w:val="en-US"/>
              </w:rPr>
              <w:t xml:space="preserve">2 will provide a first exploration </w:t>
            </w:r>
            <w:r>
              <w:rPr>
                <w:lang w:val="en-US"/>
              </w:rPr>
              <w:t xml:space="preserve">and definition </w:t>
            </w:r>
            <w:r w:rsidRPr="005D60A0">
              <w:rPr>
                <w:lang w:val="en-US"/>
              </w:rPr>
              <w:t xml:space="preserve">of the key concepts in the call </w:t>
            </w:r>
            <w:r>
              <w:rPr>
                <w:lang w:val="en-US"/>
              </w:rPr>
              <w:t xml:space="preserve">– in particular </w:t>
            </w:r>
            <w:r w:rsidRPr="005D60A0">
              <w:rPr>
                <w:lang w:val="en-US"/>
              </w:rPr>
              <w:t>sovereignty, rule of law</w:t>
            </w:r>
            <w:r>
              <w:rPr>
                <w:lang w:val="en-US"/>
              </w:rPr>
              <w:t xml:space="preserve">, </w:t>
            </w:r>
            <w:proofErr w:type="spellStart"/>
            <w:r>
              <w:rPr>
                <w:i/>
                <w:lang w:val="en-US"/>
              </w:rPr>
              <w:t>Rechtstaat</w:t>
            </w:r>
            <w:proofErr w:type="spellEnd"/>
            <w:r w:rsidRPr="005D60A0">
              <w:rPr>
                <w:lang w:val="en-US"/>
              </w:rPr>
              <w:t>, democracy</w:t>
            </w:r>
            <w:r>
              <w:rPr>
                <w:lang w:val="en-US"/>
              </w:rPr>
              <w:t xml:space="preserve"> and</w:t>
            </w:r>
            <w:r w:rsidRPr="005D60A0">
              <w:rPr>
                <w:lang w:val="en-US"/>
              </w:rPr>
              <w:t xml:space="preserve"> legitimacy. </w:t>
            </w:r>
            <w:r>
              <w:rPr>
                <w:lang w:val="en-US"/>
              </w:rPr>
              <w:t>The aim is to search for ‘ideal-type’ definitions of the various concepts, which are sufficiently objective and clear as to enable the researchers to work with them throughout the project. To do so, a deep and interdisciplinary study will be made of the relevant theoretical literature (e.g. in the areas of legal and constitutional theory, political philosophy, political science and international relations) and of existing definitions available on these notions, their meaning and their interconnectedness. In particular, available ‘checklists’ for democracy and the rule of law (</w:t>
            </w:r>
            <w:proofErr w:type="spellStart"/>
            <w:r>
              <w:rPr>
                <w:lang w:val="en-US"/>
              </w:rPr>
              <w:t>eg</w:t>
            </w:r>
            <w:proofErr w:type="spellEnd"/>
            <w:r>
              <w:rPr>
                <w:lang w:val="en-US"/>
              </w:rPr>
              <w:t xml:space="preserve"> the checklists provided by the Council of Europe’s Venice Commission, the Rule of Law Project and the World Bank (under development)) will be compared and integrated. </w:t>
            </w:r>
          </w:p>
          <w:p w:rsidR="00583AFD" w:rsidRDefault="00583AFD" w:rsidP="00583AFD">
            <w:pPr>
              <w:rPr>
                <w:lang w:val="en-US"/>
              </w:rPr>
            </w:pPr>
            <w:r>
              <w:rPr>
                <w:lang w:val="en-US"/>
              </w:rPr>
              <w:tab/>
            </w:r>
            <w:r w:rsidRPr="005D60A0">
              <w:rPr>
                <w:lang w:val="en-US"/>
              </w:rPr>
              <w:t xml:space="preserve">In addition to this, </w:t>
            </w:r>
            <w:r>
              <w:rPr>
                <w:lang w:val="en-US"/>
              </w:rPr>
              <w:t xml:space="preserve">in the first phase, WP2 </w:t>
            </w:r>
            <w:r w:rsidRPr="005D60A0">
              <w:rPr>
                <w:lang w:val="en-US"/>
              </w:rPr>
              <w:t>will establish the methodological framework for the project</w:t>
            </w:r>
            <w:r>
              <w:rPr>
                <w:lang w:val="en-US"/>
              </w:rPr>
              <w:t>. It will provide</w:t>
            </w:r>
            <w:r w:rsidRPr="005D60A0">
              <w:rPr>
                <w:lang w:val="en-US"/>
              </w:rPr>
              <w:t xml:space="preserve"> a scientifically argued selection of cases (in terms of member states, time period, and actors to study) and specify how the cases studied in the different WPs relate. Moreover, it will define the various methods the project will apply and </w:t>
            </w:r>
            <w:r>
              <w:rPr>
                <w:lang w:val="en-US"/>
              </w:rPr>
              <w:t xml:space="preserve">it will explain </w:t>
            </w:r>
            <w:r w:rsidRPr="005D60A0">
              <w:rPr>
                <w:lang w:val="en-US"/>
              </w:rPr>
              <w:t>how they will be combined to produce the data and results needed to answer the project’s central questions. Finally</w:t>
            </w:r>
            <w:r>
              <w:rPr>
                <w:lang w:val="en-US"/>
              </w:rPr>
              <w:t>,</w:t>
            </w:r>
            <w:r w:rsidRPr="005D60A0">
              <w:rPr>
                <w:lang w:val="en-US"/>
              </w:rPr>
              <w:t xml:space="preserve"> it will explore the literature on the practice of doing interdisciplinary research and rely on the vast experience of the Utrecht Management Team in conducting this type of research to provide guidance for all participants in the project on the best practices of interdisciplinary research. </w:t>
            </w:r>
          </w:p>
          <w:p w:rsidR="00583AFD" w:rsidRDefault="00583AFD" w:rsidP="00583AFD">
            <w:pPr>
              <w:rPr>
                <w:lang w:val="en-US"/>
              </w:rPr>
            </w:pPr>
            <w:r>
              <w:rPr>
                <w:lang w:val="en-US"/>
              </w:rPr>
              <w:tab/>
            </w:r>
            <w:r w:rsidRPr="005D60A0">
              <w:rPr>
                <w:lang w:val="en-US"/>
              </w:rPr>
              <w:t xml:space="preserve">By </w:t>
            </w:r>
            <w:r>
              <w:rPr>
                <w:lang w:val="en-US"/>
              </w:rPr>
              <w:t xml:space="preserve">thus </w:t>
            </w:r>
            <w:r w:rsidRPr="005D60A0">
              <w:rPr>
                <w:lang w:val="en-US"/>
              </w:rPr>
              <w:t xml:space="preserve">providing a strong conceptual, methodological and practical framework for the entire project at an early stage, WP 2 will ensure the coherence of the project and its results, as well as ensure that the multiplier effect of true interdisciplinary research comes into effect. </w:t>
            </w:r>
          </w:p>
          <w:p w:rsidR="00583AFD" w:rsidRDefault="00583AFD" w:rsidP="00583AFD">
            <w:pPr>
              <w:rPr>
                <w:lang w:val="en-US"/>
              </w:rPr>
            </w:pPr>
          </w:p>
          <w:p w:rsidR="00583AFD" w:rsidRPr="00D231A7" w:rsidRDefault="00583AFD" w:rsidP="00583AFD">
            <w:pPr>
              <w:rPr>
                <w:i/>
                <w:lang w:val="en-US"/>
              </w:rPr>
            </w:pPr>
            <w:r>
              <w:rPr>
                <w:i/>
                <w:lang w:val="en-US"/>
              </w:rPr>
              <w:t xml:space="preserve">Phase 2 – Implementing input by the other WPs </w:t>
            </w:r>
          </w:p>
          <w:p w:rsidR="00583AFD" w:rsidRPr="005D60A0" w:rsidRDefault="00583AFD" w:rsidP="00583AFD">
            <w:pPr>
              <w:rPr>
                <w:lang w:val="en-US"/>
              </w:rPr>
            </w:pPr>
            <w:r w:rsidRPr="005D60A0">
              <w:rPr>
                <w:lang w:val="en-US"/>
              </w:rPr>
              <w:t xml:space="preserve">In the second phase, WP2 will rely on specific input that will be assigned to the </w:t>
            </w:r>
            <w:r>
              <w:rPr>
                <w:lang w:val="en-US"/>
              </w:rPr>
              <w:t>WPs as well as provide answers to conceptual questions raised by the other WPs. In particular, the input by the WPs will help to complement the theoretical findings of phase 2 by more practical and comparative insights. In particular, in phase 2, WP2 aims</w:t>
            </w:r>
            <w:r w:rsidRPr="005D60A0">
              <w:rPr>
                <w:lang w:val="en-US"/>
              </w:rPr>
              <w:t xml:space="preserve"> </w:t>
            </w:r>
            <w:r>
              <w:rPr>
                <w:lang w:val="en-US"/>
              </w:rPr>
              <w:t xml:space="preserve">to answer </w:t>
            </w:r>
            <w:r w:rsidRPr="005D60A0">
              <w:rPr>
                <w:lang w:val="en-US"/>
              </w:rPr>
              <w:t xml:space="preserve">the following questions:  </w:t>
            </w:r>
          </w:p>
          <w:p w:rsidR="00583AFD" w:rsidRDefault="00583AFD" w:rsidP="00583AFD">
            <w:pPr>
              <w:rPr>
                <w:lang w:val="en-US"/>
              </w:rPr>
            </w:pPr>
            <w:r>
              <w:rPr>
                <w:lang w:val="en-US"/>
              </w:rPr>
              <w:t>1. How are key concepts such as rule of law/</w:t>
            </w:r>
            <w:proofErr w:type="spellStart"/>
            <w:r>
              <w:rPr>
                <w:i/>
                <w:lang w:val="en-US"/>
              </w:rPr>
              <w:t>Rechtstaat</w:t>
            </w:r>
            <w:proofErr w:type="spellEnd"/>
            <w:r>
              <w:rPr>
                <w:lang w:val="en-US"/>
              </w:rPr>
              <w:t>, democracy, legitimacy and sovereignty defined in the EU and the Member States and how do they interrelate? More specifically:</w:t>
            </w:r>
          </w:p>
          <w:p w:rsidR="00583AFD" w:rsidRDefault="00583AFD" w:rsidP="00583AFD">
            <w:pPr>
              <w:ind w:left="357"/>
              <w:rPr>
                <w:lang w:val="en-US"/>
              </w:rPr>
            </w:pPr>
            <w:r>
              <w:rPr>
                <w:lang w:val="en-US"/>
              </w:rPr>
              <w:t xml:space="preserve">1.1 </w:t>
            </w:r>
            <w:r w:rsidRPr="005D60A0">
              <w:rPr>
                <w:lang w:val="en-US"/>
              </w:rPr>
              <w:t>To what extent does a tension between rule of law</w:t>
            </w:r>
            <w:r>
              <w:rPr>
                <w:lang w:val="en-US"/>
              </w:rPr>
              <w:t>/</w:t>
            </w:r>
            <w:proofErr w:type="spellStart"/>
            <w:r>
              <w:rPr>
                <w:i/>
                <w:lang w:val="en-US"/>
              </w:rPr>
              <w:t>Rechtstaat</w:t>
            </w:r>
            <w:proofErr w:type="spellEnd"/>
            <w:r w:rsidRPr="005D60A0">
              <w:rPr>
                <w:lang w:val="en-US"/>
              </w:rPr>
              <w:t xml:space="preserve"> and democracy exist and how </w:t>
            </w:r>
            <w:r>
              <w:rPr>
                <w:lang w:val="en-US"/>
              </w:rPr>
              <w:t xml:space="preserve">is this </w:t>
            </w:r>
            <w:r w:rsidRPr="005D60A0">
              <w:rPr>
                <w:lang w:val="en-US"/>
              </w:rPr>
              <w:t>dealt with (in light of the overall legitimacy of the EU)?</w:t>
            </w:r>
          </w:p>
          <w:p w:rsidR="00583AFD" w:rsidRDefault="00583AFD" w:rsidP="00583AFD">
            <w:pPr>
              <w:ind w:left="357"/>
              <w:rPr>
                <w:lang w:val="en-US"/>
              </w:rPr>
            </w:pPr>
            <w:r>
              <w:rPr>
                <w:lang w:val="en-US"/>
              </w:rPr>
              <w:t>1.2</w:t>
            </w:r>
            <w:r w:rsidRPr="0008337F">
              <w:rPr>
                <w:lang w:val="en-US"/>
              </w:rPr>
              <w:t xml:space="preserve"> </w:t>
            </w:r>
            <w:r w:rsidRPr="005D60A0">
              <w:rPr>
                <w:lang w:val="en-US"/>
              </w:rPr>
              <w:t>What are the different understandings of sovereignty</w:t>
            </w:r>
            <w:r>
              <w:rPr>
                <w:lang w:val="en-US"/>
              </w:rPr>
              <w:t>?</w:t>
            </w:r>
            <w:r w:rsidRPr="005D60A0">
              <w:rPr>
                <w:lang w:val="en-US"/>
              </w:rPr>
              <w:t xml:space="preserve"> </w:t>
            </w:r>
            <w:r>
              <w:rPr>
                <w:lang w:val="en-US"/>
              </w:rPr>
              <w:t>Where does the locus of sovereignty lie? T</w:t>
            </w:r>
            <w:r w:rsidRPr="005D60A0">
              <w:rPr>
                <w:lang w:val="en-US"/>
              </w:rPr>
              <w:t xml:space="preserve">o what extent is it a legal concept and an interpreted one in different </w:t>
            </w:r>
            <w:r>
              <w:rPr>
                <w:lang w:val="en-US"/>
              </w:rPr>
              <w:t>Member States</w:t>
            </w:r>
            <w:r w:rsidRPr="005D60A0">
              <w:rPr>
                <w:lang w:val="en-US"/>
              </w:rPr>
              <w:t xml:space="preserve">? </w:t>
            </w:r>
          </w:p>
          <w:p w:rsidR="00583AFD" w:rsidRDefault="00583AFD" w:rsidP="00583AFD">
            <w:pPr>
              <w:rPr>
                <w:lang w:val="en-US"/>
              </w:rPr>
            </w:pPr>
            <w:r>
              <w:rPr>
                <w:lang w:val="en-US"/>
              </w:rPr>
              <w:lastRenderedPageBreak/>
              <w:t>2.</w:t>
            </w:r>
            <w:r>
              <w:rPr>
                <w:lang w:val="en-US"/>
              </w:rPr>
              <w:tab/>
              <w:t>What are the norms underlying particular conceptions of sovereignty, democracy, rule of law/</w:t>
            </w:r>
            <w:proofErr w:type="spellStart"/>
            <w:r>
              <w:rPr>
                <w:i/>
                <w:lang w:val="en-US"/>
              </w:rPr>
              <w:t>Rechtstaat</w:t>
            </w:r>
            <w:proofErr w:type="spellEnd"/>
            <w:r>
              <w:rPr>
                <w:lang w:val="en-US"/>
              </w:rPr>
              <w:t xml:space="preserve"> and legitimacy in the EU and the Member States and what is their basis?</w:t>
            </w:r>
          </w:p>
          <w:p w:rsidR="00583AFD" w:rsidRDefault="00583AFD" w:rsidP="00583AFD">
            <w:pPr>
              <w:rPr>
                <w:lang w:val="en-US"/>
              </w:rPr>
            </w:pPr>
            <w:r>
              <w:rPr>
                <w:lang w:val="en-US"/>
              </w:rPr>
              <w:t>3. What are the implications of particular conceptions of sovereignty, democracy, rule of law/</w:t>
            </w:r>
            <w:proofErr w:type="spellStart"/>
            <w:r>
              <w:rPr>
                <w:i/>
                <w:lang w:val="en-US"/>
              </w:rPr>
              <w:t>Rechtstaat</w:t>
            </w:r>
            <w:proofErr w:type="spellEnd"/>
            <w:r>
              <w:rPr>
                <w:lang w:val="en-US"/>
              </w:rPr>
              <w:t xml:space="preserve"> and legitimacy in the EU and the Member States for justification and accountability?</w:t>
            </w:r>
          </w:p>
          <w:p w:rsidR="00583AFD" w:rsidRPr="005D60A0" w:rsidRDefault="00583AFD" w:rsidP="00583AFD">
            <w:pPr>
              <w:rPr>
                <w:lang w:val="en-US"/>
              </w:rPr>
            </w:pPr>
            <w:r>
              <w:rPr>
                <w:lang w:val="en-US"/>
              </w:rPr>
              <w:t xml:space="preserve">          </w:t>
            </w:r>
          </w:p>
          <w:p w:rsidR="00583AFD" w:rsidRPr="007F3DF0" w:rsidRDefault="00583AFD" w:rsidP="00583AFD">
            <w:pPr>
              <w:rPr>
                <w:i/>
                <w:lang w:val="en-US"/>
              </w:rPr>
            </w:pPr>
            <w:r>
              <w:rPr>
                <w:i/>
                <w:lang w:val="en-US"/>
              </w:rPr>
              <w:t xml:space="preserve">Phase 3 – Synthesis </w:t>
            </w:r>
          </w:p>
          <w:p w:rsidR="00583AFD" w:rsidRDefault="00583AFD" w:rsidP="00583AFD">
            <w:pPr>
              <w:rPr>
                <w:lang w:val="en-US"/>
              </w:rPr>
            </w:pPr>
            <w:r w:rsidRPr="005D60A0">
              <w:rPr>
                <w:lang w:val="en-US"/>
              </w:rPr>
              <w:t xml:space="preserve">In the third and final phase, </w:t>
            </w:r>
            <w:r>
              <w:rPr>
                <w:lang w:val="en-US"/>
              </w:rPr>
              <w:t xml:space="preserve">WP2 </w:t>
            </w:r>
            <w:r w:rsidRPr="005D60A0">
              <w:rPr>
                <w:lang w:val="en-US"/>
              </w:rPr>
              <w:t xml:space="preserve">will draw upon the findings of all </w:t>
            </w:r>
            <w:r>
              <w:rPr>
                <w:lang w:val="en-US"/>
              </w:rPr>
              <w:t xml:space="preserve">WPs as well as the findings of phase 2 to </w:t>
            </w:r>
            <w:r w:rsidRPr="005D60A0">
              <w:rPr>
                <w:lang w:val="en-US"/>
              </w:rPr>
              <w:t xml:space="preserve">come up with </w:t>
            </w:r>
            <w:r>
              <w:rPr>
                <w:lang w:val="en-US"/>
              </w:rPr>
              <w:t xml:space="preserve">a contextual </w:t>
            </w:r>
            <w:proofErr w:type="spellStart"/>
            <w:r>
              <w:rPr>
                <w:lang w:val="en-US"/>
              </w:rPr>
              <w:t>conceptualisation</w:t>
            </w:r>
            <w:proofErr w:type="spellEnd"/>
            <w:r w:rsidRPr="005D60A0">
              <w:rPr>
                <w:lang w:val="en-US"/>
              </w:rPr>
              <w:t xml:space="preserve"> of the key concepts of this project. Moreover, it will provide a synthesis of the findings of all the WPs to provide a coherent, comprehensive and interdisciplinary answer to the central </w:t>
            </w:r>
            <w:r>
              <w:rPr>
                <w:lang w:val="en-US"/>
              </w:rPr>
              <w:t xml:space="preserve">aims </w:t>
            </w:r>
            <w:r w:rsidRPr="005D60A0">
              <w:rPr>
                <w:lang w:val="en-US"/>
              </w:rPr>
              <w:t>of the project: 1) Inspiring and informing future debates on the locus and exercise of sovereignty at EU level and the democratic credentials of the EU in the case of fiscal governance, migration and rule of law; 2)  Feeding into future debates on the constitutional arrangements of the EU taking into account electoral developments that challenges to this; 3) Deepen our understanding of the significance of the rule of law and justification discourses at national and supranational level and how these can contribute to fostering legitimacy of the EU and a new narrative for Europe.</w:t>
            </w:r>
            <w:r>
              <w:rPr>
                <w:lang w:val="en-US"/>
              </w:rPr>
              <w:t xml:space="preserve">  </w:t>
            </w:r>
          </w:p>
          <w:p w:rsidR="00583AFD" w:rsidRDefault="00583AFD" w:rsidP="00583AFD">
            <w:pPr>
              <w:rPr>
                <w:lang w:val="en-US"/>
              </w:rPr>
            </w:pPr>
          </w:p>
          <w:p w:rsidR="00583AFD" w:rsidRDefault="00583AFD" w:rsidP="00583AFD">
            <w:pPr>
              <w:rPr>
                <w:lang w:val="en-US"/>
              </w:rPr>
            </w:pPr>
            <w:r>
              <w:rPr>
                <w:b/>
                <w:lang w:val="en-US"/>
              </w:rPr>
              <w:t>Tasks</w:t>
            </w:r>
          </w:p>
          <w:p w:rsidR="00583AFD" w:rsidRDefault="00583AFD" w:rsidP="00583AFD">
            <w:pPr>
              <w:rPr>
                <w:lang w:val="en-US"/>
              </w:rPr>
            </w:pPr>
            <w:r>
              <w:rPr>
                <w:lang w:val="en-US"/>
              </w:rPr>
              <w:t>Task 2.1 Identifying the key concepts to be studied in the overall research project.</w:t>
            </w:r>
          </w:p>
          <w:p w:rsidR="00583AFD" w:rsidRDefault="00583AFD" w:rsidP="00583AFD">
            <w:pPr>
              <w:rPr>
                <w:lang w:val="en-US"/>
              </w:rPr>
            </w:pPr>
            <w:r>
              <w:rPr>
                <w:lang w:val="en-US"/>
              </w:rPr>
              <w:t>Task 2.2 Studying theoretical literature available in a variety of disciplines (legal and constitutional theory, political philosophy, political science, international relations) and integrating existing definitions for each of the key concepts, in order to develop a set of ideal-type concepts and definitions to be used throughout the project.</w:t>
            </w:r>
          </w:p>
          <w:p w:rsidR="00583AFD" w:rsidRDefault="00583AFD" w:rsidP="00583AFD">
            <w:pPr>
              <w:rPr>
                <w:lang w:val="en-US"/>
              </w:rPr>
            </w:pPr>
            <w:r>
              <w:rPr>
                <w:lang w:val="en-US"/>
              </w:rPr>
              <w:t>Task 2.3 Selecting the relevant cases for the project and specify their relationship.</w:t>
            </w:r>
          </w:p>
          <w:p w:rsidR="00583AFD" w:rsidRDefault="00583AFD" w:rsidP="00583AFD">
            <w:pPr>
              <w:rPr>
                <w:lang w:val="en-US"/>
              </w:rPr>
            </w:pPr>
            <w:r>
              <w:rPr>
                <w:lang w:val="en-US"/>
              </w:rPr>
              <w:t>Task 2.4 Defining the methods of the project and providing guidelines and best practices to all participants, in particular in relation to interdisciplinary research.</w:t>
            </w:r>
          </w:p>
          <w:p w:rsidR="00583AFD" w:rsidRDefault="00583AFD" w:rsidP="00583AFD">
            <w:pPr>
              <w:rPr>
                <w:lang w:val="en-US"/>
              </w:rPr>
            </w:pPr>
            <w:r>
              <w:rPr>
                <w:lang w:val="en-US"/>
              </w:rPr>
              <w:t xml:space="preserve">Task 2.5 Maintaining close contact with the researchers working on the WPs in phase 2; answering their questions and identifying findings or elements in their research that are relevant to the definition and </w:t>
            </w:r>
            <w:proofErr w:type="spellStart"/>
            <w:r>
              <w:rPr>
                <w:lang w:val="en-US"/>
              </w:rPr>
              <w:t>conceptualisation</w:t>
            </w:r>
            <w:proofErr w:type="spellEnd"/>
            <w:r>
              <w:rPr>
                <w:lang w:val="en-US"/>
              </w:rPr>
              <w:t xml:space="preserve"> of the key concepts.</w:t>
            </w:r>
          </w:p>
          <w:p w:rsidR="00583AFD" w:rsidRDefault="00583AFD" w:rsidP="00583AFD">
            <w:pPr>
              <w:rPr>
                <w:lang w:val="en-US"/>
              </w:rPr>
            </w:pPr>
            <w:r>
              <w:rPr>
                <w:lang w:val="en-US"/>
              </w:rPr>
              <w:t>Task 2.6 Implementing the practical findings in the work packages of phase 2 into the conceptual framework for the overall project.</w:t>
            </w:r>
          </w:p>
          <w:p w:rsidR="00583AFD" w:rsidRDefault="00583AFD" w:rsidP="00583AFD">
            <w:pPr>
              <w:rPr>
                <w:lang w:val="en-US"/>
              </w:rPr>
            </w:pPr>
            <w:r>
              <w:rPr>
                <w:lang w:val="en-US"/>
              </w:rPr>
              <w:t xml:space="preserve">Task 2.7 </w:t>
            </w:r>
            <w:proofErr w:type="spellStart"/>
            <w:r>
              <w:rPr>
                <w:lang w:val="en-US"/>
              </w:rPr>
              <w:t>Analysing</w:t>
            </w:r>
            <w:proofErr w:type="spellEnd"/>
            <w:r>
              <w:rPr>
                <w:lang w:val="en-US"/>
              </w:rPr>
              <w:t xml:space="preserve"> and bringing together the findings of all the WPs to achieve the central goals of the project.</w:t>
            </w:r>
          </w:p>
          <w:p w:rsidR="00583AFD" w:rsidRDefault="00583AFD" w:rsidP="00583AFD">
            <w:pPr>
              <w:rPr>
                <w:lang w:val="en-US"/>
              </w:rPr>
            </w:pPr>
            <w:r>
              <w:rPr>
                <w:lang w:val="en-US"/>
              </w:rPr>
              <w:t xml:space="preserve">Task 2.8 Dissemination of the findings of this work package. </w:t>
            </w:r>
          </w:p>
          <w:p w:rsidR="00583AFD" w:rsidRDefault="00583AFD" w:rsidP="00583AFD">
            <w:pPr>
              <w:rPr>
                <w:lang w:val="en-US"/>
              </w:rPr>
            </w:pPr>
          </w:p>
          <w:p w:rsidR="00583AFD" w:rsidRDefault="00583AFD" w:rsidP="00583AFD">
            <w:pPr>
              <w:rPr>
                <w:lang w:val="en-US"/>
              </w:rPr>
            </w:pPr>
            <w:r>
              <w:rPr>
                <w:b/>
                <w:lang w:val="en-US"/>
              </w:rPr>
              <w:t>Milestones</w:t>
            </w:r>
          </w:p>
          <w:p w:rsidR="00583AFD" w:rsidRDefault="00583AFD" w:rsidP="00583AFD">
            <w:pPr>
              <w:rPr>
                <w:lang w:val="en-US"/>
              </w:rPr>
            </w:pPr>
            <w:r>
              <w:rPr>
                <w:lang w:val="en-US"/>
              </w:rPr>
              <w:t xml:space="preserve">MS2.1 Start of phase 1 for work package 2; Selection of case-studies, development and presentation of methodology and best practices </w:t>
            </w:r>
          </w:p>
          <w:p w:rsidR="00583AFD" w:rsidRDefault="00583AFD" w:rsidP="00583AFD">
            <w:pPr>
              <w:rPr>
                <w:lang w:val="en-US"/>
              </w:rPr>
            </w:pPr>
            <w:r>
              <w:rPr>
                <w:lang w:val="en-US"/>
              </w:rPr>
              <w:t>MS2.2 Selection of key concepts</w:t>
            </w:r>
          </w:p>
          <w:p w:rsidR="00583AFD" w:rsidRDefault="00583AFD" w:rsidP="00583AFD">
            <w:pPr>
              <w:rPr>
                <w:lang w:val="en-US"/>
              </w:rPr>
            </w:pPr>
            <w:r>
              <w:rPr>
                <w:lang w:val="en-US"/>
              </w:rPr>
              <w:t>MS2.3 Study of literature on key concepts; integration of existing ‘checklists’</w:t>
            </w:r>
          </w:p>
          <w:p w:rsidR="00583AFD" w:rsidRDefault="00583AFD" w:rsidP="00583AFD">
            <w:pPr>
              <w:rPr>
                <w:lang w:val="en-US"/>
              </w:rPr>
            </w:pPr>
            <w:r>
              <w:rPr>
                <w:lang w:val="en-US"/>
              </w:rPr>
              <w:t>MS2.4 Presentation of ideal-type definition of concepts</w:t>
            </w:r>
          </w:p>
          <w:p w:rsidR="00583AFD" w:rsidRDefault="00583AFD" w:rsidP="00583AFD">
            <w:pPr>
              <w:rPr>
                <w:lang w:val="en-US"/>
              </w:rPr>
            </w:pPr>
            <w:r>
              <w:rPr>
                <w:lang w:val="en-US"/>
              </w:rPr>
              <w:t>MS2.5 Start of phase 2; Elaboration of key concepts and their relationship based on practical findings</w:t>
            </w:r>
          </w:p>
          <w:p w:rsidR="00583AFD" w:rsidRDefault="00583AFD" w:rsidP="00583AFD">
            <w:pPr>
              <w:rPr>
                <w:lang w:val="en-US"/>
              </w:rPr>
            </w:pPr>
            <w:r>
              <w:rPr>
                <w:lang w:val="en-US"/>
              </w:rPr>
              <w:t>MS2.6 Start of phase 3; Bringing together findings of all work packages, providing answers to central research questions and achieving central research goals.</w:t>
            </w:r>
          </w:p>
          <w:p w:rsidR="00583AFD" w:rsidRDefault="00583AFD" w:rsidP="00583AFD">
            <w:pPr>
              <w:rPr>
                <w:lang w:val="en-US"/>
              </w:rPr>
            </w:pPr>
            <w:r>
              <w:rPr>
                <w:lang w:val="en-US"/>
              </w:rPr>
              <w:t>MS2.7 Dissemination</w:t>
            </w:r>
          </w:p>
          <w:p w:rsidR="00583AFD" w:rsidRDefault="00583AFD" w:rsidP="00583AFD">
            <w:pPr>
              <w:rPr>
                <w:lang w:val="en-US"/>
              </w:rPr>
            </w:pPr>
          </w:p>
          <w:p w:rsidR="00583AFD" w:rsidRDefault="00583AFD" w:rsidP="00583AFD">
            <w:pPr>
              <w:rPr>
                <w:lang w:val="en-US"/>
              </w:rPr>
            </w:pPr>
            <w:r>
              <w:rPr>
                <w:lang w:val="en-US"/>
              </w:rPr>
              <w:t>Old comments:</w:t>
            </w:r>
          </w:p>
          <w:p w:rsidR="00583AFD" w:rsidRPr="00583AFD" w:rsidRDefault="00583AFD" w:rsidP="00583AFD">
            <w:pPr>
              <w:ind w:firstLine="708"/>
              <w:rPr>
                <w:rFonts w:ascii="Cambria" w:hAnsi="Cambria"/>
                <w:color w:val="000000"/>
                <w:lang w:eastAsia="nl-NL"/>
              </w:rPr>
            </w:pPr>
            <w:commentRangeStart w:id="14"/>
            <w:r w:rsidRPr="00583AFD">
              <w:rPr>
                <w:rFonts w:ascii="Cambria" w:hAnsi="Cambria"/>
                <w:color w:val="000000"/>
                <w:lang w:eastAsia="nl-NL"/>
              </w:rPr>
              <w:t xml:space="preserve"> </w:t>
            </w:r>
            <w:commentRangeEnd w:id="14"/>
            <w:r>
              <w:rPr>
                <w:rStyle w:val="CommentReference"/>
                <w:szCs w:val="20"/>
              </w:rPr>
              <w:commentReference w:id="14"/>
            </w:r>
            <w:r w:rsidRPr="00583AFD">
              <w:rPr>
                <w:rFonts w:ascii="Cambria" w:hAnsi="Cambria"/>
                <w:color w:val="000000"/>
                <w:lang w:eastAsia="nl-NL"/>
              </w:rPr>
              <w:t xml:space="preserve"> </w:t>
            </w:r>
            <w:r w:rsidRPr="00583AFD">
              <w:rPr>
                <w:rStyle w:val="CommentReference"/>
                <w:rFonts w:eastAsia="Calibri"/>
              </w:rPr>
              <w:commentReference w:id="15"/>
            </w:r>
          </w:p>
          <w:p w:rsidR="00583AFD" w:rsidRPr="00583AFD" w:rsidRDefault="00583AFD" w:rsidP="00583AFD">
            <w:pPr>
              <w:rPr>
                <w:rFonts w:ascii="Cambria" w:hAnsi="Cambria"/>
                <w:color w:val="000000"/>
                <w:lang w:eastAsia="nl-NL"/>
              </w:rPr>
            </w:pPr>
            <w:r w:rsidRPr="00583AFD">
              <w:rPr>
                <w:rFonts w:ascii="Cambria" w:hAnsi="Cambria"/>
                <w:color w:val="000000"/>
                <w:lang w:eastAsia="nl-NL"/>
              </w:rPr>
              <w:t xml:space="preserve">            </w:t>
            </w:r>
          </w:p>
          <w:p w:rsidR="00583AFD" w:rsidRPr="00602DCA" w:rsidRDefault="00583AFD" w:rsidP="00583AFD">
            <w:pPr>
              <w:spacing w:before="120" w:after="120"/>
              <w:jc w:val="both"/>
            </w:pPr>
          </w:p>
        </w:tc>
      </w:tr>
    </w:tbl>
    <w:p w:rsidR="00583AFD" w:rsidRPr="004153B5" w:rsidRDefault="00583AFD" w:rsidP="00583AFD">
      <w:pPr>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16257E" w:rsidTr="00583AFD">
        <w:tc>
          <w:tcPr>
            <w:tcW w:w="9855" w:type="dxa"/>
          </w:tcPr>
          <w:p w:rsidR="00583AFD" w:rsidRDefault="00583AFD" w:rsidP="00583AFD">
            <w:pPr>
              <w:spacing w:before="60" w:after="60"/>
            </w:pPr>
            <w:r w:rsidRPr="00602DCA">
              <w:rPr>
                <w:b/>
              </w:rPr>
              <w:t>Deliverables</w:t>
            </w:r>
            <w:r w:rsidRPr="00602DCA">
              <w:t xml:space="preserve"> (brief description and month of delivery)</w:t>
            </w:r>
          </w:p>
          <w:p w:rsidR="00583AFD" w:rsidRPr="00602DCA" w:rsidRDefault="00583AFD" w:rsidP="00583AFD">
            <w:pPr>
              <w:spacing w:before="60" w:after="60"/>
            </w:pPr>
          </w:p>
          <w:tbl>
            <w:tblPr>
              <w:tblW w:w="5000" w:type="pct"/>
              <w:tblLayout w:type="fixed"/>
              <w:tblCellMar>
                <w:left w:w="70" w:type="dxa"/>
                <w:right w:w="70" w:type="dxa"/>
              </w:tblCellMar>
              <w:tblLook w:val="04A0" w:firstRow="1" w:lastRow="0" w:firstColumn="1" w:lastColumn="0" w:noHBand="0" w:noVBand="1"/>
            </w:tblPr>
            <w:tblGrid>
              <w:gridCol w:w="1449"/>
              <w:gridCol w:w="5290"/>
              <w:gridCol w:w="1450"/>
              <w:gridCol w:w="1450"/>
            </w:tblGrid>
            <w:tr w:rsidR="00583AFD" w:rsidRPr="00602DCA" w:rsidTr="00583AFD">
              <w:trPr>
                <w:trHeight w:val="630"/>
              </w:trPr>
              <w:tc>
                <w:tcPr>
                  <w:tcW w:w="752" w:type="pct"/>
                  <w:tcBorders>
                    <w:top w:val="nil"/>
                    <w:left w:val="nil"/>
                    <w:bottom w:val="nil"/>
                    <w:right w:val="nil"/>
                  </w:tcBorders>
                  <w:hideMark/>
                </w:tcPr>
                <w:p w:rsidR="00583AFD" w:rsidRPr="00602DCA" w:rsidRDefault="00583AFD" w:rsidP="00583AFD">
                  <w:pPr>
                    <w:jc w:val="center"/>
                    <w:rPr>
                      <w:b/>
                      <w:sz w:val="22"/>
                      <w:szCs w:val="22"/>
                    </w:rPr>
                  </w:pPr>
                  <w:r w:rsidRPr="00602DCA">
                    <w:rPr>
                      <w:b/>
                      <w:sz w:val="22"/>
                      <w:szCs w:val="22"/>
                    </w:rPr>
                    <w:t>Deliverable Number</w:t>
                  </w:r>
                </w:p>
              </w:tc>
              <w:tc>
                <w:tcPr>
                  <w:tcW w:w="2744" w:type="pct"/>
                  <w:tcBorders>
                    <w:top w:val="nil"/>
                    <w:left w:val="nil"/>
                    <w:bottom w:val="nil"/>
                    <w:right w:val="nil"/>
                  </w:tcBorders>
                  <w:hideMark/>
                </w:tcPr>
                <w:p w:rsidR="00583AFD" w:rsidRPr="00602DCA" w:rsidRDefault="00583AFD" w:rsidP="00583AFD">
                  <w:pPr>
                    <w:rPr>
                      <w:b/>
                      <w:sz w:val="22"/>
                      <w:szCs w:val="22"/>
                    </w:rPr>
                  </w:pPr>
                  <w:r w:rsidRPr="00602DCA">
                    <w:rPr>
                      <w:b/>
                      <w:sz w:val="22"/>
                      <w:szCs w:val="22"/>
                    </w:rPr>
                    <w:t>Deliverable Name</w:t>
                  </w:r>
                </w:p>
              </w:tc>
              <w:tc>
                <w:tcPr>
                  <w:tcW w:w="752" w:type="pct"/>
                  <w:tcBorders>
                    <w:top w:val="nil"/>
                    <w:left w:val="nil"/>
                    <w:bottom w:val="nil"/>
                    <w:right w:val="nil"/>
                  </w:tcBorders>
                  <w:hideMark/>
                </w:tcPr>
                <w:p w:rsidR="00583AFD" w:rsidRPr="00602DCA" w:rsidRDefault="00583AFD" w:rsidP="00583AFD">
                  <w:pPr>
                    <w:jc w:val="center"/>
                    <w:rPr>
                      <w:b/>
                      <w:sz w:val="22"/>
                      <w:szCs w:val="22"/>
                    </w:rPr>
                  </w:pPr>
                  <w:r w:rsidRPr="00602DCA">
                    <w:rPr>
                      <w:b/>
                      <w:sz w:val="22"/>
                      <w:szCs w:val="22"/>
                    </w:rPr>
                    <w:t>Lead Participant</w:t>
                  </w:r>
                </w:p>
              </w:tc>
              <w:tc>
                <w:tcPr>
                  <w:tcW w:w="752" w:type="pct"/>
                  <w:tcBorders>
                    <w:top w:val="nil"/>
                    <w:left w:val="nil"/>
                    <w:bottom w:val="nil"/>
                    <w:right w:val="nil"/>
                  </w:tcBorders>
                  <w:hideMark/>
                </w:tcPr>
                <w:p w:rsidR="00583AFD" w:rsidRPr="00602DCA" w:rsidRDefault="00583AFD" w:rsidP="00583AFD">
                  <w:pPr>
                    <w:jc w:val="center"/>
                    <w:rPr>
                      <w:b/>
                      <w:sz w:val="22"/>
                      <w:szCs w:val="22"/>
                    </w:rPr>
                  </w:pPr>
                  <w:r w:rsidRPr="00602DCA">
                    <w:rPr>
                      <w:b/>
                      <w:sz w:val="22"/>
                      <w:szCs w:val="22"/>
                    </w:rPr>
                    <w:t>Delivery Month</w:t>
                  </w: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jc w:val="center"/>
                    <w:rPr>
                      <w:sz w:val="22"/>
                      <w:szCs w:val="22"/>
                    </w:rPr>
                  </w:pPr>
                  <w:r>
                    <w:rPr>
                      <w:sz w:val="22"/>
                      <w:szCs w:val="22"/>
                    </w:rPr>
                    <w:t>D2</w:t>
                  </w:r>
                  <w:r w:rsidRPr="00602DCA">
                    <w:rPr>
                      <w:sz w:val="22"/>
                      <w:szCs w:val="22"/>
                    </w:rPr>
                    <w:t>.1</w:t>
                  </w:r>
                </w:p>
              </w:tc>
              <w:tc>
                <w:tcPr>
                  <w:tcW w:w="2744" w:type="pct"/>
                  <w:tcBorders>
                    <w:top w:val="nil"/>
                    <w:left w:val="nil"/>
                    <w:bottom w:val="nil"/>
                    <w:right w:val="nil"/>
                  </w:tcBorders>
                </w:tcPr>
                <w:p w:rsidR="00583AFD" w:rsidRPr="00602DCA" w:rsidRDefault="00583AFD" w:rsidP="00583AFD">
                  <w:pPr>
                    <w:rPr>
                      <w:sz w:val="22"/>
                      <w:szCs w:val="22"/>
                    </w:rPr>
                  </w:pPr>
                </w:p>
              </w:tc>
              <w:tc>
                <w:tcPr>
                  <w:tcW w:w="752" w:type="pct"/>
                  <w:tcBorders>
                    <w:top w:val="nil"/>
                    <w:left w:val="nil"/>
                    <w:bottom w:val="nil"/>
                    <w:right w:val="nil"/>
                  </w:tcBorders>
                </w:tcPr>
                <w:p w:rsidR="00583AFD" w:rsidRPr="00602DCA" w:rsidRDefault="00583AFD" w:rsidP="00583AFD">
                  <w:pPr>
                    <w:jc w:val="center"/>
                    <w:rPr>
                      <w:sz w:val="22"/>
                      <w:szCs w:val="22"/>
                    </w:rPr>
                  </w:pPr>
                </w:p>
              </w:tc>
              <w:tc>
                <w:tcPr>
                  <w:tcW w:w="752" w:type="pct"/>
                  <w:tcBorders>
                    <w:top w:val="nil"/>
                    <w:left w:val="nil"/>
                    <w:bottom w:val="nil"/>
                    <w:right w:val="nil"/>
                  </w:tcBorders>
                </w:tcPr>
                <w:p w:rsidR="00583AFD" w:rsidRPr="00602DCA" w:rsidRDefault="00583AFD" w:rsidP="00583AFD">
                  <w:pPr>
                    <w:jc w:val="center"/>
                    <w:rPr>
                      <w:sz w:val="22"/>
                      <w:szCs w:val="22"/>
                    </w:rPr>
                  </w:pPr>
                </w:p>
              </w:tc>
            </w:tr>
            <w:tr w:rsidR="00583AFD" w:rsidRPr="00602DCA" w:rsidTr="00583AFD">
              <w:trPr>
                <w:trHeight w:val="630"/>
              </w:trPr>
              <w:tc>
                <w:tcPr>
                  <w:tcW w:w="752" w:type="pct"/>
                  <w:tcBorders>
                    <w:top w:val="nil"/>
                    <w:left w:val="nil"/>
                    <w:bottom w:val="nil"/>
                    <w:right w:val="nil"/>
                  </w:tcBorders>
                  <w:hideMark/>
                </w:tcPr>
                <w:p w:rsidR="00583AFD" w:rsidRDefault="00583AFD" w:rsidP="00583AFD">
                  <w:pPr>
                    <w:jc w:val="center"/>
                    <w:rPr>
                      <w:sz w:val="22"/>
                      <w:szCs w:val="22"/>
                    </w:rPr>
                  </w:pPr>
                  <w:r>
                    <w:rPr>
                      <w:sz w:val="22"/>
                      <w:szCs w:val="22"/>
                    </w:rPr>
                    <w:t>D2</w:t>
                  </w:r>
                  <w:r w:rsidRPr="00602DCA">
                    <w:rPr>
                      <w:sz w:val="22"/>
                      <w:szCs w:val="22"/>
                    </w:rPr>
                    <w:t>.2</w:t>
                  </w:r>
                </w:p>
                <w:p w:rsidR="00583AFD" w:rsidRDefault="00583AFD" w:rsidP="00583AFD">
                  <w:pPr>
                    <w:rPr>
                      <w:sz w:val="22"/>
                      <w:szCs w:val="22"/>
                    </w:rPr>
                  </w:pPr>
                </w:p>
                <w:p w:rsidR="00583AFD" w:rsidRPr="00602DCA" w:rsidRDefault="00583AFD" w:rsidP="00583AFD">
                  <w:pPr>
                    <w:jc w:val="center"/>
                    <w:rPr>
                      <w:sz w:val="22"/>
                      <w:szCs w:val="22"/>
                    </w:rPr>
                  </w:pPr>
                  <w:r>
                    <w:rPr>
                      <w:sz w:val="22"/>
                      <w:szCs w:val="22"/>
                    </w:rPr>
                    <w:t>D2.3</w:t>
                  </w:r>
                </w:p>
              </w:tc>
              <w:tc>
                <w:tcPr>
                  <w:tcW w:w="2744" w:type="pct"/>
                  <w:tcBorders>
                    <w:top w:val="nil"/>
                    <w:left w:val="nil"/>
                    <w:bottom w:val="nil"/>
                    <w:right w:val="nil"/>
                  </w:tcBorders>
                </w:tcPr>
                <w:p w:rsidR="00583AFD" w:rsidRDefault="00583AFD" w:rsidP="00583AFD">
                  <w:pPr>
                    <w:rPr>
                      <w:sz w:val="22"/>
                      <w:szCs w:val="22"/>
                    </w:rPr>
                  </w:pPr>
                </w:p>
                <w:p w:rsidR="00583AFD" w:rsidRPr="00602DCA" w:rsidRDefault="00583AFD" w:rsidP="00583AFD">
                  <w:pPr>
                    <w:rPr>
                      <w:sz w:val="22"/>
                      <w:szCs w:val="22"/>
                    </w:rPr>
                  </w:pPr>
                </w:p>
              </w:tc>
              <w:tc>
                <w:tcPr>
                  <w:tcW w:w="752" w:type="pct"/>
                  <w:tcBorders>
                    <w:top w:val="nil"/>
                    <w:left w:val="nil"/>
                    <w:bottom w:val="nil"/>
                    <w:right w:val="nil"/>
                  </w:tcBorders>
                  <w:hideMark/>
                </w:tcPr>
                <w:p w:rsidR="00583AFD" w:rsidRDefault="00583AFD" w:rsidP="00583AFD">
                  <w:pPr>
                    <w:jc w:val="center"/>
                    <w:rPr>
                      <w:sz w:val="22"/>
                      <w:szCs w:val="22"/>
                    </w:rPr>
                  </w:pPr>
                </w:p>
                <w:p w:rsidR="00583AFD" w:rsidRDefault="00583AFD" w:rsidP="00583AFD">
                  <w:pPr>
                    <w:jc w:val="center"/>
                    <w:rPr>
                      <w:sz w:val="22"/>
                      <w:szCs w:val="22"/>
                    </w:rPr>
                  </w:pPr>
                </w:p>
                <w:p w:rsidR="00583AFD" w:rsidRPr="00602DCA" w:rsidRDefault="00583AFD" w:rsidP="00583AFD">
                  <w:pPr>
                    <w:jc w:val="center"/>
                    <w:rPr>
                      <w:sz w:val="22"/>
                      <w:szCs w:val="22"/>
                    </w:rPr>
                  </w:pPr>
                </w:p>
              </w:tc>
              <w:tc>
                <w:tcPr>
                  <w:tcW w:w="752" w:type="pct"/>
                  <w:tcBorders>
                    <w:top w:val="nil"/>
                    <w:left w:val="nil"/>
                    <w:bottom w:val="nil"/>
                    <w:right w:val="nil"/>
                  </w:tcBorders>
                  <w:hideMark/>
                </w:tcPr>
                <w:p w:rsidR="00583AFD" w:rsidRDefault="00583AFD" w:rsidP="00583AFD">
                  <w:pPr>
                    <w:jc w:val="center"/>
                    <w:rPr>
                      <w:sz w:val="22"/>
                      <w:szCs w:val="22"/>
                    </w:rPr>
                  </w:pPr>
                </w:p>
                <w:p w:rsidR="00583AFD" w:rsidRDefault="00583AFD" w:rsidP="00583AFD">
                  <w:pPr>
                    <w:jc w:val="center"/>
                    <w:rPr>
                      <w:sz w:val="22"/>
                      <w:szCs w:val="22"/>
                    </w:rPr>
                  </w:pPr>
                </w:p>
                <w:p w:rsidR="00583AFD" w:rsidRPr="00602DCA" w:rsidRDefault="00583AFD" w:rsidP="00583AFD">
                  <w:pPr>
                    <w:jc w:val="center"/>
                    <w:rPr>
                      <w:sz w:val="22"/>
                      <w:szCs w:val="22"/>
                    </w:rPr>
                  </w:pP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jc w:val="center"/>
                    <w:rPr>
                      <w:sz w:val="22"/>
                      <w:szCs w:val="22"/>
                    </w:rPr>
                  </w:pPr>
                </w:p>
              </w:tc>
              <w:tc>
                <w:tcPr>
                  <w:tcW w:w="2744" w:type="pct"/>
                  <w:tcBorders>
                    <w:top w:val="nil"/>
                    <w:left w:val="nil"/>
                    <w:bottom w:val="nil"/>
                    <w:right w:val="nil"/>
                  </w:tcBorders>
                </w:tcPr>
                <w:p w:rsidR="00583AFD" w:rsidRPr="00602DCA" w:rsidRDefault="00583AFD" w:rsidP="00583AFD">
                  <w:pPr>
                    <w:rPr>
                      <w:sz w:val="22"/>
                      <w:szCs w:val="22"/>
                    </w:rPr>
                  </w:pPr>
                </w:p>
              </w:tc>
              <w:tc>
                <w:tcPr>
                  <w:tcW w:w="752" w:type="pct"/>
                  <w:tcBorders>
                    <w:top w:val="nil"/>
                    <w:left w:val="nil"/>
                    <w:bottom w:val="nil"/>
                    <w:right w:val="nil"/>
                  </w:tcBorders>
                </w:tcPr>
                <w:p w:rsidR="00583AFD" w:rsidRPr="00602DCA" w:rsidRDefault="00583AFD" w:rsidP="00583AFD">
                  <w:pPr>
                    <w:jc w:val="center"/>
                    <w:rPr>
                      <w:sz w:val="22"/>
                      <w:szCs w:val="22"/>
                    </w:rPr>
                  </w:pPr>
                </w:p>
              </w:tc>
              <w:tc>
                <w:tcPr>
                  <w:tcW w:w="752" w:type="pct"/>
                  <w:tcBorders>
                    <w:top w:val="nil"/>
                    <w:left w:val="nil"/>
                    <w:bottom w:val="nil"/>
                    <w:right w:val="nil"/>
                  </w:tcBorders>
                </w:tcPr>
                <w:p w:rsidR="00583AFD" w:rsidRPr="00602DCA" w:rsidRDefault="00583AFD" w:rsidP="00583AFD">
                  <w:pPr>
                    <w:rPr>
                      <w:sz w:val="22"/>
                      <w:szCs w:val="22"/>
                    </w:rPr>
                  </w:pPr>
                </w:p>
              </w:tc>
            </w:tr>
          </w:tbl>
          <w:p w:rsidR="00583AFD" w:rsidRPr="0016257E" w:rsidRDefault="00583AFD" w:rsidP="00583AFD">
            <w:pPr>
              <w:spacing w:before="60" w:after="60"/>
            </w:pPr>
          </w:p>
        </w:tc>
      </w:tr>
    </w:tbl>
    <w:p w:rsidR="00583AFD" w:rsidRPr="000C762B" w:rsidRDefault="00583AFD" w:rsidP="00583AFD">
      <w:pPr>
        <w:spacing w:before="60" w:after="120"/>
        <w:rPr>
          <w:b/>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1080"/>
        <w:gridCol w:w="54"/>
        <w:gridCol w:w="1027"/>
        <w:gridCol w:w="532"/>
        <w:gridCol w:w="549"/>
        <w:gridCol w:w="463"/>
        <w:gridCol w:w="618"/>
        <w:gridCol w:w="354"/>
        <w:gridCol w:w="727"/>
        <w:gridCol w:w="1081"/>
      </w:tblGrid>
      <w:tr w:rsidR="00583AFD" w:rsidRPr="00602DCA" w:rsidTr="00583AFD">
        <w:trPr>
          <w:cantSplit/>
        </w:trPr>
        <w:tc>
          <w:tcPr>
            <w:tcW w:w="3369" w:type="dxa"/>
          </w:tcPr>
          <w:p w:rsidR="00583AFD" w:rsidRPr="00602DCA" w:rsidRDefault="00583AFD" w:rsidP="00583AFD">
            <w:pPr>
              <w:rPr>
                <w:b/>
              </w:rPr>
            </w:pPr>
            <w:r w:rsidRPr="00602DCA">
              <w:rPr>
                <w:b/>
              </w:rPr>
              <w:t xml:space="preserve">Work package number </w:t>
            </w:r>
          </w:p>
        </w:tc>
        <w:tc>
          <w:tcPr>
            <w:tcW w:w="1134" w:type="dxa"/>
            <w:gridSpan w:val="2"/>
          </w:tcPr>
          <w:p w:rsidR="00583AFD" w:rsidRPr="00602DCA" w:rsidRDefault="00583AFD" w:rsidP="00583AFD">
            <w:r>
              <w:t>3</w:t>
            </w:r>
          </w:p>
        </w:tc>
        <w:tc>
          <w:tcPr>
            <w:tcW w:w="3543" w:type="dxa"/>
            <w:gridSpan w:val="6"/>
          </w:tcPr>
          <w:p w:rsidR="00583AFD" w:rsidRPr="00602DCA" w:rsidRDefault="00583AFD" w:rsidP="00583AFD">
            <w:r w:rsidRPr="00602DCA">
              <w:rPr>
                <w:b/>
              </w:rPr>
              <w:t>Lead beneficiary</w:t>
            </w:r>
          </w:p>
        </w:tc>
        <w:tc>
          <w:tcPr>
            <w:tcW w:w="1808" w:type="dxa"/>
            <w:gridSpan w:val="2"/>
          </w:tcPr>
          <w:p w:rsidR="00583AFD" w:rsidRPr="00602DCA" w:rsidRDefault="00583AFD" w:rsidP="00583AFD">
            <w:commentRangeStart w:id="16"/>
            <w:r>
              <w:t>Maastricht</w:t>
            </w:r>
            <w:commentRangeEnd w:id="16"/>
            <w:r w:rsidR="00065415">
              <w:rPr>
                <w:rStyle w:val="CommentReference"/>
                <w:szCs w:val="20"/>
              </w:rPr>
              <w:commentReference w:id="16"/>
            </w:r>
          </w:p>
        </w:tc>
      </w:tr>
      <w:tr w:rsidR="00583AFD" w:rsidRPr="00602DCA" w:rsidTr="00583AFD">
        <w:trPr>
          <w:cantSplit/>
        </w:trPr>
        <w:tc>
          <w:tcPr>
            <w:tcW w:w="3369" w:type="dxa"/>
          </w:tcPr>
          <w:p w:rsidR="00583AFD" w:rsidRPr="00602DCA" w:rsidRDefault="00583AFD" w:rsidP="00583AFD">
            <w:pPr>
              <w:rPr>
                <w:b/>
              </w:rPr>
            </w:pPr>
            <w:r w:rsidRPr="00602DCA">
              <w:rPr>
                <w:b/>
              </w:rPr>
              <w:t>Work package title</w:t>
            </w:r>
          </w:p>
        </w:tc>
        <w:tc>
          <w:tcPr>
            <w:tcW w:w="6485" w:type="dxa"/>
            <w:gridSpan w:val="10"/>
          </w:tcPr>
          <w:p w:rsidR="00583AFD" w:rsidRPr="00602DCA" w:rsidRDefault="00583AFD" w:rsidP="00583AFD">
            <w:pPr>
              <w:rPr>
                <w:b/>
              </w:rPr>
            </w:pPr>
            <w:r w:rsidRPr="00583AFD">
              <w:rPr>
                <w:rFonts w:ascii="Cambria" w:hAnsi="Cambria"/>
                <w:b/>
                <w:bCs/>
              </w:rPr>
              <w:t>Institutions of Democracy</w:t>
            </w:r>
          </w:p>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Participant number</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rPr>
                <w:b/>
              </w:rPr>
            </w:pPr>
            <w:r w:rsidRPr="00602DCA">
              <w:rPr>
                <w:b/>
              </w:rPr>
              <w:t>Short name of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Person/months per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16257E" w:rsidTr="00583AFD">
        <w:trPr>
          <w:cantSplit/>
        </w:trPr>
        <w:tc>
          <w:tcPr>
            <w:tcW w:w="3369" w:type="dxa"/>
          </w:tcPr>
          <w:p w:rsidR="00583AFD" w:rsidRPr="00602DCA" w:rsidRDefault="00583AFD" w:rsidP="00583AFD">
            <w:pPr>
              <w:spacing w:after="480"/>
              <w:ind w:left="1191" w:hanging="1191"/>
              <w:rPr>
                <w:b/>
              </w:rPr>
            </w:pPr>
            <w:r w:rsidRPr="00602DCA">
              <w:rPr>
                <w:b/>
              </w:rPr>
              <w:t>Start month</w:t>
            </w:r>
          </w:p>
        </w:tc>
        <w:tc>
          <w:tcPr>
            <w:tcW w:w="2693" w:type="dxa"/>
            <w:gridSpan w:val="4"/>
          </w:tcPr>
          <w:p w:rsidR="00583AFD" w:rsidRPr="00602DCA" w:rsidRDefault="00583AFD" w:rsidP="00583AFD"/>
        </w:tc>
        <w:tc>
          <w:tcPr>
            <w:tcW w:w="1012" w:type="dxa"/>
            <w:gridSpan w:val="2"/>
          </w:tcPr>
          <w:p w:rsidR="00583AFD" w:rsidRPr="00602DCA" w:rsidRDefault="00583AFD" w:rsidP="00583AFD">
            <w:r w:rsidRPr="00602DCA">
              <w:t>End month</w:t>
            </w:r>
          </w:p>
        </w:tc>
        <w:tc>
          <w:tcPr>
            <w:tcW w:w="2780" w:type="dxa"/>
            <w:gridSpan w:val="4"/>
          </w:tcPr>
          <w:p w:rsidR="00583AFD" w:rsidRPr="0016257E" w:rsidRDefault="00583AFD" w:rsidP="00583AFD"/>
        </w:tc>
      </w:tr>
    </w:tbl>
    <w:p w:rsidR="00583AFD" w:rsidRPr="0016257E" w:rsidRDefault="00583AFD" w:rsidP="00583AFD">
      <w:pPr>
        <w:spacing w:before="60" w:after="60"/>
        <w:rPr>
          <w: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Pr="00602DCA" w:rsidRDefault="00583AFD" w:rsidP="00583AFD">
            <w:pPr>
              <w:spacing w:before="60" w:after="60"/>
            </w:pPr>
            <w:r w:rsidRPr="00602DCA">
              <w:rPr>
                <w:b/>
              </w:rPr>
              <w:t>Objectives</w:t>
            </w:r>
            <w:r w:rsidRPr="00602DCA">
              <w:t xml:space="preserve"> </w:t>
            </w:r>
          </w:p>
          <w:p w:rsidR="00583AFD" w:rsidRPr="00602DCA" w:rsidRDefault="00583AFD" w:rsidP="00A66E52">
            <w:pPr>
              <w:pStyle w:val="ListParagraph"/>
              <w:numPr>
                <w:ilvl w:val="0"/>
                <w:numId w:val="30"/>
              </w:numPr>
              <w:tabs>
                <w:tab w:val="left" w:pos="680"/>
                <w:tab w:val="left" w:pos="7371"/>
              </w:tabs>
              <w:ind w:left="714" w:hanging="357"/>
              <w:jc w:val="both"/>
            </w:pPr>
          </w:p>
        </w:tc>
      </w:tr>
    </w:tbl>
    <w:p w:rsidR="00583AFD" w:rsidRPr="004153B5" w:rsidRDefault="00583AFD" w:rsidP="00583AFD">
      <w:pPr>
        <w:spacing w:before="60" w:after="60"/>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Default="00583AFD" w:rsidP="00583AFD">
            <w:pPr>
              <w:spacing w:before="60" w:after="60"/>
              <w:jc w:val="both"/>
            </w:pPr>
            <w:r w:rsidRPr="00602DCA">
              <w:rPr>
                <w:b/>
              </w:rPr>
              <w:t>Description of work</w:t>
            </w:r>
            <w:r w:rsidRPr="00602DCA">
              <w:t xml:space="preserve"> (where appropriate, broken down into tasks), lead partner and role of participants</w:t>
            </w:r>
          </w:p>
          <w:p w:rsidR="00583AFD" w:rsidRDefault="00583AFD" w:rsidP="00583AFD">
            <w:pPr>
              <w:spacing w:before="60" w:after="60"/>
              <w:jc w:val="both"/>
            </w:pPr>
          </w:p>
          <w:p w:rsidR="00583AFD" w:rsidRPr="009939ED" w:rsidRDefault="00583AFD" w:rsidP="00583AFD">
            <w:pPr>
              <w:jc w:val="both"/>
              <w:rPr>
                <w:lang w:val="en-US"/>
              </w:rPr>
            </w:pPr>
            <w:commentRangeStart w:id="17"/>
            <w:r w:rsidRPr="009939ED">
              <w:rPr>
                <w:lang w:val="en-US"/>
              </w:rPr>
              <w:t xml:space="preserve">This </w:t>
            </w:r>
            <w:commentRangeEnd w:id="17"/>
            <w:r>
              <w:rPr>
                <w:rStyle w:val="CommentReference"/>
                <w:szCs w:val="20"/>
              </w:rPr>
              <w:commentReference w:id="17"/>
            </w:r>
            <w:r w:rsidRPr="009939ED">
              <w:rPr>
                <w:lang w:val="en-US"/>
              </w:rPr>
              <w:t>work package concerns the institutions of democracy and will tackle this question from 3 perspectives</w:t>
            </w:r>
            <w:r>
              <w:rPr>
                <w:lang w:val="en-US"/>
              </w:rPr>
              <w:t xml:space="preserve"> each addressed in one sub-work package:</w:t>
            </w:r>
          </w:p>
          <w:p w:rsidR="00583AFD" w:rsidRDefault="00583AFD" w:rsidP="00A66E52">
            <w:pPr>
              <w:pStyle w:val="ListParagraph"/>
              <w:numPr>
                <w:ilvl w:val="0"/>
                <w:numId w:val="31"/>
              </w:numPr>
              <w:spacing w:after="160" w:line="259" w:lineRule="auto"/>
              <w:jc w:val="both"/>
              <w:rPr>
                <w:lang w:val="en-US"/>
              </w:rPr>
            </w:pPr>
            <w:r w:rsidRPr="009939ED">
              <w:rPr>
                <w:b/>
                <w:lang w:val="en-US"/>
              </w:rPr>
              <w:t>National institutions</w:t>
            </w:r>
            <w:r>
              <w:rPr>
                <w:lang w:val="en-US"/>
              </w:rPr>
              <w:t xml:space="preserve"> for democracy: national parliaments and referenda</w:t>
            </w:r>
          </w:p>
          <w:p w:rsidR="00583AFD" w:rsidRDefault="00583AFD" w:rsidP="00583AFD">
            <w:pPr>
              <w:pStyle w:val="ListParagraph"/>
              <w:jc w:val="both"/>
              <w:rPr>
                <w:lang w:val="en-US"/>
              </w:rPr>
            </w:pPr>
            <w:r>
              <w:rPr>
                <w:lang w:val="en-US"/>
              </w:rPr>
              <w:t xml:space="preserve">This perspective will be </w:t>
            </w:r>
            <w:proofErr w:type="spellStart"/>
            <w:r>
              <w:rPr>
                <w:lang w:val="en-US"/>
              </w:rPr>
              <w:t>analysed</w:t>
            </w:r>
            <w:proofErr w:type="spellEnd"/>
            <w:r>
              <w:rPr>
                <w:lang w:val="en-US"/>
              </w:rPr>
              <w:t xml:space="preserve"> first and during the whole duration of the project. </w:t>
            </w:r>
          </w:p>
          <w:p w:rsidR="00583AFD" w:rsidRDefault="00583AFD" w:rsidP="00583AFD">
            <w:pPr>
              <w:pStyle w:val="ListParagraph"/>
              <w:jc w:val="both"/>
              <w:rPr>
                <w:lang w:val="en-US"/>
              </w:rPr>
            </w:pPr>
            <w:r>
              <w:rPr>
                <w:lang w:val="en-US"/>
              </w:rPr>
              <w:t xml:space="preserve">It will involve Fabio </w:t>
            </w:r>
            <w:proofErr w:type="spellStart"/>
            <w:r>
              <w:rPr>
                <w:lang w:val="en-US"/>
              </w:rPr>
              <w:t>Pacini</w:t>
            </w:r>
            <w:proofErr w:type="spellEnd"/>
            <w:r>
              <w:rPr>
                <w:lang w:val="en-US"/>
              </w:rPr>
              <w:t xml:space="preserve"> (SSUP), a postdoc and myself </w:t>
            </w:r>
          </w:p>
          <w:p w:rsidR="00583AFD" w:rsidRDefault="00583AFD" w:rsidP="00583AFD">
            <w:pPr>
              <w:pStyle w:val="ListParagraph"/>
              <w:jc w:val="both"/>
              <w:rPr>
                <w:lang w:val="en-US"/>
              </w:rPr>
            </w:pPr>
            <w:r>
              <w:rPr>
                <w:lang w:val="en-US"/>
              </w:rPr>
              <w:t xml:space="preserve">The aim of this sub-work package is to </w:t>
            </w:r>
            <w:proofErr w:type="spellStart"/>
            <w:r>
              <w:rPr>
                <w:lang w:val="en-US"/>
              </w:rPr>
              <w:t>analyse</w:t>
            </w:r>
            <w:proofErr w:type="spellEnd"/>
            <w:r>
              <w:rPr>
                <w:lang w:val="en-US"/>
              </w:rPr>
              <w:t xml:space="preserve"> how national parliaments have been involved in the European integration process in a historical and comparative perspective. To this end, several representative case studies will be chosen and </w:t>
            </w:r>
            <w:proofErr w:type="spellStart"/>
            <w:r>
              <w:rPr>
                <w:lang w:val="en-US"/>
              </w:rPr>
              <w:t>analyse</w:t>
            </w:r>
            <w:proofErr w:type="spellEnd"/>
            <w:r>
              <w:rPr>
                <w:lang w:val="en-US"/>
              </w:rPr>
              <w:t xml:space="preserve">. Issues such as the adaptation of national parliaments </w:t>
            </w:r>
            <w:commentRangeStart w:id="18"/>
            <w:r>
              <w:rPr>
                <w:lang w:val="en-US"/>
              </w:rPr>
              <w:t xml:space="preserve">to the changes in EMU, in the Banking Union, the adoption of mixed agreement or Brexit </w:t>
            </w:r>
            <w:commentRangeEnd w:id="18"/>
            <w:r>
              <w:rPr>
                <w:rStyle w:val="CommentReference"/>
                <w:szCs w:val="20"/>
              </w:rPr>
              <w:commentReference w:id="18"/>
            </w:r>
            <w:r>
              <w:rPr>
                <w:lang w:val="en-US"/>
              </w:rPr>
              <w:t>will also be examined.</w:t>
            </w:r>
          </w:p>
          <w:p w:rsidR="00583AFD" w:rsidRDefault="00583AFD" w:rsidP="00583AFD">
            <w:pPr>
              <w:pStyle w:val="ListParagraph"/>
              <w:jc w:val="both"/>
              <w:rPr>
                <w:lang w:val="en-US"/>
              </w:rPr>
            </w:pPr>
            <w:r>
              <w:rPr>
                <w:lang w:val="en-US"/>
              </w:rPr>
              <w:t>Referenda will be used as an element of comparison and potential challenge to the traditional instruments of representative democracy.</w:t>
            </w:r>
          </w:p>
          <w:p w:rsidR="00583AFD" w:rsidRDefault="00583AFD" w:rsidP="00583AFD">
            <w:pPr>
              <w:pStyle w:val="ListParagraph"/>
              <w:jc w:val="both"/>
              <w:rPr>
                <w:lang w:val="en-US"/>
              </w:rPr>
            </w:pPr>
          </w:p>
          <w:p w:rsidR="00583AFD" w:rsidRDefault="00583AFD" w:rsidP="00A66E52">
            <w:pPr>
              <w:pStyle w:val="ListParagraph"/>
              <w:numPr>
                <w:ilvl w:val="0"/>
                <w:numId w:val="31"/>
              </w:numPr>
              <w:spacing w:after="160" w:line="259" w:lineRule="auto"/>
              <w:jc w:val="both"/>
              <w:rPr>
                <w:lang w:val="en-US"/>
              </w:rPr>
            </w:pPr>
            <w:r w:rsidRPr="009939ED">
              <w:rPr>
                <w:b/>
                <w:lang w:val="en-US"/>
              </w:rPr>
              <w:t>Euro-national dimension</w:t>
            </w:r>
            <w:r>
              <w:rPr>
                <w:lang w:val="en-US"/>
              </w:rPr>
              <w:t xml:space="preserve"> of democracy in the EU: relationship between national and European institutions</w:t>
            </w:r>
          </w:p>
          <w:p w:rsidR="00583AFD" w:rsidRDefault="00583AFD" w:rsidP="00583AFD">
            <w:pPr>
              <w:pStyle w:val="ListParagraph"/>
              <w:jc w:val="both"/>
              <w:rPr>
                <w:lang w:val="en-US"/>
              </w:rPr>
            </w:pPr>
            <w:r>
              <w:rPr>
                <w:lang w:val="en-US"/>
              </w:rPr>
              <w:t>In this framework, the relationship between national parliaments and EU institutions will be examined: particular attention will be devoted to interparliamentary cooperation, to the relationship with the Commission and to the ECB and other organs involved in the Banking Union.</w:t>
            </w:r>
          </w:p>
          <w:p w:rsidR="00583AFD" w:rsidRPr="00071DE8" w:rsidRDefault="00583AFD" w:rsidP="00583AFD">
            <w:pPr>
              <w:pStyle w:val="ListParagraph"/>
              <w:jc w:val="both"/>
              <w:rPr>
                <w:lang w:val="en-US"/>
              </w:rPr>
            </w:pPr>
          </w:p>
          <w:p w:rsidR="00583AFD" w:rsidRDefault="00583AFD" w:rsidP="00A66E52">
            <w:pPr>
              <w:pStyle w:val="ListParagraph"/>
              <w:numPr>
                <w:ilvl w:val="0"/>
                <w:numId w:val="31"/>
              </w:numPr>
              <w:spacing w:after="160" w:line="259" w:lineRule="auto"/>
              <w:jc w:val="both"/>
              <w:rPr>
                <w:lang w:val="en-US"/>
              </w:rPr>
            </w:pPr>
            <w:r>
              <w:rPr>
                <w:b/>
                <w:lang w:val="en-US"/>
              </w:rPr>
              <w:t xml:space="preserve">European dimension </w:t>
            </w:r>
            <w:r>
              <w:rPr>
                <w:lang w:val="en-US"/>
              </w:rPr>
              <w:t>of democracy in the EU: interinstitutional relationships and democracy at EU level</w:t>
            </w:r>
          </w:p>
          <w:p w:rsidR="00583AFD" w:rsidRDefault="00583AFD" w:rsidP="00583AFD">
            <w:pPr>
              <w:pStyle w:val="ListParagraph"/>
              <w:jc w:val="both"/>
              <w:rPr>
                <w:lang w:val="en-US"/>
              </w:rPr>
            </w:pPr>
            <w:r>
              <w:rPr>
                <w:lang w:val="en-US"/>
              </w:rPr>
              <w:t xml:space="preserve">This analysis will be performed during the second half of the project so that the 2019 EP elections and the second (potential) </w:t>
            </w:r>
            <w:proofErr w:type="spellStart"/>
            <w:r>
              <w:rPr>
                <w:lang w:val="en-US"/>
              </w:rPr>
              <w:t>Spitzenkandidaten</w:t>
            </w:r>
            <w:proofErr w:type="spellEnd"/>
            <w:r>
              <w:rPr>
                <w:lang w:val="en-US"/>
              </w:rPr>
              <w:t xml:space="preserve"> experiment are also contemplated. Starting with this analysis during the second half of the project will also allow to build upon the findings of the first two research issues and will offer an opportunity to take into account the latest novelties the Commission is proposing in its endeavor to complete the EMU. At a time when the Brexit negotiations will be coming to an end, this analysis shall also offer an opportunity to elaborate a new institutional design ‘from inside up’ at EU level (issues such as the Commission’s legislative initiative monopoly or the lack of collective accountability of the Council and the European Council will be examined). </w:t>
            </w:r>
          </w:p>
          <w:p w:rsidR="00583AFD" w:rsidRDefault="00583AFD" w:rsidP="00583AFD">
            <w:pPr>
              <w:pStyle w:val="ListParagraph"/>
              <w:jc w:val="both"/>
              <w:rPr>
                <w:lang w:val="en-US"/>
              </w:rPr>
            </w:pPr>
            <w:r>
              <w:rPr>
                <w:lang w:val="en-US"/>
              </w:rPr>
              <w:t xml:space="preserve">While this sub-work package has a clear forward looking dimension, it will also address a growingly important issue within the EU: the increasingly frequent use of </w:t>
            </w:r>
            <w:proofErr w:type="spellStart"/>
            <w:r>
              <w:rPr>
                <w:lang w:val="en-US"/>
              </w:rPr>
              <w:t>trilogues</w:t>
            </w:r>
            <w:proofErr w:type="spellEnd"/>
            <w:r>
              <w:rPr>
                <w:lang w:val="en-US"/>
              </w:rPr>
              <w:t xml:space="preserve"> and their bearing on the democratic legitimacy of the EU legislative process.</w:t>
            </w:r>
          </w:p>
          <w:p w:rsidR="00583AFD" w:rsidRDefault="00583AFD" w:rsidP="00583AFD">
            <w:pPr>
              <w:pStyle w:val="ListParagraph"/>
              <w:jc w:val="both"/>
              <w:rPr>
                <w:lang w:val="en-US"/>
              </w:rPr>
            </w:pPr>
            <w:r>
              <w:rPr>
                <w:lang w:val="en-US"/>
              </w:rPr>
              <w:t>This work package will involve Maja Rasmussen (Think Tank Europe) a postdoc (who shall also be involved in the second sub-work package).</w:t>
            </w:r>
          </w:p>
          <w:p w:rsidR="00583AFD" w:rsidRPr="00913524" w:rsidRDefault="00583AFD" w:rsidP="00583AFD">
            <w:pPr>
              <w:jc w:val="both"/>
              <w:rPr>
                <w:lang w:val="en-US"/>
              </w:rPr>
            </w:pPr>
          </w:p>
          <w:p w:rsidR="00583AFD" w:rsidRPr="00913524" w:rsidRDefault="00583AFD" w:rsidP="00A66E52">
            <w:pPr>
              <w:pStyle w:val="ListParagraph"/>
              <w:numPr>
                <w:ilvl w:val="0"/>
                <w:numId w:val="32"/>
              </w:numPr>
              <w:spacing w:after="160" w:line="259" w:lineRule="auto"/>
              <w:jc w:val="both"/>
              <w:rPr>
                <w:lang w:val="en-US"/>
              </w:rPr>
            </w:pPr>
            <w:r w:rsidRPr="00913524">
              <w:rPr>
                <w:lang w:val="en-US"/>
              </w:rPr>
              <w:t>Personnel to be hired: two postdocs for 24 months each (one historian for sub-WP1 and one legal scholar/political scientists for sub-WP2 and 3)</w:t>
            </w:r>
          </w:p>
          <w:p w:rsidR="00583AFD" w:rsidRDefault="00583AFD" w:rsidP="00A66E52">
            <w:pPr>
              <w:pStyle w:val="ListParagraph"/>
              <w:numPr>
                <w:ilvl w:val="0"/>
                <w:numId w:val="32"/>
              </w:numPr>
              <w:spacing w:after="160" w:line="259" w:lineRule="auto"/>
              <w:jc w:val="both"/>
              <w:rPr>
                <w:lang w:val="en-US"/>
              </w:rPr>
            </w:pPr>
            <w:r>
              <w:rPr>
                <w:lang w:val="en-US"/>
              </w:rPr>
              <w:t xml:space="preserve">Researchers from other partner universities involved: Gavin Barret, Fabio </w:t>
            </w:r>
            <w:proofErr w:type="spellStart"/>
            <w:r>
              <w:rPr>
                <w:lang w:val="en-US"/>
              </w:rPr>
              <w:t>Pacini</w:t>
            </w:r>
            <w:proofErr w:type="spellEnd"/>
            <w:r>
              <w:rPr>
                <w:lang w:val="en-US"/>
              </w:rPr>
              <w:t>, Maja Rasmussen</w:t>
            </w:r>
          </w:p>
          <w:p w:rsidR="00583AFD" w:rsidRDefault="00583AFD" w:rsidP="00A66E52">
            <w:pPr>
              <w:pStyle w:val="ListParagraph"/>
              <w:numPr>
                <w:ilvl w:val="0"/>
                <w:numId w:val="32"/>
              </w:numPr>
              <w:spacing w:after="160" w:line="259" w:lineRule="auto"/>
              <w:jc w:val="both"/>
              <w:rPr>
                <w:lang w:val="en-US"/>
              </w:rPr>
            </w:pPr>
            <w:r>
              <w:rPr>
                <w:lang w:val="en-US"/>
              </w:rPr>
              <w:t>Milestones: 3 conferences (one/year dedicated to each of the sub-work packages)</w:t>
            </w:r>
          </w:p>
          <w:p w:rsidR="00583AFD" w:rsidRDefault="00583AFD" w:rsidP="00A66E52">
            <w:pPr>
              <w:pStyle w:val="ListParagraph"/>
              <w:numPr>
                <w:ilvl w:val="0"/>
                <w:numId w:val="32"/>
              </w:numPr>
              <w:spacing w:after="160" w:line="259" w:lineRule="auto"/>
              <w:jc w:val="both"/>
              <w:rPr>
                <w:lang w:val="en-US"/>
              </w:rPr>
            </w:pPr>
            <w:r>
              <w:rPr>
                <w:lang w:val="en-US"/>
              </w:rPr>
              <w:t>Deliverables</w:t>
            </w:r>
            <w:r w:rsidR="006719B8">
              <w:rPr>
                <w:lang w:val="en-US"/>
              </w:rPr>
              <w:t xml:space="preserve"> (needs to be cut) </w:t>
            </w:r>
            <w:r>
              <w:rPr>
                <w:lang w:val="en-US"/>
              </w:rPr>
              <w:t>:</w:t>
            </w:r>
          </w:p>
          <w:p w:rsidR="00583AFD" w:rsidRDefault="00583AFD" w:rsidP="00A66E52">
            <w:pPr>
              <w:pStyle w:val="ListParagraph"/>
              <w:numPr>
                <w:ilvl w:val="1"/>
                <w:numId w:val="32"/>
              </w:numPr>
              <w:spacing w:after="160" w:line="259" w:lineRule="auto"/>
              <w:jc w:val="both"/>
              <w:rPr>
                <w:lang w:val="en-US"/>
              </w:rPr>
            </w:pPr>
            <w:r>
              <w:rPr>
                <w:lang w:val="en-US"/>
              </w:rPr>
              <w:t>1 edited volume (sub-WP1)</w:t>
            </w:r>
          </w:p>
          <w:p w:rsidR="00583AFD" w:rsidRDefault="00583AFD" w:rsidP="00A66E52">
            <w:pPr>
              <w:pStyle w:val="ListParagraph"/>
              <w:numPr>
                <w:ilvl w:val="1"/>
                <w:numId w:val="32"/>
              </w:numPr>
              <w:spacing w:after="160" w:line="259" w:lineRule="auto"/>
              <w:jc w:val="both"/>
              <w:rPr>
                <w:lang w:val="en-US"/>
              </w:rPr>
            </w:pPr>
            <w:r>
              <w:rPr>
                <w:lang w:val="en-US"/>
              </w:rPr>
              <w:t>1 special issue (sub-WP3; proposal will be prepared and drafts sent though the publication is likely to take place after the completion of the project)</w:t>
            </w:r>
          </w:p>
          <w:p w:rsidR="00583AFD" w:rsidRPr="001B50CD" w:rsidRDefault="00583AFD" w:rsidP="00A66E52">
            <w:pPr>
              <w:pStyle w:val="ListParagraph"/>
              <w:numPr>
                <w:ilvl w:val="1"/>
                <w:numId w:val="32"/>
              </w:numPr>
              <w:spacing w:after="160" w:line="259" w:lineRule="auto"/>
              <w:jc w:val="both"/>
              <w:rPr>
                <w:lang w:val="en-US"/>
              </w:rPr>
            </w:pPr>
            <w:r>
              <w:rPr>
                <w:lang w:val="en-US"/>
              </w:rPr>
              <w:t>3 peer-reviewed academic articles (sub-WP2)</w:t>
            </w:r>
          </w:p>
          <w:p w:rsidR="00583AFD" w:rsidRDefault="00583AFD" w:rsidP="00A66E52">
            <w:pPr>
              <w:pStyle w:val="ListParagraph"/>
              <w:numPr>
                <w:ilvl w:val="1"/>
                <w:numId w:val="32"/>
              </w:numPr>
              <w:spacing w:after="160" w:line="259" w:lineRule="auto"/>
              <w:jc w:val="both"/>
              <w:rPr>
                <w:lang w:val="en-US"/>
              </w:rPr>
            </w:pPr>
            <w:r>
              <w:rPr>
                <w:lang w:val="en-US"/>
              </w:rPr>
              <w:t>7 blogposts</w:t>
            </w:r>
          </w:p>
          <w:p w:rsidR="00583AFD" w:rsidRPr="00A64116" w:rsidRDefault="00583AFD" w:rsidP="00A66E52">
            <w:pPr>
              <w:pStyle w:val="ListParagraph"/>
              <w:numPr>
                <w:ilvl w:val="1"/>
                <w:numId w:val="32"/>
              </w:numPr>
              <w:spacing w:after="160" w:line="259" w:lineRule="auto"/>
              <w:jc w:val="both"/>
              <w:rPr>
                <w:lang w:val="en-US"/>
              </w:rPr>
            </w:pPr>
            <w:r>
              <w:rPr>
                <w:lang w:val="en-US"/>
              </w:rPr>
              <w:t>3 policy briefs</w:t>
            </w:r>
          </w:p>
          <w:p w:rsidR="00583AFD" w:rsidRPr="00602DCA" w:rsidRDefault="00583AFD" w:rsidP="00583AFD">
            <w:pPr>
              <w:spacing w:before="60" w:after="60"/>
              <w:jc w:val="both"/>
            </w:pPr>
          </w:p>
          <w:p w:rsidR="00583AFD" w:rsidRDefault="00583AFD" w:rsidP="00583AFD">
            <w:pPr>
              <w:spacing w:before="120" w:after="120"/>
              <w:jc w:val="both"/>
              <w:rPr>
                <w:b/>
                <w:sz w:val="22"/>
                <w:szCs w:val="22"/>
              </w:rPr>
            </w:pPr>
            <w:r>
              <w:rPr>
                <w:b/>
                <w:sz w:val="22"/>
                <w:szCs w:val="22"/>
              </w:rPr>
              <w:t>Task 3</w:t>
            </w:r>
            <w:r w:rsidRPr="00602DCA">
              <w:rPr>
                <w:b/>
                <w:sz w:val="22"/>
                <w:szCs w:val="22"/>
              </w:rPr>
              <w:t xml:space="preserve">.1 </w:t>
            </w:r>
            <w:r>
              <w:rPr>
                <w:b/>
                <w:sz w:val="22"/>
                <w:szCs w:val="22"/>
              </w:rPr>
              <w:t>(responsible University)</w:t>
            </w:r>
          </w:p>
          <w:p w:rsidR="00583AFD" w:rsidRPr="00602DCA" w:rsidRDefault="00583AFD" w:rsidP="00583AFD">
            <w:pPr>
              <w:spacing w:before="120" w:after="120"/>
              <w:jc w:val="both"/>
            </w:pPr>
            <w:r>
              <w:rPr>
                <w:b/>
                <w:sz w:val="22"/>
                <w:szCs w:val="22"/>
              </w:rPr>
              <w:t>etc</w:t>
            </w:r>
          </w:p>
          <w:p w:rsidR="00583AFD" w:rsidRPr="00602DCA" w:rsidRDefault="00583AFD" w:rsidP="00583AFD">
            <w:pPr>
              <w:spacing w:before="60" w:after="60"/>
              <w:jc w:val="both"/>
            </w:pPr>
          </w:p>
        </w:tc>
      </w:tr>
    </w:tbl>
    <w:p w:rsidR="00583AFD" w:rsidRPr="004153B5" w:rsidRDefault="00583AFD" w:rsidP="00583AFD">
      <w:pPr>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16257E" w:rsidTr="00583AFD">
        <w:tc>
          <w:tcPr>
            <w:tcW w:w="9855" w:type="dxa"/>
          </w:tcPr>
          <w:p w:rsidR="00583AFD" w:rsidRDefault="00583AFD" w:rsidP="00583AFD">
            <w:pPr>
              <w:spacing w:before="60" w:after="60"/>
            </w:pPr>
            <w:r w:rsidRPr="00602DCA">
              <w:rPr>
                <w:b/>
              </w:rPr>
              <w:t>Deliverables</w:t>
            </w:r>
            <w:r w:rsidRPr="00602DCA">
              <w:t xml:space="preserve"> (brief description and month of delivery)</w:t>
            </w:r>
          </w:p>
          <w:p w:rsidR="00583AFD" w:rsidRPr="00602DCA" w:rsidRDefault="00583AFD" w:rsidP="00583AFD">
            <w:pPr>
              <w:spacing w:before="60" w:after="60"/>
            </w:pPr>
          </w:p>
          <w:tbl>
            <w:tblPr>
              <w:tblW w:w="5000" w:type="pct"/>
              <w:tblLayout w:type="fixed"/>
              <w:tblCellMar>
                <w:left w:w="70" w:type="dxa"/>
                <w:right w:w="70" w:type="dxa"/>
              </w:tblCellMar>
              <w:tblLook w:val="04A0" w:firstRow="1" w:lastRow="0" w:firstColumn="1" w:lastColumn="0" w:noHBand="0" w:noVBand="1"/>
            </w:tblPr>
            <w:tblGrid>
              <w:gridCol w:w="1449"/>
              <w:gridCol w:w="5290"/>
              <w:gridCol w:w="1450"/>
              <w:gridCol w:w="1450"/>
            </w:tblGrid>
            <w:tr w:rsidR="00583AFD" w:rsidRPr="00602DCA" w:rsidTr="00583AFD">
              <w:trPr>
                <w:trHeight w:val="630"/>
              </w:trPr>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Deliverable Number</w:t>
                  </w:r>
                </w:p>
              </w:tc>
              <w:tc>
                <w:tcPr>
                  <w:tcW w:w="2744" w:type="pct"/>
                  <w:tcBorders>
                    <w:top w:val="nil"/>
                    <w:left w:val="nil"/>
                    <w:bottom w:val="nil"/>
                    <w:right w:val="nil"/>
                  </w:tcBorders>
                  <w:hideMark/>
                </w:tcPr>
                <w:p w:rsidR="00583AFD" w:rsidRPr="00602DCA" w:rsidRDefault="00583AFD" w:rsidP="00583AFD">
                  <w:pPr>
                    <w:spacing w:line="276" w:lineRule="auto"/>
                    <w:rPr>
                      <w:b/>
                      <w:sz w:val="22"/>
                      <w:szCs w:val="22"/>
                    </w:rPr>
                  </w:pPr>
                  <w:r w:rsidRPr="00602DCA">
                    <w:rPr>
                      <w:b/>
                      <w:sz w:val="22"/>
                      <w:szCs w:val="22"/>
                    </w:rPr>
                    <w:t>Deliverable Name</w:t>
                  </w:r>
                </w:p>
              </w:tc>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Lead Participant</w:t>
                  </w:r>
                </w:p>
              </w:tc>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Delivery Month</w:t>
                  </w: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r>
                    <w:rPr>
                      <w:sz w:val="22"/>
                      <w:szCs w:val="22"/>
                    </w:rPr>
                    <w:lastRenderedPageBreak/>
                    <w:t>D3</w:t>
                  </w:r>
                  <w:r w:rsidRPr="00602DCA">
                    <w:rPr>
                      <w:sz w:val="22"/>
                      <w:szCs w:val="22"/>
                    </w:rPr>
                    <w:t>.1</w:t>
                  </w:r>
                </w:p>
              </w:tc>
              <w:tc>
                <w:tcPr>
                  <w:tcW w:w="2744" w:type="pct"/>
                  <w:tcBorders>
                    <w:top w:val="nil"/>
                    <w:left w:val="nil"/>
                    <w:bottom w:val="nil"/>
                    <w:right w:val="nil"/>
                  </w:tcBorders>
                </w:tcPr>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hideMark/>
                </w:tcPr>
                <w:p w:rsidR="00583AFD" w:rsidRDefault="00583AFD" w:rsidP="00583AFD">
                  <w:pPr>
                    <w:spacing w:line="276" w:lineRule="auto"/>
                    <w:jc w:val="center"/>
                    <w:rPr>
                      <w:sz w:val="22"/>
                      <w:szCs w:val="22"/>
                    </w:rPr>
                  </w:pPr>
                  <w:r>
                    <w:rPr>
                      <w:sz w:val="22"/>
                      <w:szCs w:val="22"/>
                    </w:rPr>
                    <w:t>D3</w:t>
                  </w:r>
                  <w:r w:rsidRPr="00602DCA">
                    <w:rPr>
                      <w:sz w:val="22"/>
                      <w:szCs w:val="22"/>
                    </w:rPr>
                    <w:t>.2</w:t>
                  </w:r>
                </w:p>
                <w:p w:rsidR="00583AFD" w:rsidRDefault="00583AFD" w:rsidP="00583AFD">
                  <w:pPr>
                    <w:spacing w:line="276" w:lineRule="auto"/>
                    <w:rPr>
                      <w:sz w:val="22"/>
                      <w:szCs w:val="22"/>
                    </w:rPr>
                  </w:pPr>
                </w:p>
                <w:p w:rsidR="00583AFD" w:rsidRPr="00602DCA" w:rsidRDefault="00583AFD" w:rsidP="00583AFD">
                  <w:pPr>
                    <w:spacing w:line="276" w:lineRule="auto"/>
                    <w:jc w:val="center"/>
                    <w:rPr>
                      <w:sz w:val="22"/>
                      <w:szCs w:val="22"/>
                    </w:rPr>
                  </w:pPr>
                  <w:r>
                    <w:rPr>
                      <w:sz w:val="22"/>
                      <w:szCs w:val="22"/>
                    </w:rPr>
                    <w:t>D3.3</w:t>
                  </w:r>
                </w:p>
              </w:tc>
              <w:tc>
                <w:tcPr>
                  <w:tcW w:w="2744" w:type="pct"/>
                  <w:tcBorders>
                    <w:top w:val="nil"/>
                    <w:left w:val="nil"/>
                    <w:bottom w:val="nil"/>
                    <w:right w:val="nil"/>
                  </w:tcBorders>
                </w:tcPr>
                <w:p w:rsidR="00583AFD" w:rsidRDefault="00583AFD" w:rsidP="00583AFD">
                  <w:pPr>
                    <w:spacing w:line="276" w:lineRule="auto"/>
                    <w:rPr>
                      <w:sz w:val="22"/>
                      <w:szCs w:val="22"/>
                    </w:rPr>
                  </w:pPr>
                </w:p>
                <w:p w:rsidR="00583AFD" w:rsidRDefault="00583AFD" w:rsidP="00583AFD">
                  <w:pPr>
                    <w:spacing w:line="276" w:lineRule="auto"/>
                    <w:rPr>
                      <w:sz w:val="22"/>
                      <w:szCs w:val="22"/>
                    </w:rPr>
                  </w:pPr>
                </w:p>
                <w:p w:rsidR="00583AFD" w:rsidRPr="00602DCA" w:rsidRDefault="00583AFD" w:rsidP="00583AFD">
                  <w:pPr>
                    <w:spacing w:line="276" w:lineRule="auto"/>
                    <w:rPr>
                      <w:sz w:val="22"/>
                      <w:szCs w:val="22"/>
                    </w:rPr>
                  </w:pPr>
                </w:p>
              </w:tc>
              <w:tc>
                <w:tcPr>
                  <w:tcW w:w="752" w:type="pct"/>
                  <w:tcBorders>
                    <w:top w:val="nil"/>
                    <w:left w:val="nil"/>
                    <w:bottom w:val="nil"/>
                    <w:right w:val="nil"/>
                  </w:tcBorders>
                  <w:hideMark/>
                </w:tcPr>
                <w:p w:rsidR="00583AFD" w:rsidRDefault="00583AFD" w:rsidP="00583AFD">
                  <w:pPr>
                    <w:spacing w:line="276" w:lineRule="auto"/>
                    <w:jc w:val="center"/>
                    <w:rPr>
                      <w:sz w:val="22"/>
                      <w:szCs w:val="22"/>
                    </w:rPr>
                  </w:pPr>
                </w:p>
                <w:p w:rsidR="00583AFD" w:rsidRDefault="00583AFD" w:rsidP="00583AFD">
                  <w:pPr>
                    <w:spacing w:line="276" w:lineRule="auto"/>
                    <w:jc w:val="center"/>
                    <w:rPr>
                      <w:sz w:val="22"/>
                      <w:szCs w:val="22"/>
                    </w:rPr>
                  </w:pPr>
                </w:p>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hideMark/>
                </w:tcPr>
                <w:p w:rsidR="00583AFD" w:rsidRDefault="00583AFD" w:rsidP="00583AFD">
                  <w:pPr>
                    <w:spacing w:line="276" w:lineRule="auto"/>
                    <w:jc w:val="center"/>
                    <w:rPr>
                      <w:sz w:val="22"/>
                      <w:szCs w:val="22"/>
                    </w:rPr>
                  </w:pPr>
                </w:p>
                <w:p w:rsidR="00583AFD" w:rsidRDefault="00583AFD" w:rsidP="00583AFD">
                  <w:pPr>
                    <w:spacing w:line="276" w:lineRule="auto"/>
                    <w:jc w:val="center"/>
                    <w:rPr>
                      <w:sz w:val="22"/>
                      <w:szCs w:val="22"/>
                    </w:rPr>
                  </w:pPr>
                </w:p>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2744" w:type="pct"/>
                  <w:tcBorders>
                    <w:top w:val="nil"/>
                    <w:left w:val="nil"/>
                    <w:bottom w:val="nil"/>
                    <w:right w:val="nil"/>
                  </w:tcBorders>
                </w:tcPr>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rPr>
                      <w:sz w:val="22"/>
                      <w:szCs w:val="22"/>
                    </w:rPr>
                  </w:pP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2744" w:type="pct"/>
                  <w:tcBorders>
                    <w:top w:val="nil"/>
                    <w:left w:val="nil"/>
                    <w:bottom w:val="nil"/>
                    <w:right w:val="nil"/>
                  </w:tcBorders>
                </w:tcPr>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2744" w:type="pct"/>
                  <w:tcBorders>
                    <w:top w:val="nil"/>
                    <w:left w:val="nil"/>
                    <w:bottom w:val="nil"/>
                    <w:right w:val="nil"/>
                  </w:tcBorders>
                </w:tcPr>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2744" w:type="pct"/>
                  <w:tcBorders>
                    <w:top w:val="nil"/>
                    <w:left w:val="nil"/>
                    <w:bottom w:val="nil"/>
                    <w:right w:val="nil"/>
                  </w:tcBorders>
                </w:tcPr>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2744" w:type="pct"/>
                  <w:tcBorders>
                    <w:top w:val="nil"/>
                    <w:left w:val="nil"/>
                    <w:bottom w:val="nil"/>
                    <w:right w:val="nil"/>
                  </w:tcBorders>
                </w:tcPr>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bl>
          <w:p w:rsidR="00583AFD" w:rsidRPr="0016257E" w:rsidRDefault="00583AFD" w:rsidP="00583AFD">
            <w:pPr>
              <w:spacing w:before="60" w:after="60"/>
            </w:pPr>
          </w:p>
        </w:tc>
      </w:tr>
    </w:tbl>
    <w:p w:rsidR="00583AFD" w:rsidRPr="000C762B" w:rsidRDefault="00583AFD" w:rsidP="00583AFD">
      <w:pPr>
        <w:spacing w:before="60" w:after="120"/>
        <w:rPr>
          <w:b/>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1080"/>
        <w:gridCol w:w="54"/>
        <w:gridCol w:w="1027"/>
        <w:gridCol w:w="532"/>
        <w:gridCol w:w="549"/>
        <w:gridCol w:w="463"/>
        <w:gridCol w:w="618"/>
        <w:gridCol w:w="354"/>
        <w:gridCol w:w="727"/>
        <w:gridCol w:w="1081"/>
      </w:tblGrid>
      <w:tr w:rsidR="00AA3C7B" w:rsidRPr="00602DCA" w:rsidTr="00065415">
        <w:trPr>
          <w:cantSplit/>
        </w:trPr>
        <w:tc>
          <w:tcPr>
            <w:tcW w:w="3369" w:type="dxa"/>
          </w:tcPr>
          <w:p w:rsidR="00AA3C7B" w:rsidRPr="00602DCA" w:rsidRDefault="00AA3C7B" w:rsidP="00065415">
            <w:pPr>
              <w:rPr>
                <w:b/>
              </w:rPr>
            </w:pPr>
            <w:r w:rsidRPr="00602DCA">
              <w:rPr>
                <w:b/>
              </w:rPr>
              <w:t xml:space="preserve">Work package number </w:t>
            </w:r>
          </w:p>
        </w:tc>
        <w:tc>
          <w:tcPr>
            <w:tcW w:w="1134" w:type="dxa"/>
            <w:gridSpan w:val="2"/>
          </w:tcPr>
          <w:p w:rsidR="00AA3C7B" w:rsidRPr="00602DCA" w:rsidRDefault="00AA3C7B" w:rsidP="00065415">
            <w:r>
              <w:t>4</w:t>
            </w:r>
          </w:p>
        </w:tc>
        <w:tc>
          <w:tcPr>
            <w:tcW w:w="3543" w:type="dxa"/>
            <w:gridSpan w:val="6"/>
          </w:tcPr>
          <w:p w:rsidR="00AA3C7B" w:rsidRPr="00602DCA" w:rsidRDefault="00AA3C7B" w:rsidP="00065415">
            <w:r w:rsidRPr="00602DCA">
              <w:rPr>
                <w:b/>
              </w:rPr>
              <w:t>Lead beneficiary</w:t>
            </w:r>
          </w:p>
        </w:tc>
        <w:tc>
          <w:tcPr>
            <w:tcW w:w="1808" w:type="dxa"/>
            <w:gridSpan w:val="2"/>
          </w:tcPr>
          <w:p w:rsidR="00AA3C7B" w:rsidRPr="00602DCA" w:rsidRDefault="00AA3C7B" w:rsidP="00065415">
            <w:commentRangeStart w:id="19"/>
            <w:r>
              <w:t>Exeter</w:t>
            </w:r>
            <w:commentRangeEnd w:id="19"/>
            <w:r w:rsidR="00065415">
              <w:rPr>
                <w:rStyle w:val="CommentReference"/>
                <w:szCs w:val="20"/>
              </w:rPr>
              <w:commentReference w:id="19"/>
            </w:r>
          </w:p>
        </w:tc>
      </w:tr>
      <w:tr w:rsidR="00AA3C7B" w:rsidRPr="00602DCA" w:rsidTr="00065415">
        <w:trPr>
          <w:cantSplit/>
        </w:trPr>
        <w:tc>
          <w:tcPr>
            <w:tcW w:w="3369" w:type="dxa"/>
          </w:tcPr>
          <w:p w:rsidR="00AA3C7B" w:rsidRPr="00602DCA" w:rsidRDefault="00AA3C7B" w:rsidP="00065415">
            <w:pPr>
              <w:rPr>
                <w:b/>
              </w:rPr>
            </w:pPr>
            <w:r w:rsidRPr="00602DCA">
              <w:rPr>
                <w:b/>
              </w:rPr>
              <w:t>Work package title</w:t>
            </w:r>
          </w:p>
        </w:tc>
        <w:tc>
          <w:tcPr>
            <w:tcW w:w="6485" w:type="dxa"/>
            <w:gridSpan w:val="10"/>
          </w:tcPr>
          <w:p w:rsidR="00AA3C7B" w:rsidRDefault="00AA3C7B" w:rsidP="00065415">
            <w:r>
              <w:t>E</w:t>
            </w:r>
            <w:r w:rsidRPr="00DA7D43">
              <w:t>xperiment</w:t>
            </w:r>
            <w:r>
              <w:t xml:space="preserve">s on citizens’ </w:t>
            </w:r>
            <w:r w:rsidRPr="00DA7D43">
              <w:t>attitude formation regarding the legitimacy of the EU</w:t>
            </w:r>
            <w:r>
              <w:t xml:space="preserve"> in times of post truth politics </w:t>
            </w:r>
          </w:p>
          <w:p w:rsidR="00AA3C7B" w:rsidRPr="00DA7D43" w:rsidRDefault="00AA3C7B" w:rsidP="00065415">
            <w:r>
              <w:t>[Empirical-Experimental]</w:t>
            </w:r>
          </w:p>
        </w:tc>
      </w:tr>
      <w:tr w:rsidR="00AA3C7B" w:rsidRPr="00602DCA" w:rsidTr="00065415">
        <w:trPr>
          <w:cantSplit/>
        </w:trPr>
        <w:tc>
          <w:tcPr>
            <w:tcW w:w="3369" w:type="dxa"/>
          </w:tcPr>
          <w:p w:rsidR="00AA3C7B" w:rsidRPr="00602DCA" w:rsidRDefault="00AA3C7B" w:rsidP="00065415">
            <w:pPr>
              <w:spacing w:after="480"/>
              <w:ind w:left="1191" w:hanging="1191"/>
              <w:rPr>
                <w:b/>
              </w:rPr>
            </w:pPr>
            <w:r w:rsidRPr="00602DCA">
              <w:rPr>
                <w:b/>
              </w:rPr>
              <w:t>Participant number</w:t>
            </w:r>
          </w:p>
        </w:tc>
        <w:tc>
          <w:tcPr>
            <w:tcW w:w="1080" w:type="dxa"/>
          </w:tcPr>
          <w:p w:rsidR="00AA3C7B" w:rsidRPr="00602DCA" w:rsidRDefault="00AA3C7B" w:rsidP="00065415"/>
        </w:tc>
        <w:tc>
          <w:tcPr>
            <w:tcW w:w="1081" w:type="dxa"/>
            <w:gridSpan w:val="2"/>
          </w:tcPr>
          <w:p w:rsidR="00AA3C7B" w:rsidRPr="00602DCA" w:rsidRDefault="00AA3C7B" w:rsidP="00065415"/>
        </w:tc>
        <w:tc>
          <w:tcPr>
            <w:tcW w:w="1081" w:type="dxa"/>
            <w:gridSpan w:val="2"/>
          </w:tcPr>
          <w:p w:rsidR="00AA3C7B" w:rsidRPr="00602DCA" w:rsidRDefault="00AA3C7B" w:rsidP="00065415"/>
        </w:tc>
        <w:tc>
          <w:tcPr>
            <w:tcW w:w="1081" w:type="dxa"/>
            <w:gridSpan w:val="2"/>
          </w:tcPr>
          <w:p w:rsidR="00AA3C7B" w:rsidRPr="00602DCA" w:rsidRDefault="00AA3C7B" w:rsidP="00065415"/>
        </w:tc>
        <w:tc>
          <w:tcPr>
            <w:tcW w:w="1081" w:type="dxa"/>
            <w:gridSpan w:val="2"/>
          </w:tcPr>
          <w:p w:rsidR="00AA3C7B" w:rsidRPr="00602DCA" w:rsidRDefault="00AA3C7B" w:rsidP="00065415"/>
        </w:tc>
        <w:tc>
          <w:tcPr>
            <w:tcW w:w="1081" w:type="dxa"/>
          </w:tcPr>
          <w:p w:rsidR="00AA3C7B" w:rsidRPr="00602DCA" w:rsidRDefault="00AA3C7B" w:rsidP="00065415"/>
        </w:tc>
      </w:tr>
      <w:tr w:rsidR="00AA3C7B" w:rsidRPr="00602DCA" w:rsidTr="00065415">
        <w:trPr>
          <w:cantSplit/>
        </w:trPr>
        <w:tc>
          <w:tcPr>
            <w:tcW w:w="3369" w:type="dxa"/>
          </w:tcPr>
          <w:p w:rsidR="00AA3C7B" w:rsidRPr="00602DCA" w:rsidRDefault="00AA3C7B" w:rsidP="00065415">
            <w:pPr>
              <w:rPr>
                <w:b/>
              </w:rPr>
            </w:pPr>
            <w:r w:rsidRPr="00602DCA">
              <w:rPr>
                <w:b/>
              </w:rPr>
              <w:t>Short name of participant</w:t>
            </w:r>
          </w:p>
        </w:tc>
        <w:tc>
          <w:tcPr>
            <w:tcW w:w="1080" w:type="dxa"/>
          </w:tcPr>
          <w:p w:rsidR="00AA3C7B" w:rsidRPr="00602DCA" w:rsidRDefault="00AA3C7B" w:rsidP="00065415">
            <w:r>
              <w:t>Exeter</w:t>
            </w:r>
          </w:p>
        </w:tc>
        <w:tc>
          <w:tcPr>
            <w:tcW w:w="1081" w:type="dxa"/>
            <w:gridSpan w:val="2"/>
          </w:tcPr>
          <w:p w:rsidR="00AA3C7B" w:rsidRPr="00602DCA" w:rsidRDefault="00AA3C7B" w:rsidP="00065415">
            <w:proofErr w:type="spellStart"/>
            <w:r>
              <w:t>Maastr</w:t>
            </w:r>
            <w:proofErr w:type="spellEnd"/>
            <w:r>
              <w:t>.</w:t>
            </w:r>
          </w:p>
        </w:tc>
        <w:tc>
          <w:tcPr>
            <w:tcW w:w="1081" w:type="dxa"/>
            <w:gridSpan w:val="2"/>
          </w:tcPr>
          <w:p w:rsidR="00AA3C7B" w:rsidRPr="00602DCA" w:rsidRDefault="00AA3C7B" w:rsidP="00065415"/>
        </w:tc>
        <w:tc>
          <w:tcPr>
            <w:tcW w:w="1081" w:type="dxa"/>
            <w:gridSpan w:val="2"/>
          </w:tcPr>
          <w:p w:rsidR="00AA3C7B" w:rsidRPr="00602DCA" w:rsidRDefault="00AA3C7B" w:rsidP="00065415"/>
        </w:tc>
        <w:tc>
          <w:tcPr>
            <w:tcW w:w="1081" w:type="dxa"/>
            <w:gridSpan w:val="2"/>
          </w:tcPr>
          <w:p w:rsidR="00AA3C7B" w:rsidRPr="00602DCA" w:rsidRDefault="00AA3C7B" w:rsidP="00065415"/>
        </w:tc>
        <w:tc>
          <w:tcPr>
            <w:tcW w:w="1081" w:type="dxa"/>
          </w:tcPr>
          <w:p w:rsidR="00AA3C7B" w:rsidRPr="00602DCA" w:rsidRDefault="00AA3C7B" w:rsidP="00065415"/>
        </w:tc>
      </w:tr>
      <w:tr w:rsidR="00AA3C7B" w:rsidRPr="00602DCA" w:rsidTr="00065415">
        <w:trPr>
          <w:cantSplit/>
        </w:trPr>
        <w:tc>
          <w:tcPr>
            <w:tcW w:w="3369" w:type="dxa"/>
          </w:tcPr>
          <w:p w:rsidR="00AA3C7B" w:rsidRPr="00602DCA" w:rsidRDefault="00AA3C7B" w:rsidP="00065415">
            <w:pPr>
              <w:spacing w:after="480"/>
              <w:ind w:left="1191" w:hanging="1191"/>
              <w:rPr>
                <w:b/>
              </w:rPr>
            </w:pPr>
            <w:r w:rsidRPr="00602DCA">
              <w:rPr>
                <w:b/>
              </w:rPr>
              <w:t>Person/months per participant:</w:t>
            </w:r>
          </w:p>
        </w:tc>
        <w:tc>
          <w:tcPr>
            <w:tcW w:w="1080" w:type="dxa"/>
          </w:tcPr>
          <w:p w:rsidR="00AA3C7B" w:rsidRPr="00602DCA" w:rsidRDefault="00AA3C7B" w:rsidP="00065415">
            <w:r>
              <w:t>44</w:t>
            </w:r>
          </w:p>
        </w:tc>
        <w:tc>
          <w:tcPr>
            <w:tcW w:w="1081" w:type="dxa"/>
            <w:gridSpan w:val="2"/>
          </w:tcPr>
          <w:p w:rsidR="00AA3C7B" w:rsidRPr="00602DCA" w:rsidRDefault="00AA3C7B" w:rsidP="00065415">
            <w:r>
              <w:t>1</w:t>
            </w:r>
          </w:p>
        </w:tc>
        <w:tc>
          <w:tcPr>
            <w:tcW w:w="1081" w:type="dxa"/>
            <w:gridSpan w:val="2"/>
          </w:tcPr>
          <w:p w:rsidR="00AA3C7B" w:rsidRPr="00602DCA" w:rsidRDefault="00AA3C7B" w:rsidP="00065415"/>
        </w:tc>
        <w:tc>
          <w:tcPr>
            <w:tcW w:w="1081" w:type="dxa"/>
            <w:gridSpan w:val="2"/>
          </w:tcPr>
          <w:p w:rsidR="00AA3C7B" w:rsidRPr="00602DCA" w:rsidRDefault="00AA3C7B" w:rsidP="00065415"/>
        </w:tc>
        <w:tc>
          <w:tcPr>
            <w:tcW w:w="1081" w:type="dxa"/>
            <w:gridSpan w:val="2"/>
          </w:tcPr>
          <w:p w:rsidR="00AA3C7B" w:rsidRPr="00602DCA" w:rsidRDefault="00AA3C7B" w:rsidP="00065415"/>
        </w:tc>
        <w:tc>
          <w:tcPr>
            <w:tcW w:w="1081" w:type="dxa"/>
          </w:tcPr>
          <w:p w:rsidR="00AA3C7B" w:rsidRPr="00602DCA" w:rsidRDefault="00AA3C7B" w:rsidP="00065415"/>
        </w:tc>
      </w:tr>
      <w:tr w:rsidR="00AA3C7B" w:rsidRPr="0016257E" w:rsidTr="00065415">
        <w:trPr>
          <w:cantSplit/>
        </w:trPr>
        <w:tc>
          <w:tcPr>
            <w:tcW w:w="3369" w:type="dxa"/>
          </w:tcPr>
          <w:p w:rsidR="00AA3C7B" w:rsidRPr="00602DCA" w:rsidRDefault="00AA3C7B" w:rsidP="00065415">
            <w:pPr>
              <w:spacing w:after="480"/>
              <w:ind w:left="1191" w:hanging="1191"/>
              <w:rPr>
                <w:b/>
              </w:rPr>
            </w:pPr>
            <w:r w:rsidRPr="00602DCA">
              <w:rPr>
                <w:b/>
              </w:rPr>
              <w:t>Start month</w:t>
            </w:r>
          </w:p>
        </w:tc>
        <w:tc>
          <w:tcPr>
            <w:tcW w:w="2693" w:type="dxa"/>
            <w:gridSpan w:val="4"/>
          </w:tcPr>
          <w:p w:rsidR="00AA3C7B" w:rsidRPr="00602DCA" w:rsidRDefault="00AA3C7B" w:rsidP="00065415">
            <w:r>
              <w:t>1</w:t>
            </w:r>
          </w:p>
        </w:tc>
        <w:tc>
          <w:tcPr>
            <w:tcW w:w="1012" w:type="dxa"/>
            <w:gridSpan w:val="2"/>
          </w:tcPr>
          <w:p w:rsidR="00AA3C7B" w:rsidRPr="00602DCA" w:rsidRDefault="00AA3C7B" w:rsidP="00065415">
            <w:r w:rsidRPr="00602DCA">
              <w:t>End month</w:t>
            </w:r>
          </w:p>
        </w:tc>
        <w:tc>
          <w:tcPr>
            <w:tcW w:w="2780" w:type="dxa"/>
            <w:gridSpan w:val="4"/>
          </w:tcPr>
          <w:p w:rsidR="00AA3C7B" w:rsidRPr="0016257E" w:rsidRDefault="00AA3C7B" w:rsidP="00065415">
            <w:r>
              <w:t>36</w:t>
            </w:r>
          </w:p>
        </w:tc>
      </w:tr>
    </w:tbl>
    <w:p w:rsidR="00AA3C7B" w:rsidRPr="0016257E" w:rsidRDefault="00AA3C7B" w:rsidP="00AA3C7B">
      <w:pPr>
        <w:spacing w:before="60" w:after="60"/>
        <w:rPr>
          <w: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AA3C7B" w:rsidRPr="00602DCA" w:rsidTr="00065415">
        <w:tc>
          <w:tcPr>
            <w:tcW w:w="9855" w:type="dxa"/>
          </w:tcPr>
          <w:p w:rsidR="00AA3C7B" w:rsidRPr="00602DCA" w:rsidRDefault="00AA3C7B" w:rsidP="00065415">
            <w:pPr>
              <w:spacing w:before="60" w:after="60"/>
            </w:pPr>
            <w:r w:rsidRPr="00602DCA">
              <w:rPr>
                <w:b/>
              </w:rPr>
              <w:t>Objectives</w:t>
            </w:r>
            <w:r w:rsidRPr="00602DCA">
              <w:t xml:space="preserve"> </w:t>
            </w:r>
          </w:p>
          <w:p w:rsidR="00AA3C7B" w:rsidRDefault="00AA3C7B" w:rsidP="00A66E52">
            <w:pPr>
              <w:pStyle w:val="ListParagraph"/>
              <w:numPr>
                <w:ilvl w:val="0"/>
                <w:numId w:val="39"/>
              </w:numPr>
              <w:spacing w:before="60" w:after="60"/>
              <w:jc w:val="both"/>
            </w:pPr>
            <w:r>
              <w:t>This interdisciplinary WP brings together political scientists and legal scholars who employ an experimental research design to understand public perceptions of the legitimacy of the EU.</w:t>
            </w:r>
          </w:p>
          <w:p w:rsidR="00AA3C7B" w:rsidRDefault="00AA3C7B" w:rsidP="00A66E52">
            <w:pPr>
              <w:pStyle w:val="ListParagraph"/>
              <w:numPr>
                <w:ilvl w:val="0"/>
                <w:numId w:val="39"/>
              </w:numPr>
              <w:spacing w:before="60" w:after="60"/>
              <w:jc w:val="both"/>
            </w:pPr>
            <w:r>
              <w:t xml:space="preserve">The first part of the WP deals with the relationship between institutional reforms of the EU and how they relate to citizens’ perceptions of a democratic deficit. By exposing citizens in an experimental research design to EU reform scenarios, it seeks to answer which institutional reforms (a) effectively address citizens’ concerns regarding the democratic deficit in the EU and (b) increase the publicly perceived legitimacy of the EU. </w:t>
            </w:r>
          </w:p>
          <w:p w:rsidR="00AA3C7B" w:rsidRPr="00602DCA" w:rsidRDefault="00AA3C7B" w:rsidP="00A66E52">
            <w:pPr>
              <w:pStyle w:val="ListParagraph"/>
              <w:numPr>
                <w:ilvl w:val="0"/>
                <w:numId w:val="39"/>
              </w:numPr>
              <w:spacing w:before="60" w:after="60"/>
              <w:jc w:val="both"/>
            </w:pPr>
            <w:r>
              <w:t xml:space="preserve">The second part of the WP focuses on ‘post truth politics’ and the way how citizens deal with EU related communication. Individuals tend to reject information that contracts their preconceptions, which has profound implications for politics more generally and political communication regarding the EU specifically. Building on insights from political psychology, a second set of experiments therefore examines whether we can create frames and conditions that empower citizens to consume EU related information when it challenges </w:t>
            </w:r>
            <w:r>
              <w:lastRenderedPageBreak/>
              <w:t>their views.</w:t>
            </w:r>
          </w:p>
        </w:tc>
      </w:tr>
    </w:tbl>
    <w:p w:rsidR="00AA3C7B" w:rsidRPr="004153B5" w:rsidRDefault="00AA3C7B" w:rsidP="00AA3C7B">
      <w:pPr>
        <w:spacing w:before="60" w:after="60"/>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AA3C7B" w:rsidRPr="00602DCA" w:rsidTr="00065415">
        <w:tc>
          <w:tcPr>
            <w:tcW w:w="9855" w:type="dxa"/>
          </w:tcPr>
          <w:p w:rsidR="00AA3C7B" w:rsidRDefault="00AA3C7B" w:rsidP="00065415">
            <w:pPr>
              <w:spacing w:before="60" w:after="60"/>
              <w:jc w:val="both"/>
            </w:pPr>
            <w:r w:rsidRPr="00602DCA">
              <w:rPr>
                <w:b/>
              </w:rPr>
              <w:t>Description of work</w:t>
            </w:r>
            <w:r w:rsidRPr="00602DCA">
              <w:t xml:space="preserve"> (where appropriate, broken down into tasks), lead partner and role of participants</w:t>
            </w:r>
          </w:p>
          <w:p w:rsidR="00AA3C7B" w:rsidRDefault="00AA3C7B" w:rsidP="00065415">
            <w:pPr>
              <w:contextualSpacing/>
              <w:jc w:val="both"/>
              <w:rPr>
                <w:i/>
              </w:rPr>
            </w:pPr>
          </w:p>
          <w:p w:rsidR="00AA3C7B" w:rsidRPr="00F4134B" w:rsidRDefault="00AA3C7B" w:rsidP="00065415">
            <w:pPr>
              <w:contextualSpacing/>
              <w:jc w:val="both"/>
              <w:rPr>
                <w:i/>
              </w:rPr>
            </w:pPr>
            <w:r w:rsidRPr="00F4134B">
              <w:rPr>
                <w:i/>
              </w:rPr>
              <w:t>I) Design of the Experiments</w:t>
            </w:r>
          </w:p>
          <w:p w:rsidR="00AA3C7B" w:rsidRPr="00F4134B" w:rsidRDefault="00AA3C7B" w:rsidP="00065415">
            <w:pPr>
              <w:contextualSpacing/>
              <w:jc w:val="both"/>
            </w:pPr>
            <w:r w:rsidRPr="00F4134B">
              <w:t>The first part of the WP project seeks to generate insights into how reforms that address the democratic deficit of the EU inform citizens’ perceptions of the legitimacy of the EU. There is a vivid debate in academic research on the extent to which there exists a democratic deficit in the EU (</w:t>
            </w:r>
            <w:proofErr w:type="spellStart"/>
            <w:r w:rsidRPr="00F4134B">
              <w:t>Moravcsik</w:t>
            </w:r>
            <w:proofErr w:type="spellEnd"/>
            <w:r w:rsidRPr="00F4134B">
              <w:t xml:space="preserve"> 2004, </w:t>
            </w:r>
            <w:proofErr w:type="spellStart"/>
            <w:r w:rsidRPr="00F4134B">
              <w:t>Follesdal</w:t>
            </w:r>
            <w:proofErr w:type="spellEnd"/>
            <w:r w:rsidRPr="00F4134B">
              <w:t xml:space="preserve"> and Hix 2006). Yet, we lack empirical evidence on the way how the institutional structure of the EU is a cause for public concerns regarding the legitimacy of the EU and on the extent to which institutional reforms could address these concerns. </w:t>
            </w:r>
          </w:p>
          <w:p w:rsidR="00AA3C7B" w:rsidRDefault="00AA3C7B" w:rsidP="00065415">
            <w:pPr>
              <w:contextualSpacing/>
              <w:jc w:val="both"/>
            </w:pPr>
            <w:r w:rsidRPr="00F4134B">
              <w:t xml:space="preserve">  We will design a set of experiments that allows us to test how closely citizens’ views are related to features of the political system of the EU. We will put a particular emphasis on the way how reforms of the institutional structure of the EU might change citizens’ evaluations of EU legitimacy. To this end, we expose citizens to reform scenarios as treatments in an experiment before surveying them on their views of the EU more broadly. The treatments draw on reform scenarios that are put forth by the Commission (e.g. White Paper on the Future of the EU-27) as well as the work in </w:t>
            </w:r>
            <w:r w:rsidRPr="00F4134B">
              <w:rPr>
                <w:highlight w:val="yellow"/>
              </w:rPr>
              <w:t>WP X</w:t>
            </w:r>
            <w:r w:rsidRPr="00F4134B">
              <w:t xml:space="preserve">. They will be selected and adjusted to the experimental design by Florian </w:t>
            </w:r>
            <w:proofErr w:type="spellStart"/>
            <w:r w:rsidRPr="00F4134B">
              <w:t>Stoeckel</w:t>
            </w:r>
            <w:proofErr w:type="spellEnd"/>
            <w:r w:rsidRPr="00F4134B">
              <w:t xml:space="preserve"> and Jason </w:t>
            </w:r>
            <w:proofErr w:type="spellStart"/>
            <w:r w:rsidRPr="00F4134B">
              <w:t>Reifler</w:t>
            </w:r>
            <w:proofErr w:type="spellEnd"/>
            <w:r w:rsidRPr="00F4134B">
              <w:t>, University of Exeter</w:t>
            </w:r>
            <w:r>
              <w:t>, Political Science</w:t>
            </w:r>
            <w:r w:rsidRPr="00F4134B">
              <w:t xml:space="preserve">) and </w:t>
            </w:r>
            <w:r>
              <w:t>Diane Fromage (</w:t>
            </w:r>
            <w:r w:rsidRPr="00F4134B">
              <w:t xml:space="preserve">University of </w:t>
            </w:r>
            <w:proofErr w:type="spellStart"/>
            <w:r w:rsidRPr="00F4134B">
              <w:t>Mastricht</w:t>
            </w:r>
            <w:proofErr w:type="spellEnd"/>
            <w:r>
              <w:t>, Law</w:t>
            </w:r>
            <w:r w:rsidRPr="00F4134B">
              <w:t>).</w:t>
            </w:r>
          </w:p>
          <w:p w:rsidR="00515E87" w:rsidRPr="00F4134B" w:rsidRDefault="00515E87" w:rsidP="00065415">
            <w:pPr>
              <w:contextualSpacing/>
              <w:jc w:val="both"/>
            </w:pPr>
          </w:p>
          <w:p w:rsidR="00AA3C7B" w:rsidRPr="00F4134B" w:rsidRDefault="00AA3C7B" w:rsidP="00065415">
            <w:pPr>
              <w:contextualSpacing/>
              <w:jc w:val="both"/>
              <w:rPr>
                <w:b/>
              </w:rPr>
            </w:pPr>
            <w:r w:rsidRPr="00F4134B">
              <w:rPr>
                <w:b/>
              </w:rPr>
              <w:t>Task 4.1: Generation of survey questionnaire for experiments on institutional reforms (Exeter, Maastricht)</w:t>
            </w:r>
          </w:p>
          <w:p w:rsidR="00AA3C7B" w:rsidRPr="00F4134B" w:rsidRDefault="00AA3C7B" w:rsidP="00065415">
            <w:pPr>
              <w:contextualSpacing/>
              <w:jc w:val="both"/>
              <w:rPr>
                <w:b/>
              </w:rPr>
            </w:pPr>
            <w:r w:rsidRPr="00F4134B">
              <w:rPr>
                <w:b/>
              </w:rPr>
              <w:t>Task 4.2: Generation of treatments for experiments on institutional reforms (Exeter, Maastricht)</w:t>
            </w:r>
          </w:p>
          <w:p w:rsidR="00AA3C7B" w:rsidRPr="00F4134B" w:rsidRDefault="00AA3C7B" w:rsidP="00065415">
            <w:pPr>
              <w:contextualSpacing/>
              <w:jc w:val="both"/>
            </w:pPr>
          </w:p>
          <w:p w:rsidR="00AA3C7B" w:rsidRPr="00F4134B" w:rsidRDefault="00AA3C7B" w:rsidP="00065415">
            <w:pPr>
              <w:contextualSpacing/>
              <w:jc w:val="both"/>
            </w:pPr>
            <w:r w:rsidRPr="00F4134B">
              <w:t xml:space="preserve">  The second part of the project deals with the way how ‘post truth dynamics’ affect the way how citizens consume EU related communication. This is highly relevant for instance because citizens who are </w:t>
            </w:r>
            <w:proofErr w:type="spellStart"/>
            <w:r w:rsidRPr="00F4134B">
              <w:t>Euroskeptic</w:t>
            </w:r>
            <w:proofErr w:type="spellEnd"/>
            <w:r w:rsidRPr="00F4134B">
              <w:t xml:space="preserve">, for they </w:t>
            </w:r>
            <w:r>
              <w:t xml:space="preserve">often </w:t>
            </w:r>
            <w:r w:rsidRPr="00F4134B">
              <w:t xml:space="preserve">consider the EU </w:t>
            </w:r>
            <w:r>
              <w:t>to be</w:t>
            </w:r>
            <w:r w:rsidRPr="00F4134B">
              <w:t xml:space="preserve"> undemocratic, might be the least likely voters to evaluate EU reforms in an unbiased way or to consume EU related information in the first place. </w:t>
            </w:r>
            <w:r>
              <w:t>Moreover</w:t>
            </w:r>
            <w:r w:rsidRPr="00F4134B">
              <w:t>, while the EU Commission, the media, and scholars spend significant resources on attempts to debunk “EU myths” (e.g. McCormick 2014, European Commission 2017), we lack empirical knowledge on the conditions under which these efforts can be effective.</w:t>
            </w:r>
          </w:p>
          <w:p w:rsidR="00AA3C7B" w:rsidRPr="00F4134B" w:rsidRDefault="00AA3C7B" w:rsidP="00065415">
            <w:pPr>
              <w:contextualSpacing/>
              <w:jc w:val="both"/>
            </w:pPr>
            <w:r w:rsidRPr="00F4134B">
              <w:t xml:space="preserve">  Our theoretical starting point for understanding the implications of post truth politics is research in political psychology, which shows that citizens do not usually process political information in an unbiased way but rather engage in motivated reasoning: they search for information that confirms their beliefs rather than evaluating information in an even handed way and self-select into bubbles in which they avoid information that challenges their views (</w:t>
            </w:r>
            <w:proofErr w:type="spellStart"/>
            <w:r w:rsidRPr="00F4134B">
              <w:t>Kunda</w:t>
            </w:r>
            <w:proofErr w:type="spellEnd"/>
            <w:r w:rsidRPr="00F4134B">
              <w:t xml:space="preserve"> 1990, </w:t>
            </w:r>
            <w:proofErr w:type="spellStart"/>
            <w:r w:rsidRPr="00F4134B">
              <w:t>Zaller</w:t>
            </w:r>
            <w:proofErr w:type="spellEnd"/>
            <w:r w:rsidRPr="00F4134B">
              <w:t xml:space="preserve"> 1992, Lodge and Taber 2006). Existing research focuses almost exclusively on the US (Bartels 2002, Flynn et al. 2017). </w:t>
            </w:r>
          </w:p>
          <w:p w:rsidR="00AA3C7B" w:rsidRPr="00F4134B" w:rsidRDefault="00AA3C7B" w:rsidP="00065415">
            <w:pPr>
              <w:contextualSpacing/>
              <w:jc w:val="both"/>
            </w:pPr>
            <w:r w:rsidRPr="00F4134B">
              <w:t xml:space="preserve">  Building on this work, the Exeter team (Florian </w:t>
            </w:r>
            <w:proofErr w:type="spellStart"/>
            <w:r w:rsidRPr="00F4134B">
              <w:t>Stoeckel</w:t>
            </w:r>
            <w:proofErr w:type="spellEnd"/>
            <w:r w:rsidRPr="00F4134B">
              <w:t xml:space="preserve">, Jason </w:t>
            </w:r>
            <w:proofErr w:type="spellStart"/>
            <w:r w:rsidRPr="00F4134B">
              <w:t>Reifler</w:t>
            </w:r>
            <w:proofErr w:type="spellEnd"/>
            <w:r w:rsidRPr="00F4134B">
              <w:t xml:space="preserve">) will design a set of experiments that </w:t>
            </w:r>
            <w:r>
              <w:t>tests hypotheses on the conditions when citizens</w:t>
            </w:r>
            <w:r w:rsidRPr="00F4134B">
              <w:t xml:space="preserve"> are most likely to digest EU related information even when it challenges preconceptions. To this end we construct experimental treatments that vary </w:t>
            </w:r>
            <w:r>
              <w:t xml:space="preserve">the </w:t>
            </w:r>
            <w:r w:rsidRPr="00F4134B">
              <w:t>features of communication efforts (e.g. content, framing, actors</w:t>
            </w:r>
            <w:r>
              <w:t xml:space="preserve"> who communicate</w:t>
            </w:r>
            <w:r w:rsidRPr="00F4134B">
              <w:t>: national vs. European). The treatments will resemble real world communication efforts: that is, rather than generating artificial material we will adjust material generated by EU institutions, political actors, and the media and test when citizens are likely to consume or reject it.</w:t>
            </w:r>
          </w:p>
          <w:p w:rsidR="00AA3C7B" w:rsidRPr="00F4134B" w:rsidRDefault="00AA3C7B" w:rsidP="00065415">
            <w:pPr>
              <w:contextualSpacing/>
              <w:jc w:val="both"/>
              <w:rPr>
                <w:b/>
              </w:rPr>
            </w:pPr>
            <w:r w:rsidRPr="00F4134B">
              <w:rPr>
                <w:b/>
              </w:rPr>
              <w:t>Task 4.3: Generation of survey questionnaire for experiments on post truth dynamics (Exeter)</w:t>
            </w:r>
          </w:p>
          <w:p w:rsidR="00AA3C7B" w:rsidRPr="00F4134B" w:rsidRDefault="00AA3C7B" w:rsidP="00065415">
            <w:pPr>
              <w:contextualSpacing/>
              <w:jc w:val="both"/>
              <w:rPr>
                <w:b/>
              </w:rPr>
            </w:pPr>
            <w:r w:rsidRPr="00F4134B">
              <w:rPr>
                <w:b/>
              </w:rPr>
              <w:t>Task 4.4: Generation of treatments for experiments on post truth dynamics (Exeter)</w:t>
            </w:r>
          </w:p>
          <w:p w:rsidR="00AA3C7B" w:rsidRPr="00F4134B" w:rsidRDefault="00AA3C7B" w:rsidP="00065415">
            <w:pPr>
              <w:contextualSpacing/>
              <w:jc w:val="both"/>
            </w:pPr>
          </w:p>
          <w:p w:rsidR="00AA3C7B" w:rsidRPr="00F4134B" w:rsidRDefault="00AA3C7B" w:rsidP="00065415">
            <w:pPr>
              <w:contextualSpacing/>
              <w:jc w:val="both"/>
              <w:rPr>
                <w:i/>
              </w:rPr>
            </w:pPr>
            <w:r w:rsidRPr="00F4134B">
              <w:rPr>
                <w:i/>
              </w:rPr>
              <w:t>II) Pre-Field Work Phase:</w:t>
            </w:r>
          </w:p>
          <w:p w:rsidR="00AA3C7B" w:rsidRPr="00F4134B" w:rsidRDefault="00AA3C7B" w:rsidP="00065415">
            <w:pPr>
              <w:contextualSpacing/>
              <w:jc w:val="both"/>
            </w:pPr>
            <w:r w:rsidRPr="00F4134B">
              <w:t xml:space="preserve">Conducting experiments in several countries allows us to examine whether the results are general in nature or due to the context of a country and its relationship with the EU. We select a sample of EU countries that are most diverse when it comes to their economic and political power in the EU (low/high), geographical location (West/South/East) as well as the strength of challenger parties (none/strong right wing populists/strong left wing populists). Hence we select </w:t>
            </w:r>
            <w:r w:rsidRPr="00F4134B">
              <w:rPr>
                <w:highlight w:val="yellow"/>
              </w:rPr>
              <w:t>Germany, the UK, Spain, Poland, and Sweden</w:t>
            </w:r>
            <w:r w:rsidRPr="00F4134B">
              <w:t xml:space="preserve">. To conduct the experiment in several countries, we translate the survey experiments </w:t>
            </w:r>
            <w:r>
              <w:t xml:space="preserve">and treatment material </w:t>
            </w:r>
            <w:r w:rsidRPr="00F4134B">
              <w:t xml:space="preserve">into the languages of the respective countries (and again back into English by different translators, to ensure comparability). </w:t>
            </w:r>
            <w:r>
              <w:t>T</w:t>
            </w:r>
            <w:r w:rsidRPr="00F4134B">
              <w:t xml:space="preserve">he experiments will be programmed in Qualtrics or a comparable platform by the PI (following Stoeckel, 2016; Stoeckel and Kuhn, 2017).  </w:t>
            </w:r>
          </w:p>
          <w:p w:rsidR="00AA3C7B" w:rsidRPr="00F4134B" w:rsidRDefault="00AA3C7B" w:rsidP="00065415">
            <w:pPr>
              <w:contextualSpacing/>
              <w:jc w:val="both"/>
              <w:rPr>
                <w:b/>
              </w:rPr>
            </w:pPr>
            <w:r w:rsidRPr="00F4134B">
              <w:rPr>
                <w:b/>
              </w:rPr>
              <w:t>Task 4.5 Translation of survey questions and treatment material (Exeter)</w:t>
            </w:r>
          </w:p>
          <w:p w:rsidR="00AA3C7B" w:rsidRPr="00F4134B" w:rsidRDefault="00AA3C7B" w:rsidP="00065415">
            <w:pPr>
              <w:contextualSpacing/>
              <w:jc w:val="both"/>
            </w:pPr>
          </w:p>
          <w:p w:rsidR="00AA3C7B" w:rsidRPr="00F4134B" w:rsidRDefault="00AA3C7B" w:rsidP="00065415">
            <w:pPr>
              <w:contextualSpacing/>
              <w:jc w:val="both"/>
              <w:rPr>
                <w:i/>
              </w:rPr>
            </w:pPr>
            <w:r w:rsidRPr="00F4134B">
              <w:rPr>
                <w:i/>
              </w:rPr>
              <w:t>III) Field Work Phase:</w:t>
            </w:r>
          </w:p>
          <w:p w:rsidR="00AA3C7B" w:rsidRPr="00F4134B" w:rsidRDefault="00AA3C7B" w:rsidP="00065415">
            <w:pPr>
              <w:contextualSpacing/>
              <w:jc w:val="both"/>
            </w:pPr>
            <w:r w:rsidRPr="00F4134B">
              <w:t xml:space="preserve">The experiments will </w:t>
            </w:r>
            <w:r>
              <w:t xml:space="preserve">primarily </w:t>
            </w:r>
            <w:r w:rsidRPr="00F4134B">
              <w:t xml:space="preserve">be carried out as online survey experiments. </w:t>
            </w:r>
            <w:r>
              <w:t>Online</w:t>
            </w:r>
            <w:r w:rsidRPr="00F4134B">
              <w:t xml:space="preserve"> experiments combine the advantages of an experiment, such as random assignment of treatment and control conditions, with the benefits of a large and diverse sample of respondents that can participate at home rather than in a laboratory environment</w:t>
            </w:r>
            <w:r>
              <w:t xml:space="preserve">, which also </w:t>
            </w:r>
            <w:r w:rsidRPr="00F4134B">
              <w:t>lower</w:t>
            </w:r>
            <w:r>
              <w:t>s</w:t>
            </w:r>
            <w:r w:rsidRPr="00F4134B">
              <w:t xml:space="preserve"> costs. Respondents will be sampled by a survey company such as </w:t>
            </w:r>
            <w:proofErr w:type="spellStart"/>
            <w:r w:rsidRPr="00F4134B">
              <w:t>Respondi</w:t>
            </w:r>
            <w:proofErr w:type="spellEnd"/>
            <w:r w:rsidRPr="00F4134B">
              <w:t xml:space="preserve">, Kantar, or </w:t>
            </w:r>
            <w:proofErr w:type="spellStart"/>
            <w:r w:rsidRPr="00F4134B">
              <w:t>Yougov</w:t>
            </w:r>
            <w:proofErr w:type="spellEnd"/>
            <w:r w:rsidRPr="00F4134B">
              <w:t xml:space="preserve">. To check the validity of the experiments, we will </w:t>
            </w:r>
            <w:r>
              <w:t>repeat</w:t>
            </w:r>
            <w:r w:rsidRPr="00F4134B">
              <w:t xml:space="preserve"> </w:t>
            </w:r>
            <w:r>
              <w:t xml:space="preserve">some </w:t>
            </w:r>
            <w:r w:rsidRPr="00F4134B">
              <w:t xml:space="preserve">experiments with </w:t>
            </w:r>
            <w:r>
              <w:t xml:space="preserve">a </w:t>
            </w:r>
            <w:r w:rsidRPr="00F4134B">
              <w:t xml:space="preserve">convenience sample of students in laboratories of universities that are participating in this project. The defining characteristic of experiments in social science research is that participants of a study are randomly assigned to treatment and control conditions (Mutz 2011), with respondents in each group receiving different treatment material. A significant difference in perceived legitimacy </w:t>
            </w:r>
            <w:r>
              <w:t xml:space="preserve">of the EU </w:t>
            </w:r>
            <w:r w:rsidRPr="00F4134B">
              <w:t xml:space="preserve">between respondents in the control and experimental group would </w:t>
            </w:r>
            <w:r>
              <w:t>show</w:t>
            </w:r>
            <w:r w:rsidRPr="00F4134B">
              <w:t xml:space="preserve"> that </w:t>
            </w:r>
            <w:r>
              <w:t>a</w:t>
            </w:r>
            <w:r w:rsidRPr="00F4134B">
              <w:t xml:space="preserve"> treatment has a causal effect on perceptions. </w:t>
            </w:r>
          </w:p>
          <w:p w:rsidR="00AA3C7B" w:rsidRPr="00F4134B" w:rsidRDefault="00AA3C7B" w:rsidP="00065415">
            <w:pPr>
              <w:contextualSpacing/>
              <w:jc w:val="both"/>
              <w:rPr>
                <w:b/>
              </w:rPr>
            </w:pPr>
            <w:r w:rsidRPr="00F4134B">
              <w:rPr>
                <w:b/>
              </w:rPr>
              <w:t>Task 4.6 Conducting experiments on institutional reforms</w:t>
            </w:r>
          </w:p>
          <w:p w:rsidR="00AA3C7B" w:rsidRPr="00F4134B" w:rsidRDefault="00AA3C7B" w:rsidP="00065415">
            <w:pPr>
              <w:contextualSpacing/>
              <w:jc w:val="both"/>
              <w:rPr>
                <w:b/>
              </w:rPr>
            </w:pPr>
            <w:r w:rsidRPr="00F4134B">
              <w:rPr>
                <w:b/>
              </w:rPr>
              <w:t>Task 4.7 Conducting experiments on post truth dynamics</w:t>
            </w:r>
          </w:p>
          <w:p w:rsidR="00AA3C7B" w:rsidRPr="00F4134B" w:rsidRDefault="00AA3C7B" w:rsidP="00065415">
            <w:pPr>
              <w:contextualSpacing/>
              <w:jc w:val="both"/>
            </w:pPr>
          </w:p>
          <w:p w:rsidR="00AA3C7B" w:rsidRPr="00F4134B" w:rsidRDefault="00AA3C7B" w:rsidP="00065415">
            <w:pPr>
              <w:contextualSpacing/>
              <w:jc w:val="both"/>
            </w:pPr>
            <w:r w:rsidRPr="00F4134B">
              <w:t>III) Data processing, analysis, and reporting [</w:t>
            </w:r>
            <w:commentRangeStart w:id="20"/>
            <w:r w:rsidRPr="00F4134B">
              <w:t xml:space="preserve">months 24-36]. </w:t>
            </w:r>
            <w:commentRangeEnd w:id="20"/>
            <w:r w:rsidRPr="00F4134B">
              <w:rPr>
                <w:rStyle w:val="CommentReference"/>
                <w:sz w:val="24"/>
              </w:rPr>
              <w:commentReference w:id="20"/>
            </w:r>
          </w:p>
          <w:p w:rsidR="00AA3C7B" w:rsidRDefault="00AA3C7B" w:rsidP="00065415">
            <w:pPr>
              <w:contextualSpacing/>
              <w:jc w:val="both"/>
            </w:pPr>
            <w:r w:rsidRPr="00F4134B">
              <w:t>First, the data from all experiments are cleaned to eliminate errors. In a second step, we analyse the data and present the results of the first set of experiments in report 1 (deliverable 2) along with the data set, which will be made publicly available. This report will examine whether and which proposed institutional reforms influence the EU’s perceived legitimacy and decrease the democratic deficit of the EU. In a second report, we will present our findings with regard to post truth politics and the conditions under which they can be diminished in the context of communications on the EU. Finally, we will also summarize the results with a focus on their practical implications in an executive report (deliverable 3). This report will present our insights in a hands-on way for policy makers and journalists, highlighting the psychology of post truth politics and ways to communicate to citizens effectively despite the dynamics of post truth politics, for instance in order to correct misperceptions.</w:t>
            </w:r>
          </w:p>
          <w:p w:rsidR="00AA3C7B" w:rsidRPr="00F4134B" w:rsidRDefault="00AA3C7B" w:rsidP="00065415">
            <w:pPr>
              <w:contextualSpacing/>
              <w:jc w:val="both"/>
              <w:rPr>
                <w:b/>
              </w:rPr>
            </w:pPr>
            <w:r>
              <w:rPr>
                <w:b/>
              </w:rPr>
              <w:t>Task 4.8</w:t>
            </w:r>
            <w:r w:rsidRPr="00F4134B">
              <w:rPr>
                <w:b/>
              </w:rPr>
              <w:t xml:space="preserve"> </w:t>
            </w:r>
            <w:r>
              <w:rPr>
                <w:b/>
              </w:rPr>
              <w:t xml:space="preserve">Report results of experiments on </w:t>
            </w:r>
            <w:r w:rsidRPr="00F4134B">
              <w:rPr>
                <w:b/>
              </w:rPr>
              <w:t>institutional reforms</w:t>
            </w:r>
            <w:r>
              <w:rPr>
                <w:b/>
              </w:rPr>
              <w:t>: D4.1 (Exeter)</w:t>
            </w:r>
          </w:p>
          <w:p w:rsidR="00AA3C7B" w:rsidRPr="00F4134B" w:rsidRDefault="00AA3C7B" w:rsidP="00065415">
            <w:pPr>
              <w:contextualSpacing/>
              <w:jc w:val="both"/>
              <w:rPr>
                <w:b/>
              </w:rPr>
            </w:pPr>
            <w:r>
              <w:rPr>
                <w:b/>
              </w:rPr>
              <w:t>Task 4.9</w:t>
            </w:r>
            <w:r w:rsidRPr="00F4134B">
              <w:rPr>
                <w:b/>
              </w:rPr>
              <w:t xml:space="preserve"> </w:t>
            </w:r>
            <w:r>
              <w:rPr>
                <w:b/>
              </w:rPr>
              <w:t>Report results of experiments on post truth dynamics: D4.2 (Exeter)</w:t>
            </w:r>
          </w:p>
          <w:p w:rsidR="00AA3C7B" w:rsidRPr="00044ED8" w:rsidRDefault="00AA3C7B" w:rsidP="00065415">
            <w:pPr>
              <w:contextualSpacing/>
              <w:jc w:val="both"/>
              <w:rPr>
                <w:b/>
              </w:rPr>
            </w:pPr>
            <w:r w:rsidRPr="00044ED8">
              <w:rPr>
                <w:b/>
              </w:rPr>
              <w:t xml:space="preserve">Task 4.10 </w:t>
            </w:r>
            <w:r>
              <w:rPr>
                <w:b/>
              </w:rPr>
              <w:t>P</w:t>
            </w:r>
            <w:r w:rsidRPr="00044ED8">
              <w:rPr>
                <w:b/>
              </w:rPr>
              <w:t xml:space="preserve">olicy advice report with focus on </w:t>
            </w:r>
            <w:commentRangeStart w:id="21"/>
            <w:r w:rsidRPr="00044ED8">
              <w:rPr>
                <w:b/>
              </w:rPr>
              <w:t>implications</w:t>
            </w:r>
            <w:commentRangeEnd w:id="21"/>
            <w:r w:rsidRPr="00044ED8">
              <w:rPr>
                <w:rStyle w:val="CommentReference"/>
                <w:szCs w:val="20"/>
              </w:rPr>
              <w:commentReference w:id="21"/>
            </w:r>
            <w:r w:rsidRPr="00044ED8">
              <w:rPr>
                <w:b/>
              </w:rPr>
              <w:t xml:space="preserve"> (dissemination): D4.3 (Exeter)</w:t>
            </w:r>
          </w:p>
          <w:p w:rsidR="00AA3C7B" w:rsidRPr="00602DCA" w:rsidRDefault="00AA3C7B" w:rsidP="00065415">
            <w:pPr>
              <w:contextualSpacing/>
              <w:jc w:val="both"/>
            </w:pPr>
          </w:p>
        </w:tc>
      </w:tr>
    </w:tbl>
    <w:p w:rsidR="00AA3C7B" w:rsidRPr="004153B5" w:rsidRDefault="00AA3C7B" w:rsidP="00AA3C7B">
      <w:pPr>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AA3C7B" w:rsidRPr="0016257E" w:rsidTr="00065415">
        <w:tc>
          <w:tcPr>
            <w:tcW w:w="9855" w:type="dxa"/>
          </w:tcPr>
          <w:p w:rsidR="00AA3C7B" w:rsidRPr="00602DCA" w:rsidRDefault="00AA3C7B" w:rsidP="00065415">
            <w:pPr>
              <w:spacing w:before="60" w:after="60"/>
            </w:pPr>
            <w:r w:rsidRPr="00602DCA">
              <w:rPr>
                <w:b/>
              </w:rPr>
              <w:t>Deliverables</w:t>
            </w:r>
            <w:r w:rsidRPr="00602DCA">
              <w:t xml:space="preserve"> (brief description and month of delivery)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5240"/>
              <w:gridCol w:w="1280"/>
              <w:gridCol w:w="1083"/>
            </w:tblGrid>
            <w:tr w:rsidR="00AA3C7B" w:rsidTr="00AA3C7B">
              <w:tc>
                <w:tcPr>
                  <w:tcW w:w="1413" w:type="dxa"/>
                </w:tcPr>
                <w:p w:rsidR="00AA3C7B" w:rsidRDefault="00AA3C7B" w:rsidP="00065415">
                  <w:pPr>
                    <w:rPr>
                      <w:lang w:val="en-US"/>
                    </w:rPr>
                  </w:pPr>
                  <w:r w:rsidRPr="00602DCA">
                    <w:rPr>
                      <w:b/>
                      <w:sz w:val="22"/>
                      <w:szCs w:val="22"/>
                    </w:rPr>
                    <w:t>Deliverable Number</w:t>
                  </w:r>
                </w:p>
              </w:tc>
              <w:tc>
                <w:tcPr>
                  <w:tcW w:w="5240" w:type="dxa"/>
                </w:tcPr>
                <w:p w:rsidR="00AA3C7B" w:rsidRDefault="00AA3C7B" w:rsidP="00065415">
                  <w:pPr>
                    <w:rPr>
                      <w:lang w:val="en-US"/>
                    </w:rPr>
                  </w:pPr>
                  <w:r w:rsidRPr="00602DCA">
                    <w:rPr>
                      <w:b/>
                      <w:sz w:val="22"/>
                      <w:szCs w:val="22"/>
                    </w:rPr>
                    <w:t>Deliverable Name</w:t>
                  </w:r>
                </w:p>
              </w:tc>
              <w:tc>
                <w:tcPr>
                  <w:tcW w:w="1280" w:type="dxa"/>
                </w:tcPr>
                <w:p w:rsidR="00AA3C7B" w:rsidRDefault="00AA3C7B" w:rsidP="00065415">
                  <w:pPr>
                    <w:rPr>
                      <w:lang w:val="en-US"/>
                    </w:rPr>
                  </w:pPr>
                  <w:r w:rsidRPr="00602DCA">
                    <w:rPr>
                      <w:b/>
                      <w:sz w:val="22"/>
                      <w:szCs w:val="22"/>
                    </w:rPr>
                    <w:t>Lead Participant</w:t>
                  </w:r>
                </w:p>
              </w:tc>
              <w:tc>
                <w:tcPr>
                  <w:tcW w:w="1083" w:type="dxa"/>
                </w:tcPr>
                <w:p w:rsidR="00AA3C7B" w:rsidRDefault="00AA3C7B" w:rsidP="00065415">
                  <w:pPr>
                    <w:rPr>
                      <w:lang w:val="en-US"/>
                    </w:rPr>
                  </w:pPr>
                  <w:r w:rsidRPr="00602DCA">
                    <w:rPr>
                      <w:b/>
                      <w:sz w:val="22"/>
                      <w:szCs w:val="22"/>
                    </w:rPr>
                    <w:t>Delivery Month</w:t>
                  </w:r>
                </w:p>
              </w:tc>
            </w:tr>
            <w:tr w:rsidR="00AA3C7B" w:rsidTr="00AA3C7B">
              <w:tc>
                <w:tcPr>
                  <w:tcW w:w="1413" w:type="dxa"/>
                </w:tcPr>
                <w:p w:rsidR="00AA3C7B" w:rsidRDefault="00AA3C7B" w:rsidP="00065415">
                  <w:pPr>
                    <w:rPr>
                      <w:lang w:val="en-US"/>
                    </w:rPr>
                  </w:pPr>
                  <w:r>
                    <w:rPr>
                      <w:lang w:val="en-US"/>
                    </w:rPr>
                    <w:lastRenderedPageBreak/>
                    <w:t>D4.1</w:t>
                  </w:r>
                </w:p>
              </w:tc>
              <w:tc>
                <w:tcPr>
                  <w:tcW w:w="5240" w:type="dxa"/>
                </w:tcPr>
                <w:p w:rsidR="00AA3C7B" w:rsidRPr="00044ED8" w:rsidRDefault="00AA3C7B" w:rsidP="00065415">
                  <w:pPr>
                    <w:spacing w:before="60" w:after="60"/>
                    <w:jc w:val="both"/>
                  </w:pPr>
                  <w:r>
                    <w:t>Deliverable 1: report on results from experiments with a focus on the types of institutional reforms that could change perceptions on the democratic deficit [month 32]</w:t>
                  </w:r>
                </w:p>
              </w:tc>
              <w:tc>
                <w:tcPr>
                  <w:tcW w:w="1280" w:type="dxa"/>
                </w:tcPr>
                <w:p w:rsidR="00AA3C7B" w:rsidRDefault="00AA3C7B" w:rsidP="00065415">
                  <w:pPr>
                    <w:rPr>
                      <w:lang w:val="en-US"/>
                    </w:rPr>
                  </w:pPr>
                  <w:r>
                    <w:rPr>
                      <w:lang w:val="en-US"/>
                    </w:rPr>
                    <w:t>Exeter</w:t>
                  </w:r>
                </w:p>
              </w:tc>
              <w:tc>
                <w:tcPr>
                  <w:tcW w:w="1083" w:type="dxa"/>
                </w:tcPr>
                <w:p w:rsidR="00AA3C7B" w:rsidRDefault="00AA3C7B" w:rsidP="00065415">
                  <w:pPr>
                    <w:rPr>
                      <w:lang w:val="en-US"/>
                    </w:rPr>
                  </w:pPr>
                  <w:r>
                    <w:rPr>
                      <w:lang w:val="en-US"/>
                    </w:rPr>
                    <w:t>32</w:t>
                  </w:r>
                </w:p>
              </w:tc>
            </w:tr>
            <w:tr w:rsidR="00AA3C7B" w:rsidTr="00AA3C7B">
              <w:tc>
                <w:tcPr>
                  <w:tcW w:w="1413" w:type="dxa"/>
                </w:tcPr>
                <w:p w:rsidR="00AA3C7B" w:rsidRDefault="00AA3C7B" w:rsidP="00065415">
                  <w:pPr>
                    <w:rPr>
                      <w:lang w:val="en-US"/>
                    </w:rPr>
                  </w:pPr>
                  <w:r>
                    <w:rPr>
                      <w:lang w:val="en-US"/>
                    </w:rPr>
                    <w:t>D4.2</w:t>
                  </w:r>
                </w:p>
              </w:tc>
              <w:tc>
                <w:tcPr>
                  <w:tcW w:w="5240" w:type="dxa"/>
                </w:tcPr>
                <w:p w:rsidR="00AA3C7B" w:rsidRPr="00044ED8" w:rsidRDefault="00AA3C7B" w:rsidP="00065415">
                  <w:pPr>
                    <w:spacing w:before="60" w:after="60"/>
                    <w:jc w:val="both"/>
                  </w:pPr>
                  <w:r>
                    <w:t>Deliverable 2: report on results from experiments with a focus on the conditions under which citizens are least susceptible to post truth politics [month 32]</w:t>
                  </w:r>
                </w:p>
              </w:tc>
              <w:tc>
                <w:tcPr>
                  <w:tcW w:w="1280" w:type="dxa"/>
                </w:tcPr>
                <w:p w:rsidR="00AA3C7B" w:rsidRDefault="00AA3C7B" w:rsidP="00065415">
                  <w:pPr>
                    <w:rPr>
                      <w:lang w:val="en-US"/>
                    </w:rPr>
                  </w:pPr>
                  <w:r>
                    <w:rPr>
                      <w:lang w:val="en-US"/>
                    </w:rPr>
                    <w:t>Exeter</w:t>
                  </w:r>
                </w:p>
              </w:tc>
              <w:tc>
                <w:tcPr>
                  <w:tcW w:w="1083" w:type="dxa"/>
                </w:tcPr>
                <w:p w:rsidR="00AA3C7B" w:rsidRDefault="00AA3C7B" w:rsidP="00065415">
                  <w:pPr>
                    <w:rPr>
                      <w:lang w:val="en-US"/>
                    </w:rPr>
                  </w:pPr>
                  <w:r>
                    <w:rPr>
                      <w:lang w:val="en-US"/>
                    </w:rPr>
                    <w:t>32</w:t>
                  </w:r>
                </w:p>
              </w:tc>
            </w:tr>
            <w:tr w:rsidR="00AA3C7B" w:rsidTr="00AA3C7B">
              <w:tc>
                <w:tcPr>
                  <w:tcW w:w="1413" w:type="dxa"/>
                </w:tcPr>
                <w:p w:rsidR="00AA3C7B" w:rsidRDefault="00AA3C7B" w:rsidP="00065415">
                  <w:pPr>
                    <w:rPr>
                      <w:lang w:val="en-US"/>
                    </w:rPr>
                  </w:pPr>
                  <w:r>
                    <w:rPr>
                      <w:lang w:val="en-US"/>
                    </w:rPr>
                    <w:t>D4.3</w:t>
                  </w:r>
                </w:p>
              </w:tc>
              <w:tc>
                <w:tcPr>
                  <w:tcW w:w="5240" w:type="dxa"/>
                </w:tcPr>
                <w:p w:rsidR="00AA3C7B" w:rsidRDefault="00AA3C7B" w:rsidP="00065415">
                  <w:pPr>
                    <w:spacing w:before="60" w:after="60"/>
                    <w:jc w:val="both"/>
                  </w:pPr>
                  <w:r>
                    <w:t>Deliverable 3: policy advice report with focus on implications (dissemination) [month 32]</w:t>
                  </w:r>
                </w:p>
                <w:p w:rsidR="00AA3C7B" w:rsidRPr="00044ED8" w:rsidRDefault="00AA3C7B" w:rsidP="00065415"/>
              </w:tc>
              <w:tc>
                <w:tcPr>
                  <w:tcW w:w="1280" w:type="dxa"/>
                </w:tcPr>
                <w:p w:rsidR="00AA3C7B" w:rsidRDefault="00AA3C7B" w:rsidP="00065415">
                  <w:pPr>
                    <w:rPr>
                      <w:lang w:val="en-US"/>
                    </w:rPr>
                  </w:pPr>
                  <w:r>
                    <w:rPr>
                      <w:lang w:val="en-US"/>
                    </w:rPr>
                    <w:t>Exeter</w:t>
                  </w:r>
                </w:p>
              </w:tc>
              <w:tc>
                <w:tcPr>
                  <w:tcW w:w="1083" w:type="dxa"/>
                </w:tcPr>
                <w:p w:rsidR="00AA3C7B" w:rsidRDefault="00AA3C7B" w:rsidP="00065415">
                  <w:pPr>
                    <w:rPr>
                      <w:lang w:val="en-US"/>
                    </w:rPr>
                  </w:pPr>
                  <w:r w:rsidRPr="00065415">
                    <w:rPr>
                      <w:highlight w:val="yellow"/>
                      <w:lang w:val="en-US"/>
                    </w:rPr>
                    <w:t>36</w:t>
                  </w:r>
                </w:p>
              </w:tc>
            </w:tr>
          </w:tbl>
          <w:p w:rsidR="00AA3C7B" w:rsidRPr="0016257E" w:rsidRDefault="00AA3C7B" w:rsidP="00065415">
            <w:pPr>
              <w:spacing w:before="60" w:after="60"/>
            </w:pPr>
          </w:p>
        </w:tc>
      </w:tr>
    </w:tbl>
    <w:p w:rsidR="00583AFD" w:rsidRPr="000C762B" w:rsidRDefault="00583AFD" w:rsidP="00583AFD">
      <w:pPr>
        <w:spacing w:before="60" w:after="120"/>
        <w:rPr>
          <w:b/>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1080"/>
        <w:gridCol w:w="54"/>
        <w:gridCol w:w="1027"/>
        <w:gridCol w:w="532"/>
        <w:gridCol w:w="549"/>
        <w:gridCol w:w="463"/>
        <w:gridCol w:w="618"/>
        <w:gridCol w:w="354"/>
        <w:gridCol w:w="727"/>
        <w:gridCol w:w="1081"/>
      </w:tblGrid>
      <w:tr w:rsidR="00583AFD" w:rsidRPr="00602DCA" w:rsidTr="00583AFD">
        <w:trPr>
          <w:cantSplit/>
        </w:trPr>
        <w:tc>
          <w:tcPr>
            <w:tcW w:w="3369" w:type="dxa"/>
          </w:tcPr>
          <w:p w:rsidR="00583AFD" w:rsidRPr="00602DCA" w:rsidRDefault="00583AFD" w:rsidP="00583AFD">
            <w:pPr>
              <w:rPr>
                <w:b/>
              </w:rPr>
            </w:pPr>
            <w:r w:rsidRPr="00602DCA">
              <w:rPr>
                <w:b/>
              </w:rPr>
              <w:t xml:space="preserve">Work package number </w:t>
            </w:r>
          </w:p>
        </w:tc>
        <w:tc>
          <w:tcPr>
            <w:tcW w:w="1134" w:type="dxa"/>
            <w:gridSpan w:val="2"/>
          </w:tcPr>
          <w:p w:rsidR="00583AFD" w:rsidRPr="00602DCA" w:rsidRDefault="00583AFD" w:rsidP="00583AFD">
            <w:r>
              <w:t>5</w:t>
            </w:r>
          </w:p>
        </w:tc>
        <w:tc>
          <w:tcPr>
            <w:tcW w:w="3543" w:type="dxa"/>
            <w:gridSpan w:val="6"/>
          </w:tcPr>
          <w:p w:rsidR="00583AFD" w:rsidRPr="00602DCA" w:rsidRDefault="00583AFD" w:rsidP="00583AFD">
            <w:commentRangeStart w:id="22"/>
            <w:r w:rsidRPr="00602DCA">
              <w:rPr>
                <w:b/>
              </w:rPr>
              <w:t>Lead beneficiary</w:t>
            </w:r>
            <w:commentRangeEnd w:id="22"/>
            <w:r>
              <w:rPr>
                <w:rStyle w:val="CommentReference"/>
                <w:szCs w:val="20"/>
              </w:rPr>
              <w:commentReference w:id="22"/>
            </w:r>
          </w:p>
        </w:tc>
        <w:tc>
          <w:tcPr>
            <w:tcW w:w="1808" w:type="dxa"/>
            <w:gridSpan w:val="2"/>
          </w:tcPr>
          <w:p w:rsidR="00583AFD" w:rsidRPr="00602DCA" w:rsidRDefault="00583AFD" w:rsidP="00583AFD">
            <w:r>
              <w:t>Brno</w:t>
            </w:r>
          </w:p>
        </w:tc>
      </w:tr>
      <w:tr w:rsidR="00583AFD" w:rsidRPr="00602DCA" w:rsidTr="00583AFD">
        <w:trPr>
          <w:cantSplit/>
        </w:trPr>
        <w:tc>
          <w:tcPr>
            <w:tcW w:w="3369" w:type="dxa"/>
          </w:tcPr>
          <w:p w:rsidR="00583AFD" w:rsidRPr="00602DCA" w:rsidRDefault="00583AFD" w:rsidP="00583AFD">
            <w:pPr>
              <w:rPr>
                <w:b/>
              </w:rPr>
            </w:pPr>
            <w:r w:rsidRPr="00602DCA">
              <w:rPr>
                <w:b/>
              </w:rPr>
              <w:t>Work package title</w:t>
            </w:r>
          </w:p>
        </w:tc>
        <w:tc>
          <w:tcPr>
            <w:tcW w:w="6485" w:type="dxa"/>
            <w:gridSpan w:val="10"/>
          </w:tcPr>
          <w:p w:rsidR="00583AFD" w:rsidRPr="00602DCA" w:rsidRDefault="00583AFD" w:rsidP="00583AFD">
            <w:pPr>
              <w:rPr>
                <w:b/>
                <w:bCs/>
              </w:rPr>
            </w:pPr>
            <w:r w:rsidRPr="07925CD7">
              <w:rPr>
                <w:b/>
                <w:bCs/>
              </w:rPr>
              <w:t>Rule of Law and Institutions</w:t>
            </w:r>
          </w:p>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Participant number</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rPr>
                <w:b/>
              </w:rPr>
            </w:pPr>
            <w:r w:rsidRPr="00602DCA">
              <w:rPr>
                <w:b/>
              </w:rPr>
              <w:t>Short name of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Person/months per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16257E" w:rsidTr="00583AFD">
        <w:trPr>
          <w:cantSplit/>
        </w:trPr>
        <w:tc>
          <w:tcPr>
            <w:tcW w:w="3369" w:type="dxa"/>
          </w:tcPr>
          <w:p w:rsidR="00583AFD" w:rsidRPr="00602DCA" w:rsidRDefault="00583AFD" w:rsidP="00583AFD">
            <w:pPr>
              <w:spacing w:after="480"/>
              <w:ind w:left="1191" w:hanging="1191"/>
              <w:rPr>
                <w:b/>
              </w:rPr>
            </w:pPr>
            <w:r w:rsidRPr="00602DCA">
              <w:rPr>
                <w:b/>
              </w:rPr>
              <w:t>Start month</w:t>
            </w:r>
          </w:p>
        </w:tc>
        <w:tc>
          <w:tcPr>
            <w:tcW w:w="2693" w:type="dxa"/>
            <w:gridSpan w:val="4"/>
          </w:tcPr>
          <w:p w:rsidR="00583AFD" w:rsidRPr="00602DCA" w:rsidRDefault="00583AFD" w:rsidP="00583AFD"/>
        </w:tc>
        <w:tc>
          <w:tcPr>
            <w:tcW w:w="1012" w:type="dxa"/>
            <w:gridSpan w:val="2"/>
          </w:tcPr>
          <w:p w:rsidR="00583AFD" w:rsidRPr="00602DCA" w:rsidRDefault="00583AFD" w:rsidP="00583AFD">
            <w:r w:rsidRPr="00602DCA">
              <w:t>End month</w:t>
            </w:r>
          </w:p>
        </w:tc>
        <w:tc>
          <w:tcPr>
            <w:tcW w:w="2780" w:type="dxa"/>
            <w:gridSpan w:val="4"/>
          </w:tcPr>
          <w:p w:rsidR="00583AFD" w:rsidRPr="0016257E" w:rsidRDefault="00583AFD" w:rsidP="00583AFD"/>
        </w:tc>
      </w:tr>
    </w:tbl>
    <w:p w:rsidR="00583AFD" w:rsidRPr="0016257E" w:rsidRDefault="00583AFD" w:rsidP="00583AFD">
      <w:pPr>
        <w:spacing w:before="60" w:after="60"/>
        <w:rPr>
          <w: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515E87" w:rsidTr="00583AFD">
        <w:tc>
          <w:tcPr>
            <w:tcW w:w="9855" w:type="dxa"/>
          </w:tcPr>
          <w:p w:rsidR="00583AFD" w:rsidRPr="00515E87" w:rsidRDefault="00583AFD" w:rsidP="00583AFD">
            <w:pPr>
              <w:spacing w:before="60" w:after="60"/>
            </w:pPr>
            <w:r w:rsidRPr="00515E87">
              <w:rPr>
                <w:b/>
              </w:rPr>
              <w:t>Objectives</w:t>
            </w:r>
            <w:r w:rsidRPr="00515E87">
              <w:t xml:space="preserve"> </w:t>
            </w:r>
          </w:p>
          <w:p w:rsidR="00583AFD" w:rsidRPr="00515E87" w:rsidRDefault="00583AFD" w:rsidP="00A66E52">
            <w:pPr>
              <w:pStyle w:val="ListParagraph"/>
              <w:numPr>
                <w:ilvl w:val="0"/>
                <w:numId w:val="30"/>
              </w:numPr>
              <w:jc w:val="both"/>
              <w:textAlignment w:val="baseline"/>
              <w:rPr>
                <w:lang w:eastAsia="nl-NL"/>
              </w:rPr>
            </w:pPr>
            <w:r w:rsidRPr="00515E87">
              <w:rPr>
                <w:lang w:eastAsia="nl-NL"/>
              </w:rPr>
              <w:t>To study the role of national institutions and particularly of judicial review in upholding the Rule of Law in a selected number of Member States</w:t>
            </w:r>
          </w:p>
          <w:p w:rsidR="00583AFD" w:rsidRPr="00515E87" w:rsidRDefault="00583AFD" w:rsidP="00A66E52">
            <w:pPr>
              <w:pStyle w:val="ListParagraph"/>
              <w:numPr>
                <w:ilvl w:val="0"/>
                <w:numId w:val="30"/>
              </w:numPr>
              <w:jc w:val="both"/>
              <w:textAlignment w:val="baseline"/>
              <w:rPr>
                <w:lang w:eastAsia="nl-NL"/>
              </w:rPr>
            </w:pPr>
            <w:r w:rsidRPr="00515E87">
              <w:rPr>
                <w:lang w:eastAsia="nl-NL"/>
              </w:rPr>
              <w:t>To look at how judicial cooperation on the basis of mutual recognition and mutual impacts the rule of law</w:t>
            </w:r>
          </w:p>
          <w:p w:rsidR="00583AFD" w:rsidRPr="00515E87" w:rsidRDefault="00583AFD" w:rsidP="00A66E52">
            <w:pPr>
              <w:pStyle w:val="ListParagraph"/>
              <w:numPr>
                <w:ilvl w:val="0"/>
                <w:numId w:val="30"/>
              </w:numPr>
              <w:jc w:val="both"/>
              <w:textAlignment w:val="baseline"/>
              <w:rPr>
                <w:lang w:eastAsia="nl-NL"/>
              </w:rPr>
            </w:pPr>
            <w:r w:rsidRPr="00515E87">
              <w:rPr>
                <w:lang w:eastAsia="nl-NL"/>
              </w:rPr>
              <w:t>To study how Member States monitor rule of law compliance in other Member States</w:t>
            </w:r>
          </w:p>
          <w:p w:rsidR="00583AFD" w:rsidRPr="00515E87" w:rsidRDefault="00583AFD" w:rsidP="00A66E52">
            <w:pPr>
              <w:pStyle w:val="ListParagraph"/>
              <w:numPr>
                <w:ilvl w:val="0"/>
                <w:numId w:val="30"/>
              </w:numPr>
              <w:jc w:val="both"/>
              <w:textAlignment w:val="baseline"/>
              <w:rPr>
                <w:lang w:eastAsia="nl-NL"/>
              </w:rPr>
            </w:pPr>
            <w:r w:rsidRPr="00515E87">
              <w:rPr>
                <w:lang w:eastAsia="nl-NL"/>
              </w:rPr>
              <w:t>To examine the role of EU institutions and particularly the role of the Commission’s Vice-President in safeguarding the rule of law and ensuring compliance with the Charter of Fundamental Rights</w:t>
            </w:r>
          </w:p>
          <w:p w:rsidR="00583AFD" w:rsidRPr="00515E87" w:rsidRDefault="00583AFD" w:rsidP="00A66E52">
            <w:pPr>
              <w:pStyle w:val="ListParagraph"/>
              <w:numPr>
                <w:ilvl w:val="0"/>
                <w:numId w:val="30"/>
              </w:numPr>
              <w:jc w:val="both"/>
              <w:textAlignment w:val="baseline"/>
              <w:rPr>
                <w:lang w:eastAsia="nl-NL"/>
              </w:rPr>
            </w:pPr>
            <w:r w:rsidRPr="00515E87">
              <w:rPr>
                <w:lang w:eastAsia="nl-NL"/>
              </w:rPr>
              <w:t>To examine processes of simplification and better law-making at national and EU levels.</w:t>
            </w:r>
          </w:p>
        </w:tc>
      </w:tr>
    </w:tbl>
    <w:p w:rsidR="00583AFD" w:rsidRPr="00515E87" w:rsidRDefault="00583AFD" w:rsidP="00583AFD">
      <w:pPr>
        <w:spacing w:before="60" w:after="60"/>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Default="00583AFD" w:rsidP="00583AFD">
            <w:pPr>
              <w:spacing w:before="60" w:after="60"/>
              <w:jc w:val="both"/>
            </w:pPr>
            <w:r w:rsidRPr="00602DCA">
              <w:rPr>
                <w:b/>
              </w:rPr>
              <w:t>Description of work</w:t>
            </w:r>
            <w:r w:rsidRPr="00602DCA">
              <w:t xml:space="preserve"> (where appropriate, broken down into tasks), lead partner and role of participants</w:t>
            </w:r>
          </w:p>
          <w:p w:rsidR="00583AFD" w:rsidRPr="00425043" w:rsidRDefault="00583AFD" w:rsidP="00583AFD">
            <w:pPr>
              <w:textAlignment w:val="baseline"/>
              <w:rPr>
                <w:lang w:eastAsia="nl-NL"/>
              </w:rPr>
            </w:pPr>
            <w:r w:rsidRPr="00425043">
              <w:rPr>
                <w:lang w:eastAsia="nl-NL"/>
              </w:rPr>
              <w:t> </w:t>
            </w:r>
          </w:p>
          <w:p w:rsidR="00583AFD" w:rsidRDefault="00583AFD" w:rsidP="00583AFD">
            <w:pPr>
              <w:textAlignment w:val="baseline"/>
              <w:rPr>
                <w:rFonts w:ascii="Cambria" w:hAnsi="Cambria"/>
                <w:lang w:eastAsia="nl-NL"/>
              </w:rPr>
            </w:pPr>
            <w:r w:rsidRPr="00CB1F41">
              <w:rPr>
                <w:rFonts w:ascii="Cambria" w:hAnsi="Cambria"/>
                <w:lang w:eastAsia="nl-NL"/>
              </w:rPr>
              <w:t xml:space="preserve">The objective of this Work Package is to study, both from an institutional and substantive perspective, the </w:t>
            </w:r>
            <w:r w:rsidRPr="002118A4">
              <w:rPr>
                <w:rFonts w:ascii="Cambria" w:hAnsi="Cambria"/>
                <w:b/>
                <w:lang w:eastAsia="nl-NL"/>
              </w:rPr>
              <w:t>role of the institutions at national and EU levels</w:t>
            </w:r>
            <w:r w:rsidRPr="00CB1F41">
              <w:rPr>
                <w:rFonts w:ascii="Cambria" w:hAnsi="Cambria"/>
                <w:lang w:eastAsia="nl-NL"/>
              </w:rPr>
              <w:t xml:space="preserve"> which are involved in the protection and </w:t>
            </w:r>
            <w:r w:rsidRPr="002118A4">
              <w:rPr>
                <w:rFonts w:ascii="Cambria" w:hAnsi="Cambria"/>
                <w:b/>
                <w:lang w:eastAsia="nl-NL"/>
              </w:rPr>
              <w:t>safeguarding of the Rule of Law</w:t>
            </w:r>
            <w:r w:rsidRPr="00CB1F41">
              <w:rPr>
                <w:rFonts w:ascii="Cambria" w:hAnsi="Cambria"/>
                <w:lang w:eastAsia="nl-NL"/>
              </w:rPr>
              <w:t xml:space="preserve"> in the European Union with a view to identifying the </w:t>
            </w:r>
            <w:r w:rsidRPr="002118A4">
              <w:rPr>
                <w:rFonts w:ascii="Cambria" w:hAnsi="Cambria"/>
                <w:b/>
                <w:lang w:eastAsia="nl-NL"/>
              </w:rPr>
              <w:t>strengths and the weaknesses</w:t>
            </w:r>
            <w:r w:rsidRPr="00CB1F41">
              <w:rPr>
                <w:rFonts w:ascii="Cambria" w:hAnsi="Cambria"/>
                <w:lang w:eastAsia="nl-NL"/>
              </w:rPr>
              <w:t xml:space="preserve"> of mechanisms seeking </w:t>
            </w:r>
            <w:r w:rsidRPr="002118A4">
              <w:rPr>
                <w:rFonts w:ascii="Cambria" w:hAnsi="Cambria"/>
                <w:b/>
                <w:lang w:eastAsia="nl-NL"/>
              </w:rPr>
              <w:t>to enhance the enforcement of the Rule of Law</w:t>
            </w:r>
            <w:r w:rsidRPr="00CB1F41">
              <w:rPr>
                <w:rFonts w:ascii="Cambria" w:hAnsi="Cambria"/>
                <w:lang w:eastAsia="nl-NL"/>
              </w:rPr>
              <w:t xml:space="preserve">. </w:t>
            </w:r>
          </w:p>
          <w:p w:rsidR="009B5317" w:rsidRDefault="009B5317" w:rsidP="00583AFD">
            <w:pPr>
              <w:textAlignment w:val="baseline"/>
              <w:rPr>
                <w:ins w:id="23" w:author="Hubert Smekal" w:date="2017-07-21T21:45:00Z"/>
                <w:rFonts w:ascii="Cambria" w:hAnsi="Cambria"/>
                <w:lang w:eastAsia="nl-NL"/>
              </w:rPr>
            </w:pPr>
          </w:p>
          <w:p w:rsidR="00583AFD" w:rsidRDefault="00583AFD" w:rsidP="00583AFD">
            <w:pPr>
              <w:textAlignment w:val="baseline"/>
              <w:rPr>
                <w:rFonts w:ascii="Cambria" w:hAnsi="Cambria"/>
                <w:lang w:val="en-US" w:eastAsia="nl-NL"/>
              </w:rPr>
            </w:pPr>
            <w:r w:rsidRPr="00CB1F41">
              <w:rPr>
                <w:rFonts w:ascii="Cambria" w:hAnsi="Cambria"/>
                <w:lang w:eastAsia="nl-NL"/>
              </w:rPr>
              <w:lastRenderedPageBreak/>
              <w:t xml:space="preserve">The research in this Work Package is grounded in the conceptual framework developed in Work Package 2. There, based on a review of theoretical and legal literature, and legal philosophy, a coherent definition of the Rule of Law and its constituting elements is provided for. In addition, </w:t>
            </w:r>
            <w:del w:id="24" w:author="Hubert Smekal" w:date="2017-07-21T21:18:00Z">
              <w:r w:rsidRPr="00CB1F41" w:rsidDel="002126CD">
                <w:rPr>
                  <w:rFonts w:ascii="Cambria" w:hAnsi="Cambria"/>
                  <w:lang w:eastAsia="nl-NL"/>
                </w:rPr>
                <w:delText xml:space="preserve">in Work Package 2 </w:delText>
              </w:r>
            </w:del>
            <w:r w:rsidRPr="00CB1F41">
              <w:rPr>
                <w:rFonts w:ascii="Cambria" w:hAnsi="Cambria"/>
                <w:lang w:eastAsia="nl-NL"/>
              </w:rPr>
              <w:t xml:space="preserve">the methodological framework for the research in the current Work Package is </w:t>
            </w:r>
            <w:del w:id="25" w:author="Hubert Smekal" w:date="2017-07-21T21:02:00Z">
              <w:r w:rsidRPr="00CB1F41" w:rsidDel="00D11D46">
                <w:rPr>
                  <w:rFonts w:ascii="Cambria" w:hAnsi="Cambria"/>
                  <w:lang w:eastAsia="nl-NL"/>
                </w:rPr>
                <w:delText>provided for</w:delText>
              </w:r>
            </w:del>
            <w:ins w:id="26" w:author="Hubert Smekal" w:date="2017-07-21T21:02:00Z">
              <w:r>
                <w:rPr>
                  <w:rFonts w:ascii="Cambria" w:hAnsi="Cambria"/>
                  <w:lang w:eastAsia="nl-NL"/>
                </w:rPr>
                <w:t>explained</w:t>
              </w:r>
            </w:ins>
            <w:ins w:id="27" w:author="Hubert Smekal" w:date="2017-07-21T21:18:00Z">
              <w:r w:rsidRPr="002126CD">
                <w:rPr>
                  <w:rFonts w:ascii="Cambria" w:hAnsi="Cambria"/>
                  <w:lang w:eastAsia="nl-NL"/>
                </w:rPr>
                <w:t xml:space="preserve"> </w:t>
              </w:r>
              <w:r w:rsidRPr="00CB1F41">
                <w:rPr>
                  <w:rFonts w:ascii="Cambria" w:hAnsi="Cambria"/>
                  <w:lang w:eastAsia="nl-NL"/>
                </w:rPr>
                <w:t>in Work Package 2</w:t>
              </w:r>
            </w:ins>
            <w:r w:rsidRPr="00CB1F41">
              <w:rPr>
                <w:rFonts w:ascii="Cambria" w:hAnsi="Cambria"/>
                <w:lang w:eastAsia="nl-NL"/>
              </w:rPr>
              <w:t>. </w:t>
            </w:r>
            <w:r w:rsidRPr="00CB1F41">
              <w:rPr>
                <w:rFonts w:ascii="Cambria" w:hAnsi="Cambria"/>
                <w:lang w:val="en-US" w:eastAsia="nl-NL"/>
              </w:rPr>
              <w:t> </w:t>
            </w:r>
          </w:p>
          <w:p w:rsidR="009B5317" w:rsidRPr="00CB1F41" w:rsidRDefault="009B5317" w:rsidP="00583AFD">
            <w:pPr>
              <w:textAlignment w:val="baseline"/>
              <w:rPr>
                <w:lang w:val="en-US" w:eastAsia="nl-NL"/>
              </w:rPr>
            </w:pPr>
          </w:p>
          <w:p w:rsidR="00583AFD" w:rsidRDefault="00583AFD" w:rsidP="00583AFD">
            <w:pPr>
              <w:textAlignment w:val="baseline"/>
              <w:rPr>
                <w:rFonts w:ascii="Cambria" w:hAnsi="Cambria"/>
                <w:lang w:eastAsia="nl-NL"/>
              </w:rPr>
            </w:pPr>
            <w:r w:rsidRPr="00CB1F41">
              <w:rPr>
                <w:rFonts w:ascii="Cambria" w:hAnsi="Cambria"/>
                <w:lang w:eastAsia="nl-NL"/>
              </w:rPr>
              <w:t xml:space="preserve">Building on this, Work Package 5 starts by examining the institutions and instruments, in particular </w:t>
            </w:r>
            <w:r w:rsidRPr="002118A4">
              <w:rPr>
                <w:rFonts w:ascii="Cambria" w:hAnsi="Cambria"/>
                <w:b/>
                <w:lang w:eastAsia="nl-NL"/>
              </w:rPr>
              <w:t>constitutions, (constitutional) courts, policy-making bodies and advisory bodies such as human rights institutes, in selected Member States</w:t>
            </w:r>
            <w:r w:rsidRPr="00CB1F41">
              <w:rPr>
                <w:rFonts w:ascii="Cambria" w:hAnsi="Cambria"/>
                <w:lang w:eastAsia="nl-NL"/>
              </w:rPr>
              <w:t xml:space="preserve">. </w:t>
            </w:r>
          </w:p>
          <w:p w:rsidR="009B5317" w:rsidRDefault="009B5317" w:rsidP="00583AFD">
            <w:pPr>
              <w:textAlignment w:val="baseline"/>
              <w:rPr>
                <w:rFonts w:ascii="Cambria" w:hAnsi="Cambria"/>
                <w:lang w:eastAsia="nl-NL"/>
              </w:rPr>
            </w:pPr>
          </w:p>
          <w:p w:rsidR="00583AFD" w:rsidRDefault="00583AFD" w:rsidP="00583AFD">
            <w:pPr>
              <w:textAlignment w:val="baseline"/>
              <w:rPr>
                <w:rFonts w:ascii="Cambria" w:hAnsi="Cambria"/>
                <w:lang w:eastAsia="nl-NL"/>
              </w:rPr>
            </w:pPr>
            <w:r>
              <w:rPr>
                <w:rFonts w:ascii="Cambria" w:hAnsi="Cambria"/>
                <w:lang w:eastAsia="nl-NL"/>
              </w:rPr>
              <w:t xml:space="preserve">By elaborating on observations made from these Member States, the research will identify under what conditions the Rule of Law weakens. It will focus on those actors, who undermine or jeopardise the Rule of Law, and on those who support and strengthen it. </w:t>
            </w:r>
            <w:r w:rsidRPr="00CB1F41">
              <w:rPr>
                <w:rFonts w:ascii="Cambria" w:hAnsi="Cambria"/>
                <w:lang w:eastAsia="nl-NL"/>
              </w:rPr>
              <w:t xml:space="preserve">Specific attention will be given to the different forms of judicial review in selected Member States. </w:t>
            </w:r>
          </w:p>
          <w:p w:rsidR="009B5317" w:rsidRDefault="009B5317" w:rsidP="00583AFD">
            <w:pPr>
              <w:textAlignment w:val="baseline"/>
              <w:rPr>
                <w:rFonts w:ascii="Cambria" w:hAnsi="Cambria"/>
                <w:lang w:eastAsia="nl-NL"/>
              </w:rPr>
            </w:pPr>
          </w:p>
          <w:p w:rsidR="00583AFD" w:rsidRPr="00CB1F41" w:rsidRDefault="00583AFD" w:rsidP="00583AFD">
            <w:pPr>
              <w:textAlignment w:val="baseline"/>
              <w:rPr>
                <w:lang w:val="en-US" w:eastAsia="nl-NL"/>
              </w:rPr>
            </w:pPr>
            <w:r>
              <w:rPr>
                <w:rFonts w:ascii="Cambria" w:hAnsi="Cambria"/>
                <w:lang w:eastAsia="nl-NL"/>
              </w:rPr>
              <w:t xml:space="preserve">On the basis of an analysis of legal, political, and social factors it will be revealed which actors when and under what legal, political and social constellations present the gravest danger to the Rule of Law. This will allow us to propose an efficient mechanism as to how a democratic breakdown can be prevented. </w:t>
            </w:r>
          </w:p>
          <w:p w:rsidR="00583AFD" w:rsidRDefault="00583AFD" w:rsidP="00583AFD">
            <w:pPr>
              <w:textAlignment w:val="baseline"/>
              <w:rPr>
                <w:rFonts w:ascii="Cambria" w:hAnsi="Cambria"/>
                <w:lang w:eastAsia="nl-NL"/>
              </w:rPr>
            </w:pPr>
          </w:p>
          <w:p w:rsidR="00583AFD" w:rsidRDefault="00583AFD" w:rsidP="00583AFD">
            <w:pPr>
              <w:textAlignment w:val="baseline"/>
              <w:rPr>
                <w:rFonts w:ascii="Cambria" w:hAnsi="Cambria"/>
                <w:lang w:eastAsia="nl-NL"/>
              </w:rPr>
            </w:pPr>
            <w:r w:rsidRPr="00515E87">
              <w:rPr>
                <w:rFonts w:ascii="Cambria" w:hAnsi="Cambria"/>
                <w:lang w:eastAsia="nl-NL"/>
              </w:rPr>
              <w:t>It will also look at processes of simplification and better law-making at national level and to what extent these processes had an impact on the regulatory activities of the Member States and</w:t>
            </w:r>
            <w:ins w:id="28" w:author="Hubert Smekal" w:date="2017-07-21T21:46:00Z">
              <w:r w:rsidRPr="00515E87">
                <w:rPr>
                  <w:rFonts w:ascii="Cambria" w:hAnsi="Cambria"/>
                  <w:lang w:eastAsia="nl-NL"/>
                </w:rPr>
                <w:t xml:space="preserve"> their</w:t>
              </w:r>
            </w:ins>
            <w:r w:rsidRPr="00515E87">
              <w:rPr>
                <w:rFonts w:ascii="Cambria" w:hAnsi="Cambria"/>
                <w:lang w:eastAsia="nl-NL"/>
              </w:rPr>
              <w:t xml:space="preserve"> legitimacy. In addition</w:t>
            </w:r>
            <w:ins w:id="29" w:author="Hubert Smekal" w:date="2017-07-21T21:45:00Z">
              <w:r w:rsidRPr="00515E87">
                <w:rPr>
                  <w:rFonts w:ascii="Cambria" w:hAnsi="Cambria"/>
                  <w:lang w:eastAsia="nl-NL"/>
                </w:rPr>
                <w:t>,</w:t>
              </w:r>
            </w:ins>
            <w:r w:rsidRPr="00515E87">
              <w:rPr>
                <w:rFonts w:ascii="Cambria" w:hAnsi="Cambria"/>
                <w:lang w:eastAsia="nl-NL"/>
              </w:rPr>
              <w:t xml:space="preserve"> it will be studied </w:t>
            </w:r>
            <w:del w:id="30" w:author="Hubert Smekal" w:date="2017-07-21T21:50:00Z">
              <w:r w:rsidRPr="00515E87" w:rsidDel="00E52F00">
                <w:rPr>
                  <w:rFonts w:ascii="Cambria" w:hAnsi="Cambria"/>
                  <w:lang w:eastAsia="nl-NL"/>
                </w:rPr>
                <w:delText xml:space="preserve">whether </w:delText>
              </w:r>
            </w:del>
            <w:r w:rsidRPr="00515E87">
              <w:rPr>
                <w:rFonts w:ascii="Cambria" w:hAnsi="Cambria"/>
                <w:lang w:eastAsia="nl-NL"/>
              </w:rPr>
              <w:t>in what way these national experiences of simplification and better law-making could help to materialize calls for better regulation at EU level (see hereafter).</w:t>
            </w:r>
          </w:p>
          <w:p w:rsidR="00583AFD" w:rsidRDefault="00583AFD" w:rsidP="00583AFD">
            <w:pPr>
              <w:textAlignment w:val="baseline"/>
              <w:rPr>
                <w:rFonts w:ascii="Cambria" w:hAnsi="Cambria"/>
                <w:lang w:eastAsia="nl-NL"/>
              </w:rPr>
            </w:pPr>
          </w:p>
          <w:p w:rsidR="00583AFD" w:rsidRDefault="00583AFD" w:rsidP="00583AFD">
            <w:pPr>
              <w:textAlignment w:val="baseline"/>
              <w:rPr>
                <w:rFonts w:ascii="Cambria" w:hAnsi="Cambria"/>
                <w:lang w:eastAsia="nl-NL"/>
              </w:rPr>
            </w:pPr>
            <w:r w:rsidRPr="00CB1F41">
              <w:rPr>
                <w:rFonts w:ascii="Cambria" w:hAnsi="Cambria"/>
                <w:lang w:eastAsia="nl-NL"/>
              </w:rPr>
              <w:t xml:space="preserve">It will then turn to </w:t>
            </w:r>
            <w:r>
              <w:rPr>
                <w:rFonts w:ascii="Cambria" w:hAnsi="Cambria"/>
                <w:lang w:eastAsia="nl-NL"/>
              </w:rPr>
              <w:t>assess how judicial cooperation on the basis of the important principles of mutual recognition and mutual trust impacts on rule of law values. Furthermore, it will be examined</w:t>
            </w:r>
            <w:r w:rsidRPr="00CB1F41">
              <w:rPr>
                <w:rFonts w:ascii="Cambria" w:hAnsi="Cambria"/>
                <w:lang w:eastAsia="nl-NL"/>
              </w:rPr>
              <w:t xml:space="preserve"> how Member States cooperate to check </w:t>
            </w:r>
            <w:r>
              <w:rPr>
                <w:rFonts w:ascii="Cambria" w:hAnsi="Cambria"/>
                <w:lang w:eastAsia="nl-NL"/>
              </w:rPr>
              <w:t xml:space="preserve">and monitor </w:t>
            </w:r>
            <w:r w:rsidRPr="00CB1F41">
              <w:rPr>
                <w:rFonts w:ascii="Cambria" w:hAnsi="Cambria"/>
                <w:lang w:eastAsia="nl-NL"/>
              </w:rPr>
              <w:t xml:space="preserve">each other’s efforts in respecting the Rule of Law, for instance, through human rights institutes, the Venice Commission and the Council of Europe, in networks, or through judicial cooperation. </w:t>
            </w:r>
          </w:p>
          <w:p w:rsidR="00583AFD" w:rsidRPr="00515E87" w:rsidRDefault="00583AFD" w:rsidP="00583AFD">
            <w:pPr>
              <w:textAlignment w:val="baseline"/>
              <w:rPr>
                <w:lang w:val="en-US" w:eastAsia="nl-NL"/>
              </w:rPr>
            </w:pPr>
            <w:r w:rsidRPr="00CB1F41">
              <w:rPr>
                <w:rFonts w:ascii="Cambria" w:hAnsi="Cambria"/>
                <w:lang w:eastAsia="nl-NL"/>
              </w:rPr>
              <w:t xml:space="preserve">Lastly, this Work Package will look at the EU institutions and bodies involved in the enforcement of the Rule of Law, such as the European Court of Justice, the role of judicial review at EU level and the Fundamental Rights Agency. The external dimension will also be looked at in as far as the EU seeks to promote the rule of law outside its own territory and to what extent this is reflected in its internal policies. It will particularly examine the role of the vice president of the European Commission as a new institution since the Treaty of Lisbon, who is specifically responsible for the coordination of the Commission’s work in respect of the Rule of Law and for ensuring that the Commission’s proposals comply with the EU Charter of Fundamental Rights. </w:t>
            </w:r>
            <w:r w:rsidRPr="00515E87">
              <w:rPr>
                <w:rFonts w:ascii="Cambria" w:hAnsi="Cambria"/>
                <w:lang w:eastAsia="nl-NL"/>
              </w:rPr>
              <w:t>It will also examine in line of what has been stated before in respect of the Member States how at EU level the process of simplification and better law-making has had an impact on the regulatory activities of the EU.</w:t>
            </w:r>
            <w:r w:rsidRPr="00515E87">
              <w:rPr>
                <w:rFonts w:ascii="Cambria" w:hAnsi="Cambria"/>
                <w:lang w:val="en-US" w:eastAsia="nl-NL"/>
              </w:rPr>
              <w:t> </w:t>
            </w:r>
          </w:p>
          <w:p w:rsidR="00583AFD" w:rsidRPr="00515E87" w:rsidRDefault="00583AFD" w:rsidP="00583AFD">
            <w:pPr>
              <w:jc w:val="both"/>
              <w:textAlignment w:val="baseline"/>
              <w:rPr>
                <w:lang w:val="en-US" w:eastAsia="nl-NL"/>
              </w:rPr>
            </w:pPr>
            <w:r w:rsidRPr="00515E87">
              <w:rPr>
                <w:lang w:val="en-US" w:eastAsia="nl-NL"/>
              </w:rPr>
              <w:t> </w:t>
            </w:r>
          </w:p>
          <w:p w:rsidR="00583AFD" w:rsidRPr="00515E87" w:rsidRDefault="00583AFD" w:rsidP="00583AFD">
            <w:pPr>
              <w:jc w:val="both"/>
              <w:textAlignment w:val="baseline"/>
              <w:rPr>
                <w:lang w:val="en-US" w:eastAsia="nl-NL"/>
              </w:rPr>
            </w:pPr>
            <w:r w:rsidRPr="00515E87">
              <w:rPr>
                <w:lang w:eastAsia="nl-NL"/>
              </w:rPr>
              <w:t>The following tasks are involved in WP5.</w:t>
            </w:r>
            <w:r w:rsidRPr="00515E87">
              <w:rPr>
                <w:lang w:val="en-US" w:eastAsia="nl-NL"/>
              </w:rPr>
              <w:t> </w:t>
            </w:r>
          </w:p>
          <w:p w:rsidR="00583AFD" w:rsidRPr="00515E87" w:rsidRDefault="00583AFD" w:rsidP="00583AFD">
            <w:pPr>
              <w:jc w:val="both"/>
              <w:textAlignment w:val="baseline"/>
              <w:rPr>
                <w:lang w:val="en-US" w:eastAsia="nl-NL"/>
              </w:rPr>
            </w:pPr>
            <w:r w:rsidRPr="00515E87">
              <w:rPr>
                <w:lang w:val="en-US" w:eastAsia="nl-NL"/>
              </w:rPr>
              <w:t> </w:t>
            </w:r>
          </w:p>
          <w:p w:rsidR="00583AFD" w:rsidRPr="00CB1F41" w:rsidRDefault="00583AFD" w:rsidP="00583AFD">
            <w:pPr>
              <w:jc w:val="both"/>
              <w:textAlignment w:val="baseline"/>
              <w:rPr>
                <w:highlight w:val="yellow"/>
                <w:lang w:val="en-US" w:eastAsia="nl-NL"/>
              </w:rPr>
            </w:pPr>
            <w:commentRangeStart w:id="31"/>
            <w:r w:rsidRPr="009B5317">
              <w:rPr>
                <w:bCs/>
                <w:highlight w:val="yellow"/>
                <w:lang w:eastAsia="nl-NL"/>
              </w:rPr>
              <w:t>Task 5.1 I</w:t>
            </w:r>
            <w:r w:rsidRPr="009B5317">
              <w:rPr>
                <w:highlight w:val="yellow"/>
                <w:lang w:eastAsia="nl-NL"/>
              </w:rPr>
              <w:t>dentify</w:t>
            </w:r>
            <w:r w:rsidRPr="00CB1F41">
              <w:rPr>
                <w:highlight w:val="yellow"/>
                <w:lang w:eastAsia="nl-NL"/>
              </w:rPr>
              <w:t xml:space="preserve"> national institutions and examine their role in a selected number of Member States in upholding the Rule of Law; [Could we include a historical approach]?</w:t>
            </w:r>
            <w:r w:rsidRPr="00CB1F41">
              <w:rPr>
                <w:highlight w:val="yellow"/>
                <w:lang w:val="en-US" w:eastAsia="nl-NL"/>
              </w:rPr>
              <w:t> </w:t>
            </w:r>
            <w:commentRangeEnd w:id="31"/>
            <w:r>
              <w:rPr>
                <w:rStyle w:val="CommentReference"/>
              </w:rPr>
              <w:commentReference w:id="31"/>
            </w:r>
          </w:p>
          <w:p w:rsidR="00583AFD" w:rsidRPr="00515E87" w:rsidRDefault="00583AFD" w:rsidP="00583AFD">
            <w:pPr>
              <w:jc w:val="both"/>
              <w:textAlignment w:val="baseline"/>
              <w:rPr>
                <w:lang w:val="en-US" w:eastAsia="nl-NL"/>
              </w:rPr>
            </w:pPr>
            <w:r w:rsidRPr="00515E87">
              <w:rPr>
                <w:lang w:val="en-US" w:eastAsia="nl-NL"/>
              </w:rPr>
              <w:t> </w:t>
            </w:r>
            <w:r w:rsidRPr="00515E87">
              <w:rPr>
                <w:lang w:eastAsia="nl-NL"/>
              </w:rPr>
              <w:t xml:space="preserve">Task 5.2 Identify the institutions through which Member States monitor </w:t>
            </w:r>
            <w:proofErr w:type="spellStart"/>
            <w:r w:rsidRPr="00515E87">
              <w:rPr>
                <w:lang w:eastAsia="nl-NL"/>
              </w:rPr>
              <w:t>each others’</w:t>
            </w:r>
            <w:proofErr w:type="spellEnd"/>
            <w:r w:rsidRPr="00515E87">
              <w:rPr>
                <w:lang w:eastAsia="nl-NL"/>
              </w:rPr>
              <w:t xml:space="preserve"> efforts to uphold the rule of reason and assess the effectiveness……; and in particular to explore if </w:t>
            </w:r>
            <w:r w:rsidRPr="00515E87">
              <w:rPr>
                <w:lang w:eastAsia="nl-NL"/>
              </w:rPr>
              <w:lastRenderedPageBreak/>
              <w:t xml:space="preserve">monitoring mechanisms are in place outside the framework of supranational, or international organisations </w:t>
            </w:r>
          </w:p>
          <w:p w:rsidR="00583AFD" w:rsidRPr="00515E87" w:rsidRDefault="00583AFD" w:rsidP="00583AFD">
            <w:pPr>
              <w:jc w:val="both"/>
              <w:textAlignment w:val="baseline"/>
              <w:rPr>
                <w:lang w:val="en-US" w:eastAsia="nl-NL"/>
              </w:rPr>
            </w:pPr>
            <w:r w:rsidRPr="00515E87">
              <w:rPr>
                <w:lang w:eastAsia="nl-NL"/>
              </w:rPr>
              <w:t>Task 5.3 Assessment of the EU Institutions, more in particular the role of the Vice-President of the European Commission, and his role in protecting and promoting the Rule of Law [How should we assess this – case law analysis; literature analysis...]</w:t>
            </w:r>
            <w:r w:rsidRPr="00515E87">
              <w:rPr>
                <w:lang w:val="en-US" w:eastAsia="nl-NL"/>
              </w:rPr>
              <w:t> </w:t>
            </w:r>
          </w:p>
          <w:p w:rsidR="00583AFD" w:rsidRPr="00515E87" w:rsidRDefault="00583AFD" w:rsidP="00583AFD">
            <w:pPr>
              <w:jc w:val="both"/>
              <w:textAlignment w:val="baseline"/>
              <w:rPr>
                <w:lang w:val="en-US" w:eastAsia="nl-NL"/>
              </w:rPr>
            </w:pPr>
            <w:r w:rsidRPr="00515E87">
              <w:rPr>
                <w:lang w:val="en-US" w:eastAsia="nl-NL"/>
              </w:rPr>
              <w:t> </w:t>
            </w:r>
            <w:proofErr w:type="spellStart"/>
            <w:r w:rsidRPr="00515E87">
              <w:rPr>
                <w:lang w:eastAsia="nl-NL"/>
              </w:rPr>
              <w:t>Taks</w:t>
            </w:r>
            <w:proofErr w:type="spellEnd"/>
            <w:r w:rsidRPr="00515E87">
              <w:rPr>
                <w:lang w:eastAsia="nl-NL"/>
              </w:rPr>
              <w:t xml:space="preserve"> 5.4 Comparing the process of simplification and better law-making in different Member States and in the EU.</w:t>
            </w:r>
            <w:r w:rsidRPr="00515E87">
              <w:rPr>
                <w:lang w:val="en-US" w:eastAsia="nl-NL"/>
              </w:rPr>
              <w:t> </w:t>
            </w:r>
          </w:p>
          <w:p w:rsidR="00583AFD" w:rsidRPr="00515E87" w:rsidRDefault="00583AFD" w:rsidP="00583AFD">
            <w:pPr>
              <w:jc w:val="both"/>
              <w:textAlignment w:val="baseline"/>
              <w:rPr>
                <w:lang w:val="en-US" w:eastAsia="nl-NL"/>
              </w:rPr>
            </w:pPr>
            <w:r w:rsidRPr="00515E87">
              <w:rPr>
                <w:lang w:eastAsia="nl-NL"/>
              </w:rPr>
              <w:t>Reflection on current discussions in the selected Member States  on the rule of law and how these feed into the EU level?</w:t>
            </w:r>
            <w:r w:rsidRPr="00515E87">
              <w:rPr>
                <w:lang w:val="en-US" w:eastAsia="nl-NL"/>
              </w:rPr>
              <w:t> </w:t>
            </w:r>
          </w:p>
          <w:p w:rsidR="00583AFD" w:rsidRPr="00515E87" w:rsidRDefault="00583AFD" w:rsidP="00583AFD">
            <w:pPr>
              <w:jc w:val="both"/>
              <w:textAlignment w:val="baseline"/>
              <w:rPr>
                <w:lang w:val="en-US" w:eastAsia="nl-NL"/>
              </w:rPr>
            </w:pPr>
            <w:r w:rsidRPr="00515E87">
              <w:rPr>
                <w:b/>
                <w:bCs/>
                <w:lang w:eastAsia="nl-NL"/>
              </w:rPr>
              <w:t>etc</w:t>
            </w:r>
            <w:r w:rsidRPr="00515E87">
              <w:rPr>
                <w:lang w:val="en-US" w:eastAsia="nl-NL"/>
              </w:rPr>
              <w:t> </w:t>
            </w:r>
          </w:p>
          <w:p w:rsidR="00583AFD" w:rsidRPr="00515E87" w:rsidRDefault="00583AFD" w:rsidP="00583AFD">
            <w:pPr>
              <w:jc w:val="both"/>
              <w:textAlignment w:val="baseline"/>
              <w:rPr>
                <w:lang w:val="en-US" w:eastAsia="nl-NL"/>
              </w:rPr>
            </w:pPr>
            <w:r w:rsidRPr="00515E87">
              <w:rPr>
                <w:lang w:val="en-US" w:eastAsia="nl-NL"/>
              </w:rPr>
              <w:t> </w:t>
            </w:r>
          </w:p>
          <w:p w:rsidR="00583AFD" w:rsidRDefault="00583AFD" w:rsidP="00583AFD">
            <w:pPr>
              <w:textAlignment w:val="baseline"/>
              <w:rPr>
                <w:lang w:val="en-US" w:eastAsia="nl-NL"/>
              </w:rPr>
            </w:pPr>
            <w:r w:rsidRPr="005769A0">
              <w:rPr>
                <w:b/>
                <w:lang w:val="en-US" w:eastAsia="nl-NL"/>
              </w:rPr>
              <w:t>Case selection</w:t>
            </w:r>
            <w:r>
              <w:rPr>
                <w:lang w:val="en-US" w:eastAsia="nl-NL"/>
              </w:rPr>
              <w:t>:</w:t>
            </w:r>
            <w:r>
              <w:rPr>
                <w:lang w:val="en-US" w:eastAsia="nl-NL"/>
              </w:rPr>
              <w:br/>
              <w:t>As the focus lies on the rule of law crises, the two states which experience the most tangible manifestation of such crisis should be definitely included – i.e. Hungary and Poland. The cases are bit different – while in Hungary the crisis evolved step by step, the Polish case shows more abrupt development. The possibilities of the EU involvement have therefore differed. Very good cases for comparison are those countries which share similarities with Hungary and Poland, but have not faced (yet) such an opened rule of law crisis: the Czech Republic and Slovakia. As “model examples”, some Western democracies (the Netherlands?) which have a long history without a rule of law crisis should be included in order to identify elements which might be in play when preventing outbreak of the crisis.</w:t>
            </w:r>
          </w:p>
          <w:p w:rsidR="00583AFD" w:rsidRDefault="00583AFD" w:rsidP="00583AFD">
            <w:pPr>
              <w:textAlignment w:val="baseline"/>
              <w:rPr>
                <w:lang w:val="en-US" w:eastAsia="nl-NL"/>
              </w:rPr>
            </w:pPr>
          </w:p>
          <w:p w:rsidR="00583AFD" w:rsidRPr="005769A0" w:rsidRDefault="00583AFD" w:rsidP="00583AFD">
            <w:pPr>
              <w:textAlignment w:val="baseline"/>
              <w:rPr>
                <w:i/>
                <w:lang w:val="en-US" w:eastAsia="nl-NL"/>
              </w:rPr>
            </w:pPr>
            <w:r w:rsidRPr="005769A0">
              <w:rPr>
                <w:i/>
                <w:lang w:val="en-US" w:eastAsia="nl-NL"/>
              </w:rPr>
              <w:t>Possible output:</w:t>
            </w:r>
          </w:p>
          <w:p w:rsidR="00583AFD" w:rsidRDefault="00583AFD" w:rsidP="00583AFD">
            <w:pPr>
              <w:rPr>
                <w:lang w:val="en-US"/>
              </w:rPr>
            </w:pPr>
            <w:r w:rsidRPr="00D3091C">
              <w:rPr>
                <w:highlight w:val="yellow"/>
                <w:lang w:val="en-US" w:eastAsia="nl-NL"/>
              </w:rPr>
              <w:t> </w:t>
            </w:r>
            <w:r w:rsidRPr="005769A0">
              <w:rPr>
                <w:b/>
                <w:lang w:val="en-US"/>
              </w:rPr>
              <w:t>Modelling scenarios</w:t>
            </w:r>
            <w:r w:rsidRPr="005769A0">
              <w:rPr>
                <w:lang w:val="en-US"/>
              </w:rPr>
              <w:t xml:space="preserve">: </w:t>
            </w:r>
            <w:r>
              <w:rPr>
                <w:lang w:val="en-US"/>
              </w:rPr>
              <w:t>the EU and its Member States have a variety of instruments which could be utilized when a Member State faces a rule of law crisis. The analysis of scenarios would model probable course of events in the case of employing (or non-employing) such instruments. Various scenarios will recognize differences in the intensity of the rule of law crisis (from low intensity to high intensity) and in the country facing the crisis (to take into consideration differences when such a crisis hits e.g. Malta and Germany). Hubert, I do not really understand what you would like to do here. Perhaps you could incorporate this in a deliverable (see below), which should correspond to one of the tasks (see above)?</w:t>
            </w:r>
          </w:p>
          <w:p w:rsidR="00583AFD" w:rsidRPr="00602DCA" w:rsidRDefault="00583AFD" w:rsidP="00583AFD">
            <w:pPr>
              <w:spacing w:before="120" w:after="120"/>
              <w:jc w:val="both"/>
            </w:pPr>
          </w:p>
        </w:tc>
      </w:tr>
    </w:tbl>
    <w:p w:rsidR="00583AFD" w:rsidRPr="004153B5" w:rsidRDefault="00583AFD" w:rsidP="00583AFD">
      <w:pPr>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16257E" w:rsidTr="00583AFD">
        <w:tc>
          <w:tcPr>
            <w:tcW w:w="9855" w:type="dxa"/>
          </w:tcPr>
          <w:p w:rsidR="00583AFD" w:rsidRDefault="00583AFD" w:rsidP="00583AFD">
            <w:pPr>
              <w:spacing w:before="60" w:after="60"/>
            </w:pPr>
            <w:r w:rsidRPr="00602DCA">
              <w:rPr>
                <w:b/>
              </w:rPr>
              <w:t>Deliverables</w:t>
            </w:r>
            <w:r w:rsidRPr="00602DCA">
              <w:t xml:space="preserve"> (brief description and month of delivery)</w:t>
            </w:r>
          </w:p>
          <w:p w:rsidR="00583AFD" w:rsidRPr="00602DCA" w:rsidRDefault="00583AFD" w:rsidP="00583AFD">
            <w:pPr>
              <w:spacing w:before="60" w:after="60"/>
            </w:pPr>
          </w:p>
          <w:tbl>
            <w:tblPr>
              <w:tblW w:w="5000" w:type="pct"/>
              <w:tblLayout w:type="fixed"/>
              <w:tblCellMar>
                <w:left w:w="70" w:type="dxa"/>
                <w:right w:w="70" w:type="dxa"/>
              </w:tblCellMar>
              <w:tblLook w:val="04A0" w:firstRow="1" w:lastRow="0" w:firstColumn="1" w:lastColumn="0" w:noHBand="0" w:noVBand="1"/>
            </w:tblPr>
            <w:tblGrid>
              <w:gridCol w:w="1449"/>
              <w:gridCol w:w="5290"/>
              <w:gridCol w:w="1450"/>
              <w:gridCol w:w="1450"/>
            </w:tblGrid>
            <w:tr w:rsidR="00583AFD" w:rsidRPr="00602DCA" w:rsidTr="00583AFD">
              <w:trPr>
                <w:trHeight w:val="630"/>
              </w:trPr>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Deliverable Number</w:t>
                  </w:r>
                </w:p>
              </w:tc>
              <w:tc>
                <w:tcPr>
                  <w:tcW w:w="2744" w:type="pct"/>
                  <w:tcBorders>
                    <w:top w:val="nil"/>
                    <w:left w:val="nil"/>
                    <w:bottom w:val="nil"/>
                    <w:right w:val="nil"/>
                  </w:tcBorders>
                  <w:hideMark/>
                </w:tcPr>
                <w:p w:rsidR="00583AFD" w:rsidRPr="00602DCA" w:rsidRDefault="00583AFD" w:rsidP="00583AFD">
                  <w:pPr>
                    <w:spacing w:line="276" w:lineRule="auto"/>
                    <w:rPr>
                      <w:b/>
                      <w:sz w:val="22"/>
                      <w:szCs w:val="22"/>
                    </w:rPr>
                  </w:pPr>
                  <w:r w:rsidRPr="00602DCA">
                    <w:rPr>
                      <w:b/>
                      <w:sz w:val="22"/>
                      <w:szCs w:val="22"/>
                    </w:rPr>
                    <w:t>Deliverable Name</w:t>
                  </w:r>
                </w:p>
              </w:tc>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Lead Participant</w:t>
                  </w:r>
                </w:p>
              </w:tc>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Delivery Month</w:t>
                  </w:r>
                </w:p>
              </w:tc>
            </w:tr>
            <w:tr w:rsidR="00583AFD" w:rsidRPr="00602DCA" w:rsidTr="00583AFD">
              <w:trPr>
                <w:trHeight w:val="630"/>
              </w:trPr>
              <w:tc>
                <w:tcPr>
                  <w:tcW w:w="752" w:type="pct"/>
                  <w:tcBorders>
                    <w:top w:val="nil"/>
                    <w:left w:val="nil"/>
                    <w:bottom w:val="nil"/>
                    <w:right w:val="nil"/>
                  </w:tcBorders>
                  <w:hideMark/>
                </w:tcPr>
                <w:p w:rsidR="00583AFD" w:rsidRPr="006719B8" w:rsidRDefault="00583AFD" w:rsidP="00583AFD">
                  <w:pPr>
                    <w:jc w:val="center"/>
                    <w:textAlignment w:val="baseline"/>
                    <w:rPr>
                      <w:lang w:eastAsia="nl-NL"/>
                    </w:rPr>
                  </w:pPr>
                  <w:r w:rsidRPr="006719B8">
                    <w:rPr>
                      <w:lang w:eastAsia="nl-NL"/>
                    </w:rPr>
                    <w:t>D5.1 </w:t>
                  </w:r>
                </w:p>
              </w:tc>
              <w:tc>
                <w:tcPr>
                  <w:tcW w:w="2744" w:type="pct"/>
                  <w:tcBorders>
                    <w:top w:val="nil"/>
                    <w:left w:val="nil"/>
                    <w:bottom w:val="nil"/>
                    <w:right w:val="nil"/>
                  </w:tcBorders>
                </w:tcPr>
                <w:p w:rsidR="00583AFD" w:rsidRPr="006719B8" w:rsidRDefault="00583AFD" w:rsidP="00583AFD">
                  <w:pPr>
                    <w:textAlignment w:val="baseline"/>
                    <w:rPr>
                      <w:lang w:eastAsia="nl-NL"/>
                    </w:rPr>
                  </w:pPr>
                  <w:r w:rsidRPr="006719B8">
                    <w:rPr>
                      <w:lang w:eastAsia="nl-NL"/>
                    </w:rPr>
                    <w:t>Report on national institutions [….] </w:t>
                  </w:r>
                  <w:r w:rsidRPr="006719B8">
                    <w:rPr>
                      <w:lang w:eastAsia="nl-NL"/>
                    </w:rPr>
                    <w:t>and examine their role in a selected number of Member States in upholding the Rule of Law</w:t>
                  </w:r>
                </w:p>
              </w:tc>
              <w:tc>
                <w:tcPr>
                  <w:tcW w:w="752" w:type="pct"/>
                  <w:tcBorders>
                    <w:top w:val="nil"/>
                    <w:left w:val="nil"/>
                    <w:bottom w:val="nil"/>
                    <w:right w:val="nil"/>
                  </w:tcBorders>
                  <w:hideMark/>
                </w:tcPr>
                <w:p w:rsidR="00583AFD" w:rsidRDefault="00583AFD" w:rsidP="00583AFD">
                  <w:pPr>
                    <w:spacing w:line="276" w:lineRule="auto"/>
                    <w:jc w:val="center"/>
                    <w:rPr>
                      <w:sz w:val="22"/>
                      <w:szCs w:val="22"/>
                    </w:rPr>
                  </w:pPr>
                  <w:r w:rsidRPr="7D8A8E25">
                    <w:rPr>
                      <w:sz w:val="22"/>
                      <w:szCs w:val="22"/>
                    </w:rPr>
                    <w:t>x</w:t>
                  </w:r>
                </w:p>
                <w:p w:rsidR="00583AFD" w:rsidRDefault="00583AFD" w:rsidP="00583AFD">
                  <w:pPr>
                    <w:spacing w:line="276" w:lineRule="auto"/>
                    <w:jc w:val="center"/>
                    <w:rPr>
                      <w:sz w:val="22"/>
                      <w:szCs w:val="22"/>
                    </w:rPr>
                  </w:pPr>
                </w:p>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hideMark/>
                </w:tcPr>
                <w:p w:rsidR="00583AFD" w:rsidRDefault="00583AFD" w:rsidP="00583AFD">
                  <w:pPr>
                    <w:spacing w:line="276" w:lineRule="auto"/>
                    <w:jc w:val="center"/>
                    <w:rPr>
                      <w:sz w:val="22"/>
                      <w:szCs w:val="22"/>
                    </w:rPr>
                  </w:pPr>
                  <w:r w:rsidRPr="7D8A8E25">
                    <w:rPr>
                      <w:sz w:val="22"/>
                      <w:szCs w:val="22"/>
                    </w:rPr>
                    <w:t>X</w:t>
                  </w:r>
                </w:p>
                <w:p w:rsidR="00583AFD" w:rsidRDefault="00583AFD" w:rsidP="00583AFD">
                  <w:pPr>
                    <w:spacing w:line="276" w:lineRule="auto"/>
                    <w:jc w:val="center"/>
                    <w:rPr>
                      <w:sz w:val="22"/>
                      <w:szCs w:val="22"/>
                    </w:rPr>
                  </w:pPr>
                </w:p>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tcPr>
                <w:p w:rsidR="00583AFD" w:rsidRPr="006719B8" w:rsidRDefault="00583AFD" w:rsidP="00583AFD">
                  <w:pPr>
                    <w:jc w:val="center"/>
                    <w:textAlignment w:val="baseline"/>
                    <w:rPr>
                      <w:lang w:eastAsia="nl-NL"/>
                    </w:rPr>
                  </w:pPr>
                  <w:r w:rsidRPr="006719B8">
                    <w:rPr>
                      <w:lang w:eastAsia="nl-NL"/>
                    </w:rPr>
                    <w:t>D 5.2     </w:t>
                  </w:r>
                </w:p>
              </w:tc>
              <w:tc>
                <w:tcPr>
                  <w:tcW w:w="2744" w:type="pct"/>
                  <w:tcBorders>
                    <w:top w:val="nil"/>
                    <w:left w:val="nil"/>
                    <w:bottom w:val="nil"/>
                    <w:right w:val="nil"/>
                  </w:tcBorders>
                </w:tcPr>
                <w:p w:rsidR="006719B8" w:rsidRPr="006719B8" w:rsidRDefault="00583AFD" w:rsidP="006719B8">
                  <w:pPr>
                    <w:jc w:val="both"/>
                    <w:textAlignment w:val="baseline"/>
                    <w:rPr>
                      <w:lang w:eastAsia="nl-NL"/>
                    </w:rPr>
                  </w:pPr>
                  <w:r w:rsidRPr="006719B8">
                    <w:rPr>
                      <w:lang w:eastAsia="nl-NL"/>
                    </w:rPr>
                    <w:t xml:space="preserve">Report on the functioning of institutions, including the judiciary, through which Member States monitor </w:t>
                  </w:r>
                  <w:proofErr w:type="spellStart"/>
                  <w:r w:rsidRPr="006719B8">
                    <w:rPr>
                      <w:lang w:eastAsia="nl-NL"/>
                    </w:rPr>
                    <w:t>each others’</w:t>
                  </w:r>
                  <w:proofErr w:type="spellEnd"/>
                  <w:r w:rsidRPr="006719B8">
                    <w:rPr>
                      <w:lang w:eastAsia="nl-NL"/>
                    </w:rPr>
                    <w:t xml:space="preserve"> efforts to uphold the rule of reason and</w:t>
                  </w:r>
                  <w:r w:rsidR="006719B8">
                    <w:rPr>
                      <w:lang w:eastAsia="nl-NL"/>
                    </w:rPr>
                    <w:t xml:space="preserve"> assess the effectiveness……</w:t>
                  </w:r>
                </w:p>
                <w:p w:rsidR="00583AFD" w:rsidRPr="006719B8" w:rsidRDefault="00583AFD" w:rsidP="00583AFD">
                  <w:pPr>
                    <w:textAlignment w:val="baseline"/>
                    <w:rPr>
                      <w:lang w:eastAsia="nl-NL"/>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rPr>
                      <w:sz w:val="22"/>
                      <w:szCs w:val="22"/>
                    </w:rPr>
                  </w:pPr>
                </w:p>
              </w:tc>
            </w:tr>
            <w:tr w:rsidR="00583AFD" w:rsidRPr="00602DCA" w:rsidTr="00583AFD">
              <w:trPr>
                <w:trHeight w:val="630"/>
              </w:trPr>
              <w:tc>
                <w:tcPr>
                  <w:tcW w:w="752" w:type="pct"/>
                  <w:tcBorders>
                    <w:top w:val="nil"/>
                    <w:left w:val="nil"/>
                    <w:bottom w:val="nil"/>
                    <w:right w:val="nil"/>
                  </w:tcBorders>
                </w:tcPr>
                <w:p w:rsidR="00583AFD" w:rsidRPr="006719B8" w:rsidRDefault="00583AFD" w:rsidP="00583AFD">
                  <w:pPr>
                    <w:jc w:val="center"/>
                    <w:textAlignment w:val="baseline"/>
                    <w:rPr>
                      <w:lang w:eastAsia="nl-NL"/>
                    </w:rPr>
                  </w:pPr>
                  <w:r w:rsidRPr="006719B8">
                    <w:rPr>
                      <w:lang w:eastAsia="nl-NL"/>
                    </w:rPr>
                    <w:t>D 5.3  </w:t>
                  </w:r>
                </w:p>
              </w:tc>
              <w:tc>
                <w:tcPr>
                  <w:tcW w:w="2744" w:type="pct"/>
                  <w:tcBorders>
                    <w:top w:val="nil"/>
                    <w:left w:val="nil"/>
                    <w:bottom w:val="nil"/>
                    <w:right w:val="nil"/>
                  </w:tcBorders>
                </w:tcPr>
                <w:p w:rsidR="00583AFD" w:rsidRPr="006719B8" w:rsidRDefault="00583AFD" w:rsidP="00583AFD">
                  <w:pPr>
                    <w:jc w:val="both"/>
                    <w:textAlignment w:val="baseline"/>
                    <w:rPr>
                      <w:lang w:val="en-US" w:eastAsia="nl-NL"/>
                    </w:rPr>
                  </w:pPr>
                  <w:r w:rsidRPr="006719B8">
                    <w:rPr>
                      <w:lang w:eastAsia="nl-NL"/>
                    </w:rPr>
                    <w:t xml:space="preserve">Report on the role of the Vice-President of the European Commission in protecting and promoting the Rule of Law [How should we assess this – case </w:t>
                  </w:r>
                  <w:r w:rsidRPr="006719B8">
                    <w:rPr>
                      <w:lang w:eastAsia="nl-NL"/>
                    </w:rPr>
                    <w:lastRenderedPageBreak/>
                    <w:t>law analysis; literature analysis...]</w:t>
                  </w:r>
                  <w:r w:rsidRPr="006719B8">
                    <w:rPr>
                      <w:lang w:val="en-US" w:eastAsia="nl-NL"/>
                    </w:rPr>
                    <w:t> </w:t>
                  </w:r>
                </w:p>
                <w:p w:rsidR="00583AFD" w:rsidRPr="006719B8" w:rsidRDefault="00583AFD" w:rsidP="00583AFD">
                  <w:pPr>
                    <w:jc w:val="both"/>
                    <w:textAlignment w:val="baseline"/>
                    <w:rPr>
                      <w:lang w:val="en-US" w:eastAsia="nl-NL"/>
                    </w:rPr>
                  </w:pPr>
                  <w:r w:rsidRPr="006719B8">
                    <w:rPr>
                      <w:lang w:val="en-US" w:eastAsia="nl-NL"/>
                    </w:rPr>
                    <w:t>Perhaps combined with CJEU?</w:t>
                  </w: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tcPr>
                <w:p w:rsidR="00583AFD" w:rsidRPr="006719B8" w:rsidRDefault="00583AFD" w:rsidP="00583AFD">
                  <w:pPr>
                    <w:jc w:val="center"/>
                    <w:textAlignment w:val="baseline"/>
                    <w:rPr>
                      <w:lang w:eastAsia="nl-NL"/>
                    </w:rPr>
                  </w:pPr>
                  <w:r w:rsidRPr="006719B8">
                    <w:rPr>
                      <w:lang w:eastAsia="nl-NL"/>
                    </w:rPr>
                    <w:lastRenderedPageBreak/>
                    <w:t>D 5.4 </w:t>
                  </w:r>
                </w:p>
              </w:tc>
              <w:tc>
                <w:tcPr>
                  <w:tcW w:w="2744" w:type="pct"/>
                  <w:tcBorders>
                    <w:top w:val="nil"/>
                    <w:left w:val="nil"/>
                    <w:bottom w:val="nil"/>
                    <w:right w:val="nil"/>
                  </w:tcBorders>
                </w:tcPr>
                <w:p w:rsidR="00583AFD" w:rsidRPr="006719B8" w:rsidRDefault="00583AFD" w:rsidP="00583AFD">
                  <w:pPr>
                    <w:jc w:val="both"/>
                    <w:textAlignment w:val="baseline"/>
                    <w:rPr>
                      <w:lang w:val="en-US" w:eastAsia="nl-NL"/>
                    </w:rPr>
                  </w:pPr>
                  <w:del w:id="32" w:author="Sybe de Vries" w:date="2017-07-19T19:56:00Z">
                    <w:r w:rsidRPr="006719B8" w:rsidDel="001F1A94">
                      <w:rPr>
                        <w:lang w:eastAsia="nl-NL"/>
                      </w:rPr>
                      <w:delText> </w:delText>
                    </w:r>
                  </w:del>
                  <w:r w:rsidRPr="006719B8">
                    <w:rPr>
                      <w:lang w:eastAsia="nl-NL"/>
                    </w:rPr>
                    <w:t>Comparative report on the process of simplification and better law-making in different Member States and in the EU.</w:t>
                  </w:r>
                  <w:r w:rsidRPr="006719B8">
                    <w:rPr>
                      <w:lang w:val="en-US" w:eastAsia="nl-NL"/>
                    </w:rPr>
                    <w:t> </w:t>
                  </w: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tcPr>
                <w:p w:rsidR="00583AFD" w:rsidRPr="006719B8" w:rsidRDefault="00583AFD" w:rsidP="00583AFD">
                  <w:pPr>
                    <w:jc w:val="center"/>
                    <w:textAlignment w:val="baseline"/>
                    <w:rPr>
                      <w:lang w:eastAsia="nl-NL"/>
                    </w:rPr>
                  </w:pPr>
                  <w:r w:rsidRPr="006719B8">
                    <w:rPr>
                      <w:lang w:eastAsia="nl-NL"/>
                    </w:rPr>
                    <w:t> </w:t>
                  </w:r>
                  <w:r w:rsidRPr="006719B8">
                    <w:rPr>
                      <w:lang w:eastAsia="nl-NL"/>
                    </w:rPr>
                    <w:t>D 5.4</w:t>
                  </w:r>
                </w:p>
              </w:tc>
              <w:tc>
                <w:tcPr>
                  <w:tcW w:w="2744" w:type="pct"/>
                  <w:tcBorders>
                    <w:top w:val="nil"/>
                    <w:left w:val="nil"/>
                    <w:bottom w:val="nil"/>
                    <w:right w:val="nil"/>
                  </w:tcBorders>
                </w:tcPr>
                <w:p w:rsidR="00583AFD" w:rsidRPr="006719B8" w:rsidRDefault="00583AFD" w:rsidP="00583AFD">
                  <w:pPr>
                    <w:textAlignment w:val="baseline"/>
                    <w:rPr>
                      <w:lang w:eastAsia="nl-NL"/>
                    </w:rPr>
                  </w:pPr>
                  <w:r w:rsidRPr="006719B8">
                    <w:rPr>
                      <w:lang w:eastAsia="nl-NL"/>
                    </w:rPr>
                    <w:t> </w:t>
                  </w:r>
                  <w:r w:rsidRPr="006719B8">
                    <w:rPr>
                      <w:lang w:eastAsia="nl-NL"/>
                    </w:rPr>
                    <w:t xml:space="preserve">Final working paper on the role of institutions and the Rule of Law </w:t>
                  </w: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bl>
          <w:p w:rsidR="00583AFD" w:rsidRPr="0016257E" w:rsidRDefault="00583AFD" w:rsidP="00583AFD">
            <w:pPr>
              <w:spacing w:before="60" w:after="60"/>
            </w:pPr>
          </w:p>
        </w:tc>
      </w:tr>
    </w:tbl>
    <w:p w:rsidR="00583AFD" w:rsidRPr="000C762B" w:rsidRDefault="00583AFD" w:rsidP="00583AFD">
      <w:pPr>
        <w:spacing w:before="60" w:after="120"/>
        <w:rPr>
          <w:b/>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1080"/>
        <w:gridCol w:w="54"/>
        <w:gridCol w:w="1027"/>
        <w:gridCol w:w="532"/>
        <w:gridCol w:w="549"/>
        <w:gridCol w:w="463"/>
        <w:gridCol w:w="618"/>
        <w:gridCol w:w="354"/>
        <w:gridCol w:w="727"/>
        <w:gridCol w:w="1081"/>
      </w:tblGrid>
      <w:tr w:rsidR="00583AFD" w:rsidRPr="00602DCA" w:rsidTr="00583AFD">
        <w:trPr>
          <w:cantSplit/>
        </w:trPr>
        <w:tc>
          <w:tcPr>
            <w:tcW w:w="3369" w:type="dxa"/>
          </w:tcPr>
          <w:p w:rsidR="00583AFD" w:rsidRPr="00602DCA" w:rsidRDefault="00583AFD" w:rsidP="00583AFD">
            <w:pPr>
              <w:rPr>
                <w:b/>
              </w:rPr>
            </w:pPr>
            <w:r w:rsidRPr="00602DCA">
              <w:rPr>
                <w:b/>
              </w:rPr>
              <w:t xml:space="preserve">Work package number </w:t>
            </w:r>
          </w:p>
        </w:tc>
        <w:tc>
          <w:tcPr>
            <w:tcW w:w="1134" w:type="dxa"/>
            <w:gridSpan w:val="2"/>
          </w:tcPr>
          <w:p w:rsidR="00583AFD" w:rsidRPr="00602DCA" w:rsidRDefault="00583AFD" w:rsidP="00583AFD">
            <w:commentRangeStart w:id="33"/>
            <w:r>
              <w:t>6</w:t>
            </w:r>
            <w:commentRangeEnd w:id="33"/>
            <w:r>
              <w:rPr>
                <w:rStyle w:val="CommentReference"/>
                <w:szCs w:val="20"/>
              </w:rPr>
              <w:commentReference w:id="33"/>
            </w:r>
          </w:p>
        </w:tc>
        <w:tc>
          <w:tcPr>
            <w:tcW w:w="3543" w:type="dxa"/>
            <w:gridSpan w:val="6"/>
          </w:tcPr>
          <w:p w:rsidR="00583AFD" w:rsidRPr="00602DCA" w:rsidRDefault="00583AFD" w:rsidP="00583AFD">
            <w:r w:rsidRPr="00602DCA">
              <w:rPr>
                <w:b/>
              </w:rPr>
              <w:t>Lead beneficiary</w:t>
            </w:r>
          </w:p>
        </w:tc>
        <w:tc>
          <w:tcPr>
            <w:tcW w:w="1808" w:type="dxa"/>
            <w:gridSpan w:val="2"/>
          </w:tcPr>
          <w:p w:rsidR="00583AFD" w:rsidRPr="00602DCA" w:rsidRDefault="00583AFD" w:rsidP="00583AFD">
            <w:r>
              <w:t>Pisa</w:t>
            </w:r>
          </w:p>
        </w:tc>
      </w:tr>
      <w:tr w:rsidR="00583AFD" w:rsidRPr="00602DCA" w:rsidTr="00583AFD">
        <w:trPr>
          <w:cantSplit/>
        </w:trPr>
        <w:tc>
          <w:tcPr>
            <w:tcW w:w="3369" w:type="dxa"/>
          </w:tcPr>
          <w:p w:rsidR="00583AFD" w:rsidRPr="00602DCA" w:rsidRDefault="00583AFD" w:rsidP="00583AFD">
            <w:pPr>
              <w:rPr>
                <w:b/>
              </w:rPr>
            </w:pPr>
            <w:r w:rsidRPr="00602DCA">
              <w:rPr>
                <w:b/>
              </w:rPr>
              <w:t>Work package title</w:t>
            </w:r>
          </w:p>
        </w:tc>
        <w:tc>
          <w:tcPr>
            <w:tcW w:w="6485" w:type="dxa"/>
            <w:gridSpan w:val="10"/>
          </w:tcPr>
          <w:p w:rsidR="00583AFD" w:rsidRPr="00602DCA" w:rsidRDefault="00583AFD" w:rsidP="00583AFD">
            <w:pPr>
              <w:rPr>
                <w:b/>
              </w:rPr>
            </w:pPr>
            <w:r w:rsidRPr="000A097B">
              <w:rPr>
                <w:b/>
              </w:rPr>
              <w:t>Fundamental Rights</w:t>
            </w:r>
          </w:p>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Participant number</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rPr>
                <w:b/>
              </w:rPr>
            </w:pPr>
            <w:r w:rsidRPr="00602DCA">
              <w:rPr>
                <w:b/>
              </w:rPr>
              <w:t>Short name of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Person/months per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16257E" w:rsidTr="00583AFD">
        <w:trPr>
          <w:cantSplit/>
        </w:trPr>
        <w:tc>
          <w:tcPr>
            <w:tcW w:w="3369" w:type="dxa"/>
          </w:tcPr>
          <w:p w:rsidR="00583AFD" w:rsidRPr="00602DCA" w:rsidRDefault="00583AFD" w:rsidP="00583AFD">
            <w:pPr>
              <w:spacing w:after="480"/>
              <w:ind w:left="1191" w:hanging="1191"/>
              <w:rPr>
                <w:b/>
              </w:rPr>
            </w:pPr>
            <w:r w:rsidRPr="00602DCA">
              <w:rPr>
                <w:b/>
              </w:rPr>
              <w:t>Start month</w:t>
            </w:r>
          </w:p>
        </w:tc>
        <w:tc>
          <w:tcPr>
            <w:tcW w:w="2693" w:type="dxa"/>
            <w:gridSpan w:val="4"/>
          </w:tcPr>
          <w:p w:rsidR="00583AFD" w:rsidRPr="00602DCA" w:rsidRDefault="00583AFD" w:rsidP="00583AFD">
            <w:r>
              <w:t>7</w:t>
            </w:r>
          </w:p>
        </w:tc>
        <w:tc>
          <w:tcPr>
            <w:tcW w:w="1012" w:type="dxa"/>
            <w:gridSpan w:val="2"/>
          </w:tcPr>
          <w:p w:rsidR="00583AFD" w:rsidRPr="00602DCA" w:rsidRDefault="00583AFD" w:rsidP="00583AFD">
            <w:r w:rsidRPr="00602DCA">
              <w:t>End month</w:t>
            </w:r>
          </w:p>
        </w:tc>
        <w:tc>
          <w:tcPr>
            <w:tcW w:w="2780" w:type="dxa"/>
            <w:gridSpan w:val="4"/>
          </w:tcPr>
          <w:p w:rsidR="00583AFD" w:rsidRPr="0016257E" w:rsidRDefault="00583AFD" w:rsidP="00583AFD"/>
        </w:tc>
      </w:tr>
    </w:tbl>
    <w:p w:rsidR="00583AFD" w:rsidRPr="0016257E" w:rsidRDefault="00583AFD" w:rsidP="00583AFD">
      <w:pPr>
        <w:spacing w:before="60" w:after="60"/>
        <w:rPr>
          <w: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Pr="00602DCA" w:rsidRDefault="00583AFD" w:rsidP="00583AFD">
            <w:pPr>
              <w:spacing w:before="60" w:after="60"/>
            </w:pPr>
            <w:r w:rsidRPr="00602DCA">
              <w:rPr>
                <w:b/>
              </w:rPr>
              <w:t>Objectives</w:t>
            </w:r>
            <w:r w:rsidRPr="00602DCA">
              <w:t xml:space="preserve"> </w:t>
            </w:r>
          </w:p>
          <w:p w:rsidR="00583AFD" w:rsidRPr="009E6851" w:rsidRDefault="00583AFD" w:rsidP="00A66E52">
            <w:pPr>
              <w:pStyle w:val="ListParagraph"/>
              <w:numPr>
                <w:ilvl w:val="0"/>
                <w:numId w:val="37"/>
              </w:numPr>
            </w:pPr>
            <w:r>
              <w:t>understand to what extent fundamental rights could enhance and strengthen the Rule of Law and the legitimacy of the EU</w:t>
            </w:r>
          </w:p>
          <w:p w:rsidR="00583AFD" w:rsidRDefault="00583AFD" w:rsidP="00A66E52">
            <w:pPr>
              <w:pStyle w:val="ListParagraph"/>
              <w:numPr>
                <w:ilvl w:val="0"/>
                <w:numId w:val="37"/>
              </w:numPr>
            </w:pPr>
            <w:r>
              <w:t>To examine whether best practices can be developed from national experiences, which inform the policy- and law-making process at EU level</w:t>
            </w:r>
          </w:p>
          <w:p w:rsidR="00583AFD" w:rsidRPr="009E6851" w:rsidRDefault="00583AFD" w:rsidP="00A66E52">
            <w:pPr>
              <w:pStyle w:val="ListParagraph"/>
              <w:numPr>
                <w:ilvl w:val="0"/>
                <w:numId w:val="37"/>
              </w:numPr>
            </w:pPr>
            <w:r w:rsidRPr="009E6851">
              <w:t>understand to what extent the EU institutions activism in this area could actually be exploited by its Member States to question the legitimacy of the EU (Poland, Hungary)</w:t>
            </w:r>
          </w:p>
          <w:p w:rsidR="00583AFD" w:rsidRPr="00602DCA" w:rsidRDefault="00583AFD" w:rsidP="00A66E52">
            <w:pPr>
              <w:pStyle w:val="ListParagraph"/>
              <w:numPr>
                <w:ilvl w:val="0"/>
                <w:numId w:val="37"/>
              </w:numPr>
            </w:pPr>
            <w:r w:rsidRPr="009E6851">
              <w:t>advance some proposals to face what we call the three main challenges of the EU in this area (see below)</w:t>
            </w:r>
          </w:p>
        </w:tc>
      </w:tr>
    </w:tbl>
    <w:p w:rsidR="00583AFD" w:rsidRPr="004153B5" w:rsidRDefault="00583AFD" w:rsidP="00583AFD">
      <w:pPr>
        <w:spacing w:before="60" w:after="60"/>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Default="00583AFD" w:rsidP="00583AFD">
            <w:pPr>
              <w:spacing w:before="60" w:after="60"/>
              <w:jc w:val="both"/>
            </w:pPr>
            <w:r w:rsidRPr="00602DCA">
              <w:rPr>
                <w:b/>
              </w:rPr>
              <w:t>Description of work</w:t>
            </w:r>
            <w:r w:rsidRPr="00602DCA">
              <w:t xml:space="preserve"> (where appropriate, broken down into tasks), lead partner and role of participants</w:t>
            </w:r>
          </w:p>
          <w:p w:rsidR="00583AFD" w:rsidRPr="009E6851" w:rsidRDefault="00583AFD" w:rsidP="00583AFD">
            <w:r>
              <w:t>WP6 investigates the relationship between fundamental rights and the Rule of Law and the extent to which protection of fundamental rights could enhance and strengthen the Rule of Law and the legitimacy of the EU. After the entry into force of the Lisbon Treaty the Charter of Fundamental Rights has become binding and appears to have become the major fundamental rights document in the legal system of the EU. However, its scope of application is, according to Article 51(1) of the EU Charter limited and it is questionable to what extent its full potential is being used by the Courts and the legislature.</w:t>
            </w:r>
          </w:p>
          <w:p w:rsidR="00583AFD" w:rsidRPr="009E6851" w:rsidRDefault="00583AFD" w:rsidP="00583AFD">
            <w:r>
              <w:t>Against this background, t</w:t>
            </w:r>
            <w:r w:rsidRPr="741538B2">
              <w:rPr>
                <w:rFonts w:ascii="Cambria" w:eastAsia="Cambria" w:hAnsi="Cambria" w:cs="Cambria"/>
                <w:lang w:val="en-US"/>
              </w:rPr>
              <w:t xml:space="preserve">he Work Package firstly examines whether there are systematic gaps and problems in the protection of fundamental rights at national level in selected Member States and whether and to what extent the EU could fill these gaps. In particular, it will be seen how at national level the Fundamental rights of the EU Charter are being respected and safeguarded. </w:t>
            </w:r>
          </w:p>
          <w:p w:rsidR="00583AFD" w:rsidRPr="009E6851" w:rsidRDefault="00583AFD" w:rsidP="00583AFD">
            <w:r w:rsidRPr="741538B2">
              <w:rPr>
                <w:rFonts w:ascii="Cambria" w:eastAsia="Cambria" w:hAnsi="Cambria" w:cs="Cambria"/>
                <w:lang w:val="en-US"/>
              </w:rPr>
              <w:t xml:space="preserve">The work package will further look into national policy application of the Charter. Which </w:t>
            </w:r>
            <w:r w:rsidRPr="741538B2">
              <w:rPr>
                <w:rFonts w:ascii="Cambria" w:eastAsia="Cambria" w:hAnsi="Cambria" w:cs="Cambria"/>
                <w:lang w:val="en-US"/>
              </w:rPr>
              <w:lastRenderedPageBreak/>
              <w:t xml:space="preserve">actors are involved in the policy  application of the EU Charter? Which specific tools are used and procedural safeguards apply to ensure Charter compliance at national level in selected Member States? What kind of (other) strategies are adopted, also with a view to raise awareness? How do these tools and strategies relate to existing tools and strategies to ensure compliance with other fundamental rights instruments, such as national constitutions, the European Convention on Human Rights and other international treaties? And, are there solutions found in the selected Member States, which go beyond the EU Charter in order to comply with the values enshrined in Article 2 TEU? </w:t>
            </w:r>
          </w:p>
          <w:p w:rsidR="00583AFD" w:rsidRPr="009E6851" w:rsidRDefault="00583AFD" w:rsidP="00583AFD">
            <w:r w:rsidRPr="741538B2">
              <w:rPr>
                <w:rFonts w:ascii="Cambria" w:eastAsia="Cambria" w:hAnsi="Cambria" w:cs="Cambria"/>
                <w:lang w:val="en-US"/>
              </w:rPr>
              <w:t xml:space="preserve">The Work Package will then turn to the EU level and will firstly look at the competences of the EU to actively protect and further develop fundamental rights throughout the EU. It will look at practical instruments developed at EU level to enhance compatibility of EU acts with the EU Charter, such as Charter checklists and impact assessments. Furthermore, this work package will examine whether best practices can be developed from national experiences, which inform policies and the law-making process at EU level. The work package will also identify the actors that are specifically involved in this process, including the Fundamental Rights Agency. </w:t>
            </w:r>
          </w:p>
          <w:p w:rsidR="00583AFD" w:rsidRPr="009E6851" w:rsidRDefault="00583AFD" w:rsidP="00583AFD">
            <w:r>
              <w:t>This work package will thus focus on three main challenges:</w:t>
            </w:r>
          </w:p>
          <w:p w:rsidR="00583AFD" w:rsidRPr="009E6851" w:rsidRDefault="00583AFD" w:rsidP="00583AFD">
            <w:r>
              <w:t>Firstly, there is the challenge of defining/clarifying the ambiguous scope of application of the EU Charter of Fundamental Rights and, related to this, of unlocking the Charter's potential to fill gaps in fundamental rights protection at national level; in this respect, the question will be addressed w</w:t>
            </w:r>
            <w:r w:rsidRPr="00006450">
              <w:t>hat role can the general principles of EU law play against this background</w:t>
            </w:r>
            <w:r>
              <w:t>, and how this role informs the relationship between the national courts and the CJEU</w:t>
            </w:r>
            <w:r w:rsidRPr="00006450">
              <w:t xml:space="preserve">? The recent </w:t>
            </w:r>
            <w:r>
              <w:t xml:space="preserve">judgment </w:t>
            </w:r>
            <w:r w:rsidRPr="00006450">
              <w:t>of the Danish Supreme Court (</w:t>
            </w:r>
            <w:r>
              <w:t xml:space="preserve">in reaction to the </w:t>
            </w:r>
            <w:proofErr w:type="spellStart"/>
            <w:r w:rsidRPr="00B05F09">
              <w:rPr>
                <w:i/>
              </w:rPr>
              <w:t>Ajos</w:t>
            </w:r>
            <w:proofErr w:type="spellEnd"/>
            <w:r>
              <w:t xml:space="preserve"> case of the CJEU) confirms the</w:t>
            </w:r>
            <w:r w:rsidRPr="00006450">
              <w:t xml:space="preserve"> relevance of this</w:t>
            </w:r>
            <w:r>
              <w:t xml:space="preserve"> question</w:t>
            </w:r>
            <w:r w:rsidRPr="00006450">
              <w:t>.</w:t>
            </w:r>
          </w:p>
          <w:p w:rsidR="00583AFD" w:rsidRPr="009E6851" w:rsidRDefault="00583AFD" w:rsidP="00583AFD">
            <w:r>
              <w:t>Secondly, there is the challenge of how the EU Charter could be taken into account by not only courts, but also and particularly national policy-makers, and how these national experiences and best practices feed back into EU level and the application of the EU Charter by the EU institutions;</w:t>
            </w:r>
          </w:p>
          <w:p w:rsidR="00583AFD" w:rsidRPr="009E6851" w:rsidRDefault="00583AFD" w:rsidP="00583AFD">
            <w:r>
              <w:t xml:space="preserve">Thirdly and lastly, there is the challenge of improving compliance with the EU Charter by the EU institutions, also in areas where the Charter has been relatively underdeveloped, like in the context of the hybrid European economic governance. </w:t>
            </w:r>
            <w:r w:rsidRPr="00006450">
              <w:t xml:space="preserve">Technically speaking some of the measures adopted to face the economic crisis </w:t>
            </w:r>
            <w:r>
              <w:t xml:space="preserve">cannot be seen as measures of </w:t>
            </w:r>
            <w:r w:rsidRPr="00006450">
              <w:t>EU law</w:t>
            </w:r>
            <w:r>
              <w:t xml:space="preserve">. Given the </w:t>
            </w:r>
            <w:r w:rsidRPr="00006450">
              <w:t xml:space="preserve">limited scope of application of the </w:t>
            </w:r>
            <w:r>
              <w:t xml:space="preserve">EU </w:t>
            </w:r>
            <w:r w:rsidRPr="00006450">
              <w:t>Charter</w:t>
            </w:r>
            <w:r>
              <w:t>, the adoption of these types of measures</w:t>
            </w:r>
            <w:r w:rsidRPr="00006450">
              <w:t xml:space="preserve"> </w:t>
            </w:r>
            <w:r>
              <w:t>constitutes</w:t>
            </w:r>
            <w:r w:rsidRPr="00006450">
              <w:t xml:space="preserve"> a </w:t>
            </w:r>
            <w:commentRangeStart w:id="34"/>
            <w:r w:rsidRPr="00006450">
              <w:t>potential</w:t>
            </w:r>
            <w:commentRangeEnd w:id="34"/>
            <w:r>
              <w:rPr>
                <w:rStyle w:val="CommentReference"/>
              </w:rPr>
              <w:commentReference w:id="34"/>
            </w:r>
            <w:r w:rsidRPr="00006450">
              <w:t xml:space="preserve"> grey zone in terms of fundamental rights protection. The CJEU has recently dealt with this issue in a series of cases (first of all in </w:t>
            </w:r>
            <w:proofErr w:type="spellStart"/>
            <w:r w:rsidRPr="00B05F09">
              <w:rPr>
                <w:i/>
              </w:rPr>
              <w:t>Ledra</w:t>
            </w:r>
            <w:proofErr w:type="spellEnd"/>
            <w:r w:rsidRPr="00B05F09">
              <w:rPr>
                <w:i/>
              </w:rPr>
              <w:t xml:space="preserve"> </w:t>
            </w:r>
            <w:proofErr w:type="spellStart"/>
            <w:r w:rsidRPr="00B05F09">
              <w:rPr>
                <w:i/>
              </w:rPr>
              <w:t>Adv</w:t>
            </w:r>
            <w:proofErr w:type="spellEnd"/>
            <w:r w:rsidRPr="00006450">
              <w:t xml:space="preserve">). </w:t>
            </w:r>
            <w:r>
              <w:t>Not only the role of the EU legislature and the EU Courts will be looked at, but also the role of the Fundamental Rights Agency will be looked at.</w:t>
            </w:r>
          </w:p>
          <w:p w:rsidR="00583AFD" w:rsidRPr="009E6851" w:rsidRDefault="00583AFD" w:rsidP="00583AFD"/>
          <w:p w:rsidR="00583AFD" w:rsidRPr="009E6851" w:rsidRDefault="00583AFD" w:rsidP="00583AFD"/>
          <w:p w:rsidR="00583AFD" w:rsidRPr="009E6851" w:rsidRDefault="00583AFD" w:rsidP="00583AFD">
            <w:r>
              <w:t>Task 6.1: Identify the systematic gaps in fundamental rights protection in a number of selected Member States</w:t>
            </w:r>
          </w:p>
          <w:p w:rsidR="00583AFD" w:rsidRPr="009E6851" w:rsidRDefault="00583AFD" w:rsidP="00583AFD">
            <w:r>
              <w:t>Task 6.2: Explore the fundamental rights instruments that the EU can use to fill systematic gaps of fundamental rights</w:t>
            </w:r>
          </w:p>
          <w:p w:rsidR="00583AFD" w:rsidRPr="009E6851" w:rsidRDefault="00583AFD" w:rsidP="00583AFD">
            <w:r>
              <w:t>Task 6.3: To examine national policy application of the Charter, and to identify best practices in a selected number of Member States</w:t>
            </w:r>
          </w:p>
          <w:p w:rsidR="00583AFD" w:rsidRPr="009E6851" w:rsidRDefault="00583AFD" w:rsidP="00583AFD">
            <w:r>
              <w:t xml:space="preserve"> Task 6.4: To assess the EU's possibilities to enhance compliance with the Charter, to identify the role of various actors and to improve practical instruments that seek to reinforce the Charter </w:t>
            </w:r>
          </w:p>
          <w:p w:rsidR="00583AFD" w:rsidRPr="009E6851" w:rsidRDefault="00583AFD" w:rsidP="00583AFD"/>
          <w:p w:rsidR="00583AFD" w:rsidRPr="009E6851" w:rsidRDefault="006719B8" w:rsidP="00583AFD">
            <w:pPr>
              <w:rPr>
                <w:b/>
                <w:bCs/>
              </w:rPr>
            </w:pPr>
            <w:r w:rsidRPr="006719B8">
              <w:rPr>
                <w:b/>
                <w:bCs/>
              </w:rPr>
              <w:t>Milestones</w:t>
            </w:r>
            <w:r>
              <w:rPr>
                <w:b/>
                <w:bCs/>
                <w:highlight w:val="yellow"/>
              </w:rPr>
              <w:t xml:space="preserve"> </w:t>
            </w:r>
          </w:p>
          <w:p w:rsidR="00583AFD" w:rsidRPr="009E6851" w:rsidRDefault="00583AFD" w:rsidP="00583AFD">
            <w:r w:rsidRPr="009E6851">
              <w:t>MS6.1: start of project on user manuals and databases [Month 7]</w:t>
            </w:r>
          </w:p>
          <w:p w:rsidR="00583AFD" w:rsidRPr="009E6851" w:rsidRDefault="00583AFD" w:rsidP="00583AFD">
            <w:r w:rsidRPr="009E6851">
              <w:t>MS6.2: relevant national case law per country. to be examined [Month 9]</w:t>
            </w:r>
          </w:p>
          <w:p w:rsidR="00583AFD" w:rsidRPr="009E6851" w:rsidRDefault="00583AFD" w:rsidP="00583AFD">
            <w:r w:rsidRPr="009E6851">
              <w:t>MS6.3: identification of national policy application of the Charter [Month 13]</w:t>
            </w:r>
          </w:p>
          <w:p w:rsidR="00583AFD" w:rsidRPr="009E6851" w:rsidRDefault="00583AFD" w:rsidP="00583AFD">
            <w:r w:rsidRPr="009E6851">
              <w:lastRenderedPageBreak/>
              <w:t>MS6.4: identification of the solutions advanced in the case law of [Month 18]</w:t>
            </w:r>
          </w:p>
          <w:p w:rsidR="00583AFD" w:rsidRPr="009E6851" w:rsidRDefault="00583AFD" w:rsidP="00583AFD">
            <w:r w:rsidRPr="009E6851">
              <w:t>MS6.5: impact on EU legitimacy [Month 22]</w:t>
            </w:r>
          </w:p>
          <w:p w:rsidR="00583AFD" w:rsidRPr="009E6851" w:rsidRDefault="00583AFD" w:rsidP="00583AFD">
            <w:r w:rsidRPr="009E6851">
              <w:t>MS6.6: proposals directed to the EU and State political actors [Month 28]</w:t>
            </w:r>
          </w:p>
          <w:p w:rsidR="00583AFD" w:rsidRPr="00602DCA" w:rsidRDefault="00583AFD" w:rsidP="00583AFD">
            <w:r w:rsidRPr="009E6851">
              <w:t>MS 6.7: dissemination [Month 32]</w:t>
            </w:r>
          </w:p>
        </w:tc>
      </w:tr>
    </w:tbl>
    <w:p w:rsidR="00583AFD" w:rsidRPr="004153B5" w:rsidRDefault="00583AFD" w:rsidP="00583AFD">
      <w:pPr>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16257E" w:rsidTr="00583AFD">
        <w:tc>
          <w:tcPr>
            <w:tcW w:w="9855" w:type="dxa"/>
          </w:tcPr>
          <w:p w:rsidR="00583AFD" w:rsidRDefault="00583AFD" w:rsidP="00583AFD">
            <w:pPr>
              <w:spacing w:before="60" w:after="60"/>
            </w:pPr>
            <w:r w:rsidRPr="00602DCA">
              <w:rPr>
                <w:b/>
              </w:rPr>
              <w:t>Deliverables</w:t>
            </w:r>
            <w:r w:rsidRPr="00602DCA">
              <w:t xml:space="preserve"> (brief description and month of delivery)</w:t>
            </w:r>
          </w:p>
          <w:p w:rsidR="00583AFD" w:rsidRPr="00602DCA" w:rsidRDefault="00583AFD" w:rsidP="00583AFD">
            <w:pPr>
              <w:spacing w:before="60" w:after="60"/>
            </w:pPr>
          </w:p>
          <w:tbl>
            <w:tblPr>
              <w:tblW w:w="5000" w:type="pct"/>
              <w:tblLayout w:type="fixed"/>
              <w:tblCellMar>
                <w:left w:w="70" w:type="dxa"/>
                <w:right w:w="70" w:type="dxa"/>
              </w:tblCellMar>
              <w:tblLook w:val="04A0" w:firstRow="1" w:lastRow="0" w:firstColumn="1" w:lastColumn="0" w:noHBand="0" w:noVBand="1"/>
            </w:tblPr>
            <w:tblGrid>
              <w:gridCol w:w="1449"/>
              <w:gridCol w:w="5290"/>
              <w:gridCol w:w="1450"/>
              <w:gridCol w:w="1450"/>
            </w:tblGrid>
            <w:tr w:rsidR="00583AFD" w:rsidRPr="00602DCA" w:rsidTr="00583AFD">
              <w:trPr>
                <w:trHeight w:val="630"/>
              </w:trPr>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Deliverable Number</w:t>
                  </w:r>
                </w:p>
              </w:tc>
              <w:tc>
                <w:tcPr>
                  <w:tcW w:w="2744" w:type="pct"/>
                  <w:tcBorders>
                    <w:top w:val="nil"/>
                    <w:left w:val="nil"/>
                    <w:bottom w:val="nil"/>
                    <w:right w:val="nil"/>
                  </w:tcBorders>
                  <w:hideMark/>
                </w:tcPr>
                <w:p w:rsidR="00583AFD" w:rsidRPr="00602DCA" w:rsidRDefault="00583AFD" w:rsidP="00583AFD">
                  <w:pPr>
                    <w:spacing w:line="276" w:lineRule="auto"/>
                    <w:rPr>
                      <w:b/>
                      <w:sz w:val="22"/>
                      <w:szCs w:val="22"/>
                    </w:rPr>
                  </w:pPr>
                  <w:r w:rsidRPr="00602DCA">
                    <w:rPr>
                      <w:b/>
                      <w:sz w:val="22"/>
                      <w:szCs w:val="22"/>
                    </w:rPr>
                    <w:t>Deliverable Name</w:t>
                  </w:r>
                </w:p>
              </w:tc>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Lead Participant</w:t>
                  </w:r>
                </w:p>
              </w:tc>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Delivery Month</w:t>
                  </w:r>
                </w:p>
              </w:tc>
            </w:tr>
            <w:tr w:rsidR="00583AFD" w:rsidRPr="00602DCA" w:rsidTr="00583AFD">
              <w:trPr>
                <w:trHeight w:val="630"/>
              </w:trPr>
              <w:tc>
                <w:tcPr>
                  <w:tcW w:w="752" w:type="pct"/>
                  <w:tcBorders>
                    <w:top w:val="nil"/>
                    <w:left w:val="nil"/>
                    <w:bottom w:val="nil"/>
                    <w:right w:val="nil"/>
                  </w:tcBorders>
                </w:tcPr>
                <w:p w:rsidR="00583AFD" w:rsidRDefault="00583AFD" w:rsidP="00583AFD">
                  <w:pPr>
                    <w:spacing w:line="276" w:lineRule="auto"/>
                    <w:jc w:val="center"/>
                    <w:rPr>
                      <w:ins w:id="35" w:author="Femke van Esch" w:date="2017-07-26T10:15:00Z"/>
                      <w:sz w:val="22"/>
                      <w:szCs w:val="22"/>
                    </w:rPr>
                  </w:pPr>
                  <w:r>
                    <w:rPr>
                      <w:sz w:val="22"/>
                      <w:szCs w:val="22"/>
                    </w:rPr>
                    <w:t>D6</w:t>
                  </w:r>
                  <w:r w:rsidRPr="00602DCA">
                    <w:rPr>
                      <w:sz w:val="22"/>
                      <w:szCs w:val="22"/>
                    </w:rPr>
                    <w:t>.1</w:t>
                  </w:r>
                </w:p>
                <w:p w:rsidR="00583AFD" w:rsidRDefault="00583AFD" w:rsidP="00583AFD">
                  <w:pPr>
                    <w:spacing w:line="276" w:lineRule="auto"/>
                    <w:jc w:val="center"/>
                    <w:rPr>
                      <w:ins w:id="36" w:author="Femke van Esch" w:date="2017-07-26T10:15:00Z"/>
                      <w:sz w:val="22"/>
                      <w:szCs w:val="22"/>
                    </w:rPr>
                  </w:pPr>
                </w:p>
                <w:p w:rsidR="00583AFD" w:rsidRDefault="00583AFD" w:rsidP="00583AFD">
                  <w:pPr>
                    <w:spacing w:line="276" w:lineRule="auto"/>
                    <w:jc w:val="center"/>
                    <w:rPr>
                      <w:ins w:id="37" w:author="Femke van Esch" w:date="2017-07-26T10:15:00Z"/>
                      <w:sz w:val="22"/>
                      <w:szCs w:val="22"/>
                    </w:rPr>
                  </w:pPr>
                </w:p>
                <w:p w:rsidR="00583AFD" w:rsidRPr="00602DCA" w:rsidRDefault="00583AFD" w:rsidP="00583AFD">
                  <w:pPr>
                    <w:spacing w:line="276" w:lineRule="auto"/>
                    <w:jc w:val="center"/>
                    <w:rPr>
                      <w:sz w:val="22"/>
                      <w:szCs w:val="22"/>
                    </w:rPr>
                  </w:pPr>
                  <w:ins w:id="38" w:author="Femke van Esch" w:date="2017-07-26T10:15:00Z">
                    <w:r>
                      <w:rPr>
                        <w:sz w:val="22"/>
                        <w:szCs w:val="22"/>
                      </w:rPr>
                      <w:t>6.2</w:t>
                    </w:r>
                  </w:ins>
                </w:p>
              </w:tc>
              <w:tc>
                <w:tcPr>
                  <w:tcW w:w="2744" w:type="pct"/>
                  <w:tcBorders>
                    <w:top w:val="nil"/>
                    <w:left w:val="nil"/>
                    <w:bottom w:val="nil"/>
                    <w:right w:val="nil"/>
                  </w:tcBorders>
                </w:tcPr>
                <w:p w:rsidR="00583AFD" w:rsidRPr="009E6851" w:rsidRDefault="00583AFD" w:rsidP="00583AFD">
                  <w:pPr>
                    <w:suppressAutoHyphens/>
                    <w:jc w:val="both"/>
                  </w:pPr>
                  <w:r>
                    <w:t>Comparative, empirical report on the identification of  systematic gaps in the protection of fundamental rights in a selected number of Member States;</w:t>
                  </w:r>
                </w:p>
                <w:p w:rsidR="00583AFD" w:rsidRPr="009E6851" w:rsidRDefault="00583AFD" w:rsidP="00583AFD">
                  <w:pPr>
                    <w:suppressAutoHyphens/>
                    <w:jc w:val="both"/>
                  </w:pPr>
                  <w:r>
                    <w:t>Conceptual paper on the application of fundamental rights instruments at EU level with a particular focus on the scope of application of the EU Charter.</w:t>
                  </w:r>
                </w:p>
                <w:p w:rsidR="00583AFD" w:rsidRDefault="00583AFD" w:rsidP="00583AFD">
                  <w:pPr>
                    <w:suppressAutoHyphens/>
                    <w:jc w:val="both"/>
                    <w:rPr>
                      <w:ins w:id="39" w:author="Femke van Esch" w:date="2017-07-26T10:15:00Z"/>
                    </w:rPr>
                  </w:pPr>
                </w:p>
                <w:p w:rsidR="00583AFD" w:rsidRPr="009E6851" w:rsidRDefault="00583AFD" w:rsidP="00583AFD">
                  <w:pPr>
                    <w:suppressAutoHyphens/>
                    <w:jc w:val="both"/>
                  </w:pPr>
                  <w:r>
                    <w:t>Comparative report on national policy application of the EU Charter and on national best practices in a selected number of Member States;</w:t>
                  </w:r>
                </w:p>
                <w:p w:rsidR="00583AFD" w:rsidRDefault="00583AFD" w:rsidP="00583AFD">
                  <w:pPr>
                    <w:suppressAutoHyphens/>
                    <w:jc w:val="both"/>
                    <w:rPr>
                      <w:ins w:id="40" w:author="Femke van Esch" w:date="2017-07-26T10:15:00Z"/>
                    </w:rPr>
                  </w:pPr>
                </w:p>
                <w:p w:rsidR="00583AFD" w:rsidRPr="009E6851" w:rsidRDefault="00583AFD" w:rsidP="00583AFD">
                  <w:pPr>
                    <w:suppressAutoHyphens/>
                    <w:jc w:val="both"/>
                  </w:pPr>
                  <w:r>
                    <w:t>Policy paper describing tools to enhance compliance with the EU Charter by EU institutions</w:t>
                  </w:r>
                </w:p>
                <w:p w:rsidR="00583AFD" w:rsidRPr="00B05F09" w:rsidRDefault="00583AFD" w:rsidP="00583AFD">
                  <w:pPr>
                    <w:pStyle w:val="ListParagraph"/>
                    <w:ind w:left="360"/>
                    <w:rPr>
                      <w:b/>
                    </w:rPr>
                  </w:pPr>
                </w:p>
                <w:p w:rsidR="00583AFD" w:rsidRPr="009E6851" w:rsidRDefault="00583AFD" w:rsidP="00583AFD">
                  <w:pPr>
                    <w:ind w:left="360"/>
                    <w:rPr>
                      <w:b/>
                    </w:rPr>
                  </w:pPr>
                  <w:r w:rsidRPr="009E6851">
                    <w:rPr>
                      <w:b/>
                    </w:rPr>
                    <w:t xml:space="preserve">Dissemination </w:t>
                  </w:r>
                </w:p>
                <w:p w:rsidR="00583AFD" w:rsidRPr="009E6851" w:rsidRDefault="00583AFD" w:rsidP="00583AFD">
                  <w:pPr>
                    <w:pStyle w:val="ListParagraph"/>
                  </w:pPr>
                </w:p>
                <w:p w:rsidR="00583AFD" w:rsidRPr="009E6851" w:rsidRDefault="00583AFD" w:rsidP="00A66E52">
                  <w:pPr>
                    <w:pStyle w:val="ListParagraph"/>
                    <w:numPr>
                      <w:ilvl w:val="0"/>
                      <w:numId w:val="38"/>
                    </w:numPr>
                    <w:suppressAutoHyphens/>
                    <w:jc w:val="both"/>
                  </w:pPr>
                  <w:r w:rsidRPr="009E6851">
                    <w:t>The outcome of this project will be presented to network of relevant stakeholders, including national and EU policy-makers, academics, CSOs and media.</w:t>
                  </w:r>
                </w:p>
                <w:p w:rsidR="00583AFD" w:rsidRPr="009E6851" w:rsidRDefault="00583AFD" w:rsidP="00A66E52">
                  <w:pPr>
                    <w:pStyle w:val="ListParagraph"/>
                    <w:numPr>
                      <w:ilvl w:val="0"/>
                      <w:numId w:val="38"/>
                    </w:numPr>
                    <w:suppressAutoHyphens/>
                    <w:jc w:val="both"/>
                  </w:pPr>
                  <w:r w:rsidRPr="009E6851">
                    <w:t>Dissemination activities will cover (X) number of close-door meetings involving selected target audiences – including, but not limited to, EU and national officials, diplomats and think tanks – as well as high-level public events, to be hosted in partnership with key stakeholders such as the European Parliament and national parliaments.</w:t>
                  </w:r>
                </w:p>
                <w:p w:rsidR="00583AFD" w:rsidRPr="009E6851" w:rsidRDefault="00583AFD" w:rsidP="00A66E52">
                  <w:pPr>
                    <w:pStyle w:val="ListParagraph"/>
                    <w:numPr>
                      <w:ilvl w:val="0"/>
                      <w:numId w:val="38"/>
                    </w:numPr>
                    <w:suppressAutoHyphens/>
                    <w:jc w:val="both"/>
                  </w:pPr>
                  <w:r w:rsidRPr="009E6851">
                    <w:t>All public events and policy briefings will be the opportunity to present the findings of the research and specific policy recommendations for the relevant audiences involved.</w:t>
                  </w:r>
                </w:p>
                <w:p w:rsidR="00583AFD" w:rsidRPr="009E6851" w:rsidRDefault="00583AFD" w:rsidP="00A66E52">
                  <w:pPr>
                    <w:pStyle w:val="ListParagraph"/>
                    <w:numPr>
                      <w:ilvl w:val="0"/>
                      <w:numId w:val="38"/>
                    </w:numPr>
                    <w:suppressAutoHyphens/>
                    <w:jc w:val="both"/>
                  </w:pPr>
                  <w:r w:rsidRPr="009E6851">
                    <w:t>In order to maximise the dissemination efforts and reach, a core part of our dissemination strategy will include a media programme based on press conferences and individual interviews with EU-wide media outlets</w:t>
                  </w:r>
                </w:p>
                <w:p w:rsidR="00583AFD" w:rsidRPr="009E6851" w:rsidRDefault="00583AFD" w:rsidP="00583AFD">
                  <w:pPr>
                    <w:ind w:firstLine="60"/>
                  </w:pPr>
                </w:p>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2744" w:type="pct"/>
                  <w:tcBorders>
                    <w:top w:val="nil"/>
                    <w:left w:val="nil"/>
                    <w:bottom w:val="nil"/>
                    <w:right w:val="nil"/>
                  </w:tcBorders>
                </w:tcPr>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rPr>
                      <w:sz w:val="22"/>
                      <w:szCs w:val="22"/>
                    </w:rPr>
                  </w:pP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2744" w:type="pct"/>
                  <w:tcBorders>
                    <w:top w:val="nil"/>
                    <w:left w:val="nil"/>
                    <w:bottom w:val="nil"/>
                    <w:right w:val="nil"/>
                  </w:tcBorders>
                </w:tcPr>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2744" w:type="pct"/>
                  <w:tcBorders>
                    <w:top w:val="nil"/>
                    <w:left w:val="nil"/>
                    <w:bottom w:val="nil"/>
                    <w:right w:val="nil"/>
                  </w:tcBorders>
                </w:tcPr>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2744" w:type="pct"/>
                  <w:tcBorders>
                    <w:top w:val="nil"/>
                    <w:left w:val="nil"/>
                    <w:bottom w:val="nil"/>
                    <w:right w:val="nil"/>
                  </w:tcBorders>
                </w:tcPr>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2744" w:type="pct"/>
                  <w:tcBorders>
                    <w:top w:val="nil"/>
                    <w:left w:val="nil"/>
                    <w:bottom w:val="nil"/>
                    <w:right w:val="nil"/>
                  </w:tcBorders>
                </w:tcPr>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bl>
          <w:p w:rsidR="00583AFD" w:rsidRPr="0016257E" w:rsidRDefault="00583AFD" w:rsidP="00583AFD">
            <w:pPr>
              <w:spacing w:before="60" w:after="60"/>
            </w:pPr>
          </w:p>
        </w:tc>
      </w:tr>
    </w:tbl>
    <w:p w:rsidR="00583AFD" w:rsidRPr="000C762B" w:rsidRDefault="00583AFD" w:rsidP="00583AFD">
      <w:pPr>
        <w:spacing w:before="60" w:after="120"/>
        <w:rPr>
          <w:b/>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1080"/>
        <w:gridCol w:w="54"/>
        <w:gridCol w:w="1027"/>
        <w:gridCol w:w="532"/>
        <w:gridCol w:w="549"/>
        <w:gridCol w:w="463"/>
        <w:gridCol w:w="618"/>
        <w:gridCol w:w="354"/>
        <w:gridCol w:w="727"/>
        <w:gridCol w:w="1081"/>
      </w:tblGrid>
      <w:tr w:rsidR="00583AFD" w:rsidRPr="00602DCA" w:rsidTr="00583AFD">
        <w:trPr>
          <w:cantSplit/>
        </w:trPr>
        <w:tc>
          <w:tcPr>
            <w:tcW w:w="3369" w:type="dxa"/>
          </w:tcPr>
          <w:p w:rsidR="00583AFD" w:rsidRPr="00602DCA" w:rsidRDefault="00583AFD" w:rsidP="00583AFD">
            <w:pPr>
              <w:rPr>
                <w:b/>
              </w:rPr>
            </w:pPr>
            <w:r w:rsidRPr="00602DCA">
              <w:rPr>
                <w:b/>
              </w:rPr>
              <w:t xml:space="preserve">Work package number </w:t>
            </w:r>
          </w:p>
        </w:tc>
        <w:tc>
          <w:tcPr>
            <w:tcW w:w="1134" w:type="dxa"/>
            <w:gridSpan w:val="2"/>
          </w:tcPr>
          <w:p w:rsidR="00583AFD" w:rsidRPr="00602DCA" w:rsidRDefault="00583AFD" w:rsidP="00583AFD">
            <w:r>
              <w:t>7</w:t>
            </w:r>
          </w:p>
        </w:tc>
        <w:tc>
          <w:tcPr>
            <w:tcW w:w="3543" w:type="dxa"/>
            <w:gridSpan w:val="6"/>
          </w:tcPr>
          <w:p w:rsidR="00583AFD" w:rsidRPr="00602DCA" w:rsidRDefault="00583AFD" w:rsidP="00583AFD">
            <w:r w:rsidRPr="00602DCA">
              <w:rPr>
                <w:b/>
              </w:rPr>
              <w:t>Lead beneficiary</w:t>
            </w:r>
          </w:p>
        </w:tc>
        <w:tc>
          <w:tcPr>
            <w:tcW w:w="1808" w:type="dxa"/>
            <w:gridSpan w:val="2"/>
          </w:tcPr>
          <w:p w:rsidR="00583AFD" w:rsidRPr="00602DCA" w:rsidRDefault="00583AFD" w:rsidP="00583AFD">
            <w:r>
              <w:t>UU/</w:t>
            </w:r>
            <w:proofErr w:type="spellStart"/>
            <w:r>
              <w:t>Deusto</w:t>
            </w:r>
            <w:proofErr w:type="spellEnd"/>
          </w:p>
        </w:tc>
      </w:tr>
      <w:tr w:rsidR="00583AFD" w:rsidRPr="00602DCA" w:rsidTr="00583AFD">
        <w:trPr>
          <w:cantSplit/>
        </w:trPr>
        <w:tc>
          <w:tcPr>
            <w:tcW w:w="3369" w:type="dxa"/>
          </w:tcPr>
          <w:p w:rsidR="00583AFD" w:rsidRPr="00602DCA" w:rsidRDefault="00583AFD" w:rsidP="00583AFD">
            <w:pPr>
              <w:rPr>
                <w:b/>
              </w:rPr>
            </w:pPr>
            <w:r w:rsidRPr="00602DCA">
              <w:rPr>
                <w:b/>
              </w:rPr>
              <w:t>Work package title</w:t>
            </w:r>
          </w:p>
        </w:tc>
        <w:tc>
          <w:tcPr>
            <w:tcW w:w="6485" w:type="dxa"/>
            <w:gridSpan w:val="10"/>
          </w:tcPr>
          <w:p w:rsidR="00583AFD" w:rsidRPr="00602DCA" w:rsidRDefault="00583AFD" w:rsidP="00583AFD">
            <w:pPr>
              <w:rPr>
                <w:b/>
              </w:rPr>
            </w:pPr>
            <w:r w:rsidRPr="006B3723">
              <w:rPr>
                <w:b/>
              </w:rPr>
              <w:t>Legitimacy of/in EU Economic Governance</w:t>
            </w:r>
          </w:p>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Participant number</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rPr>
                <w:b/>
              </w:rPr>
            </w:pPr>
            <w:r w:rsidRPr="00602DCA">
              <w:rPr>
                <w:b/>
              </w:rPr>
              <w:t>Short name of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Person/months per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16257E" w:rsidTr="00583AFD">
        <w:trPr>
          <w:cantSplit/>
        </w:trPr>
        <w:tc>
          <w:tcPr>
            <w:tcW w:w="3369" w:type="dxa"/>
          </w:tcPr>
          <w:p w:rsidR="00583AFD" w:rsidRPr="00602DCA" w:rsidRDefault="00583AFD" w:rsidP="00583AFD">
            <w:pPr>
              <w:spacing w:after="480"/>
              <w:ind w:left="1191" w:hanging="1191"/>
              <w:rPr>
                <w:b/>
              </w:rPr>
            </w:pPr>
            <w:r w:rsidRPr="00602DCA">
              <w:rPr>
                <w:b/>
              </w:rPr>
              <w:t>Start month</w:t>
            </w:r>
          </w:p>
        </w:tc>
        <w:tc>
          <w:tcPr>
            <w:tcW w:w="2693" w:type="dxa"/>
            <w:gridSpan w:val="4"/>
          </w:tcPr>
          <w:p w:rsidR="00583AFD" w:rsidRPr="00602DCA" w:rsidRDefault="00583AFD" w:rsidP="00583AFD"/>
        </w:tc>
        <w:tc>
          <w:tcPr>
            <w:tcW w:w="1012" w:type="dxa"/>
            <w:gridSpan w:val="2"/>
          </w:tcPr>
          <w:p w:rsidR="00583AFD" w:rsidRPr="00602DCA" w:rsidRDefault="00583AFD" w:rsidP="00583AFD">
            <w:r w:rsidRPr="00602DCA">
              <w:t>End month</w:t>
            </w:r>
          </w:p>
        </w:tc>
        <w:tc>
          <w:tcPr>
            <w:tcW w:w="2780" w:type="dxa"/>
            <w:gridSpan w:val="4"/>
          </w:tcPr>
          <w:p w:rsidR="00583AFD" w:rsidRPr="0016257E" w:rsidRDefault="00583AFD" w:rsidP="00583AFD"/>
        </w:tc>
      </w:tr>
    </w:tbl>
    <w:p w:rsidR="00583AFD" w:rsidRPr="0016257E" w:rsidRDefault="00583AFD" w:rsidP="00583AFD">
      <w:pPr>
        <w:spacing w:before="60" w:after="60"/>
        <w:rPr>
          <w: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Pr="00583AFD" w:rsidRDefault="00583AFD" w:rsidP="00583AFD">
            <w:pPr>
              <w:spacing w:before="60" w:after="60"/>
              <w:rPr>
                <w:rFonts w:ascii="Cambria" w:hAnsi="Cambria"/>
              </w:rPr>
            </w:pPr>
            <w:r w:rsidRPr="00583AFD">
              <w:rPr>
                <w:rFonts w:ascii="Cambria" w:hAnsi="Cambria"/>
                <w:b/>
              </w:rPr>
              <w:t>Objectives</w:t>
            </w:r>
            <w:r w:rsidRPr="00583AFD">
              <w:rPr>
                <w:rFonts w:ascii="Cambria" w:hAnsi="Cambria"/>
              </w:rPr>
              <w:t xml:space="preserve"> </w:t>
            </w:r>
          </w:p>
          <w:p w:rsidR="00583AFD" w:rsidRDefault="00583AFD" w:rsidP="00A66E52">
            <w:pPr>
              <w:pStyle w:val="ListParagraph"/>
              <w:numPr>
                <w:ilvl w:val="0"/>
                <w:numId w:val="36"/>
              </w:numPr>
            </w:pPr>
            <w:r>
              <w:t>Identify the legal, constitutional and political elements (democracy and Rule of law based) that ensure the legitimacy of national economic policies and policy-making in a selected number of Member States (MS);</w:t>
            </w:r>
          </w:p>
          <w:p w:rsidR="00583AFD" w:rsidRDefault="00583AFD" w:rsidP="00A66E52">
            <w:pPr>
              <w:pStyle w:val="ListParagraph"/>
              <w:numPr>
                <w:ilvl w:val="0"/>
                <w:numId w:val="36"/>
              </w:numPr>
            </w:pPr>
            <w:r>
              <w:t>Examine how these elements have been affected by emerging EU economic fiscal and economic performance policies and national responses thereto; and what role EU institutions (</w:t>
            </w:r>
            <w:proofErr w:type="spellStart"/>
            <w:r>
              <w:t>i.a</w:t>
            </w:r>
            <w:proofErr w:type="spellEnd"/>
            <w:r>
              <w:t>. the EP, the Commission, the ECB and the CJEU) have had therein;</w:t>
            </w:r>
          </w:p>
          <w:p w:rsidR="00583AFD" w:rsidRDefault="00583AFD" w:rsidP="00A66E52">
            <w:pPr>
              <w:pStyle w:val="ListParagraph"/>
              <w:numPr>
                <w:ilvl w:val="0"/>
                <w:numId w:val="36"/>
              </w:numPr>
            </w:pPr>
            <w:r>
              <w:t>Explore the potential and obstacles of the various plans for reforming EU economic governance in the Member States in light of these legitimacy elements;</w:t>
            </w:r>
          </w:p>
          <w:p w:rsidR="00583AFD" w:rsidRDefault="00583AFD" w:rsidP="00A66E52">
            <w:pPr>
              <w:pStyle w:val="ListParagraph"/>
              <w:numPr>
                <w:ilvl w:val="0"/>
                <w:numId w:val="36"/>
              </w:numPr>
            </w:pPr>
            <w:r>
              <w:t>Map political and academic discourses on EU economic governance;</w:t>
            </w:r>
          </w:p>
          <w:p w:rsidR="00583AFD" w:rsidRDefault="00583AFD" w:rsidP="00A66E52">
            <w:pPr>
              <w:pStyle w:val="ListParagraph"/>
              <w:numPr>
                <w:ilvl w:val="0"/>
                <w:numId w:val="36"/>
              </w:numPr>
            </w:pPr>
            <w:r>
              <w:t xml:space="preserve">Examine the legitimacy of EU economic governance from an economic, output-oriented perspective. </w:t>
            </w:r>
          </w:p>
          <w:p w:rsidR="00583AFD" w:rsidRDefault="00583AFD" w:rsidP="00A66E52">
            <w:pPr>
              <w:pStyle w:val="ListParagraph"/>
              <w:numPr>
                <w:ilvl w:val="0"/>
                <w:numId w:val="36"/>
              </w:numPr>
            </w:pPr>
            <w:r>
              <w:t>Develop policy recommendations on viable and legitimate ways to shape EU economic governance.</w:t>
            </w:r>
          </w:p>
          <w:p w:rsidR="00583AFD" w:rsidRPr="00602DCA" w:rsidRDefault="00583AFD" w:rsidP="00583AFD">
            <w:pPr>
              <w:jc w:val="both"/>
            </w:pPr>
          </w:p>
        </w:tc>
      </w:tr>
    </w:tbl>
    <w:p w:rsidR="00583AFD" w:rsidRPr="004153B5" w:rsidRDefault="00583AFD" w:rsidP="00583AFD">
      <w:pPr>
        <w:spacing w:before="60" w:after="60"/>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Pr="00583AFD" w:rsidRDefault="00583AFD" w:rsidP="00583AFD">
            <w:pPr>
              <w:spacing w:before="60" w:after="60"/>
              <w:jc w:val="both"/>
              <w:rPr>
                <w:rFonts w:ascii="Cambria" w:hAnsi="Cambria"/>
                <w:b/>
              </w:rPr>
            </w:pPr>
            <w:r w:rsidRPr="00583AFD">
              <w:rPr>
                <w:rFonts w:ascii="Cambria" w:hAnsi="Cambria"/>
                <w:b/>
              </w:rPr>
              <w:t>Description of work</w:t>
            </w:r>
            <w:r w:rsidRPr="00583AFD">
              <w:rPr>
                <w:rFonts w:ascii="Cambria" w:hAnsi="Cambria"/>
              </w:rPr>
              <w:t xml:space="preserve"> </w:t>
            </w:r>
          </w:p>
          <w:p w:rsidR="00583AFD" w:rsidRPr="00583AFD" w:rsidRDefault="00583AFD" w:rsidP="00583AFD">
            <w:pPr>
              <w:jc w:val="both"/>
              <w:rPr>
                <w:rFonts w:ascii="Cambria" w:hAnsi="Cambria"/>
              </w:rPr>
            </w:pPr>
            <w:r w:rsidRPr="00583AFD">
              <w:rPr>
                <w:rFonts w:ascii="Cambria" w:hAnsi="Cambria"/>
              </w:rPr>
              <w:t xml:space="preserve">This WP studies the legitimacy of economic governance in the EU from INSIDE-UP and from multiple disciplinary perspectives. Unlike much existing research, this WP will not focus </w:t>
            </w:r>
            <w:r w:rsidRPr="00583AFD">
              <w:rPr>
                <w:rFonts w:ascii="Cambria" w:hAnsi="Cambria"/>
              </w:rPr>
              <w:lastRenderedPageBreak/>
              <w:t xml:space="preserve">exclusively on the EU level or on the national implementation of EU economic governance structures (the top down perspective). Rather, it takes the national legitimacy of economic policy making as a starting point and studies how that relates to EU economic governance and the legitimacy thereof. </w:t>
            </w:r>
          </w:p>
          <w:p w:rsidR="00583AFD" w:rsidRPr="00583AFD" w:rsidRDefault="00583AFD" w:rsidP="00583AFD">
            <w:pPr>
              <w:jc w:val="both"/>
              <w:rPr>
                <w:rFonts w:ascii="Cambria" w:hAnsi="Cambria"/>
              </w:rPr>
            </w:pPr>
          </w:p>
          <w:p w:rsidR="00583AFD" w:rsidRPr="00583AFD" w:rsidRDefault="00583AFD" w:rsidP="00583AFD">
            <w:pPr>
              <w:jc w:val="both"/>
              <w:rPr>
                <w:rFonts w:ascii="Cambria" w:hAnsi="Cambria"/>
              </w:rPr>
            </w:pPr>
            <w:r w:rsidRPr="00583AFD">
              <w:rPr>
                <w:rFonts w:ascii="Cambria" w:hAnsi="Cambria"/>
              </w:rPr>
              <w:t xml:space="preserve">EU economic governance has undergone a profound transformation in the last decade as a result of the Stability Treaty, the ESM Treaty and new EU secondary legislation, such as the legislative Six Pack and the Two Pack. The policy-making practice, both at national and EU levels, has contributed to this transformation as well, e.g. by increased political discretion in budget policies and economic reform policies, resulting in a de-legalization of economic governance. More recent plans to reform the EMU and the Eurozone would lead to an even more fundamental transformation. Some of the proposals would indeed affect taxation policies and would increase the grip of EU institutions on national economies and economic policies. </w:t>
            </w:r>
          </w:p>
          <w:p w:rsidR="00583AFD" w:rsidRPr="00583AFD" w:rsidRDefault="00583AFD" w:rsidP="00583AFD">
            <w:pPr>
              <w:jc w:val="both"/>
              <w:rPr>
                <w:rFonts w:ascii="Cambria" w:hAnsi="Cambria"/>
              </w:rPr>
            </w:pPr>
          </w:p>
          <w:p w:rsidR="00583AFD" w:rsidRPr="00583AFD" w:rsidRDefault="00583AFD" w:rsidP="00583AFD">
            <w:pPr>
              <w:jc w:val="both"/>
              <w:rPr>
                <w:rFonts w:ascii="Cambria" w:hAnsi="Cambria"/>
              </w:rPr>
            </w:pPr>
            <w:r w:rsidRPr="00583AFD">
              <w:rPr>
                <w:rFonts w:ascii="Cambria" w:hAnsi="Cambria"/>
              </w:rPr>
              <w:t xml:space="preserve">EU economic governance has not been developed in a vacuum, however. It is built on and from national ‘economic governance’, the systems of economic policies and policy-making in the Member States. National economic governance has indeed a much longer history. The Member States have all developed their own legitimacy standards on economic policy making. These include rules on how taxes may be imposed, which prerogatives directly elected institutions enjoy, how economic policy making is affected by federal structures and whether social rights are constitutionally enforceable. We will, first, assess these legal, constitutional and political elements which ensure legitimacy of national economic policy making and compare them on the basis of a selection of 8 EU Member States. The selection includes Eurozone and non-eurozone countries: 3 southern European countries (France, Spain and Italy), 3 northern European countries (Sweden, Germany and the Netherlands) and 2 eastern European countries (the Czech Republic and Romania). Next, the effects of the emerging EU economic fiscal and economic performance policies on and in the Member States will be comparatively analysed. What have been national responses to these EU policies and what tensions have emerged between these policies and national legitimacy requirements? And what has been the role of EU institutions, most notably the EP, the Commission and the Council, but also the CJEU? Thirdly, this WP will examine the potential and obstacles of the plans to reform EU economic governance which are currently on the table in light of the findings of the comparative analysis. </w:t>
            </w:r>
          </w:p>
          <w:p w:rsidR="00583AFD" w:rsidRPr="00583AFD" w:rsidRDefault="00583AFD" w:rsidP="00583AFD">
            <w:pPr>
              <w:jc w:val="both"/>
              <w:rPr>
                <w:rFonts w:ascii="Cambria" w:hAnsi="Cambria"/>
              </w:rPr>
            </w:pPr>
          </w:p>
          <w:p w:rsidR="00F12658" w:rsidRDefault="00583AFD" w:rsidP="00583AFD">
            <w:pPr>
              <w:jc w:val="both"/>
              <w:rPr>
                <w:rFonts w:ascii="Cambria" w:hAnsi="Cambria"/>
              </w:rPr>
            </w:pPr>
            <w:r w:rsidRPr="00583AFD">
              <w:rPr>
                <w:rFonts w:ascii="Cambria" w:hAnsi="Cambria"/>
              </w:rPr>
              <w:t xml:space="preserve">These three aspects will together constitute deliverable 7.1. The findings of this deliverable will be contrasted with two different perspectives, focusing on the European level. </w:t>
            </w:r>
          </w:p>
          <w:p w:rsidR="00F12658" w:rsidRDefault="00F12658" w:rsidP="00583AFD">
            <w:pPr>
              <w:jc w:val="both"/>
              <w:rPr>
                <w:rFonts w:ascii="Cambria" w:hAnsi="Cambria"/>
              </w:rPr>
            </w:pPr>
          </w:p>
          <w:p w:rsidR="00F12658" w:rsidRDefault="00B6510C" w:rsidP="00583AFD">
            <w:pPr>
              <w:jc w:val="both"/>
              <w:rPr>
                <w:rFonts w:ascii="Cambria" w:hAnsi="Cambria"/>
              </w:rPr>
            </w:pPr>
            <w:r>
              <w:rPr>
                <w:rFonts w:ascii="Cambria" w:hAnsi="Cambria"/>
              </w:rPr>
              <w:t xml:space="preserve">Deliverable 7.2 addresses how the </w:t>
            </w:r>
            <w:r w:rsidRPr="00B6510C">
              <w:rPr>
                <w:rFonts w:ascii="Cambria" w:hAnsi="Cambria"/>
              </w:rPr>
              <w:t>output legitimacy</w:t>
            </w:r>
            <w:r>
              <w:rPr>
                <w:rFonts w:ascii="Cambria" w:hAnsi="Cambria"/>
              </w:rPr>
              <w:t xml:space="preserve"> of EU economic governance is actually guaranteed, meaning the </w:t>
            </w:r>
            <w:r w:rsidRPr="00B6510C">
              <w:rPr>
                <w:rFonts w:ascii="Cambria" w:hAnsi="Cambria"/>
              </w:rPr>
              <w:t xml:space="preserve">ability to effectively deal with </w:t>
            </w:r>
            <w:r w:rsidRPr="00B6510C">
              <w:rPr>
                <w:rFonts w:ascii="Cambria" w:hAnsi="Cambria"/>
              </w:rPr>
              <w:t>negative externalities</w:t>
            </w:r>
            <w:r>
              <w:rPr>
                <w:rFonts w:ascii="Cambria" w:hAnsi="Cambria"/>
              </w:rPr>
              <w:t>. This w</w:t>
            </w:r>
            <w:r w:rsidR="00B45AE2">
              <w:rPr>
                <w:rFonts w:ascii="Cambria" w:hAnsi="Cambria"/>
              </w:rPr>
              <w:t>ill be assessed on the basis of</w:t>
            </w:r>
            <w:r>
              <w:rPr>
                <w:rFonts w:ascii="Cambria" w:hAnsi="Cambria"/>
              </w:rPr>
              <w:t xml:space="preserve"> </w:t>
            </w:r>
            <w:r w:rsidR="00B45AE2" w:rsidRPr="00515E87">
              <w:rPr>
                <w:rFonts w:ascii="Cambria" w:hAnsi="Cambria"/>
              </w:rPr>
              <w:t>4 monitoring and surveillance procedures, which make the bulk of the economic governance system</w:t>
            </w:r>
            <w:r w:rsidR="00B45AE2">
              <w:rPr>
                <w:rFonts w:ascii="Cambria" w:hAnsi="Cambria"/>
              </w:rPr>
              <w:t xml:space="preserve">. This allows assessing whether possible </w:t>
            </w:r>
            <w:r w:rsidR="00515E87" w:rsidRPr="00515E87">
              <w:rPr>
                <w:rFonts w:ascii="Cambria" w:hAnsi="Cambria"/>
              </w:rPr>
              <w:t xml:space="preserve">lower input legitimacy is offset by higher output legitimacy. </w:t>
            </w:r>
          </w:p>
          <w:p w:rsidR="00F12658" w:rsidRDefault="00F12658" w:rsidP="00583AFD">
            <w:pPr>
              <w:jc w:val="both"/>
              <w:rPr>
                <w:rFonts w:ascii="Cambria" w:hAnsi="Cambria"/>
              </w:rPr>
            </w:pPr>
          </w:p>
          <w:p w:rsidR="00583AFD" w:rsidRPr="00583AFD" w:rsidRDefault="00583AFD" w:rsidP="00583AFD">
            <w:pPr>
              <w:jc w:val="both"/>
              <w:rPr>
                <w:rFonts w:ascii="Cambria" w:hAnsi="Cambria"/>
              </w:rPr>
            </w:pPr>
            <w:r w:rsidRPr="00583AFD">
              <w:rPr>
                <w:rFonts w:ascii="Cambria" w:hAnsi="Cambria"/>
              </w:rPr>
              <w:t xml:space="preserve">Another contrast will be created by a discourse analysis mapping political and academic narratives on EU economic governance (deliverable 7.3). The combined results of deliverables 7.1-7.3 will create a multifaceted and multi-perspective outlook on the legitimacy of EU economic governance, in particular EU economic performance policies. This will inform a policy brief on how to create viable ways to build legitimate EU economic governance from </w:t>
            </w:r>
            <w:r w:rsidRPr="00583AFD">
              <w:rPr>
                <w:rFonts w:ascii="Cambria" w:hAnsi="Cambria"/>
              </w:rPr>
              <w:lastRenderedPageBreak/>
              <w:t>INSIDE-UP.</w:t>
            </w:r>
          </w:p>
          <w:p w:rsidR="00583AFD" w:rsidRPr="00602DCA" w:rsidRDefault="00583AFD" w:rsidP="00583AFD">
            <w:pPr>
              <w:spacing w:before="120" w:after="120"/>
              <w:jc w:val="both"/>
            </w:pPr>
          </w:p>
        </w:tc>
      </w:tr>
    </w:tbl>
    <w:p w:rsidR="00583AFD" w:rsidRPr="004153B5" w:rsidRDefault="00583AFD" w:rsidP="00583AFD">
      <w:pPr>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16257E" w:rsidTr="00583AFD">
        <w:tc>
          <w:tcPr>
            <w:tcW w:w="9855" w:type="dxa"/>
          </w:tcPr>
          <w:p w:rsidR="00583AFD" w:rsidRPr="00583AFD" w:rsidRDefault="00583AFD" w:rsidP="00583AFD">
            <w:pPr>
              <w:spacing w:before="60" w:after="60"/>
              <w:rPr>
                <w:rFonts w:ascii="Cambria" w:hAnsi="Cambria"/>
              </w:rPr>
            </w:pPr>
            <w:r w:rsidRPr="00583AFD">
              <w:rPr>
                <w:rFonts w:ascii="Cambria" w:hAnsi="Cambria"/>
                <w:b/>
              </w:rPr>
              <w:t>Deliverables</w:t>
            </w:r>
            <w:r w:rsidRPr="00583AFD">
              <w:rPr>
                <w:rFonts w:ascii="Cambria" w:hAnsi="Cambria"/>
              </w:rPr>
              <w:t xml:space="preserve"> (brief description and month of delivery)</w:t>
            </w:r>
          </w:p>
          <w:p w:rsidR="00583AFD" w:rsidRPr="00583AFD" w:rsidRDefault="00583AFD" w:rsidP="00583AFD">
            <w:pPr>
              <w:spacing w:before="60" w:after="60"/>
              <w:rPr>
                <w:rFonts w:ascii="Cambria" w:hAnsi="Cambria"/>
              </w:rPr>
            </w:pPr>
          </w:p>
          <w:tbl>
            <w:tblPr>
              <w:tblW w:w="15953" w:type="dxa"/>
              <w:tblLayout w:type="fixed"/>
              <w:tblCellMar>
                <w:left w:w="70" w:type="dxa"/>
                <w:right w:w="70" w:type="dxa"/>
              </w:tblCellMar>
              <w:tblLook w:val="04A0" w:firstRow="1" w:lastRow="0" w:firstColumn="1" w:lastColumn="0" w:noHBand="0" w:noVBand="1"/>
            </w:tblPr>
            <w:tblGrid>
              <w:gridCol w:w="1448"/>
              <w:gridCol w:w="7762"/>
              <w:gridCol w:w="3845"/>
              <w:gridCol w:w="1449"/>
              <w:gridCol w:w="1449"/>
            </w:tblGrid>
            <w:tr w:rsidR="00583AFD" w:rsidRPr="00A06530" w:rsidTr="00583AFD">
              <w:trPr>
                <w:trHeight w:val="630"/>
              </w:trPr>
              <w:tc>
                <w:tcPr>
                  <w:tcW w:w="454" w:type="pct"/>
                  <w:tcBorders>
                    <w:top w:val="nil"/>
                    <w:left w:val="nil"/>
                    <w:bottom w:val="nil"/>
                    <w:right w:val="nil"/>
                  </w:tcBorders>
                  <w:hideMark/>
                </w:tcPr>
                <w:p w:rsidR="00583AFD" w:rsidRPr="00583AFD" w:rsidRDefault="00583AFD" w:rsidP="00583AFD">
                  <w:pPr>
                    <w:jc w:val="center"/>
                    <w:rPr>
                      <w:rFonts w:ascii="Cambria" w:hAnsi="Cambria"/>
                      <w:b/>
                      <w:sz w:val="22"/>
                      <w:szCs w:val="22"/>
                    </w:rPr>
                  </w:pPr>
                  <w:r w:rsidRPr="00583AFD">
                    <w:rPr>
                      <w:rFonts w:ascii="Cambria" w:hAnsi="Cambria"/>
                      <w:b/>
                      <w:sz w:val="22"/>
                      <w:szCs w:val="22"/>
                    </w:rPr>
                    <w:t>Deliverable Number</w:t>
                  </w:r>
                </w:p>
                <w:p w:rsidR="00583AFD" w:rsidRPr="00583AFD" w:rsidRDefault="00583AFD" w:rsidP="00583AFD">
                  <w:pPr>
                    <w:jc w:val="center"/>
                    <w:rPr>
                      <w:rFonts w:ascii="Cambria" w:hAnsi="Cambria"/>
                      <w:b/>
                      <w:sz w:val="22"/>
                      <w:szCs w:val="22"/>
                    </w:rPr>
                  </w:pPr>
                </w:p>
                <w:p w:rsidR="00583AFD" w:rsidRPr="00583AFD" w:rsidRDefault="00583AFD" w:rsidP="00583AFD">
                  <w:pPr>
                    <w:jc w:val="center"/>
                    <w:rPr>
                      <w:rFonts w:ascii="Cambria" w:hAnsi="Cambria"/>
                      <w:b/>
                      <w:sz w:val="22"/>
                      <w:szCs w:val="22"/>
                    </w:rPr>
                  </w:pPr>
                  <w:r w:rsidRPr="00583AFD">
                    <w:rPr>
                      <w:rFonts w:ascii="Cambria" w:hAnsi="Cambria"/>
                      <w:b/>
                      <w:sz w:val="22"/>
                      <w:szCs w:val="22"/>
                    </w:rPr>
                    <w:t>7.1</w:t>
                  </w:r>
                </w:p>
              </w:tc>
              <w:tc>
                <w:tcPr>
                  <w:tcW w:w="3638" w:type="pct"/>
                  <w:gridSpan w:val="2"/>
                  <w:tcBorders>
                    <w:top w:val="nil"/>
                    <w:left w:val="nil"/>
                    <w:bottom w:val="nil"/>
                    <w:right w:val="nil"/>
                  </w:tcBorders>
                  <w:hideMark/>
                </w:tcPr>
                <w:p w:rsidR="00583AFD" w:rsidRPr="00583AFD" w:rsidRDefault="00583AFD" w:rsidP="00583AFD">
                  <w:pPr>
                    <w:rPr>
                      <w:rFonts w:ascii="Cambria" w:hAnsi="Cambria"/>
                      <w:b/>
                      <w:sz w:val="22"/>
                      <w:szCs w:val="22"/>
                    </w:rPr>
                  </w:pPr>
                  <w:r w:rsidRPr="00583AFD">
                    <w:rPr>
                      <w:rFonts w:ascii="Cambria" w:hAnsi="Cambria"/>
                      <w:b/>
                      <w:sz w:val="22"/>
                      <w:szCs w:val="22"/>
                    </w:rPr>
                    <w:t>Deliverable Name</w:t>
                  </w:r>
                </w:p>
              </w:tc>
              <w:tc>
                <w:tcPr>
                  <w:tcW w:w="454" w:type="pct"/>
                  <w:tcBorders>
                    <w:top w:val="nil"/>
                    <w:left w:val="nil"/>
                    <w:bottom w:val="nil"/>
                    <w:right w:val="nil"/>
                  </w:tcBorders>
                  <w:hideMark/>
                </w:tcPr>
                <w:p w:rsidR="00583AFD" w:rsidRPr="00583AFD" w:rsidRDefault="00583AFD" w:rsidP="00583AFD">
                  <w:pPr>
                    <w:jc w:val="center"/>
                    <w:rPr>
                      <w:rFonts w:ascii="Cambria" w:hAnsi="Cambria"/>
                      <w:b/>
                      <w:sz w:val="22"/>
                      <w:szCs w:val="22"/>
                    </w:rPr>
                  </w:pPr>
                  <w:r w:rsidRPr="00583AFD">
                    <w:rPr>
                      <w:rFonts w:ascii="Cambria" w:hAnsi="Cambria"/>
                      <w:b/>
                      <w:sz w:val="22"/>
                      <w:szCs w:val="22"/>
                    </w:rPr>
                    <w:t>Lead Participant</w:t>
                  </w:r>
                </w:p>
              </w:tc>
              <w:tc>
                <w:tcPr>
                  <w:tcW w:w="454" w:type="pct"/>
                  <w:tcBorders>
                    <w:top w:val="nil"/>
                    <w:left w:val="nil"/>
                    <w:bottom w:val="nil"/>
                    <w:right w:val="nil"/>
                  </w:tcBorders>
                  <w:hideMark/>
                </w:tcPr>
                <w:p w:rsidR="00583AFD" w:rsidRPr="00583AFD" w:rsidRDefault="00583AFD" w:rsidP="00583AFD">
                  <w:pPr>
                    <w:jc w:val="center"/>
                    <w:rPr>
                      <w:rFonts w:ascii="Cambria" w:hAnsi="Cambria"/>
                      <w:b/>
                      <w:sz w:val="22"/>
                      <w:szCs w:val="22"/>
                    </w:rPr>
                  </w:pPr>
                  <w:r w:rsidRPr="00583AFD">
                    <w:rPr>
                      <w:rFonts w:ascii="Cambria" w:hAnsi="Cambria"/>
                      <w:b/>
                      <w:sz w:val="22"/>
                      <w:szCs w:val="22"/>
                    </w:rPr>
                    <w:t>Delivery Month</w:t>
                  </w:r>
                </w:p>
              </w:tc>
            </w:tr>
            <w:tr w:rsidR="00583AFD" w:rsidRPr="00A06530" w:rsidTr="00583AFD">
              <w:trPr>
                <w:gridAfter w:val="3"/>
                <w:wAfter w:w="2112" w:type="pct"/>
                <w:trHeight w:val="630"/>
              </w:trPr>
              <w:tc>
                <w:tcPr>
                  <w:tcW w:w="454" w:type="pct"/>
                  <w:tcBorders>
                    <w:top w:val="nil"/>
                    <w:left w:val="nil"/>
                    <w:bottom w:val="nil"/>
                    <w:right w:val="nil"/>
                  </w:tcBorders>
                </w:tcPr>
                <w:p w:rsidR="00583AFD" w:rsidRPr="00583AFD" w:rsidRDefault="00583AFD" w:rsidP="00583AFD">
                  <w:pPr>
                    <w:jc w:val="center"/>
                    <w:rPr>
                      <w:rFonts w:ascii="Cambria" w:hAnsi="Cambria"/>
                      <w:sz w:val="22"/>
                      <w:szCs w:val="22"/>
                    </w:rPr>
                  </w:pPr>
                </w:p>
              </w:tc>
              <w:tc>
                <w:tcPr>
                  <w:tcW w:w="2433" w:type="pct"/>
                  <w:tcBorders>
                    <w:top w:val="nil"/>
                    <w:left w:val="nil"/>
                    <w:bottom w:val="nil"/>
                    <w:right w:val="nil"/>
                  </w:tcBorders>
                </w:tcPr>
                <w:p w:rsidR="00583AFD" w:rsidRPr="00583AFD" w:rsidRDefault="00583AFD" w:rsidP="00583AFD">
                  <w:pPr>
                    <w:ind w:right="-3834"/>
                    <w:rPr>
                      <w:rFonts w:ascii="Cambria" w:hAnsi="Cambria"/>
                      <w:i/>
                      <w:sz w:val="22"/>
                      <w:szCs w:val="22"/>
                      <w:lang w:val="en-US"/>
                    </w:rPr>
                  </w:pPr>
                  <w:r w:rsidRPr="00583AFD">
                    <w:rPr>
                      <w:rFonts w:ascii="Cambria" w:hAnsi="Cambria"/>
                      <w:i/>
                      <w:sz w:val="22"/>
                      <w:szCs w:val="22"/>
                      <w:lang w:val="en-US"/>
                    </w:rPr>
                    <w:t>Comparative report on democratic and Rule of law-based parameters of economic</w:t>
                  </w:r>
                </w:p>
                <w:p w:rsidR="00583AFD" w:rsidRPr="00583AFD" w:rsidRDefault="00583AFD" w:rsidP="00583AFD">
                  <w:pPr>
                    <w:ind w:right="-3834"/>
                    <w:rPr>
                      <w:rFonts w:ascii="Cambria" w:hAnsi="Cambria"/>
                      <w:i/>
                      <w:sz w:val="22"/>
                      <w:szCs w:val="22"/>
                      <w:lang w:val="en-US"/>
                    </w:rPr>
                  </w:pPr>
                  <w:r w:rsidRPr="00583AFD">
                    <w:rPr>
                      <w:rFonts w:ascii="Cambria" w:hAnsi="Cambria"/>
                      <w:i/>
                      <w:sz w:val="22"/>
                      <w:szCs w:val="22"/>
                      <w:lang w:val="en-US"/>
                    </w:rPr>
                    <w:t xml:space="preserve">policy making in the EU Member States, their relation to EU economic governance </w:t>
                  </w:r>
                </w:p>
                <w:p w:rsidR="00583AFD" w:rsidRPr="00583AFD" w:rsidRDefault="00583AFD" w:rsidP="00583AFD">
                  <w:pPr>
                    <w:ind w:right="-3834"/>
                    <w:rPr>
                      <w:rFonts w:ascii="Cambria" w:hAnsi="Cambria"/>
                      <w:sz w:val="22"/>
                      <w:szCs w:val="22"/>
                      <w:lang w:val="en-US"/>
                    </w:rPr>
                  </w:pPr>
                  <w:r w:rsidRPr="00583AFD">
                    <w:rPr>
                      <w:rFonts w:ascii="Cambria" w:hAnsi="Cambria"/>
                      <w:i/>
                      <w:sz w:val="22"/>
                      <w:szCs w:val="22"/>
                      <w:lang w:val="en-US"/>
                    </w:rPr>
                    <w:t>mechanisms and the role of EU institutions therein</w:t>
                  </w:r>
                </w:p>
                <w:p w:rsidR="00583AFD" w:rsidRPr="00DD317D" w:rsidRDefault="00583AFD" w:rsidP="00583AFD">
                  <w:pPr>
                    <w:ind w:right="-3834"/>
                    <w:rPr>
                      <w:rFonts w:ascii="Cambria" w:hAnsi="Cambria"/>
                      <w:sz w:val="22"/>
                      <w:szCs w:val="22"/>
                      <w:lang w:val="en-US"/>
                    </w:rPr>
                  </w:pPr>
                  <w:r w:rsidRPr="00583AFD">
                    <w:rPr>
                      <w:rFonts w:ascii="Cambria" w:hAnsi="Cambria"/>
                      <w:sz w:val="22"/>
                      <w:szCs w:val="22"/>
                      <w:lang w:val="en-US"/>
                    </w:rPr>
                    <w:t xml:space="preserve">Main beneficiary: </w:t>
                  </w:r>
                  <w:proofErr w:type="spellStart"/>
                  <w:r w:rsidRPr="00583AFD">
                    <w:rPr>
                      <w:rFonts w:ascii="Cambria" w:hAnsi="Cambria"/>
                      <w:sz w:val="22"/>
                      <w:szCs w:val="22"/>
                      <w:lang w:val="en-US"/>
                    </w:rPr>
                    <w:t>Deusto</w:t>
                  </w:r>
                  <w:proofErr w:type="spellEnd"/>
                  <w:r w:rsidRPr="00583AFD">
                    <w:rPr>
                      <w:rFonts w:ascii="Cambria" w:hAnsi="Cambria"/>
                      <w:sz w:val="22"/>
                      <w:szCs w:val="22"/>
                      <w:lang w:val="en-US"/>
                    </w:rPr>
                    <w:t xml:space="preserve">, prof. L. Gordillo 3 PMs, UU, dr. </w:t>
                  </w:r>
                  <w:r w:rsidRPr="00DD317D">
                    <w:rPr>
                      <w:rFonts w:ascii="Cambria" w:hAnsi="Cambria"/>
                      <w:sz w:val="22"/>
                      <w:szCs w:val="22"/>
                      <w:lang w:val="en-US"/>
                    </w:rPr>
                    <w:t xml:space="preserve">A. van den Brink 3 PMs, </w:t>
                  </w:r>
                </w:p>
                <w:p w:rsidR="00583AFD" w:rsidRPr="00583AFD" w:rsidRDefault="00583AFD" w:rsidP="00583AFD">
                  <w:pPr>
                    <w:ind w:right="-3834"/>
                    <w:rPr>
                      <w:rFonts w:ascii="Cambria" w:hAnsi="Cambria"/>
                      <w:sz w:val="22"/>
                      <w:szCs w:val="22"/>
                      <w:lang w:val="en-US"/>
                    </w:rPr>
                  </w:pPr>
                  <w:r w:rsidRPr="00583AFD">
                    <w:rPr>
                      <w:rFonts w:ascii="Cambria" w:hAnsi="Cambria"/>
                      <w:sz w:val="22"/>
                      <w:szCs w:val="22"/>
                      <w:lang w:val="en-US"/>
                    </w:rPr>
                    <w:t>National reports: student assistants in Spain (</w:t>
                  </w:r>
                  <w:proofErr w:type="spellStart"/>
                  <w:r w:rsidRPr="00583AFD">
                    <w:rPr>
                      <w:rFonts w:ascii="Cambria" w:hAnsi="Cambria"/>
                      <w:sz w:val="22"/>
                      <w:szCs w:val="22"/>
                      <w:lang w:val="en-US"/>
                    </w:rPr>
                    <w:t>Deusto</w:t>
                  </w:r>
                  <w:proofErr w:type="spellEnd"/>
                  <w:r w:rsidRPr="00583AFD">
                    <w:rPr>
                      <w:rFonts w:ascii="Cambria" w:hAnsi="Cambria"/>
                      <w:sz w:val="22"/>
                      <w:szCs w:val="22"/>
                      <w:lang w:val="en-US"/>
                    </w:rPr>
                    <w:t xml:space="preserve">), NL (Utrecht), Germany </w:t>
                  </w:r>
                </w:p>
                <w:p w:rsidR="00583AFD" w:rsidRPr="00583AFD" w:rsidRDefault="00583AFD" w:rsidP="00583AFD">
                  <w:pPr>
                    <w:ind w:right="-3834"/>
                    <w:rPr>
                      <w:rFonts w:ascii="Cambria" w:hAnsi="Cambria"/>
                      <w:sz w:val="22"/>
                      <w:szCs w:val="22"/>
                      <w:lang w:val="en-US"/>
                    </w:rPr>
                  </w:pPr>
                  <w:r w:rsidRPr="00583AFD">
                    <w:rPr>
                      <w:rFonts w:ascii="Cambria" w:hAnsi="Cambria"/>
                      <w:sz w:val="22"/>
                      <w:szCs w:val="22"/>
                      <w:lang w:val="en-US"/>
                    </w:rPr>
                    <w:t xml:space="preserve">(Frankfurt), Romania (Bucharest), Sweden (Lund), the Czech Republic (Brno), </w:t>
                  </w:r>
                </w:p>
                <w:p w:rsidR="00583AFD" w:rsidRPr="00583AFD" w:rsidRDefault="00583AFD" w:rsidP="00583AFD">
                  <w:pPr>
                    <w:ind w:right="-3834"/>
                    <w:rPr>
                      <w:rFonts w:ascii="Cambria" w:hAnsi="Cambria"/>
                      <w:sz w:val="22"/>
                      <w:szCs w:val="22"/>
                      <w:lang w:val="en-US"/>
                    </w:rPr>
                  </w:pPr>
                  <w:r w:rsidRPr="00583AFD">
                    <w:rPr>
                      <w:rFonts w:ascii="Cambria" w:hAnsi="Cambria"/>
                      <w:sz w:val="22"/>
                      <w:szCs w:val="22"/>
                      <w:lang w:val="en-US"/>
                    </w:rPr>
                    <w:t>Italy (Pisa) and France (we have no partner here, so perhaps a student assistant</w:t>
                  </w:r>
                </w:p>
                <w:p w:rsidR="00583AFD" w:rsidRPr="00583AFD" w:rsidRDefault="00583AFD" w:rsidP="00583AFD">
                  <w:pPr>
                    <w:ind w:right="-3834"/>
                    <w:rPr>
                      <w:rFonts w:ascii="Cambria" w:hAnsi="Cambria"/>
                      <w:sz w:val="22"/>
                      <w:szCs w:val="22"/>
                      <w:lang w:val="en-US"/>
                    </w:rPr>
                  </w:pPr>
                  <w:r w:rsidRPr="00583AFD">
                    <w:rPr>
                      <w:rFonts w:ascii="Cambria" w:hAnsi="Cambria"/>
                      <w:sz w:val="22"/>
                      <w:szCs w:val="22"/>
                      <w:lang w:val="en-US"/>
                    </w:rPr>
                    <w:t xml:space="preserve">in </w:t>
                  </w:r>
                  <w:proofErr w:type="spellStart"/>
                  <w:r w:rsidRPr="00583AFD">
                    <w:rPr>
                      <w:rFonts w:ascii="Cambria" w:hAnsi="Cambria"/>
                      <w:sz w:val="22"/>
                      <w:szCs w:val="22"/>
                      <w:lang w:val="en-US"/>
                    </w:rPr>
                    <w:t>Deusto</w:t>
                  </w:r>
                  <w:proofErr w:type="spellEnd"/>
                  <w:r w:rsidRPr="00583AFD">
                    <w:rPr>
                      <w:rFonts w:ascii="Cambria" w:hAnsi="Cambria"/>
                      <w:sz w:val="22"/>
                      <w:szCs w:val="22"/>
                      <w:lang w:val="en-US"/>
                    </w:rPr>
                    <w:t xml:space="preserve"> or Utrecht who speaks French well). In total 2 x 8 = 16 PMs student</w:t>
                  </w:r>
                </w:p>
                <w:p w:rsidR="00583AFD" w:rsidRPr="00583AFD" w:rsidRDefault="00583AFD" w:rsidP="00583AFD">
                  <w:pPr>
                    <w:ind w:right="-3834"/>
                    <w:rPr>
                      <w:rFonts w:ascii="Cambria" w:hAnsi="Cambria"/>
                      <w:sz w:val="22"/>
                      <w:szCs w:val="22"/>
                      <w:lang w:val="en-US"/>
                    </w:rPr>
                  </w:pPr>
                  <w:r w:rsidRPr="00583AFD">
                    <w:rPr>
                      <w:rFonts w:ascii="Cambria" w:hAnsi="Cambria"/>
                      <w:sz w:val="22"/>
                      <w:szCs w:val="22"/>
                      <w:lang w:val="en-US"/>
                    </w:rPr>
                    <w:t xml:space="preserve">assistant. </w:t>
                  </w:r>
                </w:p>
                <w:p w:rsidR="00583AFD" w:rsidRPr="00583AFD" w:rsidRDefault="00583AFD" w:rsidP="00583AFD">
                  <w:pPr>
                    <w:ind w:right="-3834"/>
                    <w:rPr>
                      <w:rFonts w:ascii="Cambria" w:hAnsi="Cambria"/>
                      <w:sz w:val="22"/>
                      <w:szCs w:val="22"/>
                      <w:lang w:val="en-US"/>
                    </w:rPr>
                  </w:pPr>
                  <w:r w:rsidRPr="00583AFD">
                    <w:rPr>
                      <w:rFonts w:ascii="Cambria" w:hAnsi="Cambria"/>
                      <w:sz w:val="22"/>
                      <w:szCs w:val="22"/>
                      <w:lang w:val="en-US"/>
                    </w:rPr>
                    <w:t>Month of delivery: 30</w:t>
                  </w:r>
                </w:p>
                <w:p w:rsidR="00583AFD" w:rsidRPr="00583AFD" w:rsidRDefault="00583AFD" w:rsidP="00583AFD">
                  <w:pPr>
                    <w:ind w:right="-3834"/>
                    <w:rPr>
                      <w:rFonts w:ascii="Cambria" w:hAnsi="Cambria"/>
                      <w:sz w:val="22"/>
                      <w:szCs w:val="22"/>
                    </w:rPr>
                  </w:pPr>
                </w:p>
              </w:tc>
            </w:tr>
            <w:tr w:rsidR="00583AFD" w:rsidRPr="00602DCA" w:rsidTr="00583AFD">
              <w:trPr>
                <w:trHeight w:val="630"/>
              </w:trPr>
              <w:tc>
                <w:tcPr>
                  <w:tcW w:w="454" w:type="pct"/>
                  <w:tcBorders>
                    <w:top w:val="nil"/>
                    <w:left w:val="nil"/>
                    <w:bottom w:val="nil"/>
                    <w:right w:val="nil"/>
                  </w:tcBorders>
                  <w:hideMark/>
                </w:tcPr>
                <w:p w:rsidR="00583AFD" w:rsidRPr="00602DCA" w:rsidRDefault="00583AFD" w:rsidP="00583AFD">
                  <w:pPr>
                    <w:spacing w:line="276" w:lineRule="auto"/>
                    <w:jc w:val="center"/>
                    <w:rPr>
                      <w:sz w:val="22"/>
                      <w:szCs w:val="22"/>
                    </w:rPr>
                  </w:pPr>
                </w:p>
              </w:tc>
              <w:tc>
                <w:tcPr>
                  <w:tcW w:w="3638" w:type="pct"/>
                  <w:gridSpan w:val="2"/>
                  <w:tcBorders>
                    <w:top w:val="nil"/>
                    <w:left w:val="nil"/>
                    <w:bottom w:val="nil"/>
                    <w:right w:val="nil"/>
                  </w:tcBorders>
                </w:tcPr>
                <w:p w:rsidR="00583AFD" w:rsidRPr="00602DCA" w:rsidRDefault="00583AFD" w:rsidP="00583AFD">
                  <w:pPr>
                    <w:spacing w:line="276" w:lineRule="auto"/>
                    <w:rPr>
                      <w:sz w:val="22"/>
                      <w:szCs w:val="22"/>
                    </w:rPr>
                  </w:pPr>
                </w:p>
              </w:tc>
              <w:tc>
                <w:tcPr>
                  <w:tcW w:w="454" w:type="pct"/>
                  <w:tcBorders>
                    <w:top w:val="nil"/>
                    <w:left w:val="nil"/>
                    <w:bottom w:val="nil"/>
                    <w:right w:val="nil"/>
                  </w:tcBorders>
                  <w:hideMark/>
                </w:tcPr>
                <w:p w:rsidR="00583AFD" w:rsidRDefault="00583AFD" w:rsidP="00583AFD">
                  <w:pPr>
                    <w:spacing w:line="276" w:lineRule="auto"/>
                    <w:jc w:val="center"/>
                    <w:rPr>
                      <w:sz w:val="22"/>
                      <w:szCs w:val="22"/>
                    </w:rPr>
                  </w:pPr>
                </w:p>
                <w:p w:rsidR="00583AFD" w:rsidRDefault="00583AFD" w:rsidP="00583AFD">
                  <w:pPr>
                    <w:spacing w:line="276" w:lineRule="auto"/>
                    <w:jc w:val="center"/>
                    <w:rPr>
                      <w:sz w:val="22"/>
                      <w:szCs w:val="22"/>
                    </w:rPr>
                  </w:pPr>
                </w:p>
                <w:p w:rsidR="00583AFD" w:rsidRPr="00602DCA" w:rsidRDefault="00583AFD" w:rsidP="00583AFD">
                  <w:pPr>
                    <w:spacing w:line="276" w:lineRule="auto"/>
                    <w:jc w:val="center"/>
                    <w:rPr>
                      <w:sz w:val="22"/>
                      <w:szCs w:val="22"/>
                    </w:rPr>
                  </w:pPr>
                </w:p>
              </w:tc>
              <w:tc>
                <w:tcPr>
                  <w:tcW w:w="454" w:type="pct"/>
                  <w:tcBorders>
                    <w:top w:val="nil"/>
                    <w:left w:val="nil"/>
                    <w:bottom w:val="nil"/>
                    <w:right w:val="nil"/>
                  </w:tcBorders>
                  <w:hideMark/>
                </w:tcPr>
                <w:p w:rsidR="00583AFD" w:rsidRDefault="00583AFD" w:rsidP="00583AFD">
                  <w:pPr>
                    <w:spacing w:line="276" w:lineRule="auto"/>
                    <w:jc w:val="center"/>
                    <w:rPr>
                      <w:sz w:val="22"/>
                      <w:szCs w:val="22"/>
                    </w:rPr>
                  </w:pPr>
                </w:p>
                <w:p w:rsidR="00583AFD" w:rsidRDefault="00583AFD" w:rsidP="00583AFD">
                  <w:pPr>
                    <w:spacing w:line="276" w:lineRule="auto"/>
                    <w:jc w:val="center"/>
                    <w:rPr>
                      <w:sz w:val="22"/>
                      <w:szCs w:val="22"/>
                    </w:rPr>
                  </w:pPr>
                </w:p>
                <w:p w:rsidR="00583AFD" w:rsidRPr="00602DCA" w:rsidRDefault="00583AFD" w:rsidP="00583AFD">
                  <w:pPr>
                    <w:spacing w:line="276" w:lineRule="auto"/>
                    <w:jc w:val="center"/>
                    <w:rPr>
                      <w:sz w:val="22"/>
                      <w:szCs w:val="22"/>
                    </w:rPr>
                  </w:pPr>
                </w:p>
              </w:tc>
            </w:tr>
            <w:tr w:rsidR="00583AFD" w:rsidRPr="00602DCA" w:rsidTr="00583AFD">
              <w:trPr>
                <w:trHeight w:val="630"/>
              </w:trPr>
              <w:tc>
                <w:tcPr>
                  <w:tcW w:w="454" w:type="pct"/>
                  <w:tcBorders>
                    <w:top w:val="nil"/>
                    <w:left w:val="nil"/>
                    <w:bottom w:val="nil"/>
                    <w:right w:val="nil"/>
                  </w:tcBorders>
                </w:tcPr>
                <w:p w:rsidR="00583AFD" w:rsidRPr="00602DCA" w:rsidRDefault="00583AFD" w:rsidP="00583AFD">
                  <w:pPr>
                    <w:spacing w:line="276" w:lineRule="auto"/>
                    <w:jc w:val="center"/>
                    <w:rPr>
                      <w:sz w:val="22"/>
                      <w:szCs w:val="22"/>
                    </w:rPr>
                  </w:pPr>
                  <w:r>
                    <w:rPr>
                      <w:sz w:val="22"/>
                      <w:szCs w:val="22"/>
                    </w:rPr>
                    <w:t>7.2</w:t>
                  </w:r>
                </w:p>
              </w:tc>
              <w:tc>
                <w:tcPr>
                  <w:tcW w:w="3638" w:type="pct"/>
                  <w:gridSpan w:val="2"/>
                  <w:tcBorders>
                    <w:top w:val="nil"/>
                    <w:left w:val="nil"/>
                    <w:bottom w:val="nil"/>
                    <w:right w:val="nil"/>
                  </w:tcBorders>
                </w:tcPr>
                <w:p w:rsidR="00583AFD" w:rsidRPr="007C5D06" w:rsidRDefault="00583AFD" w:rsidP="00583AFD">
                  <w:pPr>
                    <w:spacing w:line="276" w:lineRule="auto"/>
                    <w:rPr>
                      <w:sz w:val="22"/>
                      <w:szCs w:val="22"/>
                    </w:rPr>
                  </w:pPr>
                  <w:r w:rsidRPr="007C5D06">
                    <w:rPr>
                      <w:i/>
                      <w:sz w:val="22"/>
                      <w:szCs w:val="22"/>
                    </w:rPr>
                    <w:t>Paper on the legitimacy of EU economic governance from an economic perspective</w:t>
                  </w:r>
                </w:p>
                <w:p w:rsidR="00583AFD" w:rsidRPr="007C5D06" w:rsidRDefault="00583AFD" w:rsidP="00583AFD">
                  <w:pPr>
                    <w:spacing w:line="276" w:lineRule="auto"/>
                    <w:rPr>
                      <w:sz w:val="22"/>
                      <w:szCs w:val="22"/>
                    </w:rPr>
                  </w:pPr>
                  <w:r w:rsidRPr="007C5D06">
                    <w:rPr>
                      <w:sz w:val="22"/>
                      <w:szCs w:val="22"/>
                    </w:rPr>
                    <w:t xml:space="preserve">Main beneficiary: CEPS, dr. </w:t>
                  </w:r>
                  <w:proofErr w:type="spellStart"/>
                  <w:r w:rsidRPr="007C5D06">
                    <w:rPr>
                      <w:sz w:val="22"/>
                      <w:szCs w:val="22"/>
                    </w:rPr>
                    <w:t>Cinzia</w:t>
                  </w:r>
                  <w:proofErr w:type="spellEnd"/>
                  <w:r w:rsidRPr="007C5D06">
                    <w:rPr>
                      <w:sz w:val="22"/>
                      <w:szCs w:val="22"/>
                    </w:rPr>
                    <w:t xml:space="preserve"> </w:t>
                  </w:r>
                  <w:proofErr w:type="spellStart"/>
                  <w:r w:rsidRPr="007C5D06">
                    <w:rPr>
                      <w:sz w:val="22"/>
                      <w:szCs w:val="22"/>
                    </w:rPr>
                    <w:t>Alcidi</w:t>
                  </w:r>
                  <w:proofErr w:type="spellEnd"/>
                  <w:r w:rsidRPr="007C5D06">
                    <w:rPr>
                      <w:sz w:val="22"/>
                      <w:szCs w:val="22"/>
                    </w:rPr>
                    <w:t>: 4 PMs</w:t>
                  </w:r>
                </w:p>
                <w:p w:rsidR="00583AFD" w:rsidRPr="00602DCA" w:rsidRDefault="00583AFD" w:rsidP="00583AFD">
                  <w:pPr>
                    <w:spacing w:line="276" w:lineRule="auto"/>
                    <w:rPr>
                      <w:sz w:val="22"/>
                      <w:szCs w:val="22"/>
                    </w:rPr>
                  </w:pPr>
                  <w:r w:rsidRPr="007C5D06">
                    <w:rPr>
                      <w:sz w:val="22"/>
                      <w:szCs w:val="22"/>
                    </w:rPr>
                    <w:t>Month of delivery: 12</w:t>
                  </w:r>
                </w:p>
              </w:tc>
              <w:tc>
                <w:tcPr>
                  <w:tcW w:w="454"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454" w:type="pct"/>
                  <w:tcBorders>
                    <w:top w:val="nil"/>
                    <w:left w:val="nil"/>
                    <w:bottom w:val="nil"/>
                    <w:right w:val="nil"/>
                  </w:tcBorders>
                </w:tcPr>
                <w:p w:rsidR="00583AFD" w:rsidRPr="00602DCA" w:rsidRDefault="00583AFD" w:rsidP="00583AFD">
                  <w:pPr>
                    <w:spacing w:line="276" w:lineRule="auto"/>
                    <w:rPr>
                      <w:sz w:val="22"/>
                      <w:szCs w:val="22"/>
                    </w:rPr>
                  </w:pPr>
                </w:p>
              </w:tc>
            </w:tr>
            <w:tr w:rsidR="00583AFD" w:rsidRPr="00602DCA" w:rsidTr="00583AFD">
              <w:trPr>
                <w:trHeight w:val="630"/>
              </w:trPr>
              <w:tc>
                <w:tcPr>
                  <w:tcW w:w="454"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3638" w:type="pct"/>
                  <w:gridSpan w:val="2"/>
                  <w:tcBorders>
                    <w:top w:val="nil"/>
                    <w:left w:val="nil"/>
                    <w:bottom w:val="nil"/>
                    <w:right w:val="nil"/>
                  </w:tcBorders>
                </w:tcPr>
                <w:p w:rsidR="00583AFD" w:rsidRPr="00602DCA" w:rsidRDefault="00583AFD" w:rsidP="00583AFD">
                  <w:pPr>
                    <w:spacing w:line="276" w:lineRule="auto"/>
                    <w:rPr>
                      <w:sz w:val="22"/>
                      <w:szCs w:val="22"/>
                    </w:rPr>
                  </w:pPr>
                </w:p>
              </w:tc>
              <w:tc>
                <w:tcPr>
                  <w:tcW w:w="454"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454"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454" w:type="pct"/>
                  <w:tcBorders>
                    <w:top w:val="nil"/>
                    <w:left w:val="nil"/>
                    <w:bottom w:val="nil"/>
                    <w:right w:val="nil"/>
                  </w:tcBorders>
                </w:tcPr>
                <w:p w:rsidR="00583AFD" w:rsidRPr="00602DCA" w:rsidRDefault="00583AFD" w:rsidP="00583AFD">
                  <w:pPr>
                    <w:spacing w:line="276" w:lineRule="auto"/>
                    <w:jc w:val="center"/>
                    <w:rPr>
                      <w:sz w:val="22"/>
                      <w:szCs w:val="22"/>
                    </w:rPr>
                  </w:pPr>
                  <w:r>
                    <w:rPr>
                      <w:sz w:val="22"/>
                      <w:szCs w:val="22"/>
                    </w:rPr>
                    <w:t>7.3</w:t>
                  </w:r>
                </w:p>
              </w:tc>
              <w:tc>
                <w:tcPr>
                  <w:tcW w:w="3638" w:type="pct"/>
                  <w:gridSpan w:val="2"/>
                  <w:tcBorders>
                    <w:top w:val="nil"/>
                    <w:left w:val="nil"/>
                    <w:bottom w:val="nil"/>
                    <w:right w:val="nil"/>
                  </w:tcBorders>
                </w:tcPr>
                <w:p w:rsidR="00583AFD" w:rsidRPr="004E0F5D" w:rsidRDefault="00583AFD" w:rsidP="00583AFD">
                  <w:pPr>
                    <w:spacing w:line="276" w:lineRule="auto"/>
                    <w:rPr>
                      <w:sz w:val="22"/>
                      <w:szCs w:val="22"/>
                    </w:rPr>
                  </w:pPr>
                  <w:r w:rsidRPr="004E0F5D">
                    <w:rPr>
                      <w:i/>
                      <w:sz w:val="22"/>
                      <w:szCs w:val="22"/>
                    </w:rPr>
                    <w:t>Paper mapping discourses and narratives on EU economic governance</w:t>
                  </w:r>
                </w:p>
                <w:p w:rsidR="00583AFD" w:rsidRPr="004E0F5D" w:rsidRDefault="00583AFD" w:rsidP="00583AFD">
                  <w:pPr>
                    <w:spacing w:line="276" w:lineRule="auto"/>
                    <w:rPr>
                      <w:sz w:val="22"/>
                      <w:szCs w:val="22"/>
                    </w:rPr>
                  </w:pPr>
                  <w:r w:rsidRPr="004E0F5D">
                    <w:rPr>
                      <w:sz w:val="22"/>
                      <w:szCs w:val="22"/>
                    </w:rPr>
                    <w:t xml:space="preserve">Main beneficiary: </w:t>
                  </w:r>
                  <w:r w:rsidR="00B45AE2">
                    <w:rPr>
                      <w:sz w:val="22"/>
                      <w:szCs w:val="22"/>
                    </w:rPr>
                    <w:t>University of Frankfurt, prof. Sandra Eckert</w:t>
                  </w:r>
                  <w:r w:rsidRPr="004E0F5D">
                    <w:rPr>
                      <w:sz w:val="22"/>
                      <w:szCs w:val="22"/>
                    </w:rPr>
                    <w:t>: 3 PMs</w:t>
                  </w:r>
                </w:p>
                <w:p w:rsidR="00583AFD" w:rsidRPr="004E0F5D" w:rsidRDefault="00583AFD" w:rsidP="00583AFD">
                  <w:pPr>
                    <w:spacing w:line="276" w:lineRule="auto"/>
                    <w:rPr>
                      <w:sz w:val="22"/>
                      <w:szCs w:val="22"/>
                    </w:rPr>
                  </w:pPr>
                  <w:r w:rsidRPr="004E0F5D">
                    <w:rPr>
                      <w:sz w:val="22"/>
                      <w:szCs w:val="22"/>
                    </w:rPr>
                    <w:t>Month of delivery: 12</w:t>
                  </w:r>
                </w:p>
                <w:p w:rsidR="00583AFD" w:rsidRPr="00602DCA" w:rsidRDefault="00583AFD" w:rsidP="00583AFD">
                  <w:pPr>
                    <w:spacing w:line="276" w:lineRule="auto"/>
                    <w:rPr>
                      <w:sz w:val="22"/>
                      <w:szCs w:val="22"/>
                    </w:rPr>
                  </w:pPr>
                </w:p>
              </w:tc>
              <w:tc>
                <w:tcPr>
                  <w:tcW w:w="454"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454"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454" w:type="pct"/>
                  <w:tcBorders>
                    <w:top w:val="nil"/>
                    <w:left w:val="nil"/>
                    <w:bottom w:val="nil"/>
                    <w:right w:val="nil"/>
                  </w:tcBorders>
                </w:tcPr>
                <w:p w:rsidR="00583AFD" w:rsidRPr="00602DCA" w:rsidRDefault="00583AFD" w:rsidP="00583AFD">
                  <w:pPr>
                    <w:spacing w:line="276" w:lineRule="auto"/>
                    <w:jc w:val="center"/>
                    <w:rPr>
                      <w:sz w:val="22"/>
                      <w:szCs w:val="22"/>
                    </w:rPr>
                  </w:pPr>
                  <w:r>
                    <w:rPr>
                      <w:sz w:val="22"/>
                      <w:szCs w:val="22"/>
                    </w:rPr>
                    <w:t>7.4</w:t>
                  </w:r>
                </w:p>
              </w:tc>
              <w:tc>
                <w:tcPr>
                  <w:tcW w:w="3638" w:type="pct"/>
                  <w:gridSpan w:val="2"/>
                  <w:tcBorders>
                    <w:top w:val="nil"/>
                    <w:left w:val="nil"/>
                    <w:bottom w:val="nil"/>
                    <w:right w:val="nil"/>
                  </w:tcBorders>
                </w:tcPr>
                <w:p w:rsidR="00583AFD" w:rsidRPr="004E0F5D" w:rsidRDefault="00583AFD" w:rsidP="00583AFD">
                  <w:pPr>
                    <w:spacing w:line="276" w:lineRule="auto"/>
                    <w:rPr>
                      <w:sz w:val="22"/>
                      <w:szCs w:val="22"/>
                    </w:rPr>
                  </w:pPr>
                  <w:r w:rsidRPr="004E0F5D">
                    <w:rPr>
                      <w:i/>
                      <w:sz w:val="22"/>
                      <w:szCs w:val="22"/>
                    </w:rPr>
                    <w:t>Policy brief: Building Legitimat</w:t>
                  </w:r>
                  <w:bookmarkStart w:id="41" w:name="_GoBack"/>
                  <w:bookmarkEnd w:id="41"/>
                  <w:r w:rsidRPr="004E0F5D">
                    <w:rPr>
                      <w:i/>
                      <w:sz w:val="22"/>
                      <w:szCs w:val="22"/>
                    </w:rPr>
                    <w:t>e EU Economic Governance INSIDE-UP</w:t>
                  </w:r>
                  <w:r w:rsidRPr="004E0F5D">
                    <w:rPr>
                      <w:sz w:val="22"/>
                      <w:szCs w:val="22"/>
                    </w:rPr>
                    <w:t xml:space="preserve"> based on D7.1-D7.3 </w:t>
                  </w:r>
                </w:p>
                <w:p w:rsidR="00583AFD" w:rsidRPr="004E0F5D" w:rsidRDefault="00583AFD" w:rsidP="00583AFD">
                  <w:pPr>
                    <w:spacing w:line="276" w:lineRule="auto"/>
                    <w:rPr>
                      <w:sz w:val="22"/>
                      <w:szCs w:val="22"/>
                    </w:rPr>
                  </w:pPr>
                  <w:r w:rsidRPr="004E0F5D">
                    <w:rPr>
                      <w:sz w:val="22"/>
                      <w:szCs w:val="22"/>
                    </w:rPr>
                    <w:t>Main beneficiary: Utrecht University, dr. A. van den Brink 0,5 PMs and prof. L. Gordillo, 0,5 PMs</w:t>
                  </w:r>
                </w:p>
                <w:p w:rsidR="00583AFD" w:rsidRPr="004E0F5D" w:rsidRDefault="00583AFD" w:rsidP="00583AFD">
                  <w:pPr>
                    <w:spacing w:line="276" w:lineRule="auto"/>
                    <w:rPr>
                      <w:sz w:val="22"/>
                      <w:szCs w:val="22"/>
                    </w:rPr>
                  </w:pPr>
                  <w:r w:rsidRPr="004E0F5D">
                    <w:rPr>
                      <w:sz w:val="22"/>
                      <w:szCs w:val="22"/>
                    </w:rPr>
                    <w:t>Month of delivery: 33</w:t>
                  </w:r>
                </w:p>
                <w:p w:rsidR="00583AFD" w:rsidRPr="004E0F5D" w:rsidRDefault="00583AFD" w:rsidP="00583AFD">
                  <w:pPr>
                    <w:spacing w:line="276" w:lineRule="auto"/>
                    <w:rPr>
                      <w:sz w:val="22"/>
                      <w:szCs w:val="22"/>
                    </w:rPr>
                  </w:pPr>
                </w:p>
                <w:p w:rsidR="00583AFD" w:rsidRPr="00602DCA" w:rsidRDefault="00583AFD" w:rsidP="00583AFD">
                  <w:pPr>
                    <w:spacing w:line="276" w:lineRule="auto"/>
                    <w:rPr>
                      <w:sz w:val="22"/>
                      <w:szCs w:val="22"/>
                    </w:rPr>
                  </w:pPr>
                </w:p>
              </w:tc>
              <w:tc>
                <w:tcPr>
                  <w:tcW w:w="454"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454"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454" w:type="pct"/>
                  <w:tcBorders>
                    <w:top w:val="nil"/>
                    <w:left w:val="nil"/>
                    <w:bottom w:val="nil"/>
                    <w:right w:val="nil"/>
                  </w:tcBorders>
                </w:tcPr>
                <w:p w:rsidR="00583AFD" w:rsidRPr="00602DCA" w:rsidRDefault="00583AFD" w:rsidP="00583AFD">
                  <w:pPr>
                    <w:spacing w:line="276" w:lineRule="auto"/>
                    <w:rPr>
                      <w:sz w:val="22"/>
                      <w:szCs w:val="22"/>
                    </w:rPr>
                  </w:pPr>
                </w:p>
              </w:tc>
              <w:tc>
                <w:tcPr>
                  <w:tcW w:w="3638" w:type="pct"/>
                  <w:gridSpan w:val="2"/>
                  <w:tcBorders>
                    <w:top w:val="nil"/>
                    <w:left w:val="nil"/>
                    <w:bottom w:val="nil"/>
                    <w:right w:val="nil"/>
                  </w:tcBorders>
                </w:tcPr>
                <w:p w:rsidR="00583AFD" w:rsidRPr="00602DCA" w:rsidRDefault="00583AFD" w:rsidP="00583AFD">
                  <w:pPr>
                    <w:spacing w:line="276" w:lineRule="auto"/>
                    <w:rPr>
                      <w:sz w:val="22"/>
                      <w:szCs w:val="22"/>
                    </w:rPr>
                  </w:pPr>
                </w:p>
              </w:tc>
              <w:tc>
                <w:tcPr>
                  <w:tcW w:w="454"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454" w:type="pct"/>
                  <w:tcBorders>
                    <w:top w:val="nil"/>
                    <w:left w:val="nil"/>
                    <w:bottom w:val="nil"/>
                    <w:right w:val="nil"/>
                  </w:tcBorders>
                </w:tcPr>
                <w:p w:rsidR="00583AFD" w:rsidRPr="00602DCA" w:rsidRDefault="00583AFD" w:rsidP="00583AFD">
                  <w:pPr>
                    <w:spacing w:line="276" w:lineRule="auto"/>
                    <w:jc w:val="center"/>
                    <w:rPr>
                      <w:sz w:val="22"/>
                      <w:szCs w:val="22"/>
                    </w:rPr>
                  </w:pPr>
                </w:p>
              </w:tc>
            </w:tr>
          </w:tbl>
          <w:p w:rsidR="00583AFD" w:rsidRPr="0016257E" w:rsidRDefault="00583AFD" w:rsidP="00583AFD">
            <w:pPr>
              <w:spacing w:before="60" w:after="60"/>
            </w:pPr>
          </w:p>
        </w:tc>
      </w:tr>
    </w:tbl>
    <w:p w:rsidR="00583AFD" w:rsidRPr="000C762B" w:rsidRDefault="00583AFD" w:rsidP="00583AFD">
      <w:pPr>
        <w:spacing w:before="60" w:after="120"/>
        <w:rPr>
          <w:b/>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1080"/>
        <w:gridCol w:w="54"/>
        <w:gridCol w:w="1027"/>
        <w:gridCol w:w="532"/>
        <w:gridCol w:w="549"/>
        <w:gridCol w:w="463"/>
        <w:gridCol w:w="618"/>
        <w:gridCol w:w="354"/>
        <w:gridCol w:w="727"/>
        <w:gridCol w:w="1081"/>
      </w:tblGrid>
      <w:tr w:rsidR="00583AFD" w:rsidRPr="00602DCA" w:rsidTr="00583AFD">
        <w:trPr>
          <w:cantSplit/>
        </w:trPr>
        <w:tc>
          <w:tcPr>
            <w:tcW w:w="3369" w:type="dxa"/>
          </w:tcPr>
          <w:p w:rsidR="00583AFD" w:rsidRPr="00602DCA" w:rsidRDefault="00583AFD" w:rsidP="00583AFD">
            <w:pPr>
              <w:rPr>
                <w:b/>
              </w:rPr>
            </w:pPr>
            <w:r w:rsidRPr="00602DCA">
              <w:rPr>
                <w:b/>
              </w:rPr>
              <w:t xml:space="preserve">Work package number </w:t>
            </w:r>
          </w:p>
        </w:tc>
        <w:tc>
          <w:tcPr>
            <w:tcW w:w="1134" w:type="dxa"/>
            <w:gridSpan w:val="2"/>
          </w:tcPr>
          <w:p w:rsidR="00583AFD" w:rsidRPr="00602DCA" w:rsidRDefault="00583AFD" w:rsidP="00583AFD">
            <w:commentRangeStart w:id="42"/>
            <w:r>
              <w:t>8</w:t>
            </w:r>
            <w:commentRangeEnd w:id="42"/>
            <w:r>
              <w:rPr>
                <w:rStyle w:val="CommentReference"/>
                <w:szCs w:val="20"/>
              </w:rPr>
              <w:commentReference w:id="42"/>
            </w:r>
          </w:p>
        </w:tc>
        <w:tc>
          <w:tcPr>
            <w:tcW w:w="3543" w:type="dxa"/>
            <w:gridSpan w:val="6"/>
          </w:tcPr>
          <w:p w:rsidR="00583AFD" w:rsidRPr="00602DCA" w:rsidRDefault="00583AFD" w:rsidP="00583AFD">
            <w:r w:rsidRPr="00602DCA">
              <w:rPr>
                <w:b/>
              </w:rPr>
              <w:t>Lead beneficiary</w:t>
            </w:r>
          </w:p>
        </w:tc>
        <w:tc>
          <w:tcPr>
            <w:tcW w:w="1808" w:type="dxa"/>
            <w:gridSpan w:val="2"/>
          </w:tcPr>
          <w:p w:rsidR="00583AFD" w:rsidRPr="00602DCA" w:rsidRDefault="00583AFD" w:rsidP="00583AFD">
            <w:r>
              <w:t>Dublin</w:t>
            </w:r>
          </w:p>
        </w:tc>
      </w:tr>
      <w:tr w:rsidR="00583AFD" w:rsidRPr="00602DCA" w:rsidTr="00583AFD">
        <w:trPr>
          <w:cantSplit/>
        </w:trPr>
        <w:tc>
          <w:tcPr>
            <w:tcW w:w="3369" w:type="dxa"/>
          </w:tcPr>
          <w:p w:rsidR="00583AFD" w:rsidRPr="00602DCA" w:rsidRDefault="00583AFD" w:rsidP="00583AFD">
            <w:pPr>
              <w:rPr>
                <w:b/>
              </w:rPr>
            </w:pPr>
            <w:r w:rsidRPr="00602DCA">
              <w:rPr>
                <w:b/>
              </w:rPr>
              <w:t>Work package title</w:t>
            </w:r>
          </w:p>
        </w:tc>
        <w:tc>
          <w:tcPr>
            <w:tcW w:w="6485" w:type="dxa"/>
            <w:gridSpan w:val="10"/>
          </w:tcPr>
          <w:p w:rsidR="00583AFD" w:rsidRPr="00602DCA" w:rsidRDefault="00583AFD" w:rsidP="00583AFD">
            <w:pPr>
              <w:rPr>
                <w:b/>
              </w:rPr>
            </w:pPr>
            <w:r w:rsidRPr="006719B8">
              <w:rPr>
                <w:b/>
              </w:rPr>
              <w:t>Refugee</w:t>
            </w:r>
            <w:r>
              <w:rPr>
                <w:b/>
              </w:rPr>
              <w:t xml:space="preserve"> crisis</w:t>
            </w:r>
          </w:p>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Participant number</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rPr>
                <w:b/>
              </w:rPr>
            </w:pPr>
            <w:r w:rsidRPr="00602DCA">
              <w:rPr>
                <w:b/>
              </w:rPr>
              <w:t>Short name of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lastRenderedPageBreak/>
              <w:t>Person/months per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16257E" w:rsidTr="00583AFD">
        <w:trPr>
          <w:cantSplit/>
        </w:trPr>
        <w:tc>
          <w:tcPr>
            <w:tcW w:w="3369" w:type="dxa"/>
          </w:tcPr>
          <w:p w:rsidR="00583AFD" w:rsidRPr="00602DCA" w:rsidRDefault="00583AFD" w:rsidP="00583AFD">
            <w:pPr>
              <w:spacing w:after="480"/>
              <w:ind w:left="1191" w:hanging="1191"/>
              <w:rPr>
                <w:b/>
              </w:rPr>
            </w:pPr>
            <w:r w:rsidRPr="006719B8">
              <w:rPr>
                <w:b/>
              </w:rPr>
              <w:t>Start month</w:t>
            </w:r>
          </w:p>
        </w:tc>
        <w:tc>
          <w:tcPr>
            <w:tcW w:w="2693" w:type="dxa"/>
            <w:gridSpan w:val="4"/>
          </w:tcPr>
          <w:p w:rsidR="00583AFD" w:rsidRPr="00602DCA" w:rsidRDefault="00583AFD" w:rsidP="00583AFD"/>
        </w:tc>
        <w:tc>
          <w:tcPr>
            <w:tcW w:w="1012" w:type="dxa"/>
            <w:gridSpan w:val="2"/>
          </w:tcPr>
          <w:p w:rsidR="00583AFD" w:rsidRPr="00602DCA" w:rsidRDefault="00583AFD" w:rsidP="00583AFD">
            <w:r w:rsidRPr="00602DCA">
              <w:t>End month</w:t>
            </w:r>
          </w:p>
        </w:tc>
        <w:tc>
          <w:tcPr>
            <w:tcW w:w="2780" w:type="dxa"/>
            <w:gridSpan w:val="4"/>
          </w:tcPr>
          <w:p w:rsidR="00583AFD" w:rsidRPr="0016257E" w:rsidRDefault="00583AFD" w:rsidP="00583AFD"/>
        </w:tc>
      </w:tr>
    </w:tbl>
    <w:p w:rsidR="00583AFD" w:rsidRPr="0016257E" w:rsidRDefault="00583AFD" w:rsidP="00583AFD">
      <w:pPr>
        <w:spacing w:before="60" w:after="60"/>
        <w:rPr>
          <w: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Pr="00602DCA" w:rsidRDefault="00583AFD" w:rsidP="00583AFD">
            <w:pPr>
              <w:spacing w:before="60" w:after="60"/>
            </w:pPr>
            <w:r w:rsidRPr="006719B8">
              <w:rPr>
                <w:b/>
              </w:rPr>
              <w:t>Objectives</w:t>
            </w:r>
            <w:r w:rsidRPr="00602DCA">
              <w:t xml:space="preserve"> </w:t>
            </w:r>
          </w:p>
          <w:p w:rsidR="00583AFD" w:rsidRPr="00602DCA" w:rsidRDefault="00583AFD" w:rsidP="00A66E52">
            <w:pPr>
              <w:pStyle w:val="ListParagraph"/>
              <w:numPr>
                <w:ilvl w:val="0"/>
                <w:numId w:val="30"/>
              </w:numPr>
              <w:tabs>
                <w:tab w:val="left" w:pos="680"/>
                <w:tab w:val="left" w:pos="7371"/>
              </w:tabs>
              <w:ind w:left="714" w:hanging="357"/>
              <w:jc w:val="both"/>
            </w:pPr>
          </w:p>
        </w:tc>
      </w:tr>
    </w:tbl>
    <w:p w:rsidR="00583AFD" w:rsidRPr="004153B5" w:rsidRDefault="00583AFD" w:rsidP="00583AFD">
      <w:pPr>
        <w:spacing w:before="60" w:after="60"/>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Default="00583AFD" w:rsidP="00583AFD">
            <w:pPr>
              <w:spacing w:before="60" w:after="60"/>
              <w:jc w:val="both"/>
            </w:pPr>
            <w:r w:rsidRPr="00602DCA">
              <w:rPr>
                <w:b/>
              </w:rPr>
              <w:t>Description of work</w:t>
            </w:r>
            <w:r w:rsidRPr="00602DCA">
              <w:t xml:space="preserve"> (where appropriate, broken down into tasks), lead partner and role of participants</w:t>
            </w:r>
          </w:p>
          <w:p w:rsidR="00583AFD" w:rsidRPr="009F554A" w:rsidRDefault="00583AFD" w:rsidP="00583AFD">
            <w:pPr>
              <w:contextualSpacing/>
              <w:jc w:val="both"/>
              <w:rPr>
                <w:rFonts w:cs="Arial"/>
              </w:rPr>
            </w:pPr>
            <w:r w:rsidRPr="009F554A">
              <w:rPr>
                <w:rFonts w:cs="Arial"/>
              </w:rPr>
              <w:t xml:space="preserve">The narrative of crisis surrounding refugees has shaped political approaches to migration issues, societal discourses on the rights of migrants and legal changes to the EU’s asylum acquis. Even prior to the onset of what is generally called the “refugee crisis”, this narrative of crisis existed at European Union and member state levels. In 2003, the European Commission stated that the protection system was ‘in crisis’ which posed “a real threat to the institution of asylum and more generally for Europe’s humanitarian tradition….”  The  ‘mixed flow’ of migrants entering on the Southern and Eastern borders of the EU has been identified as a humanitarian crisis which has led to a crisis of European solidarity regarding a manageable flow of seekers of protection. The result has been grave challenges to sovereignty, legitimacy, democracy, justice and the rule of law in both the European Union and, perhaps most strikingly, the Member States. In a time of increased migrant arrivals, the European Commission’s new Agenda on Migration recognises such inherent tensions. While committed to protecting the institution of protection;   underlying the policy formulation of this New Agenda is, </w:t>
            </w:r>
          </w:p>
          <w:p w:rsidR="00583AFD" w:rsidRPr="009F554A" w:rsidRDefault="00583AFD" w:rsidP="00583AFD">
            <w:pPr>
              <w:contextualSpacing/>
              <w:jc w:val="both"/>
              <w:rPr>
                <w:rFonts w:cs="Arial"/>
              </w:rPr>
            </w:pPr>
          </w:p>
          <w:p w:rsidR="00583AFD" w:rsidRPr="009F554A" w:rsidRDefault="00583AFD" w:rsidP="00583AFD">
            <w:pPr>
              <w:contextualSpacing/>
              <w:jc w:val="both"/>
              <w:rPr>
                <w:rFonts w:cs="Arial"/>
              </w:rPr>
            </w:pPr>
            <w:r w:rsidRPr="009F554A">
              <w:rPr>
                <w:rFonts w:cs="Arial"/>
              </w:rPr>
              <w:t>“[t]he lack of mutual trust between Member States, notably as a result of the continued fragmentation of the asylum system. This has a direct impact on asylum seekers who seek to "asylum shop", but also on EU public opinion: it encourages a sense that the current system is fundamentally unfair.”</w:t>
            </w:r>
          </w:p>
          <w:p w:rsidR="00583AFD" w:rsidRPr="009F554A" w:rsidRDefault="00583AFD" w:rsidP="00583AFD">
            <w:pPr>
              <w:contextualSpacing/>
              <w:jc w:val="both"/>
              <w:rPr>
                <w:rFonts w:cs="Arial"/>
              </w:rPr>
            </w:pPr>
          </w:p>
          <w:p w:rsidR="00583AFD" w:rsidRPr="009F554A" w:rsidRDefault="00583AFD" w:rsidP="00583AFD">
            <w:pPr>
              <w:contextualSpacing/>
              <w:jc w:val="both"/>
              <w:rPr>
                <w:rFonts w:cs="Arial"/>
              </w:rPr>
            </w:pPr>
            <w:r w:rsidRPr="009F554A">
              <w:rPr>
                <w:rFonts w:cs="Arial"/>
              </w:rPr>
              <w:t>Harvey, writing in 2000, summarises the position currently taken by EU Member States wherein the “…humanitarian institution of asylum is now discussed as a threat and/or a security problem.”  Significantly, it is represented as a threat to both national sovereignty and European fundamental values.</w:t>
            </w:r>
          </w:p>
          <w:p w:rsidR="00583AFD" w:rsidRPr="009F554A" w:rsidRDefault="00583AFD" w:rsidP="00583AFD">
            <w:pPr>
              <w:contextualSpacing/>
              <w:jc w:val="both"/>
              <w:rPr>
                <w:rFonts w:cs="Arial"/>
              </w:rPr>
            </w:pPr>
          </w:p>
          <w:p w:rsidR="00583AFD" w:rsidRPr="009F554A" w:rsidRDefault="00583AFD" w:rsidP="00583AFD">
            <w:pPr>
              <w:contextualSpacing/>
              <w:jc w:val="both"/>
              <w:rPr>
                <w:rFonts w:cs="Arial"/>
              </w:rPr>
            </w:pPr>
            <w:r w:rsidRPr="009F554A">
              <w:rPr>
                <w:rFonts w:cs="Arial"/>
              </w:rPr>
              <w:t xml:space="preserve">All these values exhibit complex dynamics in the face of migration to Europe from third countries. Sovereignty has been defined as the right to exclude non-members, but the exigencies of the crisis have led to greater integration—and accordingly less sovereignty—in response as Europe fortifies its border controls through a Common European Asylum Policy, ‘burden-sharing’ and a European Border and Coast Guard. The perceived threat to the sovereignty of Member States has led to a decline of European Union legitimacy in some Member States. Some Member States have invoked particular strategies of democratic legitimation like referendums in response to this “refugee crisis”. Despite the “crisis” narrative, the right to seek asylum is now a core part of EU law. Therefore, the embracing of the right of asylum, but couching the exercise of that right by persons seeking refuge as “crisis”, does provide some space for exploring these tensions that result from a supranational reinstatement of member states (previously) international obligations. The EU Treaties and the EU Charter of Fundamental Rights protect certain core human rights as regards rights to seek asylum, </w:t>
            </w:r>
            <w:r w:rsidRPr="009F554A">
              <w:rPr>
                <w:rFonts w:cs="Arial"/>
              </w:rPr>
              <w:lastRenderedPageBreak/>
              <w:t xml:space="preserve">non-discrimination, dignity, right to good administration etc. These now appear to conflict with approaches of some Member States to issues of migration and a re-strengthening of claims to sovereignty at a time of increased migration flows. These claims have, in the case of some Member States, involved modifying or questioning the international refugee system. Meanwhile, the treatment of protection seekers by both the EU and its Member States, and arrangements with third countries to prevent the movement of people undermine other sources of legitimacy for both the Union and its members:  the anti-majoritarian values of fundamental rights and the rule of law. </w:t>
            </w:r>
          </w:p>
          <w:p w:rsidR="00583AFD" w:rsidRPr="009F554A" w:rsidRDefault="00583AFD" w:rsidP="00583AFD">
            <w:pPr>
              <w:contextualSpacing/>
              <w:jc w:val="both"/>
              <w:rPr>
                <w:rFonts w:cs="Arial"/>
              </w:rPr>
            </w:pPr>
            <w:r w:rsidRPr="009F554A">
              <w:rPr>
                <w:rFonts w:cs="Arial"/>
              </w:rPr>
              <w:t xml:space="preserve"> In the background of all of these dynamics is the value of justice, as an ideal arrangement that will treat everyone fairly: protection seekers, citizens of the Member States (both movers and stayers within the EU), different </w:t>
            </w:r>
            <w:proofErr w:type="spellStart"/>
            <w:r w:rsidRPr="009F554A">
              <w:rPr>
                <w:rFonts w:cs="Arial"/>
              </w:rPr>
              <w:t>demoi</w:t>
            </w:r>
            <w:proofErr w:type="spellEnd"/>
            <w:r w:rsidRPr="009F554A">
              <w:rPr>
                <w:rFonts w:cs="Arial"/>
              </w:rPr>
              <w:t>, different communities and different traditions at all the multiple levels of EU governance. That one issue and even one set of events could provoke this legitimacy crisis suggests the nature of the challenge that migration presents.</w:t>
            </w:r>
          </w:p>
          <w:p w:rsidR="00583AFD" w:rsidRPr="009F554A" w:rsidRDefault="00583AFD" w:rsidP="00583AFD">
            <w:pPr>
              <w:contextualSpacing/>
              <w:jc w:val="both"/>
              <w:rPr>
                <w:rFonts w:cs="Arial"/>
              </w:rPr>
            </w:pPr>
            <w:r w:rsidRPr="009F554A">
              <w:rPr>
                <w:rFonts w:cs="Arial"/>
              </w:rPr>
              <w:tab/>
              <w:t>In keeping with the methodology of INSIDE-UP and unlike previous studies that have focused on debates between public intellectuals,  we will take a bottom up approach to addressing this challenge without in any way privileging one type of narrative over another. Indeed, our first task is to establish what types of normative and discursive narratives are already operative and potentially operative within the Member States themselves. We will see to what extent these discourses are or could be reflected at European Union level and their relations to “European fundamental values”. We will pay particular attention to the relationships between these narratives and the legal and institutional orders of both the Member States and the European Union. These relationships can be both conflicting and supporting and the law may itself be at odds with political and policy institutions—the most obvious of the latter being reception services. These tensions appear in different forms in border and non-border states and around different internal borders. In our examination of real and potential narratives, we will make sure to include cases of both types.</w:t>
            </w:r>
          </w:p>
          <w:p w:rsidR="00583AFD" w:rsidRDefault="00583AFD" w:rsidP="00583AFD">
            <w:pPr>
              <w:contextualSpacing/>
              <w:jc w:val="both"/>
              <w:rPr>
                <w:rFonts w:cs="Arial"/>
              </w:rPr>
            </w:pPr>
            <w:r w:rsidRPr="009F554A">
              <w:rPr>
                <w:rFonts w:cs="Arial"/>
              </w:rPr>
              <w:t>Many of these narratives are longstanding, but some have developed more recently. Some will draw on notions of protecting the vulnerable, including refugees, and of solidarity from the diverse religious traditions of Europe. Others will be based in the values of communities of sub-national, national or cosmopolitan scope. We will not shy away from identifying narratives that oppose universalist or cosmopolitan values, but we will not assume that the only effective traditions, invented or of longstanding, are those of primordial rootedness.  We are conscious that the crisis surrounding migration has been characterised by appeals to solidarity, dignity, the rule of law (whether of the Dublin or Schengen systems or of international refugee law) and sovereign, democratic legitimacy on all sides of these debates</w:t>
            </w:r>
            <w:r>
              <w:rPr>
                <w:rFonts w:cs="Arial"/>
              </w:rPr>
              <w:t>.</w:t>
            </w:r>
          </w:p>
          <w:p w:rsidR="00583AFD" w:rsidRDefault="00583AFD" w:rsidP="00583AFD">
            <w:pPr>
              <w:contextualSpacing/>
              <w:jc w:val="both"/>
              <w:rPr>
                <w:rFonts w:cs="Arial"/>
              </w:rPr>
            </w:pPr>
          </w:p>
          <w:p w:rsidR="00583AFD" w:rsidRDefault="00583AFD" w:rsidP="00583AFD">
            <w:pPr>
              <w:spacing w:before="120" w:after="120"/>
              <w:jc w:val="both"/>
              <w:rPr>
                <w:b/>
                <w:sz w:val="22"/>
                <w:szCs w:val="22"/>
              </w:rPr>
            </w:pPr>
            <w:r>
              <w:rPr>
                <w:b/>
                <w:sz w:val="22"/>
                <w:szCs w:val="22"/>
              </w:rPr>
              <w:t>Tasks 8</w:t>
            </w:r>
            <w:r w:rsidRPr="00602DCA">
              <w:rPr>
                <w:b/>
                <w:sz w:val="22"/>
                <w:szCs w:val="22"/>
              </w:rPr>
              <w:t xml:space="preserve">.1 </w:t>
            </w:r>
            <w:r>
              <w:rPr>
                <w:b/>
                <w:sz w:val="22"/>
                <w:szCs w:val="22"/>
              </w:rPr>
              <w:t>(responsible University)</w:t>
            </w:r>
          </w:p>
          <w:p w:rsidR="00583AFD" w:rsidRPr="005B07AD" w:rsidRDefault="00583AFD" w:rsidP="00583AFD">
            <w:pPr>
              <w:jc w:val="both"/>
              <w:rPr>
                <w:rFonts w:cs="Arial"/>
              </w:rPr>
            </w:pPr>
          </w:p>
          <w:p w:rsidR="00583AFD" w:rsidRPr="002F5B16" w:rsidRDefault="00583AFD" w:rsidP="00583AFD">
            <w:pPr>
              <w:jc w:val="both"/>
              <w:rPr>
                <w:rFonts w:cs="Arial"/>
              </w:rPr>
            </w:pPr>
            <w:r w:rsidRPr="005B07AD">
              <w:rPr>
                <w:rFonts w:cs="Arial"/>
              </w:rPr>
              <w:t xml:space="preserve">Task 1: </w:t>
            </w:r>
            <w:r w:rsidRPr="002F5B16">
              <w:rPr>
                <w:rFonts w:cs="Arial"/>
              </w:rPr>
              <w:t>Identify normative and discursive narratives surrounding migration in various Member States .</w:t>
            </w:r>
          </w:p>
          <w:p w:rsidR="00583AFD" w:rsidRPr="002F5B16" w:rsidRDefault="00583AFD" w:rsidP="00583AFD">
            <w:pPr>
              <w:jc w:val="both"/>
              <w:rPr>
                <w:rFonts w:cs="Arial"/>
              </w:rPr>
            </w:pPr>
            <w:r w:rsidRPr="002F5B16">
              <w:rPr>
                <w:rFonts w:cs="Arial"/>
              </w:rPr>
              <w:t>Task 2: Examine the relation between narratives operative or potentially operative in the Member States and European Union narratives and fundamental values, including as expressed in EU and national laws and jurisprudence.</w:t>
            </w:r>
          </w:p>
          <w:p w:rsidR="00583AFD" w:rsidRPr="002F5B16" w:rsidRDefault="00583AFD" w:rsidP="00583AFD">
            <w:pPr>
              <w:jc w:val="both"/>
              <w:rPr>
                <w:rFonts w:cs="Arial"/>
              </w:rPr>
            </w:pPr>
            <w:r w:rsidRPr="002F5B16">
              <w:rPr>
                <w:rFonts w:cs="Arial"/>
              </w:rPr>
              <w:t>Task 3: Develop policy recommendations regarding promoting democracy, legitimacy, justice and the rule of law surrounding migration and integration issues both at EU and Member State level.</w:t>
            </w:r>
          </w:p>
          <w:p w:rsidR="00583AFD" w:rsidRPr="006D79E9" w:rsidRDefault="00583AFD" w:rsidP="00583AFD">
            <w:pPr>
              <w:jc w:val="both"/>
              <w:rPr>
                <w:rFonts w:cs="Arial"/>
              </w:rPr>
            </w:pPr>
            <w:r w:rsidRPr="002F5B16">
              <w:rPr>
                <w:rFonts w:cs="Arial"/>
              </w:rPr>
              <w:t>Task 4: Develop suitable citizenship education curricula in the area of migration suitable for both Member State citizens and migrants.</w:t>
            </w:r>
          </w:p>
        </w:tc>
      </w:tr>
    </w:tbl>
    <w:p w:rsidR="00583AFD" w:rsidRPr="004153B5" w:rsidRDefault="00583AFD" w:rsidP="00583AFD">
      <w:pPr>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16257E" w:rsidTr="00583AFD">
        <w:tc>
          <w:tcPr>
            <w:tcW w:w="9855" w:type="dxa"/>
          </w:tcPr>
          <w:p w:rsidR="00583AFD" w:rsidRDefault="00583AFD" w:rsidP="00583AFD">
            <w:pPr>
              <w:spacing w:before="60" w:after="60"/>
            </w:pPr>
            <w:r w:rsidRPr="00602DCA">
              <w:rPr>
                <w:b/>
              </w:rPr>
              <w:t>Deliverables</w:t>
            </w:r>
            <w:r w:rsidRPr="00602DCA">
              <w:t xml:space="preserve"> (brief description and month of delivery)</w:t>
            </w:r>
          </w:p>
          <w:p w:rsidR="00583AFD" w:rsidRPr="00602DCA" w:rsidRDefault="00583AFD" w:rsidP="00583AFD">
            <w:pPr>
              <w:spacing w:before="60" w:after="60"/>
            </w:pPr>
          </w:p>
          <w:tbl>
            <w:tblPr>
              <w:tblW w:w="5000" w:type="pct"/>
              <w:tblLayout w:type="fixed"/>
              <w:tblCellMar>
                <w:left w:w="70" w:type="dxa"/>
                <w:right w:w="70" w:type="dxa"/>
              </w:tblCellMar>
              <w:tblLook w:val="04A0" w:firstRow="1" w:lastRow="0" w:firstColumn="1" w:lastColumn="0" w:noHBand="0" w:noVBand="1"/>
            </w:tblPr>
            <w:tblGrid>
              <w:gridCol w:w="1449"/>
              <w:gridCol w:w="5290"/>
              <w:gridCol w:w="1450"/>
              <w:gridCol w:w="1450"/>
            </w:tblGrid>
            <w:tr w:rsidR="00583AFD" w:rsidRPr="00602DCA" w:rsidTr="00583AFD">
              <w:trPr>
                <w:trHeight w:val="630"/>
              </w:trPr>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lastRenderedPageBreak/>
                    <w:t>Deliverable Number</w:t>
                  </w:r>
                </w:p>
              </w:tc>
              <w:tc>
                <w:tcPr>
                  <w:tcW w:w="2744" w:type="pct"/>
                  <w:tcBorders>
                    <w:top w:val="nil"/>
                    <w:left w:val="nil"/>
                    <w:bottom w:val="nil"/>
                    <w:right w:val="nil"/>
                  </w:tcBorders>
                  <w:hideMark/>
                </w:tcPr>
                <w:p w:rsidR="00583AFD" w:rsidRPr="00602DCA" w:rsidRDefault="00583AFD" w:rsidP="00583AFD">
                  <w:pPr>
                    <w:spacing w:line="276" w:lineRule="auto"/>
                    <w:rPr>
                      <w:b/>
                      <w:sz w:val="22"/>
                      <w:szCs w:val="22"/>
                    </w:rPr>
                  </w:pPr>
                  <w:r w:rsidRPr="00602DCA">
                    <w:rPr>
                      <w:b/>
                      <w:sz w:val="22"/>
                      <w:szCs w:val="22"/>
                    </w:rPr>
                    <w:t>Deliverable Name</w:t>
                  </w:r>
                </w:p>
              </w:tc>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Lead Participant</w:t>
                  </w:r>
                </w:p>
              </w:tc>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Delivery Month</w:t>
                  </w: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r>
                    <w:rPr>
                      <w:sz w:val="22"/>
                      <w:szCs w:val="22"/>
                    </w:rPr>
                    <w:t>D8</w:t>
                  </w:r>
                  <w:r w:rsidRPr="00602DCA">
                    <w:rPr>
                      <w:sz w:val="22"/>
                      <w:szCs w:val="22"/>
                    </w:rPr>
                    <w:t>.1</w:t>
                  </w:r>
                </w:p>
              </w:tc>
              <w:tc>
                <w:tcPr>
                  <w:tcW w:w="2744" w:type="pct"/>
                  <w:tcBorders>
                    <w:top w:val="nil"/>
                    <w:left w:val="nil"/>
                    <w:bottom w:val="nil"/>
                    <w:right w:val="nil"/>
                  </w:tcBorders>
                </w:tcPr>
                <w:p w:rsidR="00583AFD" w:rsidRPr="005B07AD" w:rsidRDefault="00583AFD" w:rsidP="00583AFD">
                  <w:pPr>
                    <w:jc w:val="both"/>
                    <w:rPr>
                      <w:rFonts w:cs="Arial"/>
                    </w:rPr>
                  </w:pPr>
                  <w:r w:rsidRPr="005B07AD">
                    <w:rPr>
                      <w:rFonts w:cs="Arial"/>
                    </w:rPr>
                    <w:t>Deliverables(with month of project out of 36):</w:t>
                  </w:r>
                </w:p>
                <w:p w:rsidR="00583AFD" w:rsidRPr="006C6D82" w:rsidRDefault="00583AFD" w:rsidP="00583AFD">
                  <w:pPr>
                    <w:jc w:val="both"/>
                    <w:rPr>
                      <w:rFonts w:cs="Arial"/>
                    </w:rPr>
                  </w:pPr>
                  <w:r w:rsidRPr="006C6D82">
                    <w:rPr>
                      <w:rFonts w:cs="Arial"/>
                    </w:rPr>
                    <w:t>8.1 Report developing a typology of normative narratives about migration, including appropriations of the values of particular communities, in relation to sovereignty, democracy, legitimacy, justice and the rule of law. (M12)</w:t>
                  </w:r>
                </w:p>
                <w:p w:rsidR="00583AFD" w:rsidRPr="006C6D82" w:rsidRDefault="00583AFD" w:rsidP="00583AFD">
                  <w:pPr>
                    <w:jc w:val="both"/>
                    <w:rPr>
                      <w:rFonts w:cs="Arial"/>
                    </w:rPr>
                  </w:pPr>
                </w:p>
                <w:p w:rsidR="00583AFD" w:rsidRPr="006C6D82" w:rsidRDefault="00583AFD" w:rsidP="00583AFD">
                  <w:pPr>
                    <w:jc w:val="both"/>
                    <w:rPr>
                      <w:rFonts w:cs="Arial"/>
                    </w:rPr>
                  </w:pPr>
                  <w:r w:rsidRPr="006C6D82">
                    <w:rPr>
                      <w:rFonts w:cs="Arial"/>
                    </w:rPr>
                    <w:t>8.2 A comparative empirical study of historic narratives on migration, experiences of emigration, immigration and circular migration and significant events involving migration in selected Member States. (M18)</w:t>
                  </w:r>
                </w:p>
                <w:p w:rsidR="00583AFD" w:rsidRPr="006C6D82" w:rsidRDefault="00583AFD" w:rsidP="00583AFD">
                  <w:pPr>
                    <w:jc w:val="both"/>
                    <w:rPr>
                      <w:rFonts w:cs="Arial"/>
                    </w:rPr>
                  </w:pPr>
                </w:p>
                <w:p w:rsidR="00583AFD" w:rsidRPr="006C6D82" w:rsidRDefault="00583AFD" w:rsidP="00583AFD">
                  <w:pPr>
                    <w:jc w:val="both"/>
                    <w:rPr>
                      <w:rFonts w:cs="Arial"/>
                    </w:rPr>
                  </w:pPr>
                  <w:r w:rsidRPr="006C6D82">
                    <w:rPr>
                      <w:rFonts w:cs="Arial"/>
                    </w:rPr>
                    <w:t>8.3 A report outlining a coherent, historically informed and responsive normative approach to migration and integration, including protection seekers, based on previous deliverables.(M30)</w:t>
                  </w:r>
                </w:p>
                <w:p w:rsidR="00583AFD" w:rsidRPr="006C6D82" w:rsidRDefault="00583AFD" w:rsidP="00583AFD">
                  <w:pPr>
                    <w:jc w:val="both"/>
                    <w:rPr>
                      <w:rFonts w:cs="Arial"/>
                    </w:rPr>
                  </w:pPr>
                </w:p>
                <w:p w:rsidR="00583AFD" w:rsidRPr="002F5B16" w:rsidRDefault="00583AFD" w:rsidP="00583AFD">
                  <w:pPr>
                    <w:jc w:val="both"/>
                    <w:rPr>
                      <w:rFonts w:cs="Arial"/>
                    </w:rPr>
                  </w:pPr>
                  <w:r w:rsidRPr="006C6D82">
                    <w:rPr>
                      <w:rFonts w:cs="Arial"/>
                    </w:rPr>
                    <w:t xml:space="preserve">8.4 Policy brief arising from </w:t>
                  </w:r>
                  <w:commentRangeStart w:id="43"/>
                  <w:r w:rsidRPr="006C6D82">
                    <w:rPr>
                      <w:rFonts w:cs="Arial"/>
                    </w:rPr>
                    <w:t>8.5</w:t>
                  </w:r>
                  <w:commentRangeEnd w:id="43"/>
                  <w:r>
                    <w:rPr>
                      <w:rStyle w:val="CommentReference"/>
                      <w:szCs w:val="20"/>
                    </w:rPr>
                    <w:commentReference w:id="43"/>
                  </w:r>
                  <w:r w:rsidRPr="006C6D82">
                    <w:rPr>
                      <w:rFonts w:cs="Arial"/>
                    </w:rPr>
                    <w:t>, including exploring potential avenues of disseminating findings through artistic projects, media and potential civic engagement.(M34)</w:t>
                  </w: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bl>
          <w:p w:rsidR="00583AFD" w:rsidRPr="0016257E" w:rsidRDefault="00583AFD" w:rsidP="00583AFD">
            <w:pPr>
              <w:spacing w:before="60" w:after="60"/>
            </w:pPr>
          </w:p>
        </w:tc>
      </w:tr>
    </w:tbl>
    <w:p w:rsidR="00583AFD" w:rsidRPr="000C762B" w:rsidRDefault="00583AFD" w:rsidP="00583AFD">
      <w:pPr>
        <w:spacing w:before="60" w:after="120"/>
        <w:rPr>
          <w:b/>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1080"/>
        <w:gridCol w:w="54"/>
        <w:gridCol w:w="1027"/>
        <w:gridCol w:w="532"/>
        <w:gridCol w:w="549"/>
        <w:gridCol w:w="463"/>
        <w:gridCol w:w="618"/>
        <w:gridCol w:w="354"/>
        <w:gridCol w:w="727"/>
        <w:gridCol w:w="1081"/>
      </w:tblGrid>
      <w:tr w:rsidR="00583AFD" w:rsidRPr="00602DCA" w:rsidTr="00583AFD">
        <w:trPr>
          <w:cantSplit/>
        </w:trPr>
        <w:tc>
          <w:tcPr>
            <w:tcW w:w="3369" w:type="dxa"/>
          </w:tcPr>
          <w:p w:rsidR="00583AFD" w:rsidRPr="00602DCA" w:rsidRDefault="00583AFD" w:rsidP="00583AFD">
            <w:pPr>
              <w:rPr>
                <w:b/>
              </w:rPr>
            </w:pPr>
            <w:r w:rsidRPr="00602DCA">
              <w:rPr>
                <w:b/>
              </w:rPr>
              <w:t xml:space="preserve">Work package number </w:t>
            </w:r>
          </w:p>
        </w:tc>
        <w:tc>
          <w:tcPr>
            <w:tcW w:w="1134" w:type="dxa"/>
            <w:gridSpan w:val="2"/>
          </w:tcPr>
          <w:p w:rsidR="00583AFD" w:rsidRPr="00602DCA" w:rsidRDefault="00583AFD" w:rsidP="00583AFD">
            <w:r>
              <w:t>9</w:t>
            </w:r>
          </w:p>
        </w:tc>
        <w:tc>
          <w:tcPr>
            <w:tcW w:w="3543" w:type="dxa"/>
            <w:gridSpan w:val="6"/>
          </w:tcPr>
          <w:p w:rsidR="00583AFD" w:rsidRPr="00602DCA" w:rsidRDefault="00583AFD" w:rsidP="00583AFD">
            <w:r w:rsidRPr="00602DCA">
              <w:rPr>
                <w:b/>
              </w:rPr>
              <w:t>Lead beneficiary</w:t>
            </w:r>
          </w:p>
        </w:tc>
        <w:tc>
          <w:tcPr>
            <w:tcW w:w="1808" w:type="dxa"/>
            <w:gridSpan w:val="2"/>
          </w:tcPr>
          <w:p w:rsidR="00583AFD" w:rsidRPr="00602DCA" w:rsidRDefault="00583AFD" w:rsidP="00583AFD">
            <w:commentRangeStart w:id="44"/>
            <w:r>
              <w:t>Lund</w:t>
            </w:r>
            <w:commentRangeEnd w:id="44"/>
            <w:r>
              <w:rPr>
                <w:rStyle w:val="CommentReference"/>
                <w:szCs w:val="20"/>
              </w:rPr>
              <w:commentReference w:id="44"/>
            </w:r>
          </w:p>
        </w:tc>
      </w:tr>
      <w:tr w:rsidR="00583AFD" w:rsidRPr="00602DCA" w:rsidTr="00583AFD">
        <w:trPr>
          <w:cantSplit/>
        </w:trPr>
        <w:tc>
          <w:tcPr>
            <w:tcW w:w="3369" w:type="dxa"/>
          </w:tcPr>
          <w:p w:rsidR="00583AFD" w:rsidRPr="00602DCA" w:rsidRDefault="00583AFD" w:rsidP="00583AFD">
            <w:pPr>
              <w:rPr>
                <w:b/>
              </w:rPr>
            </w:pPr>
            <w:r w:rsidRPr="00602DCA">
              <w:rPr>
                <w:b/>
              </w:rPr>
              <w:t>Work package title</w:t>
            </w:r>
          </w:p>
        </w:tc>
        <w:tc>
          <w:tcPr>
            <w:tcW w:w="6485" w:type="dxa"/>
            <w:gridSpan w:val="10"/>
          </w:tcPr>
          <w:p w:rsidR="00583AFD" w:rsidRPr="00602DCA" w:rsidRDefault="00583AFD" w:rsidP="00583AFD">
            <w:pPr>
              <w:rPr>
                <w:b/>
              </w:rPr>
            </w:pPr>
            <w:r>
              <w:rPr>
                <w:b/>
              </w:rPr>
              <w:t>Rule of law crisis</w:t>
            </w:r>
          </w:p>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Participant number</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rPr>
                <w:b/>
              </w:rPr>
            </w:pPr>
            <w:r w:rsidRPr="00602DCA">
              <w:rPr>
                <w:b/>
              </w:rPr>
              <w:t>Short name of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Person/months per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16257E" w:rsidTr="00583AFD">
        <w:trPr>
          <w:cantSplit/>
        </w:trPr>
        <w:tc>
          <w:tcPr>
            <w:tcW w:w="3369" w:type="dxa"/>
          </w:tcPr>
          <w:p w:rsidR="00583AFD" w:rsidRPr="00602DCA" w:rsidRDefault="00583AFD" w:rsidP="00583AFD">
            <w:pPr>
              <w:spacing w:after="480"/>
              <w:ind w:left="1191" w:hanging="1191"/>
              <w:rPr>
                <w:b/>
              </w:rPr>
            </w:pPr>
            <w:r w:rsidRPr="00602DCA">
              <w:rPr>
                <w:b/>
              </w:rPr>
              <w:t>Start month</w:t>
            </w:r>
          </w:p>
        </w:tc>
        <w:tc>
          <w:tcPr>
            <w:tcW w:w="2693" w:type="dxa"/>
            <w:gridSpan w:val="4"/>
          </w:tcPr>
          <w:p w:rsidR="00583AFD" w:rsidRPr="00602DCA" w:rsidRDefault="00583AFD" w:rsidP="00583AFD"/>
        </w:tc>
        <w:tc>
          <w:tcPr>
            <w:tcW w:w="1012" w:type="dxa"/>
            <w:gridSpan w:val="2"/>
          </w:tcPr>
          <w:p w:rsidR="00583AFD" w:rsidRPr="00602DCA" w:rsidRDefault="00583AFD" w:rsidP="00583AFD">
            <w:r w:rsidRPr="00602DCA">
              <w:t>End month</w:t>
            </w:r>
          </w:p>
        </w:tc>
        <w:tc>
          <w:tcPr>
            <w:tcW w:w="2780" w:type="dxa"/>
            <w:gridSpan w:val="4"/>
          </w:tcPr>
          <w:p w:rsidR="00583AFD" w:rsidRPr="0016257E" w:rsidRDefault="00583AFD" w:rsidP="00583AFD"/>
        </w:tc>
      </w:tr>
    </w:tbl>
    <w:p w:rsidR="00583AFD" w:rsidRPr="0016257E" w:rsidRDefault="00583AFD" w:rsidP="00583AFD">
      <w:pPr>
        <w:spacing w:before="60" w:after="60"/>
        <w:rPr>
          <w: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Pr="00602DCA" w:rsidRDefault="00583AFD" w:rsidP="00583AFD">
            <w:pPr>
              <w:spacing w:before="60" w:after="60"/>
            </w:pPr>
            <w:r w:rsidRPr="00602DCA">
              <w:rPr>
                <w:b/>
              </w:rPr>
              <w:t>Objectives</w:t>
            </w:r>
            <w:r w:rsidRPr="00602DCA">
              <w:t xml:space="preserve"> </w:t>
            </w:r>
          </w:p>
          <w:p w:rsidR="00583AFD" w:rsidRDefault="00583AFD" w:rsidP="00A66E52">
            <w:pPr>
              <w:pStyle w:val="ListParagraph"/>
              <w:numPr>
                <w:ilvl w:val="0"/>
                <w:numId w:val="30"/>
              </w:numPr>
              <w:tabs>
                <w:tab w:val="left" w:pos="680"/>
                <w:tab w:val="left" w:pos="7371"/>
              </w:tabs>
              <w:jc w:val="both"/>
            </w:pPr>
            <w:r>
              <w:t>To better understand the tensions that exist between sovereignty and democratic concerns on the one hand, and the rule of law and human rights on the other</w:t>
            </w:r>
          </w:p>
          <w:p w:rsidR="00583AFD" w:rsidRDefault="00583AFD" w:rsidP="00A66E52">
            <w:pPr>
              <w:pStyle w:val="ListParagraph"/>
              <w:numPr>
                <w:ilvl w:val="0"/>
                <w:numId w:val="30"/>
              </w:numPr>
              <w:tabs>
                <w:tab w:val="left" w:pos="680"/>
                <w:tab w:val="left" w:pos="7371"/>
              </w:tabs>
              <w:jc w:val="both"/>
            </w:pPr>
            <w:r>
              <w:t xml:space="preserve">To examine how fundamental rights and the rule of law can strengthen democracy; </w:t>
            </w:r>
          </w:p>
          <w:p w:rsidR="00583AFD" w:rsidRDefault="00583AFD" w:rsidP="00A66E52">
            <w:pPr>
              <w:pStyle w:val="ListParagraph"/>
              <w:numPr>
                <w:ilvl w:val="0"/>
                <w:numId w:val="30"/>
              </w:numPr>
              <w:tabs>
                <w:tab w:val="left" w:pos="680"/>
                <w:tab w:val="left" w:pos="7371"/>
              </w:tabs>
              <w:jc w:val="both"/>
            </w:pPr>
            <w:r>
              <w:t>To explore the mechanisms that can be used to deal with challenges to the rule of law and fundamental rights;</w:t>
            </w:r>
          </w:p>
          <w:p w:rsidR="00583AFD" w:rsidRPr="00602DCA" w:rsidRDefault="00583AFD" w:rsidP="00A66E52">
            <w:pPr>
              <w:pStyle w:val="ListParagraph"/>
              <w:numPr>
                <w:ilvl w:val="0"/>
                <w:numId w:val="30"/>
              </w:numPr>
              <w:tabs>
                <w:tab w:val="left" w:pos="680"/>
                <w:tab w:val="left" w:pos="7371"/>
              </w:tabs>
              <w:jc w:val="both"/>
            </w:pPr>
            <w:r>
              <w:t>To look into the role of actors, including NGOs and societal groups, as well as the EU institutions, in dealing with the tensions.</w:t>
            </w:r>
          </w:p>
        </w:tc>
      </w:tr>
    </w:tbl>
    <w:p w:rsidR="00583AFD" w:rsidRPr="004153B5" w:rsidRDefault="00583AFD" w:rsidP="00583AFD">
      <w:pPr>
        <w:spacing w:before="60" w:after="60"/>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Default="00583AFD" w:rsidP="00583AFD">
            <w:pPr>
              <w:spacing w:before="60" w:after="60"/>
              <w:jc w:val="both"/>
            </w:pPr>
            <w:r w:rsidRPr="00602DCA">
              <w:rPr>
                <w:b/>
              </w:rPr>
              <w:lastRenderedPageBreak/>
              <w:t>Description of work</w:t>
            </w:r>
            <w:r w:rsidRPr="00602DCA">
              <w:t xml:space="preserve"> (where appropriate, broken down into tasks), lead partner and role of participants</w:t>
            </w:r>
          </w:p>
          <w:p w:rsidR="00583AFD" w:rsidRPr="00691368" w:rsidRDefault="00583AFD" w:rsidP="00583AFD">
            <w:pPr>
              <w:spacing w:before="120" w:after="120"/>
              <w:jc w:val="both"/>
              <w:rPr>
                <w:sz w:val="22"/>
                <w:szCs w:val="22"/>
              </w:rPr>
            </w:pPr>
            <w:r w:rsidRPr="00691368">
              <w:rPr>
                <w:sz w:val="22"/>
                <w:szCs w:val="22"/>
              </w:rPr>
              <w:t xml:space="preserve">The tension between sovereignty and democratic concerns on the one hand and the Rule of law is key to the current Rule of law crisis in Europe. This work package seeks to identify how this tension is manifested in the Member States. The approach will be that the Rule of law crisis is not limited to the couple of Member States that have become the focus of the new Rule of law mechanism, or those Member States that have been subject to monitoring after their accession. In all Member States tensions on Rule of law issues exist, e.g. in light of measures to address terrorism or migration. </w:t>
            </w:r>
          </w:p>
          <w:p w:rsidR="00583AFD" w:rsidRPr="00691368" w:rsidRDefault="00583AFD" w:rsidP="00583AFD">
            <w:pPr>
              <w:spacing w:before="120" w:after="120"/>
              <w:jc w:val="both"/>
              <w:rPr>
                <w:sz w:val="22"/>
                <w:szCs w:val="22"/>
              </w:rPr>
            </w:pPr>
            <w:r w:rsidRPr="00691368">
              <w:rPr>
                <w:sz w:val="22"/>
                <w:szCs w:val="22"/>
              </w:rPr>
              <w:t xml:space="preserve">This Work Package distinguishes between normative and institutional tensions between the Rule of Law and Fundamental Rights on the one hand, and democracy on the other. From a normative perspective and a liberal point of view the question arises whether fundamental rights and the rule of law can foster democracy when they are increasingly contested, either because fundamental rights are considerably limited, or because they are over-used, which results in an inflation of rights. </w:t>
            </w:r>
          </w:p>
          <w:p w:rsidR="00583AFD" w:rsidRPr="00691368" w:rsidRDefault="00583AFD" w:rsidP="00583AFD">
            <w:pPr>
              <w:spacing w:before="120" w:after="120"/>
              <w:jc w:val="both"/>
              <w:rPr>
                <w:sz w:val="22"/>
                <w:szCs w:val="22"/>
              </w:rPr>
            </w:pPr>
            <w:r w:rsidRPr="00691368">
              <w:rPr>
                <w:sz w:val="22"/>
                <w:szCs w:val="22"/>
              </w:rPr>
              <w:t>The migration and economic crisis, and security threats put serious constraints on our open societies and the respect for fundamental rights and the rule of law. Examples are where the rights to privacy and protection of personal data are curtailed for reasons related to the protection of citizens’ security; or where the Court denies jurisdiction to apply the EU Charter of Fundamental Rights.</w:t>
            </w:r>
          </w:p>
          <w:p w:rsidR="00583AFD" w:rsidRPr="00691368" w:rsidRDefault="00583AFD" w:rsidP="00583AFD">
            <w:pPr>
              <w:spacing w:before="120" w:after="120"/>
              <w:jc w:val="both"/>
              <w:rPr>
                <w:sz w:val="22"/>
                <w:szCs w:val="22"/>
              </w:rPr>
            </w:pPr>
            <w:r w:rsidRPr="00691368">
              <w:rPr>
                <w:sz w:val="22"/>
                <w:szCs w:val="22"/>
              </w:rPr>
              <w:t>At the same time we see that individual claims of (potential) fundamental rights violations have grown considerably, which may result in over-use by the courts and consequential inflation of fundamental rights.</w:t>
            </w:r>
          </w:p>
          <w:p w:rsidR="00583AFD" w:rsidRPr="00691368" w:rsidRDefault="00583AFD" w:rsidP="00583AFD">
            <w:pPr>
              <w:spacing w:before="120" w:after="120"/>
              <w:jc w:val="both"/>
              <w:rPr>
                <w:sz w:val="22"/>
                <w:szCs w:val="22"/>
              </w:rPr>
            </w:pPr>
            <w:r w:rsidRPr="00691368">
              <w:rPr>
                <w:sz w:val="22"/>
                <w:szCs w:val="22"/>
              </w:rPr>
              <w:t>Both the limitation and inflation of fundamental rights lead to the contestation of the Rule of Law viewed as a substantive concept and to claims underlying the undemocratic nature of the EU project.</w:t>
            </w:r>
          </w:p>
          <w:p w:rsidR="00583AFD" w:rsidRPr="00691368" w:rsidRDefault="00583AFD" w:rsidP="00583AFD">
            <w:pPr>
              <w:spacing w:before="120" w:after="120"/>
              <w:jc w:val="both"/>
              <w:rPr>
                <w:sz w:val="22"/>
                <w:szCs w:val="22"/>
              </w:rPr>
            </w:pPr>
            <w:r w:rsidRPr="00691368">
              <w:rPr>
                <w:sz w:val="22"/>
                <w:szCs w:val="22"/>
              </w:rPr>
              <w:t xml:space="preserve">Institutional tensions arise from the interaction between national political institutions, institutions of the Rule of Law such as courts, the media and other civil society organizations. Looking at the role of courts in upholding the Rule of Law the EU constitutes a triangular constitution between national constitutional courts, the CJEU and the ECtHR. This Work Package particularly addresses the Rule of Law crisis and the possibility for institutions to rapidly intervene to prevent a further weakening or undermining of the Rule of Law. Are there ‘rapid intervention mechanisms’ or institutions in place or should they be developed, which could in situations of crises, be able to moderate shocks. And how should their design look like, so that the ‘acquis </w:t>
            </w:r>
            <w:proofErr w:type="spellStart"/>
            <w:r w:rsidRPr="00691368">
              <w:rPr>
                <w:sz w:val="22"/>
                <w:szCs w:val="22"/>
              </w:rPr>
              <w:t>normatif</w:t>
            </w:r>
            <w:proofErr w:type="spellEnd"/>
            <w:r w:rsidRPr="00691368">
              <w:rPr>
                <w:sz w:val="22"/>
                <w:szCs w:val="22"/>
              </w:rPr>
              <w:t>’ at the level of the Member States can be preserved. This Work Package builds upon WP5, which investigates more in general the role of actors in enhancing and weakening the Rule of Law. in the sense that here we look at a crisis situation and how rapid intervention by institutions could be made possible to deal with a crisis.</w:t>
            </w:r>
          </w:p>
          <w:p w:rsidR="00583AFD" w:rsidRPr="00691368" w:rsidRDefault="00583AFD" w:rsidP="00583AFD">
            <w:pPr>
              <w:spacing w:before="120" w:after="120"/>
              <w:jc w:val="both"/>
              <w:rPr>
                <w:sz w:val="22"/>
                <w:szCs w:val="22"/>
              </w:rPr>
            </w:pPr>
            <w:r w:rsidRPr="00691368">
              <w:rPr>
                <w:sz w:val="22"/>
                <w:szCs w:val="22"/>
              </w:rPr>
              <w:t xml:space="preserve">Add: </w:t>
            </w:r>
          </w:p>
          <w:p w:rsidR="00583AFD" w:rsidRPr="00691368" w:rsidRDefault="00583AFD" w:rsidP="00583AFD">
            <w:pPr>
              <w:spacing w:before="120" w:after="120"/>
              <w:jc w:val="both"/>
              <w:rPr>
                <w:sz w:val="22"/>
                <w:szCs w:val="22"/>
              </w:rPr>
            </w:pPr>
            <w:r w:rsidRPr="00691368">
              <w:rPr>
                <w:sz w:val="22"/>
                <w:szCs w:val="22"/>
              </w:rPr>
              <w:t>•</w:t>
            </w:r>
            <w:r w:rsidRPr="00691368">
              <w:rPr>
                <w:sz w:val="22"/>
                <w:szCs w:val="22"/>
              </w:rPr>
              <w:tab/>
              <w:t>Response of the Courts?</w:t>
            </w:r>
          </w:p>
          <w:p w:rsidR="00583AFD" w:rsidRPr="00691368" w:rsidRDefault="00583AFD" w:rsidP="00583AFD">
            <w:pPr>
              <w:spacing w:before="120" w:after="120"/>
              <w:jc w:val="both"/>
              <w:rPr>
                <w:sz w:val="22"/>
                <w:szCs w:val="22"/>
              </w:rPr>
            </w:pPr>
            <w:r w:rsidRPr="00691368">
              <w:rPr>
                <w:sz w:val="22"/>
                <w:szCs w:val="22"/>
              </w:rPr>
              <w:t>•</w:t>
            </w:r>
            <w:r w:rsidRPr="00691368">
              <w:rPr>
                <w:sz w:val="22"/>
                <w:szCs w:val="22"/>
              </w:rPr>
              <w:tab/>
              <w:t>Role of civil society organizations?</w:t>
            </w:r>
          </w:p>
          <w:p w:rsidR="00583AFD" w:rsidRDefault="00583AFD" w:rsidP="00583AFD">
            <w:pPr>
              <w:spacing w:before="120" w:after="120"/>
              <w:jc w:val="both"/>
              <w:rPr>
                <w:b/>
                <w:sz w:val="22"/>
                <w:szCs w:val="22"/>
              </w:rPr>
            </w:pPr>
          </w:p>
          <w:p w:rsidR="00583AFD" w:rsidRDefault="00583AFD" w:rsidP="00583AFD">
            <w:pPr>
              <w:spacing w:before="120" w:after="120"/>
              <w:jc w:val="both"/>
              <w:rPr>
                <w:b/>
                <w:sz w:val="22"/>
                <w:szCs w:val="22"/>
              </w:rPr>
            </w:pPr>
            <w:r>
              <w:rPr>
                <w:b/>
                <w:sz w:val="22"/>
                <w:szCs w:val="22"/>
              </w:rPr>
              <w:t>Task 9</w:t>
            </w:r>
            <w:r w:rsidRPr="00602DCA">
              <w:rPr>
                <w:b/>
                <w:sz w:val="22"/>
                <w:szCs w:val="22"/>
              </w:rPr>
              <w:t xml:space="preserve">.1 </w:t>
            </w:r>
            <w:r>
              <w:rPr>
                <w:b/>
                <w:sz w:val="22"/>
                <w:szCs w:val="22"/>
              </w:rPr>
              <w:t>(responsible University)</w:t>
            </w:r>
          </w:p>
          <w:p w:rsidR="00583AFD" w:rsidRPr="00602DCA" w:rsidRDefault="00583AFD" w:rsidP="00583AFD">
            <w:pPr>
              <w:spacing w:before="120" w:after="120"/>
              <w:jc w:val="both"/>
            </w:pPr>
            <w:r>
              <w:rPr>
                <w:b/>
                <w:sz w:val="22"/>
                <w:szCs w:val="22"/>
              </w:rPr>
              <w:t>etc</w:t>
            </w:r>
          </w:p>
          <w:p w:rsidR="00583AFD" w:rsidRPr="00602DCA" w:rsidRDefault="00583AFD" w:rsidP="00583AFD">
            <w:pPr>
              <w:spacing w:before="60" w:after="60"/>
              <w:jc w:val="both"/>
            </w:pPr>
          </w:p>
        </w:tc>
      </w:tr>
    </w:tbl>
    <w:p w:rsidR="00583AFD" w:rsidRPr="004153B5" w:rsidRDefault="00583AFD" w:rsidP="00583AFD">
      <w:pPr>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16257E" w:rsidTr="00583AFD">
        <w:tc>
          <w:tcPr>
            <w:tcW w:w="9855" w:type="dxa"/>
          </w:tcPr>
          <w:p w:rsidR="00583AFD" w:rsidRDefault="00583AFD" w:rsidP="00583AFD">
            <w:pPr>
              <w:spacing w:before="60" w:after="60"/>
            </w:pPr>
            <w:r w:rsidRPr="00602DCA">
              <w:rPr>
                <w:b/>
              </w:rPr>
              <w:t>Deliverables</w:t>
            </w:r>
            <w:r w:rsidRPr="00602DCA">
              <w:t xml:space="preserve"> (brief description and month of delivery)</w:t>
            </w:r>
          </w:p>
          <w:p w:rsidR="00583AFD" w:rsidRPr="00602DCA" w:rsidRDefault="00583AFD" w:rsidP="00583AFD">
            <w:pPr>
              <w:spacing w:before="60" w:after="60"/>
            </w:pPr>
          </w:p>
          <w:tbl>
            <w:tblPr>
              <w:tblW w:w="5000" w:type="pct"/>
              <w:tblLayout w:type="fixed"/>
              <w:tblCellMar>
                <w:left w:w="70" w:type="dxa"/>
                <w:right w:w="70" w:type="dxa"/>
              </w:tblCellMar>
              <w:tblLook w:val="04A0" w:firstRow="1" w:lastRow="0" w:firstColumn="1" w:lastColumn="0" w:noHBand="0" w:noVBand="1"/>
            </w:tblPr>
            <w:tblGrid>
              <w:gridCol w:w="1449"/>
              <w:gridCol w:w="5290"/>
              <w:gridCol w:w="1450"/>
              <w:gridCol w:w="1450"/>
            </w:tblGrid>
            <w:tr w:rsidR="00583AFD" w:rsidRPr="00602DCA" w:rsidTr="00583AFD">
              <w:trPr>
                <w:trHeight w:val="630"/>
              </w:trPr>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Deliverable Number</w:t>
                  </w:r>
                </w:p>
              </w:tc>
              <w:tc>
                <w:tcPr>
                  <w:tcW w:w="2744" w:type="pct"/>
                  <w:tcBorders>
                    <w:top w:val="nil"/>
                    <w:left w:val="nil"/>
                    <w:bottom w:val="nil"/>
                    <w:right w:val="nil"/>
                  </w:tcBorders>
                  <w:hideMark/>
                </w:tcPr>
                <w:p w:rsidR="00583AFD" w:rsidRPr="00602DCA" w:rsidRDefault="00583AFD" w:rsidP="00583AFD">
                  <w:pPr>
                    <w:spacing w:line="276" w:lineRule="auto"/>
                    <w:rPr>
                      <w:b/>
                      <w:sz w:val="22"/>
                      <w:szCs w:val="22"/>
                    </w:rPr>
                  </w:pPr>
                  <w:r w:rsidRPr="00602DCA">
                    <w:rPr>
                      <w:b/>
                      <w:sz w:val="22"/>
                      <w:szCs w:val="22"/>
                    </w:rPr>
                    <w:t>Deliverable Name</w:t>
                  </w:r>
                </w:p>
              </w:tc>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Lead Participant</w:t>
                  </w:r>
                </w:p>
              </w:tc>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Delivery Month</w:t>
                  </w: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r>
                    <w:rPr>
                      <w:sz w:val="22"/>
                      <w:szCs w:val="22"/>
                    </w:rPr>
                    <w:t>D9</w:t>
                  </w:r>
                  <w:r w:rsidRPr="00602DCA">
                    <w:rPr>
                      <w:sz w:val="22"/>
                      <w:szCs w:val="22"/>
                    </w:rPr>
                    <w:t>.1</w:t>
                  </w:r>
                </w:p>
              </w:tc>
              <w:tc>
                <w:tcPr>
                  <w:tcW w:w="2744" w:type="pct"/>
                  <w:tcBorders>
                    <w:top w:val="nil"/>
                    <w:left w:val="nil"/>
                    <w:bottom w:val="nil"/>
                    <w:right w:val="nil"/>
                  </w:tcBorders>
                </w:tcPr>
                <w:p w:rsidR="00583AFD" w:rsidRPr="00691368" w:rsidRDefault="00583AFD" w:rsidP="00583AFD">
                  <w:pPr>
                    <w:spacing w:line="276" w:lineRule="auto"/>
                    <w:rPr>
                      <w:sz w:val="22"/>
                      <w:szCs w:val="22"/>
                    </w:rPr>
                  </w:pPr>
                  <w:r w:rsidRPr="00691368">
                    <w:rPr>
                      <w:sz w:val="22"/>
                      <w:szCs w:val="22"/>
                    </w:rPr>
                    <w:t xml:space="preserve">D9.1 </w:t>
                  </w:r>
                  <w:commentRangeStart w:id="45"/>
                  <w:r w:rsidRPr="00691368">
                    <w:rPr>
                      <w:sz w:val="22"/>
                      <w:szCs w:val="22"/>
                    </w:rPr>
                    <w:t>Working paper on the historical and conceptual development of the Rule of Law […]</w:t>
                  </w:r>
                  <w:commentRangeEnd w:id="45"/>
                  <w:r>
                    <w:rPr>
                      <w:rStyle w:val="CommentReference"/>
                      <w:szCs w:val="20"/>
                    </w:rPr>
                    <w:commentReference w:id="45"/>
                  </w:r>
                </w:p>
                <w:p w:rsidR="00583AFD" w:rsidRPr="00691368" w:rsidRDefault="00583AFD" w:rsidP="00583AFD">
                  <w:pPr>
                    <w:spacing w:line="276" w:lineRule="auto"/>
                    <w:rPr>
                      <w:sz w:val="22"/>
                      <w:szCs w:val="22"/>
                    </w:rPr>
                  </w:pPr>
                </w:p>
                <w:p w:rsidR="00583AFD" w:rsidRPr="00691368" w:rsidRDefault="00583AFD" w:rsidP="00583AFD">
                  <w:pPr>
                    <w:spacing w:line="276" w:lineRule="auto"/>
                    <w:rPr>
                      <w:sz w:val="22"/>
                      <w:szCs w:val="22"/>
                    </w:rPr>
                  </w:pPr>
                  <w:r w:rsidRPr="00691368">
                    <w:rPr>
                      <w:sz w:val="22"/>
                      <w:szCs w:val="22"/>
                    </w:rPr>
                    <w:t xml:space="preserve">D9.2 Reflection paper on the limitation and contestation of the Rule of Law </w:t>
                  </w:r>
                </w:p>
                <w:p w:rsidR="00583AFD" w:rsidRPr="00691368" w:rsidRDefault="00583AFD" w:rsidP="00583AFD">
                  <w:pPr>
                    <w:spacing w:line="276" w:lineRule="auto"/>
                    <w:rPr>
                      <w:sz w:val="22"/>
                      <w:szCs w:val="22"/>
                    </w:rPr>
                  </w:pPr>
                </w:p>
                <w:p w:rsidR="00583AFD" w:rsidRPr="00691368" w:rsidRDefault="00583AFD" w:rsidP="00583AFD">
                  <w:pPr>
                    <w:spacing w:line="276" w:lineRule="auto"/>
                    <w:rPr>
                      <w:sz w:val="22"/>
                      <w:szCs w:val="22"/>
                    </w:rPr>
                  </w:pPr>
                  <w:r w:rsidRPr="00691368">
                    <w:rPr>
                      <w:sz w:val="22"/>
                      <w:szCs w:val="22"/>
                    </w:rPr>
                    <w:t xml:space="preserve">D9.3 Reflection paper on the inflation and contestation of the Rule of Law </w:t>
                  </w:r>
                </w:p>
                <w:p w:rsidR="00583AFD" w:rsidRPr="00691368" w:rsidRDefault="00583AFD" w:rsidP="00583AFD">
                  <w:pPr>
                    <w:spacing w:line="276" w:lineRule="auto"/>
                    <w:rPr>
                      <w:sz w:val="22"/>
                      <w:szCs w:val="22"/>
                    </w:rPr>
                  </w:pPr>
                  <w:r w:rsidRPr="00691368">
                    <w:rPr>
                      <w:sz w:val="22"/>
                      <w:szCs w:val="22"/>
                    </w:rPr>
                    <w:t xml:space="preserve"> Comparative report on limitations, inflation and contestation of human rights in a selected number of Member States</w:t>
                  </w:r>
                </w:p>
                <w:p w:rsidR="00583AFD" w:rsidRPr="00691368" w:rsidRDefault="00583AFD" w:rsidP="00583AFD">
                  <w:pPr>
                    <w:spacing w:line="276" w:lineRule="auto"/>
                    <w:rPr>
                      <w:sz w:val="22"/>
                      <w:szCs w:val="22"/>
                    </w:rPr>
                  </w:pPr>
                </w:p>
                <w:p w:rsidR="00583AFD" w:rsidRPr="00691368" w:rsidRDefault="00583AFD" w:rsidP="00583AFD">
                  <w:pPr>
                    <w:spacing w:line="276" w:lineRule="auto"/>
                    <w:rPr>
                      <w:sz w:val="22"/>
                      <w:szCs w:val="22"/>
                    </w:rPr>
                  </w:pPr>
                  <w:r w:rsidRPr="00691368">
                    <w:rPr>
                      <w:sz w:val="22"/>
                      <w:szCs w:val="22"/>
                    </w:rPr>
                    <w:t>D9.4 Working paper on the role of institutions in a selected number of Member States</w:t>
                  </w:r>
                </w:p>
                <w:p w:rsidR="00583AFD" w:rsidRPr="00691368" w:rsidRDefault="00583AFD" w:rsidP="00583AFD">
                  <w:pPr>
                    <w:spacing w:line="276" w:lineRule="auto"/>
                    <w:rPr>
                      <w:sz w:val="22"/>
                      <w:szCs w:val="22"/>
                    </w:rPr>
                  </w:pPr>
                </w:p>
                <w:p w:rsidR="00583AFD" w:rsidRPr="00691368" w:rsidRDefault="00583AFD" w:rsidP="00583AFD">
                  <w:pPr>
                    <w:spacing w:line="276" w:lineRule="auto"/>
                    <w:rPr>
                      <w:sz w:val="22"/>
                      <w:szCs w:val="22"/>
                    </w:rPr>
                  </w:pPr>
                  <w:r w:rsidRPr="00691368">
                    <w:rPr>
                      <w:sz w:val="22"/>
                      <w:szCs w:val="22"/>
                    </w:rPr>
                    <w:t xml:space="preserve">D9.5 Reflection paper on the potential for reinforcing the </w:t>
                  </w:r>
                  <w:proofErr w:type="spellStart"/>
                  <w:r w:rsidRPr="00691368">
                    <w:rPr>
                      <w:sz w:val="22"/>
                      <w:szCs w:val="22"/>
                    </w:rPr>
                    <w:t>RoL</w:t>
                  </w:r>
                  <w:proofErr w:type="spellEnd"/>
                  <w:r w:rsidRPr="00691368">
                    <w:rPr>
                      <w:sz w:val="22"/>
                      <w:szCs w:val="22"/>
                    </w:rPr>
                    <w:t xml:space="preserve"> at EU level</w:t>
                  </w:r>
                </w:p>
                <w:p w:rsidR="00583AFD" w:rsidRPr="00691368" w:rsidRDefault="00583AFD" w:rsidP="00583AFD">
                  <w:pPr>
                    <w:spacing w:line="276" w:lineRule="auto"/>
                    <w:rPr>
                      <w:sz w:val="22"/>
                      <w:szCs w:val="22"/>
                    </w:rPr>
                  </w:pPr>
                </w:p>
                <w:p w:rsidR="00583AFD" w:rsidRPr="00691368" w:rsidRDefault="00583AFD" w:rsidP="00583AFD">
                  <w:pPr>
                    <w:spacing w:line="276" w:lineRule="auto"/>
                    <w:rPr>
                      <w:sz w:val="22"/>
                      <w:szCs w:val="22"/>
                    </w:rPr>
                  </w:pPr>
                  <w:r w:rsidRPr="00691368">
                    <w:rPr>
                      <w:sz w:val="22"/>
                      <w:szCs w:val="22"/>
                    </w:rPr>
                    <w:t>D9.6 Final article to be published in an open access journal on normative and institutional tensions [….]</w:t>
                  </w:r>
                </w:p>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hideMark/>
                </w:tcPr>
                <w:p w:rsidR="00583AFD" w:rsidRPr="00602DCA" w:rsidRDefault="00583AFD" w:rsidP="00583AFD">
                  <w:pPr>
                    <w:spacing w:line="276" w:lineRule="auto"/>
                    <w:jc w:val="center"/>
                    <w:rPr>
                      <w:sz w:val="22"/>
                      <w:szCs w:val="22"/>
                    </w:rPr>
                  </w:pPr>
                  <w:r>
                    <w:rPr>
                      <w:sz w:val="22"/>
                      <w:szCs w:val="22"/>
                    </w:rPr>
                    <w:lastRenderedPageBreak/>
                    <w:t>etc</w:t>
                  </w:r>
                </w:p>
              </w:tc>
              <w:tc>
                <w:tcPr>
                  <w:tcW w:w="2744" w:type="pct"/>
                  <w:tcBorders>
                    <w:top w:val="nil"/>
                    <w:left w:val="nil"/>
                    <w:bottom w:val="nil"/>
                    <w:right w:val="nil"/>
                  </w:tcBorders>
                </w:tcPr>
                <w:p w:rsidR="00583AFD" w:rsidRDefault="00583AFD" w:rsidP="00583AFD">
                  <w:pPr>
                    <w:spacing w:line="276" w:lineRule="auto"/>
                    <w:rPr>
                      <w:sz w:val="22"/>
                      <w:szCs w:val="22"/>
                    </w:rPr>
                  </w:pPr>
                </w:p>
                <w:p w:rsidR="00583AFD" w:rsidRDefault="00583AFD" w:rsidP="00583AFD">
                  <w:pPr>
                    <w:spacing w:line="276" w:lineRule="auto"/>
                    <w:rPr>
                      <w:sz w:val="22"/>
                      <w:szCs w:val="22"/>
                    </w:rPr>
                  </w:pPr>
                </w:p>
                <w:p w:rsidR="00583AFD" w:rsidRPr="00602DCA" w:rsidRDefault="00583AFD" w:rsidP="00583AFD">
                  <w:pPr>
                    <w:spacing w:line="276" w:lineRule="auto"/>
                    <w:rPr>
                      <w:sz w:val="22"/>
                      <w:szCs w:val="22"/>
                    </w:rPr>
                  </w:pPr>
                </w:p>
              </w:tc>
              <w:tc>
                <w:tcPr>
                  <w:tcW w:w="752" w:type="pct"/>
                  <w:tcBorders>
                    <w:top w:val="nil"/>
                    <w:left w:val="nil"/>
                    <w:bottom w:val="nil"/>
                    <w:right w:val="nil"/>
                  </w:tcBorders>
                  <w:hideMark/>
                </w:tcPr>
                <w:p w:rsidR="00583AFD" w:rsidRDefault="00583AFD" w:rsidP="00583AFD">
                  <w:pPr>
                    <w:spacing w:line="276" w:lineRule="auto"/>
                    <w:jc w:val="center"/>
                    <w:rPr>
                      <w:sz w:val="22"/>
                      <w:szCs w:val="22"/>
                    </w:rPr>
                  </w:pPr>
                </w:p>
                <w:p w:rsidR="00583AFD" w:rsidRDefault="00583AFD" w:rsidP="00583AFD">
                  <w:pPr>
                    <w:spacing w:line="276" w:lineRule="auto"/>
                    <w:jc w:val="center"/>
                    <w:rPr>
                      <w:sz w:val="22"/>
                      <w:szCs w:val="22"/>
                    </w:rPr>
                  </w:pPr>
                </w:p>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hideMark/>
                </w:tcPr>
                <w:p w:rsidR="00583AFD" w:rsidRDefault="00583AFD" w:rsidP="00583AFD">
                  <w:pPr>
                    <w:spacing w:line="276" w:lineRule="auto"/>
                    <w:jc w:val="center"/>
                    <w:rPr>
                      <w:sz w:val="22"/>
                      <w:szCs w:val="22"/>
                    </w:rPr>
                  </w:pPr>
                </w:p>
                <w:p w:rsidR="00583AFD" w:rsidRDefault="00583AFD" w:rsidP="00583AFD">
                  <w:pPr>
                    <w:spacing w:line="276" w:lineRule="auto"/>
                    <w:jc w:val="center"/>
                    <w:rPr>
                      <w:sz w:val="22"/>
                      <w:szCs w:val="22"/>
                    </w:rPr>
                  </w:pPr>
                </w:p>
                <w:p w:rsidR="00583AFD" w:rsidRPr="00602DCA" w:rsidRDefault="00583AFD" w:rsidP="00583AFD">
                  <w:pPr>
                    <w:spacing w:line="276" w:lineRule="auto"/>
                    <w:jc w:val="center"/>
                    <w:rPr>
                      <w:sz w:val="22"/>
                      <w:szCs w:val="22"/>
                    </w:rPr>
                  </w:pPr>
                </w:p>
              </w:tc>
            </w:tr>
          </w:tbl>
          <w:p w:rsidR="00583AFD" w:rsidRPr="0016257E" w:rsidRDefault="00583AFD" w:rsidP="00583AFD">
            <w:pPr>
              <w:spacing w:before="60" w:after="60"/>
            </w:pPr>
          </w:p>
        </w:tc>
      </w:tr>
    </w:tbl>
    <w:p w:rsidR="00583AFD" w:rsidRPr="000C762B" w:rsidRDefault="00583AFD" w:rsidP="00583AFD">
      <w:pPr>
        <w:spacing w:before="60" w:after="120"/>
        <w:rPr>
          <w:b/>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1080"/>
        <w:gridCol w:w="54"/>
        <w:gridCol w:w="1027"/>
        <w:gridCol w:w="532"/>
        <w:gridCol w:w="549"/>
        <w:gridCol w:w="463"/>
        <w:gridCol w:w="618"/>
        <w:gridCol w:w="354"/>
        <w:gridCol w:w="727"/>
        <w:gridCol w:w="1081"/>
      </w:tblGrid>
      <w:tr w:rsidR="00583AFD" w:rsidRPr="00602DCA" w:rsidTr="00583AFD">
        <w:trPr>
          <w:cantSplit/>
        </w:trPr>
        <w:tc>
          <w:tcPr>
            <w:tcW w:w="3369" w:type="dxa"/>
          </w:tcPr>
          <w:p w:rsidR="00583AFD" w:rsidRPr="00602DCA" w:rsidRDefault="00583AFD" w:rsidP="00583AFD">
            <w:pPr>
              <w:rPr>
                <w:b/>
              </w:rPr>
            </w:pPr>
            <w:r w:rsidRPr="00602DCA">
              <w:rPr>
                <w:b/>
              </w:rPr>
              <w:t xml:space="preserve">Work package number </w:t>
            </w:r>
          </w:p>
        </w:tc>
        <w:tc>
          <w:tcPr>
            <w:tcW w:w="1134" w:type="dxa"/>
            <w:gridSpan w:val="2"/>
          </w:tcPr>
          <w:p w:rsidR="00583AFD" w:rsidRPr="00602DCA" w:rsidRDefault="00583AFD" w:rsidP="00583AFD">
            <w:r>
              <w:t>10</w:t>
            </w:r>
          </w:p>
        </w:tc>
        <w:tc>
          <w:tcPr>
            <w:tcW w:w="3543" w:type="dxa"/>
            <w:gridSpan w:val="6"/>
          </w:tcPr>
          <w:p w:rsidR="00583AFD" w:rsidRPr="00602DCA" w:rsidRDefault="00583AFD" w:rsidP="00583AFD">
            <w:r w:rsidRPr="00602DCA">
              <w:rPr>
                <w:b/>
              </w:rPr>
              <w:t>Lead beneficiary</w:t>
            </w:r>
          </w:p>
        </w:tc>
        <w:tc>
          <w:tcPr>
            <w:tcW w:w="1808" w:type="dxa"/>
            <w:gridSpan w:val="2"/>
          </w:tcPr>
          <w:p w:rsidR="00583AFD" w:rsidRPr="00602DCA" w:rsidRDefault="00583AFD" w:rsidP="00583AFD">
            <w:r>
              <w:t>UU</w:t>
            </w:r>
          </w:p>
        </w:tc>
      </w:tr>
      <w:tr w:rsidR="00583AFD" w:rsidRPr="00602DCA" w:rsidTr="00583AFD">
        <w:trPr>
          <w:cantSplit/>
        </w:trPr>
        <w:tc>
          <w:tcPr>
            <w:tcW w:w="3369" w:type="dxa"/>
          </w:tcPr>
          <w:p w:rsidR="00583AFD" w:rsidRPr="00602DCA" w:rsidRDefault="00583AFD" w:rsidP="00583AFD">
            <w:pPr>
              <w:rPr>
                <w:b/>
              </w:rPr>
            </w:pPr>
            <w:r w:rsidRPr="00602DCA">
              <w:rPr>
                <w:b/>
              </w:rPr>
              <w:t>Work package title</w:t>
            </w:r>
          </w:p>
        </w:tc>
        <w:tc>
          <w:tcPr>
            <w:tcW w:w="6485" w:type="dxa"/>
            <w:gridSpan w:val="10"/>
          </w:tcPr>
          <w:p w:rsidR="00583AFD" w:rsidRPr="00602DCA" w:rsidRDefault="00583AFD" w:rsidP="00583AFD">
            <w:pPr>
              <w:rPr>
                <w:b/>
              </w:rPr>
            </w:pPr>
            <w:r w:rsidRPr="003C710E">
              <w:rPr>
                <w:b/>
              </w:rPr>
              <w:t>Contested Narrati</w:t>
            </w:r>
            <w:r>
              <w:rPr>
                <w:b/>
              </w:rPr>
              <w:t>ves in Historical Perspective (26-7</w:t>
            </w:r>
            <w:r w:rsidRPr="003C710E">
              <w:rPr>
                <w:b/>
              </w:rPr>
              <w:t>-2017)</w:t>
            </w:r>
          </w:p>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Participant number</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rPr>
                <w:b/>
              </w:rPr>
            </w:pPr>
            <w:r w:rsidRPr="00602DCA">
              <w:rPr>
                <w:b/>
              </w:rPr>
              <w:t>Short name of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Person/months per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16257E" w:rsidTr="00583AFD">
        <w:trPr>
          <w:cantSplit/>
        </w:trPr>
        <w:tc>
          <w:tcPr>
            <w:tcW w:w="3369" w:type="dxa"/>
          </w:tcPr>
          <w:p w:rsidR="00583AFD" w:rsidRPr="00602DCA" w:rsidRDefault="00583AFD" w:rsidP="00583AFD">
            <w:pPr>
              <w:spacing w:after="480"/>
              <w:ind w:left="1191" w:hanging="1191"/>
              <w:rPr>
                <w:b/>
              </w:rPr>
            </w:pPr>
            <w:r w:rsidRPr="00602DCA">
              <w:rPr>
                <w:b/>
              </w:rPr>
              <w:t>Start month</w:t>
            </w:r>
          </w:p>
        </w:tc>
        <w:tc>
          <w:tcPr>
            <w:tcW w:w="2693" w:type="dxa"/>
            <w:gridSpan w:val="4"/>
          </w:tcPr>
          <w:p w:rsidR="00583AFD" w:rsidRPr="00602DCA" w:rsidRDefault="00583AFD" w:rsidP="00583AFD">
            <w:r>
              <w:t>1</w:t>
            </w:r>
          </w:p>
        </w:tc>
        <w:tc>
          <w:tcPr>
            <w:tcW w:w="1012" w:type="dxa"/>
            <w:gridSpan w:val="2"/>
          </w:tcPr>
          <w:p w:rsidR="00583AFD" w:rsidRPr="00602DCA" w:rsidRDefault="00583AFD" w:rsidP="00583AFD">
            <w:r w:rsidRPr="00602DCA">
              <w:t>End month</w:t>
            </w:r>
          </w:p>
        </w:tc>
        <w:tc>
          <w:tcPr>
            <w:tcW w:w="2780" w:type="dxa"/>
            <w:gridSpan w:val="4"/>
          </w:tcPr>
          <w:p w:rsidR="00583AFD" w:rsidRPr="0016257E" w:rsidRDefault="00583AFD" w:rsidP="00583AFD">
            <w:r>
              <w:t>30</w:t>
            </w:r>
          </w:p>
        </w:tc>
      </w:tr>
    </w:tbl>
    <w:p w:rsidR="00583AFD" w:rsidRPr="0016257E" w:rsidRDefault="00583AFD" w:rsidP="00583AFD">
      <w:pPr>
        <w:spacing w:before="60" w:after="60"/>
        <w:rPr>
          <w: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Pr="00602DCA" w:rsidRDefault="00583AFD" w:rsidP="00583AFD">
            <w:pPr>
              <w:spacing w:before="60" w:after="60"/>
            </w:pPr>
            <w:r w:rsidRPr="00602DCA">
              <w:rPr>
                <w:b/>
              </w:rPr>
              <w:t>Objectives</w:t>
            </w:r>
            <w:r w:rsidRPr="00602DCA">
              <w:t xml:space="preserve"> </w:t>
            </w:r>
          </w:p>
          <w:p w:rsidR="00583AFD" w:rsidRPr="00583AFD" w:rsidRDefault="00583AFD" w:rsidP="00A66E52">
            <w:pPr>
              <w:pStyle w:val="ListParagraph"/>
              <w:numPr>
                <w:ilvl w:val="0"/>
                <w:numId w:val="34"/>
              </w:numPr>
              <w:spacing w:after="200"/>
              <w:rPr>
                <w:rFonts w:ascii="Cambria" w:hAnsi="Cambria"/>
                <w:bCs/>
              </w:rPr>
            </w:pPr>
            <w:r w:rsidRPr="00583AFD">
              <w:rPr>
                <w:rFonts w:ascii="Cambria" w:hAnsi="Cambria"/>
                <w:bCs/>
              </w:rPr>
              <w:t>enhance our understanding of how narratives on Europe developed historically between 1920 and 2000</w:t>
            </w:r>
            <w:r>
              <w:rPr>
                <w:rStyle w:val="CommentReference"/>
                <w:szCs w:val="20"/>
              </w:rPr>
              <w:commentReference w:id="46"/>
            </w:r>
            <w:r w:rsidRPr="00583AFD">
              <w:rPr>
                <w:rFonts w:ascii="Cambria" w:hAnsi="Cambria"/>
                <w:bCs/>
              </w:rPr>
              <w:t xml:space="preserve"> within </w:t>
            </w:r>
            <w:r w:rsidRPr="00583AFD">
              <w:rPr>
                <w:rFonts w:ascii="Cambria" w:hAnsi="Cambria"/>
                <w:bCs/>
                <w:highlight w:val="yellow"/>
              </w:rPr>
              <w:t>different</w:t>
            </w:r>
            <w:r w:rsidRPr="00583AFD">
              <w:rPr>
                <w:rFonts w:ascii="Cambria" w:hAnsi="Cambria"/>
                <w:bCs/>
              </w:rPr>
              <w:t xml:space="preserve"> member states and on the supranational level.</w:t>
            </w:r>
          </w:p>
          <w:p w:rsidR="00583AFD" w:rsidRPr="00583AFD" w:rsidRDefault="00583AFD" w:rsidP="00A66E52">
            <w:pPr>
              <w:pStyle w:val="ListParagraph"/>
              <w:numPr>
                <w:ilvl w:val="0"/>
                <w:numId w:val="34"/>
              </w:numPr>
              <w:spacing w:after="200"/>
              <w:rPr>
                <w:rFonts w:ascii="Cambria" w:hAnsi="Cambria"/>
                <w:bCs/>
              </w:rPr>
            </w:pPr>
            <w:r w:rsidRPr="00583AFD">
              <w:rPr>
                <w:rFonts w:ascii="Cambria" w:hAnsi="Cambria"/>
                <w:bCs/>
              </w:rPr>
              <w:t xml:space="preserve">explore the place of key </w:t>
            </w:r>
            <w:r w:rsidRPr="008808EF">
              <w:t>concepts (European legitimacy, sovereignty, democracy, justice and rule of law</w:t>
            </w:r>
            <w:r>
              <w:t>, in addition to their historical counterparts</w:t>
            </w:r>
            <w:r w:rsidRPr="008808EF">
              <w:t xml:space="preserve">) </w:t>
            </w:r>
            <w:r>
              <w:t>with</w:t>
            </w:r>
            <w:r w:rsidRPr="008808EF">
              <w:t xml:space="preserve">in </w:t>
            </w:r>
            <w:r w:rsidRPr="00583AFD">
              <w:rPr>
                <w:rFonts w:ascii="Cambria" w:hAnsi="Cambria"/>
                <w:bCs/>
              </w:rPr>
              <w:t>these narratives.</w:t>
            </w:r>
          </w:p>
          <w:p w:rsidR="00583AFD" w:rsidRPr="00583AFD" w:rsidRDefault="00583AFD" w:rsidP="00A66E52">
            <w:pPr>
              <w:pStyle w:val="ListParagraph"/>
              <w:numPr>
                <w:ilvl w:val="0"/>
                <w:numId w:val="34"/>
              </w:numPr>
              <w:spacing w:after="200"/>
              <w:rPr>
                <w:rFonts w:ascii="Cambria" w:hAnsi="Cambria"/>
                <w:bCs/>
              </w:rPr>
            </w:pPr>
            <w:r w:rsidRPr="00583AFD">
              <w:rPr>
                <w:rFonts w:ascii="Cambria" w:hAnsi="Cambria"/>
              </w:rPr>
              <w:t>identify the particularities of narratives advocating alternative forms of legitimacy, including the radical right and left, as well as Eurosceptic narratives.</w:t>
            </w:r>
          </w:p>
          <w:p w:rsidR="00583AFD" w:rsidRPr="00583AFD" w:rsidRDefault="00583AFD" w:rsidP="00A66E52">
            <w:pPr>
              <w:pStyle w:val="ListParagraph"/>
              <w:numPr>
                <w:ilvl w:val="0"/>
                <w:numId w:val="33"/>
              </w:numPr>
              <w:spacing w:after="200"/>
              <w:rPr>
                <w:rFonts w:ascii="Cambria" w:hAnsi="Cambria"/>
                <w:b/>
                <w:bCs/>
              </w:rPr>
            </w:pPr>
            <w:r w:rsidRPr="00583AFD">
              <w:rPr>
                <w:rFonts w:ascii="Cambria" w:hAnsi="Cambria"/>
              </w:rPr>
              <w:t>provide an explanatory framework for the historical trajectories of different narratives on Europe by connecting them to key historical events and developments in European integration (politics, policies and polities</w:t>
            </w:r>
            <w:ins w:id="47" w:author="Femke van Esch" w:date="2017-06-08T08:04:00Z">
              <w:r w:rsidRPr="00583AFD">
                <w:rPr>
                  <w:rFonts w:ascii="Cambria" w:hAnsi="Cambria"/>
                </w:rPr>
                <w:t>)</w:t>
              </w:r>
            </w:ins>
            <w:r w:rsidRPr="00583AFD">
              <w:rPr>
                <w:rFonts w:ascii="Cambria" w:hAnsi="Cambria"/>
              </w:rPr>
              <w:t xml:space="preserve">. </w:t>
            </w:r>
          </w:p>
          <w:p w:rsidR="00583AFD" w:rsidRPr="00583AFD" w:rsidRDefault="00583AFD" w:rsidP="00A66E52">
            <w:pPr>
              <w:pStyle w:val="ListParagraph"/>
              <w:numPr>
                <w:ilvl w:val="0"/>
                <w:numId w:val="33"/>
              </w:numPr>
              <w:spacing w:after="200"/>
              <w:rPr>
                <w:rFonts w:ascii="Cambria" w:hAnsi="Cambria"/>
                <w:b/>
                <w:bCs/>
              </w:rPr>
            </w:pPr>
            <w:r w:rsidRPr="00583AFD">
              <w:rPr>
                <w:rFonts w:ascii="Cambria" w:hAnsi="Cambria"/>
              </w:rPr>
              <w:lastRenderedPageBreak/>
              <w:t>identify distinct narrative components (themes, storylines, causes, solutions, actors) that show particular resonance through time and across borders.</w:t>
            </w:r>
          </w:p>
        </w:tc>
      </w:tr>
    </w:tbl>
    <w:p w:rsidR="00583AFD" w:rsidRPr="004153B5" w:rsidRDefault="00583AFD" w:rsidP="00583AFD">
      <w:pPr>
        <w:spacing w:before="60" w:after="60"/>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Default="00583AFD" w:rsidP="00583AFD">
            <w:pPr>
              <w:spacing w:before="60" w:after="60"/>
              <w:jc w:val="both"/>
            </w:pPr>
            <w:r w:rsidRPr="00602DCA">
              <w:rPr>
                <w:b/>
              </w:rPr>
              <w:t>Description of work</w:t>
            </w:r>
            <w:r w:rsidRPr="00602DCA">
              <w:t xml:space="preserve"> (where appropriate, broken down into tasks), lead partner and role of participants</w:t>
            </w:r>
          </w:p>
          <w:p w:rsidR="00583AFD" w:rsidRDefault="00583AFD" w:rsidP="00583AFD">
            <w:pPr>
              <w:spacing w:before="60" w:after="60"/>
              <w:jc w:val="both"/>
            </w:pPr>
          </w:p>
          <w:p w:rsidR="00583AFD" w:rsidRDefault="00583AFD" w:rsidP="00583AFD">
            <w:pPr>
              <w:spacing w:before="60" w:after="60"/>
              <w:jc w:val="both"/>
            </w:pPr>
            <w:r>
              <w:t>Discourses on (the legitimacy of) European integration have existed since long before th</w:t>
            </w:r>
            <w:ins w:id="48" w:author="Femke van Esch" w:date="2017-07-21T14:15:00Z">
              <w:r>
                <w:t>e</w:t>
              </w:r>
            </w:ins>
            <w:del w:id="49" w:author="Femke van Esch" w:date="2017-07-21T14:15:00Z">
              <w:r w:rsidDel="00F9404C">
                <w:delText>r</w:delText>
              </w:r>
            </w:del>
            <w:r>
              <w:t xml:space="preserve"> EU’s inception. These narratives have become more consequential in the past decade, when crisis and austerity have increasingly infused EU politics. Moreover, with the EU gaining prominence in the public eye, narratives about the proper locus of sovereignty have become more diverse and contentious, while claims about the illegitimacy of EU governance and regulation have gained broader resonance. Recent crises have shown that such questions are intimately and paradoxically  linked to the role EU institutions play in safeguarding rule of law, ensuring fundamental rights and fostering European solidarity, as well as to ideas about the proper locus of sovereignty. </w:t>
            </w:r>
          </w:p>
          <w:p w:rsidR="00583AFD" w:rsidRDefault="00583AFD" w:rsidP="00583AFD">
            <w:pPr>
              <w:spacing w:before="60" w:after="60"/>
              <w:jc w:val="both"/>
            </w:pPr>
            <w:r>
              <w:t xml:space="preserve">Existing studies of narratives on the EU often take a supranational perspective, focus on the political elite, and do not take into account change over time. Going beyond these limitations, this work package acknowledges the diversity and contention that exists in discourses on legitimacy, democracy and the rule of law in relation to Europe by examining the development of popular discourse from 1920 to the 2000s within and across MS. The research conducted in this package will take 1920 as its starting point (signalling political and intellectual reflection on European unity after WW I) and reveal the popular and political usage of arguments concerning European legitimacy, democracy, sovereignty and rule of law  (as defined in WP 2) within a </w:t>
            </w:r>
            <w:r w:rsidRPr="00F9404C">
              <w:rPr>
                <w:highlight w:val="yellow"/>
              </w:rPr>
              <w:t>set of   member</w:t>
            </w:r>
            <w:r>
              <w:t xml:space="preserve"> states and at the supranational level. </w:t>
            </w:r>
            <w:commentRangeStart w:id="50"/>
            <w:r>
              <w:t xml:space="preserve">[Possible cases (in terms of sources): NL, UK, Luxembourg,  Denmark &gt; secured access, (France &amp; Romania,  still exploring availability &gt; Melvin]. </w:t>
            </w:r>
            <w:commentRangeEnd w:id="50"/>
            <w:r>
              <w:rPr>
                <w:rStyle w:val="CommentReference"/>
                <w:szCs w:val="20"/>
              </w:rPr>
              <w:commentReference w:id="50"/>
            </w:r>
            <w:r>
              <w:t>It will include narratives voiced by more mainstream political and societal actors as well as analyse narratives advocating alternative forms of legitimacy put forward by radical right and radical left and Eurosceptic parties and societal actors across Europe</w:t>
            </w:r>
            <w:del w:id="51" w:author="Femke van Esch" w:date="2017-07-21T14:19:00Z">
              <w:r w:rsidDel="00F9404C">
                <w:delText xml:space="preserve">  </w:delText>
              </w:r>
            </w:del>
            <w:r>
              <w:t>. It will tie these patterns to key social and political events in the European integration process and in MS under study. It will ask the question of where these narratives place the locus of sovereignty and rule of law, what is the perceived proper role of EU institutions (as identified in WPs 3 &amp; 5), perceived connection between the EU, democracy, rule of law and legitimacy in these narratives?</w:t>
            </w:r>
          </w:p>
          <w:p w:rsidR="00583AFD" w:rsidRDefault="00583AFD" w:rsidP="00583AFD">
            <w:pPr>
              <w:spacing w:before="60" w:after="60"/>
              <w:jc w:val="both"/>
            </w:pPr>
            <w:r>
              <w:t xml:space="preserve">On the basis of this analysis, the WP will explore to what extent different narratives transcend national or party-political boundaries and allow actors from different backgrounds to ‘speak to each other’ at the transnational level. It will establish how the narratives that were uncovered relate, contradict or reinforce each other and where they may be compatible. </w:t>
            </w:r>
          </w:p>
          <w:p w:rsidR="00583AFD" w:rsidRDefault="00583AFD" w:rsidP="00583AFD">
            <w:pPr>
              <w:spacing w:before="60" w:after="60"/>
              <w:jc w:val="both"/>
            </w:pPr>
            <w:r>
              <w:t xml:space="preserve">To do this, this package will make use of cutting-edge research methods from digital humanities and political </w:t>
            </w:r>
            <w:commentRangeStart w:id="52"/>
            <w:r>
              <w:t>sciences</w:t>
            </w:r>
            <w:commentRangeEnd w:id="52"/>
            <w:r>
              <w:rPr>
                <w:rStyle w:val="CommentReference"/>
                <w:szCs w:val="20"/>
              </w:rPr>
              <w:commentReference w:id="52"/>
            </w:r>
            <w:r>
              <w:t xml:space="preserve">. More in particular, state-of-the-art, computer-assisted methods developed within digital humanities will be used to trace the meaning of concepts and their use in public narratives in a variety of large datasets, including newspapers and parliamentary records (national and European). These semi-automated techniques will show how the concepts of European legitimacy, sovereignty, democracy, justice and rule of law have evolved from 1920 to 2017 and how they are related. This will help us uncover historical patterns and critical junctures in the different narratives. </w:t>
            </w:r>
          </w:p>
          <w:p w:rsidR="00583AFD" w:rsidRDefault="00583AFD" w:rsidP="00583AFD">
            <w:pPr>
              <w:spacing w:before="60" w:after="60"/>
              <w:jc w:val="both"/>
            </w:pPr>
            <w:r>
              <w:t xml:space="preserve">On the basis of this analysis, a set of key narrative junctures is selected for detailed study of the arguments put forward. To do this the method of cognitive mapping is used. This technique provides a holistic quantitative and qualitative analysis of a narrative and also allows us to identify distinct narrative components (storylines, cause, solution, actors) that show particular resonance </w:t>
            </w:r>
            <w:r>
              <w:lastRenderedPageBreak/>
              <w:t>through time and across borders. The unique combination of these methods will help answers questions about the dominance, dispersion, and context dependence of various narratives and counter-narratives of European integration. The outcomes of the WP will be used to inspire the building of a new narratives for Europe (WP11 and 12).</w:t>
            </w:r>
          </w:p>
          <w:p w:rsidR="00583AFD" w:rsidRDefault="00583AFD" w:rsidP="00583AFD">
            <w:pPr>
              <w:spacing w:before="120" w:after="120"/>
              <w:jc w:val="both"/>
              <w:rPr>
                <w:b/>
                <w:sz w:val="22"/>
                <w:szCs w:val="22"/>
              </w:rPr>
            </w:pPr>
            <w:r>
              <w:rPr>
                <w:b/>
                <w:sz w:val="22"/>
                <w:szCs w:val="22"/>
              </w:rPr>
              <w:t>Task 10</w:t>
            </w:r>
            <w:r w:rsidRPr="00602DCA">
              <w:rPr>
                <w:b/>
                <w:sz w:val="22"/>
                <w:szCs w:val="22"/>
              </w:rPr>
              <w:t xml:space="preserve">.1 </w:t>
            </w:r>
            <w:r>
              <w:rPr>
                <w:b/>
                <w:sz w:val="22"/>
                <w:szCs w:val="22"/>
              </w:rPr>
              <w:t>(responsible University)</w:t>
            </w:r>
          </w:p>
          <w:p w:rsidR="00583AFD" w:rsidRPr="00602DCA" w:rsidRDefault="00583AFD" w:rsidP="00583AFD">
            <w:pPr>
              <w:spacing w:before="120" w:after="120"/>
              <w:jc w:val="both"/>
            </w:pPr>
            <w:r>
              <w:rPr>
                <w:b/>
                <w:sz w:val="22"/>
                <w:szCs w:val="22"/>
              </w:rPr>
              <w:t>etc</w:t>
            </w:r>
          </w:p>
          <w:p w:rsidR="00583AFD" w:rsidRPr="00602DCA" w:rsidRDefault="00583AFD" w:rsidP="00583AFD">
            <w:pPr>
              <w:spacing w:before="60" w:after="60"/>
              <w:jc w:val="both"/>
            </w:pPr>
          </w:p>
        </w:tc>
      </w:tr>
    </w:tbl>
    <w:p w:rsidR="00583AFD" w:rsidRPr="004153B5" w:rsidRDefault="00583AFD" w:rsidP="00583AFD">
      <w:pPr>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16257E" w:rsidTr="00583AFD">
        <w:tc>
          <w:tcPr>
            <w:tcW w:w="9855" w:type="dxa"/>
          </w:tcPr>
          <w:p w:rsidR="00583AFD" w:rsidRDefault="00583AFD" w:rsidP="00583AFD">
            <w:pPr>
              <w:spacing w:before="60" w:after="60"/>
            </w:pPr>
            <w:r w:rsidRPr="00602DCA">
              <w:rPr>
                <w:b/>
              </w:rPr>
              <w:t>Deliverables</w:t>
            </w:r>
            <w:r w:rsidRPr="00602DCA">
              <w:t xml:space="preserve"> (brief description and month of delivery)</w:t>
            </w:r>
          </w:p>
          <w:p w:rsidR="00583AFD" w:rsidRPr="00602DCA" w:rsidRDefault="00583AFD" w:rsidP="00583AFD">
            <w:pPr>
              <w:spacing w:before="60" w:after="60"/>
            </w:pPr>
          </w:p>
          <w:tbl>
            <w:tblPr>
              <w:tblW w:w="5000" w:type="pct"/>
              <w:tblLayout w:type="fixed"/>
              <w:tblCellMar>
                <w:left w:w="70" w:type="dxa"/>
                <w:right w:w="70" w:type="dxa"/>
              </w:tblCellMar>
              <w:tblLook w:val="04A0" w:firstRow="1" w:lastRow="0" w:firstColumn="1" w:lastColumn="0" w:noHBand="0" w:noVBand="1"/>
            </w:tblPr>
            <w:tblGrid>
              <w:gridCol w:w="1449"/>
              <w:gridCol w:w="5290"/>
              <w:gridCol w:w="1450"/>
              <w:gridCol w:w="1450"/>
            </w:tblGrid>
            <w:tr w:rsidR="00583AFD" w:rsidRPr="00602DCA" w:rsidTr="00583AFD">
              <w:trPr>
                <w:trHeight w:val="630"/>
              </w:trPr>
              <w:tc>
                <w:tcPr>
                  <w:tcW w:w="752" w:type="pct"/>
                  <w:tcBorders>
                    <w:top w:val="nil"/>
                    <w:left w:val="nil"/>
                    <w:bottom w:val="nil"/>
                    <w:right w:val="nil"/>
                  </w:tcBorders>
                  <w:hideMark/>
                </w:tcPr>
                <w:p w:rsidR="00583AFD" w:rsidRPr="00602DCA" w:rsidRDefault="00583AFD" w:rsidP="00583AFD">
                  <w:pPr>
                    <w:jc w:val="center"/>
                    <w:rPr>
                      <w:b/>
                      <w:sz w:val="22"/>
                      <w:szCs w:val="22"/>
                    </w:rPr>
                  </w:pPr>
                  <w:r w:rsidRPr="00602DCA">
                    <w:rPr>
                      <w:b/>
                      <w:sz w:val="22"/>
                      <w:szCs w:val="22"/>
                    </w:rPr>
                    <w:t>Deliverable Number</w:t>
                  </w:r>
                </w:p>
              </w:tc>
              <w:tc>
                <w:tcPr>
                  <w:tcW w:w="2744" w:type="pct"/>
                  <w:tcBorders>
                    <w:top w:val="nil"/>
                    <w:left w:val="nil"/>
                    <w:bottom w:val="nil"/>
                    <w:right w:val="nil"/>
                  </w:tcBorders>
                  <w:hideMark/>
                </w:tcPr>
                <w:p w:rsidR="00583AFD" w:rsidRPr="00602DCA" w:rsidRDefault="00583AFD" w:rsidP="00583AFD">
                  <w:pPr>
                    <w:rPr>
                      <w:b/>
                      <w:sz w:val="22"/>
                      <w:szCs w:val="22"/>
                    </w:rPr>
                  </w:pPr>
                  <w:r w:rsidRPr="00602DCA">
                    <w:rPr>
                      <w:b/>
                      <w:sz w:val="22"/>
                      <w:szCs w:val="22"/>
                    </w:rPr>
                    <w:t>Deliverable Name</w:t>
                  </w:r>
                </w:p>
              </w:tc>
              <w:tc>
                <w:tcPr>
                  <w:tcW w:w="752" w:type="pct"/>
                  <w:tcBorders>
                    <w:top w:val="nil"/>
                    <w:left w:val="nil"/>
                    <w:bottom w:val="nil"/>
                    <w:right w:val="nil"/>
                  </w:tcBorders>
                  <w:hideMark/>
                </w:tcPr>
                <w:p w:rsidR="00583AFD" w:rsidRPr="00602DCA" w:rsidRDefault="00583AFD" w:rsidP="00583AFD">
                  <w:pPr>
                    <w:jc w:val="center"/>
                    <w:rPr>
                      <w:b/>
                      <w:sz w:val="22"/>
                      <w:szCs w:val="22"/>
                    </w:rPr>
                  </w:pPr>
                  <w:r w:rsidRPr="00602DCA">
                    <w:rPr>
                      <w:b/>
                      <w:sz w:val="22"/>
                      <w:szCs w:val="22"/>
                    </w:rPr>
                    <w:t>Lead Participant</w:t>
                  </w:r>
                </w:p>
              </w:tc>
              <w:tc>
                <w:tcPr>
                  <w:tcW w:w="752" w:type="pct"/>
                  <w:tcBorders>
                    <w:top w:val="nil"/>
                    <w:left w:val="nil"/>
                    <w:bottom w:val="nil"/>
                    <w:right w:val="nil"/>
                  </w:tcBorders>
                  <w:hideMark/>
                </w:tcPr>
                <w:p w:rsidR="00583AFD" w:rsidRPr="00602DCA" w:rsidRDefault="00583AFD" w:rsidP="00583AFD">
                  <w:pPr>
                    <w:jc w:val="center"/>
                    <w:rPr>
                      <w:b/>
                      <w:sz w:val="22"/>
                      <w:szCs w:val="22"/>
                    </w:rPr>
                  </w:pPr>
                  <w:r w:rsidRPr="00602DCA">
                    <w:rPr>
                      <w:b/>
                      <w:sz w:val="22"/>
                      <w:szCs w:val="22"/>
                    </w:rPr>
                    <w:t>Delivery Month</w:t>
                  </w:r>
                </w:p>
              </w:tc>
            </w:tr>
            <w:tr w:rsidR="00583AFD" w:rsidRPr="00DD317D" w:rsidTr="00583AFD">
              <w:trPr>
                <w:trHeight w:val="630"/>
              </w:trPr>
              <w:tc>
                <w:tcPr>
                  <w:tcW w:w="752" w:type="pct"/>
                  <w:tcBorders>
                    <w:top w:val="nil"/>
                    <w:left w:val="nil"/>
                    <w:bottom w:val="nil"/>
                    <w:right w:val="nil"/>
                  </w:tcBorders>
                </w:tcPr>
                <w:p w:rsidR="00583AFD" w:rsidRPr="00583AFD" w:rsidRDefault="00583AFD" w:rsidP="00583AFD">
                  <w:pPr>
                    <w:jc w:val="center"/>
                    <w:rPr>
                      <w:rFonts w:ascii="Cambria" w:hAnsi="Cambria"/>
                      <w:sz w:val="22"/>
                      <w:szCs w:val="22"/>
                    </w:rPr>
                  </w:pPr>
                  <w:r w:rsidRPr="00583AFD">
                    <w:rPr>
                      <w:rFonts w:ascii="Cambria" w:hAnsi="Cambria"/>
                      <w:sz w:val="22"/>
                      <w:szCs w:val="22"/>
                    </w:rPr>
                    <w:t>D10.1</w:t>
                  </w:r>
                </w:p>
                <w:p w:rsidR="00583AFD" w:rsidRPr="00583AFD" w:rsidRDefault="00583AFD" w:rsidP="00583AFD">
                  <w:pPr>
                    <w:jc w:val="center"/>
                    <w:rPr>
                      <w:rFonts w:ascii="Cambria" w:hAnsi="Cambria"/>
                      <w:sz w:val="22"/>
                      <w:szCs w:val="22"/>
                    </w:rPr>
                  </w:pPr>
                </w:p>
                <w:p w:rsidR="00583AFD" w:rsidRPr="00583AFD" w:rsidRDefault="00583AFD" w:rsidP="00583AFD">
                  <w:pPr>
                    <w:jc w:val="center"/>
                    <w:rPr>
                      <w:ins w:id="53" w:author="Femke van Esch" w:date="2017-07-21T14:26:00Z"/>
                      <w:rFonts w:ascii="Cambria" w:hAnsi="Cambria"/>
                      <w:sz w:val="22"/>
                      <w:szCs w:val="22"/>
                    </w:rPr>
                  </w:pPr>
                </w:p>
                <w:p w:rsidR="00583AFD" w:rsidRPr="00583AFD" w:rsidRDefault="00583AFD" w:rsidP="00583AFD">
                  <w:pPr>
                    <w:jc w:val="center"/>
                    <w:rPr>
                      <w:rFonts w:ascii="Cambria" w:hAnsi="Cambria"/>
                      <w:sz w:val="22"/>
                      <w:szCs w:val="22"/>
                    </w:rPr>
                  </w:pPr>
                  <w:r w:rsidRPr="00583AFD">
                    <w:rPr>
                      <w:rFonts w:ascii="Cambria" w:hAnsi="Cambria"/>
                      <w:sz w:val="22"/>
                      <w:szCs w:val="22"/>
                    </w:rPr>
                    <w:t>D10.2</w:t>
                  </w:r>
                </w:p>
                <w:p w:rsidR="00583AFD" w:rsidRPr="00583AFD" w:rsidRDefault="00583AFD" w:rsidP="00583AFD">
                  <w:pPr>
                    <w:jc w:val="center"/>
                    <w:rPr>
                      <w:rFonts w:ascii="Cambria" w:hAnsi="Cambria"/>
                      <w:sz w:val="22"/>
                      <w:szCs w:val="22"/>
                    </w:rPr>
                  </w:pPr>
                </w:p>
                <w:p w:rsidR="00583AFD" w:rsidRPr="00583AFD" w:rsidRDefault="00583AFD" w:rsidP="00583AFD">
                  <w:pPr>
                    <w:jc w:val="center"/>
                    <w:rPr>
                      <w:ins w:id="54" w:author="Femke van Esch" w:date="2017-07-21T14:28:00Z"/>
                      <w:rFonts w:ascii="Cambria" w:hAnsi="Cambria"/>
                      <w:sz w:val="22"/>
                      <w:szCs w:val="22"/>
                    </w:rPr>
                  </w:pPr>
                </w:p>
                <w:p w:rsidR="00583AFD" w:rsidRPr="00583AFD" w:rsidRDefault="00583AFD" w:rsidP="00583AFD">
                  <w:pPr>
                    <w:jc w:val="center"/>
                    <w:rPr>
                      <w:ins w:id="55" w:author="Femke van Esch" w:date="2017-07-21T14:28:00Z"/>
                      <w:rFonts w:ascii="Cambria" w:hAnsi="Cambria"/>
                      <w:sz w:val="22"/>
                      <w:szCs w:val="22"/>
                    </w:rPr>
                  </w:pPr>
                </w:p>
                <w:p w:rsidR="00583AFD" w:rsidRPr="00583AFD" w:rsidRDefault="00583AFD" w:rsidP="00583AFD">
                  <w:pPr>
                    <w:jc w:val="center"/>
                    <w:rPr>
                      <w:rFonts w:ascii="Cambria" w:hAnsi="Cambria"/>
                      <w:sz w:val="22"/>
                      <w:szCs w:val="22"/>
                    </w:rPr>
                  </w:pPr>
                  <w:r w:rsidRPr="00583AFD">
                    <w:rPr>
                      <w:rFonts w:ascii="Cambria" w:hAnsi="Cambria"/>
                      <w:sz w:val="22"/>
                      <w:szCs w:val="22"/>
                    </w:rPr>
                    <w:t>D10.3</w:t>
                  </w:r>
                </w:p>
                <w:p w:rsidR="00583AFD" w:rsidRPr="00583AFD" w:rsidRDefault="00583AFD" w:rsidP="00583AFD">
                  <w:pPr>
                    <w:jc w:val="center"/>
                    <w:rPr>
                      <w:ins w:id="56" w:author="Femke van Esch" w:date="2017-07-21T14:32:00Z"/>
                      <w:rFonts w:ascii="Cambria" w:hAnsi="Cambria"/>
                      <w:sz w:val="22"/>
                      <w:szCs w:val="22"/>
                    </w:rPr>
                  </w:pPr>
                </w:p>
                <w:p w:rsidR="00583AFD" w:rsidRPr="00583AFD" w:rsidRDefault="00583AFD" w:rsidP="00583AFD">
                  <w:pPr>
                    <w:jc w:val="center"/>
                    <w:rPr>
                      <w:ins w:id="57" w:author="Femke van Esch" w:date="2017-07-21T14:32:00Z"/>
                      <w:rFonts w:ascii="Cambria" w:hAnsi="Cambria"/>
                      <w:sz w:val="22"/>
                      <w:szCs w:val="22"/>
                    </w:rPr>
                  </w:pPr>
                </w:p>
                <w:p w:rsidR="00583AFD" w:rsidRPr="00583AFD" w:rsidRDefault="00583AFD" w:rsidP="00583AFD">
                  <w:pPr>
                    <w:jc w:val="center"/>
                    <w:rPr>
                      <w:ins w:id="58" w:author="Femke van Esch" w:date="2017-07-21T14:32:00Z"/>
                      <w:rFonts w:ascii="Cambria" w:hAnsi="Cambria"/>
                      <w:sz w:val="22"/>
                      <w:szCs w:val="22"/>
                    </w:rPr>
                  </w:pPr>
                </w:p>
                <w:p w:rsidR="00583AFD" w:rsidRPr="00583AFD" w:rsidRDefault="00583AFD" w:rsidP="00583AFD">
                  <w:pPr>
                    <w:jc w:val="center"/>
                    <w:rPr>
                      <w:rFonts w:ascii="Cambria" w:hAnsi="Cambria"/>
                      <w:sz w:val="22"/>
                      <w:szCs w:val="22"/>
                    </w:rPr>
                  </w:pPr>
                  <w:r w:rsidRPr="00583AFD">
                    <w:rPr>
                      <w:rFonts w:ascii="Cambria" w:hAnsi="Cambria"/>
                      <w:sz w:val="22"/>
                      <w:szCs w:val="22"/>
                    </w:rPr>
                    <w:t>D10.4</w:t>
                  </w:r>
                </w:p>
                <w:p w:rsidR="00583AFD" w:rsidRPr="00583AFD" w:rsidRDefault="00583AFD" w:rsidP="00583AFD">
                  <w:pPr>
                    <w:jc w:val="center"/>
                    <w:rPr>
                      <w:ins w:id="59" w:author="Femke van Esch" w:date="2017-07-21T14:32:00Z"/>
                      <w:rFonts w:ascii="Cambria" w:hAnsi="Cambria"/>
                      <w:sz w:val="22"/>
                      <w:szCs w:val="22"/>
                    </w:rPr>
                  </w:pPr>
                </w:p>
                <w:p w:rsidR="00583AFD" w:rsidRPr="00583AFD" w:rsidRDefault="00583AFD" w:rsidP="00583AFD">
                  <w:pPr>
                    <w:jc w:val="center"/>
                    <w:rPr>
                      <w:ins w:id="60" w:author="Femke van Esch" w:date="2017-07-21T14:34:00Z"/>
                      <w:rFonts w:ascii="Cambria" w:hAnsi="Cambria"/>
                      <w:sz w:val="22"/>
                      <w:szCs w:val="22"/>
                    </w:rPr>
                  </w:pPr>
                </w:p>
                <w:p w:rsidR="00583AFD" w:rsidRPr="00583AFD" w:rsidRDefault="00583AFD" w:rsidP="00583AFD">
                  <w:pPr>
                    <w:jc w:val="center"/>
                    <w:rPr>
                      <w:rFonts w:ascii="Cambria" w:hAnsi="Cambria"/>
                      <w:sz w:val="22"/>
                      <w:szCs w:val="22"/>
                    </w:rPr>
                  </w:pPr>
                  <w:r w:rsidRPr="00583AFD">
                    <w:rPr>
                      <w:rFonts w:ascii="Cambria" w:hAnsi="Cambria"/>
                      <w:sz w:val="22"/>
                      <w:szCs w:val="22"/>
                    </w:rPr>
                    <w:t>D10.5</w:t>
                  </w:r>
                </w:p>
                <w:p w:rsidR="00583AFD" w:rsidRPr="00583AFD" w:rsidRDefault="00583AFD" w:rsidP="00583AFD">
                  <w:pPr>
                    <w:jc w:val="center"/>
                    <w:rPr>
                      <w:rFonts w:ascii="Cambria" w:hAnsi="Cambria"/>
                      <w:sz w:val="22"/>
                      <w:szCs w:val="22"/>
                    </w:rPr>
                  </w:pPr>
                </w:p>
                <w:p w:rsidR="00583AFD" w:rsidRPr="00583AFD" w:rsidRDefault="00583AFD" w:rsidP="00583AFD">
                  <w:pPr>
                    <w:jc w:val="center"/>
                    <w:rPr>
                      <w:rFonts w:ascii="Cambria" w:hAnsi="Cambria"/>
                      <w:sz w:val="22"/>
                      <w:szCs w:val="22"/>
                    </w:rPr>
                  </w:pPr>
                </w:p>
              </w:tc>
              <w:tc>
                <w:tcPr>
                  <w:tcW w:w="2744" w:type="pct"/>
                  <w:tcBorders>
                    <w:top w:val="nil"/>
                    <w:left w:val="nil"/>
                    <w:bottom w:val="nil"/>
                    <w:right w:val="nil"/>
                  </w:tcBorders>
                </w:tcPr>
                <w:p w:rsidR="00583AFD" w:rsidRPr="00583AFD" w:rsidRDefault="00583AFD" w:rsidP="00583AFD">
                  <w:pPr>
                    <w:rPr>
                      <w:rFonts w:ascii="Cambria" w:hAnsi="Cambria" w:cs="Cambria"/>
                      <w:sz w:val="22"/>
                      <w:szCs w:val="22"/>
                    </w:rPr>
                  </w:pPr>
                  <w:r w:rsidRPr="00583AFD">
                    <w:rPr>
                      <w:rFonts w:ascii="Cambria" w:hAnsi="Cambria" w:cs="Cambria"/>
                      <w:sz w:val="22"/>
                      <w:szCs w:val="22"/>
                    </w:rPr>
                    <w:t>Paper analysing the development of the narratives on Europe over time in different MS and supranational level</w:t>
                  </w:r>
                </w:p>
                <w:p w:rsidR="00583AFD" w:rsidRPr="00583AFD" w:rsidRDefault="00583AFD" w:rsidP="00583AFD">
                  <w:pPr>
                    <w:rPr>
                      <w:rFonts w:ascii="Cambria" w:hAnsi="Cambria" w:cs="Cambria"/>
                      <w:sz w:val="22"/>
                      <w:szCs w:val="22"/>
                    </w:rPr>
                  </w:pPr>
                  <w:r w:rsidRPr="00583AFD">
                    <w:rPr>
                      <w:rFonts w:ascii="Cambria" w:hAnsi="Cambria" w:cs="Cambria"/>
                      <w:sz w:val="22"/>
                      <w:szCs w:val="22"/>
                    </w:rPr>
                    <w:t xml:space="preserve">Paper comparing  the </w:t>
                  </w:r>
                  <w:r w:rsidRPr="00583AFD">
                    <w:rPr>
                      <w:rFonts w:ascii="Cambria" w:hAnsi="Cambria"/>
                      <w:sz w:val="22"/>
                      <w:szCs w:val="22"/>
                    </w:rPr>
                    <w:t>themes, storylines, causes, solutions and actors prevalent in the different historical narratives</w:t>
                  </w:r>
                </w:p>
                <w:p w:rsidR="00583AFD" w:rsidRPr="00583AFD" w:rsidRDefault="00583AFD" w:rsidP="00583AFD">
                  <w:pPr>
                    <w:rPr>
                      <w:rFonts w:ascii="Cambria" w:hAnsi="Cambria" w:cs="Cambria"/>
                      <w:sz w:val="22"/>
                      <w:szCs w:val="22"/>
                    </w:rPr>
                  </w:pPr>
                  <w:ins w:id="61" w:author="Femke van Esch" w:date="2017-07-21T14:31:00Z">
                    <w:r w:rsidRPr="00583AFD">
                      <w:rPr>
                        <w:rFonts w:ascii="Cambria" w:hAnsi="Cambria" w:cs="Cambria"/>
                        <w:sz w:val="22"/>
                        <w:szCs w:val="22"/>
                      </w:rPr>
                      <w:t>P</w:t>
                    </w:r>
                  </w:ins>
                  <w:r w:rsidRPr="00583AFD">
                    <w:rPr>
                      <w:rFonts w:ascii="Cambria" w:hAnsi="Cambria" w:cs="Cambria"/>
                      <w:sz w:val="22"/>
                      <w:szCs w:val="22"/>
                    </w:rPr>
                    <w:t>aper on the correlation between the historical and national patterns of European narratives and events in European integration process</w:t>
                  </w:r>
                </w:p>
                <w:p w:rsidR="00583AFD" w:rsidRPr="00583AFD" w:rsidRDefault="00583AFD" w:rsidP="00583AFD">
                  <w:pPr>
                    <w:rPr>
                      <w:rFonts w:ascii="Cambria" w:hAnsi="Cambria" w:cs="Cambria"/>
                      <w:sz w:val="22"/>
                      <w:szCs w:val="22"/>
                    </w:rPr>
                  </w:pPr>
                  <w:r w:rsidRPr="00583AFD">
                    <w:rPr>
                      <w:rFonts w:ascii="Cambria" w:hAnsi="Cambria" w:cs="Cambria"/>
                      <w:sz w:val="22"/>
                      <w:szCs w:val="22"/>
                    </w:rPr>
                    <w:t>Policy-report on the differences and compatibility of the different historical narratives and their potential broader resonance.</w:t>
                  </w:r>
                </w:p>
                <w:p w:rsidR="00583AFD" w:rsidRPr="00583AFD" w:rsidRDefault="00583AFD" w:rsidP="00583AFD">
                  <w:pPr>
                    <w:rPr>
                      <w:rFonts w:ascii="Cambria" w:hAnsi="Cambria" w:cs="Cambria"/>
                      <w:sz w:val="22"/>
                      <w:szCs w:val="22"/>
                    </w:rPr>
                  </w:pPr>
                  <w:commentRangeStart w:id="62"/>
                  <w:r w:rsidRPr="00583AFD">
                    <w:rPr>
                      <w:rFonts w:ascii="Cambria" w:hAnsi="Cambria" w:cs="Cambria"/>
                      <w:sz w:val="22"/>
                      <w:szCs w:val="22"/>
                    </w:rPr>
                    <w:t>Combined workshop WP10, 11, 12</w:t>
                  </w:r>
                  <w:commentRangeEnd w:id="62"/>
                  <w:r>
                    <w:rPr>
                      <w:rStyle w:val="CommentReference"/>
                      <w:szCs w:val="20"/>
                    </w:rPr>
                    <w:commentReference w:id="62"/>
                  </w:r>
                </w:p>
                <w:p w:rsidR="00583AFD" w:rsidRPr="00583AFD" w:rsidRDefault="00583AFD" w:rsidP="00583AFD">
                  <w:pPr>
                    <w:rPr>
                      <w:rFonts w:ascii="Cambria" w:hAnsi="Cambria" w:cs="Cambria"/>
                      <w:sz w:val="22"/>
                      <w:szCs w:val="22"/>
                    </w:rPr>
                  </w:pPr>
                </w:p>
                <w:p w:rsidR="00583AFD" w:rsidRPr="00D4395E" w:rsidRDefault="00583AFD" w:rsidP="00583AFD">
                  <w:pPr>
                    <w:rPr>
                      <w:b/>
                      <w:sz w:val="22"/>
                      <w:szCs w:val="22"/>
                    </w:rPr>
                  </w:pPr>
                </w:p>
              </w:tc>
              <w:tc>
                <w:tcPr>
                  <w:tcW w:w="752" w:type="pct"/>
                  <w:tcBorders>
                    <w:top w:val="nil"/>
                    <w:left w:val="nil"/>
                    <w:bottom w:val="nil"/>
                    <w:right w:val="nil"/>
                  </w:tcBorders>
                </w:tcPr>
                <w:p w:rsidR="00583AFD" w:rsidRPr="009F554A" w:rsidRDefault="00583AFD" w:rsidP="00583AFD">
                  <w:pPr>
                    <w:jc w:val="center"/>
                    <w:rPr>
                      <w:sz w:val="22"/>
                      <w:szCs w:val="22"/>
                      <w:lang w:val="es-ES"/>
                    </w:rPr>
                  </w:pPr>
                  <w:r w:rsidRPr="009F554A">
                    <w:rPr>
                      <w:sz w:val="22"/>
                      <w:szCs w:val="22"/>
                      <w:lang w:val="es-ES"/>
                    </w:rPr>
                    <w:t>UU</w:t>
                  </w:r>
                </w:p>
                <w:p w:rsidR="00583AFD" w:rsidRPr="009F554A" w:rsidRDefault="00583AFD" w:rsidP="00583AFD">
                  <w:pPr>
                    <w:jc w:val="center"/>
                    <w:rPr>
                      <w:sz w:val="22"/>
                      <w:szCs w:val="22"/>
                      <w:lang w:val="es-ES"/>
                    </w:rPr>
                  </w:pPr>
                </w:p>
                <w:p w:rsidR="00583AFD" w:rsidRPr="009F554A" w:rsidRDefault="00583AFD" w:rsidP="00583AFD">
                  <w:pPr>
                    <w:jc w:val="center"/>
                    <w:rPr>
                      <w:sz w:val="22"/>
                      <w:szCs w:val="22"/>
                      <w:lang w:val="es-ES"/>
                    </w:rPr>
                  </w:pPr>
                </w:p>
                <w:p w:rsidR="00583AFD" w:rsidRPr="009F554A" w:rsidRDefault="00583AFD" w:rsidP="00583AFD">
                  <w:pPr>
                    <w:jc w:val="center"/>
                    <w:rPr>
                      <w:sz w:val="22"/>
                      <w:szCs w:val="22"/>
                      <w:lang w:val="es-ES"/>
                    </w:rPr>
                  </w:pPr>
                  <w:r w:rsidRPr="009F554A">
                    <w:rPr>
                      <w:sz w:val="22"/>
                      <w:szCs w:val="22"/>
                      <w:lang w:val="es-ES"/>
                    </w:rPr>
                    <w:t>UU</w:t>
                  </w:r>
                </w:p>
                <w:p w:rsidR="00583AFD" w:rsidRPr="009F554A" w:rsidRDefault="00583AFD" w:rsidP="00583AFD">
                  <w:pPr>
                    <w:jc w:val="center"/>
                    <w:rPr>
                      <w:sz w:val="22"/>
                      <w:szCs w:val="22"/>
                      <w:lang w:val="es-ES"/>
                    </w:rPr>
                  </w:pPr>
                </w:p>
                <w:p w:rsidR="00583AFD" w:rsidRPr="009F554A" w:rsidRDefault="00583AFD" w:rsidP="00583AFD">
                  <w:pPr>
                    <w:jc w:val="center"/>
                    <w:rPr>
                      <w:sz w:val="22"/>
                      <w:szCs w:val="22"/>
                      <w:lang w:val="es-ES"/>
                    </w:rPr>
                  </w:pPr>
                </w:p>
                <w:p w:rsidR="00583AFD" w:rsidRPr="009F554A" w:rsidRDefault="00583AFD" w:rsidP="00583AFD">
                  <w:pPr>
                    <w:jc w:val="center"/>
                    <w:rPr>
                      <w:sz w:val="22"/>
                      <w:szCs w:val="22"/>
                      <w:lang w:val="es-ES"/>
                    </w:rPr>
                  </w:pPr>
                </w:p>
                <w:p w:rsidR="00583AFD" w:rsidRPr="009F554A" w:rsidRDefault="00583AFD" w:rsidP="00583AFD">
                  <w:pPr>
                    <w:jc w:val="center"/>
                    <w:rPr>
                      <w:sz w:val="22"/>
                      <w:szCs w:val="22"/>
                      <w:lang w:val="es-ES"/>
                    </w:rPr>
                  </w:pPr>
                  <w:r w:rsidRPr="009F554A">
                    <w:rPr>
                      <w:sz w:val="22"/>
                      <w:szCs w:val="22"/>
                      <w:lang w:val="es-ES"/>
                    </w:rPr>
                    <w:t>UU</w:t>
                  </w:r>
                </w:p>
                <w:p w:rsidR="00583AFD" w:rsidRPr="009F554A" w:rsidRDefault="00583AFD" w:rsidP="00583AFD">
                  <w:pPr>
                    <w:jc w:val="center"/>
                    <w:rPr>
                      <w:sz w:val="22"/>
                      <w:szCs w:val="22"/>
                      <w:lang w:val="es-ES"/>
                    </w:rPr>
                  </w:pPr>
                  <w:r w:rsidRPr="009F554A">
                    <w:rPr>
                      <w:sz w:val="22"/>
                      <w:szCs w:val="22"/>
                      <w:lang w:val="es-ES"/>
                    </w:rPr>
                    <w:t>UU</w:t>
                  </w:r>
                </w:p>
                <w:p w:rsidR="00583AFD" w:rsidRPr="009F554A" w:rsidRDefault="00583AFD" w:rsidP="00583AFD">
                  <w:pPr>
                    <w:jc w:val="center"/>
                    <w:rPr>
                      <w:sz w:val="22"/>
                      <w:szCs w:val="22"/>
                      <w:lang w:val="es-ES"/>
                    </w:rPr>
                  </w:pPr>
                </w:p>
                <w:p w:rsidR="00583AFD" w:rsidRPr="009F554A" w:rsidRDefault="00583AFD" w:rsidP="00583AFD">
                  <w:pPr>
                    <w:jc w:val="center"/>
                    <w:rPr>
                      <w:sz w:val="22"/>
                      <w:szCs w:val="22"/>
                      <w:lang w:val="es-ES"/>
                    </w:rPr>
                  </w:pPr>
                </w:p>
                <w:p w:rsidR="00583AFD" w:rsidRPr="009F554A" w:rsidRDefault="00583AFD" w:rsidP="00583AFD">
                  <w:pPr>
                    <w:jc w:val="center"/>
                    <w:rPr>
                      <w:sz w:val="22"/>
                      <w:szCs w:val="22"/>
                      <w:lang w:val="es-ES"/>
                    </w:rPr>
                  </w:pPr>
                  <w:r w:rsidRPr="009F554A">
                    <w:rPr>
                      <w:sz w:val="22"/>
                      <w:szCs w:val="22"/>
                      <w:lang w:val="es-ES"/>
                    </w:rPr>
                    <w:t>UU</w:t>
                  </w:r>
                </w:p>
                <w:p w:rsidR="00583AFD" w:rsidRPr="009F554A" w:rsidRDefault="00583AFD" w:rsidP="00583AFD">
                  <w:pPr>
                    <w:jc w:val="center"/>
                    <w:rPr>
                      <w:sz w:val="22"/>
                      <w:szCs w:val="22"/>
                      <w:lang w:val="es-ES"/>
                    </w:rPr>
                  </w:pPr>
                </w:p>
                <w:p w:rsidR="00583AFD" w:rsidRPr="009F554A" w:rsidRDefault="00583AFD" w:rsidP="00583AFD">
                  <w:pPr>
                    <w:jc w:val="center"/>
                    <w:rPr>
                      <w:sz w:val="22"/>
                      <w:szCs w:val="22"/>
                      <w:lang w:val="es-ES"/>
                    </w:rPr>
                  </w:pPr>
                  <w:r w:rsidRPr="009F554A">
                    <w:rPr>
                      <w:sz w:val="22"/>
                      <w:szCs w:val="22"/>
                      <w:lang w:val="es-ES"/>
                    </w:rPr>
                    <w:t>Bucharest?</w:t>
                  </w:r>
                </w:p>
              </w:tc>
              <w:tc>
                <w:tcPr>
                  <w:tcW w:w="752" w:type="pct"/>
                  <w:tcBorders>
                    <w:top w:val="nil"/>
                    <w:left w:val="nil"/>
                    <w:bottom w:val="nil"/>
                    <w:right w:val="nil"/>
                  </w:tcBorders>
                </w:tcPr>
                <w:p w:rsidR="00583AFD" w:rsidRPr="009F554A" w:rsidRDefault="00583AFD" w:rsidP="00583AFD">
                  <w:pPr>
                    <w:jc w:val="center"/>
                    <w:rPr>
                      <w:sz w:val="22"/>
                      <w:szCs w:val="22"/>
                      <w:lang w:val="es-ES"/>
                    </w:rPr>
                  </w:pPr>
                </w:p>
              </w:tc>
            </w:tr>
            <w:tr w:rsidR="00583AFD" w:rsidRPr="00602DCA" w:rsidTr="00583AFD">
              <w:trPr>
                <w:trHeight w:val="630"/>
              </w:trPr>
              <w:tc>
                <w:tcPr>
                  <w:tcW w:w="752" w:type="pct"/>
                  <w:tcBorders>
                    <w:top w:val="nil"/>
                    <w:left w:val="nil"/>
                    <w:bottom w:val="nil"/>
                    <w:right w:val="nil"/>
                  </w:tcBorders>
                  <w:hideMark/>
                </w:tcPr>
                <w:p w:rsidR="00583AFD" w:rsidRPr="00583AFD" w:rsidRDefault="00583AFD" w:rsidP="00583AFD">
                  <w:pPr>
                    <w:rPr>
                      <w:rFonts w:ascii="Cambria" w:hAnsi="Cambria"/>
                      <w:sz w:val="22"/>
                      <w:szCs w:val="22"/>
                      <w:lang w:val="es-ES"/>
                    </w:rPr>
                  </w:pPr>
                </w:p>
              </w:tc>
              <w:tc>
                <w:tcPr>
                  <w:tcW w:w="2744" w:type="pct"/>
                  <w:tcBorders>
                    <w:top w:val="nil"/>
                    <w:left w:val="nil"/>
                    <w:bottom w:val="nil"/>
                    <w:right w:val="nil"/>
                  </w:tcBorders>
                </w:tcPr>
                <w:p w:rsidR="00583AFD" w:rsidRPr="00583AFD" w:rsidRDefault="00583AFD" w:rsidP="00583AFD">
                  <w:pPr>
                    <w:rPr>
                      <w:rFonts w:ascii="Cambria" w:hAnsi="Cambria"/>
                      <w:sz w:val="22"/>
                      <w:szCs w:val="22"/>
                    </w:rPr>
                  </w:pPr>
                  <w:r w:rsidRPr="00583AFD">
                    <w:rPr>
                      <w:rFonts w:ascii="Cambria" w:hAnsi="Cambria"/>
                      <w:sz w:val="22"/>
                      <w:szCs w:val="22"/>
                    </w:rPr>
                    <w:t>MS10.1: Begin of project … [Month 1]</w:t>
                  </w:r>
                </w:p>
                <w:p w:rsidR="00583AFD" w:rsidRPr="00583AFD" w:rsidRDefault="00583AFD" w:rsidP="00583AFD">
                  <w:pPr>
                    <w:rPr>
                      <w:rFonts w:ascii="Cambria" w:hAnsi="Cambria"/>
                      <w:sz w:val="22"/>
                      <w:szCs w:val="22"/>
                    </w:rPr>
                  </w:pPr>
                  <w:r w:rsidRPr="00583AFD">
                    <w:rPr>
                      <w:rFonts w:ascii="Cambria" w:hAnsi="Cambria"/>
                      <w:sz w:val="22"/>
                      <w:szCs w:val="22"/>
                    </w:rPr>
                    <w:t>MS10.2: Selection of cases/sources and start of Digital Humanities analysis [Month x]</w:t>
                  </w:r>
                </w:p>
                <w:p w:rsidR="00583AFD" w:rsidRPr="00583AFD" w:rsidRDefault="00583AFD" w:rsidP="00583AFD">
                  <w:pPr>
                    <w:rPr>
                      <w:rFonts w:ascii="Cambria" w:hAnsi="Cambria"/>
                      <w:sz w:val="22"/>
                      <w:szCs w:val="22"/>
                    </w:rPr>
                  </w:pPr>
                  <w:r w:rsidRPr="00583AFD">
                    <w:rPr>
                      <w:rFonts w:ascii="Cambria" w:hAnsi="Cambria"/>
                      <w:sz w:val="22"/>
                      <w:szCs w:val="22"/>
                    </w:rPr>
                    <w:t>MS10.3: Establishment of critical junctures &amp; outlier cases [Month x&amp;6]</w:t>
                  </w:r>
                </w:p>
                <w:p w:rsidR="00583AFD" w:rsidRPr="00583AFD" w:rsidRDefault="00583AFD" w:rsidP="00583AFD">
                  <w:pPr>
                    <w:rPr>
                      <w:rFonts w:ascii="Cambria" w:hAnsi="Cambria"/>
                      <w:sz w:val="22"/>
                      <w:szCs w:val="22"/>
                    </w:rPr>
                  </w:pPr>
                  <w:r w:rsidRPr="00583AFD">
                    <w:rPr>
                      <w:rFonts w:ascii="Cambria" w:hAnsi="Cambria"/>
                      <w:sz w:val="22"/>
                      <w:szCs w:val="22"/>
                    </w:rPr>
                    <w:t>MS10.4: Start cognitive mapping project [month x&amp;9 ]</w:t>
                  </w:r>
                </w:p>
                <w:p w:rsidR="00583AFD" w:rsidRPr="00583AFD" w:rsidRDefault="00583AFD" w:rsidP="00583AFD">
                  <w:pPr>
                    <w:rPr>
                      <w:rFonts w:ascii="Cambria" w:hAnsi="Cambria"/>
                      <w:sz w:val="22"/>
                      <w:szCs w:val="22"/>
                    </w:rPr>
                  </w:pPr>
                  <w:r w:rsidRPr="00583AFD">
                    <w:rPr>
                      <w:rFonts w:ascii="Cambria" w:hAnsi="Cambria"/>
                      <w:sz w:val="22"/>
                      <w:szCs w:val="22"/>
                    </w:rPr>
                    <w:t>MS10.5: Comparative analysis [month x]</w:t>
                  </w:r>
                </w:p>
                <w:p w:rsidR="00583AFD" w:rsidRPr="00583AFD" w:rsidDel="00EE03F6" w:rsidRDefault="00583AFD" w:rsidP="00583AFD">
                  <w:pPr>
                    <w:rPr>
                      <w:del w:id="63" w:author="Femke van Esch" w:date="2017-07-21T14:36:00Z"/>
                      <w:rFonts w:ascii="Cambria" w:hAnsi="Cambria"/>
                      <w:sz w:val="22"/>
                      <w:szCs w:val="22"/>
                    </w:rPr>
                  </w:pPr>
                  <w:r w:rsidRPr="00583AFD">
                    <w:rPr>
                      <w:rFonts w:ascii="Cambria" w:hAnsi="Cambria"/>
                      <w:sz w:val="22"/>
                      <w:szCs w:val="22"/>
                    </w:rPr>
                    <w:t>MS10.8: Completion of WP [month x]</w:t>
                  </w:r>
                </w:p>
                <w:p w:rsidR="00583AFD" w:rsidRPr="00D4395E" w:rsidDel="00EE03F6" w:rsidRDefault="00583AFD" w:rsidP="00583AFD">
                  <w:pPr>
                    <w:rPr>
                      <w:del w:id="64" w:author="Femke van Esch" w:date="2017-07-21T14:36:00Z"/>
                      <w:sz w:val="22"/>
                      <w:szCs w:val="22"/>
                    </w:rPr>
                  </w:pPr>
                </w:p>
                <w:p w:rsidR="00583AFD" w:rsidRPr="00D4395E" w:rsidDel="00EE03F6" w:rsidRDefault="00583AFD" w:rsidP="00583AFD">
                  <w:pPr>
                    <w:rPr>
                      <w:del w:id="65" w:author="Femke van Esch" w:date="2017-07-21T14:36:00Z"/>
                      <w:sz w:val="22"/>
                      <w:szCs w:val="22"/>
                    </w:rPr>
                  </w:pPr>
                </w:p>
                <w:p w:rsidR="00583AFD" w:rsidRPr="00D4395E" w:rsidRDefault="00583AFD" w:rsidP="00583AFD">
                  <w:pPr>
                    <w:rPr>
                      <w:sz w:val="22"/>
                      <w:szCs w:val="22"/>
                    </w:rPr>
                  </w:pPr>
                </w:p>
              </w:tc>
              <w:tc>
                <w:tcPr>
                  <w:tcW w:w="752" w:type="pct"/>
                  <w:tcBorders>
                    <w:top w:val="nil"/>
                    <w:left w:val="nil"/>
                    <w:bottom w:val="nil"/>
                    <w:right w:val="nil"/>
                  </w:tcBorders>
                  <w:hideMark/>
                </w:tcPr>
                <w:p w:rsidR="00583AFD" w:rsidRDefault="00583AFD" w:rsidP="00583AFD">
                  <w:pPr>
                    <w:jc w:val="center"/>
                    <w:rPr>
                      <w:sz w:val="22"/>
                      <w:szCs w:val="22"/>
                    </w:rPr>
                  </w:pPr>
                </w:p>
                <w:p w:rsidR="00583AFD" w:rsidRDefault="00583AFD" w:rsidP="00583AFD">
                  <w:pPr>
                    <w:jc w:val="center"/>
                    <w:rPr>
                      <w:sz w:val="22"/>
                      <w:szCs w:val="22"/>
                    </w:rPr>
                  </w:pPr>
                </w:p>
                <w:p w:rsidR="00583AFD" w:rsidRPr="00602DCA" w:rsidRDefault="00583AFD" w:rsidP="00583AFD">
                  <w:pPr>
                    <w:jc w:val="center"/>
                    <w:rPr>
                      <w:sz w:val="22"/>
                      <w:szCs w:val="22"/>
                    </w:rPr>
                  </w:pPr>
                </w:p>
              </w:tc>
              <w:tc>
                <w:tcPr>
                  <w:tcW w:w="752" w:type="pct"/>
                  <w:tcBorders>
                    <w:top w:val="nil"/>
                    <w:left w:val="nil"/>
                    <w:bottom w:val="nil"/>
                    <w:right w:val="nil"/>
                  </w:tcBorders>
                  <w:hideMark/>
                </w:tcPr>
                <w:p w:rsidR="00583AFD" w:rsidRDefault="00583AFD" w:rsidP="00583AFD">
                  <w:pPr>
                    <w:jc w:val="center"/>
                    <w:rPr>
                      <w:sz w:val="22"/>
                      <w:szCs w:val="22"/>
                    </w:rPr>
                  </w:pPr>
                </w:p>
                <w:p w:rsidR="00583AFD" w:rsidRDefault="00583AFD" w:rsidP="00583AFD">
                  <w:pPr>
                    <w:jc w:val="center"/>
                    <w:rPr>
                      <w:sz w:val="22"/>
                      <w:szCs w:val="22"/>
                    </w:rPr>
                  </w:pPr>
                </w:p>
                <w:p w:rsidR="00583AFD" w:rsidRPr="00602DCA" w:rsidRDefault="00583AFD" w:rsidP="00583AFD">
                  <w:pPr>
                    <w:jc w:val="center"/>
                    <w:rPr>
                      <w:sz w:val="22"/>
                      <w:szCs w:val="22"/>
                    </w:rPr>
                  </w:pPr>
                </w:p>
              </w:tc>
            </w:tr>
          </w:tbl>
          <w:p w:rsidR="00583AFD" w:rsidRPr="0016257E" w:rsidRDefault="00583AFD" w:rsidP="00583AFD">
            <w:pPr>
              <w:spacing w:before="60" w:after="60"/>
            </w:pPr>
          </w:p>
        </w:tc>
      </w:tr>
    </w:tbl>
    <w:p w:rsidR="00583AFD" w:rsidRPr="00583AFD" w:rsidRDefault="00583AFD" w:rsidP="00583AFD">
      <w:pPr>
        <w:spacing w:before="60" w:after="120"/>
        <w:rPr>
          <w:b/>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1080"/>
        <w:gridCol w:w="54"/>
        <w:gridCol w:w="1027"/>
        <w:gridCol w:w="532"/>
        <w:gridCol w:w="549"/>
        <w:gridCol w:w="463"/>
        <w:gridCol w:w="618"/>
        <w:gridCol w:w="354"/>
        <w:gridCol w:w="727"/>
        <w:gridCol w:w="1081"/>
      </w:tblGrid>
      <w:tr w:rsidR="00583AFD" w:rsidRPr="00602DCA" w:rsidTr="00583AFD">
        <w:trPr>
          <w:cantSplit/>
        </w:trPr>
        <w:tc>
          <w:tcPr>
            <w:tcW w:w="3369" w:type="dxa"/>
          </w:tcPr>
          <w:p w:rsidR="00583AFD" w:rsidRPr="00602DCA" w:rsidRDefault="00583AFD" w:rsidP="00583AFD">
            <w:pPr>
              <w:rPr>
                <w:b/>
              </w:rPr>
            </w:pPr>
            <w:r w:rsidRPr="00602DCA">
              <w:rPr>
                <w:b/>
              </w:rPr>
              <w:t xml:space="preserve">Work package number </w:t>
            </w:r>
          </w:p>
        </w:tc>
        <w:tc>
          <w:tcPr>
            <w:tcW w:w="1134" w:type="dxa"/>
            <w:gridSpan w:val="2"/>
          </w:tcPr>
          <w:p w:rsidR="00583AFD" w:rsidRPr="00602DCA" w:rsidRDefault="00583AFD" w:rsidP="00583AFD">
            <w:r>
              <w:t>11</w:t>
            </w:r>
          </w:p>
        </w:tc>
        <w:tc>
          <w:tcPr>
            <w:tcW w:w="3543" w:type="dxa"/>
            <w:gridSpan w:val="6"/>
          </w:tcPr>
          <w:p w:rsidR="00583AFD" w:rsidRPr="00602DCA" w:rsidRDefault="00583AFD" w:rsidP="00583AFD">
            <w:r w:rsidRPr="00602DCA">
              <w:rPr>
                <w:b/>
              </w:rPr>
              <w:t>Lead beneficiary</w:t>
            </w:r>
          </w:p>
        </w:tc>
        <w:tc>
          <w:tcPr>
            <w:tcW w:w="1808" w:type="dxa"/>
            <w:gridSpan w:val="2"/>
          </w:tcPr>
          <w:p w:rsidR="00583AFD" w:rsidRPr="00602DCA" w:rsidRDefault="00583AFD" w:rsidP="00583AFD">
            <w:commentRangeStart w:id="66"/>
            <w:r>
              <w:t>Bucharest</w:t>
            </w:r>
            <w:commentRangeEnd w:id="66"/>
            <w:r>
              <w:rPr>
                <w:rStyle w:val="CommentReference"/>
                <w:szCs w:val="20"/>
              </w:rPr>
              <w:commentReference w:id="66"/>
            </w:r>
          </w:p>
        </w:tc>
      </w:tr>
      <w:tr w:rsidR="00583AFD" w:rsidRPr="00602DCA" w:rsidTr="00583AFD">
        <w:trPr>
          <w:cantSplit/>
        </w:trPr>
        <w:tc>
          <w:tcPr>
            <w:tcW w:w="3369" w:type="dxa"/>
          </w:tcPr>
          <w:p w:rsidR="00583AFD" w:rsidRPr="00602DCA" w:rsidRDefault="00583AFD" w:rsidP="00583AFD">
            <w:pPr>
              <w:rPr>
                <w:b/>
              </w:rPr>
            </w:pPr>
            <w:r w:rsidRPr="00602DCA">
              <w:rPr>
                <w:b/>
              </w:rPr>
              <w:t>Work package title</w:t>
            </w:r>
          </w:p>
        </w:tc>
        <w:tc>
          <w:tcPr>
            <w:tcW w:w="6485" w:type="dxa"/>
            <w:gridSpan w:val="10"/>
          </w:tcPr>
          <w:p w:rsidR="00583AFD" w:rsidRPr="00602DCA" w:rsidRDefault="00583AFD" w:rsidP="00583AFD">
            <w:pPr>
              <w:rPr>
                <w:b/>
              </w:rPr>
            </w:pPr>
            <w:r w:rsidRPr="00316072">
              <w:rPr>
                <w:b/>
              </w:rPr>
              <w:t>Narratives that resonate</w:t>
            </w:r>
          </w:p>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Participant number</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rPr>
                <w:b/>
              </w:rPr>
            </w:pPr>
            <w:r w:rsidRPr="00602DCA">
              <w:rPr>
                <w:b/>
              </w:rPr>
              <w:t>Short name of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lastRenderedPageBreak/>
              <w:t>Person/months per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16257E" w:rsidTr="00583AFD">
        <w:trPr>
          <w:cantSplit/>
        </w:trPr>
        <w:tc>
          <w:tcPr>
            <w:tcW w:w="3369" w:type="dxa"/>
          </w:tcPr>
          <w:p w:rsidR="00583AFD" w:rsidRPr="00602DCA" w:rsidRDefault="00583AFD" w:rsidP="00583AFD">
            <w:pPr>
              <w:spacing w:after="480"/>
              <w:ind w:left="1191" w:hanging="1191"/>
              <w:rPr>
                <w:b/>
              </w:rPr>
            </w:pPr>
            <w:r w:rsidRPr="00602DCA">
              <w:rPr>
                <w:b/>
              </w:rPr>
              <w:t>Start month</w:t>
            </w:r>
          </w:p>
        </w:tc>
        <w:tc>
          <w:tcPr>
            <w:tcW w:w="2693" w:type="dxa"/>
            <w:gridSpan w:val="4"/>
          </w:tcPr>
          <w:p w:rsidR="00583AFD" w:rsidRPr="00602DCA" w:rsidRDefault="00583AFD" w:rsidP="00583AFD">
            <w:commentRangeStart w:id="67"/>
            <w:r>
              <w:t>18</w:t>
            </w:r>
            <w:commentRangeEnd w:id="67"/>
            <w:r>
              <w:rPr>
                <w:rStyle w:val="CommentReference"/>
                <w:szCs w:val="20"/>
              </w:rPr>
              <w:commentReference w:id="67"/>
            </w:r>
          </w:p>
        </w:tc>
        <w:tc>
          <w:tcPr>
            <w:tcW w:w="1012" w:type="dxa"/>
            <w:gridSpan w:val="2"/>
          </w:tcPr>
          <w:p w:rsidR="00583AFD" w:rsidRPr="00602DCA" w:rsidRDefault="00583AFD" w:rsidP="00583AFD">
            <w:r w:rsidRPr="00602DCA">
              <w:t>End month</w:t>
            </w:r>
          </w:p>
        </w:tc>
        <w:tc>
          <w:tcPr>
            <w:tcW w:w="2780" w:type="dxa"/>
            <w:gridSpan w:val="4"/>
          </w:tcPr>
          <w:p w:rsidR="00583AFD" w:rsidRPr="0016257E" w:rsidRDefault="00583AFD" w:rsidP="00583AFD">
            <w:r>
              <w:t>31</w:t>
            </w:r>
          </w:p>
        </w:tc>
      </w:tr>
    </w:tbl>
    <w:p w:rsidR="00583AFD" w:rsidRPr="0016257E" w:rsidRDefault="00583AFD" w:rsidP="00583AFD">
      <w:pPr>
        <w:spacing w:before="60" w:after="60"/>
        <w:rPr>
          <w: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Pr="00602DCA" w:rsidRDefault="00583AFD" w:rsidP="00583AFD">
            <w:pPr>
              <w:spacing w:before="60" w:after="60"/>
            </w:pPr>
            <w:r w:rsidRPr="00602DCA">
              <w:rPr>
                <w:b/>
              </w:rPr>
              <w:t>Objectives</w:t>
            </w:r>
            <w:r w:rsidRPr="00602DCA">
              <w:t xml:space="preserve"> </w:t>
            </w:r>
          </w:p>
          <w:p w:rsidR="00583AFD" w:rsidRDefault="00583AFD" w:rsidP="00A66E52">
            <w:pPr>
              <w:pStyle w:val="ListParagraph"/>
              <w:numPr>
                <w:ilvl w:val="0"/>
                <w:numId w:val="30"/>
              </w:numPr>
              <w:tabs>
                <w:tab w:val="left" w:pos="680"/>
                <w:tab w:val="left" w:pos="7371"/>
              </w:tabs>
              <w:jc w:val="both"/>
            </w:pPr>
            <w:r>
              <w:t xml:space="preserve">Identify </w:t>
            </w:r>
            <w:del w:id="68" w:author="Femke van Esch" w:date="2017-07-13T23:57:00Z">
              <w:r w:rsidDel="008862A8">
                <w:delText xml:space="preserve">the </w:delText>
              </w:r>
            </w:del>
            <w:ins w:id="69" w:author="Femke van Esch" w:date="2017-07-13T23:57:00Z">
              <w:r>
                <w:t xml:space="preserve">current </w:t>
              </w:r>
            </w:ins>
            <w:r>
              <w:t>EU narratives that resonate with different groups of EU citizens and under which conditions</w:t>
            </w:r>
          </w:p>
          <w:p w:rsidR="00583AFD" w:rsidRDefault="00583AFD" w:rsidP="00A66E52">
            <w:pPr>
              <w:pStyle w:val="ListParagraph"/>
              <w:numPr>
                <w:ilvl w:val="0"/>
                <w:numId w:val="30"/>
              </w:numPr>
              <w:tabs>
                <w:tab w:val="left" w:pos="680"/>
                <w:tab w:val="left" w:pos="7371"/>
              </w:tabs>
              <w:jc w:val="both"/>
            </w:pPr>
            <w:r>
              <w:t xml:space="preserve">Explore the way the three recent major crises in Europe (the euro crisis, the refugee crisis, and the rule of law crisis) affected citizens’ EU narratives and led to a revaluation of existing traditional </w:t>
            </w:r>
            <w:del w:id="70" w:author="Femke van Esch" w:date="2017-07-13T22:47:00Z">
              <w:r w:rsidDel="006D79E9">
                <w:delText xml:space="preserve">supranational </w:delText>
              </w:r>
            </w:del>
            <w:r>
              <w:t xml:space="preserve">narratives on the EU </w:t>
            </w:r>
          </w:p>
          <w:p w:rsidR="00583AFD" w:rsidRDefault="00583AFD" w:rsidP="00A66E52">
            <w:pPr>
              <w:pStyle w:val="ListParagraph"/>
              <w:numPr>
                <w:ilvl w:val="0"/>
                <w:numId w:val="30"/>
              </w:numPr>
              <w:tabs>
                <w:tab w:val="left" w:pos="680"/>
                <w:tab w:val="left" w:pos="7371"/>
              </w:tabs>
              <w:jc w:val="both"/>
            </w:pPr>
            <w:r>
              <w:t>Develop research-based strategies on how to create a new narrative on democracy, sovereignty, and rule of law to foster EU’s legitimacy</w:t>
            </w:r>
          </w:p>
          <w:p w:rsidR="00583AFD" w:rsidRPr="00602DCA" w:rsidRDefault="00583AFD" w:rsidP="00A66E52">
            <w:pPr>
              <w:pStyle w:val="ListParagraph"/>
              <w:numPr>
                <w:ilvl w:val="0"/>
                <w:numId w:val="30"/>
              </w:numPr>
              <w:tabs>
                <w:tab w:val="left" w:pos="680"/>
                <w:tab w:val="left" w:pos="7371"/>
              </w:tabs>
              <w:jc w:val="both"/>
            </w:pPr>
            <w:r>
              <w:t xml:space="preserve">Develop policy recommendations based on a White Paper on how to meet the psychographics of different categories of European citizens to enhance the trust in the European Union and disseminate them to key stakeholders </w:t>
            </w:r>
          </w:p>
        </w:tc>
      </w:tr>
    </w:tbl>
    <w:p w:rsidR="00583AFD" w:rsidRPr="004153B5" w:rsidRDefault="00583AFD" w:rsidP="00583AFD">
      <w:pPr>
        <w:spacing w:before="60" w:after="60"/>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Default="00583AFD" w:rsidP="00583AFD">
            <w:pPr>
              <w:spacing w:before="60" w:after="60"/>
              <w:jc w:val="both"/>
            </w:pPr>
            <w:r w:rsidRPr="00602DCA">
              <w:rPr>
                <w:b/>
              </w:rPr>
              <w:t>Description of work</w:t>
            </w:r>
            <w:r w:rsidRPr="00602DCA">
              <w:t xml:space="preserve"> (where appropriate, broken down into tasks), lead partner and role of participants</w:t>
            </w:r>
          </w:p>
          <w:p w:rsidR="00583AFD" w:rsidRDefault="00583AFD" w:rsidP="00583AFD">
            <w:pPr>
              <w:spacing w:before="60" w:after="60"/>
              <w:jc w:val="both"/>
            </w:pPr>
          </w:p>
          <w:p w:rsidR="00583AFD" w:rsidRDefault="00583AFD" w:rsidP="00583AFD">
            <w:pPr>
              <w:spacing w:before="60" w:after="60"/>
              <w:jc w:val="both"/>
            </w:pPr>
            <w:r>
              <w:t>This WP will answer the following questions:</w:t>
            </w:r>
          </w:p>
          <w:p w:rsidR="00583AFD" w:rsidRDefault="00583AFD" w:rsidP="00A66E52">
            <w:pPr>
              <w:pStyle w:val="ListParagraph"/>
              <w:numPr>
                <w:ilvl w:val="0"/>
                <w:numId w:val="35"/>
              </w:numPr>
              <w:spacing w:before="60" w:after="60"/>
              <w:jc w:val="both"/>
            </w:pPr>
            <w:commentRangeStart w:id="71"/>
            <w:r>
              <w:t>What are the outdated EU narratives for different groups of citizens and which are the main events and aspects people identify as a source of EU distrust</w:t>
            </w:r>
            <w:commentRangeEnd w:id="71"/>
            <w:r>
              <w:rPr>
                <w:rStyle w:val="CommentReference"/>
                <w:szCs w:val="20"/>
              </w:rPr>
              <w:commentReference w:id="71"/>
            </w:r>
            <w:r>
              <w:t xml:space="preserve">? </w:t>
            </w:r>
          </w:p>
          <w:p w:rsidR="00583AFD" w:rsidRDefault="00583AFD" w:rsidP="00A66E52">
            <w:pPr>
              <w:pStyle w:val="ListParagraph"/>
              <w:numPr>
                <w:ilvl w:val="0"/>
                <w:numId w:val="35"/>
              </w:numPr>
              <w:spacing w:before="60" w:after="60"/>
              <w:jc w:val="both"/>
            </w:pPr>
            <w:r>
              <w:t xml:space="preserve">How and to what extent </w:t>
            </w:r>
            <w:r>
              <w:t xml:space="preserve">did </w:t>
            </w:r>
            <w:r>
              <w:t>the major crises of the EU influence</w:t>
            </w:r>
            <w:del w:id="72" w:author="Femke van Esch" w:date="2017-07-13T22:52:00Z">
              <w:r w:rsidDel="001E0B73">
                <w:delText>d</w:delText>
              </w:r>
            </w:del>
            <w:r>
              <w:t xml:space="preserve"> citizens’ narratives and </w:t>
            </w:r>
            <w:r>
              <w:t xml:space="preserve">their </w:t>
            </w:r>
            <w:r>
              <w:t>perspectives on EU’s legitimacy?</w:t>
            </w:r>
          </w:p>
          <w:p w:rsidR="00583AFD" w:rsidRDefault="00583AFD" w:rsidP="00A66E52">
            <w:pPr>
              <w:pStyle w:val="ListParagraph"/>
              <w:numPr>
                <w:ilvl w:val="0"/>
                <w:numId w:val="35"/>
              </w:numPr>
              <w:spacing w:before="60" w:after="60"/>
              <w:jc w:val="both"/>
            </w:pPr>
            <w:r>
              <w:t>What are th</w:t>
            </w:r>
            <w:r w:rsidR="00B6510C">
              <w:t>e best human-centred strategies</w:t>
            </w:r>
            <w:r>
              <w:t xml:space="preserve"> (in terms of democracy, sovereignty, and rule of law) to build the </w:t>
            </w:r>
            <w:r>
              <w:t xml:space="preserve">EU </w:t>
            </w:r>
            <w:r>
              <w:t xml:space="preserve">narratives </w:t>
            </w:r>
            <w:r>
              <w:t>that resonate with different groups of EU citizens</w:t>
            </w:r>
            <w:r>
              <w:t>?</w:t>
            </w:r>
          </w:p>
          <w:p w:rsidR="00583AFD" w:rsidRDefault="00583AFD" w:rsidP="00583AFD">
            <w:pPr>
              <w:spacing w:before="60" w:after="60"/>
              <w:jc w:val="both"/>
            </w:pPr>
          </w:p>
          <w:p w:rsidR="00583AFD" w:rsidRDefault="00583AFD" w:rsidP="00583AFD">
            <w:pPr>
              <w:spacing w:before="60" w:after="60"/>
              <w:jc w:val="both"/>
            </w:pPr>
            <w:r>
              <w:t xml:space="preserve">This WP will be complementary to the historic WP10 and study contemporary narratives on the EU. It will use qualitative methods to gain an in-depth insight into </w:t>
            </w:r>
            <w:r>
              <w:t xml:space="preserve">which narratives about the EU resonate with different groups of EU citizens and under which circumstances, in order to facilitate the development of new narratives of Europe. </w:t>
            </w:r>
            <w:commentRangeStart w:id="73"/>
            <w:r>
              <w:t xml:space="preserve">The new narratives </w:t>
            </w:r>
            <w:r>
              <w:t xml:space="preserve">may </w:t>
            </w:r>
            <w:r>
              <w:t xml:space="preserve">include counterarguments to ‘post-truth’ discourses especially in a context that shifted the public discourse on populism, national interests and national identity narratives that can undermine the European legitimacy and therefore, the EU support. </w:t>
            </w:r>
            <w:commentRangeEnd w:id="73"/>
            <w:r>
              <w:rPr>
                <w:rStyle w:val="CommentReference"/>
                <w:szCs w:val="20"/>
              </w:rPr>
              <w:commentReference w:id="73"/>
            </w:r>
            <w:r>
              <w:t>Especially in times of crises and conflicts, narratives of nationalist entitlement are a common political recourse (</w:t>
            </w:r>
            <w:proofErr w:type="spellStart"/>
            <w:r>
              <w:t>Zellman</w:t>
            </w:r>
            <w:proofErr w:type="spellEnd"/>
            <w:r>
              <w:t xml:space="preserve">, 2015), while the everyday narratives indicate how people make sense of their world, how they understand the ‘rules-are-rules’ or </w:t>
            </w:r>
            <w:r>
              <w:t>austerity discourses, their explanations or frustrations (</w:t>
            </w:r>
            <w:proofErr w:type="spellStart"/>
            <w:r>
              <w:t>Seabrooke</w:t>
            </w:r>
            <w:proofErr w:type="spellEnd"/>
            <w:r>
              <w:t xml:space="preserve"> and Thomsen, 2016). Therefore, the study will explore how the current narratives are interpreted  and the measures to address the contestations over democracy, sovereignty, rule of law and legitimacy by including the citizens’ perspectives. </w:t>
            </w:r>
          </w:p>
          <w:p w:rsidR="00583AFD" w:rsidRDefault="00583AFD" w:rsidP="00583AFD">
            <w:pPr>
              <w:spacing w:before="60" w:after="60"/>
              <w:jc w:val="both"/>
            </w:pPr>
            <w:r>
              <w:t xml:space="preserve">Citizens’ views of the EU and the afferent narratives will be studied by the means of focus groups and in-depth interviews to allow for a </w:t>
            </w:r>
            <w:r>
              <w:t xml:space="preserve">detailed </w:t>
            </w:r>
            <w:r>
              <w:t xml:space="preserve">and in-depth </w:t>
            </w:r>
            <w:r>
              <w:t xml:space="preserve">analysis and tackle the specific representations for different categories. The EU is in a continuous process of polity building to address the ‘democratic deficit’ and include the perspectives of the EU citizens. Accordingly, the </w:t>
            </w:r>
            <w:r>
              <w:lastRenderedPageBreak/>
              <w:t>focus of the study is to develop policy recommendations based on citizens’ input on how to include</w:t>
            </w:r>
            <w:r>
              <w:t>,</w:t>
            </w:r>
            <w:r>
              <w:t xml:space="preserve"> and narrate with citizens, </w:t>
            </w:r>
            <w:r>
              <w:t xml:space="preserve">thereby </w:t>
            </w:r>
            <w:r>
              <w:t>improv</w:t>
            </w:r>
            <w:r>
              <w:t>ing</w:t>
            </w:r>
            <w:r>
              <w:t xml:space="preserve"> EU’s legitimacy. The study </w:t>
            </w:r>
            <w:r>
              <w:t xml:space="preserve">will </w:t>
            </w:r>
            <w:r>
              <w:t xml:space="preserve">identify particular narratives that can address the common ties and </w:t>
            </w:r>
            <w:r>
              <w:t xml:space="preserve">concerns </w:t>
            </w:r>
            <w:r>
              <w:t xml:space="preserve">of </w:t>
            </w:r>
            <w:r>
              <w:t xml:space="preserve">citizens in </w:t>
            </w:r>
            <w:r>
              <w:t xml:space="preserve">various Member-States, clustered depending on their history or geopolitical considerations (i.e. the ”founding fathers”, the ”new member-states” in CEE, the Southern states, states affected by the recent major crises). </w:t>
            </w:r>
            <w:r>
              <w:t xml:space="preserve"> Any c</w:t>
            </w:r>
            <w:r>
              <w:t xml:space="preserve">ommonalities </w:t>
            </w:r>
            <w:r>
              <w:t>that the study reveals may</w:t>
            </w:r>
            <w:r>
              <w:t xml:space="preserve"> be used to create new narrative </w:t>
            </w:r>
            <w:r>
              <w:t>on</w:t>
            </w:r>
            <w:r>
              <w:t xml:space="preserve"> Europe, tailored for the different psychographic categories of European </w:t>
            </w:r>
            <w:commentRangeStart w:id="74"/>
            <w:r>
              <w:t>citizens</w:t>
            </w:r>
            <w:commentRangeEnd w:id="74"/>
            <w:r>
              <w:rPr>
                <w:rStyle w:val="CommentReference"/>
                <w:szCs w:val="20"/>
              </w:rPr>
              <w:commentReference w:id="74"/>
            </w:r>
            <w:r>
              <w:t>.</w:t>
            </w:r>
          </w:p>
          <w:p w:rsidR="00583AFD" w:rsidRDefault="00583AFD" w:rsidP="00583AFD">
            <w:pPr>
              <w:spacing w:before="60" w:after="60"/>
              <w:jc w:val="both"/>
            </w:pPr>
            <w:r>
              <w:t>The results of the study will constitute the basis for a White Paper that will be subjected to debate. The data will be disseminated through academic conference papers, and engagement in public debates. In terms of impact, empirically based recommendations on how to develop narratives that resonate with the people and a communication strategy will be shared with interested stakeholders, politicians, policy makers, civil servants and civil society organisations</w:t>
            </w:r>
            <w:r>
              <w:t xml:space="preserve"> at the different national and European levels</w:t>
            </w:r>
            <w:r>
              <w:t xml:space="preserve">. </w:t>
            </w:r>
          </w:p>
          <w:p w:rsidR="00583AFD" w:rsidRDefault="00583AFD" w:rsidP="00583AFD">
            <w:pPr>
              <w:spacing w:before="60" w:after="60"/>
              <w:jc w:val="both"/>
            </w:pPr>
          </w:p>
          <w:p w:rsidR="00583AFD" w:rsidRDefault="00583AFD" w:rsidP="00583AFD">
            <w:pPr>
              <w:spacing w:before="60" w:after="60"/>
              <w:jc w:val="both"/>
            </w:pPr>
            <w:r>
              <w:t>Selection of relevant samples to take part in focus groups and interviews. This involves the recruiting of different categories of EU citizens based on age and development regions from various clusters of MS for in-depth interviews (approximatively 25-40 interviews per each participating country). The focus groups will involve politicians, policy makers, civil servants and representatives of the civil society organisations (4 focus groups per each country). Qualitative analysis using NVivo data analysis software to identify narrative elements that may be used to create a new narrative for Europe.</w:t>
            </w:r>
          </w:p>
          <w:p w:rsidR="00583AFD" w:rsidRDefault="00583AFD" w:rsidP="00583AFD">
            <w:pPr>
              <w:spacing w:before="60" w:after="60"/>
              <w:jc w:val="both"/>
            </w:pPr>
          </w:p>
          <w:p w:rsidR="00583AFD" w:rsidRPr="00602DCA" w:rsidRDefault="00583AFD" w:rsidP="00583AFD">
            <w:pPr>
              <w:spacing w:before="60" w:after="60"/>
              <w:jc w:val="both"/>
            </w:pPr>
          </w:p>
        </w:tc>
      </w:tr>
    </w:tbl>
    <w:p w:rsidR="00583AFD" w:rsidRPr="004153B5" w:rsidRDefault="00583AFD" w:rsidP="00583AFD">
      <w:pPr>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16257E" w:rsidTr="00583AFD">
        <w:tc>
          <w:tcPr>
            <w:tcW w:w="9855" w:type="dxa"/>
          </w:tcPr>
          <w:p w:rsidR="00583AFD" w:rsidRDefault="00583AFD" w:rsidP="00583AFD">
            <w:pPr>
              <w:spacing w:before="60" w:after="60"/>
            </w:pPr>
            <w:r w:rsidRPr="00602DCA">
              <w:rPr>
                <w:b/>
              </w:rPr>
              <w:t>Deliverables</w:t>
            </w:r>
            <w:r w:rsidRPr="00602DCA">
              <w:t xml:space="preserve"> (brief description and month of delivery)</w:t>
            </w:r>
          </w:p>
          <w:p w:rsidR="00583AFD" w:rsidRPr="00602DCA" w:rsidRDefault="00583AFD" w:rsidP="00583AFD">
            <w:pPr>
              <w:spacing w:before="60" w:after="60"/>
            </w:pPr>
          </w:p>
          <w:tbl>
            <w:tblPr>
              <w:tblW w:w="5000" w:type="pct"/>
              <w:tblLayout w:type="fixed"/>
              <w:tblCellMar>
                <w:left w:w="70" w:type="dxa"/>
                <w:right w:w="70" w:type="dxa"/>
              </w:tblCellMar>
              <w:tblLook w:val="04A0" w:firstRow="1" w:lastRow="0" w:firstColumn="1" w:lastColumn="0" w:noHBand="0" w:noVBand="1"/>
            </w:tblPr>
            <w:tblGrid>
              <w:gridCol w:w="1449"/>
              <w:gridCol w:w="5290"/>
              <w:gridCol w:w="1450"/>
              <w:gridCol w:w="1450"/>
            </w:tblGrid>
            <w:tr w:rsidR="00583AFD" w:rsidRPr="00602DCA" w:rsidTr="00583AFD">
              <w:trPr>
                <w:trHeight w:val="630"/>
              </w:trPr>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Deliverable Number</w:t>
                  </w:r>
                </w:p>
              </w:tc>
              <w:tc>
                <w:tcPr>
                  <w:tcW w:w="2744" w:type="pct"/>
                  <w:tcBorders>
                    <w:top w:val="nil"/>
                    <w:left w:val="nil"/>
                    <w:bottom w:val="nil"/>
                    <w:right w:val="nil"/>
                  </w:tcBorders>
                  <w:hideMark/>
                </w:tcPr>
                <w:p w:rsidR="00583AFD" w:rsidRPr="00602DCA" w:rsidRDefault="00583AFD" w:rsidP="00583AFD">
                  <w:pPr>
                    <w:spacing w:line="276" w:lineRule="auto"/>
                    <w:rPr>
                      <w:b/>
                      <w:sz w:val="22"/>
                      <w:szCs w:val="22"/>
                    </w:rPr>
                  </w:pPr>
                  <w:r w:rsidRPr="00602DCA">
                    <w:rPr>
                      <w:b/>
                      <w:sz w:val="22"/>
                      <w:szCs w:val="22"/>
                    </w:rPr>
                    <w:t>Deliverable Name</w:t>
                  </w:r>
                </w:p>
              </w:tc>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Lead Participant</w:t>
                  </w:r>
                </w:p>
              </w:tc>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Delivery Month</w:t>
                  </w: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r>
                    <w:rPr>
                      <w:sz w:val="22"/>
                      <w:szCs w:val="22"/>
                    </w:rPr>
                    <w:t>D</w:t>
                  </w:r>
                  <w:ins w:id="75" w:author="Femke van Esch" w:date="2017-07-13T23:12:00Z">
                    <w:r>
                      <w:rPr>
                        <w:sz w:val="22"/>
                        <w:szCs w:val="22"/>
                      </w:rPr>
                      <w:t>11</w:t>
                    </w:r>
                  </w:ins>
                  <w:del w:id="76" w:author="Femke van Esch" w:date="2017-07-13T23:12:00Z">
                    <w:r w:rsidDel="00493A07">
                      <w:rPr>
                        <w:sz w:val="22"/>
                        <w:szCs w:val="22"/>
                      </w:rPr>
                      <w:delText>4</w:delText>
                    </w:r>
                  </w:del>
                  <w:r w:rsidRPr="00602DCA">
                    <w:rPr>
                      <w:sz w:val="22"/>
                      <w:szCs w:val="22"/>
                    </w:rPr>
                    <w:t>.1</w:t>
                  </w:r>
                </w:p>
              </w:tc>
              <w:tc>
                <w:tcPr>
                  <w:tcW w:w="2744" w:type="pct"/>
                  <w:tcBorders>
                    <w:top w:val="nil"/>
                    <w:left w:val="nil"/>
                    <w:bottom w:val="nil"/>
                    <w:right w:val="nil"/>
                  </w:tcBorders>
                </w:tcPr>
                <w:p w:rsidR="00583AFD" w:rsidRDefault="00583AFD" w:rsidP="00583AFD">
                  <w:pPr>
                    <w:spacing w:before="60" w:after="60"/>
                    <w:jc w:val="both"/>
                  </w:pPr>
                  <w:r>
                    <w:t xml:space="preserve">Task 11.5. White Paper on new narratives on democracy, sovereignty, rule of law that resonate with various psychographic categories of European citizens, and strategies that can contribute to fostering the legitimacy of the EU. </w:t>
                  </w:r>
                </w:p>
                <w:p w:rsidR="00583AFD" w:rsidRDefault="00583AFD" w:rsidP="00583AFD">
                  <w:pPr>
                    <w:spacing w:before="60" w:after="60"/>
                    <w:jc w:val="both"/>
                  </w:pPr>
                  <w:r>
                    <w:t xml:space="preserve">Task 11.6. </w:t>
                  </w:r>
                  <w:commentRangeStart w:id="77"/>
                  <w:r>
                    <w:t>Organizing workshops to debate on the new narratives of Europe with key policy makers, media representatives and advisory board members (1 per each country).</w:t>
                  </w:r>
                  <w:commentRangeEnd w:id="77"/>
                  <w:r>
                    <w:rPr>
                      <w:rStyle w:val="CommentReference"/>
                      <w:szCs w:val="20"/>
                    </w:rPr>
                    <w:commentReference w:id="77"/>
                  </w:r>
                </w:p>
                <w:p w:rsidR="00583AFD" w:rsidRPr="00602DCA" w:rsidRDefault="00583AFD" w:rsidP="00583AFD">
                  <w:pPr>
                    <w:spacing w:line="276" w:lineRule="auto"/>
                    <w:rPr>
                      <w:sz w:val="22"/>
                      <w:szCs w:val="22"/>
                    </w:rPr>
                  </w:pPr>
                  <w:r>
                    <w:t xml:space="preserve">Task 11.8. Dissemination. </w:t>
                  </w:r>
                  <w:commentRangeStart w:id="78"/>
                  <w:r>
                    <w:t>This involves academic sharing through conference papers, as well as communication products – short movies, press releases, newsletter articles, project website and social media posting, engaging in public debates, and sending policy recommendations letters.</w:t>
                  </w:r>
                  <w:commentRangeEnd w:id="78"/>
                  <w:r>
                    <w:rPr>
                      <w:rStyle w:val="CommentReference"/>
                      <w:szCs w:val="20"/>
                    </w:rPr>
                    <w:commentReference w:id="78"/>
                  </w: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bl>
          <w:p w:rsidR="00583AFD" w:rsidRPr="0016257E" w:rsidRDefault="00583AFD" w:rsidP="00583AFD">
            <w:pPr>
              <w:spacing w:before="60" w:after="60"/>
            </w:pPr>
          </w:p>
        </w:tc>
      </w:tr>
    </w:tbl>
    <w:p w:rsidR="00583AFD" w:rsidRPr="000C762B" w:rsidRDefault="00583AFD" w:rsidP="00583AFD">
      <w:pPr>
        <w:spacing w:before="60" w:after="120"/>
        <w:rPr>
          <w:b/>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1080"/>
        <w:gridCol w:w="54"/>
        <w:gridCol w:w="1027"/>
        <w:gridCol w:w="532"/>
        <w:gridCol w:w="549"/>
        <w:gridCol w:w="463"/>
        <w:gridCol w:w="618"/>
        <w:gridCol w:w="354"/>
        <w:gridCol w:w="727"/>
        <w:gridCol w:w="1081"/>
      </w:tblGrid>
      <w:tr w:rsidR="00583AFD" w:rsidRPr="00602DCA" w:rsidTr="00583AFD">
        <w:trPr>
          <w:cantSplit/>
        </w:trPr>
        <w:tc>
          <w:tcPr>
            <w:tcW w:w="3369" w:type="dxa"/>
          </w:tcPr>
          <w:p w:rsidR="00583AFD" w:rsidRPr="00602DCA" w:rsidRDefault="00583AFD" w:rsidP="00583AFD">
            <w:pPr>
              <w:rPr>
                <w:b/>
              </w:rPr>
            </w:pPr>
            <w:r w:rsidRPr="00602DCA">
              <w:rPr>
                <w:b/>
              </w:rPr>
              <w:t xml:space="preserve">Work package number </w:t>
            </w:r>
          </w:p>
        </w:tc>
        <w:tc>
          <w:tcPr>
            <w:tcW w:w="1134" w:type="dxa"/>
            <w:gridSpan w:val="2"/>
          </w:tcPr>
          <w:p w:rsidR="00583AFD" w:rsidRPr="00602DCA" w:rsidRDefault="00583AFD" w:rsidP="00583AFD">
            <w:r>
              <w:t>12</w:t>
            </w:r>
          </w:p>
        </w:tc>
        <w:tc>
          <w:tcPr>
            <w:tcW w:w="3543" w:type="dxa"/>
            <w:gridSpan w:val="6"/>
          </w:tcPr>
          <w:p w:rsidR="00583AFD" w:rsidRPr="00602DCA" w:rsidRDefault="00583AFD" w:rsidP="00583AFD">
            <w:r w:rsidRPr="00602DCA">
              <w:rPr>
                <w:b/>
              </w:rPr>
              <w:t>Lead beneficiary</w:t>
            </w:r>
          </w:p>
        </w:tc>
        <w:tc>
          <w:tcPr>
            <w:tcW w:w="1808" w:type="dxa"/>
            <w:gridSpan w:val="2"/>
          </w:tcPr>
          <w:p w:rsidR="00583AFD" w:rsidRPr="00602DCA" w:rsidRDefault="00583AFD" w:rsidP="00583AFD">
            <w:proofErr w:type="spellStart"/>
            <w:r>
              <w:t>Warshaw</w:t>
            </w:r>
            <w:proofErr w:type="spellEnd"/>
          </w:p>
        </w:tc>
      </w:tr>
      <w:tr w:rsidR="00583AFD" w:rsidRPr="00602DCA" w:rsidTr="00583AFD">
        <w:trPr>
          <w:cantSplit/>
        </w:trPr>
        <w:tc>
          <w:tcPr>
            <w:tcW w:w="3369" w:type="dxa"/>
          </w:tcPr>
          <w:p w:rsidR="00583AFD" w:rsidRPr="00602DCA" w:rsidRDefault="00583AFD" w:rsidP="00583AFD">
            <w:pPr>
              <w:rPr>
                <w:b/>
              </w:rPr>
            </w:pPr>
            <w:r w:rsidRPr="00602DCA">
              <w:rPr>
                <w:b/>
              </w:rPr>
              <w:t>Work package title</w:t>
            </w:r>
          </w:p>
        </w:tc>
        <w:tc>
          <w:tcPr>
            <w:tcW w:w="6485" w:type="dxa"/>
            <w:gridSpan w:val="10"/>
          </w:tcPr>
          <w:p w:rsidR="00583AFD" w:rsidRPr="00602DCA" w:rsidRDefault="00583AFD" w:rsidP="00583AFD">
            <w:pPr>
              <w:rPr>
                <w:b/>
              </w:rPr>
            </w:pPr>
            <w:r w:rsidRPr="00583AFD">
              <w:t>Survey of Europeans' perceptions and evaluations</w:t>
            </w:r>
          </w:p>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lastRenderedPageBreak/>
              <w:t>Participant number</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rPr>
                <w:b/>
              </w:rPr>
            </w:pPr>
            <w:r w:rsidRPr="00602DCA">
              <w:rPr>
                <w:b/>
              </w:rPr>
              <w:t>Short name of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Person/months per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16257E" w:rsidTr="00583AFD">
        <w:trPr>
          <w:cantSplit/>
        </w:trPr>
        <w:tc>
          <w:tcPr>
            <w:tcW w:w="3369" w:type="dxa"/>
          </w:tcPr>
          <w:p w:rsidR="00583AFD" w:rsidRPr="00602DCA" w:rsidRDefault="00583AFD" w:rsidP="00583AFD">
            <w:pPr>
              <w:spacing w:after="480"/>
              <w:ind w:left="1191" w:hanging="1191"/>
              <w:rPr>
                <w:b/>
              </w:rPr>
            </w:pPr>
            <w:r w:rsidRPr="00602DCA">
              <w:rPr>
                <w:b/>
              </w:rPr>
              <w:t>Start month</w:t>
            </w:r>
          </w:p>
        </w:tc>
        <w:tc>
          <w:tcPr>
            <w:tcW w:w="2693" w:type="dxa"/>
            <w:gridSpan w:val="4"/>
          </w:tcPr>
          <w:p w:rsidR="00583AFD" w:rsidRPr="00602DCA" w:rsidRDefault="00583AFD" w:rsidP="00583AFD"/>
        </w:tc>
        <w:tc>
          <w:tcPr>
            <w:tcW w:w="1012" w:type="dxa"/>
            <w:gridSpan w:val="2"/>
          </w:tcPr>
          <w:p w:rsidR="00583AFD" w:rsidRPr="00602DCA" w:rsidRDefault="00583AFD" w:rsidP="00583AFD">
            <w:r w:rsidRPr="00602DCA">
              <w:t>End month</w:t>
            </w:r>
          </w:p>
        </w:tc>
        <w:tc>
          <w:tcPr>
            <w:tcW w:w="2780" w:type="dxa"/>
            <w:gridSpan w:val="4"/>
          </w:tcPr>
          <w:p w:rsidR="00583AFD" w:rsidRPr="0016257E" w:rsidRDefault="00583AFD" w:rsidP="00583AFD"/>
        </w:tc>
      </w:tr>
    </w:tbl>
    <w:p w:rsidR="00583AFD" w:rsidRPr="0016257E" w:rsidRDefault="00583AFD" w:rsidP="00583AFD">
      <w:pPr>
        <w:spacing w:before="60" w:after="60"/>
        <w:rPr>
          <w: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DD317D" w:rsidRPr="00602DCA" w:rsidRDefault="00583AFD" w:rsidP="00583AFD">
            <w:pPr>
              <w:spacing w:before="60" w:after="60"/>
            </w:pPr>
            <w:r w:rsidRPr="00602DCA">
              <w:rPr>
                <w:b/>
              </w:rPr>
              <w:t>Objectives</w:t>
            </w:r>
            <w:r w:rsidR="00DD317D">
              <w:t>:</w:t>
            </w:r>
          </w:p>
          <w:p w:rsidR="00101CB8" w:rsidRPr="004C0E29" w:rsidRDefault="00101CB8" w:rsidP="00101CB8">
            <w:pPr>
              <w:jc w:val="both"/>
            </w:pPr>
            <w:r w:rsidRPr="004C0E29">
              <w:t>This work package will:</w:t>
            </w:r>
          </w:p>
          <w:p w:rsidR="00DD317D" w:rsidRDefault="00DD317D" w:rsidP="00DD317D">
            <w:pPr>
              <w:pStyle w:val="ListParagraph"/>
              <w:numPr>
                <w:ilvl w:val="0"/>
                <w:numId w:val="40"/>
              </w:numPr>
              <w:spacing w:after="200"/>
              <w:jc w:val="both"/>
            </w:pPr>
            <w:r>
              <w:t>conceptualise, operationalise, measure and explain the current condition of European public opinion with respect to the main issues addressed by the project, including their preferences about and evaluations of democracy, the rule of law, sovereignty, and legitimacy;</w:t>
            </w:r>
          </w:p>
          <w:p w:rsidR="00DD317D" w:rsidRDefault="00DD317D" w:rsidP="00DD317D">
            <w:pPr>
              <w:pStyle w:val="ListParagraph"/>
              <w:numPr>
                <w:ilvl w:val="0"/>
                <w:numId w:val="40"/>
              </w:numPr>
              <w:spacing w:after="200"/>
              <w:jc w:val="both"/>
            </w:pPr>
            <w:r>
              <w:t>measure and present the commonalities, inconsistencies and conflicts in Europeans' views with respect to (a) the quality of their countries' democracies and (b) the institutional rules and formal and informal norms by which the EU is governed;</w:t>
            </w:r>
          </w:p>
          <w:p w:rsidR="00DD317D" w:rsidRDefault="00DD317D" w:rsidP="00DD317D">
            <w:pPr>
              <w:pStyle w:val="ListParagraph"/>
              <w:numPr>
                <w:ilvl w:val="0"/>
                <w:numId w:val="40"/>
              </w:numPr>
              <w:spacing w:after="200"/>
              <w:jc w:val="both"/>
            </w:pPr>
            <w:r>
              <w:t>explore the consistencies and inconsistencies in the elite-mass linkage, focusing on both sides' expectations and evaluations of contemporary EU democracies;</w:t>
            </w:r>
          </w:p>
          <w:p w:rsidR="00583AFD" w:rsidRPr="00101CB8" w:rsidRDefault="00DD317D" w:rsidP="00DD317D">
            <w:pPr>
              <w:pStyle w:val="ListParagraph"/>
              <w:numPr>
                <w:ilvl w:val="0"/>
                <w:numId w:val="40"/>
              </w:numPr>
              <w:spacing w:after="200"/>
              <w:contextualSpacing w:val="0"/>
              <w:jc w:val="both"/>
            </w:pPr>
            <w:r>
              <w:t>develop a better understanding of public opinion about democracy, sovereignty and the rule of law, enabling EU decision-makers to frame and explain their actions in ways which are likely to improve the legitimacy of those actions in the eyes of European citizens.</w:t>
            </w:r>
          </w:p>
        </w:tc>
      </w:tr>
    </w:tbl>
    <w:p w:rsidR="00583AFD" w:rsidRPr="004153B5" w:rsidRDefault="00583AFD" w:rsidP="00583AFD">
      <w:pPr>
        <w:spacing w:before="60" w:after="60"/>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Default="00583AFD" w:rsidP="00101CB8">
            <w:pPr>
              <w:spacing w:before="60" w:after="60"/>
              <w:jc w:val="both"/>
            </w:pPr>
            <w:r w:rsidRPr="00602DCA">
              <w:rPr>
                <w:b/>
              </w:rPr>
              <w:t>Description of work</w:t>
            </w:r>
            <w:r w:rsidRPr="00602DCA">
              <w:t xml:space="preserve"> (where appropriate, broken down into tasks), lead partner and role of participants</w:t>
            </w:r>
          </w:p>
          <w:p w:rsidR="00101CB8" w:rsidRPr="00DD317D" w:rsidRDefault="00101CB8" w:rsidP="00101CB8">
            <w:pPr>
              <w:spacing w:before="60" w:after="60"/>
              <w:jc w:val="both"/>
            </w:pPr>
          </w:p>
          <w:p w:rsidR="00DD317D" w:rsidRPr="00DD317D" w:rsidRDefault="00DD317D" w:rsidP="00DD317D">
            <w:pPr>
              <w:spacing w:after="200"/>
              <w:jc w:val="both"/>
              <w:rPr>
                <w:rFonts w:eastAsia="Calibri"/>
                <w:lang w:eastAsia="en-US"/>
              </w:rPr>
            </w:pPr>
            <w:r w:rsidRPr="00DD317D">
              <w:rPr>
                <w:rFonts w:eastAsia="Calibri"/>
                <w:lang w:eastAsia="en-US"/>
              </w:rPr>
              <w:t>Work Package 12 will consist of a large comparative survey research project conducted in a dozen EU Member States, most likely Germany, The Netherlands, France, Italy, Spain, Poland, Hungary, Romania, Denmark, Sweden, United Kingdom, and Finland. These countries have been selected on the basis of four criteria: (i) varying levels of overall support for the EU at the level both of governments and citizens; (ii</w:t>
            </w:r>
            <w:r w:rsidRPr="00DD317D">
              <w:rPr>
                <w:rFonts w:eastAsia="Calibri"/>
                <w:i/>
                <w:lang w:eastAsia="en-US"/>
              </w:rPr>
              <w:t>) euro-area</w:t>
            </w:r>
            <w:r w:rsidRPr="00DD317D">
              <w:rPr>
                <w:rFonts w:eastAsia="Calibri"/>
                <w:lang w:eastAsia="en-US"/>
              </w:rPr>
              <w:t xml:space="preserve"> versus </w:t>
            </w:r>
            <w:r w:rsidRPr="00DD317D">
              <w:rPr>
                <w:rFonts w:eastAsia="Calibri"/>
                <w:i/>
                <w:lang w:eastAsia="en-US"/>
              </w:rPr>
              <w:t>non-euro-area</w:t>
            </w:r>
            <w:r w:rsidRPr="00DD317D">
              <w:rPr>
                <w:rFonts w:eastAsia="Calibri"/>
                <w:lang w:eastAsia="en-US"/>
              </w:rPr>
              <w:t xml:space="preserve"> countries; (iii) net contributors and net beneficiaries; and (iv) countries of refugee first arrival versus transfer and destination countries. This selection is designed to offer the most optimal trade-off between coverage of the topics and publics relevant to the objectives of the other work packages, and the viability and affordability of data collection.</w:t>
            </w:r>
          </w:p>
          <w:p w:rsidR="00DD317D" w:rsidRPr="00DD317D" w:rsidRDefault="00DD317D" w:rsidP="00DD317D">
            <w:pPr>
              <w:spacing w:after="200"/>
              <w:jc w:val="both"/>
              <w:rPr>
                <w:rFonts w:eastAsia="Calibri"/>
                <w:lang w:eastAsia="en-US"/>
              </w:rPr>
            </w:pPr>
            <w:r w:rsidRPr="00DD317D">
              <w:rPr>
                <w:rFonts w:eastAsia="Calibri"/>
                <w:lang w:eastAsia="en-US"/>
              </w:rPr>
              <w:t xml:space="preserve">We will make use of existing systematic cross-national and longitudinal survey work on the attitudes of Europeans towards our key topics, and incorporate extant operationalisations of important variables into the planned survey. In particular, we will draw on the European Election Study series, the European Values Survey, and the European Social Survey, each of which provides a long-standing and well-regarded body of data. However, it is vital for the aims of this project that we are able to conduct a large-scale survey of our own. There are three key reasons for this: </w:t>
            </w:r>
            <w:r w:rsidRPr="00DD317D">
              <w:rPr>
                <w:rFonts w:eastAsia="Calibri"/>
                <w:i/>
                <w:lang w:eastAsia="en-US"/>
              </w:rPr>
              <w:t>coverage</w:t>
            </w:r>
            <w:r w:rsidRPr="00DD317D">
              <w:rPr>
                <w:rFonts w:eastAsia="Calibri"/>
                <w:lang w:eastAsia="en-US"/>
              </w:rPr>
              <w:t xml:space="preserve">, </w:t>
            </w:r>
            <w:r w:rsidRPr="00DD317D">
              <w:rPr>
                <w:rFonts w:eastAsia="Calibri"/>
                <w:i/>
                <w:lang w:eastAsia="en-US"/>
              </w:rPr>
              <w:t>harmonisation</w:t>
            </w:r>
            <w:r w:rsidRPr="00DD317D">
              <w:rPr>
                <w:rFonts w:eastAsia="Calibri"/>
                <w:lang w:eastAsia="en-US"/>
              </w:rPr>
              <w:t xml:space="preserve">, and </w:t>
            </w:r>
            <w:r w:rsidRPr="00DD317D">
              <w:rPr>
                <w:rFonts w:eastAsia="Calibri"/>
                <w:i/>
                <w:lang w:eastAsia="en-US"/>
              </w:rPr>
              <w:t>novelty</w:t>
            </w:r>
            <w:r w:rsidRPr="00DD317D">
              <w:rPr>
                <w:rFonts w:eastAsia="Calibri"/>
                <w:lang w:eastAsia="en-US"/>
              </w:rPr>
              <w:t xml:space="preserve">. </w:t>
            </w:r>
          </w:p>
          <w:p w:rsidR="00DD317D" w:rsidRPr="00DD317D" w:rsidRDefault="00DD317D" w:rsidP="00DD317D">
            <w:pPr>
              <w:spacing w:after="200"/>
              <w:jc w:val="both"/>
              <w:rPr>
                <w:rFonts w:eastAsia="Calibri"/>
                <w:lang w:eastAsia="en-US"/>
              </w:rPr>
            </w:pPr>
            <w:r w:rsidRPr="00DD317D">
              <w:rPr>
                <w:rFonts w:eastAsia="Calibri"/>
                <w:lang w:eastAsia="en-US"/>
              </w:rPr>
              <w:t xml:space="preserve">First, while existing surveys use some of the measures we propose to employ in our survey, their </w:t>
            </w:r>
            <w:r w:rsidRPr="00DD317D">
              <w:rPr>
                <w:rFonts w:eastAsia="Calibri"/>
                <w:i/>
                <w:lang w:eastAsia="en-US"/>
              </w:rPr>
              <w:lastRenderedPageBreak/>
              <w:t>coverage</w:t>
            </w:r>
            <w:r w:rsidRPr="00DD317D">
              <w:rPr>
                <w:rFonts w:eastAsia="Calibri"/>
                <w:lang w:eastAsia="en-US"/>
              </w:rPr>
              <w:t xml:space="preserve"> is too uneven – both in terms of question design and countries surveyed – to serve the purposes of this project. Taken jointly, the substantive work packages in this project require a survey which simultaneously operationalises and measures attitudes to the rule of law, democracy, sovereignty, and legitimacy in ways which are germane to the project's own conceptual definitions and consistent with the proposed geographic and temporal coverage. No such dataset exists independently of the project.</w:t>
            </w:r>
          </w:p>
          <w:p w:rsidR="00DD317D" w:rsidRPr="00DD317D" w:rsidRDefault="00DD317D" w:rsidP="00DD317D">
            <w:pPr>
              <w:spacing w:after="200"/>
              <w:jc w:val="both"/>
              <w:rPr>
                <w:rFonts w:eastAsia="Calibri"/>
                <w:lang w:eastAsia="en-US"/>
              </w:rPr>
            </w:pPr>
            <w:r w:rsidRPr="00DD317D">
              <w:rPr>
                <w:rFonts w:eastAsia="Calibri"/>
                <w:lang w:eastAsia="en-US"/>
              </w:rPr>
              <w:t xml:space="preserve">Second, and relatedly, it is necessary to </w:t>
            </w:r>
            <w:r w:rsidRPr="00DD317D">
              <w:rPr>
                <w:rFonts w:eastAsia="Calibri"/>
                <w:i/>
                <w:lang w:eastAsia="en-US"/>
              </w:rPr>
              <w:t>harmonise</w:t>
            </w:r>
            <w:r w:rsidRPr="00DD317D">
              <w:rPr>
                <w:rFonts w:eastAsia="Calibri"/>
                <w:lang w:eastAsia="en-US"/>
              </w:rPr>
              <w:t xml:space="preserve"> measures across (a) different disciplines, (b) countries of interest, and (c) time. There are three problems with attempting to combine existing surveys to yield the overall dataset we need: these surveys have different disciplinary emphases, rooted as they are in related but not entirely commensurable paradigms; they do not provide the same scope and quality of coverage with respect to all countries of interest; and the temporal focus of these surveys varies in ways which impede comparative study. For the wider purposes of the project, it is necessary to have a survey which covers the countries of empirical interest to us, which applies a consistently conceptualised set of questions, and which does so at a point in time which is conducive to comparison 'uncontaminated' by factors such as national election cycles. The only way to avoid these problems is to design a survey that suits the specific objectives of the project. </w:t>
            </w:r>
          </w:p>
          <w:p w:rsidR="00DD317D" w:rsidRPr="00DD317D" w:rsidRDefault="00DD317D" w:rsidP="00DD317D">
            <w:pPr>
              <w:spacing w:after="200"/>
              <w:jc w:val="both"/>
              <w:rPr>
                <w:rFonts w:eastAsia="Calibri"/>
                <w:lang w:eastAsia="en-US"/>
              </w:rPr>
            </w:pPr>
            <w:r w:rsidRPr="00DD317D">
              <w:rPr>
                <w:rFonts w:eastAsia="Calibri"/>
                <w:lang w:eastAsia="en-US"/>
              </w:rPr>
              <w:t xml:space="preserve">Finally, the question of </w:t>
            </w:r>
            <w:r w:rsidRPr="00DD317D">
              <w:rPr>
                <w:rFonts w:eastAsia="Calibri"/>
                <w:i/>
                <w:lang w:eastAsia="en-US"/>
              </w:rPr>
              <w:t>novelty</w:t>
            </w:r>
            <w:r w:rsidRPr="00DD317D">
              <w:rPr>
                <w:rFonts w:eastAsia="Calibri"/>
                <w:lang w:eastAsia="en-US"/>
              </w:rPr>
              <w:t xml:space="preserve"> is of significant importance. Political events of the last few years attest to the fact that we live in dynamic times, with current political trends carrying significant consequences for mass and elite attitudes to concepts such as the rule of law and sovereignty. Indeed, several of the countries that the survey will cover – in particular Poland and the United Kingdom – have been chosen at least in part because they allow us to identify, explain and evaluate the consequences of significant political changes on public attitudes to the key variables of interest. This requires us to have data which are as up-to-date as possible. We cannot rely on the data-gathering and release cycles of existing surveys for the public opinion data we will need to fulfil the objectives of several of the work packages. Furthermore, novelty is also relevant from a methodological perspective: in particular, scholars studying attitudes to liberal-democratic polities from the perspective of the mobilisation of populist attitudes have made significant progress over the last few years in operationalising and measuring these attitudes in ways which are significantly more externally valid and thus tractable for comparative study than the previous, rather heterogeneous and non-validated measures. A new survey would allow us to make use not only of existing wisdom, but recent conceptual and methodological innovations.</w:t>
            </w:r>
          </w:p>
          <w:p w:rsidR="00DD317D" w:rsidRPr="00DD317D" w:rsidRDefault="00DD317D" w:rsidP="00DD317D">
            <w:pPr>
              <w:spacing w:after="200"/>
              <w:jc w:val="both"/>
              <w:rPr>
                <w:rFonts w:eastAsia="Calibri"/>
                <w:lang w:eastAsia="en-US"/>
              </w:rPr>
            </w:pPr>
            <w:r w:rsidRPr="00DD317D">
              <w:rPr>
                <w:rFonts w:eastAsia="Calibri"/>
                <w:lang w:eastAsia="en-US"/>
              </w:rPr>
              <w:t>The project requires a deep understanding of the mechanisms, institutions and peculiarities of the political culture of each of the societies we propose to study, and how these factors have an impact on citizens' visions of the EU and its legitimacy. These factors will be measured as contextual variables. The survey will also measure citizens' views on legitimacy, sovereignty, fundamental rights and justice by assessing their positions toward democratic institutions and institutions that uphold the rule of law, and by analysing which narratives resonate with them and under what conditions. Much of the specific content of the survey questionnaire will depend on the needs of other work packages.</w:t>
            </w:r>
          </w:p>
          <w:p w:rsidR="00101CB8" w:rsidRDefault="00101CB8" w:rsidP="00101CB8">
            <w:pPr>
              <w:pStyle w:val="NoSpacing"/>
              <w:spacing w:line="360" w:lineRule="auto"/>
              <w:rPr>
                <w:b/>
              </w:rPr>
            </w:pPr>
          </w:p>
          <w:p w:rsidR="00DD317D" w:rsidRPr="00DD317D" w:rsidRDefault="00DD317D" w:rsidP="00DD317D">
            <w:pPr>
              <w:pStyle w:val="NoSpacing"/>
              <w:spacing w:line="360" w:lineRule="auto"/>
              <w:rPr>
                <w:b/>
              </w:rPr>
            </w:pPr>
            <w:r w:rsidRPr="00DD317D">
              <w:rPr>
                <w:rFonts w:eastAsiaTheme="majorEastAsia"/>
              </w:rPr>
              <w:t>Milestones / tasks</w:t>
            </w:r>
          </w:p>
          <w:p w:rsidR="00DD317D" w:rsidRPr="00DD317D" w:rsidRDefault="00DD317D" w:rsidP="00DD317D">
            <w:pPr>
              <w:pStyle w:val="NoSpacing"/>
              <w:numPr>
                <w:ilvl w:val="0"/>
                <w:numId w:val="41"/>
              </w:numPr>
              <w:jc w:val="both"/>
              <w:rPr>
                <w:rFonts w:eastAsiaTheme="majorEastAsia"/>
              </w:rPr>
            </w:pPr>
            <w:r w:rsidRPr="00DD317D">
              <w:rPr>
                <w:rFonts w:eastAsiaTheme="majorEastAsia"/>
              </w:rPr>
              <w:t>Task 12.1: A systematic review of previous public opinion projects relevant to the INSIDE-UP objectives (month 5).</w:t>
            </w:r>
          </w:p>
          <w:p w:rsidR="00DD317D" w:rsidRPr="00DD317D" w:rsidRDefault="00DD317D" w:rsidP="00DD317D">
            <w:pPr>
              <w:pStyle w:val="NoSpacing"/>
              <w:numPr>
                <w:ilvl w:val="0"/>
                <w:numId w:val="41"/>
              </w:numPr>
              <w:jc w:val="both"/>
              <w:rPr>
                <w:rFonts w:eastAsiaTheme="majorEastAsia"/>
              </w:rPr>
            </w:pPr>
            <w:r w:rsidRPr="00DD317D">
              <w:rPr>
                <w:rFonts w:eastAsiaTheme="majorEastAsia"/>
              </w:rPr>
              <w:t>Task 12.2: The elaboration of theoretical assumptions and operational definitions, and the drafting of a questionnaire (month 9).</w:t>
            </w:r>
          </w:p>
          <w:p w:rsidR="00DD317D" w:rsidRPr="00DD317D" w:rsidRDefault="00DD317D" w:rsidP="00DD317D">
            <w:pPr>
              <w:pStyle w:val="NoSpacing"/>
              <w:numPr>
                <w:ilvl w:val="0"/>
                <w:numId w:val="41"/>
              </w:numPr>
              <w:jc w:val="both"/>
              <w:rPr>
                <w:rFonts w:eastAsiaTheme="majorEastAsia"/>
              </w:rPr>
            </w:pPr>
            <w:r w:rsidRPr="00DD317D">
              <w:rPr>
                <w:rFonts w:eastAsiaTheme="majorEastAsia"/>
              </w:rPr>
              <w:t>Task 12.3: A short pilot study of selected new questions (month 10).</w:t>
            </w:r>
          </w:p>
          <w:p w:rsidR="00DD317D" w:rsidRPr="00DD317D" w:rsidRDefault="00DD317D" w:rsidP="00DD317D">
            <w:pPr>
              <w:pStyle w:val="NoSpacing"/>
              <w:numPr>
                <w:ilvl w:val="0"/>
                <w:numId w:val="41"/>
              </w:numPr>
              <w:jc w:val="both"/>
              <w:rPr>
                <w:rFonts w:eastAsiaTheme="majorEastAsia"/>
              </w:rPr>
            </w:pPr>
            <w:r w:rsidRPr="00DD317D">
              <w:rPr>
                <w:rFonts w:eastAsiaTheme="majorEastAsia"/>
              </w:rPr>
              <w:lastRenderedPageBreak/>
              <w:t>Task 12.4: The organisation of a meeting to determine the content of and to prepare the final questionnaire (month 12).</w:t>
            </w:r>
          </w:p>
          <w:p w:rsidR="00DD317D" w:rsidRPr="00DD317D" w:rsidRDefault="00DD317D" w:rsidP="00DD317D">
            <w:pPr>
              <w:pStyle w:val="NoSpacing"/>
              <w:numPr>
                <w:ilvl w:val="0"/>
                <w:numId w:val="41"/>
              </w:numPr>
              <w:jc w:val="both"/>
              <w:rPr>
                <w:rFonts w:eastAsiaTheme="majorEastAsia"/>
              </w:rPr>
            </w:pPr>
            <w:r w:rsidRPr="00DD317D">
              <w:rPr>
                <w:rFonts w:eastAsiaTheme="majorEastAsia"/>
              </w:rPr>
              <w:t>Task 12.5: Fieldwork – the collection of data in the 12 countries (month 18).</w:t>
            </w:r>
          </w:p>
          <w:p w:rsidR="00DD317D" w:rsidRPr="00DD317D" w:rsidRDefault="00DD317D" w:rsidP="00DD317D">
            <w:pPr>
              <w:pStyle w:val="NoSpacing"/>
              <w:numPr>
                <w:ilvl w:val="0"/>
                <w:numId w:val="41"/>
              </w:numPr>
              <w:jc w:val="both"/>
              <w:rPr>
                <w:rFonts w:eastAsiaTheme="majorEastAsia"/>
              </w:rPr>
            </w:pPr>
            <w:r w:rsidRPr="00DD317D">
              <w:rPr>
                <w:rFonts w:eastAsiaTheme="majorEastAsia"/>
              </w:rPr>
              <w:t>Task 12.6: Data cleaning and the preparation of a final readable data file (month 21).</w:t>
            </w:r>
          </w:p>
          <w:p w:rsidR="00101CB8" w:rsidRPr="00101CB8" w:rsidRDefault="00DD317D" w:rsidP="00DD317D">
            <w:pPr>
              <w:pStyle w:val="NoSpacing"/>
              <w:numPr>
                <w:ilvl w:val="0"/>
                <w:numId w:val="41"/>
              </w:numPr>
              <w:jc w:val="both"/>
              <w:rPr>
                <w:rFonts w:eastAsiaTheme="majorEastAsia"/>
              </w:rPr>
            </w:pPr>
            <w:r w:rsidRPr="00DD317D">
              <w:rPr>
                <w:rFonts w:eastAsiaTheme="majorEastAsia"/>
              </w:rPr>
              <w:t>Task 12.7: Writing a final report and drafting publications based on the survey data (month 33).</w:t>
            </w:r>
          </w:p>
        </w:tc>
      </w:tr>
    </w:tbl>
    <w:p w:rsidR="00583AFD" w:rsidRPr="004153B5" w:rsidRDefault="00583AFD" w:rsidP="00583AFD">
      <w:pPr>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16257E" w:rsidTr="00583AFD">
        <w:tc>
          <w:tcPr>
            <w:tcW w:w="9855" w:type="dxa"/>
          </w:tcPr>
          <w:p w:rsidR="00583AFD" w:rsidRDefault="00583AFD" w:rsidP="00583AFD">
            <w:pPr>
              <w:spacing w:before="60" w:after="60"/>
            </w:pPr>
            <w:r w:rsidRPr="00602DCA">
              <w:rPr>
                <w:b/>
              </w:rPr>
              <w:t>Deliverables</w:t>
            </w:r>
            <w:r w:rsidRPr="00602DCA">
              <w:t xml:space="preserve"> (brief description and month of delivery)</w:t>
            </w:r>
          </w:p>
          <w:p w:rsidR="00583AFD" w:rsidRPr="00602DCA" w:rsidRDefault="00583AFD" w:rsidP="00583AFD">
            <w:pPr>
              <w:spacing w:before="60" w:after="60"/>
            </w:pPr>
          </w:p>
          <w:tbl>
            <w:tblPr>
              <w:tblW w:w="5000" w:type="pct"/>
              <w:tblLayout w:type="fixed"/>
              <w:tblCellMar>
                <w:left w:w="70" w:type="dxa"/>
                <w:right w:w="70" w:type="dxa"/>
              </w:tblCellMar>
              <w:tblLook w:val="04A0" w:firstRow="1" w:lastRow="0" w:firstColumn="1" w:lastColumn="0" w:noHBand="0" w:noVBand="1"/>
            </w:tblPr>
            <w:tblGrid>
              <w:gridCol w:w="1449"/>
              <w:gridCol w:w="5290"/>
              <w:gridCol w:w="1450"/>
              <w:gridCol w:w="1450"/>
            </w:tblGrid>
            <w:tr w:rsidR="00583AFD" w:rsidRPr="00602DCA" w:rsidTr="00583AFD">
              <w:trPr>
                <w:trHeight w:val="630"/>
              </w:trPr>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Deliverable Number</w:t>
                  </w:r>
                </w:p>
              </w:tc>
              <w:tc>
                <w:tcPr>
                  <w:tcW w:w="2744" w:type="pct"/>
                  <w:tcBorders>
                    <w:top w:val="nil"/>
                    <w:left w:val="nil"/>
                    <w:bottom w:val="nil"/>
                    <w:right w:val="nil"/>
                  </w:tcBorders>
                  <w:hideMark/>
                </w:tcPr>
                <w:p w:rsidR="00583AFD" w:rsidRPr="00602DCA" w:rsidRDefault="00583AFD" w:rsidP="00583AFD">
                  <w:pPr>
                    <w:spacing w:line="276" w:lineRule="auto"/>
                    <w:rPr>
                      <w:b/>
                      <w:sz w:val="22"/>
                      <w:szCs w:val="22"/>
                    </w:rPr>
                  </w:pPr>
                  <w:r w:rsidRPr="00602DCA">
                    <w:rPr>
                      <w:b/>
                      <w:sz w:val="22"/>
                      <w:szCs w:val="22"/>
                    </w:rPr>
                    <w:t>Deliverable Name</w:t>
                  </w:r>
                </w:p>
              </w:tc>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Lead Participant</w:t>
                  </w:r>
                </w:p>
              </w:tc>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Delivery Month</w:t>
                  </w: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r>
                    <w:rPr>
                      <w:sz w:val="22"/>
                      <w:szCs w:val="22"/>
                    </w:rPr>
                    <w:t>D12</w:t>
                  </w:r>
                  <w:r w:rsidRPr="00602DCA">
                    <w:rPr>
                      <w:sz w:val="22"/>
                      <w:szCs w:val="22"/>
                    </w:rPr>
                    <w:t>.1</w:t>
                  </w:r>
                </w:p>
              </w:tc>
              <w:tc>
                <w:tcPr>
                  <w:tcW w:w="2744" w:type="pct"/>
                  <w:tcBorders>
                    <w:top w:val="nil"/>
                    <w:left w:val="nil"/>
                    <w:bottom w:val="nil"/>
                    <w:right w:val="nil"/>
                  </w:tcBorders>
                </w:tcPr>
                <w:p w:rsidR="00101CB8" w:rsidRPr="004C0E29" w:rsidRDefault="00101CB8" w:rsidP="00A66E52">
                  <w:pPr>
                    <w:pStyle w:val="ListParagraph"/>
                    <w:numPr>
                      <w:ilvl w:val="0"/>
                      <w:numId w:val="42"/>
                    </w:numPr>
                    <w:spacing w:after="200"/>
                    <w:ind w:left="714" w:hanging="357"/>
                    <w:contextualSpacing w:val="0"/>
                    <w:jc w:val="both"/>
                  </w:pPr>
                  <w:r w:rsidRPr="004C0E29">
                    <w:t>A readable data set of 12 cases (countries).</w:t>
                  </w:r>
                </w:p>
                <w:p w:rsidR="00101CB8" w:rsidRPr="004C0E29" w:rsidRDefault="00101CB8" w:rsidP="00A66E52">
                  <w:pPr>
                    <w:pStyle w:val="ListParagraph"/>
                    <w:numPr>
                      <w:ilvl w:val="0"/>
                      <w:numId w:val="42"/>
                    </w:numPr>
                    <w:spacing w:after="200"/>
                    <w:ind w:left="714" w:hanging="357"/>
                    <w:contextualSpacing w:val="0"/>
                    <w:jc w:val="both"/>
                  </w:pPr>
                  <w:r w:rsidRPr="004C0E29">
                    <w:t>A final report summarising the findings of the survey and synthesising them into a set of policy recommendations.</w:t>
                  </w:r>
                </w:p>
                <w:p w:rsidR="00101CB8" w:rsidRPr="004C0E29" w:rsidRDefault="00101CB8" w:rsidP="00A66E52">
                  <w:pPr>
                    <w:pStyle w:val="ListParagraph"/>
                    <w:numPr>
                      <w:ilvl w:val="0"/>
                      <w:numId w:val="42"/>
                    </w:numPr>
                    <w:spacing w:after="200"/>
                    <w:ind w:left="714" w:hanging="357"/>
                    <w:contextualSpacing w:val="0"/>
                    <w:jc w:val="both"/>
                  </w:pPr>
                  <w:commentRangeStart w:id="79"/>
                  <w:r w:rsidRPr="004C0E29">
                    <w:t>The publication of two articles in peer-reviewed journals</w:t>
                  </w:r>
                </w:p>
                <w:p w:rsidR="00101CB8" w:rsidRPr="004C0E29" w:rsidRDefault="00101CB8" w:rsidP="00A66E52">
                  <w:pPr>
                    <w:pStyle w:val="ListParagraph"/>
                    <w:numPr>
                      <w:ilvl w:val="0"/>
                      <w:numId w:val="42"/>
                    </w:numPr>
                    <w:spacing w:after="200"/>
                    <w:ind w:left="714" w:hanging="357"/>
                    <w:contextualSpacing w:val="0"/>
                    <w:jc w:val="both"/>
                  </w:pPr>
                  <w:r w:rsidRPr="004C0E29">
                    <w:t>A multi-author monograph based on the key findings of the survey.</w:t>
                  </w:r>
                  <w:commentRangeEnd w:id="79"/>
                  <w:r w:rsidR="000C1044">
                    <w:rPr>
                      <w:rStyle w:val="CommentReference"/>
                      <w:szCs w:val="20"/>
                    </w:rPr>
                    <w:commentReference w:id="79"/>
                  </w:r>
                </w:p>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bl>
          <w:p w:rsidR="00583AFD" w:rsidRPr="0016257E" w:rsidRDefault="00583AFD" w:rsidP="00583AFD">
            <w:pPr>
              <w:spacing w:before="60" w:after="60"/>
            </w:pPr>
          </w:p>
        </w:tc>
      </w:tr>
    </w:tbl>
    <w:p w:rsidR="00583AFD" w:rsidRPr="00101CB8" w:rsidRDefault="00583AFD" w:rsidP="00583AFD">
      <w:pPr>
        <w:spacing w:after="120" w:line="276" w:lineRule="auto"/>
        <w:jc w:val="both"/>
        <w:rPr>
          <w:b/>
        </w:rPr>
      </w:pP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1080"/>
        <w:gridCol w:w="54"/>
        <w:gridCol w:w="1027"/>
        <w:gridCol w:w="532"/>
        <w:gridCol w:w="549"/>
        <w:gridCol w:w="463"/>
        <w:gridCol w:w="618"/>
        <w:gridCol w:w="354"/>
        <w:gridCol w:w="727"/>
        <w:gridCol w:w="1081"/>
      </w:tblGrid>
      <w:tr w:rsidR="00583AFD" w:rsidRPr="00602DCA" w:rsidTr="00583AFD">
        <w:trPr>
          <w:cantSplit/>
        </w:trPr>
        <w:tc>
          <w:tcPr>
            <w:tcW w:w="3369" w:type="dxa"/>
          </w:tcPr>
          <w:p w:rsidR="00583AFD" w:rsidRPr="00602DCA" w:rsidRDefault="00583AFD" w:rsidP="00583AFD">
            <w:pPr>
              <w:rPr>
                <w:b/>
              </w:rPr>
            </w:pPr>
            <w:r w:rsidRPr="00602DCA">
              <w:rPr>
                <w:b/>
              </w:rPr>
              <w:t xml:space="preserve">Work package number </w:t>
            </w:r>
          </w:p>
        </w:tc>
        <w:tc>
          <w:tcPr>
            <w:tcW w:w="1134" w:type="dxa"/>
            <w:gridSpan w:val="2"/>
          </w:tcPr>
          <w:p w:rsidR="00583AFD" w:rsidRPr="00602DCA" w:rsidRDefault="00583AFD" w:rsidP="00583AFD">
            <w:r>
              <w:t>13</w:t>
            </w:r>
          </w:p>
        </w:tc>
        <w:tc>
          <w:tcPr>
            <w:tcW w:w="3543" w:type="dxa"/>
            <w:gridSpan w:val="6"/>
          </w:tcPr>
          <w:p w:rsidR="00583AFD" w:rsidRPr="00602DCA" w:rsidRDefault="00583AFD" w:rsidP="00583AFD">
            <w:r w:rsidRPr="00602DCA">
              <w:rPr>
                <w:b/>
              </w:rPr>
              <w:t>Lead beneficiary</w:t>
            </w:r>
          </w:p>
        </w:tc>
        <w:tc>
          <w:tcPr>
            <w:tcW w:w="1808" w:type="dxa"/>
            <w:gridSpan w:val="2"/>
          </w:tcPr>
          <w:p w:rsidR="00583AFD" w:rsidRPr="00602DCA" w:rsidRDefault="00583AFD" w:rsidP="00583AFD">
            <w:r>
              <w:t>CEPS</w:t>
            </w:r>
          </w:p>
        </w:tc>
      </w:tr>
      <w:tr w:rsidR="00583AFD" w:rsidRPr="00602DCA" w:rsidTr="00583AFD">
        <w:trPr>
          <w:cantSplit/>
        </w:trPr>
        <w:tc>
          <w:tcPr>
            <w:tcW w:w="3369" w:type="dxa"/>
          </w:tcPr>
          <w:p w:rsidR="00583AFD" w:rsidRPr="00602DCA" w:rsidRDefault="00583AFD" w:rsidP="00583AFD">
            <w:pPr>
              <w:rPr>
                <w:b/>
              </w:rPr>
            </w:pPr>
            <w:r w:rsidRPr="00602DCA">
              <w:rPr>
                <w:b/>
              </w:rPr>
              <w:t>Work package title</w:t>
            </w:r>
          </w:p>
        </w:tc>
        <w:tc>
          <w:tcPr>
            <w:tcW w:w="6485" w:type="dxa"/>
            <w:gridSpan w:val="10"/>
          </w:tcPr>
          <w:p w:rsidR="00583AFD" w:rsidRPr="00602DCA" w:rsidRDefault="00583AFD" w:rsidP="00583AFD">
            <w:pPr>
              <w:rPr>
                <w:b/>
              </w:rPr>
            </w:pPr>
            <w:commentRangeStart w:id="80"/>
            <w:r w:rsidRPr="00EA48D8">
              <w:rPr>
                <w:b/>
              </w:rPr>
              <w:t>Impact and dissemination</w:t>
            </w:r>
            <w:commentRangeEnd w:id="80"/>
            <w:r>
              <w:rPr>
                <w:rStyle w:val="CommentReference"/>
                <w:szCs w:val="20"/>
              </w:rPr>
              <w:commentReference w:id="80"/>
            </w:r>
          </w:p>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Participant number</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rPr>
                <w:b/>
              </w:rPr>
            </w:pPr>
            <w:r w:rsidRPr="00602DCA">
              <w:rPr>
                <w:b/>
              </w:rPr>
              <w:t>Short name of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602DCA" w:rsidTr="00583AFD">
        <w:trPr>
          <w:cantSplit/>
        </w:trPr>
        <w:tc>
          <w:tcPr>
            <w:tcW w:w="3369" w:type="dxa"/>
          </w:tcPr>
          <w:p w:rsidR="00583AFD" w:rsidRPr="00602DCA" w:rsidRDefault="00583AFD" w:rsidP="00583AFD">
            <w:pPr>
              <w:spacing w:after="480"/>
              <w:ind w:left="1191" w:hanging="1191"/>
              <w:rPr>
                <w:b/>
              </w:rPr>
            </w:pPr>
            <w:r w:rsidRPr="00602DCA">
              <w:rPr>
                <w:b/>
              </w:rPr>
              <w:t>Person/months per participant:</w:t>
            </w:r>
          </w:p>
        </w:tc>
        <w:tc>
          <w:tcPr>
            <w:tcW w:w="1080" w:type="dxa"/>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gridSpan w:val="2"/>
          </w:tcPr>
          <w:p w:rsidR="00583AFD" w:rsidRPr="00602DCA" w:rsidRDefault="00583AFD" w:rsidP="00583AFD"/>
        </w:tc>
        <w:tc>
          <w:tcPr>
            <w:tcW w:w="1081" w:type="dxa"/>
          </w:tcPr>
          <w:p w:rsidR="00583AFD" w:rsidRPr="00602DCA" w:rsidRDefault="00583AFD" w:rsidP="00583AFD"/>
        </w:tc>
      </w:tr>
      <w:tr w:rsidR="00583AFD" w:rsidRPr="0016257E" w:rsidTr="00583AFD">
        <w:trPr>
          <w:cantSplit/>
        </w:trPr>
        <w:tc>
          <w:tcPr>
            <w:tcW w:w="3369" w:type="dxa"/>
          </w:tcPr>
          <w:p w:rsidR="00583AFD" w:rsidRPr="00602DCA" w:rsidRDefault="00583AFD" w:rsidP="00583AFD">
            <w:pPr>
              <w:spacing w:after="480"/>
              <w:ind w:left="1191" w:hanging="1191"/>
              <w:rPr>
                <w:b/>
              </w:rPr>
            </w:pPr>
            <w:r w:rsidRPr="00602DCA">
              <w:rPr>
                <w:b/>
              </w:rPr>
              <w:t>Start month</w:t>
            </w:r>
          </w:p>
        </w:tc>
        <w:tc>
          <w:tcPr>
            <w:tcW w:w="2693" w:type="dxa"/>
            <w:gridSpan w:val="4"/>
          </w:tcPr>
          <w:p w:rsidR="00583AFD" w:rsidRPr="00602DCA" w:rsidRDefault="00583AFD" w:rsidP="00583AFD"/>
        </w:tc>
        <w:tc>
          <w:tcPr>
            <w:tcW w:w="1012" w:type="dxa"/>
            <w:gridSpan w:val="2"/>
          </w:tcPr>
          <w:p w:rsidR="00583AFD" w:rsidRPr="00602DCA" w:rsidRDefault="00583AFD" w:rsidP="00583AFD">
            <w:r w:rsidRPr="00602DCA">
              <w:t>End month</w:t>
            </w:r>
          </w:p>
        </w:tc>
        <w:tc>
          <w:tcPr>
            <w:tcW w:w="2780" w:type="dxa"/>
            <w:gridSpan w:val="4"/>
          </w:tcPr>
          <w:p w:rsidR="00583AFD" w:rsidRPr="0016257E" w:rsidRDefault="00583AFD" w:rsidP="00583AFD"/>
        </w:tc>
      </w:tr>
    </w:tbl>
    <w:p w:rsidR="00583AFD" w:rsidRPr="0016257E" w:rsidRDefault="00583AFD" w:rsidP="00583AFD">
      <w:pPr>
        <w:spacing w:before="60" w:after="60"/>
        <w:rPr>
          <w: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Pr="00602DCA" w:rsidRDefault="00583AFD" w:rsidP="00583AFD">
            <w:pPr>
              <w:spacing w:before="60" w:after="60"/>
            </w:pPr>
            <w:r w:rsidRPr="00602DCA">
              <w:rPr>
                <w:b/>
              </w:rPr>
              <w:t>Objectives</w:t>
            </w:r>
            <w:r w:rsidRPr="00602DCA">
              <w:t xml:space="preserve"> </w:t>
            </w:r>
          </w:p>
          <w:p w:rsidR="00A703B7" w:rsidRDefault="00A703B7" w:rsidP="00A703B7">
            <w:pPr>
              <w:pStyle w:val="ListParagraph"/>
              <w:numPr>
                <w:ilvl w:val="0"/>
                <w:numId w:val="30"/>
              </w:numPr>
              <w:tabs>
                <w:tab w:val="left" w:pos="680"/>
                <w:tab w:val="left" w:pos="7371"/>
              </w:tabs>
              <w:jc w:val="both"/>
            </w:pPr>
            <w:r>
              <w:t>A readable data set of 12 cases (countries).</w:t>
            </w:r>
          </w:p>
          <w:p w:rsidR="00A703B7" w:rsidRDefault="00A703B7" w:rsidP="00A703B7">
            <w:pPr>
              <w:pStyle w:val="ListParagraph"/>
              <w:numPr>
                <w:ilvl w:val="0"/>
                <w:numId w:val="30"/>
              </w:numPr>
              <w:tabs>
                <w:tab w:val="left" w:pos="680"/>
                <w:tab w:val="left" w:pos="7371"/>
              </w:tabs>
              <w:jc w:val="both"/>
            </w:pPr>
            <w:r>
              <w:t>A final report summarising the findings of the survey and synthesising them into a set of policy recommendations.</w:t>
            </w:r>
          </w:p>
          <w:p w:rsidR="00A703B7" w:rsidRDefault="00A703B7" w:rsidP="00A703B7">
            <w:pPr>
              <w:pStyle w:val="ListParagraph"/>
              <w:numPr>
                <w:ilvl w:val="0"/>
                <w:numId w:val="30"/>
              </w:numPr>
              <w:tabs>
                <w:tab w:val="left" w:pos="680"/>
                <w:tab w:val="left" w:pos="7371"/>
              </w:tabs>
              <w:jc w:val="both"/>
            </w:pPr>
            <w:r>
              <w:t>The publication of two articles in peer-reviewed journals</w:t>
            </w:r>
          </w:p>
          <w:p w:rsidR="00583AFD" w:rsidRDefault="00A703B7" w:rsidP="00A703B7">
            <w:pPr>
              <w:pStyle w:val="ListParagraph"/>
              <w:numPr>
                <w:ilvl w:val="0"/>
                <w:numId w:val="30"/>
              </w:numPr>
              <w:tabs>
                <w:tab w:val="left" w:pos="680"/>
                <w:tab w:val="left" w:pos="7371"/>
              </w:tabs>
              <w:jc w:val="both"/>
            </w:pPr>
            <w:r>
              <w:t>A multi-author monograph based on the key findings of the survey.</w:t>
            </w:r>
          </w:p>
          <w:p w:rsidR="00A703B7" w:rsidRPr="00602DCA" w:rsidRDefault="00A703B7" w:rsidP="00A703B7">
            <w:pPr>
              <w:pStyle w:val="ListParagraph"/>
              <w:numPr>
                <w:ilvl w:val="0"/>
                <w:numId w:val="30"/>
              </w:numPr>
              <w:tabs>
                <w:tab w:val="left" w:pos="680"/>
                <w:tab w:val="left" w:pos="7371"/>
              </w:tabs>
              <w:jc w:val="both"/>
            </w:pPr>
            <w:r>
              <w:t>…</w:t>
            </w:r>
          </w:p>
        </w:tc>
      </w:tr>
    </w:tbl>
    <w:p w:rsidR="00583AFD" w:rsidRPr="004153B5" w:rsidRDefault="00583AFD" w:rsidP="00583AFD">
      <w:pPr>
        <w:spacing w:before="60" w:after="60"/>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602DCA" w:rsidTr="00583AFD">
        <w:tc>
          <w:tcPr>
            <w:tcW w:w="9855" w:type="dxa"/>
          </w:tcPr>
          <w:p w:rsidR="00583AFD" w:rsidRDefault="00583AFD" w:rsidP="00583AFD">
            <w:pPr>
              <w:spacing w:before="60" w:after="60"/>
              <w:jc w:val="both"/>
            </w:pPr>
            <w:r w:rsidRPr="00602DCA">
              <w:rPr>
                <w:b/>
              </w:rPr>
              <w:t>Description of work</w:t>
            </w:r>
            <w:r w:rsidRPr="00602DCA">
              <w:t xml:space="preserve"> (where appropriate, broken down into tasks), lead partner and role of </w:t>
            </w:r>
            <w:r w:rsidRPr="00602DCA">
              <w:lastRenderedPageBreak/>
              <w:t>participants</w:t>
            </w:r>
          </w:p>
          <w:p w:rsidR="00A703B7" w:rsidRDefault="00A703B7" w:rsidP="00583AFD">
            <w:pPr>
              <w:spacing w:before="60" w:after="60"/>
              <w:jc w:val="both"/>
            </w:pPr>
          </w:p>
          <w:p w:rsidR="00A703B7" w:rsidRDefault="00A703B7" w:rsidP="00A703B7">
            <w:pPr>
              <w:spacing w:before="60" w:after="60"/>
              <w:jc w:val="both"/>
            </w:pPr>
            <w:r>
              <w:t xml:space="preserve">INSIDE-UP targets various groups of stakeholders at EU and national level: officials from EU, national and regional administrations, civil society, academics and think-tankers, the media and the wider public. </w:t>
            </w:r>
          </w:p>
          <w:p w:rsidR="00583AFD" w:rsidRDefault="00A703B7" w:rsidP="00A703B7">
            <w:pPr>
              <w:spacing w:before="60" w:after="60"/>
              <w:jc w:val="both"/>
            </w:pPr>
            <w:r>
              <w:t>Project dissemination and impact activities will be realised through a multi-pronged strategy employing a range of tools to ensure continuing dissemination and information flow through the life of the project and beyond, and to allow for maximum impact and engagement with key stakeholders and the general public.</w:t>
            </w:r>
          </w:p>
          <w:p w:rsidR="00A703B7" w:rsidRDefault="00A703B7" w:rsidP="00A703B7">
            <w:pPr>
              <w:spacing w:before="60" w:after="60"/>
              <w:jc w:val="both"/>
            </w:pPr>
          </w:p>
          <w:p w:rsidR="00A703B7" w:rsidRPr="00A703B7" w:rsidRDefault="00A703B7" w:rsidP="00A703B7">
            <w:pPr>
              <w:spacing w:before="60" w:after="60"/>
              <w:jc w:val="both"/>
              <w:rPr>
                <w:b/>
              </w:rPr>
            </w:pPr>
            <w:r w:rsidRPr="00A703B7">
              <w:rPr>
                <w:b/>
              </w:rPr>
              <w:t>Task 1. Drawing up dissemination and impact plans</w:t>
            </w:r>
          </w:p>
          <w:p w:rsidR="00A703B7" w:rsidRDefault="00A703B7" w:rsidP="00A703B7">
            <w:pPr>
              <w:spacing w:before="60" w:after="60"/>
              <w:jc w:val="both"/>
            </w:pPr>
            <w:r>
              <w:t xml:space="preserve">(XXXXX, with inputs from UU, XXX) M1-6 </w:t>
            </w:r>
          </w:p>
          <w:p w:rsidR="00A703B7" w:rsidRDefault="00A703B7" w:rsidP="00A703B7">
            <w:pPr>
              <w:spacing w:before="60" w:after="60"/>
              <w:jc w:val="both"/>
            </w:pPr>
          </w:p>
          <w:p w:rsidR="00A703B7" w:rsidRDefault="00A703B7" w:rsidP="00A703B7">
            <w:pPr>
              <w:spacing w:before="60" w:after="60"/>
              <w:jc w:val="both"/>
            </w:pPr>
            <w:r>
              <w:t>1.</w:t>
            </w:r>
            <w:r>
              <w:tab/>
              <w:t>Development of INSIDE-UP action plan for dissemination and impact activities.</w:t>
            </w:r>
          </w:p>
          <w:p w:rsidR="00A703B7" w:rsidRDefault="00A703B7" w:rsidP="00A703B7">
            <w:pPr>
              <w:spacing w:before="60" w:after="60"/>
              <w:jc w:val="both"/>
            </w:pPr>
            <w:r>
              <w:t>2.</w:t>
            </w:r>
            <w:r>
              <w:tab/>
              <w:t xml:space="preserve">Project branding toolkit and visual identity  </w:t>
            </w:r>
          </w:p>
          <w:p w:rsidR="00A703B7" w:rsidRDefault="00A703B7" w:rsidP="00A703B7">
            <w:pPr>
              <w:spacing w:before="60" w:after="60"/>
              <w:jc w:val="both"/>
            </w:pPr>
            <w:r>
              <w:t>3.</w:t>
            </w:r>
            <w:r>
              <w:tab/>
              <w:t xml:space="preserve">Setting up a project website, newsletter and social media presence. </w:t>
            </w:r>
          </w:p>
          <w:p w:rsidR="00A703B7" w:rsidRDefault="00A703B7" w:rsidP="00A703B7">
            <w:pPr>
              <w:spacing w:before="60" w:after="60"/>
              <w:jc w:val="both"/>
            </w:pPr>
            <w:r>
              <w:t>4.</w:t>
            </w:r>
            <w:r>
              <w:tab/>
              <w:t>Preparation of media engagement strategy and elaboration of a full list and timetable of all dissemination and activities to be implemented, during the project.</w:t>
            </w:r>
          </w:p>
          <w:p w:rsidR="00A703B7" w:rsidRDefault="00A703B7" w:rsidP="00A703B7">
            <w:pPr>
              <w:spacing w:before="60" w:after="60"/>
              <w:jc w:val="both"/>
            </w:pPr>
          </w:p>
          <w:p w:rsidR="00A703B7" w:rsidRPr="00A703B7" w:rsidRDefault="00A703B7" w:rsidP="00A703B7">
            <w:pPr>
              <w:spacing w:before="60" w:after="60"/>
              <w:jc w:val="both"/>
              <w:rPr>
                <w:b/>
              </w:rPr>
            </w:pPr>
            <w:r w:rsidRPr="00A703B7">
              <w:rPr>
                <w:b/>
              </w:rPr>
              <w:t xml:space="preserve">Task 2. Maintaining online presence </w:t>
            </w:r>
          </w:p>
          <w:p w:rsidR="00A703B7" w:rsidRDefault="00A703B7" w:rsidP="00A703B7">
            <w:pPr>
              <w:spacing w:before="60" w:after="60"/>
              <w:jc w:val="both"/>
            </w:pPr>
            <w:r>
              <w:t xml:space="preserve">(UU, with inputs from XXXX) M1–36 </w:t>
            </w:r>
          </w:p>
          <w:p w:rsidR="00A703B7" w:rsidRDefault="00A703B7" w:rsidP="00A703B7">
            <w:pPr>
              <w:spacing w:before="60" w:after="60"/>
              <w:jc w:val="both"/>
            </w:pPr>
            <w:r>
              <w:t>-</w:t>
            </w:r>
            <w:r>
              <w:tab/>
              <w:t>Preparation of the mailing lists of CEPS (&gt;15,800 contacts) and project partners, targeting complementary audiences, as well as the project´s own dynamic database</w:t>
            </w:r>
          </w:p>
          <w:p w:rsidR="00A703B7" w:rsidRDefault="00A703B7" w:rsidP="00A703B7">
            <w:pPr>
              <w:spacing w:before="60" w:after="60"/>
              <w:jc w:val="both"/>
            </w:pPr>
            <w:r>
              <w:t>-</w:t>
            </w:r>
            <w:r>
              <w:tab/>
              <w:t xml:space="preserve">Management of project website with regularly updated project information and outputs (project and team description, calendar of events, publications, media references, news digest, online resource databank), and of the project´s social media accounts (Twitter, Facebook, </w:t>
            </w:r>
            <w:proofErr w:type="spellStart"/>
            <w:r>
              <w:t>Researchgate</w:t>
            </w:r>
            <w:proofErr w:type="spellEnd"/>
            <w:r>
              <w:t>, Academia.edu, etc.)</w:t>
            </w:r>
          </w:p>
          <w:p w:rsidR="00A703B7" w:rsidRDefault="00A703B7" w:rsidP="00A703B7">
            <w:pPr>
              <w:spacing w:before="60" w:after="60"/>
              <w:jc w:val="both"/>
            </w:pPr>
            <w:r>
              <w:t>-</w:t>
            </w:r>
            <w:r>
              <w:tab/>
              <w:t>Press packages and invitations to project events, with expert media briefings at the events press releases about the outcome of events and written research outputs</w:t>
            </w:r>
          </w:p>
          <w:p w:rsidR="00A703B7" w:rsidRDefault="00A703B7" w:rsidP="00A703B7">
            <w:pPr>
              <w:spacing w:before="60" w:after="60"/>
              <w:jc w:val="both"/>
            </w:pPr>
            <w:r>
              <w:t>-</w:t>
            </w:r>
            <w:r>
              <w:tab/>
              <w:t xml:space="preserve">Dissemination of the project’s quarterly newsletters. </w:t>
            </w:r>
          </w:p>
          <w:p w:rsidR="00A703B7" w:rsidRDefault="00A703B7" w:rsidP="00A703B7">
            <w:pPr>
              <w:spacing w:before="60" w:after="60"/>
              <w:jc w:val="both"/>
            </w:pPr>
          </w:p>
          <w:p w:rsidR="00A703B7" w:rsidRDefault="00A703B7" w:rsidP="00A703B7">
            <w:pPr>
              <w:spacing w:before="60" w:after="60"/>
              <w:jc w:val="both"/>
            </w:pPr>
          </w:p>
          <w:p w:rsidR="00A703B7" w:rsidRPr="00A703B7" w:rsidRDefault="00A703B7" w:rsidP="00A703B7">
            <w:pPr>
              <w:spacing w:before="60" w:after="60"/>
              <w:jc w:val="both"/>
            </w:pPr>
            <w:r w:rsidRPr="00A703B7">
              <w:rPr>
                <w:b/>
                <w:bCs/>
              </w:rPr>
              <w:t xml:space="preserve">Task 3. Editing and disseminating research outputs </w:t>
            </w:r>
            <w:r w:rsidRPr="00A703B7">
              <w:t xml:space="preserve">(XXXX) M6–36 </w:t>
            </w:r>
          </w:p>
          <w:p w:rsidR="00A703B7" w:rsidRPr="00A703B7" w:rsidRDefault="00A703B7" w:rsidP="00A703B7">
            <w:pPr>
              <w:numPr>
                <w:ilvl w:val="0"/>
                <w:numId w:val="43"/>
              </w:numPr>
              <w:spacing w:before="60" w:after="60"/>
              <w:jc w:val="both"/>
            </w:pPr>
            <w:r w:rsidRPr="00A703B7">
              <w:t xml:space="preserve">Quality control of academic publications, policy papers, best practices and lessons learned reports, audits, blogpost, op-eds, press packages, and other written project outputs </w:t>
            </w:r>
          </w:p>
          <w:p w:rsidR="00A703B7" w:rsidRPr="00A703B7" w:rsidRDefault="00A703B7" w:rsidP="00A703B7">
            <w:pPr>
              <w:numPr>
                <w:ilvl w:val="0"/>
                <w:numId w:val="43"/>
              </w:numPr>
              <w:spacing w:before="60" w:after="60"/>
              <w:jc w:val="both"/>
            </w:pPr>
            <w:r w:rsidRPr="00A703B7">
              <w:t>Branded release and dissemination of written project outputs</w:t>
            </w:r>
          </w:p>
          <w:p w:rsidR="00A703B7" w:rsidRPr="00A703B7" w:rsidRDefault="00A703B7" w:rsidP="00A703B7">
            <w:pPr>
              <w:numPr>
                <w:ilvl w:val="0"/>
                <w:numId w:val="43"/>
              </w:numPr>
              <w:spacing w:before="60" w:after="60"/>
              <w:jc w:val="both"/>
            </w:pPr>
            <w:r w:rsidRPr="00A703B7">
              <w:t xml:space="preserve">Working papers and academic articles, </w:t>
            </w:r>
          </w:p>
          <w:p w:rsidR="00A703B7" w:rsidRPr="00A703B7" w:rsidRDefault="00A703B7" w:rsidP="00A703B7">
            <w:pPr>
              <w:numPr>
                <w:ilvl w:val="0"/>
                <w:numId w:val="43"/>
              </w:numPr>
              <w:spacing w:before="60" w:after="60"/>
              <w:jc w:val="both"/>
            </w:pPr>
            <w:r w:rsidRPr="00A703B7">
              <w:t xml:space="preserve">Policy papers and briefs </w:t>
            </w:r>
          </w:p>
          <w:p w:rsidR="00A703B7" w:rsidRPr="00A703B7" w:rsidRDefault="00A703B7" w:rsidP="00A703B7">
            <w:pPr>
              <w:numPr>
                <w:ilvl w:val="0"/>
                <w:numId w:val="43"/>
              </w:numPr>
              <w:spacing w:before="60" w:after="60"/>
              <w:jc w:val="both"/>
            </w:pPr>
            <w:r w:rsidRPr="00A703B7">
              <w:t>Blogposts</w:t>
            </w:r>
          </w:p>
          <w:p w:rsidR="00A703B7" w:rsidRPr="00A703B7" w:rsidRDefault="00A703B7" w:rsidP="00A703B7">
            <w:pPr>
              <w:numPr>
                <w:ilvl w:val="0"/>
                <w:numId w:val="43"/>
              </w:numPr>
              <w:spacing w:before="60" w:after="60"/>
              <w:jc w:val="both"/>
            </w:pPr>
            <w:r w:rsidRPr="00A703B7">
              <w:t xml:space="preserve">News articles and op-eds. </w:t>
            </w:r>
          </w:p>
          <w:p w:rsidR="00A703B7" w:rsidRPr="00A703B7" w:rsidRDefault="00A703B7" w:rsidP="00A703B7">
            <w:pPr>
              <w:spacing w:before="60" w:after="60"/>
              <w:jc w:val="both"/>
            </w:pPr>
          </w:p>
          <w:p w:rsidR="00A703B7" w:rsidRPr="00A703B7" w:rsidRDefault="00A703B7" w:rsidP="00A703B7">
            <w:pPr>
              <w:spacing w:before="60" w:after="60"/>
              <w:jc w:val="both"/>
            </w:pPr>
            <w:r w:rsidRPr="00A703B7">
              <w:rPr>
                <w:b/>
                <w:bCs/>
              </w:rPr>
              <w:t xml:space="preserve">Task 4. ‘INSIDE-UP talks to the policymakers’ activities </w:t>
            </w:r>
          </w:p>
          <w:p w:rsidR="00A703B7" w:rsidRPr="00A703B7" w:rsidRDefault="00A703B7" w:rsidP="00A703B7">
            <w:pPr>
              <w:spacing w:before="60" w:after="60"/>
              <w:jc w:val="both"/>
            </w:pPr>
            <w:r w:rsidRPr="00A703B7">
              <w:t xml:space="preserve">(CEPS, with other WP leaders) M12–36 </w:t>
            </w:r>
          </w:p>
          <w:p w:rsidR="00A703B7" w:rsidRPr="00A703B7" w:rsidRDefault="00A703B7" w:rsidP="00A703B7">
            <w:pPr>
              <w:spacing w:before="60" w:after="60"/>
              <w:jc w:val="both"/>
            </w:pPr>
          </w:p>
          <w:p w:rsidR="00A703B7" w:rsidRPr="00A703B7" w:rsidRDefault="00A703B7" w:rsidP="00A703B7">
            <w:pPr>
              <w:numPr>
                <w:ilvl w:val="0"/>
                <w:numId w:val="44"/>
              </w:numPr>
              <w:spacing w:before="60" w:after="60"/>
              <w:jc w:val="both"/>
            </w:pPr>
            <w:r w:rsidRPr="00A703B7">
              <w:t xml:space="preserve">Series of thematic small, content-focused, policy workshops (about 30 participants) organised </w:t>
            </w:r>
          </w:p>
          <w:p w:rsidR="00A703B7" w:rsidRPr="00A703B7" w:rsidRDefault="00A703B7" w:rsidP="00A703B7">
            <w:pPr>
              <w:numPr>
                <w:ilvl w:val="1"/>
                <w:numId w:val="44"/>
              </w:numPr>
              <w:spacing w:before="60" w:after="60"/>
              <w:jc w:val="both"/>
            </w:pPr>
            <w:r w:rsidRPr="00A703B7">
              <w:t xml:space="preserve">in Brussel: targeting EU policymakers (CEPS) </w:t>
            </w:r>
          </w:p>
          <w:p w:rsidR="00A703B7" w:rsidRPr="00A703B7" w:rsidRDefault="00A703B7" w:rsidP="00A703B7">
            <w:pPr>
              <w:numPr>
                <w:ilvl w:val="1"/>
                <w:numId w:val="44"/>
              </w:numPr>
              <w:spacing w:before="60" w:after="60"/>
              <w:jc w:val="both"/>
            </w:pPr>
            <w:r w:rsidRPr="00A703B7">
              <w:t>in other capitals: targeting national policy makers</w:t>
            </w:r>
          </w:p>
          <w:p w:rsidR="00A703B7" w:rsidRPr="00A703B7" w:rsidRDefault="00A703B7" w:rsidP="00A703B7">
            <w:pPr>
              <w:spacing w:before="60" w:after="60"/>
              <w:jc w:val="both"/>
            </w:pPr>
            <w:r w:rsidRPr="00A703B7">
              <w:t>These workshops will engage project experts with targeted policy-makers, researchers and a wider expert audience to present and test the interim research findings so as to maximise project impact</w:t>
            </w:r>
          </w:p>
          <w:p w:rsidR="00A703B7" w:rsidRPr="00A703B7" w:rsidRDefault="00A703B7" w:rsidP="00A703B7">
            <w:pPr>
              <w:numPr>
                <w:ilvl w:val="0"/>
                <w:numId w:val="44"/>
              </w:numPr>
              <w:spacing w:before="60" w:after="60"/>
              <w:jc w:val="both"/>
            </w:pPr>
            <w:r w:rsidRPr="00A703B7">
              <w:t>2 events on the margins of Ideas Lab conference in Brussels (in February 2019 and February 2020): bridging the debate in Brussels and in the capitals CEPS Young thinkers for Europe initiative). Target groups:</w:t>
            </w:r>
          </w:p>
          <w:p w:rsidR="00A703B7" w:rsidRPr="00A703B7" w:rsidRDefault="00A703B7" w:rsidP="00A703B7">
            <w:pPr>
              <w:numPr>
                <w:ilvl w:val="1"/>
                <w:numId w:val="44"/>
              </w:numPr>
              <w:spacing w:before="60" w:after="60"/>
              <w:jc w:val="both"/>
            </w:pPr>
            <w:r w:rsidRPr="00A703B7">
              <w:t xml:space="preserve">EU and national government officials  </w:t>
            </w:r>
          </w:p>
          <w:p w:rsidR="00A703B7" w:rsidRPr="00A703B7" w:rsidRDefault="00A703B7" w:rsidP="00A703B7">
            <w:pPr>
              <w:numPr>
                <w:ilvl w:val="1"/>
                <w:numId w:val="44"/>
              </w:numPr>
              <w:spacing w:before="60" w:after="60"/>
              <w:jc w:val="both"/>
            </w:pPr>
            <w:r w:rsidRPr="00A703B7">
              <w:t xml:space="preserve">PhD. students from all over Europe </w:t>
            </w:r>
          </w:p>
          <w:p w:rsidR="00A703B7" w:rsidRPr="00A703B7" w:rsidRDefault="00A703B7" w:rsidP="00A703B7">
            <w:pPr>
              <w:numPr>
                <w:ilvl w:val="0"/>
                <w:numId w:val="44"/>
              </w:numPr>
              <w:spacing w:before="60" w:after="60"/>
              <w:jc w:val="both"/>
            </w:pPr>
            <w:hyperlink r:id="rId21" w:history="1">
              <w:r w:rsidRPr="00A703B7">
                <w:rPr>
                  <w:rStyle w:val="Hyperlink"/>
                </w:rPr>
                <w:t>CEPS Ideas Labs</w:t>
              </w:r>
            </w:hyperlink>
            <w:r w:rsidRPr="00A703B7">
              <w:t>: annual event  organised in Brussels in cooperation with the presidency of the EU, to engage targeted policy-makers and researchers in discussions on strengthening the research–policy– practice nexus, and to identify present and future research needs, assess policy and research capacities, and chart a way forward for matching research outputs with policy needs. The setting can be defined more in detail</w:t>
            </w:r>
          </w:p>
          <w:p w:rsidR="00A703B7" w:rsidRPr="00A703B7" w:rsidRDefault="00A703B7" w:rsidP="00A703B7">
            <w:pPr>
              <w:numPr>
                <w:ilvl w:val="0"/>
                <w:numId w:val="44"/>
              </w:numPr>
              <w:spacing w:before="60" w:after="60"/>
              <w:jc w:val="both"/>
            </w:pPr>
            <w:r w:rsidRPr="00A703B7">
              <w:t xml:space="preserve">INSIDE-UP special policy conferences in Brussels after the European elections in 2019?? </w:t>
            </w:r>
          </w:p>
          <w:p w:rsidR="00A703B7" w:rsidRPr="00A703B7" w:rsidRDefault="00A703B7" w:rsidP="00A703B7">
            <w:pPr>
              <w:numPr>
                <w:ilvl w:val="0"/>
                <w:numId w:val="44"/>
              </w:numPr>
              <w:spacing w:before="60" w:after="60"/>
              <w:jc w:val="both"/>
            </w:pPr>
            <w:r w:rsidRPr="00A703B7">
              <w:t xml:space="preserve">Targeted dissemination of topical information and project policy briefs to selected institutions and their members: think tank community, the  European Parliament, European Commission specific DGs, other national institutions </w:t>
            </w:r>
          </w:p>
          <w:p w:rsidR="00A703B7" w:rsidRPr="00A703B7" w:rsidRDefault="00A703B7" w:rsidP="00A703B7">
            <w:pPr>
              <w:spacing w:before="60" w:after="60"/>
              <w:jc w:val="both"/>
            </w:pPr>
          </w:p>
          <w:p w:rsidR="00A703B7" w:rsidRPr="00A703B7" w:rsidRDefault="00A703B7" w:rsidP="00A703B7">
            <w:pPr>
              <w:spacing w:before="60" w:after="60"/>
              <w:jc w:val="both"/>
            </w:pPr>
            <w:r w:rsidRPr="00A703B7">
              <w:rPr>
                <w:b/>
                <w:bCs/>
              </w:rPr>
              <w:t xml:space="preserve">Task 5. ‘INSIDE-UP talks to academia’ activities </w:t>
            </w:r>
          </w:p>
          <w:p w:rsidR="00A703B7" w:rsidRPr="00A703B7" w:rsidRDefault="00A703B7" w:rsidP="00A703B7">
            <w:pPr>
              <w:spacing w:before="60" w:after="60"/>
              <w:jc w:val="both"/>
            </w:pPr>
            <w:r w:rsidRPr="00A703B7">
              <w:t xml:space="preserve">(CEPS, with all WP leaders) M12-–36 </w:t>
            </w:r>
          </w:p>
          <w:p w:rsidR="00A703B7" w:rsidRPr="00A703B7" w:rsidRDefault="00A703B7" w:rsidP="00A703B7">
            <w:pPr>
              <w:numPr>
                <w:ilvl w:val="0"/>
                <w:numId w:val="45"/>
              </w:numPr>
              <w:spacing w:before="60" w:after="60"/>
              <w:jc w:val="both"/>
            </w:pPr>
            <w:r w:rsidRPr="00A703B7">
              <w:t xml:space="preserve">Organisation of two academic conferences, with preparation/dissemination of conference proceedings. </w:t>
            </w:r>
          </w:p>
          <w:p w:rsidR="00A703B7" w:rsidRPr="00A703B7" w:rsidRDefault="00A703B7" w:rsidP="00A703B7">
            <w:pPr>
              <w:numPr>
                <w:ilvl w:val="1"/>
                <w:numId w:val="45"/>
              </w:numPr>
              <w:spacing w:before="60" w:after="60"/>
              <w:jc w:val="both"/>
            </w:pPr>
            <w:r w:rsidRPr="00A703B7">
              <w:t xml:space="preserve">The first in Utrecht (M20) </w:t>
            </w:r>
          </w:p>
          <w:p w:rsidR="00A703B7" w:rsidRPr="00A703B7" w:rsidRDefault="00A703B7" w:rsidP="00A703B7">
            <w:pPr>
              <w:numPr>
                <w:ilvl w:val="1"/>
                <w:numId w:val="45"/>
              </w:numPr>
              <w:spacing w:before="60" w:after="60"/>
              <w:jc w:val="both"/>
            </w:pPr>
            <w:r w:rsidRPr="00A703B7">
              <w:t>The final one in Brussels</w:t>
            </w:r>
          </w:p>
          <w:p w:rsidR="00A703B7" w:rsidRPr="00A703B7" w:rsidRDefault="00A703B7" w:rsidP="00A703B7">
            <w:pPr>
              <w:numPr>
                <w:ilvl w:val="0"/>
                <w:numId w:val="45"/>
              </w:numPr>
              <w:spacing w:before="60" w:after="60"/>
              <w:jc w:val="both"/>
            </w:pPr>
            <w:r w:rsidRPr="00A703B7">
              <w:t>Elaboration of teaching provisions, and organisation of university simulations….??</w:t>
            </w:r>
          </w:p>
          <w:p w:rsidR="00A703B7" w:rsidRPr="00A703B7" w:rsidRDefault="00A703B7" w:rsidP="00A703B7">
            <w:pPr>
              <w:numPr>
                <w:ilvl w:val="0"/>
                <w:numId w:val="45"/>
              </w:numPr>
              <w:spacing w:before="60" w:after="60"/>
              <w:jc w:val="both"/>
            </w:pPr>
            <w:r w:rsidRPr="00A703B7">
              <w:t>Facilitation of consortium members´ participation in other academic conferences</w:t>
            </w:r>
          </w:p>
          <w:p w:rsidR="00A703B7" w:rsidRPr="00A703B7" w:rsidRDefault="00A703B7" w:rsidP="00A703B7">
            <w:pPr>
              <w:numPr>
                <w:ilvl w:val="0"/>
                <w:numId w:val="45"/>
              </w:numPr>
              <w:spacing w:before="60" w:after="60"/>
              <w:jc w:val="both"/>
            </w:pPr>
            <w:r w:rsidRPr="00A703B7">
              <w:t>Contribute to a e-Moodle course, where one or two representatives from each work package suggest a number of readings and participate in a small video, where they will tell about their key findings and their implications. This will be made available online on INSIDE-UP’s website and can be used in College and University teaching as well.</w:t>
            </w:r>
          </w:p>
          <w:p w:rsidR="00A703B7" w:rsidRPr="00A703B7" w:rsidRDefault="00A703B7" w:rsidP="00A703B7">
            <w:pPr>
              <w:spacing w:before="60" w:after="60"/>
              <w:jc w:val="both"/>
            </w:pPr>
          </w:p>
          <w:p w:rsidR="00A703B7" w:rsidRPr="00A703B7" w:rsidRDefault="00A703B7" w:rsidP="00A703B7">
            <w:pPr>
              <w:spacing w:before="60" w:after="60"/>
              <w:jc w:val="both"/>
              <w:rPr>
                <w:b/>
                <w:bCs/>
              </w:rPr>
            </w:pPr>
          </w:p>
          <w:p w:rsidR="00A703B7" w:rsidRPr="00A703B7" w:rsidRDefault="00A703B7" w:rsidP="00A703B7">
            <w:pPr>
              <w:spacing w:before="60" w:after="60"/>
              <w:jc w:val="both"/>
            </w:pPr>
            <w:r w:rsidRPr="00A703B7">
              <w:rPr>
                <w:b/>
                <w:bCs/>
              </w:rPr>
              <w:t xml:space="preserve">Task 6. ‘INSIDE-UP talks to the citizens’ activities </w:t>
            </w:r>
          </w:p>
          <w:p w:rsidR="00A703B7" w:rsidRPr="00A703B7" w:rsidRDefault="00A703B7" w:rsidP="00A703B7">
            <w:pPr>
              <w:spacing w:before="60" w:after="60"/>
              <w:jc w:val="both"/>
            </w:pPr>
            <w:r w:rsidRPr="00A703B7">
              <w:t xml:space="preserve">(XXXX, with inputs from all partners ) M12–36 </w:t>
            </w:r>
          </w:p>
          <w:p w:rsidR="00A703B7" w:rsidRPr="00A703B7" w:rsidRDefault="00A703B7" w:rsidP="00A703B7">
            <w:pPr>
              <w:numPr>
                <w:ilvl w:val="0"/>
                <w:numId w:val="46"/>
              </w:numPr>
              <w:spacing w:before="60" w:after="60"/>
              <w:jc w:val="both"/>
            </w:pPr>
            <w:r w:rsidRPr="00A703B7">
              <w:t>Informal ‘European Debates’ (hosted by bookshops, cafés, high schools, universities cafés etc.) to be held in different capitals/cities alongside the other projects events, to take stock of the project experts´ presence. It should target students and wider non-expert audiences to disseminate project findings and recommendations, and raise public awareness of EU matters</w:t>
            </w:r>
          </w:p>
          <w:p w:rsidR="00A703B7" w:rsidRPr="00A703B7" w:rsidRDefault="00A703B7" w:rsidP="00A703B7">
            <w:pPr>
              <w:numPr>
                <w:ilvl w:val="0"/>
                <w:numId w:val="46"/>
              </w:numPr>
              <w:spacing w:before="60" w:after="60"/>
              <w:jc w:val="both"/>
            </w:pPr>
            <w:r w:rsidRPr="00A703B7">
              <w:t xml:space="preserve">Media briefings to be held during the selected project events in Brussels and other cities </w:t>
            </w:r>
          </w:p>
          <w:p w:rsidR="00A703B7" w:rsidRPr="00A703B7" w:rsidRDefault="00A703B7" w:rsidP="00A703B7">
            <w:pPr>
              <w:numPr>
                <w:ilvl w:val="0"/>
                <w:numId w:val="46"/>
              </w:numPr>
              <w:spacing w:before="60" w:after="60"/>
              <w:jc w:val="both"/>
            </w:pPr>
            <w:r w:rsidRPr="00A703B7">
              <w:lastRenderedPageBreak/>
              <w:t>Op-eds on in EU and national media</w:t>
            </w:r>
          </w:p>
          <w:p w:rsidR="00A703B7" w:rsidRDefault="00A703B7" w:rsidP="00A703B7">
            <w:pPr>
              <w:spacing w:before="60" w:after="60"/>
              <w:jc w:val="both"/>
            </w:pPr>
          </w:p>
          <w:p w:rsidR="00A703B7" w:rsidRPr="00602DCA" w:rsidRDefault="00A703B7" w:rsidP="00A703B7">
            <w:pPr>
              <w:spacing w:before="60" w:after="60"/>
              <w:jc w:val="both"/>
            </w:pPr>
          </w:p>
        </w:tc>
      </w:tr>
    </w:tbl>
    <w:p w:rsidR="00583AFD" w:rsidRPr="004153B5" w:rsidRDefault="00583AFD" w:rsidP="00583AFD">
      <w:pPr>
        <w:rPr>
          <w:highlight w:val="yellow"/>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583AFD" w:rsidRPr="0016257E" w:rsidTr="00583AFD">
        <w:tc>
          <w:tcPr>
            <w:tcW w:w="9855" w:type="dxa"/>
          </w:tcPr>
          <w:p w:rsidR="00583AFD" w:rsidRDefault="00583AFD" w:rsidP="00583AFD">
            <w:pPr>
              <w:spacing w:before="60" w:after="60"/>
            </w:pPr>
            <w:r w:rsidRPr="00602DCA">
              <w:rPr>
                <w:b/>
              </w:rPr>
              <w:t>Deliverables</w:t>
            </w:r>
            <w:r w:rsidRPr="00602DCA">
              <w:t xml:space="preserve"> (brief description and month of delivery)</w:t>
            </w:r>
          </w:p>
          <w:p w:rsidR="00583AFD" w:rsidRPr="00602DCA" w:rsidRDefault="00583AFD" w:rsidP="00583AFD">
            <w:pPr>
              <w:spacing w:before="60" w:after="60"/>
            </w:pPr>
          </w:p>
          <w:tbl>
            <w:tblPr>
              <w:tblW w:w="5000" w:type="pct"/>
              <w:tblLayout w:type="fixed"/>
              <w:tblCellMar>
                <w:left w:w="70" w:type="dxa"/>
                <w:right w:w="70" w:type="dxa"/>
              </w:tblCellMar>
              <w:tblLook w:val="04A0" w:firstRow="1" w:lastRow="0" w:firstColumn="1" w:lastColumn="0" w:noHBand="0" w:noVBand="1"/>
            </w:tblPr>
            <w:tblGrid>
              <w:gridCol w:w="1449"/>
              <w:gridCol w:w="5290"/>
              <w:gridCol w:w="1450"/>
              <w:gridCol w:w="1450"/>
            </w:tblGrid>
            <w:tr w:rsidR="00583AFD" w:rsidRPr="00602DCA" w:rsidTr="00583AFD">
              <w:trPr>
                <w:trHeight w:val="630"/>
              </w:trPr>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Deliverable Number</w:t>
                  </w:r>
                </w:p>
              </w:tc>
              <w:tc>
                <w:tcPr>
                  <w:tcW w:w="2744" w:type="pct"/>
                  <w:tcBorders>
                    <w:top w:val="nil"/>
                    <w:left w:val="nil"/>
                    <w:bottom w:val="nil"/>
                    <w:right w:val="nil"/>
                  </w:tcBorders>
                  <w:hideMark/>
                </w:tcPr>
                <w:p w:rsidR="00583AFD" w:rsidRPr="00602DCA" w:rsidRDefault="00583AFD" w:rsidP="00583AFD">
                  <w:pPr>
                    <w:spacing w:line="276" w:lineRule="auto"/>
                    <w:rPr>
                      <w:b/>
                      <w:sz w:val="22"/>
                      <w:szCs w:val="22"/>
                    </w:rPr>
                  </w:pPr>
                  <w:r w:rsidRPr="00602DCA">
                    <w:rPr>
                      <w:b/>
                      <w:sz w:val="22"/>
                      <w:szCs w:val="22"/>
                    </w:rPr>
                    <w:t>Deliverable Name</w:t>
                  </w:r>
                </w:p>
              </w:tc>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Lead Participant</w:t>
                  </w:r>
                </w:p>
              </w:tc>
              <w:tc>
                <w:tcPr>
                  <w:tcW w:w="752" w:type="pct"/>
                  <w:tcBorders>
                    <w:top w:val="nil"/>
                    <w:left w:val="nil"/>
                    <w:bottom w:val="nil"/>
                    <w:right w:val="nil"/>
                  </w:tcBorders>
                  <w:hideMark/>
                </w:tcPr>
                <w:p w:rsidR="00583AFD" w:rsidRPr="00602DCA" w:rsidRDefault="00583AFD" w:rsidP="00583AFD">
                  <w:pPr>
                    <w:spacing w:line="276" w:lineRule="auto"/>
                    <w:jc w:val="center"/>
                    <w:rPr>
                      <w:b/>
                      <w:sz w:val="22"/>
                      <w:szCs w:val="22"/>
                    </w:rPr>
                  </w:pPr>
                  <w:r w:rsidRPr="00602DCA">
                    <w:rPr>
                      <w:b/>
                      <w:sz w:val="22"/>
                      <w:szCs w:val="22"/>
                    </w:rPr>
                    <w:t>Delivery Month</w:t>
                  </w: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r>
                    <w:rPr>
                      <w:sz w:val="22"/>
                      <w:szCs w:val="22"/>
                    </w:rPr>
                    <w:t>D13</w:t>
                  </w:r>
                  <w:r w:rsidRPr="00602DCA">
                    <w:rPr>
                      <w:sz w:val="22"/>
                      <w:szCs w:val="22"/>
                    </w:rPr>
                    <w:t>.1</w:t>
                  </w:r>
                </w:p>
              </w:tc>
              <w:tc>
                <w:tcPr>
                  <w:tcW w:w="2744" w:type="pct"/>
                  <w:tcBorders>
                    <w:top w:val="nil"/>
                    <w:left w:val="nil"/>
                    <w:bottom w:val="nil"/>
                    <w:right w:val="nil"/>
                  </w:tcBorders>
                </w:tcPr>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hideMark/>
                </w:tcPr>
                <w:p w:rsidR="00583AFD" w:rsidRPr="00602DCA" w:rsidRDefault="00583AFD" w:rsidP="00583AFD">
                  <w:pPr>
                    <w:spacing w:line="276" w:lineRule="auto"/>
                    <w:jc w:val="center"/>
                    <w:rPr>
                      <w:sz w:val="22"/>
                      <w:szCs w:val="22"/>
                    </w:rPr>
                  </w:pPr>
                  <w:r>
                    <w:rPr>
                      <w:sz w:val="22"/>
                      <w:szCs w:val="22"/>
                    </w:rPr>
                    <w:t>etc</w:t>
                  </w:r>
                </w:p>
              </w:tc>
              <w:tc>
                <w:tcPr>
                  <w:tcW w:w="2744" w:type="pct"/>
                  <w:tcBorders>
                    <w:top w:val="nil"/>
                    <w:left w:val="nil"/>
                    <w:bottom w:val="nil"/>
                    <w:right w:val="nil"/>
                  </w:tcBorders>
                </w:tcPr>
                <w:p w:rsidR="00583AFD" w:rsidRDefault="00583AFD" w:rsidP="00583AFD">
                  <w:pPr>
                    <w:spacing w:line="276" w:lineRule="auto"/>
                    <w:rPr>
                      <w:sz w:val="22"/>
                      <w:szCs w:val="22"/>
                    </w:rPr>
                  </w:pPr>
                </w:p>
                <w:p w:rsidR="00583AFD" w:rsidRDefault="00583AFD" w:rsidP="00583AFD">
                  <w:pPr>
                    <w:spacing w:line="276" w:lineRule="auto"/>
                    <w:rPr>
                      <w:sz w:val="22"/>
                      <w:szCs w:val="22"/>
                    </w:rPr>
                  </w:pPr>
                </w:p>
                <w:p w:rsidR="00583AFD" w:rsidRPr="00602DCA" w:rsidRDefault="00583AFD" w:rsidP="00583AFD">
                  <w:pPr>
                    <w:spacing w:line="276" w:lineRule="auto"/>
                    <w:rPr>
                      <w:sz w:val="22"/>
                      <w:szCs w:val="22"/>
                    </w:rPr>
                  </w:pPr>
                </w:p>
              </w:tc>
              <w:tc>
                <w:tcPr>
                  <w:tcW w:w="752" w:type="pct"/>
                  <w:tcBorders>
                    <w:top w:val="nil"/>
                    <w:left w:val="nil"/>
                    <w:bottom w:val="nil"/>
                    <w:right w:val="nil"/>
                  </w:tcBorders>
                  <w:hideMark/>
                </w:tcPr>
                <w:p w:rsidR="00583AFD" w:rsidRDefault="00583AFD" w:rsidP="00583AFD">
                  <w:pPr>
                    <w:spacing w:line="276" w:lineRule="auto"/>
                    <w:jc w:val="center"/>
                    <w:rPr>
                      <w:sz w:val="22"/>
                      <w:szCs w:val="22"/>
                    </w:rPr>
                  </w:pPr>
                </w:p>
                <w:p w:rsidR="00583AFD" w:rsidRDefault="00583AFD" w:rsidP="00583AFD">
                  <w:pPr>
                    <w:spacing w:line="276" w:lineRule="auto"/>
                    <w:jc w:val="center"/>
                    <w:rPr>
                      <w:sz w:val="22"/>
                      <w:szCs w:val="22"/>
                    </w:rPr>
                  </w:pPr>
                </w:p>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hideMark/>
                </w:tcPr>
                <w:p w:rsidR="00583AFD" w:rsidRDefault="00583AFD" w:rsidP="00583AFD">
                  <w:pPr>
                    <w:spacing w:line="276" w:lineRule="auto"/>
                    <w:jc w:val="center"/>
                    <w:rPr>
                      <w:sz w:val="22"/>
                      <w:szCs w:val="22"/>
                    </w:rPr>
                  </w:pPr>
                </w:p>
                <w:p w:rsidR="00583AFD" w:rsidRDefault="00583AFD" w:rsidP="00583AFD">
                  <w:pPr>
                    <w:spacing w:line="276" w:lineRule="auto"/>
                    <w:jc w:val="center"/>
                    <w:rPr>
                      <w:sz w:val="22"/>
                      <w:szCs w:val="22"/>
                    </w:rPr>
                  </w:pPr>
                </w:p>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2744" w:type="pct"/>
                  <w:tcBorders>
                    <w:top w:val="nil"/>
                    <w:left w:val="nil"/>
                    <w:bottom w:val="nil"/>
                    <w:right w:val="nil"/>
                  </w:tcBorders>
                </w:tcPr>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rPr>
                      <w:sz w:val="22"/>
                      <w:szCs w:val="22"/>
                    </w:rPr>
                  </w:pP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2744" w:type="pct"/>
                  <w:tcBorders>
                    <w:top w:val="nil"/>
                    <w:left w:val="nil"/>
                    <w:bottom w:val="nil"/>
                    <w:right w:val="nil"/>
                  </w:tcBorders>
                </w:tcPr>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2744" w:type="pct"/>
                  <w:tcBorders>
                    <w:top w:val="nil"/>
                    <w:left w:val="nil"/>
                    <w:bottom w:val="nil"/>
                    <w:right w:val="nil"/>
                  </w:tcBorders>
                </w:tcPr>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2744" w:type="pct"/>
                  <w:tcBorders>
                    <w:top w:val="nil"/>
                    <w:left w:val="nil"/>
                    <w:bottom w:val="nil"/>
                    <w:right w:val="nil"/>
                  </w:tcBorders>
                </w:tcPr>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r w:rsidR="00583AFD" w:rsidRPr="00602DCA" w:rsidTr="00583AFD">
              <w:trPr>
                <w:trHeight w:val="630"/>
              </w:trPr>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2744" w:type="pct"/>
                  <w:tcBorders>
                    <w:top w:val="nil"/>
                    <w:left w:val="nil"/>
                    <w:bottom w:val="nil"/>
                    <w:right w:val="nil"/>
                  </w:tcBorders>
                </w:tcPr>
                <w:p w:rsidR="00583AFD" w:rsidRPr="00602DCA" w:rsidRDefault="00583AFD" w:rsidP="00583AFD">
                  <w:pPr>
                    <w:spacing w:line="276" w:lineRule="auto"/>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c>
                <w:tcPr>
                  <w:tcW w:w="752" w:type="pct"/>
                  <w:tcBorders>
                    <w:top w:val="nil"/>
                    <w:left w:val="nil"/>
                    <w:bottom w:val="nil"/>
                    <w:right w:val="nil"/>
                  </w:tcBorders>
                </w:tcPr>
                <w:p w:rsidR="00583AFD" w:rsidRPr="00602DCA" w:rsidRDefault="00583AFD" w:rsidP="00583AFD">
                  <w:pPr>
                    <w:spacing w:line="276" w:lineRule="auto"/>
                    <w:jc w:val="center"/>
                    <w:rPr>
                      <w:sz w:val="22"/>
                      <w:szCs w:val="22"/>
                    </w:rPr>
                  </w:pPr>
                </w:p>
              </w:tc>
            </w:tr>
          </w:tbl>
          <w:p w:rsidR="00583AFD" w:rsidRPr="0016257E" w:rsidRDefault="00583AFD" w:rsidP="00583AFD">
            <w:pPr>
              <w:spacing w:before="60" w:after="60"/>
            </w:pPr>
          </w:p>
        </w:tc>
      </w:tr>
    </w:tbl>
    <w:p w:rsidR="00583AFD" w:rsidRDefault="00583AFD" w:rsidP="004568A3">
      <w:pPr>
        <w:spacing w:after="200"/>
        <w:jc w:val="both"/>
        <w:rPr>
          <w:b/>
        </w:rPr>
      </w:pPr>
    </w:p>
    <w:p w:rsidR="002559F5" w:rsidRPr="0016257E" w:rsidRDefault="002559F5" w:rsidP="004568A3">
      <w:pPr>
        <w:spacing w:after="200"/>
        <w:jc w:val="both"/>
        <w:rPr>
          <w:b/>
        </w:rPr>
      </w:pPr>
      <w:r w:rsidRPr="0016257E">
        <w:rPr>
          <w:b/>
        </w:rPr>
        <w:t>3.2</w:t>
      </w:r>
      <w:r w:rsidRPr="0016257E">
        <w:rPr>
          <w:b/>
        </w:rPr>
        <w:tab/>
        <w:t>Management structure</w:t>
      </w:r>
      <w:r w:rsidR="00CE2FE1">
        <w:rPr>
          <w:b/>
        </w:rPr>
        <w:t xml:space="preserve">, </w:t>
      </w:r>
      <w:r w:rsidR="00CE2FE1" w:rsidRPr="0016257E">
        <w:rPr>
          <w:b/>
        </w:rPr>
        <w:t xml:space="preserve">milestones </w:t>
      </w:r>
      <w:r w:rsidRPr="0016257E">
        <w:rPr>
          <w:b/>
        </w:rPr>
        <w:t xml:space="preserve">and procedures </w:t>
      </w:r>
    </w:p>
    <w:p w:rsidR="00583AFD" w:rsidRPr="00583AFD" w:rsidRDefault="00583AFD" w:rsidP="00583AFD">
      <w:pPr>
        <w:pStyle w:val="ListParagraph"/>
        <w:ind w:left="0"/>
        <w:jc w:val="both"/>
      </w:pPr>
      <w:r w:rsidRPr="00583AFD">
        <w:t xml:space="preserve">A professional, flexible management structure is crucial to effectively managing a complex and interdisciplinary research project over a period of 36 months. To ensure optimum research results, both the composition of the consortium and its governance will be such that it makes optimum use of the added value of the specific </w:t>
      </w:r>
      <w:proofErr w:type="spellStart"/>
      <w:r w:rsidRPr="00583AFD">
        <w:t>expertises</w:t>
      </w:r>
      <w:proofErr w:type="spellEnd"/>
      <w:r w:rsidRPr="00583AFD">
        <w:t xml:space="preserve"> of the individual consortium partners. </w:t>
      </w:r>
    </w:p>
    <w:p w:rsidR="00583AFD" w:rsidRPr="00583AFD" w:rsidRDefault="00583AFD" w:rsidP="00583AFD">
      <w:pPr>
        <w:pStyle w:val="ListParagraph"/>
        <w:ind w:left="0"/>
        <w:jc w:val="both"/>
      </w:pPr>
    </w:p>
    <w:p w:rsidR="00583AFD" w:rsidRPr="00583AFD" w:rsidRDefault="00583AFD" w:rsidP="00583AFD">
      <w:pPr>
        <w:pStyle w:val="ListParagraph"/>
        <w:ind w:left="0"/>
        <w:jc w:val="both"/>
      </w:pPr>
      <w:r w:rsidRPr="00583AFD">
        <w:t xml:space="preserve">At the project level, transparent decision-making processes are required. The proposed management structure for INSIDE-UP aims at assigning clear roles and responsibilities, fitting to the </w:t>
      </w:r>
      <w:proofErr w:type="spellStart"/>
      <w:r w:rsidRPr="00583AFD">
        <w:t>expertises</w:t>
      </w:r>
      <w:proofErr w:type="spellEnd"/>
      <w:r w:rsidRPr="00583AFD">
        <w:t xml:space="preserve"> of the persons involved. This will allow for a research arena in which experts feel involved and motived to contribute to the research goals. Transparent communication pathways, efficient reporting mechanisms and clearly defined decision-making and voting processes will allow for an efficient project management structure. </w:t>
      </w:r>
    </w:p>
    <w:p w:rsidR="00583AFD" w:rsidRPr="00583AFD" w:rsidRDefault="00583AFD" w:rsidP="00583AFD">
      <w:pPr>
        <w:pStyle w:val="ListParagraph"/>
        <w:ind w:left="0"/>
        <w:jc w:val="both"/>
      </w:pPr>
    </w:p>
    <w:p w:rsidR="00583AFD" w:rsidRPr="00583AFD" w:rsidRDefault="00583AFD" w:rsidP="00583AFD">
      <w:pPr>
        <w:pStyle w:val="ListParagraph"/>
        <w:ind w:left="0"/>
        <w:jc w:val="both"/>
      </w:pPr>
      <w:r w:rsidRPr="00583AFD">
        <w:t xml:space="preserve">This management structure will guarantee efficient work-flow and democratic management, involving all partners in the decision-making body and thereby retaining commitment. </w:t>
      </w:r>
    </w:p>
    <w:p w:rsidR="00583AFD" w:rsidRPr="00583AFD" w:rsidRDefault="00583AFD" w:rsidP="00583AFD">
      <w:pPr>
        <w:pStyle w:val="ListParagraph"/>
        <w:ind w:left="0"/>
        <w:jc w:val="both"/>
      </w:pPr>
      <w:commentRangeStart w:id="81"/>
    </w:p>
    <w:p w:rsidR="00583AFD" w:rsidRDefault="00583AFD" w:rsidP="00583AFD">
      <w:pPr>
        <w:pStyle w:val="ListParagraph"/>
        <w:ind w:left="0"/>
        <w:jc w:val="both"/>
      </w:pPr>
      <w:r w:rsidRPr="00583AFD">
        <w:t>The management structure for INSIDE-UP is shown in the picture below:</w:t>
      </w:r>
      <w:commentRangeEnd w:id="81"/>
      <w:r w:rsidRPr="00583AFD">
        <w:rPr>
          <w:rStyle w:val="CommentReference"/>
          <w:sz w:val="24"/>
        </w:rPr>
        <w:commentReference w:id="81"/>
      </w:r>
    </w:p>
    <w:p w:rsidR="00583AFD" w:rsidRPr="00583AFD" w:rsidRDefault="00583AFD" w:rsidP="00583AFD">
      <w:pPr>
        <w:pStyle w:val="ListParagraph"/>
        <w:ind w:left="0"/>
        <w:jc w:val="both"/>
      </w:pPr>
    </w:p>
    <w:p w:rsidR="00583AFD" w:rsidRPr="000C762B" w:rsidRDefault="009B5317" w:rsidP="00583AFD">
      <w:pPr>
        <w:spacing w:before="100" w:beforeAutospacing="1" w:after="100" w:afterAutospacing="1"/>
        <w:jc w:val="both"/>
        <w:rPr>
          <w:sz w:val="22"/>
          <w:szCs w:val="22"/>
          <w:u w:val="single"/>
          <w:lang w:eastAsia="en-US"/>
        </w:rPr>
      </w:pPr>
      <w:r>
        <w:rPr>
          <w:noProof/>
          <w:lang w:val="nl-NL" w:eastAsia="nl-NL"/>
        </w:rPr>
        <w:lastRenderedPageBreak/>
        <w:drawing>
          <wp:anchor distT="0" distB="0" distL="114300" distR="114300" simplePos="0" relativeHeight="251662336" behindDoc="0" locked="0" layoutInCell="1" allowOverlap="1" wp14:anchorId="55BB7585" wp14:editId="0F2D8FB0">
            <wp:simplePos x="0" y="0"/>
            <wp:positionH relativeFrom="margin">
              <wp:align>left</wp:align>
            </wp:positionH>
            <wp:positionV relativeFrom="paragraph">
              <wp:posOffset>22225</wp:posOffset>
            </wp:positionV>
            <wp:extent cx="5980430" cy="3295650"/>
            <wp:effectExtent l="19050" t="19050" r="1270" b="0"/>
            <wp:wrapSquare wrapText="bothSides"/>
            <wp:docPr id="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l="-7950" t="-2600" r="-4982" b="-4210"/>
                    <a:stretch>
                      <a:fillRect/>
                    </a:stretch>
                  </pic:blipFill>
                  <pic:spPr bwMode="auto">
                    <a:xfrm>
                      <a:off x="0" y="0"/>
                      <a:ext cx="5980430" cy="329565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583AFD">
        <w:rPr>
          <w:sz w:val="22"/>
          <w:szCs w:val="22"/>
          <w:u w:val="single"/>
          <w:lang w:eastAsia="en-US"/>
        </w:rPr>
        <w:t>R</w:t>
      </w:r>
      <w:r w:rsidR="00583AFD" w:rsidRPr="000C762B">
        <w:rPr>
          <w:sz w:val="22"/>
          <w:szCs w:val="22"/>
          <w:u w:val="single"/>
          <w:lang w:eastAsia="en-US"/>
        </w:rPr>
        <w:t>oles and responsibilities</w:t>
      </w:r>
    </w:p>
    <w:p w:rsidR="00583AFD" w:rsidRPr="00722DFE" w:rsidRDefault="00583AFD" w:rsidP="00583AFD">
      <w:pPr>
        <w:rPr>
          <w:sz w:val="22"/>
          <w:szCs w:val="22"/>
          <w:lang w:eastAsia="en-US"/>
        </w:rPr>
      </w:pPr>
      <w:r w:rsidRPr="00722DFE">
        <w:rPr>
          <w:sz w:val="22"/>
          <w:szCs w:val="22"/>
          <w:lang w:eastAsia="en-US"/>
        </w:rPr>
        <w:t>The following management bodies will be used</w:t>
      </w:r>
      <w:r>
        <w:rPr>
          <w:sz w:val="22"/>
          <w:szCs w:val="22"/>
          <w:lang w:eastAsia="en-US"/>
        </w:rPr>
        <w:t xml:space="preserve"> to ensure the efficient management and delivery of the INSIDE-UP project </w:t>
      </w:r>
      <w:r w:rsidRPr="00722DFE">
        <w:rPr>
          <w:sz w:val="22"/>
          <w:szCs w:val="22"/>
          <w:lang w:eastAsia="en-US"/>
        </w:rPr>
        <w:t>:</w:t>
      </w:r>
    </w:p>
    <w:p w:rsidR="00583AFD" w:rsidRPr="00722DFE" w:rsidRDefault="00583AFD" w:rsidP="00583AFD">
      <w:pPr>
        <w:rPr>
          <w:sz w:val="22"/>
          <w:szCs w:val="22"/>
          <w:lang w:eastAsia="en-US"/>
        </w:rPr>
      </w:pPr>
    </w:p>
    <w:p w:rsidR="00583AFD" w:rsidRPr="00722DFE" w:rsidRDefault="00583AFD" w:rsidP="00583AFD">
      <w:pPr>
        <w:rPr>
          <w:sz w:val="22"/>
          <w:szCs w:val="22"/>
          <w:lang w:eastAsia="en-US"/>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1668"/>
        <w:gridCol w:w="1417"/>
        <w:gridCol w:w="6770"/>
      </w:tblGrid>
      <w:tr w:rsidR="00583AFD" w:rsidRPr="00722DFE" w:rsidTr="00583AFD">
        <w:trPr>
          <w:jc w:val="center"/>
        </w:trPr>
        <w:tc>
          <w:tcPr>
            <w:tcW w:w="846" w:type="pct"/>
            <w:vMerge w:val="restart"/>
            <w:shd w:val="pct5" w:color="000000" w:fill="FFFFFF"/>
            <w:vAlign w:val="center"/>
            <w:hideMark/>
          </w:tcPr>
          <w:p w:rsidR="00583AFD" w:rsidRPr="00722DFE" w:rsidRDefault="00583AFD" w:rsidP="00583AFD">
            <w:pPr>
              <w:spacing w:line="276" w:lineRule="auto"/>
              <w:jc w:val="both"/>
              <w:rPr>
                <w:b/>
                <w:sz w:val="22"/>
                <w:szCs w:val="22"/>
              </w:rPr>
            </w:pPr>
            <w:r w:rsidRPr="00722DFE">
              <w:rPr>
                <w:b/>
                <w:sz w:val="22"/>
                <w:szCs w:val="22"/>
              </w:rPr>
              <w:t>General Assembly (GA)</w:t>
            </w:r>
          </w:p>
        </w:tc>
        <w:tc>
          <w:tcPr>
            <w:tcW w:w="719" w:type="pct"/>
            <w:shd w:val="pct5" w:color="000000" w:fill="FFFFFF"/>
            <w:hideMark/>
          </w:tcPr>
          <w:p w:rsidR="00583AFD" w:rsidRPr="00722DFE" w:rsidRDefault="00583AFD" w:rsidP="00583AFD">
            <w:pPr>
              <w:spacing w:line="276" w:lineRule="auto"/>
              <w:jc w:val="both"/>
              <w:rPr>
                <w:b/>
                <w:sz w:val="22"/>
                <w:szCs w:val="22"/>
              </w:rPr>
            </w:pPr>
            <w:r w:rsidRPr="00722DFE">
              <w:rPr>
                <w:b/>
                <w:sz w:val="22"/>
                <w:szCs w:val="22"/>
              </w:rPr>
              <w:t>Chairperson</w:t>
            </w:r>
          </w:p>
        </w:tc>
        <w:tc>
          <w:tcPr>
            <w:tcW w:w="3435" w:type="pct"/>
            <w:shd w:val="pct5" w:color="000000" w:fill="FFFFFF"/>
            <w:hideMark/>
          </w:tcPr>
          <w:p w:rsidR="00583AFD" w:rsidRPr="00722DFE" w:rsidRDefault="00583AFD" w:rsidP="00583AFD">
            <w:pPr>
              <w:spacing w:line="276" w:lineRule="auto"/>
              <w:jc w:val="both"/>
              <w:rPr>
                <w:sz w:val="22"/>
                <w:szCs w:val="22"/>
              </w:rPr>
            </w:pPr>
            <w:r w:rsidRPr="00722DFE">
              <w:rPr>
                <w:sz w:val="22"/>
                <w:szCs w:val="22"/>
              </w:rPr>
              <w:t>Scientific Coordinator</w:t>
            </w:r>
          </w:p>
        </w:tc>
      </w:tr>
      <w:tr w:rsidR="00583AFD" w:rsidRPr="00722DFE" w:rsidTr="00583AFD">
        <w:trPr>
          <w:jc w:val="center"/>
        </w:trPr>
        <w:tc>
          <w:tcPr>
            <w:tcW w:w="846" w:type="pct"/>
            <w:vMerge/>
            <w:vAlign w:val="center"/>
            <w:hideMark/>
          </w:tcPr>
          <w:p w:rsidR="00583AFD" w:rsidRPr="00722DFE" w:rsidRDefault="00583AFD" w:rsidP="00583AFD">
            <w:pPr>
              <w:rPr>
                <w:b/>
                <w:sz w:val="22"/>
                <w:szCs w:val="22"/>
              </w:rPr>
            </w:pPr>
          </w:p>
        </w:tc>
        <w:tc>
          <w:tcPr>
            <w:tcW w:w="719" w:type="pct"/>
            <w:shd w:val="pct20" w:color="000000" w:fill="FFFFFF"/>
            <w:hideMark/>
          </w:tcPr>
          <w:p w:rsidR="00583AFD" w:rsidRPr="00722DFE" w:rsidRDefault="00583AFD" w:rsidP="00583AFD">
            <w:pPr>
              <w:spacing w:line="276" w:lineRule="auto"/>
              <w:jc w:val="both"/>
              <w:rPr>
                <w:b/>
                <w:sz w:val="22"/>
                <w:szCs w:val="22"/>
              </w:rPr>
            </w:pPr>
            <w:r w:rsidRPr="00722DFE">
              <w:rPr>
                <w:b/>
                <w:sz w:val="22"/>
                <w:szCs w:val="22"/>
              </w:rPr>
              <w:t>Members</w:t>
            </w:r>
          </w:p>
        </w:tc>
        <w:tc>
          <w:tcPr>
            <w:tcW w:w="3435" w:type="pct"/>
            <w:shd w:val="pct20" w:color="000000" w:fill="FFFFFF"/>
            <w:hideMark/>
          </w:tcPr>
          <w:p w:rsidR="00583AFD" w:rsidRPr="00722DFE" w:rsidRDefault="00583AFD" w:rsidP="00583AFD">
            <w:pPr>
              <w:spacing w:line="276" w:lineRule="auto"/>
              <w:jc w:val="both"/>
              <w:rPr>
                <w:sz w:val="22"/>
                <w:szCs w:val="22"/>
              </w:rPr>
            </w:pPr>
            <w:r w:rsidRPr="00722DFE">
              <w:rPr>
                <w:sz w:val="22"/>
                <w:szCs w:val="22"/>
              </w:rPr>
              <w:t>One representative per each partner.</w:t>
            </w:r>
          </w:p>
        </w:tc>
      </w:tr>
      <w:tr w:rsidR="00583AFD" w:rsidRPr="00722DFE" w:rsidTr="00583AFD">
        <w:trPr>
          <w:jc w:val="center"/>
        </w:trPr>
        <w:tc>
          <w:tcPr>
            <w:tcW w:w="846" w:type="pct"/>
            <w:vMerge/>
            <w:vAlign w:val="center"/>
            <w:hideMark/>
          </w:tcPr>
          <w:p w:rsidR="00583AFD" w:rsidRPr="00722DFE" w:rsidRDefault="00583AFD" w:rsidP="00583AFD">
            <w:pPr>
              <w:rPr>
                <w:b/>
                <w:sz w:val="22"/>
                <w:szCs w:val="22"/>
              </w:rPr>
            </w:pPr>
          </w:p>
        </w:tc>
        <w:tc>
          <w:tcPr>
            <w:tcW w:w="719" w:type="pct"/>
            <w:shd w:val="pct5" w:color="000000" w:fill="FFFFFF"/>
            <w:hideMark/>
          </w:tcPr>
          <w:p w:rsidR="00583AFD" w:rsidRPr="00722DFE" w:rsidRDefault="00583AFD" w:rsidP="00583AFD">
            <w:pPr>
              <w:spacing w:line="276" w:lineRule="auto"/>
              <w:jc w:val="both"/>
              <w:rPr>
                <w:b/>
                <w:sz w:val="22"/>
                <w:szCs w:val="22"/>
              </w:rPr>
            </w:pPr>
            <w:r w:rsidRPr="00722DFE">
              <w:rPr>
                <w:b/>
                <w:sz w:val="22"/>
                <w:szCs w:val="22"/>
              </w:rPr>
              <w:t>Tasks</w:t>
            </w:r>
          </w:p>
        </w:tc>
        <w:tc>
          <w:tcPr>
            <w:tcW w:w="3435" w:type="pct"/>
            <w:shd w:val="pct5" w:color="000000" w:fill="FFFFFF"/>
          </w:tcPr>
          <w:p w:rsidR="00583AFD" w:rsidRPr="00722DFE" w:rsidRDefault="00583AFD" w:rsidP="00583AFD">
            <w:pPr>
              <w:spacing w:line="276" w:lineRule="auto"/>
              <w:jc w:val="both"/>
              <w:rPr>
                <w:sz w:val="22"/>
                <w:szCs w:val="22"/>
              </w:rPr>
            </w:pPr>
            <w:r w:rsidRPr="00722DFE">
              <w:rPr>
                <w:sz w:val="22"/>
                <w:szCs w:val="22"/>
              </w:rPr>
              <w:t>The General Assembly will be the ultimate decision-making body of the consortium and as such will be devoted to the project’s strategic coordination.</w:t>
            </w:r>
          </w:p>
          <w:p w:rsidR="00583AFD" w:rsidRPr="00722DFE" w:rsidRDefault="00583AFD" w:rsidP="00583AFD">
            <w:pPr>
              <w:spacing w:line="276" w:lineRule="auto"/>
              <w:jc w:val="both"/>
              <w:rPr>
                <w:sz w:val="22"/>
                <w:szCs w:val="22"/>
              </w:rPr>
            </w:pPr>
            <w:r w:rsidRPr="00722DFE">
              <w:rPr>
                <w:sz w:val="22"/>
                <w:szCs w:val="22"/>
              </w:rPr>
              <w:t>The General Assembly will be responsible for major decisions such as:</w:t>
            </w:r>
          </w:p>
          <w:p w:rsidR="00583AFD" w:rsidRPr="00722DFE" w:rsidRDefault="00583AFD" w:rsidP="00A66E52">
            <w:pPr>
              <w:numPr>
                <w:ilvl w:val="0"/>
                <w:numId w:val="27"/>
              </w:numPr>
              <w:spacing w:line="276" w:lineRule="auto"/>
              <w:jc w:val="both"/>
              <w:rPr>
                <w:sz w:val="22"/>
                <w:szCs w:val="22"/>
              </w:rPr>
            </w:pPr>
            <w:r w:rsidRPr="00722DFE">
              <w:rPr>
                <w:sz w:val="22"/>
                <w:szCs w:val="22"/>
              </w:rPr>
              <w:t>proposals for changes to the Annex 1 and 2 of the Grant Agreement;</w:t>
            </w:r>
          </w:p>
          <w:p w:rsidR="00583AFD" w:rsidRPr="00722DFE" w:rsidRDefault="00583AFD" w:rsidP="00A66E52">
            <w:pPr>
              <w:numPr>
                <w:ilvl w:val="0"/>
                <w:numId w:val="27"/>
              </w:numPr>
              <w:spacing w:line="276" w:lineRule="auto"/>
              <w:jc w:val="both"/>
              <w:rPr>
                <w:sz w:val="22"/>
                <w:szCs w:val="22"/>
              </w:rPr>
            </w:pPr>
            <w:r w:rsidRPr="00722DFE">
              <w:rPr>
                <w:sz w:val="22"/>
                <w:szCs w:val="22"/>
              </w:rPr>
              <w:t xml:space="preserve">approval of changes to the consortium agreement that would involve </w:t>
            </w:r>
            <w:r w:rsidRPr="00722DFE">
              <w:rPr>
                <w:noProof/>
                <w:sz w:val="22"/>
                <w:szCs w:val="22"/>
              </w:rPr>
              <w:t>a change</w:t>
            </w:r>
            <w:r w:rsidRPr="00722DFE">
              <w:rPr>
                <w:sz w:val="22"/>
                <w:szCs w:val="22"/>
              </w:rPr>
              <w:t xml:space="preserve"> of powers of the </w:t>
            </w:r>
            <w:r w:rsidRPr="00722DFE">
              <w:rPr>
                <w:noProof/>
                <w:sz w:val="22"/>
                <w:szCs w:val="22"/>
              </w:rPr>
              <w:t>Coordinator</w:t>
            </w:r>
            <w:r w:rsidRPr="00722DFE">
              <w:rPr>
                <w:sz w:val="22"/>
                <w:szCs w:val="22"/>
              </w:rPr>
              <w:t xml:space="preserve"> and/or other bodies;</w:t>
            </w:r>
          </w:p>
          <w:p w:rsidR="00583AFD" w:rsidRPr="00722DFE" w:rsidRDefault="00583AFD" w:rsidP="00A66E52">
            <w:pPr>
              <w:numPr>
                <w:ilvl w:val="0"/>
                <w:numId w:val="27"/>
              </w:numPr>
              <w:spacing w:line="276" w:lineRule="auto"/>
              <w:jc w:val="both"/>
              <w:rPr>
                <w:sz w:val="22"/>
                <w:szCs w:val="22"/>
              </w:rPr>
            </w:pPr>
            <w:r w:rsidRPr="00722DFE">
              <w:rPr>
                <w:sz w:val="22"/>
                <w:szCs w:val="22"/>
              </w:rPr>
              <w:t xml:space="preserve">approval of the overall project strategy and its major changes; </w:t>
            </w:r>
          </w:p>
          <w:p w:rsidR="00583AFD" w:rsidRPr="00722DFE" w:rsidRDefault="00583AFD" w:rsidP="00A66E52">
            <w:pPr>
              <w:numPr>
                <w:ilvl w:val="0"/>
                <w:numId w:val="27"/>
              </w:numPr>
              <w:spacing w:line="276" w:lineRule="auto"/>
              <w:jc w:val="both"/>
              <w:rPr>
                <w:sz w:val="22"/>
                <w:szCs w:val="22"/>
              </w:rPr>
            </w:pPr>
            <w:r w:rsidRPr="00722DFE">
              <w:rPr>
                <w:sz w:val="22"/>
                <w:szCs w:val="22"/>
              </w:rPr>
              <w:t>evolution and any changes of the composition of the consortium (withdrawal of a Party, entry of a new one etc.);</w:t>
            </w:r>
          </w:p>
          <w:p w:rsidR="00583AFD" w:rsidRPr="00722DFE" w:rsidRDefault="00583AFD" w:rsidP="00A66E52">
            <w:pPr>
              <w:numPr>
                <w:ilvl w:val="0"/>
                <w:numId w:val="27"/>
              </w:numPr>
              <w:spacing w:line="276" w:lineRule="auto"/>
              <w:jc w:val="both"/>
              <w:rPr>
                <w:sz w:val="22"/>
                <w:szCs w:val="22"/>
              </w:rPr>
            </w:pPr>
            <w:r w:rsidRPr="00722DFE">
              <w:rPr>
                <w:sz w:val="22"/>
                <w:szCs w:val="22"/>
              </w:rPr>
              <w:t>General Assembly meetings will also respond to feedback calling for improvement from external stakeholders in the Advisory Board.</w:t>
            </w:r>
          </w:p>
        </w:tc>
      </w:tr>
      <w:tr w:rsidR="00583AFD" w:rsidRPr="00722DFE" w:rsidTr="00583AFD">
        <w:trPr>
          <w:jc w:val="center"/>
        </w:trPr>
        <w:tc>
          <w:tcPr>
            <w:tcW w:w="846" w:type="pct"/>
            <w:vMerge/>
            <w:vAlign w:val="center"/>
            <w:hideMark/>
          </w:tcPr>
          <w:p w:rsidR="00583AFD" w:rsidRPr="00722DFE" w:rsidRDefault="00583AFD" w:rsidP="00583AFD">
            <w:pPr>
              <w:rPr>
                <w:b/>
                <w:sz w:val="22"/>
                <w:szCs w:val="22"/>
              </w:rPr>
            </w:pPr>
          </w:p>
        </w:tc>
        <w:tc>
          <w:tcPr>
            <w:tcW w:w="719" w:type="pct"/>
            <w:shd w:val="pct20" w:color="000000" w:fill="FFFFFF"/>
            <w:hideMark/>
          </w:tcPr>
          <w:p w:rsidR="00583AFD" w:rsidRPr="00722DFE" w:rsidRDefault="00583AFD" w:rsidP="00583AFD">
            <w:pPr>
              <w:spacing w:line="276" w:lineRule="auto"/>
              <w:jc w:val="both"/>
              <w:rPr>
                <w:b/>
                <w:sz w:val="22"/>
                <w:szCs w:val="22"/>
              </w:rPr>
            </w:pPr>
            <w:r w:rsidRPr="00722DFE">
              <w:rPr>
                <w:b/>
                <w:sz w:val="22"/>
                <w:szCs w:val="22"/>
              </w:rPr>
              <w:t>Meetings</w:t>
            </w:r>
          </w:p>
        </w:tc>
        <w:tc>
          <w:tcPr>
            <w:tcW w:w="3435" w:type="pct"/>
            <w:shd w:val="pct20" w:color="000000" w:fill="FFFFFF"/>
            <w:hideMark/>
          </w:tcPr>
          <w:p w:rsidR="00583AFD" w:rsidRPr="00722DFE" w:rsidRDefault="00583AFD" w:rsidP="00583AFD">
            <w:pPr>
              <w:spacing w:line="276" w:lineRule="auto"/>
              <w:jc w:val="both"/>
              <w:rPr>
                <w:sz w:val="22"/>
                <w:szCs w:val="22"/>
              </w:rPr>
            </w:pPr>
            <w:r w:rsidRPr="00722DFE">
              <w:rPr>
                <w:sz w:val="22"/>
                <w:szCs w:val="22"/>
              </w:rPr>
              <w:t xml:space="preserve">The General Assembly will meet 4 times during the project. The first meeting will coincide with the project </w:t>
            </w:r>
            <w:r w:rsidRPr="00722DFE">
              <w:rPr>
                <w:noProof/>
                <w:sz w:val="22"/>
                <w:szCs w:val="22"/>
              </w:rPr>
              <w:t>Kick-off</w:t>
            </w:r>
            <w:r w:rsidRPr="00722DFE">
              <w:rPr>
                <w:sz w:val="22"/>
                <w:szCs w:val="22"/>
              </w:rPr>
              <w:t xml:space="preserve"> meeting. The other meetings will take place during the yearly work conferences of the project, including the final conference.</w:t>
            </w:r>
          </w:p>
        </w:tc>
      </w:tr>
      <w:tr w:rsidR="00583AFD" w:rsidRPr="00722DFE" w:rsidTr="00583AFD">
        <w:trPr>
          <w:jc w:val="center"/>
        </w:trPr>
        <w:tc>
          <w:tcPr>
            <w:tcW w:w="846" w:type="pct"/>
            <w:vMerge w:val="restart"/>
            <w:tcBorders>
              <w:bottom w:val="single" w:sz="12" w:space="0" w:color="auto"/>
            </w:tcBorders>
            <w:shd w:val="pct20" w:color="000000" w:fill="FFFFFF"/>
            <w:vAlign w:val="center"/>
            <w:hideMark/>
          </w:tcPr>
          <w:p w:rsidR="00583AFD" w:rsidRPr="00722DFE" w:rsidRDefault="00583AFD" w:rsidP="00583AFD">
            <w:pPr>
              <w:spacing w:line="276" w:lineRule="auto"/>
              <w:jc w:val="both"/>
              <w:rPr>
                <w:b/>
                <w:bCs/>
                <w:sz w:val="22"/>
                <w:szCs w:val="22"/>
              </w:rPr>
            </w:pPr>
            <w:r w:rsidRPr="00722DFE">
              <w:rPr>
                <w:b/>
                <w:bCs/>
                <w:sz w:val="22"/>
                <w:szCs w:val="22"/>
              </w:rPr>
              <w:t>Executive Board (EB)</w:t>
            </w:r>
          </w:p>
        </w:tc>
        <w:tc>
          <w:tcPr>
            <w:tcW w:w="719" w:type="pct"/>
            <w:shd w:val="pct20" w:color="000000" w:fill="FFFFFF"/>
            <w:hideMark/>
          </w:tcPr>
          <w:p w:rsidR="00583AFD" w:rsidRPr="00722DFE" w:rsidRDefault="00583AFD" w:rsidP="00583AFD">
            <w:pPr>
              <w:spacing w:line="276" w:lineRule="auto"/>
              <w:jc w:val="both"/>
              <w:rPr>
                <w:b/>
                <w:bCs/>
                <w:sz w:val="22"/>
                <w:szCs w:val="22"/>
              </w:rPr>
            </w:pPr>
            <w:r w:rsidRPr="00722DFE">
              <w:rPr>
                <w:b/>
                <w:bCs/>
                <w:sz w:val="22"/>
                <w:szCs w:val="22"/>
              </w:rPr>
              <w:t>Chairperson</w:t>
            </w:r>
          </w:p>
        </w:tc>
        <w:tc>
          <w:tcPr>
            <w:tcW w:w="3435" w:type="pct"/>
            <w:shd w:val="pct20" w:color="000000" w:fill="FFFFFF"/>
            <w:hideMark/>
          </w:tcPr>
          <w:p w:rsidR="00583AFD" w:rsidRPr="00722DFE" w:rsidRDefault="00583AFD" w:rsidP="00583AFD">
            <w:pPr>
              <w:spacing w:line="276" w:lineRule="auto"/>
              <w:jc w:val="both"/>
              <w:rPr>
                <w:bCs/>
                <w:sz w:val="22"/>
                <w:szCs w:val="22"/>
              </w:rPr>
            </w:pPr>
            <w:r w:rsidRPr="00722DFE">
              <w:rPr>
                <w:bCs/>
                <w:sz w:val="22"/>
                <w:szCs w:val="22"/>
              </w:rPr>
              <w:t>Scientific Coordinator</w:t>
            </w:r>
          </w:p>
        </w:tc>
      </w:tr>
      <w:tr w:rsidR="00583AFD" w:rsidRPr="00722DFE" w:rsidTr="00583AFD">
        <w:trPr>
          <w:jc w:val="center"/>
        </w:trPr>
        <w:tc>
          <w:tcPr>
            <w:tcW w:w="846" w:type="pct"/>
            <w:vMerge/>
            <w:tcBorders>
              <w:bottom w:val="single" w:sz="12" w:space="0" w:color="auto"/>
            </w:tcBorders>
            <w:vAlign w:val="center"/>
            <w:hideMark/>
          </w:tcPr>
          <w:p w:rsidR="00583AFD" w:rsidRPr="00722DFE" w:rsidRDefault="00583AFD" w:rsidP="00583AFD">
            <w:pPr>
              <w:rPr>
                <w:b/>
                <w:bCs/>
                <w:sz w:val="22"/>
                <w:szCs w:val="22"/>
              </w:rPr>
            </w:pPr>
          </w:p>
        </w:tc>
        <w:tc>
          <w:tcPr>
            <w:tcW w:w="719" w:type="pct"/>
            <w:shd w:val="pct5" w:color="000000" w:fill="FFFFFF"/>
            <w:hideMark/>
          </w:tcPr>
          <w:p w:rsidR="00583AFD" w:rsidRPr="00722DFE" w:rsidRDefault="00583AFD" w:rsidP="00583AFD">
            <w:pPr>
              <w:spacing w:line="276" w:lineRule="auto"/>
              <w:jc w:val="both"/>
              <w:rPr>
                <w:b/>
                <w:sz w:val="22"/>
                <w:szCs w:val="22"/>
              </w:rPr>
            </w:pPr>
            <w:r w:rsidRPr="00722DFE">
              <w:rPr>
                <w:b/>
                <w:sz w:val="22"/>
                <w:szCs w:val="22"/>
              </w:rPr>
              <w:t>Members</w:t>
            </w:r>
          </w:p>
        </w:tc>
        <w:tc>
          <w:tcPr>
            <w:tcW w:w="3435" w:type="pct"/>
            <w:shd w:val="pct5" w:color="000000" w:fill="FFFFFF"/>
            <w:hideMark/>
          </w:tcPr>
          <w:p w:rsidR="00583AFD" w:rsidRPr="00722DFE" w:rsidRDefault="00583AFD" w:rsidP="00A66E52">
            <w:pPr>
              <w:numPr>
                <w:ilvl w:val="0"/>
                <w:numId w:val="25"/>
              </w:numPr>
              <w:spacing w:line="276" w:lineRule="auto"/>
              <w:jc w:val="both"/>
              <w:rPr>
                <w:sz w:val="22"/>
                <w:szCs w:val="22"/>
              </w:rPr>
            </w:pPr>
            <w:r w:rsidRPr="00722DFE">
              <w:rPr>
                <w:sz w:val="22"/>
                <w:szCs w:val="22"/>
              </w:rPr>
              <w:t>Scientific Coordinator</w:t>
            </w:r>
          </w:p>
          <w:p w:rsidR="00583AFD" w:rsidRPr="00722DFE" w:rsidRDefault="00583AFD" w:rsidP="00A66E52">
            <w:pPr>
              <w:numPr>
                <w:ilvl w:val="0"/>
                <w:numId w:val="25"/>
              </w:numPr>
              <w:spacing w:line="276" w:lineRule="auto"/>
              <w:jc w:val="both"/>
              <w:rPr>
                <w:sz w:val="22"/>
                <w:szCs w:val="22"/>
              </w:rPr>
            </w:pPr>
            <w:r w:rsidRPr="00722DFE">
              <w:rPr>
                <w:sz w:val="22"/>
                <w:szCs w:val="22"/>
              </w:rPr>
              <w:lastRenderedPageBreak/>
              <w:t>Work Package leaders</w:t>
            </w:r>
          </w:p>
          <w:p w:rsidR="00583AFD" w:rsidRPr="00722DFE" w:rsidRDefault="00583AFD" w:rsidP="00583AFD">
            <w:pPr>
              <w:spacing w:line="276" w:lineRule="auto"/>
              <w:jc w:val="both"/>
              <w:rPr>
                <w:sz w:val="22"/>
                <w:szCs w:val="22"/>
              </w:rPr>
            </w:pPr>
            <w:r w:rsidRPr="00722DFE">
              <w:rPr>
                <w:sz w:val="22"/>
                <w:szCs w:val="22"/>
              </w:rPr>
              <w:t>The project manager will be present at Executive Board meetings, but will not have voting rights.</w:t>
            </w:r>
          </w:p>
        </w:tc>
      </w:tr>
      <w:tr w:rsidR="00583AFD" w:rsidRPr="00722DFE" w:rsidTr="00583AFD">
        <w:trPr>
          <w:jc w:val="center"/>
        </w:trPr>
        <w:tc>
          <w:tcPr>
            <w:tcW w:w="846" w:type="pct"/>
            <w:vMerge/>
            <w:tcBorders>
              <w:bottom w:val="single" w:sz="12" w:space="0" w:color="auto"/>
            </w:tcBorders>
            <w:vAlign w:val="center"/>
            <w:hideMark/>
          </w:tcPr>
          <w:p w:rsidR="00583AFD" w:rsidRPr="00722DFE" w:rsidRDefault="00583AFD" w:rsidP="00583AFD">
            <w:pPr>
              <w:rPr>
                <w:b/>
                <w:bCs/>
                <w:sz w:val="22"/>
                <w:szCs w:val="22"/>
              </w:rPr>
            </w:pPr>
          </w:p>
        </w:tc>
        <w:tc>
          <w:tcPr>
            <w:tcW w:w="719" w:type="pct"/>
            <w:shd w:val="pct20" w:color="000000" w:fill="FFFFFF"/>
            <w:hideMark/>
          </w:tcPr>
          <w:p w:rsidR="00583AFD" w:rsidRPr="00722DFE" w:rsidRDefault="00583AFD" w:rsidP="00583AFD">
            <w:pPr>
              <w:spacing w:line="276" w:lineRule="auto"/>
              <w:jc w:val="both"/>
              <w:rPr>
                <w:b/>
                <w:sz w:val="22"/>
                <w:szCs w:val="22"/>
              </w:rPr>
            </w:pPr>
            <w:r w:rsidRPr="00722DFE">
              <w:rPr>
                <w:b/>
                <w:sz w:val="22"/>
                <w:szCs w:val="22"/>
              </w:rPr>
              <w:t>Tasks</w:t>
            </w:r>
          </w:p>
        </w:tc>
        <w:tc>
          <w:tcPr>
            <w:tcW w:w="3435" w:type="pct"/>
            <w:shd w:val="pct20" w:color="000000" w:fill="FFFFFF"/>
          </w:tcPr>
          <w:p w:rsidR="00583AFD" w:rsidRPr="00722DFE" w:rsidRDefault="00583AFD" w:rsidP="00583AFD">
            <w:pPr>
              <w:spacing w:line="276" w:lineRule="auto"/>
              <w:jc w:val="both"/>
              <w:rPr>
                <w:sz w:val="22"/>
              </w:rPr>
            </w:pPr>
            <w:r w:rsidRPr="00722DFE">
              <w:rPr>
                <w:sz w:val="22"/>
              </w:rPr>
              <w:t>The Executive Board is the supervisory body for the execution of the Project which shall report to and be accountable to the General Assembly. The EB will:</w:t>
            </w:r>
          </w:p>
          <w:p w:rsidR="00583AFD" w:rsidRPr="00722DFE" w:rsidRDefault="00583AFD" w:rsidP="00A66E52">
            <w:pPr>
              <w:numPr>
                <w:ilvl w:val="0"/>
                <w:numId w:val="28"/>
              </w:numPr>
              <w:spacing w:line="276" w:lineRule="auto"/>
              <w:jc w:val="both"/>
              <w:rPr>
                <w:sz w:val="22"/>
              </w:rPr>
            </w:pPr>
            <w:r w:rsidRPr="00722DFE">
              <w:rPr>
                <w:sz w:val="22"/>
              </w:rPr>
              <w:t>prepare the meetings, propose decisions and prepare the agenda of the General Assembly;</w:t>
            </w:r>
          </w:p>
          <w:p w:rsidR="00583AFD" w:rsidRPr="00722DFE" w:rsidRDefault="00583AFD" w:rsidP="00A66E52">
            <w:pPr>
              <w:numPr>
                <w:ilvl w:val="0"/>
                <w:numId w:val="28"/>
              </w:numPr>
              <w:spacing w:line="276" w:lineRule="auto"/>
              <w:jc w:val="both"/>
              <w:rPr>
                <w:sz w:val="22"/>
              </w:rPr>
            </w:pPr>
            <w:r w:rsidRPr="00722DFE">
              <w:rPr>
                <w:sz w:val="22"/>
              </w:rPr>
              <w:t>be responsible for the proper execution and implementation of the decisions of the General Assembly;</w:t>
            </w:r>
          </w:p>
          <w:p w:rsidR="00583AFD" w:rsidRPr="00722DFE" w:rsidRDefault="00583AFD" w:rsidP="00A66E52">
            <w:pPr>
              <w:numPr>
                <w:ilvl w:val="0"/>
                <w:numId w:val="28"/>
              </w:numPr>
              <w:spacing w:line="276" w:lineRule="auto"/>
              <w:jc w:val="both"/>
              <w:rPr>
                <w:sz w:val="22"/>
              </w:rPr>
            </w:pPr>
            <w:r w:rsidRPr="00722DFE">
              <w:rPr>
                <w:sz w:val="22"/>
              </w:rPr>
              <w:t xml:space="preserve">monitor the effective and efficient implementation of the Project </w:t>
            </w:r>
            <w:r w:rsidRPr="00722DFE">
              <w:rPr>
                <w:sz w:val="22"/>
                <w:szCs w:val="22"/>
              </w:rPr>
              <w:t>in terms of academic goals, progress, quality assurance, finance, dissemination and operation;</w:t>
            </w:r>
          </w:p>
          <w:p w:rsidR="00583AFD" w:rsidRPr="00722DFE" w:rsidRDefault="00583AFD" w:rsidP="00A66E52">
            <w:pPr>
              <w:numPr>
                <w:ilvl w:val="0"/>
                <w:numId w:val="28"/>
              </w:numPr>
              <w:spacing w:line="276" w:lineRule="auto"/>
              <w:jc w:val="both"/>
              <w:rPr>
                <w:sz w:val="22"/>
              </w:rPr>
            </w:pPr>
            <w:r w:rsidRPr="00722DFE">
              <w:rPr>
                <w:sz w:val="22"/>
              </w:rPr>
              <w:t xml:space="preserve">collect </w:t>
            </w:r>
            <w:r w:rsidRPr="00722DFE">
              <w:rPr>
                <w:noProof/>
                <w:sz w:val="22"/>
              </w:rPr>
              <w:t>information, at least,</w:t>
            </w:r>
            <w:r w:rsidRPr="00722DFE">
              <w:rPr>
                <w:sz w:val="22"/>
              </w:rPr>
              <w:t xml:space="preserve"> every 6 months on the progress of the Project, examine that information to assess the compliance of the Project with the Consortium Plan and, if necessary, propose modifications;</w:t>
            </w:r>
          </w:p>
          <w:p w:rsidR="00583AFD" w:rsidRPr="00722DFE" w:rsidRDefault="00583AFD" w:rsidP="00A66E52">
            <w:pPr>
              <w:numPr>
                <w:ilvl w:val="0"/>
                <w:numId w:val="28"/>
              </w:numPr>
              <w:spacing w:line="276" w:lineRule="auto"/>
              <w:jc w:val="both"/>
              <w:rPr>
                <w:sz w:val="22"/>
              </w:rPr>
            </w:pPr>
            <w:r w:rsidRPr="00722DFE">
              <w:rPr>
                <w:sz w:val="22"/>
              </w:rPr>
              <w:t>support the Coordinator in preparing meetings with the Funding Authority;</w:t>
            </w:r>
          </w:p>
          <w:p w:rsidR="00583AFD" w:rsidRPr="00722DFE" w:rsidRDefault="00583AFD" w:rsidP="00A66E52">
            <w:pPr>
              <w:numPr>
                <w:ilvl w:val="0"/>
                <w:numId w:val="28"/>
              </w:numPr>
              <w:spacing w:line="276" w:lineRule="auto"/>
              <w:jc w:val="both"/>
              <w:rPr>
                <w:sz w:val="22"/>
              </w:rPr>
            </w:pPr>
            <w:r w:rsidRPr="00722DFE">
              <w:rPr>
                <w:sz w:val="22"/>
              </w:rPr>
              <w:t>prepare the content and timing of press releases and joint publications by the consortium.</w:t>
            </w:r>
          </w:p>
        </w:tc>
      </w:tr>
      <w:tr w:rsidR="00583AFD" w:rsidRPr="00722DFE" w:rsidTr="00583AFD">
        <w:trPr>
          <w:trHeight w:val="613"/>
          <w:jc w:val="center"/>
        </w:trPr>
        <w:tc>
          <w:tcPr>
            <w:tcW w:w="846" w:type="pct"/>
            <w:vMerge/>
            <w:tcBorders>
              <w:bottom w:val="single" w:sz="12" w:space="0" w:color="auto"/>
            </w:tcBorders>
            <w:vAlign w:val="center"/>
            <w:hideMark/>
          </w:tcPr>
          <w:p w:rsidR="00583AFD" w:rsidRPr="00722DFE" w:rsidRDefault="00583AFD" w:rsidP="00583AFD">
            <w:pPr>
              <w:rPr>
                <w:b/>
                <w:bCs/>
                <w:sz w:val="22"/>
                <w:szCs w:val="22"/>
              </w:rPr>
            </w:pPr>
          </w:p>
        </w:tc>
        <w:tc>
          <w:tcPr>
            <w:tcW w:w="719" w:type="pct"/>
            <w:tcBorders>
              <w:bottom w:val="single" w:sz="12" w:space="0" w:color="auto"/>
            </w:tcBorders>
            <w:shd w:val="pct5" w:color="000000" w:fill="FFFFFF"/>
            <w:hideMark/>
          </w:tcPr>
          <w:p w:rsidR="00583AFD" w:rsidRPr="00722DFE" w:rsidRDefault="00583AFD" w:rsidP="00583AFD">
            <w:pPr>
              <w:spacing w:line="276" w:lineRule="auto"/>
              <w:jc w:val="both"/>
              <w:rPr>
                <w:b/>
                <w:sz w:val="22"/>
                <w:szCs w:val="22"/>
              </w:rPr>
            </w:pPr>
            <w:r w:rsidRPr="00722DFE">
              <w:rPr>
                <w:b/>
                <w:sz w:val="22"/>
                <w:szCs w:val="22"/>
              </w:rPr>
              <w:t>Meetings</w:t>
            </w:r>
          </w:p>
        </w:tc>
        <w:tc>
          <w:tcPr>
            <w:tcW w:w="3435" w:type="pct"/>
            <w:tcBorders>
              <w:bottom w:val="single" w:sz="12" w:space="0" w:color="auto"/>
            </w:tcBorders>
            <w:shd w:val="pct5" w:color="000000" w:fill="FFFFFF"/>
            <w:hideMark/>
          </w:tcPr>
          <w:p w:rsidR="00583AFD" w:rsidRPr="00722DFE" w:rsidRDefault="00583AFD" w:rsidP="00583AFD">
            <w:pPr>
              <w:spacing w:line="276" w:lineRule="auto"/>
              <w:jc w:val="both"/>
              <w:rPr>
                <w:sz w:val="22"/>
                <w:szCs w:val="22"/>
              </w:rPr>
            </w:pPr>
            <w:r w:rsidRPr="00722DFE">
              <w:rPr>
                <w:sz w:val="22"/>
                <w:szCs w:val="22"/>
              </w:rPr>
              <w:t>Quarterly: Twice per year in person, plus additional Skype or phone meetings.</w:t>
            </w:r>
          </w:p>
        </w:tc>
      </w:tr>
      <w:tr w:rsidR="00583AFD" w:rsidRPr="00722DFE" w:rsidTr="00583AFD">
        <w:trPr>
          <w:jc w:val="center"/>
        </w:trPr>
        <w:tc>
          <w:tcPr>
            <w:tcW w:w="846" w:type="pct"/>
            <w:vMerge w:val="restart"/>
            <w:tcBorders>
              <w:top w:val="single" w:sz="12" w:space="0" w:color="auto"/>
            </w:tcBorders>
            <w:shd w:val="pct5" w:color="000000" w:fill="FFFFFF"/>
            <w:vAlign w:val="center"/>
            <w:hideMark/>
          </w:tcPr>
          <w:p w:rsidR="00583AFD" w:rsidRPr="00722DFE" w:rsidRDefault="00583AFD" w:rsidP="00583AFD">
            <w:pPr>
              <w:spacing w:line="276" w:lineRule="auto"/>
              <w:jc w:val="center"/>
              <w:rPr>
                <w:b/>
                <w:sz w:val="22"/>
                <w:szCs w:val="22"/>
              </w:rPr>
            </w:pPr>
            <w:r w:rsidRPr="00722DFE">
              <w:rPr>
                <w:b/>
                <w:sz w:val="22"/>
                <w:szCs w:val="22"/>
              </w:rPr>
              <w:t>Coordination</w:t>
            </w:r>
          </w:p>
          <w:p w:rsidR="00583AFD" w:rsidRPr="00722DFE" w:rsidRDefault="00583AFD" w:rsidP="00583AFD">
            <w:pPr>
              <w:spacing w:line="276" w:lineRule="auto"/>
              <w:jc w:val="center"/>
              <w:rPr>
                <w:b/>
                <w:sz w:val="22"/>
                <w:szCs w:val="22"/>
              </w:rPr>
            </w:pPr>
            <w:r w:rsidRPr="00722DFE">
              <w:rPr>
                <w:b/>
                <w:sz w:val="22"/>
                <w:szCs w:val="22"/>
              </w:rPr>
              <w:t>Team (CT)</w:t>
            </w:r>
          </w:p>
        </w:tc>
        <w:tc>
          <w:tcPr>
            <w:tcW w:w="719" w:type="pct"/>
            <w:shd w:val="pct5" w:color="000000" w:fill="FFFFFF"/>
            <w:hideMark/>
          </w:tcPr>
          <w:p w:rsidR="00583AFD" w:rsidRPr="00722DFE" w:rsidRDefault="00583AFD" w:rsidP="00583AFD">
            <w:pPr>
              <w:spacing w:line="276" w:lineRule="auto"/>
              <w:jc w:val="both"/>
              <w:rPr>
                <w:b/>
                <w:sz w:val="22"/>
                <w:szCs w:val="22"/>
              </w:rPr>
            </w:pPr>
            <w:r w:rsidRPr="00722DFE">
              <w:rPr>
                <w:b/>
                <w:sz w:val="22"/>
                <w:szCs w:val="22"/>
              </w:rPr>
              <w:t>Chairperson</w:t>
            </w:r>
          </w:p>
        </w:tc>
        <w:tc>
          <w:tcPr>
            <w:tcW w:w="3435" w:type="pct"/>
            <w:shd w:val="pct5" w:color="000000" w:fill="FFFFFF"/>
            <w:hideMark/>
          </w:tcPr>
          <w:p w:rsidR="00583AFD" w:rsidRPr="00722DFE" w:rsidRDefault="00583AFD" w:rsidP="00583AFD">
            <w:pPr>
              <w:spacing w:line="276" w:lineRule="auto"/>
              <w:jc w:val="both"/>
              <w:rPr>
                <w:sz w:val="22"/>
                <w:szCs w:val="22"/>
              </w:rPr>
            </w:pPr>
            <w:r w:rsidRPr="00722DFE">
              <w:rPr>
                <w:sz w:val="22"/>
                <w:szCs w:val="22"/>
              </w:rPr>
              <w:t>Scientific Coordinator</w:t>
            </w:r>
          </w:p>
        </w:tc>
      </w:tr>
      <w:tr w:rsidR="00583AFD" w:rsidRPr="00722DFE" w:rsidTr="00583AFD">
        <w:trPr>
          <w:jc w:val="center"/>
        </w:trPr>
        <w:tc>
          <w:tcPr>
            <w:tcW w:w="846" w:type="pct"/>
            <w:vMerge/>
            <w:vAlign w:val="center"/>
            <w:hideMark/>
          </w:tcPr>
          <w:p w:rsidR="00583AFD" w:rsidRPr="00722DFE" w:rsidRDefault="00583AFD" w:rsidP="00583AFD">
            <w:pPr>
              <w:rPr>
                <w:b/>
                <w:sz w:val="22"/>
                <w:szCs w:val="22"/>
              </w:rPr>
            </w:pPr>
          </w:p>
        </w:tc>
        <w:tc>
          <w:tcPr>
            <w:tcW w:w="719" w:type="pct"/>
            <w:shd w:val="pct20" w:color="000000" w:fill="FFFFFF"/>
            <w:hideMark/>
          </w:tcPr>
          <w:p w:rsidR="00583AFD" w:rsidRPr="00722DFE" w:rsidRDefault="00583AFD" w:rsidP="00583AFD">
            <w:pPr>
              <w:spacing w:line="276" w:lineRule="auto"/>
              <w:jc w:val="both"/>
              <w:rPr>
                <w:b/>
                <w:sz w:val="22"/>
                <w:szCs w:val="22"/>
              </w:rPr>
            </w:pPr>
            <w:r w:rsidRPr="00722DFE">
              <w:rPr>
                <w:b/>
                <w:sz w:val="22"/>
                <w:szCs w:val="22"/>
              </w:rPr>
              <w:t>Members</w:t>
            </w:r>
          </w:p>
        </w:tc>
        <w:tc>
          <w:tcPr>
            <w:tcW w:w="3435" w:type="pct"/>
            <w:shd w:val="pct20" w:color="000000" w:fill="FFFFFF"/>
            <w:hideMark/>
          </w:tcPr>
          <w:p w:rsidR="00583AFD" w:rsidRPr="00722DFE" w:rsidRDefault="00583AFD" w:rsidP="00583AFD">
            <w:pPr>
              <w:spacing w:line="276" w:lineRule="auto"/>
              <w:jc w:val="both"/>
              <w:rPr>
                <w:sz w:val="22"/>
                <w:szCs w:val="22"/>
              </w:rPr>
            </w:pPr>
            <w:r w:rsidRPr="00722DFE">
              <w:rPr>
                <w:sz w:val="22"/>
                <w:szCs w:val="22"/>
              </w:rPr>
              <w:t>Scientific Coordinator, Project Manager</w:t>
            </w:r>
          </w:p>
        </w:tc>
      </w:tr>
      <w:tr w:rsidR="00583AFD" w:rsidRPr="00722DFE" w:rsidTr="00583AFD">
        <w:trPr>
          <w:jc w:val="center"/>
        </w:trPr>
        <w:tc>
          <w:tcPr>
            <w:tcW w:w="846" w:type="pct"/>
            <w:vMerge/>
            <w:vAlign w:val="center"/>
            <w:hideMark/>
          </w:tcPr>
          <w:p w:rsidR="00583AFD" w:rsidRPr="00722DFE" w:rsidRDefault="00583AFD" w:rsidP="00583AFD">
            <w:pPr>
              <w:rPr>
                <w:b/>
                <w:sz w:val="22"/>
                <w:szCs w:val="22"/>
              </w:rPr>
            </w:pPr>
          </w:p>
        </w:tc>
        <w:tc>
          <w:tcPr>
            <w:tcW w:w="719" w:type="pct"/>
            <w:shd w:val="pct5" w:color="000000" w:fill="FFFFFF"/>
            <w:hideMark/>
          </w:tcPr>
          <w:p w:rsidR="00583AFD" w:rsidRPr="00722DFE" w:rsidRDefault="00583AFD" w:rsidP="00583AFD">
            <w:pPr>
              <w:spacing w:line="276" w:lineRule="auto"/>
              <w:jc w:val="both"/>
              <w:rPr>
                <w:b/>
                <w:sz w:val="22"/>
                <w:szCs w:val="22"/>
              </w:rPr>
            </w:pPr>
            <w:r w:rsidRPr="00722DFE">
              <w:rPr>
                <w:b/>
                <w:sz w:val="22"/>
                <w:szCs w:val="22"/>
              </w:rPr>
              <w:t>Tasks</w:t>
            </w:r>
          </w:p>
        </w:tc>
        <w:tc>
          <w:tcPr>
            <w:tcW w:w="3435" w:type="pct"/>
            <w:shd w:val="pct5" w:color="000000" w:fill="FFFFFF"/>
            <w:hideMark/>
          </w:tcPr>
          <w:p w:rsidR="00583AFD" w:rsidRPr="00722DFE" w:rsidRDefault="00583AFD" w:rsidP="00583AFD">
            <w:pPr>
              <w:spacing w:line="276" w:lineRule="auto"/>
              <w:jc w:val="both"/>
              <w:rPr>
                <w:sz w:val="22"/>
              </w:rPr>
            </w:pPr>
            <w:r w:rsidRPr="00722DFE">
              <w:rPr>
                <w:sz w:val="22"/>
              </w:rPr>
              <w:t xml:space="preserve">The coordination team will be acting as the intermediary between the Parties and the Funding Authority and will: </w:t>
            </w:r>
          </w:p>
          <w:p w:rsidR="00583AFD" w:rsidRPr="00722DFE" w:rsidRDefault="00583AFD" w:rsidP="00A66E52">
            <w:pPr>
              <w:numPr>
                <w:ilvl w:val="0"/>
                <w:numId w:val="26"/>
              </w:numPr>
              <w:spacing w:line="276" w:lineRule="auto"/>
              <w:jc w:val="both"/>
              <w:rPr>
                <w:sz w:val="22"/>
                <w:szCs w:val="22"/>
              </w:rPr>
            </w:pPr>
            <w:r w:rsidRPr="00722DFE">
              <w:rPr>
                <w:sz w:val="22"/>
                <w:szCs w:val="22"/>
              </w:rPr>
              <w:t>coordinate all logistics and services;</w:t>
            </w:r>
          </w:p>
          <w:p w:rsidR="00583AFD" w:rsidRPr="00722DFE" w:rsidRDefault="00583AFD" w:rsidP="00A66E52">
            <w:pPr>
              <w:numPr>
                <w:ilvl w:val="0"/>
                <w:numId w:val="26"/>
              </w:numPr>
              <w:spacing w:line="276" w:lineRule="auto"/>
              <w:jc w:val="both"/>
              <w:rPr>
                <w:sz w:val="22"/>
                <w:szCs w:val="22"/>
              </w:rPr>
            </w:pPr>
            <w:r w:rsidRPr="00722DFE">
              <w:rPr>
                <w:sz w:val="22"/>
                <w:szCs w:val="22"/>
              </w:rPr>
              <w:t>ensure activities progress in accordance to scheduling;</w:t>
            </w:r>
          </w:p>
          <w:p w:rsidR="00583AFD" w:rsidRPr="00722DFE" w:rsidRDefault="00583AFD" w:rsidP="00A66E52">
            <w:pPr>
              <w:numPr>
                <w:ilvl w:val="0"/>
                <w:numId w:val="26"/>
              </w:numPr>
              <w:spacing w:line="276" w:lineRule="auto"/>
              <w:jc w:val="both"/>
              <w:rPr>
                <w:sz w:val="22"/>
                <w:szCs w:val="22"/>
              </w:rPr>
            </w:pPr>
            <w:r w:rsidRPr="00722DFE">
              <w:rPr>
                <w:sz w:val="22"/>
                <w:szCs w:val="22"/>
              </w:rPr>
              <w:t xml:space="preserve">ensure a smooth internal communication on general aspects of the network; </w:t>
            </w:r>
          </w:p>
          <w:p w:rsidR="00583AFD" w:rsidRPr="00722DFE" w:rsidRDefault="00583AFD" w:rsidP="00A66E52">
            <w:pPr>
              <w:numPr>
                <w:ilvl w:val="0"/>
                <w:numId w:val="26"/>
              </w:numPr>
              <w:spacing w:line="276" w:lineRule="auto"/>
              <w:jc w:val="both"/>
              <w:rPr>
                <w:sz w:val="22"/>
                <w:szCs w:val="22"/>
              </w:rPr>
            </w:pPr>
            <w:r w:rsidRPr="00722DFE">
              <w:rPr>
                <w:sz w:val="22"/>
                <w:szCs w:val="22"/>
              </w:rPr>
              <w:t>process project deliverables and assure that the Quality Assurance Procedures are executed;</w:t>
            </w:r>
          </w:p>
          <w:p w:rsidR="00583AFD" w:rsidRPr="00722DFE" w:rsidRDefault="00583AFD" w:rsidP="00A66E52">
            <w:pPr>
              <w:numPr>
                <w:ilvl w:val="0"/>
                <w:numId w:val="26"/>
              </w:numPr>
              <w:spacing w:line="276" w:lineRule="auto"/>
              <w:jc w:val="both"/>
              <w:rPr>
                <w:sz w:val="22"/>
                <w:szCs w:val="22"/>
              </w:rPr>
            </w:pPr>
            <w:r w:rsidRPr="00722DFE">
              <w:rPr>
                <w:sz w:val="22"/>
                <w:szCs w:val="22"/>
              </w:rPr>
              <w:t>receive financial EC contribution and distribute it to the partners in accordance with the project budget;</w:t>
            </w:r>
          </w:p>
          <w:p w:rsidR="00583AFD" w:rsidRPr="00722DFE" w:rsidRDefault="00583AFD" w:rsidP="00A66E52">
            <w:pPr>
              <w:numPr>
                <w:ilvl w:val="0"/>
                <w:numId w:val="26"/>
              </w:numPr>
              <w:spacing w:line="276" w:lineRule="auto"/>
              <w:jc w:val="both"/>
              <w:rPr>
                <w:sz w:val="22"/>
                <w:szCs w:val="22"/>
              </w:rPr>
            </w:pPr>
            <w:r w:rsidRPr="00722DFE">
              <w:rPr>
                <w:sz w:val="22"/>
                <w:szCs w:val="22"/>
              </w:rPr>
              <w:t xml:space="preserve">collect, review and submit reports, other deliverables (including financial statements and related certifications) and </w:t>
            </w:r>
            <w:r w:rsidRPr="00722DFE">
              <w:rPr>
                <w:noProof/>
                <w:sz w:val="22"/>
                <w:szCs w:val="22"/>
              </w:rPr>
              <w:t>specifically</w:t>
            </w:r>
            <w:r w:rsidRPr="00722DFE">
              <w:rPr>
                <w:sz w:val="22"/>
                <w:szCs w:val="22"/>
              </w:rPr>
              <w:t xml:space="preserve"> requested documents to the Funding Authority;</w:t>
            </w:r>
          </w:p>
          <w:p w:rsidR="00583AFD" w:rsidRPr="00722DFE" w:rsidRDefault="00583AFD" w:rsidP="00A66E52">
            <w:pPr>
              <w:numPr>
                <w:ilvl w:val="0"/>
                <w:numId w:val="26"/>
              </w:numPr>
              <w:spacing w:line="276" w:lineRule="auto"/>
              <w:jc w:val="both"/>
              <w:rPr>
                <w:sz w:val="22"/>
                <w:szCs w:val="22"/>
              </w:rPr>
            </w:pPr>
            <w:r w:rsidRPr="00722DFE">
              <w:rPr>
                <w:sz w:val="22"/>
                <w:szCs w:val="22"/>
              </w:rPr>
              <w:t>prepare consortium agreement;</w:t>
            </w:r>
          </w:p>
          <w:p w:rsidR="00583AFD" w:rsidRPr="00722DFE" w:rsidRDefault="00583AFD" w:rsidP="00A66E52">
            <w:pPr>
              <w:numPr>
                <w:ilvl w:val="0"/>
                <w:numId w:val="26"/>
              </w:numPr>
              <w:spacing w:line="276" w:lineRule="auto"/>
              <w:jc w:val="both"/>
              <w:rPr>
                <w:sz w:val="22"/>
                <w:szCs w:val="22"/>
              </w:rPr>
            </w:pPr>
            <w:r w:rsidRPr="00722DFE">
              <w:rPr>
                <w:sz w:val="22"/>
                <w:szCs w:val="22"/>
              </w:rPr>
              <w:t>prepare the meetings of the management bodies.</w:t>
            </w:r>
          </w:p>
        </w:tc>
      </w:tr>
      <w:tr w:rsidR="00583AFD" w:rsidRPr="00722DFE" w:rsidTr="00583AFD">
        <w:trPr>
          <w:jc w:val="center"/>
        </w:trPr>
        <w:tc>
          <w:tcPr>
            <w:tcW w:w="846" w:type="pct"/>
            <w:vMerge/>
            <w:tcBorders>
              <w:bottom w:val="single" w:sz="12" w:space="0" w:color="auto"/>
            </w:tcBorders>
            <w:vAlign w:val="center"/>
            <w:hideMark/>
          </w:tcPr>
          <w:p w:rsidR="00583AFD" w:rsidRPr="00722DFE" w:rsidRDefault="00583AFD" w:rsidP="00583AFD">
            <w:pPr>
              <w:rPr>
                <w:b/>
                <w:sz w:val="22"/>
                <w:szCs w:val="22"/>
              </w:rPr>
            </w:pPr>
          </w:p>
        </w:tc>
        <w:tc>
          <w:tcPr>
            <w:tcW w:w="719" w:type="pct"/>
            <w:tcBorders>
              <w:bottom w:val="single" w:sz="12" w:space="0" w:color="auto"/>
            </w:tcBorders>
            <w:shd w:val="pct20" w:color="000000" w:fill="FFFFFF"/>
            <w:hideMark/>
          </w:tcPr>
          <w:p w:rsidR="00583AFD" w:rsidRPr="00722DFE" w:rsidRDefault="00583AFD" w:rsidP="00583AFD">
            <w:pPr>
              <w:spacing w:line="276" w:lineRule="auto"/>
              <w:jc w:val="both"/>
              <w:rPr>
                <w:b/>
                <w:sz w:val="22"/>
                <w:szCs w:val="22"/>
              </w:rPr>
            </w:pPr>
            <w:r w:rsidRPr="00722DFE">
              <w:rPr>
                <w:b/>
                <w:sz w:val="22"/>
                <w:szCs w:val="22"/>
              </w:rPr>
              <w:t>Meetings</w:t>
            </w:r>
          </w:p>
        </w:tc>
        <w:tc>
          <w:tcPr>
            <w:tcW w:w="3435" w:type="pct"/>
            <w:tcBorders>
              <w:bottom w:val="single" w:sz="12" w:space="0" w:color="auto"/>
            </w:tcBorders>
            <w:shd w:val="pct20" w:color="000000" w:fill="FFFFFF"/>
            <w:hideMark/>
          </w:tcPr>
          <w:p w:rsidR="00583AFD" w:rsidRPr="00722DFE" w:rsidRDefault="00583AFD" w:rsidP="00583AFD">
            <w:pPr>
              <w:spacing w:line="276" w:lineRule="auto"/>
              <w:jc w:val="both"/>
              <w:rPr>
                <w:sz w:val="22"/>
                <w:szCs w:val="22"/>
              </w:rPr>
            </w:pPr>
            <w:r w:rsidRPr="00722DFE">
              <w:rPr>
                <w:sz w:val="22"/>
                <w:szCs w:val="22"/>
              </w:rPr>
              <w:t xml:space="preserve">Regular meetings every other week or as often as necessary. </w:t>
            </w:r>
          </w:p>
        </w:tc>
      </w:tr>
      <w:tr w:rsidR="00583AFD" w:rsidRPr="00722DFE" w:rsidTr="00583AFD">
        <w:trPr>
          <w:jc w:val="center"/>
        </w:trPr>
        <w:tc>
          <w:tcPr>
            <w:tcW w:w="846" w:type="pct"/>
            <w:vMerge w:val="restart"/>
            <w:tcBorders>
              <w:top w:val="single" w:sz="12" w:space="0" w:color="auto"/>
            </w:tcBorders>
            <w:shd w:val="pct20" w:color="000000" w:fill="FFFFFF"/>
            <w:vAlign w:val="center"/>
          </w:tcPr>
          <w:p w:rsidR="00583AFD" w:rsidRPr="00722DFE" w:rsidRDefault="00583AFD" w:rsidP="00583AFD">
            <w:pPr>
              <w:spacing w:line="276" w:lineRule="auto"/>
              <w:jc w:val="both"/>
              <w:rPr>
                <w:b/>
                <w:sz w:val="22"/>
                <w:szCs w:val="22"/>
              </w:rPr>
            </w:pPr>
            <w:r w:rsidRPr="00722DFE">
              <w:rPr>
                <w:b/>
                <w:sz w:val="22"/>
                <w:szCs w:val="22"/>
              </w:rPr>
              <w:t>Advisory Board</w:t>
            </w:r>
          </w:p>
          <w:p w:rsidR="00583AFD" w:rsidRPr="00722DFE" w:rsidRDefault="00583AFD" w:rsidP="00583AFD">
            <w:pPr>
              <w:spacing w:line="276" w:lineRule="auto"/>
              <w:jc w:val="both"/>
              <w:rPr>
                <w:sz w:val="22"/>
                <w:szCs w:val="22"/>
              </w:rPr>
            </w:pPr>
          </w:p>
        </w:tc>
        <w:tc>
          <w:tcPr>
            <w:tcW w:w="719" w:type="pct"/>
            <w:tcBorders>
              <w:top w:val="single" w:sz="12" w:space="0" w:color="auto"/>
            </w:tcBorders>
            <w:shd w:val="pct20" w:color="000000" w:fill="FFFFFF"/>
            <w:hideMark/>
          </w:tcPr>
          <w:p w:rsidR="00583AFD" w:rsidRPr="00722DFE" w:rsidRDefault="00583AFD" w:rsidP="00583AFD">
            <w:pPr>
              <w:spacing w:line="276" w:lineRule="auto"/>
              <w:jc w:val="both"/>
              <w:rPr>
                <w:b/>
                <w:sz w:val="22"/>
                <w:szCs w:val="22"/>
              </w:rPr>
            </w:pPr>
            <w:r w:rsidRPr="00722DFE">
              <w:rPr>
                <w:b/>
                <w:sz w:val="22"/>
                <w:szCs w:val="22"/>
              </w:rPr>
              <w:t>Chairperson</w:t>
            </w:r>
          </w:p>
        </w:tc>
        <w:tc>
          <w:tcPr>
            <w:tcW w:w="3435" w:type="pct"/>
            <w:tcBorders>
              <w:top w:val="single" w:sz="12" w:space="0" w:color="auto"/>
            </w:tcBorders>
            <w:shd w:val="pct20" w:color="000000" w:fill="FFFFFF"/>
            <w:hideMark/>
          </w:tcPr>
          <w:p w:rsidR="00583AFD" w:rsidRPr="00722DFE" w:rsidRDefault="00583AFD" w:rsidP="00583AFD">
            <w:pPr>
              <w:spacing w:line="276" w:lineRule="auto"/>
              <w:jc w:val="both"/>
              <w:rPr>
                <w:sz w:val="22"/>
                <w:szCs w:val="22"/>
              </w:rPr>
            </w:pPr>
            <w:r w:rsidRPr="00722DFE">
              <w:rPr>
                <w:sz w:val="22"/>
                <w:szCs w:val="22"/>
              </w:rPr>
              <w:t>Scientific Coordinator</w:t>
            </w:r>
          </w:p>
        </w:tc>
      </w:tr>
      <w:tr w:rsidR="00583AFD" w:rsidRPr="00722DFE" w:rsidTr="00583AFD">
        <w:trPr>
          <w:jc w:val="center"/>
        </w:trPr>
        <w:tc>
          <w:tcPr>
            <w:tcW w:w="846" w:type="pct"/>
            <w:vMerge/>
            <w:vAlign w:val="center"/>
            <w:hideMark/>
          </w:tcPr>
          <w:p w:rsidR="00583AFD" w:rsidRPr="00722DFE" w:rsidRDefault="00583AFD" w:rsidP="00583AFD">
            <w:pPr>
              <w:rPr>
                <w:sz w:val="22"/>
                <w:szCs w:val="22"/>
              </w:rPr>
            </w:pPr>
          </w:p>
        </w:tc>
        <w:tc>
          <w:tcPr>
            <w:tcW w:w="719" w:type="pct"/>
            <w:shd w:val="pct5" w:color="000000" w:fill="FFFFFF"/>
            <w:hideMark/>
          </w:tcPr>
          <w:p w:rsidR="00583AFD" w:rsidRPr="00722DFE" w:rsidRDefault="00583AFD" w:rsidP="00583AFD">
            <w:pPr>
              <w:spacing w:line="276" w:lineRule="auto"/>
              <w:jc w:val="both"/>
              <w:rPr>
                <w:b/>
                <w:sz w:val="22"/>
                <w:szCs w:val="22"/>
              </w:rPr>
            </w:pPr>
            <w:r w:rsidRPr="00722DFE">
              <w:rPr>
                <w:b/>
                <w:sz w:val="22"/>
                <w:szCs w:val="22"/>
              </w:rPr>
              <w:t>Member</w:t>
            </w:r>
          </w:p>
        </w:tc>
        <w:tc>
          <w:tcPr>
            <w:tcW w:w="3435" w:type="pct"/>
            <w:shd w:val="pct5" w:color="000000" w:fill="FFFFFF"/>
            <w:hideMark/>
          </w:tcPr>
          <w:p w:rsidR="00583AFD" w:rsidRPr="00722DFE" w:rsidRDefault="00583AFD" w:rsidP="00583AFD">
            <w:pPr>
              <w:spacing w:line="276" w:lineRule="auto"/>
              <w:jc w:val="both"/>
              <w:rPr>
                <w:sz w:val="22"/>
                <w:szCs w:val="22"/>
              </w:rPr>
            </w:pPr>
            <w:r w:rsidRPr="00722DFE">
              <w:rPr>
                <w:sz w:val="22"/>
                <w:szCs w:val="22"/>
              </w:rPr>
              <w:t>Stakeholders, high-level scientific experts, experts from related and complementary European projects.</w:t>
            </w:r>
          </w:p>
        </w:tc>
      </w:tr>
      <w:tr w:rsidR="00583AFD" w:rsidRPr="00722DFE" w:rsidTr="00583AFD">
        <w:trPr>
          <w:jc w:val="center"/>
        </w:trPr>
        <w:tc>
          <w:tcPr>
            <w:tcW w:w="846" w:type="pct"/>
            <w:vMerge/>
            <w:vAlign w:val="center"/>
            <w:hideMark/>
          </w:tcPr>
          <w:p w:rsidR="00583AFD" w:rsidRPr="00722DFE" w:rsidRDefault="00583AFD" w:rsidP="00583AFD">
            <w:pPr>
              <w:rPr>
                <w:sz w:val="22"/>
                <w:szCs w:val="22"/>
              </w:rPr>
            </w:pPr>
          </w:p>
        </w:tc>
        <w:tc>
          <w:tcPr>
            <w:tcW w:w="719" w:type="pct"/>
            <w:shd w:val="pct20" w:color="000000" w:fill="FFFFFF"/>
            <w:hideMark/>
          </w:tcPr>
          <w:p w:rsidR="00583AFD" w:rsidRPr="00722DFE" w:rsidRDefault="00583AFD" w:rsidP="00583AFD">
            <w:pPr>
              <w:spacing w:line="276" w:lineRule="auto"/>
              <w:jc w:val="both"/>
              <w:rPr>
                <w:b/>
                <w:sz w:val="22"/>
                <w:szCs w:val="22"/>
              </w:rPr>
            </w:pPr>
            <w:r w:rsidRPr="00722DFE">
              <w:rPr>
                <w:b/>
                <w:sz w:val="22"/>
                <w:szCs w:val="22"/>
              </w:rPr>
              <w:t>Tasks</w:t>
            </w:r>
          </w:p>
        </w:tc>
        <w:tc>
          <w:tcPr>
            <w:tcW w:w="3435" w:type="pct"/>
            <w:shd w:val="pct20" w:color="000000" w:fill="FFFFFF"/>
          </w:tcPr>
          <w:p w:rsidR="00583AFD" w:rsidRPr="00722DFE" w:rsidRDefault="00583AFD" w:rsidP="00A66E52">
            <w:pPr>
              <w:numPr>
                <w:ilvl w:val="0"/>
                <w:numId w:val="27"/>
              </w:numPr>
              <w:spacing w:line="276" w:lineRule="auto"/>
              <w:jc w:val="both"/>
              <w:rPr>
                <w:sz w:val="22"/>
                <w:szCs w:val="22"/>
              </w:rPr>
            </w:pPr>
            <w:r w:rsidRPr="00722DFE">
              <w:rPr>
                <w:sz w:val="22"/>
                <w:szCs w:val="22"/>
              </w:rPr>
              <w:t>Reflect on project findings a</w:t>
            </w:r>
            <w:r>
              <w:rPr>
                <w:sz w:val="22"/>
                <w:szCs w:val="22"/>
              </w:rPr>
              <w:t xml:space="preserve">nd results from a technical, </w:t>
            </w:r>
            <w:r w:rsidRPr="00722DFE">
              <w:rPr>
                <w:sz w:val="22"/>
                <w:szCs w:val="22"/>
              </w:rPr>
              <w:t>academic</w:t>
            </w:r>
            <w:r>
              <w:rPr>
                <w:sz w:val="22"/>
                <w:szCs w:val="22"/>
              </w:rPr>
              <w:t xml:space="preserve"> and </w:t>
            </w:r>
            <w:proofErr w:type="spellStart"/>
            <w:r>
              <w:rPr>
                <w:sz w:val="22"/>
                <w:szCs w:val="22"/>
              </w:rPr>
              <w:t>non academic</w:t>
            </w:r>
            <w:proofErr w:type="spellEnd"/>
            <w:r w:rsidRPr="00722DFE">
              <w:rPr>
                <w:sz w:val="22"/>
                <w:szCs w:val="22"/>
              </w:rPr>
              <w:t xml:space="preserve"> point of view;</w:t>
            </w:r>
          </w:p>
          <w:p w:rsidR="00583AFD" w:rsidRPr="00722DFE" w:rsidRDefault="00583AFD" w:rsidP="00A66E52">
            <w:pPr>
              <w:numPr>
                <w:ilvl w:val="0"/>
                <w:numId w:val="27"/>
              </w:numPr>
              <w:spacing w:line="276" w:lineRule="auto"/>
              <w:jc w:val="both"/>
              <w:rPr>
                <w:sz w:val="22"/>
                <w:szCs w:val="22"/>
              </w:rPr>
            </w:pPr>
            <w:r w:rsidRPr="00722DFE">
              <w:rPr>
                <w:sz w:val="22"/>
                <w:szCs w:val="22"/>
              </w:rPr>
              <w:lastRenderedPageBreak/>
              <w:t>reflect on the project from a cultural point of view;</w:t>
            </w:r>
          </w:p>
          <w:p w:rsidR="00583AFD" w:rsidRPr="00722DFE" w:rsidRDefault="00583AFD" w:rsidP="00A66E52">
            <w:pPr>
              <w:numPr>
                <w:ilvl w:val="0"/>
                <w:numId w:val="27"/>
              </w:numPr>
              <w:spacing w:line="276" w:lineRule="auto"/>
              <w:jc w:val="both"/>
              <w:rPr>
                <w:sz w:val="22"/>
                <w:szCs w:val="22"/>
              </w:rPr>
            </w:pPr>
            <w:r w:rsidRPr="00722DFE">
              <w:rPr>
                <w:sz w:val="22"/>
                <w:szCs w:val="22"/>
              </w:rPr>
              <w:t>periodically advise the General Assembly on refining activities based on project findings and results;</w:t>
            </w:r>
          </w:p>
          <w:p w:rsidR="00583AFD" w:rsidRPr="00722DFE" w:rsidRDefault="00583AFD" w:rsidP="00A66E52">
            <w:pPr>
              <w:numPr>
                <w:ilvl w:val="0"/>
                <w:numId w:val="27"/>
              </w:numPr>
              <w:spacing w:line="276" w:lineRule="auto"/>
              <w:jc w:val="both"/>
              <w:rPr>
                <w:sz w:val="22"/>
                <w:szCs w:val="22"/>
              </w:rPr>
            </w:pPr>
            <w:r w:rsidRPr="00722DFE">
              <w:rPr>
                <w:sz w:val="22"/>
                <w:szCs w:val="22"/>
              </w:rPr>
              <w:t>forward project findings and results to stakeholders involved in regulatory procedures and policy recommendations;</w:t>
            </w:r>
          </w:p>
          <w:p w:rsidR="00583AFD" w:rsidRPr="00722DFE" w:rsidRDefault="00583AFD" w:rsidP="00A66E52">
            <w:pPr>
              <w:numPr>
                <w:ilvl w:val="0"/>
                <w:numId w:val="27"/>
              </w:numPr>
              <w:spacing w:line="276" w:lineRule="auto"/>
              <w:jc w:val="both"/>
              <w:rPr>
                <w:sz w:val="22"/>
                <w:szCs w:val="22"/>
              </w:rPr>
            </w:pPr>
            <w:r w:rsidRPr="00722DFE">
              <w:rPr>
                <w:sz w:val="22"/>
                <w:szCs w:val="22"/>
              </w:rPr>
              <w:t>ensure communication and coordination with other ongoing projects and initiatives.</w:t>
            </w:r>
          </w:p>
        </w:tc>
      </w:tr>
      <w:tr w:rsidR="00583AFD" w:rsidRPr="00722DFE" w:rsidTr="00583AFD">
        <w:trPr>
          <w:jc w:val="center"/>
        </w:trPr>
        <w:tc>
          <w:tcPr>
            <w:tcW w:w="846" w:type="pct"/>
            <w:vMerge/>
            <w:vAlign w:val="center"/>
            <w:hideMark/>
          </w:tcPr>
          <w:p w:rsidR="00583AFD" w:rsidRPr="00722DFE" w:rsidRDefault="00583AFD" w:rsidP="00583AFD">
            <w:pPr>
              <w:rPr>
                <w:sz w:val="22"/>
                <w:szCs w:val="22"/>
              </w:rPr>
            </w:pPr>
          </w:p>
        </w:tc>
        <w:tc>
          <w:tcPr>
            <w:tcW w:w="719" w:type="pct"/>
            <w:tcBorders>
              <w:bottom w:val="single" w:sz="12" w:space="0" w:color="auto"/>
            </w:tcBorders>
            <w:shd w:val="pct5" w:color="000000" w:fill="FFFFFF"/>
            <w:hideMark/>
          </w:tcPr>
          <w:p w:rsidR="00583AFD" w:rsidRPr="00722DFE" w:rsidRDefault="00583AFD" w:rsidP="00583AFD">
            <w:pPr>
              <w:spacing w:line="276" w:lineRule="auto"/>
              <w:jc w:val="both"/>
              <w:rPr>
                <w:b/>
                <w:sz w:val="22"/>
                <w:szCs w:val="22"/>
              </w:rPr>
            </w:pPr>
            <w:r w:rsidRPr="00722DFE">
              <w:rPr>
                <w:b/>
                <w:sz w:val="22"/>
                <w:szCs w:val="22"/>
              </w:rPr>
              <w:t>Meetings</w:t>
            </w:r>
          </w:p>
        </w:tc>
        <w:tc>
          <w:tcPr>
            <w:tcW w:w="3435" w:type="pct"/>
            <w:tcBorders>
              <w:bottom w:val="single" w:sz="12" w:space="0" w:color="auto"/>
            </w:tcBorders>
            <w:shd w:val="pct5" w:color="000000" w:fill="FFFFFF"/>
            <w:hideMark/>
          </w:tcPr>
          <w:p w:rsidR="00583AFD" w:rsidRPr="00722DFE" w:rsidRDefault="00583AFD" w:rsidP="00583AFD">
            <w:pPr>
              <w:spacing w:line="276" w:lineRule="auto"/>
              <w:jc w:val="both"/>
              <w:rPr>
                <w:sz w:val="22"/>
                <w:szCs w:val="22"/>
              </w:rPr>
            </w:pPr>
            <w:r w:rsidRPr="00722DFE">
              <w:rPr>
                <w:sz w:val="22"/>
                <w:szCs w:val="22"/>
              </w:rPr>
              <w:t xml:space="preserve">The Advisory Board will meet annually during the project conferences. </w:t>
            </w:r>
          </w:p>
        </w:tc>
      </w:tr>
    </w:tbl>
    <w:p w:rsidR="00583AFD" w:rsidRPr="00722DFE" w:rsidRDefault="00583AFD" w:rsidP="00583AFD">
      <w:pPr>
        <w:spacing w:after="200"/>
        <w:jc w:val="both"/>
      </w:pPr>
    </w:p>
    <w:p w:rsidR="00583AFD" w:rsidRPr="00722DFE" w:rsidRDefault="00583AFD" w:rsidP="00583AFD">
      <w:pPr>
        <w:pStyle w:val="Heading3"/>
      </w:pPr>
      <w:bookmarkStart w:id="82" w:name="_Toc420487883"/>
      <w:r w:rsidRPr="00722DFE">
        <w:t>Table 3.2a:</w:t>
      </w:r>
      <w:r w:rsidRPr="00722DFE">
        <w:tab/>
      </w:r>
      <w:commentRangeStart w:id="83"/>
      <w:r w:rsidRPr="00722DFE">
        <w:t>List of milestones</w:t>
      </w:r>
      <w:bookmarkEnd w:id="82"/>
      <w:r w:rsidRPr="00722DFE">
        <w:t xml:space="preserve"> </w:t>
      </w:r>
      <w:commentRangeEnd w:id="83"/>
      <w:r>
        <w:rPr>
          <w:rStyle w:val="CommentReference"/>
          <w:b w:val="0"/>
          <w:i w:val="0"/>
        </w:rPr>
        <w:commentReference w:id="83"/>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3"/>
        <w:gridCol w:w="1638"/>
        <w:gridCol w:w="2262"/>
        <w:gridCol w:w="2248"/>
        <w:gridCol w:w="2027"/>
      </w:tblGrid>
      <w:tr w:rsidR="00583AFD" w:rsidRPr="00722DFE" w:rsidTr="00583AFD">
        <w:tc>
          <w:tcPr>
            <w:tcW w:w="1323" w:type="dxa"/>
          </w:tcPr>
          <w:p w:rsidR="00583AFD" w:rsidRPr="00722DFE" w:rsidRDefault="00583AFD" w:rsidP="00583AFD">
            <w:pPr>
              <w:jc w:val="center"/>
              <w:rPr>
                <w:b/>
                <w:bCs/>
              </w:rPr>
            </w:pPr>
            <w:r w:rsidRPr="00722DFE">
              <w:rPr>
                <w:b/>
                <w:bCs/>
              </w:rPr>
              <w:t>Milestone number</w:t>
            </w:r>
          </w:p>
        </w:tc>
        <w:tc>
          <w:tcPr>
            <w:tcW w:w="1638" w:type="dxa"/>
          </w:tcPr>
          <w:p w:rsidR="00583AFD" w:rsidRPr="00722DFE" w:rsidRDefault="00583AFD" w:rsidP="00583AFD">
            <w:pPr>
              <w:jc w:val="center"/>
              <w:rPr>
                <w:b/>
                <w:bCs/>
              </w:rPr>
            </w:pPr>
            <w:r w:rsidRPr="00722DFE">
              <w:rPr>
                <w:b/>
                <w:bCs/>
              </w:rPr>
              <w:t>Milestone name</w:t>
            </w:r>
          </w:p>
        </w:tc>
        <w:tc>
          <w:tcPr>
            <w:tcW w:w="2262" w:type="dxa"/>
          </w:tcPr>
          <w:p w:rsidR="00583AFD" w:rsidRPr="00722DFE" w:rsidRDefault="00583AFD" w:rsidP="00583AFD">
            <w:pPr>
              <w:jc w:val="center"/>
              <w:rPr>
                <w:b/>
                <w:bCs/>
              </w:rPr>
            </w:pPr>
            <w:r w:rsidRPr="00722DFE">
              <w:rPr>
                <w:b/>
                <w:bCs/>
              </w:rPr>
              <w:t>Related work package(s)</w:t>
            </w:r>
          </w:p>
        </w:tc>
        <w:tc>
          <w:tcPr>
            <w:tcW w:w="2248" w:type="dxa"/>
          </w:tcPr>
          <w:p w:rsidR="00583AFD" w:rsidRPr="00722DFE" w:rsidRDefault="00583AFD" w:rsidP="00583AFD">
            <w:pPr>
              <w:jc w:val="center"/>
              <w:rPr>
                <w:b/>
                <w:bCs/>
              </w:rPr>
            </w:pPr>
            <w:r w:rsidRPr="00722DFE">
              <w:rPr>
                <w:b/>
                <w:bCs/>
              </w:rPr>
              <w:t>Due date (in month)</w:t>
            </w:r>
          </w:p>
        </w:tc>
        <w:tc>
          <w:tcPr>
            <w:tcW w:w="2027" w:type="dxa"/>
          </w:tcPr>
          <w:p w:rsidR="00583AFD" w:rsidRPr="00722DFE" w:rsidRDefault="00583AFD" w:rsidP="00583AFD">
            <w:pPr>
              <w:jc w:val="center"/>
              <w:rPr>
                <w:b/>
                <w:bCs/>
              </w:rPr>
            </w:pPr>
            <w:r w:rsidRPr="00722DFE">
              <w:rPr>
                <w:b/>
                <w:bCs/>
              </w:rPr>
              <w:t>Means of verification</w:t>
            </w:r>
          </w:p>
        </w:tc>
      </w:tr>
      <w:tr w:rsidR="00583AFD" w:rsidRPr="00722DFE" w:rsidTr="00583AFD">
        <w:tc>
          <w:tcPr>
            <w:tcW w:w="1323" w:type="dxa"/>
          </w:tcPr>
          <w:p w:rsidR="00583AFD" w:rsidRPr="00722DFE" w:rsidRDefault="00583AFD" w:rsidP="00583AFD">
            <w:pPr>
              <w:jc w:val="center"/>
            </w:pPr>
            <w:r w:rsidRPr="00722DFE">
              <w:t>1</w:t>
            </w:r>
          </w:p>
        </w:tc>
        <w:tc>
          <w:tcPr>
            <w:tcW w:w="1638" w:type="dxa"/>
          </w:tcPr>
          <w:p w:rsidR="00583AFD" w:rsidRPr="00722DFE" w:rsidRDefault="00583AFD" w:rsidP="00583AFD">
            <w:pPr>
              <w:jc w:val="center"/>
            </w:pPr>
            <w:r w:rsidRPr="00722DFE">
              <w:t>Kick-Off meeting</w:t>
            </w:r>
          </w:p>
        </w:tc>
        <w:tc>
          <w:tcPr>
            <w:tcW w:w="2262" w:type="dxa"/>
          </w:tcPr>
          <w:p w:rsidR="00583AFD" w:rsidRPr="00722DFE" w:rsidRDefault="00583AFD" w:rsidP="00583AFD">
            <w:pPr>
              <w:jc w:val="center"/>
            </w:pPr>
            <w:r w:rsidRPr="00722DFE">
              <w:t>WP1</w:t>
            </w:r>
          </w:p>
        </w:tc>
        <w:tc>
          <w:tcPr>
            <w:tcW w:w="2248" w:type="dxa"/>
          </w:tcPr>
          <w:p w:rsidR="00583AFD" w:rsidRPr="00722DFE" w:rsidRDefault="00583AFD" w:rsidP="00583AFD">
            <w:pPr>
              <w:jc w:val="center"/>
            </w:pPr>
            <w:r w:rsidRPr="00722DFE">
              <w:t>3</w:t>
            </w:r>
          </w:p>
        </w:tc>
        <w:tc>
          <w:tcPr>
            <w:tcW w:w="2027" w:type="dxa"/>
          </w:tcPr>
          <w:p w:rsidR="00583AFD" w:rsidRPr="00722DFE" w:rsidRDefault="00583AFD" w:rsidP="00583AFD">
            <w:pPr>
              <w:jc w:val="center"/>
            </w:pPr>
            <w:r w:rsidRPr="00722DFE">
              <w:t>Report (D1.3)</w:t>
            </w:r>
          </w:p>
        </w:tc>
      </w:tr>
      <w:tr w:rsidR="00583AFD" w:rsidRPr="00722DFE" w:rsidTr="00583AFD">
        <w:tc>
          <w:tcPr>
            <w:tcW w:w="1323" w:type="dxa"/>
          </w:tcPr>
          <w:p w:rsidR="00583AFD" w:rsidRPr="00722DFE" w:rsidRDefault="00583AFD" w:rsidP="00583AFD">
            <w:pPr>
              <w:jc w:val="center"/>
            </w:pPr>
            <w:r w:rsidRPr="00722DFE">
              <w:t>2</w:t>
            </w:r>
          </w:p>
        </w:tc>
        <w:tc>
          <w:tcPr>
            <w:tcW w:w="1638" w:type="dxa"/>
          </w:tcPr>
          <w:p w:rsidR="00583AFD" w:rsidRPr="00722DFE" w:rsidRDefault="00583AFD" w:rsidP="00583AFD">
            <w:pPr>
              <w:jc w:val="center"/>
            </w:pPr>
            <w:r w:rsidRPr="00722DFE">
              <w:t>1</w:t>
            </w:r>
            <w:r w:rsidRPr="00722DFE">
              <w:rPr>
                <w:vertAlign w:val="superscript"/>
              </w:rPr>
              <w:t>st</w:t>
            </w:r>
            <w:r w:rsidRPr="00722DFE">
              <w:t xml:space="preserve"> Annual Consortium Meeting</w:t>
            </w:r>
          </w:p>
        </w:tc>
        <w:tc>
          <w:tcPr>
            <w:tcW w:w="2262" w:type="dxa"/>
          </w:tcPr>
          <w:p w:rsidR="00583AFD" w:rsidRPr="00722DFE" w:rsidRDefault="00583AFD" w:rsidP="00583AFD">
            <w:pPr>
              <w:jc w:val="center"/>
            </w:pPr>
            <w:r w:rsidRPr="00722DFE">
              <w:t>WP1</w:t>
            </w:r>
          </w:p>
        </w:tc>
        <w:tc>
          <w:tcPr>
            <w:tcW w:w="2248" w:type="dxa"/>
          </w:tcPr>
          <w:p w:rsidR="00583AFD" w:rsidRPr="00722DFE" w:rsidRDefault="00583AFD" w:rsidP="00583AFD">
            <w:pPr>
              <w:jc w:val="center"/>
            </w:pPr>
            <w:r w:rsidRPr="00722DFE">
              <w:t>15</w:t>
            </w:r>
          </w:p>
        </w:tc>
        <w:tc>
          <w:tcPr>
            <w:tcW w:w="2027" w:type="dxa"/>
          </w:tcPr>
          <w:p w:rsidR="00583AFD" w:rsidRPr="00722DFE" w:rsidRDefault="00583AFD" w:rsidP="00583AFD">
            <w:pPr>
              <w:jc w:val="center"/>
            </w:pPr>
            <w:r w:rsidRPr="00722DFE">
              <w:t>Report (D1.4)</w:t>
            </w:r>
          </w:p>
        </w:tc>
      </w:tr>
      <w:tr w:rsidR="00583AFD" w:rsidRPr="00722DFE" w:rsidTr="00583AFD">
        <w:tc>
          <w:tcPr>
            <w:tcW w:w="1323" w:type="dxa"/>
          </w:tcPr>
          <w:p w:rsidR="00583AFD" w:rsidRPr="00722DFE" w:rsidRDefault="00583AFD" w:rsidP="00583AFD">
            <w:pPr>
              <w:jc w:val="center"/>
            </w:pPr>
            <w:r w:rsidRPr="00722DFE">
              <w:t>3</w:t>
            </w:r>
          </w:p>
        </w:tc>
        <w:tc>
          <w:tcPr>
            <w:tcW w:w="1638" w:type="dxa"/>
          </w:tcPr>
          <w:p w:rsidR="00583AFD" w:rsidRPr="00722DFE" w:rsidRDefault="00583AFD" w:rsidP="00583AFD">
            <w:pPr>
              <w:jc w:val="center"/>
            </w:pPr>
            <w:r w:rsidRPr="00722DFE">
              <w:t>2</w:t>
            </w:r>
            <w:r w:rsidRPr="00722DFE">
              <w:rPr>
                <w:vertAlign w:val="superscript"/>
              </w:rPr>
              <w:t>nd</w:t>
            </w:r>
            <w:r w:rsidRPr="00722DFE">
              <w:t xml:space="preserve"> Annual Consortium Meeting</w:t>
            </w:r>
          </w:p>
        </w:tc>
        <w:tc>
          <w:tcPr>
            <w:tcW w:w="2262" w:type="dxa"/>
          </w:tcPr>
          <w:p w:rsidR="00583AFD" w:rsidRPr="00722DFE" w:rsidRDefault="00583AFD" w:rsidP="00583AFD">
            <w:pPr>
              <w:jc w:val="center"/>
            </w:pPr>
            <w:r w:rsidRPr="00722DFE">
              <w:t>WP1</w:t>
            </w:r>
          </w:p>
        </w:tc>
        <w:tc>
          <w:tcPr>
            <w:tcW w:w="2248" w:type="dxa"/>
          </w:tcPr>
          <w:p w:rsidR="00583AFD" w:rsidRPr="00722DFE" w:rsidRDefault="00583AFD" w:rsidP="00583AFD">
            <w:pPr>
              <w:jc w:val="center"/>
            </w:pPr>
            <w:r w:rsidRPr="00722DFE">
              <w:t>17</w:t>
            </w:r>
          </w:p>
        </w:tc>
        <w:tc>
          <w:tcPr>
            <w:tcW w:w="2027" w:type="dxa"/>
          </w:tcPr>
          <w:p w:rsidR="00583AFD" w:rsidRPr="00722DFE" w:rsidRDefault="00583AFD" w:rsidP="00583AFD">
            <w:pPr>
              <w:jc w:val="center"/>
              <w:rPr>
                <w:lang w:val="nl-NL"/>
              </w:rPr>
            </w:pPr>
            <w:r w:rsidRPr="00722DFE">
              <w:t>Report (D.5</w:t>
            </w:r>
            <w:r w:rsidRPr="00722DFE">
              <w:rPr>
                <w:lang w:val="nl-NL"/>
              </w:rPr>
              <w:t>)</w:t>
            </w:r>
          </w:p>
        </w:tc>
      </w:tr>
      <w:tr w:rsidR="00583AFD" w:rsidRPr="00722DFE" w:rsidTr="00583AFD">
        <w:tc>
          <w:tcPr>
            <w:tcW w:w="1323" w:type="dxa"/>
          </w:tcPr>
          <w:p w:rsidR="00583AFD" w:rsidRPr="00722DFE" w:rsidRDefault="00583AFD" w:rsidP="00583AFD">
            <w:pPr>
              <w:jc w:val="center"/>
            </w:pPr>
            <w:r w:rsidRPr="00722DFE">
              <w:t>4</w:t>
            </w:r>
          </w:p>
        </w:tc>
        <w:tc>
          <w:tcPr>
            <w:tcW w:w="1638" w:type="dxa"/>
          </w:tcPr>
          <w:p w:rsidR="00583AFD" w:rsidRPr="00722DFE" w:rsidRDefault="00583AFD" w:rsidP="00583AFD">
            <w:pPr>
              <w:jc w:val="center"/>
            </w:pPr>
            <w:r w:rsidRPr="00722DFE">
              <w:t>Final Consortium Meeting and final Conference</w:t>
            </w:r>
          </w:p>
        </w:tc>
        <w:tc>
          <w:tcPr>
            <w:tcW w:w="2262" w:type="dxa"/>
          </w:tcPr>
          <w:p w:rsidR="00583AFD" w:rsidRPr="00722DFE" w:rsidRDefault="00583AFD" w:rsidP="00583AFD">
            <w:pPr>
              <w:jc w:val="center"/>
            </w:pPr>
            <w:r w:rsidRPr="00722DFE">
              <w:t>WP1</w:t>
            </w:r>
          </w:p>
        </w:tc>
        <w:tc>
          <w:tcPr>
            <w:tcW w:w="2248" w:type="dxa"/>
          </w:tcPr>
          <w:p w:rsidR="00583AFD" w:rsidRPr="00722DFE" w:rsidRDefault="00583AFD" w:rsidP="00583AFD">
            <w:pPr>
              <w:jc w:val="center"/>
            </w:pPr>
            <w:r w:rsidRPr="00722DFE">
              <w:t>36</w:t>
            </w:r>
          </w:p>
        </w:tc>
        <w:tc>
          <w:tcPr>
            <w:tcW w:w="2027" w:type="dxa"/>
          </w:tcPr>
          <w:p w:rsidR="00583AFD" w:rsidRPr="00722DFE" w:rsidRDefault="00583AFD" w:rsidP="00583AFD">
            <w:pPr>
              <w:jc w:val="center"/>
            </w:pPr>
            <w:r w:rsidRPr="00722DFE">
              <w:t>Report (D1.6)</w:t>
            </w:r>
          </w:p>
        </w:tc>
      </w:tr>
    </w:tbl>
    <w:p w:rsidR="00583AFD" w:rsidRPr="004E6555" w:rsidRDefault="00583AFD" w:rsidP="00583AFD"/>
    <w:p w:rsidR="00583AFD" w:rsidRPr="001E51D3" w:rsidRDefault="00583AFD" w:rsidP="00A66E52">
      <w:pPr>
        <w:numPr>
          <w:ilvl w:val="0"/>
          <w:numId w:val="7"/>
        </w:numPr>
        <w:spacing w:after="200"/>
        <w:ind w:left="1080"/>
        <w:jc w:val="both"/>
        <w:rPr>
          <w:b/>
        </w:rPr>
      </w:pPr>
      <w:r w:rsidRPr="001E51D3">
        <w:rPr>
          <w:b/>
        </w:rPr>
        <w:t>Explain why the organisational structure and decision-making mechanisms are appropriate to the complexity and scale of the project</w:t>
      </w:r>
    </w:p>
    <w:p w:rsidR="00583AFD" w:rsidRDefault="00583AFD" w:rsidP="00583AFD">
      <w:pPr>
        <w:spacing w:after="200"/>
        <w:jc w:val="both"/>
      </w:pPr>
    </w:p>
    <w:p w:rsidR="00583AFD" w:rsidRDefault="00583AFD" w:rsidP="009B5317">
      <w:pPr>
        <w:spacing w:after="200"/>
        <w:jc w:val="both"/>
      </w:pPr>
      <w:r w:rsidRPr="006E0115">
        <w:rPr>
          <w:highlight w:val="yellow"/>
        </w:rPr>
        <w:t>TO BE ADDED</w:t>
      </w:r>
    </w:p>
    <w:p w:rsidR="009B5317" w:rsidRPr="00AA29BE" w:rsidRDefault="009B5317" w:rsidP="009B5317">
      <w:pPr>
        <w:spacing w:after="200"/>
        <w:jc w:val="both"/>
      </w:pPr>
    </w:p>
    <w:p w:rsidR="00583AFD" w:rsidRPr="0016257E" w:rsidRDefault="00583AFD" w:rsidP="00A66E52">
      <w:pPr>
        <w:numPr>
          <w:ilvl w:val="0"/>
          <w:numId w:val="7"/>
        </w:numPr>
        <w:spacing w:after="200"/>
        <w:ind w:left="1080"/>
        <w:jc w:val="both"/>
      </w:pPr>
      <w:r w:rsidRPr="001E51D3">
        <w:rPr>
          <w:b/>
        </w:rPr>
        <w:t>Describe, where relevant, how effective innovation management will be addressed in the management structure and work plan</w:t>
      </w:r>
      <w:r w:rsidRPr="0016257E">
        <w:t>.</w:t>
      </w:r>
    </w:p>
    <w:p w:rsidR="00583AFD" w:rsidRPr="00F90B74" w:rsidRDefault="00583AFD" w:rsidP="00A66E52">
      <w:pPr>
        <w:pStyle w:val="ListParagraph"/>
        <w:numPr>
          <w:ilvl w:val="0"/>
          <w:numId w:val="29"/>
        </w:numPr>
        <w:spacing w:after="200"/>
        <w:jc w:val="both"/>
        <w:rPr>
          <w:i/>
          <w:sz w:val="22"/>
          <w:szCs w:val="22"/>
        </w:rPr>
      </w:pPr>
      <w:r w:rsidRPr="00F90B74">
        <w:rPr>
          <w:i/>
          <w:sz w:val="22"/>
          <w:szCs w:val="22"/>
        </w:rPr>
        <w:t>Innovation management is a process which requires an understanding of both market and technical problems, with a goal of successfully implementing appropriate creative ideas. A new or improved product, service or process is its typical output. It also allows a consortium to respond to an external or internal opportunity.</w:t>
      </w:r>
    </w:p>
    <w:p w:rsidR="00583AFD" w:rsidRDefault="00583AFD" w:rsidP="00583AFD">
      <w:pPr>
        <w:spacing w:after="200"/>
        <w:jc w:val="both"/>
        <w:rPr>
          <w:i/>
          <w:sz w:val="22"/>
          <w:szCs w:val="22"/>
        </w:rPr>
      </w:pPr>
    </w:p>
    <w:p w:rsidR="00583AFD" w:rsidRDefault="00583AFD" w:rsidP="00583AFD">
      <w:pPr>
        <w:spacing w:after="200"/>
        <w:jc w:val="both"/>
        <w:rPr>
          <w:i/>
          <w:sz w:val="22"/>
          <w:szCs w:val="22"/>
        </w:rPr>
      </w:pPr>
      <w:r w:rsidRPr="006E0115">
        <w:rPr>
          <w:i/>
          <w:sz w:val="22"/>
          <w:szCs w:val="22"/>
          <w:highlight w:val="yellow"/>
        </w:rPr>
        <w:t>TO BE ADDED</w:t>
      </w:r>
    </w:p>
    <w:p w:rsidR="009B5317" w:rsidRPr="00F90B74" w:rsidRDefault="009B5317" w:rsidP="00583AFD">
      <w:pPr>
        <w:spacing w:after="200"/>
        <w:jc w:val="both"/>
        <w:rPr>
          <w:i/>
          <w:sz w:val="22"/>
          <w:szCs w:val="22"/>
        </w:rPr>
      </w:pPr>
    </w:p>
    <w:p w:rsidR="00583AFD" w:rsidRPr="001E51D3" w:rsidRDefault="00583AFD" w:rsidP="00A66E52">
      <w:pPr>
        <w:numPr>
          <w:ilvl w:val="1"/>
          <w:numId w:val="10"/>
        </w:numPr>
        <w:spacing w:after="200"/>
        <w:ind w:left="1134"/>
        <w:jc w:val="both"/>
        <w:rPr>
          <w:b/>
        </w:rPr>
      </w:pPr>
      <w:r w:rsidRPr="001E51D3">
        <w:rPr>
          <w:b/>
        </w:rPr>
        <w:t xml:space="preserve">Describe any critical risks, relating to project implementation, that the stated project's objectives may not be achieved. Detail any risk mitigation measures. </w:t>
      </w:r>
      <w:r w:rsidRPr="001E51D3">
        <w:rPr>
          <w:b/>
        </w:rPr>
        <w:lastRenderedPageBreak/>
        <w:t>Please provide a table with critical risks identified and mitigating actions (table 3.2b)</w:t>
      </w:r>
    </w:p>
    <w:p w:rsidR="00583AFD" w:rsidRPr="001E51D3" w:rsidRDefault="00583AFD" w:rsidP="00583AFD">
      <w:pPr>
        <w:pStyle w:val="ListParagraph"/>
        <w:spacing w:after="120"/>
        <w:rPr>
          <w:b/>
          <w:i/>
          <w:lang w:eastAsia="fr-BE"/>
        </w:rPr>
      </w:pPr>
      <w:r w:rsidRPr="001E51D3">
        <w:rPr>
          <w:b/>
          <w:bCs/>
          <w:i/>
        </w:rPr>
        <w:t>Table 3.2b:</w:t>
      </w:r>
      <w:r w:rsidRPr="001E51D3">
        <w:rPr>
          <w:b/>
          <w:bCs/>
          <w:i/>
        </w:rPr>
        <w:tab/>
        <w:t xml:space="preserve">Critical risks for implementation </w:t>
      </w:r>
    </w:p>
    <w:p w:rsidR="00583AFD" w:rsidRPr="001E51D3" w:rsidRDefault="00583AFD" w:rsidP="00583AFD">
      <w:pPr>
        <w:pStyle w:val="ListParagraph"/>
        <w:rPr>
          <w:sz w:val="22"/>
          <w:szCs w:val="22"/>
        </w:rPr>
      </w:pPr>
      <w:r w:rsidRPr="001E51D3">
        <w:rPr>
          <w:sz w:val="22"/>
          <w:szCs w:val="22"/>
        </w:rPr>
        <w:t>INSIDE-UP can potentially be confronted with the following administrative and scientific problems:</w:t>
      </w:r>
    </w:p>
    <w:p w:rsidR="00583AFD" w:rsidRPr="001E51D3" w:rsidRDefault="00583AFD" w:rsidP="00583AFD">
      <w:pPr>
        <w:pStyle w:val="ListParagraph"/>
        <w:rPr>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2"/>
        <w:gridCol w:w="1418"/>
        <w:gridCol w:w="4678"/>
      </w:tblGrid>
      <w:tr w:rsidR="00583AFD" w:rsidRPr="004E6555" w:rsidTr="00583AFD">
        <w:tc>
          <w:tcPr>
            <w:tcW w:w="3402" w:type="dxa"/>
          </w:tcPr>
          <w:p w:rsidR="00583AFD" w:rsidRPr="004E6555" w:rsidRDefault="00583AFD" w:rsidP="00583AFD">
            <w:pPr>
              <w:spacing w:line="276" w:lineRule="auto"/>
              <w:jc w:val="center"/>
              <w:rPr>
                <w:b/>
                <w:bCs/>
                <w:lang w:eastAsia="en-US"/>
              </w:rPr>
            </w:pPr>
            <w:r w:rsidRPr="004E6555">
              <w:rPr>
                <w:b/>
                <w:bCs/>
                <w:lang w:eastAsia="en-US"/>
              </w:rPr>
              <w:t xml:space="preserve">Description of risk </w:t>
            </w:r>
            <w:r w:rsidRPr="004E6555">
              <w:rPr>
                <w:b/>
                <w:bCs/>
              </w:rPr>
              <w:t xml:space="preserve"> (indicate level of likelihood: Low/Medium/High)</w:t>
            </w:r>
          </w:p>
        </w:tc>
        <w:tc>
          <w:tcPr>
            <w:tcW w:w="1418" w:type="dxa"/>
          </w:tcPr>
          <w:p w:rsidR="00583AFD" w:rsidRPr="004E6555" w:rsidRDefault="00583AFD" w:rsidP="00583AFD">
            <w:pPr>
              <w:spacing w:line="276" w:lineRule="auto"/>
              <w:jc w:val="center"/>
              <w:rPr>
                <w:b/>
                <w:bCs/>
                <w:lang w:eastAsia="en-US"/>
              </w:rPr>
            </w:pPr>
            <w:r w:rsidRPr="004E6555">
              <w:rPr>
                <w:b/>
                <w:bCs/>
                <w:lang w:eastAsia="en-US"/>
              </w:rPr>
              <w:t>Work package(s) involved</w:t>
            </w:r>
          </w:p>
        </w:tc>
        <w:tc>
          <w:tcPr>
            <w:tcW w:w="4678" w:type="dxa"/>
          </w:tcPr>
          <w:p w:rsidR="00583AFD" w:rsidRPr="004E6555" w:rsidRDefault="00583AFD" w:rsidP="00583AFD">
            <w:pPr>
              <w:spacing w:line="276" w:lineRule="auto"/>
              <w:jc w:val="center"/>
              <w:rPr>
                <w:b/>
                <w:bCs/>
                <w:lang w:eastAsia="en-US"/>
              </w:rPr>
            </w:pPr>
            <w:r w:rsidRPr="004E6555">
              <w:rPr>
                <w:b/>
                <w:bCs/>
                <w:lang w:eastAsia="en-US"/>
              </w:rPr>
              <w:t>Proposed risk-mitigation measures</w:t>
            </w:r>
          </w:p>
        </w:tc>
      </w:tr>
      <w:tr w:rsidR="00583AFD" w:rsidRPr="004E6555" w:rsidTr="00583AFD">
        <w:tc>
          <w:tcPr>
            <w:tcW w:w="9498" w:type="dxa"/>
            <w:gridSpan w:val="3"/>
            <w:shd w:val="clear" w:color="auto" w:fill="BFBFBF"/>
          </w:tcPr>
          <w:p w:rsidR="00583AFD" w:rsidRPr="004E6555" w:rsidRDefault="00583AFD" w:rsidP="00583AFD">
            <w:pPr>
              <w:spacing w:line="276" w:lineRule="auto"/>
              <w:rPr>
                <w:sz w:val="22"/>
                <w:lang w:eastAsia="en-US"/>
              </w:rPr>
            </w:pPr>
            <w:r w:rsidRPr="004E6555">
              <w:rPr>
                <w:sz w:val="22"/>
                <w:lang w:eastAsia="en-US"/>
              </w:rPr>
              <w:t>Risks of administrative nature</w:t>
            </w:r>
          </w:p>
        </w:tc>
      </w:tr>
      <w:tr w:rsidR="00583AFD" w:rsidRPr="004E6555" w:rsidTr="00583AFD">
        <w:tc>
          <w:tcPr>
            <w:tcW w:w="3402" w:type="dxa"/>
          </w:tcPr>
          <w:p w:rsidR="00583AFD" w:rsidRPr="004E6555" w:rsidRDefault="00583AFD" w:rsidP="00583AFD">
            <w:pPr>
              <w:spacing w:line="276" w:lineRule="auto"/>
              <w:rPr>
                <w:sz w:val="22"/>
                <w:szCs w:val="22"/>
              </w:rPr>
            </w:pPr>
            <w:r w:rsidRPr="004E6555">
              <w:rPr>
                <w:sz w:val="22"/>
                <w:szCs w:val="22"/>
              </w:rPr>
              <w:t xml:space="preserve">Indisposition of the Coordinator or Work Package coordinator </w:t>
            </w:r>
            <w:r w:rsidRPr="004E6555">
              <w:rPr>
                <w:i/>
                <w:sz w:val="22"/>
                <w:szCs w:val="22"/>
              </w:rPr>
              <w:t>(Low)</w:t>
            </w:r>
          </w:p>
        </w:tc>
        <w:tc>
          <w:tcPr>
            <w:tcW w:w="1418" w:type="dxa"/>
          </w:tcPr>
          <w:p w:rsidR="00583AFD" w:rsidRPr="004E6555" w:rsidRDefault="00583AFD" w:rsidP="00583AFD">
            <w:pPr>
              <w:spacing w:line="276" w:lineRule="auto"/>
              <w:rPr>
                <w:sz w:val="22"/>
                <w:szCs w:val="22"/>
              </w:rPr>
            </w:pPr>
            <w:r w:rsidRPr="004E6555">
              <w:rPr>
                <w:sz w:val="22"/>
                <w:szCs w:val="22"/>
              </w:rPr>
              <w:t>All</w:t>
            </w:r>
          </w:p>
        </w:tc>
        <w:tc>
          <w:tcPr>
            <w:tcW w:w="4678" w:type="dxa"/>
          </w:tcPr>
          <w:p w:rsidR="00583AFD" w:rsidRPr="004E6555" w:rsidRDefault="00583AFD" w:rsidP="00583AFD">
            <w:pPr>
              <w:spacing w:line="276" w:lineRule="auto"/>
              <w:rPr>
                <w:sz w:val="22"/>
                <w:szCs w:val="22"/>
              </w:rPr>
            </w:pPr>
            <w:r w:rsidRPr="004E6555">
              <w:rPr>
                <w:sz w:val="22"/>
                <w:szCs w:val="22"/>
              </w:rPr>
              <w:t>In order to solve the problem of indisposition, each of the participating institutes will designate a (temporary or permanent) qualified member of staff to act as the replacement for the identified staff member.</w:t>
            </w:r>
          </w:p>
        </w:tc>
      </w:tr>
      <w:tr w:rsidR="00583AFD" w:rsidRPr="004E6555" w:rsidTr="00583AFD">
        <w:tc>
          <w:tcPr>
            <w:tcW w:w="3402" w:type="dxa"/>
          </w:tcPr>
          <w:p w:rsidR="00583AFD" w:rsidRPr="004E6555" w:rsidRDefault="00583AFD" w:rsidP="00583AFD">
            <w:pPr>
              <w:spacing w:line="276" w:lineRule="auto"/>
              <w:rPr>
                <w:i/>
                <w:sz w:val="22"/>
                <w:szCs w:val="22"/>
              </w:rPr>
            </w:pPr>
            <w:r w:rsidRPr="004E6555">
              <w:rPr>
                <w:sz w:val="22"/>
                <w:szCs w:val="22"/>
              </w:rPr>
              <w:t xml:space="preserve">Administrative problems </w:t>
            </w:r>
            <w:r w:rsidRPr="004E6555">
              <w:rPr>
                <w:i/>
                <w:sz w:val="22"/>
                <w:szCs w:val="22"/>
              </w:rPr>
              <w:t>(Low)</w:t>
            </w:r>
          </w:p>
        </w:tc>
        <w:tc>
          <w:tcPr>
            <w:tcW w:w="1418" w:type="dxa"/>
          </w:tcPr>
          <w:p w:rsidR="00583AFD" w:rsidRPr="004E6555" w:rsidRDefault="00583AFD" w:rsidP="00583AFD">
            <w:pPr>
              <w:spacing w:line="276" w:lineRule="auto"/>
              <w:rPr>
                <w:sz w:val="22"/>
                <w:szCs w:val="22"/>
              </w:rPr>
            </w:pPr>
            <w:r w:rsidRPr="004E6555">
              <w:rPr>
                <w:sz w:val="22"/>
                <w:szCs w:val="22"/>
              </w:rPr>
              <w:t>All</w:t>
            </w:r>
          </w:p>
        </w:tc>
        <w:tc>
          <w:tcPr>
            <w:tcW w:w="4678" w:type="dxa"/>
          </w:tcPr>
          <w:p w:rsidR="00583AFD" w:rsidRPr="004E6555" w:rsidRDefault="00583AFD" w:rsidP="00583AFD">
            <w:pPr>
              <w:spacing w:line="276" w:lineRule="auto"/>
              <w:rPr>
                <w:sz w:val="22"/>
                <w:szCs w:val="22"/>
              </w:rPr>
            </w:pPr>
            <w:r w:rsidRPr="004E6555">
              <w:rPr>
                <w:sz w:val="22"/>
                <w:szCs w:val="22"/>
              </w:rPr>
              <w:t xml:space="preserve">Utrecht University has an extensive track record in managing European and International projects and has experience in handling administrative contingencies. An experienced project manager and/or research support officer will assist the coordinator and the consortium in the coordination and administration of the project.  </w:t>
            </w:r>
          </w:p>
        </w:tc>
      </w:tr>
      <w:tr w:rsidR="00583AFD" w:rsidRPr="004E6555" w:rsidTr="00583AFD">
        <w:tc>
          <w:tcPr>
            <w:tcW w:w="3402" w:type="dxa"/>
          </w:tcPr>
          <w:p w:rsidR="00583AFD" w:rsidRPr="004E6555" w:rsidRDefault="00583AFD" w:rsidP="00583AFD">
            <w:pPr>
              <w:spacing w:line="276" w:lineRule="auto"/>
              <w:rPr>
                <w:i/>
                <w:sz w:val="22"/>
                <w:szCs w:val="22"/>
              </w:rPr>
            </w:pPr>
            <w:r w:rsidRPr="004E6555">
              <w:rPr>
                <w:sz w:val="22"/>
                <w:szCs w:val="22"/>
              </w:rPr>
              <w:t xml:space="preserve">Conflicts between Work Packages or between partners </w:t>
            </w:r>
            <w:r w:rsidRPr="004E6555">
              <w:rPr>
                <w:i/>
                <w:sz w:val="22"/>
                <w:szCs w:val="22"/>
              </w:rPr>
              <w:t>(Low)</w:t>
            </w:r>
          </w:p>
        </w:tc>
        <w:tc>
          <w:tcPr>
            <w:tcW w:w="1418" w:type="dxa"/>
          </w:tcPr>
          <w:p w:rsidR="00583AFD" w:rsidRPr="004E6555" w:rsidRDefault="00583AFD" w:rsidP="00583AFD">
            <w:pPr>
              <w:spacing w:line="276" w:lineRule="auto"/>
              <w:rPr>
                <w:sz w:val="22"/>
                <w:szCs w:val="22"/>
              </w:rPr>
            </w:pPr>
            <w:r w:rsidRPr="004E6555">
              <w:rPr>
                <w:sz w:val="22"/>
                <w:szCs w:val="22"/>
              </w:rPr>
              <w:t>All</w:t>
            </w:r>
          </w:p>
        </w:tc>
        <w:tc>
          <w:tcPr>
            <w:tcW w:w="4678" w:type="dxa"/>
          </w:tcPr>
          <w:p w:rsidR="00583AFD" w:rsidRPr="004E6555" w:rsidRDefault="00583AFD" w:rsidP="00583AFD">
            <w:pPr>
              <w:spacing w:line="276" w:lineRule="auto"/>
              <w:rPr>
                <w:sz w:val="22"/>
                <w:szCs w:val="22"/>
              </w:rPr>
            </w:pPr>
            <w:r w:rsidRPr="004E6555">
              <w:rPr>
                <w:sz w:val="22"/>
                <w:szCs w:val="22"/>
              </w:rPr>
              <w:t>The partners consider conflict resolution by consensus to be possible at a Work Package level or, if the conflict arises between members of different Work Packages, at a project level. In the latter case, it will be up to the coordinator to attempt to mediate a resolution: if no agreement can be reached within a reasonable time, the executive board will take on the responsibility of resolving the conflict. If consensus fails, the conflict will be resolved by a simple majority vote. The EB will have final decision-making power. The full details of the process of conflict resolution will be described in the Consortium Agreement.</w:t>
            </w:r>
          </w:p>
        </w:tc>
      </w:tr>
      <w:tr w:rsidR="00583AFD" w:rsidRPr="00FD1676" w:rsidTr="00583AFD">
        <w:tc>
          <w:tcPr>
            <w:tcW w:w="9498" w:type="dxa"/>
            <w:gridSpan w:val="3"/>
            <w:shd w:val="clear" w:color="auto" w:fill="BFBFBF"/>
          </w:tcPr>
          <w:p w:rsidR="00583AFD" w:rsidRPr="00422DFE" w:rsidRDefault="00583AFD" w:rsidP="00583AFD">
            <w:pPr>
              <w:spacing w:line="276" w:lineRule="auto"/>
              <w:rPr>
                <w:sz w:val="22"/>
                <w:szCs w:val="22"/>
              </w:rPr>
            </w:pPr>
            <w:r w:rsidRPr="004E6555">
              <w:rPr>
                <w:sz w:val="22"/>
                <w:szCs w:val="22"/>
              </w:rPr>
              <w:t>Risks of Scientific nature</w:t>
            </w:r>
          </w:p>
        </w:tc>
      </w:tr>
      <w:tr w:rsidR="00583AFD" w:rsidRPr="00FD1676" w:rsidTr="00583AFD">
        <w:tc>
          <w:tcPr>
            <w:tcW w:w="3402" w:type="dxa"/>
          </w:tcPr>
          <w:p w:rsidR="00583AFD" w:rsidRPr="00422DFE" w:rsidRDefault="00583AFD" w:rsidP="00583AFD">
            <w:pPr>
              <w:spacing w:line="276" w:lineRule="auto"/>
              <w:rPr>
                <w:sz w:val="22"/>
                <w:szCs w:val="22"/>
              </w:rPr>
            </w:pPr>
            <w:r w:rsidRPr="006E0115">
              <w:rPr>
                <w:sz w:val="22"/>
                <w:szCs w:val="22"/>
                <w:highlight w:val="yellow"/>
              </w:rPr>
              <w:t>????????</w:t>
            </w:r>
          </w:p>
        </w:tc>
        <w:tc>
          <w:tcPr>
            <w:tcW w:w="1418" w:type="dxa"/>
          </w:tcPr>
          <w:p w:rsidR="00583AFD" w:rsidRDefault="00583AFD" w:rsidP="00583AFD">
            <w:pPr>
              <w:spacing w:line="276" w:lineRule="auto"/>
              <w:rPr>
                <w:sz w:val="22"/>
                <w:szCs w:val="22"/>
              </w:rPr>
            </w:pPr>
          </w:p>
        </w:tc>
        <w:tc>
          <w:tcPr>
            <w:tcW w:w="4678" w:type="dxa"/>
          </w:tcPr>
          <w:p w:rsidR="00583AFD" w:rsidRPr="00422DFE" w:rsidRDefault="00583AFD" w:rsidP="00583AFD">
            <w:pPr>
              <w:spacing w:line="276" w:lineRule="auto"/>
              <w:rPr>
                <w:sz w:val="22"/>
                <w:szCs w:val="22"/>
              </w:rPr>
            </w:pPr>
          </w:p>
        </w:tc>
      </w:tr>
      <w:tr w:rsidR="00583AFD" w:rsidRPr="00FD1676" w:rsidTr="00583AFD">
        <w:tc>
          <w:tcPr>
            <w:tcW w:w="3402" w:type="dxa"/>
          </w:tcPr>
          <w:p w:rsidR="00583AFD" w:rsidRPr="00422DFE" w:rsidRDefault="00583AFD" w:rsidP="00583AFD">
            <w:pPr>
              <w:spacing w:line="276" w:lineRule="auto"/>
              <w:rPr>
                <w:sz w:val="22"/>
                <w:szCs w:val="22"/>
              </w:rPr>
            </w:pPr>
          </w:p>
        </w:tc>
        <w:tc>
          <w:tcPr>
            <w:tcW w:w="1418" w:type="dxa"/>
          </w:tcPr>
          <w:p w:rsidR="00583AFD" w:rsidRDefault="00583AFD" w:rsidP="00583AFD">
            <w:pPr>
              <w:spacing w:line="276" w:lineRule="auto"/>
              <w:rPr>
                <w:sz w:val="22"/>
                <w:szCs w:val="22"/>
              </w:rPr>
            </w:pPr>
          </w:p>
        </w:tc>
        <w:tc>
          <w:tcPr>
            <w:tcW w:w="4678" w:type="dxa"/>
          </w:tcPr>
          <w:p w:rsidR="00583AFD" w:rsidRPr="00422DFE" w:rsidRDefault="00583AFD" w:rsidP="00583AFD">
            <w:pPr>
              <w:spacing w:line="276" w:lineRule="auto"/>
              <w:rPr>
                <w:sz w:val="22"/>
                <w:szCs w:val="22"/>
              </w:rPr>
            </w:pPr>
          </w:p>
        </w:tc>
      </w:tr>
      <w:tr w:rsidR="00583AFD" w:rsidRPr="00FD1676" w:rsidTr="00583AFD">
        <w:tc>
          <w:tcPr>
            <w:tcW w:w="3402" w:type="dxa"/>
          </w:tcPr>
          <w:p w:rsidR="00583AFD" w:rsidRPr="00422DFE" w:rsidRDefault="00583AFD" w:rsidP="00583AFD">
            <w:pPr>
              <w:spacing w:line="276" w:lineRule="auto"/>
              <w:rPr>
                <w:sz w:val="22"/>
                <w:szCs w:val="22"/>
              </w:rPr>
            </w:pPr>
          </w:p>
        </w:tc>
        <w:tc>
          <w:tcPr>
            <w:tcW w:w="1418" w:type="dxa"/>
          </w:tcPr>
          <w:p w:rsidR="00583AFD" w:rsidRDefault="00583AFD" w:rsidP="00583AFD">
            <w:pPr>
              <w:spacing w:line="276" w:lineRule="auto"/>
              <w:rPr>
                <w:sz w:val="22"/>
                <w:szCs w:val="22"/>
              </w:rPr>
            </w:pPr>
          </w:p>
        </w:tc>
        <w:tc>
          <w:tcPr>
            <w:tcW w:w="4678" w:type="dxa"/>
          </w:tcPr>
          <w:p w:rsidR="00583AFD" w:rsidRPr="00422DFE" w:rsidRDefault="00583AFD" w:rsidP="00583AFD">
            <w:pPr>
              <w:spacing w:line="276" w:lineRule="auto"/>
              <w:rPr>
                <w:sz w:val="22"/>
                <w:szCs w:val="22"/>
              </w:rPr>
            </w:pPr>
          </w:p>
        </w:tc>
      </w:tr>
      <w:tr w:rsidR="00583AFD" w:rsidRPr="00FD1676" w:rsidTr="00583AFD">
        <w:tc>
          <w:tcPr>
            <w:tcW w:w="3402" w:type="dxa"/>
          </w:tcPr>
          <w:p w:rsidR="00583AFD" w:rsidRPr="00422DFE" w:rsidRDefault="00583AFD" w:rsidP="00583AFD">
            <w:pPr>
              <w:spacing w:line="276" w:lineRule="auto"/>
              <w:rPr>
                <w:sz w:val="22"/>
                <w:szCs w:val="22"/>
              </w:rPr>
            </w:pPr>
          </w:p>
        </w:tc>
        <w:tc>
          <w:tcPr>
            <w:tcW w:w="1418" w:type="dxa"/>
          </w:tcPr>
          <w:p w:rsidR="00583AFD" w:rsidRDefault="00583AFD" w:rsidP="00583AFD">
            <w:pPr>
              <w:spacing w:line="276" w:lineRule="auto"/>
              <w:rPr>
                <w:sz w:val="22"/>
                <w:szCs w:val="22"/>
              </w:rPr>
            </w:pPr>
          </w:p>
        </w:tc>
        <w:tc>
          <w:tcPr>
            <w:tcW w:w="4678" w:type="dxa"/>
          </w:tcPr>
          <w:p w:rsidR="00583AFD" w:rsidRPr="00422DFE" w:rsidRDefault="00583AFD" w:rsidP="00583AFD">
            <w:pPr>
              <w:spacing w:line="276" w:lineRule="auto"/>
              <w:rPr>
                <w:sz w:val="22"/>
                <w:szCs w:val="22"/>
              </w:rPr>
            </w:pPr>
          </w:p>
        </w:tc>
      </w:tr>
    </w:tbl>
    <w:p w:rsidR="00583AFD" w:rsidRDefault="00583AFD" w:rsidP="004568A3">
      <w:pPr>
        <w:spacing w:after="200"/>
        <w:jc w:val="both"/>
        <w:rPr>
          <w:b/>
        </w:rPr>
      </w:pPr>
    </w:p>
    <w:p w:rsidR="00D221AE" w:rsidRPr="0016257E" w:rsidRDefault="002008E8" w:rsidP="004568A3">
      <w:pPr>
        <w:spacing w:after="200"/>
        <w:jc w:val="both"/>
        <w:rPr>
          <w:b/>
        </w:rPr>
      </w:pPr>
      <w:r w:rsidRPr="0016257E">
        <w:rPr>
          <w:b/>
        </w:rPr>
        <w:t>3.3</w:t>
      </w:r>
      <w:r w:rsidR="002559F5" w:rsidRPr="0016257E">
        <w:rPr>
          <w:b/>
        </w:rPr>
        <w:tab/>
        <w:t xml:space="preserve">Consortium as a whole </w:t>
      </w:r>
    </w:p>
    <w:p w:rsidR="006A17F2" w:rsidRDefault="0080018B" w:rsidP="004C0594">
      <w:pPr>
        <w:spacing w:after="200"/>
        <w:jc w:val="both"/>
      </w:pPr>
      <w:r>
        <w:t>The legitimacy of the EU and its policies has been studied and debated for decades now. INSIDE/UP realizes the need to</w:t>
      </w:r>
      <w:r w:rsidR="00F914DB">
        <w:t xml:space="preserve"> </w:t>
      </w:r>
      <w:r w:rsidR="00F914DB" w:rsidRPr="00514818">
        <w:rPr>
          <w:u w:val="single"/>
        </w:rPr>
        <w:t>open up the existing discourses</w:t>
      </w:r>
      <w:r w:rsidR="00F914DB">
        <w:t xml:space="preserve">. </w:t>
      </w:r>
      <w:r w:rsidR="006C10F5">
        <w:t xml:space="preserve">This requires the need to go beyond the ‘usual suspects’ in terms of academic disciplines, but also in terms of researchers that </w:t>
      </w:r>
      <w:r w:rsidR="006C10F5">
        <w:lastRenderedPageBreak/>
        <w:t xml:space="preserve">have been visible in the debate on EU legitimacy. </w:t>
      </w:r>
      <w:r w:rsidR="00F914DB">
        <w:t xml:space="preserve">The structure of the consortium reflects this ambition. </w:t>
      </w:r>
    </w:p>
    <w:p w:rsidR="006A17F2" w:rsidRDefault="006A17F2" w:rsidP="004C0594">
      <w:pPr>
        <w:spacing w:after="200"/>
        <w:jc w:val="both"/>
      </w:pPr>
      <w:r>
        <w:t>- It</w:t>
      </w:r>
      <w:r w:rsidR="00F914DB">
        <w:t xml:space="preserve"> includes researchers from </w:t>
      </w:r>
      <w:r w:rsidR="00D12193">
        <w:t xml:space="preserve">non-conventional </w:t>
      </w:r>
      <w:r w:rsidR="00F914DB">
        <w:t>academic disciplines such as digital humanities, history and communication scie</w:t>
      </w:r>
      <w:r>
        <w:t>nces</w:t>
      </w:r>
      <w:r w:rsidR="000230BC">
        <w:t>;</w:t>
      </w:r>
    </w:p>
    <w:p w:rsidR="006A17F2" w:rsidRDefault="006A17F2" w:rsidP="004C0594">
      <w:pPr>
        <w:spacing w:after="200"/>
        <w:jc w:val="both"/>
      </w:pPr>
      <w:r>
        <w:t>- A</w:t>
      </w:r>
      <w:r w:rsidR="000C5C00">
        <w:t xml:space="preserve"> considerable part of the consortium’s </w:t>
      </w:r>
      <w:r w:rsidR="00F914DB">
        <w:t xml:space="preserve">researchers </w:t>
      </w:r>
      <w:r>
        <w:t xml:space="preserve">that are </w:t>
      </w:r>
      <w:r w:rsidR="00A74C6A">
        <w:t xml:space="preserve">coming </w:t>
      </w:r>
      <w:r w:rsidR="00F914DB">
        <w:t xml:space="preserve">from academic disciplines </w:t>
      </w:r>
      <w:r>
        <w:t xml:space="preserve">which </w:t>
      </w:r>
      <w:r w:rsidR="00F914DB">
        <w:t xml:space="preserve">are </w:t>
      </w:r>
      <w:r w:rsidR="000C5C00">
        <w:t>usually better represented in EU studies - such as political scien</w:t>
      </w:r>
      <w:r>
        <w:t>ce and law</w:t>
      </w:r>
      <w:r w:rsidR="000C5C00">
        <w:t xml:space="preserve"> – pursue a national and/ or comparative</w:t>
      </w:r>
      <w:r w:rsidR="00621711">
        <w:t xml:space="preserve"> research agenda rather than </w:t>
      </w:r>
      <w:r w:rsidR="000C5C00">
        <w:t>a</w:t>
      </w:r>
      <w:r w:rsidR="00621711">
        <w:t>n</w:t>
      </w:r>
      <w:r w:rsidR="000C5C00">
        <w:t xml:space="preserve"> EU-centric </w:t>
      </w:r>
      <w:r>
        <w:t>one</w:t>
      </w:r>
      <w:r w:rsidR="000230BC">
        <w:t>;</w:t>
      </w:r>
    </w:p>
    <w:p w:rsidR="00D62741" w:rsidRDefault="006A17F2" w:rsidP="004C0594">
      <w:pPr>
        <w:spacing w:after="200"/>
        <w:jc w:val="both"/>
      </w:pPr>
      <w:r>
        <w:t>Such perspectives cannot be meaningfully developed, however, without connecting them to the EU level (representing the ‘U</w:t>
      </w:r>
      <w:r w:rsidR="000230BC">
        <w:t>P</w:t>
      </w:r>
      <w:r>
        <w:t>’ part of ‘INSIDE UP’</w:t>
      </w:r>
      <w:r w:rsidR="00B263CB">
        <w:t>)</w:t>
      </w:r>
      <w:r>
        <w:t xml:space="preserve">. </w:t>
      </w:r>
      <w:r w:rsidR="000230BC">
        <w:t xml:space="preserve">To this end, INSIDE UP includes EU political scientists, lawyers and economists that are qualified to translate the findings ‘from INSIDE’ into </w:t>
      </w:r>
      <w:r w:rsidR="00B263CB">
        <w:t>possible effects for the EU, its political system and its policies. Th</w:t>
      </w:r>
      <w:r w:rsidR="00D62741">
        <w:t xml:space="preserve">is will also provide for a reality check: </w:t>
      </w:r>
      <w:r w:rsidR="001C37E7">
        <w:t xml:space="preserve">e.g. in </w:t>
      </w:r>
      <w:r w:rsidR="00D62741">
        <w:t xml:space="preserve">confronting citizens’ views and narratives that may resonate among specific audiences with the reality of EU policies and policy making. This combination of </w:t>
      </w:r>
      <w:r w:rsidR="001C37E7">
        <w:t xml:space="preserve">research generating newer and alternative perspectives and EU research that </w:t>
      </w:r>
      <w:r w:rsidR="00B03EC7">
        <w:t xml:space="preserve">revisits </w:t>
      </w:r>
      <w:r w:rsidR="00514818">
        <w:t>existing research, policies and law makes</w:t>
      </w:r>
      <w:r w:rsidR="00621711">
        <w:t xml:space="preserve"> </w:t>
      </w:r>
      <w:r w:rsidR="00514818">
        <w:t xml:space="preserve">INSIDE UP </w:t>
      </w:r>
      <w:r w:rsidR="000C5C00">
        <w:t>therefore op</w:t>
      </w:r>
      <w:r w:rsidR="00A74C6A">
        <w:t>timally equipped to</w:t>
      </w:r>
      <w:r w:rsidR="00621711">
        <w:t xml:space="preserve"> revive existing EU legitimacy discourses.</w:t>
      </w:r>
    </w:p>
    <w:p w:rsidR="004D3514" w:rsidRDefault="00514818" w:rsidP="004C0594">
      <w:pPr>
        <w:spacing w:after="200"/>
        <w:jc w:val="both"/>
      </w:pPr>
      <w:r>
        <w:t xml:space="preserve">The INSIDE UP consortium provides, moreover, for </w:t>
      </w:r>
      <w:r w:rsidRPr="00514818">
        <w:rPr>
          <w:u w:val="single"/>
        </w:rPr>
        <w:t>profound theoretical and conceptual research</w:t>
      </w:r>
      <w:r>
        <w:t xml:space="preserve"> around the four main concepts (democracy, rule of law, fundamental rights and sovereignty) and </w:t>
      </w:r>
      <w:r w:rsidRPr="002D5AE8">
        <w:rPr>
          <w:u w:val="single"/>
        </w:rPr>
        <w:t>comprehensive empirical research</w:t>
      </w:r>
      <w:r>
        <w:t xml:space="preserve">, encompassing citizens’ views (most notably by including a survey), narratives that </w:t>
      </w:r>
      <w:r w:rsidR="002D5AE8">
        <w:t xml:space="preserve">have developed over time and across specific groups of citizens, but also national legal rules, political practices etc. in the Member States that may contribute </w:t>
      </w:r>
      <w:r w:rsidR="004D3514">
        <w:t>or affect EU legitimacy. The interplay between the fundamental, theoretical work (WP2) and the empirical work in t</w:t>
      </w:r>
      <w:r w:rsidR="006C10F5">
        <w:t>he other WPs is ensured in particular by the timing of the deliverables (see chart @@@).</w:t>
      </w:r>
      <w:r w:rsidR="00FD4FB0">
        <w:t xml:space="preserve"> More in general, </w:t>
      </w:r>
      <w:r w:rsidR="00FD4FB0" w:rsidRPr="00D91049">
        <w:rPr>
          <w:u w:val="single"/>
        </w:rPr>
        <w:t>cooperation between partners</w:t>
      </w:r>
      <w:r w:rsidR="00FD4FB0">
        <w:t xml:space="preserve"> and researchers is </w:t>
      </w:r>
      <w:r w:rsidR="00D91049">
        <w:t>a build-in feature of the consortium:</w:t>
      </w:r>
    </w:p>
    <w:p w:rsidR="00D91049" w:rsidRDefault="00D91049" w:rsidP="004C0594">
      <w:pPr>
        <w:spacing w:after="200"/>
        <w:jc w:val="both"/>
      </w:pPr>
      <w:r>
        <w:t>- Most WPs include researchers from multiple partners;</w:t>
      </w:r>
    </w:p>
    <w:p w:rsidR="00D91049" w:rsidRDefault="00D91049" w:rsidP="004C0594">
      <w:pPr>
        <w:spacing w:after="200"/>
        <w:jc w:val="both"/>
      </w:pPr>
      <w:r>
        <w:t>- All WPs are multi- or even interdisciplinary in their set-up;</w:t>
      </w:r>
    </w:p>
    <w:p w:rsidR="00D91049" w:rsidRDefault="00D91049" w:rsidP="004C0594">
      <w:pPr>
        <w:spacing w:after="200"/>
        <w:jc w:val="both"/>
      </w:pPr>
      <w:r>
        <w:t>- Various researchers are allocated tasks in multiple WPs;</w:t>
      </w:r>
    </w:p>
    <w:p w:rsidR="00D91049" w:rsidRDefault="00D91049" w:rsidP="004C0594">
      <w:pPr>
        <w:spacing w:after="200"/>
        <w:jc w:val="both"/>
      </w:pPr>
      <w:r>
        <w:t>- Apart from the transversal WPs 2 and WP12 (as well as WP1 a</w:t>
      </w:r>
      <w:r w:rsidR="00F82B1F">
        <w:t xml:space="preserve">nd WP13), inter WP cooperation is guaranteed through common annual conferences. </w:t>
      </w:r>
    </w:p>
    <w:p w:rsidR="006C10F5" w:rsidRDefault="006C10F5" w:rsidP="00FD4FB0">
      <w:pPr>
        <w:spacing w:after="200"/>
        <w:jc w:val="both"/>
      </w:pPr>
      <w:r>
        <w:t xml:space="preserve">The consortium represents furthermore a unique cooperation between </w:t>
      </w:r>
      <w:r w:rsidR="00270EE3" w:rsidRPr="00FD4FB0">
        <w:rPr>
          <w:u w:val="single"/>
        </w:rPr>
        <w:t xml:space="preserve">more and less experienced </w:t>
      </w:r>
      <w:r w:rsidRPr="00FD4FB0">
        <w:rPr>
          <w:u w:val="single"/>
        </w:rPr>
        <w:t>partners</w:t>
      </w:r>
      <w:r w:rsidR="00270EE3">
        <w:t xml:space="preserve">. Some partners and the involved researchers have </w:t>
      </w:r>
      <w:r>
        <w:t xml:space="preserve">much experience </w:t>
      </w:r>
      <w:r w:rsidR="00F47B2F" w:rsidRPr="00F47B2F">
        <w:t xml:space="preserve">in carrying out large-scale European research </w:t>
      </w:r>
      <w:r w:rsidR="00F47B2F">
        <w:t xml:space="preserve">projects of </w:t>
      </w:r>
      <w:r>
        <w:t>this type</w:t>
      </w:r>
      <w:r w:rsidR="00F47B2F">
        <w:t>.</w:t>
      </w:r>
      <w:r w:rsidR="00270EE3">
        <w:t xml:space="preserve"> They have the experience and the expertise to know exactly what such projects entail and require in order to be successful. Some of the partners have an established relation of research cooperation (UU, GU, UCD, MUB</w:t>
      </w:r>
      <w:r w:rsidR="00F47B2F">
        <w:t xml:space="preserve">), which further enhances the viability of the project. The consortium, however, also includes partners and researchers that are relatively new to such projects and which are eager to develop their expertise in this regard. This ensures our ambition to go beyond the ‘usual suspects’ in yet another way and will guarantee the inclusion of </w:t>
      </w:r>
      <w:r w:rsidR="00FD4FB0">
        <w:t xml:space="preserve">new voices to enrich the debate on EU legitimacy. </w:t>
      </w:r>
    </w:p>
    <w:p w:rsidR="00F82B1F" w:rsidRDefault="00FD4FB0" w:rsidP="004C0594">
      <w:pPr>
        <w:spacing w:after="200"/>
        <w:jc w:val="both"/>
      </w:pPr>
      <w:r>
        <w:t xml:space="preserve">The INSIDE UP approach increases the importance of a well-balanced </w:t>
      </w:r>
      <w:r w:rsidRPr="00F82B1F">
        <w:rPr>
          <w:u w:val="single"/>
        </w:rPr>
        <w:t>geographical spread</w:t>
      </w:r>
      <w:r>
        <w:t xml:space="preserve"> of the partners. </w:t>
      </w:r>
      <w:r w:rsidR="00F82B1F">
        <w:t xml:space="preserve">INSIDE UP offers a </w:t>
      </w:r>
      <w:r w:rsidR="00900202">
        <w:t xml:space="preserve">convincing territorial balance </w:t>
      </w:r>
      <w:r w:rsidR="00F82B1F">
        <w:t xml:space="preserve">in which the major groups of EU Member States are represented: </w:t>
      </w:r>
    </w:p>
    <w:p w:rsidR="00F82B1F" w:rsidRDefault="00F82B1F" w:rsidP="004C0594">
      <w:pPr>
        <w:spacing w:after="200"/>
        <w:jc w:val="both"/>
      </w:pPr>
      <w:r>
        <w:t>- N</w:t>
      </w:r>
      <w:r w:rsidR="00FD4FB0">
        <w:t xml:space="preserve">orthern European </w:t>
      </w:r>
      <w:r>
        <w:t xml:space="preserve">MS: </w:t>
      </w:r>
      <w:r w:rsidR="00FD4FB0">
        <w:t xml:space="preserve">Lund, UU, </w:t>
      </w:r>
      <w:r>
        <w:t>CEPS, TTE)</w:t>
      </w:r>
    </w:p>
    <w:p w:rsidR="00F82B1F" w:rsidRDefault="00F82B1F" w:rsidP="004C0594">
      <w:pPr>
        <w:spacing w:after="200"/>
        <w:jc w:val="both"/>
      </w:pPr>
      <w:r>
        <w:lastRenderedPageBreak/>
        <w:t>- Eastern European MS: Warsaw, Masaryk university, Bucharest</w:t>
      </w:r>
    </w:p>
    <w:p w:rsidR="00F82B1F" w:rsidRDefault="00F82B1F" w:rsidP="004C0594">
      <w:pPr>
        <w:spacing w:after="200"/>
        <w:jc w:val="both"/>
      </w:pPr>
      <w:r>
        <w:t xml:space="preserve">- Southern European MS: </w:t>
      </w:r>
      <w:proofErr w:type="spellStart"/>
      <w:r>
        <w:t>Deusto</w:t>
      </w:r>
      <w:proofErr w:type="spellEnd"/>
      <w:r>
        <w:t>, St. Anna Pisa</w:t>
      </w:r>
    </w:p>
    <w:p w:rsidR="00900202" w:rsidRDefault="00F82B1F" w:rsidP="00ED5A43">
      <w:pPr>
        <w:spacing w:after="200"/>
        <w:jc w:val="both"/>
      </w:pPr>
      <w:r>
        <w:t>- N</w:t>
      </w:r>
      <w:r w:rsidR="00900202">
        <w:t>on-continental</w:t>
      </w:r>
      <w:r>
        <w:t>: U</w:t>
      </w:r>
      <w:r w:rsidR="00ED5A43">
        <w:t>CD, Exeter, Edinburgh</w:t>
      </w:r>
    </w:p>
    <w:p w:rsidR="00ED5A43" w:rsidRDefault="00ED5A43" w:rsidP="00ED5A43">
      <w:pPr>
        <w:spacing w:after="200"/>
        <w:jc w:val="both"/>
      </w:pPr>
      <w:r>
        <w:t>[add: some lines on Kantar and why it is carrying out the survey]</w:t>
      </w:r>
    </w:p>
    <w:p w:rsidR="00900202" w:rsidRDefault="00900202" w:rsidP="004C0594">
      <w:pPr>
        <w:spacing w:after="200"/>
        <w:jc w:val="both"/>
      </w:pPr>
    </w:p>
    <w:p w:rsidR="002559F5" w:rsidRPr="0016257E" w:rsidRDefault="00900202" w:rsidP="004568A3">
      <w:pPr>
        <w:spacing w:after="200"/>
        <w:jc w:val="both"/>
        <w:rPr>
          <w:b/>
          <w:i/>
          <w:iCs/>
        </w:rPr>
      </w:pPr>
      <w:r>
        <w:t xml:space="preserve"> </w:t>
      </w:r>
      <w:r w:rsidR="002008E8" w:rsidRPr="0016257E">
        <w:rPr>
          <w:b/>
        </w:rPr>
        <w:t>3.4</w:t>
      </w:r>
      <w:r w:rsidR="002559F5" w:rsidRPr="0016257E">
        <w:rPr>
          <w:b/>
        </w:rPr>
        <w:tab/>
        <w:t>Resources to be committed</w:t>
      </w:r>
    </w:p>
    <w:p w:rsidR="002559F5" w:rsidRPr="0016257E" w:rsidRDefault="009B5317" w:rsidP="00B8547D">
      <w:pPr>
        <w:spacing w:after="200"/>
        <w:ind w:left="720"/>
        <w:jc w:val="both"/>
        <w:rPr>
          <w:i/>
          <w:sz w:val="22"/>
          <w:szCs w:val="22"/>
        </w:rPr>
      </w:pPr>
      <w:r w:rsidRPr="009B51EC">
        <w:rPr>
          <w:noProof/>
          <w:sz w:val="22"/>
          <w:szCs w:val="22"/>
          <w:lang w:val="nl-NL" w:eastAsia="nl-NL"/>
        </w:rPr>
        <w:drawing>
          <wp:inline distT="0" distB="0" distL="0" distR="0" wp14:anchorId="13985EF6" wp14:editId="4367831A">
            <wp:extent cx="127635" cy="127635"/>
            <wp:effectExtent l="0" t="0" r="0" b="0"/>
            <wp:docPr id="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7635" cy="127635"/>
                    </a:xfrm>
                    <a:prstGeom prst="rect">
                      <a:avLst/>
                    </a:prstGeom>
                    <a:noFill/>
                    <a:ln>
                      <a:noFill/>
                    </a:ln>
                  </pic:spPr>
                </pic:pic>
              </a:graphicData>
            </a:graphic>
          </wp:inline>
        </w:drawing>
      </w:r>
      <w:r w:rsidR="00B8547D" w:rsidRPr="0016257E">
        <w:rPr>
          <w:noProof/>
          <w:sz w:val="22"/>
          <w:szCs w:val="22"/>
        </w:rPr>
        <w:t xml:space="preserve"> </w:t>
      </w:r>
      <w:r w:rsidR="00E2088B" w:rsidRPr="0016257E">
        <w:rPr>
          <w:i/>
          <w:sz w:val="22"/>
          <w:szCs w:val="22"/>
        </w:rPr>
        <w:t xml:space="preserve">Please make sure the information in this section </w:t>
      </w:r>
      <w:r w:rsidR="007611FF" w:rsidRPr="0016257E">
        <w:rPr>
          <w:i/>
          <w:sz w:val="22"/>
          <w:szCs w:val="22"/>
        </w:rPr>
        <w:t xml:space="preserve">matches </w:t>
      </w:r>
      <w:r w:rsidR="002559F5" w:rsidRPr="0016257E">
        <w:rPr>
          <w:i/>
          <w:sz w:val="22"/>
          <w:szCs w:val="22"/>
        </w:rPr>
        <w:t xml:space="preserve">the costs </w:t>
      </w:r>
      <w:r w:rsidR="007611FF" w:rsidRPr="0016257E">
        <w:rPr>
          <w:i/>
          <w:sz w:val="22"/>
          <w:szCs w:val="22"/>
        </w:rPr>
        <w:t xml:space="preserve">as stated </w:t>
      </w:r>
      <w:r w:rsidR="002559F5" w:rsidRPr="0016257E">
        <w:rPr>
          <w:i/>
          <w:sz w:val="22"/>
          <w:szCs w:val="22"/>
        </w:rPr>
        <w:t>in</w:t>
      </w:r>
      <w:r w:rsidR="00C21F04" w:rsidRPr="0016257E">
        <w:rPr>
          <w:i/>
          <w:sz w:val="22"/>
          <w:szCs w:val="22"/>
        </w:rPr>
        <w:t xml:space="preserve"> the</w:t>
      </w:r>
      <w:r w:rsidR="002559F5" w:rsidRPr="0016257E">
        <w:rPr>
          <w:i/>
          <w:sz w:val="22"/>
          <w:szCs w:val="22"/>
        </w:rPr>
        <w:t xml:space="preserve"> </w:t>
      </w:r>
      <w:r w:rsidR="00C21F04" w:rsidRPr="0016257E">
        <w:rPr>
          <w:i/>
          <w:sz w:val="22"/>
          <w:szCs w:val="22"/>
        </w:rPr>
        <w:t xml:space="preserve">budget table in section 3 of the administrative </w:t>
      </w:r>
      <w:r w:rsidR="00B8547D" w:rsidRPr="0016257E">
        <w:rPr>
          <w:i/>
          <w:sz w:val="22"/>
          <w:szCs w:val="22"/>
        </w:rPr>
        <w:t xml:space="preserve">proposal </w:t>
      </w:r>
      <w:r w:rsidR="00C21F04" w:rsidRPr="0016257E">
        <w:rPr>
          <w:i/>
          <w:sz w:val="22"/>
          <w:szCs w:val="22"/>
        </w:rPr>
        <w:t>forms</w:t>
      </w:r>
      <w:r w:rsidR="002559F5" w:rsidRPr="0016257E">
        <w:rPr>
          <w:i/>
          <w:sz w:val="22"/>
          <w:szCs w:val="22"/>
        </w:rPr>
        <w:t xml:space="preserve">, and the </w:t>
      </w:r>
      <w:r w:rsidR="007611FF" w:rsidRPr="0016257E">
        <w:rPr>
          <w:i/>
          <w:sz w:val="22"/>
          <w:szCs w:val="22"/>
        </w:rPr>
        <w:t>number of person</w:t>
      </w:r>
      <w:r w:rsidR="000E450A">
        <w:rPr>
          <w:i/>
          <w:sz w:val="22"/>
          <w:szCs w:val="22"/>
        </w:rPr>
        <w:t xml:space="preserve"> </w:t>
      </w:r>
      <w:r w:rsidR="007611FF" w:rsidRPr="0016257E">
        <w:rPr>
          <w:i/>
          <w:sz w:val="22"/>
          <w:szCs w:val="22"/>
        </w:rPr>
        <w:t xml:space="preserve">months, </w:t>
      </w:r>
      <w:r w:rsidR="002559F5" w:rsidRPr="0016257E">
        <w:rPr>
          <w:i/>
          <w:sz w:val="22"/>
          <w:szCs w:val="22"/>
        </w:rPr>
        <w:t>shown in the detailed work package descriptions</w:t>
      </w:r>
      <w:r w:rsidR="00E2088B" w:rsidRPr="0016257E">
        <w:rPr>
          <w:i/>
          <w:sz w:val="22"/>
          <w:szCs w:val="22"/>
        </w:rPr>
        <w:t>.</w:t>
      </w:r>
    </w:p>
    <w:p w:rsidR="002559F5" w:rsidRPr="0016257E" w:rsidRDefault="002559F5" w:rsidP="004568A3">
      <w:pPr>
        <w:spacing w:after="200"/>
        <w:ind w:left="720"/>
        <w:jc w:val="both"/>
      </w:pPr>
      <w:r w:rsidRPr="0016257E">
        <w:t>Please provide the following:</w:t>
      </w:r>
    </w:p>
    <w:p w:rsidR="002559F5" w:rsidRPr="0016257E" w:rsidRDefault="00CD34E2" w:rsidP="00A66E52">
      <w:pPr>
        <w:numPr>
          <w:ilvl w:val="0"/>
          <w:numId w:val="11"/>
        </w:numPr>
        <w:spacing w:after="200"/>
        <w:jc w:val="both"/>
      </w:pPr>
      <w:r w:rsidRPr="0016257E">
        <w:t>a t</w:t>
      </w:r>
      <w:r w:rsidR="00262194" w:rsidRPr="0016257E">
        <w:t>able showing number of person</w:t>
      </w:r>
      <w:r w:rsidR="000E450A">
        <w:t xml:space="preserve"> </w:t>
      </w:r>
      <w:r w:rsidR="00262194" w:rsidRPr="0016257E">
        <w:t xml:space="preserve">months required </w:t>
      </w:r>
      <w:r w:rsidR="002559F5" w:rsidRPr="0016257E">
        <w:t>(</w:t>
      </w:r>
      <w:r w:rsidRPr="0016257E">
        <w:t>t</w:t>
      </w:r>
      <w:r w:rsidR="002559F5" w:rsidRPr="0016257E">
        <w:t>able 3.</w:t>
      </w:r>
      <w:r w:rsidR="0009218B" w:rsidRPr="0016257E">
        <w:t>4</w:t>
      </w:r>
      <w:r w:rsidR="002559F5" w:rsidRPr="0016257E">
        <w:t>a)</w:t>
      </w:r>
    </w:p>
    <w:p w:rsidR="002559F5" w:rsidRPr="0016257E" w:rsidRDefault="00B8547D" w:rsidP="00A66E52">
      <w:pPr>
        <w:numPr>
          <w:ilvl w:val="0"/>
          <w:numId w:val="11"/>
        </w:numPr>
        <w:spacing w:after="200"/>
        <w:jc w:val="both"/>
      </w:pPr>
      <w:r w:rsidRPr="0016257E">
        <w:t>a t</w:t>
      </w:r>
      <w:r w:rsidR="00262194" w:rsidRPr="0016257E">
        <w:t xml:space="preserve">able showing </w:t>
      </w:r>
      <w:r w:rsidR="0009218B" w:rsidRPr="0016257E">
        <w:t>‘</w:t>
      </w:r>
      <w:r w:rsidR="00262194" w:rsidRPr="0016257E">
        <w:t>o</w:t>
      </w:r>
      <w:r w:rsidR="00DB4C91" w:rsidRPr="0016257E">
        <w:t xml:space="preserve">ther </w:t>
      </w:r>
      <w:r w:rsidR="0009218B" w:rsidRPr="0016257E">
        <w:t>direct</w:t>
      </w:r>
      <w:r w:rsidR="00DB4C91" w:rsidRPr="0016257E">
        <w:t xml:space="preserve"> costs</w:t>
      </w:r>
      <w:r w:rsidR="00B30C1C" w:rsidRPr="0016257E">
        <w:t>’</w:t>
      </w:r>
      <w:r w:rsidR="002559F5" w:rsidRPr="0016257E">
        <w:t xml:space="preserve"> (</w:t>
      </w:r>
      <w:r w:rsidR="00CD34E2" w:rsidRPr="0016257E">
        <w:t>t</w:t>
      </w:r>
      <w:r w:rsidR="002559F5" w:rsidRPr="0016257E">
        <w:t>able 3.</w:t>
      </w:r>
      <w:r w:rsidR="00D51B08" w:rsidRPr="0016257E">
        <w:t>4</w:t>
      </w:r>
      <w:r w:rsidR="002559F5" w:rsidRPr="0016257E">
        <w:t>b)</w:t>
      </w:r>
      <w:r w:rsidR="0015288F" w:rsidRPr="0016257E">
        <w:t xml:space="preserve"> for </w:t>
      </w:r>
      <w:r w:rsidRPr="0016257E">
        <w:t xml:space="preserve">participants </w:t>
      </w:r>
      <w:r w:rsidR="0009218B" w:rsidRPr="0016257E">
        <w:t xml:space="preserve">where those </w:t>
      </w:r>
      <w:r w:rsidR="0015288F" w:rsidRPr="0016257E">
        <w:t xml:space="preserve"> cost</w:t>
      </w:r>
      <w:r w:rsidR="00262194" w:rsidRPr="0016257E">
        <w:t xml:space="preserve">s exceed </w:t>
      </w:r>
      <w:r w:rsidR="0015288F" w:rsidRPr="0016257E">
        <w:t>15% of</w:t>
      </w:r>
      <w:r w:rsidRPr="0016257E">
        <w:t xml:space="preserve"> the</w:t>
      </w:r>
      <w:r w:rsidR="0015288F" w:rsidRPr="0016257E">
        <w:t xml:space="preserve"> personnel cost</w:t>
      </w:r>
      <w:r w:rsidR="00262194" w:rsidRPr="0016257E">
        <w:t>s</w:t>
      </w:r>
      <w:r w:rsidR="0015288F" w:rsidRPr="0016257E">
        <w:t xml:space="preserve"> (according to</w:t>
      </w:r>
      <w:r w:rsidR="0009218B" w:rsidRPr="0016257E">
        <w:t xml:space="preserve"> the budget </w:t>
      </w:r>
      <w:r w:rsidR="0015288F" w:rsidRPr="0016257E">
        <w:t xml:space="preserve"> </w:t>
      </w:r>
      <w:r w:rsidR="00DE291C" w:rsidRPr="0016257E">
        <w:t>table</w:t>
      </w:r>
      <w:r w:rsidR="0009218B" w:rsidRPr="0016257E">
        <w:t xml:space="preserve"> </w:t>
      </w:r>
      <w:r w:rsidR="00C21F04" w:rsidRPr="0016257E">
        <w:t xml:space="preserve">in section 3 of the administrative </w:t>
      </w:r>
      <w:r w:rsidRPr="0016257E">
        <w:t xml:space="preserve">proposal </w:t>
      </w:r>
      <w:r w:rsidR="00C21F04" w:rsidRPr="0016257E">
        <w:t>forms</w:t>
      </w:r>
      <w:r w:rsidR="00DE291C" w:rsidRPr="0016257E">
        <w:t>)</w:t>
      </w:r>
    </w:p>
    <w:p w:rsidR="0058551A" w:rsidRDefault="002559F5" w:rsidP="0058551A">
      <w:pPr>
        <w:spacing w:after="240" w:line="276" w:lineRule="auto"/>
        <w:jc w:val="both"/>
        <w:rPr>
          <w:b/>
          <w:bCs/>
          <w:lang w:eastAsia="en-US"/>
        </w:rPr>
      </w:pPr>
      <w:r w:rsidRPr="0016257E">
        <w:br w:type="page"/>
      </w:r>
      <w:r w:rsidR="0058551A" w:rsidRPr="00E0343E">
        <w:rPr>
          <w:b/>
          <w:bCs/>
          <w:lang w:eastAsia="en-US"/>
        </w:rPr>
        <w:lastRenderedPageBreak/>
        <w:t>Tables for section 3.</w:t>
      </w:r>
      <w:r w:rsidR="0058551A">
        <w:rPr>
          <w:b/>
          <w:bCs/>
          <w:lang w:eastAsia="en-US"/>
        </w:rPr>
        <w:t>1</w:t>
      </w:r>
    </w:p>
    <w:p w:rsidR="00F7302A" w:rsidRPr="00482035" w:rsidRDefault="00B8547D" w:rsidP="00D66EAB">
      <w:pPr>
        <w:spacing w:after="200"/>
        <w:rPr>
          <w:b/>
          <w:bCs/>
        </w:rPr>
      </w:pPr>
      <w:r w:rsidRPr="00482035">
        <w:rPr>
          <w:b/>
          <w:bCs/>
        </w:rPr>
        <w:t>Table  3.1</w:t>
      </w:r>
      <w:r w:rsidR="00F7302A" w:rsidRPr="00482035">
        <w:rPr>
          <w:b/>
          <w:bCs/>
        </w:rPr>
        <w:t>a:</w:t>
      </w:r>
      <w:r w:rsidR="00F7302A" w:rsidRPr="00482035">
        <w:rPr>
          <w:b/>
          <w:bCs/>
        </w:rPr>
        <w:tab/>
        <w:t xml:space="preserve">Work package description </w:t>
      </w:r>
    </w:p>
    <w:p w:rsidR="00F7302A" w:rsidRPr="00482035" w:rsidRDefault="00F7302A" w:rsidP="0058551A">
      <w:pPr>
        <w:spacing w:before="60" w:after="120"/>
      </w:pPr>
      <w:r w:rsidRPr="00482035">
        <w:rPr>
          <w:b/>
        </w:rPr>
        <w:t xml:space="preserve">For each work package: </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992"/>
        <w:gridCol w:w="142"/>
        <w:gridCol w:w="718"/>
        <w:gridCol w:w="927"/>
        <w:gridCol w:w="926"/>
        <w:gridCol w:w="927"/>
        <w:gridCol w:w="45"/>
        <w:gridCol w:w="881"/>
        <w:gridCol w:w="927"/>
      </w:tblGrid>
      <w:tr w:rsidR="00F7302A" w:rsidRPr="0016257E" w:rsidTr="00F74F1D">
        <w:trPr>
          <w:cantSplit/>
        </w:trPr>
        <w:tc>
          <w:tcPr>
            <w:tcW w:w="3369" w:type="dxa"/>
          </w:tcPr>
          <w:p w:rsidR="00F7302A" w:rsidRPr="0016257E" w:rsidRDefault="00F7302A" w:rsidP="00383D32">
            <w:pPr>
              <w:rPr>
                <w:b/>
              </w:rPr>
            </w:pPr>
            <w:r w:rsidRPr="0016257E">
              <w:rPr>
                <w:b/>
              </w:rPr>
              <w:t xml:space="preserve">Work </w:t>
            </w:r>
            <w:r w:rsidR="00262194" w:rsidRPr="0016257E">
              <w:rPr>
                <w:b/>
              </w:rPr>
              <w:t>p</w:t>
            </w:r>
            <w:r w:rsidRPr="0016257E">
              <w:rPr>
                <w:b/>
              </w:rPr>
              <w:t xml:space="preserve">ackage </w:t>
            </w:r>
            <w:r w:rsidR="00262194" w:rsidRPr="0016257E">
              <w:rPr>
                <w:b/>
              </w:rPr>
              <w:t>n</w:t>
            </w:r>
            <w:r w:rsidRPr="0016257E">
              <w:rPr>
                <w:b/>
              </w:rPr>
              <w:t xml:space="preserve">umber </w:t>
            </w:r>
          </w:p>
        </w:tc>
        <w:tc>
          <w:tcPr>
            <w:tcW w:w="1134" w:type="dxa"/>
            <w:gridSpan w:val="2"/>
          </w:tcPr>
          <w:p w:rsidR="00F7302A" w:rsidRPr="0016257E" w:rsidRDefault="00F7302A" w:rsidP="00F74F1D"/>
        </w:tc>
        <w:tc>
          <w:tcPr>
            <w:tcW w:w="3543" w:type="dxa"/>
            <w:gridSpan w:val="5"/>
          </w:tcPr>
          <w:p w:rsidR="00F7302A" w:rsidRPr="0016257E" w:rsidRDefault="007A2394" w:rsidP="00F74F1D">
            <w:r>
              <w:rPr>
                <w:b/>
              </w:rPr>
              <w:t>Lead beneficiary</w:t>
            </w:r>
          </w:p>
        </w:tc>
        <w:tc>
          <w:tcPr>
            <w:tcW w:w="1808" w:type="dxa"/>
            <w:gridSpan w:val="2"/>
          </w:tcPr>
          <w:p w:rsidR="00F7302A" w:rsidRPr="0016257E" w:rsidRDefault="00F7302A" w:rsidP="00F74F1D"/>
        </w:tc>
      </w:tr>
      <w:tr w:rsidR="00F7302A" w:rsidRPr="0016257E" w:rsidTr="00F74F1D">
        <w:trPr>
          <w:cantSplit/>
        </w:trPr>
        <w:tc>
          <w:tcPr>
            <w:tcW w:w="3369" w:type="dxa"/>
          </w:tcPr>
          <w:p w:rsidR="00F7302A" w:rsidRPr="0016257E" w:rsidRDefault="00F7302A" w:rsidP="00383D32">
            <w:pPr>
              <w:rPr>
                <w:b/>
              </w:rPr>
            </w:pPr>
            <w:r w:rsidRPr="0016257E">
              <w:rPr>
                <w:b/>
              </w:rPr>
              <w:t xml:space="preserve">Work </w:t>
            </w:r>
            <w:r w:rsidR="00262194" w:rsidRPr="0016257E">
              <w:rPr>
                <w:b/>
              </w:rPr>
              <w:t>p</w:t>
            </w:r>
            <w:r w:rsidRPr="0016257E">
              <w:rPr>
                <w:b/>
              </w:rPr>
              <w:t xml:space="preserve">ackage </w:t>
            </w:r>
            <w:r w:rsidR="00262194" w:rsidRPr="0016257E">
              <w:rPr>
                <w:b/>
              </w:rPr>
              <w:t>t</w:t>
            </w:r>
            <w:r w:rsidRPr="0016257E">
              <w:rPr>
                <w:b/>
              </w:rPr>
              <w:t>itle</w:t>
            </w:r>
          </w:p>
        </w:tc>
        <w:tc>
          <w:tcPr>
            <w:tcW w:w="6485" w:type="dxa"/>
            <w:gridSpan w:val="9"/>
          </w:tcPr>
          <w:p w:rsidR="00F7302A" w:rsidRPr="0016257E" w:rsidRDefault="00F7302A" w:rsidP="00F74F1D"/>
        </w:tc>
      </w:tr>
      <w:tr w:rsidR="00F7302A" w:rsidRPr="0016257E" w:rsidTr="00F74F1D">
        <w:trPr>
          <w:cantSplit/>
        </w:trPr>
        <w:tc>
          <w:tcPr>
            <w:tcW w:w="3369" w:type="dxa"/>
          </w:tcPr>
          <w:p w:rsidR="00F7302A" w:rsidRPr="0016257E" w:rsidRDefault="00F7302A" w:rsidP="00383D32">
            <w:pPr>
              <w:spacing w:after="480"/>
              <w:ind w:left="1191" w:hanging="1191"/>
              <w:rPr>
                <w:b/>
              </w:rPr>
            </w:pPr>
            <w:r w:rsidRPr="0016257E">
              <w:rPr>
                <w:b/>
              </w:rPr>
              <w:t xml:space="preserve">Participant </w:t>
            </w:r>
            <w:r w:rsidR="00262194" w:rsidRPr="0016257E">
              <w:rPr>
                <w:b/>
              </w:rPr>
              <w:t>n</w:t>
            </w:r>
            <w:r w:rsidRPr="0016257E">
              <w:rPr>
                <w:b/>
              </w:rPr>
              <w:t>umber</w:t>
            </w:r>
          </w:p>
        </w:tc>
        <w:tc>
          <w:tcPr>
            <w:tcW w:w="992" w:type="dxa"/>
          </w:tcPr>
          <w:p w:rsidR="00F7302A" w:rsidRPr="0016257E" w:rsidRDefault="00F7302A" w:rsidP="00F74F1D"/>
        </w:tc>
        <w:tc>
          <w:tcPr>
            <w:tcW w:w="860" w:type="dxa"/>
            <w:gridSpan w:val="2"/>
          </w:tcPr>
          <w:p w:rsidR="00F7302A" w:rsidRPr="0016257E" w:rsidRDefault="00F7302A" w:rsidP="00F74F1D"/>
        </w:tc>
        <w:tc>
          <w:tcPr>
            <w:tcW w:w="927" w:type="dxa"/>
          </w:tcPr>
          <w:p w:rsidR="00F7302A" w:rsidRPr="0016257E" w:rsidRDefault="00F7302A" w:rsidP="00F74F1D"/>
        </w:tc>
        <w:tc>
          <w:tcPr>
            <w:tcW w:w="926" w:type="dxa"/>
          </w:tcPr>
          <w:p w:rsidR="00F7302A" w:rsidRPr="0016257E" w:rsidRDefault="00F7302A" w:rsidP="00F74F1D"/>
        </w:tc>
        <w:tc>
          <w:tcPr>
            <w:tcW w:w="927" w:type="dxa"/>
          </w:tcPr>
          <w:p w:rsidR="00F7302A" w:rsidRPr="0016257E" w:rsidRDefault="00F7302A" w:rsidP="00F74F1D"/>
        </w:tc>
        <w:tc>
          <w:tcPr>
            <w:tcW w:w="926" w:type="dxa"/>
            <w:gridSpan w:val="2"/>
          </w:tcPr>
          <w:p w:rsidR="00F7302A" w:rsidRPr="0016257E" w:rsidRDefault="00F7302A" w:rsidP="00F74F1D"/>
        </w:tc>
        <w:tc>
          <w:tcPr>
            <w:tcW w:w="927" w:type="dxa"/>
          </w:tcPr>
          <w:p w:rsidR="00F7302A" w:rsidRPr="0016257E" w:rsidRDefault="00F7302A" w:rsidP="00F74F1D"/>
        </w:tc>
      </w:tr>
      <w:tr w:rsidR="00F7302A" w:rsidRPr="0016257E" w:rsidTr="00F74F1D">
        <w:trPr>
          <w:cantSplit/>
        </w:trPr>
        <w:tc>
          <w:tcPr>
            <w:tcW w:w="3369" w:type="dxa"/>
          </w:tcPr>
          <w:p w:rsidR="00F7302A" w:rsidRPr="0016257E" w:rsidRDefault="00F7302A" w:rsidP="00383D32">
            <w:pPr>
              <w:rPr>
                <w:b/>
              </w:rPr>
            </w:pPr>
            <w:r w:rsidRPr="0016257E">
              <w:rPr>
                <w:b/>
              </w:rPr>
              <w:t xml:space="preserve">Short </w:t>
            </w:r>
            <w:r w:rsidR="00262194" w:rsidRPr="0016257E">
              <w:rPr>
                <w:b/>
              </w:rPr>
              <w:t>n</w:t>
            </w:r>
            <w:r w:rsidRPr="0016257E">
              <w:rPr>
                <w:b/>
              </w:rPr>
              <w:t>ame</w:t>
            </w:r>
            <w:r w:rsidR="00262194" w:rsidRPr="0016257E">
              <w:rPr>
                <w:b/>
              </w:rPr>
              <w:t xml:space="preserve"> of participant</w:t>
            </w:r>
          </w:p>
        </w:tc>
        <w:tc>
          <w:tcPr>
            <w:tcW w:w="992" w:type="dxa"/>
          </w:tcPr>
          <w:p w:rsidR="00F7302A" w:rsidRPr="0016257E" w:rsidRDefault="00F7302A" w:rsidP="00F74F1D"/>
        </w:tc>
        <w:tc>
          <w:tcPr>
            <w:tcW w:w="860" w:type="dxa"/>
            <w:gridSpan w:val="2"/>
          </w:tcPr>
          <w:p w:rsidR="00F7302A" w:rsidRPr="0016257E" w:rsidRDefault="00F7302A" w:rsidP="00F74F1D"/>
        </w:tc>
        <w:tc>
          <w:tcPr>
            <w:tcW w:w="927" w:type="dxa"/>
          </w:tcPr>
          <w:p w:rsidR="00F7302A" w:rsidRPr="0016257E" w:rsidRDefault="00F7302A" w:rsidP="00F74F1D"/>
        </w:tc>
        <w:tc>
          <w:tcPr>
            <w:tcW w:w="926" w:type="dxa"/>
          </w:tcPr>
          <w:p w:rsidR="00F7302A" w:rsidRPr="0016257E" w:rsidRDefault="00F7302A" w:rsidP="00F74F1D"/>
        </w:tc>
        <w:tc>
          <w:tcPr>
            <w:tcW w:w="927" w:type="dxa"/>
          </w:tcPr>
          <w:p w:rsidR="00F7302A" w:rsidRPr="0016257E" w:rsidRDefault="00F7302A" w:rsidP="00F74F1D"/>
        </w:tc>
        <w:tc>
          <w:tcPr>
            <w:tcW w:w="926" w:type="dxa"/>
            <w:gridSpan w:val="2"/>
          </w:tcPr>
          <w:p w:rsidR="00F7302A" w:rsidRPr="0016257E" w:rsidRDefault="00F7302A" w:rsidP="00F74F1D"/>
        </w:tc>
        <w:tc>
          <w:tcPr>
            <w:tcW w:w="927" w:type="dxa"/>
          </w:tcPr>
          <w:p w:rsidR="00F7302A" w:rsidRPr="0016257E" w:rsidRDefault="00F7302A" w:rsidP="00F74F1D"/>
        </w:tc>
      </w:tr>
      <w:tr w:rsidR="00F7302A" w:rsidRPr="0016257E" w:rsidTr="00F74F1D">
        <w:trPr>
          <w:cantSplit/>
        </w:trPr>
        <w:tc>
          <w:tcPr>
            <w:tcW w:w="3369" w:type="dxa"/>
          </w:tcPr>
          <w:p w:rsidR="00F7302A" w:rsidRPr="0016257E" w:rsidRDefault="00F7302A" w:rsidP="000E450A">
            <w:pPr>
              <w:spacing w:after="480"/>
              <w:ind w:left="1191" w:hanging="1191"/>
              <w:rPr>
                <w:b/>
              </w:rPr>
            </w:pPr>
            <w:r w:rsidRPr="0016257E">
              <w:rPr>
                <w:b/>
              </w:rPr>
              <w:t>Person</w:t>
            </w:r>
            <w:r w:rsidR="000E450A">
              <w:rPr>
                <w:b/>
              </w:rPr>
              <w:t xml:space="preserve"> </w:t>
            </w:r>
            <w:r w:rsidR="00262194" w:rsidRPr="0016257E">
              <w:rPr>
                <w:b/>
              </w:rPr>
              <w:t>m</w:t>
            </w:r>
            <w:r w:rsidRPr="0016257E">
              <w:rPr>
                <w:b/>
              </w:rPr>
              <w:t xml:space="preserve">onths per </w:t>
            </w:r>
            <w:r w:rsidR="00262194" w:rsidRPr="0016257E">
              <w:rPr>
                <w:b/>
              </w:rPr>
              <w:t>p</w:t>
            </w:r>
            <w:r w:rsidRPr="0016257E">
              <w:rPr>
                <w:b/>
              </w:rPr>
              <w:t>articipant:</w:t>
            </w:r>
          </w:p>
        </w:tc>
        <w:tc>
          <w:tcPr>
            <w:tcW w:w="992" w:type="dxa"/>
          </w:tcPr>
          <w:p w:rsidR="00F7302A" w:rsidRPr="0016257E" w:rsidRDefault="00F7302A" w:rsidP="00F74F1D"/>
        </w:tc>
        <w:tc>
          <w:tcPr>
            <w:tcW w:w="860" w:type="dxa"/>
            <w:gridSpan w:val="2"/>
          </w:tcPr>
          <w:p w:rsidR="00F7302A" w:rsidRPr="0016257E" w:rsidRDefault="00F7302A" w:rsidP="00F74F1D"/>
        </w:tc>
        <w:tc>
          <w:tcPr>
            <w:tcW w:w="927" w:type="dxa"/>
          </w:tcPr>
          <w:p w:rsidR="00F7302A" w:rsidRPr="0016257E" w:rsidRDefault="00F7302A" w:rsidP="00F74F1D"/>
        </w:tc>
        <w:tc>
          <w:tcPr>
            <w:tcW w:w="926" w:type="dxa"/>
          </w:tcPr>
          <w:p w:rsidR="00F7302A" w:rsidRPr="0016257E" w:rsidRDefault="00F7302A" w:rsidP="00F74F1D"/>
        </w:tc>
        <w:tc>
          <w:tcPr>
            <w:tcW w:w="927" w:type="dxa"/>
          </w:tcPr>
          <w:p w:rsidR="00F7302A" w:rsidRPr="0016257E" w:rsidRDefault="00F7302A" w:rsidP="00F74F1D"/>
        </w:tc>
        <w:tc>
          <w:tcPr>
            <w:tcW w:w="926" w:type="dxa"/>
            <w:gridSpan w:val="2"/>
          </w:tcPr>
          <w:p w:rsidR="00F7302A" w:rsidRPr="0016257E" w:rsidRDefault="00F7302A" w:rsidP="00F74F1D"/>
        </w:tc>
        <w:tc>
          <w:tcPr>
            <w:tcW w:w="927" w:type="dxa"/>
          </w:tcPr>
          <w:p w:rsidR="00F7302A" w:rsidRPr="0016257E" w:rsidRDefault="00F7302A" w:rsidP="00F74F1D"/>
        </w:tc>
      </w:tr>
      <w:tr w:rsidR="007A2394" w:rsidRPr="0016257E" w:rsidTr="00E2523E">
        <w:trPr>
          <w:cantSplit/>
        </w:trPr>
        <w:tc>
          <w:tcPr>
            <w:tcW w:w="3369" w:type="dxa"/>
          </w:tcPr>
          <w:p w:rsidR="007A2394" w:rsidRPr="0016257E" w:rsidRDefault="007A2394" w:rsidP="00383D32">
            <w:pPr>
              <w:spacing w:after="480"/>
              <w:ind w:left="1191" w:hanging="1191"/>
              <w:rPr>
                <w:b/>
              </w:rPr>
            </w:pPr>
            <w:r>
              <w:rPr>
                <w:b/>
              </w:rPr>
              <w:t>Start month</w:t>
            </w:r>
          </w:p>
        </w:tc>
        <w:tc>
          <w:tcPr>
            <w:tcW w:w="2779" w:type="dxa"/>
            <w:gridSpan w:val="4"/>
          </w:tcPr>
          <w:p w:rsidR="007A2394" w:rsidRPr="0016257E" w:rsidRDefault="007A2394" w:rsidP="00F74F1D"/>
        </w:tc>
        <w:tc>
          <w:tcPr>
            <w:tcW w:w="926" w:type="dxa"/>
          </w:tcPr>
          <w:p w:rsidR="007A2394" w:rsidRPr="000E450A" w:rsidRDefault="007A2394" w:rsidP="00F74F1D">
            <w:pPr>
              <w:rPr>
                <w:b/>
              </w:rPr>
            </w:pPr>
            <w:r w:rsidRPr="000E450A">
              <w:rPr>
                <w:b/>
              </w:rPr>
              <w:t>End month</w:t>
            </w:r>
          </w:p>
        </w:tc>
        <w:tc>
          <w:tcPr>
            <w:tcW w:w="2780" w:type="dxa"/>
            <w:gridSpan w:val="4"/>
          </w:tcPr>
          <w:p w:rsidR="007A2394" w:rsidRPr="0016257E" w:rsidRDefault="007A2394" w:rsidP="00F74F1D"/>
        </w:tc>
      </w:tr>
    </w:tbl>
    <w:p w:rsidR="00F7302A" w:rsidRPr="0016257E" w:rsidRDefault="00F7302A" w:rsidP="00F7302A">
      <w:pPr>
        <w:spacing w:before="60" w:after="60"/>
        <w:rPr>
          <w:b/>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F7302A" w:rsidRPr="0016257E" w:rsidTr="00F74F1D">
        <w:tc>
          <w:tcPr>
            <w:tcW w:w="9855" w:type="dxa"/>
          </w:tcPr>
          <w:p w:rsidR="00F7302A" w:rsidRPr="0016257E" w:rsidRDefault="00F7302A" w:rsidP="00F74F1D">
            <w:pPr>
              <w:spacing w:before="60" w:after="60"/>
            </w:pPr>
            <w:r w:rsidRPr="0016257E">
              <w:rPr>
                <w:b/>
              </w:rPr>
              <w:t>Objectives</w:t>
            </w:r>
            <w:r w:rsidRPr="0016257E">
              <w:t xml:space="preserve"> </w:t>
            </w:r>
          </w:p>
          <w:p w:rsidR="00F7302A" w:rsidRPr="0016257E" w:rsidRDefault="00F7302A" w:rsidP="00F74F1D">
            <w:pPr>
              <w:spacing w:before="60" w:after="60"/>
            </w:pPr>
          </w:p>
        </w:tc>
      </w:tr>
    </w:tbl>
    <w:p w:rsidR="00F7302A" w:rsidRPr="0016257E" w:rsidRDefault="00F7302A" w:rsidP="00F7302A">
      <w:pPr>
        <w:spacing w:before="60" w:after="60"/>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F7302A" w:rsidRPr="0016257E" w:rsidTr="00F74F1D">
        <w:tc>
          <w:tcPr>
            <w:tcW w:w="9855" w:type="dxa"/>
          </w:tcPr>
          <w:p w:rsidR="00F7302A" w:rsidRPr="0016257E" w:rsidRDefault="00F7302A" w:rsidP="00F53EA3">
            <w:pPr>
              <w:spacing w:before="60" w:after="60"/>
              <w:jc w:val="both"/>
            </w:pPr>
            <w:r w:rsidRPr="0016257E">
              <w:rPr>
                <w:b/>
              </w:rPr>
              <w:t xml:space="preserve">Description of </w:t>
            </w:r>
            <w:r w:rsidR="00262194" w:rsidRPr="0016257E">
              <w:rPr>
                <w:b/>
              </w:rPr>
              <w:t>w</w:t>
            </w:r>
            <w:r w:rsidRPr="0016257E">
              <w:rPr>
                <w:b/>
              </w:rPr>
              <w:t>ork</w:t>
            </w:r>
            <w:r w:rsidRPr="0016257E">
              <w:t xml:space="preserve"> (</w:t>
            </w:r>
            <w:r w:rsidR="00262194" w:rsidRPr="0016257E">
              <w:t>where appropriate,</w:t>
            </w:r>
            <w:r w:rsidRPr="0016257E">
              <w:t xml:space="preserve"> broken down into tasks</w:t>
            </w:r>
            <w:r w:rsidR="00262194" w:rsidRPr="0016257E">
              <w:t>)</w:t>
            </w:r>
            <w:r w:rsidRPr="0016257E">
              <w:t>, lead partner and role of participants</w:t>
            </w:r>
          </w:p>
          <w:p w:rsidR="00F7302A" w:rsidRPr="0016257E" w:rsidRDefault="00F7302A" w:rsidP="00F74F1D">
            <w:pPr>
              <w:spacing w:before="60" w:after="60"/>
            </w:pPr>
          </w:p>
          <w:p w:rsidR="00F7302A" w:rsidRPr="0016257E" w:rsidRDefault="00F7302A" w:rsidP="00F74F1D">
            <w:pPr>
              <w:spacing w:before="60" w:after="60"/>
            </w:pPr>
          </w:p>
          <w:p w:rsidR="00F7302A" w:rsidRPr="0016257E" w:rsidRDefault="00F7302A" w:rsidP="00F74F1D">
            <w:pPr>
              <w:spacing w:before="60" w:after="60"/>
            </w:pPr>
          </w:p>
          <w:p w:rsidR="00F7302A" w:rsidRPr="0016257E" w:rsidRDefault="00F7302A" w:rsidP="00F74F1D">
            <w:pPr>
              <w:spacing w:before="60" w:after="60"/>
            </w:pPr>
          </w:p>
          <w:p w:rsidR="00F7302A" w:rsidRPr="0016257E" w:rsidRDefault="00F7302A" w:rsidP="00F74F1D">
            <w:pPr>
              <w:spacing w:before="60" w:after="60"/>
            </w:pPr>
          </w:p>
          <w:p w:rsidR="00F7302A" w:rsidRPr="0016257E" w:rsidRDefault="00F7302A" w:rsidP="00F74F1D">
            <w:pPr>
              <w:spacing w:before="60" w:after="60"/>
            </w:pPr>
          </w:p>
          <w:p w:rsidR="00F7302A" w:rsidRPr="0016257E" w:rsidRDefault="00F7302A" w:rsidP="00F74F1D">
            <w:pPr>
              <w:spacing w:before="60" w:after="60"/>
            </w:pPr>
          </w:p>
        </w:tc>
      </w:tr>
    </w:tbl>
    <w:p w:rsidR="00F7302A" w:rsidRPr="0016257E" w:rsidRDefault="00F7302A" w:rsidP="00F7302A"/>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F7302A" w:rsidRPr="0016257E" w:rsidTr="00F74F1D">
        <w:tc>
          <w:tcPr>
            <w:tcW w:w="9855" w:type="dxa"/>
          </w:tcPr>
          <w:p w:rsidR="00F7302A" w:rsidRPr="0016257E" w:rsidRDefault="00F7302A" w:rsidP="00F74F1D">
            <w:pPr>
              <w:spacing w:before="60" w:after="60"/>
            </w:pPr>
            <w:r w:rsidRPr="0016257E">
              <w:rPr>
                <w:b/>
              </w:rPr>
              <w:t>Deliverables</w:t>
            </w:r>
            <w:r w:rsidRPr="0016257E">
              <w:t xml:space="preserve"> (brief description and month of delivery)</w:t>
            </w:r>
          </w:p>
          <w:p w:rsidR="00F7302A" w:rsidRPr="0016257E" w:rsidRDefault="00F7302A" w:rsidP="00F74F1D">
            <w:pPr>
              <w:spacing w:before="60" w:after="60"/>
            </w:pPr>
          </w:p>
          <w:p w:rsidR="00F7302A" w:rsidRPr="0016257E" w:rsidRDefault="00F7302A" w:rsidP="00F74F1D">
            <w:pPr>
              <w:spacing w:before="60" w:after="60"/>
            </w:pPr>
          </w:p>
          <w:p w:rsidR="00F7302A" w:rsidRPr="0016257E" w:rsidRDefault="00F7302A" w:rsidP="00F74F1D">
            <w:pPr>
              <w:spacing w:before="60" w:after="60"/>
            </w:pPr>
          </w:p>
          <w:p w:rsidR="00F7302A" w:rsidRPr="0016257E" w:rsidRDefault="00F7302A" w:rsidP="00F74F1D">
            <w:pPr>
              <w:spacing w:before="60" w:after="60"/>
            </w:pPr>
          </w:p>
          <w:p w:rsidR="00F7302A" w:rsidRPr="0016257E" w:rsidRDefault="00F7302A" w:rsidP="00F74F1D">
            <w:pPr>
              <w:spacing w:before="60" w:after="60"/>
            </w:pPr>
          </w:p>
          <w:p w:rsidR="00F7302A" w:rsidRPr="0016257E" w:rsidRDefault="00F7302A" w:rsidP="00F74F1D">
            <w:pPr>
              <w:spacing w:before="60" w:after="60"/>
            </w:pPr>
          </w:p>
        </w:tc>
      </w:tr>
    </w:tbl>
    <w:p w:rsidR="00F7302A" w:rsidRPr="0016257E" w:rsidRDefault="00F7302A" w:rsidP="00F7302A">
      <w:pPr>
        <w:keepNext/>
        <w:spacing w:before="240" w:after="120"/>
        <w:outlineLvl w:val="0"/>
        <w:rPr>
          <w:b/>
          <w:kern w:val="28"/>
        </w:rPr>
      </w:pPr>
    </w:p>
    <w:p w:rsidR="00D6546E" w:rsidRPr="0016257E" w:rsidRDefault="00F7302A" w:rsidP="00D6546E">
      <w:pPr>
        <w:spacing w:after="240"/>
        <w:rPr>
          <w:b/>
          <w:bCs/>
        </w:rPr>
      </w:pPr>
      <w:r w:rsidRPr="0016257E">
        <w:rPr>
          <w:b/>
          <w:bCs/>
        </w:rPr>
        <w:br w:type="page"/>
      </w:r>
      <w:r w:rsidR="00B8547D" w:rsidRPr="0016257E">
        <w:rPr>
          <w:b/>
          <w:bCs/>
        </w:rPr>
        <w:lastRenderedPageBreak/>
        <w:t>Table 3.1</w:t>
      </w:r>
      <w:r w:rsidRPr="0016257E">
        <w:rPr>
          <w:b/>
          <w:bCs/>
        </w:rPr>
        <w:t>b</w:t>
      </w:r>
      <w:r w:rsidR="00D6546E" w:rsidRPr="0016257E">
        <w:rPr>
          <w:b/>
          <w:bCs/>
        </w:rPr>
        <w:t>:</w:t>
      </w:r>
      <w:r w:rsidR="00D6546E" w:rsidRPr="0016257E" w:rsidDel="00A11A59">
        <w:rPr>
          <w:b/>
          <w:bCs/>
        </w:rPr>
        <w:t xml:space="preserve"> </w:t>
      </w:r>
      <w:r w:rsidR="00D6546E" w:rsidRPr="0016257E">
        <w:rPr>
          <w:b/>
          <w:bCs/>
        </w:rPr>
        <w:tab/>
      </w:r>
      <w:r w:rsidR="00262194" w:rsidRPr="0016257E">
        <w:rPr>
          <w:b/>
          <w:bCs/>
        </w:rPr>
        <w:t>List of w</w:t>
      </w:r>
      <w:r w:rsidR="00D6546E" w:rsidRPr="0016257E">
        <w:rPr>
          <w:b/>
          <w:bCs/>
        </w:rPr>
        <w:t>ork package</w:t>
      </w:r>
      <w:r w:rsidR="00262194" w:rsidRPr="0016257E">
        <w:rPr>
          <w:b/>
          <w:bCs/>
        </w:rPr>
        <w:t>s</w:t>
      </w:r>
    </w:p>
    <w:p w:rsidR="00D6546E" w:rsidRPr="0016257E" w:rsidRDefault="00D6546E" w:rsidP="00D6546E"/>
    <w:tbl>
      <w:tblPr>
        <w:tblW w:w="8896" w:type="dxa"/>
        <w:jc w:val="center"/>
        <w:tblLayout w:type="fixed"/>
        <w:tblLook w:val="0000" w:firstRow="0" w:lastRow="0" w:firstColumn="0" w:lastColumn="0" w:noHBand="0" w:noVBand="0"/>
      </w:tblPr>
      <w:tblGrid>
        <w:gridCol w:w="1101"/>
        <w:gridCol w:w="1417"/>
        <w:gridCol w:w="1417"/>
        <w:gridCol w:w="1418"/>
        <w:gridCol w:w="1275"/>
        <w:gridCol w:w="1134"/>
        <w:gridCol w:w="1134"/>
      </w:tblGrid>
      <w:tr w:rsidR="00564E1D" w:rsidRPr="0016257E" w:rsidTr="007F5555">
        <w:trPr>
          <w:cantSplit/>
          <w:jc w:val="center"/>
        </w:trPr>
        <w:tc>
          <w:tcPr>
            <w:tcW w:w="1101" w:type="dxa"/>
            <w:tcBorders>
              <w:top w:val="single" w:sz="2" w:space="0" w:color="auto"/>
              <w:left w:val="single" w:sz="2" w:space="0" w:color="auto"/>
              <w:bottom w:val="single" w:sz="2" w:space="0" w:color="auto"/>
              <w:right w:val="single" w:sz="2" w:space="0" w:color="auto"/>
            </w:tcBorders>
          </w:tcPr>
          <w:p w:rsidR="00564E1D" w:rsidRPr="0016257E" w:rsidRDefault="00564E1D" w:rsidP="0073475F">
            <w:pPr>
              <w:spacing w:before="120" w:after="120"/>
              <w:ind w:left="34"/>
              <w:jc w:val="center"/>
              <w:rPr>
                <w:b/>
              </w:rPr>
            </w:pPr>
            <w:r w:rsidRPr="0016257E">
              <w:rPr>
                <w:b/>
              </w:rPr>
              <w:t>Work package No</w:t>
            </w:r>
          </w:p>
        </w:tc>
        <w:tc>
          <w:tcPr>
            <w:tcW w:w="1417"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center"/>
              <w:rPr>
                <w:b/>
              </w:rPr>
            </w:pPr>
            <w:r w:rsidRPr="0016257E">
              <w:rPr>
                <w:b/>
              </w:rPr>
              <w:t>Work Package Title</w:t>
            </w:r>
          </w:p>
        </w:tc>
        <w:tc>
          <w:tcPr>
            <w:tcW w:w="1417" w:type="dxa"/>
            <w:tcBorders>
              <w:top w:val="single" w:sz="2" w:space="0" w:color="auto"/>
              <w:left w:val="single" w:sz="2" w:space="0" w:color="auto"/>
              <w:bottom w:val="single" w:sz="2" w:space="0" w:color="auto"/>
              <w:right w:val="single" w:sz="2" w:space="0" w:color="auto"/>
            </w:tcBorders>
          </w:tcPr>
          <w:p w:rsidR="00564E1D" w:rsidRPr="0016257E" w:rsidRDefault="00564E1D" w:rsidP="00662593">
            <w:pPr>
              <w:spacing w:before="120" w:after="120"/>
              <w:ind w:left="34"/>
              <w:jc w:val="center"/>
              <w:rPr>
                <w:b/>
              </w:rPr>
            </w:pPr>
            <w:r w:rsidRPr="0016257E">
              <w:rPr>
                <w:b/>
              </w:rPr>
              <w:t>Lead Participant No</w:t>
            </w:r>
          </w:p>
        </w:tc>
        <w:tc>
          <w:tcPr>
            <w:tcW w:w="1418"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center"/>
              <w:rPr>
                <w:b/>
              </w:rPr>
            </w:pPr>
            <w:r w:rsidRPr="0016257E">
              <w:rPr>
                <w:b/>
              </w:rPr>
              <w:t>Lead Participant Short Name</w:t>
            </w:r>
          </w:p>
        </w:tc>
        <w:tc>
          <w:tcPr>
            <w:tcW w:w="1275" w:type="dxa"/>
            <w:tcBorders>
              <w:top w:val="single" w:sz="2" w:space="0" w:color="auto"/>
              <w:left w:val="single" w:sz="2" w:space="0" w:color="auto"/>
              <w:bottom w:val="single" w:sz="2" w:space="0" w:color="auto"/>
              <w:right w:val="single" w:sz="2" w:space="0" w:color="auto"/>
            </w:tcBorders>
          </w:tcPr>
          <w:p w:rsidR="00564E1D" w:rsidRPr="0016257E" w:rsidRDefault="00564E1D" w:rsidP="00662593">
            <w:pPr>
              <w:spacing w:before="120" w:after="120"/>
              <w:ind w:left="34"/>
              <w:jc w:val="center"/>
              <w:rPr>
                <w:b/>
              </w:rPr>
            </w:pPr>
            <w:r w:rsidRPr="0016257E">
              <w:rPr>
                <w:b/>
              </w:rPr>
              <w:t>Person-Months</w:t>
            </w:r>
          </w:p>
        </w:tc>
        <w:tc>
          <w:tcPr>
            <w:tcW w:w="1134" w:type="dxa"/>
            <w:tcBorders>
              <w:top w:val="single" w:sz="2" w:space="0" w:color="auto"/>
              <w:left w:val="single" w:sz="2" w:space="0" w:color="auto"/>
              <w:bottom w:val="single" w:sz="2" w:space="0" w:color="auto"/>
              <w:right w:val="single" w:sz="2" w:space="0" w:color="auto"/>
            </w:tcBorders>
          </w:tcPr>
          <w:p w:rsidR="00564E1D" w:rsidRPr="0016257E" w:rsidRDefault="00564E1D" w:rsidP="00662593">
            <w:pPr>
              <w:spacing w:before="120" w:after="120"/>
              <w:ind w:left="34"/>
              <w:jc w:val="center"/>
              <w:rPr>
                <w:b/>
              </w:rPr>
            </w:pPr>
            <w:r w:rsidRPr="0016257E">
              <w:rPr>
                <w:b/>
              </w:rPr>
              <w:t>Start Month</w:t>
            </w:r>
          </w:p>
        </w:tc>
        <w:tc>
          <w:tcPr>
            <w:tcW w:w="1134"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center"/>
              <w:rPr>
                <w:b/>
              </w:rPr>
            </w:pPr>
            <w:r w:rsidRPr="0016257E">
              <w:rPr>
                <w:b/>
              </w:rPr>
              <w:t>End month</w:t>
            </w:r>
          </w:p>
        </w:tc>
      </w:tr>
      <w:tr w:rsidR="00564E1D" w:rsidRPr="0016257E" w:rsidTr="007F5555">
        <w:trPr>
          <w:cantSplit/>
          <w:jc w:val="center"/>
        </w:trPr>
        <w:tc>
          <w:tcPr>
            <w:tcW w:w="1101"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418"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275"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r>
      <w:tr w:rsidR="00564E1D" w:rsidRPr="0016257E" w:rsidTr="007F5555">
        <w:trPr>
          <w:cantSplit/>
          <w:jc w:val="center"/>
        </w:trPr>
        <w:tc>
          <w:tcPr>
            <w:tcW w:w="1101"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418"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275"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r>
      <w:tr w:rsidR="00564E1D" w:rsidRPr="0016257E" w:rsidTr="007F5555">
        <w:trPr>
          <w:cantSplit/>
          <w:jc w:val="center"/>
        </w:trPr>
        <w:tc>
          <w:tcPr>
            <w:tcW w:w="1101"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418"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275"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r>
      <w:tr w:rsidR="00564E1D" w:rsidRPr="0016257E" w:rsidTr="007F5555">
        <w:trPr>
          <w:cantSplit/>
          <w:jc w:val="center"/>
        </w:trPr>
        <w:tc>
          <w:tcPr>
            <w:tcW w:w="1101"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418"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275"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tcPr>
          <w:p w:rsidR="00564E1D" w:rsidRPr="0016257E" w:rsidRDefault="00564E1D" w:rsidP="00F74F1D">
            <w:pPr>
              <w:spacing w:before="120" w:after="120"/>
              <w:ind w:left="34"/>
              <w:jc w:val="both"/>
            </w:pPr>
          </w:p>
        </w:tc>
      </w:tr>
      <w:tr w:rsidR="00564E1D" w:rsidRPr="0016257E" w:rsidTr="007F5555">
        <w:trPr>
          <w:cantSplit/>
          <w:jc w:val="center"/>
        </w:trPr>
        <w:tc>
          <w:tcPr>
            <w:tcW w:w="1101" w:type="dxa"/>
            <w:tcBorders>
              <w:top w:val="single" w:sz="2" w:space="0" w:color="auto"/>
              <w:left w:val="single" w:sz="2" w:space="0" w:color="auto"/>
              <w:bottom w:val="single" w:sz="2" w:space="0" w:color="auto"/>
              <w:right w:val="single" w:sz="2" w:space="0" w:color="auto"/>
            </w:tcBorders>
            <w:shd w:val="clear" w:color="auto" w:fill="D9D9D9"/>
          </w:tcPr>
          <w:p w:rsidR="00564E1D" w:rsidRPr="0016257E" w:rsidRDefault="00564E1D" w:rsidP="00F74F1D">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shd w:val="clear" w:color="auto" w:fill="D9D9D9"/>
          </w:tcPr>
          <w:p w:rsidR="00564E1D" w:rsidRPr="0016257E" w:rsidRDefault="00564E1D" w:rsidP="00F74F1D">
            <w:pPr>
              <w:spacing w:before="120" w:after="120"/>
              <w:ind w:left="34"/>
              <w:jc w:val="both"/>
            </w:pPr>
          </w:p>
        </w:tc>
        <w:tc>
          <w:tcPr>
            <w:tcW w:w="1417" w:type="dxa"/>
            <w:tcBorders>
              <w:top w:val="single" w:sz="2" w:space="0" w:color="auto"/>
              <w:left w:val="single" w:sz="2" w:space="0" w:color="auto"/>
              <w:bottom w:val="single" w:sz="2" w:space="0" w:color="auto"/>
              <w:right w:val="single" w:sz="2" w:space="0" w:color="auto"/>
            </w:tcBorders>
            <w:shd w:val="clear" w:color="auto" w:fill="D9D9D9"/>
          </w:tcPr>
          <w:p w:rsidR="00564E1D" w:rsidRPr="0016257E" w:rsidRDefault="00564E1D" w:rsidP="00F74F1D">
            <w:pPr>
              <w:spacing w:before="120" w:after="120"/>
              <w:ind w:left="34"/>
              <w:jc w:val="both"/>
            </w:pPr>
          </w:p>
        </w:tc>
        <w:tc>
          <w:tcPr>
            <w:tcW w:w="1418" w:type="dxa"/>
            <w:tcBorders>
              <w:top w:val="single" w:sz="2" w:space="0" w:color="auto"/>
              <w:left w:val="single" w:sz="2" w:space="0" w:color="auto"/>
              <w:bottom w:val="single" w:sz="2" w:space="0" w:color="auto"/>
              <w:right w:val="single" w:sz="2" w:space="0" w:color="auto"/>
            </w:tcBorders>
            <w:shd w:val="clear" w:color="auto" w:fill="D9D9D9"/>
          </w:tcPr>
          <w:p w:rsidR="00564E1D" w:rsidRPr="0016257E" w:rsidRDefault="00564E1D" w:rsidP="00F74F1D">
            <w:pPr>
              <w:spacing w:before="120" w:after="120"/>
              <w:ind w:left="34"/>
              <w:jc w:val="both"/>
            </w:pPr>
          </w:p>
        </w:tc>
        <w:tc>
          <w:tcPr>
            <w:tcW w:w="1275" w:type="dxa"/>
            <w:tcBorders>
              <w:top w:val="single" w:sz="2" w:space="0" w:color="auto"/>
              <w:left w:val="single" w:sz="2" w:space="0" w:color="auto"/>
              <w:bottom w:val="single" w:sz="2" w:space="0" w:color="auto"/>
              <w:right w:val="single" w:sz="2" w:space="0" w:color="auto"/>
            </w:tcBorders>
          </w:tcPr>
          <w:p w:rsidR="00564E1D" w:rsidRPr="0016257E" w:rsidRDefault="00B21831" w:rsidP="00BD7790">
            <w:pPr>
              <w:spacing w:before="120" w:after="120"/>
            </w:pPr>
            <w:r>
              <w:t>Total</w:t>
            </w:r>
            <w:r w:rsidR="00982A51">
              <w:t xml:space="preserve"> </w:t>
            </w:r>
            <w:r w:rsidR="00BD7790">
              <w:t xml:space="preserve">person- </w:t>
            </w:r>
            <w:r w:rsidR="00982A51">
              <w:t>months</w:t>
            </w:r>
          </w:p>
        </w:tc>
        <w:tc>
          <w:tcPr>
            <w:tcW w:w="1134" w:type="dxa"/>
            <w:tcBorders>
              <w:top w:val="single" w:sz="2" w:space="0" w:color="auto"/>
              <w:left w:val="single" w:sz="2" w:space="0" w:color="auto"/>
              <w:bottom w:val="single" w:sz="2" w:space="0" w:color="auto"/>
              <w:right w:val="single" w:sz="2" w:space="0" w:color="auto"/>
            </w:tcBorders>
            <w:shd w:val="clear" w:color="auto" w:fill="D9D9D9"/>
          </w:tcPr>
          <w:p w:rsidR="00564E1D" w:rsidRPr="0016257E" w:rsidRDefault="00564E1D" w:rsidP="00F74F1D">
            <w:pPr>
              <w:spacing w:before="120" w:after="120"/>
              <w:ind w:left="34"/>
              <w:jc w:val="both"/>
            </w:pPr>
          </w:p>
        </w:tc>
        <w:tc>
          <w:tcPr>
            <w:tcW w:w="1134" w:type="dxa"/>
            <w:tcBorders>
              <w:top w:val="single" w:sz="2" w:space="0" w:color="auto"/>
              <w:left w:val="single" w:sz="2" w:space="0" w:color="auto"/>
              <w:bottom w:val="single" w:sz="2" w:space="0" w:color="auto"/>
              <w:right w:val="single" w:sz="2" w:space="0" w:color="auto"/>
            </w:tcBorders>
            <w:shd w:val="clear" w:color="auto" w:fill="D9D9D9"/>
          </w:tcPr>
          <w:p w:rsidR="00564E1D" w:rsidRPr="0016257E" w:rsidRDefault="00564E1D" w:rsidP="00F74F1D">
            <w:pPr>
              <w:spacing w:before="120" w:after="120"/>
              <w:ind w:left="34"/>
              <w:jc w:val="both"/>
            </w:pPr>
          </w:p>
        </w:tc>
      </w:tr>
    </w:tbl>
    <w:p w:rsidR="00D6546E" w:rsidRPr="0016257E" w:rsidRDefault="00D6546E" w:rsidP="00D6546E"/>
    <w:p w:rsidR="001C61BF" w:rsidRPr="0016257E" w:rsidRDefault="001C61BF" w:rsidP="00D6546E">
      <w:pPr>
        <w:spacing w:after="240"/>
        <w:rPr>
          <w:b/>
          <w:bCs/>
        </w:rPr>
      </w:pPr>
    </w:p>
    <w:p w:rsidR="001C61BF" w:rsidRPr="0016257E" w:rsidRDefault="001C61BF" w:rsidP="00D6546E">
      <w:pPr>
        <w:spacing w:after="240"/>
        <w:rPr>
          <w:b/>
          <w:bCs/>
        </w:rPr>
      </w:pPr>
    </w:p>
    <w:p w:rsidR="00D6546E" w:rsidRPr="0016257E" w:rsidRDefault="00D6546E" w:rsidP="00D6546E">
      <w:pPr>
        <w:spacing w:after="240"/>
        <w:rPr>
          <w:b/>
          <w:bCs/>
        </w:rPr>
      </w:pPr>
      <w:r w:rsidRPr="0016257E">
        <w:rPr>
          <w:b/>
          <w:bCs/>
        </w:rPr>
        <w:br w:type="page"/>
      </w:r>
      <w:r w:rsidRPr="0016257E">
        <w:rPr>
          <w:b/>
          <w:bCs/>
        </w:rPr>
        <w:lastRenderedPageBreak/>
        <w:t>T</w:t>
      </w:r>
      <w:r w:rsidR="00F7302A" w:rsidRPr="0016257E">
        <w:rPr>
          <w:b/>
          <w:bCs/>
        </w:rPr>
        <w:t>able 3.1c</w:t>
      </w:r>
      <w:r w:rsidRPr="0016257E">
        <w:rPr>
          <w:b/>
          <w:bCs/>
        </w:rPr>
        <w:t>:</w:t>
      </w:r>
      <w:r w:rsidRPr="0016257E">
        <w:rPr>
          <w:b/>
          <w:bCs/>
        </w:rPr>
        <w:tab/>
      </w:r>
      <w:r w:rsidR="00262194" w:rsidRPr="0016257E">
        <w:rPr>
          <w:b/>
          <w:bCs/>
        </w:rPr>
        <w:t xml:space="preserve">List of </w:t>
      </w:r>
      <w:r w:rsidRPr="0016257E">
        <w:rPr>
          <w:b/>
          <w:bCs/>
        </w:rPr>
        <w:t>Deliverables</w:t>
      </w:r>
      <w:r w:rsidR="00686BDB" w:rsidRPr="0016257E">
        <w:rPr>
          <w:rStyle w:val="FootnoteReference"/>
          <w:b/>
          <w:bCs/>
        </w:rPr>
        <w:footnoteReference w:id="7"/>
      </w:r>
      <w:r w:rsidRPr="0016257E">
        <w:rPr>
          <w:b/>
          <w:bCs/>
        </w:rPr>
        <w:t xml:space="preserve">  </w:t>
      </w:r>
    </w:p>
    <w:p w:rsidR="00D6546E" w:rsidRPr="0016257E" w:rsidRDefault="00D6546E" w:rsidP="00D6546E"/>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9"/>
        <w:gridCol w:w="1417"/>
        <w:gridCol w:w="1291"/>
        <w:gridCol w:w="1385"/>
        <w:gridCol w:w="1386"/>
        <w:gridCol w:w="1750"/>
        <w:gridCol w:w="1134"/>
      </w:tblGrid>
      <w:tr w:rsidR="00D6546E" w:rsidRPr="0016257E" w:rsidTr="00065B0C">
        <w:trPr>
          <w:jc w:val="center"/>
        </w:trPr>
        <w:tc>
          <w:tcPr>
            <w:tcW w:w="1449" w:type="dxa"/>
            <w:vAlign w:val="center"/>
          </w:tcPr>
          <w:p w:rsidR="00D6546E" w:rsidRPr="0016257E" w:rsidRDefault="00D6546E" w:rsidP="00383D32">
            <w:pPr>
              <w:spacing w:before="120"/>
              <w:jc w:val="center"/>
              <w:rPr>
                <w:b/>
              </w:rPr>
            </w:pPr>
            <w:r w:rsidRPr="0016257E">
              <w:rPr>
                <w:b/>
              </w:rPr>
              <w:t xml:space="preserve">Deliverable </w:t>
            </w:r>
            <w:r w:rsidR="00262194" w:rsidRPr="0016257E">
              <w:rPr>
                <w:b/>
              </w:rPr>
              <w:t>(number)</w:t>
            </w:r>
          </w:p>
        </w:tc>
        <w:tc>
          <w:tcPr>
            <w:tcW w:w="1417" w:type="dxa"/>
            <w:vAlign w:val="center"/>
          </w:tcPr>
          <w:p w:rsidR="00D6546E" w:rsidRPr="0016257E" w:rsidRDefault="00D6546E" w:rsidP="003B1F72">
            <w:pPr>
              <w:spacing w:before="120"/>
              <w:jc w:val="center"/>
              <w:rPr>
                <w:b/>
              </w:rPr>
            </w:pPr>
            <w:r w:rsidRPr="0016257E">
              <w:rPr>
                <w:b/>
              </w:rPr>
              <w:t xml:space="preserve">Deliverable </w:t>
            </w:r>
            <w:r w:rsidR="00262194" w:rsidRPr="0016257E">
              <w:rPr>
                <w:b/>
              </w:rPr>
              <w:t>n</w:t>
            </w:r>
            <w:r w:rsidRPr="0016257E">
              <w:rPr>
                <w:b/>
              </w:rPr>
              <w:t>ame</w:t>
            </w:r>
          </w:p>
        </w:tc>
        <w:tc>
          <w:tcPr>
            <w:tcW w:w="1291" w:type="dxa"/>
            <w:vAlign w:val="center"/>
          </w:tcPr>
          <w:p w:rsidR="00D6546E" w:rsidRPr="0016257E" w:rsidRDefault="00D6546E" w:rsidP="003B1F72">
            <w:pPr>
              <w:spacing w:before="120"/>
              <w:jc w:val="center"/>
              <w:rPr>
                <w:b/>
              </w:rPr>
            </w:pPr>
            <w:r w:rsidRPr="0016257E">
              <w:rPr>
                <w:b/>
              </w:rPr>
              <w:t xml:space="preserve">Work </w:t>
            </w:r>
            <w:r w:rsidR="00262194" w:rsidRPr="0016257E">
              <w:rPr>
                <w:b/>
              </w:rPr>
              <w:t>p</w:t>
            </w:r>
            <w:r w:rsidRPr="0016257E">
              <w:rPr>
                <w:b/>
              </w:rPr>
              <w:t xml:space="preserve">ackage </w:t>
            </w:r>
            <w:r w:rsidR="00262194" w:rsidRPr="0016257E">
              <w:rPr>
                <w:b/>
              </w:rPr>
              <w:t xml:space="preserve">number </w:t>
            </w:r>
          </w:p>
        </w:tc>
        <w:tc>
          <w:tcPr>
            <w:tcW w:w="1385" w:type="dxa"/>
            <w:vAlign w:val="center"/>
          </w:tcPr>
          <w:p w:rsidR="00D6546E" w:rsidRPr="0016257E" w:rsidRDefault="00262194" w:rsidP="003B1F72">
            <w:pPr>
              <w:jc w:val="center"/>
              <w:rPr>
                <w:b/>
              </w:rPr>
            </w:pPr>
            <w:r w:rsidRPr="0016257E">
              <w:rPr>
                <w:b/>
              </w:rPr>
              <w:t>Short name of l</w:t>
            </w:r>
            <w:r w:rsidR="00D6546E" w:rsidRPr="0016257E">
              <w:rPr>
                <w:b/>
              </w:rPr>
              <w:t xml:space="preserve">ead </w:t>
            </w:r>
            <w:r w:rsidRPr="0016257E">
              <w:rPr>
                <w:b/>
              </w:rPr>
              <w:t>p</w:t>
            </w:r>
            <w:r w:rsidR="00D6546E" w:rsidRPr="0016257E">
              <w:rPr>
                <w:b/>
              </w:rPr>
              <w:t xml:space="preserve">articipant </w:t>
            </w:r>
          </w:p>
        </w:tc>
        <w:tc>
          <w:tcPr>
            <w:tcW w:w="1386" w:type="dxa"/>
            <w:vAlign w:val="center"/>
          </w:tcPr>
          <w:p w:rsidR="00D6546E" w:rsidRPr="0016257E" w:rsidRDefault="00262194" w:rsidP="006C3A5A">
            <w:pPr>
              <w:jc w:val="center"/>
              <w:rPr>
                <w:b/>
              </w:rPr>
            </w:pPr>
            <w:r w:rsidRPr="0016257E">
              <w:rPr>
                <w:b/>
              </w:rPr>
              <w:t>Type</w:t>
            </w:r>
          </w:p>
        </w:tc>
        <w:tc>
          <w:tcPr>
            <w:tcW w:w="1750" w:type="dxa"/>
            <w:vAlign w:val="center"/>
          </w:tcPr>
          <w:p w:rsidR="00D6546E" w:rsidRPr="0016257E" w:rsidRDefault="00D6546E" w:rsidP="00AF118B">
            <w:pPr>
              <w:spacing w:before="120"/>
              <w:jc w:val="center"/>
              <w:rPr>
                <w:b/>
              </w:rPr>
            </w:pPr>
            <w:r w:rsidRPr="0016257E">
              <w:rPr>
                <w:b/>
              </w:rPr>
              <w:t xml:space="preserve">Dissemination </w:t>
            </w:r>
            <w:r w:rsidR="00262194" w:rsidRPr="0016257E">
              <w:rPr>
                <w:b/>
              </w:rPr>
              <w:t>l</w:t>
            </w:r>
            <w:r w:rsidRPr="0016257E">
              <w:rPr>
                <w:b/>
              </w:rPr>
              <w:t>evel</w:t>
            </w:r>
          </w:p>
        </w:tc>
        <w:tc>
          <w:tcPr>
            <w:tcW w:w="1134" w:type="dxa"/>
            <w:vAlign w:val="center"/>
          </w:tcPr>
          <w:p w:rsidR="00D6546E" w:rsidRPr="0016257E" w:rsidRDefault="00D6546E" w:rsidP="00F74F1D">
            <w:pPr>
              <w:spacing w:before="120"/>
              <w:jc w:val="center"/>
              <w:rPr>
                <w:b/>
              </w:rPr>
            </w:pPr>
            <w:r w:rsidRPr="0016257E">
              <w:rPr>
                <w:b/>
              </w:rPr>
              <w:t xml:space="preserve">Delivery </w:t>
            </w:r>
            <w:r w:rsidR="00262194" w:rsidRPr="0016257E">
              <w:rPr>
                <w:b/>
              </w:rPr>
              <w:t>d</w:t>
            </w:r>
            <w:r w:rsidRPr="0016257E">
              <w:rPr>
                <w:b/>
              </w:rPr>
              <w:t>ate</w:t>
            </w:r>
          </w:p>
          <w:p w:rsidR="00D6546E" w:rsidRPr="0016257E" w:rsidRDefault="00D92C12" w:rsidP="00F74F1D">
            <w:pPr>
              <w:spacing w:before="120"/>
              <w:jc w:val="center"/>
              <w:rPr>
                <w:b/>
              </w:rPr>
            </w:pPr>
            <w:r>
              <w:rPr>
                <w:b/>
              </w:rPr>
              <w:t>(in months)</w:t>
            </w:r>
          </w:p>
        </w:tc>
      </w:tr>
      <w:tr w:rsidR="00D6546E" w:rsidRPr="0016257E" w:rsidTr="00065B0C">
        <w:trPr>
          <w:jc w:val="center"/>
        </w:trPr>
        <w:tc>
          <w:tcPr>
            <w:tcW w:w="1449" w:type="dxa"/>
          </w:tcPr>
          <w:p w:rsidR="00D6546E" w:rsidRPr="0016257E" w:rsidRDefault="00D6546E" w:rsidP="00F74F1D">
            <w:pPr>
              <w:spacing w:before="120"/>
              <w:jc w:val="center"/>
            </w:pPr>
          </w:p>
        </w:tc>
        <w:tc>
          <w:tcPr>
            <w:tcW w:w="1417" w:type="dxa"/>
          </w:tcPr>
          <w:p w:rsidR="00D6546E" w:rsidRPr="0016257E" w:rsidRDefault="00D6546E" w:rsidP="00F74F1D">
            <w:pPr>
              <w:spacing w:before="120"/>
              <w:jc w:val="center"/>
            </w:pPr>
          </w:p>
        </w:tc>
        <w:tc>
          <w:tcPr>
            <w:tcW w:w="1291" w:type="dxa"/>
          </w:tcPr>
          <w:p w:rsidR="00D6546E" w:rsidRPr="0016257E" w:rsidRDefault="00D6546E" w:rsidP="00F74F1D">
            <w:pPr>
              <w:spacing w:before="120"/>
              <w:jc w:val="center"/>
            </w:pPr>
          </w:p>
        </w:tc>
        <w:tc>
          <w:tcPr>
            <w:tcW w:w="1385" w:type="dxa"/>
          </w:tcPr>
          <w:p w:rsidR="00D6546E" w:rsidRPr="0016257E" w:rsidRDefault="00D6546E" w:rsidP="00F74F1D">
            <w:pPr>
              <w:spacing w:before="120"/>
              <w:jc w:val="center"/>
            </w:pPr>
          </w:p>
        </w:tc>
        <w:tc>
          <w:tcPr>
            <w:tcW w:w="1386" w:type="dxa"/>
          </w:tcPr>
          <w:p w:rsidR="00D6546E" w:rsidRPr="0016257E" w:rsidRDefault="00D6546E" w:rsidP="00F74F1D">
            <w:pPr>
              <w:spacing w:before="120"/>
              <w:jc w:val="center"/>
            </w:pPr>
          </w:p>
        </w:tc>
        <w:tc>
          <w:tcPr>
            <w:tcW w:w="1750" w:type="dxa"/>
          </w:tcPr>
          <w:p w:rsidR="00D6546E" w:rsidRPr="0016257E" w:rsidRDefault="00D6546E" w:rsidP="00F74F1D">
            <w:pPr>
              <w:spacing w:before="120"/>
              <w:jc w:val="center"/>
            </w:pPr>
          </w:p>
        </w:tc>
        <w:tc>
          <w:tcPr>
            <w:tcW w:w="1134" w:type="dxa"/>
          </w:tcPr>
          <w:p w:rsidR="00D6546E" w:rsidRPr="0016257E" w:rsidRDefault="00D6546E" w:rsidP="00F74F1D">
            <w:pPr>
              <w:spacing w:before="120"/>
              <w:jc w:val="center"/>
            </w:pPr>
          </w:p>
        </w:tc>
      </w:tr>
      <w:tr w:rsidR="00D6546E" w:rsidRPr="0016257E" w:rsidTr="00065B0C">
        <w:trPr>
          <w:jc w:val="center"/>
        </w:trPr>
        <w:tc>
          <w:tcPr>
            <w:tcW w:w="1449" w:type="dxa"/>
          </w:tcPr>
          <w:p w:rsidR="00D6546E" w:rsidRPr="0016257E" w:rsidRDefault="00D6546E" w:rsidP="00F74F1D">
            <w:pPr>
              <w:spacing w:before="120"/>
              <w:jc w:val="center"/>
            </w:pPr>
          </w:p>
        </w:tc>
        <w:tc>
          <w:tcPr>
            <w:tcW w:w="1417" w:type="dxa"/>
          </w:tcPr>
          <w:p w:rsidR="00D6546E" w:rsidRPr="0016257E" w:rsidRDefault="00D6546E" w:rsidP="00F74F1D">
            <w:pPr>
              <w:spacing w:before="120"/>
              <w:jc w:val="center"/>
            </w:pPr>
          </w:p>
        </w:tc>
        <w:tc>
          <w:tcPr>
            <w:tcW w:w="1291" w:type="dxa"/>
          </w:tcPr>
          <w:p w:rsidR="00D6546E" w:rsidRPr="0016257E" w:rsidRDefault="00D6546E" w:rsidP="00F74F1D">
            <w:pPr>
              <w:spacing w:before="120"/>
              <w:jc w:val="center"/>
            </w:pPr>
          </w:p>
        </w:tc>
        <w:tc>
          <w:tcPr>
            <w:tcW w:w="1385" w:type="dxa"/>
          </w:tcPr>
          <w:p w:rsidR="00D6546E" w:rsidRPr="0016257E" w:rsidRDefault="00D6546E" w:rsidP="00F74F1D">
            <w:pPr>
              <w:spacing w:before="120"/>
              <w:jc w:val="center"/>
            </w:pPr>
          </w:p>
        </w:tc>
        <w:tc>
          <w:tcPr>
            <w:tcW w:w="1386" w:type="dxa"/>
          </w:tcPr>
          <w:p w:rsidR="00D6546E" w:rsidRPr="0016257E" w:rsidRDefault="00D6546E" w:rsidP="00F74F1D">
            <w:pPr>
              <w:spacing w:before="120"/>
              <w:jc w:val="center"/>
            </w:pPr>
          </w:p>
        </w:tc>
        <w:tc>
          <w:tcPr>
            <w:tcW w:w="1750" w:type="dxa"/>
          </w:tcPr>
          <w:p w:rsidR="00D6546E" w:rsidRPr="0016257E" w:rsidRDefault="00D6546E" w:rsidP="00F74F1D">
            <w:pPr>
              <w:spacing w:before="120"/>
              <w:jc w:val="center"/>
            </w:pPr>
          </w:p>
        </w:tc>
        <w:tc>
          <w:tcPr>
            <w:tcW w:w="1134" w:type="dxa"/>
          </w:tcPr>
          <w:p w:rsidR="00D6546E" w:rsidRPr="0016257E" w:rsidRDefault="00D6546E" w:rsidP="00F74F1D">
            <w:pPr>
              <w:spacing w:before="120"/>
              <w:jc w:val="center"/>
            </w:pPr>
          </w:p>
        </w:tc>
      </w:tr>
      <w:tr w:rsidR="00D6546E" w:rsidRPr="0016257E" w:rsidTr="00065B0C">
        <w:trPr>
          <w:jc w:val="center"/>
        </w:trPr>
        <w:tc>
          <w:tcPr>
            <w:tcW w:w="1449" w:type="dxa"/>
          </w:tcPr>
          <w:p w:rsidR="00D6546E" w:rsidRPr="0016257E" w:rsidRDefault="00D6546E" w:rsidP="00F74F1D">
            <w:pPr>
              <w:spacing w:before="120"/>
              <w:jc w:val="center"/>
            </w:pPr>
          </w:p>
        </w:tc>
        <w:tc>
          <w:tcPr>
            <w:tcW w:w="1417" w:type="dxa"/>
          </w:tcPr>
          <w:p w:rsidR="00D6546E" w:rsidRPr="0016257E" w:rsidRDefault="00D6546E" w:rsidP="00F74F1D">
            <w:pPr>
              <w:spacing w:before="120"/>
              <w:jc w:val="center"/>
            </w:pPr>
          </w:p>
        </w:tc>
        <w:tc>
          <w:tcPr>
            <w:tcW w:w="1291" w:type="dxa"/>
          </w:tcPr>
          <w:p w:rsidR="00D6546E" w:rsidRPr="0016257E" w:rsidRDefault="00D6546E" w:rsidP="00F74F1D">
            <w:pPr>
              <w:spacing w:before="120"/>
              <w:jc w:val="center"/>
            </w:pPr>
          </w:p>
        </w:tc>
        <w:tc>
          <w:tcPr>
            <w:tcW w:w="1385" w:type="dxa"/>
          </w:tcPr>
          <w:p w:rsidR="00D6546E" w:rsidRPr="0016257E" w:rsidRDefault="00D6546E" w:rsidP="00F74F1D">
            <w:pPr>
              <w:spacing w:before="120"/>
              <w:jc w:val="center"/>
            </w:pPr>
          </w:p>
        </w:tc>
        <w:tc>
          <w:tcPr>
            <w:tcW w:w="1386" w:type="dxa"/>
          </w:tcPr>
          <w:p w:rsidR="00D6546E" w:rsidRPr="0016257E" w:rsidRDefault="00D6546E" w:rsidP="00F74F1D">
            <w:pPr>
              <w:spacing w:before="120"/>
              <w:jc w:val="center"/>
            </w:pPr>
          </w:p>
        </w:tc>
        <w:tc>
          <w:tcPr>
            <w:tcW w:w="1750" w:type="dxa"/>
          </w:tcPr>
          <w:p w:rsidR="00D6546E" w:rsidRPr="0016257E" w:rsidRDefault="00D6546E" w:rsidP="00F74F1D">
            <w:pPr>
              <w:spacing w:before="120"/>
              <w:jc w:val="center"/>
            </w:pPr>
          </w:p>
        </w:tc>
        <w:tc>
          <w:tcPr>
            <w:tcW w:w="1134" w:type="dxa"/>
          </w:tcPr>
          <w:p w:rsidR="00D6546E" w:rsidRPr="0016257E" w:rsidRDefault="00D6546E" w:rsidP="00F74F1D">
            <w:pPr>
              <w:spacing w:before="120"/>
              <w:jc w:val="center"/>
            </w:pPr>
          </w:p>
        </w:tc>
      </w:tr>
      <w:tr w:rsidR="00D6546E" w:rsidRPr="0016257E" w:rsidTr="00065B0C">
        <w:trPr>
          <w:jc w:val="center"/>
        </w:trPr>
        <w:tc>
          <w:tcPr>
            <w:tcW w:w="1449" w:type="dxa"/>
          </w:tcPr>
          <w:p w:rsidR="00D6546E" w:rsidRPr="0016257E" w:rsidRDefault="00D6546E" w:rsidP="00F74F1D">
            <w:pPr>
              <w:spacing w:before="120"/>
              <w:jc w:val="center"/>
            </w:pPr>
          </w:p>
        </w:tc>
        <w:tc>
          <w:tcPr>
            <w:tcW w:w="1417" w:type="dxa"/>
          </w:tcPr>
          <w:p w:rsidR="00D6546E" w:rsidRPr="0016257E" w:rsidRDefault="00D6546E" w:rsidP="00F74F1D">
            <w:pPr>
              <w:spacing w:before="120"/>
              <w:jc w:val="center"/>
            </w:pPr>
          </w:p>
        </w:tc>
        <w:tc>
          <w:tcPr>
            <w:tcW w:w="1291" w:type="dxa"/>
          </w:tcPr>
          <w:p w:rsidR="00D6546E" w:rsidRPr="0016257E" w:rsidRDefault="00D6546E" w:rsidP="00F74F1D">
            <w:pPr>
              <w:spacing w:before="120"/>
              <w:jc w:val="center"/>
            </w:pPr>
          </w:p>
        </w:tc>
        <w:tc>
          <w:tcPr>
            <w:tcW w:w="1385" w:type="dxa"/>
          </w:tcPr>
          <w:p w:rsidR="00D6546E" w:rsidRPr="0016257E" w:rsidRDefault="00D6546E" w:rsidP="00F74F1D">
            <w:pPr>
              <w:spacing w:before="120"/>
              <w:jc w:val="center"/>
            </w:pPr>
          </w:p>
        </w:tc>
        <w:tc>
          <w:tcPr>
            <w:tcW w:w="1386" w:type="dxa"/>
          </w:tcPr>
          <w:p w:rsidR="00D6546E" w:rsidRPr="0016257E" w:rsidRDefault="00D6546E" w:rsidP="00F74F1D">
            <w:pPr>
              <w:spacing w:before="120"/>
              <w:jc w:val="center"/>
            </w:pPr>
          </w:p>
        </w:tc>
        <w:tc>
          <w:tcPr>
            <w:tcW w:w="1750" w:type="dxa"/>
          </w:tcPr>
          <w:p w:rsidR="00D6546E" w:rsidRPr="0016257E" w:rsidRDefault="00D6546E" w:rsidP="00F74F1D">
            <w:pPr>
              <w:spacing w:before="120"/>
              <w:jc w:val="center"/>
            </w:pPr>
          </w:p>
        </w:tc>
        <w:tc>
          <w:tcPr>
            <w:tcW w:w="1134" w:type="dxa"/>
          </w:tcPr>
          <w:p w:rsidR="00D6546E" w:rsidRPr="0016257E" w:rsidRDefault="00D6546E" w:rsidP="00F74F1D">
            <w:pPr>
              <w:spacing w:before="120"/>
              <w:jc w:val="center"/>
            </w:pPr>
          </w:p>
        </w:tc>
      </w:tr>
      <w:tr w:rsidR="00D6546E" w:rsidRPr="0016257E" w:rsidTr="00065B0C">
        <w:trPr>
          <w:jc w:val="center"/>
        </w:trPr>
        <w:tc>
          <w:tcPr>
            <w:tcW w:w="1449" w:type="dxa"/>
          </w:tcPr>
          <w:p w:rsidR="00D6546E" w:rsidRPr="0016257E" w:rsidRDefault="00D6546E" w:rsidP="00F74F1D">
            <w:pPr>
              <w:spacing w:before="120"/>
              <w:jc w:val="center"/>
            </w:pPr>
          </w:p>
        </w:tc>
        <w:tc>
          <w:tcPr>
            <w:tcW w:w="1417" w:type="dxa"/>
          </w:tcPr>
          <w:p w:rsidR="00D6546E" w:rsidRPr="0016257E" w:rsidRDefault="00D6546E" w:rsidP="00F74F1D">
            <w:pPr>
              <w:spacing w:before="120"/>
              <w:jc w:val="center"/>
            </w:pPr>
          </w:p>
        </w:tc>
        <w:tc>
          <w:tcPr>
            <w:tcW w:w="1291" w:type="dxa"/>
          </w:tcPr>
          <w:p w:rsidR="00D6546E" w:rsidRPr="0016257E" w:rsidRDefault="00D6546E" w:rsidP="00F74F1D">
            <w:pPr>
              <w:spacing w:before="120"/>
              <w:jc w:val="center"/>
            </w:pPr>
          </w:p>
        </w:tc>
        <w:tc>
          <w:tcPr>
            <w:tcW w:w="1385" w:type="dxa"/>
          </w:tcPr>
          <w:p w:rsidR="00D6546E" w:rsidRPr="0016257E" w:rsidRDefault="00D6546E" w:rsidP="00F74F1D">
            <w:pPr>
              <w:spacing w:before="120"/>
              <w:jc w:val="center"/>
            </w:pPr>
          </w:p>
        </w:tc>
        <w:tc>
          <w:tcPr>
            <w:tcW w:w="1386" w:type="dxa"/>
          </w:tcPr>
          <w:p w:rsidR="00D6546E" w:rsidRPr="0016257E" w:rsidRDefault="00D6546E" w:rsidP="00F74F1D">
            <w:pPr>
              <w:spacing w:before="120"/>
              <w:jc w:val="center"/>
            </w:pPr>
          </w:p>
        </w:tc>
        <w:tc>
          <w:tcPr>
            <w:tcW w:w="1750" w:type="dxa"/>
          </w:tcPr>
          <w:p w:rsidR="00D6546E" w:rsidRPr="0016257E" w:rsidRDefault="00D6546E" w:rsidP="00F74F1D">
            <w:pPr>
              <w:spacing w:before="120"/>
              <w:jc w:val="center"/>
            </w:pPr>
          </w:p>
        </w:tc>
        <w:tc>
          <w:tcPr>
            <w:tcW w:w="1134" w:type="dxa"/>
          </w:tcPr>
          <w:p w:rsidR="00D6546E" w:rsidRPr="0016257E" w:rsidRDefault="00D6546E" w:rsidP="00F74F1D">
            <w:pPr>
              <w:spacing w:before="120"/>
              <w:jc w:val="center"/>
            </w:pPr>
          </w:p>
        </w:tc>
      </w:tr>
    </w:tbl>
    <w:p w:rsidR="00D6546E" w:rsidRPr="0016257E" w:rsidRDefault="00D6546E" w:rsidP="00D6546E"/>
    <w:p w:rsidR="00262194" w:rsidRPr="0016257E" w:rsidRDefault="00262194" w:rsidP="00D6546E"/>
    <w:p w:rsidR="001F1AE1" w:rsidRPr="0016257E" w:rsidRDefault="001F1AE1" w:rsidP="003B1F72"/>
    <w:p w:rsidR="00F53EA3" w:rsidRPr="0016257E" w:rsidRDefault="00F53EA3" w:rsidP="003B1F72"/>
    <w:p w:rsidR="00262194" w:rsidRPr="0016257E" w:rsidRDefault="00262194" w:rsidP="0072578C">
      <w:pPr>
        <w:pBdr>
          <w:top w:val="single" w:sz="4" w:space="1" w:color="auto"/>
          <w:left w:val="single" w:sz="4" w:space="4" w:color="auto"/>
          <w:bottom w:val="single" w:sz="4" w:space="1" w:color="auto"/>
          <w:right w:val="single" w:sz="4" w:space="4" w:color="auto"/>
        </w:pBdr>
        <w:shd w:val="clear" w:color="auto" w:fill="F2DBDB"/>
        <w:spacing w:after="120"/>
        <w:rPr>
          <w:b/>
        </w:rPr>
      </w:pPr>
      <w:r w:rsidRPr="0016257E">
        <w:rPr>
          <w:b/>
        </w:rPr>
        <w:t>KEY</w:t>
      </w:r>
      <w:r w:rsidR="007A068C" w:rsidRPr="0016257E">
        <w:rPr>
          <w:b/>
        </w:rPr>
        <w:t xml:space="preserve"> </w:t>
      </w:r>
    </w:p>
    <w:p w:rsidR="00262194" w:rsidRPr="0016257E" w:rsidRDefault="00262194" w:rsidP="00D340D6">
      <w:pPr>
        <w:pBdr>
          <w:top w:val="single" w:sz="4" w:space="1" w:color="auto"/>
          <w:left w:val="single" w:sz="4" w:space="4" w:color="auto"/>
          <w:bottom w:val="single" w:sz="4" w:space="1" w:color="auto"/>
          <w:right w:val="single" w:sz="4" w:space="4" w:color="auto"/>
        </w:pBdr>
        <w:shd w:val="clear" w:color="auto" w:fill="F2DBDB"/>
        <w:rPr>
          <w:i/>
        </w:rPr>
      </w:pPr>
      <w:r w:rsidRPr="0016257E">
        <w:rPr>
          <w:i/>
        </w:rPr>
        <w:t xml:space="preserve">Deliverable numbers in order of delivery dates. Please use the numbering convention &lt;WP number&gt;.&lt;number of deliverable within that WP&gt;. </w:t>
      </w:r>
    </w:p>
    <w:p w:rsidR="00262194" w:rsidRPr="0016257E" w:rsidRDefault="00262194" w:rsidP="00D340D6">
      <w:pPr>
        <w:pBdr>
          <w:top w:val="single" w:sz="4" w:space="1" w:color="auto"/>
          <w:left w:val="single" w:sz="4" w:space="4" w:color="auto"/>
          <w:bottom w:val="single" w:sz="4" w:space="1" w:color="auto"/>
          <w:right w:val="single" w:sz="4" w:space="4" w:color="auto"/>
        </w:pBdr>
        <w:shd w:val="clear" w:color="auto" w:fill="F2DBDB"/>
        <w:rPr>
          <w:i/>
        </w:rPr>
      </w:pPr>
    </w:p>
    <w:p w:rsidR="00262194" w:rsidRPr="0016257E" w:rsidRDefault="00262194" w:rsidP="00D340D6">
      <w:pPr>
        <w:pBdr>
          <w:top w:val="single" w:sz="4" w:space="1" w:color="auto"/>
          <w:left w:val="single" w:sz="4" w:space="4" w:color="auto"/>
          <w:bottom w:val="single" w:sz="4" w:space="1" w:color="auto"/>
          <w:right w:val="single" w:sz="4" w:space="4" w:color="auto"/>
        </w:pBdr>
        <w:shd w:val="clear" w:color="auto" w:fill="F2DBDB"/>
        <w:rPr>
          <w:i/>
        </w:rPr>
      </w:pPr>
      <w:r w:rsidRPr="0016257E">
        <w:rPr>
          <w:i/>
        </w:rPr>
        <w:t>For example, deliverable 4.2 would be the second deliverable from work package 4.</w:t>
      </w:r>
    </w:p>
    <w:p w:rsidR="00262194" w:rsidRPr="0016257E" w:rsidRDefault="00262194" w:rsidP="00D340D6">
      <w:pPr>
        <w:pBdr>
          <w:top w:val="single" w:sz="4" w:space="1" w:color="auto"/>
          <w:left w:val="single" w:sz="4" w:space="4" w:color="auto"/>
          <w:bottom w:val="single" w:sz="4" w:space="1" w:color="auto"/>
          <w:right w:val="single" w:sz="4" w:space="4" w:color="auto"/>
        </w:pBdr>
        <w:shd w:val="clear" w:color="auto" w:fill="F2DBDB"/>
      </w:pPr>
    </w:p>
    <w:p w:rsidR="00262194" w:rsidRPr="0016257E" w:rsidRDefault="00262194" w:rsidP="00D340D6">
      <w:pPr>
        <w:pBdr>
          <w:top w:val="single" w:sz="4" w:space="1" w:color="auto"/>
          <w:left w:val="single" w:sz="4" w:space="4" w:color="auto"/>
          <w:bottom w:val="single" w:sz="4" w:space="1" w:color="auto"/>
          <w:right w:val="single" w:sz="4" w:space="4" w:color="auto"/>
        </w:pBdr>
        <w:shd w:val="clear" w:color="auto" w:fill="F2DBDB"/>
        <w:rPr>
          <w:b/>
        </w:rPr>
      </w:pPr>
      <w:r w:rsidRPr="0016257E">
        <w:rPr>
          <w:b/>
        </w:rPr>
        <w:t xml:space="preserve">Type: </w:t>
      </w:r>
    </w:p>
    <w:p w:rsidR="00F53EA3" w:rsidRPr="0016257E" w:rsidRDefault="00262194" w:rsidP="0065134C">
      <w:pPr>
        <w:pBdr>
          <w:top w:val="single" w:sz="4" w:space="1" w:color="auto"/>
          <w:left w:val="single" w:sz="4" w:space="4" w:color="auto"/>
          <w:bottom w:val="single" w:sz="4" w:space="1" w:color="auto"/>
          <w:right w:val="single" w:sz="4" w:space="4" w:color="auto"/>
        </w:pBdr>
        <w:shd w:val="clear" w:color="auto" w:fill="F2DBDB"/>
        <w:rPr>
          <w:i/>
        </w:rPr>
      </w:pPr>
      <w:r w:rsidRPr="0016257E">
        <w:rPr>
          <w:i/>
        </w:rPr>
        <w:t xml:space="preserve">Use one of the following codes: </w:t>
      </w:r>
    </w:p>
    <w:p w:rsidR="00627DFF" w:rsidRPr="0016257E" w:rsidRDefault="00627DFF" w:rsidP="00F53EA3">
      <w:pPr>
        <w:pBdr>
          <w:top w:val="single" w:sz="4" w:space="1" w:color="auto"/>
          <w:left w:val="single" w:sz="4" w:space="4" w:color="auto"/>
          <w:bottom w:val="single" w:sz="4" w:space="1" w:color="auto"/>
          <w:right w:val="single" w:sz="4" w:space="4" w:color="auto"/>
        </w:pBdr>
        <w:shd w:val="clear" w:color="auto" w:fill="F2DBDB"/>
        <w:ind w:firstLine="720"/>
      </w:pPr>
      <w:r w:rsidRPr="0016257E">
        <w:t>R:</w:t>
      </w:r>
      <w:r w:rsidRPr="0016257E">
        <w:tab/>
        <w:t xml:space="preserve">Document, report (excluding </w:t>
      </w:r>
      <w:r w:rsidR="00F6378A" w:rsidRPr="0016257E">
        <w:t xml:space="preserve">the </w:t>
      </w:r>
      <w:r w:rsidRPr="0016257E">
        <w:t xml:space="preserve">periodic </w:t>
      </w:r>
      <w:r w:rsidR="00F6378A" w:rsidRPr="0016257E">
        <w:t xml:space="preserve">and </w:t>
      </w:r>
      <w:r w:rsidRPr="0016257E">
        <w:t>final report</w:t>
      </w:r>
      <w:r w:rsidR="00F6378A" w:rsidRPr="0016257E">
        <w:t>s</w:t>
      </w:r>
      <w:r w:rsidRPr="0016257E">
        <w:t xml:space="preserve">) </w:t>
      </w:r>
    </w:p>
    <w:p w:rsidR="00627DFF" w:rsidRPr="0016257E" w:rsidRDefault="00627DFF" w:rsidP="00F53EA3">
      <w:pPr>
        <w:pBdr>
          <w:top w:val="single" w:sz="4" w:space="1" w:color="auto"/>
          <w:left w:val="single" w:sz="4" w:space="4" w:color="auto"/>
          <w:bottom w:val="single" w:sz="4" w:space="1" w:color="auto"/>
          <w:right w:val="single" w:sz="4" w:space="4" w:color="auto"/>
        </w:pBdr>
        <w:shd w:val="clear" w:color="auto" w:fill="F2DBDB"/>
        <w:ind w:firstLine="720"/>
      </w:pPr>
      <w:r w:rsidRPr="0016257E">
        <w:t>DEM:</w:t>
      </w:r>
      <w:r w:rsidRPr="0016257E">
        <w:tab/>
        <w:t xml:space="preserve">Demonstrator, pilot, prototype, plan designs </w:t>
      </w:r>
    </w:p>
    <w:p w:rsidR="00627DFF" w:rsidRPr="0016257E" w:rsidRDefault="00627DFF" w:rsidP="00F53EA3">
      <w:pPr>
        <w:pBdr>
          <w:top w:val="single" w:sz="4" w:space="1" w:color="auto"/>
          <w:left w:val="single" w:sz="4" w:space="4" w:color="auto"/>
          <w:bottom w:val="single" w:sz="4" w:space="1" w:color="auto"/>
          <w:right w:val="single" w:sz="4" w:space="4" w:color="auto"/>
        </w:pBdr>
        <w:shd w:val="clear" w:color="auto" w:fill="F2DBDB"/>
        <w:ind w:firstLine="720"/>
      </w:pPr>
      <w:r w:rsidRPr="0016257E">
        <w:t>DE</w:t>
      </w:r>
      <w:r w:rsidR="00071EA0" w:rsidRPr="0016257E">
        <w:t>C</w:t>
      </w:r>
      <w:r w:rsidRPr="0016257E">
        <w:t>:</w:t>
      </w:r>
      <w:r w:rsidRPr="0016257E">
        <w:tab/>
      </w:r>
      <w:r w:rsidR="00071EA0" w:rsidRPr="0016257E">
        <w:t>Websites, patents filing,   p</w:t>
      </w:r>
      <w:r w:rsidRPr="0016257E">
        <w:t xml:space="preserve">ress &amp; media actions, videos, </w:t>
      </w:r>
      <w:r w:rsidR="00071EA0" w:rsidRPr="0016257E">
        <w:t>etc.</w:t>
      </w:r>
    </w:p>
    <w:p w:rsidR="00627DFF" w:rsidRPr="0016257E" w:rsidRDefault="00627DFF" w:rsidP="00F53EA3">
      <w:pPr>
        <w:pBdr>
          <w:top w:val="single" w:sz="4" w:space="1" w:color="auto"/>
          <w:left w:val="single" w:sz="4" w:space="4" w:color="auto"/>
          <w:bottom w:val="single" w:sz="4" w:space="1" w:color="auto"/>
          <w:right w:val="single" w:sz="4" w:space="4" w:color="auto"/>
        </w:pBdr>
        <w:shd w:val="clear" w:color="auto" w:fill="F2DBDB"/>
        <w:ind w:firstLine="720"/>
      </w:pPr>
      <w:r w:rsidRPr="0016257E">
        <w:t xml:space="preserve">OTHER: </w:t>
      </w:r>
      <w:r w:rsidR="00071EA0" w:rsidRPr="0016257E">
        <w:t>S</w:t>
      </w:r>
      <w:r w:rsidRPr="0016257E">
        <w:t>oftware, technical diagram</w:t>
      </w:r>
      <w:r w:rsidR="00071EA0" w:rsidRPr="0016257E">
        <w:t>, etc.</w:t>
      </w:r>
    </w:p>
    <w:p w:rsidR="00627DFF" w:rsidRPr="0016257E" w:rsidRDefault="00627DFF" w:rsidP="00D340D6">
      <w:pPr>
        <w:pStyle w:val="FootnoteText"/>
        <w:pBdr>
          <w:top w:val="single" w:sz="4" w:space="1" w:color="auto"/>
          <w:left w:val="single" w:sz="4" w:space="4" w:color="auto"/>
          <w:bottom w:val="single" w:sz="4" w:space="1" w:color="auto"/>
          <w:right w:val="single" w:sz="4" w:space="4" w:color="auto"/>
        </w:pBdr>
        <w:shd w:val="clear" w:color="auto" w:fill="F2DBDB"/>
        <w:rPr>
          <w:b/>
          <w:color w:val="000000"/>
          <w:sz w:val="24"/>
          <w:szCs w:val="24"/>
        </w:rPr>
      </w:pPr>
    </w:p>
    <w:p w:rsidR="00426EA5" w:rsidRPr="0016257E" w:rsidRDefault="00426EA5" w:rsidP="00D340D6">
      <w:pPr>
        <w:pStyle w:val="FootnoteText"/>
        <w:pBdr>
          <w:top w:val="single" w:sz="4" w:space="1" w:color="auto"/>
          <w:left w:val="single" w:sz="4" w:space="4" w:color="auto"/>
          <w:bottom w:val="single" w:sz="4" w:space="1" w:color="auto"/>
          <w:right w:val="single" w:sz="4" w:space="4" w:color="auto"/>
        </w:pBdr>
        <w:shd w:val="clear" w:color="auto" w:fill="F2DBDB"/>
        <w:rPr>
          <w:b/>
          <w:color w:val="000000"/>
          <w:sz w:val="24"/>
          <w:szCs w:val="24"/>
        </w:rPr>
      </w:pPr>
      <w:r w:rsidRPr="0016257E">
        <w:rPr>
          <w:b/>
          <w:color w:val="000000"/>
          <w:sz w:val="24"/>
          <w:szCs w:val="24"/>
        </w:rPr>
        <w:t xml:space="preserve">Dissemination level: </w:t>
      </w:r>
    </w:p>
    <w:p w:rsidR="00426EA5" w:rsidRPr="0016257E" w:rsidRDefault="00426EA5" w:rsidP="00D340D6">
      <w:pPr>
        <w:pStyle w:val="FootnoteText"/>
        <w:pBdr>
          <w:top w:val="single" w:sz="4" w:space="1" w:color="auto"/>
          <w:left w:val="single" w:sz="4" w:space="4" w:color="auto"/>
          <w:bottom w:val="single" w:sz="4" w:space="1" w:color="auto"/>
          <w:right w:val="single" w:sz="4" w:space="4" w:color="auto"/>
        </w:pBdr>
        <w:shd w:val="clear" w:color="auto" w:fill="F2DBDB"/>
        <w:rPr>
          <w:i/>
          <w:color w:val="000000"/>
          <w:sz w:val="24"/>
          <w:szCs w:val="24"/>
        </w:rPr>
      </w:pPr>
      <w:r w:rsidRPr="0016257E">
        <w:rPr>
          <w:i/>
          <w:color w:val="000000"/>
          <w:sz w:val="24"/>
          <w:szCs w:val="24"/>
        </w:rPr>
        <w:t xml:space="preserve">Use one of the following codes: </w:t>
      </w:r>
    </w:p>
    <w:p w:rsidR="00426EA5" w:rsidRPr="0016257E" w:rsidRDefault="00262194" w:rsidP="00D340D6">
      <w:pPr>
        <w:pBdr>
          <w:top w:val="single" w:sz="4" w:space="1" w:color="auto"/>
          <w:left w:val="single" w:sz="4" w:space="4" w:color="auto"/>
          <w:bottom w:val="single" w:sz="4" w:space="1" w:color="auto"/>
          <w:right w:val="single" w:sz="4" w:space="4" w:color="auto"/>
        </w:pBdr>
        <w:shd w:val="clear" w:color="auto" w:fill="F2DBDB"/>
        <w:ind w:firstLine="720"/>
        <w:rPr>
          <w:color w:val="000000"/>
        </w:rPr>
      </w:pPr>
      <w:r w:rsidRPr="0016257E">
        <w:rPr>
          <w:bCs/>
          <w:color w:val="000000"/>
        </w:rPr>
        <w:t>P</w:t>
      </w:r>
      <w:r w:rsidR="00426EA5" w:rsidRPr="0016257E">
        <w:rPr>
          <w:bCs/>
          <w:color w:val="000000"/>
        </w:rPr>
        <w:t>U</w:t>
      </w:r>
      <w:r w:rsidRPr="0016257E">
        <w:rPr>
          <w:bCs/>
          <w:color w:val="000000"/>
        </w:rPr>
        <w:t xml:space="preserve"> </w:t>
      </w:r>
      <w:r w:rsidR="00426EA5" w:rsidRPr="0016257E">
        <w:rPr>
          <w:bCs/>
          <w:color w:val="000000"/>
        </w:rPr>
        <w:t>=</w:t>
      </w:r>
      <w:r w:rsidR="00426EA5" w:rsidRPr="0016257E">
        <w:rPr>
          <w:bCs/>
          <w:color w:val="000000"/>
        </w:rPr>
        <w:tab/>
        <w:t>P</w:t>
      </w:r>
      <w:r w:rsidRPr="0016257E">
        <w:rPr>
          <w:bCs/>
          <w:color w:val="000000"/>
        </w:rPr>
        <w:t>ublic</w:t>
      </w:r>
      <w:r w:rsidR="00426EA5" w:rsidRPr="0016257E">
        <w:rPr>
          <w:bCs/>
          <w:color w:val="000000"/>
        </w:rPr>
        <w:t xml:space="preserve">, </w:t>
      </w:r>
      <w:r w:rsidRPr="0016257E">
        <w:rPr>
          <w:color w:val="000000"/>
        </w:rPr>
        <w:t xml:space="preserve">fully open, e.g. web </w:t>
      </w:r>
    </w:p>
    <w:p w:rsidR="00262194" w:rsidRPr="0016257E" w:rsidRDefault="00262194" w:rsidP="00D340D6">
      <w:pPr>
        <w:pBdr>
          <w:top w:val="single" w:sz="4" w:space="1" w:color="auto"/>
          <w:left w:val="single" w:sz="4" w:space="4" w:color="auto"/>
          <w:bottom w:val="single" w:sz="4" w:space="1" w:color="auto"/>
          <w:right w:val="single" w:sz="4" w:space="4" w:color="auto"/>
        </w:pBdr>
        <w:shd w:val="clear" w:color="auto" w:fill="F2DBDB"/>
        <w:ind w:firstLine="720"/>
        <w:rPr>
          <w:bCs/>
          <w:color w:val="000000"/>
        </w:rPr>
      </w:pPr>
      <w:r w:rsidRPr="0016257E">
        <w:rPr>
          <w:bCs/>
          <w:color w:val="000000"/>
        </w:rPr>
        <w:t xml:space="preserve">CO </w:t>
      </w:r>
      <w:r w:rsidR="00426EA5" w:rsidRPr="0016257E">
        <w:rPr>
          <w:bCs/>
          <w:color w:val="000000"/>
        </w:rPr>
        <w:t>=</w:t>
      </w:r>
      <w:r w:rsidR="00426EA5" w:rsidRPr="0016257E">
        <w:rPr>
          <w:bCs/>
          <w:color w:val="000000"/>
        </w:rPr>
        <w:tab/>
      </w:r>
      <w:r w:rsidRPr="0016257E">
        <w:rPr>
          <w:bCs/>
          <w:color w:val="000000"/>
        </w:rPr>
        <w:t>Confidential</w:t>
      </w:r>
      <w:r w:rsidR="00426EA5" w:rsidRPr="0016257E">
        <w:rPr>
          <w:bCs/>
          <w:color w:val="000000"/>
        </w:rPr>
        <w:t>, r</w:t>
      </w:r>
      <w:r w:rsidRPr="0016257E">
        <w:rPr>
          <w:iCs/>
          <w:color w:val="000000"/>
        </w:rPr>
        <w:t>es</w:t>
      </w:r>
      <w:r w:rsidRPr="0016257E">
        <w:rPr>
          <w:color w:val="000000"/>
        </w:rPr>
        <w:t xml:space="preserve">tricted under conditions set out in </w:t>
      </w:r>
      <w:r w:rsidR="00426EA5" w:rsidRPr="0016257E">
        <w:rPr>
          <w:color w:val="000000"/>
        </w:rPr>
        <w:t>Model Grant Agreement</w:t>
      </w:r>
      <w:r w:rsidR="00383D32" w:rsidRPr="0016257E">
        <w:rPr>
          <w:color w:val="000000"/>
        </w:rPr>
        <w:tab/>
      </w:r>
    </w:p>
    <w:p w:rsidR="00262194" w:rsidRPr="0016257E" w:rsidRDefault="00262194" w:rsidP="00D340D6">
      <w:pPr>
        <w:pBdr>
          <w:top w:val="single" w:sz="4" w:space="1" w:color="auto"/>
          <w:left w:val="single" w:sz="4" w:space="4" w:color="auto"/>
          <w:bottom w:val="single" w:sz="4" w:space="1" w:color="auto"/>
          <w:right w:val="single" w:sz="4" w:space="4" w:color="auto"/>
        </w:pBdr>
        <w:shd w:val="clear" w:color="auto" w:fill="F2DBDB"/>
        <w:ind w:firstLine="720"/>
      </w:pPr>
      <w:r w:rsidRPr="0016257E">
        <w:rPr>
          <w:bCs/>
          <w:color w:val="000000"/>
        </w:rPr>
        <w:t>CI</w:t>
      </w:r>
      <w:r w:rsidR="00426EA5" w:rsidRPr="0016257E">
        <w:rPr>
          <w:bCs/>
          <w:color w:val="000000"/>
        </w:rPr>
        <w:t xml:space="preserve"> =</w:t>
      </w:r>
      <w:r w:rsidR="00426EA5" w:rsidRPr="0016257E">
        <w:rPr>
          <w:bCs/>
          <w:color w:val="000000"/>
        </w:rPr>
        <w:tab/>
      </w:r>
      <w:r w:rsidRPr="0016257E">
        <w:rPr>
          <w:bCs/>
          <w:color w:val="000000"/>
        </w:rPr>
        <w:t>Classified</w:t>
      </w:r>
      <w:r w:rsidR="00426EA5" w:rsidRPr="0016257E">
        <w:rPr>
          <w:bCs/>
          <w:color w:val="000000"/>
        </w:rPr>
        <w:t xml:space="preserve">, </w:t>
      </w:r>
      <w:r w:rsidRPr="0016257E">
        <w:rPr>
          <w:color w:val="000000"/>
        </w:rPr>
        <w:t xml:space="preserve">information as </w:t>
      </w:r>
      <w:r w:rsidR="00426EA5" w:rsidRPr="0016257E">
        <w:rPr>
          <w:color w:val="000000"/>
        </w:rPr>
        <w:t xml:space="preserve">referred to in </w:t>
      </w:r>
      <w:r w:rsidRPr="0016257E">
        <w:rPr>
          <w:color w:val="000000"/>
        </w:rPr>
        <w:t xml:space="preserve">Commission Decision 2001/844/EC. </w:t>
      </w:r>
    </w:p>
    <w:p w:rsidR="00426EA5" w:rsidRPr="0016257E" w:rsidRDefault="00426EA5" w:rsidP="00D340D6">
      <w:pPr>
        <w:pBdr>
          <w:top w:val="single" w:sz="4" w:space="1" w:color="auto"/>
          <w:left w:val="single" w:sz="4" w:space="4" w:color="auto"/>
          <w:bottom w:val="single" w:sz="4" w:space="1" w:color="auto"/>
          <w:right w:val="single" w:sz="4" w:space="4" w:color="auto"/>
        </w:pBdr>
        <w:shd w:val="clear" w:color="auto" w:fill="F2DBDB"/>
      </w:pPr>
    </w:p>
    <w:p w:rsidR="00426EA5" w:rsidRPr="0016257E" w:rsidRDefault="00426EA5" w:rsidP="00D340D6">
      <w:pPr>
        <w:pBdr>
          <w:top w:val="single" w:sz="4" w:space="1" w:color="auto"/>
          <w:left w:val="single" w:sz="4" w:space="4" w:color="auto"/>
          <w:bottom w:val="single" w:sz="4" w:space="1" w:color="auto"/>
          <w:right w:val="single" w:sz="4" w:space="4" w:color="auto"/>
        </w:pBdr>
        <w:shd w:val="clear" w:color="auto" w:fill="F2DBDB"/>
        <w:jc w:val="both"/>
        <w:rPr>
          <w:b/>
          <w:color w:val="000000"/>
        </w:rPr>
      </w:pPr>
      <w:r w:rsidRPr="0016257E">
        <w:rPr>
          <w:b/>
          <w:color w:val="000000"/>
        </w:rPr>
        <w:t>Delivery date</w:t>
      </w:r>
    </w:p>
    <w:p w:rsidR="00426EA5" w:rsidRPr="0016257E" w:rsidRDefault="00426EA5" w:rsidP="00D340D6">
      <w:pPr>
        <w:pBdr>
          <w:top w:val="single" w:sz="4" w:space="1" w:color="auto"/>
          <w:left w:val="single" w:sz="4" w:space="4" w:color="auto"/>
          <w:bottom w:val="single" w:sz="4" w:space="1" w:color="auto"/>
          <w:right w:val="single" w:sz="4" w:space="4" w:color="auto"/>
        </w:pBdr>
        <w:shd w:val="clear" w:color="auto" w:fill="F2DBDB"/>
        <w:jc w:val="both"/>
        <w:rPr>
          <w:color w:val="000000"/>
        </w:rPr>
      </w:pPr>
      <w:r w:rsidRPr="0016257E">
        <w:rPr>
          <w:color w:val="000000"/>
        </w:rPr>
        <w:t xml:space="preserve">Measured in months from the </w:t>
      </w:r>
      <w:r w:rsidR="00D45017" w:rsidRPr="0016257E">
        <w:rPr>
          <w:color w:val="000000"/>
        </w:rPr>
        <w:t>project</w:t>
      </w:r>
      <w:r w:rsidRPr="0016257E">
        <w:rPr>
          <w:color w:val="000000"/>
        </w:rPr>
        <w:t xml:space="preserve"> start date (month 1)</w:t>
      </w:r>
    </w:p>
    <w:p w:rsidR="0058551A" w:rsidRDefault="00D6546E" w:rsidP="0058551A">
      <w:pPr>
        <w:spacing w:after="120" w:line="276" w:lineRule="auto"/>
        <w:jc w:val="both"/>
        <w:rPr>
          <w:b/>
          <w:bCs/>
          <w:lang w:eastAsia="en-US"/>
        </w:rPr>
      </w:pPr>
      <w:r w:rsidRPr="0016257E">
        <w:rPr>
          <w:color w:val="000000"/>
        </w:rPr>
        <w:br w:type="page"/>
      </w:r>
      <w:r w:rsidR="0058551A" w:rsidRPr="00E0343E">
        <w:rPr>
          <w:b/>
          <w:bCs/>
          <w:lang w:eastAsia="en-US"/>
        </w:rPr>
        <w:lastRenderedPageBreak/>
        <w:t>Tables for section 3.</w:t>
      </w:r>
      <w:r w:rsidR="001A5D03">
        <w:rPr>
          <w:b/>
          <w:bCs/>
          <w:lang w:eastAsia="en-US"/>
        </w:rPr>
        <w:t>2</w:t>
      </w:r>
    </w:p>
    <w:p w:rsidR="00D6546E" w:rsidRPr="0016257E" w:rsidRDefault="00F7302A" w:rsidP="0058551A">
      <w:pPr>
        <w:spacing w:after="120"/>
        <w:rPr>
          <w:b/>
          <w:bCs/>
        </w:rPr>
      </w:pPr>
      <w:r w:rsidRPr="0016257E">
        <w:rPr>
          <w:b/>
          <w:bCs/>
        </w:rPr>
        <w:t>Table 3.2a</w:t>
      </w:r>
      <w:r w:rsidR="00D6546E" w:rsidRPr="0016257E">
        <w:rPr>
          <w:b/>
          <w:bCs/>
        </w:rPr>
        <w:t>:</w:t>
      </w:r>
      <w:r w:rsidR="00D6546E" w:rsidRPr="0016257E">
        <w:rPr>
          <w:b/>
          <w:bCs/>
        </w:rPr>
        <w:tab/>
        <w:t xml:space="preserve">List of milestones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3"/>
        <w:gridCol w:w="1638"/>
        <w:gridCol w:w="2262"/>
        <w:gridCol w:w="2248"/>
        <w:gridCol w:w="2027"/>
      </w:tblGrid>
      <w:tr w:rsidR="00D6546E" w:rsidRPr="0016257E" w:rsidTr="00F74F1D">
        <w:tc>
          <w:tcPr>
            <w:tcW w:w="1323" w:type="dxa"/>
          </w:tcPr>
          <w:p w:rsidR="00D6546E" w:rsidRPr="0016257E" w:rsidRDefault="00D6546E" w:rsidP="00383D32">
            <w:pPr>
              <w:jc w:val="center"/>
              <w:rPr>
                <w:b/>
                <w:bCs/>
              </w:rPr>
            </w:pPr>
            <w:r w:rsidRPr="0016257E">
              <w:rPr>
                <w:b/>
                <w:bCs/>
              </w:rPr>
              <w:t xml:space="preserve">Milestone </w:t>
            </w:r>
            <w:r w:rsidR="00426EA5" w:rsidRPr="0016257E">
              <w:rPr>
                <w:b/>
                <w:bCs/>
              </w:rPr>
              <w:t>n</w:t>
            </w:r>
            <w:r w:rsidRPr="0016257E">
              <w:rPr>
                <w:b/>
                <w:bCs/>
              </w:rPr>
              <w:t>umber</w:t>
            </w:r>
          </w:p>
        </w:tc>
        <w:tc>
          <w:tcPr>
            <w:tcW w:w="1638" w:type="dxa"/>
          </w:tcPr>
          <w:p w:rsidR="00D6546E" w:rsidRPr="0016257E" w:rsidRDefault="00D6546E" w:rsidP="003B1F72">
            <w:pPr>
              <w:jc w:val="center"/>
              <w:rPr>
                <w:b/>
                <w:bCs/>
              </w:rPr>
            </w:pPr>
            <w:r w:rsidRPr="0016257E">
              <w:rPr>
                <w:b/>
                <w:bCs/>
              </w:rPr>
              <w:t xml:space="preserve">Milestone </w:t>
            </w:r>
            <w:r w:rsidR="00426EA5" w:rsidRPr="0016257E">
              <w:rPr>
                <w:b/>
                <w:bCs/>
              </w:rPr>
              <w:t>n</w:t>
            </w:r>
            <w:r w:rsidRPr="0016257E">
              <w:rPr>
                <w:b/>
                <w:bCs/>
              </w:rPr>
              <w:t>ame</w:t>
            </w:r>
          </w:p>
        </w:tc>
        <w:tc>
          <w:tcPr>
            <w:tcW w:w="2262" w:type="dxa"/>
          </w:tcPr>
          <w:p w:rsidR="00D6546E" w:rsidRPr="0016257E" w:rsidRDefault="00D6546E" w:rsidP="003B1F72">
            <w:pPr>
              <w:jc w:val="center"/>
              <w:rPr>
                <w:b/>
                <w:bCs/>
              </w:rPr>
            </w:pPr>
            <w:r w:rsidRPr="0016257E">
              <w:rPr>
                <w:b/>
                <w:bCs/>
              </w:rPr>
              <w:t xml:space="preserve">Related </w:t>
            </w:r>
            <w:r w:rsidR="00426EA5" w:rsidRPr="0016257E">
              <w:rPr>
                <w:b/>
                <w:bCs/>
              </w:rPr>
              <w:t>w</w:t>
            </w:r>
            <w:r w:rsidRPr="0016257E">
              <w:rPr>
                <w:b/>
                <w:bCs/>
              </w:rPr>
              <w:t xml:space="preserve">ork </w:t>
            </w:r>
            <w:r w:rsidR="00426EA5" w:rsidRPr="0016257E">
              <w:rPr>
                <w:b/>
                <w:bCs/>
              </w:rPr>
              <w:t>p</w:t>
            </w:r>
            <w:r w:rsidRPr="0016257E">
              <w:rPr>
                <w:b/>
                <w:bCs/>
              </w:rPr>
              <w:t>ackage(s)</w:t>
            </w:r>
          </w:p>
        </w:tc>
        <w:tc>
          <w:tcPr>
            <w:tcW w:w="2248" w:type="dxa"/>
          </w:tcPr>
          <w:p w:rsidR="00D6546E" w:rsidRPr="0016257E" w:rsidRDefault="007A2394" w:rsidP="00CB58DB">
            <w:pPr>
              <w:jc w:val="center"/>
              <w:rPr>
                <w:b/>
                <w:bCs/>
              </w:rPr>
            </w:pPr>
            <w:r>
              <w:rPr>
                <w:b/>
                <w:bCs/>
              </w:rPr>
              <w:t>Due</w:t>
            </w:r>
            <w:r w:rsidRPr="0016257E">
              <w:rPr>
                <w:b/>
                <w:bCs/>
              </w:rPr>
              <w:t xml:space="preserve"> </w:t>
            </w:r>
            <w:r w:rsidR="00426EA5" w:rsidRPr="0016257E">
              <w:rPr>
                <w:b/>
                <w:bCs/>
              </w:rPr>
              <w:t>d</w:t>
            </w:r>
            <w:r w:rsidR="00D6546E" w:rsidRPr="0016257E">
              <w:rPr>
                <w:b/>
                <w:bCs/>
              </w:rPr>
              <w:t xml:space="preserve">ate </w:t>
            </w:r>
            <w:r w:rsidR="00D92C12">
              <w:rPr>
                <w:b/>
                <w:bCs/>
              </w:rPr>
              <w:t>(in month)</w:t>
            </w:r>
          </w:p>
        </w:tc>
        <w:tc>
          <w:tcPr>
            <w:tcW w:w="2027" w:type="dxa"/>
          </w:tcPr>
          <w:p w:rsidR="00D6546E" w:rsidRPr="0016257E" w:rsidRDefault="00D6546E" w:rsidP="00CB58DB">
            <w:pPr>
              <w:jc w:val="center"/>
              <w:rPr>
                <w:b/>
                <w:bCs/>
              </w:rPr>
            </w:pPr>
            <w:r w:rsidRPr="0016257E">
              <w:rPr>
                <w:b/>
                <w:bCs/>
              </w:rPr>
              <w:t xml:space="preserve">Means of </w:t>
            </w:r>
            <w:r w:rsidR="00426EA5" w:rsidRPr="0016257E">
              <w:rPr>
                <w:b/>
                <w:bCs/>
              </w:rPr>
              <w:t>v</w:t>
            </w:r>
            <w:r w:rsidRPr="0016257E">
              <w:rPr>
                <w:b/>
                <w:bCs/>
              </w:rPr>
              <w:t>erification</w:t>
            </w:r>
          </w:p>
        </w:tc>
      </w:tr>
      <w:tr w:rsidR="00D6546E" w:rsidRPr="0016257E" w:rsidTr="00F74F1D">
        <w:tc>
          <w:tcPr>
            <w:tcW w:w="1323" w:type="dxa"/>
          </w:tcPr>
          <w:p w:rsidR="00D6546E" w:rsidRPr="0016257E" w:rsidRDefault="00D6546E" w:rsidP="00F74F1D">
            <w:pPr>
              <w:jc w:val="center"/>
            </w:pPr>
          </w:p>
        </w:tc>
        <w:tc>
          <w:tcPr>
            <w:tcW w:w="1638" w:type="dxa"/>
          </w:tcPr>
          <w:p w:rsidR="00D6546E" w:rsidRPr="0016257E" w:rsidRDefault="00D6546E" w:rsidP="00F74F1D">
            <w:pPr>
              <w:jc w:val="center"/>
            </w:pPr>
          </w:p>
        </w:tc>
        <w:tc>
          <w:tcPr>
            <w:tcW w:w="2262" w:type="dxa"/>
          </w:tcPr>
          <w:p w:rsidR="00D6546E" w:rsidRPr="0016257E" w:rsidRDefault="00D6546E" w:rsidP="00F74F1D">
            <w:pPr>
              <w:jc w:val="center"/>
            </w:pPr>
          </w:p>
        </w:tc>
        <w:tc>
          <w:tcPr>
            <w:tcW w:w="2248" w:type="dxa"/>
          </w:tcPr>
          <w:p w:rsidR="00D6546E" w:rsidRPr="0016257E" w:rsidRDefault="00D6546E" w:rsidP="00F74F1D">
            <w:pPr>
              <w:jc w:val="center"/>
            </w:pPr>
          </w:p>
        </w:tc>
        <w:tc>
          <w:tcPr>
            <w:tcW w:w="2027" w:type="dxa"/>
          </w:tcPr>
          <w:p w:rsidR="00D6546E" w:rsidRPr="0016257E" w:rsidRDefault="00D6546E" w:rsidP="00F74F1D">
            <w:pPr>
              <w:jc w:val="center"/>
            </w:pPr>
          </w:p>
        </w:tc>
      </w:tr>
      <w:tr w:rsidR="00D6546E" w:rsidRPr="0016257E" w:rsidTr="00F74F1D">
        <w:tc>
          <w:tcPr>
            <w:tcW w:w="1323" w:type="dxa"/>
          </w:tcPr>
          <w:p w:rsidR="00D6546E" w:rsidRPr="0016257E" w:rsidRDefault="00D6546E" w:rsidP="00F74F1D">
            <w:pPr>
              <w:jc w:val="center"/>
            </w:pPr>
          </w:p>
        </w:tc>
        <w:tc>
          <w:tcPr>
            <w:tcW w:w="1638" w:type="dxa"/>
          </w:tcPr>
          <w:p w:rsidR="00D6546E" w:rsidRPr="0016257E" w:rsidRDefault="00D6546E" w:rsidP="00F74F1D">
            <w:pPr>
              <w:jc w:val="center"/>
            </w:pPr>
          </w:p>
        </w:tc>
        <w:tc>
          <w:tcPr>
            <w:tcW w:w="2262" w:type="dxa"/>
          </w:tcPr>
          <w:p w:rsidR="00D6546E" w:rsidRPr="0016257E" w:rsidRDefault="00D6546E" w:rsidP="00F74F1D">
            <w:pPr>
              <w:jc w:val="center"/>
            </w:pPr>
          </w:p>
        </w:tc>
        <w:tc>
          <w:tcPr>
            <w:tcW w:w="2248" w:type="dxa"/>
          </w:tcPr>
          <w:p w:rsidR="00D6546E" w:rsidRPr="0016257E" w:rsidRDefault="00D6546E" w:rsidP="00F74F1D">
            <w:pPr>
              <w:jc w:val="center"/>
            </w:pPr>
          </w:p>
        </w:tc>
        <w:tc>
          <w:tcPr>
            <w:tcW w:w="2027" w:type="dxa"/>
          </w:tcPr>
          <w:p w:rsidR="00D6546E" w:rsidRPr="0016257E" w:rsidRDefault="00D6546E" w:rsidP="00F74F1D">
            <w:pPr>
              <w:jc w:val="center"/>
            </w:pPr>
          </w:p>
        </w:tc>
      </w:tr>
      <w:tr w:rsidR="00D6546E" w:rsidRPr="0016257E" w:rsidTr="00F74F1D">
        <w:tc>
          <w:tcPr>
            <w:tcW w:w="1323" w:type="dxa"/>
          </w:tcPr>
          <w:p w:rsidR="00D6546E" w:rsidRPr="0016257E" w:rsidRDefault="00D6546E" w:rsidP="00F74F1D">
            <w:pPr>
              <w:jc w:val="center"/>
            </w:pPr>
          </w:p>
        </w:tc>
        <w:tc>
          <w:tcPr>
            <w:tcW w:w="1638" w:type="dxa"/>
          </w:tcPr>
          <w:p w:rsidR="00D6546E" w:rsidRPr="0016257E" w:rsidRDefault="00D6546E" w:rsidP="00F74F1D">
            <w:pPr>
              <w:jc w:val="center"/>
            </w:pPr>
          </w:p>
        </w:tc>
        <w:tc>
          <w:tcPr>
            <w:tcW w:w="2262" w:type="dxa"/>
          </w:tcPr>
          <w:p w:rsidR="00D6546E" w:rsidRPr="0016257E" w:rsidRDefault="00D6546E" w:rsidP="00F74F1D">
            <w:pPr>
              <w:jc w:val="center"/>
            </w:pPr>
          </w:p>
        </w:tc>
        <w:tc>
          <w:tcPr>
            <w:tcW w:w="2248" w:type="dxa"/>
          </w:tcPr>
          <w:p w:rsidR="00D6546E" w:rsidRPr="0016257E" w:rsidRDefault="00D6546E" w:rsidP="00F74F1D">
            <w:pPr>
              <w:jc w:val="center"/>
            </w:pPr>
          </w:p>
        </w:tc>
        <w:tc>
          <w:tcPr>
            <w:tcW w:w="2027" w:type="dxa"/>
          </w:tcPr>
          <w:p w:rsidR="00D6546E" w:rsidRPr="0016257E" w:rsidRDefault="00D6546E" w:rsidP="00F74F1D">
            <w:pPr>
              <w:jc w:val="center"/>
            </w:pPr>
          </w:p>
        </w:tc>
      </w:tr>
      <w:tr w:rsidR="00D6546E" w:rsidRPr="0016257E" w:rsidTr="00F74F1D">
        <w:tc>
          <w:tcPr>
            <w:tcW w:w="1323" w:type="dxa"/>
          </w:tcPr>
          <w:p w:rsidR="00D6546E" w:rsidRPr="0016257E" w:rsidRDefault="00D6546E" w:rsidP="00F74F1D">
            <w:pPr>
              <w:jc w:val="center"/>
            </w:pPr>
          </w:p>
        </w:tc>
        <w:tc>
          <w:tcPr>
            <w:tcW w:w="1638" w:type="dxa"/>
          </w:tcPr>
          <w:p w:rsidR="00D6546E" w:rsidRPr="0016257E" w:rsidRDefault="00D6546E" w:rsidP="00F74F1D">
            <w:pPr>
              <w:jc w:val="center"/>
            </w:pPr>
          </w:p>
        </w:tc>
        <w:tc>
          <w:tcPr>
            <w:tcW w:w="2262" w:type="dxa"/>
          </w:tcPr>
          <w:p w:rsidR="00D6546E" w:rsidRPr="0016257E" w:rsidRDefault="00D6546E" w:rsidP="00F74F1D">
            <w:pPr>
              <w:jc w:val="center"/>
            </w:pPr>
          </w:p>
        </w:tc>
        <w:tc>
          <w:tcPr>
            <w:tcW w:w="2248" w:type="dxa"/>
          </w:tcPr>
          <w:p w:rsidR="00D6546E" w:rsidRPr="0016257E" w:rsidRDefault="00D6546E" w:rsidP="00F74F1D">
            <w:pPr>
              <w:jc w:val="center"/>
            </w:pPr>
          </w:p>
        </w:tc>
        <w:tc>
          <w:tcPr>
            <w:tcW w:w="2027" w:type="dxa"/>
          </w:tcPr>
          <w:p w:rsidR="00D6546E" w:rsidRPr="0016257E" w:rsidRDefault="00D6546E" w:rsidP="00F74F1D">
            <w:pPr>
              <w:jc w:val="center"/>
            </w:pPr>
          </w:p>
        </w:tc>
      </w:tr>
    </w:tbl>
    <w:p w:rsidR="00D6546E" w:rsidRPr="0016257E" w:rsidRDefault="00D6546E" w:rsidP="00D6546E">
      <w:pPr>
        <w:jc w:val="center"/>
      </w:pPr>
    </w:p>
    <w:p w:rsidR="00383D32" w:rsidRPr="0016257E" w:rsidRDefault="00383D32" w:rsidP="00D6546E">
      <w:pPr>
        <w:jc w:val="center"/>
      </w:pPr>
    </w:p>
    <w:p w:rsidR="002F6B25" w:rsidRPr="0016257E" w:rsidRDefault="002F6B25" w:rsidP="0072578C">
      <w:pPr>
        <w:pBdr>
          <w:top w:val="single" w:sz="4" w:space="1" w:color="auto"/>
          <w:left w:val="single" w:sz="4" w:space="4" w:color="auto"/>
          <w:bottom w:val="single" w:sz="4" w:space="1" w:color="auto"/>
          <w:right w:val="single" w:sz="4" w:space="4" w:color="auto"/>
        </w:pBdr>
        <w:shd w:val="clear" w:color="auto" w:fill="F2DBDB"/>
        <w:spacing w:after="120"/>
        <w:rPr>
          <w:b/>
          <w:bCs/>
        </w:rPr>
      </w:pPr>
      <w:r w:rsidRPr="0016257E">
        <w:rPr>
          <w:b/>
          <w:bCs/>
        </w:rPr>
        <w:t>KEY</w:t>
      </w:r>
    </w:p>
    <w:p w:rsidR="002F6B25" w:rsidRPr="0016257E" w:rsidRDefault="007A2394" w:rsidP="00D340D6">
      <w:pPr>
        <w:pBdr>
          <w:top w:val="single" w:sz="4" w:space="1" w:color="auto"/>
          <w:left w:val="single" w:sz="4" w:space="4" w:color="auto"/>
          <w:bottom w:val="single" w:sz="4" w:space="1" w:color="auto"/>
          <w:right w:val="single" w:sz="4" w:space="4" w:color="auto"/>
        </w:pBdr>
        <w:shd w:val="clear" w:color="auto" w:fill="F2DBDB"/>
        <w:rPr>
          <w:b/>
        </w:rPr>
      </w:pPr>
      <w:r>
        <w:rPr>
          <w:b/>
        </w:rPr>
        <w:t>Due</w:t>
      </w:r>
      <w:r w:rsidR="006C6765">
        <w:rPr>
          <w:b/>
        </w:rPr>
        <w:t xml:space="preserve"> </w:t>
      </w:r>
      <w:r w:rsidR="002F6B25" w:rsidRPr="0016257E">
        <w:rPr>
          <w:b/>
        </w:rPr>
        <w:t>date</w:t>
      </w:r>
    </w:p>
    <w:p w:rsidR="002F6B25" w:rsidRPr="0016257E" w:rsidRDefault="002F6B25" w:rsidP="00D340D6">
      <w:pPr>
        <w:pBdr>
          <w:top w:val="single" w:sz="4" w:space="1" w:color="auto"/>
          <w:left w:val="single" w:sz="4" w:space="4" w:color="auto"/>
          <w:bottom w:val="single" w:sz="4" w:space="1" w:color="auto"/>
          <w:right w:val="single" w:sz="4" w:space="4" w:color="auto"/>
        </w:pBdr>
        <w:shd w:val="clear" w:color="auto" w:fill="F2DBDB"/>
        <w:rPr>
          <w:i/>
        </w:rPr>
      </w:pPr>
      <w:r w:rsidRPr="0016257E">
        <w:rPr>
          <w:i/>
        </w:rPr>
        <w:t xml:space="preserve">Measured in months from the </w:t>
      </w:r>
      <w:r w:rsidR="00D45017" w:rsidRPr="0016257E">
        <w:rPr>
          <w:i/>
        </w:rPr>
        <w:t>project</w:t>
      </w:r>
      <w:r w:rsidRPr="0016257E">
        <w:rPr>
          <w:i/>
        </w:rPr>
        <w:t xml:space="preserve"> start date (month 1)</w:t>
      </w:r>
    </w:p>
    <w:p w:rsidR="00F53EA3" w:rsidRPr="0016257E" w:rsidRDefault="00F53EA3" w:rsidP="0072578C">
      <w:pPr>
        <w:pBdr>
          <w:top w:val="single" w:sz="4" w:space="1" w:color="auto"/>
          <w:left w:val="single" w:sz="4" w:space="4" w:color="auto"/>
          <w:bottom w:val="single" w:sz="4" w:space="1" w:color="auto"/>
          <w:right w:val="single" w:sz="4" w:space="4" w:color="auto"/>
        </w:pBdr>
        <w:shd w:val="clear" w:color="auto" w:fill="F2DBDB"/>
        <w:spacing w:before="60"/>
        <w:rPr>
          <w:b/>
          <w:i/>
        </w:rPr>
      </w:pPr>
    </w:p>
    <w:p w:rsidR="002F6B25" w:rsidRPr="0016257E" w:rsidRDefault="002F6B25" w:rsidP="0072578C">
      <w:pPr>
        <w:pBdr>
          <w:top w:val="single" w:sz="4" w:space="1" w:color="auto"/>
          <w:left w:val="single" w:sz="4" w:space="4" w:color="auto"/>
          <w:bottom w:val="single" w:sz="4" w:space="1" w:color="auto"/>
          <w:right w:val="single" w:sz="4" w:space="4" w:color="auto"/>
        </w:pBdr>
        <w:shd w:val="clear" w:color="auto" w:fill="F2DBDB"/>
        <w:spacing w:before="60"/>
        <w:rPr>
          <w:rFonts w:eastAsia="PMingLiU"/>
          <w:lang w:val="en-US" w:eastAsia="zh-TW"/>
        </w:rPr>
      </w:pPr>
      <w:r w:rsidRPr="0016257E">
        <w:rPr>
          <w:b/>
        </w:rPr>
        <w:t>Means of verification</w:t>
      </w:r>
      <w:r w:rsidRPr="0016257E">
        <w:rPr>
          <w:rFonts w:eastAsia="PMingLiU"/>
          <w:lang w:val="en-US" w:eastAsia="zh-TW"/>
        </w:rPr>
        <w:t xml:space="preserve"> </w:t>
      </w:r>
    </w:p>
    <w:p w:rsidR="00D6546E" w:rsidRPr="0016257E" w:rsidRDefault="002F6B25" w:rsidP="0072578C">
      <w:pPr>
        <w:pBdr>
          <w:top w:val="single" w:sz="4" w:space="1" w:color="auto"/>
          <w:left w:val="single" w:sz="4" w:space="4" w:color="auto"/>
          <w:bottom w:val="single" w:sz="4" w:space="1" w:color="auto"/>
          <w:right w:val="single" w:sz="4" w:space="4" w:color="auto"/>
        </w:pBdr>
        <w:shd w:val="clear" w:color="auto" w:fill="F2DBDB"/>
      </w:pPr>
      <w:r w:rsidRPr="0016257E">
        <w:rPr>
          <w:rFonts w:eastAsia="PMingLiU"/>
          <w:i/>
          <w:lang w:val="en-US" w:eastAsia="zh-TW"/>
        </w:rPr>
        <w:t>Show how you will confirm that the milestone has been attained. Refer to indicators if appropriate. For example: a laboratory prototype that is ‘up and running’; software released and validated by a user group; field survey complete and data quality validated.</w:t>
      </w:r>
    </w:p>
    <w:p w:rsidR="002F6B25" w:rsidRPr="0016257E" w:rsidRDefault="002F6B25" w:rsidP="00D6546E">
      <w:pPr>
        <w:jc w:val="center"/>
      </w:pPr>
    </w:p>
    <w:p w:rsidR="002F6B25" w:rsidRPr="0016257E" w:rsidRDefault="002F6B25" w:rsidP="00D6546E">
      <w:pPr>
        <w:jc w:val="center"/>
      </w:pPr>
    </w:p>
    <w:p w:rsidR="00D6546E" w:rsidRPr="0016257E" w:rsidRDefault="00D6546E" w:rsidP="00D6546E">
      <w:pPr>
        <w:jc w:val="center"/>
      </w:pPr>
    </w:p>
    <w:p w:rsidR="00D6546E" w:rsidRPr="0016257E" w:rsidRDefault="00D6546E" w:rsidP="0058551A">
      <w:pPr>
        <w:spacing w:after="120"/>
        <w:rPr>
          <w:b/>
          <w:i/>
          <w:lang w:eastAsia="fr-BE"/>
        </w:rPr>
      </w:pPr>
      <w:r w:rsidRPr="0016257E">
        <w:rPr>
          <w:b/>
          <w:bCs/>
        </w:rPr>
        <w:t>Table 3.2b:</w:t>
      </w:r>
      <w:r w:rsidRPr="0016257E">
        <w:rPr>
          <w:b/>
          <w:bCs/>
        </w:rPr>
        <w:tab/>
        <w:t xml:space="preserve">Critical </w:t>
      </w:r>
      <w:r w:rsidR="002F6B25" w:rsidRPr="0016257E">
        <w:rPr>
          <w:b/>
          <w:bCs/>
        </w:rPr>
        <w:t xml:space="preserve">risks for </w:t>
      </w:r>
      <w:r w:rsidR="00F7302A" w:rsidRPr="0016257E">
        <w:rPr>
          <w:b/>
          <w:bCs/>
        </w:rPr>
        <w:t xml:space="preserve">implementation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8"/>
        <w:gridCol w:w="2409"/>
        <w:gridCol w:w="3261"/>
      </w:tblGrid>
      <w:tr w:rsidR="003B2436" w:rsidRPr="00FD1676" w:rsidTr="0091471F">
        <w:tc>
          <w:tcPr>
            <w:tcW w:w="3828" w:type="dxa"/>
          </w:tcPr>
          <w:p w:rsidR="003B2436" w:rsidRPr="00FD1676" w:rsidRDefault="003B2436" w:rsidP="0091471F">
            <w:pPr>
              <w:spacing w:line="276" w:lineRule="auto"/>
              <w:jc w:val="center"/>
              <w:rPr>
                <w:b/>
                <w:bCs/>
                <w:lang w:eastAsia="en-US"/>
              </w:rPr>
            </w:pPr>
            <w:r w:rsidRPr="00FD1676">
              <w:rPr>
                <w:b/>
                <w:bCs/>
                <w:lang w:eastAsia="en-US"/>
              </w:rPr>
              <w:t>Description of risk</w:t>
            </w:r>
            <w:r>
              <w:rPr>
                <w:b/>
                <w:bCs/>
                <w:lang w:eastAsia="en-US"/>
              </w:rPr>
              <w:t xml:space="preserve"> </w:t>
            </w:r>
            <w:r>
              <w:rPr>
                <w:b/>
                <w:bCs/>
              </w:rPr>
              <w:t xml:space="preserve"> (indicate level of likelihood: Low/Medium/High)</w:t>
            </w:r>
          </w:p>
        </w:tc>
        <w:tc>
          <w:tcPr>
            <w:tcW w:w="2409" w:type="dxa"/>
          </w:tcPr>
          <w:p w:rsidR="003B2436" w:rsidRPr="00FD1676" w:rsidRDefault="003B2436" w:rsidP="0091471F">
            <w:pPr>
              <w:spacing w:line="276" w:lineRule="auto"/>
              <w:jc w:val="center"/>
              <w:rPr>
                <w:b/>
                <w:bCs/>
                <w:lang w:eastAsia="en-US"/>
              </w:rPr>
            </w:pPr>
            <w:r w:rsidRPr="00FD1676">
              <w:rPr>
                <w:b/>
                <w:bCs/>
                <w:lang w:eastAsia="en-US"/>
              </w:rPr>
              <w:t>Work package(s) involved</w:t>
            </w:r>
          </w:p>
        </w:tc>
        <w:tc>
          <w:tcPr>
            <w:tcW w:w="3261" w:type="dxa"/>
          </w:tcPr>
          <w:p w:rsidR="003B2436" w:rsidRPr="00FD1676" w:rsidRDefault="003B2436" w:rsidP="0091471F">
            <w:pPr>
              <w:spacing w:line="276" w:lineRule="auto"/>
              <w:jc w:val="center"/>
              <w:rPr>
                <w:b/>
                <w:bCs/>
                <w:lang w:eastAsia="en-US"/>
              </w:rPr>
            </w:pPr>
            <w:r w:rsidRPr="00FD1676">
              <w:rPr>
                <w:b/>
                <w:bCs/>
                <w:lang w:eastAsia="en-US"/>
              </w:rPr>
              <w:t>Proposed risk-mitigation measures</w:t>
            </w:r>
          </w:p>
        </w:tc>
      </w:tr>
      <w:tr w:rsidR="003B2436" w:rsidRPr="00FD1676" w:rsidTr="0091471F">
        <w:tc>
          <w:tcPr>
            <w:tcW w:w="3828" w:type="dxa"/>
          </w:tcPr>
          <w:p w:rsidR="003B2436" w:rsidRPr="00FD1676" w:rsidRDefault="003B2436" w:rsidP="0091471F">
            <w:pPr>
              <w:spacing w:line="276" w:lineRule="auto"/>
              <w:jc w:val="center"/>
              <w:rPr>
                <w:lang w:eastAsia="en-US"/>
              </w:rPr>
            </w:pPr>
          </w:p>
        </w:tc>
        <w:tc>
          <w:tcPr>
            <w:tcW w:w="2409" w:type="dxa"/>
          </w:tcPr>
          <w:p w:rsidR="003B2436" w:rsidRPr="00FD1676" w:rsidRDefault="003B2436" w:rsidP="0091471F">
            <w:pPr>
              <w:spacing w:line="276" w:lineRule="auto"/>
              <w:jc w:val="center"/>
              <w:rPr>
                <w:lang w:eastAsia="en-US"/>
              </w:rPr>
            </w:pPr>
          </w:p>
        </w:tc>
        <w:tc>
          <w:tcPr>
            <w:tcW w:w="3261" w:type="dxa"/>
          </w:tcPr>
          <w:p w:rsidR="003B2436" w:rsidRPr="00FD1676" w:rsidRDefault="003B2436" w:rsidP="0091471F">
            <w:pPr>
              <w:spacing w:line="276" w:lineRule="auto"/>
              <w:jc w:val="center"/>
              <w:rPr>
                <w:lang w:eastAsia="en-US"/>
              </w:rPr>
            </w:pPr>
          </w:p>
        </w:tc>
      </w:tr>
      <w:tr w:rsidR="003B2436" w:rsidRPr="00FD1676" w:rsidTr="0091471F">
        <w:tc>
          <w:tcPr>
            <w:tcW w:w="3828" w:type="dxa"/>
          </w:tcPr>
          <w:p w:rsidR="003B2436" w:rsidRPr="00FD1676" w:rsidRDefault="003B2436" w:rsidP="0091471F">
            <w:pPr>
              <w:spacing w:line="276" w:lineRule="auto"/>
              <w:jc w:val="center"/>
              <w:rPr>
                <w:lang w:eastAsia="en-US"/>
              </w:rPr>
            </w:pPr>
          </w:p>
        </w:tc>
        <w:tc>
          <w:tcPr>
            <w:tcW w:w="2409" w:type="dxa"/>
          </w:tcPr>
          <w:p w:rsidR="003B2436" w:rsidRPr="00FD1676" w:rsidRDefault="003B2436" w:rsidP="0091471F">
            <w:pPr>
              <w:spacing w:line="276" w:lineRule="auto"/>
              <w:jc w:val="center"/>
              <w:rPr>
                <w:lang w:eastAsia="en-US"/>
              </w:rPr>
            </w:pPr>
          </w:p>
        </w:tc>
        <w:tc>
          <w:tcPr>
            <w:tcW w:w="3261" w:type="dxa"/>
          </w:tcPr>
          <w:p w:rsidR="003B2436" w:rsidRPr="00FD1676" w:rsidRDefault="003B2436" w:rsidP="0091471F">
            <w:pPr>
              <w:spacing w:line="276" w:lineRule="auto"/>
              <w:jc w:val="center"/>
              <w:rPr>
                <w:lang w:eastAsia="en-US"/>
              </w:rPr>
            </w:pPr>
          </w:p>
        </w:tc>
      </w:tr>
      <w:tr w:rsidR="003B2436" w:rsidRPr="00FD1676" w:rsidTr="0091471F">
        <w:tc>
          <w:tcPr>
            <w:tcW w:w="3828" w:type="dxa"/>
          </w:tcPr>
          <w:p w:rsidR="003B2436" w:rsidRPr="00FD1676" w:rsidRDefault="003B2436" w:rsidP="0091471F">
            <w:pPr>
              <w:spacing w:line="276" w:lineRule="auto"/>
              <w:jc w:val="center"/>
              <w:rPr>
                <w:lang w:eastAsia="en-US"/>
              </w:rPr>
            </w:pPr>
          </w:p>
        </w:tc>
        <w:tc>
          <w:tcPr>
            <w:tcW w:w="2409" w:type="dxa"/>
          </w:tcPr>
          <w:p w:rsidR="003B2436" w:rsidRPr="00FD1676" w:rsidRDefault="003B2436" w:rsidP="0091471F">
            <w:pPr>
              <w:spacing w:line="276" w:lineRule="auto"/>
              <w:jc w:val="center"/>
              <w:rPr>
                <w:lang w:eastAsia="en-US"/>
              </w:rPr>
            </w:pPr>
          </w:p>
        </w:tc>
        <w:tc>
          <w:tcPr>
            <w:tcW w:w="3261" w:type="dxa"/>
          </w:tcPr>
          <w:p w:rsidR="003B2436" w:rsidRPr="00FD1676" w:rsidRDefault="003B2436" w:rsidP="0091471F">
            <w:pPr>
              <w:spacing w:line="276" w:lineRule="auto"/>
              <w:jc w:val="center"/>
              <w:rPr>
                <w:lang w:eastAsia="en-US"/>
              </w:rPr>
            </w:pPr>
          </w:p>
        </w:tc>
      </w:tr>
      <w:tr w:rsidR="003B2436" w:rsidRPr="00FD1676" w:rsidTr="0091471F">
        <w:tc>
          <w:tcPr>
            <w:tcW w:w="3828" w:type="dxa"/>
          </w:tcPr>
          <w:p w:rsidR="003B2436" w:rsidRPr="00FD1676" w:rsidRDefault="003B2436" w:rsidP="0091471F">
            <w:pPr>
              <w:spacing w:line="276" w:lineRule="auto"/>
              <w:jc w:val="center"/>
              <w:rPr>
                <w:lang w:eastAsia="en-US"/>
              </w:rPr>
            </w:pPr>
          </w:p>
        </w:tc>
        <w:tc>
          <w:tcPr>
            <w:tcW w:w="2409" w:type="dxa"/>
          </w:tcPr>
          <w:p w:rsidR="003B2436" w:rsidRPr="00FD1676" w:rsidRDefault="003B2436" w:rsidP="0091471F">
            <w:pPr>
              <w:spacing w:line="276" w:lineRule="auto"/>
              <w:jc w:val="center"/>
              <w:rPr>
                <w:lang w:eastAsia="en-US"/>
              </w:rPr>
            </w:pPr>
          </w:p>
        </w:tc>
        <w:tc>
          <w:tcPr>
            <w:tcW w:w="3261" w:type="dxa"/>
          </w:tcPr>
          <w:p w:rsidR="003B2436" w:rsidRPr="00FD1676" w:rsidRDefault="003B2436" w:rsidP="0091471F">
            <w:pPr>
              <w:spacing w:line="276" w:lineRule="auto"/>
              <w:jc w:val="center"/>
              <w:rPr>
                <w:lang w:eastAsia="en-US"/>
              </w:rPr>
            </w:pPr>
          </w:p>
        </w:tc>
      </w:tr>
    </w:tbl>
    <w:p w:rsidR="003B2436" w:rsidRPr="007F5555" w:rsidRDefault="003B2436" w:rsidP="003B2436">
      <w:pPr>
        <w:spacing w:line="360" w:lineRule="auto"/>
        <w:rPr>
          <w:rFonts w:ascii="Arial" w:hAnsi="Arial" w:cs="Arial"/>
          <w:b/>
          <w:bCs/>
          <w:sz w:val="22"/>
          <w:szCs w:val="22"/>
          <w:lang w:eastAsia="en-US"/>
        </w:rPr>
      </w:pPr>
    </w:p>
    <w:p w:rsidR="003B2436" w:rsidRDefault="003B2436" w:rsidP="003B2436">
      <w:pPr>
        <w:pBdr>
          <w:top w:val="single" w:sz="4" w:space="1" w:color="auto"/>
          <w:left w:val="single" w:sz="4" w:space="4" w:color="auto"/>
          <w:bottom w:val="single" w:sz="4" w:space="1" w:color="auto"/>
          <w:right w:val="single" w:sz="4" w:space="4" w:color="auto"/>
        </w:pBdr>
        <w:shd w:val="clear" w:color="auto" w:fill="F2DBDB"/>
        <w:rPr>
          <w:bCs/>
        </w:rPr>
      </w:pPr>
      <w:r w:rsidRPr="00EC2E6E">
        <w:rPr>
          <w:b/>
          <w:bCs/>
        </w:rPr>
        <w:t>Definition critical risk</w:t>
      </w:r>
      <w:r w:rsidRPr="00EC2E6E">
        <w:rPr>
          <w:bCs/>
        </w:rPr>
        <w:t xml:space="preserve">: </w:t>
      </w:r>
    </w:p>
    <w:p w:rsidR="003B2436" w:rsidRDefault="003B2436" w:rsidP="003B2436">
      <w:pPr>
        <w:pBdr>
          <w:top w:val="single" w:sz="4" w:space="1" w:color="auto"/>
          <w:left w:val="single" w:sz="4" w:space="4" w:color="auto"/>
          <w:bottom w:val="single" w:sz="4" w:space="1" w:color="auto"/>
          <w:right w:val="single" w:sz="4" w:space="4" w:color="auto"/>
        </w:pBdr>
        <w:shd w:val="clear" w:color="auto" w:fill="F2DBDB"/>
        <w:rPr>
          <w:bCs/>
          <w:i/>
        </w:rPr>
      </w:pPr>
      <w:r>
        <w:rPr>
          <w:bCs/>
          <w:i/>
        </w:rPr>
        <w:t>A critical risk is a</w:t>
      </w:r>
      <w:r w:rsidRPr="00EC2E6E">
        <w:rPr>
          <w:bCs/>
          <w:i/>
        </w:rPr>
        <w:t xml:space="preserve"> </w:t>
      </w:r>
      <w:r>
        <w:rPr>
          <w:bCs/>
          <w:i/>
        </w:rPr>
        <w:t xml:space="preserve">plausible </w:t>
      </w:r>
      <w:r w:rsidRPr="00EC2E6E">
        <w:rPr>
          <w:bCs/>
          <w:i/>
        </w:rPr>
        <w:t xml:space="preserve">event or issue that could </w:t>
      </w:r>
      <w:r>
        <w:rPr>
          <w:bCs/>
          <w:i/>
        </w:rPr>
        <w:t xml:space="preserve">have a high </w:t>
      </w:r>
      <w:r w:rsidRPr="00EC2E6E">
        <w:rPr>
          <w:bCs/>
          <w:i/>
        </w:rPr>
        <w:t xml:space="preserve">adverse impact </w:t>
      </w:r>
      <w:r>
        <w:rPr>
          <w:bCs/>
          <w:i/>
        </w:rPr>
        <w:t xml:space="preserve">on the ability of the project to </w:t>
      </w:r>
      <w:r w:rsidRPr="00EC2E6E">
        <w:rPr>
          <w:bCs/>
          <w:i/>
        </w:rPr>
        <w:t xml:space="preserve">achieve </w:t>
      </w:r>
      <w:r>
        <w:rPr>
          <w:bCs/>
          <w:i/>
        </w:rPr>
        <w:t xml:space="preserve">its </w:t>
      </w:r>
      <w:r w:rsidRPr="00EC2E6E">
        <w:rPr>
          <w:bCs/>
          <w:i/>
        </w:rPr>
        <w:t>objective</w:t>
      </w:r>
      <w:r>
        <w:rPr>
          <w:bCs/>
          <w:i/>
        </w:rPr>
        <w:t>s</w:t>
      </w:r>
      <w:r w:rsidRPr="00EC2E6E">
        <w:rPr>
          <w:bCs/>
          <w:i/>
        </w:rPr>
        <w:t xml:space="preserve">. </w:t>
      </w:r>
    </w:p>
    <w:p w:rsidR="006B052F" w:rsidRPr="00E255EC" w:rsidRDefault="006B052F" w:rsidP="003B2436">
      <w:pPr>
        <w:pBdr>
          <w:top w:val="single" w:sz="4" w:space="1" w:color="auto"/>
          <w:left w:val="single" w:sz="4" w:space="4" w:color="auto"/>
          <w:bottom w:val="single" w:sz="4" w:space="1" w:color="auto"/>
          <w:right w:val="single" w:sz="4" w:space="4" w:color="auto"/>
        </w:pBdr>
        <w:shd w:val="clear" w:color="auto" w:fill="F2DBDB"/>
        <w:rPr>
          <w:bCs/>
          <w:i/>
        </w:rPr>
      </w:pPr>
    </w:p>
    <w:p w:rsidR="003B2436" w:rsidRPr="00EC2E6E" w:rsidRDefault="003B2436" w:rsidP="003B2436">
      <w:pPr>
        <w:pBdr>
          <w:top w:val="single" w:sz="4" w:space="1" w:color="auto"/>
          <w:left w:val="single" w:sz="4" w:space="4" w:color="auto"/>
          <w:bottom w:val="single" w:sz="4" w:space="1" w:color="auto"/>
          <w:right w:val="single" w:sz="4" w:space="4" w:color="auto"/>
        </w:pBdr>
        <w:shd w:val="clear" w:color="auto" w:fill="F2DBDB"/>
        <w:rPr>
          <w:bCs/>
          <w:i/>
        </w:rPr>
      </w:pPr>
      <w:r w:rsidRPr="00EC2E6E">
        <w:rPr>
          <w:b/>
          <w:bCs/>
        </w:rPr>
        <w:t>Level of likelihood</w:t>
      </w:r>
      <w:r w:rsidRPr="00EC2E6E">
        <w:rPr>
          <w:bCs/>
          <w:i/>
        </w:rPr>
        <w:t xml:space="preserve"> to occur: </w:t>
      </w:r>
      <w:r w:rsidRPr="00EC2E6E">
        <w:rPr>
          <w:b/>
          <w:bCs/>
        </w:rPr>
        <w:t>Low/medium/high</w:t>
      </w:r>
    </w:p>
    <w:p w:rsidR="003B2436" w:rsidRPr="00EC2E6E" w:rsidRDefault="003B2436" w:rsidP="003B2436">
      <w:pPr>
        <w:pBdr>
          <w:top w:val="single" w:sz="4" w:space="1" w:color="auto"/>
          <w:left w:val="single" w:sz="4" w:space="4" w:color="auto"/>
          <w:bottom w:val="single" w:sz="4" w:space="1" w:color="auto"/>
          <w:right w:val="single" w:sz="4" w:space="4" w:color="auto"/>
        </w:pBdr>
        <w:shd w:val="clear" w:color="auto" w:fill="F2DBDB"/>
        <w:rPr>
          <w:bCs/>
          <w:i/>
        </w:rPr>
      </w:pPr>
      <w:r w:rsidRPr="00EC2E6E">
        <w:rPr>
          <w:bCs/>
          <w:i/>
        </w:rPr>
        <w:t>The likelihood is the estimated probability that the risk will materialise even after taking account of the mitigating measures put in place.</w:t>
      </w:r>
    </w:p>
    <w:p w:rsidR="00D6546E" w:rsidRPr="0016257E" w:rsidRDefault="00D6546E" w:rsidP="00D6546E">
      <w:pPr>
        <w:spacing w:line="360" w:lineRule="auto"/>
        <w:rPr>
          <w:b/>
          <w:bCs/>
        </w:rPr>
      </w:pPr>
    </w:p>
    <w:p w:rsidR="0058551A" w:rsidRDefault="00D6546E" w:rsidP="0058551A">
      <w:pPr>
        <w:spacing w:after="120" w:line="276" w:lineRule="auto"/>
        <w:jc w:val="both"/>
        <w:rPr>
          <w:b/>
          <w:bCs/>
          <w:lang w:eastAsia="en-US"/>
        </w:rPr>
      </w:pPr>
      <w:r w:rsidRPr="0016257E">
        <w:rPr>
          <w:b/>
          <w:bCs/>
        </w:rPr>
        <w:br w:type="page"/>
      </w:r>
      <w:r w:rsidR="0058551A" w:rsidRPr="00E0343E">
        <w:rPr>
          <w:b/>
          <w:bCs/>
          <w:lang w:eastAsia="en-US"/>
        </w:rPr>
        <w:lastRenderedPageBreak/>
        <w:t>Tables for section 3.</w:t>
      </w:r>
      <w:r w:rsidR="0058551A">
        <w:rPr>
          <w:b/>
          <w:bCs/>
          <w:lang w:eastAsia="en-US"/>
        </w:rPr>
        <w:t>4</w:t>
      </w:r>
    </w:p>
    <w:p w:rsidR="00D6546E" w:rsidRPr="0016257E" w:rsidRDefault="00D6546E" w:rsidP="00F53EA3">
      <w:pPr>
        <w:spacing w:after="240"/>
        <w:rPr>
          <w:b/>
          <w:bCs/>
        </w:rPr>
      </w:pPr>
      <w:r w:rsidRPr="0016257E">
        <w:rPr>
          <w:b/>
          <w:bCs/>
        </w:rPr>
        <w:t xml:space="preserve">Table </w:t>
      </w:r>
      <w:r w:rsidR="002008E8" w:rsidRPr="0016257E">
        <w:rPr>
          <w:b/>
          <w:bCs/>
        </w:rPr>
        <w:t>3.</w:t>
      </w:r>
      <w:r w:rsidR="00D51B08" w:rsidRPr="0016257E">
        <w:rPr>
          <w:b/>
          <w:bCs/>
        </w:rPr>
        <w:t>4</w:t>
      </w:r>
      <w:r w:rsidRPr="0016257E">
        <w:rPr>
          <w:b/>
          <w:bCs/>
        </w:rPr>
        <w:t xml:space="preserve">a: </w:t>
      </w:r>
      <w:r w:rsidRPr="0016257E">
        <w:rPr>
          <w:b/>
          <w:bCs/>
        </w:rPr>
        <w:tab/>
        <w:t>Summary of staff effort</w:t>
      </w:r>
    </w:p>
    <w:p w:rsidR="00D6546E" w:rsidRPr="0016257E" w:rsidRDefault="00F53EA3" w:rsidP="00CD34E2">
      <w:pPr>
        <w:spacing w:after="240"/>
        <w:jc w:val="both"/>
        <w:rPr>
          <w:i/>
        </w:rPr>
      </w:pPr>
      <w:r w:rsidRPr="0016257E">
        <w:rPr>
          <w:i/>
        </w:rPr>
        <w:t>Please indicate the n</w:t>
      </w:r>
      <w:r w:rsidR="00D6546E" w:rsidRPr="0016257E">
        <w:rPr>
          <w:i/>
        </w:rPr>
        <w:t>umber of person/months over the whole duration of the planned work, for each work package, for each participant. Identify the work-package leader for each WP by showing the relevant person-month figure in bold.</w:t>
      </w:r>
    </w:p>
    <w:p w:rsidR="00D6546E" w:rsidRPr="0016257E" w:rsidRDefault="00D6546E" w:rsidP="00D6546E">
      <w:pPr>
        <w:ind w:left="720"/>
        <w:rPr>
          <w:b/>
          <w:i/>
          <w:lang w:eastAsia="fr-B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0"/>
        <w:gridCol w:w="1467"/>
        <w:gridCol w:w="1467"/>
        <w:gridCol w:w="1468"/>
        <w:gridCol w:w="2827"/>
      </w:tblGrid>
      <w:tr w:rsidR="00FA0F9D" w:rsidRPr="0016257E" w:rsidTr="00FA0F9D">
        <w:tc>
          <w:tcPr>
            <w:tcW w:w="2410" w:type="dxa"/>
            <w:tcBorders>
              <w:top w:val="nil"/>
              <w:left w:val="nil"/>
            </w:tcBorders>
          </w:tcPr>
          <w:p w:rsidR="00FA0F9D" w:rsidRPr="0016257E" w:rsidRDefault="00FA0F9D" w:rsidP="00F74F1D">
            <w:pPr>
              <w:rPr>
                <w:b/>
                <w:bCs/>
              </w:rPr>
            </w:pPr>
          </w:p>
        </w:tc>
        <w:tc>
          <w:tcPr>
            <w:tcW w:w="1467" w:type="dxa"/>
          </w:tcPr>
          <w:p w:rsidR="00FA0F9D" w:rsidRPr="0016257E" w:rsidRDefault="00FA0F9D" w:rsidP="00F74F1D">
            <w:pPr>
              <w:jc w:val="center"/>
              <w:rPr>
                <w:b/>
                <w:bCs/>
              </w:rPr>
            </w:pPr>
            <w:proofErr w:type="spellStart"/>
            <w:r w:rsidRPr="0016257E">
              <w:rPr>
                <w:b/>
                <w:bCs/>
              </w:rPr>
              <w:t>WPn</w:t>
            </w:r>
            <w:proofErr w:type="spellEnd"/>
          </w:p>
        </w:tc>
        <w:tc>
          <w:tcPr>
            <w:tcW w:w="1467" w:type="dxa"/>
          </w:tcPr>
          <w:p w:rsidR="00FA0F9D" w:rsidRPr="0016257E" w:rsidRDefault="00FA0F9D" w:rsidP="00F74F1D">
            <w:pPr>
              <w:jc w:val="center"/>
              <w:rPr>
                <w:b/>
                <w:bCs/>
              </w:rPr>
            </w:pPr>
            <w:r w:rsidRPr="0016257E">
              <w:rPr>
                <w:b/>
                <w:bCs/>
              </w:rPr>
              <w:t>WPn+1</w:t>
            </w:r>
          </w:p>
        </w:tc>
        <w:tc>
          <w:tcPr>
            <w:tcW w:w="1468" w:type="dxa"/>
          </w:tcPr>
          <w:p w:rsidR="00FA0F9D" w:rsidRPr="0016257E" w:rsidRDefault="00FA0F9D" w:rsidP="00F74F1D">
            <w:pPr>
              <w:jc w:val="center"/>
              <w:rPr>
                <w:b/>
                <w:bCs/>
              </w:rPr>
            </w:pPr>
            <w:r w:rsidRPr="0016257E">
              <w:rPr>
                <w:b/>
                <w:bCs/>
              </w:rPr>
              <w:t>WPn+2</w:t>
            </w:r>
          </w:p>
        </w:tc>
        <w:tc>
          <w:tcPr>
            <w:tcW w:w="2827" w:type="dxa"/>
            <w:shd w:val="clear" w:color="auto" w:fill="A6A6A6"/>
          </w:tcPr>
          <w:p w:rsidR="00FA0F9D" w:rsidRPr="0016257E" w:rsidRDefault="00FA0F9D" w:rsidP="00F74F1D">
            <w:pPr>
              <w:jc w:val="center"/>
              <w:rPr>
                <w:b/>
                <w:bCs/>
              </w:rPr>
            </w:pPr>
            <w:r w:rsidRPr="0016257E">
              <w:rPr>
                <w:b/>
                <w:bCs/>
              </w:rPr>
              <w:t>Total Person</w:t>
            </w:r>
            <w:r w:rsidR="00BD7790">
              <w:rPr>
                <w:b/>
                <w:bCs/>
              </w:rPr>
              <w:t>-</w:t>
            </w:r>
          </w:p>
          <w:p w:rsidR="00FA0F9D" w:rsidRPr="0016257E" w:rsidRDefault="00FA0F9D" w:rsidP="00F74F1D">
            <w:pPr>
              <w:jc w:val="center"/>
              <w:rPr>
                <w:b/>
                <w:bCs/>
              </w:rPr>
            </w:pPr>
            <w:r w:rsidRPr="0016257E">
              <w:rPr>
                <w:b/>
                <w:bCs/>
              </w:rPr>
              <w:t>Months per Participant</w:t>
            </w:r>
          </w:p>
        </w:tc>
      </w:tr>
      <w:tr w:rsidR="00FA0F9D" w:rsidRPr="0016257E" w:rsidTr="00FA0F9D">
        <w:tc>
          <w:tcPr>
            <w:tcW w:w="2410" w:type="dxa"/>
          </w:tcPr>
          <w:p w:rsidR="00FA0F9D" w:rsidRPr="0016257E" w:rsidRDefault="00FA0F9D" w:rsidP="00F74F1D">
            <w:pPr>
              <w:rPr>
                <w:b/>
                <w:bCs/>
              </w:rPr>
            </w:pPr>
            <w:r w:rsidRPr="0016257E">
              <w:rPr>
                <w:b/>
                <w:bCs/>
              </w:rPr>
              <w:t>Participant Number/Short Name</w:t>
            </w:r>
            <w:r w:rsidRPr="0016257E" w:rsidDel="001D6BF2">
              <w:t xml:space="preserve"> </w:t>
            </w:r>
          </w:p>
        </w:tc>
        <w:tc>
          <w:tcPr>
            <w:tcW w:w="1467" w:type="dxa"/>
          </w:tcPr>
          <w:p w:rsidR="00FA0F9D" w:rsidRPr="0016257E" w:rsidRDefault="00FA0F9D" w:rsidP="00F74F1D">
            <w:pPr>
              <w:rPr>
                <w:bCs/>
              </w:rPr>
            </w:pPr>
          </w:p>
        </w:tc>
        <w:tc>
          <w:tcPr>
            <w:tcW w:w="1467" w:type="dxa"/>
          </w:tcPr>
          <w:p w:rsidR="00FA0F9D" w:rsidRPr="0016257E" w:rsidRDefault="00FA0F9D" w:rsidP="00F74F1D">
            <w:pPr>
              <w:rPr>
                <w:bCs/>
              </w:rPr>
            </w:pPr>
          </w:p>
        </w:tc>
        <w:tc>
          <w:tcPr>
            <w:tcW w:w="1468" w:type="dxa"/>
          </w:tcPr>
          <w:p w:rsidR="00FA0F9D" w:rsidRPr="0016257E" w:rsidRDefault="00FA0F9D" w:rsidP="00F74F1D">
            <w:pPr>
              <w:rPr>
                <w:bCs/>
              </w:rPr>
            </w:pPr>
          </w:p>
        </w:tc>
        <w:tc>
          <w:tcPr>
            <w:tcW w:w="2827" w:type="dxa"/>
            <w:shd w:val="clear" w:color="auto" w:fill="A6A6A6"/>
          </w:tcPr>
          <w:p w:rsidR="00FA0F9D" w:rsidRPr="0016257E" w:rsidRDefault="00FA0F9D" w:rsidP="00F74F1D">
            <w:pPr>
              <w:rPr>
                <w:bCs/>
              </w:rPr>
            </w:pPr>
          </w:p>
        </w:tc>
      </w:tr>
      <w:tr w:rsidR="00FA0F9D" w:rsidRPr="0016257E" w:rsidTr="00FA0F9D">
        <w:trPr>
          <w:trHeight w:val="506"/>
        </w:trPr>
        <w:tc>
          <w:tcPr>
            <w:tcW w:w="2410" w:type="dxa"/>
          </w:tcPr>
          <w:p w:rsidR="00FA0F9D" w:rsidRPr="0016257E" w:rsidRDefault="00FA0F9D" w:rsidP="00FA0F9D">
            <w:pPr>
              <w:ind w:left="1191" w:hanging="1191"/>
              <w:rPr>
                <w:b/>
                <w:bCs/>
              </w:rPr>
            </w:pPr>
            <w:proofErr w:type="spellStart"/>
            <w:r w:rsidRPr="0016257E">
              <w:rPr>
                <w:b/>
                <w:bCs/>
              </w:rPr>
              <w:t>ParticipantNumber</w:t>
            </w:r>
            <w:proofErr w:type="spellEnd"/>
            <w:r w:rsidRPr="0016257E">
              <w:rPr>
                <w:b/>
                <w:bCs/>
              </w:rPr>
              <w:t>/</w:t>
            </w:r>
          </w:p>
          <w:p w:rsidR="00FA0F9D" w:rsidRPr="0016257E" w:rsidRDefault="00FA0F9D" w:rsidP="00FA0F9D">
            <w:pPr>
              <w:ind w:left="1191" w:hanging="1191"/>
              <w:rPr>
                <w:rFonts w:ascii="Arial" w:hAnsi="Arial" w:cs="Arial"/>
                <w:b/>
              </w:rPr>
            </w:pPr>
            <w:r w:rsidRPr="0016257E">
              <w:rPr>
                <w:b/>
                <w:bCs/>
              </w:rPr>
              <w:t>Short Name</w:t>
            </w:r>
            <w:r w:rsidRPr="0016257E" w:rsidDel="001D6BF2">
              <w:t xml:space="preserve"> </w:t>
            </w:r>
          </w:p>
        </w:tc>
        <w:tc>
          <w:tcPr>
            <w:tcW w:w="1467" w:type="dxa"/>
          </w:tcPr>
          <w:p w:rsidR="00FA0F9D" w:rsidRPr="0016257E" w:rsidRDefault="00FA0F9D" w:rsidP="00F74F1D"/>
        </w:tc>
        <w:tc>
          <w:tcPr>
            <w:tcW w:w="1467" w:type="dxa"/>
          </w:tcPr>
          <w:p w:rsidR="00FA0F9D" w:rsidRPr="0016257E" w:rsidRDefault="00FA0F9D" w:rsidP="00F74F1D"/>
        </w:tc>
        <w:tc>
          <w:tcPr>
            <w:tcW w:w="1468" w:type="dxa"/>
          </w:tcPr>
          <w:p w:rsidR="00FA0F9D" w:rsidRPr="0016257E" w:rsidRDefault="00FA0F9D" w:rsidP="00F74F1D"/>
        </w:tc>
        <w:tc>
          <w:tcPr>
            <w:tcW w:w="2827" w:type="dxa"/>
            <w:shd w:val="clear" w:color="auto" w:fill="A6A6A6"/>
          </w:tcPr>
          <w:p w:rsidR="00FA0F9D" w:rsidRPr="0016257E" w:rsidRDefault="00FA0F9D" w:rsidP="00F74F1D"/>
        </w:tc>
      </w:tr>
      <w:tr w:rsidR="00FA0F9D" w:rsidRPr="0016257E" w:rsidTr="00FA0F9D">
        <w:tc>
          <w:tcPr>
            <w:tcW w:w="2410" w:type="dxa"/>
          </w:tcPr>
          <w:p w:rsidR="00FA0F9D" w:rsidRPr="0016257E" w:rsidRDefault="00FA0F9D" w:rsidP="00FA0F9D">
            <w:pPr>
              <w:ind w:left="1191" w:hanging="1191"/>
              <w:rPr>
                <w:b/>
                <w:bCs/>
              </w:rPr>
            </w:pPr>
            <w:r w:rsidRPr="0016257E">
              <w:rPr>
                <w:b/>
                <w:bCs/>
              </w:rPr>
              <w:t>Participant Number/</w:t>
            </w:r>
          </w:p>
          <w:p w:rsidR="00FA0F9D" w:rsidRPr="0016257E" w:rsidRDefault="00FA0F9D" w:rsidP="00FA0F9D">
            <w:pPr>
              <w:ind w:left="1191" w:hanging="1191"/>
              <w:rPr>
                <w:rFonts w:ascii="Arial" w:hAnsi="Arial" w:cs="Arial"/>
                <w:b/>
              </w:rPr>
            </w:pPr>
            <w:r w:rsidRPr="0016257E">
              <w:rPr>
                <w:b/>
                <w:bCs/>
              </w:rPr>
              <w:t>Short Name</w:t>
            </w:r>
            <w:r w:rsidRPr="0016257E" w:rsidDel="001D6BF2">
              <w:t xml:space="preserve"> </w:t>
            </w:r>
          </w:p>
        </w:tc>
        <w:tc>
          <w:tcPr>
            <w:tcW w:w="1467" w:type="dxa"/>
          </w:tcPr>
          <w:p w:rsidR="00FA0F9D" w:rsidRPr="0016257E" w:rsidRDefault="00FA0F9D" w:rsidP="00F74F1D"/>
        </w:tc>
        <w:tc>
          <w:tcPr>
            <w:tcW w:w="1467" w:type="dxa"/>
          </w:tcPr>
          <w:p w:rsidR="00FA0F9D" w:rsidRPr="0016257E" w:rsidRDefault="00FA0F9D" w:rsidP="00F74F1D"/>
        </w:tc>
        <w:tc>
          <w:tcPr>
            <w:tcW w:w="1468" w:type="dxa"/>
          </w:tcPr>
          <w:p w:rsidR="00FA0F9D" w:rsidRPr="0016257E" w:rsidRDefault="00FA0F9D" w:rsidP="00F74F1D"/>
        </w:tc>
        <w:tc>
          <w:tcPr>
            <w:tcW w:w="2827" w:type="dxa"/>
            <w:shd w:val="clear" w:color="auto" w:fill="A6A6A6"/>
          </w:tcPr>
          <w:p w:rsidR="00FA0F9D" w:rsidRPr="0016257E" w:rsidRDefault="00FA0F9D" w:rsidP="00F74F1D"/>
        </w:tc>
      </w:tr>
      <w:tr w:rsidR="00FA0F9D" w:rsidRPr="0016257E" w:rsidTr="00FA0F9D">
        <w:tc>
          <w:tcPr>
            <w:tcW w:w="2410" w:type="dxa"/>
            <w:shd w:val="clear" w:color="auto" w:fill="A6A6A6"/>
          </w:tcPr>
          <w:p w:rsidR="00FA0F9D" w:rsidRPr="0016257E" w:rsidRDefault="00BD7790" w:rsidP="00F74F1D">
            <w:pPr>
              <w:spacing w:after="480"/>
              <w:ind w:left="1191" w:hanging="1191"/>
              <w:jc w:val="right"/>
              <w:rPr>
                <w:b/>
              </w:rPr>
            </w:pPr>
            <w:r>
              <w:rPr>
                <w:b/>
              </w:rPr>
              <w:t xml:space="preserve">Total Person </w:t>
            </w:r>
            <w:r w:rsidR="00FA0F9D" w:rsidRPr="0016257E">
              <w:rPr>
                <w:b/>
              </w:rPr>
              <w:t>Months</w:t>
            </w:r>
          </w:p>
        </w:tc>
        <w:tc>
          <w:tcPr>
            <w:tcW w:w="1467" w:type="dxa"/>
            <w:shd w:val="clear" w:color="auto" w:fill="A6A6A6"/>
          </w:tcPr>
          <w:p w:rsidR="00FA0F9D" w:rsidRPr="0016257E" w:rsidRDefault="00FA0F9D" w:rsidP="00F74F1D"/>
        </w:tc>
        <w:tc>
          <w:tcPr>
            <w:tcW w:w="1467" w:type="dxa"/>
            <w:shd w:val="clear" w:color="auto" w:fill="A6A6A6"/>
          </w:tcPr>
          <w:p w:rsidR="00FA0F9D" w:rsidRPr="0016257E" w:rsidRDefault="00FA0F9D" w:rsidP="00F74F1D"/>
        </w:tc>
        <w:tc>
          <w:tcPr>
            <w:tcW w:w="1468" w:type="dxa"/>
            <w:shd w:val="clear" w:color="auto" w:fill="A6A6A6"/>
          </w:tcPr>
          <w:p w:rsidR="00FA0F9D" w:rsidRPr="0016257E" w:rsidRDefault="00FA0F9D" w:rsidP="00F74F1D"/>
        </w:tc>
        <w:tc>
          <w:tcPr>
            <w:tcW w:w="2827" w:type="dxa"/>
            <w:shd w:val="clear" w:color="auto" w:fill="A6A6A6"/>
          </w:tcPr>
          <w:p w:rsidR="00FA0F9D" w:rsidRPr="0016257E" w:rsidRDefault="00FA0F9D" w:rsidP="00F74F1D"/>
        </w:tc>
      </w:tr>
    </w:tbl>
    <w:p w:rsidR="00A8289A" w:rsidRDefault="00A8289A" w:rsidP="003E20E1">
      <w:pPr>
        <w:rPr>
          <w:b/>
        </w:rPr>
      </w:pPr>
    </w:p>
    <w:p w:rsidR="00A8289A" w:rsidRPr="0016257E" w:rsidRDefault="00A8289A" w:rsidP="003E20E1">
      <w:pPr>
        <w:rPr>
          <w:b/>
        </w:rPr>
      </w:pPr>
    </w:p>
    <w:p w:rsidR="003E20E1" w:rsidRPr="0016257E" w:rsidRDefault="002008E8" w:rsidP="00F53EA3">
      <w:pPr>
        <w:jc w:val="both"/>
        <w:rPr>
          <w:b/>
        </w:rPr>
      </w:pPr>
      <w:r w:rsidRPr="0016257E">
        <w:rPr>
          <w:b/>
        </w:rPr>
        <w:t>Table 3.4</w:t>
      </w:r>
      <w:r w:rsidR="003E20E1" w:rsidRPr="0016257E">
        <w:rPr>
          <w:b/>
        </w:rPr>
        <w:t>b</w:t>
      </w:r>
      <w:r w:rsidR="00D13A01" w:rsidRPr="0016257E">
        <w:rPr>
          <w:b/>
        </w:rPr>
        <w:t>:</w:t>
      </w:r>
      <w:r w:rsidR="00D13A01" w:rsidRPr="0016257E">
        <w:rPr>
          <w:b/>
        </w:rPr>
        <w:tab/>
      </w:r>
      <w:r w:rsidR="00B30C1C" w:rsidRPr="0016257E">
        <w:rPr>
          <w:b/>
          <w:bCs/>
        </w:rPr>
        <w:t>‘</w:t>
      </w:r>
      <w:r w:rsidR="003E20E1" w:rsidRPr="0016257E">
        <w:rPr>
          <w:b/>
        </w:rPr>
        <w:t xml:space="preserve">Other </w:t>
      </w:r>
      <w:r w:rsidR="00CB58DB" w:rsidRPr="0016257E">
        <w:rPr>
          <w:b/>
        </w:rPr>
        <w:t>direct</w:t>
      </w:r>
      <w:r w:rsidR="003E20E1" w:rsidRPr="0016257E">
        <w:rPr>
          <w:b/>
        </w:rPr>
        <w:t xml:space="preserve"> cost</w:t>
      </w:r>
      <w:r w:rsidR="00B30C1C" w:rsidRPr="0016257E">
        <w:rPr>
          <w:b/>
        </w:rPr>
        <w:t xml:space="preserve">’ </w:t>
      </w:r>
      <w:r w:rsidR="003E20E1" w:rsidRPr="0016257E">
        <w:rPr>
          <w:b/>
        </w:rPr>
        <w:t xml:space="preserve">items (travel, equipment, </w:t>
      </w:r>
      <w:r w:rsidR="00F53EA3" w:rsidRPr="0016257E">
        <w:rPr>
          <w:b/>
        </w:rPr>
        <w:t xml:space="preserve">other goods and services, </w:t>
      </w:r>
      <w:r w:rsidR="004E3BFA" w:rsidRPr="0016257E">
        <w:rPr>
          <w:b/>
        </w:rPr>
        <w:t xml:space="preserve">large research </w:t>
      </w:r>
      <w:r w:rsidR="003E20E1" w:rsidRPr="0016257E">
        <w:rPr>
          <w:b/>
        </w:rPr>
        <w:t>infrastructure)</w:t>
      </w:r>
    </w:p>
    <w:p w:rsidR="00990E65" w:rsidRPr="0016257E" w:rsidRDefault="00990E65" w:rsidP="003E20E1">
      <w:pPr>
        <w:rPr>
          <w:b/>
        </w:rPr>
      </w:pPr>
    </w:p>
    <w:p w:rsidR="00E2088B" w:rsidRPr="0016257E" w:rsidRDefault="00990E65" w:rsidP="00806CB8">
      <w:pPr>
        <w:spacing w:after="240"/>
        <w:jc w:val="both"/>
        <w:rPr>
          <w:u w:val="single"/>
        </w:rPr>
      </w:pPr>
      <w:r w:rsidRPr="0016257E">
        <w:t xml:space="preserve">Please complete the table below for each participant if the sum of the costs for’ travel’, ‘equipment’, and  ‘goods and services’ exceeds 15% of the personnel costs for that participant (according to </w:t>
      </w:r>
      <w:r w:rsidR="00C21F04" w:rsidRPr="0016257E">
        <w:t>the budget  table in section 3 of the proposal administrative forms</w:t>
      </w:r>
      <w:r w:rsidRPr="0016257E">
        <w:t xml:space="preserve">). </w:t>
      </w:r>
    </w:p>
    <w:tbl>
      <w:tblPr>
        <w:tblW w:w="10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992"/>
        <w:gridCol w:w="6801"/>
      </w:tblGrid>
      <w:tr w:rsidR="00403C7D" w:rsidRPr="0016257E" w:rsidTr="0016257E">
        <w:tc>
          <w:tcPr>
            <w:tcW w:w="2444" w:type="dxa"/>
            <w:shd w:val="clear" w:color="auto" w:fill="D9D9D9"/>
          </w:tcPr>
          <w:p w:rsidR="00403C7D" w:rsidRPr="0016257E" w:rsidRDefault="00403C7D" w:rsidP="00387B5A">
            <w:pPr>
              <w:rPr>
                <w:b/>
                <w:bCs/>
              </w:rPr>
            </w:pPr>
            <w:r w:rsidRPr="0016257E">
              <w:rPr>
                <w:b/>
                <w:bCs/>
              </w:rPr>
              <w:t>Partic</w:t>
            </w:r>
            <w:r w:rsidR="007F5555" w:rsidRPr="0016257E">
              <w:rPr>
                <w:b/>
                <w:bCs/>
              </w:rPr>
              <w:t>i</w:t>
            </w:r>
            <w:r w:rsidRPr="0016257E">
              <w:rPr>
                <w:b/>
                <w:bCs/>
              </w:rPr>
              <w:t>pant Number/Short Name</w:t>
            </w:r>
          </w:p>
        </w:tc>
        <w:tc>
          <w:tcPr>
            <w:tcW w:w="992" w:type="dxa"/>
            <w:shd w:val="clear" w:color="auto" w:fill="D9D9D9"/>
          </w:tcPr>
          <w:p w:rsidR="00403C7D" w:rsidRPr="0016257E" w:rsidRDefault="00403C7D" w:rsidP="00387B5A">
            <w:pPr>
              <w:rPr>
                <w:b/>
                <w:bCs/>
              </w:rPr>
            </w:pPr>
            <w:r w:rsidRPr="0016257E">
              <w:rPr>
                <w:b/>
                <w:bCs/>
              </w:rPr>
              <w:t>Cost (€)</w:t>
            </w:r>
          </w:p>
        </w:tc>
        <w:tc>
          <w:tcPr>
            <w:tcW w:w="6801" w:type="dxa"/>
            <w:shd w:val="clear" w:color="auto" w:fill="D9D9D9"/>
          </w:tcPr>
          <w:p w:rsidR="00403C7D" w:rsidRPr="0016257E" w:rsidRDefault="00403C7D" w:rsidP="00387B5A">
            <w:pPr>
              <w:rPr>
                <w:b/>
                <w:bCs/>
              </w:rPr>
            </w:pPr>
            <w:r w:rsidRPr="0016257E">
              <w:rPr>
                <w:b/>
                <w:bCs/>
              </w:rPr>
              <w:t>Justification</w:t>
            </w:r>
          </w:p>
          <w:p w:rsidR="00403C7D" w:rsidRPr="0016257E" w:rsidRDefault="00403C7D" w:rsidP="00387B5A">
            <w:pPr>
              <w:rPr>
                <w:b/>
                <w:bCs/>
              </w:rPr>
            </w:pPr>
          </w:p>
        </w:tc>
      </w:tr>
      <w:tr w:rsidR="00403C7D" w:rsidRPr="0016257E" w:rsidTr="0016257E">
        <w:tc>
          <w:tcPr>
            <w:tcW w:w="2444" w:type="dxa"/>
            <w:shd w:val="clear" w:color="auto" w:fill="D9D9D9"/>
          </w:tcPr>
          <w:p w:rsidR="00403C7D" w:rsidRPr="0016257E" w:rsidRDefault="00403C7D" w:rsidP="007F5555">
            <w:pPr>
              <w:jc w:val="right"/>
              <w:rPr>
                <w:b/>
                <w:bCs/>
              </w:rPr>
            </w:pPr>
            <w:r w:rsidRPr="0016257E">
              <w:rPr>
                <w:b/>
                <w:bCs/>
              </w:rPr>
              <w:t>Travel</w:t>
            </w:r>
            <w:r w:rsidRPr="0016257E" w:rsidDel="001D6BF2">
              <w:rPr>
                <w:b/>
              </w:rPr>
              <w:t xml:space="preserve"> </w:t>
            </w:r>
          </w:p>
        </w:tc>
        <w:tc>
          <w:tcPr>
            <w:tcW w:w="992" w:type="dxa"/>
          </w:tcPr>
          <w:p w:rsidR="00403C7D" w:rsidRPr="0016257E" w:rsidRDefault="00403C7D" w:rsidP="00387B5A">
            <w:pPr>
              <w:rPr>
                <w:bCs/>
              </w:rPr>
            </w:pPr>
          </w:p>
        </w:tc>
        <w:tc>
          <w:tcPr>
            <w:tcW w:w="6801" w:type="dxa"/>
          </w:tcPr>
          <w:p w:rsidR="00403C7D" w:rsidRPr="0016257E" w:rsidRDefault="00403C7D" w:rsidP="00387B5A">
            <w:pPr>
              <w:rPr>
                <w:bCs/>
              </w:rPr>
            </w:pPr>
          </w:p>
        </w:tc>
      </w:tr>
      <w:tr w:rsidR="00403C7D" w:rsidRPr="0016257E" w:rsidTr="0016257E">
        <w:tc>
          <w:tcPr>
            <w:tcW w:w="2444" w:type="dxa"/>
            <w:shd w:val="clear" w:color="auto" w:fill="D9D9D9"/>
          </w:tcPr>
          <w:p w:rsidR="00403C7D" w:rsidRPr="0016257E" w:rsidRDefault="00403C7D" w:rsidP="007F5555">
            <w:pPr>
              <w:jc w:val="right"/>
              <w:rPr>
                <w:b/>
              </w:rPr>
            </w:pPr>
            <w:r w:rsidRPr="0016257E">
              <w:rPr>
                <w:b/>
                <w:bCs/>
              </w:rPr>
              <w:t>Equipment</w:t>
            </w:r>
            <w:r w:rsidRPr="0016257E" w:rsidDel="001D6BF2">
              <w:rPr>
                <w:b/>
              </w:rPr>
              <w:t xml:space="preserve"> </w:t>
            </w:r>
          </w:p>
        </w:tc>
        <w:tc>
          <w:tcPr>
            <w:tcW w:w="992" w:type="dxa"/>
          </w:tcPr>
          <w:p w:rsidR="00403C7D" w:rsidRPr="0016257E" w:rsidRDefault="00403C7D" w:rsidP="00387B5A"/>
        </w:tc>
        <w:tc>
          <w:tcPr>
            <w:tcW w:w="6801" w:type="dxa"/>
          </w:tcPr>
          <w:p w:rsidR="00403C7D" w:rsidRPr="0016257E" w:rsidRDefault="00403C7D" w:rsidP="00387B5A"/>
        </w:tc>
      </w:tr>
      <w:tr w:rsidR="00403C7D" w:rsidRPr="0016257E" w:rsidTr="0016257E">
        <w:tc>
          <w:tcPr>
            <w:tcW w:w="2444" w:type="dxa"/>
            <w:shd w:val="clear" w:color="auto" w:fill="D9D9D9"/>
          </w:tcPr>
          <w:p w:rsidR="00403C7D" w:rsidRPr="0016257E" w:rsidDel="00403C7D" w:rsidRDefault="00F53EA3" w:rsidP="00F53EA3">
            <w:pPr>
              <w:jc w:val="right"/>
              <w:rPr>
                <w:b/>
                <w:bCs/>
              </w:rPr>
            </w:pPr>
            <w:r w:rsidRPr="0016257E">
              <w:rPr>
                <w:b/>
                <w:bCs/>
              </w:rPr>
              <w:t>Other g</w:t>
            </w:r>
            <w:r w:rsidR="00403C7D" w:rsidRPr="0016257E">
              <w:rPr>
                <w:b/>
                <w:bCs/>
              </w:rPr>
              <w:t>oods and services</w:t>
            </w:r>
          </w:p>
        </w:tc>
        <w:tc>
          <w:tcPr>
            <w:tcW w:w="992" w:type="dxa"/>
          </w:tcPr>
          <w:p w:rsidR="00403C7D" w:rsidRPr="0016257E" w:rsidRDefault="00403C7D" w:rsidP="00387B5A"/>
        </w:tc>
        <w:tc>
          <w:tcPr>
            <w:tcW w:w="6801" w:type="dxa"/>
          </w:tcPr>
          <w:p w:rsidR="00403C7D" w:rsidRPr="0016257E" w:rsidRDefault="00403C7D" w:rsidP="00387B5A"/>
        </w:tc>
      </w:tr>
      <w:tr w:rsidR="0015288F" w:rsidRPr="0016257E" w:rsidTr="0016257E">
        <w:tc>
          <w:tcPr>
            <w:tcW w:w="2444" w:type="dxa"/>
            <w:shd w:val="clear" w:color="auto" w:fill="D9D9D9"/>
          </w:tcPr>
          <w:p w:rsidR="0015288F" w:rsidRPr="0016257E" w:rsidRDefault="0015288F" w:rsidP="007F5555">
            <w:pPr>
              <w:jc w:val="right"/>
              <w:rPr>
                <w:b/>
                <w:bCs/>
              </w:rPr>
            </w:pPr>
            <w:r w:rsidRPr="0016257E">
              <w:rPr>
                <w:b/>
                <w:bCs/>
              </w:rPr>
              <w:t>Total</w:t>
            </w:r>
          </w:p>
        </w:tc>
        <w:tc>
          <w:tcPr>
            <w:tcW w:w="992" w:type="dxa"/>
          </w:tcPr>
          <w:p w:rsidR="0015288F" w:rsidRPr="0016257E" w:rsidRDefault="0015288F" w:rsidP="00387B5A"/>
        </w:tc>
        <w:tc>
          <w:tcPr>
            <w:tcW w:w="6801" w:type="dxa"/>
            <w:tcBorders>
              <w:bottom w:val="nil"/>
              <w:right w:val="nil"/>
            </w:tcBorders>
          </w:tcPr>
          <w:p w:rsidR="0015288F" w:rsidRPr="0016257E" w:rsidRDefault="0015288F" w:rsidP="00387B5A"/>
        </w:tc>
      </w:tr>
    </w:tbl>
    <w:p w:rsidR="0064462C" w:rsidRPr="0016257E" w:rsidRDefault="0064462C" w:rsidP="0069653C">
      <w:pPr>
        <w:rPr>
          <w:b/>
        </w:rPr>
      </w:pPr>
    </w:p>
    <w:p w:rsidR="007653ED" w:rsidRPr="0016257E" w:rsidRDefault="00787C8C" w:rsidP="00CD34E2">
      <w:pPr>
        <w:spacing w:after="240"/>
        <w:jc w:val="both"/>
        <w:rPr>
          <w:b/>
        </w:rPr>
      </w:pPr>
      <w:r w:rsidRPr="0016257E">
        <w:t>Please complete the table below for all participants that would like to declare costs of large research infrastructure under Article 6.2 of the General Model Agreement</w:t>
      </w:r>
      <w:r w:rsidRPr="0016257E">
        <w:rPr>
          <w:rStyle w:val="FootnoteReference"/>
        </w:rPr>
        <w:footnoteReference w:id="8"/>
      </w:r>
      <w:r w:rsidRPr="0016257E">
        <w:t>, irrespective of the percentage of personnel costs. Please indicate (in the justification)</w:t>
      </w:r>
      <w:r w:rsidR="007653ED" w:rsidRPr="0016257E">
        <w:t xml:space="preserve"> if the beneficiary’s methodology for declaring the costs for large research infrastructure has </w:t>
      </w:r>
      <w:r w:rsidRPr="0016257E">
        <w:t xml:space="preserve">already </w:t>
      </w:r>
      <w:r w:rsidR="007653ED" w:rsidRPr="0016257E">
        <w:t xml:space="preserve">been positively assessed by the Commission. </w:t>
      </w:r>
    </w:p>
    <w:tbl>
      <w:tblPr>
        <w:tblW w:w="1023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4"/>
        <w:gridCol w:w="992"/>
        <w:gridCol w:w="6801"/>
      </w:tblGrid>
      <w:tr w:rsidR="007653ED" w:rsidRPr="0016257E" w:rsidTr="007653ED">
        <w:tc>
          <w:tcPr>
            <w:tcW w:w="2444" w:type="dxa"/>
            <w:shd w:val="clear" w:color="auto" w:fill="D9D9D9"/>
          </w:tcPr>
          <w:p w:rsidR="007653ED" w:rsidRPr="0016257E" w:rsidRDefault="007653ED" w:rsidP="007653ED">
            <w:pPr>
              <w:rPr>
                <w:b/>
                <w:bCs/>
              </w:rPr>
            </w:pPr>
            <w:r w:rsidRPr="0016257E">
              <w:rPr>
                <w:b/>
                <w:bCs/>
              </w:rPr>
              <w:t>Participant Number/Short Name</w:t>
            </w:r>
          </w:p>
        </w:tc>
        <w:tc>
          <w:tcPr>
            <w:tcW w:w="992" w:type="dxa"/>
            <w:shd w:val="clear" w:color="auto" w:fill="D9D9D9"/>
          </w:tcPr>
          <w:p w:rsidR="007653ED" w:rsidRPr="0016257E" w:rsidRDefault="007653ED" w:rsidP="007653ED">
            <w:pPr>
              <w:rPr>
                <w:b/>
                <w:bCs/>
              </w:rPr>
            </w:pPr>
            <w:r w:rsidRPr="0016257E">
              <w:rPr>
                <w:b/>
                <w:bCs/>
              </w:rPr>
              <w:t>Cost (€)</w:t>
            </w:r>
          </w:p>
        </w:tc>
        <w:tc>
          <w:tcPr>
            <w:tcW w:w="6801" w:type="dxa"/>
            <w:shd w:val="clear" w:color="auto" w:fill="D9D9D9"/>
          </w:tcPr>
          <w:p w:rsidR="007653ED" w:rsidRPr="0016257E" w:rsidRDefault="007653ED" w:rsidP="007653ED">
            <w:pPr>
              <w:rPr>
                <w:b/>
                <w:bCs/>
              </w:rPr>
            </w:pPr>
            <w:r w:rsidRPr="0016257E">
              <w:rPr>
                <w:b/>
                <w:bCs/>
              </w:rPr>
              <w:t>Justification</w:t>
            </w:r>
          </w:p>
          <w:p w:rsidR="007653ED" w:rsidRPr="0016257E" w:rsidRDefault="007653ED" w:rsidP="007653ED">
            <w:pPr>
              <w:rPr>
                <w:b/>
                <w:bCs/>
              </w:rPr>
            </w:pPr>
          </w:p>
        </w:tc>
      </w:tr>
      <w:tr w:rsidR="007653ED" w:rsidRPr="0016257E" w:rsidTr="007653ED">
        <w:tc>
          <w:tcPr>
            <w:tcW w:w="2444" w:type="dxa"/>
            <w:shd w:val="clear" w:color="auto" w:fill="D9D9D9"/>
          </w:tcPr>
          <w:p w:rsidR="007653ED" w:rsidRPr="0016257E" w:rsidRDefault="007653ED">
            <w:pPr>
              <w:jc w:val="right"/>
              <w:rPr>
                <w:b/>
                <w:bCs/>
              </w:rPr>
            </w:pPr>
            <w:r w:rsidRPr="0016257E">
              <w:rPr>
                <w:b/>
                <w:bCs/>
              </w:rPr>
              <w:t>Large research infrastructure</w:t>
            </w:r>
          </w:p>
        </w:tc>
        <w:tc>
          <w:tcPr>
            <w:tcW w:w="992" w:type="dxa"/>
          </w:tcPr>
          <w:p w:rsidR="007653ED" w:rsidRPr="0016257E" w:rsidRDefault="007653ED" w:rsidP="007653ED">
            <w:pPr>
              <w:rPr>
                <w:bCs/>
              </w:rPr>
            </w:pPr>
          </w:p>
        </w:tc>
        <w:tc>
          <w:tcPr>
            <w:tcW w:w="6801" w:type="dxa"/>
          </w:tcPr>
          <w:p w:rsidR="007653ED" w:rsidRPr="0016257E" w:rsidRDefault="007653ED" w:rsidP="007653ED">
            <w:pPr>
              <w:rPr>
                <w:bCs/>
              </w:rPr>
            </w:pPr>
          </w:p>
        </w:tc>
      </w:tr>
    </w:tbl>
    <w:p w:rsidR="007653ED" w:rsidRDefault="007653ED" w:rsidP="008A015E">
      <w:pPr>
        <w:jc w:val="both"/>
        <w:rPr>
          <w:b/>
        </w:rPr>
      </w:pPr>
    </w:p>
    <w:sectPr w:rsidR="007653ED" w:rsidSect="00697F26">
      <w:footerReference w:type="default" r:id="rId23"/>
      <w:footerReference w:type="first" r:id="rId24"/>
      <w:pgSz w:w="11907" w:h="16840"/>
      <w:pgMar w:top="1418" w:right="1134" w:bottom="1134" w:left="1134" w:header="708" w:footer="708" w:gutter="0"/>
      <w:pgNumType w:start="1"/>
      <w:cols w:space="708"/>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Ton van den Brink" w:date="2017-08-22T10:20:00Z" w:initials="TvdB">
    <w:p w:rsidR="00A703B7" w:rsidRDefault="00A703B7" w:rsidP="001342B3">
      <w:pPr>
        <w:pStyle w:val="CommentText"/>
      </w:pPr>
      <w:r>
        <w:rPr>
          <w:rStyle w:val="CommentReference"/>
        </w:rPr>
        <w:annotationRef/>
      </w:r>
      <w:r>
        <w:t>This needs further elaboration. How do we take inspiration from these models; how do we combine them and how does this manifest in the research in the WPs?</w:t>
      </w:r>
    </w:p>
  </w:comment>
  <w:comment w:id="1" w:author="Ton van den Brink" w:date="2017-08-22T10:20:00Z" w:initials="TvdB">
    <w:p w:rsidR="00A703B7" w:rsidRDefault="00A703B7" w:rsidP="001342B3">
      <w:pPr>
        <w:pStyle w:val="CommentText"/>
      </w:pPr>
      <w:r>
        <w:rPr>
          <w:rStyle w:val="CommentReference"/>
        </w:rPr>
        <w:annotationRef/>
      </w:r>
      <w:r>
        <w:t>But can EU legitimacy really be built on this given that so little actors work transnationally</w:t>
      </w:r>
    </w:p>
  </w:comment>
  <w:comment w:id="2" w:author="Ton van den Brink" w:date="2017-08-22T10:20:00Z" w:initials="TvdB">
    <w:p w:rsidR="00A703B7" w:rsidRDefault="00A703B7" w:rsidP="001342B3">
      <w:pPr>
        <w:pStyle w:val="CommentText"/>
      </w:pPr>
      <w:r>
        <w:rPr>
          <w:rStyle w:val="CommentReference"/>
        </w:rPr>
        <w:annotationRef/>
      </w:r>
      <w:r>
        <w:t xml:space="preserve">In this paragraph attention for public institutions next to citizens as this mirrors the </w:t>
      </w:r>
      <w:proofErr w:type="spellStart"/>
      <w:r>
        <w:t>set up</w:t>
      </w:r>
      <w:proofErr w:type="spellEnd"/>
      <w:r>
        <w:t xml:space="preserve"> of our proposal</w:t>
      </w:r>
    </w:p>
  </w:comment>
  <w:comment w:id="3" w:author="Ton van den Brink" w:date="2017-08-22T10:20:00Z" w:initials="TvdB">
    <w:p w:rsidR="00A703B7" w:rsidRDefault="00A703B7" w:rsidP="001342B3">
      <w:pPr>
        <w:pStyle w:val="CommentText"/>
      </w:pPr>
      <w:r>
        <w:rPr>
          <w:rStyle w:val="CommentReference"/>
        </w:rPr>
        <w:annotationRef/>
      </w:r>
      <w:r>
        <w:t xml:space="preserve">But before that even: conceptual exploration of the key concepts, to be derived from </w:t>
      </w:r>
      <w:proofErr w:type="spellStart"/>
      <w:r>
        <w:t>wp</w:t>
      </w:r>
      <w:proofErr w:type="spellEnd"/>
      <w:r>
        <w:t xml:space="preserve"> 2. </w:t>
      </w:r>
      <w:proofErr w:type="spellStart"/>
      <w:r>
        <w:t>Inlcuding</w:t>
      </w:r>
      <w:proofErr w:type="spellEnd"/>
      <w:r>
        <w:t>: relation democracy and rule of law, etc.</w:t>
      </w:r>
    </w:p>
  </w:comment>
  <w:comment w:id="4" w:author="Ton van den Brink" w:date="2017-08-22T10:20:00Z" w:initials="TvdB">
    <w:p w:rsidR="00A703B7" w:rsidRDefault="00A703B7" w:rsidP="001342B3">
      <w:pPr>
        <w:pStyle w:val="CommentText"/>
      </w:pPr>
      <w:r>
        <w:rPr>
          <w:rStyle w:val="CommentReference"/>
        </w:rPr>
        <w:annotationRef/>
      </w:r>
      <w:r>
        <w:t>This needs addition from the rule of law part</w:t>
      </w:r>
    </w:p>
  </w:comment>
  <w:comment w:id="5" w:author="Ton van den Brink" w:date="2017-08-22T10:21:00Z" w:initials="TvdB">
    <w:p w:rsidR="00A703B7" w:rsidRDefault="00A703B7" w:rsidP="001342B3">
      <w:pPr>
        <w:pStyle w:val="CommentText"/>
      </w:pPr>
      <w:r>
        <w:rPr>
          <w:rStyle w:val="CommentReference"/>
        </w:rPr>
        <w:annotationRef/>
      </w:r>
      <w:r>
        <w:t>With the new WP 2 we should stress the interplay between the elements mentioned here and more theoretical and conceptual approaches</w:t>
      </w:r>
    </w:p>
  </w:comment>
  <w:comment w:id="6" w:author="Femke van Esch" w:date="2017-08-23T15:07:00Z" w:initials="FvE">
    <w:p w:rsidR="00A703B7" w:rsidRDefault="00A703B7" w:rsidP="00583AFD">
      <w:pPr>
        <w:pStyle w:val="CommentText"/>
      </w:pPr>
      <w:r>
        <w:rPr>
          <w:rStyle w:val="CommentReference"/>
        </w:rPr>
        <w:annotationRef/>
      </w:r>
      <w:r>
        <w:t>Not all WPs are very interdisciplinary yet, lets discuss &amp; solve</w:t>
      </w:r>
    </w:p>
  </w:comment>
  <w:comment w:id="7" w:author="Femke van Esch" w:date="2017-07-13T23:22:00Z" w:initials="FvE">
    <w:p w:rsidR="00A703B7" w:rsidRDefault="00A703B7" w:rsidP="00583AFD">
      <w:pPr>
        <w:pStyle w:val="CommentText"/>
      </w:pPr>
      <w:r>
        <w:rPr>
          <w:rStyle w:val="CommentReference"/>
        </w:rPr>
        <w:annotationRef/>
      </w:r>
      <w:r>
        <w:t>We need to take this into account when planning the deliverables and be very transparent about internal deadlines</w:t>
      </w:r>
    </w:p>
  </w:comment>
  <w:comment w:id="9" w:author="Femke van Esch" w:date="2017-07-13T23:22:00Z" w:initials="FvE">
    <w:p w:rsidR="00A703B7" w:rsidRDefault="00A703B7" w:rsidP="00583AFD">
      <w:pPr>
        <w:pStyle w:val="CommentText"/>
      </w:pPr>
      <w:r>
        <w:rPr>
          <w:rStyle w:val="CommentReference"/>
        </w:rPr>
        <w:annotationRef/>
      </w:r>
      <w:r>
        <w:t>I would say 2 days</w:t>
      </w:r>
    </w:p>
  </w:comment>
  <w:comment w:id="10" w:author="Femke van Esch" w:date="2017-08-23T15:08:00Z" w:initials="FvE">
    <w:p w:rsidR="00A703B7" w:rsidRDefault="00A703B7" w:rsidP="00583AFD">
      <w:pPr>
        <w:pStyle w:val="CommentText"/>
      </w:pPr>
      <w:r>
        <w:rPr>
          <w:rStyle w:val="CommentReference"/>
        </w:rPr>
        <w:annotationRef/>
      </w:r>
      <w:r>
        <w:t>Make sure we distribute this evenly over the EU: I suggest Bucharest and maybe Pisa?</w:t>
      </w:r>
    </w:p>
  </w:comment>
  <w:comment w:id="11" w:author="Femke van Esch" w:date="2017-07-13T23:22:00Z" w:initials="FvE">
    <w:p w:rsidR="00A703B7" w:rsidRPr="00DD317D" w:rsidRDefault="00A703B7" w:rsidP="00583AFD">
      <w:pPr>
        <w:pStyle w:val="CommentText"/>
        <w:rPr>
          <w:lang w:val="en-US"/>
        </w:rPr>
      </w:pPr>
      <w:r>
        <w:rPr>
          <w:rStyle w:val="CommentReference"/>
        </w:rPr>
        <w:annotationRef/>
      </w:r>
      <w:r w:rsidRPr="00DD317D">
        <w:rPr>
          <w:lang w:val="en-US"/>
        </w:rPr>
        <w:t>Idem: Dublin? Brussels?</w:t>
      </w:r>
    </w:p>
  </w:comment>
  <w:comment w:id="12" w:author="Femke van Esch" w:date="2017-07-26T10:00:00Z" w:initials="FvE">
    <w:p w:rsidR="00A703B7" w:rsidRPr="00DD317D" w:rsidRDefault="00A703B7" w:rsidP="00583AFD">
      <w:pPr>
        <w:spacing w:line="360" w:lineRule="auto"/>
        <w:rPr>
          <w:lang w:val="en-US"/>
        </w:rPr>
      </w:pPr>
      <w:r>
        <w:rPr>
          <w:rStyle w:val="CommentReference"/>
        </w:rPr>
        <w:annotationRef/>
      </w:r>
      <w:r w:rsidRPr="00DD317D">
        <w:rPr>
          <w:lang w:val="en-US"/>
        </w:rPr>
        <w:t>*** Draft 10 July 2017, Janneke Gerards (Utrecht University) ***</w:t>
      </w:r>
    </w:p>
    <w:p w:rsidR="00A703B7" w:rsidRPr="00DD317D" w:rsidRDefault="00A703B7" w:rsidP="00583AFD">
      <w:pPr>
        <w:pStyle w:val="CommentText"/>
        <w:rPr>
          <w:lang w:val="en-US"/>
        </w:rPr>
      </w:pPr>
    </w:p>
  </w:comment>
  <w:comment w:id="13" w:author="Femke van Esch" w:date="2017-07-26T10:01:00Z" w:initials="FvE">
    <w:p w:rsidR="00A703B7" w:rsidRDefault="00A703B7" w:rsidP="00583AFD">
      <w:pPr>
        <w:pStyle w:val="CommentText"/>
      </w:pPr>
      <w:r>
        <w:rPr>
          <w:rStyle w:val="CommentReference"/>
        </w:rPr>
        <w:annotationRef/>
      </w:r>
      <w:r>
        <w:t>Needs our input</w:t>
      </w:r>
    </w:p>
  </w:comment>
  <w:comment w:id="14" w:author="Brink, A. van den (Ton)" w:date="2017-07-13T23:22:00Z" w:initials="BAvd(">
    <w:p w:rsidR="00A703B7" w:rsidRDefault="00A703B7" w:rsidP="00583AFD">
      <w:pPr>
        <w:pStyle w:val="CommentText"/>
      </w:pPr>
      <w:r>
        <w:rPr>
          <w:rStyle w:val="CommentReference"/>
        </w:rPr>
        <w:annotationRef/>
      </w:r>
      <w:r>
        <w:t>The commission seeks a firm theoretical embedding of the core concepts. This should be made stronger in this WP</w:t>
      </w:r>
    </w:p>
  </w:comment>
  <w:comment w:id="15" w:author="Fromage, D.B. (Diane)" w:date="2017-07-13T23:22:00Z" w:initials="FD">
    <w:p w:rsidR="00A703B7" w:rsidRDefault="00A703B7" w:rsidP="00583AFD">
      <w:pPr>
        <w:pStyle w:val="CommentText"/>
      </w:pPr>
      <w:r>
        <w:rPr>
          <w:rStyle w:val="CommentReference"/>
        </w:rPr>
        <w:annotationRef/>
      </w:r>
      <w:r>
        <w:t>Graham adds as well:</w:t>
      </w:r>
    </w:p>
    <w:p w:rsidR="00A703B7" w:rsidRDefault="00A703B7" w:rsidP="00583AFD">
      <w:r>
        <w:t>what are the norms underlying particular conceptions of sovereignty, democracy and legitimacy and what is their basis?</w:t>
      </w:r>
    </w:p>
    <w:p w:rsidR="00A703B7" w:rsidRDefault="00A703B7" w:rsidP="00583AFD">
      <w:pPr>
        <w:pStyle w:val="CommentText"/>
      </w:pPr>
    </w:p>
    <w:p w:rsidR="00A703B7" w:rsidRDefault="00A703B7" w:rsidP="00583AFD">
      <w:pPr>
        <w:pStyle w:val="CommentText"/>
      </w:pPr>
      <w:r>
        <w:t>what are the implications of these conceptions of sovereignty, democracy and legitimacy for justification and accountability and to whom?</w:t>
      </w:r>
    </w:p>
    <w:p w:rsidR="00A703B7" w:rsidRDefault="00A703B7" w:rsidP="00583AFD">
      <w:pPr>
        <w:pStyle w:val="CommentText"/>
      </w:pPr>
    </w:p>
    <w:p w:rsidR="00A703B7" w:rsidRDefault="00A703B7" w:rsidP="00583AFD">
      <w:pPr>
        <w:pStyle w:val="CommentText"/>
      </w:pPr>
      <w:r>
        <w:t>is there a formal or substantive conception of the rule of law in the EU and the Member States? Is it vulnerable to the critique that it is ideological, e.g. from the Critical Legal Studies approach?</w:t>
      </w:r>
    </w:p>
  </w:comment>
  <w:comment w:id="16" w:author="Femke van Esch" w:date="2017-08-23T15:09:00Z" w:initials="FvE">
    <w:p w:rsidR="00A703B7" w:rsidRDefault="00A703B7">
      <w:pPr>
        <w:pStyle w:val="CommentText"/>
      </w:pPr>
      <w:r>
        <w:rPr>
          <w:rStyle w:val="CommentReference"/>
        </w:rPr>
        <w:annotationRef/>
      </w:r>
      <w:r>
        <w:t>Diane is working on a new version</w:t>
      </w:r>
    </w:p>
  </w:comment>
  <w:comment w:id="17" w:author="Femke van Esch" w:date="2017-07-13T23:22:00Z" w:initials="FvE">
    <w:p w:rsidR="00A703B7" w:rsidRDefault="00A703B7" w:rsidP="00583AFD">
      <w:pPr>
        <w:pStyle w:val="CommentText"/>
      </w:pPr>
      <w:r>
        <w:rPr>
          <w:rStyle w:val="CommentReference"/>
        </w:rPr>
        <w:annotationRef/>
      </w:r>
      <w:r>
        <w:t>Needs to be integrated in format – needs rewrite to exclude reference to people</w:t>
      </w:r>
    </w:p>
  </w:comment>
  <w:comment w:id="18" w:author="Brink, A. van den (Ton)" w:date="2017-07-13T23:22:00Z" w:initials="BAvd(">
    <w:p w:rsidR="00A703B7" w:rsidRDefault="00A703B7" w:rsidP="00583AFD">
      <w:pPr>
        <w:pStyle w:val="CommentText"/>
      </w:pPr>
      <w:r>
        <w:rPr>
          <w:rStyle w:val="CommentReference"/>
        </w:rPr>
        <w:annotationRef/>
      </w:r>
      <w:r>
        <w:t xml:space="preserve">Overlaps with </w:t>
      </w:r>
      <w:proofErr w:type="spellStart"/>
      <w:r>
        <w:t>wp</w:t>
      </w:r>
      <w:proofErr w:type="spellEnd"/>
      <w:r>
        <w:t xml:space="preserve"> 7</w:t>
      </w:r>
    </w:p>
  </w:comment>
  <w:comment w:id="19" w:author="Femke van Esch" w:date="2017-08-23T15:10:00Z" w:initials="FvE">
    <w:p w:rsidR="00A703B7" w:rsidRDefault="00A703B7">
      <w:pPr>
        <w:pStyle w:val="CommentText"/>
      </w:pPr>
      <w:r>
        <w:rPr>
          <w:rStyle w:val="CommentReference"/>
        </w:rPr>
        <w:annotationRef/>
      </w:r>
      <w:r>
        <w:t>Latest, revised version (23-8)</w:t>
      </w:r>
    </w:p>
  </w:comment>
  <w:comment w:id="20" w:author="Esch, F.A.W.J. van (Femke)" w:date="2017-07-19T17:40:00Z" w:initials="fawj">
    <w:p w:rsidR="00A703B7" w:rsidRDefault="00A703B7" w:rsidP="00AA3C7B">
      <w:pPr>
        <w:pStyle w:val="CommentText"/>
      </w:pPr>
      <w:r>
        <w:rPr>
          <w:rStyle w:val="CommentReference"/>
        </w:rPr>
        <w:annotationRef/>
      </w:r>
      <w:r>
        <w:t xml:space="preserve">I would leave </w:t>
      </w:r>
      <w:proofErr w:type="spellStart"/>
      <w:r>
        <w:t>some time</w:t>
      </w:r>
      <w:proofErr w:type="spellEnd"/>
      <w:r>
        <w:t xml:space="preserve"> between the deadline for your last deliverables and the end of the full project: We may request a delay for deliverables if absolutely necessary but can never ask for a delay beyond the end of the project.</w:t>
      </w:r>
    </w:p>
  </w:comment>
  <w:comment w:id="21" w:author="Esch, F.A.W.J. van (Femke)" w:date="2017-07-19T17:40:00Z" w:initials="fawj">
    <w:p w:rsidR="00A703B7" w:rsidRDefault="00A703B7" w:rsidP="00AA3C7B">
      <w:pPr>
        <w:pStyle w:val="CommentText"/>
      </w:pPr>
      <w:r>
        <w:rPr>
          <w:rStyle w:val="CommentReference"/>
        </w:rPr>
        <w:annotationRef/>
      </w:r>
      <w:r>
        <w:t>Be more specific</w:t>
      </w:r>
    </w:p>
  </w:comment>
  <w:comment w:id="22" w:author="Esch, F.A.W.J. van (Femke)" w:date="2017-07-26T10:07:00Z" w:initials="fawj">
    <w:p w:rsidR="00A703B7" w:rsidRDefault="00A703B7" w:rsidP="00583AFD">
      <w:pPr>
        <w:pStyle w:val="CommentText"/>
      </w:pPr>
      <w:r>
        <w:rPr>
          <w:rStyle w:val="CommentReference"/>
        </w:rPr>
        <w:annotationRef/>
      </w:r>
      <w:r>
        <w:t>This is the new version by Hubert and Sybe</w:t>
      </w:r>
    </w:p>
  </w:comment>
  <w:comment w:id="31" w:author="Hubert Smekal" w:date="2017-07-26T10:06:00Z" w:initials="HS">
    <w:p w:rsidR="00A703B7" w:rsidRDefault="00A703B7" w:rsidP="00583AFD">
      <w:pPr>
        <w:pStyle w:val="CommentText"/>
      </w:pPr>
      <w:r>
        <w:rPr>
          <w:rStyle w:val="CommentReference"/>
        </w:rPr>
        <w:annotationRef/>
      </w:r>
      <w:r>
        <w:t>See the new paragraph supra.</w:t>
      </w:r>
    </w:p>
  </w:comment>
  <w:comment w:id="33" w:author="Esch, F.A.W.J. van (Femke)" w:date="2017-07-26T10:12:00Z" w:initials="fawj">
    <w:p w:rsidR="00A703B7" w:rsidRDefault="00A703B7" w:rsidP="00583AFD">
      <w:pPr>
        <w:pStyle w:val="CommentText"/>
      </w:pPr>
      <w:r>
        <w:rPr>
          <w:rStyle w:val="CommentReference"/>
        </w:rPr>
        <w:annotationRef/>
      </w:r>
      <w:r>
        <w:t>Latest version 20-7</w:t>
      </w:r>
    </w:p>
  </w:comment>
  <w:comment w:id="34" w:author="Vries, S.A. de" w:date="2017-07-26T10:13:00Z" w:initials="VSd">
    <w:p w:rsidR="00A703B7" w:rsidRDefault="00A703B7" w:rsidP="00583AFD">
      <w:pPr>
        <w:pStyle w:val="CommentText"/>
      </w:pPr>
      <w:r>
        <w:rPr>
          <w:rStyle w:val="CommentReference"/>
        </w:rPr>
        <w:annotationRef/>
      </w:r>
      <w:r>
        <w:t>Potential or simply it does constitute a grey zone?</w:t>
      </w:r>
    </w:p>
  </w:comment>
  <w:comment w:id="42" w:author="Femke van Esch" w:date="2017-07-13T23:22:00Z" w:initials="FvE">
    <w:p w:rsidR="00A703B7" w:rsidRDefault="00A703B7" w:rsidP="00583AFD">
      <w:pPr>
        <w:pStyle w:val="CommentText"/>
      </w:pPr>
      <w:r>
        <w:rPr>
          <w:rStyle w:val="CommentReference"/>
        </w:rPr>
        <w:annotationRef/>
      </w:r>
      <w:r>
        <w:t>Latest version 13-7</w:t>
      </w:r>
    </w:p>
  </w:comment>
  <w:comment w:id="43" w:author="Brink, A. van den (Ton)" w:date="2017-08-07T14:48:00Z" w:initials="BAvd(">
    <w:p w:rsidR="00A703B7" w:rsidRDefault="00A703B7" w:rsidP="00583AFD">
      <w:pPr>
        <w:pStyle w:val="CommentText"/>
      </w:pPr>
      <w:r>
        <w:rPr>
          <w:rStyle w:val="CommentReference"/>
        </w:rPr>
        <w:annotationRef/>
      </w:r>
      <w:r>
        <w:t>?</w:t>
      </w:r>
    </w:p>
  </w:comment>
  <w:comment w:id="44" w:author="Femke van Esch" w:date="2017-07-26T10:17:00Z" w:initials="FvE">
    <w:p w:rsidR="00A703B7" w:rsidRDefault="00A703B7" w:rsidP="00583AFD">
      <w:pPr>
        <w:pStyle w:val="CommentText"/>
      </w:pPr>
      <w:r>
        <w:rPr>
          <w:rStyle w:val="CommentReference"/>
        </w:rPr>
        <w:annotationRef/>
      </w:r>
      <w:r>
        <w:t>Last version, 22-7</w:t>
      </w:r>
    </w:p>
  </w:comment>
  <w:comment w:id="45" w:author="Brink, A. van den (Ton)" w:date="2017-08-07T14:50:00Z" w:initials="BAvd(">
    <w:p w:rsidR="00A703B7" w:rsidRDefault="00A703B7" w:rsidP="00583AFD">
      <w:pPr>
        <w:pStyle w:val="CommentText"/>
      </w:pPr>
      <w:r>
        <w:rPr>
          <w:rStyle w:val="CommentReference"/>
        </w:rPr>
        <w:annotationRef/>
      </w:r>
      <w:r>
        <w:t>Perhaps WP 5?</w:t>
      </w:r>
    </w:p>
  </w:comment>
  <w:comment w:id="46" w:author="Femke van Esch" w:date="2017-08-23T15:14:00Z" w:initials="FvE">
    <w:p w:rsidR="00A703B7" w:rsidRDefault="00A703B7" w:rsidP="00583AFD">
      <w:pPr>
        <w:pStyle w:val="CommentText"/>
      </w:pPr>
      <w:r>
        <w:rPr>
          <w:rStyle w:val="CommentReference"/>
        </w:rPr>
        <w:annotationRef/>
      </w:r>
      <w:r>
        <w:t xml:space="preserve"> We need to stress the historical dimension. Also given wp11</w:t>
      </w:r>
    </w:p>
  </w:comment>
  <w:comment w:id="50" w:author="Femke van Esch" w:date="2017-07-21T14:37:00Z" w:initials="FvE">
    <w:p w:rsidR="00A703B7" w:rsidRDefault="00A703B7" w:rsidP="00583AFD">
      <w:pPr>
        <w:pStyle w:val="CommentText"/>
      </w:pPr>
      <w:r>
        <w:rPr>
          <w:rStyle w:val="CommentReference"/>
        </w:rPr>
        <w:annotationRef/>
      </w:r>
      <w:r>
        <w:t>Mention potential collaboration with libraries.</w:t>
      </w:r>
    </w:p>
    <w:p w:rsidR="00A703B7" w:rsidRDefault="00A703B7" w:rsidP="00583AFD">
      <w:pPr>
        <w:pStyle w:val="CommentText"/>
      </w:pPr>
      <w:r>
        <w:t>Elaborate on selection criteria</w:t>
      </w:r>
    </w:p>
  </w:comment>
  <w:comment w:id="52" w:author="Femke van Esch" w:date="2017-07-21T14:37:00Z" w:initials="FvE">
    <w:p w:rsidR="00A703B7" w:rsidRDefault="00A703B7" w:rsidP="00583AFD">
      <w:pPr>
        <w:pStyle w:val="CommentText"/>
      </w:pPr>
      <w:r>
        <w:rPr>
          <w:rStyle w:val="CommentReference"/>
        </w:rPr>
        <w:annotationRef/>
      </w:r>
      <w:r>
        <w:t>Elaborate on the techniques to be used.</w:t>
      </w:r>
    </w:p>
  </w:comment>
  <w:comment w:id="62" w:author="Femke van Esch" w:date="2017-07-21T14:33:00Z" w:initials="FvE">
    <w:p w:rsidR="00A703B7" w:rsidRDefault="00A703B7" w:rsidP="00583AFD">
      <w:pPr>
        <w:pStyle w:val="CommentText"/>
      </w:pPr>
      <w:r>
        <w:rPr>
          <w:rStyle w:val="CommentReference"/>
        </w:rPr>
        <w:annotationRef/>
      </w:r>
      <w:r>
        <w:t>Move this to WP11 or 12?</w:t>
      </w:r>
    </w:p>
  </w:comment>
  <w:comment w:id="66" w:author="Femke van Esch" w:date="2017-07-26T10:21:00Z" w:initials="FvE">
    <w:p w:rsidR="00A703B7" w:rsidRDefault="00A703B7" w:rsidP="00583AFD">
      <w:pPr>
        <w:pStyle w:val="CommentText"/>
      </w:pPr>
      <w:r>
        <w:rPr>
          <w:rStyle w:val="CommentReference"/>
        </w:rPr>
        <w:annotationRef/>
      </w:r>
      <w:r>
        <w:t>Loredana is working on new version with Catharina (Thinktank Europe)</w:t>
      </w:r>
    </w:p>
  </w:comment>
  <w:comment w:id="67" w:author="Femke van Esch" w:date="2017-07-13T23:22:00Z" w:initials="FvE">
    <w:p w:rsidR="00A703B7" w:rsidRDefault="00A703B7" w:rsidP="00583AFD">
      <w:pPr>
        <w:pStyle w:val="CommentText"/>
      </w:pPr>
      <w:r>
        <w:rPr>
          <w:rStyle w:val="CommentReference"/>
        </w:rPr>
        <w:annotationRef/>
      </w:r>
      <w:r>
        <w:t>Time frame is too short probably: also there is no wiggle room after we send in the proposal: so write in flexibility now.</w:t>
      </w:r>
    </w:p>
  </w:comment>
  <w:comment w:id="71" w:author="Femke van Esch" w:date="2017-08-23T15:17:00Z" w:initials="FvE">
    <w:p w:rsidR="00A703B7" w:rsidRDefault="00A703B7" w:rsidP="00583AFD">
      <w:pPr>
        <w:pStyle w:val="CommentText"/>
      </w:pPr>
      <w:r>
        <w:rPr>
          <w:rStyle w:val="CommentReference"/>
        </w:rPr>
        <w:annotationRef/>
      </w:r>
      <w:r>
        <w:t xml:space="preserve"> I propose to </w:t>
      </w:r>
      <w:proofErr w:type="spellStart"/>
      <w:r>
        <w:t>formulat</w:t>
      </w:r>
      <w:proofErr w:type="spellEnd"/>
      <w:r>
        <w:t xml:space="preserve"> more neutrally, for instance: what traditional and more recent EU narratives resonate with different groups of EU citizens in this day and age?</w:t>
      </w:r>
    </w:p>
  </w:comment>
  <w:comment w:id="73" w:author="Femke van Esch" w:date="2017-08-23T15:18:00Z" w:initials="FvE">
    <w:p w:rsidR="00A703B7" w:rsidRDefault="00A703B7" w:rsidP="00583AFD">
      <w:pPr>
        <w:pStyle w:val="CommentText"/>
      </w:pPr>
      <w:r>
        <w:rPr>
          <w:rStyle w:val="CommentReference"/>
        </w:rPr>
        <w:annotationRef/>
      </w:r>
      <w:r>
        <w:t xml:space="preserve"> very normative: we need to provide space for Eurosceptic narratives and not  - a priori – pass moral judgement. </w:t>
      </w:r>
    </w:p>
  </w:comment>
  <w:comment w:id="74" w:author="Femke van Esch" w:date="2017-07-13T23:22:00Z" w:initials="FvE">
    <w:p w:rsidR="00A703B7" w:rsidRDefault="00A703B7" w:rsidP="00583AFD">
      <w:pPr>
        <w:pStyle w:val="CommentText"/>
      </w:pPr>
      <w:r>
        <w:rPr>
          <w:rStyle w:val="CommentReference"/>
        </w:rPr>
        <w:annotationRef/>
      </w:r>
      <w:r>
        <w:t>Elaborate a bit more on how will you do this? The method by which.</w:t>
      </w:r>
    </w:p>
  </w:comment>
  <w:comment w:id="77" w:author="Femke van Esch" w:date="2017-07-13T23:22:00Z" w:initials="FvE">
    <w:p w:rsidR="00A703B7" w:rsidRDefault="00A703B7" w:rsidP="00583AFD">
      <w:pPr>
        <w:pStyle w:val="CommentText"/>
      </w:pPr>
      <w:r>
        <w:rPr>
          <w:rStyle w:val="CommentReference"/>
        </w:rPr>
        <w:annotationRef/>
      </w:r>
      <w:r>
        <w:t xml:space="preserve">This is too much, please limit. We will have 3 annual meetings for which advisory board members will be invited: </w:t>
      </w:r>
    </w:p>
  </w:comment>
  <w:comment w:id="78" w:author="Femke van Esch" w:date="2017-07-13T23:22:00Z" w:initials="FvE">
    <w:p w:rsidR="00A703B7" w:rsidRDefault="00A703B7" w:rsidP="00583AFD">
      <w:pPr>
        <w:pStyle w:val="CommentText"/>
      </w:pPr>
      <w:r>
        <w:rPr>
          <w:rStyle w:val="CommentReference"/>
        </w:rPr>
        <w:annotationRef/>
      </w:r>
      <w:r>
        <w:t xml:space="preserve">Should be specified and included in deliverables. So choose one or two. Also specify what the paper(s) you will write be on. Again, do not promise too much: 1 or 2 papers, with the white paper and communication strategy and workshop will already be a lot to accomplish in one WP. </w:t>
      </w:r>
    </w:p>
    <w:p w:rsidR="00A703B7" w:rsidRDefault="00A703B7" w:rsidP="00583AFD">
      <w:pPr>
        <w:pStyle w:val="CommentText"/>
      </w:pPr>
      <w:r>
        <w:t>Also, please indicate what you will do and what you want Catharina to do.</w:t>
      </w:r>
    </w:p>
  </w:comment>
  <w:comment w:id="79" w:author="Femke van Esch" w:date="2017-08-23T15:23:00Z" w:initials="FvE">
    <w:p w:rsidR="00A703B7" w:rsidRDefault="00A703B7">
      <w:pPr>
        <w:pStyle w:val="CommentText"/>
      </w:pPr>
      <w:r>
        <w:rPr>
          <w:rStyle w:val="CommentReference"/>
        </w:rPr>
        <w:annotationRef/>
      </w:r>
      <w:r>
        <w:t>We cannot promise peer-reviewed or monographs</w:t>
      </w:r>
    </w:p>
  </w:comment>
  <w:comment w:id="80" w:author="Femke van Esch" w:date="2017-08-23T15:23:00Z" w:initials="FvE">
    <w:p w:rsidR="00A703B7" w:rsidRDefault="00A703B7" w:rsidP="00583AFD">
      <w:pPr>
        <w:pStyle w:val="CommentText"/>
      </w:pPr>
      <w:r>
        <w:rPr>
          <w:rStyle w:val="CommentReference"/>
        </w:rPr>
        <w:annotationRef/>
      </w:r>
      <w:r>
        <w:t>CEPS is now in the lead: I did not see a new version, right?</w:t>
      </w:r>
    </w:p>
  </w:comment>
  <w:comment w:id="81" w:author="Robinson, M.G. (Michael)" w:date="2017-07-13T23:22:00Z" w:initials="RM(">
    <w:p w:rsidR="00A703B7" w:rsidRDefault="00A703B7" w:rsidP="00583AFD">
      <w:pPr>
        <w:pStyle w:val="CommentText"/>
      </w:pPr>
      <w:r>
        <w:rPr>
          <w:rStyle w:val="CommentReference"/>
        </w:rPr>
        <w:annotationRef/>
      </w:r>
      <w:r>
        <w:t>Needs elaborating</w:t>
      </w:r>
    </w:p>
  </w:comment>
  <w:comment w:id="83" w:author="Robinson, M.G. (Michael)" w:date="2017-07-13T23:22:00Z" w:initials="RM(">
    <w:p w:rsidR="00A703B7" w:rsidRDefault="00A703B7" w:rsidP="00583AFD">
      <w:pPr>
        <w:pStyle w:val="CommentText"/>
      </w:pPr>
      <w:r>
        <w:rPr>
          <w:rStyle w:val="CommentReference"/>
        </w:rPr>
        <w:annotationRef/>
      </w:r>
      <w:r>
        <w:t>Add in annual reports/meetings in Brussels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FABE31F" w15:done="0"/>
  <w15:commentEx w15:paraId="5034E458" w15:done="0"/>
  <w15:commentEx w15:paraId="1828D3C5" w15:done="0"/>
  <w15:commentEx w15:paraId="7150F133" w15:done="0"/>
  <w15:commentEx w15:paraId="49421A0D" w15:done="0"/>
  <w15:commentEx w15:paraId="35F8E02E" w15:done="0"/>
  <w15:commentEx w15:paraId="5C21D21E" w15:done="0"/>
  <w15:commentEx w15:paraId="1886B612" w15:done="0"/>
  <w15:commentEx w15:paraId="03039CF8" w15:done="0"/>
  <w15:commentEx w15:paraId="3CA9940F" w15:done="0"/>
  <w15:commentEx w15:paraId="50A1E59B" w15:done="0"/>
  <w15:commentEx w15:paraId="6DF25A33" w15:done="0"/>
  <w15:commentEx w15:paraId="66BE210F" w15:done="0"/>
  <w15:commentEx w15:paraId="27072E31" w15:done="0"/>
  <w15:commentEx w15:paraId="5983DD4C" w15:done="0"/>
  <w15:commentEx w15:paraId="44F131D1" w15:done="0"/>
  <w15:commentEx w15:paraId="2B7B7835" w15:done="0"/>
  <w15:commentEx w15:paraId="3ABF5E60" w15:done="0"/>
  <w15:commentEx w15:paraId="24DDDD0C" w15:done="0"/>
  <w15:commentEx w15:paraId="6E75DB1D" w15:done="0"/>
  <w15:commentEx w15:paraId="3A63EBDC" w15:done="0"/>
  <w15:commentEx w15:paraId="265C285F" w15:done="0"/>
  <w15:commentEx w15:paraId="388588FF" w15:done="0"/>
  <w15:commentEx w15:paraId="75E57939" w15:done="0"/>
  <w15:commentEx w15:paraId="7F6870B2" w15:done="0"/>
  <w15:commentEx w15:paraId="64B85991" w15:done="0"/>
  <w15:commentEx w15:paraId="0F510817" w15:done="0"/>
  <w15:commentEx w15:paraId="32B009DC" w15:done="0"/>
  <w15:commentEx w15:paraId="26771CE8" w15:done="0"/>
  <w15:commentEx w15:paraId="429CBDE8" w15:done="0"/>
  <w15:commentEx w15:paraId="24B54C9D" w15:done="0"/>
  <w15:commentEx w15:paraId="5A48D682" w15:done="0"/>
  <w15:commentEx w15:paraId="375A3143" w15:done="0"/>
  <w15:commentEx w15:paraId="1A20B0BB" w15:done="0"/>
  <w15:commentEx w15:paraId="7328C428" w15:done="0"/>
  <w15:commentEx w15:paraId="7DFA24A5" w15:done="0"/>
  <w15:commentEx w15:paraId="005CC05C" w15:done="0"/>
  <w15:commentEx w15:paraId="014C4AFD" w15:done="0"/>
  <w15:commentEx w15:paraId="0D5121D1" w15:done="0"/>
  <w15:commentEx w15:paraId="7C8B0339" w15:done="0"/>
  <w15:commentEx w15:paraId="7C0799AA" w15:done="0"/>
  <w15:commentEx w15:paraId="51F411CA" w15:done="0"/>
  <w15:commentEx w15:paraId="1B5B409C" w15:done="0"/>
  <w15:commentEx w15:paraId="16CA6C6D" w15:done="0"/>
  <w15:commentEx w15:paraId="6EAE5D93" w15:done="0"/>
  <w15:commentEx w15:paraId="3248B149" w15:done="0"/>
  <w15:commentEx w15:paraId="29C6121E" w15:done="0"/>
  <w15:commentEx w15:paraId="57F88120" w15:done="0"/>
  <w15:commentEx w15:paraId="737E9977" w15:done="0"/>
  <w15:commentEx w15:paraId="5AD25933" w15:done="0"/>
  <w15:commentEx w15:paraId="52B4D3D1" w15:done="0"/>
  <w15:commentEx w15:paraId="6B1AADBA" w15:done="0"/>
  <w15:commentEx w15:paraId="79879C85" w15:done="0"/>
  <w15:commentEx w15:paraId="628CA681" w15:done="0"/>
  <w15:commentEx w15:paraId="48DC9D5F" w15:done="0"/>
  <w15:commentEx w15:paraId="528E1EAD" w15:done="0"/>
  <w15:commentEx w15:paraId="313BB288" w15:done="0"/>
  <w15:commentEx w15:paraId="5A3CE385" w15:done="0"/>
  <w15:commentEx w15:paraId="6CF15688" w15:done="0"/>
  <w15:commentEx w15:paraId="01918ADC" w15:done="0"/>
  <w15:commentEx w15:paraId="633A3663" w15:done="0"/>
  <w15:commentEx w15:paraId="4B4550BA" w15:done="0"/>
  <w15:commentEx w15:paraId="3D36C477" w15:done="0"/>
  <w15:commentEx w15:paraId="791BDB59" w15:done="0"/>
  <w15:commentEx w15:paraId="3CBAE888" w15:done="0"/>
  <w15:commentEx w15:paraId="69778557" w15:done="0"/>
  <w15:commentEx w15:paraId="294355F0" w15:done="0"/>
  <w15:commentEx w15:paraId="1744B148" w15:done="0"/>
  <w15:commentEx w15:paraId="79AC5C76" w15:done="0"/>
  <w15:commentEx w15:paraId="64640BB5" w15:done="0"/>
  <w15:commentEx w15:paraId="6D220DDF" w15:done="0"/>
  <w15:commentEx w15:paraId="4E7B0C29" w15:done="0"/>
  <w15:commentEx w15:paraId="618E6D50" w15:done="0"/>
  <w15:commentEx w15:paraId="3A112B5E" w15:done="0"/>
  <w15:commentEx w15:paraId="3FB9938F" w15:done="0"/>
  <w15:commentEx w15:paraId="4D5EA9B1" w15:done="0"/>
  <w15:commentEx w15:paraId="43A0D5D9" w15:done="0"/>
  <w15:commentEx w15:paraId="0C38CAEA" w15:done="0"/>
  <w15:commentEx w15:paraId="79CD27C1" w15:done="0"/>
  <w15:commentEx w15:paraId="4E7B1285" w15:done="0"/>
  <w15:commentEx w15:paraId="62825873" w15:done="0"/>
  <w15:commentEx w15:paraId="3D880F57" w15:done="0"/>
  <w15:commentEx w15:paraId="27C15519" w15:done="0"/>
  <w15:commentEx w15:paraId="3EEA676A" w15:done="0"/>
  <w15:commentEx w15:paraId="418E245A" w15:done="0"/>
  <w15:commentEx w15:paraId="0515582E" w15:done="0"/>
  <w15:commentEx w15:paraId="1EE49B21" w15:done="0"/>
  <w15:commentEx w15:paraId="4320003A" w15:done="0"/>
  <w15:commentEx w15:paraId="7A5F4A23" w15:done="0"/>
  <w15:commentEx w15:paraId="34AC29C2" w15:done="0"/>
  <w15:commentEx w15:paraId="4BCAD9DB" w15:done="0"/>
  <w15:commentEx w15:paraId="4014935B" w15:done="0"/>
  <w15:commentEx w15:paraId="7065DA01" w15:done="0"/>
  <w15:commentEx w15:paraId="7960B10A" w15:done="0"/>
  <w15:commentEx w15:paraId="0D74C412" w15:done="0"/>
  <w15:commentEx w15:paraId="3D44B96E" w15:done="0"/>
  <w15:commentEx w15:paraId="5DB23852" w15:done="0"/>
  <w15:commentEx w15:paraId="19278D3D" w15:done="0"/>
  <w15:commentEx w15:paraId="1D6222C5" w15:done="0"/>
  <w15:commentEx w15:paraId="58DCAF97" w15:done="0"/>
  <w15:commentEx w15:paraId="25490D66" w15:done="0"/>
  <w15:commentEx w15:paraId="7E93B7DA" w15:done="0"/>
  <w15:commentEx w15:paraId="04011013" w15:done="0"/>
  <w15:commentEx w15:paraId="37D24F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FABE31F" w16cid:durableId="1D4809C9"/>
  <w16cid:commentId w16cid:paraId="5034E458" w16cid:durableId="1D4809EB"/>
  <w16cid:commentId w16cid:paraId="1828D3C5" w16cid:durableId="1D4809EC"/>
  <w16cid:commentId w16cid:paraId="7150F133" w16cid:durableId="1D4809ED"/>
  <w16cid:commentId w16cid:paraId="49421A0D" w16cid:durableId="1D4809EE"/>
  <w16cid:commentId w16cid:paraId="35F8E02E" w16cid:durableId="1D4809EF"/>
  <w16cid:commentId w16cid:paraId="5C21D21E" w16cid:durableId="1D480977"/>
  <w16cid:commentId w16cid:paraId="03039CF8" w16cid:durableId="1D480978"/>
  <w16cid:commentId w16cid:paraId="3CA9940F" w16cid:durableId="1D480979"/>
  <w16cid:commentId w16cid:paraId="50A1E59B" w16cid:durableId="1D48097A"/>
  <w16cid:commentId w16cid:paraId="6DF25A33" w16cid:durableId="1D48097B"/>
  <w16cid:commentId w16cid:paraId="66BE210F" w16cid:durableId="1D48097C"/>
  <w16cid:commentId w16cid:paraId="27072E31" w16cid:durableId="1D48097D"/>
  <w16cid:commentId w16cid:paraId="5983DD4C" w16cid:durableId="1D48097E"/>
  <w16cid:commentId w16cid:paraId="3ABF5E60" w16cid:durableId="1D48097F"/>
  <w16cid:commentId w16cid:paraId="24DDDD0C" w16cid:durableId="1D480980"/>
  <w16cid:commentId w16cid:paraId="6E75DB1D" w16cid:durableId="1D480981"/>
  <w16cid:commentId w16cid:paraId="3A63EBDC" w16cid:durableId="1D480982"/>
  <w16cid:commentId w16cid:paraId="265C285F" w16cid:durableId="1D480983"/>
  <w16cid:commentId w16cid:paraId="388588FF" w16cid:durableId="1D480984"/>
  <w16cid:commentId w16cid:paraId="75E57939" w16cid:durableId="1D480985"/>
  <w16cid:commentId w16cid:paraId="7F6870B2" w16cid:durableId="1D480986"/>
  <w16cid:commentId w16cid:paraId="64B85991" w16cid:durableId="1D480987"/>
  <w16cid:commentId w16cid:paraId="0F510817" w16cid:durableId="1D480988"/>
  <w16cid:commentId w16cid:paraId="32B009DC" w16cid:durableId="1D480989"/>
  <w16cid:commentId w16cid:paraId="26771CE8" w16cid:durableId="1D48098A"/>
  <w16cid:commentId w16cid:paraId="429CBDE8" w16cid:durableId="1D48098B"/>
  <w16cid:commentId w16cid:paraId="24B54C9D" w16cid:durableId="1D480F5D"/>
  <w16cid:commentId w16cid:paraId="5A48D682" w16cid:durableId="1D480F5E"/>
  <w16cid:commentId w16cid:paraId="375A3143" w16cid:durableId="1D480F5F"/>
  <w16cid:commentId w16cid:paraId="1A20B0BB" w16cid:durableId="1D480F60"/>
  <w16cid:commentId w16cid:paraId="7328C428" w16cid:durableId="1D480F61"/>
  <w16cid:commentId w16cid:paraId="7DFA24A5" w16cid:durableId="1D480F62"/>
  <w16cid:commentId w16cid:paraId="005CC05C" w16cid:durableId="1D480F63"/>
  <w16cid:commentId w16cid:paraId="014C4AFD" w16cid:durableId="1D480F64"/>
  <w16cid:commentId w16cid:paraId="0D5121D1" w16cid:durableId="1D4809A5"/>
  <w16cid:commentId w16cid:paraId="7C8B0339" w16cid:durableId="1D4809A6"/>
  <w16cid:commentId w16cid:paraId="7C0799AA" w16cid:durableId="1D4809A7"/>
  <w16cid:commentId w16cid:paraId="51F411CA" w16cid:durableId="1D4809A8"/>
  <w16cid:commentId w16cid:paraId="1B5B409C" w16cid:durableId="1D4809A9"/>
  <w16cid:commentId w16cid:paraId="16CA6C6D" w16cid:durableId="1D4809AA"/>
  <w16cid:commentId w16cid:paraId="6EAE5D93" w16cid:durableId="1D4809AB"/>
  <w16cid:commentId w16cid:paraId="3248B149" w16cid:durableId="1D4809AC"/>
  <w16cid:commentId w16cid:paraId="29C6121E" w16cid:durableId="1D4809AD"/>
  <w16cid:commentId w16cid:paraId="737E9977" w16cid:durableId="1D4809AE"/>
  <w16cid:commentId w16cid:paraId="5AD25933" w16cid:durableId="1D4809AF"/>
  <w16cid:commentId w16cid:paraId="52B4D3D1" w16cid:durableId="1D4809B0"/>
  <w16cid:commentId w16cid:paraId="6B1AADBA" w16cid:durableId="1D4809B1"/>
  <w16cid:commentId w16cid:paraId="79879C85" w16cid:durableId="1D4809B2"/>
  <w16cid:commentId w16cid:paraId="628CA681" w16cid:durableId="1D4809B3"/>
  <w16cid:commentId w16cid:paraId="48DC9D5F" w16cid:durableId="1D4809B4"/>
  <w16cid:commentId w16cid:paraId="528E1EAD" w16cid:durableId="1D4809B5"/>
  <w16cid:commentId w16cid:paraId="313BB288" w16cid:durableId="1D4809B6"/>
  <w16cid:commentId w16cid:paraId="5A3CE385" w16cid:durableId="1D4809B7"/>
  <w16cid:commentId w16cid:paraId="6CF15688" w16cid:durableId="1D4809B8"/>
  <w16cid:commentId w16cid:paraId="01918ADC" w16cid:durableId="1D4809B9"/>
  <w16cid:commentId w16cid:paraId="633A3663" w16cid:durableId="1D4809BA"/>
  <w16cid:commentId w16cid:paraId="4B4550BA" w16cid:durableId="1D4809BB"/>
  <w16cid:commentId w16cid:paraId="3D36C477" w16cid:durableId="1D4809BC"/>
  <w16cid:commentId w16cid:paraId="791BDB59" w16cid:durableId="1D4809BD"/>
  <w16cid:commentId w16cid:paraId="3CBAE888" w16cid:durableId="1D4809BE"/>
  <w16cid:commentId w16cid:paraId="69778557" w16cid:durableId="1D4809BF"/>
  <w16cid:commentId w16cid:paraId="294355F0" w16cid:durableId="1D4809C0"/>
  <w16cid:commentId w16cid:paraId="79AC5C76" w16cid:durableId="1D4809C1"/>
  <w16cid:commentId w16cid:paraId="64640BB5" w16cid:durableId="1D4809C2"/>
  <w16cid:commentId w16cid:paraId="6D220DDF" w16cid:durableId="1D4809C3"/>
  <w16cid:commentId w16cid:paraId="4E7B0C29" w16cid:durableId="1D4809C4"/>
  <w16cid:commentId w16cid:paraId="618E6D50" w16cid:durableId="1D4809C5"/>
  <w16cid:commentId w16cid:paraId="3A112B5E" w16cid:durableId="1D4809C6"/>
  <w16cid:commentId w16cid:paraId="3FB9938F" w16cid:durableId="1D4809C7"/>
  <w16cid:commentId w16cid:paraId="4D5EA9B1" w16cid:durableId="1D4809C8"/>
  <w16cid:commentId w16cid:paraId="43A0D5D9" w16cid:durableId="1D480BA7"/>
  <w16cid:commentId w16cid:paraId="0C38CAEA" w16cid:durableId="1D4809CA"/>
  <w16cid:commentId w16cid:paraId="79CD27C1" w16cid:durableId="1D4809CB"/>
  <w16cid:commentId w16cid:paraId="4E7B1285" w16cid:durableId="1D4809CC"/>
  <w16cid:commentId w16cid:paraId="62825873" w16cid:durableId="1D4809CD"/>
  <w16cid:commentId w16cid:paraId="3D880F57" w16cid:durableId="1D4809CE"/>
  <w16cid:commentId w16cid:paraId="27C15519" w16cid:durableId="1D4809CF"/>
  <w16cid:commentId w16cid:paraId="3EEA676A" w16cid:durableId="1D4809D0"/>
  <w16cid:commentId w16cid:paraId="418E245A" w16cid:durableId="1D4809D1"/>
  <w16cid:commentId w16cid:paraId="0515582E" w16cid:durableId="1D4809D2"/>
  <w16cid:commentId w16cid:paraId="1EE49B21" w16cid:durableId="1D4809D3"/>
  <w16cid:commentId w16cid:paraId="4320003A" w16cid:durableId="1D4809D4"/>
  <w16cid:commentId w16cid:paraId="7A5F4A23" w16cid:durableId="1D4809D5"/>
  <w16cid:commentId w16cid:paraId="34AC29C2" w16cid:durableId="1D4809D6"/>
  <w16cid:commentId w16cid:paraId="4BCAD9DB" w16cid:durableId="1D4809D7"/>
  <w16cid:commentId w16cid:paraId="4014935B" w16cid:durableId="1D4809D8"/>
  <w16cid:commentId w16cid:paraId="7065DA01" w16cid:durableId="1D4809D9"/>
  <w16cid:commentId w16cid:paraId="7960B10A" w16cid:durableId="1D4809DA"/>
  <w16cid:commentId w16cid:paraId="0D74C412" w16cid:durableId="1D4809DB"/>
  <w16cid:commentId w16cid:paraId="3D44B96E" w16cid:durableId="1D4809DC"/>
  <w16cid:commentId w16cid:paraId="5DB23852" w16cid:durableId="1D4809E3"/>
  <w16cid:commentId w16cid:paraId="19278D3D" w16cid:durableId="1D4809E4"/>
  <w16cid:commentId w16cid:paraId="1D6222C5" w16cid:durableId="1D4809E5"/>
  <w16cid:commentId w16cid:paraId="58DCAF97" w16cid:durableId="1D4809E6"/>
  <w16cid:commentId w16cid:paraId="25490D66" w16cid:durableId="1D4809E7"/>
  <w16cid:commentId w16cid:paraId="7E93B7DA" w16cid:durableId="1D4809E8"/>
  <w16cid:commentId w16cid:paraId="04011013" w16cid:durableId="1D4809E9"/>
  <w16cid:commentId w16cid:paraId="37D24F57" w16cid:durableId="1D4809E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03B7" w:rsidRDefault="00A703B7">
      <w:r>
        <w:separator/>
      </w:r>
    </w:p>
  </w:endnote>
  <w:endnote w:type="continuationSeparator" w:id="0">
    <w:p w:rsidR="00A703B7" w:rsidRDefault="00A703B7">
      <w:r>
        <w:continuationSeparator/>
      </w:r>
    </w:p>
  </w:endnote>
  <w:endnote w:type="continuationNotice" w:id="1">
    <w:p w:rsidR="00A703B7" w:rsidRDefault="00A703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Narrow,Bold">
    <w:panose1 w:val="00000000000000000000"/>
    <w:charset w:val="00"/>
    <w:family w:val="swiss"/>
    <w:notTrueType/>
    <w:pitch w:val="default"/>
    <w:sig w:usb0="00000003" w:usb1="00000000" w:usb2="00000000" w:usb3="00000000" w:csb0="00000001" w:csb1="00000000"/>
  </w:font>
  <w:font w:name="Swiss">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UAlbertina">
    <w:altName w:val="Calibri"/>
    <w:panose1 w:val="00000000000000000000"/>
    <w:charset w:val="00"/>
    <w:family w:val="auto"/>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03B7" w:rsidRDefault="00A703B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03B7" w:rsidRDefault="00A703B7" w:rsidP="000B5808">
    <w:pPr>
      <w:pStyle w:val="Footer"/>
      <w:tabs>
        <w:tab w:val="clear" w:pos="4153"/>
        <w:tab w:val="clear" w:pos="8306"/>
        <w:tab w:val="right" w:pos="9639"/>
        <w:tab w:val="center" w:pos="14175"/>
      </w:tabs>
      <w:rPr>
        <w:lang w:val="fr-BE"/>
      </w:rPr>
    </w:pPr>
    <w:r>
      <w:rPr>
        <w:rFonts w:ascii="Arial" w:hAnsi="Arial" w:cs="Arial"/>
        <w:sz w:val="16"/>
        <w:szCs w:val="16"/>
        <w:lang w:val="fr-BE"/>
      </w:rPr>
      <w:tab/>
    </w:r>
    <w:proofErr w:type="spellStart"/>
    <w:r>
      <w:rPr>
        <w:rFonts w:ascii="Arial" w:hAnsi="Arial" w:cs="Arial"/>
        <w:sz w:val="16"/>
        <w:szCs w:val="16"/>
        <w:lang w:val="fr-BE"/>
      </w:rPr>
      <w:t>template</w:t>
    </w:r>
    <w:proofErr w:type="spellEnd"/>
    <w:r>
      <w:rPr>
        <w:rFonts w:ascii="Arial" w:hAnsi="Arial" w:cs="Arial"/>
        <w:sz w:val="16"/>
        <w:szCs w:val="16"/>
        <w:lang w:val="fr-BE"/>
      </w:rPr>
      <w:t xml:space="preserve"> v20170130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03B7" w:rsidRPr="000B5808" w:rsidRDefault="00A703B7" w:rsidP="000B5808">
    <w:pPr>
      <w:pStyle w:val="Footer"/>
      <w:tabs>
        <w:tab w:val="clear" w:pos="4153"/>
        <w:tab w:val="clear" w:pos="8306"/>
        <w:tab w:val="right" w:pos="9639"/>
      </w:tabs>
      <w:rPr>
        <w:rFonts w:ascii="Arial" w:hAnsi="Arial" w:cs="Arial"/>
        <w:sz w:val="16"/>
        <w:szCs w:val="16"/>
        <w:lang w:val="fr-BE"/>
      </w:rPr>
    </w:pPr>
    <w:r>
      <w:rPr>
        <w:lang w:val="fr-BE"/>
      </w:rPr>
      <w:tab/>
    </w:r>
    <w:proofErr w:type="spellStart"/>
    <w:r w:rsidRPr="000B5808">
      <w:rPr>
        <w:rFonts w:ascii="Arial" w:hAnsi="Arial" w:cs="Arial"/>
        <w:sz w:val="16"/>
        <w:szCs w:val="16"/>
        <w:lang w:val="fr-BE"/>
      </w:rPr>
      <w:t>template</w:t>
    </w:r>
    <w:proofErr w:type="spellEnd"/>
    <w:r w:rsidRPr="000B5808">
      <w:rPr>
        <w:rFonts w:ascii="Arial" w:hAnsi="Arial" w:cs="Arial"/>
        <w:sz w:val="16"/>
        <w:szCs w:val="16"/>
        <w:lang w:val="fr-BE"/>
      </w:rPr>
      <w:t xml:space="preserve"> v201</w:t>
    </w:r>
    <w:r>
      <w:rPr>
        <w:rFonts w:ascii="Arial" w:hAnsi="Arial" w:cs="Arial"/>
        <w:sz w:val="16"/>
        <w:szCs w:val="16"/>
        <w:lang w:val="fr-BE"/>
      </w:rPr>
      <w:t>51009</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03B7" w:rsidRDefault="00A703B7">
    <w:pPr>
      <w:pStyle w:val="Footer"/>
      <w:jc w:val="center"/>
    </w:pPr>
    <w:r>
      <w:fldChar w:fldCharType="begin"/>
    </w:r>
    <w:r>
      <w:instrText xml:space="preserve"> PAGE   \* MERGEFORMAT </w:instrText>
    </w:r>
    <w:r>
      <w:fldChar w:fldCharType="separate"/>
    </w:r>
    <w:r w:rsidR="00B45AE2">
      <w:rPr>
        <w:noProof/>
      </w:rPr>
      <w:t>34</w:t>
    </w:r>
    <w:r>
      <w:fldChar w:fldCharType="end"/>
    </w:r>
  </w:p>
  <w:p w:rsidR="00A703B7" w:rsidRDefault="00A703B7" w:rsidP="000B5808">
    <w:pPr>
      <w:pStyle w:val="Footer"/>
      <w:tabs>
        <w:tab w:val="clear" w:pos="4153"/>
        <w:tab w:val="clear" w:pos="8306"/>
        <w:tab w:val="right" w:pos="9639"/>
        <w:tab w:val="center" w:pos="14175"/>
      </w:tabs>
      <w:rPr>
        <w:lang w:val="fr-BE"/>
      </w:rPr>
    </w:pPr>
    <w:r>
      <w:rPr>
        <w:lang w:val="fr-BE"/>
      </w:rPr>
      <w:t>INSIDE-UP</w:t>
    </w:r>
  </w:p>
  <w:p w:rsidR="00A703B7" w:rsidRPr="00697F26" w:rsidRDefault="00A703B7" w:rsidP="000B5808">
    <w:pPr>
      <w:pStyle w:val="Footer"/>
      <w:tabs>
        <w:tab w:val="clear" w:pos="4153"/>
        <w:tab w:val="clear" w:pos="8306"/>
        <w:tab w:val="right" w:pos="9639"/>
        <w:tab w:val="center" w:pos="14175"/>
      </w:tabs>
      <w:rPr>
        <w:rFonts w:ascii="Arial" w:hAnsi="Arial" w:cs="Arial"/>
        <w:sz w:val="16"/>
        <w:szCs w:val="16"/>
        <w:lang w:val="fr-BE"/>
      </w:rPr>
    </w:pPr>
    <w:r>
      <w:rPr>
        <w:lang w:val="fr-BE"/>
      </w:rPr>
      <w:tab/>
    </w:r>
    <w:proofErr w:type="spellStart"/>
    <w:r>
      <w:rPr>
        <w:rFonts w:ascii="Arial" w:hAnsi="Arial" w:cs="Arial"/>
        <w:sz w:val="16"/>
        <w:szCs w:val="16"/>
        <w:lang w:val="fr-BE"/>
      </w:rPr>
      <w:t>template</w:t>
    </w:r>
    <w:proofErr w:type="spellEnd"/>
    <w:r>
      <w:rPr>
        <w:rFonts w:ascii="Arial" w:hAnsi="Arial" w:cs="Arial"/>
        <w:sz w:val="16"/>
        <w:szCs w:val="16"/>
        <w:lang w:val="fr-BE"/>
      </w:rPr>
      <w:t xml:space="preserve"> v20170130</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03B7" w:rsidRDefault="00A703B7">
    <w:pPr>
      <w:pStyle w:val="Footer"/>
      <w:jc w:val="center"/>
    </w:pPr>
    <w:r>
      <w:fldChar w:fldCharType="begin"/>
    </w:r>
    <w:r>
      <w:instrText xml:space="preserve"> PAGE   \* MERGEFORMAT </w:instrText>
    </w:r>
    <w:r>
      <w:fldChar w:fldCharType="separate"/>
    </w:r>
    <w:r>
      <w:rPr>
        <w:noProof/>
      </w:rPr>
      <w:t>1</w:t>
    </w:r>
    <w:r>
      <w:fldChar w:fldCharType="end"/>
    </w:r>
  </w:p>
  <w:p w:rsidR="00A703B7" w:rsidRPr="00D50C58" w:rsidRDefault="00A703B7" w:rsidP="00D50C58">
    <w:pPr>
      <w:pStyle w:val="Footer"/>
      <w:tabs>
        <w:tab w:val="clear" w:pos="4153"/>
        <w:tab w:val="clear" w:pos="8306"/>
        <w:tab w:val="right" w:pos="9639"/>
      </w:tabs>
      <w:rPr>
        <w:rFonts w:ascii="Arial" w:hAnsi="Arial" w:cs="Arial"/>
        <w:sz w:val="16"/>
        <w:szCs w:val="16"/>
        <w:lang w:val="fr-BE"/>
      </w:rPr>
    </w:pPr>
    <w:r w:rsidRPr="00D50C58">
      <w:rPr>
        <w:szCs w:val="22"/>
        <w:lang w:val="fr-BE"/>
      </w:rPr>
      <w:t>[</w:t>
    </w:r>
    <w:proofErr w:type="spellStart"/>
    <w:r w:rsidRPr="00D50C58">
      <w:rPr>
        <w:szCs w:val="22"/>
        <w:lang w:val="fr-BE"/>
      </w:rPr>
      <w:t>Proposal</w:t>
    </w:r>
    <w:proofErr w:type="spellEnd"/>
    <w:r w:rsidRPr="00D50C58">
      <w:rPr>
        <w:szCs w:val="22"/>
        <w:lang w:val="fr-BE"/>
      </w:rPr>
      <w:t xml:space="preserve"> </w:t>
    </w:r>
    <w:proofErr w:type="spellStart"/>
    <w:r w:rsidRPr="00D50C58">
      <w:rPr>
        <w:szCs w:val="22"/>
        <w:lang w:val="fr-BE"/>
      </w:rPr>
      <w:t>Acronym</w:t>
    </w:r>
    <w:proofErr w:type="spellEnd"/>
    <w:r w:rsidRPr="00D50C58">
      <w:rPr>
        <w:szCs w:val="22"/>
        <w:lang w:val="fr-BE"/>
      </w:rPr>
      <w:t>]</w:t>
    </w:r>
    <w:r>
      <w:rPr>
        <w:szCs w:val="22"/>
        <w:lang w:val="fr-BE"/>
      </w:rPr>
      <w:tab/>
    </w:r>
    <w:proofErr w:type="spellStart"/>
    <w:r>
      <w:rPr>
        <w:rFonts w:ascii="Arial" w:hAnsi="Arial" w:cs="Arial"/>
        <w:sz w:val="16"/>
        <w:szCs w:val="16"/>
        <w:lang w:val="fr-BE"/>
      </w:rPr>
      <w:t>template</w:t>
    </w:r>
    <w:proofErr w:type="spellEnd"/>
    <w:r>
      <w:rPr>
        <w:rFonts w:ascii="Arial" w:hAnsi="Arial" w:cs="Arial"/>
        <w:sz w:val="16"/>
        <w:szCs w:val="16"/>
        <w:lang w:val="fr-BE"/>
      </w:rPr>
      <w:t xml:space="preserve"> v20151009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03B7" w:rsidRDefault="00A703B7">
      <w:r>
        <w:separator/>
      </w:r>
    </w:p>
  </w:footnote>
  <w:footnote w:type="continuationSeparator" w:id="0">
    <w:p w:rsidR="00A703B7" w:rsidRDefault="00A703B7">
      <w:r>
        <w:continuationSeparator/>
      </w:r>
    </w:p>
  </w:footnote>
  <w:footnote w:type="continuationNotice" w:id="1">
    <w:p w:rsidR="00A703B7" w:rsidRDefault="00A703B7"/>
  </w:footnote>
  <w:footnote w:id="2">
    <w:p w:rsidR="00A703B7" w:rsidRDefault="00A703B7" w:rsidP="001342B3">
      <w:pPr>
        <w:pStyle w:val="FootnoteText"/>
      </w:pPr>
      <w:r>
        <w:rPr>
          <w:rStyle w:val="FootnoteReference"/>
        </w:rPr>
        <w:footnoteRef/>
      </w:r>
      <w:r>
        <w:t xml:space="preserve"> </w:t>
      </w:r>
      <w:r w:rsidRPr="00243D1D">
        <w:t>Full references will be provided in th</w:t>
      </w:r>
      <w:r>
        <w:t>e second stage proposal.</w:t>
      </w:r>
    </w:p>
  </w:footnote>
  <w:footnote w:id="3">
    <w:p w:rsidR="00A703B7" w:rsidRDefault="00A703B7" w:rsidP="0068542A">
      <w:pPr>
        <w:pStyle w:val="FootnoteText"/>
        <w:ind w:left="284" w:hanging="284"/>
      </w:pPr>
      <w:r>
        <w:rPr>
          <w:rStyle w:val="FootnoteReference"/>
        </w:rPr>
        <w:footnoteRef/>
      </w:r>
      <w:r>
        <w:t xml:space="preserve"> </w:t>
      </w:r>
      <w:r>
        <w:tab/>
        <w:t xml:space="preserve">Opting out of the Open Research Data Pilot is possible, both before and after the grant signature. For further guidance on open research data and data management, please refer to the </w:t>
      </w:r>
      <w:hyperlink r:id="rId1" w:history="1">
        <w:r w:rsidRPr="00607E8D">
          <w:rPr>
            <w:rStyle w:val="Hyperlink"/>
          </w:rPr>
          <w:t>H2020 Online Manual</w:t>
        </w:r>
      </w:hyperlink>
      <w:r>
        <w:t xml:space="preserve"> on the Participant Portal.</w:t>
      </w:r>
    </w:p>
  </w:footnote>
  <w:footnote w:id="4">
    <w:p w:rsidR="00A703B7" w:rsidRPr="00CB58DB" w:rsidRDefault="00A703B7" w:rsidP="00806CB8">
      <w:pPr>
        <w:pStyle w:val="FootnoteText"/>
        <w:ind w:left="284" w:hanging="284"/>
      </w:pPr>
      <w:r>
        <w:rPr>
          <w:rStyle w:val="FootnoteReference"/>
        </w:rPr>
        <w:footnoteRef/>
      </w:r>
      <w:r>
        <w:t xml:space="preserve"> </w:t>
      </w:r>
      <w:r>
        <w:tab/>
      </w:r>
      <w:r w:rsidRPr="00CE6DF0">
        <w:t>Open access must be granted to all scientific publications</w:t>
      </w:r>
      <w:r w:rsidRPr="0009218B">
        <w:t xml:space="preserve"> resulting from Horizon 2020 actions</w:t>
      </w:r>
      <w:r>
        <w:t xml:space="preserve"> (in particular scientific peer reviewed articles)</w:t>
      </w:r>
      <w:r w:rsidRPr="0009218B">
        <w:t xml:space="preserve">. </w:t>
      </w:r>
      <w:r>
        <w:t>Further guidance on open access is available</w:t>
      </w:r>
      <w:r w:rsidRPr="00806CB8">
        <w:t xml:space="preserve"> </w:t>
      </w:r>
      <w:r>
        <w:t xml:space="preserve">in the </w:t>
      </w:r>
      <w:hyperlink r:id="rId2" w:history="1">
        <w:r w:rsidRPr="00445B46">
          <w:rPr>
            <w:rStyle w:val="Hyperlink"/>
          </w:rPr>
          <w:t>H2020 Online Manual</w:t>
        </w:r>
      </w:hyperlink>
      <w:r>
        <w:t xml:space="preserve"> on the Participant Portal.</w:t>
      </w:r>
    </w:p>
    <w:p w:rsidR="00A703B7" w:rsidRDefault="00A703B7" w:rsidP="00806CB8">
      <w:pPr>
        <w:pStyle w:val="FootnoteText"/>
        <w:ind w:left="284" w:hanging="284"/>
      </w:pPr>
    </w:p>
  </w:footnote>
  <w:footnote w:id="5">
    <w:p w:rsidR="00A703B7" w:rsidRDefault="00A703B7">
      <w:pPr>
        <w:pStyle w:val="FootnoteText"/>
      </w:pPr>
      <w:r>
        <w:rPr>
          <w:rStyle w:val="FootnoteReference"/>
        </w:rPr>
        <w:footnoteRef/>
      </w:r>
      <w:r>
        <w:t xml:space="preserve"> Not applicable to SME Instrument, phase 1. </w:t>
      </w:r>
    </w:p>
  </w:footnote>
  <w:footnote w:id="6">
    <w:p w:rsidR="00A703B7" w:rsidRDefault="00A703B7">
      <w:pPr>
        <w:pStyle w:val="FootnoteText"/>
      </w:pPr>
      <w:r>
        <w:rPr>
          <w:rStyle w:val="FootnoteReference"/>
        </w:rPr>
        <w:footnoteRef/>
      </w:r>
      <w:r>
        <w:t xml:space="preserve"> For further guidance on c</w:t>
      </w:r>
      <w:r w:rsidRPr="00175D85">
        <w:t>ommunicating EU research and innovation guidance for project participants</w:t>
      </w:r>
      <w:r>
        <w:t xml:space="preserve">, please refer to the </w:t>
      </w:r>
      <w:hyperlink r:id="rId3" w:history="1">
        <w:r w:rsidRPr="00445B46">
          <w:rPr>
            <w:rStyle w:val="Hyperlink"/>
          </w:rPr>
          <w:t>H2020 Online Manual</w:t>
        </w:r>
      </w:hyperlink>
      <w:r>
        <w:t xml:space="preserve"> on the Participant Portal.</w:t>
      </w:r>
    </w:p>
  </w:footnote>
  <w:footnote w:id="7">
    <w:p w:rsidR="00A703B7" w:rsidRDefault="00A703B7" w:rsidP="00806CB8">
      <w:pPr>
        <w:pStyle w:val="FootnoteText"/>
        <w:ind w:left="284" w:hanging="284"/>
      </w:pPr>
      <w:r w:rsidRPr="00F53EA3">
        <w:rPr>
          <w:rStyle w:val="FootnoteReference"/>
        </w:rPr>
        <w:footnoteRef/>
      </w:r>
      <w:r w:rsidRPr="00F53EA3">
        <w:t xml:space="preserve"> </w:t>
      </w:r>
      <w:r w:rsidRPr="00F53EA3">
        <w:tab/>
        <w:t xml:space="preserve">If your </w:t>
      </w:r>
      <w:r>
        <w:t>action</w:t>
      </w:r>
      <w:r w:rsidRPr="00F53EA3">
        <w:t xml:space="preserve"> </w:t>
      </w:r>
      <w:r>
        <w:t xml:space="preserve">is </w:t>
      </w:r>
      <w:r w:rsidRPr="00F53EA3">
        <w:t xml:space="preserve">taking part in the Pilot on Open Research Data, you must include a </w:t>
      </w:r>
      <w:r>
        <w:t>d</w:t>
      </w:r>
      <w:r w:rsidRPr="00F53EA3">
        <w:t xml:space="preserve">ata </w:t>
      </w:r>
      <w:r>
        <w:t>m</w:t>
      </w:r>
      <w:r w:rsidRPr="00F53EA3">
        <w:t xml:space="preserve">anagement </w:t>
      </w:r>
      <w:r>
        <w:t>p</w:t>
      </w:r>
      <w:r w:rsidRPr="00F53EA3">
        <w:t>lan as a distinct deliverable within the first 6 months of the project.  This deliverable will evolve during the lifetime of the project in order to present the status of the project's reflections on data management.</w:t>
      </w:r>
      <w:r>
        <w:t xml:space="preserve"> A template for such a plan is available</w:t>
      </w:r>
      <w:r w:rsidRPr="00806CB8">
        <w:t xml:space="preserve"> </w:t>
      </w:r>
      <w:r>
        <w:t xml:space="preserve">in the </w:t>
      </w:r>
      <w:hyperlink r:id="rId4" w:history="1">
        <w:r w:rsidRPr="00445B46">
          <w:rPr>
            <w:rStyle w:val="Hyperlink"/>
          </w:rPr>
          <w:t>H2020 Online Manual</w:t>
        </w:r>
      </w:hyperlink>
      <w:r>
        <w:t xml:space="preserve"> on the Participant Portal.</w:t>
      </w:r>
    </w:p>
  </w:footnote>
  <w:footnote w:id="8">
    <w:p w:rsidR="00A703B7" w:rsidRDefault="00A703B7" w:rsidP="00806CB8">
      <w:pPr>
        <w:pStyle w:val="FootnoteText"/>
        <w:ind w:left="284" w:hanging="284"/>
      </w:pPr>
      <w:r>
        <w:rPr>
          <w:rStyle w:val="FootnoteReference"/>
        </w:rPr>
        <w:footnoteRef/>
      </w:r>
      <w:r>
        <w:t xml:space="preserve"> </w:t>
      </w:r>
      <w:r>
        <w:tab/>
        <w:t>L</w:t>
      </w:r>
      <w:r w:rsidRPr="0016257E">
        <w:t>arge research infrastructure means research infrastructure of a total value of at least EUR 20 million, for a beneficiary</w:t>
      </w:r>
      <w:r>
        <w:t xml:space="preserve">. More information and further guidance on the </w:t>
      </w:r>
      <w:r w:rsidRPr="00526CDE">
        <w:t xml:space="preserve">direct costing for </w:t>
      </w:r>
      <w:r>
        <w:t xml:space="preserve">the </w:t>
      </w:r>
      <w:r w:rsidRPr="00526CDE">
        <w:t xml:space="preserve">large research infrastructure </w:t>
      </w:r>
      <w:r>
        <w:t>is available in the H2020 Online Manual on the Participant Portal.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03B7" w:rsidRDefault="00A703B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03B7" w:rsidRPr="00CB6E46" w:rsidRDefault="00A703B7" w:rsidP="00CB6E46">
    <w:pPr>
      <w:pStyle w:val="Header"/>
      <w:jc w:val="center"/>
      <w:rPr>
        <w:rFonts w:ascii="Arial" w:hAnsi="Arial" w:cs="Arial"/>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03B7" w:rsidRPr="00367AA6" w:rsidRDefault="00A703B7" w:rsidP="00321CCB">
    <w:pPr>
      <w:tabs>
        <w:tab w:val="right" w:pos="9072"/>
      </w:tabs>
      <w:jc w:val="center"/>
    </w:pPr>
  </w:p>
  <w:p w:rsidR="00A703B7" w:rsidRDefault="00A703B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12.55pt;height:12.55pt;visibility:visible" o:bullet="t">
        <v:imagedata r:id="rId1" o:title=""/>
      </v:shape>
    </w:pict>
  </w:numPicBullet>
  <w:abstractNum w:abstractNumId="0">
    <w:nsid w:val="FFFFFFFB"/>
    <w:multiLevelType w:val="multilevel"/>
    <w:tmpl w:val="FFFFFFFF"/>
    <w:lvl w:ilvl="0">
      <w:start w:val="1"/>
      <w:numFmt w:val="decimal"/>
      <w:lvlText w:val="%1."/>
      <w:legacy w:legacy="1" w:legacySpace="120" w:legacyIndent="480"/>
      <w:lvlJc w:val="left"/>
      <w:pPr>
        <w:ind w:left="482" w:hanging="480"/>
      </w:pPr>
      <w:rPr>
        <w:rFonts w:cs="Times New Roman"/>
      </w:rPr>
    </w:lvl>
    <w:lvl w:ilvl="1">
      <w:start w:val="1"/>
      <w:numFmt w:val="decimal"/>
      <w:lvlText w:val="%1.%2."/>
      <w:legacy w:legacy="1" w:legacySpace="120" w:legacyIndent="720"/>
      <w:lvlJc w:val="left"/>
      <w:pPr>
        <w:ind w:left="1202" w:hanging="720"/>
      </w:pPr>
      <w:rPr>
        <w:rFonts w:cs="Times New Roman"/>
      </w:rPr>
    </w:lvl>
    <w:lvl w:ilvl="2">
      <w:start w:val="1"/>
      <w:numFmt w:val="decimal"/>
      <w:lvlText w:val="%1.%2.%3."/>
      <w:legacy w:legacy="1" w:legacySpace="120" w:legacyIndent="720"/>
      <w:lvlJc w:val="left"/>
      <w:pPr>
        <w:ind w:left="1984" w:hanging="720"/>
      </w:pPr>
      <w:rPr>
        <w:rFonts w:cs="Times New Roman"/>
      </w:rPr>
    </w:lvl>
    <w:lvl w:ilvl="3">
      <w:start w:val="1"/>
      <w:numFmt w:val="decimal"/>
      <w:lvlText w:val="%1.%2.%3.%4."/>
      <w:legacy w:legacy="1" w:legacySpace="120" w:legacyIndent="720"/>
      <w:lvlJc w:val="left"/>
      <w:pPr>
        <w:ind w:left="1984" w:hanging="720"/>
      </w:pPr>
      <w:rPr>
        <w:rFonts w:cs="Times New Roman"/>
      </w:rPr>
    </w:lvl>
    <w:lvl w:ilvl="4">
      <w:numFmt w:val="none"/>
      <w:lvlText w:val=""/>
      <w:lvlJc w:val="left"/>
      <w:rPr>
        <w:rFonts w:cs="Times New Roman"/>
      </w:rPr>
    </w:lvl>
    <w:lvl w:ilvl="5">
      <w:numFmt w:val="none"/>
      <w:lvlText w:val=""/>
      <w:lvlJc w:val="left"/>
      <w:rPr>
        <w:rFonts w:cs="Times New Roman"/>
      </w:rPr>
    </w:lvl>
    <w:lvl w:ilvl="6">
      <w:numFmt w:val="none"/>
      <w:pStyle w:val="Heading7"/>
      <w:lvlText w:val=""/>
      <w:lvlJc w:val="left"/>
      <w:rPr>
        <w:rFonts w:cs="Times New Roman"/>
      </w:rPr>
    </w:lvl>
    <w:lvl w:ilvl="7">
      <w:numFmt w:val="none"/>
      <w:pStyle w:val="Heading8"/>
      <w:lvlText w:val=""/>
      <w:lvlJc w:val="left"/>
      <w:rPr>
        <w:rFonts w:cs="Times New Roman"/>
      </w:rPr>
    </w:lvl>
    <w:lvl w:ilvl="8">
      <w:numFmt w:val="none"/>
      <w:pStyle w:val="Heading9"/>
      <w:lvlText w:val=""/>
      <w:lvlJc w:val="left"/>
      <w:rPr>
        <w:rFonts w:cs="Times New Roman"/>
      </w:rPr>
    </w:lvl>
  </w:abstractNum>
  <w:abstractNum w:abstractNumId="1">
    <w:nsid w:val="01EA2FB0"/>
    <w:multiLevelType w:val="hybridMultilevel"/>
    <w:tmpl w:val="5D062A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nsid w:val="0B403E4D"/>
    <w:multiLevelType w:val="hybridMultilevel"/>
    <w:tmpl w:val="836A212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nsid w:val="0D71658E"/>
    <w:multiLevelType w:val="singleLevel"/>
    <w:tmpl w:val="A1EA29C6"/>
    <w:lvl w:ilvl="0">
      <w:start w:val="1"/>
      <w:numFmt w:val="decimal"/>
      <w:pStyle w:val="Numberedparagraph"/>
      <w:lvlText w:val="%1"/>
      <w:lvlJc w:val="left"/>
      <w:pPr>
        <w:tabs>
          <w:tab w:val="num" w:pos="360"/>
        </w:tabs>
        <w:ind w:left="360" w:hanging="360"/>
      </w:pPr>
      <w:rPr>
        <w:rFonts w:ascii="Arial" w:hAnsi="Arial" w:cs="Times New Roman" w:hint="default"/>
        <w:b/>
        <w:i w:val="0"/>
        <w:sz w:val="24"/>
      </w:rPr>
    </w:lvl>
  </w:abstractNum>
  <w:abstractNum w:abstractNumId="4">
    <w:nsid w:val="10682B63"/>
    <w:multiLevelType w:val="hybridMultilevel"/>
    <w:tmpl w:val="5F8CD5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1145473C"/>
    <w:multiLevelType w:val="hybridMultilevel"/>
    <w:tmpl w:val="F9585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5E40EF5"/>
    <w:multiLevelType w:val="hybridMultilevel"/>
    <w:tmpl w:val="30660FE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nsid w:val="1803561C"/>
    <w:multiLevelType w:val="hybridMultilevel"/>
    <w:tmpl w:val="8F5A1A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064CE1"/>
    <w:multiLevelType w:val="hybridMultilevel"/>
    <w:tmpl w:val="C6A40C62"/>
    <w:lvl w:ilvl="0" w:tplc="86420A98">
      <w:start w:val="3"/>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917317D"/>
    <w:multiLevelType w:val="hybridMultilevel"/>
    <w:tmpl w:val="ACD05A8A"/>
    <w:lvl w:ilvl="0" w:tplc="08090001">
      <w:start w:val="1"/>
      <w:numFmt w:val="bullet"/>
      <w:lvlText w:val=""/>
      <w:lvlJc w:val="left"/>
      <w:pPr>
        <w:ind w:left="-3921" w:hanging="360"/>
      </w:pPr>
      <w:rPr>
        <w:rFonts w:ascii="Symbol" w:hAnsi="Symbol" w:hint="default"/>
      </w:rPr>
    </w:lvl>
    <w:lvl w:ilvl="1" w:tplc="08090003" w:tentative="1">
      <w:start w:val="1"/>
      <w:numFmt w:val="bullet"/>
      <w:lvlText w:val="o"/>
      <w:lvlJc w:val="left"/>
      <w:pPr>
        <w:ind w:left="-3201" w:hanging="360"/>
      </w:pPr>
      <w:rPr>
        <w:rFonts w:ascii="Courier New" w:hAnsi="Courier New" w:cs="Courier New" w:hint="default"/>
      </w:rPr>
    </w:lvl>
    <w:lvl w:ilvl="2" w:tplc="08090005" w:tentative="1">
      <w:start w:val="1"/>
      <w:numFmt w:val="bullet"/>
      <w:lvlText w:val=""/>
      <w:lvlJc w:val="left"/>
      <w:pPr>
        <w:ind w:left="-2481" w:hanging="360"/>
      </w:pPr>
      <w:rPr>
        <w:rFonts w:ascii="Wingdings" w:hAnsi="Wingdings" w:hint="default"/>
      </w:rPr>
    </w:lvl>
    <w:lvl w:ilvl="3" w:tplc="08090001" w:tentative="1">
      <w:start w:val="1"/>
      <w:numFmt w:val="bullet"/>
      <w:lvlText w:val=""/>
      <w:lvlJc w:val="left"/>
      <w:pPr>
        <w:ind w:left="-1761" w:hanging="360"/>
      </w:pPr>
      <w:rPr>
        <w:rFonts w:ascii="Symbol" w:hAnsi="Symbol" w:hint="default"/>
      </w:rPr>
    </w:lvl>
    <w:lvl w:ilvl="4" w:tplc="08090003" w:tentative="1">
      <w:start w:val="1"/>
      <w:numFmt w:val="bullet"/>
      <w:lvlText w:val="o"/>
      <w:lvlJc w:val="left"/>
      <w:pPr>
        <w:ind w:left="-1041" w:hanging="360"/>
      </w:pPr>
      <w:rPr>
        <w:rFonts w:ascii="Courier New" w:hAnsi="Courier New" w:cs="Courier New" w:hint="default"/>
      </w:rPr>
    </w:lvl>
    <w:lvl w:ilvl="5" w:tplc="08090005" w:tentative="1">
      <w:start w:val="1"/>
      <w:numFmt w:val="bullet"/>
      <w:lvlText w:val=""/>
      <w:lvlJc w:val="left"/>
      <w:pPr>
        <w:ind w:left="-321" w:hanging="360"/>
      </w:pPr>
      <w:rPr>
        <w:rFonts w:ascii="Wingdings" w:hAnsi="Wingdings" w:hint="default"/>
      </w:rPr>
    </w:lvl>
    <w:lvl w:ilvl="6" w:tplc="08090001" w:tentative="1">
      <w:start w:val="1"/>
      <w:numFmt w:val="bullet"/>
      <w:lvlText w:val=""/>
      <w:lvlJc w:val="left"/>
      <w:pPr>
        <w:ind w:left="399" w:hanging="360"/>
      </w:pPr>
      <w:rPr>
        <w:rFonts w:ascii="Symbol" w:hAnsi="Symbol" w:hint="default"/>
      </w:rPr>
    </w:lvl>
    <w:lvl w:ilvl="7" w:tplc="08090003" w:tentative="1">
      <w:start w:val="1"/>
      <w:numFmt w:val="bullet"/>
      <w:lvlText w:val="o"/>
      <w:lvlJc w:val="left"/>
      <w:pPr>
        <w:ind w:left="1119" w:hanging="360"/>
      </w:pPr>
      <w:rPr>
        <w:rFonts w:ascii="Courier New" w:hAnsi="Courier New" w:cs="Courier New" w:hint="default"/>
      </w:rPr>
    </w:lvl>
    <w:lvl w:ilvl="8" w:tplc="08090005" w:tentative="1">
      <w:start w:val="1"/>
      <w:numFmt w:val="bullet"/>
      <w:lvlText w:val=""/>
      <w:lvlJc w:val="left"/>
      <w:pPr>
        <w:ind w:left="1839" w:hanging="360"/>
      </w:pPr>
      <w:rPr>
        <w:rFonts w:ascii="Wingdings" w:hAnsi="Wingdings" w:hint="default"/>
      </w:rPr>
    </w:lvl>
  </w:abstractNum>
  <w:abstractNum w:abstractNumId="10">
    <w:nsid w:val="21FE3EE3"/>
    <w:multiLevelType w:val="hybridMultilevel"/>
    <w:tmpl w:val="83305E7A"/>
    <w:lvl w:ilvl="0" w:tplc="04130001">
      <w:start w:val="1"/>
      <w:numFmt w:val="bullet"/>
      <w:lvlText w:val=""/>
      <w:lvlJc w:val="left"/>
      <w:pPr>
        <w:ind w:left="862" w:hanging="360"/>
      </w:pPr>
      <w:rPr>
        <w:rFonts w:ascii="Symbol" w:hAnsi="Symbol" w:hint="default"/>
      </w:rPr>
    </w:lvl>
    <w:lvl w:ilvl="1" w:tplc="04130003" w:tentative="1">
      <w:start w:val="1"/>
      <w:numFmt w:val="bullet"/>
      <w:lvlText w:val="o"/>
      <w:lvlJc w:val="left"/>
      <w:pPr>
        <w:ind w:left="1582" w:hanging="360"/>
      </w:pPr>
      <w:rPr>
        <w:rFonts w:ascii="Courier New" w:hAnsi="Courier New" w:hint="default"/>
      </w:rPr>
    </w:lvl>
    <w:lvl w:ilvl="2" w:tplc="04130005" w:tentative="1">
      <w:start w:val="1"/>
      <w:numFmt w:val="bullet"/>
      <w:lvlText w:val=""/>
      <w:lvlJc w:val="left"/>
      <w:pPr>
        <w:ind w:left="2302" w:hanging="360"/>
      </w:pPr>
      <w:rPr>
        <w:rFonts w:ascii="Wingdings" w:hAnsi="Wingdings" w:hint="default"/>
      </w:rPr>
    </w:lvl>
    <w:lvl w:ilvl="3" w:tplc="04130001" w:tentative="1">
      <w:start w:val="1"/>
      <w:numFmt w:val="bullet"/>
      <w:lvlText w:val=""/>
      <w:lvlJc w:val="left"/>
      <w:pPr>
        <w:ind w:left="3022" w:hanging="360"/>
      </w:pPr>
      <w:rPr>
        <w:rFonts w:ascii="Symbol" w:hAnsi="Symbol" w:hint="default"/>
      </w:rPr>
    </w:lvl>
    <w:lvl w:ilvl="4" w:tplc="04130003" w:tentative="1">
      <w:start w:val="1"/>
      <w:numFmt w:val="bullet"/>
      <w:lvlText w:val="o"/>
      <w:lvlJc w:val="left"/>
      <w:pPr>
        <w:ind w:left="3742" w:hanging="360"/>
      </w:pPr>
      <w:rPr>
        <w:rFonts w:ascii="Courier New" w:hAnsi="Courier New" w:hint="default"/>
      </w:rPr>
    </w:lvl>
    <w:lvl w:ilvl="5" w:tplc="04130005" w:tentative="1">
      <w:start w:val="1"/>
      <w:numFmt w:val="bullet"/>
      <w:lvlText w:val=""/>
      <w:lvlJc w:val="left"/>
      <w:pPr>
        <w:ind w:left="4462" w:hanging="360"/>
      </w:pPr>
      <w:rPr>
        <w:rFonts w:ascii="Wingdings" w:hAnsi="Wingdings" w:hint="default"/>
      </w:rPr>
    </w:lvl>
    <w:lvl w:ilvl="6" w:tplc="04130001" w:tentative="1">
      <w:start w:val="1"/>
      <w:numFmt w:val="bullet"/>
      <w:lvlText w:val=""/>
      <w:lvlJc w:val="left"/>
      <w:pPr>
        <w:ind w:left="5182" w:hanging="360"/>
      </w:pPr>
      <w:rPr>
        <w:rFonts w:ascii="Symbol" w:hAnsi="Symbol" w:hint="default"/>
      </w:rPr>
    </w:lvl>
    <w:lvl w:ilvl="7" w:tplc="04130003" w:tentative="1">
      <w:start w:val="1"/>
      <w:numFmt w:val="bullet"/>
      <w:lvlText w:val="o"/>
      <w:lvlJc w:val="left"/>
      <w:pPr>
        <w:ind w:left="5902" w:hanging="360"/>
      </w:pPr>
      <w:rPr>
        <w:rFonts w:ascii="Courier New" w:hAnsi="Courier New" w:hint="default"/>
      </w:rPr>
    </w:lvl>
    <w:lvl w:ilvl="8" w:tplc="04130005" w:tentative="1">
      <w:start w:val="1"/>
      <w:numFmt w:val="bullet"/>
      <w:lvlText w:val=""/>
      <w:lvlJc w:val="left"/>
      <w:pPr>
        <w:ind w:left="6622" w:hanging="360"/>
      </w:pPr>
      <w:rPr>
        <w:rFonts w:ascii="Wingdings" w:hAnsi="Wingdings" w:hint="default"/>
      </w:rPr>
    </w:lvl>
  </w:abstractNum>
  <w:abstractNum w:abstractNumId="11">
    <w:nsid w:val="2206060F"/>
    <w:multiLevelType w:val="hybridMultilevel"/>
    <w:tmpl w:val="D24E8B7A"/>
    <w:lvl w:ilvl="0" w:tplc="08090001">
      <w:numFmt w:val="bullet"/>
      <w:lvlText w:val=""/>
      <w:lvlJc w:val="left"/>
      <w:pPr>
        <w:ind w:left="198" w:hanging="360"/>
      </w:pPr>
      <w:rPr>
        <w:rFonts w:ascii="Symbol" w:eastAsia="Times New Roman" w:hAnsi="Symbol" w:hint="default"/>
        <w:i w:val="0"/>
      </w:rPr>
    </w:lvl>
    <w:lvl w:ilvl="1" w:tplc="08090003" w:tentative="1">
      <w:start w:val="1"/>
      <w:numFmt w:val="bullet"/>
      <w:lvlText w:val="o"/>
      <w:lvlJc w:val="left"/>
      <w:pPr>
        <w:ind w:left="918" w:hanging="360"/>
      </w:pPr>
      <w:rPr>
        <w:rFonts w:ascii="Courier New" w:hAnsi="Courier New" w:hint="default"/>
      </w:rPr>
    </w:lvl>
    <w:lvl w:ilvl="2" w:tplc="08090005" w:tentative="1">
      <w:start w:val="1"/>
      <w:numFmt w:val="bullet"/>
      <w:lvlText w:val=""/>
      <w:lvlJc w:val="left"/>
      <w:pPr>
        <w:ind w:left="1638" w:hanging="360"/>
      </w:pPr>
      <w:rPr>
        <w:rFonts w:ascii="Wingdings" w:hAnsi="Wingdings" w:hint="default"/>
      </w:rPr>
    </w:lvl>
    <w:lvl w:ilvl="3" w:tplc="08090001" w:tentative="1">
      <w:start w:val="1"/>
      <w:numFmt w:val="bullet"/>
      <w:lvlText w:val=""/>
      <w:lvlJc w:val="left"/>
      <w:pPr>
        <w:ind w:left="2358" w:hanging="360"/>
      </w:pPr>
      <w:rPr>
        <w:rFonts w:ascii="Symbol" w:hAnsi="Symbol" w:hint="default"/>
      </w:rPr>
    </w:lvl>
    <w:lvl w:ilvl="4" w:tplc="08090003" w:tentative="1">
      <w:start w:val="1"/>
      <w:numFmt w:val="bullet"/>
      <w:lvlText w:val="o"/>
      <w:lvlJc w:val="left"/>
      <w:pPr>
        <w:ind w:left="3078" w:hanging="360"/>
      </w:pPr>
      <w:rPr>
        <w:rFonts w:ascii="Courier New" w:hAnsi="Courier New" w:hint="default"/>
      </w:rPr>
    </w:lvl>
    <w:lvl w:ilvl="5" w:tplc="08090005" w:tentative="1">
      <w:start w:val="1"/>
      <w:numFmt w:val="bullet"/>
      <w:lvlText w:val=""/>
      <w:lvlJc w:val="left"/>
      <w:pPr>
        <w:ind w:left="3798" w:hanging="360"/>
      </w:pPr>
      <w:rPr>
        <w:rFonts w:ascii="Wingdings" w:hAnsi="Wingdings" w:hint="default"/>
      </w:rPr>
    </w:lvl>
    <w:lvl w:ilvl="6" w:tplc="08090001" w:tentative="1">
      <w:start w:val="1"/>
      <w:numFmt w:val="bullet"/>
      <w:lvlText w:val=""/>
      <w:lvlJc w:val="left"/>
      <w:pPr>
        <w:ind w:left="4518" w:hanging="360"/>
      </w:pPr>
      <w:rPr>
        <w:rFonts w:ascii="Symbol" w:hAnsi="Symbol" w:hint="default"/>
      </w:rPr>
    </w:lvl>
    <w:lvl w:ilvl="7" w:tplc="08090003" w:tentative="1">
      <w:start w:val="1"/>
      <w:numFmt w:val="bullet"/>
      <w:lvlText w:val="o"/>
      <w:lvlJc w:val="left"/>
      <w:pPr>
        <w:ind w:left="5238" w:hanging="360"/>
      </w:pPr>
      <w:rPr>
        <w:rFonts w:ascii="Courier New" w:hAnsi="Courier New" w:hint="default"/>
      </w:rPr>
    </w:lvl>
    <w:lvl w:ilvl="8" w:tplc="08090005" w:tentative="1">
      <w:start w:val="1"/>
      <w:numFmt w:val="bullet"/>
      <w:lvlText w:val=""/>
      <w:lvlJc w:val="left"/>
      <w:pPr>
        <w:ind w:left="5958" w:hanging="360"/>
      </w:pPr>
      <w:rPr>
        <w:rFonts w:ascii="Wingdings" w:hAnsi="Wingdings" w:hint="default"/>
      </w:rPr>
    </w:lvl>
  </w:abstractNum>
  <w:abstractNum w:abstractNumId="12">
    <w:nsid w:val="276C1850"/>
    <w:multiLevelType w:val="hybridMultilevel"/>
    <w:tmpl w:val="E1FADDA8"/>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nsid w:val="2844731A"/>
    <w:multiLevelType w:val="hybridMultilevel"/>
    <w:tmpl w:val="F3EC4C5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nsid w:val="288E7C3C"/>
    <w:multiLevelType w:val="hybridMultilevel"/>
    <w:tmpl w:val="0BFC285C"/>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5">
    <w:nsid w:val="28F03AFF"/>
    <w:multiLevelType w:val="hybridMultilevel"/>
    <w:tmpl w:val="0BB6A1DE"/>
    <w:lvl w:ilvl="0" w:tplc="27160252">
      <w:start w:val="1"/>
      <w:numFmt w:val="decimal"/>
      <w:pStyle w:val="ZchnZchn"/>
      <w:lvlText w:val="%1."/>
      <w:lvlJc w:val="left"/>
      <w:pPr>
        <w:tabs>
          <w:tab w:val="num" w:pos="360"/>
        </w:tabs>
        <w:ind w:left="360" w:hanging="360"/>
      </w:pPr>
      <w:rPr>
        <w:rFonts w:cs="Times New Roman" w:hint="default"/>
        <w:b/>
        <w:i w:val="0"/>
      </w:rPr>
    </w:lvl>
    <w:lvl w:ilvl="1" w:tplc="08090003" w:tentative="1">
      <w:start w:val="1"/>
      <w:numFmt w:val="lowerLetter"/>
      <w:lvlText w:val="%2."/>
      <w:lvlJc w:val="left"/>
      <w:pPr>
        <w:tabs>
          <w:tab w:val="num" w:pos="1440"/>
        </w:tabs>
        <w:ind w:left="1440" w:hanging="360"/>
      </w:pPr>
      <w:rPr>
        <w:rFonts w:cs="Times New Roman"/>
      </w:rPr>
    </w:lvl>
    <w:lvl w:ilvl="2" w:tplc="08090005" w:tentative="1">
      <w:start w:val="1"/>
      <w:numFmt w:val="lowerRoman"/>
      <w:lvlText w:val="%3."/>
      <w:lvlJc w:val="right"/>
      <w:pPr>
        <w:tabs>
          <w:tab w:val="num" w:pos="2160"/>
        </w:tabs>
        <w:ind w:left="2160" w:hanging="180"/>
      </w:pPr>
      <w:rPr>
        <w:rFonts w:cs="Times New Roman"/>
      </w:rPr>
    </w:lvl>
    <w:lvl w:ilvl="3" w:tplc="08090001" w:tentative="1">
      <w:start w:val="1"/>
      <w:numFmt w:val="decimal"/>
      <w:lvlText w:val="%4."/>
      <w:lvlJc w:val="left"/>
      <w:pPr>
        <w:tabs>
          <w:tab w:val="num" w:pos="2880"/>
        </w:tabs>
        <w:ind w:left="2880" w:hanging="360"/>
      </w:pPr>
      <w:rPr>
        <w:rFonts w:cs="Times New Roman"/>
      </w:rPr>
    </w:lvl>
    <w:lvl w:ilvl="4" w:tplc="08090003" w:tentative="1">
      <w:start w:val="1"/>
      <w:numFmt w:val="lowerLetter"/>
      <w:lvlText w:val="%5."/>
      <w:lvlJc w:val="left"/>
      <w:pPr>
        <w:tabs>
          <w:tab w:val="num" w:pos="3600"/>
        </w:tabs>
        <w:ind w:left="3600" w:hanging="360"/>
      </w:pPr>
      <w:rPr>
        <w:rFonts w:cs="Times New Roman"/>
      </w:rPr>
    </w:lvl>
    <w:lvl w:ilvl="5" w:tplc="08090005" w:tentative="1">
      <w:start w:val="1"/>
      <w:numFmt w:val="lowerRoman"/>
      <w:lvlText w:val="%6."/>
      <w:lvlJc w:val="right"/>
      <w:pPr>
        <w:tabs>
          <w:tab w:val="num" w:pos="4320"/>
        </w:tabs>
        <w:ind w:left="4320" w:hanging="180"/>
      </w:pPr>
      <w:rPr>
        <w:rFonts w:cs="Times New Roman"/>
      </w:rPr>
    </w:lvl>
    <w:lvl w:ilvl="6" w:tplc="08090001" w:tentative="1">
      <w:start w:val="1"/>
      <w:numFmt w:val="decimal"/>
      <w:lvlText w:val="%7."/>
      <w:lvlJc w:val="left"/>
      <w:pPr>
        <w:tabs>
          <w:tab w:val="num" w:pos="5040"/>
        </w:tabs>
        <w:ind w:left="5040" w:hanging="360"/>
      </w:pPr>
      <w:rPr>
        <w:rFonts w:cs="Times New Roman"/>
      </w:rPr>
    </w:lvl>
    <w:lvl w:ilvl="7" w:tplc="08090003" w:tentative="1">
      <w:start w:val="1"/>
      <w:numFmt w:val="lowerLetter"/>
      <w:lvlText w:val="%8."/>
      <w:lvlJc w:val="left"/>
      <w:pPr>
        <w:tabs>
          <w:tab w:val="num" w:pos="5760"/>
        </w:tabs>
        <w:ind w:left="5760" w:hanging="360"/>
      </w:pPr>
      <w:rPr>
        <w:rFonts w:cs="Times New Roman"/>
      </w:rPr>
    </w:lvl>
    <w:lvl w:ilvl="8" w:tplc="08090005" w:tentative="1">
      <w:start w:val="1"/>
      <w:numFmt w:val="lowerRoman"/>
      <w:lvlText w:val="%9."/>
      <w:lvlJc w:val="right"/>
      <w:pPr>
        <w:tabs>
          <w:tab w:val="num" w:pos="6480"/>
        </w:tabs>
        <w:ind w:left="6480" w:hanging="180"/>
      </w:pPr>
      <w:rPr>
        <w:rFonts w:cs="Times New Roman"/>
      </w:rPr>
    </w:lvl>
  </w:abstractNum>
  <w:abstractNum w:abstractNumId="16">
    <w:nsid w:val="2C59125C"/>
    <w:multiLevelType w:val="hybridMultilevel"/>
    <w:tmpl w:val="32D687A2"/>
    <w:lvl w:ilvl="0" w:tplc="B09E4844">
      <w:start w:val="1"/>
      <w:numFmt w:val="bullet"/>
      <w:lvlText w:val=""/>
      <w:lvlPicBulletId w:val="0"/>
      <w:lvlJc w:val="left"/>
      <w:pPr>
        <w:tabs>
          <w:tab w:val="num" w:pos="720"/>
        </w:tabs>
        <w:ind w:left="720" w:hanging="360"/>
      </w:pPr>
      <w:rPr>
        <w:rFonts w:ascii="Symbol" w:hAnsi="Symbol" w:hint="default"/>
      </w:rPr>
    </w:lvl>
    <w:lvl w:ilvl="1" w:tplc="D62E57DE" w:tentative="1">
      <w:start w:val="1"/>
      <w:numFmt w:val="bullet"/>
      <w:lvlText w:val=""/>
      <w:lvlJc w:val="left"/>
      <w:pPr>
        <w:tabs>
          <w:tab w:val="num" w:pos="1440"/>
        </w:tabs>
        <w:ind w:left="1440" w:hanging="360"/>
      </w:pPr>
      <w:rPr>
        <w:rFonts w:ascii="Symbol" w:hAnsi="Symbol" w:hint="default"/>
      </w:rPr>
    </w:lvl>
    <w:lvl w:ilvl="2" w:tplc="40D233FA" w:tentative="1">
      <w:start w:val="1"/>
      <w:numFmt w:val="bullet"/>
      <w:lvlText w:val=""/>
      <w:lvlJc w:val="left"/>
      <w:pPr>
        <w:tabs>
          <w:tab w:val="num" w:pos="2160"/>
        </w:tabs>
        <w:ind w:left="2160" w:hanging="360"/>
      </w:pPr>
      <w:rPr>
        <w:rFonts w:ascii="Symbol" w:hAnsi="Symbol" w:hint="default"/>
      </w:rPr>
    </w:lvl>
    <w:lvl w:ilvl="3" w:tplc="77D6AAB6" w:tentative="1">
      <w:start w:val="1"/>
      <w:numFmt w:val="bullet"/>
      <w:lvlText w:val=""/>
      <w:lvlJc w:val="left"/>
      <w:pPr>
        <w:tabs>
          <w:tab w:val="num" w:pos="2880"/>
        </w:tabs>
        <w:ind w:left="2880" w:hanging="360"/>
      </w:pPr>
      <w:rPr>
        <w:rFonts w:ascii="Symbol" w:hAnsi="Symbol" w:hint="default"/>
      </w:rPr>
    </w:lvl>
    <w:lvl w:ilvl="4" w:tplc="BBEC01E0" w:tentative="1">
      <w:start w:val="1"/>
      <w:numFmt w:val="bullet"/>
      <w:lvlText w:val=""/>
      <w:lvlJc w:val="left"/>
      <w:pPr>
        <w:tabs>
          <w:tab w:val="num" w:pos="3600"/>
        </w:tabs>
        <w:ind w:left="3600" w:hanging="360"/>
      </w:pPr>
      <w:rPr>
        <w:rFonts w:ascii="Symbol" w:hAnsi="Symbol" w:hint="default"/>
      </w:rPr>
    </w:lvl>
    <w:lvl w:ilvl="5" w:tplc="36EA3E58" w:tentative="1">
      <w:start w:val="1"/>
      <w:numFmt w:val="bullet"/>
      <w:lvlText w:val=""/>
      <w:lvlJc w:val="left"/>
      <w:pPr>
        <w:tabs>
          <w:tab w:val="num" w:pos="4320"/>
        </w:tabs>
        <w:ind w:left="4320" w:hanging="360"/>
      </w:pPr>
      <w:rPr>
        <w:rFonts w:ascii="Symbol" w:hAnsi="Symbol" w:hint="default"/>
      </w:rPr>
    </w:lvl>
    <w:lvl w:ilvl="6" w:tplc="261C4272" w:tentative="1">
      <w:start w:val="1"/>
      <w:numFmt w:val="bullet"/>
      <w:lvlText w:val=""/>
      <w:lvlJc w:val="left"/>
      <w:pPr>
        <w:tabs>
          <w:tab w:val="num" w:pos="5040"/>
        </w:tabs>
        <w:ind w:left="5040" w:hanging="360"/>
      </w:pPr>
      <w:rPr>
        <w:rFonts w:ascii="Symbol" w:hAnsi="Symbol" w:hint="default"/>
      </w:rPr>
    </w:lvl>
    <w:lvl w:ilvl="7" w:tplc="6A84AF68" w:tentative="1">
      <w:start w:val="1"/>
      <w:numFmt w:val="bullet"/>
      <w:lvlText w:val=""/>
      <w:lvlJc w:val="left"/>
      <w:pPr>
        <w:tabs>
          <w:tab w:val="num" w:pos="5760"/>
        </w:tabs>
        <w:ind w:left="5760" w:hanging="360"/>
      </w:pPr>
      <w:rPr>
        <w:rFonts w:ascii="Symbol" w:hAnsi="Symbol" w:hint="default"/>
      </w:rPr>
    </w:lvl>
    <w:lvl w:ilvl="8" w:tplc="AF26B372" w:tentative="1">
      <w:start w:val="1"/>
      <w:numFmt w:val="bullet"/>
      <w:lvlText w:val=""/>
      <w:lvlJc w:val="left"/>
      <w:pPr>
        <w:tabs>
          <w:tab w:val="num" w:pos="6480"/>
        </w:tabs>
        <w:ind w:left="6480" w:hanging="360"/>
      </w:pPr>
      <w:rPr>
        <w:rFonts w:ascii="Symbol" w:hAnsi="Symbol" w:hint="default"/>
      </w:rPr>
    </w:lvl>
  </w:abstractNum>
  <w:abstractNum w:abstractNumId="17">
    <w:nsid w:val="2DCC29A5"/>
    <w:multiLevelType w:val="hybridMultilevel"/>
    <w:tmpl w:val="CBDAFBF2"/>
    <w:lvl w:ilvl="0" w:tplc="A0EC0232">
      <w:start w:val="2"/>
      <w:numFmt w:val="bullet"/>
      <w:lvlText w:val="-"/>
      <w:lvlJc w:val="left"/>
      <w:pPr>
        <w:ind w:left="720" w:hanging="360"/>
      </w:pPr>
      <w:rPr>
        <w:rFonts w:ascii="Cambria" w:eastAsiaTheme="minorHAnsi" w:hAnsi="Cambria"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nsid w:val="2E744353"/>
    <w:multiLevelType w:val="hybridMultilevel"/>
    <w:tmpl w:val="FA902ED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hint="default"/>
      </w:rPr>
    </w:lvl>
    <w:lvl w:ilvl="8" w:tplc="04130005">
      <w:start w:val="1"/>
      <w:numFmt w:val="bullet"/>
      <w:lvlText w:val=""/>
      <w:lvlJc w:val="left"/>
      <w:pPr>
        <w:ind w:left="6480" w:hanging="360"/>
      </w:pPr>
      <w:rPr>
        <w:rFonts w:ascii="Wingdings" w:hAnsi="Wingdings" w:hint="default"/>
      </w:rPr>
    </w:lvl>
  </w:abstractNum>
  <w:abstractNum w:abstractNumId="19">
    <w:nsid w:val="32B4669A"/>
    <w:multiLevelType w:val="multilevel"/>
    <w:tmpl w:val="C1AEA318"/>
    <w:lvl w:ilvl="0">
      <w:start w:val="1"/>
      <w:numFmt w:val="decimal"/>
      <w:lvlText w:val="%1"/>
      <w:lvlJc w:val="left"/>
      <w:pPr>
        <w:ind w:left="720" w:hanging="72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0">
    <w:nsid w:val="339775F8"/>
    <w:multiLevelType w:val="hybridMultilevel"/>
    <w:tmpl w:val="48C4DEC4"/>
    <w:lvl w:ilvl="0" w:tplc="0413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37015734"/>
    <w:multiLevelType w:val="hybridMultilevel"/>
    <w:tmpl w:val="11704AEA"/>
    <w:lvl w:ilvl="0" w:tplc="A0EC0232">
      <w:start w:val="2"/>
      <w:numFmt w:val="bullet"/>
      <w:lvlText w:val="-"/>
      <w:lvlJc w:val="left"/>
      <w:pPr>
        <w:ind w:left="720" w:hanging="360"/>
      </w:pPr>
      <w:rPr>
        <w:rFonts w:ascii="Cambria" w:eastAsiaTheme="minorHAnsi" w:hAnsi="Cambria"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2">
    <w:nsid w:val="38CB025C"/>
    <w:multiLevelType w:val="hybridMultilevel"/>
    <w:tmpl w:val="689E05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nsid w:val="43880509"/>
    <w:multiLevelType w:val="hybridMultilevel"/>
    <w:tmpl w:val="C944C1D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4">
    <w:nsid w:val="43A1442F"/>
    <w:multiLevelType w:val="hybridMultilevel"/>
    <w:tmpl w:val="0CA8E19E"/>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5">
    <w:nsid w:val="45D25C3E"/>
    <w:multiLevelType w:val="hybridMultilevel"/>
    <w:tmpl w:val="52E213CE"/>
    <w:lvl w:ilvl="0" w:tplc="04130001">
      <w:start w:val="1"/>
      <w:numFmt w:val="bullet"/>
      <w:lvlText w:val=""/>
      <w:lvlJc w:val="left"/>
      <w:pPr>
        <w:ind w:left="360" w:hanging="360"/>
      </w:pPr>
      <w:rPr>
        <w:rFonts w:ascii="Symbol" w:hAnsi="Symbol" w:hint="default"/>
      </w:rPr>
    </w:lvl>
    <w:lvl w:ilvl="1" w:tplc="04130019" w:tentative="1">
      <w:start w:val="1"/>
      <w:numFmt w:val="lowerLetter"/>
      <w:lvlText w:val="%2."/>
      <w:lvlJc w:val="left"/>
      <w:pPr>
        <w:ind w:left="1080" w:hanging="360"/>
      </w:pPr>
      <w:rPr>
        <w:rFonts w:cs="Times New Roman"/>
      </w:rPr>
    </w:lvl>
    <w:lvl w:ilvl="2" w:tplc="0413001B" w:tentative="1">
      <w:start w:val="1"/>
      <w:numFmt w:val="lowerRoman"/>
      <w:lvlText w:val="%3."/>
      <w:lvlJc w:val="right"/>
      <w:pPr>
        <w:ind w:left="1800" w:hanging="180"/>
      </w:pPr>
      <w:rPr>
        <w:rFonts w:cs="Times New Roman"/>
      </w:rPr>
    </w:lvl>
    <w:lvl w:ilvl="3" w:tplc="0413000F" w:tentative="1">
      <w:start w:val="1"/>
      <w:numFmt w:val="decimal"/>
      <w:lvlText w:val="%4."/>
      <w:lvlJc w:val="left"/>
      <w:pPr>
        <w:ind w:left="2520" w:hanging="360"/>
      </w:pPr>
      <w:rPr>
        <w:rFonts w:cs="Times New Roman"/>
      </w:rPr>
    </w:lvl>
    <w:lvl w:ilvl="4" w:tplc="04130019" w:tentative="1">
      <w:start w:val="1"/>
      <w:numFmt w:val="lowerLetter"/>
      <w:lvlText w:val="%5."/>
      <w:lvlJc w:val="left"/>
      <w:pPr>
        <w:ind w:left="3240" w:hanging="360"/>
      </w:pPr>
      <w:rPr>
        <w:rFonts w:cs="Times New Roman"/>
      </w:rPr>
    </w:lvl>
    <w:lvl w:ilvl="5" w:tplc="0413001B" w:tentative="1">
      <w:start w:val="1"/>
      <w:numFmt w:val="lowerRoman"/>
      <w:lvlText w:val="%6."/>
      <w:lvlJc w:val="right"/>
      <w:pPr>
        <w:ind w:left="3960" w:hanging="180"/>
      </w:pPr>
      <w:rPr>
        <w:rFonts w:cs="Times New Roman"/>
      </w:rPr>
    </w:lvl>
    <w:lvl w:ilvl="6" w:tplc="0413000F" w:tentative="1">
      <w:start w:val="1"/>
      <w:numFmt w:val="decimal"/>
      <w:lvlText w:val="%7."/>
      <w:lvlJc w:val="left"/>
      <w:pPr>
        <w:ind w:left="4680" w:hanging="360"/>
      </w:pPr>
      <w:rPr>
        <w:rFonts w:cs="Times New Roman"/>
      </w:rPr>
    </w:lvl>
    <w:lvl w:ilvl="7" w:tplc="04130019" w:tentative="1">
      <w:start w:val="1"/>
      <w:numFmt w:val="lowerLetter"/>
      <w:lvlText w:val="%8."/>
      <w:lvlJc w:val="left"/>
      <w:pPr>
        <w:ind w:left="5400" w:hanging="360"/>
      </w:pPr>
      <w:rPr>
        <w:rFonts w:cs="Times New Roman"/>
      </w:rPr>
    </w:lvl>
    <w:lvl w:ilvl="8" w:tplc="0413001B" w:tentative="1">
      <w:start w:val="1"/>
      <w:numFmt w:val="lowerRoman"/>
      <w:lvlText w:val="%9."/>
      <w:lvlJc w:val="right"/>
      <w:pPr>
        <w:ind w:left="6120" w:hanging="180"/>
      </w:pPr>
      <w:rPr>
        <w:rFonts w:cs="Times New Roman"/>
      </w:rPr>
    </w:lvl>
  </w:abstractNum>
  <w:abstractNum w:abstractNumId="26">
    <w:nsid w:val="48F47E10"/>
    <w:multiLevelType w:val="hybridMultilevel"/>
    <w:tmpl w:val="054CA8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4E7B04B0"/>
    <w:multiLevelType w:val="hybridMultilevel"/>
    <w:tmpl w:val="0E38D5C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nsid w:val="502B371A"/>
    <w:multiLevelType w:val="hybridMultilevel"/>
    <w:tmpl w:val="2D14C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507853CC"/>
    <w:multiLevelType w:val="hybridMultilevel"/>
    <w:tmpl w:val="DB5043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nsid w:val="513D5DA6"/>
    <w:multiLevelType w:val="singleLevel"/>
    <w:tmpl w:val="099AC044"/>
    <w:lvl w:ilvl="0">
      <w:start w:val="1"/>
      <w:numFmt w:val="decimal"/>
      <w:pStyle w:val="numparg"/>
      <w:lvlText w:val="%1."/>
      <w:lvlJc w:val="left"/>
      <w:pPr>
        <w:tabs>
          <w:tab w:val="num" w:pos="360"/>
        </w:tabs>
        <w:ind w:left="360" w:hanging="360"/>
      </w:pPr>
      <w:rPr>
        <w:rFonts w:cs="Times New Roman"/>
      </w:rPr>
    </w:lvl>
  </w:abstractNum>
  <w:abstractNum w:abstractNumId="31">
    <w:nsid w:val="53EF522C"/>
    <w:multiLevelType w:val="hybridMultilevel"/>
    <w:tmpl w:val="4ED4AB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nsid w:val="588B150E"/>
    <w:multiLevelType w:val="hybridMultilevel"/>
    <w:tmpl w:val="1A5A492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3">
    <w:nsid w:val="598F799E"/>
    <w:multiLevelType w:val="multilevel"/>
    <w:tmpl w:val="04FC8F94"/>
    <w:name w:val="List Number 3"/>
    <w:lvl w:ilvl="0">
      <w:start w:val="1"/>
      <w:numFmt w:val="decimal"/>
      <w:lvlRestart w:val="0"/>
      <w:pStyle w:val="ListNumber"/>
      <w:lvlText w:val="(%1)"/>
      <w:lvlJc w:val="left"/>
      <w:pPr>
        <w:tabs>
          <w:tab w:val="num" w:pos="709"/>
        </w:tabs>
        <w:ind w:left="709" w:hanging="709"/>
      </w:pPr>
      <w:rPr>
        <w:rFonts w:cs="Times New Roman"/>
      </w:rPr>
    </w:lvl>
    <w:lvl w:ilvl="1">
      <w:start w:val="1"/>
      <w:numFmt w:val="lowerLetter"/>
      <w:pStyle w:val="ListNumberLevel2"/>
      <w:lvlText w:val="(%2)"/>
      <w:lvlJc w:val="left"/>
      <w:pPr>
        <w:tabs>
          <w:tab w:val="num" w:pos="1417"/>
        </w:tabs>
        <w:ind w:left="1417" w:hanging="708"/>
      </w:pPr>
      <w:rPr>
        <w:rFonts w:cs="Times New Roman"/>
      </w:r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
    <w:nsid w:val="5C2E265A"/>
    <w:multiLevelType w:val="hybridMultilevel"/>
    <w:tmpl w:val="B30682AE"/>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nsid w:val="61C03B21"/>
    <w:multiLevelType w:val="hybridMultilevel"/>
    <w:tmpl w:val="25D84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35D2632"/>
    <w:multiLevelType w:val="hybridMultilevel"/>
    <w:tmpl w:val="2C225912"/>
    <w:lvl w:ilvl="0" w:tplc="A0EC0232">
      <w:start w:val="2"/>
      <w:numFmt w:val="bullet"/>
      <w:lvlText w:val="-"/>
      <w:lvlJc w:val="left"/>
      <w:pPr>
        <w:ind w:left="720" w:hanging="360"/>
      </w:pPr>
      <w:rPr>
        <w:rFonts w:ascii="Cambria" w:eastAsiaTheme="minorHAnsi" w:hAnsi="Cambria"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7">
    <w:nsid w:val="669935E5"/>
    <w:multiLevelType w:val="hybridMultilevel"/>
    <w:tmpl w:val="8C60E36E"/>
    <w:lvl w:ilvl="0" w:tplc="A0EC0232">
      <w:start w:val="2"/>
      <w:numFmt w:val="bullet"/>
      <w:lvlText w:val="-"/>
      <w:lvlJc w:val="left"/>
      <w:pPr>
        <w:ind w:left="720" w:hanging="360"/>
      </w:pPr>
      <w:rPr>
        <w:rFonts w:ascii="Cambria" w:eastAsiaTheme="minorHAnsi" w:hAnsi="Cambria"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8">
    <w:nsid w:val="675A32C3"/>
    <w:multiLevelType w:val="hybridMultilevel"/>
    <w:tmpl w:val="4894B5A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9">
    <w:nsid w:val="74412808"/>
    <w:multiLevelType w:val="hybridMultilevel"/>
    <w:tmpl w:val="0A1C269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0">
    <w:nsid w:val="76446B72"/>
    <w:multiLevelType w:val="hybridMultilevel"/>
    <w:tmpl w:val="87846E7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1">
    <w:nsid w:val="77607CBC"/>
    <w:multiLevelType w:val="hybridMultilevel"/>
    <w:tmpl w:val="138402C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nsid w:val="77B8153B"/>
    <w:multiLevelType w:val="hybridMultilevel"/>
    <w:tmpl w:val="629A25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nsid w:val="77D20DDD"/>
    <w:multiLevelType w:val="hybridMultilevel"/>
    <w:tmpl w:val="17C67C86"/>
    <w:lvl w:ilvl="0" w:tplc="08090003">
      <w:start w:val="1"/>
      <w:numFmt w:val="bullet"/>
      <w:lvlText w:val="o"/>
      <w:lvlJc w:val="left"/>
      <w:pPr>
        <w:ind w:left="2160" w:hanging="360"/>
      </w:pPr>
      <w:rPr>
        <w:rFonts w:ascii="Courier New" w:hAnsi="Courier New" w:hint="default"/>
      </w:rPr>
    </w:lvl>
    <w:lvl w:ilvl="1" w:tplc="08090003">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4">
    <w:nsid w:val="78147721"/>
    <w:multiLevelType w:val="hybridMultilevel"/>
    <w:tmpl w:val="0096B638"/>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E107C40"/>
    <w:multiLevelType w:val="hybridMultilevel"/>
    <w:tmpl w:val="003C5F2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hint="default"/>
      </w:rPr>
    </w:lvl>
    <w:lvl w:ilvl="8" w:tplc="04130005" w:tentative="1">
      <w:start w:val="1"/>
      <w:numFmt w:val="bullet"/>
      <w:lvlText w:val=""/>
      <w:lvlJc w:val="left"/>
      <w:pPr>
        <w:ind w:left="6120" w:hanging="360"/>
      </w:pPr>
      <w:rPr>
        <w:rFonts w:ascii="Wingdings" w:hAnsi="Wingdings" w:hint="default"/>
      </w:rPr>
    </w:lvl>
  </w:abstractNum>
  <w:num w:numId="1">
    <w:abstractNumId w:val="0"/>
  </w:num>
  <w:num w:numId="2">
    <w:abstractNumId w:val="30"/>
  </w:num>
  <w:num w:numId="3">
    <w:abstractNumId w:val="3"/>
  </w:num>
  <w:num w:numId="4">
    <w:abstractNumId w:val="33"/>
  </w:num>
  <w:num w:numId="5">
    <w:abstractNumId w:val="15"/>
  </w:num>
  <w:num w:numId="6">
    <w:abstractNumId w:val="12"/>
  </w:num>
  <w:num w:numId="7">
    <w:abstractNumId w:val="7"/>
  </w:num>
  <w:num w:numId="8">
    <w:abstractNumId w:val="11"/>
  </w:num>
  <w:num w:numId="9">
    <w:abstractNumId w:val="43"/>
  </w:num>
  <w:num w:numId="10">
    <w:abstractNumId w:val="44"/>
  </w:num>
  <w:num w:numId="11">
    <w:abstractNumId w:val="42"/>
  </w:num>
  <w:num w:numId="12">
    <w:abstractNumId w:val="28"/>
  </w:num>
  <w:num w:numId="13">
    <w:abstractNumId w:val="19"/>
  </w:num>
  <w:num w:numId="14">
    <w:abstractNumId w:val="25"/>
  </w:num>
  <w:num w:numId="15">
    <w:abstractNumId w:val="2"/>
  </w:num>
  <w:num w:numId="16">
    <w:abstractNumId w:val="39"/>
  </w:num>
  <w:num w:numId="17">
    <w:abstractNumId w:val="24"/>
  </w:num>
  <w:num w:numId="18">
    <w:abstractNumId w:val="23"/>
  </w:num>
  <w:num w:numId="19">
    <w:abstractNumId w:val="45"/>
  </w:num>
  <w:num w:numId="20">
    <w:abstractNumId w:val="40"/>
  </w:num>
  <w:num w:numId="21">
    <w:abstractNumId w:val="32"/>
  </w:num>
  <w:num w:numId="22">
    <w:abstractNumId w:val="10"/>
  </w:num>
  <w:num w:numId="23">
    <w:abstractNumId w:val="38"/>
  </w:num>
  <w:num w:numId="24">
    <w:abstractNumId w:val="34"/>
  </w:num>
  <w:num w:numId="25">
    <w:abstractNumId w:val="20"/>
  </w:num>
  <w:num w:numId="26">
    <w:abstractNumId w:val="13"/>
  </w:num>
  <w:num w:numId="27">
    <w:abstractNumId w:val="6"/>
  </w:num>
  <w:num w:numId="28">
    <w:abstractNumId w:val="22"/>
  </w:num>
  <w:num w:numId="29">
    <w:abstractNumId w:val="16"/>
  </w:num>
  <w:num w:numId="30">
    <w:abstractNumId w:val="18"/>
  </w:num>
  <w:num w:numId="31">
    <w:abstractNumId w:val="41"/>
  </w:num>
  <w:num w:numId="32">
    <w:abstractNumId w:val="8"/>
  </w:num>
  <w:num w:numId="33">
    <w:abstractNumId w:val="31"/>
  </w:num>
  <w:num w:numId="34">
    <w:abstractNumId w:val="27"/>
  </w:num>
  <w:num w:numId="35">
    <w:abstractNumId w:val="1"/>
  </w:num>
  <w:num w:numId="36">
    <w:abstractNumId w:val="14"/>
  </w:num>
  <w:num w:numId="37">
    <w:abstractNumId w:val="29"/>
  </w:num>
  <w:num w:numId="38">
    <w:abstractNumId w:val="4"/>
  </w:num>
  <w:num w:numId="39">
    <w:abstractNumId w:val="5"/>
  </w:num>
  <w:num w:numId="40">
    <w:abstractNumId w:val="35"/>
  </w:num>
  <w:num w:numId="41">
    <w:abstractNumId w:val="26"/>
  </w:num>
  <w:num w:numId="42">
    <w:abstractNumId w:val="9"/>
  </w:num>
  <w:num w:numId="43">
    <w:abstractNumId w:val="36"/>
    <w:lvlOverride w:ilvl="0"/>
    <w:lvlOverride w:ilvl="1"/>
    <w:lvlOverride w:ilvl="2"/>
    <w:lvlOverride w:ilvl="3"/>
    <w:lvlOverride w:ilvl="4"/>
    <w:lvlOverride w:ilvl="5"/>
    <w:lvlOverride w:ilvl="6"/>
    <w:lvlOverride w:ilvl="7"/>
    <w:lvlOverride w:ilvl="8"/>
  </w:num>
  <w:num w:numId="44">
    <w:abstractNumId w:val="37"/>
    <w:lvlOverride w:ilvl="0"/>
    <w:lvlOverride w:ilvl="1"/>
    <w:lvlOverride w:ilvl="2"/>
    <w:lvlOverride w:ilvl="3"/>
    <w:lvlOverride w:ilvl="4"/>
    <w:lvlOverride w:ilvl="5"/>
    <w:lvlOverride w:ilvl="6"/>
    <w:lvlOverride w:ilvl="7"/>
    <w:lvlOverride w:ilvl="8"/>
  </w:num>
  <w:num w:numId="45">
    <w:abstractNumId w:val="21"/>
    <w:lvlOverride w:ilvl="0"/>
    <w:lvlOverride w:ilvl="1"/>
    <w:lvlOverride w:ilvl="2"/>
    <w:lvlOverride w:ilvl="3"/>
    <w:lvlOverride w:ilvl="4"/>
    <w:lvlOverride w:ilvl="5"/>
    <w:lvlOverride w:ilvl="6"/>
    <w:lvlOverride w:ilvl="7"/>
    <w:lvlOverride w:ilvl="8"/>
  </w:num>
  <w:num w:numId="46">
    <w:abstractNumId w:val="17"/>
    <w:lvlOverride w:ilvl="0"/>
    <w:lvlOverride w:ilvl="1"/>
    <w:lvlOverride w:ilvl="2"/>
    <w:lvlOverride w:ilvl="3"/>
    <w:lvlOverride w:ilvl="4"/>
    <w:lvlOverride w:ilvl="5"/>
    <w:lvlOverride w:ilvl="6"/>
    <w:lvlOverride w:ilvl="7"/>
    <w:lvlOverride w:ilvl="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LW_DocType" w:val="NORMAL"/>
  </w:docVars>
  <w:rsids>
    <w:rsidRoot w:val="00612515"/>
    <w:rsid w:val="000002AB"/>
    <w:rsid w:val="00001FF8"/>
    <w:rsid w:val="00002A40"/>
    <w:rsid w:val="000031D5"/>
    <w:rsid w:val="00003F2C"/>
    <w:rsid w:val="00003F99"/>
    <w:rsid w:val="000049FC"/>
    <w:rsid w:val="0000535D"/>
    <w:rsid w:val="0000601B"/>
    <w:rsid w:val="00007EFF"/>
    <w:rsid w:val="000107DD"/>
    <w:rsid w:val="00010C46"/>
    <w:rsid w:val="00010D7E"/>
    <w:rsid w:val="000113C7"/>
    <w:rsid w:val="00013144"/>
    <w:rsid w:val="00013752"/>
    <w:rsid w:val="00015322"/>
    <w:rsid w:val="0001571D"/>
    <w:rsid w:val="00015FC6"/>
    <w:rsid w:val="000167ED"/>
    <w:rsid w:val="00016B93"/>
    <w:rsid w:val="0002037C"/>
    <w:rsid w:val="000207AE"/>
    <w:rsid w:val="00020FF4"/>
    <w:rsid w:val="00022307"/>
    <w:rsid w:val="00022C9F"/>
    <w:rsid w:val="000230BC"/>
    <w:rsid w:val="00023B15"/>
    <w:rsid w:val="000243FD"/>
    <w:rsid w:val="00024B44"/>
    <w:rsid w:val="00025056"/>
    <w:rsid w:val="00025F60"/>
    <w:rsid w:val="00026DB9"/>
    <w:rsid w:val="000279CB"/>
    <w:rsid w:val="00030DFD"/>
    <w:rsid w:val="000323B6"/>
    <w:rsid w:val="00032816"/>
    <w:rsid w:val="00034D17"/>
    <w:rsid w:val="00034FB5"/>
    <w:rsid w:val="00036291"/>
    <w:rsid w:val="0003696C"/>
    <w:rsid w:val="00041A32"/>
    <w:rsid w:val="00042F0C"/>
    <w:rsid w:val="00042F80"/>
    <w:rsid w:val="00044977"/>
    <w:rsid w:val="0004605E"/>
    <w:rsid w:val="000460CD"/>
    <w:rsid w:val="00047904"/>
    <w:rsid w:val="00052B70"/>
    <w:rsid w:val="00053820"/>
    <w:rsid w:val="00053D7F"/>
    <w:rsid w:val="00054968"/>
    <w:rsid w:val="00054A6E"/>
    <w:rsid w:val="0005504C"/>
    <w:rsid w:val="000556A5"/>
    <w:rsid w:val="00055EDF"/>
    <w:rsid w:val="000564A9"/>
    <w:rsid w:val="000565A2"/>
    <w:rsid w:val="00056D28"/>
    <w:rsid w:val="00060479"/>
    <w:rsid w:val="000605BA"/>
    <w:rsid w:val="000609CB"/>
    <w:rsid w:val="00061935"/>
    <w:rsid w:val="00061F40"/>
    <w:rsid w:val="00062C80"/>
    <w:rsid w:val="00063203"/>
    <w:rsid w:val="00063258"/>
    <w:rsid w:val="00064026"/>
    <w:rsid w:val="0006499A"/>
    <w:rsid w:val="00065415"/>
    <w:rsid w:val="00065B0C"/>
    <w:rsid w:val="000665D1"/>
    <w:rsid w:val="00071485"/>
    <w:rsid w:val="00071EA0"/>
    <w:rsid w:val="00071FF7"/>
    <w:rsid w:val="000723E1"/>
    <w:rsid w:val="00073BD8"/>
    <w:rsid w:val="00073FFC"/>
    <w:rsid w:val="00074C5F"/>
    <w:rsid w:val="00075A7C"/>
    <w:rsid w:val="000770C0"/>
    <w:rsid w:val="0008111C"/>
    <w:rsid w:val="00083A58"/>
    <w:rsid w:val="00084018"/>
    <w:rsid w:val="000862B6"/>
    <w:rsid w:val="000869FF"/>
    <w:rsid w:val="0008778F"/>
    <w:rsid w:val="00087AF3"/>
    <w:rsid w:val="00087B82"/>
    <w:rsid w:val="0009218B"/>
    <w:rsid w:val="00093089"/>
    <w:rsid w:val="00093165"/>
    <w:rsid w:val="000931DC"/>
    <w:rsid w:val="00094189"/>
    <w:rsid w:val="0009687D"/>
    <w:rsid w:val="00096D89"/>
    <w:rsid w:val="00097CE1"/>
    <w:rsid w:val="000A0E4A"/>
    <w:rsid w:val="000A6220"/>
    <w:rsid w:val="000A7484"/>
    <w:rsid w:val="000A77C9"/>
    <w:rsid w:val="000A7B80"/>
    <w:rsid w:val="000A7DBE"/>
    <w:rsid w:val="000B1572"/>
    <w:rsid w:val="000B2425"/>
    <w:rsid w:val="000B2F1C"/>
    <w:rsid w:val="000B42E1"/>
    <w:rsid w:val="000B4CC8"/>
    <w:rsid w:val="000B51F0"/>
    <w:rsid w:val="000B5808"/>
    <w:rsid w:val="000B637B"/>
    <w:rsid w:val="000B7C50"/>
    <w:rsid w:val="000C1044"/>
    <w:rsid w:val="000C143D"/>
    <w:rsid w:val="000C4280"/>
    <w:rsid w:val="000C5C00"/>
    <w:rsid w:val="000C5F5B"/>
    <w:rsid w:val="000C61B6"/>
    <w:rsid w:val="000C622F"/>
    <w:rsid w:val="000D0988"/>
    <w:rsid w:val="000D144B"/>
    <w:rsid w:val="000D7F92"/>
    <w:rsid w:val="000E083E"/>
    <w:rsid w:val="000E116E"/>
    <w:rsid w:val="000E1B51"/>
    <w:rsid w:val="000E377F"/>
    <w:rsid w:val="000E3806"/>
    <w:rsid w:val="000E39AB"/>
    <w:rsid w:val="000E450A"/>
    <w:rsid w:val="000F083E"/>
    <w:rsid w:val="000F1111"/>
    <w:rsid w:val="000F19B2"/>
    <w:rsid w:val="000F25A8"/>
    <w:rsid w:val="000F412B"/>
    <w:rsid w:val="000F42B6"/>
    <w:rsid w:val="000F437D"/>
    <w:rsid w:val="000F4F06"/>
    <w:rsid w:val="000F5E02"/>
    <w:rsid w:val="000F60D6"/>
    <w:rsid w:val="000F7663"/>
    <w:rsid w:val="000F7B05"/>
    <w:rsid w:val="00100572"/>
    <w:rsid w:val="00101CB8"/>
    <w:rsid w:val="001023DF"/>
    <w:rsid w:val="0010484B"/>
    <w:rsid w:val="00104FD6"/>
    <w:rsid w:val="00105B9C"/>
    <w:rsid w:val="00113336"/>
    <w:rsid w:val="00113FC2"/>
    <w:rsid w:val="0011440E"/>
    <w:rsid w:val="00114CAA"/>
    <w:rsid w:val="0012181C"/>
    <w:rsid w:val="001220DB"/>
    <w:rsid w:val="00122797"/>
    <w:rsid w:val="0012294F"/>
    <w:rsid w:val="00122F70"/>
    <w:rsid w:val="00125105"/>
    <w:rsid w:val="00125831"/>
    <w:rsid w:val="0012596B"/>
    <w:rsid w:val="001261F8"/>
    <w:rsid w:val="001309A8"/>
    <w:rsid w:val="001311F3"/>
    <w:rsid w:val="00132503"/>
    <w:rsid w:val="001342B3"/>
    <w:rsid w:val="00136A0A"/>
    <w:rsid w:val="00137AD2"/>
    <w:rsid w:val="001403DF"/>
    <w:rsid w:val="00140685"/>
    <w:rsid w:val="00142735"/>
    <w:rsid w:val="0014324E"/>
    <w:rsid w:val="001436F7"/>
    <w:rsid w:val="00145E3A"/>
    <w:rsid w:val="00146C0B"/>
    <w:rsid w:val="00147D7A"/>
    <w:rsid w:val="0015030A"/>
    <w:rsid w:val="0015047E"/>
    <w:rsid w:val="0015083D"/>
    <w:rsid w:val="00150ABD"/>
    <w:rsid w:val="0015288F"/>
    <w:rsid w:val="001529FD"/>
    <w:rsid w:val="00153176"/>
    <w:rsid w:val="0015426B"/>
    <w:rsid w:val="0015504D"/>
    <w:rsid w:val="00156CD3"/>
    <w:rsid w:val="001575CB"/>
    <w:rsid w:val="00157D1C"/>
    <w:rsid w:val="00160DA6"/>
    <w:rsid w:val="00161628"/>
    <w:rsid w:val="00161CE2"/>
    <w:rsid w:val="0016257E"/>
    <w:rsid w:val="001631BE"/>
    <w:rsid w:val="00163B29"/>
    <w:rsid w:val="00165266"/>
    <w:rsid w:val="001711F2"/>
    <w:rsid w:val="00171B32"/>
    <w:rsid w:val="00172006"/>
    <w:rsid w:val="00172CAE"/>
    <w:rsid w:val="0017387D"/>
    <w:rsid w:val="00173EEA"/>
    <w:rsid w:val="001753A2"/>
    <w:rsid w:val="001759DD"/>
    <w:rsid w:val="00175D85"/>
    <w:rsid w:val="001763D2"/>
    <w:rsid w:val="00181232"/>
    <w:rsid w:val="001816D8"/>
    <w:rsid w:val="00181A4B"/>
    <w:rsid w:val="001822AE"/>
    <w:rsid w:val="00184AC6"/>
    <w:rsid w:val="001852C5"/>
    <w:rsid w:val="001853E6"/>
    <w:rsid w:val="00185D9F"/>
    <w:rsid w:val="001871FC"/>
    <w:rsid w:val="001902DD"/>
    <w:rsid w:val="00190F65"/>
    <w:rsid w:val="001919D8"/>
    <w:rsid w:val="00192837"/>
    <w:rsid w:val="00193264"/>
    <w:rsid w:val="0019410B"/>
    <w:rsid w:val="0019519E"/>
    <w:rsid w:val="00195BDF"/>
    <w:rsid w:val="0019619F"/>
    <w:rsid w:val="00196BF0"/>
    <w:rsid w:val="00197508"/>
    <w:rsid w:val="00197AF0"/>
    <w:rsid w:val="001A0DAC"/>
    <w:rsid w:val="001A146A"/>
    <w:rsid w:val="001A238F"/>
    <w:rsid w:val="001A3432"/>
    <w:rsid w:val="001A467A"/>
    <w:rsid w:val="001A4E81"/>
    <w:rsid w:val="001A501D"/>
    <w:rsid w:val="001A5D03"/>
    <w:rsid w:val="001A6CB0"/>
    <w:rsid w:val="001B0A75"/>
    <w:rsid w:val="001B3F67"/>
    <w:rsid w:val="001B679F"/>
    <w:rsid w:val="001B76E2"/>
    <w:rsid w:val="001C0884"/>
    <w:rsid w:val="001C1372"/>
    <w:rsid w:val="001C37E7"/>
    <w:rsid w:val="001C3D42"/>
    <w:rsid w:val="001C4FD6"/>
    <w:rsid w:val="001C5913"/>
    <w:rsid w:val="001C61BF"/>
    <w:rsid w:val="001C62F3"/>
    <w:rsid w:val="001C662A"/>
    <w:rsid w:val="001D0892"/>
    <w:rsid w:val="001D1B1D"/>
    <w:rsid w:val="001D5152"/>
    <w:rsid w:val="001D5909"/>
    <w:rsid w:val="001D6BF2"/>
    <w:rsid w:val="001D6FA1"/>
    <w:rsid w:val="001D7700"/>
    <w:rsid w:val="001E09A6"/>
    <w:rsid w:val="001E0AA5"/>
    <w:rsid w:val="001E1751"/>
    <w:rsid w:val="001E2C18"/>
    <w:rsid w:val="001E3986"/>
    <w:rsid w:val="001E3D46"/>
    <w:rsid w:val="001E5630"/>
    <w:rsid w:val="001E6BD5"/>
    <w:rsid w:val="001E73D9"/>
    <w:rsid w:val="001F1843"/>
    <w:rsid w:val="001F1AE1"/>
    <w:rsid w:val="001F20C2"/>
    <w:rsid w:val="001F2607"/>
    <w:rsid w:val="001F4731"/>
    <w:rsid w:val="001F71AB"/>
    <w:rsid w:val="001F76F2"/>
    <w:rsid w:val="002008E8"/>
    <w:rsid w:val="00200AD8"/>
    <w:rsid w:val="00202D01"/>
    <w:rsid w:val="0020575C"/>
    <w:rsid w:val="00207309"/>
    <w:rsid w:val="00211CAC"/>
    <w:rsid w:val="00212F2E"/>
    <w:rsid w:val="00213463"/>
    <w:rsid w:val="0021347E"/>
    <w:rsid w:val="0021410A"/>
    <w:rsid w:val="00214C55"/>
    <w:rsid w:val="00215B21"/>
    <w:rsid w:val="00216644"/>
    <w:rsid w:val="00216A90"/>
    <w:rsid w:val="00223918"/>
    <w:rsid w:val="00223E9C"/>
    <w:rsid w:val="00225D18"/>
    <w:rsid w:val="002316CC"/>
    <w:rsid w:val="0023291E"/>
    <w:rsid w:val="00232C48"/>
    <w:rsid w:val="00232E97"/>
    <w:rsid w:val="00233FBC"/>
    <w:rsid w:val="00235712"/>
    <w:rsid w:val="00240636"/>
    <w:rsid w:val="00242153"/>
    <w:rsid w:val="0024337C"/>
    <w:rsid w:val="00243D1D"/>
    <w:rsid w:val="00247423"/>
    <w:rsid w:val="00247775"/>
    <w:rsid w:val="00250824"/>
    <w:rsid w:val="00252118"/>
    <w:rsid w:val="0025493B"/>
    <w:rsid w:val="002550E9"/>
    <w:rsid w:val="002551B7"/>
    <w:rsid w:val="002559F5"/>
    <w:rsid w:val="00256226"/>
    <w:rsid w:val="002576A5"/>
    <w:rsid w:val="00257AB8"/>
    <w:rsid w:val="0026193B"/>
    <w:rsid w:val="00262194"/>
    <w:rsid w:val="002622D9"/>
    <w:rsid w:val="002625D2"/>
    <w:rsid w:val="00263CA2"/>
    <w:rsid w:val="002649F1"/>
    <w:rsid w:val="00266478"/>
    <w:rsid w:val="002668AB"/>
    <w:rsid w:val="00270EE3"/>
    <w:rsid w:val="0027101B"/>
    <w:rsid w:val="00271AE6"/>
    <w:rsid w:val="00273E3E"/>
    <w:rsid w:val="00274C91"/>
    <w:rsid w:val="00275940"/>
    <w:rsid w:val="00280E83"/>
    <w:rsid w:val="0028254A"/>
    <w:rsid w:val="00282764"/>
    <w:rsid w:val="00282867"/>
    <w:rsid w:val="00283B57"/>
    <w:rsid w:val="00284087"/>
    <w:rsid w:val="00285121"/>
    <w:rsid w:val="00285385"/>
    <w:rsid w:val="00286BA5"/>
    <w:rsid w:val="002870FB"/>
    <w:rsid w:val="002871C0"/>
    <w:rsid w:val="0028783F"/>
    <w:rsid w:val="00291444"/>
    <w:rsid w:val="00293BBE"/>
    <w:rsid w:val="00293C2C"/>
    <w:rsid w:val="00293F3D"/>
    <w:rsid w:val="002940CB"/>
    <w:rsid w:val="0029417A"/>
    <w:rsid w:val="00295A76"/>
    <w:rsid w:val="002962BB"/>
    <w:rsid w:val="00296F43"/>
    <w:rsid w:val="00297367"/>
    <w:rsid w:val="00297441"/>
    <w:rsid w:val="002977AE"/>
    <w:rsid w:val="002A045B"/>
    <w:rsid w:val="002A0B16"/>
    <w:rsid w:val="002A3074"/>
    <w:rsid w:val="002A3CC6"/>
    <w:rsid w:val="002A4EAE"/>
    <w:rsid w:val="002A53FE"/>
    <w:rsid w:val="002A5B08"/>
    <w:rsid w:val="002A68B5"/>
    <w:rsid w:val="002A70CF"/>
    <w:rsid w:val="002A7505"/>
    <w:rsid w:val="002B053C"/>
    <w:rsid w:val="002B30CE"/>
    <w:rsid w:val="002B568B"/>
    <w:rsid w:val="002C0182"/>
    <w:rsid w:val="002C11B1"/>
    <w:rsid w:val="002C19B0"/>
    <w:rsid w:val="002C7794"/>
    <w:rsid w:val="002D0DF0"/>
    <w:rsid w:val="002D1B37"/>
    <w:rsid w:val="002D1FE2"/>
    <w:rsid w:val="002D268E"/>
    <w:rsid w:val="002D3135"/>
    <w:rsid w:val="002D3868"/>
    <w:rsid w:val="002D3B71"/>
    <w:rsid w:val="002D3C2F"/>
    <w:rsid w:val="002D422B"/>
    <w:rsid w:val="002D446B"/>
    <w:rsid w:val="002D5AE8"/>
    <w:rsid w:val="002D6473"/>
    <w:rsid w:val="002D6C3D"/>
    <w:rsid w:val="002E0A20"/>
    <w:rsid w:val="002E1B14"/>
    <w:rsid w:val="002E2C88"/>
    <w:rsid w:val="002E4A34"/>
    <w:rsid w:val="002E6427"/>
    <w:rsid w:val="002F002F"/>
    <w:rsid w:val="002F1403"/>
    <w:rsid w:val="002F2B55"/>
    <w:rsid w:val="002F366B"/>
    <w:rsid w:val="002F3670"/>
    <w:rsid w:val="002F4151"/>
    <w:rsid w:val="002F5AF0"/>
    <w:rsid w:val="002F6B25"/>
    <w:rsid w:val="002F76E8"/>
    <w:rsid w:val="00300CF7"/>
    <w:rsid w:val="00300F84"/>
    <w:rsid w:val="00301436"/>
    <w:rsid w:val="003021D3"/>
    <w:rsid w:val="0030282A"/>
    <w:rsid w:val="00302C09"/>
    <w:rsid w:val="00302E6F"/>
    <w:rsid w:val="00303A61"/>
    <w:rsid w:val="00303D04"/>
    <w:rsid w:val="00303DEB"/>
    <w:rsid w:val="00306979"/>
    <w:rsid w:val="00307F09"/>
    <w:rsid w:val="0031103D"/>
    <w:rsid w:val="003142CB"/>
    <w:rsid w:val="0031466B"/>
    <w:rsid w:val="0031602F"/>
    <w:rsid w:val="003164AF"/>
    <w:rsid w:val="00316AE3"/>
    <w:rsid w:val="0031769F"/>
    <w:rsid w:val="00317CAD"/>
    <w:rsid w:val="00321CCB"/>
    <w:rsid w:val="00325338"/>
    <w:rsid w:val="00331F5E"/>
    <w:rsid w:val="00333423"/>
    <w:rsid w:val="00336CF3"/>
    <w:rsid w:val="0033763A"/>
    <w:rsid w:val="00340D47"/>
    <w:rsid w:val="00341C14"/>
    <w:rsid w:val="00344529"/>
    <w:rsid w:val="00346C05"/>
    <w:rsid w:val="00350814"/>
    <w:rsid w:val="00351032"/>
    <w:rsid w:val="00351F8A"/>
    <w:rsid w:val="00353711"/>
    <w:rsid w:val="00353909"/>
    <w:rsid w:val="00353DE5"/>
    <w:rsid w:val="00354623"/>
    <w:rsid w:val="00354C5B"/>
    <w:rsid w:val="00354CDE"/>
    <w:rsid w:val="00361ECE"/>
    <w:rsid w:val="003630F5"/>
    <w:rsid w:val="0036366B"/>
    <w:rsid w:val="003640EB"/>
    <w:rsid w:val="00366415"/>
    <w:rsid w:val="003667D3"/>
    <w:rsid w:val="00366A19"/>
    <w:rsid w:val="00367620"/>
    <w:rsid w:val="00367AA6"/>
    <w:rsid w:val="00372DA2"/>
    <w:rsid w:val="003765B3"/>
    <w:rsid w:val="00380F58"/>
    <w:rsid w:val="0038101F"/>
    <w:rsid w:val="00382264"/>
    <w:rsid w:val="00382635"/>
    <w:rsid w:val="00382687"/>
    <w:rsid w:val="003836B3"/>
    <w:rsid w:val="00383840"/>
    <w:rsid w:val="00383C7F"/>
    <w:rsid w:val="00383D32"/>
    <w:rsid w:val="00384C06"/>
    <w:rsid w:val="00385A83"/>
    <w:rsid w:val="00387B5A"/>
    <w:rsid w:val="00392396"/>
    <w:rsid w:val="00392B2A"/>
    <w:rsid w:val="0039320D"/>
    <w:rsid w:val="00393245"/>
    <w:rsid w:val="00393DB6"/>
    <w:rsid w:val="00393E54"/>
    <w:rsid w:val="00394578"/>
    <w:rsid w:val="0039503A"/>
    <w:rsid w:val="0039582D"/>
    <w:rsid w:val="003975E3"/>
    <w:rsid w:val="003A031D"/>
    <w:rsid w:val="003A0FC0"/>
    <w:rsid w:val="003A1C88"/>
    <w:rsid w:val="003A20B6"/>
    <w:rsid w:val="003A3323"/>
    <w:rsid w:val="003A3EBE"/>
    <w:rsid w:val="003B01B5"/>
    <w:rsid w:val="003B16F8"/>
    <w:rsid w:val="003B1927"/>
    <w:rsid w:val="003B19D9"/>
    <w:rsid w:val="003B1CFE"/>
    <w:rsid w:val="003B1F72"/>
    <w:rsid w:val="003B2436"/>
    <w:rsid w:val="003B329B"/>
    <w:rsid w:val="003B3446"/>
    <w:rsid w:val="003B677B"/>
    <w:rsid w:val="003B6B79"/>
    <w:rsid w:val="003B7352"/>
    <w:rsid w:val="003B7557"/>
    <w:rsid w:val="003B7772"/>
    <w:rsid w:val="003C09BA"/>
    <w:rsid w:val="003C0F19"/>
    <w:rsid w:val="003C11F1"/>
    <w:rsid w:val="003C2661"/>
    <w:rsid w:val="003C2A86"/>
    <w:rsid w:val="003C30EF"/>
    <w:rsid w:val="003C6588"/>
    <w:rsid w:val="003C6B05"/>
    <w:rsid w:val="003C6C3D"/>
    <w:rsid w:val="003C73D9"/>
    <w:rsid w:val="003C7EF9"/>
    <w:rsid w:val="003D0E0A"/>
    <w:rsid w:val="003D3C34"/>
    <w:rsid w:val="003D54AE"/>
    <w:rsid w:val="003D59A8"/>
    <w:rsid w:val="003E105B"/>
    <w:rsid w:val="003E20E1"/>
    <w:rsid w:val="003E22F1"/>
    <w:rsid w:val="003E32D8"/>
    <w:rsid w:val="003E3A17"/>
    <w:rsid w:val="003E3AFC"/>
    <w:rsid w:val="003E5219"/>
    <w:rsid w:val="003E653D"/>
    <w:rsid w:val="003E6684"/>
    <w:rsid w:val="003E69CF"/>
    <w:rsid w:val="003E6C56"/>
    <w:rsid w:val="003F19CF"/>
    <w:rsid w:val="003F1C5F"/>
    <w:rsid w:val="003F3C47"/>
    <w:rsid w:val="003F60AB"/>
    <w:rsid w:val="0040245B"/>
    <w:rsid w:val="00402F46"/>
    <w:rsid w:val="00403C7D"/>
    <w:rsid w:val="00403D2A"/>
    <w:rsid w:val="004072A7"/>
    <w:rsid w:val="00407311"/>
    <w:rsid w:val="00407371"/>
    <w:rsid w:val="0040737C"/>
    <w:rsid w:val="00410B98"/>
    <w:rsid w:val="0041271C"/>
    <w:rsid w:val="00412782"/>
    <w:rsid w:val="0041285B"/>
    <w:rsid w:val="00412D9A"/>
    <w:rsid w:val="00412F11"/>
    <w:rsid w:val="004130C1"/>
    <w:rsid w:val="00414499"/>
    <w:rsid w:val="004167D4"/>
    <w:rsid w:val="00416952"/>
    <w:rsid w:val="004218AD"/>
    <w:rsid w:val="0042424F"/>
    <w:rsid w:val="004258BF"/>
    <w:rsid w:val="004258D3"/>
    <w:rsid w:val="0042676E"/>
    <w:rsid w:val="00426EA5"/>
    <w:rsid w:val="004277C2"/>
    <w:rsid w:val="0043146B"/>
    <w:rsid w:val="00432502"/>
    <w:rsid w:val="00432BE3"/>
    <w:rsid w:val="00434451"/>
    <w:rsid w:val="004356C1"/>
    <w:rsid w:val="0043755E"/>
    <w:rsid w:val="00437919"/>
    <w:rsid w:val="00437AC3"/>
    <w:rsid w:val="00441CBC"/>
    <w:rsid w:val="0044367A"/>
    <w:rsid w:val="00445B46"/>
    <w:rsid w:val="0044659E"/>
    <w:rsid w:val="004470D8"/>
    <w:rsid w:val="00447FBD"/>
    <w:rsid w:val="004501E9"/>
    <w:rsid w:val="00451939"/>
    <w:rsid w:val="00451F00"/>
    <w:rsid w:val="004538DF"/>
    <w:rsid w:val="004568A3"/>
    <w:rsid w:val="004570B1"/>
    <w:rsid w:val="004573A3"/>
    <w:rsid w:val="00461066"/>
    <w:rsid w:val="0046158A"/>
    <w:rsid w:val="0046210A"/>
    <w:rsid w:val="00462429"/>
    <w:rsid w:val="00462C75"/>
    <w:rsid w:val="00465F55"/>
    <w:rsid w:val="0046610E"/>
    <w:rsid w:val="00466E20"/>
    <w:rsid w:val="00466EC4"/>
    <w:rsid w:val="00467402"/>
    <w:rsid w:val="0047058F"/>
    <w:rsid w:val="00470CFA"/>
    <w:rsid w:val="004712B0"/>
    <w:rsid w:val="00473075"/>
    <w:rsid w:val="00473869"/>
    <w:rsid w:val="0047441F"/>
    <w:rsid w:val="0047497B"/>
    <w:rsid w:val="00474DA8"/>
    <w:rsid w:val="004755C6"/>
    <w:rsid w:val="004756B1"/>
    <w:rsid w:val="00475854"/>
    <w:rsid w:val="00475D34"/>
    <w:rsid w:val="00477FB1"/>
    <w:rsid w:val="00480680"/>
    <w:rsid w:val="00480E2C"/>
    <w:rsid w:val="004818B2"/>
    <w:rsid w:val="00481FBD"/>
    <w:rsid w:val="00482035"/>
    <w:rsid w:val="0048248D"/>
    <w:rsid w:val="00484B36"/>
    <w:rsid w:val="004857CD"/>
    <w:rsid w:val="00485D8E"/>
    <w:rsid w:val="00487019"/>
    <w:rsid w:val="004875D7"/>
    <w:rsid w:val="00491722"/>
    <w:rsid w:val="00491B6B"/>
    <w:rsid w:val="00492453"/>
    <w:rsid w:val="00492768"/>
    <w:rsid w:val="00493638"/>
    <w:rsid w:val="0049510C"/>
    <w:rsid w:val="00495CB7"/>
    <w:rsid w:val="00497501"/>
    <w:rsid w:val="00497B1A"/>
    <w:rsid w:val="004A05DF"/>
    <w:rsid w:val="004A24BA"/>
    <w:rsid w:val="004A3555"/>
    <w:rsid w:val="004A6922"/>
    <w:rsid w:val="004B1BC8"/>
    <w:rsid w:val="004B2963"/>
    <w:rsid w:val="004B2A18"/>
    <w:rsid w:val="004B62FF"/>
    <w:rsid w:val="004B6AE8"/>
    <w:rsid w:val="004B7DC2"/>
    <w:rsid w:val="004C0594"/>
    <w:rsid w:val="004C0F13"/>
    <w:rsid w:val="004C10C0"/>
    <w:rsid w:val="004C1763"/>
    <w:rsid w:val="004C23D3"/>
    <w:rsid w:val="004C2920"/>
    <w:rsid w:val="004C3734"/>
    <w:rsid w:val="004C48A1"/>
    <w:rsid w:val="004C5727"/>
    <w:rsid w:val="004C6A32"/>
    <w:rsid w:val="004C6B62"/>
    <w:rsid w:val="004C74DF"/>
    <w:rsid w:val="004D0099"/>
    <w:rsid w:val="004D0681"/>
    <w:rsid w:val="004D0CAF"/>
    <w:rsid w:val="004D3514"/>
    <w:rsid w:val="004D42B8"/>
    <w:rsid w:val="004D607D"/>
    <w:rsid w:val="004D6B5C"/>
    <w:rsid w:val="004E0855"/>
    <w:rsid w:val="004E23DD"/>
    <w:rsid w:val="004E264C"/>
    <w:rsid w:val="004E3212"/>
    <w:rsid w:val="004E3BFA"/>
    <w:rsid w:val="004E47F6"/>
    <w:rsid w:val="004E4D50"/>
    <w:rsid w:val="004E4E8C"/>
    <w:rsid w:val="004E4EC8"/>
    <w:rsid w:val="004E538A"/>
    <w:rsid w:val="004E6501"/>
    <w:rsid w:val="004E7C7F"/>
    <w:rsid w:val="004E7E8A"/>
    <w:rsid w:val="004F11BF"/>
    <w:rsid w:val="004F132B"/>
    <w:rsid w:val="004F51FB"/>
    <w:rsid w:val="004F5A69"/>
    <w:rsid w:val="004F6B01"/>
    <w:rsid w:val="00500F21"/>
    <w:rsid w:val="005013DC"/>
    <w:rsid w:val="00501CD3"/>
    <w:rsid w:val="00503063"/>
    <w:rsid w:val="00503DCA"/>
    <w:rsid w:val="00503F70"/>
    <w:rsid w:val="005076A2"/>
    <w:rsid w:val="00507B33"/>
    <w:rsid w:val="005105AE"/>
    <w:rsid w:val="0051478B"/>
    <w:rsid w:val="00514818"/>
    <w:rsid w:val="00515D0C"/>
    <w:rsid w:val="00515E87"/>
    <w:rsid w:val="00516517"/>
    <w:rsid w:val="00516579"/>
    <w:rsid w:val="00517348"/>
    <w:rsid w:val="00520E2C"/>
    <w:rsid w:val="0052342F"/>
    <w:rsid w:val="00523C0E"/>
    <w:rsid w:val="00525A59"/>
    <w:rsid w:val="00526CDE"/>
    <w:rsid w:val="00526CED"/>
    <w:rsid w:val="005270CD"/>
    <w:rsid w:val="00531561"/>
    <w:rsid w:val="00534BF5"/>
    <w:rsid w:val="00535BA5"/>
    <w:rsid w:val="00536149"/>
    <w:rsid w:val="0053675F"/>
    <w:rsid w:val="00541474"/>
    <w:rsid w:val="00541C27"/>
    <w:rsid w:val="00541FF4"/>
    <w:rsid w:val="005429AF"/>
    <w:rsid w:val="00543E72"/>
    <w:rsid w:val="00546E57"/>
    <w:rsid w:val="00550E11"/>
    <w:rsid w:val="00551E93"/>
    <w:rsid w:val="0055279C"/>
    <w:rsid w:val="005533E0"/>
    <w:rsid w:val="00553BC3"/>
    <w:rsid w:val="005548D2"/>
    <w:rsid w:val="005556A8"/>
    <w:rsid w:val="00555E31"/>
    <w:rsid w:val="00556CFD"/>
    <w:rsid w:val="00556FD8"/>
    <w:rsid w:val="00557DF3"/>
    <w:rsid w:val="00560F55"/>
    <w:rsid w:val="00560FE0"/>
    <w:rsid w:val="0056270E"/>
    <w:rsid w:val="00563118"/>
    <w:rsid w:val="0056340E"/>
    <w:rsid w:val="0056414D"/>
    <w:rsid w:val="00564B97"/>
    <w:rsid w:val="00564E1D"/>
    <w:rsid w:val="0056513E"/>
    <w:rsid w:val="00565BEB"/>
    <w:rsid w:val="00566439"/>
    <w:rsid w:val="005668AF"/>
    <w:rsid w:val="00566F80"/>
    <w:rsid w:val="00567121"/>
    <w:rsid w:val="005701A1"/>
    <w:rsid w:val="00571F4B"/>
    <w:rsid w:val="00572DE2"/>
    <w:rsid w:val="0057319F"/>
    <w:rsid w:val="00574E6C"/>
    <w:rsid w:val="00575CEF"/>
    <w:rsid w:val="005760EF"/>
    <w:rsid w:val="005762EE"/>
    <w:rsid w:val="0057787D"/>
    <w:rsid w:val="00577BA7"/>
    <w:rsid w:val="0058103C"/>
    <w:rsid w:val="0058139E"/>
    <w:rsid w:val="005813F1"/>
    <w:rsid w:val="00581A72"/>
    <w:rsid w:val="0058215E"/>
    <w:rsid w:val="00582D10"/>
    <w:rsid w:val="00583335"/>
    <w:rsid w:val="00583AFD"/>
    <w:rsid w:val="0058551A"/>
    <w:rsid w:val="00585592"/>
    <w:rsid w:val="005859B1"/>
    <w:rsid w:val="00587A8B"/>
    <w:rsid w:val="005902A9"/>
    <w:rsid w:val="0059058C"/>
    <w:rsid w:val="00590A91"/>
    <w:rsid w:val="00590AFC"/>
    <w:rsid w:val="0059476C"/>
    <w:rsid w:val="00595144"/>
    <w:rsid w:val="005951F6"/>
    <w:rsid w:val="00595890"/>
    <w:rsid w:val="00595DA6"/>
    <w:rsid w:val="005A037D"/>
    <w:rsid w:val="005A28F5"/>
    <w:rsid w:val="005A3458"/>
    <w:rsid w:val="005B1711"/>
    <w:rsid w:val="005B20E9"/>
    <w:rsid w:val="005B3C4D"/>
    <w:rsid w:val="005B4099"/>
    <w:rsid w:val="005B783A"/>
    <w:rsid w:val="005C1B07"/>
    <w:rsid w:val="005C2BFE"/>
    <w:rsid w:val="005C356A"/>
    <w:rsid w:val="005C35F6"/>
    <w:rsid w:val="005C3659"/>
    <w:rsid w:val="005C4238"/>
    <w:rsid w:val="005C4AA0"/>
    <w:rsid w:val="005C53F6"/>
    <w:rsid w:val="005C7189"/>
    <w:rsid w:val="005D1BF8"/>
    <w:rsid w:val="005D3082"/>
    <w:rsid w:val="005D3176"/>
    <w:rsid w:val="005D3204"/>
    <w:rsid w:val="005D66C6"/>
    <w:rsid w:val="005D7532"/>
    <w:rsid w:val="005D75CC"/>
    <w:rsid w:val="005E20AD"/>
    <w:rsid w:val="005E2988"/>
    <w:rsid w:val="005E33D3"/>
    <w:rsid w:val="005E3B21"/>
    <w:rsid w:val="005E5334"/>
    <w:rsid w:val="005E575B"/>
    <w:rsid w:val="005E5A4F"/>
    <w:rsid w:val="005E7340"/>
    <w:rsid w:val="005F0295"/>
    <w:rsid w:val="005F1221"/>
    <w:rsid w:val="005F2094"/>
    <w:rsid w:val="005F713E"/>
    <w:rsid w:val="005F74F2"/>
    <w:rsid w:val="006002A5"/>
    <w:rsid w:val="006020A1"/>
    <w:rsid w:val="0060381E"/>
    <w:rsid w:val="0060385D"/>
    <w:rsid w:val="0060424B"/>
    <w:rsid w:val="00604352"/>
    <w:rsid w:val="00604925"/>
    <w:rsid w:val="006062CC"/>
    <w:rsid w:val="006069A7"/>
    <w:rsid w:val="00606CF1"/>
    <w:rsid w:val="00607396"/>
    <w:rsid w:val="00607E8D"/>
    <w:rsid w:val="006101D7"/>
    <w:rsid w:val="00611FBA"/>
    <w:rsid w:val="00612515"/>
    <w:rsid w:val="00612D14"/>
    <w:rsid w:val="00614E09"/>
    <w:rsid w:val="00616755"/>
    <w:rsid w:val="00616B4F"/>
    <w:rsid w:val="00620ED6"/>
    <w:rsid w:val="00621711"/>
    <w:rsid w:val="00621AD9"/>
    <w:rsid w:val="00621D33"/>
    <w:rsid w:val="00621EE2"/>
    <w:rsid w:val="006226BB"/>
    <w:rsid w:val="006232BF"/>
    <w:rsid w:val="00623C21"/>
    <w:rsid w:val="00624B66"/>
    <w:rsid w:val="0062632D"/>
    <w:rsid w:val="006265A7"/>
    <w:rsid w:val="0062674F"/>
    <w:rsid w:val="00626C93"/>
    <w:rsid w:val="00627DFF"/>
    <w:rsid w:val="00630346"/>
    <w:rsid w:val="006338CB"/>
    <w:rsid w:val="00633F0E"/>
    <w:rsid w:val="006364FE"/>
    <w:rsid w:val="006401B3"/>
    <w:rsid w:val="00641053"/>
    <w:rsid w:val="006415CE"/>
    <w:rsid w:val="0064340C"/>
    <w:rsid w:val="006437DE"/>
    <w:rsid w:val="00643A60"/>
    <w:rsid w:val="00643F6B"/>
    <w:rsid w:val="00644101"/>
    <w:rsid w:val="0064462C"/>
    <w:rsid w:val="00644BC2"/>
    <w:rsid w:val="00645557"/>
    <w:rsid w:val="00646295"/>
    <w:rsid w:val="00647864"/>
    <w:rsid w:val="00650202"/>
    <w:rsid w:val="0065134C"/>
    <w:rsid w:val="00652A3E"/>
    <w:rsid w:val="006533A8"/>
    <w:rsid w:val="00654104"/>
    <w:rsid w:val="00661572"/>
    <w:rsid w:val="00662593"/>
    <w:rsid w:val="00662F2B"/>
    <w:rsid w:val="006640A5"/>
    <w:rsid w:val="00665796"/>
    <w:rsid w:val="00666989"/>
    <w:rsid w:val="006718AC"/>
    <w:rsid w:val="006719B8"/>
    <w:rsid w:val="00671A18"/>
    <w:rsid w:val="00671B5F"/>
    <w:rsid w:val="006728A4"/>
    <w:rsid w:val="006757C0"/>
    <w:rsid w:val="00676952"/>
    <w:rsid w:val="00676AEF"/>
    <w:rsid w:val="0067738E"/>
    <w:rsid w:val="006825A2"/>
    <w:rsid w:val="00684079"/>
    <w:rsid w:val="00684777"/>
    <w:rsid w:val="0068542A"/>
    <w:rsid w:val="00686BDB"/>
    <w:rsid w:val="00687861"/>
    <w:rsid w:val="00687D71"/>
    <w:rsid w:val="006900B6"/>
    <w:rsid w:val="00690439"/>
    <w:rsid w:val="00690D8D"/>
    <w:rsid w:val="00692673"/>
    <w:rsid w:val="006930C3"/>
    <w:rsid w:val="00693455"/>
    <w:rsid w:val="00693765"/>
    <w:rsid w:val="00694586"/>
    <w:rsid w:val="0069569D"/>
    <w:rsid w:val="0069578C"/>
    <w:rsid w:val="0069653C"/>
    <w:rsid w:val="00696751"/>
    <w:rsid w:val="00697607"/>
    <w:rsid w:val="006979AB"/>
    <w:rsid w:val="00697F26"/>
    <w:rsid w:val="006A04DD"/>
    <w:rsid w:val="006A0D92"/>
    <w:rsid w:val="006A17F2"/>
    <w:rsid w:val="006A1878"/>
    <w:rsid w:val="006A3454"/>
    <w:rsid w:val="006A38FB"/>
    <w:rsid w:val="006A3CBA"/>
    <w:rsid w:val="006A4C01"/>
    <w:rsid w:val="006A5166"/>
    <w:rsid w:val="006A5D68"/>
    <w:rsid w:val="006A658D"/>
    <w:rsid w:val="006A6647"/>
    <w:rsid w:val="006A7681"/>
    <w:rsid w:val="006B052F"/>
    <w:rsid w:val="006B0E90"/>
    <w:rsid w:val="006B0EFB"/>
    <w:rsid w:val="006B19F5"/>
    <w:rsid w:val="006B304B"/>
    <w:rsid w:val="006B4838"/>
    <w:rsid w:val="006B4EAF"/>
    <w:rsid w:val="006B51C5"/>
    <w:rsid w:val="006B6314"/>
    <w:rsid w:val="006B7821"/>
    <w:rsid w:val="006C10F5"/>
    <w:rsid w:val="006C1264"/>
    <w:rsid w:val="006C27AB"/>
    <w:rsid w:val="006C3276"/>
    <w:rsid w:val="006C3A5A"/>
    <w:rsid w:val="006C6765"/>
    <w:rsid w:val="006D0AEF"/>
    <w:rsid w:val="006D0F0C"/>
    <w:rsid w:val="006D2B12"/>
    <w:rsid w:val="006D2E7A"/>
    <w:rsid w:val="006D30CF"/>
    <w:rsid w:val="006D3272"/>
    <w:rsid w:val="006D34C0"/>
    <w:rsid w:val="006D3EB3"/>
    <w:rsid w:val="006D4D90"/>
    <w:rsid w:val="006D5694"/>
    <w:rsid w:val="006D57A7"/>
    <w:rsid w:val="006D5909"/>
    <w:rsid w:val="006D62A0"/>
    <w:rsid w:val="006D6EE9"/>
    <w:rsid w:val="006D6F8B"/>
    <w:rsid w:val="006D74D2"/>
    <w:rsid w:val="006D753B"/>
    <w:rsid w:val="006E188E"/>
    <w:rsid w:val="006E1A22"/>
    <w:rsid w:val="006E1C58"/>
    <w:rsid w:val="006E2371"/>
    <w:rsid w:val="006E2A20"/>
    <w:rsid w:val="006E3DA0"/>
    <w:rsid w:val="006E3F82"/>
    <w:rsid w:val="006E58D5"/>
    <w:rsid w:val="006E6511"/>
    <w:rsid w:val="006E7477"/>
    <w:rsid w:val="006F1509"/>
    <w:rsid w:val="006F25F1"/>
    <w:rsid w:val="006F3107"/>
    <w:rsid w:val="006F322E"/>
    <w:rsid w:val="006F42BF"/>
    <w:rsid w:val="006F50BA"/>
    <w:rsid w:val="006F57AC"/>
    <w:rsid w:val="006F62E5"/>
    <w:rsid w:val="006F7D9E"/>
    <w:rsid w:val="00701579"/>
    <w:rsid w:val="00701595"/>
    <w:rsid w:val="00702636"/>
    <w:rsid w:val="007039F5"/>
    <w:rsid w:val="00705283"/>
    <w:rsid w:val="00706369"/>
    <w:rsid w:val="007064A6"/>
    <w:rsid w:val="00707381"/>
    <w:rsid w:val="00710A92"/>
    <w:rsid w:val="00711404"/>
    <w:rsid w:val="00712AD6"/>
    <w:rsid w:val="007137AE"/>
    <w:rsid w:val="00713F54"/>
    <w:rsid w:val="00715B2B"/>
    <w:rsid w:val="00716422"/>
    <w:rsid w:val="007166E8"/>
    <w:rsid w:val="007168C8"/>
    <w:rsid w:val="007176ED"/>
    <w:rsid w:val="007201ED"/>
    <w:rsid w:val="00720D2A"/>
    <w:rsid w:val="007219DD"/>
    <w:rsid w:val="00723369"/>
    <w:rsid w:val="00724C60"/>
    <w:rsid w:val="0072578C"/>
    <w:rsid w:val="00725C75"/>
    <w:rsid w:val="00726FCD"/>
    <w:rsid w:val="007270C7"/>
    <w:rsid w:val="00727129"/>
    <w:rsid w:val="007275F9"/>
    <w:rsid w:val="00727C06"/>
    <w:rsid w:val="00727F98"/>
    <w:rsid w:val="007305B0"/>
    <w:rsid w:val="00730D91"/>
    <w:rsid w:val="0073133B"/>
    <w:rsid w:val="00731C63"/>
    <w:rsid w:val="00734722"/>
    <w:rsid w:val="0073475F"/>
    <w:rsid w:val="00735223"/>
    <w:rsid w:val="0073595D"/>
    <w:rsid w:val="00735A5F"/>
    <w:rsid w:val="007375B2"/>
    <w:rsid w:val="00737AED"/>
    <w:rsid w:val="00740B34"/>
    <w:rsid w:val="00740DEE"/>
    <w:rsid w:val="0074202E"/>
    <w:rsid w:val="00742D91"/>
    <w:rsid w:val="007433B9"/>
    <w:rsid w:val="00744093"/>
    <w:rsid w:val="007468A6"/>
    <w:rsid w:val="00750A70"/>
    <w:rsid w:val="00750E91"/>
    <w:rsid w:val="0075175A"/>
    <w:rsid w:val="00752DB6"/>
    <w:rsid w:val="007539FE"/>
    <w:rsid w:val="007541F1"/>
    <w:rsid w:val="00754B37"/>
    <w:rsid w:val="007560D4"/>
    <w:rsid w:val="00760426"/>
    <w:rsid w:val="007611FF"/>
    <w:rsid w:val="00761521"/>
    <w:rsid w:val="007617BF"/>
    <w:rsid w:val="00764671"/>
    <w:rsid w:val="007648EE"/>
    <w:rsid w:val="00764A83"/>
    <w:rsid w:val="007653ED"/>
    <w:rsid w:val="00765923"/>
    <w:rsid w:val="0076611F"/>
    <w:rsid w:val="00766C02"/>
    <w:rsid w:val="0076724C"/>
    <w:rsid w:val="00773E6D"/>
    <w:rsid w:val="0077492A"/>
    <w:rsid w:val="00774D90"/>
    <w:rsid w:val="00776322"/>
    <w:rsid w:val="00777A79"/>
    <w:rsid w:val="00777AEA"/>
    <w:rsid w:val="00777D34"/>
    <w:rsid w:val="00780093"/>
    <w:rsid w:val="00781C86"/>
    <w:rsid w:val="00784EA0"/>
    <w:rsid w:val="0078631A"/>
    <w:rsid w:val="00786A8D"/>
    <w:rsid w:val="00786C34"/>
    <w:rsid w:val="00786C58"/>
    <w:rsid w:val="00787C8C"/>
    <w:rsid w:val="00790E56"/>
    <w:rsid w:val="00794497"/>
    <w:rsid w:val="007945AB"/>
    <w:rsid w:val="007A0437"/>
    <w:rsid w:val="007A068C"/>
    <w:rsid w:val="007A108C"/>
    <w:rsid w:val="007A18EC"/>
    <w:rsid w:val="007A2394"/>
    <w:rsid w:val="007A4FAF"/>
    <w:rsid w:val="007A55B3"/>
    <w:rsid w:val="007A7A7E"/>
    <w:rsid w:val="007B12A7"/>
    <w:rsid w:val="007B1E93"/>
    <w:rsid w:val="007B25BB"/>
    <w:rsid w:val="007B296D"/>
    <w:rsid w:val="007B44BA"/>
    <w:rsid w:val="007B456E"/>
    <w:rsid w:val="007B751A"/>
    <w:rsid w:val="007C04A4"/>
    <w:rsid w:val="007C168A"/>
    <w:rsid w:val="007C1828"/>
    <w:rsid w:val="007C35BD"/>
    <w:rsid w:val="007C46C7"/>
    <w:rsid w:val="007C5073"/>
    <w:rsid w:val="007C54DF"/>
    <w:rsid w:val="007C5947"/>
    <w:rsid w:val="007C5BAF"/>
    <w:rsid w:val="007C6A82"/>
    <w:rsid w:val="007C776D"/>
    <w:rsid w:val="007C7AF0"/>
    <w:rsid w:val="007C7D61"/>
    <w:rsid w:val="007D0BC8"/>
    <w:rsid w:val="007D18EF"/>
    <w:rsid w:val="007D27A0"/>
    <w:rsid w:val="007D463E"/>
    <w:rsid w:val="007D51A5"/>
    <w:rsid w:val="007D51A7"/>
    <w:rsid w:val="007D580A"/>
    <w:rsid w:val="007D614C"/>
    <w:rsid w:val="007D65E4"/>
    <w:rsid w:val="007E056E"/>
    <w:rsid w:val="007E06DC"/>
    <w:rsid w:val="007E3887"/>
    <w:rsid w:val="007E77D3"/>
    <w:rsid w:val="007E7BC3"/>
    <w:rsid w:val="007F02AA"/>
    <w:rsid w:val="007F15D6"/>
    <w:rsid w:val="007F1D66"/>
    <w:rsid w:val="007F338A"/>
    <w:rsid w:val="007F3EF0"/>
    <w:rsid w:val="007F5555"/>
    <w:rsid w:val="0080018B"/>
    <w:rsid w:val="00800237"/>
    <w:rsid w:val="0080188A"/>
    <w:rsid w:val="0080345C"/>
    <w:rsid w:val="00803D7B"/>
    <w:rsid w:val="008048D4"/>
    <w:rsid w:val="0080592A"/>
    <w:rsid w:val="00805C65"/>
    <w:rsid w:val="0080639F"/>
    <w:rsid w:val="00806CB8"/>
    <w:rsid w:val="00807FD6"/>
    <w:rsid w:val="0081159A"/>
    <w:rsid w:val="008115A7"/>
    <w:rsid w:val="00811AF2"/>
    <w:rsid w:val="00815219"/>
    <w:rsid w:val="008153EF"/>
    <w:rsid w:val="00817555"/>
    <w:rsid w:val="008219EE"/>
    <w:rsid w:val="00821DE2"/>
    <w:rsid w:val="008241C1"/>
    <w:rsid w:val="0082598F"/>
    <w:rsid w:val="008266AC"/>
    <w:rsid w:val="00826A53"/>
    <w:rsid w:val="008317F5"/>
    <w:rsid w:val="00834F3B"/>
    <w:rsid w:val="00835EC4"/>
    <w:rsid w:val="008366AE"/>
    <w:rsid w:val="0083764D"/>
    <w:rsid w:val="00840078"/>
    <w:rsid w:val="008408F0"/>
    <w:rsid w:val="008413B4"/>
    <w:rsid w:val="00843CD3"/>
    <w:rsid w:val="008442EF"/>
    <w:rsid w:val="00844330"/>
    <w:rsid w:val="00844EC1"/>
    <w:rsid w:val="008470F0"/>
    <w:rsid w:val="00847820"/>
    <w:rsid w:val="00847EFB"/>
    <w:rsid w:val="008509B1"/>
    <w:rsid w:val="0085105B"/>
    <w:rsid w:val="00851521"/>
    <w:rsid w:val="00851ADA"/>
    <w:rsid w:val="0085587D"/>
    <w:rsid w:val="008606E7"/>
    <w:rsid w:val="00861C61"/>
    <w:rsid w:val="00861F4B"/>
    <w:rsid w:val="00862A6E"/>
    <w:rsid w:val="00863AEB"/>
    <w:rsid w:val="008640C1"/>
    <w:rsid w:val="0086619C"/>
    <w:rsid w:val="008672DE"/>
    <w:rsid w:val="008676E7"/>
    <w:rsid w:val="00873599"/>
    <w:rsid w:val="00873E40"/>
    <w:rsid w:val="00874F8A"/>
    <w:rsid w:val="008751D5"/>
    <w:rsid w:val="0087649D"/>
    <w:rsid w:val="008766DD"/>
    <w:rsid w:val="00876BE4"/>
    <w:rsid w:val="008806DE"/>
    <w:rsid w:val="00880843"/>
    <w:rsid w:val="008853AD"/>
    <w:rsid w:val="00886438"/>
    <w:rsid w:val="00886AFA"/>
    <w:rsid w:val="00892777"/>
    <w:rsid w:val="0089320B"/>
    <w:rsid w:val="00896836"/>
    <w:rsid w:val="00896FD9"/>
    <w:rsid w:val="00897EF8"/>
    <w:rsid w:val="008A015E"/>
    <w:rsid w:val="008A2CBC"/>
    <w:rsid w:val="008A40B0"/>
    <w:rsid w:val="008A43C2"/>
    <w:rsid w:val="008A4CA4"/>
    <w:rsid w:val="008A5144"/>
    <w:rsid w:val="008A5B83"/>
    <w:rsid w:val="008A5D14"/>
    <w:rsid w:val="008A6FCE"/>
    <w:rsid w:val="008B0F16"/>
    <w:rsid w:val="008B191A"/>
    <w:rsid w:val="008B19AC"/>
    <w:rsid w:val="008B1F90"/>
    <w:rsid w:val="008B25A5"/>
    <w:rsid w:val="008B272D"/>
    <w:rsid w:val="008B2EEF"/>
    <w:rsid w:val="008B3E37"/>
    <w:rsid w:val="008B440D"/>
    <w:rsid w:val="008B4D63"/>
    <w:rsid w:val="008B5590"/>
    <w:rsid w:val="008B573C"/>
    <w:rsid w:val="008B7566"/>
    <w:rsid w:val="008C28A3"/>
    <w:rsid w:val="008C3DB0"/>
    <w:rsid w:val="008C47A0"/>
    <w:rsid w:val="008C5A84"/>
    <w:rsid w:val="008C6B90"/>
    <w:rsid w:val="008C7F09"/>
    <w:rsid w:val="008D0A89"/>
    <w:rsid w:val="008D3888"/>
    <w:rsid w:val="008D5A03"/>
    <w:rsid w:val="008D5F20"/>
    <w:rsid w:val="008D79BD"/>
    <w:rsid w:val="008E011C"/>
    <w:rsid w:val="008E2633"/>
    <w:rsid w:val="008E2A72"/>
    <w:rsid w:val="008E3464"/>
    <w:rsid w:val="008E4A66"/>
    <w:rsid w:val="008E74D4"/>
    <w:rsid w:val="008E79BF"/>
    <w:rsid w:val="008E7E21"/>
    <w:rsid w:val="008F20D4"/>
    <w:rsid w:val="008F32AB"/>
    <w:rsid w:val="008F3570"/>
    <w:rsid w:val="008F4871"/>
    <w:rsid w:val="008F5E4C"/>
    <w:rsid w:val="008F780E"/>
    <w:rsid w:val="008F7A8D"/>
    <w:rsid w:val="00900196"/>
    <w:rsid w:val="00900202"/>
    <w:rsid w:val="00900772"/>
    <w:rsid w:val="00901965"/>
    <w:rsid w:val="00906596"/>
    <w:rsid w:val="00907088"/>
    <w:rsid w:val="00910FDA"/>
    <w:rsid w:val="0091151C"/>
    <w:rsid w:val="0091242B"/>
    <w:rsid w:val="0091374A"/>
    <w:rsid w:val="00913EC8"/>
    <w:rsid w:val="00913F53"/>
    <w:rsid w:val="0091471F"/>
    <w:rsid w:val="00916EC7"/>
    <w:rsid w:val="009171AA"/>
    <w:rsid w:val="00920FAD"/>
    <w:rsid w:val="00921351"/>
    <w:rsid w:val="00921654"/>
    <w:rsid w:val="009221F6"/>
    <w:rsid w:val="009242A0"/>
    <w:rsid w:val="009247BA"/>
    <w:rsid w:val="00925E30"/>
    <w:rsid w:val="00925FD2"/>
    <w:rsid w:val="00926AB4"/>
    <w:rsid w:val="00931A1F"/>
    <w:rsid w:val="00932293"/>
    <w:rsid w:val="00932E94"/>
    <w:rsid w:val="00933003"/>
    <w:rsid w:val="0093636D"/>
    <w:rsid w:val="00936D92"/>
    <w:rsid w:val="0094008D"/>
    <w:rsid w:val="00940D26"/>
    <w:rsid w:val="009412F6"/>
    <w:rsid w:val="00941950"/>
    <w:rsid w:val="0094231F"/>
    <w:rsid w:val="009424EE"/>
    <w:rsid w:val="00942AEE"/>
    <w:rsid w:val="00942C31"/>
    <w:rsid w:val="00944B2A"/>
    <w:rsid w:val="00944B6A"/>
    <w:rsid w:val="00944C77"/>
    <w:rsid w:val="009466D8"/>
    <w:rsid w:val="00947005"/>
    <w:rsid w:val="00950E1E"/>
    <w:rsid w:val="00951B9A"/>
    <w:rsid w:val="009529F0"/>
    <w:rsid w:val="0095361D"/>
    <w:rsid w:val="00954E49"/>
    <w:rsid w:val="00955E88"/>
    <w:rsid w:val="00960503"/>
    <w:rsid w:val="00961473"/>
    <w:rsid w:val="00962BC4"/>
    <w:rsid w:val="00963154"/>
    <w:rsid w:val="009647CE"/>
    <w:rsid w:val="00964B1D"/>
    <w:rsid w:val="00967612"/>
    <w:rsid w:val="00970C40"/>
    <w:rsid w:val="00970F32"/>
    <w:rsid w:val="00971539"/>
    <w:rsid w:val="009715C9"/>
    <w:rsid w:val="0097232E"/>
    <w:rsid w:val="00972369"/>
    <w:rsid w:val="0097318F"/>
    <w:rsid w:val="009732EF"/>
    <w:rsid w:val="0097606E"/>
    <w:rsid w:val="0097611A"/>
    <w:rsid w:val="0097633D"/>
    <w:rsid w:val="00982A51"/>
    <w:rsid w:val="0098313A"/>
    <w:rsid w:val="00987E3E"/>
    <w:rsid w:val="00990E65"/>
    <w:rsid w:val="00991696"/>
    <w:rsid w:val="00991704"/>
    <w:rsid w:val="009945EE"/>
    <w:rsid w:val="00994A47"/>
    <w:rsid w:val="00995A24"/>
    <w:rsid w:val="009963B8"/>
    <w:rsid w:val="00996567"/>
    <w:rsid w:val="00996612"/>
    <w:rsid w:val="00997090"/>
    <w:rsid w:val="00997C36"/>
    <w:rsid w:val="009A02B5"/>
    <w:rsid w:val="009A07F9"/>
    <w:rsid w:val="009A545A"/>
    <w:rsid w:val="009A5638"/>
    <w:rsid w:val="009A5E8D"/>
    <w:rsid w:val="009B0A6A"/>
    <w:rsid w:val="009B0EC7"/>
    <w:rsid w:val="009B36EB"/>
    <w:rsid w:val="009B3A36"/>
    <w:rsid w:val="009B3C17"/>
    <w:rsid w:val="009B4667"/>
    <w:rsid w:val="009B51EC"/>
    <w:rsid w:val="009B5317"/>
    <w:rsid w:val="009B5C5D"/>
    <w:rsid w:val="009B616A"/>
    <w:rsid w:val="009B696C"/>
    <w:rsid w:val="009B6978"/>
    <w:rsid w:val="009C1B32"/>
    <w:rsid w:val="009C6E18"/>
    <w:rsid w:val="009C7883"/>
    <w:rsid w:val="009D052A"/>
    <w:rsid w:val="009D3F66"/>
    <w:rsid w:val="009D7075"/>
    <w:rsid w:val="009D721F"/>
    <w:rsid w:val="009E1165"/>
    <w:rsid w:val="009E1276"/>
    <w:rsid w:val="009E1C62"/>
    <w:rsid w:val="009E31EE"/>
    <w:rsid w:val="009E724F"/>
    <w:rsid w:val="009E74AE"/>
    <w:rsid w:val="009E7A99"/>
    <w:rsid w:val="009F2095"/>
    <w:rsid w:val="009F25BA"/>
    <w:rsid w:val="009F282D"/>
    <w:rsid w:val="009F38E5"/>
    <w:rsid w:val="009F4DAD"/>
    <w:rsid w:val="009F6306"/>
    <w:rsid w:val="009F6941"/>
    <w:rsid w:val="009F79F0"/>
    <w:rsid w:val="00A00E24"/>
    <w:rsid w:val="00A0118C"/>
    <w:rsid w:val="00A02A8E"/>
    <w:rsid w:val="00A03707"/>
    <w:rsid w:val="00A0482F"/>
    <w:rsid w:val="00A05705"/>
    <w:rsid w:val="00A077B1"/>
    <w:rsid w:val="00A10ED5"/>
    <w:rsid w:val="00A11112"/>
    <w:rsid w:val="00A11A59"/>
    <w:rsid w:val="00A1229D"/>
    <w:rsid w:val="00A1278B"/>
    <w:rsid w:val="00A134DF"/>
    <w:rsid w:val="00A134F8"/>
    <w:rsid w:val="00A146D5"/>
    <w:rsid w:val="00A155B4"/>
    <w:rsid w:val="00A17181"/>
    <w:rsid w:val="00A21C18"/>
    <w:rsid w:val="00A223CA"/>
    <w:rsid w:val="00A22CA2"/>
    <w:rsid w:val="00A24276"/>
    <w:rsid w:val="00A24BB4"/>
    <w:rsid w:val="00A24F84"/>
    <w:rsid w:val="00A3027F"/>
    <w:rsid w:val="00A30B47"/>
    <w:rsid w:val="00A3468B"/>
    <w:rsid w:val="00A34D1C"/>
    <w:rsid w:val="00A36C72"/>
    <w:rsid w:val="00A37121"/>
    <w:rsid w:val="00A416D5"/>
    <w:rsid w:val="00A4188D"/>
    <w:rsid w:val="00A45C06"/>
    <w:rsid w:val="00A4712A"/>
    <w:rsid w:val="00A506CE"/>
    <w:rsid w:val="00A51495"/>
    <w:rsid w:val="00A543EE"/>
    <w:rsid w:val="00A56832"/>
    <w:rsid w:val="00A57483"/>
    <w:rsid w:val="00A603C3"/>
    <w:rsid w:val="00A61F4E"/>
    <w:rsid w:val="00A637EC"/>
    <w:rsid w:val="00A66E52"/>
    <w:rsid w:val="00A66F80"/>
    <w:rsid w:val="00A703B7"/>
    <w:rsid w:val="00A71F48"/>
    <w:rsid w:val="00A72E0B"/>
    <w:rsid w:val="00A739FA"/>
    <w:rsid w:val="00A74548"/>
    <w:rsid w:val="00A74C6A"/>
    <w:rsid w:val="00A751DA"/>
    <w:rsid w:val="00A75C65"/>
    <w:rsid w:val="00A77F90"/>
    <w:rsid w:val="00A80165"/>
    <w:rsid w:val="00A81E24"/>
    <w:rsid w:val="00A8289A"/>
    <w:rsid w:val="00A82DB8"/>
    <w:rsid w:val="00A83D57"/>
    <w:rsid w:val="00A84B60"/>
    <w:rsid w:val="00A85EE9"/>
    <w:rsid w:val="00A90098"/>
    <w:rsid w:val="00A90857"/>
    <w:rsid w:val="00A910AB"/>
    <w:rsid w:val="00A93389"/>
    <w:rsid w:val="00A93541"/>
    <w:rsid w:val="00A9455E"/>
    <w:rsid w:val="00A9467B"/>
    <w:rsid w:val="00A9493B"/>
    <w:rsid w:val="00A94F61"/>
    <w:rsid w:val="00A94FAC"/>
    <w:rsid w:val="00A9514D"/>
    <w:rsid w:val="00A961E6"/>
    <w:rsid w:val="00A96439"/>
    <w:rsid w:val="00A96B93"/>
    <w:rsid w:val="00A97A83"/>
    <w:rsid w:val="00AA0767"/>
    <w:rsid w:val="00AA1295"/>
    <w:rsid w:val="00AA1DC7"/>
    <w:rsid w:val="00AA2867"/>
    <w:rsid w:val="00AA3C7B"/>
    <w:rsid w:val="00AA4D5E"/>
    <w:rsid w:val="00AA59B1"/>
    <w:rsid w:val="00AA6170"/>
    <w:rsid w:val="00AA6436"/>
    <w:rsid w:val="00AA7ED8"/>
    <w:rsid w:val="00AA7FA3"/>
    <w:rsid w:val="00AB6237"/>
    <w:rsid w:val="00AB6EE2"/>
    <w:rsid w:val="00AC087A"/>
    <w:rsid w:val="00AC27D2"/>
    <w:rsid w:val="00AC29A5"/>
    <w:rsid w:val="00AC2C5D"/>
    <w:rsid w:val="00AC3C21"/>
    <w:rsid w:val="00AC5932"/>
    <w:rsid w:val="00AC5FC0"/>
    <w:rsid w:val="00AC659B"/>
    <w:rsid w:val="00AD06DF"/>
    <w:rsid w:val="00AD0C87"/>
    <w:rsid w:val="00AD2C86"/>
    <w:rsid w:val="00AD75E9"/>
    <w:rsid w:val="00AE1CC9"/>
    <w:rsid w:val="00AE2419"/>
    <w:rsid w:val="00AE40B3"/>
    <w:rsid w:val="00AE58CF"/>
    <w:rsid w:val="00AE5D31"/>
    <w:rsid w:val="00AE79CF"/>
    <w:rsid w:val="00AE7CA8"/>
    <w:rsid w:val="00AF118B"/>
    <w:rsid w:val="00AF6813"/>
    <w:rsid w:val="00AF79C0"/>
    <w:rsid w:val="00B00F29"/>
    <w:rsid w:val="00B01E2F"/>
    <w:rsid w:val="00B02606"/>
    <w:rsid w:val="00B02A26"/>
    <w:rsid w:val="00B02ACA"/>
    <w:rsid w:val="00B0393C"/>
    <w:rsid w:val="00B03EC7"/>
    <w:rsid w:val="00B04064"/>
    <w:rsid w:val="00B06839"/>
    <w:rsid w:val="00B075D2"/>
    <w:rsid w:val="00B11DE0"/>
    <w:rsid w:val="00B11DEC"/>
    <w:rsid w:val="00B12056"/>
    <w:rsid w:val="00B13D77"/>
    <w:rsid w:val="00B17949"/>
    <w:rsid w:val="00B204BE"/>
    <w:rsid w:val="00B21831"/>
    <w:rsid w:val="00B238EB"/>
    <w:rsid w:val="00B23B90"/>
    <w:rsid w:val="00B2551B"/>
    <w:rsid w:val="00B263CB"/>
    <w:rsid w:val="00B26BE4"/>
    <w:rsid w:val="00B27977"/>
    <w:rsid w:val="00B27B14"/>
    <w:rsid w:val="00B30C1C"/>
    <w:rsid w:val="00B30E8A"/>
    <w:rsid w:val="00B311DE"/>
    <w:rsid w:val="00B31D77"/>
    <w:rsid w:val="00B35094"/>
    <w:rsid w:val="00B37113"/>
    <w:rsid w:val="00B37823"/>
    <w:rsid w:val="00B42C2D"/>
    <w:rsid w:val="00B432C2"/>
    <w:rsid w:val="00B436A3"/>
    <w:rsid w:val="00B437D5"/>
    <w:rsid w:val="00B43C0C"/>
    <w:rsid w:val="00B45186"/>
    <w:rsid w:val="00B45979"/>
    <w:rsid w:val="00B45AE2"/>
    <w:rsid w:val="00B46FBA"/>
    <w:rsid w:val="00B50E55"/>
    <w:rsid w:val="00B524C1"/>
    <w:rsid w:val="00B52D95"/>
    <w:rsid w:val="00B538C3"/>
    <w:rsid w:val="00B543DC"/>
    <w:rsid w:val="00B547ED"/>
    <w:rsid w:val="00B55106"/>
    <w:rsid w:val="00B55A13"/>
    <w:rsid w:val="00B55B90"/>
    <w:rsid w:val="00B5644D"/>
    <w:rsid w:val="00B57952"/>
    <w:rsid w:val="00B57972"/>
    <w:rsid w:val="00B57B3F"/>
    <w:rsid w:val="00B639EB"/>
    <w:rsid w:val="00B642EA"/>
    <w:rsid w:val="00B6510C"/>
    <w:rsid w:val="00B6561E"/>
    <w:rsid w:val="00B668E7"/>
    <w:rsid w:val="00B67C24"/>
    <w:rsid w:val="00B7104F"/>
    <w:rsid w:val="00B714F7"/>
    <w:rsid w:val="00B7180E"/>
    <w:rsid w:val="00B72E76"/>
    <w:rsid w:val="00B737F2"/>
    <w:rsid w:val="00B73C54"/>
    <w:rsid w:val="00B74723"/>
    <w:rsid w:val="00B74F24"/>
    <w:rsid w:val="00B75176"/>
    <w:rsid w:val="00B758FE"/>
    <w:rsid w:val="00B75DE4"/>
    <w:rsid w:val="00B76A12"/>
    <w:rsid w:val="00B77231"/>
    <w:rsid w:val="00B807BE"/>
    <w:rsid w:val="00B82845"/>
    <w:rsid w:val="00B840A2"/>
    <w:rsid w:val="00B852A0"/>
    <w:rsid w:val="00B8547D"/>
    <w:rsid w:val="00B8585F"/>
    <w:rsid w:val="00B906BD"/>
    <w:rsid w:val="00B949EA"/>
    <w:rsid w:val="00B96300"/>
    <w:rsid w:val="00B97A04"/>
    <w:rsid w:val="00BA0FC7"/>
    <w:rsid w:val="00BA5BBA"/>
    <w:rsid w:val="00BA6500"/>
    <w:rsid w:val="00BA6DD1"/>
    <w:rsid w:val="00BA74A4"/>
    <w:rsid w:val="00BA7B68"/>
    <w:rsid w:val="00BB0D05"/>
    <w:rsid w:val="00BB1316"/>
    <w:rsid w:val="00BB24BD"/>
    <w:rsid w:val="00BB28D2"/>
    <w:rsid w:val="00BB2F6D"/>
    <w:rsid w:val="00BB32B8"/>
    <w:rsid w:val="00BB39C2"/>
    <w:rsid w:val="00BB4C47"/>
    <w:rsid w:val="00BB5C4D"/>
    <w:rsid w:val="00BB60D2"/>
    <w:rsid w:val="00BB764C"/>
    <w:rsid w:val="00BC0E7A"/>
    <w:rsid w:val="00BC0EE6"/>
    <w:rsid w:val="00BC1F9C"/>
    <w:rsid w:val="00BC345C"/>
    <w:rsid w:val="00BC36CF"/>
    <w:rsid w:val="00BC37E7"/>
    <w:rsid w:val="00BC3B9C"/>
    <w:rsid w:val="00BC3CAE"/>
    <w:rsid w:val="00BC4E2C"/>
    <w:rsid w:val="00BC5A60"/>
    <w:rsid w:val="00BD134C"/>
    <w:rsid w:val="00BD246F"/>
    <w:rsid w:val="00BD27A2"/>
    <w:rsid w:val="00BD3AD2"/>
    <w:rsid w:val="00BD514A"/>
    <w:rsid w:val="00BD5930"/>
    <w:rsid w:val="00BD5EF9"/>
    <w:rsid w:val="00BD62FA"/>
    <w:rsid w:val="00BD670A"/>
    <w:rsid w:val="00BD7520"/>
    <w:rsid w:val="00BD7790"/>
    <w:rsid w:val="00BE117E"/>
    <w:rsid w:val="00BE3EB4"/>
    <w:rsid w:val="00BE4482"/>
    <w:rsid w:val="00BE589D"/>
    <w:rsid w:val="00BE651F"/>
    <w:rsid w:val="00BF1AD9"/>
    <w:rsid w:val="00BF2D30"/>
    <w:rsid w:val="00BF2D7B"/>
    <w:rsid w:val="00BF32CA"/>
    <w:rsid w:val="00BF39F6"/>
    <w:rsid w:val="00BF4FF0"/>
    <w:rsid w:val="00BF74EE"/>
    <w:rsid w:val="00BF77BE"/>
    <w:rsid w:val="00BF7859"/>
    <w:rsid w:val="00C01710"/>
    <w:rsid w:val="00C01E3B"/>
    <w:rsid w:val="00C02576"/>
    <w:rsid w:val="00C02F55"/>
    <w:rsid w:val="00C03126"/>
    <w:rsid w:val="00C03DE4"/>
    <w:rsid w:val="00C06E12"/>
    <w:rsid w:val="00C1203E"/>
    <w:rsid w:val="00C13127"/>
    <w:rsid w:val="00C138D8"/>
    <w:rsid w:val="00C15FB1"/>
    <w:rsid w:val="00C2029F"/>
    <w:rsid w:val="00C21F04"/>
    <w:rsid w:val="00C225C2"/>
    <w:rsid w:val="00C2520F"/>
    <w:rsid w:val="00C2610B"/>
    <w:rsid w:val="00C26C40"/>
    <w:rsid w:val="00C2731A"/>
    <w:rsid w:val="00C3047E"/>
    <w:rsid w:val="00C31CE3"/>
    <w:rsid w:val="00C31F4F"/>
    <w:rsid w:val="00C3200E"/>
    <w:rsid w:val="00C34F60"/>
    <w:rsid w:val="00C354EA"/>
    <w:rsid w:val="00C408AD"/>
    <w:rsid w:val="00C40FB6"/>
    <w:rsid w:val="00C417E2"/>
    <w:rsid w:val="00C41E0F"/>
    <w:rsid w:val="00C4302F"/>
    <w:rsid w:val="00C43C14"/>
    <w:rsid w:val="00C45370"/>
    <w:rsid w:val="00C453A7"/>
    <w:rsid w:val="00C45BAB"/>
    <w:rsid w:val="00C4739E"/>
    <w:rsid w:val="00C478BF"/>
    <w:rsid w:val="00C530DA"/>
    <w:rsid w:val="00C53430"/>
    <w:rsid w:val="00C53B42"/>
    <w:rsid w:val="00C55B5B"/>
    <w:rsid w:val="00C56532"/>
    <w:rsid w:val="00C63293"/>
    <w:rsid w:val="00C63F06"/>
    <w:rsid w:val="00C65097"/>
    <w:rsid w:val="00C6680D"/>
    <w:rsid w:val="00C67FC5"/>
    <w:rsid w:val="00C701DA"/>
    <w:rsid w:val="00C734CA"/>
    <w:rsid w:val="00C737D2"/>
    <w:rsid w:val="00C7543C"/>
    <w:rsid w:val="00C77064"/>
    <w:rsid w:val="00C77AE7"/>
    <w:rsid w:val="00C81A99"/>
    <w:rsid w:val="00C830C4"/>
    <w:rsid w:val="00C83B4A"/>
    <w:rsid w:val="00C8796E"/>
    <w:rsid w:val="00C910FF"/>
    <w:rsid w:val="00C919D9"/>
    <w:rsid w:val="00C92ADA"/>
    <w:rsid w:val="00C94C26"/>
    <w:rsid w:val="00C950CB"/>
    <w:rsid w:val="00C95520"/>
    <w:rsid w:val="00C96DE2"/>
    <w:rsid w:val="00C97B68"/>
    <w:rsid w:val="00CA2F72"/>
    <w:rsid w:val="00CA3481"/>
    <w:rsid w:val="00CA416C"/>
    <w:rsid w:val="00CA6585"/>
    <w:rsid w:val="00CA7C6E"/>
    <w:rsid w:val="00CB06BE"/>
    <w:rsid w:val="00CB0C12"/>
    <w:rsid w:val="00CB1EBA"/>
    <w:rsid w:val="00CB432D"/>
    <w:rsid w:val="00CB49BB"/>
    <w:rsid w:val="00CB524B"/>
    <w:rsid w:val="00CB544B"/>
    <w:rsid w:val="00CB58DB"/>
    <w:rsid w:val="00CB5EF2"/>
    <w:rsid w:val="00CB6CC0"/>
    <w:rsid w:val="00CB6E46"/>
    <w:rsid w:val="00CC1013"/>
    <w:rsid w:val="00CC47EB"/>
    <w:rsid w:val="00CC5A66"/>
    <w:rsid w:val="00CC5D13"/>
    <w:rsid w:val="00CC5D42"/>
    <w:rsid w:val="00CC5ED4"/>
    <w:rsid w:val="00CC7DA1"/>
    <w:rsid w:val="00CD01B7"/>
    <w:rsid w:val="00CD0CD0"/>
    <w:rsid w:val="00CD2E78"/>
    <w:rsid w:val="00CD34E2"/>
    <w:rsid w:val="00CD391A"/>
    <w:rsid w:val="00CD46D7"/>
    <w:rsid w:val="00CD62D1"/>
    <w:rsid w:val="00CD674B"/>
    <w:rsid w:val="00CE2FE1"/>
    <w:rsid w:val="00CE313F"/>
    <w:rsid w:val="00CE4E3A"/>
    <w:rsid w:val="00CE6B52"/>
    <w:rsid w:val="00CE6DF0"/>
    <w:rsid w:val="00CF1100"/>
    <w:rsid w:val="00CF167B"/>
    <w:rsid w:val="00CF2A28"/>
    <w:rsid w:val="00CF3068"/>
    <w:rsid w:val="00CF3958"/>
    <w:rsid w:val="00CF3A20"/>
    <w:rsid w:val="00CF3DEB"/>
    <w:rsid w:val="00CF45F4"/>
    <w:rsid w:val="00CF4608"/>
    <w:rsid w:val="00CF4AF3"/>
    <w:rsid w:val="00CF5284"/>
    <w:rsid w:val="00CF58C5"/>
    <w:rsid w:val="00CF5F1A"/>
    <w:rsid w:val="00CF603B"/>
    <w:rsid w:val="00CF609B"/>
    <w:rsid w:val="00CF657D"/>
    <w:rsid w:val="00CF781A"/>
    <w:rsid w:val="00D00371"/>
    <w:rsid w:val="00D043C6"/>
    <w:rsid w:val="00D07D61"/>
    <w:rsid w:val="00D07FBC"/>
    <w:rsid w:val="00D1022A"/>
    <w:rsid w:val="00D12193"/>
    <w:rsid w:val="00D13870"/>
    <w:rsid w:val="00D13A01"/>
    <w:rsid w:val="00D14337"/>
    <w:rsid w:val="00D15237"/>
    <w:rsid w:val="00D15A3B"/>
    <w:rsid w:val="00D17283"/>
    <w:rsid w:val="00D17B65"/>
    <w:rsid w:val="00D2030A"/>
    <w:rsid w:val="00D2062A"/>
    <w:rsid w:val="00D221AE"/>
    <w:rsid w:val="00D23725"/>
    <w:rsid w:val="00D2422E"/>
    <w:rsid w:val="00D3018A"/>
    <w:rsid w:val="00D30317"/>
    <w:rsid w:val="00D30465"/>
    <w:rsid w:val="00D3095B"/>
    <w:rsid w:val="00D30B77"/>
    <w:rsid w:val="00D30EFE"/>
    <w:rsid w:val="00D328BF"/>
    <w:rsid w:val="00D340D6"/>
    <w:rsid w:val="00D36AFE"/>
    <w:rsid w:val="00D36D80"/>
    <w:rsid w:val="00D37BAB"/>
    <w:rsid w:val="00D40253"/>
    <w:rsid w:val="00D40D6C"/>
    <w:rsid w:val="00D43936"/>
    <w:rsid w:val="00D45017"/>
    <w:rsid w:val="00D46E6B"/>
    <w:rsid w:val="00D47F73"/>
    <w:rsid w:val="00D50C58"/>
    <w:rsid w:val="00D5165D"/>
    <w:rsid w:val="00D51B08"/>
    <w:rsid w:val="00D52F21"/>
    <w:rsid w:val="00D53102"/>
    <w:rsid w:val="00D53208"/>
    <w:rsid w:val="00D5451E"/>
    <w:rsid w:val="00D560FB"/>
    <w:rsid w:val="00D56100"/>
    <w:rsid w:val="00D56687"/>
    <w:rsid w:val="00D57255"/>
    <w:rsid w:val="00D606B9"/>
    <w:rsid w:val="00D613CC"/>
    <w:rsid w:val="00D61534"/>
    <w:rsid w:val="00D62741"/>
    <w:rsid w:val="00D62DF3"/>
    <w:rsid w:val="00D63E89"/>
    <w:rsid w:val="00D64048"/>
    <w:rsid w:val="00D64227"/>
    <w:rsid w:val="00D64AFC"/>
    <w:rsid w:val="00D64B4D"/>
    <w:rsid w:val="00D6546E"/>
    <w:rsid w:val="00D66B9A"/>
    <w:rsid w:val="00D66EAB"/>
    <w:rsid w:val="00D67041"/>
    <w:rsid w:val="00D67BCC"/>
    <w:rsid w:val="00D72C61"/>
    <w:rsid w:val="00D73856"/>
    <w:rsid w:val="00D80A95"/>
    <w:rsid w:val="00D80C84"/>
    <w:rsid w:val="00D818F0"/>
    <w:rsid w:val="00D81EC9"/>
    <w:rsid w:val="00D84D7C"/>
    <w:rsid w:val="00D85DF4"/>
    <w:rsid w:val="00D860D2"/>
    <w:rsid w:val="00D86519"/>
    <w:rsid w:val="00D869A1"/>
    <w:rsid w:val="00D87A0E"/>
    <w:rsid w:val="00D90C14"/>
    <w:rsid w:val="00D91049"/>
    <w:rsid w:val="00D92C12"/>
    <w:rsid w:val="00DA1F4B"/>
    <w:rsid w:val="00DA2A62"/>
    <w:rsid w:val="00DA2EA1"/>
    <w:rsid w:val="00DA3595"/>
    <w:rsid w:val="00DA512B"/>
    <w:rsid w:val="00DA5417"/>
    <w:rsid w:val="00DA698B"/>
    <w:rsid w:val="00DA777A"/>
    <w:rsid w:val="00DB1359"/>
    <w:rsid w:val="00DB3157"/>
    <w:rsid w:val="00DB4C91"/>
    <w:rsid w:val="00DB7338"/>
    <w:rsid w:val="00DC13AE"/>
    <w:rsid w:val="00DC15B6"/>
    <w:rsid w:val="00DC224C"/>
    <w:rsid w:val="00DC3902"/>
    <w:rsid w:val="00DC5B11"/>
    <w:rsid w:val="00DC6AB0"/>
    <w:rsid w:val="00DC7864"/>
    <w:rsid w:val="00DD0E96"/>
    <w:rsid w:val="00DD0ED4"/>
    <w:rsid w:val="00DD2AFC"/>
    <w:rsid w:val="00DD317D"/>
    <w:rsid w:val="00DD349C"/>
    <w:rsid w:val="00DD5EEF"/>
    <w:rsid w:val="00DD6E69"/>
    <w:rsid w:val="00DE048E"/>
    <w:rsid w:val="00DE0CB2"/>
    <w:rsid w:val="00DE13F4"/>
    <w:rsid w:val="00DE1D43"/>
    <w:rsid w:val="00DE1EF4"/>
    <w:rsid w:val="00DE291C"/>
    <w:rsid w:val="00DE42DE"/>
    <w:rsid w:val="00DE4CCF"/>
    <w:rsid w:val="00DE4DBC"/>
    <w:rsid w:val="00DE5BC8"/>
    <w:rsid w:val="00DE6498"/>
    <w:rsid w:val="00DE6CA8"/>
    <w:rsid w:val="00DF678A"/>
    <w:rsid w:val="00DF72CD"/>
    <w:rsid w:val="00DF7D6C"/>
    <w:rsid w:val="00E00CBE"/>
    <w:rsid w:val="00E013AE"/>
    <w:rsid w:val="00E01E42"/>
    <w:rsid w:val="00E02046"/>
    <w:rsid w:val="00E0343E"/>
    <w:rsid w:val="00E04267"/>
    <w:rsid w:val="00E055D8"/>
    <w:rsid w:val="00E12A4B"/>
    <w:rsid w:val="00E12A62"/>
    <w:rsid w:val="00E13DCF"/>
    <w:rsid w:val="00E15FF9"/>
    <w:rsid w:val="00E17171"/>
    <w:rsid w:val="00E201D8"/>
    <w:rsid w:val="00E2088B"/>
    <w:rsid w:val="00E2208A"/>
    <w:rsid w:val="00E224BB"/>
    <w:rsid w:val="00E2523E"/>
    <w:rsid w:val="00E2541A"/>
    <w:rsid w:val="00E255EC"/>
    <w:rsid w:val="00E27501"/>
    <w:rsid w:val="00E276E2"/>
    <w:rsid w:val="00E27B6E"/>
    <w:rsid w:val="00E27FBC"/>
    <w:rsid w:val="00E30AF0"/>
    <w:rsid w:val="00E32C51"/>
    <w:rsid w:val="00E33A65"/>
    <w:rsid w:val="00E33BBC"/>
    <w:rsid w:val="00E34499"/>
    <w:rsid w:val="00E34865"/>
    <w:rsid w:val="00E35389"/>
    <w:rsid w:val="00E37B49"/>
    <w:rsid w:val="00E37D8D"/>
    <w:rsid w:val="00E4064E"/>
    <w:rsid w:val="00E435B0"/>
    <w:rsid w:val="00E44E93"/>
    <w:rsid w:val="00E5132E"/>
    <w:rsid w:val="00E5149A"/>
    <w:rsid w:val="00E52E2E"/>
    <w:rsid w:val="00E5357B"/>
    <w:rsid w:val="00E54150"/>
    <w:rsid w:val="00E54325"/>
    <w:rsid w:val="00E5435D"/>
    <w:rsid w:val="00E56389"/>
    <w:rsid w:val="00E57558"/>
    <w:rsid w:val="00E60179"/>
    <w:rsid w:val="00E610D5"/>
    <w:rsid w:val="00E61BB4"/>
    <w:rsid w:val="00E65DB6"/>
    <w:rsid w:val="00E66246"/>
    <w:rsid w:val="00E6677E"/>
    <w:rsid w:val="00E66BBB"/>
    <w:rsid w:val="00E677A2"/>
    <w:rsid w:val="00E67D76"/>
    <w:rsid w:val="00E707F3"/>
    <w:rsid w:val="00E711BE"/>
    <w:rsid w:val="00E71ED5"/>
    <w:rsid w:val="00E7253F"/>
    <w:rsid w:val="00E75688"/>
    <w:rsid w:val="00E75814"/>
    <w:rsid w:val="00E75987"/>
    <w:rsid w:val="00E75B62"/>
    <w:rsid w:val="00E769D3"/>
    <w:rsid w:val="00E77E03"/>
    <w:rsid w:val="00E80B4E"/>
    <w:rsid w:val="00E82809"/>
    <w:rsid w:val="00E82D04"/>
    <w:rsid w:val="00E85A02"/>
    <w:rsid w:val="00E869A4"/>
    <w:rsid w:val="00E87CBC"/>
    <w:rsid w:val="00E87F65"/>
    <w:rsid w:val="00E902BF"/>
    <w:rsid w:val="00E90F75"/>
    <w:rsid w:val="00E92E77"/>
    <w:rsid w:val="00E93698"/>
    <w:rsid w:val="00E94248"/>
    <w:rsid w:val="00E95DF4"/>
    <w:rsid w:val="00E96952"/>
    <w:rsid w:val="00E97B29"/>
    <w:rsid w:val="00EA32DE"/>
    <w:rsid w:val="00EA440D"/>
    <w:rsid w:val="00EA5705"/>
    <w:rsid w:val="00EA6951"/>
    <w:rsid w:val="00EB0DF5"/>
    <w:rsid w:val="00EB2417"/>
    <w:rsid w:val="00EB24C2"/>
    <w:rsid w:val="00EB36A3"/>
    <w:rsid w:val="00EB40C3"/>
    <w:rsid w:val="00EB414E"/>
    <w:rsid w:val="00EB41C1"/>
    <w:rsid w:val="00EB4EA3"/>
    <w:rsid w:val="00EB5083"/>
    <w:rsid w:val="00EC0F9C"/>
    <w:rsid w:val="00EC13A6"/>
    <w:rsid w:val="00EC2E6E"/>
    <w:rsid w:val="00EC48A9"/>
    <w:rsid w:val="00EC50D9"/>
    <w:rsid w:val="00EC5F45"/>
    <w:rsid w:val="00ED0138"/>
    <w:rsid w:val="00ED237C"/>
    <w:rsid w:val="00ED28FA"/>
    <w:rsid w:val="00ED34E3"/>
    <w:rsid w:val="00ED3F5A"/>
    <w:rsid w:val="00ED460E"/>
    <w:rsid w:val="00ED50B9"/>
    <w:rsid w:val="00ED5955"/>
    <w:rsid w:val="00ED5A43"/>
    <w:rsid w:val="00ED5DE3"/>
    <w:rsid w:val="00EE045F"/>
    <w:rsid w:val="00EE0B38"/>
    <w:rsid w:val="00EE113F"/>
    <w:rsid w:val="00EE1D30"/>
    <w:rsid w:val="00EE30A2"/>
    <w:rsid w:val="00EE3C01"/>
    <w:rsid w:val="00EE49E6"/>
    <w:rsid w:val="00EE5DA0"/>
    <w:rsid w:val="00EE70F4"/>
    <w:rsid w:val="00EE7662"/>
    <w:rsid w:val="00EE76DD"/>
    <w:rsid w:val="00EF0642"/>
    <w:rsid w:val="00EF4C7D"/>
    <w:rsid w:val="00F01C15"/>
    <w:rsid w:val="00F02E58"/>
    <w:rsid w:val="00F0308E"/>
    <w:rsid w:val="00F03492"/>
    <w:rsid w:val="00F03FAC"/>
    <w:rsid w:val="00F03FD2"/>
    <w:rsid w:val="00F043D0"/>
    <w:rsid w:val="00F0474C"/>
    <w:rsid w:val="00F04C31"/>
    <w:rsid w:val="00F04C84"/>
    <w:rsid w:val="00F07D1F"/>
    <w:rsid w:val="00F125D8"/>
    <w:rsid w:val="00F12658"/>
    <w:rsid w:val="00F12F5A"/>
    <w:rsid w:val="00F14FBA"/>
    <w:rsid w:val="00F16F56"/>
    <w:rsid w:val="00F17DEF"/>
    <w:rsid w:val="00F20781"/>
    <w:rsid w:val="00F20F20"/>
    <w:rsid w:val="00F21F32"/>
    <w:rsid w:val="00F23B71"/>
    <w:rsid w:val="00F25F1C"/>
    <w:rsid w:val="00F31540"/>
    <w:rsid w:val="00F325E6"/>
    <w:rsid w:val="00F333FD"/>
    <w:rsid w:val="00F33C8E"/>
    <w:rsid w:val="00F376EE"/>
    <w:rsid w:val="00F37B9F"/>
    <w:rsid w:val="00F405CD"/>
    <w:rsid w:val="00F40761"/>
    <w:rsid w:val="00F40CCF"/>
    <w:rsid w:val="00F43587"/>
    <w:rsid w:val="00F45DE6"/>
    <w:rsid w:val="00F4637F"/>
    <w:rsid w:val="00F46D32"/>
    <w:rsid w:val="00F46D3B"/>
    <w:rsid w:val="00F47634"/>
    <w:rsid w:val="00F47B2F"/>
    <w:rsid w:val="00F51B8E"/>
    <w:rsid w:val="00F52D3F"/>
    <w:rsid w:val="00F52DA8"/>
    <w:rsid w:val="00F5324A"/>
    <w:rsid w:val="00F53EA3"/>
    <w:rsid w:val="00F5450B"/>
    <w:rsid w:val="00F54CE6"/>
    <w:rsid w:val="00F57992"/>
    <w:rsid w:val="00F6107C"/>
    <w:rsid w:val="00F6378A"/>
    <w:rsid w:val="00F6393E"/>
    <w:rsid w:val="00F64137"/>
    <w:rsid w:val="00F6414C"/>
    <w:rsid w:val="00F6436C"/>
    <w:rsid w:val="00F65A6C"/>
    <w:rsid w:val="00F66258"/>
    <w:rsid w:val="00F72066"/>
    <w:rsid w:val="00F72429"/>
    <w:rsid w:val="00F7302A"/>
    <w:rsid w:val="00F74F1D"/>
    <w:rsid w:val="00F74F39"/>
    <w:rsid w:val="00F75644"/>
    <w:rsid w:val="00F775AC"/>
    <w:rsid w:val="00F802F4"/>
    <w:rsid w:val="00F81160"/>
    <w:rsid w:val="00F81DBF"/>
    <w:rsid w:val="00F82B1F"/>
    <w:rsid w:val="00F83D88"/>
    <w:rsid w:val="00F873E1"/>
    <w:rsid w:val="00F907AF"/>
    <w:rsid w:val="00F914DB"/>
    <w:rsid w:val="00F92F34"/>
    <w:rsid w:val="00F9319D"/>
    <w:rsid w:val="00F9460B"/>
    <w:rsid w:val="00F96137"/>
    <w:rsid w:val="00FA0F9D"/>
    <w:rsid w:val="00FA31B2"/>
    <w:rsid w:val="00FA39C3"/>
    <w:rsid w:val="00FA538A"/>
    <w:rsid w:val="00FA604B"/>
    <w:rsid w:val="00FA611B"/>
    <w:rsid w:val="00FA710F"/>
    <w:rsid w:val="00FB1384"/>
    <w:rsid w:val="00FB1D3F"/>
    <w:rsid w:val="00FB3D7A"/>
    <w:rsid w:val="00FB3E48"/>
    <w:rsid w:val="00FB6860"/>
    <w:rsid w:val="00FB79BC"/>
    <w:rsid w:val="00FB7A7A"/>
    <w:rsid w:val="00FC0966"/>
    <w:rsid w:val="00FC35A6"/>
    <w:rsid w:val="00FC48B7"/>
    <w:rsid w:val="00FC578D"/>
    <w:rsid w:val="00FC673C"/>
    <w:rsid w:val="00FD1676"/>
    <w:rsid w:val="00FD17BF"/>
    <w:rsid w:val="00FD304B"/>
    <w:rsid w:val="00FD3784"/>
    <w:rsid w:val="00FD44F4"/>
    <w:rsid w:val="00FD4FB0"/>
    <w:rsid w:val="00FD562E"/>
    <w:rsid w:val="00FD79A6"/>
    <w:rsid w:val="00FD7D63"/>
    <w:rsid w:val="00FE108D"/>
    <w:rsid w:val="00FE295D"/>
    <w:rsid w:val="00FE4D99"/>
    <w:rsid w:val="00FE500B"/>
    <w:rsid w:val="00FE5871"/>
    <w:rsid w:val="00FE58C3"/>
    <w:rsid w:val="00FE7D82"/>
    <w:rsid w:val="00FF1023"/>
    <w:rsid w:val="00FF2040"/>
    <w:rsid w:val="00FF34CE"/>
    <w:rsid w:val="00FF3C40"/>
    <w:rsid w:val="00FF4B56"/>
    <w:rsid w:val="00FF5955"/>
    <w:rsid w:val="00FF6A68"/>
    <w:rsid w:val="00FF74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A4C5AA3"/>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annotation text" w:uiPriority="99"/>
    <w:lsdException w:name="header" w:uiPriority="99"/>
    <w:lsdException w:name="footer" w:uiPriority="99"/>
    <w:lsdException w:name="index heading" w:uiPriority="99"/>
    <w:lsdException w:name="caption" w:semiHidden="1" w:unhideWhenUsed="1" w:qFormat="1"/>
    <w:lsdException w:name="envelope address" w:uiPriority="99"/>
    <w:lsdException w:name="annotation reference" w:uiPriority="99"/>
    <w:lsdException w:name="page number" w:uiPriority="99"/>
    <w:lsdException w:name="endnote reference" w:uiPriority="99"/>
    <w:lsdException w:name="endnote text" w:uiPriority="99"/>
    <w:lsdException w:name="List Bullet" w:uiPriority="99"/>
    <w:lsdException w:name="List Number" w:uiPriority="99"/>
    <w:lsdException w:name="Title" w:uiPriority="10" w:qFormat="1"/>
    <w:lsdException w:name="Signature" w:uiPriority="99"/>
    <w:lsdException w:name="Subtitle" w:qFormat="1"/>
    <w:lsdException w:name="Hyperlink" w:uiPriority="99"/>
    <w:lsdException w:name="FollowedHyperlink" w:uiPriority="99"/>
    <w:lsdException w:name="Strong" w:uiPriority="22" w:qFormat="1"/>
    <w:lsdException w:name="Emphasis" w:uiPriority="20" w:qFormat="1"/>
    <w:lsdException w:name="Document Map" w:uiPriority="99"/>
    <w:lsdException w:name="Plain Text" w:uiPriority="99"/>
    <w:lsdException w:name="Normal (Web)" w:uiPriority="99"/>
    <w:lsdException w:name="annotation subject" w:uiPriority="99"/>
    <w:lsdException w:name="No List" w:uiPriority="99"/>
    <w:lsdException w:name="Balloon Text" w:uiPriority="99"/>
    <w:lsdException w:name="Table Grid" w:uiPriority="39"/>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648EE"/>
    <w:rPr>
      <w:sz w:val="24"/>
      <w:szCs w:val="24"/>
      <w:lang w:val="en-GB" w:eastAsia="en-GB"/>
    </w:rPr>
  </w:style>
  <w:style w:type="paragraph" w:styleId="Heading1">
    <w:name w:val="heading 1"/>
    <w:basedOn w:val="Normal"/>
    <w:next w:val="Normal"/>
    <w:link w:val="Heading1Char"/>
    <w:uiPriority w:val="9"/>
    <w:qFormat/>
    <w:rsid w:val="00DC5B11"/>
    <w:pPr>
      <w:keepNext/>
      <w:spacing w:before="240" w:after="120"/>
      <w:jc w:val="both"/>
      <w:outlineLvl w:val="0"/>
    </w:pPr>
    <w:rPr>
      <w:b/>
      <w:kern w:val="28"/>
      <w:sz w:val="28"/>
      <w:szCs w:val="20"/>
    </w:rPr>
  </w:style>
  <w:style w:type="paragraph" w:styleId="Heading2">
    <w:name w:val="heading 2"/>
    <w:basedOn w:val="Normal"/>
    <w:next w:val="Normal"/>
    <w:link w:val="Heading2Char"/>
    <w:uiPriority w:val="9"/>
    <w:qFormat/>
    <w:rsid w:val="00DC5B11"/>
    <w:pPr>
      <w:keepNext/>
      <w:keepLines/>
      <w:spacing w:after="120"/>
      <w:ind w:left="697" w:hanging="697"/>
      <w:jc w:val="both"/>
      <w:outlineLvl w:val="1"/>
    </w:pPr>
    <w:rPr>
      <w:b/>
      <w:i/>
      <w:sz w:val="28"/>
      <w:szCs w:val="20"/>
    </w:rPr>
  </w:style>
  <w:style w:type="paragraph" w:styleId="Heading3">
    <w:name w:val="heading 3"/>
    <w:basedOn w:val="Normal"/>
    <w:next w:val="Normal"/>
    <w:link w:val="Heading3Char"/>
    <w:uiPriority w:val="9"/>
    <w:qFormat/>
    <w:rsid w:val="00DC5B11"/>
    <w:pPr>
      <w:keepNext/>
      <w:spacing w:before="120" w:after="120"/>
      <w:jc w:val="both"/>
      <w:outlineLvl w:val="2"/>
    </w:pPr>
    <w:rPr>
      <w:b/>
      <w:i/>
      <w:sz w:val="22"/>
      <w:szCs w:val="20"/>
    </w:rPr>
  </w:style>
  <w:style w:type="paragraph" w:styleId="Heading4">
    <w:name w:val="heading 4"/>
    <w:basedOn w:val="Normal"/>
    <w:next w:val="Normal"/>
    <w:link w:val="Heading4Char"/>
    <w:uiPriority w:val="9"/>
    <w:qFormat/>
    <w:rsid w:val="00DC5B11"/>
    <w:pPr>
      <w:keepNext/>
      <w:spacing w:before="120" w:after="120"/>
      <w:jc w:val="both"/>
      <w:outlineLvl w:val="3"/>
    </w:pPr>
    <w:rPr>
      <w:i/>
      <w:sz w:val="22"/>
      <w:szCs w:val="20"/>
    </w:rPr>
  </w:style>
  <w:style w:type="paragraph" w:styleId="Heading5">
    <w:name w:val="heading 5"/>
    <w:basedOn w:val="Normal"/>
    <w:next w:val="Normal"/>
    <w:link w:val="Heading5Char"/>
    <w:uiPriority w:val="9"/>
    <w:qFormat/>
    <w:rsid w:val="00DC5B11"/>
    <w:pPr>
      <w:spacing w:before="240" w:after="60"/>
      <w:jc w:val="both"/>
      <w:outlineLvl w:val="4"/>
    </w:pPr>
    <w:rPr>
      <w:sz w:val="22"/>
      <w:szCs w:val="20"/>
    </w:rPr>
  </w:style>
  <w:style w:type="paragraph" w:styleId="Heading6">
    <w:name w:val="heading 6"/>
    <w:basedOn w:val="Normal"/>
    <w:next w:val="Normal"/>
    <w:link w:val="Heading6Char"/>
    <w:uiPriority w:val="9"/>
    <w:qFormat/>
    <w:rsid w:val="00DC5B11"/>
    <w:pPr>
      <w:spacing w:before="240" w:after="60"/>
      <w:jc w:val="both"/>
      <w:outlineLvl w:val="5"/>
    </w:pPr>
    <w:rPr>
      <w:i/>
      <w:sz w:val="22"/>
      <w:szCs w:val="20"/>
    </w:rPr>
  </w:style>
  <w:style w:type="paragraph" w:styleId="Heading7">
    <w:name w:val="heading 7"/>
    <w:basedOn w:val="Normal"/>
    <w:next w:val="Normal"/>
    <w:link w:val="Heading7Char"/>
    <w:uiPriority w:val="9"/>
    <w:qFormat/>
    <w:rsid w:val="00DC5B11"/>
    <w:pPr>
      <w:numPr>
        <w:ilvl w:val="6"/>
        <w:numId w:val="1"/>
      </w:numPr>
      <w:spacing w:before="240" w:after="60"/>
      <w:ind w:left="4748" w:hanging="708"/>
      <w:jc w:val="both"/>
      <w:outlineLvl w:val="6"/>
    </w:pPr>
    <w:rPr>
      <w:rFonts w:ascii="Arial" w:hAnsi="Arial"/>
      <w:sz w:val="20"/>
      <w:szCs w:val="20"/>
    </w:rPr>
  </w:style>
  <w:style w:type="paragraph" w:styleId="Heading8">
    <w:name w:val="heading 8"/>
    <w:basedOn w:val="Normal"/>
    <w:next w:val="Normal"/>
    <w:link w:val="Heading8Char"/>
    <w:uiPriority w:val="9"/>
    <w:qFormat/>
    <w:rsid w:val="00DC5B11"/>
    <w:pPr>
      <w:numPr>
        <w:ilvl w:val="7"/>
        <w:numId w:val="1"/>
      </w:numPr>
      <w:spacing w:before="240" w:after="60"/>
      <w:ind w:left="5456" w:hanging="708"/>
      <w:jc w:val="both"/>
      <w:outlineLvl w:val="7"/>
    </w:pPr>
    <w:rPr>
      <w:rFonts w:ascii="Arial" w:hAnsi="Arial"/>
      <w:i/>
      <w:sz w:val="20"/>
      <w:szCs w:val="20"/>
    </w:rPr>
  </w:style>
  <w:style w:type="paragraph" w:styleId="Heading9">
    <w:name w:val="heading 9"/>
    <w:basedOn w:val="Normal"/>
    <w:next w:val="Normal"/>
    <w:link w:val="Heading9Char"/>
    <w:uiPriority w:val="9"/>
    <w:qFormat/>
    <w:rsid w:val="00DC5B11"/>
    <w:pPr>
      <w:numPr>
        <w:ilvl w:val="8"/>
        <w:numId w:val="1"/>
      </w:numPr>
      <w:spacing w:before="240" w:after="60"/>
      <w:ind w:left="6164" w:hanging="708"/>
      <w:jc w:val="both"/>
      <w:outlineLvl w:val="8"/>
    </w:pPr>
    <w:rPr>
      <w:rFonts w:ascii="Arial" w:hAnsi="Arial"/>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Cambria" w:hAnsi="Cambria" w:cs="Times New Roman"/>
      <w:b/>
      <w:kern w:val="32"/>
      <w:sz w:val="32"/>
    </w:rPr>
  </w:style>
  <w:style w:type="character" w:customStyle="1" w:styleId="Heading2Char">
    <w:name w:val="Heading 2 Char"/>
    <w:basedOn w:val="DefaultParagraphFont"/>
    <w:link w:val="Heading2"/>
    <w:uiPriority w:val="9"/>
    <w:locked/>
    <w:rsid w:val="00DC5B11"/>
    <w:rPr>
      <w:rFonts w:cs="Times New Roman"/>
      <w:b/>
      <w:i/>
      <w:sz w:val="28"/>
      <w:lang w:val="en-GB" w:eastAsia="en-GB"/>
    </w:rPr>
  </w:style>
  <w:style w:type="character" w:customStyle="1" w:styleId="Heading3Char">
    <w:name w:val="Heading 3 Char"/>
    <w:basedOn w:val="DefaultParagraphFont"/>
    <w:link w:val="Heading3"/>
    <w:uiPriority w:val="9"/>
    <w:locked/>
    <w:rsid w:val="00DC5B11"/>
    <w:rPr>
      <w:rFonts w:cs="Times New Roman"/>
      <w:b/>
      <w:i/>
      <w:sz w:val="22"/>
      <w:lang w:val="en-GB" w:eastAsia="en-GB"/>
    </w:rPr>
  </w:style>
  <w:style w:type="character" w:customStyle="1" w:styleId="Heading4Char">
    <w:name w:val="Heading 4 Char"/>
    <w:basedOn w:val="DefaultParagraphFont"/>
    <w:link w:val="Heading4"/>
    <w:uiPriority w:val="9"/>
    <w:semiHidden/>
    <w:locked/>
    <w:rPr>
      <w:rFonts w:ascii="Calibri" w:hAnsi="Calibri" w:cs="Times New Roman"/>
      <w:b/>
      <w:sz w:val="28"/>
    </w:rPr>
  </w:style>
  <w:style w:type="character" w:customStyle="1" w:styleId="Heading5Char">
    <w:name w:val="Heading 5 Char"/>
    <w:basedOn w:val="DefaultParagraphFont"/>
    <w:link w:val="Heading5"/>
    <w:uiPriority w:val="9"/>
    <w:semiHidden/>
    <w:locked/>
    <w:rPr>
      <w:rFonts w:ascii="Calibri" w:hAnsi="Calibri" w:cs="Times New Roman"/>
      <w:b/>
      <w:i/>
      <w:sz w:val="26"/>
    </w:rPr>
  </w:style>
  <w:style w:type="character" w:customStyle="1" w:styleId="Heading6Char">
    <w:name w:val="Heading 6 Char"/>
    <w:basedOn w:val="DefaultParagraphFont"/>
    <w:link w:val="Heading6"/>
    <w:uiPriority w:val="9"/>
    <w:locked/>
    <w:rPr>
      <w:rFonts w:ascii="Calibri" w:hAnsi="Calibri" w:cs="Times New Roman"/>
      <w:b/>
      <w:sz w:val="22"/>
    </w:rPr>
  </w:style>
  <w:style w:type="character" w:customStyle="1" w:styleId="Heading7Char">
    <w:name w:val="Heading 7 Char"/>
    <w:basedOn w:val="DefaultParagraphFont"/>
    <w:link w:val="Heading7"/>
    <w:uiPriority w:val="9"/>
    <w:locked/>
    <w:rPr>
      <w:rFonts w:ascii="Arial" w:hAnsi="Arial"/>
      <w:lang w:val="en-GB" w:eastAsia="en-GB"/>
    </w:rPr>
  </w:style>
  <w:style w:type="character" w:customStyle="1" w:styleId="Heading8Char">
    <w:name w:val="Heading 8 Char"/>
    <w:basedOn w:val="DefaultParagraphFont"/>
    <w:link w:val="Heading8"/>
    <w:uiPriority w:val="9"/>
    <w:locked/>
    <w:rPr>
      <w:rFonts w:ascii="Arial" w:hAnsi="Arial"/>
      <w:i/>
      <w:lang w:val="en-GB" w:eastAsia="en-GB"/>
    </w:rPr>
  </w:style>
  <w:style w:type="character" w:customStyle="1" w:styleId="Heading9Char">
    <w:name w:val="Heading 9 Char"/>
    <w:basedOn w:val="DefaultParagraphFont"/>
    <w:link w:val="Heading9"/>
    <w:uiPriority w:val="9"/>
    <w:locked/>
    <w:rPr>
      <w:rFonts w:ascii="Arial" w:hAnsi="Arial"/>
      <w:i/>
      <w:sz w:val="18"/>
      <w:lang w:val="en-GB" w:eastAsia="en-GB"/>
    </w:rPr>
  </w:style>
  <w:style w:type="paragraph" w:customStyle="1" w:styleId="Heading10">
    <w:name w:val="Heading1"/>
    <w:basedOn w:val="Normal"/>
    <w:rsid w:val="00232C48"/>
    <w:pPr>
      <w:jc w:val="both"/>
      <w:outlineLvl w:val="0"/>
    </w:pPr>
    <w:rPr>
      <w:rFonts w:ascii="ArialNarrow,Bold" w:hAnsi="ArialNarrow,Bold" w:cs="ArialNarrow,Bold"/>
      <w:b/>
      <w:bCs/>
      <w:color w:val="000080"/>
    </w:rPr>
  </w:style>
  <w:style w:type="paragraph" w:customStyle="1" w:styleId="Heading30">
    <w:name w:val="Heading3"/>
    <w:basedOn w:val="Normal"/>
    <w:rsid w:val="00232C48"/>
    <w:pPr>
      <w:jc w:val="both"/>
      <w:outlineLvl w:val="0"/>
    </w:pPr>
    <w:rPr>
      <w:rFonts w:ascii="ArialNarrow,Bold" w:hAnsi="ArialNarrow,Bold" w:cs="ArialNarrow,Bold"/>
      <w:b/>
      <w:bCs/>
      <w:color w:val="000080"/>
    </w:rPr>
  </w:style>
  <w:style w:type="paragraph" w:customStyle="1" w:styleId="Me">
    <w:name w:val="Me"/>
    <w:basedOn w:val="Normal"/>
    <w:rsid w:val="00744093"/>
    <w:pPr>
      <w:keepNext/>
      <w:keepLines/>
      <w:spacing w:after="120"/>
      <w:ind w:left="697" w:hanging="697"/>
      <w:jc w:val="both"/>
      <w:outlineLvl w:val="1"/>
    </w:pPr>
    <w:rPr>
      <w:rFonts w:ascii="Arial" w:hAnsi="Arial" w:cs="Arial"/>
      <w:b/>
      <w:i/>
      <w:sz w:val="28"/>
      <w:szCs w:val="28"/>
    </w:rPr>
  </w:style>
  <w:style w:type="character" w:styleId="FootnoteReference">
    <w:name w:val="footnote reference"/>
    <w:aliases w:val="Footnote symbol,Times 10 Point,Exposant 3 Point"/>
    <w:basedOn w:val="DefaultParagraphFont"/>
    <w:semiHidden/>
    <w:rsid w:val="00DC5B11"/>
    <w:rPr>
      <w:rFonts w:cs="Times New Roman"/>
      <w:vertAlign w:val="superscript"/>
    </w:rPr>
  </w:style>
  <w:style w:type="paragraph" w:styleId="FootnoteText">
    <w:name w:val="footnote text"/>
    <w:aliases w:val="Schriftart: 9 pt,Schriftart: 10 pt,Schriftart: 8 pt,WB-Fußnotentext,fn,Footnotes,Footnote ak,Footnote Text Char,FoodNote,ft,Footnote,Footnote Text Char1,Footnote Text Char Char,Footnote Text Char1 Char Char"/>
    <w:basedOn w:val="Normal"/>
    <w:link w:val="FootnoteTextChar2"/>
    <w:rsid w:val="00DC5B11"/>
    <w:pPr>
      <w:jc w:val="both"/>
    </w:pPr>
    <w:rPr>
      <w:sz w:val="20"/>
      <w:szCs w:val="20"/>
    </w:rPr>
  </w:style>
  <w:style w:type="character" w:customStyle="1" w:styleId="FootnoteTextChar2">
    <w:name w:val="Footnote Text Char2"/>
    <w:aliases w:val="Schriftart: 9 pt Char,Schriftart: 10 pt Char,Schriftart: 8 pt Char,WB-Fußnotentext Char,fn Char,Footnotes Char,Footnote ak Char,Footnote Text Char Char1,FoodNote Char,ft Char,Footnote Char,Footnote Text Char1 Char"/>
    <w:basedOn w:val="DefaultParagraphFont"/>
    <w:link w:val="FootnoteText"/>
    <w:locked/>
    <w:rsid w:val="00DC5B11"/>
    <w:rPr>
      <w:rFonts w:cs="Times New Roman"/>
      <w:lang w:val="en-GB" w:eastAsia="en-GB"/>
    </w:rPr>
  </w:style>
  <w:style w:type="paragraph" w:customStyle="1" w:styleId="Text1Char">
    <w:name w:val="Text 1 Char"/>
    <w:basedOn w:val="Normal"/>
    <w:link w:val="Text1CharChar"/>
    <w:rsid w:val="00DC5B11"/>
    <w:pPr>
      <w:spacing w:after="240"/>
      <w:ind w:left="482"/>
      <w:jc w:val="both"/>
    </w:pPr>
    <w:rPr>
      <w:sz w:val="22"/>
      <w:szCs w:val="20"/>
    </w:rPr>
  </w:style>
  <w:style w:type="character" w:customStyle="1" w:styleId="Text1CharChar">
    <w:name w:val="Text 1 Char Char"/>
    <w:link w:val="Text1Char"/>
    <w:locked/>
    <w:rsid w:val="00DC5B11"/>
    <w:rPr>
      <w:sz w:val="22"/>
      <w:lang w:val="en-GB" w:eastAsia="en-GB"/>
    </w:rPr>
  </w:style>
  <w:style w:type="paragraph" w:styleId="PlainText">
    <w:name w:val="Plain Text"/>
    <w:basedOn w:val="Normal"/>
    <w:link w:val="PlainTextChar"/>
    <w:uiPriority w:val="99"/>
    <w:rsid w:val="00DC5B11"/>
    <w:pPr>
      <w:jc w:val="both"/>
    </w:pPr>
    <w:rPr>
      <w:rFonts w:ascii="Courier New" w:hAnsi="Courier New"/>
      <w:sz w:val="20"/>
      <w:szCs w:val="20"/>
    </w:rPr>
  </w:style>
  <w:style w:type="character" w:customStyle="1" w:styleId="PlainTextChar">
    <w:name w:val="Plain Text Char"/>
    <w:basedOn w:val="DefaultParagraphFont"/>
    <w:link w:val="PlainText"/>
    <w:uiPriority w:val="99"/>
    <w:semiHidden/>
    <w:locked/>
    <w:rPr>
      <w:rFonts w:ascii="Courier New" w:hAnsi="Courier New" w:cs="Times New Roman"/>
    </w:rPr>
  </w:style>
  <w:style w:type="character" w:styleId="Hyperlink">
    <w:name w:val="Hyperlink"/>
    <w:basedOn w:val="DefaultParagraphFont"/>
    <w:uiPriority w:val="99"/>
    <w:rsid w:val="00DC5B11"/>
    <w:rPr>
      <w:rFonts w:cs="Times New Roman"/>
      <w:color w:val="0000FF"/>
      <w:u w:val="single"/>
    </w:rPr>
  </w:style>
  <w:style w:type="paragraph" w:customStyle="1" w:styleId="formquest2">
    <w:name w:val="formquest2"/>
    <w:basedOn w:val="Normal"/>
    <w:rsid w:val="00DC5B11"/>
    <w:pPr>
      <w:pBdr>
        <w:top w:val="single" w:sz="24" w:space="1" w:color="auto"/>
        <w:left w:val="single" w:sz="24" w:space="1" w:color="auto"/>
        <w:bottom w:val="single" w:sz="24" w:space="1" w:color="auto"/>
        <w:right w:val="single" w:sz="24" w:space="1" w:color="auto"/>
      </w:pBdr>
      <w:shd w:val="pct10" w:color="auto" w:fill="auto"/>
      <w:ind w:right="-21"/>
      <w:jc w:val="both"/>
    </w:pPr>
    <w:rPr>
      <w:b/>
      <w:sz w:val="22"/>
      <w:szCs w:val="20"/>
    </w:rPr>
  </w:style>
  <w:style w:type="paragraph" w:customStyle="1" w:styleId="BodyText1">
    <w:name w:val="Body Text1"/>
    <w:basedOn w:val="Normal"/>
    <w:rsid w:val="00DC5B11"/>
    <w:pPr>
      <w:ind w:left="2880"/>
      <w:jc w:val="both"/>
    </w:pPr>
    <w:rPr>
      <w:sz w:val="22"/>
      <w:szCs w:val="20"/>
    </w:rPr>
  </w:style>
  <w:style w:type="paragraph" w:customStyle="1" w:styleId="formquest1">
    <w:name w:val="formquest1"/>
    <w:basedOn w:val="Normal"/>
    <w:rsid w:val="00DC5B11"/>
    <w:pPr>
      <w:tabs>
        <w:tab w:val="left" w:pos="2880"/>
        <w:tab w:val="left" w:leader="dot" w:pos="8640"/>
      </w:tabs>
      <w:jc w:val="both"/>
    </w:pPr>
    <w:rPr>
      <w:b/>
      <w:sz w:val="22"/>
      <w:szCs w:val="20"/>
    </w:rPr>
  </w:style>
  <w:style w:type="paragraph" w:customStyle="1" w:styleId="ZCom">
    <w:name w:val="Z_Com"/>
    <w:basedOn w:val="Normal"/>
    <w:next w:val="ZDGName"/>
    <w:rsid w:val="00DC5B11"/>
    <w:pPr>
      <w:widowControl w:val="0"/>
      <w:ind w:right="85"/>
      <w:jc w:val="both"/>
    </w:pPr>
    <w:rPr>
      <w:rFonts w:ascii="Arial" w:hAnsi="Arial"/>
      <w:sz w:val="22"/>
      <w:szCs w:val="20"/>
    </w:rPr>
  </w:style>
  <w:style w:type="paragraph" w:customStyle="1" w:styleId="ZDGName">
    <w:name w:val="Z_DGName"/>
    <w:basedOn w:val="Normal"/>
    <w:rsid w:val="00DC5B11"/>
    <w:pPr>
      <w:widowControl w:val="0"/>
      <w:ind w:right="85"/>
      <w:jc w:val="both"/>
    </w:pPr>
    <w:rPr>
      <w:rFonts w:ascii="Arial" w:hAnsi="Arial"/>
      <w:sz w:val="16"/>
      <w:szCs w:val="20"/>
    </w:rPr>
  </w:style>
  <w:style w:type="paragraph" w:customStyle="1" w:styleId="Text4">
    <w:name w:val="Text 4"/>
    <w:basedOn w:val="Normal"/>
    <w:rsid w:val="00DC5B11"/>
    <w:pPr>
      <w:tabs>
        <w:tab w:val="left" w:pos="2161"/>
      </w:tabs>
      <w:spacing w:after="240"/>
      <w:ind w:left="1440"/>
      <w:jc w:val="both"/>
    </w:pPr>
    <w:rPr>
      <w:sz w:val="22"/>
      <w:szCs w:val="20"/>
    </w:rPr>
  </w:style>
  <w:style w:type="paragraph" w:customStyle="1" w:styleId="box">
    <w:name w:val="box"/>
    <w:basedOn w:val="Normal"/>
    <w:rsid w:val="00DC5B11"/>
    <w:pPr>
      <w:spacing w:before="120" w:after="120"/>
      <w:jc w:val="both"/>
    </w:pPr>
    <w:rPr>
      <w:sz w:val="32"/>
      <w:szCs w:val="20"/>
    </w:rPr>
  </w:style>
  <w:style w:type="character" w:styleId="PageNumber">
    <w:name w:val="page number"/>
    <w:basedOn w:val="DefaultParagraphFont"/>
    <w:uiPriority w:val="99"/>
    <w:rsid w:val="00DC5B11"/>
    <w:rPr>
      <w:rFonts w:cs="Times New Roman"/>
    </w:rPr>
  </w:style>
  <w:style w:type="paragraph" w:styleId="Footer">
    <w:name w:val="footer"/>
    <w:basedOn w:val="Normal"/>
    <w:link w:val="FooterChar"/>
    <w:uiPriority w:val="99"/>
    <w:rsid w:val="00DC5B11"/>
    <w:pPr>
      <w:tabs>
        <w:tab w:val="center" w:pos="4153"/>
        <w:tab w:val="right" w:pos="8306"/>
      </w:tabs>
      <w:jc w:val="both"/>
    </w:pPr>
    <w:rPr>
      <w:sz w:val="22"/>
      <w:szCs w:val="20"/>
    </w:rPr>
  </w:style>
  <w:style w:type="character" w:customStyle="1" w:styleId="FooterChar">
    <w:name w:val="Footer Char"/>
    <w:basedOn w:val="DefaultParagraphFont"/>
    <w:link w:val="Footer"/>
    <w:uiPriority w:val="99"/>
    <w:locked/>
    <w:rPr>
      <w:rFonts w:cs="Times New Roman"/>
      <w:sz w:val="24"/>
    </w:rPr>
  </w:style>
  <w:style w:type="paragraph" w:styleId="Header">
    <w:name w:val="header"/>
    <w:basedOn w:val="Normal"/>
    <w:link w:val="HeaderChar"/>
    <w:uiPriority w:val="99"/>
    <w:rsid w:val="00DC5B11"/>
    <w:pPr>
      <w:tabs>
        <w:tab w:val="center" w:pos="4153"/>
        <w:tab w:val="right" w:pos="8306"/>
      </w:tabs>
      <w:jc w:val="both"/>
    </w:pPr>
    <w:rPr>
      <w:sz w:val="20"/>
      <w:szCs w:val="20"/>
    </w:rPr>
  </w:style>
  <w:style w:type="character" w:customStyle="1" w:styleId="HeaderChar">
    <w:name w:val="Header Char"/>
    <w:basedOn w:val="DefaultParagraphFont"/>
    <w:link w:val="Header"/>
    <w:uiPriority w:val="99"/>
    <w:semiHidden/>
    <w:locked/>
    <w:rPr>
      <w:rFonts w:cs="Times New Roman"/>
      <w:sz w:val="24"/>
    </w:rPr>
  </w:style>
  <w:style w:type="paragraph" w:styleId="TOC1">
    <w:name w:val="toc 1"/>
    <w:basedOn w:val="Normal"/>
    <w:next w:val="Normal"/>
    <w:autoRedefine/>
    <w:uiPriority w:val="39"/>
    <w:semiHidden/>
    <w:rsid w:val="00DC5B11"/>
    <w:pPr>
      <w:spacing w:before="120" w:after="120"/>
    </w:pPr>
    <w:rPr>
      <w:b/>
      <w:bCs/>
      <w:caps/>
      <w:sz w:val="20"/>
      <w:szCs w:val="20"/>
    </w:rPr>
  </w:style>
  <w:style w:type="paragraph" w:styleId="TOC2">
    <w:name w:val="toc 2"/>
    <w:basedOn w:val="Normal"/>
    <w:next w:val="Normal"/>
    <w:autoRedefine/>
    <w:uiPriority w:val="39"/>
    <w:semiHidden/>
    <w:rsid w:val="00DC5B11"/>
    <w:pPr>
      <w:ind w:left="220"/>
    </w:pPr>
    <w:rPr>
      <w:smallCaps/>
      <w:sz w:val="20"/>
      <w:szCs w:val="20"/>
    </w:rPr>
  </w:style>
  <w:style w:type="paragraph" w:styleId="TOC3">
    <w:name w:val="toc 3"/>
    <w:basedOn w:val="Normal"/>
    <w:next w:val="Normal"/>
    <w:autoRedefine/>
    <w:uiPriority w:val="39"/>
    <w:semiHidden/>
    <w:rsid w:val="00DC5B11"/>
    <w:pPr>
      <w:ind w:left="440"/>
    </w:pPr>
    <w:rPr>
      <w:i/>
      <w:iCs/>
      <w:sz w:val="20"/>
      <w:szCs w:val="20"/>
    </w:rPr>
  </w:style>
  <w:style w:type="paragraph" w:styleId="TOC4">
    <w:name w:val="toc 4"/>
    <w:basedOn w:val="Normal"/>
    <w:next w:val="Normal"/>
    <w:autoRedefine/>
    <w:uiPriority w:val="39"/>
    <w:semiHidden/>
    <w:rsid w:val="00DC5B11"/>
    <w:pPr>
      <w:ind w:left="660"/>
    </w:pPr>
    <w:rPr>
      <w:sz w:val="18"/>
      <w:szCs w:val="18"/>
    </w:rPr>
  </w:style>
  <w:style w:type="paragraph" w:styleId="TOC5">
    <w:name w:val="toc 5"/>
    <w:basedOn w:val="Normal"/>
    <w:next w:val="Normal"/>
    <w:autoRedefine/>
    <w:uiPriority w:val="39"/>
    <w:semiHidden/>
    <w:rsid w:val="00DC5B11"/>
    <w:pPr>
      <w:ind w:left="880"/>
    </w:pPr>
    <w:rPr>
      <w:sz w:val="18"/>
      <w:szCs w:val="18"/>
    </w:rPr>
  </w:style>
  <w:style w:type="paragraph" w:styleId="TOC6">
    <w:name w:val="toc 6"/>
    <w:basedOn w:val="Normal"/>
    <w:next w:val="Normal"/>
    <w:autoRedefine/>
    <w:uiPriority w:val="39"/>
    <w:semiHidden/>
    <w:rsid w:val="00DC5B11"/>
    <w:pPr>
      <w:ind w:left="1100"/>
    </w:pPr>
    <w:rPr>
      <w:sz w:val="18"/>
      <w:szCs w:val="18"/>
    </w:rPr>
  </w:style>
  <w:style w:type="paragraph" w:styleId="TOC7">
    <w:name w:val="toc 7"/>
    <w:basedOn w:val="Normal"/>
    <w:next w:val="Normal"/>
    <w:autoRedefine/>
    <w:uiPriority w:val="39"/>
    <w:semiHidden/>
    <w:rsid w:val="00DC5B11"/>
    <w:pPr>
      <w:ind w:left="1320"/>
    </w:pPr>
    <w:rPr>
      <w:sz w:val="18"/>
      <w:szCs w:val="18"/>
    </w:rPr>
  </w:style>
  <w:style w:type="paragraph" w:styleId="TOC8">
    <w:name w:val="toc 8"/>
    <w:basedOn w:val="Normal"/>
    <w:next w:val="Normal"/>
    <w:autoRedefine/>
    <w:uiPriority w:val="39"/>
    <w:semiHidden/>
    <w:rsid w:val="00DC5B11"/>
    <w:pPr>
      <w:ind w:left="1540"/>
    </w:pPr>
    <w:rPr>
      <w:sz w:val="18"/>
      <w:szCs w:val="18"/>
    </w:rPr>
  </w:style>
  <w:style w:type="paragraph" w:styleId="TOC9">
    <w:name w:val="toc 9"/>
    <w:basedOn w:val="Normal"/>
    <w:next w:val="Normal"/>
    <w:autoRedefine/>
    <w:uiPriority w:val="39"/>
    <w:semiHidden/>
    <w:rsid w:val="00DC5B11"/>
    <w:pPr>
      <w:ind w:left="1760"/>
    </w:pPr>
    <w:rPr>
      <w:sz w:val="18"/>
      <w:szCs w:val="18"/>
    </w:rPr>
  </w:style>
  <w:style w:type="paragraph" w:customStyle="1" w:styleId="T11B">
    <w:name w:val="T11B"/>
    <w:rsid w:val="00DC5B11"/>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439" w:after="57" w:line="288" w:lineRule="atLeast"/>
    </w:pPr>
    <w:rPr>
      <w:rFonts w:ascii="Swiss" w:hAnsi="Swiss"/>
      <w:b/>
      <w:sz w:val="22"/>
      <w:lang w:val="en-US" w:eastAsia="en-GB"/>
    </w:rPr>
  </w:style>
  <w:style w:type="paragraph" w:customStyle="1" w:styleId="T2an">
    <w:name w:val="T2an"/>
    <w:rsid w:val="00DC5B11"/>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80" w:after="1984" w:line="400" w:lineRule="atLeast"/>
      <w:jc w:val="center"/>
    </w:pPr>
    <w:rPr>
      <w:rFonts w:ascii="Swiss" w:hAnsi="Swiss"/>
      <w:sz w:val="40"/>
      <w:lang w:val="en-US" w:eastAsia="en-GB"/>
    </w:rPr>
  </w:style>
  <w:style w:type="paragraph" w:customStyle="1" w:styleId="5Bcell">
    <w:name w:val="5B:cell"/>
    <w:rsid w:val="00DC5B11"/>
    <w:pPr>
      <w:tabs>
        <w:tab w:val="left" w:pos="0"/>
        <w:tab w:val="left" w:pos="720"/>
        <w:tab w:val="left" w:pos="1440"/>
        <w:tab w:val="left" w:pos="2160"/>
      </w:tabs>
      <w:spacing w:after="38" w:line="178" w:lineRule="atLeast"/>
      <w:jc w:val="both"/>
    </w:pPr>
    <w:rPr>
      <w:rFonts w:ascii="Swiss" w:hAnsi="Swiss"/>
      <w:sz w:val="16"/>
      <w:lang w:val="en-US" w:eastAsia="en-GB"/>
    </w:rPr>
  </w:style>
  <w:style w:type="paragraph" w:customStyle="1" w:styleId="cell">
    <w:name w:val="cell"/>
    <w:rsid w:val="00DC5B11"/>
    <w:pPr>
      <w:tabs>
        <w:tab w:val="left" w:pos="0"/>
        <w:tab w:val="left" w:pos="720"/>
        <w:tab w:val="left" w:pos="1440"/>
        <w:tab w:val="left" w:pos="2160"/>
      </w:tabs>
      <w:spacing w:before="250" w:after="28" w:line="178" w:lineRule="atLeast"/>
    </w:pPr>
    <w:rPr>
      <w:rFonts w:ascii="Swiss" w:hAnsi="Swiss"/>
      <w:sz w:val="16"/>
      <w:lang w:val="en-US" w:eastAsia="en-GB"/>
    </w:rPr>
  </w:style>
  <w:style w:type="paragraph" w:customStyle="1" w:styleId="parapag">
    <w:name w:val="parapag"/>
    <w:rsid w:val="00DC5B11"/>
    <w:pPr>
      <w:tabs>
        <w:tab w:val="left" w:pos="0"/>
        <w:tab w:val="left" w:pos="34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150" w:line="240" w:lineRule="atLeast"/>
      <w:jc w:val="both"/>
    </w:pPr>
    <w:rPr>
      <w:rFonts w:ascii="Swiss" w:hAnsi="Swiss"/>
      <w:lang w:val="en-US" w:eastAsia="en-GB"/>
    </w:rPr>
  </w:style>
  <w:style w:type="character" w:styleId="FollowedHyperlink">
    <w:name w:val="FollowedHyperlink"/>
    <w:basedOn w:val="DefaultParagraphFont"/>
    <w:uiPriority w:val="99"/>
    <w:rsid w:val="00DC5B11"/>
    <w:rPr>
      <w:rFonts w:cs="Times New Roman"/>
      <w:color w:val="800080"/>
      <w:u w:val="single"/>
    </w:rPr>
  </w:style>
  <w:style w:type="paragraph" w:customStyle="1" w:styleId="SubTitle1">
    <w:name w:val="SubTitle 1"/>
    <w:basedOn w:val="Normal"/>
    <w:next w:val="Normal"/>
    <w:rsid w:val="00DC5B11"/>
    <w:pPr>
      <w:spacing w:after="240"/>
      <w:jc w:val="center"/>
    </w:pPr>
    <w:rPr>
      <w:rFonts w:ascii="Arial" w:hAnsi="Arial"/>
      <w:b/>
      <w:sz w:val="40"/>
      <w:szCs w:val="20"/>
    </w:rPr>
  </w:style>
  <w:style w:type="paragraph" w:styleId="Title">
    <w:name w:val="Title"/>
    <w:basedOn w:val="Normal"/>
    <w:next w:val="SubTitle1"/>
    <w:link w:val="TitleChar"/>
    <w:uiPriority w:val="10"/>
    <w:qFormat/>
    <w:rsid w:val="00DC5B11"/>
    <w:pPr>
      <w:spacing w:after="480"/>
      <w:jc w:val="center"/>
    </w:pPr>
    <w:rPr>
      <w:rFonts w:ascii="Arial" w:hAnsi="Arial"/>
      <w:b/>
      <w:sz w:val="48"/>
      <w:szCs w:val="20"/>
    </w:rPr>
  </w:style>
  <w:style w:type="character" w:customStyle="1" w:styleId="TitleChar">
    <w:name w:val="Title Char"/>
    <w:basedOn w:val="DefaultParagraphFont"/>
    <w:link w:val="Title"/>
    <w:uiPriority w:val="10"/>
    <w:locked/>
    <w:rPr>
      <w:rFonts w:ascii="Cambria" w:hAnsi="Cambria" w:cs="Times New Roman"/>
      <w:b/>
      <w:kern w:val="28"/>
      <w:sz w:val="32"/>
    </w:rPr>
  </w:style>
  <w:style w:type="paragraph" w:styleId="EndnoteText">
    <w:name w:val="endnote text"/>
    <w:basedOn w:val="Normal"/>
    <w:link w:val="EndnoteTextChar"/>
    <w:uiPriority w:val="99"/>
    <w:semiHidden/>
    <w:rsid w:val="00DC5B11"/>
    <w:pPr>
      <w:jc w:val="both"/>
    </w:pPr>
    <w:rPr>
      <w:sz w:val="20"/>
      <w:szCs w:val="20"/>
    </w:rPr>
  </w:style>
  <w:style w:type="character" w:customStyle="1" w:styleId="EndnoteTextChar">
    <w:name w:val="Endnote Text Char"/>
    <w:basedOn w:val="DefaultParagraphFont"/>
    <w:link w:val="EndnoteText"/>
    <w:uiPriority w:val="99"/>
    <w:semiHidden/>
    <w:locked/>
    <w:rsid w:val="006D2E7A"/>
    <w:rPr>
      <w:rFonts w:cs="Times New Roman"/>
    </w:rPr>
  </w:style>
  <w:style w:type="paragraph" w:styleId="NormalIndent">
    <w:name w:val="Normal Indent"/>
    <w:basedOn w:val="Normal"/>
    <w:uiPriority w:val="99"/>
    <w:rsid w:val="00DC5B11"/>
    <w:pPr>
      <w:ind w:left="357"/>
      <w:jc w:val="both"/>
    </w:pPr>
    <w:rPr>
      <w:sz w:val="22"/>
      <w:szCs w:val="20"/>
    </w:rPr>
  </w:style>
  <w:style w:type="paragraph" w:customStyle="1" w:styleId="NaceInclusionsid2">
    <w:name w:val="Nace Inclusions id 2"/>
    <w:basedOn w:val="Normal"/>
    <w:rsid w:val="00DC5B11"/>
    <w:pPr>
      <w:keepNext/>
      <w:keepLines/>
      <w:ind w:left="1191" w:hanging="170"/>
      <w:jc w:val="both"/>
    </w:pPr>
    <w:rPr>
      <w:rFonts w:ascii="Times" w:hAnsi="Times"/>
      <w:noProof/>
      <w:sz w:val="18"/>
      <w:szCs w:val="20"/>
    </w:rPr>
  </w:style>
  <w:style w:type="paragraph" w:customStyle="1" w:styleId="NaceInclusionsId11">
    <w:name w:val="Nace Inclusions Id 11"/>
    <w:basedOn w:val="Normal"/>
    <w:rsid w:val="00DC5B11"/>
    <w:pPr>
      <w:keepNext/>
      <w:keepLines/>
      <w:ind w:left="1021" w:hanging="170"/>
      <w:jc w:val="both"/>
    </w:pPr>
    <w:rPr>
      <w:rFonts w:ascii="Times" w:hAnsi="Times"/>
      <w:noProof/>
      <w:sz w:val="18"/>
      <w:szCs w:val="20"/>
    </w:rPr>
  </w:style>
  <w:style w:type="paragraph" w:customStyle="1" w:styleId="NaceExclusionsid1">
    <w:name w:val="Nace Exclusions id 1"/>
    <w:basedOn w:val="NaceExclusions"/>
    <w:rsid w:val="00DC5B11"/>
    <w:pPr>
      <w:spacing w:before="0"/>
    </w:pPr>
  </w:style>
  <w:style w:type="paragraph" w:customStyle="1" w:styleId="NaceExclusions">
    <w:name w:val="Nace Exclusions"/>
    <w:basedOn w:val="NaceInclusions"/>
    <w:rsid w:val="00DC5B11"/>
    <w:rPr>
      <w:i/>
    </w:rPr>
  </w:style>
  <w:style w:type="paragraph" w:customStyle="1" w:styleId="NaceInclusions">
    <w:name w:val="Nace Inclusions"/>
    <w:basedOn w:val="NaceEdition"/>
    <w:rsid w:val="00DC5B11"/>
    <w:pPr>
      <w:keepNext/>
      <w:spacing w:after="0"/>
      <w:ind w:left="1135" w:hanging="284"/>
    </w:pPr>
  </w:style>
  <w:style w:type="paragraph" w:customStyle="1" w:styleId="NaceEdition">
    <w:name w:val="Nace Edition"/>
    <w:basedOn w:val="Nace"/>
    <w:rsid w:val="00DC5B11"/>
    <w:pPr>
      <w:spacing w:before="120" w:after="120"/>
    </w:pPr>
    <w:rPr>
      <w:sz w:val="18"/>
    </w:rPr>
  </w:style>
  <w:style w:type="paragraph" w:customStyle="1" w:styleId="Nace">
    <w:name w:val="Nace"/>
    <w:basedOn w:val="Normal"/>
    <w:rsid w:val="00DC5B11"/>
    <w:pPr>
      <w:keepLines/>
      <w:spacing w:before="240"/>
      <w:jc w:val="both"/>
    </w:pPr>
    <w:rPr>
      <w:rFonts w:ascii="Times" w:hAnsi="Times"/>
      <w:noProof/>
      <w:sz w:val="20"/>
      <w:szCs w:val="20"/>
    </w:rPr>
  </w:style>
  <w:style w:type="paragraph" w:styleId="EnvelopeAddress">
    <w:name w:val="envelope address"/>
    <w:basedOn w:val="Normal"/>
    <w:uiPriority w:val="99"/>
    <w:rsid w:val="00DC5B11"/>
    <w:pPr>
      <w:framePr w:w="7920" w:h="1980" w:hRule="exact" w:hSpace="180" w:wrap="auto" w:hAnchor="page" w:xAlign="center" w:yAlign="bottom"/>
      <w:jc w:val="both"/>
    </w:pPr>
    <w:rPr>
      <w:sz w:val="22"/>
      <w:szCs w:val="20"/>
    </w:rPr>
  </w:style>
  <w:style w:type="paragraph" w:customStyle="1" w:styleId="NumPar1">
    <w:name w:val="NumPar 1"/>
    <w:basedOn w:val="Heading1"/>
    <w:next w:val="Text1Char"/>
    <w:rsid w:val="00DC5B11"/>
    <w:pPr>
      <w:keepNext w:val="0"/>
      <w:spacing w:before="0" w:after="240"/>
      <w:ind w:left="483" w:hanging="483"/>
      <w:outlineLvl w:val="9"/>
    </w:pPr>
    <w:rPr>
      <w:b w:val="0"/>
      <w:kern w:val="0"/>
      <w:sz w:val="24"/>
    </w:rPr>
  </w:style>
  <w:style w:type="paragraph" w:customStyle="1" w:styleId="NumPar2">
    <w:name w:val="NumPar 2"/>
    <w:basedOn w:val="Heading2"/>
    <w:next w:val="Text2"/>
    <w:rsid w:val="00DC5B11"/>
    <w:pPr>
      <w:keepNext w:val="0"/>
      <w:keepLines w:val="0"/>
      <w:spacing w:after="240"/>
      <w:ind w:left="0" w:firstLine="0"/>
    </w:pPr>
    <w:rPr>
      <w:b w:val="0"/>
      <w:i w:val="0"/>
      <w:sz w:val="24"/>
    </w:rPr>
  </w:style>
  <w:style w:type="paragraph" w:customStyle="1" w:styleId="Text2">
    <w:name w:val="Text 2"/>
    <w:basedOn w:val="Normal"/>
    <w:rsid w:val="00DC5B11"/>
    <w:pPr>
      <w:tabs>
        <w:tab w:val="left" w:pos="2161"/>
      </w:tabs>
      <w:spacing w:after="240"/>
      <w:ind w:left="1077"/>
      <w:jc w:val="both"/>
    </w:pPr>
    <w:rPr>
      <w:sz w:val="22"/>
      <w:szCs w:val="20"/>
    </w:rPr>
  </w:style>
  <w:style w:type="paragraph" w:customStyle="1" w:styleId="n4">
    <w:name w:val="n4"/>
    <w:basedOn w:val="Heading4"/>
    <w:rsid w:val="00DC5B11"/>
    <w:pPr>
      <w:ind w:left="720"/>
    </w:pPr>
    <w:rPr>
      <w:i w:val="0"/>
    </w:rPr>
  </w:style>
  <w:style w:type="paragraph" w:styleId="DocumentMap">
    <w:name w:val="Document Map"/>
    <w:basedOn w:val="Normal"/>
    <w:link w:val="DocumentMapChar"/>
    <w:uiPriority w:val="99"/>
    <w:semiHidden/>
    <w:rsid w:val="00DC5B11"/>
    <w:pPr>
      <w:shd w:val="clear" w:color="auto" w:fill="000080"/>
      <w:jc w:val="both"/>
    </w:pPr>
    <w:rPr>
      <w:rFonts w:ascii="Tahoma" w:hAnsi="Tahoma"/>
      <w:sz w:val="22"/>
      <w:szCs w:val="20"/>
    </w:rPr>
  </w:style>
  <w:style w:type="character" w:customStyle="1" w:styleId="DocumentMapChar">
    <w:name w:val="Document Map Char"/>
    <w:basedOn w:val="DefaultParagraphFont"/>
    <w:link w:val="DocumentMap"/>
    <w:uiPriority w:val="99"/>
    <w:semiHidden/>
    <w:locked/>
    <w:rPr>
      <w:rFonts w:ascii="Tahoma" w:hAnsi="Tahoma" w:cs="Times New Roman"/>
      <w:sz w:val="16"/>
    </w:rPr>
  </w:style>
  <w:style w:type="paragraph" w:customStyle="1" w:styleId="NoteHead">
    <w:name w:val="NoteHead"/>
    <w:basedOn w:val="Normal"/>
    <w:next w:val="Normal"/>
    <w:rsid w:val="00DC5B11"/>
    <w:pPr>
      <w:spacing w:before="720" w:after="720"/>
      <w:jc w:val="center"/>
    </w:pPr>
    <w:rPr>
      <w:b/>
      <w:smallCaps/>
      <w:sz w:val="22"/>
      <w:szCs w:val="20"/>
    </w:rPr>
  </w:style>
  <w:style w:type="paragraph" w:styleId="Index1">
    <w:name w:val="index 1"/>
    <w:basedOn w:val="Normal"/>
    <w:next w:val="Normal"/>
    <w:autoRedefine/>
    <w:uiPriority w:val="99"/>
    <w:semiHidden/>
    <w:rsid w:val="00DC5B11"/>
    <w:rPr>
      <w:rFonts w:ascii="Arial" w:hAnsi="Arial" w:cs="Arial"/>
      <w:b/>
      <w:noProof/>
      <w:sz w:val="20"/>
      <w:szCs w:val="20"/>
    </w:rPr>
  </w:style>
  <w:style w:type="paragraph" w:styleId="Index2">
    <w:name w:val="index 2"/>
    <w:basedOn w:val="Normal"/>
    <w:next w:val="Normal"/>
    <w:autoRedefine/>
    <w:uiPriority w:val="99"/>
    <w:semiHidden/>
    <w:rsid w:val="00DC5B11"/>
    <w:pPr>
      <w:ind w:left="440" w:hanging="220"/>
    </w:pPr>
    <w:rPr>
      <w:sz w:val="18"/>
      <w:szCs w:val="18"/>
    </w:rPr>
  </w:style>
  <w:style w:type="paragraph" w:styleId="Index3">
    <w:name w:val="index 3"/>
    <w:basedOn w:val="Normal"/>
    <w:next w:val="Normal"/>
    <w:autoRedefine/>
    <w:uiPriority w:val="99"/>
    <w:semiHidden/>
    <w:rsid w:val="00DC5B11"/>
    <w:pPr>
      <w:ind w:left="660" w:hanging="220"/>
    </w:pPr>
    <w:rPr>
      <w:sz w:val="18"/>
      <w:szCs w:val="18"/>
    </w:rPr>
  </w:style>
  <w:style w:type="paragraph" w:styleId="Index4">
    <w:name w:val="index 4"/>
    <w:basedOn w:val="Normal"/>
    <w:next w:val="Normal"/>
    <w:autoRedefine/>
    <w:uiPriority w:val="99"/>
    <w:semiHidden/>
    <w:rsid w:val="00DC5B11"/>
    <w:pPr>
      <w:ind w:left="880" w:hanging="220"/>
    </w:pPr>
    <w:rPr>
      <w:sz w:val="18"/>
      <w:szCs w:val="18"/>
    </w:rPr>
  </w:style>
  <w:style w:type="paragraph" w:styleId="Index5">
    <w:name w:val="index 5"/>
    <w:basedOn w:val="Normal"/>
    <w:next w:val="Normal"/>
    <w:autoRedefine/>
    <w:uiPriority w:val="99"/>
    <w:semiHidden/>
    <w:rsid w:val="00DC5B11"/>
    <w:pPr>
      <w:ind w:left="1100" w:hanging="220"/>
    </w:pPr>
    <w:rPr>
      <w:sz w:val="18"/>
      <w:szCs w:val="18"/>
    </w:rPr>
  </w:style>
  <w:style w:type="paragraph" w:styleId="Index6">
    <w:name w:val="index 6"/>
    <w:basedOn w:val="Normal"/>
    <w:next w:val="Normal"/>
    <w:autoRedefine/>
    <w:uiPriority w:val="99"/>
    <w:semiHidden/>
    <w:rsid w:val="00DC5B11"/>
    <w:pPr>
      <w:ind w:left="1320" w:hanging="220"/>
    </w:pPr>
    <w:rPr>
      <w:sz w:val="18"/>
      <w:szCs w:val="18"/>
    </w:rPr>
  </w:style>
  <w:style w:type="paragraph" w:styleId="Index7">
    <w:name w:val="index 7"/>
    <w:basedOn w:val="Normal"/>
    <w:next w:val="Normal"/>
    <w:autoRedefine/>
    <w:uiPriority w:val="99"/>
    <w:semiHidden/>
    <w:rsid w:val="00DC5B11"/>
    <w:pPr>
      <w:ind w:left="1540" w:hanging="220"/>
    </w:pPr>
    <w:rPr>
      <w:sz w:val="18"/>
      <w:szCs w:val="18"/>
    </w:rPr>
  </w:style>
  <w:style w:type="paragraph" w:styleId="Index8">
    <w:name w:val="index 8"/>
    <w:basedOn w:val="Normal"/>
    <w:next w:val="Normal"/>
    <w:autoRedefine/>
    <w:uiPriority w:val="99"/>
    <w:semiHidden/>
    <w:rsid w:val="00DC5B11"/>
    <w:pPr>
      <w:ind w:left="1760" w:hanging="220"/>
    </w:pPr>
    <w:rPr>
      <w:sz w:val="18"/>
      <w:szCs w:val="18"/>
    </w:rPr>
  </w:style>
  <w:style w:type="paragraph" w:styleId="Index9">
    <w:name w:val="index 9"/>
    <w:basedOn w:val="Normal"/>
    <w:next w:val="Normal"/>
    <w:autoRedefine/>
    <w:uiPriority w:val="99"/>
    <w:semiHidden/>
    <w:rsid w:val="00DC5B11"/>
    <w:pPr>
      <w:ind w:left="1980" w:hanging="220"/>
    </w:pPr>
    <w:rPr>
      <w:sz w:val="18"/>
      <w:szCs w:val="18"/>
    </w:rPr>
  </w:style>
  <w:style w:type="paragraph" w:styleId="IndexHeading">
    <w:name w:val="index heading"/>
    <w:basedOn w:val="Normal"/>
    <w:next w:val="Index1"/>
    <w:uiPriority w:val="99"/>
    <w:semiHidden/>
    <w:rsid w:val="00DC5B11"/>
    <w:pPr>
      <w:spacing w:before="240" w:after="120"/>
      <w:ind w:left="140"/>
    </w:pPr>
    <w:rPr>
      <w:rFonts w:ascii="Arial" w:hAnsi="Arial" w:cs="Arial"/>
      <w:b/>
      <w:bCs/>
      <w:sz w:val="28"/>
      <w:szCs w:val="28"/>
    </w:rPr>
  </w:style>
  <w:style w:type="paragraph" w:customStyle="1" w:styleId="Subject">
    <w:name w:val="Subject"/>
    <w:basedOn w:val="Normal"/>
    <w:next w:val="Normal"/>
    <w:rsid w:val="00DC5B11"/>
    <w:pPr>
      <w:spacing w:after="480"/>
      <w:ind w:left="1191" w:hanging="1191"/>
    </w:pPr>
    <w:rPr>
      <w:b/>
      <w:szCs w:val="20"/>
    </w:rPr>
  </w:style>
  <w:style w:type="paragraph" w:styleId="Signature">
    <w:name w:val="Signature"/>
    <w:basedOn w:val="Normal"/>
    <w:next w:val="Normal"/>
    <w:link w:val="SignatureChar"/>
    <w:uiPriority w:val="99"/>
    <w:rsid w:val="00DC5B11"/>
    <w:pPr>
      <w:tabs>
        <w:tab w:val="left" w:pos="5103"/>
      </w:tabs>
      <w:spacing w:before="1200"/>
      <w:ind w:left="5103"/>
      <w:jc w:val="center"/>
    </w:pPr>
    <w:rPr>
      <w:szCs w:val="20"/>
    </w:rPr>
  </w:style>
  <w:style w:type="character" w:customStyle="1" w:styleId="SignatureChar">
    <w:name w:val="Signature Char"/>
    <w:basedOn w:val="DefaultParagraphFont"/>
    <w:link w:val="Signature"/>
    <w:uiPriority w:val="99"/>
    <w:semiHidden/>
    <w:locked/>
    <w:rPr>
      <w:rFonts w:cs="Times New Roman"/>
      <w:sz w:val="24"/>
    </w:rPr>
  </w:style>
  <w:style w:type="paragraph" w:customStyle="1" w:styleId="Enclosures">
    <w:name w:val="Enclosures"/>
    <w:basedOn w:val="Normal"/>
    <w:rsid w:val="00DC5B11"/>
    <w:pPr>
      <w:keepNext/>
      <w:keepLines/>
      <w:tabs>
        <w:tab w:val="left" w:pos="5642"/>
      </w:tabs>
      <w:spacing w:before="480"/>
      <w:ind w:left="1191" w:hanging="1191"/>
    </w:pPr>
    <w:rPr>
      <w:szCs w:val="20"/>
    </w:rPr>
  </w:style>
  <w:style w:type="paragraph" w:customStyle="1" w:styleId="Tiret0">
    <w:name w:val="Tiret 0"/>
    <w:basedOn w:val="Normal"/>
    <w:rsid w:val="00DC5B11"/>
    <w:pPr>
      <w:spacing w:before="120" w:after="120"/>
      <w:ind w:left="851" w:hanging="851"/>
      <w:jc w:val="both"/>
    </w:pPr>
    <w:rPr>
      <w:szCs w:val="20"/>
    </w:rPr>
  </w:style>
  <w:style w:type="paragraph" w:customStyle="1" w:styleId="numparg">
    <w:name w:val="numparg"/>
    <w:basedOn w:val="Heading1"/>
    <w:rsid w:val="00DC5B11"/>
    <w:pPr>
      <w:numPr>
        <w:numId w:val="2"/>
      </w:numPr>
    </w:pPr>
    <w:rPr>
      <w:sz w:val="24"/>
      <w:lang w:val="en-US" w:eastAsia="en-US"/>
    </w:rPr>
  </w:style>
  <w:style w:type="character" w:customStyle="1" w:styleId="Added">
    <w:name w:val="Added"/>
    <w:rsid w:val="00DC5B11"/>
    <w:rPr>
      <w:b/>
      <w:u w:val="single"/>
    </w:rPr>
  </w:style>
  <w:style w:type="table" w:styleId="TableGrid">
    <w:name w:val="Table Grid"/>
    <w:basedOn w:val="TableNormal"/>
    <w:uiPriority w:val="39"/>
    <w:rsid w:val="00DC5B11"/>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DC5B11"/>
    <w:pPr>
      <w:spacing w:before="100" w:beforeAutospacing="1" w:after="100" w:afterAutospacing="1"/>
    </w:pPr>
    <w:rPr>
      <w:color w:val="000000"/>
      <w:lang w:val="en-US" w:eastAsia="en-US"/>
    </w:rPr>
  </w:style>
  <w:style w:type="paragraph" w:styleId="ListBullet">
    <w:name w:val="List Bullet"/>
    <w:basedOn w:val="Normal"/>
    <w:autoRedefine/>
    <w:uiPriority w:val="99"/>
    <w:rsid w:val="00DC5B11"/>
    <w:pPr>
      <w:spacing w:after="240"/>
      <w:jc w:val="both"/>
    </w:pPr>
    <w:rPr>
      <w:szCs w:val="20"/>
    </w:rPr>
  </w:style>
  <w:style w:type="paragraph" w:customStyle="1" w:styleId="Point0">
    <w:name w:val="Point 0"/>
    <w:basedOn w:val="Normal"/>
    <w:link w:val="Point0Char"/>
    <w:rsid w:val="00DC5B11"/>
    <w:pPr>
      <w:spacing w:before="120" w:after="120"/>
      <w:ind w:left="850" w:hanging="850"/>
      <w:jc w:val="both"/>
    </w:pPr>
    <w:rPr>
      <w:szCs w:val="20"/>
      <w:lang w:eastAsia="zh-CN"/>
    </w:rPr>
  </w:style>
  <w:style w:type="character" w:customStyle="1" w:styleId="Point0Char">
    <w:name w:val="Point 0 Char"/>
    <w:link w:val="Point0"/>
    <w:locked/>
    <w:rsid w:val="00DC5B11"/>
    <w:rPr>
      <w:sz w:val="24"/>
      <w:lang w:val="en-GB" w:eastAsia="zh-CN"/>
    </w:rPr>
  </w:style>
  <w:style w:type="paragraph" w:customStyle="1" w:styleId="CharCharChar1CharCharChar">
    <w:name w:val="Char Char Char1 Char Char Char"/>
    <w:aliases w:val="Char Char Char1 Char"/>
    <w:basedOn w:val="Normal"/>
    <w:rsid w:val="00DC5B11"/>
    <w:rPr>
      <w:lang w:val="pl-PL" w:eastAsia="pl-PL"/>
    </w:rPr>
  </w:style>
  <w:style w:type="paragraph" w:customStyle="1" w:styleId="CharCharChar">
    <w:name w:val="Char Char Char"/>
    <w:basedOn w:val="Normal"/>
    <w:rsid w:val="00DC5B11"/>
    <w:rPr>
      <w:lang w:val="pl-PL" w:eastAsia="pl-PL"/>
    </w:rPr>
  </w:style>
  <w:style w:type="paragraph" w:customStyle="1" w:styleId="Point1">
    <w:name w:val="Point 1"/>
    <w:basedOn w:val="Normal"/>
    <w:link w:val="Point1Char"/>
    <w:rsid w:val="00DC5B11"/>
    <w:pPr>
      <w:spacing w:before="120" w:after="120"/>
      <w:ind w:left="1418" w:hanging="567"/>
      <w:jc w:val="both"/>
    </w:pPr>
    <w:rPr>
      <w:lang w:eastAsia="fr-BE"/>
    </w:rPr>
  </w:style>
  <w:style w:type="character" w:customStyle="1" w:styleId="Point1Char">
    <w:name w:val="Point 1 Char"/>
    <w:link w:val="Point1"/>
    <w:locked/>
    <w:rsid w:val="00DC5B11"/>
    <w:rPr>
      <w:sz w:val="24"/>
      <w:lang w:val="en-GB" w:eastAsia="fr-BE"/>
    </w:rPr>
  </w:style>
  <w:style w:type="paragraph" w:customStyle="1" w:styleId="Normal12a12b">
    <w:name w:val="Normal12a12b"/>
    <w:basedOn w:val="Normal"/>
    <w:rsid w:val="00DC5B11"/>
    <w:pPr>
      <w:widowControl w:val="0"/>
      <w:spacing w:before="240" w:after="240"/>
    </w:pPr>
    <w:rPr>
      <w:noProof/>
      <w:szCs w:val="20"/>
    </w:rPr>
  </w:style>
  <w:style w:type="paragraph" w:customStyle="1" w:styleId="Numberedparagraph">
    <w:name w:val="Numbered paragraph"/>
    <w:basedOn w:val="Normal"/>
    <w:rsid w:val="00DC5B11"/>
    <w:pPr>
      <w:numPr>
        <w:numId w:val="3"/>
      </w:numPr>
      <w:spacing w:before="240"/>
      <w:ind w:left="357" w:hanging="357"/>
    </w:pPr>
    <w:rPr>
      <w:rFonts w:ascii="Arial" w:hAnsi="Arial"/>
      <w:b/>
      <w:szCs w:val="20"/>
      <w:lang w:val="en-US" w:eastAsia="en-US"/>
    </w:rPr>
  </w:style>
  <w:style w:type="paragraph" w:customStyle="1" w:styleId="Char">
    <w:name w:val="Char"/>
    <w:basedOn w:val="Normal"/>
    <w:rsid w:val="00DC5B11"/>
    <w:rPr>
      <w:lang w:val="pl-PL" w:eastAsia="pl-PL"/>
    </w:rPr>
  </w:style>
  <w:style w:type="paragraph" w:customStyle="1" w:styleId="QuotedText">
    <w:name w:val="Quoted Text"/>
    <w:basedOn w:val="Normal"/>
    <w:rsid w:val="00DC5B11"/>
    <w:pPr>
      <w:spacing w:before="120" w:after="120" w:line="360" w:lineRule="auto"/>
      <w:ind w:left="1417"/>
    </w:pPr>
    <w:rPr>
      <w:szCs w:val="20"/>
      <w:lang w:eastAsia="en-US"/>
    </w:rPr>
  </w:style>
  <w:style w:type="paragraph" w:customStyle="1" w:styleId="ManualNumPar1">
    <w:name w:val="Manual NumPar 1"/>
    <w:basedOn w:val="Normal"/>
    <w:next w:val="Text1Char"/>
    <w:link w:val="ManualNumPar1Char"/>
    <w:rsid w:val="00DC5B11"/>
    <w:pPr>
      <w:spacing w:before="120" w:after="120"/>
      <w:ind w:left="850" w:hanging="850"/>
      <w:jc w:val="both"/>
    </w:pPr>
    <w:rPr>
      <w:lang w:eastAsia="zh-CN"/>
    </w:rPr>
  </w:style>
  <w:style w:type="character" w:customStyle="1" w:styleId="ManualNumPar1Char">
    <w:name w:val="Manual NumPar 1 Char"/>
    <w:link w:val="ManualNumPar1"/>
    <w:locked/>
    <w:rsid w:val="00DC5B11"/>
    <w:rPr>
      <w:sz w:val="24"/>
      <w:lang w:val="en-GB" w:eastAsia="zh-CN"/>
    </w:rPr>
  </w:style>
  <w:style w:type="character" w:styleId="Emphasis">
    <w:name w:val="Emphasis"/>
    <w:basedOn w:val="DefaultParagraphFont"/>
    <w:uiPriority w:val="20"/>
    <w:qFormat/>
    <w:rsid w:val="00DC5B11"/>
    <w:rPr>
      <w:rFonts w:cs="Times New Roman"/>
      <w:i/>
    </w:rPr>
  </w:style>
  <w:style w:type="paragraph" w:customStyle="1" w:styleId="Text1">
    <w:name w:val="Text 1"/>
    <w:basedOn w:val="Normal"/>
    <w:rsid w:val="00DC5B11"/>
    <w:pPr>
      <w:spacing w:after="240"/>
      <w:ind w:left="482"/>
      <w:jc w:val="both"/>
    </w:pPr>
    <w:rPr>
      <w:sz w:val="22"/>
      <w:szCs w:val="20"/>
    </w:rPr>
  </w:style>
  <w:style w:type="paragraph" w:styleId="BalloonText">
    <w:name w:val="Balloon Text"/>
    <w:basedOn w:val="Normal"/>
    <w:link w:val="BalloonTextChar"/>
    <w:uiPriority w:val="99"/>
    <w:semiHidden/>
    <w:rsid w:val="00DC5B11"/>
    <w:pPr>
      <w:jc w:val="both"/>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imes New Roman"/>
      <w:sz w:val="16"/>
    </w:rPr>
  </w:style>
  <w:style w:type="paragraph" w:styleId="ListNumber">
    <w:name w:val="List Number"/>
    <w:basedOn w:val="Normal"/>
    <w:uiPriority w:val="99"/>
    <w:rsid w:val="00DC5B11"/>
    <w:pPr>
      <w:numPr>
        <w:numId w:val="4"/>
      </w:numPr>
      <w:spacing w:before="120" w:after="120" w:line="360" w:lineRule="auto"/>
    </w:pPr>
    <w:rPr>
      <w:szCs w:val="20"/>
      <w:lang w:eastAsia="en-US"/>
    </w:rPr>
  </w:style>
  <w:style w:type="paragraph" w:customStyle="1" w:styleId="ListNumberLevel2">
    <w:name w:val="List Number (Level 2)"/>
    <w:basedOn w:val="Normal"/>
    <w:link w:val="ListNumberLevel2Char"/>
    <w:rsid w:val="00DC5B11"/>
    <w:pPr>
      <w:numPr>
        <w:ilvl w:val="1"/>
        <w:numId w:val="4"/>
      </w:numPr>
      <w:spacing w:before="120" w:after="120" w:line="360" w:lineRule="auto"/>
    </w:pPr>
    <w:rPr>
      <w:szCs w:val="20"/>
      <w:lang w:eastAsia="en-US"/>
    </w:rPr>
  </w:style>
  <w:style w:type="character" w:customStyle="1" w:styleId="ListNumberLevel2Char">
    <w:name w:val="List Number (Level 2) Char"/>
    <w:link w:val="ListNumberLevel2"/>
    <w:locked/>
    <w:rsid w:val="00DC5B11"/>
    <w:rPr>
      <w:sz w:val="24"/>
      <w:lang w:val="en-GB" w:eastAsia="en-US"/>
    </w:rPr>
  </w:style>
  <w:style w:type="paragraph" w:customStyle="1" w:styleId="ListNumberLevel3">
    <w:name w:val="List Number (Level 3)"/>
    <w:basedOn w:val="Normal"/>
    <w:rsid w:val="00DC5B11"/>
    <w:pPr>
      <w:numPr>
        <w:ilvl w:val="2"/>
        <w:numId w:val="4"/>
      </w:numPr>
      <w:spacing w:before="120" w:after="120" w:line="360" w:lineRule="auto"/>
    </w:pPr>
    <w:rPr>
      <w:szCs w:val="20"/>
      <w:lang w:eastAsia="en-US"/>
    </w:rPr>
  </w:style>
  <w:style w:type="paragraph" w:customStyle="1" w:styleId="ListNumberLevel4">
    <w:name w:val="List Number (Level 4)"/>
    <w:basedOn w:val="Normal"/>
    <w:rsid w:val="00DC5B11"/>
    <w:pPr>
      <w:tabs>
        <w:tab w:val="num" w:pos="2835"/>
      </w:tabs>
      <w:spacing w:before="120" w:after="120" w:line="360" w:lineRule="auto"/>
      <w:ind w:left="2835" w:hanging="709"/>
    </w:pPr>
    <w:rPr>
      <w:szCs w:val="20"/>
      <w:lang w:eastAsia="en-US"/>
    </w:rPr>
  </w:style>
  <w:style w:type="paragraph" w:customStyle="1" w:styleId="Normal1">
    <w:name w:val="Normal1"/>
    <w:basedOn w:val="Normal"/>
    <w:rsid w:val="00DC5B11"/>
    <w:pPr>
      <w:spacing w:after="120" w:line="360" w:lineRule="atLeast"/>
    </w:pPr>
    <w:rPr>
      <w:sz w:val="26"/>
      <w:szCs w:val="26"/>
    </w:rPr>
  </w:style>
  <w:style w:type="paragraph" w:customStyle="1" w:styleId="CharCharChar1Char1">
    <w:name w:val="Char Char Char1 Char1"/>
    <w:aliases w:val="Char Char Char1 Char Char Char1"/>
    <w:basedOn w:val="Normal"/>
    <w:rsid w:val="00DC5B11"/>
    <w:rPr>
      <w:lang w:val="pl-PL" w:eastAsia="pl-PL"/>
    </w:rPr>
  </w:style>
  <w:style w:type="paragraph" w:customStyle="1" w:styleId="ZchnZchn">
    <w:name w:val="Zchn Zchn"/>
    <w:basedOn w:val="Normal"/>
    <w:rsid w:val="00DC5B11"/>
    <w:pPr>
      <w:numPr>
        <w:numId w:val="5"/>
      </w:numPr>
      <w:spacing w:after="160" w:line="240" w:lineRule="exact"/>
    </w:pPr>
    <w:rPr>
      <w:i/>
      <w:lang w:val="en-US" w:eastAsia="en-US"/>
    </w:rPr>
  </w:style>
  <w:style w:type="character" w:styleId="Strong">
    <w:name w:val="Strong"/>
    <w:basedOn w:val="DefaultParagraphFont"/>
    <w:uiPriority w:val="22"/>
    <w:qFormat/>
    <w:rsid w:val="00DC5B11"/>
    <w:rPr>
      <w:rFonts w:cs="Times New Roman"/>
      <w:b/>
    </w:rPr>
  </w:style>
  <w:style w:type="paragraph" w:customStyle="1" w:styleId="Default">
    <w:name w:val="Default"/>
    <w:rsid w:val="00447FBD"/>
    <w:pPr>
      <w:autoSpaceDE w:val="0"/>
      <w:autoSpaceDN w:val="0"/>
      <w:adjustRightInd w:val="0"/>
    </w:pPr>
    <w:rPr>
      <w:rFonts w:ascii="EUAlbertina" w:hAnsi="EUAlbertina" w:cs="EUAlbertina"/>
      <w:color w:val="000000"/>
      <w:sz w:val="24"/>
      <w:szCs w:val="24"/>
      <w:lang w:val="en-GB" w:eastAsia="en-GB"/>
    </w:rPr>
  </w:style>
  <w:style w:type="paragraph" w:customStyle="1" w:styleId="CM1">
    <w:name w:val="CM1"/>
    <w:basedOn w:val="Default"/>
    <w:next w:val="Default"/>
    <w:rsid w:val="00447FBD"/>
    <w:rPr>
      <w:rFonts w:cs="Times New Roman"/>
      <w:color w:val="auto"/>
    </w:rPr>
  </w:style>
  <w:style w:type="paragraph" w:customStyle="1" w:styleId="CM3">
    <w:name w:val="CM3"/>
    <w:basedOn w:val="Default"/>
    <w:next w:val="Default"/>
    <w:rsid w:val="00447FBD"/>
    <w:rPr>
      <w:rFonts w:cs="Times New Roman"/>
      <w:color w:val="auto"/>
    </w:rPr>
  </w:style>
  <w:style w:type="paragraph" w:customStyle="1" w:styleId="CM4">
    <w:name w:val="CM4"/>
    <w:basedOn w:val="Default"/>
    <w:next w:val="Default"/>
    <w:rsid w:val="00447FBD"/>
    <w:rPr>
      <w:rFonts w:cs="Times New Roman"/>
      <w:color w:val="auto"/>
    </w:rPr>
  </w:style>
  <w:style w:type="paragraph" w:customStyle="1" w:styleId="LightGrid-Accent31">
    <w:name w:val="Light Grid - Accent 31"/>
    <w:basedOn w:val="Normal"/>
    <w:uiPriority w:val="34"/>
    <w:qFormat/>
    <w:rsid w:val="002559F5"/>
    <w:pPr>
      <w:ind w:left="720"/>
    </w:pPr>
  </w:style>
  <w:style w:type="character" w:styleId="CommentReference">
    <w:name w:val="annotation reference"/>
    <w:basedOn w:val="DefaultParagraphFont"/>
    <w:uiPriority w:val="99"/>
    <w:rsid w:val="005013DC"/>
    <w:rPr>
      <w:rFonts w:cs="Times New Roman"/>
      <w:sz w:val="16"/>
    </w:rPr>
  </w:style>
  <w:style w:type="paragraph" w:styleId="CommentText">
    <w:name w:val="annotation text"/>
    <w:basedOn w:val="Normal"/>
    <w:link w:val="CommentTextChar"/>
    <w:uiPriority w:val="99"/>
    <w:rsid w:val="005013DC"/>
    <w:rPr>
      <w:sz w:val="20"/>
      <w:szCs w:val="20"/>
    </w:rPr>
  </w:style>
  <w:style w:type="character" w:customStyle="1" w:styleId="CommentTextChar">
    <w:name w:val="Comment Text Char"/>
    <w:basedOn w:val="DefaultParagraphFont"/>
    <w:link w:val="CommentText"/>
    <w:uiPriority w:val="99"/>
    <w:locked/>
    <w:rsid w:val="005013DC"/>
    <w:rPr>
      <w:rFonts w:cs="Times New Roman"/>
    </w:rPr>
  </w:style>
  <w:style w:type="paragraph" w:styleId="CommentSubject">
    <w:name w:val="annotation subject"/>
    <w:basedOn w:val="CommentText"/>
    <w:next w:val="CommentText"/>
    <w:link w:val="CommentSubjectChar"/>
    <w:uiPriority w:val="99"/>
    <w:rsid w:val="005013DC"/>
    <w:rPr>
      <w:b/>
      <w:bCs/>
    </w:rPr>
  </w:style>
  <w:style w:type="character" w:customStyle="1" w:styleId="CommentSubjectChar">
    <w:name w:val="Comment Subject Char"/>
    <w:basedOn w:val="CommentTextChar"/>
    <w:link w:val="CommentSubject"/>
    <w:uiPriority w:val="99"/>
    <w:locked/>
    <w:rsid w:val="005013DC"/>
    <w:rPr>
      <w:rFonts w:cs="Times New Roman"/>
      <w:b/>
    </w:rPr>
  </w:style>
  <w:style w:type="character" w:styleId="EndnoteReference">
    <w:name w:val="endnote reference"/>
    <w:basedOn w:val="DefaultParagraphFont"/>
    <w:uiPriority w:val="99"/>
    <w:unhideWhenUsed/>
    <w:rsid w:val="006D2E7A"/>
    <w:rPr>
      <w:rFonts w:cs="Times New Roman"/>
      <w:vertAlign w:val="superscript"/>
    </w:rPr>
  </w:style>
  <w:style w:type="table" w:customStyle="1" w:styleId="TableGrid1">
    <w:name w:val="Table Grid1"/>
    <w:basedOn w:val="TableNormal"/>
    <w:next w:val="TableGrid"/>
    <w:uiPriority w:val="59"/>
    <w:rsid w:val="006D2E7A"/>
    <w:pPr>
      <w:spacing w:afterAutospacing="1"/>
    </w:pPr>
    <w:rPr>
      <w:rFonts w:ascii="Calibri" w:hAnsi="Calibri"/>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List2-Accent21">
    <w:name w:val="Medium List 2 - Accent 21"/>
    <w:hidden/>
    <w:uiPriority w:val="99"/>
    <w:semiHidden/>
    <w:rsid w:val="007648EE"/>
    <w:rPr>
      <w:sz w:val="24"/>
      <w:szCs w:val="24"/>
      <w:lang w:val="en-GB" w:eastAsia="en-GB"/>
    </w:rPr>
  </w:style>
  <w:style w:type="paragraph" w:styleId="ListParagraph">
    <w:name w:val="List Paragraph"/>
    <w:basedOn w:val="Normal"/>
    <w:uiPriority w:val="34"/>
    <w:qFormat/>
    <w:rsid w:val="00EB414E"/>
    <w:pPr>
      <w:ind w:left="720"/>
      <w:contextualSpacing/>
    </w:pPr>
  </w:style>
  <w:style w:type="paragraph" w:styleId="Revision">
    <w:name w:val="Revision"/>
    <w:hidden/>
    <w:uiPriority w:val="71"/>
    <w:rsid w:val="00526CDE"/>
    <w:rPr>
      <w:sz w:val="24"/>
      <w:szCs w:val="24"/>
      <w:lang w:val="en-GB" w:eastAsia="en-GB"/>
    </w:rPr>
  </w:style>
  <w:style w:type="character" w:customStyle="1" w:styleId="SubarticleChar">
    <w:name w:val="Subarticle Char"/>
    <w:link w:val="Subarticle"/>
    <w:locked/>
    <w:rsid w:val="00EB0DF5"/>
    <w:rPr>
      <w:b/>
      <w:lang w:val="x-none" w:eastAsia="en-US"/>
    </w:rPr>
  </w:style>
  <w:style w:type="paragraph" w:customStyle="1" w:styleId="Subarticle">
    <w:name w:val="Subarticle"/>
    <w:basedOn w:val="Normal"/>
    <w:link w:val="SubarticleChar"/>
    <w:rsid w:val="00EB0DF5"/>
    <w:pPr>
      <w:ind w:left="720" w:hanging="720"/>
      <w:jc w:val="both"/>
    </w:pPr>
    <w:rPr>
      <w:b/>
      <w:bCs/>
      <w:sz w:val="20"/>
      <w:szCs w:val="20"/>
      <w:lang w:eastAsia="en-US"/>
    </w:rPr>
  </w:style>
  <w:style w:type="paragraph" w:styleId="NoSpacing">
    <w:name w:val="No Spacing"/>
    <w:uiPriority w:val="1"/>
    <w:qFormat/>
    <w:rsid w:val="00583AFD"/>
    <w:rPr>
      <w:sz w:val="24"/>
      <w:szCs w:val="24"/>
      <w:lang w:val="en-GB" w:eastAsia="en-GB"/>
    </w:rPr>
  </w:style>
  <w:style w:type="paragraph" w:customStyle="1" w:styleId="FootnoteRefer">
    <w:name w:val="Footnote Refer"/>
    <w:basedOn w:val="Normal"/>
    <w:link w:val="FootnoteReferChar"/>
    <w:uiPriority w:val="99"/>
    <w:rsid w:val="00583AFD"/>
    <w:rPr>
      <w:rFonts w:eastAsia="Calibri"/>
      <w:sz w:val="20"/>
      <w:szCs w:val="20"/>
      <w:lang w:val="en-IE" w:eastAsia="x-none"/>
    </w:rPr>
  </w:style>
  <w:style w:type="character" w:customStyle="1" w:styleId="FootnoteReferChar">
    <w:name w:val="Footnote Refer Char"/>
    <w:link w:val="FootnoteRefer"/>
    <w:uiPriority w:val="99"/>
    <w:locked/>
    <w:rsid w:val="00583AFD"/>
    <w:rPr>
      <w:rFonts w:eastAsia="Calibri"/>
      <w:lang w:val="en-I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annotation text" w:uiPriority="99"/>
    <w:lsdException w:name="header" w:uiPriority="99"/>
    <w:lsdException w:name="footer" w:uiPriority="99"/>
    <w:lsdException w:name="index heading" w:uiPriority="99"/>
    <w:lsdException w:name="caption" w:semiHidden="1" w:unhideWhenUsed="1" w:qFormat="1"/>
    <w:lsdException w:name="envelope address" w:uiPriority="99"/>
    <w:lsdException w:name="annotation reference" w:uiPriority="99"/>
    <w:lsdException w:name="page number" w:uiPriority="99"/>
    <w:lsdException w:name="endnote reference" w:uiPriority="99"/>
    <w:lsdException w:name="endnote text" w:uiPriority="99"/>
    <w:lsdException w:name="List Bullet" w:uiPriority="99"/>
    <w:lsdException w:name="List Number" w:uiPriority="99"/>
    <w:lsdException w:name="Title" w:uiPriority="10" w:qFormat="1"/>
    <w:lsdException w:name="Signature" w:uiPriority="99"/>
    <w:lsdException w:name="Subtitle" w:qFormat="1"/>
    <w:lsdException w:name="Hyperlink" w:uiPriority="99"/>
    <w:lsdException w:name="FollowedHyperlink" w:uiPriority="99"/>
    <w:lsdException w:name="Strong" w:uiPriority="22" w:qFormat="1"/>
    <w:lsdException w:name="Emphasis" w:uiPriority="20" w:qFormat="1"/>
    <w:lsdException w:name="Document Map" w:uiPriority="99"/>
    <w:lsdException w:name="Plain Text" w:uiPriority="99"/>
    <w:lsdException w:name="Normal (Web)" w:uiPriority="99"/>
    <w:lsdException w:name="annotation subject" w:uiPriority="99"/>
    <w:lsdException w:name="No List" w:uiPriority="99"/>
    <w:lsdException w:name="Balloon Text" w:uiPriority="99"/>
    <w:lsdException w:name="Table Grid" w:uiPriority="39"/>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648EE"/>
    <w:rPr>
      <w:sz w:val="24"/>
      <w:szCs w:val="24"/>
      <w:lang w:val="en-GB" w:eastAsia="en-GB"/>
    </w:rPr>
  </w:style>
  <w:style w:type="paragraph" w:styleId="Heading1">
    <w:name w:val="heading 1"/>
    <w:basedOn w:val="Normal"/>
    <w:next w:val="Normal"/>
    <w:link w:val="Heading1Char"/>
    <w:uiPriority w:val="9"/>
    <w:qFormat/>
    <w:rsid w:val="00DC5B11"/>
    <w:pPr>
      <w:keepNext/>
      <w:spacing w:before="240" w:after="120"/>
      <w:jc w:val="both"/>
      <w:outlineLvl w:val="0"/>
    </w:pPr>
    <w:rPr>
      <w:b/>
      <w:kern w:val="28"/>
      <w:sz w:val="28"/>
      <w:szCs w:val="20"/>
    </w:rPr>
  </w:style>
  <w:style w:type="paragraph" w:styleId="Heading2">
    <w:name w:val="heading 2"/>
    <w:basedOn w:val="Normal"/>
    <w:next w:val="Normal"/>
    <w:link w:val="Heading2Char"/>
    <w:uiPriority w:val="9"/>
    <w:qFormat/>
    <w:rsid w:val="00DC5B11"/>
    <w:pPr>
      <w:keepNext/>
      <w:keepLines/>
      <w:spacing w:after="120"/>
      <w:ind w:left="697" w:hanging="697"/>
      <w:jc w:val="both"/>
      <w:outlineLvl w:val="1"/>
    </w:pPr>
    <w:rPr>
      <w:b/>
      <w:i/>
      <w:sz w:val="28"/>
      <w:szCs w:val="20"/>
    </w:rPr>
  </w:style>
  <w:style w:type="paragraph" w:styleId="Heading3">
    <w:name w:val="heading 3"/>
    <w:basedOn w:val="Normal"/>
    <w:next w:val="Normal"/>
    <w:link w:val="Heading3Char"/>
    <w:uiPriority w:val="9"/>
    <w:qFormat/>
    <w:rsid w:val="00DC5B11"/>
    <w:pPr>
      <w:keepNext/>
      <w:spacing w:before="120" w:after="120"/>
      <w:jc w:val="both"/>
      <w:outlineLvl w:val="2"/>
    </w:pPr>
    <w:rPr>
      <w:b/>
      <w:i/>
      <w:sz w:val="22"/>
      <w:szCs w:val="20"/>
    </w:rPr>
  </w:style>
  <w:style w:type="paragraph" w:styleId="Heading4">
    <w:name w:val="heading 4"/>
    <w:basedOn w:val="Normal"/>
    <w:next w:val="Normal"/>
    <w:link w:val="Heading4Char"/>
    <w:uiPriority w:val="9"/>
    <w:qFormat/>
    <w:rsid w:val="00DC5B11"/>
    <w:pPr>
      <w:keepNext/>
      <w:spacing w:before="120" w:after="120"/>
      <w:jc w:val="both"/>
      <w:outlineLvl w:val="3"/>
    </w:pPr>
    <w:rPr>
      <w:i/>
      <w:sz w:val="22"/>
      <w:szCs w:val="20"/>
    </w:rPr>
  </w:style>
  <w:style w:type="paragraph" w:styleId="Heading5">
    <w:name w:val="heading 5"/>
    <w:basedOn w:val="Normal"/>
    <w:next w:val="Normal"/>
    <w:link w:val="Heading5Char"/>
    <w:uiPriority w:val="9"/>
    <w:qFormat/>
    <w:rsid w:val="00DC5B11"/>
    <w:pPr>
      <w:spacing w:before="240" w:after="60"/>
      <w:jc w:val="both"/>
      <w:outlineLvl w:val="4"/>
    </w:pPr>
    <w:rPr>
      <w:sz w:val="22"/>
      <w:szCs w:val="20"/>
    </w:rPr>
  </w:style>
  <w:style w:type="paragraph" w:styleId="Heading6">
    <w:name w:val="heading 6"/>
    <w:basedOn w:val="Normal"/>
    <w:next w:val="Normal"/>
    <w:link w:val="Heading6Char"/>
    <w:uiPriority w:val="9"/>
    <w:qFormat/>
    <w:rsid w:val="00DC5B11"/>
    <w:pPr>
      <w:spacing w:before="240" w:after="60"/>
      <w:jc w:val="both"/>
      <w:outlineLvl w:val="5"/>
    </w:pPr>
    <w:rPr>
      <w:i/>
      <w:sz w:val="22"/>
      <w:szCs w:val="20"/>
    </w:rPr>
  </w:style>
  <w:style w:type="paragraph" w:styleId="Heading7">
    <w:name w:val="heading 7"/>
    <w:basedOn w:val="Normal"/>
    <w:next w:val="Normal"/>
    <w:link w:val="Heading7Char"/>
    <w:uiPriority w:val="9"/>
    <w:qFormat/>
    <w:rsid w:val="00DC5B11"/>
    <w:pPr>
      <w:numPr>
        <w:ilvl w:val="6"/>
        <w:numId w:val="1"/>
      </w:numPr>
      <w:spacing w:before="240" w:after="60"/>
      <w:ind w:left="4748" w:hanging="708"/>
      <w:jc w:val="both"/>
      <w:outlineLvl w:val="6"/>
    </w:pPr>
    <w:rPr>
      <w:rFonts w:ascii="Arial" w:hAnsi="Arial"/>
      <w:sz w:val="20"/>
      <w:szCs w:val="20"/>
    </w:rPr>
  </w:style>
  <w:style w:type="paragraph" w:styleId="Heading8">
    <w:name w:val="heading 8"/>
    <w:basedOn w:val="Normal"/>
    <w:next w:val="Normal"/>
    <w:link w:val="Heading8Char"/>
    <w:uiPriority w:val="9"/>
    <w:qFormat/>
    <w:rsid w:val="00DC5B11"/>
    <w:pPr>
      <w:numPr>
        <w:ilvl w:val="7"/>
        <w:numId w:val="1"/>
      </w:numPr>
      <w:spacing w:before="240" w:after="60"/>
      <w:ind w:left="5456" w:hanging="708"/>
      <w:jc w:val="both"/>
      <w:outlineLvl w:val="7"/>
    </w:pPr>
    <w:rPr>
      <w:rFonts w:ascii="Arial" w:hAnsi="Arial"/>
      <w:i/>
      <w:sz w:val="20"/>
      <w:szCs w:val="20"/>
    </w:rPr>
  </w:style>
  <w:style w:type="paragraph" w:styleId="Heading9">
    <w:name w:val="heading 9"/>
    <w:basedOn w:val="Normal"/>
    <w:next w:val="Normal"/>
    <w:link w:val="Heading9Char"/>
    <w:uiPriority w:val="9"/>
    <w:qFormat/>
    <w:rsid w:val="00DC5B11"/>
    <w:pPr>
      <w:numPr>
        <w:ilvl w:val="8"/>
        <w:numId w:val="1"/>
      </w:numPr>
      <w:spacing w:before="240" w:after="60"/>
      <w:ind w:left="6164" w:hanging="708"/>
      <w:jc w:val="both"/>
      <w:outlineLvl w:val="8"/>
    </w:pPr>
    <w:rPr>
      <w:rFonts w:ascii="Arial" w:hAnsi="Arial"/>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Cambria" w:hAnsi="Cambria" w:cs="Times New Roman"/>
      <w:b/>
      <w:kern w:val="32"/>
      <w:sz w:val="32"/>
    </w:rPr>
  </w:style>
  <w:style w:type="character" w:customStyle="1" w:styleId="Heading2Char">
    <w:name w:val="Heading 2 Char"/>
    <w:basedOn w:val="DefaultParagraphFont"/>
    <w:link w:val="Heading2"/>
    <w:uiPriority w:val="9"/>
    <w:locked/>
    <w:rsid w:val="00DC5B11"/>
    <w:rPr>
      <w:rFonts w:cs="Times New Roman"/>
      <w:b/>
      <w:i/>
      <w:sz w:val="28"/>
      <w:lang w:val="en-GB" w:eastAsia="en-GB"/>
    </w:rPr>
  </w:style>
  <w:style w:type="character" w:customStyle="1" w:styleId="Heading3Char">
    <w:name w:val="Heading 3 Char"/>
    <w:basedOn w:val="DefaultParagraphFont"/>
    <w:link w:val="Heading3"/>
    <w:uiPriority w:val="9"/>
    <w:locked/>
    <w:rsid w:val="00DC5B11"/>
    <w:rPr>
      <w:rFonts w:cs="Times New Roman"/>
      <w:b/>
      <w:i/>
      <w:sz w:val="22"/>
      <w:lang w:val="en-GB" w:eastAsia="en-GB"/>
    </w:rPr>
  </w:style>
  <w:style w:type="character" w:customStyle="1" w:styleId="Heading4Char">
    <w:name w:val="Heading 4 Char"/>
    <w:basedOn w:val="DefaultParagraphFont"/>
    <w:link w:val="Heading4"/>
    <w:uiPriority w:val="9"/>
    <w:semiHidden/>
    <w:locked/>
    <w:rPr>
      <w:rFonts w:ascii="Calibri" w:hAnsi="Calibri" w:cs="Times New Roman"/>
      <w:b/>
      <w:sz w:val="28"/>
    </w:rPr>
  </w:style>
  <w:style w:type="character" w:customStyle="1" w:styleId="Heading5Char">
    <w:name w:val="Heading 5 Char"/>
    <w:basedOn w:val="DefaultParagraphFont"/>
    <w:link w:val="Heading5"/>
    <w:uiPriority w:val="9"/>
    <w:semiHidden/>
    <w:locked/>
    <w:rPr>
      <w:rFonts w:ascii="Calibri" w:hAnsi="Calibri" w:cs="Times New Roman"/>
      <w:b/>
      <w:i/>
      <w:sz w:val="26"/>
    </w:rPr>
  </w:style>
  <w:style w:type="character" w:customStyle="1" w:styleId="Heading6Char">
    <w:name w:val="Heading 6 Char"/>
    <w:basedOn w:val="DefaultParagraphFont"/>
    <w:link w:val="Heading6"/>
    <w:uiPriority w:val="9"/>
    <w:locked/>
    <w:rPr>
      <w:rFonts w:ascii="Calibri" w:hAnsi="Calibri" w:cs="Times New Roman"/>
      <w:b/>
      <w:sz w:val="22"/>
    </w:rPr>
  </w:style>
  <w:style w:type="character" w:customStyle="1" w:styleId="Heading7Char">
    <w:name w:val="Heading 7 Char"/>
    <w:basedOn w:val="DefaultParagraphFont"/>
    <w:link w:val="Heading7"/>
    <w:uiPriority w:val="9"/>
    <w:locked/>
    <w:rPr>
      <w:rFonts w:ascii="Arial" w:hAnsi="Arial"/>
      <w:lang w:val="en-GB" w:eastAsia="en-GB"/>
    </w:rPr>
  </w:style>
  <w:style w:type="character" w:customStyle="1" w:styleId="Heading8Char">
    <w:name w:val="Heading 8 Char"/>
    <w:basedOn w:val="DefaultParagraphFont"/>
    <w:link w:val="Heading8"/>
    <w:uiPriority w:val="9"/>
    <w:locked/>
    <w:rPr>
      <w:rFonts w:ascii="Arial" w:hAnsi="Arial"/>
      <w:i/>
      <w:lang w:val="en-GB" w:eastAsia="en-GB"/>
    </w:rPr>
  </w:style>
  <w:style w:type="character" w:customStyle="1" w:styleId="Heading9Char">
    <w:name w:val="Heading 9 Char"/>
    <w:basedOn w:val="DefaultParagraphFont"/>
    <w:link w:val="Heading9"/>
    <w:uiPriority w:val="9"/>
    <w:locked/>
    <w:rPr>
      <w:rFonts w:ascii="Arial" w:hAnsi="Arial"/>
      <w:i/>
      <w:sz w:val="18"/>
      <w:lang w:val="en-GB" w:eastAsia="en-GB"/>
    </w:rPr>
  </w:style>
  <w:style w:type="paragraph" w:customStyle="1" w:styleId="Heading10">
    <w:name w:val="Heading1"/>
    <w:basedOn w:val="Normal"/>
    <w:rsid w:val="00232C48"/>
    <w:pPr>
      <w:jc w:val="both"/>
      <w:outlineLvl w:val="0"/>
    </w:pPr>
    <w:rPr>
      <w:rFonts w:ascii="ArialNarrow,Bold" w:hAnsi="ArialNarrow,Bold" w:cs="ArialNarrow,Bold"/>
      <w:b/>
      <w:bCs/>
      <w:color w:val="000080"/>
    </w:rPr>
  </w:style>
  <w:style w:type="paragraph" w:customStyle="1" w:styleId="Heading30">
    <w:name w:val="Heading3"/>
    <w:basedOn w:val="Normal"/>
    <w:rsid w:val="00232C48"/>
    <w:pPr>
      <w:jc w:val="both"/>
      <w:outlineLvl w:val="0"/>
    </w:pPr>
    <w:rPr>
      <w:rFonts w:ascii="ArialNarrow,Bold" w:hAnsi="ArialNarrow,Bold" w:cs="ArialNarrow,Bold"/>
      <w:b/>
      <w:bCs/>
      <w:color w:val="000080"/>
    </w:rPr>
  </w:style>
  <w:style w:type="paragraph" w:customStyle="1" w:styleId="Me">
    <w:name w:val="Me"/>
    <w:basedOn w:val="Normal"/>
    <w:rsid w:val="00744093"/>
    <w:pPr>
      <w:keepNext/>
      <w:keepLines/>
      <w:spacing w:after="120"/>
      <w:ind w:left="697" w:hanging="697"/>
      <w:jc w:val="both"/>
      <w:outlineLvl w:val="1"/>
    </w:pPr>
    <w:rPr>
      <w:rFonts w:ascii="Arial" w:hAnsi="Arial" w:cs="Arial"/>
      <w:b/>
      <w:i/>
      <w:sz w:val="28"/>
      <w:szCs w:val="28"/>
    </w:rPr>
  </w:style>
  <w:style w:type="character" w:styleId="FootnoteReference">
    <w:name w:val="footnote reference"/>
    <w:aliases w:val="Footnote symbol,Times 10 Point,Exposant 3 Point"/>
    <w:basedOn w:val="DefaultParagraphFont"/>
    <w:semiHidden/>
    <w:rsid w:val="00DC5B11"/>
    <w:rPr>
      <w:rFonts w:cs="Times New Roman"/>
      <w:vertAlign w:val="superscript"/>
    </w:rPr>
  </w:style>
  <w:style w:type="paragraph" w:styleId="FootnoteText">
    <w:name w:val="footnote text"/>
    <w:aliases w:val="Schriftart: 9 pt,Schriftart: 10 pt,Schriftart: 8 pt,WB-Fußnotentext,fn,Footnotes,Footnote ak,Footnote Text Char,FoodNote,ft,Footnote,Footnote Text Char1,Footnote Text Char Char,Footnote Text Char1 Char Char"/>
    <w:basedOn w:val="Normal"/>
    <w:link w:val="FootnoteTextChar2"/>
    <w:rsid w:val="00DC5B11"/>
    <w:pPr>
      <w:jc w:val="both"/>
    </w:pPr>
    <w:rPr>
      <w:sz w:val="20"/>
      <w:szCs w:val="20"/>
    </w:rPr>
  </w:style>
  <w:style w:type="character" w:customStyle="1" w:styleId="FootnoteTextChar2">
    <w:name w:val="Footnote Text Char2"/>
    <w:aliases w:val="Schriftart: 9 pt Char,Schriftart: 10 pt Char,Schriftart: 8 pt Char,WB-Fußnotentext Char,fn Char,Footnotes Char,Footnote ak Char,Footnote Text Char Char1,FoodNote Char,ft Char,Footnote Char,Footnote Text Char1 Char"/>
    <w:basedOn w:val="DefaultParagraphFont"/>
    <w:link w:val="FootnoteText"/>
    <w:locked/>
    <w:rsid w:val="00DC5B11"/>
    <w:rPr>
      <w:rFonts w:cs="Times New Roman"/>
      <w:lang w:val="en-GB" w:eastAsia="en-GB"/>
    </w:rPr>
  </w:style>
  <w:style w:type="paragraph" w:customStyle="1" w:styleId="Text1Char">
    <w:name w:val="Text 1 Char"/>
    <w:basedOn w:val="Normal"/>
    <w:link w:val="Text1CharChar"/>
    <w:rsid w:val="00DC5B11"/>
    <w:pPr>
      <w:spacing w:after="240"/>
      <w:ind w:left="482"/>
      <w:jc w:val="both"/>
    </w:pPr>
    <w:rPr>
      <w:sz w:val="22"/>
      <w:szCs w:val="20"/>
    </w:rPr>
  </w:style>
  <w:style w:type="character" w:customStyle="1" w:styleId="Text1CharChar">
    <w:name w:val="Text 1 Char Char"/>
    <w:link w:val="Text1Char"/>
    <w:locked/>
    <w:rsid w:val="00DC5B11"/>
    <w:rPr>
      <w:sz w:val="22"/>
      <w:lang w:val="en-GB" w:eastAsia="en-GB"/>
    </w:rPr>
  </w:style>
  <w:style w:type="paragraph" w:styleId="PlainText">
    <w:name w:val="Plain Text"/>
    <w:basedOn w:val="Normal"/>
    <w:link w:val="PlainTextChar"/>
    <w:uiPriority w:val="99"/>
    <w:rsid w:val="00DC5B11"/>
    <w:pPr>
      <w:jc w:val="both"/>
    </w:pPr>
    <w:rPr>
      <w:rFonts w:ascii="Courier New" w:hAnsi="Courier New"/>
      <w:sz w:val="20"/>
      <w:szCs w:val="20"/>
    </w:rPr>
  </w:style>
  <w:style w:type="character" w:customStyle="1" w:styleId="PlainTextChar">
    <w:name w:val="Plain Text Char"/>
    <w:basedOn w:val="DefaultParagraphFont"/>
    <w:link w:val="PlainText"/>
    <w:uiPriority w:val="99"/>
    <w:semiHidden/>
    <w:locked/>
    <w:rPr>
      <w:rFonts w:ascii="Courier New" w:hAnsi="Courier New" w:cs="Times New Roman"/>
    </w:rPr>
  </w:style>
  <w:style w:type="character" w:styleId="Hyperlink">
    <w:name w:val="Hyperlink"/>
    <w:basedOn w:val="DefaultParagraphFont"/>
    <w:uiPriority w:val="99"/>
    <w:rsid w:val="00DC5B11"/>
    <w:rPr>
      <w:rFonts w:cs="Times New Roman"/>
      <w:color w:val="0000FF"/>
      <w:u w:val="single"/>
    </w:rPr>
  </w:style>
  <w:style w:type="paragraph" w:customStyle="1" w:styleId="formquest2">
    <w:name w:val="formquest2"/>
    <w:basedOn w:val="Normal"/>
    <w:rsid w:val="00DC5B11"/>
    <w:pPr>
      <w:pBdr>
        <w:top w:val="single" w:sz="24" w:space="1" w:color="auto"/>
        <w:left w:val="single" w:sz="24" w:space="1" w:color="auto"/>
        <w:bottom w:val="single" w:sz="24" w:space="1" w:color="auto"/>
        <w:right w:val="single" w:sz="24" w:space="1" w:color="auto"/>
      </w:pBdr>
      <w:shd w:val="pct10" w:color="auto" w:fill="auto"/>
      <w:ind w:right="-21"/>
      <w:jc w:val="both"/>
    </w:pPr>
    <w:rPr>
      <w:b/>
      <w:sz w:val="22"/>
      <w:szCs w:val="20"/>
    </w:rPr>
  </w:style>
  <w:style w:type="paragraph" w:customStyle="1" w:styleId="BodyText1">
    <w:name w:val="Body Text1"/>
    <w:basedOn w:val="Normal"/>
    <w:rsid w:val="00DC5B11"/>
    <w:pPr>
      <w:ind w:left="2880"/>
      <w:jc w:val="both"/>
    </w:pPr>
    <w:rPr>
      <w:sz w:val="22"/>
      <w:szCs w:val="20"/>
    </w:rPr>
  </w:style>
  <w:style w:type="paragraph" w:customStyle="1" w:styleId="formquest1">
    <w:name w:val="formquest1"/>
    <w:basedOn w:val="Normal"/>
    <w:rsid w:val="00DC5B11"/>
    <w:pPr>
      <w:tabs>
        <w:tab w:val="left" w:pos="2880"/>
        <w:tab w:val="left" w:leader="dot" w:pos="8640"/>
      </w:tabs>
      <w:jc w:val="both"/>
    </w:pPr>
    <w:rPr>
      <w:b/>
      <w:sz w:val="22"/>
      <w:szCs w:val="20"/>
    </w:rPr>
  </w:style>
  <w:style w:type="paragraph" w:customStyle="1" w:styleId="ZCom">
    <w:name w:val="Z_Com"/>
    <w:basedOn w:val="Normal"/>
    <w:next w:val="ZDGName"/>
    <w:rsid w:val="00DC5B11"/>
    <w:pPr>
      <w:widowControl w:val="0"/>
      <w:ind w:right="85"/>
      <w:jc w:val="both"/>
    </w:pPr>
    <w:rPr>
      <w:rFonts w:ascii="Arial" w:hAnsi="Arial"/>
      <w:sz w:val="22"/>
      <w:szCs w:val="20"/>
    </w:rPr>
  </w:style>
  <w:style w:type="paragraph" w:customStyle="1" w:styleId="ZDGName">
    <w:name w:val="Z_DGName"/>
    <w:basedOn w:val="Normal"/>
    <w:rsid w:val="00DC5B11"/>
    <w:pPr>
      <w:widowControl w:val="0"/>
      <w:ind w:right="85"/>
      <w:jc w:val="both"/>
    </w:pPr>
    <w:rPr>
      <w:rFonts w:ascii="Arial" w:hAnsi="Arial"/>
      <w:sz w:val="16"/>
      <w:szCs w:val="20"/>
    </w:rPr>
  </w:style>
  <w:style w:type="paragraph" w:customStyle="1" w:styleId="Text4">
    <w:name w:val="Text 4"/>
    <w:basedOn w:val="Normal"/>
    <w:rsid w:val="00DC5B11"/>
    <w:pPr>
      <w:tabs>
        <w:tab w:val="left" w:pos="2161"/>
      </w:tabs>
      <w:spacing w:after="240"/>
      <w:ind w:left="1440"/>
      <w:jc w:val="both"/>
    </w:pPr>
    <w:rPr>
      <w:sz w:val="22"/>
      <w:szCs w:val="20"/>
    </w:rPr>
  </w:style>
  <w:style w:type="paragraph" w:customStyle="1" w:styleId="box">
    <w:name w:val="box"/>
    <w:basedOn w:val="Normal"/>
    <w:rsid w:val="00DC5B11"/>
    <w:pPr>
      <w:spacing w:before="120" w:after="120"/>
      <w:jc w:val="both"/>
    </w:pPr>
    <w:rPr>
      <w:sz w:val="32"/>
      <w:szCs w:val="20"/>
    </w:rPr>
  </w:style>
  <w:style w:type="character" w:styleId="PageNumber">
    <w:name w:val="page number"/>
    <w:basedOn w:val="DefaultParagraphFont"/>
    <w:uiPriority w:val="99"/>
    <w:rsid w:val="00DC5B11"/>
    <w:rPr>
      <w:rFonts w:cs="Times New Roman"/>
    </w:rPr>
  </w:style>
  <w:style w:type="paragraph" w:styleId="Footer">
    <w:name w:val="footer"/>
    <w:basedOn w:val="Normal"/>
    <w:link w:val="FooterChar"/>
    <w:uiPriority w:val="99"/>
    <w:rsid w:val="00DC5B11"/>
    <w:pPr>
      <w:tabs>
        <w:tab w:val="center" w:pos="4153"/>
        <w:tab w:val="right" w:pos="8306"/>
      </w:tabs>
      <w:jc w:val="both"/>
    </w:pPr>
    <w:rPr>
      <w:sz w:val="22"/>
      <w:szCs w:val="20"/>
    </w:rPr>
  </w:style>
  <w:style w:type="character" w:customStyle="1" w:styleId="FooterChar">
    <w:name w:val="Footer Char"/>
    <w:basedOn w:val="DefaultParagraphFont"/>
    <w:link w:val="Footer"/>
    <w:uiPriority w:val="99"/>
    <w:locked/>
    <w:rPr>
      <w:rFonts w:cs="Times New Roman"/>
      <w:sz w:val="24"/>
    </w:rPr>
  </w:style>
  <w:style w:type="paragraph" w:styleId="Header">
    <w:name w:val="header"/>
    <w:basedOn w:val="Normal"/>
    <w:link w:val="HeaderChar"/>
    <w:uiPriority w:val="99"/>
    <w:rsid w:val="00DC5B11"/>
    <w:pPr>
      <w:tabs>
        <w:tab w:val="center" w:pos="4153"/>
        <w:tab w:val="right" w:pos="8306"/>
      </w:tabs>
      <w:jc w:val="both"/>
    </w:pPr>
    <w:rPr>
      <w:sz w:val="20"/>
      <w:szCs w:val="20"/>
    </w:rPr>
  </w:style>
  <w:style w:type="character" w:customStyle="1" w:styleId="HeaderChar">
    <w:name w:val="Header Char"/>
    <w:basedOn w:val="DefaultParagraphFont"/>
    <w:link w:val="Header"/>
    <w:uiPriority w:val="99"/>
    <w:semiHidden/>
    <w:locked/>
    <w:rPr>
      <w:rFonts w:cs="Times New Roman"/>
      <w:sz w:val="24"/>
    </w:rPr>
  </w:style>
  <w:style w:type="paragraph" w:styleId="TOC1">
    <w:name w:val="toc 1"/>
    <w:basedOn w:val="Normal"/>
    <w:next w:val="Normal"/>
    <w:autoRedefine/>
    <w:uiPriority w:val="39"/>
    <w:semiHidden/>
    <w:rsid w:val="00DC5B11"/>
    <w:pPr>
      <w:spacing w:before="120" w:after="120"/>
    </w:pPr>
    <w:rPr>
      <w:b/>
      <w:bCs/>
      <w:caps/>
      <w:sz w:val="20"/>
      <w:szCs w:val="20"/>
    </w:rPr>
  </w:style>
  <w:style w:type="paragraph" w:styleId="TOC2">
    <w:name w:val="toc 2"/>
    <w:basedOn w:val="Normal"/>
    <w:next w:val="Normal"/>
    <w:autoRedefine/>
    <w:uiPriority w:val="39"/>
    <w:semiHidden/>
    <w:rsid w:val="00DC5B11"/>
    <w:pPr>
      <w:ind w:left="220"/>
    </w:pPr>
    <w:rPr>
      <w:smallCaps/>
      <w:sz w:val="20"/>
      <w:szCs w:val="20"/>
    </w:rPr>
  </w:style>
  <w:style w:type="paragraph" w:styleId="TOC3">
    <w:name w:val="toc 3"/>
    <w:basedOn w:val="Normal"/>
    <w:next w:val="Normal"/>
    <w:autoRedefine/>
    <w:uiPriority w:val="39"/>
    <w:semiHidden/>
    <w:rsid w:val="00DC5B11"/>
    <w:pPr>
      <w:ind w:left="440"/>
    </w:pPr>
    <w:rPr>
      <w:i/>
      <w:iCs/>
      <w:sz w:val="20"/>
      <w:szCs w:val="20"/>
    </w:rPr>
  </w:style>
  <w:style w:type="paragraph" w:styleId="TOC4">
    <w:name w:val="toc 4"/>
    <w:basedOn w:val="Normal"/>
    <w:next w:val="Normal"/>
    <w:autoRedefine/>
    <w:uiPriority w:val="39"/>
    <w:semiHidden/>
    <w:rsid w:val="00DC5B11"/>
    <w:pPr>
      <w:ind w:left="660"/>
    </w:pPr>
    <w:rPr>
      <w:sz w:val="18"/>
      <w:szCs w:val="18"/>
    </w:rPr>
  </w:style>
  <w:style w:type="paragraph" w:styleId="TOC5">
    <w:name w:val="toc 5"/>
    <w:basedOn w:val="Normal"/>
    <w:next w:val="Normal"/>
    <w:autoRedefine/>
    <w:uiPriority w:val="39"/>
    <w:semiHidden/>
    <w:rsid w:val="00DC5B11"/>
    <w:pPr>
      <w:ind w:left="880"/>
    </w:pPr>
    <w:rPr>
      <w:sz w:val="18"/>
      <w:szCs w:val="18"/>
    </w:rPr>
  </w:style>
  <w:style w:type="paragraph" w:styleId="TOC6">
    <w:name w:val="toc 6"/>
    <w:basedOn w:val="Normal"/>
    <w:next w:val="Normal"/>
    <w:autoRedefine/>
    <w:uiPriority w:val="39"/>
    <w:semiHidden/>
    <w:rsid w:val="00DC5B11"/>
    <w:pPr>
      <w:ind w:left="1100"/>
    </w:pPr>
    <w:rPr>
      <w:sz w:val="18"/>
      <w:szCs w:val="18"/>
    </w:rPr>
  </w:style>
  <w:style w:type="paragraph" w:styleId="TOC7">
    <w:name w:val="toc 7"/>
    <w:basedOn w:val="Normal"/>
    <w:next w:val="Normal"/>
    <w:autoRedefine/>
    <w:uiPriority w:val="39"/>
    <w:semiHidden/>
    <w:rsid w:val="00DC5B11"/>
    <w:pPr>
      <w:ind w:left="1320"/>
    </w:pPr>
    <w:rPr>
      <w:sz w:val="18"/>
      <w:szCs w:val="18"/>
    </w:rPr>
  </w:style>
  <w:style w:type="paragraph" w:styleId="TOC8">
    <w:name w:val="toc 8"/>
    <w:basedOn w:val="Normal"/>
    <w:next w:val="Normal"/>
    <w:autoRedefine/>
    <w:uiPriority w:val="39"/>
    <w:semiHidden/>
    <w:rsid w:val="00DC5B11"/>
    <w:pPr>
      <w:ind w:left="1540"/>
    </w:pPr>
    <w:rPr>
      <w:sz w:val="18"/>
      <w:szCs w:val="18"/>
    </w:rPr>
  </w:style>
  <w:style w:type="paragraph" w:styleId="TOC9">
    <w:name w:val="toc 9"/>
    <w:basedOn w:val="Normal"/>
    <w:next w:val="Normal"/>
    <w:autoRedefine/>
    <w:uiPriority w:val="39"/>
    <w:semiHidden/>
    <w:rsid w:val="00DC5B11"/>
    <w:pPr>
      <w:ind w:left="1760"/>
    </w:pPr>
    <w:rPr>
      <w:sz w:val="18"/>
      <w:szCs w:val="18"/>
    </w:rPr>
  </w:style>
  <w:style w:type="paragraph" w:customStyle="1" w:styleId="T11B">
    <w:name w:val="T11B"/>
    <w:rsid w:val="00DC5B11"/>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439" w:after="57" w:line="288" w:lineRule="atLeast"/>
    </w:pPr>
    <w:rPr>
      <w:rFonts w:ascii="Swiss" w:hAnsi="Swiss"/>
      <w:b/>
      <w:sz w:val="22"/>
      <w:lang w:val="en-US" w:eastAsia="en-GB"/>
    </w:rPr>
  </w:style>
  <w:style w:type="paragraph" w:customStyle="1" w:styleId="T2an">
    <w:name w:val="T2an"/>
    <w:rsid w:val="00DC5B11"/>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80" w:after="1984" w:line="400" w:lineRule="atLeast"/>
      <w:jc w:val="center"/>
    </w:pPr>
    <w:rPr>
      <w:rFonts w:ascii="Swiss" w:hAnsi="Swiss"/>
      <w:sz w:val="40"/>
      <w:lang w:val="en-US" w:eastAsia="en-GB"/>
    </w:rPr>
  </w:style>
  <w:style w:type="paragraph" w:customStyle="1" w:styleId="5Bcell">
    <w:name w:val="5B:cell"/>
    <w:rsid w:val="00DC5B11"/>
    <w:pPr>
      <w:tabs>
        <w:tab w:val="left" w:pos="0"/>
        <w:tab w:val="left" w:pos="720"/>
        <w:tab w:val="left" w:pos="1440"/>
        <w:tab w:val="left" w:pos="2160"/>
      </w:tabs>
      <w:spacing w:after="38" w:line="178" w:lineRule="atLeast"/>
      <w:jc w:val="both"/>
    </w:pPr>
    <w:rPr>
      <w:rFonts w:ascii="Swiss" w:hAnsi="Swiss"/>
      <w:sz w:val="16"/>
      <w:lang w:val="en-US" w:eastAsia="en-GB"/>
    </w:rPr>
  </w:style>
  <w:style w:type="paragraph" w:customStyle="1" w:styleId="cell">
    <w:name w:val="cell"/>
    <w:rsid w:val="00DC5B11"/>
    <w:pPr>
      <w:tabs>
        <w:tab w:val="left" w:pos="0"/>
        <w:tab w:val="left" w:pos="720"/>
        <w:tab w:val="left" w:pos="1440"/>
        <w:tab w:val="left" w:pos="2160"/>
      </w:tabs>
      <w:spacing w:before="250" w:after="28" w:line="178" w:lineRule="atLeast"/>
    </w:pPr>
    <w:rPr>
      <w:rFonts w:ascii="Swiss" w:hAnsi="Swiss"/>
      <w:sz w:val="16"/>
      <w:lang w:val="en-US" w:eastAsia="en-GB"/>
    </w:rPr>
  </w:style>
  <w:style w:type="paragraph" w:customStyle="1" w:styleId="parapag">
    <w:name w:val="parapag"/>
    <w:rsid w:val="00DC5B11"/>
    <w:pPr>
      <w:tabs>
        <w:tab w:val="left" w:pos="0"/>
        <w:tab w:val="left" w:pos="34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150" w:line="240" w:lineRule="atLeast"/>
      <w:jc w:val="both"/>
    </w:pPr>
    <w:rPr>
      <w:rFonts w:ascii="Swiss" w:hAnsi="Swiss"/>
      <w:lang w:val="en-US" w:eastAsia="en-GB"/>
    </w:rPr>
  </w:style>
  <w:style w:type="character" w:styleId="FollowedHyperlink">
    <w:name w:val="FollowedHyperlink"/>
    <w:basedOn w:val="DefaultParagraphFont"/>
    <w:uiPriority w:val="99"/>
    <w:rsid w:val="00DC5B11"/>
    <w:rPr>
      <w:rFonts w:cs="Times New Roman"/>
      <w:color w:val="800080"/>
      <w:u w:val="single"/>
    </w:rPr>
  </w:style>
  <w:style w:type="paragraph" w:customStyle="1" w:styleId="SubTitle1">
    <w:name w:val="SubTitle 1"/>
    <w:basedOn w:val="Normal"/>
    <w:next w:val="Normal"/>
    <w:rsid w:val="00DC5B11"/>
    <w:pPr>
      <w:spacing w:after="240"/>
      <w:jc w:val="center"/>
    </w:pPr>
    <w:rPr>
      <w:rFonts w:ascii="Arial" w:hAnsi="Arial"/>
      <w:b/>
      <w:sz w:val="40"/>
      <w:szCs w:val="20"/>
    </w:rPr>
  </w:style>
  <w:style w:type="paragraph" w:styleId="Title">
    <w:name w:val="Title"/>
    <w:basedOn w:val="Normal"/>
    <w:next w:val="SubTitle1"/>
    <w:link w:val="TitleChar"/>
    <w:uiPriority w:val="10"/>
    <w:qFormat/>
    <w:rsid w:val="00DC5B11"/>
    <w:pPr>
      <w:spacing w:after="480"/>
      <w:jc w:val="center"/>
    </w:pPr>
    <w:rPr>
      <w:rFonts w:ascii="Arial" w:hAnsi="Arial"/>
      <w:b/>
      <w:sz w:val="48"/>
      <w:szCs w:val="20"/>
    </w:rPr>
  </w:style>
  <w:style w:type="character" w:customStyle="1" w:styleId="TitleChar">
    <w:name w:val="Title Char"/>
    <w:basedOn w:val="DefaultParagraphFont"/>
    <w:link w:val="Title"/>
    <w:uiPriority w:val="10"/>
    <w:locked/>
    <w:rPr>
      <w:rFonts w:ascii="Cambria" w:hAnsi="Cambria" w:cs="Times New Roman"/>
      <w:b/>
      <w:kern w:val="28"/>
      <w:sz w:val="32"/>
    </w:rPr>
  </w:style>
  <w:style w:type="paragraph" w:styleId="EndnoteText">
    <w:name w:val="endnote text"/>
    <w:basedOn w:val="Normal"/>
    <w:link w:val="EndnoteTextChar"/>
    <w:uiPriority w:val="99"/>
    <w:semiHidden/>
    <w:rsid w:val="00DC5B11"/>
    <w:pPr>
      <w:jc w:val="both"/>
    </w:pPr>
    <w:rPr>
      <w:sz w:val="20"/>
      <w:szCs w:val="20"/>
    </w:rPr>
  </w:style>
  <w:style w:type="character" w:customStyle="1" w:styleId="EndnoteTextChar">
    <w:name w:val="Endnote Text Char"/>
    <w:basedOn w:val="DefaultParagraphFont"/>
    <w:link w:val="EndnoteText"/>
    <w:uiPriority w:val="99"/>
    <w:semiHidden/>
    <w:locked/>
    <w:rsid w:val="006D2E7A"/>
    <w:rPr>
      <w:rFonts w:cs="Times New Roman"/>
    </w:rPr>
  </w:style>
  <w:style w:type="paragraph" w:styleId="NormalIndent">
    <w:name w:val="Normal Indent"/>
    <w:basedOn w:val="Normal"/>
    <w:uiPriority w:val="99"/>
    <w:rsid w:val="00DC5B11"/>
    <w:pPr>
      <w:ind w:left="357"/>
      <w:jc w:val="both"/>
    </w:pPr>
    <w:rPr>
      <w:sz w:val="22"/>
      <w:szCs w:val="20"/>
    </w:rPr>
  </w:style>
  <w:style w:type="paragraph" w:customStyle="1" w:styleId="NaceInclusionsid2">
    <w:name w:val="Nace Inclusions id 2"/>
    <w:basedOn w:val="Normal"/>
    <w:rsid w:val="00DC5B11"/>
    <w:pPr>
      <w:keepNext/>
      <w:keepLines/>
      <w:ind w:left="1191" w:hanging="170"/>
      <w:jc w:val="both"/>
    </w:pPr>
    <w:rPr>
      <w:rFonts w:ascii="Times" w:hAnsi="Times"/>
      <w:noProof/>
      <w:sz w:val="18"/>
      <w:szCs w:val="20"/>
    </w:rPr>
  </w:style>
  <w:style w:type="paragraph" w:customStyle="1" w:styleId="NaceInclusionsId11">
    <w:name w:val="Nace Inclusions Id 11"/>
    <w:basedOn w:val="Normal"/>
    <w:rsid w:val="00DC5B11"/>
    <w:pPr>
      <w:keepNext/>
      <w:keepLines/>
      <w:ind w:left="1021" w:hanging="170"/>
      <w:jc w:val="both"/>
    </w:pPr>
    <w:rPr>
      <w:rFonts w:ascii="Times" w:hAnsi="Times"/>
      <w:noProof/>
      <w:sz w:val="18"/>
      <w:szCs w:val="20"/>
    </w:rPr>
  </w:style>
  <w:style w:type="paragraph" w:customStyle="1" w:styleId="NaceExclusionsid1">
    <w:name w:val="Nace Exclusions id 1"/>
    <w:basedOn w:val="NaceExclusions"/>
    <w:rsid w:val="00DC5B11"/>
    <w:pPr>
      <w:spacing w:before="0"/>
    </w:pPr>
  </w:style>
  <w:style w:type="paragraph" w:customStyle="1" w:styleId="NaceExclusions">
    <w:name w:val="Nace Exclusions"/>
    <w:basedOn w:val="NaceInclusions"/>
    <w:rsid w:val="00DC5B11"/>
    <w:rPr>
      <w:i/>
    </w:rPr>
  </w:style>
  <w:style w:type="paragraph" w:customStyle="1" w:styleId="NaceInclusions">
    <w:name w:val="Nace Inclusions"/>
    <w:basedOn w:val="NaceEdition"/>
    <w:rsid w:val="00DC5B11"/>
    <w:pPr>
      <w:keepNext/>
      <w:spacing w:after="0"/>
      <w:ind w:left="1135" w:hanging="284"/>
    </w:pPr>
  </w:style>
  <w:style w:type="paragraph" w:customStyle="1" w:styleId="NaceEdition">
    <w:name w:val="Nace Edition"/>
    <w:basedOn w:val="Nace"/>
    <w:rsid w:val="00DC5B11"/>
    <w:pPr>
      <w:spacing w:before="120" w:after="120"/>
    </w:pPr>
    <w:rPr>
      <w:sz w:val="18"/>
    </w:rPr>
  </w:style>
  <w:style w:type="paragraph" w:customStyle="1" w:styleId="Nace">
    <w:name w:val="Nace"/>
    <w:basedOn w:val="Normal"/>
    <w:rsid w:val="00DC5B11"/>
    <w:pPr>
      <w:keepLines/>
      <w:spacing w:before="240"/>
      <w:jc w:val="both"/>
    </w:pPr>
    <w:rPr>
      <w:rFonts w:ascii="Times" w:hAnsi="Times"/>
      <w:noProof/>
      <w:sz w:val="20"/>
      <w:szCs w:val="20"/>
    </w:rPr>
  </w:style>
  <w:style w:type="paragraph" w:styleId="EnvelopeAddress">
    <w:name w:val="envelope address"/>
    <w:basedOn w:val="Normal"/>
    <w:uiPriority w:val="99"/>
    <w:rsid w:val="00DC5B11"/>
    <w:pPr>
      <w:framePr w:w="7920" w:h="1980" w:hRule="exact" w:hSpace="180" w:wrap="auto" w:hAnchor="page" w:xAlign="center" w:yAlign="bottom"/>
      <w:jc w:val="both"/>
    </w:pPr>
    <w:rPr>
      <w:sz w:val="22"/>
      <w:szCs w:val="20"/>
    </w:rPr>
  </w:style>
  <w:style w:type="paragraph" w:customStyle="1" w:styleId="NumPar1">
    <w:name w:val="NumPar 1"/>
    <w:basedOn w:val="Heading1"/>
    <w:next w:val="Text1Char"/>
    <w:rsid w:val="00DC5B11"/>
    <w:pPr>
      <w:keepNext w:val="0"/>
      <w:spacing w:before="0" w:after="240"/>
      <w:ind w:left="483" w:hanging="483"/>
      <w:outlineLvl w:val="9"/>
    </w:pPr>
    <w:rPr>
      <w:b w:val="0"/>
      <w:kern w:val="0"/>
      <w:sz w:val="24"/>
    </w:rPr>
  </w:style>
  <w:style w:type="paragraph" w:customStyle="1" w:styleId="NumPar2">
    <w:name w:val="NumPar 2"/>
    <w:basedOn w:val="Heading2"/>
    <w:next w:val="Text2"/>
    <w:rsid w:val="00DC5B11"/>
    <w:pPr>
      <w:keepNext w:val="0"/>
      <w:keepLines w:val="0"/>
      <w:spacing w:after="240"/>
      <w:ind w:left="0" w:firstLine="0"/>
    </w:pPr>
    <w:rPr>
      <w:b w:val="0"/>
      <w:i w:val="0"/>
      <w:sz w:val="24"/>
    </w:rPr>
  </w:style>
  <w:style w:type="paragraph" w:customStyle="1" w:styleId="Text2">
    <w:name w:val="Text 2"/>
    <w:basedOn w:val="Normal"/>
    <w:rsid w:val="00DC5B11"/>
    <w:pPr>
      <w:tabs>
        <w:tab w:val="left" w:pos="2161"/>
      </w:tabs>
      <w:spacing w:after="240"/>
      <w:ind w:left="1077"/>
      <w:jc w:val="both"/>
    </w:pPr>
    <w:rPr>
      <w:sz w:val="22"/>
      <w:szCs w:val="20"/>
    </w:rPr>
  </w:style>
  <w:style w:type="paragraph" w:customStyle="1" w:styleId="n4">
    <w:name w:val="n4"/>
    <w:basedOn w:val="Heading4"/>
    <w:rsid w:val="00DC5B11"/>
    <w:pPr>
      <w:ind w:left="720"/>
    </w:pPr>
    <w:rPr>
      <w:i w:val="0"/>
    </w:rPr>
  </w:style>
  <w:style w:type="paragraph" w:styleId="DocumentMap">
    <w:name w:val="Document Map"/>
    <w:basedOn w:val="Normal"/>
    <w:link w:val="DocumentMapChar"/>
    <w:uiPriority w:val="99"/>
    <w:semiHidden/>
    <w:rsid w:val="00DC5B11"/>
    <w:pPr>
      <w:shd w:val="clear" w:color="auto" w:fill="000080"/>
      <w:jc w:val="both"/>
    </w:pPr>
    <w:rPr>
      <w:rFonts w:ascii="Tahoma" w:hAnsi="Tahoma"/>
      <w:sz w:val="22"/>
      <w:szCs w:val="20"/>
    </w:rPr>
  </w:style>
  <w:style w:type="character" w:customStyle="1" w:styleId="DocumentMapChar">
    <w:name w:val="Document Map Char"/>
    <w:basedOn w:val="DefaultParagraphFont"/>
    <w:link w:val="DocumentMap"/>
    <w:uiPriority w:val="99"/>
    <w:semiHidden/>
    <w:locked/>
    <w:rPr>
      <w:rFonts w:ascii="Tahoma" w:hAnsi="Tahoma" w:cs="Times New Roman"/>
      <w:sz w:val="16"/>
    </w:rPr>
  </w:style>
  <w:style w:type="paragraph" w:customStyle="1" w:styleId="NoteHead">
    <w:name w:val="NoteHead"/>
    <w:basedOn w:val="Normal"/>
    <w:next w:val="Normal"/>
    <w:rsid w:val="00DC5B11"/>
    <w:pPr>
      <w:spacing w:before="720" w:after="720"/>
      <w:jc w:val="center"/>
    </w:pPr>
    <w:rPr>
      <w:b/>
      <w:smallCaps/>
      <w:sz w:val="22"/>
      <w:szCs w:val="20"/>
    </w:rPr>
  </w:style>
  <w:style w:type="paragraph" w:styleId="Index1">
    <w:name w:val="index 1"/>
    <w:basedOn w:val="Normal"/>
    <w:next w:val="Normal"/>
    <w:autoRedefine/>
    <w:uiPriority w:val="99"/>
    <w:semiHidden/>
    <w:rsid w:val="00DC5B11"/>
    <w:rPr>
      <w:rFonts w:ascii="Arial" w:hAnsi="Arial" w:cs="Arial"/>
      <w:b/>
      <w:noProof/>
      <w:sz w:val="20"/>
      <w:szCs w:val="20"/>
    </w:rPr>
  </w:style>
  <w:style w:type="paragraph" w:styleId="Index2">
    <w:name w:val="index 2"/>
    <w:basedOn w:val="Normal"/>
    <w:next w:val="Normal"/>
    <w:autoRedefine/>
    <w:uiPriority w:val="99"/>
    <w:semiHidden/>
    <w:rsid w:val="00DC5B11"/>
    <w:pPr>
      <w:ind w:left="440" w:hanging="220"/>
    </w:pPr>
    <w:rPr>
      <w:sz w:val="18"/>
      <w:szCs w:val="18"/>
    </w:rPr>
  </w:style>
  <w:style w:type="paragraph" w:styleId="Index3">
    <w:name w:val="index 3"/>
    <w:basedOn w:val="Normal"/>
    <w:next w:val="Normal"/>
    <w:autoRedefine/>
    <w:uiPriority w:val="99"/>
    <w:semiHidden/>
    <w:rsid w:val="00DC5B11"/>
    <w:pPr>
      <w:ind w:left="660" w:hanging="220"/>
    </w:pPr>
    <w:rPr>
      <w:sz w:val="18"/>
      <w:szCs w:val="18"/>
    </w:rPr>
  </w:style>
  <w:style w:type="paragraph" w:styleId="Index4">
    <w:name w:val="index 4"/>
    <w:basedOn w:val="Normal"/>
    <w:next w:val="Normal"/>
    <w:autoRedefine/>
    <w:uiPriority w:val="99"/>
    <w:semiHidden/>
    <w:rsid w:val="00DC5B11"/>
    <w:pPr>
      <w:ind w:left="880" w:hanging="220"/>
    </w:pPr>
    <w:rPr>
      <w:sz w:val="18"/>
      <w:szCs w:val="18"/>
    </w:rPr>
  </w:style>
  <w:style w:type="paragraph" w:styleId="Index5">
    <w:name w:val="index 5"/>
    <w:basedOn w:val="Normal"/>
    <w:next w:val="Normal"/>
    <w:autoRedefine/>
    <w:uiPriority w:val="99"/>
    <w:semiHidden/>
    <w:rsid w:val="00DC5B11"/>
    <w:pPr>
      <w:ind w:left="1100" w:hanging="220"/>
    </w:pPr>
    <w:rPr>
      <w:sz w:val="18"/>
      <w:szCs w:val="18"/>
    </w:rPr>
  </w:style>
  <w:style w:type="paragraph" w:styleId="Index6">
    <w:name w:val="index 6"/>
    <w:basedOn w:val="Normal"/>
    <w:next w:val="Normal"/>
    <w:autoRedefine/>
    <w:uiPriority w:val="99"/>
    <w:semiHidden/>
    <w:rsid w:val="00DC5B11"/>
    <w:pPr>
      <w:ind w:left="1320" w:hanging="220"/>
    </w:pPr>
    <w:rPr>
      <w:sz w:val="18"/>
      <w:szCs w:val="18"/>
    </w:rPr>
  </w:style>
  <w:style w:type="paragraph" w:styleId="Index7">
    <w:name w:val="index 7"/>
    <w:basedOn w:val="Normal"/>
    <w:next w:val="Normal"/>
    <w:autoRedefine/>
    <w:uiPriority w:val="99"/>
    <w:semiHidden/>
    <w:rsid w:val="00DC5B11"/>
    <w:pPr>
      <w:ind w:left="1540" w:hanging="220"/>
    </w:pPr>
    <w:rPr>
      <w:sz w:val="18"/>
      <w:szCs w:val="18"/>
    </w:rPr>
  </w:style>
  <w:style w:type="paragraph" w:styleId="Index8">
    <w:name w:val="index 8"/>
    <w:basedOn w:val="Normal"/>
    <w:next w:val="Normal"/>
    <w:autoRedefine/>
    <w:uiPriority w:val="99"/>
    <w:semiHidden/>
    <w:rsid w:val="00DC5B11"/>
    <w:pPr>
      <w:ind w:left="1760" w:hanging="220"/>
    </w:pPr>
    <w:rPr>
      <w:sz w:val="18"/>
      <w:szCs w:val="18"/>
    </w:rPr>
  </w:style>
  <w:style w:type="paragraph" w:styleId="Index9">
    <w:name w:val="index 9"/>
    <w:basedOn w:val="Normal"/>
    <w:next w:val="Normal"/>
    <w:autoRedefine/>
    <w:uiPriority w:val="99"/>
    <w:semiHidden/>
    <w:rsid w:val="00DC5B11"/>
    <w:pPr>
      <w:ind w:left="1980" w:hanging="220"/>
    </w:pPr>
    <w:rPr>
      <w:sz w:val="18"/>
      <w:szCs w:val="18"/>
    </w:rPr>
  </w:style>
  <w:style w:type="paragraph" w:styleId="IndexHeading">
    <w:name w:val="index heading"/>
    <w:basedOn w:val="Normal"/>
    <w:next w:val="Index1"/>
    <w:uiPriority w:val="99"/>
    <w:semiHidden/>
    <w:rsid w:val="00DC5B11"/>
    <w:pPr>
      <w:spacing w:before="240" w:after="120"/>
      <w:ind w:left="140"/>
    </w:pPr>
    <w:rPr>
      <w:rFonts w:ascii="Arial" w:hAnsi="Arial" w:cs="Arial"/>
      <w:b/>
      <w:bCs/>
      <w:sz w:val="28"/>
      <w:szCs w:val="28"/>
    </w:rPr>
  </w:style>
  <w:style w:type="paragraph" w:customStyle="1" w:styleId="Subject">
    <w:name w:val="Subject"/>
    <w:basedOn w:val="Normal"/>
    <w:next w:val="Normal"/>
    <w:rsid w:val="00DC5B11"/>
    <w:pPr>
      <w:spacing w:after="480"/>
      <w:ind w:left="1191" w:hanging="1191"/>
    </w:pPr>
    <w:rPr>
      <w:b/>
      <w:szCs w:val="20"/>
    </w:rPr>
  </w:style>
  <w:style w:type="paragraph" w:styleId="Signature">
    <w:name w:val="Signature"/>
    <w:basedOn w:val="Normal"/>
    <w:next w:val="Normal"/>
    <w:link w:val="SignatureChar"/>
    <w:uiPriority w:val="99"/>
    <w:rsid w:val="00DC5B11"/>
    <w:pPr>
      <w:tabs>
        <w:tab w:val="left" w:pos="5103"/>
      </w:tabs>
      <w:spacing w:before="1200"/>
      <w:ind w:left="5103"/>
      <w:jc w:val="center"/>
    </w:pPr>
    <w:rPr>
      <w:szCs w:val="20"/>
    </w:rPr>
  </w:style>
  <w:style w:type="character" w:customStyle="1" w:styleId="SignatureChar">
    <w:name w:val="Signature Char"/>
    <w:basedOn w:val="DefaultParagraphFont"/>
    <w:link w:val="Signature"/>
    <w:uiPriority w:val="99"/>
    <w:semiHidden/>
    <w:locked/>
    <w:rPr>
      <w:rFonts w:cs="Times New Roman"/>
      <w:sz w:val="24"/>
    </w:rPr>
  </w:style>
  <w:style w:type="paragraph" w:customStyle="1" w:styleId="Enclosures">
    <w:name w:val="Enclosures"/>
    <w:basedOn w:val="Normal"/>
    <w:rsid w:val="00DC5B11"/>
    <w:pPr>
      <w:keepNext/>
      <w:keepLines/>
      <w:tabs>
        <w:tab w:val="left" w:pos="5642"/>
      </w:tabs>
      <w:spacing w:before="480"/>
      <w:ind w:left="1191" w:hanging="1191"/>
    </w:pPr>
    <w:rPr>
      <w:szCs w:val="20"/>
    </w:rPr>
  </w:style>
  <w:style w:type="paragraph" w:customStyle="1" w:styleId="Tiret0">
    <w:name w:val="Tiret 0"/>
    <w:basedOn w:val="Normal"/>
    <w:rsid w:val="00DC5B11"/>
    <w:pPr>
      <w:spacing w:before="120" w:after="120"/>
      <w:ind w:left="851" w:hanging="851"/>
      <w:jc w:val="both"/>
    </w:pPr>
    <w:rPr>
      <w:szCs w:val="20"/>
    </w:rPr>
  </w:style>
  <w:style w:type="paragraph" w:customStyle="1" w:styleId="numparg">
    <w:name w:val="numparg"/>
    <w:basedOn w:val="Heading1"/>
    <w:rsid w:val="00DC5B11"/>
    <w:pPr>
      <w:numPr>
        <w:numId w:val="2"/>
      </w:numPr>
    </w:pPr>
    <w:rPr>
      <w:sz w:val="24"/>
      <w:lang w:val="en-US" w:eastAsia="en-US"/>
    </w:rPr>
  </w:style>
  <w:style w:type="character" w:customStyle="1" w:styleId="Added">
    <w:name w:val="Added"/>
    <w:rsid w:val="00DC5B11"/>
    <w:rPr>
      <w:b/>
      <w:u w:val="single"/>
    </w:rPr>
  </w:style>
  <w:style w:type="table" w:styleId="TableGrid">
    <w:name w:val="Table Grid"/>
    <w:basedOn w:val="TableNormal"/>
    <w:uiPriority w:val="39"/>
    <w:rsid w:val="00DC5B11"/>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DC5B11"/>
    <w:pPr>
      <w:spacing w:before="100" w:beforeAutospacing="1" w:after="100" w:afterAutospacing="1"/>
    </w:pPr>
    <w:rPr>
      <w:color w:val="000000"/>
      <w:lang w:val="en-US" w:eastAsia="en-US"/>
    </w:rPr>
  </w:style>
  <w:style w:type="paragraph" w:styleId="ListBullet">
    <w:name w:val="List Bullet"/>
    <w:basedOn w:val="Normal"/>
    <w:autoRedefine/>
    <w:uiPriority w:val="99"/>
    <w:rsid w:val="00DC5B11"/>
    <w:pPr>
      <w:spacing w:after="240"/>
      <w:jc w:val="both"/>
    </w:pPr>
    <w:rPr>
      <w:szCs w:val="20"/>
    </w:rPr>
  </w:style>
  <w:style w:type="paragraph" w:customStyle="1" w:styleId="Point0">
    <w:name w:val="Point 0"/>
    <w:basedOn w:val="Normal"/>
    <w:link w:val="Point0Char"/>
    <w:rsid w:val="00DC5B11"/>
    <w:pPr>
      <w:spacing w:before="120" w:after="120"/>
      <w:ind w:left="850" w:hanging="850"/>
      <w:jc w:val="both"/>
    </w:pPr>
    <w:rPr>
      <w:szCs w:val="20"/>
      <w:lang w:eastAsia="zh-CN"/>
    </w:rPr>
  </w:style>
  <w:style w:type="character" w:customStyle="1" w:styleId="Point0Char">
    <w:name w:val="Point 0 Char"/>
    <w:link w:val="Point0"/>
    <w:locked/>
    <w:rsid w:val="00DC5B11"/>
    <w:rPr>
      <w:sz w:val="24"/>
      <w:lang w:val="en-GB" w:eastAsia="zh-CN"/>
    </w:rPr>
  </w:style>
  <w:style w:type="paragraph" w:customStyle="1" w:styleId="CharCharChar1CharCharChar">
    <w:name w:val="Char Char Char1 Char Char Char"/>
    <w:aliases w:val="Char Char Char1 Char"/>
    <w:basedOn w:val="Normal"/>
    <w:rsid w:val="00DC5B11"/>
    <w:rPr>
      <w:lang w:val="pl-PL" w:eastAsia="pl-PL"/>
    </w:rPr>
  </w:style>
  <w:style w:type="paragraph" w:customStyle="1" w:styleId="CharCharChar">
    <w:name w:val="Char Char Char"/>
    <w:basedOn w:val="Normal"/>
    <w:rsid w:val="00DC5B11"/>
    <w:rPr>
      <w:lang w:val="pl-PL" w:eastAsia="pl-PL"/>
    </w:rPr>
  </w:style>
  <w:style w:type="paragraph" w:customStyle="1" w:styleId="Point1">
    <w:name w:val="Point 1"/>
    <w:basedOn w:val="Normal"/>
    <w:link w:val="Point1Char"/>
    <w:rsid w:val="00DC5B11"/>
    <w:pPr>
      <w:spacing w:before="120" w:after="120"/>
      <w:ind w:left="1418" w:hanging="567"/>
      <w:jc w:val="both"/>
    </w:pPr>
    <w:rPr>
      <w:lang w:eastAsia="fr-BE"/>
    </w:rPr>
  </w:style>
  <w:style w:type="character" w:customStyle="1" w:styleId="Point1Char">
    <w:name w:val="Point 1 Char"/>
    <w:link w:val="Point1"/>
    <w:locked/>
    <w:rsid w:val="00DC5B11"/>
    <w:rPr>
      <w:sz w:val="24"/>
      <w:lang w:val="en-GB" w:eastAsia="fr-BE"/>
    </w:rPr>
  </w:style>
  <w:style w:type="paragraph" w:customStyle="1" w:styleId="Normal12a12b">
    <w:name w:val="Normal12a12b"/>
    <w:basedOn w:val="Normal"/>
    <w:rsid w:val="00DC5B11"/>
    <w:pPr>
      <w:widowControl w:val="0"/>
      <w:spacing w:before="240" w:after="240"/>
    </w:pPr>
    <w:rPr>
      <w:noProof/>
      <w:szCs w:val="20"/>
    </w:rPr>
  </w:style>
  <w:style w:type="paragraph" w:customStyle="1" w:styleId="Numberedparagraph">
    <w:name w:val="Numbered paragraph"/>
    <w:basedOn w:val="Normal"/>
    <w:rsid w:val="00DC5B11"/>
    <w:pPr>
      <w:numPr>
        <w:numId w:val="3"/>
      </w:numPr>
      <w:spacing w:before="240"/>
      <w:ind w:left="357" w:hanging="357"/>
    </w:pPr>
    <w:rPr>
      <w:rFonts w:ascii="Arial" w:hAnsi="Arial"/>
      <w:b/>
      <w:szCs w:val="20"/>
      <w:lang w:val="en-US" w:eastAsia="en-US"/>
    </w:rPr>
  </w:style>
  <w:style w:type="paragraph" w:customStyle="1" w:styleId="Char">
    <w:name w:val="Char"/>
    <w:basedOn w:val="Normal"/>
    <w:rsid w:val="00DC5B11"/>
    <w:rPr>
      <w:lang w:val="pl-PL" w:eastAsia="pl-PL"/>
    </w:rPr>
  </w:style>
  <w:style w:type="paragraph" w:customStyle="1" w:styleId="QuotedText">
    <w:name w:val="Quoted Text"/>
    <w:basedOn w:val="Normal"/>
    <w:rsid w:val="00DC5B11"/>
    <w:pPr>
      <w:spacing w:before="120" w:after="120" w:line="360" w:lineRule="auto"/>
      <w:ind w:left="1417"/>
    </w:pPr>
    <w:rPr>
      <w:szCs w:val="20"/>
      <w:lang w:eastAsia="en-US"/>
    </w:rPr>
  </w:style>
  <w:style w:type="paragraph" w:customStyle="1" w:styleId="ManualNumPar1">
    <w:name w:val="Manual NumPar 1"/>
    <w:basedOn w:val="Normal"/>
    <w:next w:val="Text1Char"/>
    <w:link w:val="ManualNumPar1Char"/>
    <w:rsid w:val="00DC5B11"/>
    <w:pPr>
      <w:spacing w:before="120" w:after="120"/>
      <w:ind w:left="850" w:hanging="850"/>
      <w:jc w:val="both"/>
    </w:pPr>
    <w:rPr>
      <w:lang w:eastAsia="zh-CN"/>
    </w:rPr>
  </w:style>
  <w:style w:type="character" w:customStyle="1" w:styleId="ManualNumPar1Char">
    <w:name w:val="Manual NumPar 1 Char"/>
    <w:link w:val="ManualNumPar1"/>
    <w:locked/>
    <w:rsid w:val="00DC5B11"/>
    <w:rPr>
      <w:sz w:val="24"/>
      <w:lang w:val="en-GB" w:eastAsia="zh-CN"/>
    </w:rPr>
  </w:style>
  <w:style w:type="character" w:styleId="Emphasis">
    <w:name w:val="Emphasis"/>
    <w:basedOn w:val="DefaultParagraphFont"/>
    <w:uiPriority w:val="20"/>
    <w:qFormat/>
    <w:rsid w:val="00DC5B11"/>
    <w:rPr>
      <w:rFonts w:cs="Times New Roman"/>
      <w:i/>
    </w:rPr>
  </w:style>
  <w:style w:type="paragraph" w:customStyle="1" w:styleId="Text1">
    <w:name w:val="Text 1"/>
    <w:basedOn w:val="Normal"/>
    <w:rsid w:val="00DC5B11"/>
    <w:pPr>
      <w:spacing w:after="240"/>
      <w:ind w:left="482"/>
      <w:jc w:val="both"/>
    </w:pPr>
    <w:rPr>
      <w:sz w:val="22"/>
      <w:szCs w:val="20"/>
    </w:rPr>
  </w:style>
  <w:style w:type="paragraph" w:styleId="BalloonText">
    <w:name w:val="Balloon Text"/>
    <w:basedOn w:val="Normal"/>
    <w:link w:val="BalloonTextChar"/>
    <w:uiPriority w:val="99"/>
    <w:semiHidden/>
    <w:rsid w:val="00DC5B11"/>
    <w:pPr>
      <w:jc w:val="both"/>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imes New Roman"/>
      <w:sz w:val="16"/>
    </w:rPr>
  </w:style>
  <w:style w:type="paragraph" w:styleId="ListNumber">
    <w:name w:val="List Number"/>
    <w:basedOn w:val="Normal"/>
    <w:uiPriority w:val="99"/>
    <w:rsid w:val="00DC5B11"/>
    <w:pPr>
      <w:numPr>
        <w:numId w:val="4"/>
      </w:numPr>
      <w:spacing w:before="120" w:after="120" w:line="360" w:lineRule="auto"/>
    </w:pPr>
    <w:rPr>
      <w:szCs w:val="20"/>
      <w:lang w:eastAsia="en-US"/>
    </w:rPr>
  </w:style>
  <w:style w:type="paragraph" w:customStyle="1" w:styleId="ListNumberLevel2">
    <w:name w:val="List Number (Level 2)"/>
    <w:basedOn w:val="Normal"/>
    <w:link w:val="ListNumberLevel2Char"/>
    <w:rsid w:val="00DC5B11"/>
    <w:pPr>
      <w:numPr>
        <w:ilvl w:val="1"/>
        <w:numId w:val="4"/>
      </w:numPr>
      <w:spacing w:before="120" w:after="120" w:line="360" w:lineRule="auto"/>
    </w:pPr>
    <w:rPr>
      <w:szCs w:val="20"/>
      <w:lang w:eastAsia="en-US"/>
    </w:rPr>
  </w:style>
  <w:style w:type="character" w:customStyle="1" w:styleId="ListNumberLevel2Char">
    <w:name w:val="List Number (Level 2) Char"/>
    <w:link w:val="ListNumberLevel2"/>
    <w:locked/>
    <w:rsid w:val="00DC5B11"/>
    <w:rPr>
      <w:sz w:val="24"/>
      <w:lang w:val="en-GB" w:eastAsia="en-US"/>
    </w:rPr>
  </w:style>
  <w:style w:type="paragraph" w:customStyle="1" w:styleId="ListNumberLevel3">
    <w:name w:val="List Number (Level 3)"/>
    <w:basedOn w:val="Normal"/>
    <w:rsid w:val="00DC5B11"/>
    <w:pPr>
      <w:numPr>
        <w:ilvl w:val="2"/>
        <w:numId w:val="4"/>
      </w:numPr>
      <w:spacing w:before="120" w:after="120" w:line="360" w:lineRule="auto"/>
    </w:pPr>
    <w:rPr>
      <w:szCs w:val="20"/>
      <w:lang w:eastAsia="en-US"/>
    </w:rPr>
  </w:style>
  <w:style w:type="paragraph" w:customStyle="1" w:styleId="ListNumberLevel4">
    <w:name w:val="List Number (Level 4)"/>
    <w:basedOn w:val="Normal"/>
    <w:rsid w:val="00DC5B11"/>
    <w:pPr>
      <w:tabs>
        <w:tab w:val="num" w:pos="2835"/>
      </w:tabs>
      <w:spacing w:before="120" w:after="120" w:line="360" w:lineRule="auto"/>
      <w:ind w:left="2835" w:hanging="709"/>
    </w:pPr>
    <w:rPr>
      <w:szCs w:val="20"/>
      <w:lang w:eastAsia="en-US"/>
    </w:rPr>
  </w:style>
  <w:style w:type="paragraph" w:customStyle="1" w:styleId="Normal1">
    <w:name w:val="Normal1"/>
    <w:basedOn w:val="Normal"/>
    <w:rsid w:val="00DC5B11"/>
    <w:pPr>
      <w:spacing w:after="120" w:line="360" w:lineRule="atLeast"/>
    </w:pPr>
    <w:rPr>
      <w:sz w:val="26"/>
      <w:szCs w:val="26"/>
    </w:rPr>
  </w:style>
  <w:style w:type="paragraph" w:customStyle="1" w:styleId="CharCharChar1Char1">
    <w:name w:val="Char Char Char1 Char1"/>
    <w:aliases w:val="Char Char Char1 Char Char Char1"/>
    <w:basedOn w:val="Normal"/>
    <w:rsid w:val="00DC5B11"/>
    <w:rPr>
      <w:lang w:val="pl-PL" w:eastAsia="pl-PL"/>
    </w:rPr>
  </w:style>
  <w:style w:type="paragraph" w:customStyle="1" w:styleId="ZchnZchn">
    <w:name w:val="Zchn Zchn"/>
    <w:basedOn w:val="Normal"/>
    <w:rsid w:val="00DC5B11"/>
    <w:pPr>
      <w:numPr>
        <w:numId w:val="5"/>
      </w:numPr>
      <w:spacing w:after="160" w:line="240" w:lineRule="exact"/>
    </w:pPr>
    <w:rPr>
      <w:i/>
      <w:lang w:val="en-US" w:eastAsia="en-US"/>
    </w:rPr>
  </w:style>
  <w:style w:type="character" w:styleId="Strong">
    <w:name w:val="Strong"/>
    <w:basedOn w:val="DefaultParagraphFont"/>
    <w:uiPriority w:val="22"/>
    <w:qFormat/>
    <w:rsid w:val="00DC5B11"/>
    <w:rPr>
      <w:rFonts w:cs="Times New Roman"/>
      <w:b/>
    </w:rPr>
  </w:style>
  <w:style w:type="paragraph" w:customStyle="1" w:styleId="Default">
    <w:name w:val="Default"/>
    <w:rsid w:val="00447FBD"/>
    <w:pPr>
      <w:autoSpaceDE w:val="0"/>
      <w:autoSpaceDN w:val="0"/>
      <w:adjustRightInd w:val="0"/>
    </w:pPr>
    <w:rPr>
      <w:rFonts w:ascii="EUAlbertina" w:hAnsi="EUAlbertina" w:cs="EUAlbertina"/>
      <w:color w:val="000000"/>
      <w:sz w:val="24"/>
      <w:szCs w:val="24"/>
      <w:lang w:val="en-GB" w:eastAsia="en-GB"/>
    </w:rPr>
  </w:style>
  <w:style w:type="paragraph" w:customStyle="1" w:styleId="CM1">
    <w:name w:val="CM1"/>
    <w:basedOn w:val="Default"/>
    <w:next w:val="Default"/>
    <w:rsid w:val="00447FBD"/>
    <w:rPr>
      <w:rFonts w:cs="Times New Roman"/>
      <w:color w:val="auto"/>
    </w:rPr>
  </w:style>
  <w:style w:type="paragraph" w:customStyle="1" w:styleId="CM3">
    <w:name w:val="CM3"/>
    <w:basedOn w:val="Default"/>
    <w:next w:val="Default"/>
    <w:rsid w:val="00447FBD"/>
    <w:rPr>
      <w:rFonts w:cs="Times New Roman"/>
      <w:color w:val="auto"/>
    </w:rPr>
  </w:style>
  <w:style w:type="paragraph" w:customStyle="1" w:styleId="CM4">
    <w:name w:val="CM4"/>
    <w:basedOn w:val="Default"/>
    <w:next w:val="Default"/>
    <w:rsid w:val="00447FBD"/>
    <w:rPr>
      <w:rFonts w:cs="Times New Roman"/>
      <w:color w:val="auto"/>
    </w:rPr>
  </w:style>
  <w:style w:type="paragraph" w:customStyle="1" w:styleId="LightGrid-Accent31">
    <w:name w:val="Light Grid - Accent 31"/>
    <w:basedOn w:val="Normal"/>
    <w:uiPriority w:val="34"/>
    <w:qFormat/>
    <w:rsid w:val="002559F5"/>
    <w:pPr>
      <w:ind w:left="720"/>
    </w:pPr>
  </w:style>
  <w:style w:type="character" w:styleId="CommentReference">
    <w:name w:val="annotation reference"/>
    <w:basedOn w:val="DefaultParagraphFont"/>
    <w:uiPriority w:val="99"/>
    <w:rsid w:val="005013DC"/>
    <w:rPr>
      <w:rFonts w:cs="Times New Roman"/>
      <w:sz w:val="16"/>
    </w:rPr>
  </w:style>
  <w:style w:type="paragraph" w:styleId="CommentText">
    <w:name w:val="annotation text"/>
    <w:basedOn w:val="Normal"/>
    <w:link w:val="CommentTextChar"/>
    <w:uiPriority w:val="99"/>
    <w:rsid w:val="005013DC"/>
    <w:rPr>
      <w:sz w:val="20"/>
      <w:szCs w:val="20"/>
    </w:rPr>
  </w:style>
  <w:style w:type="character" w:customStyle="1" w:styleId="CommentTextChar">
    <w:name w:val="Comment Text Char"/>
    <w:basedOn w:val="DefaultParagraphFont"/>
    <w:link w:val="CommentText"/>
    <w:uiPriority w:val="99"/>
    <w:locked/>
    <w:rsid w:val="005013DC"/>
    <w:rPr>
      <w:rFonts w:cs="Times New Roman"/>
    </w:rPr>
  </w:style>
  <w:style w:type="paragraph" w:styleId="CommentSubject">
    <w:name w:val="annotation subject"/>
    <w:basedOn w:val="CommentText"/>
    <w:next w:val="CommentText"/>
    <w:link w:val="CommentSubjectChar"/>
    <w:uiPriority w:val="99"/>
    <w:rsid w:val="005013DC"/>
    <w:rPr>
      <w:b/>
      <w:bCs/>
    </w:rPr>
  </w:style>
  <w:style w:type="character" w:customStyle="1" w:styleId="CommentSubjectChar">
    <w:name w:val="Comment Subject Char"/>
    <w:basedOn w:val="CommentTextChar"/>
    <w:link w:val="CommentSubject"/>
    <w:uiPriority w:val="99"/>
    <w:locked/>
    <w:rsid w:val="005013DC"/>
    <w:rPr>
      <w:rFonts w:cs="Times New Roman"/>
      <w:b/>
    </w:rPr>
  </w:style>
  <w:style w:type="character" w:styleId="EndnoteReference">
    <w:name w:val="endnote reference"/>
    <w:basedOn w:val="DefaultParagraphFont"/>
    <w:uiPriority w:val="99"/>
    <w:unhideWhenUsed/>
    <w:rsid w:val="006D2E7A"/>
    <w:rPr>
      <w:rFonts w:cs="Times New Roman"/>
      <w:vertAlign w:val="superscript"/>
    </w:rPr>
  </w:style>
  <w:style w:type="table" w:customStyle="1" w:styleId="TableGrid1">
    <w:name w:val="Table Grid1"/>
    <w:basedOn w:val="TableNormal"/>
    <w:next w:val="TableGrid"/>
    <w:uiPriority w:val="59"/>
    <w:rsid w:val="006D2E7A"/>
    <w:pPr>
      <w:spacing w:afterAutospacing="1"/>
    </w:pPr>
    <w:rPr>
      <w:rFonts w:ascii="Calibri" w:hAnsi="Calibri"/>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List2-Accent21">
    <w:name w:val="Medium List 2 - Accent 21"/>
    <w:hidden/>
    <w:uiPriority w:val="99"/>
    <w:semiHidden/>
    <w:rsid w:val="007648EE"/>
    <w:rPr>
      <w:sz w:val="24"/>
      <w:szCs w:val="24"/>
      <w:lang w:val="en-GB" w:eastAsia="en-GB"/>
    </w:rPr>
  </w:style>
  <w:style w:type="paragraph" w:styleId="ListParagraph">
    <w:name w:val="List Paragraph"/>
    <w:basedOn w:val="Normal"/>
    <w:uiPriority w:val="34"/>
    <w:qFormat/>
    <w:rsid w:val="00EB414E"/>
    <w:pPr>
      <w:ind w:left="720"/>
      <w:contextualSpacing/>
    </w:pPr>
  </w:style>
  <w:style w:type="paragraph" w:styleId="Revision">
    <w:name w:val="Revision"/>
    <w:hidden/>
    <w:uiPriority w:val="71"/>
    <w:rsid w:val="00526CDE"/>
    <w:rPr>
      <w:sz w:val="24"/>
      <w:szCs w:val="24"/>
      <w:lang w:val="en-GB" w:eastAsia="en-GB"/>
    </w:rPr>
  </w:style>
  <w:style w:type="character" w:customStyle="1" w:styleId="SubarticleChar">
    <w:name w:val="Subarticle Char"/>
    <w:link w:val="Subarticle"/>
    <w:locked/>
    <w:rsid w:val="00EB0DF5"/>
    <w:rPr>
      <w:b/>
      <w:lang w:val="x-none" w:eastAsia="en-US"/>
    </w:rPr>
  </w:style>
  <w:style w:type="paragraph" w:customStyle="1" w:styleId="Subarticle">
    <w:name w:val="Subarticle"/>
    <w:basedOn w:val="Normal"/>
    <w:link w:val="SubarticleChar"/>
    <w:rsid w:val="00EB0DF5"/>
    <w:pPr>
      <w:ind w:left="720" w:hanging="720"/>
      <w:jc w:val="both"/>
    </w:pPr>
    <w:rPr>
      <w:b/>
      <w:bCs/>
      <w:sz w:val="20"/>
      <w:szCs w:val="20"/>
      <w:lang w:eastAsia="en-US"/>
    </w:rPr>
  </w:style>
  <w:style w:type="paragraph" w:styleId="NoSpacing">
    <w:name w:val="No Spacing"/>
    <w:uiPriority w:val="1"/>
    <w:qFormat/>
    <w:rsid w:val="00583AFD"/>
    <w:rPr>
      <w:sz w:val="24"/>
      <w:szCs w:val="24"/>
      <w:lang w:val="en-GB" w:eastAsia="en-GB"/>
    </w:rPr>
  </w:style>
  <w:style w:type="paragraph" w:customStyle="1" w:styleId="FootnoteRefer">
    <w:name w:val="Footnote Refer"/>
    <w:basedOn w:val="Normal"/>
    <w:link w:val="FootnoteReferChar"/>
    <w:uiPriority w:val="99"/>
    <w:rsid w:val="00583AFD"/>
    <w:rPr>
      <w:rFonts w:eastAsia="Calibri"/>
      <w:sz w:val="20"/>
      <w:szCs w:val="20"/>
      <w:lang w:val="en-IE" w:eastAsia="x-none"/>
    </w:rPr>
  </w:style>
  <w:style w:type="character" w:customStyle="1" w:styleId="FootnoteReferChar">
    <w:name w:val="Footnote Refer Char"/>
    <w:link w:val="FootnoteRefer"/>
    <w:uiPriority w:val="99"/>
    <w:locked/>
    <w:rsid w:val="00583AFD"/>
    <w:rPr>
      <w:rFonts w:eastAsia="Calibri"/>
      <w:lang w:val="en-I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5529742">
      <w:bodyDiv w:val="1"/>
      <w:marLeft w:val="0"/>
      <w:marRight w:val="0"/>
      <w:marTop w:val="0"/>
      <w:marBottom w:val="0"/>
      <w:divBdr>
        <w:top w:val="none" w:sz="0" w:space="0" w:color="auto"/>
        <w:left w:val="none" w:sz="0" w:space="0" w:color="auto"/>
        <w:bottom w:val="none" w:sz="0" w:space="0" w:color="auto"/>
        <w:right w:val="none" w:sz="0" w:space="0" w:color="auto"/>
      </w:divBdr>
    </w:div>
    <w:div w:id="896011823">
      <w:bodyDiv w:val="1"/>
      <w:marLeft w:val="0"/>
      <w:marRight w:val="0"/>
      <w:marTop w:val="0"/>
      <w:marBottom w:val="0"/>
      <w:divBdr>
        <w:top w:val="none" w:sz="0" w:space="0" w:color="auto"/>
        <w:left w:val="none" w:sz="0" w:space="0" w:color="auto"/>
        <w:bottom w:val="none" w:sz="0" w:space="0" w:color="auto"/>
        <w:right w:val="none" w:sz="0" w:space="0" w:color="auto"/>
      </w:divBdr>
    </w:div>
    <w:div w:id="1203520794">
      <w:bodyDiv w:val="1"/>
      <w:marLeft w:val="0"/>
      <w:marRight w:val="0"/>
      <w:marTop w:val="0"/>
      <w:marBottom w:val="0"/>
      <w:divBdr>
        <w:top w:val="none" w:sz="0" w:space="0" w:color="auto"/>
        <w:left w:val="none" w:sz="0" w:space="0" w:color="auto"/>
        <w:bottom w:val="none" w:sz="0" w:space="0" w:color="auto"/>
        <w:right w:val="none" w:sz="0" w:space="0" w:color="auto"/>
      </w:divBdr>
    </w:div>
    <w:div w:id="1306282250">
      <w:bodyDiv w:val="1"/>
      <w:marLeft w:val="0"/>
      <w:marRight w:val="0"/>
      <w:marTop w:val="0"/>
      <w:marBottom w:val="0"/>
      <w:divBdr>
        <w:top w:val="none" w:sz="0" w:space="0" w:color="auto"/>
        <w:left w:val="none" w:sz="0" w:space="0" w:color="auto"/>
        <w:bottom w:val="none" w:sz="0" w:space="0" w:color="auto"/>
        <w:right w:val="none" w:sz="0" w:space="0" w:color="auto"/>
      </w:divBdr>
    </w:div>
    <w:div w:id="1733427880">
      <w:marLeft w:val="0"/>
      <w:marRight w:val="0"/>
      <w:marTop w:val="0"/>
      <w:marBottom w:val="0"/>
      <w:divBdr>
        <w:top w:val="none" w:sz="0" w:space="0" w:color="auto"/>
        <w:left w:val="none" w:sz="0" w:space="0" w:color="auto"/>
        <w:bottom w:val="none" w:sz="0" w:space="0" w:color="auto"/>
        <w:right w:val="none" w:sz="0" w:space="0" w:color="auto"/>
      </w:divBdr>
    </w:div>
    <w:div w:id="1733427881">
      <w:marLeft w:val="0"/>
      <w:marRight w:val="0"/>
      <w:marTop w:val="0"/>
      <w:marBottom w:val="0"/>
      <w:divBdr>
        <w:top w:val="none" w:sz="0" w:space="0" w:color="auto"/>
        <w:left w:val="none" w:sz="0" w:space="0" w:color="auto"/>
        <w:bottom w:val="none" w:sz="0" w:space="0" w:color="auto"/>
        <w:right w:val="none" w:sz="0" w:space="0" w:color="auto"/>
      </w:divBdr>
    </w:div>
    <w:div w:id="1733427882">
      <w:marLeft w:val="0"/>
      <w:marRight w:val="0"/>
      <w:marTop w:val="0"/>
      <w:marBottom w:val="0"/>
      <w:divBdr>
        <w:top w:val="none" w:sz="0" w:space="0" w:color="auto"/>
        <w:left w:val="none" w:sz="0" w:space="0" w:color="auto"/>
        <w:bottom w:val="none" w:sz="0" w:space="0" w:color="auto"/>
        <w:right w:val="none" w:sz="0" w:space="0" w:color="auto"/>
      </w:divBdr>
    </w:div>
    <w:div w:id="1733427883">
      <w:marLeft w:val="0"/>
      <w:marRight w:val="0"/>
      <w:marTop w:val="0"/>
      <w:marBottom w:val="0"/>
      <w:divBdr>
        <w:top w:val="none" w:sz="0" w:space="0" w:color="auto"/>
        <w:left w:val="none" w:sz="0" w:space="0" w:color="auto"/>
        <w:bottom w:val="none" w:sz="0" w:space="0" w:color="auto"/>
        <w:right w:val="none" w:sz="0" w:space="0" w:color="auto"/>
      </w:divBdr>
    </w:div>
    <w:div w:id="1733427884">
      <w:marLeft w:val="0"/>
      <w:marRight w:val="0"/>
      <w:marTop w:val="0"/>
      <w:marBottom w:val="0"/>
      <w:divBdr>
        <w:top w:val="none" w:sz="0" w:space="0" w:color="auto"/>
        <w:left w:val="none" w:sz="0" w:space="0" w:color="auto"/>
        <w:bottom w:val="none" w:sz="0" w:space="0" w:color="auto"/>
        <w:right w:val="none" w:sz="0" w:space="0" w:color="auto"/>
      </w:divBdr>
    </w:div>
    <w:div w:id="1733427885">
      <w:marLeft w:val="0"/>
      <w:marRight w:val="0"/>
      <w:marTop w:val="0"/>
      <w:marBottom w:val="0"/>
      <w:divBdr>
        <w:top w:val="none" w:sz="0" w:space="0" w:color="auto"/>
        <w:left w:val="none" w:sz="0" w:space="0" w:color="auto"/>
        <w:bottom w:val="none" w:sz="0" w:space="0" w:color="auto"/>
        <w:right w:val="none" w:sz="0" w:space="0" w:color="auto"/>
      </w:divBdr>
    </w:div>
    <w:div w:id="1733427886">
      <w:marLeft w:val="0"/>
      <w:marRight w:val="0"/>
      <w:marTop w:val="0"/>
      <w:marBottom w:val="0"/>
      <w:divBdr>
        <w:top w:val="none" w:sz="0" w:space="0" w:color="auto"/>
        <w:left w:val="none" w:sz="0" w:space="0" w:color="auto"/>
        <w:bottom w:val="none" w:sz="0" w:space="0" w:color="auto"/>
        <w:right w:val="none" w:sz="0" w:space="0" w:color="auto"/>
      </w:divBdr>
    </w:div>
    <w:div w:id="1733427887">
      <w:marLeft w:val="0"/>
      <w:marRight w:val="0"/>
      <w:marTop w:val="0"/>
      <w:marBottom w:val="0"/>
      <w:divBdr>
        <w:top w:val="none" w:sz="0" w:space="0" w:color="auto"/>
        <w:left w:val="none" w:sz="0" w:space="0" w:color="auto"/>
        <w:bottom w:val="none" w:sz="0" w:space="0" w:color="auto"/>
        <w:right w:val="none" w:sz="0" w:space="0" w:color="auto"/>
      </w:divBdr>
    </w:div>
    <w:div w:id="1733427888">
      <w:marLeft w:val="0"/>
      <w:marRight w:val="0"/>
      <w:marTop w:val="0"/>
      <w:marBottom w:val="0"/>
      <w:divBdr>
        <w:top w:val="none" w:sz="0" w:space="0" w:color="auto"/>
        <w:left w:val="none" w:sz="0" w:space="0" w:color="auto"/>
        <w:bottom w:val="none" w:sz="0" w:space="0" w:color="auto"/>
        <w:right w:val="none" w:sz="0" w:space="0" w:color="auto"/>
      </w:divBdr>
    </w:div>
    <w:div w:id="1733427889">
      <w:marLeft w:val="0"/>
      <w:marRight w:val="0"/>
      <w:marTop w:val="0"/>
      <w:marBottom w:val="0"/>
      <w:divBdr>
        <w:top w:val="none" w:sz="0" w:space="0" w:color="auto"/>
        <w:left w:val="none" w:sz="0" w:space="0" w:color="auto"/>
        <w:bottom w:val="none" w:sz="0" w:space="0" w:color="auto"/>
        <w:right w:val="none" w:sz="0" w:space="0" w:color="auto"/>
      </w:divBdr>
    </w:div>
    <w:div w:id="1733427890">
      <w:marLeft w:val="0"/>
      <w:marRight w:val="0"/>
      <w:marTop w:val="0"/>
      <w:marBottom w:val="0"/>
      <w:divBdr>
        <w:top w:val="none" w:sz="0" w:space="0" w:color="auto"/>
        <w:left w:val="none" w:sz="0" w:space="0" w:color="auto"/>
        <w:bottom w:val="none" w:sz="0" w:space="0" w:color="auto"/>
        <w:right w:val="none" w:sz="0" w:space="0" w:color="auto"/>
      </w:divBdr>
    </w:div>
    <w:div w:id="1733427891">
      <w:marLeft w:val="0"/>
      <w:marRight w:val="0"/>
      <w:marTop w:val="0"/>
      <w:marBottom w:val="0"/>
      <w:divBdr>
        <w:top w:val="none" w:sz="0" w:space="0" w:color="auto"/>
        <w:left w:val="none" w:sz="0" w:space="0" w:color="auto"/>
        <w:bottom w:val="none" w:sz="0" w:space="0" w:color="auto"/>
        <w:right w:val="none" w:sz="0" w:space="0" w:color="auto"/>
      </w:divBdr>
    </w:div>
    <w:div w:id="1733427892">
      <w:marLeft w:val="0"/>
      <w:marRight w:val="0"/>
      <w:marTop w:val="0"/>
      <w:marBottom w:val="0"/>
      <w:divBdr>
        <w:top w:val="none" w:sz="0" w:space="0" w:color="auto"/>
        <w:left w:val="none" w:sz="0" w:space="0" w:color="auto"/>
        <w:bottom w:val="none" w:sz="0" w:space="0" w:color="auto"/>
        <w:right w:val="none" w:sz="0" w:space="0" w:color="auto"/>
      </w:divBdr>
    </w:div>
    <w:div w:id="1733427893">
      <w:marLeft w:val="0"/>
      <w:marRight w:val="0"/>
      <w:marTop w:val="0"/>
      <w:marBottom w:val="0"/>
      <w:divBdr>
        <w:top w:val="none" w:sz="0" w:space="0" w:color="auto"/>
        <w:left w:val="none" w:sz="0" w:space="0" w:color="auto"/>
        <w:bottom w:val="none" w:sz="0" w:space="0" w:color="auto"/>
        <w:right w:val="none" w:sz="0" w:space="0" w:color="auto"/>
      </w:divBdr>
    </w:div>
    <w:div w:id="1733427894">
      <w:marLeft w:val="0"/>
      <w:marRight w:val="0"/>
      <w:marTop w:val="0"/>
      <w:marBottom w:val="0"/>
      <w:divBdr>
        <w:top w:val="none" w:sz="0" w:space="0" w:color="auto"/>
        <w:left w:val="none" w:sz="0" w:space="0" w:color="auto"/>
        <w:bottom w:val="none" w:sz="0" w:space="0" w:color="auto"/>
        <w:right w:val="none" w:sz="0" w:space="0" w:color="auto"/>
      </w:divBdr>
    </w:div>
    <w:div w:id="1733427895">
      <w:marLeft w:val="0"/>
      <w:marRight w:val="0"/>
      <w:marTop w:val="0"/>
      <w:marBottom w:val="0"/>
      <w:divBdr>
        <w:top w:val="none" w:sz="0" w:space="0" w:color="auto"/>
        <w:left w:val="none" w:sz="0" w:space="0" w:color="auto"/>
        <w:bottom w:val="none" w:sz="0" w:space="0" w:color="auto"/>
        <w:right w:val="none" w:sz="0" w:space="0" w:color="auto"/>
      </w:divBdr>
    </w:div>
    <w:div w:id="1733427896">
      <w:marLeft w:val="0"/>
      <w:marRight w:val="0"/>
      <w:marTop w:val="0"/>
      <w:marBottom w:val="0"/>
      <w:divBdr>
        <w:top w:val="none" w:sz="0" w:space="0" w:color="auto"/>
        <w:left w:val="none" w:sz="0" w:space="0" w:color="auto"/>
        <w:bottom w:val="none" w:sz="0" w:space="0" w:color="auto"/>
        <w:right w:val="none" w:sz="0" w:space="0" w:color="auto"/>
      </w:divBdr>
    </w:div>
    <w:div w:id="1733427897">
      <w:marLeft w:val="0"/>
      <w:marRight w:val="0"/>
      <w:marTop w:val="0"/>
      <w:marBottom w:val="0"/>
      <w:divBdr>
        <w:top w:val="none" w:sz="0" w:space="0" w:color="auto"/>
        <w:left w:val="none" w:sz="0" w:space="0" w:color="auto"/>
        <w:bottom w:val="none" w:sz="0" w:space="0" w:color="auto"/>
        <w:right w:val="none" w:sz="0" w:space="0" w:color="auto"/>
      </w:divBdr>
    </w:div>
    <w:div w:id="1733427898">
      <w:marLeft w:val="0"/>
      <w:marRight w:val="0"/>
      <w:marTop w:val="0"/>
      <w:marBottom w:val="0"/>
      <w:divBdr>
        <w:top w:val="none" w:sz="0" w:space="0" w:color="auto"/>
        <w:left w:val="none" w:sz="0" w:space="0" w:color="auto"/>
        <w:bottom w:val="none" w:sz="0" w:space="0" w:color="auto"/>
        <w:right w:val="none" w:sz="0" w:space="0" w:color="auto"/>
      </w:divBdr>
    </w:div>
    <w:div w:id="1733427899">
      <w:marLeft w:val="0"/>
      <w:marRight w:val="0"/>
      <w:marTop w:val="0"/>
      <w:marBottom w:val="0"/>
      <w:divBdr>
        <w:top w:val="none" w:sz="0" w:space="0" w:color="auto"/>
        <w:left w:val="none" w:sz="0" w:space="0" w:color="auto"/>
        <w:bottom w:val="none" w:sz="0" w:space="0" w:color="auto"/>
        <w:right w:val="none" w:sz="0" w:space="0" w:color="auto"/>
      </w:divBdr>
    </w:div>
    <w:div w:id="1733427900">
      <w:marLeft w:val="0"/>
      <w:marRight w:val="0"/>
      <w:marTop w:val="0"/>
      <w:marBottom w:val="0"/>
      <w:divBdr>
        <w:top w:val="none" w:sz="0" w:space="0" w:color="auto"/>
        <w:left w:val="none" w:sz="0" w:space="0" w:color="auto"/>
        <w:bottom w:val="none" w:sz="0" w:space="0" w:color="auto"/>
        <w:right w:val="none" w:sz="0" w:space="0" w:color="auto"/>
      </w:divBdr>
    </w:div>
    <w:div w:id="1733427901">
      <w:marLeft w:val="0"/>
      <w:marRight w:val="0"/>
      <w:marTop w:val="0"/>
      <w:marBottom w:val="0"/>
      <w:divBdr>
        <w:top w:val="none" w:sz="0" w:space="0" w:color="auto"/>
        <w:left w:val="none" w:sz="0" w:space="0" w:color="auto"/>
        <w:bottom w:val="none" w:sz="0" w:space="0" w:color="auto"/>
        <w:right w:val="none" w:sz="0" w:space="0" w:color="auto"/>
      </w:divBdr>
    </w:div>
    <w:div w:id="1733427902">
      <w:marLeft w:val="0"/>
      <w:marRight w:val="0"/>
      <w:marTop w:val="0"/>
      <w:marBottom w:val="0"/>
      <w:divBdr>
        <w:top w:val="none" w:sz="0" w:space="0" w:color="auto"/>
        <w:left w:val="none" w:sz="0" w:space="0" w:color="auto"/>
        <w:bottom w:val="none" w:sz="0" w:space="0" w:color="auto"/>
        <w:right w:val="none" w:sz="0" w:space="0" w:color="auto"/>
      </w:divBdr>
    </w:div>
    <w:div w:id="1733427903">
      <w:marLeft w:val="0"/>
      <w:marRight w:val="0"/>
      <w:marTop w:val="0"/>
      <w:marBottom w:val="0"/>
      <w:divBdr>
        <w:top w:val="none" w:sz="0" w:space="0" w:color="auto"/>
        <w:left w:val="none" w:sz="0" w:space="0" w:color="auto"/>
        <w:bottom w:val="none" w:sz="0" w:space="0" w:color="auto"/>
        <w:right w:val="none" w:sz="0" w:space="0" w:color="auto"/>
      </w:divBdr>
    </w:div>
    <w:div w:id="1733427904">
      <w:marLeft w:val="0"/>
      <w:marRight w:val="0"/>
      <w:marTop w:val="0"/>
      <w:marBottom w:val="0"/>
      <w:divBdr>
        <w:top w:val="none" w:sz="0" w:space="0" w:color="auto"/>
        <w:left w:val="none" w:sz="0" w:space="0" w:color="auto"/>
        <w:bottom w:val="none" w:sz="0" w:space="0" w:color="auto"/>
        <w:right w:val="none" w:sz="0" w:space="0" w:color="auto"/>
      </w:divBdr>
    </w:div>
    <w:div w:id="1733427905">
      <w:marLeft w:val="0"/>
      <w:marRight w:val="0"/>
      <w:marTop w:val="0"/>
      <w:marBottom w:val="0"/>
      <w:divBdr>
        <w:top w:val="none" w:sz="0" w:space="0" w:color="auto"/>
        <w:left w:val="none" w:sz="0" w:space="0" w:color="auto"/>
        <w:bottom w:val="none" w:sz="0" w:space="0" w:color="auto"/>
        <w:right w:val="none" w:sz="0" w:space="0" w:color="auto"/>
      </w:divBdr>
    </w:div>
    <w:div w:id="1733427906">
      <w:marLeft w:val="0"/>
      <w:marRight w:val="0"/>
      <w:marTop w:val="0"/>
      <w:marBottom w:val="0"/>
      <w:divBdr>
        <w:top w:val="none" w:sz="0" w:space="0" w:color="auto"/>
        <w:left w:val="none" w:sz="0" w:space="0" w:color="auto"/>
        <w:bottom w:val="none" w:sz="0" w:space="0" w:color="auto"/>
        <w:right w:val="none" w:sz="0" w:space="0" w:color="auto"/>
      </w:divBdr>
    </w:div>
    <w:div w:id="1733427907">
      <w:marLeft w:val="0"/>
      <w:marRight w:val="0"/>
      <w:marTop w:val="0"/>
      <w:marBottom w:val="0"/>
      <w:divBdr>
        <w:top w:val="none" w:sz="0" w:space="0" w:color="auto"/>
        <w:left w:val="none" w:sz="0" w:space="0" w:color="auto"/>
        <w:bottom w:val="none" w:sz="0" w:space="0" w:color="auto"/>
        <w:right w:val="none" w:sz="0" w:space="0" w:color="auto"/>
      </w:divBdr>
    </w:div>
    <w:div w:id="1733427908">
      <w:marLeft w:val="0"/>
      <w:marRight w:val="0"/>
      <w:marTop w:val="0"/>
      <w:marBottom w:val="0"/>
      <w:divBdr>
        <w:top w:val="none" w:sz="0" w:space="0" w:color="auto"/>
        <w:left w:val="none" w:sz="0" w:space="0" w:color="auto"/>
        <w:bottom w:val="none" w:sz="0" w:space="0" w:color="auto"/>
        <w:right w:val="none" w:sz="0" w:space="0" w:color="auto"/>
      </w:divBdr>
    </w:div>
    <w:div w:id="1733427909">
      <w:marLeft w:val="0"/>
      <w:marRight w:val="0"/>
      <w:marTop w:val="0"/>
      <w:marBottom w:val="0"/>
      <w:divBdr>
        <w:top w:val="none" w:sz="0" w:space="0" w:color="auto"/>
        <w:left w:val="none" w:sz="0" w:space="0" w:color="auto"/>
        <w:bottom w:val="none" w:sz="0" w:space="0" w:color="auto"/>
        <w:right w:val="none" w:sz="0" w:space="0" w:color="auto"/>
      </w:divBdr>
    </w:div>
    <w:div w:id="1733427910">
      <w:marLeft w:val="0"/>
      <w:marRight w:val="0"/>
      <w:marTop w:val="0"/>
      <w:marBottom w:val="0"/>
      <w:divBdr>
        <w:top w:val="none" w:sz="0" w:space="0" w:color="auto"/>
        <w:left w:val="none" w:sz="0" w:space="0" w:color="auto"/>
        <w:bottom w:val="none" w:sz="0" w:space="0" w:color="auto"/>
        <w:right w:val="none" w:sz="0" w:space="0" w:color="auto"/>
      </w:divBdr>
    </w:div>
    <w:div w:id="1733427911">
      <w:marLeft w:val="0"/>
      <w:marRight w:val="0"/>
      <w:marTop w:val="0"/>
      <w:marBottom w:val="0"/>
      <w:divBdr>
        <w:top w:val="none" w:sz="0" w:space="0" w:color="auto"/>
        <w:left w:val="none" w:sz="0" w:space="0" w:color="auto"/>
        <w:bottom w:val="none" w:sz="0" w:space="0" w:color="auto"/>
        <w:right w:val="none" w:sz="0" w:space="0" w:color="auto"/>
      </w:divBdr>
    </w:div>
    <w:div w:id="1733427912">
      <w:marLeft w:val="0"/>
      <w:marRight w:val="0"/>
      <w:marTop w:val="0"/>
      <w:marBottom w:val="0"/>
      <w:divBdr>
        <w:top w:val="none" w:sz="0" w:space="0" w:color="auto"/>
        <w:left w:val="none" w:sz="0" w:space="0" w:color="auto"/>
        <w:bottom w:val="none" w:sz="0" w:space="0" w:color="auto"/>
        <w:right w:val="none" w:sz="0" w:space="0" w:color="auto"/>
      </w:divBdr>
    </w:div>
    <w:div w:id="1733427913">
      <w:marLeft w:val="0"/>
      <w:marRight w:val="0"/>
      <w:marTop w:val="0"/>
      <w:marBottom w:val="0"/>
      <w:divBdr>
        <w:top w:val="none" w:sz="0" w:space="0" w:color="auto"/>
        <w:left w:val="none" w:sz="0" w:space="0" w:color="auto"/>
        <w:bottom w:val="none" w:sz="0" w:space="0" w:color="auto"/>
        <w:right w:val="none" w:sz="0" w:space="0" w:color="auto"/>
      </w:divBdr>
    </w:div>
    <w:div w:id="1733427914">
      <w:marLeft w:val="0"/>
      <w:marRight w:val="0"/>
      <w:marTop w:val="0"/>
      <w:marBottom w:val="0"/>
      <w:divBdr>
        <w:top w:val="none" w:sz="0" w:space="0" w:color="auto"/>
        <w:left w:val="none" w:sz="0" w:space="0" w:color="auto"/>
        <w:bottom w:val="none" w:sz="0" w:space="0" w:color="auto"/>
        <w:right w:val="none" w:sz="0" w:space="0" w:color="auto"/>
      </w:divBdr>
    </w:div>
    <w:div w:id="1733427915">
      <w:marLeft w:val="0"/>
      <w:marRight w:val="0"/>
      <w:marTop w:val="0"/>
      <w:marBottom w:val="0"/>
      <w:divBdr>
        <w:top w:val="none" w:sz="0" w:space="0" w:color="auto"/>
        <w:left w:val="none" w:sz="0" w:space="0" w:color="auto"/>
        <w:bottom w:val="none" w:sz="0" w:space="0" w:color="auto"/>
        <w:right w:val="none" w:sz="0" w:space="0" w:color="auto"/>
      </w:divBdr>
    </w:div>
    <w:div w:id="1733427916">
      <w:marLeft w:val="0"/>
      <w:marRight w:val="0"/>
      <w:marTop w:val="0"/>
      <w:marBottom w:val="0"/>
      <w:divBdr>
        <w:top w:val="none" w:sz="0" w:space="0" w:color="auto"/>
        <w:left w:val="none" w:sz="0" w:space="0" w:color="auto"/>
        <w:bottom w:val="none" w:sz="0" w:space="0" w:color="auto"/>
        <w:right w:val="none" w:sz="0" w:space="0" w:color="auto"/>
      </w:divBdr>
    </w:div>
    <w:div w:id="1733427917">
      <w:marLeft w:val="0"/>
      <w:marRight w:val="0"/>
      <w:marTop w:val="0"/>
      <w:marBottom w:val="0"/>
      <w:divBdr>
        <w:top w:val="none" w:sz="0" w:space="0" w:color="auto"/>
        <w:left w:val="none" w:sz="0" w:space="0" w:color="auto"/>
        <w:bottom w:val="none" w:sz="0" w:space="0" w:color="auto"/>
        <w:right w:val="none" w:sz="0" w:space="0" w:color="auto"/>
      </w:divBdr>
    </w:div>
    <w:div w:id="173342791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www.ceps.eu/content/ceps-ideas-lab" TargetMode="Externa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footer" Target="footer5.xml"/><Relationship Id="rId5" Type="http://schemas.microsoft.com/office/2007/relationships/stylesWithEffects" Target="stylesWithEffects.xml"/><Relationship Id="rId15" Type="http://schemas.openxmlformats.org/officeDocument/2006/relationships/footer" Target="footer2.xml"/><Relationship Id="rId23" Type="http://schemas.openxmlformats.org/officeDocument/2006/relationships/footer" Target="footer4.xml"/><Relationship Id="rId28" Type="http://schemas.microsoft.com/office/2011/relationships/commentsExtended" Target="commentsExtended.xml"/><Relationship Id="rId10" Type="http://schemas.openxmlformats.org/officeDocument/2006/relationships/image" Target="media/image2.jpeg"/><Relationship Id="rId19" Type="http://schemas.openxmlformats.org/officeDocument/2006/relationships/comments" Target="comments.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6.png"/><Relationship Id="rId27" Type="http://schemas.microsoft.com/office/2016/09/relationships/commentsIds" Target="commentsIds.xml"/></Relationships>
</file>

<file path=word/_rels/footnotes.xml.rels><?xml version="1.0" encoding="UTF-8" standalone="yes"?>
<Relationships xmlns="http://schemas.openxmlformats.org/package/2006/relationships"><Relationship Id="rId3" Type="http://schemas.openxmlformats.org/officeDocument/2006/relationships/hyperlink" Target="http://ec.europa.eu/research/participants/docs/h2020-funding-guide/index_en.htm" TargetMode="External"/><Relationship Id="rId2" Type="http://schemas.openxmlformats.org/officeDocument/2006/relationships/hyperlink" Target="http://ec.europa.eu/research/participants/docs/h2020-funding-guide/index_en.htm" TargetMode="External"/><Relationship Id="rId1" Type="http://schemas.openxmlformats.org/officeDocument/2006/relationships/hyperlink" Target="http://ec.europa.eu/research/participants/docs/h2020-funding-guide/index_en.htm" TargetMode="External"/><Relationship Id="rId4" Type="http://schemas.openxmlformats.org/officeDocument/2006/relationships/hyperlink" Target="http://ec.europa.eu/research/participants/docs/h2020-funding-guide/index_en.ht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750071-8140-4CF4-A08D-5143FCEA0AB7}">
  <ds:schemaRefs>
    <ds:schemaRef ds:uri="http://schemas.openxmlformats.org/officeDocument/2006/bibliography"/>
  </ds:schemaRefs>
</ds:datastoreItem>
</file>

<file path=customXml/itemProps2.xml><?xml version="1.0" encoding="utf-8"?>
<ds:datastoreItem xmlns:ds="http://schemas.openxmlformats.org/officeDocument/2006/customXml" ds:itemID="{75ACABDB-889D-41F1-9D0A-52BF2D534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ACC13EDC.dotm</Template>
  <TotalTime>0</TotalTime>
  <Pages>62</Pages>
  <Words>21494</Words>
  <Characters>121249</Characters>
  <Application>Microsoft Office Word</Application>
  <DocSecurity>0</DocSecurity>
  <Lines>1010</Lines>
  <Paragraphs>284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European Commission</Company>
  <LinksUpToDate>false</LinksUpToDate>
  <CharactersWithSpaces>142459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serbaol</dc:creator>
  <cp:lastModifiedBy>Brink, A. van den (Ton)</cp:lastModifiedBy>
  <cp:revision>3</cp:revision>
  <cp:lastPrinted>2016-07-04T08:25:00Z</cp:lastPrinted>
  <dcterms:created xsi:type="dcterms:W3CDTF">2017-08-23T13:40:00Z</dcterms:created>
  <dcterms:modified xsi:type="dcterms:W3CDTF">2017-08-23T15:55:00Z</dcterms:modified>
</cp:coreProperties>
</file>