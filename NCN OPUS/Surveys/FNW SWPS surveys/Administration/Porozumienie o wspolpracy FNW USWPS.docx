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65749" w:rsidRDefault="00265749">
      <w:pPr>
        <w:rPr>
          <w:b/>
        </w:rPr>
      </w:pPr>
    </w:p>
    <w:p w14:paraId="00000002" w14:textId="77777777" w:rsidR="00265749" w:rsidRDefault="00000000">
      <w:pPr>
        <w:jc w:val="center"/>
        <w:rPr>
          <w:b/>
        </w:rPr>
      </w:pPr>
      <w:sdt>
        <w:sdtPr>
          <w:tag w:val="goog_rdk_0"/>
          <w:id w:val="-1929648377"/>
        </w:sdtPr>
        <w:sdtContent/>
      </w:sdt>
      <w:sdt>
        <w:sdtPr>
          <w:tag w:val="goog_rdk_1"/>
          <w:id w:val="1847132946"/>
        </w:sdtPr>
        <w:sdtContent/>
      </w:sdt>
      <w:sdt>
        <w:sdtPr>
          <w:tag w:val="goog_rdk_2"/>
          <w:id w:val="463018315"/>
        </w:sdtPr>
        <w:sdtContent/>
      </w:sdt>
    </w:p>
    <w:p w14:paraId="00000003" w14:textId="02C156A7" w:rsidR="00265749" w:rsidRDefault="009B107F">
      <w:pPr>
        <w:jc w:val="center"/>
        <w:rPr>
          <w:b/>
        </w:rPr>
      </w:pPr>
      <w:r>
        <w:rPr>
          <w:b/>
        </w:rPr>
        <w:t>Umowa o współpracy</w:t>
      </w:r>
    </w:p>
    <w:p w14:paraId="00000005" w14:textId="49B5FC9F" w:rsidR="00265749" w:rsidRDefault="00000000">
      <w:pPr>
        <w:jc w:val="center"/>
        <w:rPr>
          <w:b/>
        </w:rPr>
      </w:pPr>
      <w:r>
        <w:rPr>
          <w:b/>
        </w:rPr>
        <w:t>zawarta ………. 202</w:t>
      </w:r>
      <w:r w:rsidR="009B107F">
        <w:rPr>
          <w:b/>
        </w:rPr>
        <w:t>5</w:t>
      </w:r>
      <w:r>
        <w:rPr>
          <w:b/>
        </w:rPr>
        <w:t xml:space="preserve"> r. w Warszawie </w:t>
      </w:r>
    </w:p>
    <w:p w14:paraId="00000006" w14:textId="77777777" w:rsidR="00265749" w:rsidRDefault="00000000">
      <w:pPr>
        <w:jc w:val="center"/>
        <w:rPr>
          <w:b/>
        </w:rPr>
      </w:pPr>
      <w:r>
        <w:rPr>
          <w:b/>
        </w:rPr>
        <w:t>pomiędzy:</w:t>
      </w:r>
    </w:p>
    <w:p w14:paraId="00000007" w14:textId="77777777" w:rsidR="00265749" w:rsidRDefault="00265749">
      <w:pPr>
        <w:jc w:val="center"/>
        <w:rPr>
          <w:b/>
        </w:rPr>
      </w:pPr>
    </w:p>
    <w:p w14:paraId="00000008" w14:textId="47A3D84A" w:rsidR="00265749" w:rsidRDefault="00DB61D4">
      <w:pPr>
        <w:jc w:val="both"/>
      </w:pPr>
      <w:r w:rsidRPr="00DB61D4">
        <w:rPr>
          <w:b/>
        </w:rPr>
        <w:t>Fundacj</w:t>
      </w:r>
      <w:r>
        <w:rPr>
          <w:b/>
        </w:rPr>
        <w:t>ą</w:t>
      </w:r>
      <w:r w:rsidRPr="00DB61D4">
        <w:rPr>
          <w:b/>
        </w:rPr>
        <w:t xml:space="preserve"> Nowej Wspólnoty</w:t>
      </w:r>
      <w:r w:rsidR="00000000">
        <w:t xml:space="preserve"> z siedzibą w ………….. przy ul. ………….. ……/………, ………..-…………….. ………………….., </w:t>
      </w:r>
      <w:r w:rsidR="00000000">
        <w:rPr>
          <w:color w:val="000000"/>
        </w:rPr>
        <w:t>wpisaną/wpisanym do rejestru przedsiębiorców w Krajowym Rejestrze Sądowym prowadzonym przez ……………….. ……………….. pod numerem ……….., o numerze NIP: ………………., REGON: ………………., reprezentowaną/</w:t>
      </w:r>
      <w:proofErr w:type="spellStart"/>
      <w:r w:rsidR="00000000">
        <w:rPr>
          <w:color w:val="000000"/>
        </w:rPr>
        <w:t>ym</w:t>
      </w:r>
      <w:proofErr w:type="spellEnd"/>
      <w:r w:rsidR="00000000">
        <w:rPr>
          <w:color w:val="000000"/>
        </w:rPr>
        <w:t xml:space="preserve"> </w:t>
      </w:r>
      <w:r w:rsidR="00000000">
        <w:t>przez:</w:t>
      </w:r>
    </w:p>
    <w:p w14:paraId="00000009" w14:textId="77777777" w:rsidR="00265749" w:rsidRDefault="00000000">
      <w:pPr>
        <w:jc w:val="both"/>
      </w:pPr>
      <w:r>
        <w:rPr>
          <w:highlight w:val="lightGray"/>
        </w:rPr>
        <w:t>……………… – ……………………………..</w:t>
      </w:r>
    </w:p>
    <w:p w14:paraId="0000000A" w14:textId="59E639BD" w:rsidR="00265749" w:rsidRDefault="00000000">
      <w:pPr>
        <w:jc w:val="both"/>
        <w:rPr>
          <w:b/>
        </w:rPr>
      </w:pPr>
      <w:r>
        <w:t>zwaną/</w:t>
      </w:r>
      <w:proofErr w:type="spellStart"/>
      <w:r>
        <w:t>ym</w:t>
      </w:r>
      <w:proofErr w:type="spellEnd"/>
      <w:r>
        <w:t xml:space="preserve"> w dalszej części </w:t>
      </w:r>
      <w:r>
        <w:rPr>
          <w:b/>
        </w:rPr>
        <w:t>„</w:t>
      </w:r>
      <w:r w:rsidR="00DB61D4">
        <w:rPr>
          <w:b/>
        </w:rPr>
        <w:t>FNW</w:t>
      </w:r>
      <w:r>
        <w:rPr>
          <w:b/>
        </w:rPr>
        <w:t xml:space="preserve">” </w:t>
      </w:r>
      <w:r>
        <w:t>lub „</w:t>
      </w:r>
      <w:r>
        <w:rPr>
          <w:b/>
        </w:rPr>
        <w:t>Partnerem”</w:t>
      </w:r>
    </w:p>
    <w:p w14:paraId="0000000B" w14:textId="77777777" w:rsidR="00265749" w:rsidRDefault="00000000">
      <w:pPr>
        <w:jc w:val="both"/>
      </w:pPr>
      <w:r>
        <w:t xml:space="preserve">a </w:t>
      </w:r>
    </w:p>
    <w:p w14:paraId="0000000C" w14:textId="77777777" w:rsidR="00265749" w:rsidRDefault="00000000">
      <w:pPr>
        <w:spacing w:after="0"/>
        <w:jc w:val="both"/>
      </w:pPr>
      <w:r>
        <w:rPr>
          <w:b/>
        </w:rPr>
        <w:t xml:space="preserve">Uniwersytetem SWPS </w:t>
      </w:r>
      <w:r>
        <w:t xml:space="preserve">z siedzibą w Warszawie, przy ulicy Chodakowskiej 19/31 (03-815 Warszawa), wpisanym do ewidencji uczelni niepublicznych, prowadzonej przez Ministra Nauki pod numerem 95, NIP: 1180197245, REGON: 011947981, </w:t>
      </w:r>
    </w:p>
    <w:p w14:paraId="0000000D" w14:textId="77777777" w:rsidR="00265749" w:rsidRDefault="00265749">
      <w:pPr>
        <w:spacing w:after="0"/>
        <w:jc w:val="both"/>
      </w:pPr>
    </w:p>
    <w:p w14:paraId="371C3D42" w14:textId="43CB68E6" w:rsidR="00DB61D4" w:rsidRDefault="00000000" w:rsidP="00DB61D4">
      <w:pPr>
        <w:spacing w:after="0"/>
        <w:jc w:val="both"/>
      </w:pPr>
      <w:r>
        <w:rPr>
          <w:b/>
        </w:rPr>
        <w:t>reprezentowanym przez</w:t>
      </w:r>
      <w:r>
        <w:t xml:space="preserve"> </w:t>
      </w:r>
      <w:r w:rsidR="00DB61D4" w:rsidRPr="00DB61D4">
        <w:rPr>
          <w:b/>
          <w:bCs/>
        </w:rPr>
        <w:t xml:space="preserve">dr hab. prof. Uniwersytetu SWPS Aleksandrę </w:t>
      </w:r>
      <w:proofErr w:type="spellStart"/>
      <w:r w:rsidR="00DB61D4" w:rsidRPr="00DB61D4">
        <w:rPr>
          <w:b/>
          <w:bCs/>
        </w:rPr>
        <w:t>Cisłak</w:t>
      </w:r>
      <w:proofErr w:type="spellEnd"/>
      <w:r w:rsidR="00DB61D4" w:rsidRPr="00DB61D4">
        <w:rPr>
          <w:b/>
          <w:bCs/>
        </w:rPr>
        <w:t>-Wójcik</w:t>
      </w:r>
      <w:r w:rsidR="00DB61D4">
        <w:t>, Prorektorkę ds. nauki</w:t>
      </w:r>
    </w:p>
    <w:p w14:paraId="5166ED09" w14:textId="77777777" w:rsidR="00DB61D4" w:rsidRDefault="00DB61D4" w:rsidP="00DB61D4">
      <w:pPr>
        <w:spacing w:after="0"/>
        <w:jc w:val="both"/>
      </w:pPr>
      <w:r>
        <w:t>oraz</w:t>
      </w:r>
    </w:p>
    <w:p w14:paraId="0000000E" w14:textId="74A046DC" w:rsidR="00265749" w:rsidRDefault="00DB61D4" w:rsidP="00DB61D4">
      <w:pPr>
        <w:spacing w:after="0"/>
        <w:jc w:val="both"/>
      </w:pPr>
      <w:r w:rsidRPr="00DB61D4">
        <w:rPr>
          <w:b/>
          <w:bCs/>
        </w:rPr>
        <w:t>dr hab. Benjamina Davida Stanleya</w:t>
      </w:r>
      <w:r w:rsidR="00000000" w:rsidRPr="00DB61D4">
        <w:rPr>
          <w:b/>
          <w:bCs/>
        </w:rPr>
        <w:t>,</w:t>
      </w:r>
      <w:r w:rsidR="00000000">
        <w:t xml:space="preserve"> </w:t>
      </w:r>
    </w:p>
    <w:p w14:paraId="0000000F" w14:textId="77777777" w:rsidR="00265749" w:rsidRDefault="00000000">
      <w:pPr>
        <w:jc w:val="both"/>
      </w:pPr>
      <w:r>
        <w:t xml:space="preserve">zwanym w dalszej części </w:t>
      </w:r>
      <w:r>
        <w:rPr>
          <w:b/>
        </w:rPr>
        <w:t>„Uczelnią”</w:t>
      </w:r>
      <w:r>
        <w:t>,</w:t>
      </w:r>
    </w:p>
    <w:p w14:paraId="00000010" w14:textId="77777777" w:rsidR="00265749" w:rsidRDefault="00000000">
      <w:pPr>
        <w:jc w:val="both"/>
      </w:pPr>
      <w:r>
        <w:t xml:space="preserve">razem zwanymi w dalszej części </w:t>
      </w:r>
      <w:r>
        <w:rPr>
          <w:b/>
        </w:rPr>
        <w:t>„Stronami”.</w:t>
      </w:r>
    </w:p>
    <w:p w14:paraId="00000011" w14:textId="77777777" w:rsidR="00265749" w:rsidRDefault="00265749">
      <w:pPr>
        <w:jc w:val="both"/>
      </w:pPr>
    </w:p>
    <w:p w14:paraId="00000012" w14:textId="77777777" w:rsidR="00265749" w:rsidRDefault="00000000">
      <w:pPr>
        <w:jc w:val="center"/>
        <w:rPr>
          <w:b/>
        </w:rPr>
      </w:pPr>
      <w:r>
        <w:rPr>
          <w:b/>
        </w:rPr>
        <w:t>§1</w:t>
      </w:r>
    </w:p>
    <w:p w14:paraId="00000013" w14:textId="77777777" w:rsidR="00265749" w:rsidRDefault="00000000">
      <w:pPr>
        <w:jc w:val="center"/>
        <w:rPr>
          <w:b/>
        </w:rPr>
      </w:pPr>
      <w:r>
        <w:rPr>
          <w:b/>
        </w:rPr>
        <w:t>Przedmiot Umowy</w:t>
      </w:r>
    </w:p>
    <w:p w14:paraId="00000014" w14:textId="16881126" w:rsidR="00265749" w:rsidRDefault="00000000">
      <w:pPr>
        <w:numPr>
          <w:ilvl w:val="0"/>
          <w:numId w:val="13"/>
        </w:numPr>
        <w:pBdr>
          <w:top w:val="nil"/>
          <w:left w:val="nil"/>
          <w:bottom w:val="nil"/>
          <w:right w:val="nil"/>
          <w:between w:val="nil"/>
        </w:pBdr>
        <w:spacing w:after="0"/>
        <w:ind w:left="284"/>
        <w:jc w:val="both"/>
        <w:rPr>
          <w:color w:val="000000"/>
        </w:rPr>
      </w:pPr>
      <w:r>
        <w:rPr>
          <w:color w:val="000000"/>
        </w:rPr>
        <w:t xml:space="preserve">Przedmiotem niniejszej Umowy jest ustalenie zasad współpracy pomiędzy Stronami </w:t>
      </w:r>
      <w:r w:rsidR="00DB61D4" w:rsidRPr="00DB61D4">
        <w:rPr>
          <w:color w:val="000000"/>
        </w:rPr>
        <w:t>w celu wspólnej realizacji</w:t>
      </w:r>
      <w:r w:rsidR="00DB61D4" w:rsidRPr="00DB61D4">
        <w:t xml:space="preserve"> </w:t>
      </w:r>
      <w:r w:rsidR="000C2EAE">
        <w:rPr>
          <w:color w:val="000000"/>
        </w:rPr>
        <w:t>B</w:t>
      </w:r>
      <w:r w:rsidR="00DB61D4" w:rsidRPr="00DB61D4">
        <w:rPr>
          <w:color w:val="000000"/>
        </w:rPr>
        <w:t>adania, którego efektem będzie pierwsza edycja Wskaźnika Polaryzacji za 2025 rok</w:t>
      </w:r>
      <w:r w:rsidR="00DB61D4">
        <w:rPr>
          <w:color w:val="000000"/>
        </w:rPr>
        <w:t>.</w:t>
      </w:r>
    </w:p>
    <w:p w14:paraId="6CF0B0F6" w14:textId="6DDEEEFB" w:rsidR="00DB61D4" w:rsidRDefault="00DB61D4">
      <w:pPr>
        <w:numPr>
          <w:ilvl w:val="0"/>
          <w:numId w:val="13"/>
        </w:numPr>
        <w:pBdr>
          <w:top w:val="nil"/>
          <w:left w:val="nil"/>
          <w:bottom w:val="nil"/>
          <w:right w:val="nil"/>
          <w:between w:val="nil"/>
        </w:pBdr>
        <w:spacing w:after="0"/>
        <w:ind w:left="284"/>
        <w:jc w:val="both"/>
        <w:rPr>
          <w:color w:val="000000"/>
        </w:rPr>
      </w:pPr>
      <w:r w:rsidRPr="00DB61D4">
        <w:rPr>
          <w:color w:val="000000"/>
        </w:rPr>
        <w:t xml:space="preserve">Inicjatywa stworzenia Wskaźnika Polaryzacji pochodzi od </w:t>
      </w:r>
      <w:r>
        <w:rPr>
          <w:color w:val="000000"/>
        </w:rPr>
        <w:t>FNW</w:t>
      </w:r>
      <w:r w:rsidRPr="00DB61D4">
        <w:rPr>
          <w:color w:val="000000"/>
        </w:rPr>
        <w:t>.</w:t>
      </w:r>
    </w:p>
    <w:p w14:paraId="04DB7D03" w14:textId="77777777" w:rsidR="00710C78" w:rsidRDefault="00000000" w:rsidP="00DB42BC">
      <w:pPr>
        <w:numPr>
          <w:ilvl w:val="0"/>
          <w:numId w:val="13"/>
        </w:numPr>
        <w:pBdr>
          <w:top w:val="nil"/>
          <w:left w:val="nil"/>
          <w:bottom w:val="nil"/>
          <w:right w:val="nil"/>
          <w:between w:val="nil"/>
        </w:pBdr>
        <w:spacing w:after="0"/>
        <w:ind w:left="284"/>
        <w:jc w:val="both"/>
        <w:rPr>
          <w:color w:val="000000"/>
        </w:rPr>
      </w:pPr>
      <w:r>
        <w:rPr>
          <w:color w:val="000000"/>
        </w:rPr>
        <w:t xml:space="preserve">Na mocy niniejszej Umowy Uczelnia oraz Partner podejmują się współpracy, </w:t>
      </w:r>
      <w:r w:rsidR="00DB61D4">
        <w:rPr>
          <w:color w:val="000000"/>
        </w:rPr>
        <w:t xml:space="preserve">w ramach </w:t>
      </w:r>
      <w:r>
        <w:rPr>
          <w:color w:val="000000"/>
        </w:rPr>
        <w:t>której</w:t>
      </w:r>
      <w:r w:rsidR="00710C78">
        <w:rPr>
          <w:color w:val="000000"/>
        </w:rPr>
        <w:t>:</w:t>
      </w:r>
    </w:p>
    <w:p w14:paraId="691AE712" w14:textId="5DB52552" w:rsidR="004C6F10" w:rsidRDefault="00710C78" w:rsidP="00710C78">
      <w:pPr>
        <w:numPr>
          <w:ilvl w:val="0"/>
          <w:numId w:val="31"/>
        </w:numPr>
        <w:pBdr>
          <w:top w:val="nil"/>
          <w:left w:val="nil"/>
          <w:bottom w:val="nil"/>
          <w:right w:val="nil"/>
          <w:between w:val="nil"/>
        </w:pBdr>
        <w:spacing w:after="0"/>
        <w:jc w:val="both"/>
        <w:rPr>
          <w:color w:val="000000"/>
        </w:rPr>
      </w:pPr>
      <w:r>
        <w:rPr>
          <w:color w:val="000000"/>
        </w:rPr>
        <w:t>B</w:t>
      </w:r>
      <w:r w:rsidR="00DB42BC" w:rsidRPr="00DB42BC">
        <w:rPr>
          <w:color w:val="000000"/>
        </w:rPr>
        <w:t xml:space="preserve">adanie zaprojektuje dr Olga Białobrzeska, będąca jednocześnie pracowniczką </w:t>
      </w:r>
      <w:r w:rsidR="00DB42BC" w:rsidRPr="00DB42BC">
        <w:rPr>
          <w:color w:val="000000"/>
        </w:rPr>
        <w:t>Uczelni</w:t>
      </w:r>
      <w:r w:rsidR="00DB42BC" w:rsidRPr="00DB42BC">
        <w:rPr>
          <w:color w:val="000000"/>
        </w:rPr>
        <w:t xml:space="preserve"> i Partnera </w:t>
      </w:r>
      <w:r w:rsidR="004C6F10">
        <w:rPr>
          <w:color w:val="000000"/>
        </w:rPr>
        <w:t>–</w:t>
      </w:r>
      <w:r w:rsidR="00DB42BC" w:rsidRPr="00DB42BC">
        <w:rPr>
          <w:color w:val="000000"/>
        </w:rPr>
        <w:t xml:space="preserve"> </w:t>
      </w:r>
      <w:r w:rsidRPr="00DB42BC">
        <w:rPr>
          <w:color w:val="000000"/>
        </w:rPr>
        <w:t xml:space="preserve">we współpracy z dr hab. Benem Stanleyem i dr Martą </w:t>
      </w:r>
      <w:proofErr w:type="spellStart"/>
      <w:r w:rsidRPr="00DB42BC">
        <w:rPr>
          <w:color w:val="000000"/>
        </w:rPr>
        <w:t>Żerkowską-Balas</w:t>
      </w:r>
      <w:proofErr w:type="spellEnd"/>
      <w:r w:rsidRPr="00DB42BC">
        <w:rPr>
          <w:color w:val="000000"/>
        </w:rPr>
        <w:t>, pracownikami Uczelni oraz Wawrzyńcem Smoczyńskim, pracownikiem Partnera</w:t>
      </w:r>
      <w:r>
        <w:rPr>
          <w:color w:val="000000"/>
        </w:rPr>
        <w:t>.</w:t>
      </w:r>
    </w:p>
    <w:p w14:paraId="131077D9" w14:textId="77777777" w:rsidR="00710C78" w:rsidRDefault="00710C78" w:rsidP="00710C78">
      <w:pPr>
        <w:numPr>
          <w:ilvl w:val="0"/>
          <w:numId w:val="31"/>
        </w:numPr>
        <w:pBdr>
          <w:top w:val="nil"/>
          <w:left w:val="nil"/>
          <w:bottom w:val="nil"/>
          <w:right w:val="nil"/>
          <w:between w:val="nil"/>
        </w:pBdr>
        <w:spacing w:after="0"/>
        <w:jc w:val="both"/>
        <w:rPr>
          <w:color w:val="000000"/>
        </w:rPr>
      </w:pPr>
      <w:r>
        <w:rPr>
          <w:color w:val="000000"/>
        </w:rPr>
        <w:t>Uczelnia</w:t>
      </w:r>
      <w:r w:rsidR="00DB42BC" w:rsidRPr="00DB42BC">
        <w:rPr>
          <w:color w:val="000000"/>
        </w:rPr>
        <w:t xml:space="preserve"> i Partner będą mieli równe prawa do komunikacji i promocji </w:t>
      </w:r>
      <w:r w:rsidR="00DB42BC" w:rsidRPr="004C6F10">
        <w:rPr>
          <w:b/>
          <w:bCs/>
          <w:color w:val="000000"/>
        </w:rPr>
        <w:t>Wskaźnika Polaryzacji 2025</w:t>
      </w:r>
      <w:r w:rsidR="00DB42BC" w:rsidRPr="00DB42BC">
        <w:rPr>
          <w:color w:val="000000"/>
        </w:rPr>
        <w:t xml:space="preserve">, z zastrzeżeniem obowiązku przywołania obu Stron w tej edycji </w:t>
      </w:r>
      <w:r w:rsidR="00DB42BC">
        <w:rPr>
          <w:color w:val="000000"/>
        </w:rPr>
        <w:t>W</w:t>
      </w:r>
      <w:r w:rsidR="00DB42BC" w:rsidRPr="00DB42BC">
        <w:rPr>
          <w:color w:val="000000"/>
        </w:rPr>
        <w:t xml:space="preserve">skaźnika. </w:t>
      </w:r>
    </w:p>
    <w:p w14:paraId="4C838FDE" w14:textId="77777777" w:rsidR="00710C78" w:rsidRDefault="00DB42BC" w:rsidP="00710C78">
      <w:pPr>
        <w:numPr>
          <w:ilvl w:val="0"/>
          <w:numId w:val="31"/>
        </w:numPr>
        <w:pBdr>
          <w:top w:val="nil"/>
          <w:left w:val="nil"/>
          <w:bottom w:val="nil"/>
          <w:right w:val="nil"/>
          <w:between w:val="nil"/>
        </w:pBdr>
        <w:spacing w:after="0"/>
        <w:jc w:val="both"/>
        <w:rPr>
          <w:color w:val="000000"/>
        </w:rPr>
      </w:pPr>
      <w:r w:rsidRPr="00DB42BC">
        <w:rPr>
          <w:color w:val="000000"/>
        </w:rPr>
        <w:t xml:space="preserve">Partner, jako inicjator pierwszej edycji Wskaźnika Polaryzacji, jest otwarty na współpracę przy kolejnych edycjach z </w:t>
      </w:r>
      <w:r w:rsidR="00710C78">
        <w:rPr>
          <w:color w:val="000000"/>
        </w:rPr>
        <w:t>Uczelnią</w:t>
      </w:r>
      <w:r w:rsidRPr="00DB42BC">
        <w:rPr>
          <w:color w:val="000000"/>
        </w:rPr>
        <w:t xml:space="preserve">. </w:t>
      </w:r>
    </w:p>
    <w:p w14:paraId="1DAF008F" w14:textId="142AE443" w:rsidR="00710C78" w:rsidRPr="00710C78" w:rsidRDefault="00DB42BC" w:rsidP="00710C78">
      <w:pPr>
        <w:numPr>
          <w:ilvl w:val="0"/>
          <w:numId w:val="31"/>
        </w:numPr>
        <w:pBdr>
          <w:top w:val="nil"/>
          <w:left w:val="nil"/>
          <w:bottom w:val="nil"/>
          <w:right w:val="nil"/>
          <w:between w:val="nil"/>
        </w:pBdr>
        <w:spacing w:after="0"/>
        <w:jc w:val="both"/>
        <w:rPr>
          <w:color w:val="000000"/>
        </w:rPr>
      </w:pPr>
      <w:r>
        <w:rPr>
          <w:color w:val="000000"/>
        </w:rPr>
        <w:lastRenderedPageBreak/>
        <w:t>FNW</w:t>
      </w:r>
      <w:r w:rsidRPr="00DB42BC">
        <w:rPr>
          <w:color w:val="000000"/>
        </w:rPr>
        <w:t xml:space="preserve"> zachowuje</w:t>
      </w:r>
      <w:r>
        <w:rPr>
          <w:color w:val="000000"/>
        </w:rPr>
        <w:t xml:space="preserve"> j</w:t>
      </w:r>
      <w:r w:rsidRPr="00DB42BC">
        <w:rPr>
          <w:color w:val="000000"/>
        </w:rPr>
        <w:t xml:space="preserve">ednocześnie prawo do realizacji kolejnych edycji tego </w:t>
      </w:r>
      <w:r w:rsidRPr="004C6F10">
        <w:rPr>
          <w:color w:val="222222"/>
        </w:rPr>
        <w:t xml:space="preserve">wskaźnika w partnerstwie z innymi instytucjami lub samodzielnie. </w:t>
      </w:r>
    </w:p>
    <w:p w14:paraId="00000015" w14:textId="186274E3" w:rsidR="00265749" w:rsidRPr="00DB42BC" w:rsidRDefault="00DB42BC" w:rsidP="00710C78">
      <w:pPr>
        <w:numPr>
          <w:ilvl w:val="0"/>
          <w:numId w:val="31"/>
        </w:numPr>
        <w:pBdr>
          <w:top w:val="nil"/>
          <w:left w:val="nil"/>
          <w:bottom w:val="nil"/>
          <w:right w:val="nil"/>
          <w:between w:val="nil"/>
        </w:pBdr>
        <w:spacing w:after="0"/>
        <w:jc w:val="both"/>
        <w:rPr>
          <w:color w:val="000000"/>
        </w:rPr>
      </w:pPr>
      <w:r w:rsidRPr="004C6F10">
        <w:rPr>
          <w:color w:val="222222"/>
        </w:rPr>
        <w:t xml:space="preserve">Naukowcy </w:t>
      </w:r>
      <w:r w:rsidR="004C6F10" w:rsidRPr="004C6F10">
        <w:rPr>
          <w:color w:val="222222"/>
        </w:rPr>
        <w:t>Uczelni</w:t>
      </w:r>
      <w:r w:rsidRPr="004C6F10">
        <w:rPr>
          <w:color w:val="222222"/>
        </w:rPr>
        <w:t xml:space="preserve">, którzy będą zaangażowani w tworzenie Wskaźnika Polaryzacji, zastrzegają sobie prawo do wykorzystania Wskaźnika Polaryzacji do celów badań naukowych, i zobowiązują się do pełnego cytowania i uznania pierwotnego wspólnego raportu </w:t>
      </w:r>
      <w:r w:rsidR="00710C78">
        <w:rPr>
          <w:color w:val="222222"/>
        </w:rPr>
        <w:t>Uczelni</w:t>
      </w:r>
      <w:r w:rsidRPr="004C6F10">
        <w:rPr>
          <w:color w:val="222222"/>
        </w:rPr>
        <w:t xml:space="preserve"> i Partnera jako oryginalnego źródła</w:t>
      </w:r>
      <w:r w:rsidRPr="004C6F10">
        <w:rPr>
          <w:color w:val="222222"/>
        </w:rPr>
        <w:t>.</w:t>
      </w:r>
    </w:p>
    <w:p w14:paraId="2D46DEA7" w14:textId="77777777" w:rsidR="00DB42BC" w:rsidRDefault="00DB42BC" w:rsidP="00DB61D4">
      <w:pPr>
        <w:pBdr>
          <w:top w:val="nil"/>
          <w:left w:val="nil"/>
          <w:bottom w:val="nil"/>
          <w:right w:val="nil"/>
          <w:between w:val="nil"/>
        </w:pBdr>
        <w:spacing w:after="0"/>
        <w:ind w:left="284"/>
        <w:jc w:val="both"/>
        <w:rPr>
          <w:color w:val="000000"/>
        </w:rPr>
      </w:pPr>
    </w:p>
    <w:p w14:paraId="00000017" w14:textId="77777777" w:rsidR="00265749" w:rsidRDefault="00000000">
      <w:pPr>
        <w:jc w:val="center"/>
        <w:rPr>
          <w:b/>
        </w:rPr>
      </w:pPr>
      <w:r>
        <w:rPr>
          <w:b/>
        </w:rPr>
        <w:t>§ 2</w:t>
      </w:r>
    </w:p>
    <w:p w14:paraId="00000018" w14:textId="77777777" w:rsidR="00265749" w:rsidRDefault="00000000">
      <w:pPr>
        <w:jc w:val="center"/>
        <w:rPr>
          <w:b/>
        </w:rPr>
      </w:pPr>
      <w:r>
        <w:rPr>
          <w:b/>
        </w:rPr>
        <w:t>Ogólne warunki współpracy i oświadczenia Stron</w:t>
      </w:r>
    </w:p>
    <w:p w14:paraId="00000019" w14:textId="77777777" w:rsidR="00265749" w:rsidRDefault="00000000">
      <w:pPr>
        <w:numPr>
          <w:ilvl w:val="0"/>
          <w:numId w:val="5"/>
        </w:numPr>
        <w:spacing w:after="0" w:line="276" w:lineRule="auto"/>
        <w:ind w:left="426"/>
        <w:jc w:val="both"/>
      </w:pPr>
      <w:r>
        <w:t>Strony oświadczają, że posiadają wszelkie wymagane przepisami prawa uprawnienia i zezwolenia niezbędne do realizacji niniejszej Umowy oraz zobowiązują się wykonać obowiązki wynikające z niniejszej Umowy z należytą starannością, z uwzględnieniem zawodowego charakteru prowadzonej działalności, zgodnie ze swoją wiedzą fachową i doświadczeniem oraz z dbałością o wzajemne interesy Stron.</w:t>
      </w:r>
    </w:p>
    <w:p w14:paraId="0000001A" w14:textId="014EB883" w:rsidR="00265749" w:rsidRDefault="00000000">
      <w:pPr>
        <w:numPr>
          <w:ilvl w:val="0"/>
          <w:numId w:val="5"/>
        </w:numPr>
        <w:spacing w:after="0" w:line="276" w:lineRule="auto"/>
        <w:ind w:left="426"/>
        <w:jc w:val="both"/>
      </w:pPr>
      <w:r>
        <w:t xml:space="preserve">Przy realizacji Umowy Strony będą ściśle współpracować ze sobą, na każdym etapie realizacji </w:t>
      </w:r>
      <w:r w:rsidR="000C2EAE">
        <w:t>B</w:t>
      </w:r>
      <w:r w:rsidR="00FE161F">
        <w:t>adania</w:t>
      </w:r>
      <w:r>
        <w:t xml:space="preserve">. </w:t>
      </w:r>
    </w:p>
    <w:p w14:paraId="0000001B" w14:textId="77777777" w:rsidR="00265749" w:rsidRDefault="00000000">
      <w:pPr>
        <w:numPr>
          <w:ilvl w:val="0"/>
          <w:numId w:val="5"/>
        </w:numPr>
        <w:spacing w:after="0" w:line="276" w:lineRule="auto"/>
        <w:ind w:left="426"/>
        <w:jc w:val="both"/>
      </w:pPr>
      <w:r>
        <w:t xml:space="preserve">Każda ze Stron oświadcza, iż posiada uprawnienia oraz odpowiednie kwalifikacje i warunki do należytej realizacji Umowy.      </w:t>
      </w:r>
    </w:p>
    <w:p w14:paraId="0000001C" w14:textId="2EA57BC4" w:rsidR="00265749" w:rsidRDefault="00000000">
      <w:pPr>
        <w:numPr>
          <w:ilvl w:val="0"/>
          <w:numId w:val="5"/>
        </w:numPr>
        <w:spacing w:after="0" w:line="276" w:lineRule="auto"/>
        <w:ind w:left="426"/>
        <w:jc w:val="both"/>
      </w:pPr>
      <w:r>
        <w:t xml:space="preserve">Strony w trakcie trwania Umowy zobowiązują się do ścisłej współpracy również w obszarze promocji i komunikacji </w:t>
      </w:r>
      <w:r w:rsidR="000C2EAE">
        <w:t>B</w:t>
      </w:r>
      <w:r w:rsidR="00FE161F">
        <w:t>adania</w:t>
      </w:r>
      <w:r>
        <w:t xml:space="preserve"> oraz jego rezultatów. W tym celu będą sobie przekazywać niezbędne materiały informacyjne, takie jak </w:t>
      </w:r>
      <w:proofErr w:type="spellStart"/>
      <w:r>
        <w:t>briefy</w:t>
      </w:r>
      <w:proofErr w:type="spellEnd"/>
      <w:r>
        <w:t xml:space="preserve"> komunikacyjne, notatki prasowe, wypowiedzi wskazanych osób potrzebne do działań komunikacyjnych, czy wymagane logotypy. </w:t>
      </w:r>
    </w:p>
    <w:p w14:paraId="0000001E" w14:textId="77777777" w:rsidR="00265749" w:rsidRDefault="00265749">
      <w:pPr>
        <w:spacing w:after="0"/>
        <w:jc w:val="center"/>
        <w:rPr>
          <w:b/>
        </w:rPr>
      </w:pPr>
    </w:p>
    <w:p w14:paraId="0000001F" w14:textId="77777777" w:rsidR="00265749" w:rsidRDefault="00000000">
      <w:pPr>
        <w:spacing w:after="0"/>
        <w:jc w:val="center"/>
        <w:rPr>
          <w:b/>
        </w:rPr>
      </w:pPr>
      <w:r>
        <w:rPr>
          <w:b/>
        </w:rPr>
        <w:t>§3</w:t>
      </w:r>
    </w:p>
    <w:p w14:paraId="00000020" w14:textId="77777777" w:rsidR="00265749" w:rsidRDefault="00000000">
      <w:pPr>
        <w:spacing w:after="0"/>
        <w:jc w:val="center"/>
        <w:rPr>
          <w:b/>
        </w:rPr>
      </w:pPr>
      <w:r>
        <w:rPr>
          <w:b/>
        </w:rPr>
        <w:t>Czas trwania Umowy</w:t>
      </w:r>
    </w:p>
    <w:p w14:paraId="00000021" w14:textId="77777777" w:rsidR="00265749" w:rsidRDefault="00265749">
      <w:pPr>
        <w:spacing w:after="0"/>
        <w:jc w:val="center"/>
        <w:rPr>
          <w:b/>
        </w:rPr>
      </w:pPr>
    </w:p>
    <w:p w14:paraId="00000022" w14:textId="7A6A1580" w:rsidR="00265749" w:rsidRDefault="00000000">
      <w:pPr>
        <w:spacing w:after="0" w:line="276" w:lineRule="auto"/>
        <w:jc w:val="both"/>
      </w:pPr>
      <w:r>
        <w:t xml:space="preserve">Strony postanawiają, że Umowa zawarta jest na czas określony do zakończenia realizacji </w:t>
      </w:r>
      <w:r w:rsidR="004C6F10">
        <w:t>Badania</w:t>
      </w:r>
      <w:r>
        <w:t xml:space="preserve"> tj. do </w:t>
      </w:r>
      <w:r w:rsidR="00FE161F">
        <w:t>….</w:t>
      </w:r>
      <w:r>
        <w:t xml:space="preserve"> r.</w:t>
      </w:r>
    </w:p>
    <w:p w14:paraId="00000023" w14:textId="77777777" w:rsidR="00265749" w:rsidRDefault="00265749">
      <w:pPr>
        <w:spacing w:after="0"/>
        <w:jc w:val="center"/>
        <w:rPr>
          <w:b/>
        </w:rPr>
      </w:pPr>
    </w:p>
    <w:p w14:paraId="00000024" w14:textId="77777777" w:rsidR="00265749" w:rsidRDefault="00000000">
      <w:pPr>
        <w:spacing w:after="0"/>
        <w:jc w:val="center"/>
        <w:rPr>
          <w:b/>
        </w:rPr>
      </w:pPr>
      <w:r>
        <w:rPr>
          <w:b/>
        </w:rPr>
        <w:t>§4</w:t>
      </w:r>
    </w:p>
    <w:p w14:paraId="00000025" w14:textId="77777777" w:rsidR="00265749" w:rsidRDefault="00000000">
      <w:pPr>
        <w:spacing w:after="0"/>
        <w:jc w:val="center"/>
        <w:rPr>
          <w:b/>
        </w:rPr>
      </w:pPr>
      <w:r>
        <w:rPr>
          <w:b/>
        </w:rPr>
        <w:t>Organizacja współpracy</w:t>
      </w:r>
    </w:p>
    <w:p w14:paraId="00000026" w14:textId="77777777" w:rsidR="00265749" w:rsidRDefault="00265749">
      <w:pPr>
        <w:spacing w:after="0"/>
        <w:jc w:val="center"/>
        <w:rPr>
          <w:b/>
        </w:rPr>
      </w:pPr>
    </w:p>
    <w:p w14:paraId="00000027" w14:textId="77777777" w:rsidR="00265749" w:rsidRDefault="00000000">
      <w:pPr>
        <w:numPr>
          <w:ilvl w:val="0"/>
          <w:numId w:val="11"/>
        </w:numPr>
        <w:pBdr>
          <w:top w:val="nil"/>
          <w:left w:val="nil"/>
          <w:bottom w:val="nil"/>
          <w:right w:val="nil"/>
          <w:between w:val="nil"/>
        </w:pBdr>
        <w:spacing w:after="0"/>
        <w:jc w:val="both"/>
        <w:rPr>
          <w:color w:val="000000"/>
        </w:rPr>
      </w:pPr>
      <w:r>
        <w:rPr>
          <w:color w:val="000000"/>
        </w:rPr>
        <w:t>Koordynatorem współpracy pomiędzy Stronami i osobami nadzorującymi realizację postanowień niniejszej Umowy jest:</w:t>
      </w:r>
    </w:p>
    <w:p w14:paraId="00000028" w14:textId="77777777" w:rsidR="00265749" w:rsidRDefault="00000000">
      <w:pPr>
        <w:pBdr>
          <w:top w:val="nil"/>
          <w:left w:val="nil"/>
          <w:bottom w:val="nil"/>
          <w:right w:val="nil"/>
          <w:between w:val="nil"/>
        </w:pBdr>
        <w:spacing w:after="0"/>
        <w:ind w:left="360"/>
        <w:jc w:val="both"/>
        <w:rPr>
          <w:color w:val="000000"/>
        </w:rPr>
      </w:pPr>
      <w:r>
        <w:rPr>
          <w:color w:val="000000"/>
        </w:rPr>
        <w:t xml:space="preserve">1) ze strony Uczelni: </w:t>
      </w:r>
    </w:p>
    <w:p w14:paraId="00000029" w14:textId="3E37DE12" w:rsidR="00265749" w:rsidRDefault="00000000">
      <w:pPr>
        <w:spacing w:after="0"/>
        <w:ind w:left="426"/>
        <w:jc w:val="both"/>
      </w:pPr>
      <w:sdt>
        <w:sdtPr>
          <w:tag w:val="goog_rdk_8"/>
          <w:id w:val="1925219266"/>
        </w:sdtPr>
        <w:sdtContent/>
      </w:sdt>
      <w:r w:rsidR="00FE161F" w:rsidRPr="00FE161F">
        <w:t>dr hab. Benjamin David Stanley</w:t>
      </w:r>
      <w:r w:rsidR="00FE161F">
        <w:t xml:space="preserve"> </w:t>
      </w:r>
      <w:r>
        <w:t xml:space="preserve">, tel. …………………, e-mail: </w:t>
      </w:r>
      <w:r w:rsidR="00FE161F" w:rsidRPr="00FE161F">
        <w:t>bstanley@swps.edu.pl</w:t>
      </w:r>
      <w:r>
        <w:t xml:space="preserve"> – w zakresie kwestii formalnych oraz w zakresie kwestii merytorycznych;</w:t>
      </w:r>
    </w:p>
    <w:p w14:paraId="0000002A" w14:textId="77777777" w:rsidR="00265749" w:rsidRDefault="00000000">
      <w:pPr>
        <w:pBdr>
          <w:top w:val="nil"/>
          <w:left w:val="nil"/>
          <w:bottom w:val="nil"/>
          <w:right w:val="nil"/>
          <w:between w:val="nil"/>
        </w:pBdr>
        <w:spacing w:after="0"/>
        <w:ind w:left="360"/>
        <w:jc w:val="both"/>
        <w:rPr>
          <w:color w:val="000000"/>
        </w:rPr>
      </w:pPr>
      <w:r>
        <w:rPr>
          <w:color w:val="000000"/>
        </w:rPr>
        <w:t xml:space="preserve">2) ze strony Partnera:  </w:t>
      </w:r>
      <w:r>
        <w:rPr>
          <w:color w:val="000000"/>
          <w:highlight w:val="lightGray"/>
        </w:rPr>
        <w:t xml:space="preserve">…………………………… </w:t>
      </w:r>
      <w:r>
        <w:rPr>
          <w:color w:val="000000"/>
        </w:rPr>
        <w:t xml:space="preserve">tel. </w:t>
      </w:r>
      <w:r>
        <w:rPr>
          <w:color w:val="000000"/>
          <w:highlight w:val="lightGray"/>
        </w:rPr>
        <w:t>……………………, e-mail: …………………………</w:t>
      </w:r>
    </w:p>
    <w:p w14:paraId="0000002B" w14:textId="77777777" w:rsidR="00265749" w:rsidRDefault="00000000">
      <w:pPr>
        <w:numPr>
          <w:ilvl w:val="0"/>
          <w:numId w:val="11"/>
        </w:numPr>
        <w:pBdr>
          <w:top w:val="nil"/>
          <w:left w:val="nil"/>
          <w:bottom w:val="nil"/>
          <w:right w:val="nil"/>
          <w:between w:val="nil"/>
        </w:pBdr>
        <w:spacing w:after="0"/>
        <w:jc w:val="both"/>
        <w:rPr>
          <w:color w:val="000000"/>
        </w:rPr>
      </w:pPr>
      <w:r>
        <w:rPr>
          <w:color w:val="000000"/>
        </w:rPr>
        <w:t xml:space="preserve">Zmiana powyższych osób wymaga poinformowania o tym drugiej Strony w formie pisemnej lub </w:t>
      </w:r>
      <w:r>
        <w:t>za pośrednictwem poczty elektronicznej</w:t>
      </w:r>
      <w:r>
        <w:rPr>
          <w:color w:val="000000"/>
        </w:rPr>
        <w:t xml:space="preserve">, bez konieczności </w:t>
      </w:r>
      <w:r>
        <w:t xml:space="preserve">sporządzenia aneksu do </w:t>
      </w:r>
      <w:r>
        <w:rPr>
          <w:color w:val="000000"/>
        </w:rPr>
        <w:t>niniejszej Umowy.</w:t>
      </w:r>
    </w:p>
    <w:p w14:paraId="0000002C" w14:textId="77777777" w:rsidR="00265749" w:rsidRDefault="00265749">
      <w:pPr>
        <w:pBdr>
          <w:top w:val="nil"/>
          <w:left w:val="nil"/>
          <w:bottom w:val="nil"/>
          <w:right w:val="nil"/>
          <w:between w:val="nil"/>
        </w:pBdr>
        <w:spacing w:after="0"/>
        <w:ind w:left="284" w:hanging="284"/>
        <w:rPr>
          <w:color w:val="000000"/>
        </w:rPr>
      </w:pPr>
    </w:p>
    <w:p w14:paraId="0000002D" w14:textId="77777777" w:rsidR="00265749" w:rsidRDefault="00000000">
      <w:pPr>
        <w:spacing w:after="0"/>
        <w:jc w:val="center"/>
        <w:rPr>
          <w:b/>
        </w:rPr>
      </w:pPr>
      <w:r>
        <w:rPr>
          <w:b/>
        </w:rPr>
        <w:t>§5</w:t>
      </w:r>
    </w:p>
    <w:p w14:paraId="0000002E" w14:textId="77777777" w:rsidR="00265749" w:rsidRDefault="00000000">
      <w:pPr>
        <w:spacing w:after="0"/>
        <w:jc w:val="center"/>
        <w:rPr>
          <w:b/>
        </w:rPr>
      </w:pPr>
      <w:r>
        <w:rPr>
          <w:b/>
        </w:rPr>
        <w:t>Obowiązki Stron</w:t>
      </w:r>
    </w:p>
    <w:p w14:paraId="0000002F" w14:textId="77777777" w:rsidR="00265749" w:rsidRDefault="00000000">
      <w:pPr>
        <w:numPr>
          <w:ilvl w:val="0"/>
          <w:numId w:val="12"/>
        </w:numPr>
        <w:pBdr>
          <w:top w:val="nil"/>
          <w:left w:val="nil"/>
          <w:bottom w:val="nil"/>
          <w:right w:val="nil"/>
          <w:between w:val="nil"/>
        </w:pBdr>
        <w:spacing w:after="0"/>
        <w:jc w:val="both"/>
        <w:rPr>
          <w:color w:val="000000"/>
        </w:rPr>
      </w:pPr>
      <w:r>
        <w:rPr>
          <w:color w:val="000000"/>
        </w:rPr>
        <w:t xml:space="preserve">Decyzje w sprawach istotnych dla realizacji zadań i celów wynikających z Umowy, wymagające uzgodnienia stanowiska Stron, podejmowane są wspólnie. </w:t>
      </w:r>
    </w:p>
    <w:p w14:paraId="00000030" w14:textId="77777777" w:rsidR="00265749" w:rsidRDefault="00000000">
      <w:pPr>
        <w:numPr>
          <w:ilvl w:val="0"/>
          <w:numId w:val="12"/>
        </w:numPr>
        <w:pBdr>
          <w:top w:val="nil"/>
          <w:left w:val="nil"/>
          <w:bottom w:val="nil"/>
          <w:right w:val="nil"/>
          <w:between w:val="nil"/>
        </w:pBdr>
        <w:spacing w:after="0"/>
        <w:jc w:val="both"/>
        <w:rPr>
          <w:color w:val="000000"/>
        </w:rPr>
      </w:pPr>
      <w:r>
        <w:rPr>
          <w:color w:val="000000"/>
        </w:rPr>
        <w:lastRenderedPageBreak/>
        <w:t>Strony w odniesieniu do zadań wynikających z niniejszej Umowy będą stosować zasady:</w:t>
      </w:r>
    </w:p>
    <w:p w14:paraId="00000031" w14:textId="77777777" w:rsidR="00265749" w:rsidRDefault="00000000">
      <w:pPr>
        <w:numPr>
          <w:ilvl w:val="0"/>
          <w:numId w:val="2"/>
        </w:numPr>
        <w:pBdr>
          <w:top w:val="nil"/>
          <w:left w:val="nil"/>
          <w:bottom w:val="nil"/>
          <w:right w:val="nil"/>
          <w:between w:val="nil"/>
        </w:pBdr>
        <w:spacing w:after="0"/>
        <w:ind w:left="709"/>
        <w:jc w:val="both"/>
        <w:rPr>
          <w:color w:val="000000"/>
        </w:rPr>
      </w:pPr>
      <w:r>
        <w:rPr>
          <w:color w:val="000000"/>
        </w:rPr>
        <w:t>działania w dobrej wierze;</w:t>
      </w:r>
    </w:p>
    <w:p w14:paraId="00000032" w14:textId="77777777" w:rsidR="00265749" w:rsidRDefault="00000000">
      <w:pPr>
        <w:numPr>
          <w:ilvl w:val="0"/>
          <w:numId w:val="2"/>
        </w:numPr>
        <w:pBdr>
          <w:top w:val="nil"/>
          <w:left w:val="nil"/>
          <w:bottom w:val="nil"/>
          <w:right w:val="nil"/>
          <w:between w:val="nil"/>
        </w:pBdr>
        <w:spacing w:after="0"/>
        <w:ind w:left="709"/>
        <w:jc w:val="both"/>
        <w:rPr>
          <w:color w:val="000000"/>
        </w:rPr>
      </w:pPr>
      <w:r>
        <w:rPr>
          <w:color w:val="000000"/>
        </w:rPr>
        <w:t>poszanowania interesów oraz dobrego imienia Stron;</w:t>
      </w:r>
    </w:p>
    <w:p w14:paraId="00000033" w14:textId="77777777" w:rsidR="00265749" w:rsidRDefault="00000000">
      <w:pPr>
        <w:numPr>
          <w:ilvl w:val="0"/>
          <w:numId w:val="2"/>
        </w:numPr>
        <w:pBdr>
          <w:top w:val="nil"/>
          <w:left w:val="nil"/>
          <w:bottom w:val="nil"/>
          <w:right w:val="nil"/>
          <w:between w:val="nil"/>
        </w:pBdr>
        <w:spacing w:after="0"/>
        <w:ind w:left="709"/>
        <w:jc w:val="both"/>
        <w:rPr>
          <w:color w:val="000000"/>
        </w:rPr>
      </w:pPr>
      <w:r>
        <w:rPr>
          <w:color w:val="000000"/>
        </w:rPr>
        <w:t>wzajemnego informowania się o działaniach podejmowanych w ramach Umowy;</w:t>
      </w:r>
    </w:p>
    <w:p w14:paraId="00000034" w14:textId="77777777" w:rsidR="00265749" w:rsidRDefault="00000000">
      <w:pPr>
        <w:numPr>
          <w:ilvl w:val="0"/>
          <w:numId w:val="2"/>
        </w:numPr>
        <w:pBdr>
          <w:top w:val="nil"/>
          <w:left w:val="nil"/>
          <w:bottom w:val="nil"/>
          <w:right w:val="nil"/>
          <w:between w:val="nil"/>
        </w:pBdr>
        <w:spacing w:after="0"/>
        <w:ind w:left="709"/>
        <w:jc w:val="both"/>
        <w:rPr>
          <w:color w:val="000000"/>
        </w:rPr>
      </w:pPr>
      <w:r>
        <w:rPr>
          <w:color w:val="000000"/>
        </w:rPr>
        <w:t>należytej staranności.</w:t>
      </w:r>
    </w:p>
    <w:p w14:paraId="00000035" w14:textId="77777777" w:rsidR="00265749" w:rsidRDefault="00000000">
      <w:pPr>
        <w:numPr>
          <w:ilvl w:val="0"/>
          <w:numId w:val="12"/>
        </w:numPr>
        <w:pBdr>
          <w:top w:val="nil"/>
          <w:left w:val="nil"/>
          <w:bottom w:val="nil"/>
          <w:right w:val="nil"/>
          <w:between w:val="nil"/>
        </w:pBdr>
        <w:jc w:val="both"/>
        <w:rPr>
          <w:color w:val="000000"/>
        </w:rPr>
      </w:pPr>
      <w:r>
        <w:rPr>
          <w:color w:val="000000"/>
        </w:rPr>
        <w:t>Żadna ze Stron nie ma prawa do zaciągania jakichkolwiek zobowiązań ani do rozporządzania prawem w imieniu drugiej Strony, bez pisemnego upoważnienia drugiej Strony, pod rygorem nieważności.</w:t>
      </w:r>
    </w:p>
    <w:p w14:paraId="00000036" w14:textId="77777777" w:rsidR="00265749" w:rsidRDefault="00000000">
      <w:pPr>
        <w:spacing w:after="0"/>
        <w:jc w:val="center"/>
        <w:rPr>
          <w:b/>
        </w:rPr>
      </w:pPr>
      <w:r>
        <w:rPr>
          <w:b/>
        </w:rPr>
        <w:t>§6</w:t>
      </w:r>
    </w:p>
    <w:p w14:paraId="00000037" w14:textId="77777777" w:rsidR="00265749" w:rsidRDefault="00000000">
      <w:pPr>
        <w:spacing w:after="0"/>
        <w:jc w:val="center"/>
        <w:rPr>
          <w:b/>
        </w:rPr>
      </w:pPr>
      <w:r>
        <w:rPr>
          <w:b/>
        </w:rPr>
        <w:t>Odpowiedzialność</w:t>
      </w:r>
    </w:p>
    <w:p w14:paraId="00000038" w14:textId="77777777" w:rsidR="00265749" w:rsidRDefault="00265749">
      <w:pPr>
        <w:spacing w:after="0"/>
        <w:jc w:val="center"/>
        <w:rPr>
          <w:b/>
        </w:rPr>
      </w:pPr>
    </w:p>
    <w:p w14:paraId="00000039" w14:textId="77777777" w:rsidR="00265749" w:rsidRDefault="00265749">
      <w:pPr>
        <w:pBdr>
          <w:top w:val="nil"/>
          <w:left w:val="nil"/>
          <w:bottom w:val="nil"/>
          <w:right w:val="nil"/>
          <w:between w:val="nil"/>
        </w:pBdr>
        <w:spacing w:after="0"/>
        <w:ind w:left="720"/>
        <w:jc w:val="both"/>
        <w:rPr>
          <w:color w:val="000000"/>
        </w:rPr>
      </w:pPr>
    </w:p>
    <w:p w14:paraId="0000003F" w14:textId="37D13D16" w:rsidR="00265749" w:rsidRPr="000C2EAE" w:rsidRDefault="00000000" w:rsidP="000C2EAE">
      <w:pPr>
        <w:numPr>
          <w:ilvl w:val="0"/>
          <w:numId w:val="1"/>
        </w:numPr>
        <w:pBdr>
          <w:top w:val="nil"/>
          <w:left w:val="nil"/>
          <w:bottom w:val="nil"/>
          <w:right w:val="nil"/>
          <w:between w:val="nil"/>
        </w:pBdr>
        <w:spacing w:after="0"/>
        <w:ind w:left="284"/>
        <w:jc w:val="both"/>
        <w:rPr>
          <w:color w:val="000000"/>
        </w:rPr>
      </w:pPr>
      <w:r>
        <w:rPr>
          <w:color w:val="000000"/>
        </w:rPr>
        <w:t xml:space="preserve">Każda ze Stron ponosi odpowiedzialność w zakresie </w:t>
      </w:r>
      <w:r>
        <w:t>z</w:t>
      </w:r>
      <w:r>
        <w:rPr>
          <w:color w:val="000000"/>
        </w:rPr>
        <w:t xml:space="preserve">adań wykonywanych przez nią zgodnie z Umową. </w:t>
      </w:r>
    </w:p>
    <w:p w14:paraId="00000043" w14:textId="77777777" w:rsidR="00265749" w:rsidRDefault="00000000">
      <w:pPr>
        <w:numPr>
          <w:ilvl w:val="0"/>
          <w:numId w:val="1"/>
        </w:numPr>
        <w:pBdr>
          <w:top w:val="nil"/>
          <w:left w:val="nil"/>
          <w:bottom w:val="nil"/>
          <w:right w:val="nil"/>
          <w:between w:val="nil"/>
        </w:pBdr>
        <w:spacing w:after="0"/>
        <w:ind w:left="284"/>
        <w:jc w:val="both"/>
      </w:pPr>
      <w:r>
        <w:t>Strony zobowiązują się nie naruszać swoich dóbr osobistych, przez co Strony rozumieją, w szczególności niewypowiadanie się publicznie w sposób dyskredytujący Strony lub w inny sposób mogący naruszyć pośrednio lub bezpośrednio dobra osobiste Stron, w tym w szczególności ich dobre imię (renomę) wśród osób trzecich.</w:t>
      </w:r>
    </w:p>
    <w:p w14:paraId="00000044" w14:textId="77777777" w:rsidR="00265749" w:rsidRDefault="00265749">
      <w:pPr>
        <w:pBdr>
          <w:top w:val="nil"/>
          <w:left w:val="nil"/>
          <w:bottom w:val="nil"/>
          <w:right w:val="nil"/>
          <w:between w:val="nil"/>
        </w:pBdr>
        <w:spacing w:after="0"/>
        <w:jc w:val="both"/>
        <w:rPr>
          <w:color w:val="000000"/>
        </w:rPr>
      </w:pPr>
    </w:p>
    <w:p w14:paraId="00000045" w14:textId="77777777" w:rsidR="00265749" w:rsidRDefault="00000000">
      <w:pPr>
        <w:spacing w:after="0"/>
        <w:jc w:val="center"/>
        <w:rPr>
          <w:b/>
        </w:rPr>
      </w:pPr>
      <w:r>
        <w:rPr>
          <w:b/>
        </w:rPr>
        <w:t>§7</w:t>
      </w:r>
    </w:p>
    <w:p w14:paraId="00000046" w14:textId="77777777" w:rsidR="00265749" w:rsidRDefault="00000000">
      <w:pPr>
        <w:spacing w:after="0"/>
        <w:jc w:val="center"/>
        <w:rPr>
          <w:b/>
        </w:rPr>
      </w:pPr>
      <w:r>
        <w:rPr>
          <w:b/>
        </w:rPr>
        <w:t>Poufność</w:t>
      </w:r>
    </w:p>
    <w:p w14:paraId="00000047" w14:textId="77777777" w:rsidR="00265749" w:rsidRDefault="00265749">
      <w:pPr>
        <w:spacing w:after="0"/>
        <w:jc w:val="center"/>
        <w:rPr>
          <w:b/>
        </w:rPr>
      </w:pPr>
    </w:p>
    <w:p w14:paraId="00000048" w14:textId="17DE94A1" w:rsidR="00265749" w:rsidRDefault="00000000">
      <w:pPr>
        <w:numPr>
          <w:ilvl w:val="0"/>
          <w:numId w:val="18"/>
        </w:numPr>
        <w:pBdr>
          <w:top w:val="nil"/>
          <w:left w:val="nil"/>
          <w:bottom w:val="nil"/>
          <w:right w:val="nil"/>
          <w:between w:val="nil"/>
        </w:pBdr>
        <w:spacing w:after="0"/>
        <w:jc w:val="both"/>
        <w:rPr>
          <w:color w:val="000000"/>
        </w:rPr>
      </w:pPr>
      <w:r>
        <w:rPr>
          <w:color w:val="000000"/>
        </w:rPr>
        <w:t xml:space="preserve">Każda ze Stron zobowiązuje się do zachowania w tajemnicy i nieujawniania osobom trzecim jakichkolwiek informacji przekazanych przez drugą Stronę </w:t>
      </w:r>
      <w:r>
        <w:t xml:space="preserve">związanych </w:t>
      </w:r>
      <w:r>
        <w:rPr>
          <w:color w:val="000000"/>
        </w:rPr>
        <w:t xml:space="preserve">z realizacją </w:t>
      </w:r>
      <w:r w:rsidR="000C2EAE">
        <w:rPr>
          <w:color w:val="000000"/>
        </w:rPr>
        <w:t>Badania</w:t>
      </w:r>
      <w:r>
        <w:rPr>
          <w:color w:val="000000"/>
        </w:rPr>
        <w:t xml:space="preserve">, w szczególności informacji dotyczących drugiej Strony oraz jakichkolwiek podmiotów współpracujących ze Stronami w ramach </w:t>
      </w:r>
      <w:r w:rsidR="000C2EAE">
        <w:rPr>
          <w:color w:val="000000"/>
        </w:rPr>
        <w:t>Badania</w:t>
      </w:r>
      <w:r>
        <w:rPr>
          <w:color w:val="000000"/>
        </w:rPr>
        <w:t xml:space="preserve">, w tym odnoszących się do przedmiotu ich działalności, prowadzonych działań w ramach </w:t>
      </w:r>
      <w:r w:rsidR="000C2EAE">
        <w:rPr>
          <w:color w:val="000000"/>
        </w:rPr>
        <w:t>Badania</w:t>
      </w:r>
      <w:r>
        <w:rPr>
          <w:color w:val="000000"/>
        </w:rPr>
        <w:t>, interesów, pracowników, współpracowników i kontrahentów, które stanowią tajemnicę przedsiębiorstwa (dalej „</w:t>
      </w:r>
      <w:r>
        <w:rPr>
          <w:b/>
          <w:color w:val="000000"/>
        </w:rPr>
        <w:t>Informacje Poufne</w:t>
      </w:r>
      <w:r>
        <w:rPr>
          <w:color w:val="000000"/>
        </w:rPr>
        <w:t>”).</w:t>
      </w:r>
    </w:p>
    <w:p w14:paraId="00000049" w14:textId="4C845DD2" w:rsidR="00265749" w:rsidRDefault="00000000">
      <w:pPr>
        <w:numPr>
          <w:ilvl w:val="0"/>
          <w:numId w:val="18"/>
        </w:numPr>
        <w:pBdr>
          <w:top w:val="nil"/>
          <w:left w:val="nil"/>
          <w:bottom w:val="nil"/>
          <w:right w:val="nil"/>
          <w:between w:val="nil"/>
        </w:pBdr>
        <w:spacing w:after="0"/>
        <w:ind w:left="284"/>
        <w:jc w:val="both"/>
        <w:rPr>
          <w:color w:val="000000"/>
        </w:rPr>
      </w:pPr>
      <w:r>
        <w:rPr>
          <w:color w:val="000000"/>
        </w:rPr>
        <w:t>Obowiązek określony w ust. 1 odnosi się do wszelkich informacji, bez względu na sposób ich przekazania, niezależnie od tego czy Strona otrzymała je bezpośrednio od drugiej Strony lub od współpracujące</w:t>
      </w:r>
      <w:r w:rsidR="000C2EAE">
        <w:rPr>
          <w:color w:val="000000"/>
        </w:rPr>
        <w:t>j instytucji</w:t>
      </w:r>
      <w:r>
        <w:rPr>
          <w:color w:val="000000"/>
        </w:rPr>
        <w:t xml:space="preserve">, czy też za pośrednictwem pracowników, podwykonawców lub osób trzecich i obowiązuje w </w:t>
      </w:r>
      <w:r>
        <w:t xml:space="preserve">okresie </w:t>
      </w:r>
      <w:r>
        <w:rPr>
          <w:color w:val="000000"/>
        </w:rPr>
        <w:t xml:space="preserve">obowiązywania Umowy oraz przez pięć lat po jej rozwiązaniu lub wygaśnięciu. </w:t>
      </w:r>
    </w:p>
    <w:p w14:paraId="0000004A" w14:textId="77777777" w:rsidR="00265749" w:rsidRDefault="00000000">
      <w:pPr>
        <w:numPr>
          <w:ilvl w:val="0"/>
          <w:numId w:val="18"/>
        </w:numPr>
        <w:pBdr>
          <w:top w:val="nil"/>
          <w:left w:val="nil"/>
          <w:bottom w:val="nil"/>
          <w:right w:val="nil"/>
          <w:between w:val="nil"/>
        </w:pBdr>
        <w:spacing w:after="0"/>
        <w:ind w:left="284"/>
        <w:jc w:val="both"/>
        <w:rPr>
          <w:color w:val="000000"/>
        </w:rPr>
      </w:pPr>
      <w:r>
        <w:rPr>
          <w:color w:val="000000"/>
        </w:rPr>
        <w:t>Każda ze Stron zobowiązuje się:</w:t>
      </w:r>
    </w:p>
    <w:p w14:paraId="0000004B" w14:textId="77777777" w:rsidR="00265749" w:rsidRDefault="00000000">
      <w:pPr>
        <w:numPr>
          <w:ilvl w:val="0"/>
          <w:numId w:val="26"/>
        </w:numPr>
        <w:pBdr>
          <w:top w:val="nil"/>
          <w:left w:val="nil"/>
          <w:bottom w:val="nil"/>
          <w:right w:val="nil"/>
          <w:between w:val="nil"/>
        </w:pBdr>
        <w:spacing w:after="0"/>
        <w:jc w:val="both"/>
        <w:rPr>
          <w:color w:val="000000"/>
        </w:rPr>
      </w:pPr>
      <w:r>
        <w:rPr>
          <w:color w:val="000000"/>
        </w:rPr>
        <w:t>nie ujawniać Informacji Poufnych nieuprawnionym osobom trzecim;</w:t>
      </w:r>
    </w:p>
    <w:p w14:paraId="0000004C" w14:textId="77777777" w:rsidR="00265749" w:rsidRDefault="00000000">
      <w:pPr>
        <w:numPr>
          <w:ilvl w:val="0"/>
          <w:numId w:val="26"/>
        </w:numPr>
        <w:pBdr>
          <w:top w:val="nil"/>
          <w:left w:val="nil"/>
          <w:bottom w:val="nil"/>
          <w:right w:val="nil"/>
          <w:between w:val="nil"/>
        </w:pBdr>
        <w:spacing w:after="0"/>
        <w:jc w:val="both"/>
        <w:rPr>
          <w:color w:val="000000"/>
        </w:rPr>
      </w:pPr>
      <w:r>
        <w:rPr>
          <w:color w:val="000000"/>
        </w:rPr>
        <w:t>przechowywać wszelkie nośniki zawierające Informacje Poufne w sposób uniemożliwiający dostęp osób trzecich;</w:t>
      </w:r>
    </w:p>
    <w:p w14:paraId="0000004D" w14:textId="77777777" w:rsidR="00265749" w:rsidRDefault="00000000">
      <w:pPr>
        <w:numPr>
          <w:ilvl w:val="0"/>
          <w:numId w:val="26"/>
        </w:numPr>
        <w:pBdr>
          <w:top w:val="nil"/>
          <w:left w:val="nil"/>
          <w:bottom w:val="nil"/>
          <w:right w:val="nil"/>
          <w:between w:val="nil"/>
        </w:pBdr>
        <w:spacing w:after="0"/>
        <w:jc w:val="both"/>
        <w:rPr>
          <w:color w:val="000000"/>
        </w:rPr>
      </w:pPr>
      <w:r>
        <w:rPr>
          <w:color w:val="000000"/>
        </w:rPr>
        <w:t>wykorzystywać Informacje Poufne wyłącznie dla celów związanych ze współpracą w ramach wykonywania Umowy;</w:t>
      </w:r>
    </w:p>
    <w:p w14:paraId="0000004E" w14:textId="77777777" w:rsidR="00265749" w:rsidRDefault="00000000">
      <w:pPr>
        <w:numPr>
          <w:ilvl w:val="0"/>
          <w:numId w:val="26"/>
        </w:numPr>
        <w:pBdr>
          <w:top w:val="nil"/>
          <w:left w:val="nil"/>
          <w:bottom w:val="nil"/>
          <w:right w:val="nil"/>
          <w:between w:val="nil"/>
        </w:pBdr>
        <w:spacing w:after="0"/>
        <w:jc w:val="both"/>
        <w:rPr>
          <w:color w:val="000000"/>
        </w:rPr>
      </w:pPr>
      <w:r>
        <w:rPr>
          <w:color w:val="000000"/>
        </w:rPr>
        <w:t xml:space="preserve">nie kopiować ani nie powielać Informacji Poufnych, za wyjątkiem przypadków, gdy jest to konieczne dla współpracy w ramach </w:t>
      </w:r>
      <w:r>
        <w:t>Umowy</w:t>
      </w:r>
      <w:r>
        <w:rPr>
          <w:color w:val="000000"/>
        </w:rPr>
        <w:t>.</w:t>
      </w:r>
    </w:p>
    <w:p w14:paraId="0000004F" w14:textId="77777777" w:rsidR="00265749" w:rsidRDefault="00000000">
      <w:pPr>
        <w:numPr>
          <w:ilvl w:val="0"/>
          <w:numId w:val="18"/>
        </w:numPr>
        <w:pBdr>
          <w:top w:val="nil"/>
          <w:left w:val="nil"/>
          <w:bottom w:val="nil"/>
          <w:right w:val="nil"/>
          <w:between w:val="nil"/>
        </w:pBdr>
        <w:spacing w:after="0"/>
        <w:ind w:left="284"/>
        <w:jc w:val="both"/>
        <w:rPr>
          <w:color w:val="000000"/>
        </w:rPr>
      </w:pPr>
      <w:r>
        <w:rPr>
          <w:color w:val="000000"/>
        </w:rPr>
        <w:t>Obowiązek zachowania poufności, o którym mowa w ust. 1-3 nie obejmuje:</w:t>
      </w:r>
    </w:p>
    <w:p w14:paraId="00000050" w14:textId="77777777" w:rsidR="00265749" w:rsidRDefault="00000000">
      <w:pPr>
        <w:numPr>
          <w:ilvl w:val="0"/>
          <w:numId w:val="28"/>
        </w:numPr>
        <w:pBdr>
          <w:top w:val="nil"/>
          <w:left w:val="nil"/>
          <w:bottom w:val="nil"/>
          <w:right w:val="nil"/>
          <w:between w:val="nil"/>
        </w:pBdr>
        <w:spacing w:after="0"/>
        <w:jc w:val="both"/>
        <w:rPr>
          <w:color w:val="000000"/>
        </w:rPr>
      </w:pPr>
      <w:r>
        <w:rPr>
          <w:color w:val="000000"/>
        </w:rPr>
        <w:t>informacji, które są lub staną się dostępne publicznie jeszcze przed podpisaniem Umowy lub w trakcie jej obowiązywania, bez naruszenia jej postanowień oraz przepisów prawa przez którąkolwiek ze Stron,</w:t>
      </w:r>
    </w:p>
    <w:p w14:paraId="00000051" w14:textId="6F1C64E1" w:rsidR="00265749" w:rsidRDefault="00000000">
      <w:pPr>
        <w:numPr>
          <w:ilvl w:val="0"/>
          <w:numId w:val="28"/>
        </w:numPr>
        <w:pBdr>
          <w:top w:val="nil"/>
          <w:left w:val="nil"/>
          <w:bottom w:val="nil"/>
          <w:right w:val="nil"/>
          <w:between w:val="nil"/>
        </w:pBdr>
        <w:spacing w:after="0"/>
        <w:jc w:val="both"/>
        <w:rPr>
          <w:color w:val="000000"/>
        </w:rPr>
      </w:pPr>
      <w:r>
        <w:rPr>
          <w:color w:val="000000"/>
        </w:rPr>
        <w:t xml:space="preserve">informacji o podjętej przez Strony współpracy w ramach realizacji </w:t>
      </w:r>
      <w:r w:rsidR="000C2EAE">
        <w:rPr>
          <w:color w:val="000000"/>
        </w:rPr>
        <w:t>Badania</w:t>
      </w:r>
      <w:r>
        <w:rPr>
          <w:color w:val="000000"/>
        </w:rPr>
        <w:t>,</w:t>
      </w:r>
    </w:p>
    <w:p w14:paraId="00000052" w14:textId="77777777" w:rsidR="00265749" w:rsidRDefault="00000000">
      <w:pPr>
        <w:numPr>
          <w:ilvl w:val="0"/>
          <w:numId w:val="28"/>
        </w:numPr>
        <w:pBdr>
          <w:top w:val="nil"/>
          <w:left w:val="nil"/>
          <w:bottom w:val="nil"/>
          <w:right w:val="nil"/>
          <w:between w:val="nil"/>
        </w:pBdr>
        <w:spacing w:after="0"/>
        <w:jc w:val="both"/>
        <w:rPr>
          <w:color w:val="000000"/>
        </w:rPr>
      </w:pPr>
      <w:r>
        <w:rPr>
          <w:color w:val="000000"/>
        </w:rPr>
        <w:lastRenderedPageBreak/>
        <w:t>informacji, na ujawnienie których druga Strona wyrazi uprzednio pisemną wyraźną zgodę,</w:t>
      </w:r>
    </w:p>
    <w:p w14:paraId="00000053" w14:textId="77777777" w:rsidR="00265749" w:rsidRDefault="00000000">
      <w:pPr>
        <w:numPr>
          <w:ilvl w:val="0"/>
          <w:numId w:val="28"/>
        </w:numPr>
        <w:pBdr>
          <w:top w:val="nil"/>
          <w:left w:val="nil"/>
          <w:bottom w:val="nil"/>
          <w:right w:val="nil"/>
          <w:between w:val="nil"/>
        </w:pBdr>
        <w:spacing w:after="0"/>
        <w:jc w:val="both"/>
        <w:rPr>
          <w:color w:val="000000"/>
        </w:rPr>
      </w:pPr>
      <w:r>
        <w:rPr>
          <w:color w:val="000000"/>
        </w:rPr>
        <w:t>informacji przekazanych lub ujawnionych na uzasadnione żądanie sądu powszechnego lub uprawnionego organu administracji państwowej, na podstawie orzeczenia lub decyzji wydanej przez ten sąd bądź organ administracji państwowej.</w:t>
      </w:r>
    </w:p>
    <w:p w14:paraId="00000054" w14:textId="77777777" w:rsidR="00265749" w:rsidRDefault="00000000">
      <w:pPr>
        <w:numPr>
          <w:ilvl w:val="0"/>
          <w:numId w:val="18"/>
        </w:numPr>
        <w:pBdr>
          <w:top w:val="nil"/>
          <w:left w:val="nil"/>
          <w:bottom w:val="nil"/>
          <w:right w:val="nil"/>
          <w:between w:val="nil"/>
        </w:pBdr>
        <w:spacing w:after="0"/>
        <w:ind w:left="284"/>
        <w:jc w:val="both"/>
        <w:rPr>
          <w:color w:val="000000"/>
        </w:rPr>
      </w:pPr>
      <w:r>
        <w:rPr>
          <w:color w:val="000000"/>
        </w:rPr>
        <w:t>Każda ze Stron ma prawo ujawniania Informacji Poufnych swoim pracownikom i współpracownikom, w szczególności prawnikom lub ubezpieczycielom</w:t>
      </w:r>
      <w:sdt>
        <w:sdtPr>
          <w:tag w:val="goog_rdk_30"/>
          <w:id w:val="-1381475758"/>
        </w:sdtPr>
        <w:sdtContent>
          <w:ins w:id="0" w:author="Patrycja Radek" w:date="2024-04-26T09:20:00Z">
            <w:r>
              <w:rPr>
                <w:color w:val="000000"/>
              </w:rPr>
              <w:t>.</w:t>
            </w:r>
          </w:ins>
        </w:sdtContent>
      </w:sdt>
    </w:p>
    <w:p w14:paraId="00000056" w14:textId="77777777" w:rsidR="00265749" w:rsidRDefault="00000000">
      <w:pPr>
        <w:numPr>
          <w:ilvl w:val="0"/>
          <w:numId w:val="18"/>
        </w:numPr>
        <w:pBdr>
          <w:top w:val="nil"/>
          <w:left w:val="nil"/>
          <w:bottom w:val="nil"/>
          <w:right w:val="nil"/>
          <w:between w:val="nil"/>
        </w:pBdr>
        <w:spacing w:after="0"/>
        <w:ind w:left="284"/>
        <w:jc w:val="both"/>
        <w:rPr>
          <w:color w:val="000000"/>
        </w:rPr>
      </w:pPr>
      <w:r>
        <w:rPr>
          <w:color w:val="000000"/>
        </w:rPr>
        <w:t>W przypadku, gdy powierzenie przetwarzania danych osobowych stanie się konieczne do wykonania zobowiązań w ramach współpracy, Strony zawrą umowę spełniającą wymagania określone właściwymi przepisami prawa.</w:t>
      </w:r>
    </w:p>
    <w:p w14:paraId="00000057" w14:textId="77777777" w:rsidR="00265749" w:rsidRDefault="00265749">
      <w:pPr>
        <w:pBdr>
          <w:top w:val="nil"/>
          <w:left w:val="nil"/>
          <w:bottom w:val="nil"/>
          <w:right w:val="nil"/>
          <w:between w:val="nil"/>
        </w:pBdr>
        <w:spacing w:after="0"/>
        <w:ind w:left="284"/>
        <w:jc w:val="both"/>
        <w:rPr>
          <w:color w:val="000000"/>
        </w:rPr>
      </w:pPr>
    </w:p>
    <w:p w14:paraId="00000058" w14:textId="77777777" w:rsidR="00265749" w:rsidRDefault="00265749">
      <w:pPr>
        <w:spacing w:after="0"/>
        <w:jc w:val="center"/>
        <w:rPr>
          <w:b/>
        </w:rPr>
      </w:pPr>
    </w:p>
    <w:p w14:paraId="00000059" w14:textId="77777777" w:rsidR="00265749" w:rsidRDefault="00000000">
      <w:pPr>
        <w:spacing w:after="0"/>
        <w:jc w:val="center"/>
        <w:rPr>
          <w:b/>
        </w:rPr>
      </w:pPr>
      <w:r>
        <w:rPr>
          <w:b/>
        </w:rPr>
        <w:t>§ 8</w:t>
      </w:r>
    </w:p>
    <w:p w14:paraId="0000005A" w14:textId="77777777" w:rsidR="00265749" w:rsidRDefault="00000000">
      <w:pPr>
        <w:spacing w:after="0"/>
        <w:jc w:val="center"/>
        <w:rPr>
          <w:b/>
        </w:rPr>
      </w:pPr>
      <w:r>
        <w:rPr>
          <w:b/>
        </w:rPr>
        <w:t>Własność intelektualna</w:t>
      </w:r>
    </w:p>
    <w:p w14:paraId="0000005B" w14:textId="77777777" w:rsidR="00265749" w:rsidRDefault="00265749">
      <w:pPr>
        <w:spacing w:after="0"/>
        <w:jc w:val="center"/>
        <w:rPr>
          <w:b/>
        </w:rPr>
      </w:pPr>
    </w:p>
    <w:p w14:paraId="524A7032" w14:textId="7D9FF03B"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rPr>
        <w:t xml:space="preserve">Strony zobowiązują się do nieudostępniania do wiadomości powszechnej wyników badań powstałych w trakcie </w:t>
      </w:r>
      <w:r w:rsidR="00F21B94">
        <w:rPr>
          <w:rFonts w:cs="Arial"/>
        </w:rPr>
        <w:t>współpracy</w:t>
      </w:r>
      <w:r>
        <w:rPr>
          <w:rFonts w:cs="Arial"/>
        </w:rPr>
        <w:t xml:space="preserve">, w przypadku, gdy ujawnienie tych wyników utrudniałoby Liderowi lub Partnerowi uzyskanie ich ochrony prawnej. </w:t>
      </w:r>
    </w:p>
    <w:p w14:paraId="0CBF14AB" w14:textId="77777777"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Strony mają prawo do korzystania z wyników wspólnie realizowanych prac, z zachowaniem poszanowania praw autorskich i pokrewnych i na zasadach określonych w niniejszym paragrafie, z wyłączeniem działań komercjalizacji.</w:t>
      </w:r>
    </w:p>
    <w:p w14:paraId="1988AA2F" w14:textId="77777777"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Strony będą się wzajemnie informowały o dokonaniu odkryć lub wytworzeniu w trakcie realizacji zadań projektu rozwiązań, które w ich ocenie mogą stanowić przedmiot praw własności intelektualnej.</w:t>
      </w:r>
    </w:p>
    <w:p w14:paraId="2AF57A2F" w14:textId="1A51A232"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 xml:space="preserve">Zakres praw majątkowych do praw własności intelektualnej wytworzonych w wyniku realizacji </w:t>
      </w:r>
      <w:r w:rsidR="00F21B94">
        <w:rPr>
          <w:rFonts w:cs="Arial"/>
          <w:color w:val="000000"/>
        </w:rPr>
        <w:t>Badania</w:t>
      </w:r>
      <w:r>
        <w:rPr>
          <w:rFonts w:cs="Arial"/>
          <w:color w:val="000000"/>
        </w:rPr>
        <w:t xml:space="preserve"> przysługuje </w:t>
      </w:r>
      <w:r w:rsidR="00F21B94">
        <w:rPr>
          <w:rFonts w:cs="Arial"/>
          <w:color w:val="000000"/>
        </w:rPr>
        <w:t>Uczelni</w:t>
      </w:r>
      <w:r>
        <w:rPr>
          <w:rFonts w:cs="Arial"/>
          <w:color w:val="000000"/>
        </w:rPr>
        <w:t xml:space="preserve"> oraz Partnerowi w proporcji odpowiadającej faktycznemu ich udziałowi w kosztach kwalifikowanych zadań projektu. Umowy zawarte z podwykonawcami nie mogą naruszać reguły określonej w zdaniu poprzednim. Podział praw majątkowych do wyników badań naukowych i  prac rozwojowych będących rezultatem Projektu nie może stanowić niedozwolonej pomocy publicznej. </w:t>
      </w:r>
    </w:p>
    <w:p w14:paraId="265D1DE4" w14:textId="77777777"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Strony zobowiązują się do współpracy przy negocjowaniu i zawieraniu umów przenoszących prawa własności intelektualnej oraz licencyjnych z zainteresowanymi podmiotami.</w:t>
      </w:r>
    </w:p>
    <w:p w14:paraId="5D506BDF" w14:textId="77777777"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W przypadku powstania w ramach współpracy utworu w rozumieniu ustawy z dnia 4 lutego 1994 roku o prawie autorskim i prawach pokrewnych, autorskie prawa majątkowe do powyższego utworu zostaną ustalone na podstawie odrębnych umów, z uwzględnieniem wkładu Stron w jego powstanie i według zasad określonych w ust. 4.</w:t>
      </w:r>
    </w:p>
    <w:p w14:paraId="7147451E" w14:textId="5C2CF3A0" w:rsidR="002C3D25" w:rsidRDefault="002C3D25" w:rsidP="002C3D25">
      <w:pPr>
        <w:pStyle w:val="Akapitzlist"/>
        <w:numPr>
          <w:ilvl w:val="0"/>
          <w:numId w:val="32"/>
        </w:numPr>
        <w:shd w:val="clear" w:color="auto" w:fill="FFFFFF" w:themeFill="background1"/>
        <w:tabs>
          <w:tab w:val="left" w:pos="398"/>
          <w:tab w:val="left" w:pos="426"/>
        </w:tabs>
        <w:spacing w:before="259" w:after="0" w:line="240" w:lineRule="auto"/>
        <w:ind w:left="426" w:hanging="426"/>
        <w:jc w:val="both"/>
      </w:pPr>
      <w:r>
        <w:rPr>
          <w:rFonts w:cs="Arial"/>
          <w:color w:val="000000"/>
        </w:rPr>
        <w:t xml:space="preserve">Prawa własności przemysłowej do wyników prac mających cechy wynalazku, wzoru użytkowego, wzoru przemysłowego lub znaku towarowego uzyskane przez Strony w ramach realizacji zadań </w:t>
      </w:r>
      <w:r w:rsidR="00F21B94">
        <w:rPr>
          <w:rFonts w:cs="Arial"/>
          <w:color w:val="000000"/>
        </w:rPr>
        <w:t>Badania</w:t>
      </w:r>
      <w:r>
        <w:rPr>
          <w:rFonts w:cs="Arial"/>
          <w:color w:val="000000"/>
        </w:rPr>
        <w:t xml:space="preserve">, są własnością Strony, która jest autorem tych prac, a w przypadku wspólnego prawa, udział własności każdej ze Stron będzie określony w odrębnej umowie z uwzględnieniem zasad określonych w ust. 4. </w:t>
      </w:r>
      <w:r w:rsidR="00F21B94">
        <w:rPr>
          <w:rFonts w:cs="Arial"/>
          <w:color w:val="000000"/>
        </w:rPr>
        <w:t>Uczelnia</w:t>
      </w:r>
      <w:r>
        <w:rPr>
          <w:rFonts w:cs="Arial"/>
          <w:color w:val="000000"/>
        </w:rPr>
        <w:t xml:space="preserve"> posiada wyłączne prawo do:</w:t>
      </w:r>
    </w:p>
    <w:p w14:paraId="56337A72" w14:textId="77777777" w:rsidR="002C3D25" w:rsidRDefault="002C3D25" w:rsidP="002C3D25">
      <w:pPr>
        <w:widowControl w:val="0"/>
        <w:numPr>
          <w:ilvl w:val="1"/>
          <w:numId w:val="32"/>
        </w:numPr>
        <w:suppressAutoHyphens/>
        <w:spacing w:after="0" w:line="240" w:lineRule="auto"/>
        <w:jc w:val="both"/>
      </w:pPr>
      <w:r>
        <w:rPr>
          <w:rFonts w:cs="Arial"/>
          <w:color w:val="000000"/>
        </w:rPr>
        <w:t>dokonywania zgłoszeń patentowych na wynalazek,</w:t>
      </w:r>
    </w:p>
    <w:p w14:paraId="0FED4CA5" w14:textId="77777777" w:rsidR="002C3D25" w:rsidRDefault="002C3D25" w:rsidP="002C3D25">
      <w:pPr>
        <w:widowControl w:val="0"/>
        <w:numPr>
          <w:ilvl w:val="1"/>
          <w:numId w:val="32"/>
        </w:numPr>
        <w:suppressAutoHyphens/>
        <w:spacing w:after="0" w:line="240" w:lineRule="auto"/>
        <w:jc w:val="both"/>
      </w:pPr>
      <w:r>
        <w:rPr>
          <w:rFonts w:cs="Arial"/>
          <w:color w:val="000000"/>
        </w:rPr>
        <w:t>składania wniosków o uzyskanie prawa ochronnego na wzór użytkowy, znak towarowy,</w:t>
      </w:r>
    </w:p>
    <w:p w14:paraId="1DA218A1" w14:textId="77777777" w:rsidR="002C3D25" w:rsidRDefault="002C3D25" w:rsidP="002C3D25">
      <w:pPr>
        <w:widowControl w:val="0"/>
        <w:numPr>
          <w:ilvl w:val="1"/>
          <w:numId w:val="32"/>
        </w:numPr>
        <w:suppressAutoHyphens/>
        <w:spacing w:after="0" w:line="240" w:lineRule="auto"/>
        <w:jc w:val="both"/>
      </w:pPr>
      <w:r>
        <w:rPr>
          <w:rFonts w:cs="Arial"/>
          <w:color w:val="000000"/>
        </w:rPr>
        <w:t xml:space="preserve">składania wniosków o uzyskanie prawa do rejestracji wzoru przemysłowego, </w:t>
      </w:r>
    </w:p>
    <w:p w14:paraId="6E97A54A" w14:textId="742200AC" w:rsidR="002C3D25" w:rsidRDefault="002C3D25" w:rsidP="002C3D25">
      <w:pPr>
        <w:widowControl w:val="0"/>
        <w:tabs>
          <w:tab w:val="left" w:pos="360"/>
        </w:tabs>
        <w:suppressAutoHyphens/>
        <w:jc w:val="both"/>
      </w:pPr>
      <w:r>
        <w:rPr>
          <w:rFonts w:cs="Arial"/>
          <w:color w:val="000000"/>
        </w:rPr>
        <w:t xml:space="preserve">w imieniu wszystkich Stron </w:t>
      </w:r>
      <w:r w:rsidR="00F21B94">
        <w:rPr>
          <w:rFonts w:cs="Arial"/>
          <w:color w:val="000000"/>
        </w:rPr>
        <w:t>umowy</w:t>
      </w:r>
      <w:r>
        <w:rPr>
          <w:rFonts w:cs="Arial"/>
          <w:color w:val="000000"/>
        </w:rPr>
        <w:t>.</w:t>
      </w:r>
    </w:p>
    <w:p w14:paraId="4AACE8B1" w14:textId="467007F6" w:rsidR="002C3D25" w:rsidRDefault="002C3D25" w:rsidP="002C3D25">
      <w:pPr>
        <w:pStyle w:val="Akapitzlist"/>
        <w:widowControl w:val="0"/>
        <w:numPr>
          <w:ilvl w:val="0"/>
          <w:numId w:val="32"/>
        </w:numPr>
        <w:tabs>
          <w:tab w:val="left" w:pos="426"/>
        </w:tabs>
        <w:suppressAutoHyphens/>
        <w:spacing w:after="0" w:line="240" w:lineRule="auto"/>
        <w:ind w:left="426" w:hanging="426"/>
        <w:jc w:val="both"/>
      </w:pPr>
      <w:r>
        <w:rPr>
          <w:rFonts w:cs="Arial"/>
          <w:color w:val="000000"/>
        </w:rPr>
        <w:t xml:space="preserve">Żadna ze Stron nie może przekazać wyników </w:t>
      </w:r>
      <w:r w:rsidR="00F21B94">
        <w:rPr>
          <w:rFonts w:cs="Arial"/>
          <w:color w:val="000000"/>
        </w:rPr>
        <w:t>Badania</w:t>
      </w:r>
      <w:r>
        <w:rPr>
          <w:rFonts w:cs="Arial"/>
          <w:color w:val="000000"/>
        </w:rPr>
        <w:t xml:space="preserve"> osobom trzecim, bez uprzedniej pisemnej zgody drugiej Strony.</w:t>
      </w:r>
      <w:r>
        <w:rPr>
          <w:bCs/>
          <w:color w:val="000000"/>
          <w:lang w:eastAsia="ar-SA"/>
        </w:rPr>
        <w:t xml:space="preserve"> Udostępnienie rezultatów prac badawczych podmiotom nie będącym członkami Porozumienia może nastąpić tylko na zasadach rynkowych i po zastrzeżeniu praw </w:t>
      </w:r>
      <w:r>
        <w:rPr>
          <w:bCs/>
          <w:color w:val="000000"/>
          <w:lang w:eastAsia="ar-SA"/>
        </w:rPr>
        <w:lastRenderedPageBreak/>
        <w:t>autorskich w odpowiedniej formie i z uwzględnieniem proporcji udziału jak w ust.4.</w:t>
      </w:r>
    </w:p>
    <w:p w14:paraId="66679BD9" w14:textId="51C08E49" w:rsidR="002C3D25" w:rsidRDefault="002C3D25" w:rsidP="002C3D25">
      <w:pPr>
        <w:pStyle w:val="Akapitzlist"/>
        <w:widowControl w:val="0"/>
        <w:numPr>
          <w:ilvl w:val="0"/>
          <w:numId w:val="32"/>
        </w:numPr>
        <w:tabs>
          <w:tab w:val="left" w:pos="426"/>
        </w:tabs>
        <w:suppressAutoHyphens/>
        <w:spacing w:after="0" w:line="240" w:lineRule="auto"/>
        <w:ind w:left="426" w:hanging="426"/>
        <w:jc w:val="both"/>
      </w:pPr>
      <w:r>
        <w:rPr>
          <w:bCs/>
          <w:color w:val="000000"/>
          <w:lang w:eastAsia="ar-SA"/>
        </w:rPr>
        <w:t xml:space="preserve">Jeśli wdrożenie wyników </w:t>
      </w:r>
      <w:r w:rsidR="00F21B94">
        <w:rPr>
          <w:bCs/>
          <w:color w:val="000000"/>
          <w:lang w:eastAsia="ar-SA"/>
        </w:rPr>
        <w:t>Badania</w:t>
      </w:r>
      <w:r>
        <w:rPr>
          <w:bCs/>
          <w:color w:val="000000"/>
          <w:lang w:eastAsia="ar-SA"/>
        </w:rPr>
        <w:t xml:space="preserve"> przyjmuje formę sprzedaży praw do wyników lub udzielenia licencji na korzystanie z praw do wyników, </w:t>
      </w:r>
      <w:r w:rsidR="00F21B94">
        <w:rPr>
          <w:bCs/>
          <w:color w:val="000000"/>
          <w:lang w:eastAsia="ar-SA"/>
        </w:rPr>
        <w:t xml:space="preserve">Uczelnia </w:t>
      </w:r>
      <w:r>
        <w:rPr>
          <w:bCs/>
          <w:color w:val="000000"/>
          <w:lang w:eastAsia="ar-SA"/>
        </w:rPr>
        <w:t>i Partner zobowiązują się do przeniesienia tych praw za wynagrodzeniem odpowiadającym wartości rynkowej tych praw.</w:t>
      </w:r>
    </w:p>
    <w:p w14:paraId="0000005E" w14:textId="77777777" w:rsidR="00265749" w:rsidRDefault="00265749">
      <w:pPr>
        <w:jc w:val="center"/>
        <w:rPr>
          <w:b/>
        </w:rPr>
      </w:pPr>
    </w:p>
    <w:p w14:paraId="0000005F" w14:textId="77777777" w:rsidR="00265749" w:rsidRDefault="00000000">
      <w:pPr>
        <w:jc w:val="center"/>
        <w:rPr>
          <w:b/>
        </w:rPr>
      </w:pPr>
      <w:r>
        <w:rPr>
          <w:b/>
        </w:rPr>
        <w:t>§ 9</w:t>
      </w:r>
    </w:p>
    <w:p w14:paraId="00000060" w14:textId="77777777" w:rsidR="00265749" w:rsidRDefault="00000000">
      <w:pPr>
        <w:jc w:val="center"/>
        <w:rPr>
          <w:b/>
        </w:rPr>
      </w:pPr>
      <w:r>
        <w:rPr>
          <w:b/>
        </w:rPr>
        <w:t>Licencja na logo</w:t>
      </w:r>
    </w:p>
    <w:p w14:paraId="00000061" w14:textId="703E8FA9"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 xml:space="preserve">Strony na czas obowiązywania Umowy udzielają sobie wzajemnie, w ramach i w związku z realizacją </w:t>
      </w:r>
      <w:r w:rsidR="000C2EAE">
        <w:rPr>
          <w:color w:val="000000"/>
        </w:rPr>
        <w:t>Badania</w:t>
      </w:r>
      <w:r>
        <w:rPr>
          <w:color w:val="000000"/>
        </w:rPr>
        <w:t>, nieodpłatnej, niewyłącznej i nieograniczonej terytorialnie licencji na korzystanie odpowiednio ze znaku towarowego „Partnera” i znaku towarowego „Uniwersytetu SWPS” (zwanymi dalej „</w:t>
      </w:r>
      <w:r>
        <w:rPr>
          <w:b/>
          <w:color w:val="000000"/>
        </w:rPr>
        <w:t>Logotypami</w:t>
      </w:r>
      <w:r>
        <w:rPr>
          <w:color w:val="000000"/>
        </w:rPr>
        <w:t>”), na następujących polach eksploatacji:</w:t>
      </w:r>
    </w:p>
    <w:p w14:paraId="00000062" w14:textId="77777777" w:rsidR="00265749" w:rsidRDefault="00000000">
      <w:pPr>
        <w:widowControl w:val="0"/>
        <w:numPr>
          <w:ilvl w:val="0"/>
          <w:numId w:val="25"/>
        </w:numPr>
        <w:pBdr>
          <w:top w:val="nil"/>
          <w:left w:val="nil"/>
          <w:bottom w:val="nil"/>
          <w:right w:val="nil"/>
          <w:between w:val="nil"/>
        </w:pBdr>
        <w:spacing w:after="0" w:line="276" w:lineRule="auto"/>
        <w:jc w:val="both"/>
        <w:rPr>
          <w:color w:val="000000"/>
        </w:rPr>
      </w:pPr>
      <w:r>
        <w:rPr>
          <w:color w:val="000000"/>
        </w:rPr>
        <w:t>w zakresie utrwalania i zwielokrotniania Logotypów – wytwarzanie określoną techniką egzemplarzy Logotypów, w tym techniką drukarską, reprograficzną, zapisu magnetycznego oraz techniką cyfrową, wprowadzanie do pamięci komputera i zwielokrotnianie;</w:t>
      </w:r>
    </w:p>
    <w:p w14:paraId="00000063" w14:textId="77777777" w:rsidR="00265749" w:rsidRDefault="00000000">
      <w:pPr>
        <w:widowControl w:val="0"/>
        <w:numPr>
          <w:ilvl w:val="0"/>
          <w:numId w:val="25"/>
        </w:numPr>
        <w:pBdr>
          <w:top w:val="nil"/>
          <w:left w:val="nil"/>
          <w:bottom w:val="nil"/>
          <w:right w:val="nil"/>
          <w:between w:val="nil"/>
        </w:pBdr>
        <w:spacing w:after="0" w:line="276" w:lineRule="auto"/>
        <w:jc w:val="both"/>
        <w:rPr>
          <w:color w:val="000000"/>
        </w:rPr>
      </w:pPr>
      <w:r>
        <w:rPr>
          <w:color w:val="000000"/>
        </w:rPr>
        <w:t>w zakresie rozpowszechniania Logotypów – publiczne wystawienie, wyświetlenie, odtworzenie oraz nadawanie i reemitowanie, a także publiczne udostępnianie Logotypów w taki sposób, aby każdy mógł mieć do niech dostęp w miejscu i w czasie przez siebie wybranym, na warunkach określonych poniżej.</w:t>
      </w:r>
    </w:p>
    <w:p w14:paraId="00000064" w14:textId="77777777"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Licencja obejmuje prawo do korzystania z Logotypów wyłącznie w całości. Licencja nie obejmuje praw zależnych. Strony nie są uprawnione do wprowadzania zmian w Logotypach (z wyjątkiem dostosowania jego rozmiaru do wymogów nośnika, na którym zostało umieszczone).</w:t>
      </w:r>
    </w:p>
    <w:p w14:paraId="00000065" w14:textId="77777777"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Każda ze stron zobowiązuje się do używania Logotypów drugiej Strony z poszanowaniem renomy i dobrego imienia, wyłącznie zgodnie z instrukcjami drugiej Strony, które są wiążące.</w:t>
      </w:r>
    </w:p>
    <w:p w14:paraId="00000066" w14:textId="77777777"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 xml:space="preserve">Strony udzielają sobie wzajemnie opisanego wyżej prawa wyłącznie do korzystania z Logotypów w celu informacyjnym i promocyjnym w ramach  i w związku z realizacją Umowy. Strony przekażą sobie wzajemnie do wykorzystania pliki graficzne zawierające Logotypy drogą elektroniczną, na adresy wskazane w § </w:t>
      </w:r>
      <w:r>
        <w:t>4</w:t>
      </w:r>
      <w:r>
        <w:rPr>
          <w:color w:val="000000"/>
        </w:rPr>
        <w:t>, w terminie 20 dni od dnia zawarcia Umowy.</w:t>
      </w:r>
    </w:p>
    <w:p w14:paraId="00000067" w14:textId="5DECD7E5"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 xml:space="preserve">Termin obowiązywania licencji na korzystanie z Logotypów rozpoczyna bieg, począwszy od dnia przekazania plików graficznych zawierających Logotypy. Licencja zostaje udzielona na okres realizacji </w:t>
      </w:r>
      <w:r w:rsidR="000C2EAE">
        <w:rPr>
          <w:color w:val="000000"/>
        </w:rPr>
        <w:t>Badania</w:t>
      </w:r>
      <w:r>
        <w:rPr>
          <w:color w:val="000000"/>
        </w:rPr>
        <w:t xml:space="preserve">, tj. do </w:t>
      </w:r>
      <w:r w:rsidR="000C2EAE">
        <w:rPr>
          <w:color w:val="000000"/>
        </w:rPr>
        <w:t>….</w:t>
      </w:r>
      <w:r>
        <w:rPr>
          <w:color w:val="000000"/>
        </w:rPr>
        <w:t xml:space="preserve"> r.</w:t>
      </w:r>
    </w:p>
    <w:p w14:paraId="00000068" w14:textId="77777777" w:rsidR="00265749" w:rsidRDefault="00000000">
      <w:pPr>
        <w:widowControl w:val="0"/>
        <w:numPr>
          <w:ilvl w:val="3"/>
          <w:numId w:val="5"/>
        </w:numPr>
        <w:pBdr>
          <w:top w:val="nil"/>
          <w:left w:val="nil"/>
          <w:bottom w:val="nil"/>
          <w:right w:val="nil"/>
          <w:between w:val="nil"/>
        </w:pBdr>
        <w:spacing w:after="0" w:line="276" w:lineRule="auto"/>
        <w:ind w:left="426" w:hanging="284"/>
        <w:jc w:val="both"/>
        <w:rPr>
          <w:color w:val="000000"/>
        </w:rPr>
      </w:pPr>
      <w:r>
        <w:rPr>
          <w:color w:val="000000"/>
        </w:rPr>
        <w:t>Po upływie okresu Licencji Strony mają prawo do korzystania z Logotypów w celach archiwalno-informacyjnych. Strony nie mają obowiązku usuwania Logotypów z materiałów już rozpowszechnionych.</w:t>
      </w:r>
    </w:p>
    <w:p w14:paraId="00000077" w14:textId="77777777" w:rsidR="00265749" w:rsidRDefault="00265749" w:rsidP="000C2EAE">
      <w:pPr>
        <w:widowControl w:val="0"/>
        <w:spacing w:line="276" w:lineRule="auto"/>
        <w:rPr>
          <w:b/>
        </w:rPr>
      </w:pPr>
    </w:p>
    <w:p w14:paraId="00000078" w14:textId="77777777" w:rsidR="00265749" w:rsidRDefault="00000000">
      <w:pPr>
        <w:widowControl w:val="0"/>
        <w:spacing w:line="276" w:lineRule="auto"/>
        <w:jc w:val="center"/>
        <w:rPr>
          <w:b/>
        </w:rPr>
      </w:pPr>
      <w:r>
        <w:rPr>
          <w:b/>
        </w:rPr>
        <w:t>§ 11</w:t>
      </w:r>
    </w:p>
    <w:p w14:paraId="00000079" w14:textId="77777777" w:rsidR="00265749" w:rsidRDefault="00000000">
      <w:pPr>
        <w:widowControl w:val="0"/>
        <w:spacing w:line="276" w:lineRule="auto"/>
        <w:jc w:val="center"/>
        <w:rPr>
          <w:b/>
        </w:rPr>
      </w:pPr>
      <w:sdt>
        <w:sdtPr>
          <w:tag w:val="goog_rdk_33"/>
          <w:id w:val="-435753176"/>
        </w:sdtPr>
        <w:sdtContent/>
      </w:sdt>
      <w:sdt>
        <w:sdtPr>
          <w:tag w:val="goog_rdk_34"/>
          <w:id w:val="1167137859"/>
        </w:sdtPr>
        <w:sdtContent/>
      </w:sdt>
      <w:r>
        <w:rPr>
          <w:b/>
        </w:rPr>
        <w:t>RODO</w:t>
      </w:r>
    </w:p>
    <w:p w14:paraId="0000007A" w14:textId="77777777" w:rsidR="00265749" w:rsidRDefault="00000000">
      <w:pPr>
        <w:spacing w:after="0" w:line="276" w:lineRule="auto"/>
        <w:jc w:val="both"/>
        <w:rPr>
          <w:color w:val="000000"/>
        </w:rPr>
      </w:pPr>
      <w:r>
        <w:t>Strony zobowiązują się do przekazania swoim reprezentantom oraz osobom przez siebie zatrudnionym (niezależnie od podstawy prawnej zatrudnienia, np. umowy cywilnoprawne), których dane osobowe będą ujawniane drugiej Stronie Umowy jako administratorowi danych w związku z zawarciem oraz realizacją Umowy, znanych Stronie przekazującej informacji wskazanych w art. 14 Rozporządzenia RODO</w:t>
      </w:r>
      <w:sdt>
        <w:sdtPr>
          <w:tag w:val="goog_rdk_35"/>
          <w:id w:val="-2142256771"/>
        </w:sdtPr>
        <w:sdtContent>
          <w:ins w:id="1" w:author="Patrycja Radek" w:date="2024-04-26T09:22:00Z">
            <w:r>
              <w:t>.</w:t>
            </w:r>
          </w:ins>
        </w:sdtContent>
      </w:sdt>
    </w:p>
    <w:p w14:paraId="0000007B" w14:textId="77777777" w:rsidR="00265749" w:rsidRDefault="00265749">
      <w:pPr>
        <w:widowControl w:val="0"/>
        <w:spacing w:line="276" w:lineRule="auto"/>
        <w:ind w:left="357" w:hanging="357"/>
        <w:jc w:val="center"/>
      </w:pPr>
    </w:p>
    <w:p w14:paraId="0000007C" w14:textId="77777777" w:rsidR="00265749" w:rsidRDefault="00000000">
      <w:pPr>
        <w:widowControl w:val="0"/>
        <w:spacing w:line="276" w:lineRule="auto"/>
        <w:ind w:left="357" w:hanging="357"/>
        <w:jc w:val="center"/>
        <w:rPr>
          <w:b/>
        </w:rPr>
      </w:pPr>
      <w:r>
        <w:rPr>
          <w:b/>
        </w:rPr>
        <w:lastRenderedPageBreak/>
        <w:t>§ 12</w:t>
      </w:r>
    </w:p>
    <w:p w14:paraId="0000007D" w14:textId="77777777" w:rsidR="00265749" w:rsidRDefault="00000000">
      <w:pPr>
        <w:widowControl w:val="0"/>
        <w:spacing w:line="276" w:lineRule="auto"/>
        <w:ind w:left="357" w:hanging="357"/>
        <w:jc w:val="center"/>
        <w:rPr>
          <w:b/>
        </w:rPr>
      </w:pPr>
      <w:bookmarkStart w:id="2" w:name="_heading=h.d5024h2kps5h" w:colFirst="0" w:colLast="0"/>
      <w:bookmarkEnd w:id="2"/>
      <w:r>
        <w:rPr>
          <w:b/>
        </w:rPr>
        <w:t>Rozwiązanie Umowy</w:t>
      </w:r>
    </w:p>
    <w:p w14:paraId="00000081" w14:textId="001159E0" w:rsidR="00265749" w:rsidRPr="000C2EAE" w:rsidRDefault="00000000" w:rsidP="000C2EAE">
      <w:pPr>
        <w:numPr>
          <w:ilvl w:val="0"/>
          <w:numId w:val="27"/>
        </w:numPr>
        <w:spacing w:after="0" w:line="276" w:lineRule="auto"/>
        <w:jc w:val="both"/>
      </w:pPr>
      <w:r>
        <w:t>Każda ze Stron ma możliwość wypowiedzenia Umowy z zachowaniem 1-miesięcznego okresu wypowiedzenia ze skutkiem na koniec miesiąca kalendarzowego w drodze pisemnego oświadczenia dostarczonego drugiej Stronie.</w:t>
      </w:r>
    </w:p>
    <w:p w14:paraId="00000082" w14:textId="77777777" w:rsidR="00265749" w:rsidRDefault="00000000">
      <w:pPr>
        <w:widowControl w:val="0"/>
        <w:spacing w:line="276" w:lineRule="auto"/>
        <w:ind w:left="357"/>
        <w:jc w:val="center"/>
        <w:rPr>
          <w:b/>
        </w:rPr>
      </w:pPr>
      <w:bookmarkStart w:id="3" w:name="_heading=h.30j0zll" w:colFirst="0" w:colLast="0"/>
      <w:bookmarkEnd w:id="3"/>
      <w:r>
        <w:rPr>
          <w:b/>
        </w:rPr>
        <w:t>§ 13</w:t>
      </w:r>
    </w:p>
    <w:p w14:paraId="00000083" w14:textId="77777777" w:rsidR="00265749" w:rsidRDefault="00000000">
      <w:pPr>
        <w:widowControl w:val="0"/>
        <w:spacing w:line="276" w:lineRule="auto"/>
        <w:ind w:left="357" w:hanging="357"/>
        <w:jc w:val="center"/>
        <w:rPr>
          <w:b/>
        </w:rPr>
      </w:pPr>
      <w:r>
        <w:rPr>
          <w:b/>
        </w:rPr>
        <w:t>Postanowienia końcowe</w:t>
      </w:r>
    </w:p>
    <w:p w14:paraId="00000084"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Wszelkie zmiany niniejszej Umowy wymagają pod rygorem nieważności formy pisemnej lub elektronicznej z podpisem kwalifikowanym.</w:t>
      </w:r>
    </w:p>
    <w:p w14:paraId="00000085"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Strony nie mogą przenieść praw lub obowiązków wynikających z niniejszej Umowy na inny podmiot bez pisemnej lub elektronicznej z podpisem kwalifikowanym zgody drugiej strony, pod rygorem nieważności.</w:t>
      </w:r>
    </w:p>
    <w:p w14:paraId="00000086"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Załączniki do Umowy stanowią jej integralną część.</w:t>
      </w:r>
    </w:p>
    <w:p w14:paraId="00000087"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Strony uznają wszystkie postanowienia Umowy za ważne i wiążące. Jeżeli jednak jakiekolwiek postanowienie Umowy okaże się lub stanie się nieważne albo niewykonalne, pozostaje to bez wpływu na ważność pozostałych postanowień Umowy, chyba że bez tych postanowień Strony nie zawarłyby Umowy, a nie jest możliwa zmiana lub uzupełnienie Umowy w sposób określony w ust. 1 powyżej.</w:t>
      </w:r>
    </w:p>
    <w:p w14:paraId="00000088" w14:textId="77777777" w:rsidR="00265749" w:rsidRDefault="00000000">
      <w:pPr>
        <w:numPr>
          <w:ilvl w:val="0"/>
          <w:numId w:val="7"/>
        </w:numPr>
        <w:pBdr>
          <w:top w:val="nil"/>
          <w:left w:val="nil"/>
          <w:bottom w:val="nil"/>
          <w:right w:val="nil"/>
          <w:between w:val="nil"/>
        </w:pBdr>
        <w:spacing w:after="0" w:line="276" w:lineRule="auto"/>
        <w:ind w:left="426"/>
        <w:jc w:val="both"/>
        <w:rPr>
          <w:color w:val="000000"/>
        </w:rPr>
      </w:pPr>
      <w:r>
        <w:rPr>
          <w:color w:val="000000"/>
        </w:rPr>
        <w:t>W przypadku, gdy jakiekolwiek postanowienie Umowy okaże się lub stanie nieważne albo niewykonalne, Strony zobowiązują się do niezwłocznej zmiany lub uzupełnienia Umowy w sposób oddający możliwie najwierniejszy zamiar Stron.</w:t>
      </w:r>
    </w:p>
    <w:p w14:paraId="0000008A"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 xml:space="preserve">Niniejsza Umowa podlega prawu polskiemu. </w:t>
      </w:r>
    </w:p>
    <w:p w14:paraId="0000008B"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Wszelkie spory powstałe na tle realizacji niniejszej Umowy będą rozstrzygane przez sądy powszechne miejscowo właściwe dla Uczelni.</w:t>
      </w:r>
    </w:p>
    <w:p w14:paraId="0000008C" w14:textId="77777777" w:rsidR="00265749" w:rsidRDefault="00000000">
      <w:pPr>
        <w:numPr>
          <w:ilvl w:val="0"/>
          <w:numId w:val="7"/>
        </w:numPr>
        <w:pBdr>
          <w:top w:val="nil"/>
          <w:left w:val="nil"/>
          <w:bottom w:val="nil"/>
          <w:right w:val="nil"/>
          <w:between w:val="nil"/>
        </w:pBdr>
        <w:spacing w:after="0" w:line="276" w:lineRule="auto"/>
        <w:ind w:left="426" w:hanging="426"/>
        <w:jc w:val="both"/>
        <w:rPr>
          <w:color w:val="000000"/>
        </w:rPr>
      </w:pPr>
      <w:r>
        <w:rPr>
          <w:color w:val="000000"/>
        </w:rPr>
        <w:t xml:space="preserve">Umowa </w:t>
      </w:r>
      <w:r>
        <w:t xml:space="preserve">została sporządzona </w:t>
      </w:r>
      <w:r>
        <w:rPr>
          <w:color w:val="000000"/>
        </w:rPr>
        <w:t xml:space="preserve">w dwóch jednobrzmiących egzemplarzach, po jednym dla każdej ze Stron. </w:t>
      </w:r>
    </w:p>
    <w:p w14:paraId="0000008D" w14:textId="77777777" w:rsidR="00265749" w:rsidRDefault="00265749">
      <w:pPr>
        <w:spacing w:line="276" w:lineRule="auto"/>
        <w:jc w:val="both"/>
      </w:pPr>
    </w:p>
    <w:p w14:paraId="0000008E" w14:textId="77777777" w:rsidR="00265749" w:rsidRDefault="00265749">
      <w:pPr>
        <w:spacing w:line="276" w:lineRule="auto"/>
        <w:jc w:val="both"/>
      </w:pPr>
    </w:p>
    <w:p w14:paraId="0000008F" w14:textId="77777777" w:rsidR="00265749" w:rsidRDefault="00000000">
      <w:pPr>
        <w:spacing w:line="276" w:lineRule="auto"/>
        <w:jc w:val="both"/>
      </w:pPr>
      <w:r>
        <w:t>W imieniu Partnera:</w:t>
      </w:r>
      <w:r>
        <w:tab/>
      </w:r>
      <w:r>
        <w:tab/>
      </w:r>
      <w:r>
        <w:tab/>
      </w:r>
      <w:r>
        <w:tab/>
      </w:r>
      <w:r>
        <w:tab/>
      </w:r>
      <w:r>
        <w:tab/>
      </w:r>
      <w:r>
        <w:tab/>
        <w:t xml:space="preserve">     W imieniu Uczelni:</w:t>
      </w:r>
    </w:p>
    <w:p w14:paraId="00000090" w14:textId="77777777" w:rsidR="00265749" w:rsidRDefault="00265749">
      <w:pPr>
        <w:spacing w:line="276" w:lineRule="auto"/>
        <w:jc w:val="both"/>
      </w:pPr>
    </w:p>
    <w:p w14:paraId="00000091" w14:textId="77777777" w:rsidR="00265749" w:rsidRDefault="00265749">
      <w:pPr>
        <w:spacing w:line="276" w:lineRule="auto"/>
        <w:jc w:val="both"/>
      </w:pPr>
    </w:p>
    <w:p w14:paraId="00000092" w14:textId="77777777" w:rsidR="00265749" w:rsidRDefault="00265749">
      <w:pPr>
        <w:spacing w:line="276" w:lineRule="auto"/>
        <w:jc w:val="both"/>
      </w:pPr>
    </w:p>
    <w:p w14:paraId="00000093" w14:textId="77777777" w:rsidR="00265749" w:rsidRDefault="00000000">
      <w:pPr>
        <w:jc w:val="both"/>
      </w:pPr>
      <w:r>
        <w:t xml:space="preserve">____________________                                                                               ____________________                                                                                       </w:t>
      </w:r>
      <w:r>
        <w:tab/>
      </w:r>
      <w:r>
        <w:tab/>
        <w:t xml:space="preserve">   </w:t>
      </w:r>
    </w:p>
    <w:p w14:paraId="00000094" w14:textId="77777777" w:rsidR="00265749" w:rsidRDefault="00265749">
      <w:pPr>
        <w:jc w:val="both"/>
      </w:pPr>
    </w:p>
    <w:p w14:paraId="00000095" w14:textId="77777777" w:rsidR="00265749" w:rsidRDefault="00265749">
      <w:pPr>
        <w:jc w:val="both"/>
      </w:pPr>
    </w:p>
    <w:p w14:paraId="00000096" w14:textId="77777777" w:rsidR="00265749" w:rsidRDefault="00000000">
      <w:pPr>
        <w:jc w:val="both"/>
        <w:rPr>
          <w:b/>
        </w:rPr>
      </w:pPr>
      <w:r>
        <w:rPr>
          <w:b/>
        </w:rPr>
        <w:t>Załączniki:</w:t>
      </w:r>
    </w:p>
    <w:p w14:paraId="00000099" w14:textId="77777777" w:rsidR="00265749" w:rsidRDefault="00265749">
      <w:pPr>
        <w:jc w:val="both"/>
      </w:pPr>
    </w:p>
    <w:p w14:paraId="0000009B" w14:textId="700CF038" w:rsidR="00265749" w:rsidRPr="00710C78" w:rsidRDefault="00265749" w:rsidP="00710C78"/>
    <w:sectPr w:rsidR="00265749" w:rsidRPr="00710C78">
      <w:headerReference w:type="default" r:id="rId8"/>
      <w:footerReference w:type="default" r:id="rId9"/>
      <w:pgSz w:w="11906" w:h="16838"/>
      <w:pgMar w:top="1418" w:right="1417" w:bottom="1560"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286E" w14:textId="77777777" w:rsidR="004E6684" w:rsidRDefault="004E6684">
      <w:pPr>
        <w:spacing w:after="0" w:line="240" w:lineRule="auto"/>
      </w:pPr>
      <w:r>
        <w:separator/>
      </w:r>
    </w:p>
  </w:endnote>
  <w:endnote w:type="continuationSeparator" w:id="0">
    <w:p w14:paraId="04752C3D" w14:textId="77777777" w:rsidR="004E6684" w:rsidRDefault="004E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0C0488B-40CD-491B-B1EC-234611B12A0E}"/>
    <w:embedBold r:id="rId2" w:fontKey="{3FE9715A-0F50-4FFF-A277-0B5413DF0B5C}"/>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D6462F8A-15F1-45B2-B0B7-2CCF0BF14864}"/>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3CD76269-8458-463C-A695-1622C59E48E4}"/>
  </w:font>
  <w:font w:name="Georgia">
    <w:panose1 w:val="02040502050405020303"/>
    <w:charset w:val="00"/>
    <w:family w:val="roman"/>
    <w:pitch w:val="variable"/>
    <w:sig w:usb0="00000287" w:usb1="00000000" w:usb2="00000000" w:usb3="00000000" w:csb0="0000009F" w:csb1="00000000"/>
    <w:embedRegular r:id="rId5" w:fontKey="{B0E6FFFD-9F0E-48DB-B77D-9F4AC0E82FBE}"/>
    <w:embedItalic r:id="rId6" w:fontKey="{141F4D37-3DBE-4C7D-BB3E-53DC521EC47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FF525C7A-0992-4758-B3C7-93E2079F41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9" w14:textId="0EAB92B3" w:rsidR="00265749" w:rsidRDefault="00265749">
    <w:pPr>
      <w:pBdr>
        <w:top w:val="nil"/>
        <w:left w:val="nil"/>
        <w:bottom w:val="nil"/>
        <w:right w:val="nil"/>
        <w:between w:val="nil"/>
      </w:pBdr>
      <w:tabs>
        <w:tab w:val="center" w:pos="4536"/>
        <w:tab w:val="right" w:pos="9072"/>
      </w:tabs>
      <w:spacing w:after="0" w:line="240" w:lineRule="auto"/>
      <w:rPr>
        <w:color w:val="000000"/>
      </w:rPr>
    </w:pPr>
  </w:p>
  <w:p w14:paraId="0000018A" w14:textId="52B2FEF5" w:rsidR="00265749" w:rsidRDefault="00000000">
    <w:pPr>
      <w:pBdr>
        <w:top w:val="nil"/>
        <w:left w:val="nil"/>
        <w:bottom w:val="nil"/>
        <w:right w:val="nil"/>
        <w:between w:val="nil"/>
      </w:pBdr>
      <w:tabs>
        <w:tab w:val="center" w:pos="4536"/>
        <w:tab w:val="right" w:pos="9072"/>
      </w:tabs>
      <w:spacing w:after="0" w:line="240" w:lineRule="auto"/>
      <w:jc w:val="right"/>
    </w:pPr>
    <w:r>
      <w:rPr>
        <w:color w:val="000000"/>
      </w:rPr>
      <w:fldChar w:fldCharType="begin"/>
    </w:r>
    <w:r>
      <w:rPr>
        <w:color w:val="000000"/>
      </w:rPr>
      <w:instrText>PAGE</w:instrText>
    </w:r>
    <w:r>
      <w:rPr>
        <w:color w:val="000000"/>
      </w:rPr>
      <w:fldChar w:fldCharType="separate"/>
    </w:r>
    <w:r w:rsidR="0045393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48DE" w14:textId="77777777" w:rsidR="004E6684" w:rsidRDefault="004E6684">
      <w:pPr>
        <w:spacing w:after="0" w:line="240" w:lineRule="auto"/>
      </w:pPr>
      <w:r>
        <w:separator/>
      </w:r>
    </w:p>
  </w:footnote>
  <w:footnote w:type="continuationSeparator" w:id="0">
    <w:p w14:paraId="4EAEE11A" w14:textId="77777777" w:rsidR="004E6684" w:rsidRDefault="004E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8" w14:textId="5E990646" w:rsidR="00265749"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172"/>
    <w:multiLevelType w:val="multilevel"/>
    <w:tmpl w:val="1AB88D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3E046E2"/>
    <w:multiLevelType w:val="multilevel"/>
    <w:tmpl w:val="0E6CAE52"/>
    <w:lvl w:ilvl="0">
      <w:start w:val="1"/>
      <w:numFmt w:val="decimal"/>
      <w:lvlText w:val="%1."/>
      <w:lvlJc w:val="left"/>
      <w:pPr>
        <w:ind w:left="36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032115"/>
    <w:multiLevelType w:val="multilevel"/>
    <w:tmpl w:val="9A08C964"/>
    <w:lvl w:ilvl="0">
      <w:start w:val="1"/>
      <w:numFmt w:val="decimal"/>
      <w:lvlText w:val="%1."/>
      <w:lvlJc w:val="left"/>
      <w:pPr>
        <w:ind w:left="283" w:hanging="283"/>
      </w:pPr>
      <w:rPr>
        <w:rFonts w:ascii="Calibri" w:eastAsia="Calibri" w:hAnsi="Calibri" w:cs="Calibri"/>
        <w:b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861D25"/>
    <w:multiLevelType w:val="multilevel"/>
    <w:tmpl w:val="B0785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332041"/>
    <w:multiLevelType w:val="multilevel"/>
    <w:tmpl w:val="3FA2833C"/>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13764CFA"/>
    <w:multiLevelType w:val="multilevel"/>
    <w:tmpl w:val="D0F83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1010D7"/>
    <w:multiLevelType w:val="multilevel"/>
    <w:tmpl w:val="5DF618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F0E0C4B"/>
    <w:multiLevelType w:val="multilevel"/>
    <w:tmpl w:val="AA4CBD12"/>
    <w:lvl w:ilvl="0">
      <w:start w:val="1"/>
      <w:numFmt w:val="decimal"/>
      <w:lvlText w:val="%1."/>
      <w:lvlJc w:val="left"/>
      <w:pPr>
        <w:ind w:left="360" w:hanging="360"/>
      </w:pPr>
      <w:rPr>
        <w:sz w:val="22"/>
        <w:szCs w:val="22"/>
      </w:rPr>
    </w:lvl>
    <w:lvl w:ilvl="1">
      <w:start w:val="1"/>
      <w:numFmt w:val="lowerLetter"/>
      <w:lvlText w:val="%2."/>
      <w:lvlJc w:val="left"/>
      <w:pPr>
        <w:ind w:left="1440" w:hanging="360"/>
      </w:pPr>
    </w:lvl>
    <w:lvl w:ilvl="2">
      <w:start w:val="1"/>
      <w:numFmt w:val="lowerLetter"/>
      <w:lvlText w:val="%3)"/>
      <w:lvlJc w:val="right"/>
      <w:pPr>
        <w:ind w:left="2160" w:hanging="180"/>
      </w:pPr>
      <w:rPr>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BD4810"/>
    <w:multiLevelType w:val="multilevel"/>
    <w:tmpl w:val="86E8E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0F3C80"/>
    <w:multiLevelType w:val="multilevel"/>
    <w:tmpl w:val="8340BCAA"/>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 w15:restartNumberingAfterBreak="0">
    <w:nsid w:val="2CF6113E"/>
    <w:multiLevelType w:val="multilevel"/>
    <w:tmpl w:val="4FA6F29E"/>
    <w:lvl w:ilvl="0">
      <w:start w:val="1"/>
      <w:numFmt w:val="decimal"/>
      <w:lvlText w:val="%1."/>
      <w:lvlJc w:val="left"/>
      <w:pPr>
        <w:ind w:left="36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F2402F"/>
    <w:multiLevelType w:val="multilevel"/>
    <w:tmpl w:val="0C78A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BB6424"/>
    <w:multiLevelType w:val="multilevel"/>
    <w:tmpl w:val="E6A03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F38775E"/>
    <w:multiLevelType w:val="multilevel"/>
    <w:tmpl w:val="3738A78A"/>
    <w:lvl w:ilvl="0">
      <w:start w:val="1"/>
      <w:numFmt w:val="decimal"/>
      <w:lvlText w:val="%1)"/>
      <w:lvlJc w:val="left"/>
      <w:pPr>
        <w:ind w:left="1222" w:hanging="360"/>
      </w:pPr>
    </w:lvl>
    <w:lvl w:ilvl="1">
      <w:start w:val="1"/>
      <w:numFmt w:val="decimal"/>
      <w:lvlText w:val="%2)"/>
      <w:lvlJc w:val="left"/>
      <w:pPr>
        <w:ind w:left="1942" w:hanging="360"/>
      </w:pPr>
    </w:lvl>
    <w:lvl w:ilvl="2">
      <w:start w:val="1"/>
      <w:numFmt w:val="lowerLetter"/>
      <w:lvlText w:val="%3)"/>
      <w:lvlJc w:val="left"/>
      <w:pPr>
        <w:ind w:left="2842" w:hanging="360"/>
      </w:pPr>
    </w:lvl>
    <w:lvl w:ilvl="3">
      <w:start w:val="1"/>
      <w:numFmt w:val="decimal"/>
      <w:lvlText w:val="%4."/>
      <w:lvlJc w:val="left"/>
      <w:pPr>
        <w:ind w:left="3382" w:hanging="360"/>
      </w:pPr>
    </w:lvl>
    <w:lvl w:ilvl="4">
      <w:start w:val="1"/>
      <w:numFmt w:val="lowerLetter"/>
      <w:lvlText w:val="%5."/>
      <w:lvlJc w:val="left"/>
      <w:pPr>
        <w:ind w:left="4102" w:hanging="360"/>
      </w:pPr>
    </w:lvl>
    <w:lvl w:ilvl="5">
      <w:start w:val="1"/>
      <w:numFmt w:val="lowerRoman"/>
      <w:lvlText w:val="%6."/>
      <w:lvlJc w:val="right"/>
      <w:pPr>
        <w:ind w:left="4822" w:hanging="180"/>
      </w:pPr>
    </w:lvl>
    <w:lvl w:ilvl="6">
      <w:start w:val="1"/>
      <w:numFmt w:val="decimal"/>
      <w:lvlText w:val="%7."/>
      <w:lvlJc w:val="left"/>
      <w:pPr>
        <w:ind w:left="5542" w:hanging="360"/>
      </w:pPr>
    </w:lvl>
    <w:lvl w:ilvl="7">
      <w:start w:val="1"/>
      <w:numFmt w:val="lowerLetter"/>
      <w:lvlText w:val="%8."/>
      <w:lvlJc w:val="left"/>
      <w:pPr>
        <w:ind w:left="6262" w:hanging="360"/>
      </w:pPr>
    </w:lvl>
    <w:lvl w:ilvl="8">
      <w:start w:val="1"/>
      <w:numFmt w:val="lowerRoman"/>
      <w:lvlText w:val="%9."/>
      <w:lvlJc w:val="right"/>
      <w:pPr>
        <w:ind w:left="6982" w:hanging="180"/>
      </w:pPr>
    </w:lvl>
  </w:abstractNum>
  <w:abstractNum w:abstractNumId="14" w15:restartNumberingAfterBreak="0">
    <w:nsid w:val="4270176A"/>
    <w:multiLevelType w:val="multilevel"/>
    <w:tmpl w:val="D7EC2E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7AA16DE"/>
    <w:multiLevelType w:val="multilevel"/>
    <w:tmpl w:val="015204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D5519"/>
    <w:multiLevelType w:val="hybridMultilevel"/>
    <w:tmpl w:val="BDEC77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85BE2"/>
    <w:multiLevelType w:val="multilevel"/>
    <w:tmpl w:val="8B3E717C"/>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2816235"/>
    <w:multiLevelType w:val="multilevel"/>
    <w:tmpl w:val="B5F88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7726FC8"/>
    <w:multiLevelType w:val="multilevel"/>
    <w:tmpl w:val="36A6DDFC"/>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B6A3382"/>
    <w:multiLevelType w:val="multilevel"/>
    <w:tmpl w:val="7C122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E855650"/>
    <w:multiLevelType w:val="multilevel"/>
    <w:tmpl w:val="EF367B7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Letter"/>
      <w:lvlText w:val="%3)"/>
      <w:lvlJc w:val="right"/>
      <w:pPr>
        <w:ind w:left="2160" w:hanging="180"/>
      </w:pPr>
      <w:rPr>
        <w:sz w:val="20"/>
        <w:szCs w:val="20"/>
      </w:r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0AD28A2"/>
    <w:multiLevelType w:val="multilevel"/>
    <w:tmpl w:val="2016322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29F2F6F"/>
    <w:multiLevelType w:val="multilevel"/>
    <w:tmpl w:val="0896D11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2BF0932"/>
    <w:multiLevelType w:val="multilevel"/>
    <w:tmpl w:val="FD60D7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4E90722"/>
    <w:multiLevelType w:val="multilevel"/>
    <w:tmpl w:val="86C2257C"/>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7646ED"/>
    <w:multiLevelType w:val="multilevel"/>
    <w:tmpl w:val="6ED2C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91E03C0"/>
    <w:multiLevelType w:val="multilevel"/>
    <w:tmpl w:val="265E27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D6810D9"/>
    <w:multiLevelType w:val="multilevel"/>
    <w:tmpl w:val="13FCF16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Letter"/>
      <w:lvlText w:val="%3)"/>
      <w:lvlJc w:val="lef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9" w15:restartNumberingAfterBreak="0">
    <w:nsid w:val="77D14D9D"/>
    <w:multiLevelType w:val="multilevel"/>
    <w:tmpl w:val="9E14F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C7B4609"/>
    <w:multiLevelType w:val="multilevel"/>
    <w:tmpl w:val="FB9C515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C369E4"/>
    <w:multiLevelType w:val="multilevel"/>
    <w:tmpl w:val="34225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9474432">
    <w:abstractNumId w:val="10"/>
  </w:num>
  <w:num w:numId="2" w16cid:durableId="1129473871">
    <w:abstractNumId w:val="14"/>
  </w:num>
  <w:num w:numId="3" w16cid:durableId="346490192">
    <w:abstractNumId w:val="27"/>
  </w:num>
  <w:num w:numId="4" w16cid:durableId="901671235">
    <w:abstractNumId w:val="8"/>
  </w:num>
  <w:num w:numId="5" w16cid:durableId="1169247871">
    <w:abstractNumId w:val="21"/>
  </w:num>
  <w:num w:numId="6" w16cid:durableId="135801317">
    <w:abstractNumId w:val="3"/>
  </w:num>
  <w:num w:numId="7" w16cid:durableId="1907955916">
    <w:abstractNumId w:val="7"/>
  </w:num>
  <w:num w:numId="8" w16cid:durableId="1412047946">
    <w:abstractNumId w:val="17"/>
  </w:num>
  <w:num w:numId="9" w16cid:durableId="694116296">
    <w:abstractNumId w:val="6"/>
  </w:num>
  <w:num w:numId="10" w16cid:durableId="14423499">
    <w:abstractNumId w:val="31"/>
  </w:num>
  <w:num w:numId="11" w16cid:durableId="948582127">
    <w:abstractNumId w:val="0"/>
  </w:num>
  <w:num w:numId="12" w16cid:durableId="338243444">
    <w:abstractNumId w:val="15"/>
  </w:num>
  <w:num w:numId="13" w16cid:durableId="1043793176">
    <w:abstractNumId w:val="19"/>
  </w:num>
  <w:num w:numId="14" w16cid:durableId="1892224792">
    <w:abstractNumId w:val="18"/>
  </w:num>
  <w:num w:numId="15" w16cid:durableId="1427533913">
    <w:abstractNumId w:val="11"/>
  </w:num>
  <w:num w:numId="16" w16cid:durableId="825971229">
    <w:abstractNumId w:val="12"/>
  </w:num>
  <w:num w:numId="17" w16cid:durableId="195045189">
    <w:abstractNumId w:val="29"/>
  </w:num>
  <w:num w:numId="18" w16cid:durableId="725879078">
    <w:abstractNumId w:val="1"/>
  </w:num>
  <w:num w:numId="19" w16cid:durableId="785467709">
    <w:abstractNumId w:val="13"/>
  </w:num>
  <w:num w:numId="20" w16cid:durableId="129131138">
    <w:abstractNumId w:val="28"/>
  </w:num>
  <w:num w:numId="21" w16cid:durableId="105544047">
    <w:abstractNumId w:val="26"/>
  </w:num>
  <w:num w:numId="22" w16cid:durableId="527837431">
    <w:abstractNumId w:val="24"/>
  </w:num>
  <w:num w:numId="23" w16cid:durableId="475413865">
    <w:abstractNumId w:val="5"/>
  </w:num>
  <w:num w:numId="24" w16cid:durableId="1678845454">
    <w:abstractNumId w:val="20"/>
  </w:num>
  <w:num w:numId="25" w16cid:durableId="1944458681">
    <w:abstractNumId w:val="4"/>
  </w:num>
  <w:num w:numId="26" w16cid:durableId="1442644621">
    <w:abstractNumId w:val="9"/>
  </w:num>
  <w:num w:numId="27" w16cid:durableId="129131354">
    <w:abstractNumId w:val="2"/>
  </w:num>
  <w:num w:numId="28" w16cid:durableId="1154374433">
    <w:abstractNumId w:val="30"/>
  </w:num>
  <w:num w:numId="29" w16cid:durableId="429394159">
    <w:abstractNumId w:val="23"/>
  </w:num>
  <w:num w:numId="30" w16cid:durableId="2076734011">
    <w:abstractNumId w:val="22"/>
  </w:num>
  <w:num w:numId="31" w16cid:durableId="252714070">
    <w:abstractNumId w:val="16"/>
  </w:num>
  <w:num w:numId="32" w16cid:durableId="10078241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749"/>
    <w:rsid w:val="000C2EAE"/>
    <w:rsid w:val="00265749"/>
    <w:rsid w:val="002C3D25"/>
    <w:rsid w:val="00441ECB"/>
    <w:rsid w:val="0045393B"/>
    <w:rsid w:val="004C6F10"/>
    <w:rsid w:val="004E6684"/>
    <w:rsid w:val="006F68CA"/>
    <w:rsid w:val="00710C78"/>
    <w:rsid w:val="00924D0F"/>
    <w:rsid w:val="009B107F"/>
    <w:rsid w:val="00D047B2"/>
    <w:rsid w:val="00DB42BC"/>
    <w:rsid w:val="00DB61D4"/>
    <w:rsid w:val="00F21B94"/>
    <w:rsid w:val="00FE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195D"/>
  <w15:docId w15:val="{CD94EAB4-6C47-407C-8920-DBCFBC57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A1849"/>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Akapitzlist">
    <w:name w:val="List Paragraph"/>
    <w:basedOn w:val="Normalny"/>
    <w:uiPriority w:val="34"/>
    <w:qFormat/>
    <w:rsid w:val="00EB2B91"/>
    <w:pPr>
      <w:ind w:left="720"/>
      <w:contextualSpacing/>
    </w:pPr>
  </w:style>
  <w:style w:type="paragraph" w:styleId="Tekstdymka">
    <w:name w:val="Balloon Text"/>
    <w:basedOn w:val="Normalny"/>
    <w:link w:val="TekstdymkaZnak"/>
    <w:uiPriority w:val="99"/>
    <w:semiHidden/>
    <w:unhideWhenUsed/>
    <w:rsid w:val="0006022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06022D"/>
    <w:rPr>
      <w:rFonts w:ascii="Segoe UI" w:hAnsi="Segoe UI" w:cs="Segoe UI"/>
      <w:sz w:val="18"/>
      <w:szCs w:val="18"/>
    </w:rPr>
  </w:style>
  <w:style w:type="character" w:styleId="Odwoaniedokomentarza">
    <w:name w:val="annotation reference"/>
    <w:basedOn w:val="Domylnaczcionkaakapitu"/>
    <w:uiPriority w:val="99"/>
    <w:semiHidden/>
    <w:unhideWhenUsed/>
    <w:rsid w:val="0006022D"/>
    <w:rPr>
      <w:sz w:val="16"/>
      <w:szCs w:val="16"/>
    </w:rPr>
  </w:style>
  <w:style w:type="paragraph" w:styleId="Tekstkomentarza">
    <w:name w:val="annotation text"/>
    <w:basedOn w:val="Normalny"/>
    <w:link w:val="TekstkomentarzaZnak"/>
    <w:uiPriority w:val="99"/>
    <w:semiHidden/>
    <w:unhideWhenUsed/>
    <w:rsid w:val="0006022D"/>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06022D"/>
    <w:rPr>
      <w:sz w:val="20"/>
      <w:szCs w:val="20"/>
    </w:rPr>
  </w:style>
  <w:style w:type="paragraph" w:styleId="Tematkomentarza">
    <w:name w:val="annotation subject"/>
    <w:basedOn w:val="Tekstkomentarza"/>
    <w:next w:val="Tekstkomentarza"/>
    <w:link w:val="TematkomentarzaZnak"/>
    <w:uiPriority w:val="99"/>
    <w:semiHidden/>
    <w:unhideWhenUsed/>
    <w:rsid w:val="0006022D"/>
    <w:rPr>
      <w:b/>
      <w:bCs/>
    </w:rPr>
  </w:style>
  <w:style w:type="character" w:customStyle="1" w:styleId="TematkomentarzaZnak">
    <w:name w:val="Temat komentarza Znak"/>
    <w:basedOn w:val="TekstkomentarzaZnak"/>
    <w:link w:val="Tematkomentarza"/>
    <w:uiPriority w:val="99"/>
    <w:semiHidden/>
    <w:rsid w:val="0006022D"/>
    <w:rPr>
      <w:b/>
      <w:bCs/>
      <w:sz w:val="20"/>
      <w:szCs w:val="20"/>
    </w:rPr>
  </w:style>
  <w:style w:type="paragraph" w:styleId="Poprawka">
    <w:name w:val="Revision"/>
    <w:hidden/>
    <w:uiPriority w:val="99"/>
    <w:semiHidden/>
    <w:rsid w:val="00592F55"/>
    <w:pPr>
      <w:spacing w:after="0" w:line="240" w:lineRule="auto"/>
    </w:pPr>
  </w:style>
  <w:style w:type="paragraph" w:styleId="Nagwek">
    <w:name w:val="header"/>
    <w:basedOn w:val="Normalny"/>
    <w:link w:val="NagwekZnak"/>
    <w:uiPriority w:val="99"/>
    <w:unhideWhenUsed/>
    <w:rsid w:val="0040133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01339"/>
  </w:style>
  <w:style w:type="paragraph" w:styleId="Stopka">
    <w:name w:val="footer"/>
    <w:basedOn w:val="Normalny"/>
    <w:link w:val="StopkaZnak"/>
    <w:uiPriority w:val="99"/>
    <w:unhideWhenUsed/>
    <w:rsid w:val="0040133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01339"/>
  </w:style>
  <w:style w:type="character" w:styleId="Hipercze">
    <w:name w:val="Hyperlink"/>
    <w:basedOn w:val="Domylnaczcionkaakapitu"/>
    <w:uiPriority w:val="99"/>
    <w:unhideWhenUsed/>
    <w:rsid w:val="001F18C7"/>
    <w:rPr>
      <w:color w:val="0563C1" w:themeColor="hyperlink"/>
      <w:u w:val="single"/>
    </w:rPr>
  </w:style>
  <w:style w:type="character" w:styleId="Numerstrony">
    <w:name w:val="page number"/>
    <w:basedOn w:val="Domylnaczcionkaakapitu"/>
    <w:uiPriority w:val="99"/>
    <w:semiHidden/>
    <w:unhideWhenUsed/>
    <w:rsid w:val="003B5830"/>
  </w:style>
  <w:style w:type="table" w:styleId="Tabela-Siatka">
    <w:name w:val="Table Grid"/>
    <w:basedOn w:val="Standardowy"/>
    <w:uiPriority w:val="39"/>
    <w:rsid w:val="000F4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D3+HwlmZ9DXaKwvEs0tfyVd6g==">CgMxLjAaJwoBMBIiCiAIBCocCgtBQUFCTE5UWVpyMBAIGgtBQUFCTE5UWVpyMBonCgExEiIKIAgEKhwKC0FBQUJMTlRZWnIwEAgaC0FBQUJMTmY5VW9JGicKATISIgogCAQqHAoLQUFBQkxOVFlacjAQCBoLQUFBQkxPdHV2WHMaGgoBMxIVChMIBCoPCgtBQUFCTWJpdl8yOBABGhoKATQSFQoTCAQqDwoLQUFBQk1iaXZfMjgQAhonCgE1EiIKIAgEKhwKC0FBQUJMTmY5VU1zEAgaC0FBQUJMTmY5VU1zGhoKATYSFQoTCAQqDwoLQUFBQk1iaXZfM0UQARoaCgE3EhUKEwgEKg8KC0FBQUJNYml2XzNFEAIaJwoBOBIiCiAIBCocCgtBQUFCTEdOZkR4axAIGgtBQUFCTEdOZkR4axonCgE5EiIKIAgEKhwKC0FBQUJMTmY5VWJnEAgaC0FBQUJMTmY5VWJnGigKAjEwEiIKIAgEKhwKC0FBQUJMTmY5VWJnEAgaC0FBQUJNWi1MUU84GigKAjExEiIKIAgEKhwKC0FBQUJMTmY5VWJnEAgaC0FBQUJNYml2XzJ3GigKAjEyEiIKIAgEKhwKC0FBQUJNenIzOFYwEAgaC0FBQUJNenIzOFYwGhsKAjEzEhUKEwgEKg8KC0FBQUJNYml2XzJBEAEaGwoCMTQSFQoTCAQqDwoLQUFBQk1iaXZfMkEQAhobCgIxNRIVChMIBCoPCgtBQUFCTWJpdl8yTRABGhsKAjE2EhUKEwgEKg8KC0FBQUJNYml2XzJFEAEaGwoCMTcSFQoTCAQqDwoLQUFBQk1iaXZfMmcQARobCgIxOBIVChMIBCoPCgtBQUFCTWJpdl8yRRABGjAKAjE5EioKEwgEKg8KC0FBQUJNYml2XzJnEAQKEwgEKg8KC0FBQUJNYml2XzJFEAEaGwoCMjASFQoTCAQqDwoLQUFBQk1iaXZfMkUQAhobCgIyMRIVChMIBCoPCgtBQUFCTWJpdl8yVRABGhsKAjIyEhUKEwgEKg8KC0FBQUJNYml2XzJZEAEaGwoCMjMSFQoTCAQqDwoLQUFBQk1iaXZfMlkQAhobCgIyNBIVChMIBCoPCgtBQUFCTE80MlBDNBABGhsKAjI1EhUKEwgEKg8KC0FBQUJMTzQyUEM4EAEaGwoCMjYSFQoTCAQqDwoLQUFBQkxPNDJQQzgQAhobCgIyNxIVChMIBCoPCgtBQUFCTWJpdl8yZxACGhsKAjI4EhUKEwgEKg8KC0FBQUJNYml2XzIwEAIaKAoCMjkSIgogCAQqHAoLQUFBQkxRSTdGdEEQCBoLQUFBQkxRSTdGdEEaGwoCMzASFQoTCAQqDwoLQUFBQkxRSTdGdE0QARooCgIzMRIiCiAIBCocCgtBQUFCTXpyMzhWURAIGgtBQUFCTXpyMzhWURooCgIzMhIiCiAIBCocCgtBQUFCTXpyMzhWURAIGgtBQUFCTXpyMzhWbxooCgIzMxIiCiAIBCocCgtBQUFCTXpyMzhWVRAIGgtBQUFCTXpyMzhWVRooCgIzNBIiCiAIBCocCgtBQUFCTXpyMzhWVRAIGgtBQUFCTXpyMzhWcxobCgIzNRIVChMIBCoPCgtBQUFCTFFJN0Z0URABGjYKAjM2EjAKBDoCCAIKEwgEKg8KC0FBQUJMUUk3RnRVEAQKEwgEKg8KC0FBQUJMUUk3RnRVEAMaKAoCMzcSIgogCAQqHAoLQUFBQkxRSTdGdm8QCBoLQUFBQkxRSTdGdm8aKAoCMzgSIgogCAQqHAoLQUFBQkxRSTdGdm8QCBoLQUFBQkxRSTdGd0kaGwoCMzkSFQoTCAQqDwoLQUFBQkxRSTdGdnMQAhobCgI0MBIVChMIBCoPCgtBQUFCTFFJN0Z2cxACGhsKAjQxEhUKEwgEKg8KC0FBQUJMUUk3RnZzEAIi+QIKC0FBQUJNYml2XzIwEsMCCgtBQUFCTWJpdl8yMBILQUFBQk1iaXZfMjAaDQoJdGV4dC9odG1sEgAiDgoKdGV4dC9wbGFpbhIAKhsiFTEwMTExNjE4OTE4MTE2NTc3MzgwOCgAOAAwudGD/PAxOKfYg/zwMUqiAQokYXBwbGljYXRpb24vdm5kLmdvb2dsZS1hcHBzLmRvY3MubWRzGnrC19rkAXQScgpuCmhfX18gesWCIChzxYJvd25pZTogX19fX19fXyB6xYJvdHljaCkgdyBwcnp5cGFka3UgbmlldWRvc3TEmXBuaWVuaWEgaW5mb3JtYWNqaSBVY3plbG5pIGx1YiBpbm55bSBpbnN0eXR1YxABGAEQAVoMZWVvamk2c3oyM3NjcgIgAHgAggEUc3VnZ2VzdC5tbmZlaHRlMGtsdjeaAQYIABAAGACwAQC4AQAYudGD/PAxIKfYg/zwMTAAQhRzdWdnZXN0Lm1uZmVodGUwa2x2NyKNFQoLQUFBQkxOZjlVYmcS2xQKC0FBQUJMTmY5VWJnEgtBQUFCTE5mOVViZxpiCgl0ZXh0L2h0bWwSVU9wY2pvbmFsbmllLiBQeXRhbmllIGN6eSBwbyBzdHJvbmllIHBhcnRuZXLDs3cgdGXFvCBixJlkYSBpc3RuaWHFgnkgdGFraWUgb2Jvd2nEhXpraT8iYwoKdGV4dC9wbGFpbhJVT3Bjam9uYWxuaWUuIFB5dGFuaWUgY3p5IHBvIHN0cm9uaWUgcGFydG5lcsOzdyB0ZcW8IGLEmWRhIGlzdG5pYcWCeSB0YWtpZSBvYm93acSFemtpPyobIhUxMDYzMDM4OTQ2NjQ1ODc5OTY5MTAoADgAMPbCydjwMTjRk4P88DFC5wMKC0FBQUJNWi1MUU84EgtBQUFCTE5mOVViZxp6Cgl0ZXh0L2h0bWwSbVRqLiBDenkgbXkgYsSZZHppZW15IG1pZWxpIHdvYmVjIHBhcnRuZXLDs3cgdGFraWUgb2Jvd2nEhXpraSwgamEgdGUsIGt0w7NyZSBvbmkgbWFqxIU/IE5pZSBixJlkemllbXkgbWllbGkuLi4iewoKdGV4dC9wbGFpbhJtVGouIEN6eSBteSBixJlkemllbXkgbWllbGkgd29iZWMgcGFydG5lcsOzdyB0YWtpZSBvYm93acSFemtpLCBqYSB0ZSwga3TDs3JlIG9uaSBtYWrEhT8gTmllIGLEmWR6aWVteSBtaWVsaS4uLiobIhUxMDExMTYxODkxODExNjU3NzM4MDgoADgAMLL7/tvwMTiy+/7b8DFaIDI3NTQ3NThmMmI0NWQ1MzYzYmY2YTYyOTRkYTE2MDdkcgIgAHgAmgEGCAAQABgAqgFvEm1Uai4gQ3p5IG15IGLEmWR6aWVteSBtaWVsaSB3b2JlYyBwYXJ0bmVyw7N3IHRha2llIG9ib3dpxIV6a2ksIGphIHRlLCBrdMOzcmUgb25pIG1hasSFPyBOaWUgYsSZZHppZW15IG1pZWxpLi4usAEAuAEAQpcHCgtBQUFCTWJpdl8ydxILQUFBQkxOZjlVYmcasAIKCXRleHQvaHRtbBKiAkA8YSBocmVmPSJtYWlsdG86cGR5a2FzQHN3cHMuZWR1LnBsIiBkYXRhLXJhd0hyZWY9Im1haWx0bzpwZHlrYXNAc3dwcy5lZHUucGwiIHRhcmdldD0iX2JsYW5rIj5wZHlrYXNAc3dwcy5lZHUucGw8L2E+IGNvIGRvIGthciB1bW93bnljaCBwcm9wb251asSZIG1vZHlmaWthY2rEmSBwaWVyd3N6ZWogeiBrYXIgaSByZXp5Z25hY2rEmSB6IGRydWdpZWogLSBQQVJQIGFuaSBqYWtha29sd2llayBpbnN0eXR1Y2phIG5pZSBtYSB3IHR5bSBwcm9qZWtjaWUgdXByYXduaWXFhCBkbyBrb250cm9saSBQYXJ0bmVyw7N3ItABCgp0ZXh0L3BsYWluEsEBQHBkeWthc0Bzd3BzLmVkdS5wbCBjbyBkbyBrYXIgdW1vd255Y2ggcHJvcG9udWrEmSBtb2R5ZmlrYWNqxJkgcGllcndzemVqIHoga2FyIGkgcmV6eWduYWNqxJkgeiBkcnVnaWVqIC0gUEFSUCBhbmkgamFrYWtvbHdpZWsgaW5zdHl0dWNqYSBuaWUgbWEgdyB0eW0gcHJvamVrY2llIHVwcmF3bmllxYQgZG8ga29udHJvbGkgUGFydG5lcsOzdyobIhUxMDExMTYxODkxODExNjU3NzM4MDgoADgAMNGTg/zwMTjRk4P88DFaDGFnZGc1MGQ1bDlsZHICIAB4AJoBBggAEAAYAKoBpQISogJAPGEgaHJlZj0ibWFpbHRvOnBkeWthc0Bzd3BzLmVkdS5wbCIgZGF0YS1yYXdocmVmPSJtYWlsdG86cGR5a2FzQHN3cHMuZWR1LnBsIiB0YXJnZXQ9Il9ibGFuayI+cGR5a2FzQHN3cHMuZWR1LnBsPC9hPiBjbyBkbyBrYXIgdW1vd255Y2ggcHJvcG9udWrEmSBtb2R5ZmlrYWNqxJkgcGllcndzemVqIHoga2FyIGkgcmV6eWduYWNqxJkgeiBkcnVnaWVqIC0gUEFSUCBhbmkgamFrYWtvbHdpZWsgaW5zdHl0dWNqYSBuaWUgbWEgdyB0eW0gcHJvamVrY2llIHVwcmF3bmllxYQgZG8ga29udHJvbGkgUGFydG5lcsOzd7ABALgBAErJBgoKdGV4dC9wbGFpbhK6BlcgcHJ6eXBhZGt1IHd5c3TEhXBpZW5pYSBwb25pxbxzenljaCBzeXR1YWNqaSB6IHByenljenluIG5pZWRvdHljesSFY3ljaCBVY3plbG5pLCBQYXJ0bmVyIGplc3Qgem9ib3dpxIV6YW55IGRvIHphcMWCYXR5IGthcnkgdW1vd25laiB3IHd5c29rb8WbY2k6Cl9fX18gesWCIChzxYJvd25pZTogX19fX19fXyB6xYJvdHljaCkgemEga2HFvGR5IGR6aWXFhCBrYWxlbmRhcnpvd3kgb3DDs8W6bmllbmlhIHcgZG9zdGFyY3plbml1IGluZm9ybWFjamksIHNwcmF3b3pkYcWEIGx1YiBkb2t1bWVudMOzdyB3IHRlcm1pbmFjaCB3c2themFueWNoIHByemV6IFVjemVsbmnEmSB3IGNlbHUgcm96bGljemVuaWEgZG9maW5hbnNvd2FuaWEgUHJvamVrdHUgeiBQQVJQIHByemV6IFVjemVsbmnEmTsgIApfX19fIHrFgiAoc8WCb3duaWU6IF9fX19fX18gesWCb3R5Y2gpIHcgcHJ6eXBhZGt1IG5pZXVkb3N0xJlwbmllbmlhIGluZm9ybWFjamkgVWN6ZWxuaSBsdWIgaW5ueW0gaW5zdHl0dWNqb20gZG8gdGVnbyB1cHJhd25pb255bSB3IHRva3UgcHJ6ZXByb3dhZHphbmVqIGtvbnRyb2xpL2F1ZHl0dSwgamFrIGkgdyBwcnp5cGFka3UgamFraWVnb2tvbHdpZWsgaW5uZWdvIGR6aWHFgmFuaWEgYsSFZMW6IHphbmllY2hhbmlhIHV0cnVkbmlhasSFY2VnbyBwcnplcHJvd2FkemVuaWUga29udHJvbGkvYXVkeXR1IHByemV6IHVwcmF3bmlvbmUgdyBQcm9qZWtjaWUgaW5zdHl0dWNqZSwgdyBzemN6ZWfDs2xub8WbY2kgUEFSUCBvcmF6IG9yZ2FueSB1bmlqbmUgLSB6YSBrYcW8ZGUgZHppYcWCYW5pZS96YW5pZWNoYW5pZSB1dHJ1ZG5pYWrEhWNlIGtvbnRyb2zEmS9hdWR5dC5aDHA5a2ZzY3gzMnZ2bHICIAB4AJoBBggAEAAYAKoBVxJVT3Bjam9uYWxuaWUuIFB5dGFuaWUgY3p5IHBvIHN0cm9uaWUgcGFydG5lcsOzdyB0ZcW8IGLEmWRhIGlzdG5pYcWCeSB0YWtpZSBvYm93acSFemtpP7ABALgBABj2wsnY8DEg0ZOD/PAxMABCEGtpeC5ndnEwczFkd2NkZjcimgIKC0FBQUJMTzQyUEM0EuUBCgtBQUFCTE80MlBDNBILQUFBQkxPNDJQQzQaDQoJdGV4dC9odG1sEgAiDgoKdGV4dC9wbGFpbhIAKhsiFTEwMTExNjE4OTE4MTE2NTc3MzgwOCgAOAAwxJvU/vAxOIKt1P7wMUpGCiRhcHBsaWNhdGlvbi92bmQuZ29vZ2xlLWFwcHMuZG9jcy5tZHMaHsLX2uQBGBoWChIKDHVzdGFsb25lZ28gehABGAAQAVoMbzhnMzgwZ2MxbG1ycgIgAHgAggETc3VnZ2VzdC52dXg5ejJvdG1xMpoBBggAEAAYALABALgBABjEm9T+8DEggq3U/vAxMABCE3N1Z2dlc3QudnV4OXoyb3RtcTIimwIKC0FBQUJNYml2XzJVEuUBCgtBQUFCTWJpdl8yVRILQUFBQk1iaXZfMlUaDQoJdGV4dC9odG1sEgAiDgoKdGV4dC9wbGFpbhIAKhsiFTEwMTExNjE4OTE4MTE2NTc3MzgwOCgAOAAwpPj9+/AxOK6G/vvwMUpFCiRhcHBsaWNhdGlvbi92bmQuZ29vZ2xlLWFwcHMuZG9jcy5tZHMaHcLX2uQBFxoVChEKC3N0b3N1bmt1IGRvEAEYABABWgw0cTQ5ZDcybmJzaDZyAiAAeACCARRzdWdnZXN0LnVuZjB2bzFqNjc2Y5oBBggAEAAYALABALgBABik+P378DEgrob++/AxMABCFHN1Z2dlc3QudW5mMHZvMWo2NzZjIpwCCgtBQUFCTE80MlBDOBLmAQoLQUFBQkxPNDJQQzgSC0FBQUJMTzQyUEM4Gg0KCXRleHQvaHRtbBIAIg4KCnRleHQvcGxhaW4SACobIhUxMDExMTYxODkxODExNjU3NzM4MDgoADgAMOq71P7wMTiFwtT+8DFKRgokYXBwbGljYXRpb24vdm5kLmdvb2dsZS1hcHBzLmRvY3MubWRzGh7C19rkARgKFgoICgLEhRABGAASCAoCxJkQARgAGAFaDDl2cWd2eDQ0dXJvc3ICIAB4AIIBFHN1Z2dlc3QucnJjY3pxZjgwOWRimgEGCAAQABgAsAEAuAEAGOq71P7wMSCFwtT+8DEwAEIUc3VnZ2VzdC5ycmNjenFmODA5ZGIilwIKC0FBQUJNYml2XzJNEuEBCgtBQUFCTWJpdl8yTRILQUFBQk1iaXZfMk0aDQoJdGV4dC9odG1sEgAiDgoKdGV4dC9wbGFpbhIAKhsiFTEwMTExNjE4OTE4MTE2NTc3MzgwOCgAOAAwpYL6+/AxOI6P+vvwMUpBCiRhcHBsaWNhdGlvbi92bmQuZ29vZ2xlLWFwcHMuZG9jcy5tZHMaGcLX2uQBExoRCg0KB1VjemVsbmkQARgAEAFaDHVzMWhldDgzcnFpbnICIAB4AIIBFHN1Z2dlc3QuNndjNngza3llcXVnmgEGCAAQABgAsAEAuAEAGKWC+vvwMSCOj/r78DEwAEIUc3VnZ2VzdC42d2M2eDNreWVxdWciqAMKC0FBQUJNYml2XzJFEvICCgtBQUFCTWJpdl8yRRILQUFBQk1iaXZfMkUaDQoJdGV4dC9odG1sEgAiDgoKdGV4dC9wbGFpbhIAKhsiFTEwMTExNjE4OTE4MTE2NTc3MzgwOCgAOAAw3/f3+/AxOPK3/PvwMUrRAQokYXBwbGljYXRpb24vdm5kLmdvb2dsZS1hcHBzLmRvY3MubWRzGqgBwtfa5AGhAQqeAQprCmVkb2t1bW5ldHUgcG90d2llcmR6YWrEhWNlZ28gcHJ6ZXByb3dhZHplbmllIHByb2Nlc3Ugd2FsaWRhY2ppIHJlenVsdGF0dSBha2NlbGVyYWNqaSwgdGouIG9waW5paSBuYSB0ZRABGAESLQonaW5mb3JtYWNqaSwgc3ByYXdvemRhxYQgbHViIGRva3VtZW50w7N3EAEYABgBWgxyazMyenB5ZHR1MmdyAiAAeACCARRzdWdnZXN0LnNhcGZ0cXk3cGsyM5oBBggAEAAYALABALgBABjf9/f78DEg8rf8+/AxMABCFHN1Z2dlc3Quc2FwZnRxeTdwazIzIqICCgtBQUFCTWJpdl8yQRLsAQoLQUFBQk1iaXZfMkESC0FBQUJNYml2XzJBGg0KCXRleHQvaHRtbBIAIg4KCnRleHQvcGxhaW4SACobIhUxMDExMTYxODkxODExNjU3NzM4MDgoADgAMPPE9/vwMTiBzPf78DFKTAokYXBwbGljYXRpb24vdm5kLmdvb2dsZS1hcHBzLmRvY3MubWRzGiTC19rkAR4KHAoJCgNzdG8QARgAEg0KB19fX19fX18QARgAGAFaDG94a252eWN0ZXc2a3ICIAB4AIIBFHN1Z2dlc3QuaHk3OTQ5cXhhdnM1mgEGCAAQABgAsAEAuAEAGPPE9/vwMSCBzPf78DEwAEIUc3VnZ2VzdC5oeTc5NDlxeGF2czUikAIKC0FBQUJMUUk3RnZzEtoBCgtBQUFCTFFJN0Z2cxILQUFBQkxRSTdGdnMaDQoJdGV4dC9odG1sEgAiDgoKdGV4dC9wbGFpbhIAKhsiFTExMTgwODkwMTY3MzUzNDczMTQwNCgAOAAw25+Iz/ExOOCmiM/xMUo6CiRhcHBsaWNhdGlvbi92bmQuZ29vZ2xlLWFwcHMuZG9jcy5tZHMaEsLX2uQBDBIKCgYKABATGAAQAVoMb3A4OXZ0cnlzeXd3cgIgAHgAggEUc3VnZ2VzdC52cTVqazBmMmpkbDCaAQYIABAAGACwAQC4AQAY25+Iz/ExIOCmiM/xMTAAQhRzdWdnZXN0LnZxNWprMGYyamRsMCK8AgoLQUFBQk1iaXZfMjgShwIKC0FBQUJNYml2XzI4EgtBQUFCTWJpdl8yOBoNCgl0ZXh0L2h0bWwSACIOCgp0ZXh0L3BsYWluEgAqGyIVMTAxMTE2MTg5MTgxMTY1NzczODA4KAA4ADCH/4X88DE4rbWG/PAxSmgKJGFwcGxpY2F0aW9uL3ZuZC5nb29nbGUtYXBwcy5kb2NzLm1kcxpAwtfa5AE6CjgKJgogUmVndWxhbWluZW0gcHJvZ3JhbXUgYWtjZWxlcmFjamkQARgAEgwKBl9fX19fXxABGAAYAVoMY2ZpbWVwcmRuemVscgIgAHgAggETc3VnZ2VzdC5vczh4Y3BzeWxxd5oBBggAEAAYALABALgBABiH/4X88DEgrbWG/PAxMABCE3N1Z2dlc3Qub3M4eGNwc3lscXci7QUKC0FBQUJMUUk3RnZvErwFCgtBQUFCTFFJN0Z2bxILQUFBQkxRSTdGdm8aJwoJdGV4dC9odG1sEhp0byBuaWUgamVzdCBuYXN6YSBicm9zemthPyIoCgp0ZXh0L3BsYWluEhp0byBuaWUgamVzdCBuYXN6YSBicm9zemthPyobIhUxMTE4MDg5MDE2NzM1MzQ3MzE0MDQoADgAMPybhs/xMTib2aPP8TFCnQMKC0FBQUJMUUk3RndJEgtBQUFCTFFJN0Z2bxpoCgl0ZXh0L2h0bWwSW3RhaywgYWxlIHR1IG9waXN1amVteSB3c3p5c3RrbywgYSBwb25pxbxlaiBqZXN0IHBvZHppYcWCIG5hIHN0cm9ueSAtIGNvIG5hc3plLCBhIGNvIHBhcnRuZXIiaQoKdGV4dC9wbGFpbhJbdGFrLCBhbGUgdHUgb3Bpc3VqZW15IHdzenlzdGtvLCBhIHBvbmnFvGVqIGplc3QgcG9kemlhxYIgbmEgc3Ryb255IC0gY28gbmFzemUsIGEgY28gcGFydG5lciobIhUxMDExMTYxODkxODExNjU3NzM4MDgoADgAMJvZo8/xMTib2aPP8TFaDGhkYWN4aXVqcTd1cnICIAB4AJoBBggAEAAYAKoBXRJbdGFrLCBhbGUgdHUgb3Bpc3VqZW15IHdzenlzdGtvLCBhIHBvbmnFvGVqIGplc3QgcG9kemlhxYIgbmEgc3Ryb255IC0gY28gbmFzemUsIGEgY28gcGFydG5lcrABALgBAEpACgp0ZXh0L3BsYWluEjJyb3psaWN6YW5pZSBwcnp5em5hbmVnbyBzdGFydHVwb3dpIGRvZmluYW5zb3dhbmlhO1oMeDh3bHpwOXJjNWZmcgIgAHgAmgEGCAAQABgAqgEcEhp0byBuaWUgamVzdCBuYXN6YSBicm9zemthP7ABALgBABj8m4bP8TEgm9mjz/ExMABCD2tpeC4zcWpybno1ODZyMiK/CQoLQUFBQkxHTmZEeGsSjQkKC0FBQUJMR05mRHhrEgtBQUFCTEdOZkR4axrSAgoJdGV4dC9odG1sEsQCamVzdGVtIHcgdHJha2NpZSB6YWvFgmFkYW5pYSBza3J6eW5lay4gbW9qYSBwcm9wb3p5Y2phIDxhIGhyZWY9Im1haWx0bzpiaXVyby5ib29zdGVyQHN3cHMuZWR1LnBsIiBkYXRhLXJhd0hyZWY9Im1haWx0bzpiaXVyby5ib29zdGVyQHN3cHMuZWR1LnBsIiB0YXJnZXQ9Il9ibGFuayI+Yml1cm8uYm9vc3RlckBzd3BzLmVkdS5wbDwvYT4gaSA8YSBocmVmPSJtYWlsdG86Z290b2Jvb3N0ZXJAc3dwcy5lZHUucGwiIGRhdGEtcmF3SHJlZj0ibWFpbHRvOmdvdG9ib29zdGVyQHN3cHMuZWR1LnBsIiB0YXJnZXQ9Il9ibGFuayI+Z290b2Jvb3N0ZXJAc3dwcy5lZHUucGw8L2E+IngKCnRleHQvcGxhaW4Samplc3RlbSB3IHRyYWtjaWUgemFrxYJhZGFuaWEgc2tyenluZWsuIG1vamEgcHJvcG96eWNqYSBiaXVyby5ib29zdGVyQHN3cHMuZWR1LnBsIGkgZ290b2Jvb3N0ZXJAc3dwcy5lZHUucGwqGyIVMTExODA4OTAxNjczNTM0NzMxNDA0KAA4ADDezu6U7DE43s7ulOwxSogCCgp0ZXh0L3BsYWluEvkB4oCm4oCm4oCm4oCm4oCm4oCm4oCmLCB0ZWwuIOKApuKApuKApuKApuKApuKApuKApiwgZS1tYWlsOiDigKbigKbigKbigKbigKbigKbigKbigKbigKYg4oCTIHcgemFrcmVzaWUga3dlc3RpaSBmb3JtYWxueWNoIG9yYXog4oCm4oCm4oCm4oCm4oCm4oCm4oCm4oCm4oCm4oCmLCB0ZWwuIOKApuKApuKApuKApuKApuKApuKApuKApuKApi4sIGUtbWFpbDog4oCm4oCm4oCm4oCm4oCm4oCm4oCm4oCmLiDigJMgdyB6YWtyZXNpZSBrd2VzdGlpWgxzNG55cXk1dG5kbTFyAiAAeACaAQYIABAAGACqAccCEsQCamVzdGVtIHcgdHJha2NpZSB6YWvFgmFkYW5pYSBza3J6eW5lay4gbW9qYSBwcm9wb3p5Y2phIDxhIGhyZWY9Im1haWx0bzpiaXVyby5ib29zdGVyQHN3cHMuZWR1LnBsIiBkYXRhLXJhd2hyZWY9Im1haWx0bzpiaXVyby5ib29zdGVyQHN3cHMuZWR1LnBsIiB0YXJnZXQ9Il9ibGFuayI+Yml1cm8uYm9vc3RlckBzd3BzLmVkdS5wbDwvYT4gaSA8YSBocmVmPSJtYWlsdG86Z290b2Jvb3N0ZXJAc3dwcy5lZHUucGwiIGRhdGEtcmF3aHJlZj0ibWFpbHRvOmdvdG9ib29zdGVyQHN3cHMuZWR1LnBsIiB0YXJnZXQ9Il9ibGFuayI+Z290b2Jvb3N0ZXJAc3dwcy5lZHUucGw8L2E+sAEAuAEAGN7O7pTsMSDezu6U7DEwAEIQa2l4LmtlMmd5ajlrMXVxYSKSAgoLQUFBQkxRSTdGdFUS3AEKC0FBQUJMUUk3RnRVEgtBQUFCTFFJN0Z0VRoNCgl0ZXh0L2h0bWwSACIOCgp0ZXh0L3BsYWluEgAqGyIVMTExODA4OTAxNjczNTM0NzMxNDA0KAA4ADDnh9/N8TE4+I7fzfExSjwKJGFwcGxpY2F0aW9uL3ZuZC5nb29nbGUtYXBwcy5kb2NzLm1kcxoUwtfa5AEOIgQIUhABIgYIDAgNEAFaDGNucmtuM2RmNTc0enICIAB4AIIBFHN1Z2dlc3QuYjM0eTBqM2Z4M3ZxmgEGCAAQABgAsAEAuAEAGOeH383xMSD4jt/N8TEwAEIUc3VnZ2VzdC5iMzR5MGozZngzdnEioQMKC0FBQUJNYml2XzJnEusCCgtBQUFCTWJpdl8yZxILQUFBQk1iaXZfMmcaDQoJdGV4dC9odG1sEgAiDgoKdGV4dC9wbGFpbhIAKhsiFTEwMTExNjE4OTE4MTE2NTc3MzgwOCgAOAAwubf/+/AxOM+9//vwMUrKAQokYXBwbGljYXRpb24vdm5kLmdvb2dsZS1hcHBzLmRvY3MubWRzGqEBwtfa5AGaARJLCkcKQXcgY2VsdSByb3psaWN6ZW5pYSBkb2ZpbmFuc293YW5pYSBQcm9qZWt0dSB6IFBBUlAgcHJ6ZXogVWN6ZWxuacSZEAEYABABGksKRwpBdyBjZWx1IHJvemxpY3plbmlhIGRvZmluYW5zb3dhbmlhIFByb2pla3R1IHogUEFSUCBwcnpleiBVY3plbG5pxJkQARgAEAFaDGxjdXN2MmsxNm1uaHICIAB4AIIBFHN1Z2dlc3Qub3hwMDZnbm1tdGI3mgEGCAAQABgAsAEAuAEAGLm3//vwMSDPvf/78DEwAEIUc3VnZ2VzdC5veHAwNmdubW10YjcinQIKC0FBQUJNYml2XzNFEucBCgtBQUFCTWJpdl8zRRILQUFBQk1iaXZfM0UaDQoJdGV4dC9odG1sEgAiDgoKdGV4dC9wbGFpbhIAKhsiFTEwMTExNjE4OTE4MTE2NTc3MzgwOCgAOAAw0NeG/PAxOLrehvzwMUpHCiRhcHBsaWNhdGlvbi92bmQuZ29vZ2xlLWFwcHMuZG9jcy5tZHMaH8LX2uQBGQoXCggKAmdvEAEYABIJCgNqxIUQARgAGAFaDGV6bGRncXJib3N0anICIAB4AIIBFHN1Z2dlc3QudWhjcTNqcjB2ZXB2mgEGCAAQABgAsAEAuAEAGNDXhvzwMSC63ob88DEwAEIUc3VnZ2VzdC51aGNxM2pyMHZlcHYikQIKC0FBQUJMUUk3RnRREtsBCgtBQUFCTFFJN0Z0URILQUFBQkxRSTdGdFEaDQoJdGV4dC9odG1sEgAiDgoKdGV4dC9wbGFpbhIAKhsiFTExMTgwODkwMTY3MzUzNDczMTQwNCgAOAAw3M7bzfExOPHV283xMUo7CiRhcHBsaWNhdGlvbi92bmQuZ29vZ2xlLWFwcHMuZG9jcy5tZHMaE8LX2uQBDRoLCgcKAS4QARgAEAFaDGhvMzIyODh2MGMyNnICIAB4AIIBFHN1Z2dlc3QuZ2lsbnR0MW1heTJomgEGCAAQABgAsAEAuAEAGNzO283xMSDx1dvN8TEwAEIUc3VnZ2VzdC5naWxudHQxbWF5MmgimwIKC0FBQUJNYml2XzJZEuUBCgtBQUFCTWJpdl8yWRILQUFBQk1iaXZfMlkaDQoJdGV4dC9odG1sEgAiDgoKdGV4dC9wbGFpbhIAKhsiFTEwMTExNjE4OTE4MTE2NTc3MzgwOCgAOAAw4pj++/AxONie/vvwMUpGCiRhcHBsaWNhdGlvbi92bmQuZ29vZ2xlLWFwcHMuZG9jcy5tZHMaHsLX2uQBGAoWCgcKAXUQARgAEgkKA2FjaBABGAAYAVoLNWhvZDBwMnZ3bnZyAiAAeACCARRzdWdnZXN0LnBqcTNobHdoejNpOJoBBggAEAAYALABALgBABjimP778DEg2J7++/AxMABCFHN1Z2dlc3QucGpxM2hsd2h6M2k4Io8CCgtBQUFCTFFJN0Z0TRLaAQoLQUFBQkxRSTdGdE0SC0FBQUJMUUk3RnRNGg0KCXRleHQvaHRtbBIAIg4KCnRleHQvcGxhaW4SACobIhUxMTE4MDg5MDE2NzM1MzQ3MzE0MDQoADgAMKzP1M3xMTiW19TN8TFKOwokYXBwbGljYXRpb24vdm5kLmdvb2dsZS1hcHBzLmRvY3MubWRzGhPC19rkAQ0aCwoHCgEuEAEYABABWgw5czNrMmd5ZzhuanNyAiAAeACCARNzdWdnZXN0LmF4eDluNms2dmlwmgEGCAAQABgAsAEAuAEAGKzP1M3xMSCW19TN8TEwAEITc3VnZ2VzdC5heHg5bjZrNnZpcCLUAQoLQUFBQkxOVFladFESngEKC0FBQUJMTlRZWnRREgtBQUFCTE5UWVp0URoNCgl0ZXh0L2h0bWwSACIOCgp0ZXh0L3BsYWluEgAqGyIVMTE1Nzc4MjYwMDUyNDg0MzA1MDM3KAA4ADCJ9LSw8DE4ifS0sPAxWgxzOWV5ZnYzNzllY2RyAiAAeACCARRzdWdnZXN0LnRvbWZjbXJ3bmc3aZoBBggAEAAYALABALgBABiJ9LSw8DEgifS0sPAxMABCFHN1Z2dlc3QudG9tZmNtcnduZzdpIqsCCgtBQUFCTE5mOVVNcxL5AQoLQUFBQkxOZjlVTXMSC0FBQUJMTmY5VU1zGioKCXRleHQvaHRtbBIdSXdvbmEsIHJla29tZW5kdWplbXkgd3NrYXphxIciKwoKdGV4dC9wbGFpbhIdSXdvbmEsIHJla29tZW5kdWplbXkgd3NrYXphxIcqGyIVMTE1Nzc4MjYwMDUyNDg0MzA1MDM3KAA4ADCejMLV8DE4nozC1fAxShQKCnRleHQvcGxhaW4SBl9fX19fX1oMcHZwYmN5ZTR2emFlcgIgAHgAmgEGCAAQABgAqgEfEh1Jd29uYSwgcmVrb21lbmR1amVteSB3c2themHEh7ABALgBABiejMLV8DEgnozC1fAxMABCEGtpeC4yODY1Mzg5cjlieXgi2wcKC0FBQUJMUUk3RnRBEqkHCgtBQUFCTFFJN0Z0QRILQUFBQkxRSTdGdEEajAIKCXRleHQvaHRtbBL+AW5hIHR5bSBldGFwaWUgdG8gZHppZWxlbmllIHNrw7NyeSBuYSBuaWVkendpZWR6dSwgYm8gbmllIG1hIGtvbmtyZXRuZWdvIGR6aWHFgmFuaWEgaSBuaWUgbWEgamFrIHd5cmF6aWMgZXdlbnR1YWxuZWogb2Rwb3dpZWRuaWVqIGthcnkuIG5pa3QgeiByZXN6dGEgdGFraWVqIHVtb3d5IG5pZSBwb2RwaXN6ZS4gdGEgdW1vd2EgemF3aWF6dWplIHdzcG9scHJhY2UuIG15c2xlLCB6ZSBzYW1pIGJ5c215IHRha2llaiB1bW93eSBuaWUgcG9kcGlzYWxpIo0CCgp0ZXh0L3BsYWluEv4BbmEgdHltIGV0YXBpZSB0byBkemllbGVuaWUgc2vDs3J5IG5hIG5pZWR6d2llZHp1LCBibyBuaWUgbWEga29ua3JldG5lZ28gZHppYcWCYW5pYSBpIG5pZSBtYSBqYWsgd3lyYXppYyBld2VudHVhbG5laiBvZHBvd2llZG5pZWoga2FyeS4gbmlrdCB6IHJlc3p0YSB0YWtpZWogdW1vd3kgbmllIHBvZHBpc3plLiB0YSB1bW93YSB6YXdpYXp1amUgd3Nwb2xwcmFjZS4gbXlzbGUsIHplIHNhbWkgYnlzbXkgdGFraWVqIHVtb3d5IG5pZSBwb2RwaXNhbGkqGyIVMTExODA4OTAxNjczNTM0NzMxNDA0KAA4ADC/s8zN8TE4p6nOzfExShsKCnRleHQvcGxhaW4SDW9kc3prb2Rvd2FuaWFaDDVtMTU5c3dkbG5vdXICIAB4AJoBBggAEAAYAKoBgQIS/gFuYSB0eW0gZXRhcGllIHRvIGR6aWVsZW5pZSBza8OzcnkgbmEgbmllZHp3aWVkenUsIGJvIG5pZSBtYSBrb25rcmV0bmVnbyBkemlhxYJhbmlhIGkgbmllIG1hIGphayB3eXJhemljIGV3ZW50dWFsbmVqIG9kcG93aWVkbmllaiBrYXJ5LiBuaWt0IHogcmVzenRhIHRha2llaiB1bW93eSBuaWUgcG9kcGlzemUuIHRhIHVtb3dhIHphd2lhenVqZSB3c3BvbHByYWNlLiBteXNsZSwgemUgc2FtaSBieXNteSB0YWtpZWogdW1vd3kgbmllIHBvZHBpc2FsabABALgBABi/s8zN8TEgp6nOzfExMABCEGtpeC51cjRmdnplMDI2enoi2AwKC0FBQUJNenIzOFZREqgMCgtBQUFCTXpyMzhWURILQUFBQk16cjM4VlEatAEKCXRleHQvaHRtbBKmAUA8YSBocmVmPSJtYWlsdG86cHJhZGVrQHN3cHMuZWR1LnBsIiBkYXRhLXJhd0hyZWY9Im1haWx0bzpwcmFkZWtAc3dwcy5lZHUucGwiIHRhcmdldD0iX2JsYW5rIj5wcmFkZWtAc3dwcy5lZHUucGw8L2E+wqA8YnI+Y3p5IGdkemllxZsgamVzdCB0YWtpIHd6w7NyIHVtb3d5IGRvc3TEmXBueT8iUAoKdGV4dC9wbGFpbhJCQHByYWRla0Bzd3BzLmVkdS5wbMKgCmN6eSBnZHppZcWbIGplc3QgdGFraSB3esOzciB1bW93eSBkb3N0xJlwbnk/KhsiFTEwNTczNDgxMTEzMzMwNzk0MjE1OCgAOAAw9tKnvfUxONvMmr71MULaBwoLQUFBQk16cjM4Vm8SC0FBQUJNenIzOFZRGqgCCgl0ZXh0L2h0bWwSmgJuaWUgYsSZZHppZW15IHRha2llZ28gd3pvcnUgdWRvc3TEmXBuaWHEhywgYsSZZHppZSB0byB3dGVkeSBzdGFuZGFyZG93YSB1bW93YSBsaWNlbmNqaSAtIHpha8WCYWRhbSwgxbxlIG5wLiBixJlkemllbXkgbW9nbGkgdWR6aWVsacSHIHBhcnRuZXJvd2kgbGljZW5jamkgbmEga29yenlzdGFuaWUgeiBqYWtpxZsgbmFzenljaCBtYXRlcmlhxYLDs3cgaW5mb3JtYWN5am55Y2ggaSBvZHdyb3RuaWUuIEFsZSB3eWRhamUgbWkgc2nEmSwgxbxlIGLEmWTEhSB0byBzeXR1YWNqZSBzcG9yYWR5Y3puZS4iqQIKCnRleHQvcGxhaW4SmgJuaWUgYsSZZHppZW15IHRha2llZ28gd3pvcnUgdWRvc3TEmXBuaWHEhywgYsSZZHppZSB0byB3dGVkeSBzdGFuZGFyZG93YSB1bW93YSBsaWNlbmNqaSAtIHpha8WCYWRhbSwgxbxlIG5wLiBixJlkemllbXkgbW9nbGkgdWR6aWVsacSHIHBhcnRuZXJvd2kgbGljZW5jamkgbmEga29yenlzdGFuaWUgeiBqYWtpxZsgbmFzenljaCBtYXRlcmlhxYLDs3cgaW5mb3JtYWN5am55Y2ggaSBvZHdyb3RuaWUuIEFsZSB3eWRhamUgbWkgc2nEmSwgxbxlIGLEmWTEhSB0byBzeXR1YWNqZSBzcG9yYWR5Y3puZS4qGyIVMTAxMTE2MTg5MTgxMTY1NzczODA4KAA4ADDbzJq+9TE428yavvUxWgxjemRqc2lycXlubGdyAiAAeACaAQYIABAAGACqAZ0CEpoCbmllIGLEmWR6aWVteSB0YWtpZWdvIHd6b3J1IHVkb3N0xJlwbmlhxIcsIGLEmWR6aWUgdG8gd3RlZHkgc3RhbmRhcmRvd2EgdW1vd2EgbGljZW5jamkgLSB6YWvFgmFkYW0sIMW8ZSBucC4gYsSZZHppZW15IG1vZ2xpIHVkemllbGnEhyBwYXJ0bmVyb3dpIGxpY2VuY2ppIG5hIGtvcnp5c3RhbmllIHogamFracWbIG5hc3p5Y2ggbWF0ZXJpYcWCw7N3IGluZm9ybWFjeWpueWNoIGkgb2R3cm90bmllLiBBbGUgd3lkYWplIG1pIHNpxJksIMW8ZSBixJlkxIUgdG8gc3l0dWFjamUgc3BvcmFkeWN6bmUuSjEKCnRleHQvcGxhaW4SI29kcsSZYm7EhSB1bW93xIUgbHViIHBvcm96dW1pZW5pZW0uWgxleWJzcXlraGlsZTFyAiAAeACaAQYIABAAGACqAakBEqYBQDxhIGhyZWY9Im1haWx0bzpwcmFkZWtAc3dwcy5lZHUucGwiIGRhdGEtcmF3aHJlZj0ibWFpbHRvOnByYWRla0Bzd3BzLmVkdS5wbCIgdGFyZ2V0PSJfYmxhbmsiPnByYWRla0Bzd3BzLmVkdS5wbDwvYT7CoDxicj5jenkgZ2R6aWXFmyBqZXN0IHRha2kgd3rDs3IgdW1vd3kgZG9zdMSZcG55Pxj20qe99TEg28yavvUxQhBraXgubTVyYzJqdmpqaTk2Ir8GCgtBQUFCTXpyMzhWVRKPBgoLQUFBQk16cjM4VlUSC0FBQUJNenIzOFZVGlkKCXRleHQvaHRtbBJMQ3p5IHRvIHdzenlzdGtpZSB6YXBpc3kgbnQgcm9kbywgY3p5IGLEmWR6aWUgamFraWXFmyBvZGR6aWVsbmUgcG9yb3p1bWllbmllPyJaCgp0ZXh0L3BsYWluEkxDenkgdG8gd3N6eXN0a2llIHphcGlzeSBudCByb2RvLCBjenkgYsSZZHppZSBqYWtpZcWbIG9kZHppZWxuZSBwb3JvenVtaWVuaWU/KhsiFTEwNTczNDgxMTEzMzMwNzk0MjE1OCgAOAAwpIOsvfUxOPKbnb71MUKOAwoLQUFBQk16cjM4VnMSC0FBQUJNenIzOFZVGmUKCXRleHQvaHRtbBJYTmllLCBkbyB1bW93eSBixJlkxIUgemHFgsSFY3pvbmUgd3ltYWdhbmUgaW5mb3JtYWNqZSBST0RPIC0gbmFzemEgd2cgc3RhbmRhcmRvd2VnbyB3em9ydSJmCgp0ZXh0L3BsYWluElhOaWUsIGRvIHVtb3d5IGLEmWTEhSB6YcWCxIVjem9uZSB3eW1hZ2FuZSBpbmZvcm1hY2plIFJPRE8gLSBuYXN6YSB3ZyBzdGFuZGFyZG93ZWdvIHd6b3J1KhsiFTEwMTExNjE4OTE4MTE2NTc3MzgwOCgAOAAw8pudvvUxOPKbnb71MVoMNmZ5aWtnNXg3Yng5cgIgAHgAmgEGCAAQABgAqgFaElhOaWUsIGRvIHVtb3d5IGLEmWTEhSB6YcWCxIVjem9uZSB3eW1hZ2FuZSBpbmZvcm1hY2plIFJPRE8gLSBuYXN6YSB3ZyBzdGFuZGFyZG93ZWdvIHd6b3J1ShIKCnRleHQvcGxhaW4SBFJPRE9aDGtxa2xqc29jamc4cnICIAB4AJoBBggAEAAYAKoBThJMQ3p5IHRvIHdzenlzdGtpZSB6YXBpc3kgbnQgcm9kbywgY3p5IGLEmWR6aWUgamFraWXFmyBvZGR6aWVsbmUgcG9yb3p1bWllbmllPxikg6y99TEg8pudvvUxQhBraXguYmV6MXprMjQ5c3Y1ItUQCgtBQUFCTXpyMzhWMBKlEAoLQUFBQk16cjM4VjASC0FBQUJNenIzOFYwGt8CCgl0ZXh0L2h0bWwS0QJAPGEgaHJlZj0ibWFpbHRvOmFtbG9kemluc2thLWdyYW5la0Bzd3BzLmVkdS5wbCIgZGF0YS1yYXdIcmVmPSJtYWlsdG86YW1sb2R6aW5za2EtZ3JhbmVrQHN3cHMuZWR1LnBsIiB0YXJnZXQ9Il9ibGFuayI+YW1sb2R6aW5za2EtZ3JhbmVrQHN3cHMuZWR1LnBsPC9hPiBTcMOzanJ6IGplc3pjemUgbmEgdGUgemFwaXN5IC0gbXkgeiBQYXRyeWNqxIUgY2hjZW15IGplIHVzdW7EhcSHLCB3ZyBuYXMgc8SFIG5hZG1pYXJvd2UgaSBvZHN0cmFzemFqxIVjZSBwYXJ0bmVyw7N3LCBhbGUgbW/FvGUgbnAuIENPTkNPUkRJQSBtYSBjb8WbIHRha2llZ28gaSBqZXN0ZcWbbXkgemJ5dCBvc3Ryb8W8bmU/IucBCgp0ZXh0L3BsYWluEtgBQGFtbG9kemluc2thLWdyYW5la0Bzd3BzLmVkdS5wbCBTcMOzanJ6IGplc3pjemUgbmEgdGUgemFwaXN5IC0gbXkgeiBQYXRyeWNqxIUgY2hjZW15IGplIHVzdW7EhcSHLCB3ZyBuYXMgc8SFIG5hZG1pYXJvd2UgaSBvZHN0cmFzemFqxIVjZSBwYXJ0bmVyw7N3LCBhbGUgbW/FvGUgbnAuIENPTkNPUkRJQSBtYSBjb8WbIHRha2llZ28gaSBqZXN0ZcWbbXkgemJ5dCBvc3Ryb8W8bmU/KhsiFTEwMTExNjE4OTE4MTE2NTc3MzgwOCgAOAAwleShvvUxOJXkob71MUr6BwoKdGV4dC9wbGFpbhLrB1cgcHJ6eXBhZGt1IHd5c3TEhXBpZW5pYSBwb25pxbxzenljaCBzeXR1YWNqaSB6IHByenljenluIG5pZWRvdHljesSFY3ljaCBVY3plbG5pLCBQYXJ0bmVyIGplc3Qgem9ib3dpxIV6YW55IGRvIHphcMWCYXR5IGthcnkgdW1vd25laiB3IHd5c29rb8WbY2k6CjEwMCB6xYIgKHPFgm93bmllOiBzdG8gX19fX19fXyB6xYJvdHljaCkgemEga2HFvGR5IGR6aWXFhCBrYWxlbmRhcnpvd3kgb3DDs8W6bmllbmlhIHcgZG9zdGFyY3plbml1IFVjemVsbmkgZG9rdW1uZXR1IHBvdHdpZXJkemFqxIVjZWdvIHByemVwcm93YWR6ZW5pZSBwcm9jZXN1IHdhbGlkYWNqaSByZXp1bHRhdHUgYWtjZWxlcmFjamksIHRqLiBvcGluaWkgbmEgdGVtYXQgbW/FvGxpd2/Fm2NpIHdkcm/FvGVuaWEgcmV6dWx0YXR1IGFrY2VsZXJhY2ppIHcgZHppYcWCYWxub8WbY2kgUGFydG5lcmEsIGt0w7NyYSBqZXN0IG5pZXpixJlkbmEgZG8gcm96bGljemVuaWEgZG9maW5hbnNvd2FuaWEgUHJvamVrdHUgeiBQQVJQIHByemV6IFVjemVsbmnEmSAtIGluZm9ybWFjamksIHNwcmF3b3pkYcWEIGx1YiBkb2t1bWVudMOzdyB3IHN0b3N1bmt1IGRvIHRlcm1pbnVhY2ggdXN0YWxvbmVnbyB6IFVjemVsbmnEhcSZIHcgY2VsdSByb3psaWN6ZW5pYSBkb2ZpbmFuc293YW5pYSBQcm9qZWt0dSB6IFBBUlAgcHJ6ZXogVWN6ZWxuacSZOyAgCl9fX18gesWCIChzxYJvd25pZTogX19fX19fXyB6xYJvdHljaCkgdyBwcnp5cGFka3UgbmlldWRvc3TEmXBuaWVuaWEgaW5mb3JtYWNqaSBVY3plbG5pIGx1YiBpbm55bSBpbnN0eXR1Y2pvbSBkbyB0ZWdvIHVwcmF3bmlvbnltIHcgdG9rdSBwcnplcHJvd2FkemFuZWoga29udHJvbGkvYXVkeXR1LCBqYWsgaSB3IHByenlwYWRrdSBqYWtpZWdva29sd2llayBpbm5lZ28gZHppYcWCYW5pYSBixIVkxbogemFuaWVjaGFuaWEgdXRydWRuaWFqxIVjZWdvIHByemVwcm93YWR6ZW5pZSBrb250cm9saS9hdWR5dHUgcHJ6ZXogdXByYXduaW9uZSB3IFByb2pla2NpZSBpbnN0eXTigKZQBFoMazA2cDViZGNtZDlocgIgAHgAkgEdChsiFTEwNTczNDgxMTEzMzMwNzk0MjE1OCgAOACaAQYIABAAGACqAdQCEtECQDxhIGhyZWY9Im1haWx0bzphbWxvZHppbnNrYS1ncmFuZWtAc3dwcy5lZHUucGwiIGRhdGEtcmF3aHJlZj0ibWFpbHRvOmFtbG9kemluc2thLWdyYW5la0Bzd3BzLmVkdS5wbCIgdGFyZ2V0PSJfYmxhbmsiPmFtbG9kemluc2thLWdyYW5la0Bzd3BzLmVkdS5wbDwvYT4gU3DDs2pyeiBqZXN6Y3plIG5hIHRlIHphcGlzeSAtIG15IHogUGF0cnljasSFIGNoY2VteSBqZSB1c3VuxIXEhywgd2cgbmFzIHPEhSBuYWRtaWFyb3dlIGkgb2RzdHJhc3phasSFY2UgcGFydG5lcsOzdywgYWxlIG1vxbxlIG5wLiBDT05DT1JESUEgbWEgY2/FmyB0YWtpZWdvIGkgamVzdGXFm215IHpieXQgb3N0cm/FvG5lPxiV5KG+9TEgleShvvUxQhBraXguYjZ6bGxxbGt5NndhIukfCgtBQUFCTE5UWVpyMBK3HwoLQUFBQkxOVFlacjASC0FBQUJMTlRZWnIwGvgCCgl0ZXh0L2h0bWwS6gJaZ29kbmllIHogdXN0YWxlbmlhbWkgbmEgc3BvdGthbml1IDE1LjA0IHVtb3dhIG1hIGJ5xIcgYWtjZXB0b3dhbG5hIGRsYSBwYXJ0bmVyw7N3IGJpem5lc293eWNoLCBrdMOzcnp5IG5pZSB1enlza3VqxIUgYmV6cG/Fm3JlZG5pbyDFvGFkbmVqIGtvcnp5xZtjaSBmaW5hbnNvd2VqIG9kIFVjemVsbmkuIE5hbGXFvHkgbWllxIcgbmEgdXdhZHplLCBpxbwgdyBwcnp5cGFka3Ugd3ljb2ZhbmlhL25pZXd5a29ueXdhbmllIG5hbGXFvHljaWUgb2Jvd2nEhXprw7N3IHByemV6IHBhcnRuZXLDs3csIGlzdG5pZWplIHJ5enlrbyB6d3JvdHUgY2HFgm/Fm2NpL2N6xJnFm2NpIGRvZmluYW5zb3dhbmlhIHByemV6IFVjemVsbmnEmSBkbyBQQVJQLiL5AgoKdGV4dC9wbGFpbhLqAlpnb2RuaWUgeiB1c3RhbGVuaWFtaSBuYSBzcG90a2FuaXUgMTUuMDQgdW1vd2EgbWEgYnnEhyBha2NlcHRvd2FsbmEgZGxhIHBhcnRuZXLDs3cgYml6bmVzb3d5Y2gsIGt0w7NyenkgbmllIHV6eXNrdWrEhSBiZXpwb8WbcmVkbmlvIMW8YWRuZWoga29yennFm2NpIGZpbmFuc293ZWogb2QgVWN6ZWxuaS4gTmFsZcW8eSBtaWXEhyBuYSB1d2FkemUsIGnFvCB3IHByenlwYWRrdSB3eWNvZmFuaWEvbmlld3lrb255d2FuaWUgbmFsZcW8eWNpZSBvYm93acSFemvDs3cgcHJ6ZXogcGFydG5lcsOzdywgaXN0bmllamUgcnl6eWtvIHp3cm90dSBjYcWCb8WbY2kvY3rEmcWbY2kgZG9maW5hbnNvd2FuaWEgcHJ6ZXogVWN6ZWxuacSZIGRvIFBBUlAuKhsiFTExNTc3ODI2MDA1MjQ4NDMwNTAzNygAOAAwsoyqsPAxOI6d7frwMULpCQoLQUFBQkxOZjlVb0kSC0FBQUJMTlRZWnIwGsMDCgl0ZXh0L2h0bWwStQNAPGEgaHJlZj0ibWFpbHRvOmlnYXdyeWNrYUBzd3BzLmVkdS5wbCIgZGF0YS1yYXdIcmVmPSJtYWlsdG86aWdhd3J5Y2thQHN3cHMuZWR1LnBsIiB0YXJnZXQ9Il9ibGFuayI+aWdhd3J5Y2thQHN3cHMuZWR1LnBsPC9hPiBAPGEgaHJlZj0ibWFpbHRvOnBkeWthc0Bzd3BzLmVkdS5wbCIgZGF0YS1yYXdIcmVmPSJtYWlsdG86cGR5a2FzQHN3cHMuZWR1LnBsIiB0YXJnZXQ9Il9ibGFuayI+cGR5a2FzQHN3cHMuZWR1LnBsPC9hPiBJd29uYSwgemFrb8WEY3p5bGnFm215IHdwcm93YWR6YWllIHV3YWcuIFplcmtuaWogcHJvc3rEmS4gUmVrb21lbmR1amVteSBqZXN6Y3plIHNrb25zdWx0b3dhbmllIHVtb3d5IHBvZCB3emdsxJlkZW0gcG9kYXRrb3dvLXJvemxpY3plbmlvd3ltIHogS3dlc3R1csSFIC0gZ8WCb3duaWUgeiB1d2FnaSBuYSBwcnpla2F6eXdhbnkgd2vFgmFkLiL8AQoKdGV4dC9wbGFpbhLtAUBpZ2F3cnlja2FAc3dwcy5lZHUucGwgQHBkeWthc0Bzd3BzLmVkdS5wbCBJd29uYSwgemFrb8WEY3p5bGnFm215IHdwcm93YWR6YWllIHV3YWcuIFplcmtuaWogcHJvc3rEmS4gUmVrb21lbmR1amVteSBqZXN6Y3plIHNrb25zdWx0b3dhbmllIHVtb3d5IHBvZCB3emdsxJlkZW0gcG9kYXRrb3dvLXJvemxpY3plbmlvd3ltIHogS3dlc3R1csSFIC0gZ8WCb3duaWUgeiB1d2FnaSBuYSBwcnpla2F6eXdhbnkgd2vFgmFkLiobIhUxMTU3NzgyNjAwNTI0ODQzMDUwMzcoADgAMP6Wl9rwMTj+lpfa8DFaDG1obHI5cThiMmZ1aXICIAB4AJoBBggAEAAYAKoBuAMStQNAPGEgaHJlZj0ibWFpbHRvOmlnYXdyeWNrYUBzd3BzLmVkdS5wbCIgZGF0YS1yYXdocmVmPSJtYWlsdG86aWdhd3J5Y2thQHN3cHMuZWR1LnBsIiB0YXJnZXQ9Il9ibGFuayI+aWdhd3J5Y2thQHN3cHMuZWR1LnBsPC9hPiBAPGEgaHJlZj0ibWFpbHRvOnBkeWthc0Bzd3BzLmVkdS5wbCIgZGF0YS1yYXdocmVmPSJtYWlsdG86cGR5a2FzQHN3cHMuZWR1LnBsIiB0YXJnZXQ9Il9ibGFuayI+cGR5a2FzQHN3cHMuZWR1LnBsPC9hPiBJd29uYSwgemFrb8WEY3p5bGnFm215IHdwcm93YWR6YWllIHV3YWcuIFplcmtuaWogcHJvc3rEmS4gUmVrb21lbmR1amVteSBqZXN6Y3plIHNrb25zdWx0b3dhbmllIHVtb3d5IHBvZCB3emdsxJlkZW0gcG9kYXRrb3dvLXJvemxpY3plbmlvd3ltIHogS3dlc3R1csSFIC0gZ8WCb3duaWUgeiB1d2FnaSBuYSBwcnpla2F6eXdhbnkgd2vFgmFkLrABALgBAEKgCwoLQUFBQkxPdHV2WHMSC0FBQUJMTlRZWnIwGoIECgl0ZXh0L2h0bWwS9ANAPGEgaHJlZj0ibWFpbHRvOmFzaWRvcm93aWN6MUBzd3BzLmVkdS5wbCIgZGF0YS1yYXdIcmVmPSJtYWlsdG86YXNpZG9yb3dpY3oxQHN3cHMuZWR1LnBsIiB0YXJnZXQ9Il9ibGFuayI+YXNpZG9yb3dpY3oxQHN3cHMuZWR1LnBsPC9hPiBAPGEgaHJlZj0ibWFpbHRvOnBkeWthc0Bzd3BzLmVkdS5wbCIgZGF0YS1yYXdIcmVmPSJtYWlsdG86cGR5a2FzQHN3cHMuZWR1LnBsIiB0YXJnZXQ9Il9ibGFuayI+cGR5a2FzQHN3cHMuZWR1LnBsPC9hPiBiYXJkem8gV2FtIGR6acSZa3VqxJkgemEgdXdhZ2kgaSBwcm9wb3p5Y2plIHptaWFuLiBDbyBkbyByb3psaWN6ZcWEIGkgVkFULCBixJlkemllbXkgcmVhZ293YcSHIG5hIGJpZcW8xIVjbyAtIGplxZtsaSBwYXJ0bmVyIHduaWVzaWUgd2vFgmFkLCBrdMOzcnkgYsSZZHppZSBtb8W8bmEgd3lrYXphxIcgamFrbyBwcnp5Y2jDs2QgeiB1c8WCdWdpIGJhZGF3Y3plaiwgdG8gZmFrdHVyYSBWQVQgYsSZZHppZSBuYXdldCBwb8W8xIVkYW5hLiK1AgoKdGV4dC9wbGFpbhKmAkBhc2lkb3Jvd2ljejFAc3dwcy5lZHUucGwgQHBkeWthc0Bzd3BzLmVkdS5wbCBiYXJkem8gV2FtIGR6acSZa3VqxJkgemEgdXdhZ2kgaSBwcm9wb3p5Y2plIHptaWFuLiBDbyBkbyByb3psaWN6ZcWEIGkgVkFULCBixJlkemllbXkgcmVhZ293YcSHIG5hIGJpZcW8xIVjbyAtIGplxZtsaSBwYXJ0bmVyIHduaWVzaWUgd2vFgmFkLCBrdMOzcnkgYsSZZHppZSBtb8W8bmEgd3lrYXphxIcgamFrbyBwcnp5Y2jDs2QgeiB1c8WCdWdpIGJhZGF3Y3plaiwgdG8gZmFrdHVyYSBWQVQgYsSZZHppZSBuYXdldCBwb8W8xIVkYW5hLiobIhUxMDExMTYxODkxODExNjU3NzM4MDgoADgAMI6d7frwMTiOne368DFaDGVyeXJ2c2tta3c0cXICIAB4AJoBBggAEAAYAKoB9wMS9ANAPGEgaHJlZj0ibWFpbHRvOmFzaWRvcm93aWN6MUBzd3BzLmVkdS5wbCIgZGF0YS1yYXdocmVmPSJtYWlsdG86YXNpZG9yb3dpY3oxQHN3cHMuZWR1LnBsIiB0YXJnZXQ9Il9ibGFuayI+YXNpZG9yb3dpY3oxQHN3cHMuZWR1LnBsPC9hPiBAPGEgaHJlZj0ibWFpbHRvOnBkeWthc0Bzd3BzLmVkdS5wbCIgZGF0YS1yYXdocmVmPSJtYWlsdG86cGR5a2FzQHN3cHMuZWR1LnBsIiB0YXJnZXQ9Il9ibGFuayI+cGR5a2FzQHN3cHMuZWR1LnBsPC9hPiBiYXJkem8gV2FtIGR6acSZa3VqxJkgemEgdXdhZ2kgaSBwcm9wb3p5Y2plIHptaWFuLiBDbyBkbyByb3psaWN6ZcWEIGkgVkFULCBixJlkemllbXkgcmVhZ293YcSHIG5hIGJpZcW8xIVjbyAtIGplxZtsaSBwYXJ0bmVyIHduaWVzaWUgd2vFgmFkLCBrdMOzcnkgYsSZZHppZSBtb8W8bmEgd3lrYXphxIcgamFrbyBwcnp5Y2jDs2QgeiB1c8WCdWdpIGJhZGF3Y3plaiwgdG8gZmFrdHVyYSBWQVQgYsSZZHppZSBuYXdldCBwb8W8xIVkYW5hLrABALgBAEpWCgp0ZXh0L3BsYWluEkhVTU9XQSBPIFdTUMOTxYFQUkFDWSAKemF3YXJ0YSDigKbigKbigKYuIDIwMjQgci4gdyBXYXJzemF3aWUgCnBvbWnEmWR6eTpaDHgxcDJzNDE2dmppOXICIAB4AJoBBggAEAAYAKoB7QIS6gJaZ29kbmllIHogdXN0YWxlbmlhbWkgbmEgc3BvdGthbml1IDE1LjA0IHVtb3dhIG1hIGJ5xIcgYWtjZXB0b3dhbG5hIGRsYSBwYXJ0bmVyw7N3IGJpem5lc293eWNoLCBrdMOzcnp5IG5pZSB1enlza3VqxIUgYmV6cG/Fm3JlZG5pbyDFvGFkbmVqIGtvcnp5xZtjaSBmaW5hbnNvd2VqIG9kIFVjemVsbmkuIE5hbGXFvHkgbWllxIcgbmEgdXdhZHplLCBpxbwgdyBwcnp5cGFka3Ugd3ljb2ZhbmlhL25pZXd5a29ueXdhbmllIG5hbGXFvHljaWUgb2Jvd2nEhXprw7N3IHByemV6IHBhcnRuZXLDs3csIGlzdG5pZWplIHJ5enlrbyB6d3JvdHUgY2HFgm/Fm2NpL2N6xJnFm2NpIGRvZmluYW5zb3dhbmlhIHByemV6IFVjemVsbmnEmSBkbyBQQVJQLrABALgBABiyjKqw8DEgjp3t+vAxMABCEGtpeC43anhuMTJkb3BtOHMyCWguMzBqMHpsbDIOaC5kNTAyNGgya3BzNWgyCWguMzBqMHpsbDIIaC5namRneHM4AGomChRzdWdnZXN0LmR6MndkeGFkemhnMhIOSXdvbmEgR2F3cnlja2FqJgoUc3VnZ2VzdC5tbmZlaHRlMGtsdjcSDkl3b25hIEdhd3J5Y2thaiYKFHN1Z2dlc3QuNHR0bjA5cTJvODc1Eg5QYXRyeWNqYSBSYWRla2omChRzdWdnZXN0LjJhZXd4eWFka2ZoZhIOUGF0cnljamEgUmFkZWtqJgoUc3VnZ2VzdC5ydndhc3RtNmZxdTYSDlBhdHJ5Y2phIFJhZGVrajMKFHN1Z2dlc3QuNnZ3eG8xOTNoN3hlEhtBZ25pZXN6a2EgU2lkb3Jvd2ljei1TYW1jaWtqIwoTc3VnZ2VzdC5zaHgyOWx5NjNrZhIMUGF0cnlrIER5a2FzajMKFHN1Z2dlc3QuM3lueWo5ajg1MGZlEhtBZ25pZXN6a2EgU2lkb3Jvd2ljei1TYW1jaWtqMwoUc3VnZ2VzdC54ajMwNng0Ynp5emESG0Fnbmllc3prYSBTaWRvcm93aWN6LVNhbWNpa2olChNzdWdnZXN0LnZ1eDl6Mm90bXEyEg5Jd29uYSBHYXdyeWNrYWozChRzdWdnZXN0LnZhODZzaGwxcTlqNhIbQWduaWVzemthIFNpZG9yb3dpY3otU2FtY2lraiYKFHN1Z2dlc3QudW5mMHZvMWo2NzZjEg5Jd29uYSBHYXdyeWNrYWomChRzdWdnZXN0LnJyY2N6cWY4MDlkYhIOSXdvbmEgR2F3cnlja2FqJAoUc3VnZ2VzdC5wNmU0dGlnajJlcnkSDFBhdHJ5ayBEeWthc2okChRzdWdnZXN0LnZrbndiaHRreHI4eBIMUGF0cnlrIER5a2FzajMKFHN1Z2dlc3QucWsxNmhrcXF5bnllEhtBZ25pZXN6a2EgU2lkb3Jvd2ljei1TYW1jaWtqJgoUc3VnZ2VzdC42d2M2eDNreWVxdWcSDkl3b25hIEdhd3J5Y2thajMKFHN1Z2dlc3QuMW52aG5mcm4wdWp6EhtBZ25pZXN6a2EgU2lkb3Jvd2ljei1TYW1jaWtqKgoUc3VnZ2VzdC53dHhjbjc1b2RpZnISEk1hcml1c3ogR3dhcmRlbmNraWozChRzdWdnZXN0LjNxZW56enBiNGpmMRIbQWduaWVzemthIFNpZG9yb3dpY3otU2FtY2lrajMKFHN1Z2dlc3QubHp3NDYzZ2U1ZnRnEhtBZ25pZXN6a2EgU2lkb3Jvd2ljei1TYW1jaWtqMwoUc3VnZ2VzdC4yMjlteGx6OXl6aHgSG0Fnbmllc3prYSBTaWRvcm93aWN6LVNhbWNpa2omChRzdWdnZXN0LnNhcGZ0cXk3cGsyMxIOSXdvbmEgR2F3cnlja2FqMwoUc3VnZ2VzdC52bDR6dW5nZTgwc2MSG0Fnbmllc3prYSBTaWRvcm93aWN6LVNhbWNpa2omChRzdWdnZXN0Lmh5Nzk0OXF4YXZzNRIOSXdvbmEgR2F3cnlja2FqJgoUc3VnZ2VzdC52cTVqazBmMmpkbDASDlBhdHJ5Y2phIFJhZGVraiQKFHN1Z2dlc3QuazJncjh0Y3VjenZ2EgxQYXRyeWsgRHlrYXNqJQoTc3VnZ2VzdC5vczh4Y3BzeWxxdxIOSXdvbmEgR2F3cnlja2FqJgoUc3VnZ2VzdC5ibHFhcWl1ZXZ3bTYSDlBhdHJ5Y2phIFJhZGVrajMKFHN1Z2dlc3QudXc3NHdjeTlkeHNvEhtBZ25pZXN6a2EgU2lkb3Jvd2ljei1TYW1jaWtqJAoUc3VnZ2VzdC5pZjgwc25tdmM5MjYSDFBhdHJ5ayBEeWthc2okChRzdWdnZXN0LnQ1d3FzcGs5Ymd0NhIMUGF0cnlrIER5a2FzaiYKFHN1Z2dlc3QuYjM0eTBqM2Z4M3ZxEg5QYXRyeWNqYSBSYWRla2ozChRzdWdnZXN0Lmh2amp2dHd4eGFjdhIbQWduaWVzemthIFNpZG9yb3dpY3otU2FtY2lraiYKFHN1Z2dlc3QuY3dqb3gxMTZveHR0Eg5QYXRyeWNqYSBSYWRla2omChRzdWdnZXN0Ljk4eTV6ZDZ0YTUxeBIOUGF0cnljamEgUmFkZWtqMwoUc3VnZ2VzdC5vZzhnNHdjeG00N2YSG0Fnbmllc3prYSBTaWRvcm93aWN6LVNhbWNpa2omChRzdWdnZXN0LnBoYjl1cjQ0Mjc3bxIOUGF0cnljamEgUmFkZWtqJAoUc3VnZ2VzdC50b211Y3A3ejl6YjUSDFBhdHJ5ayBEeWthc2olChNzdWdnZXN0LnZsOG5rZGtzajh2Eg5QYXRyeWNqYSBSYWRla2omChRzdWdnZXN0Lmk2M2diM24xZmg2NRIOUGF0cnljamEgUmFkZWtqJgoUc3VnZ2VzdC5veHAwNmdubW10YjcSDkl3b25hIEdhd3J5Y2thaiQKFHN1Z2dlc3QuN3Ntcjg1M210dmJwEgxQYXRyeWsgRHlrYXNqJgoUc3VnZ2VzdC4zaHNmcTJsOGw3MG0SDlBhdHJ5Y2phIFJhZGVraiYKFHN1Z2dlc3QudWhjcTNqcjB2ZXB2Eg5Jd29uYSBHYXdyeWNrYWozChRzdWdnZXN0LmNtZW15a3c3cGNlNBIbQWduaWVzemthIFNpZG9yb3dpY3otU2FtY2lraiYKFHN1Z2dlc3QuMXpxeDE1aW1udXE4Eg5QYXRyeWNqYSBSYWRla2omChRzdWdnZXN0LjM0NGp0ZmxleGc3ehIOSXdvbmEgR2F3cnlja2FqMwoUc3VnZ2VzdC5oeDduMG5zejY4eXoSG0Fnbmllc3prYSBTaWRvcm93aWN6LVNhbWNpa2ozChRzdWdnZXN0LnJ1emVlOTd0aGszORIbQWduaWVzemthIFNpZG9yb3dpY3otU2FtY2lraiYKFHN1Z2dlc3QuZzVvYzFhaDVrdHc0Eg5QYXRyeWNqYSBSYWRla2okChRzdWdnZXN0LnFqeTQ0MTdseDNiNBIMUGF0cnlrIER5a2FzajkKFHN1Z2dlc3QubXQ3ZHhodXk2MzJvEiFNYcWCZ29yemF0YSBOYWR6aWVqa28tU3RlZmFub3dpY3pqJgoUc3VnZ2VzdC5naWxudHQxbWF5MmgSDlBhdHJ5Y2phIFJhZGVrajMKFHN1Z2dlc3Quc2E2aGZudHVveWozEhtBZ25pZXN6a2EgU2lkb3Jvd2ljei1TYW1jaWtqJgoUc3VnZ2VzdC5wanEzaGx3aHozaTgSDkl3b25hIEdhd3J5Y2thajMKFHN1Z2dlc3QubTJ2MTVjbzRoNDB5EhtBZ25pZXN6a2EgU2lkb3Jvd2ljei1TYW1jaWtqJQoTc3VnZ2VzdC5heHg5bjZrNnZpcBIOUGF0cnljamEgUmFkZWtqJgoUc3VnZ2VzdC4ycHAyN3VnYXZnYXESDlBhdHJ5Y2phIFJhZGVrajMKFHN1Z2dlc3QudnlmMWlpZHh0MHQzEhtBZ25pZXN6a2EgU2lkb3Jvd2ljei1TYW1jaWtqJgoUc3VnZ2VzdC5lYzliNDNvZGpzMXQSDlBhdHJ5Y2phIFJhZGVraiYKFHN1Z2dlc3QuOG9obHdqdXY2bXh2Eg5QYXRyeWNqYSBSYWRla2omChRzdWdnZXN0Lmd0ejMwemxuYzNiOBIOUGF0cnljamEgUmFkZWtqMwoUc3VnZ2VzdC43aGhheXFzendrbzQSG0Fnbmllc3prYSBTaWRvcm93aWN6LVNhbWNpa2ozChRzdWdnZXN0LmhoaW0ydXNzM3k2MRIbQWduaWVzemthIFNpZG9yb3dpY3otU2FtY2lraiUKE3N1Z2dlc3QuYnh6YWs1czFnbDISDlBhdHJ5Y2phIFJhZGVraiYKFHN1Z2dlc3QuYTZydXkyOW1vaGt2Eg5QYXRyeWNqYSBSYWRla2omChRzdWdnZXN0LjM5N3dtYjV5dDlmNRIOUGF0cnljamEgUmFkZWtqMwoUc3VnZ2VzdC55djcwaTVzOHpyYXESG0Fnbmllc3prYSBTaWRvcm93aWN6LVNhbWNpa2ozChRzdWdnZXN0LnBybDdyczZpbHUyaxIbQWduaWVzemthIFNpZG9yb3dpY3otU2FtY2lrajMKFHN1Z2dlc3QuY2wzaWZvaGV4MGRqEhtBZ25pZXN6a2EgU2lkb3Jvd2ljei1TYW1jaWtqMgoTc3VnZ2VzdC50Y3MwYTloanQ5dxIbQWduaWVzemthIFNpZG9yb3dpY3otU2FtY2lraiYKFHN1Z2dlc3QucTJ4OTl5aDR6cWdwEg5QYXRyeWNqYSBSYWRla2ozChRzdWdnZXN0LjUzbjV4aG1jdmhnMxIbQWduaWVzemthIFNpZG9yb3dpY3otU2FtY2lraiYKFHN1Z2dlc3QucXc3MXRyaHN6MXFnEg5QYXRyeWNqYSBSYWRla2omChRzdWdnZXN0LmQwNm91bHl0cHRyYhIOUGF0cnljamEgUmFkZWtqJgoUc3VnZ2VzdC56OW5kYnJqbnluaGQSDlBhdHJ5Y2phIFJhZGVrajMKFHN1Z2dlc3QuZmZyODZxYmZ5anMyEhtBZ25pZXN6a2EgU2lkb3Jvd2ljei1TYW1jaWtqJgoUc3VnZ2VzdC5mMjI1Z3I4ODh1Z3gSDlBhdHJ5Y2phIFJhZGVrajMKFHN1Z2dlc3QudG9tZmNtcnduZzdpEhtBZ25pZXN6a2EgU2lkb3Jvd2ljei1TYW1jaWtqMwoUc3VnZ2VzdC5oZWE0aWdpeHZudTASG0Fnbmllc3prYSBTaWRvcm93aWN6LVNhbWNpa2ozChRzdWdnZXN0LmlkbGh0OWEzaTV1dBIbQWduaWVzemthIFNpZG9yb3dpY3otU2FtY2lrajIKE3N1Z2dlc3QuNmVzbWx1czFpbnoSG0Fnbmllc3prYSBTaWRvcm93aWN6LVNhbWNpa2ozChRzdWdnZXN0LjMycmkwamJoMWJ0ZhIbQWduaWVzemthIFNpZG9yb3dpY3otU2FtY2lrajMKFHN1Z2dlc3QuYzQybTE0aHp5MzlrEhtBZ25pZXN6a2EgU2lkb3Jvd2ljei1TYW1jaWtqMwoUc3VnZ2VzdC55ZXZzbW1lMnc1aDYSG0Fnbmllc3prYSBTaWRvcm93aWN6LVNhbWNpa2omChRzdWdnZXN0Lm9nNmphN2JmbDJmdhIOUGF0cnljamEgUmFkZWtqJgoUc3VnZ2VzdC5ibGtmOHR1azljd2oSDlBhdHJ5Y2phIFJhZGVraiYKFHN1Z2dlc3QuYzR0cXI2eG9kZHZwEg5QYXRyeWNqYSBSYWRla2omChRzdWdnZXN0LmRzcG5odTZvYXZocRIOUGF0cnljamEgUmFkZWtqJgoUc3VnZ2VzdC5hY3RkZzlyNDNlb2wSDlBhdHJ5Y2phIFJhZGVraiYKFHN1Z2dlc3QuYjZiZXdwaXY2a2N6Eg5QYXRyeWNqYSBSYWRla2omChRzdWdnZXN0Lmo1NnNxd2Vka21oZhIOUGF0cnljamEgUmFkZWtqJgoUc3VnZ2VzdC54ZTdrbjlqOG1rcHASDlBhdHJ5Y2phIFJhZGVrajMKFHN1Z2dlc3QuaWJlc283ZzhteTNzEhtBZ25pZXN6a2EgU2lkb3Jvd2ljei1TYW1jaWtqJgoUc3VnZ2VzdC45a3JoZHd1OWt4eGUSDlBhdHJ5Y2phIFJhZGVrajMKFHN1Z2dlc3Qubnh4dXR1cXB6cnFuEhtBZ25pZXN6a2EgU2lkb3Jvd2ljei1TYW1jaWtqMgoTc3VnZ2VzdC5iOTMwN2hvbjBwcxIbQWduaWVzemthIFNpZG9yb3dpY3otU2FtY2lrajMKFHN1Z2dlc3QucWdxMzNnaGFxa3c0EhtBZ25pZXN6a2EgU2lkb3Jvd2ljei1TYW1jaWtqMwoUc3VnZ2VzdC5rYTB2cjR1ZWozdWMSG0Fnbmllc3prYSBTaWRvcm93aWN6LVNhbWNpa2ozChRzdWdnZXN0Lmh2OG9qYWp3emdmahIbQWduaWVzemthIFNpZG9yb3dpY3otU2FtY2lrajMKFHN1Z2dlc3QuNGJ5NW93NHQ4ejlwEhtBZ25pZXN6a2EgU2lkb3Jvd2ljei1TYW1jaWtqMwoUc3VnZ2VzdC5oZzh4b2VkdmFoNnQSG0Fnbmllc3prYSBTaWRvcm93aWN6LVNhbWNpa2ozChRzdWdnZXN0LnNndjZiaWt5MnkxMRIbQWduaWVzemthIFNpZG9yb3dpY3otU2FtY2lrajMKFHN1Z2dlc3QudHc2Mjg1OXhodmx3EhtBZ25pZXN6a2EgU2lkb3Jvd2ljei1TYW1jaWtqMwoUc3VnZ2VzdC5hbTVzaXB6N3doeXYSG0Fnbmllc3prYSBTaWRvcm93aWN6LVNhbWNpa2ozChRzdWdnZXN0LnFiNWZ5MjI2eGowZhIbQWduaWVzemthIFNpZG9yb3dpY3otU2FtY2lrajMKFHN1Z2dlc3QudHBla2h6dGN2d3EyEhtBZ25pZXN6a2EgU2lkb3Jvd2ljei1TYW1jaWtqMwoUc3VnZ2VzdC5wZHViZzBmZGU5NTcSG0Fnbmllc3prYSBTaWRvcm93aWN6LVNhbWNpa3IhMXV3djFuTERsN3JtLXdXaEdVZW5qV01uNDg2a0dnTE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2162</Words>
  <Characters>12329</Characters>
  <Application>Microsoft Office Word</Application>
  <DocSecurity>0</DocSecurity>
  <Lines>102</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Węgłowska Klaudia</dc:creator>
  <cp:lastModifiedBy>mg_swps</cp:lastModifiedBy>
  <cp:revision>2</cp:revision>
  <dcterms:created xsi:type="dcterms:W3CDTF">2025-05-13T14:27:00Z</dcterms:created>
  <dcterms:modified xsi:type="dcterms:W3CDTF">2025-05-13T14:27:00Z</dcterms:modified>
</cp:coreProperties>
</file>