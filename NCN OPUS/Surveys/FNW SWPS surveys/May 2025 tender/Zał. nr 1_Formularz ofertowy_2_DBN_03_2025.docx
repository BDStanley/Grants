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4C1D0" w14:textId="77777777" w:rsidR="002B0D92" w:rsidRDefault="00E55073">
      <w:pPr>
        <w:spacing w:after="60" w:line="240" w:lineRule="auto"/>
        <w:jc w:val="right"/>
        <w:rPr>
          <w:rFonts w:ascii="Calibri" w:eastAsia="Calibri" w:hAnsi="Calibri" w:cs="Calibri"/>
          <w:b/>
        </w:rPr>
      </w:pPr>
      <w:r>
        <w:rPr>
          <w:rFonts w:ascii="Calibri" w:eastAsia="Calibri" w:hAnsi="Calibri" w:cs="Calibri"/>
          <w:b/>
        </w:rPr>
        <w:t xml:space="preserve">  Załącznik nr 1 </w:t>
      </w:r>
    </w:p>
    <w:p w14:paraId="48FC3941" w14:textId="714F8B5C" w:rsidR="002B0D92" w:rsidRDefault="00E55073">
      <w:pPr>
        <w:spacing w:after="60" w:line="240" w:lineRule="auto"/>
        <w:jc w:val="right"/>
        <w:rPr>
          <w:rFonts w:ascii="Calibri" w:eastAsia="Calibri" w:hAnsi="Calibri" w:cs="Calibri"/>
          <w:b/>
        </w:rPr>
      </w:pPr>
      <w:r>
        <w:rPr>
          <w:rFonts w:ascii="Calibri" w:eastAsia="Calibri" w:hAnsi="Calibri" w:cs="Calibri"/>
          <w:b/>
        </w:rPr>
        <w:t>do Zapytania ofertowego</w:t>
      </w:r>
      <w:r w:rsidR="0088531E">
        <w:rPr>
          <w:rFonts w:ascii="Calibri" w:eastAsia="Calibri" w:hAnsi="Calibri" w:cs="Calibri"/>
          <w:b/>
        </w:rPr>
        <w:t xml:space="preserve"> 2</w:t>
      </w:r>
      <w:r>
        <w:rPr>
          <w:rFonts w:ascii="Calibri" w:eastAsia="Calibri" w:hAnsi="Calibri" w:cs="Calibri"/>
          <w:b/>
        </w:rPr>
        <w:t>/DBN/0</w:t>
      </w:r>
      <w:r w:rsidR="0088531E">
        <w:rPr>
          <w:rFonts w:ascii="Calibri" w:eastAsia="Calibri" w:hAnsi="Calibri" w:cs="Calibri"/>
          <w:b/>
        </w:rPr>
        <w:t>3</w:t>
      </w:r>
      <w:r>
        <w:rPr>
          <w:rFonts w:ascii="Calibri" w:eastAsia="Calibri" w:hAnsi="Calibri" w:cs="Calibri"/>
          <w:b/>
        </w:rPr>
        <w:t>/202</w:t>
      </w:r>
      <w:r w:rsidR="0088531E">
        <w:rPr>
          <w:rFonts w:ascii="Calibri" w:eastAsia="Calibri" w:hAnsi="Calibri" w:cs="Calibri"/>
          <w:b/>
        </w:rPr>
        <w:t>5</w:t>
      </w:r>
    </w:p>
    <w:p w14:paraId="0F2D53A6" w14:textId="77777777" w:rsidR="002B0D92" w:rsidRDefault="002B0D92">
      <w:pPr>
        <w:spacing w:before="120" w:after="120" w:line="240" w:lineRule="auto"/>
        <w:jc w:val="center"/>
        <w:rPr>
          <w:rFonts w:ascii="Calibri" w:eastAsia="Calibri" w:hAnsi="Calibri" w:cs="Calibri"/>
          <w:b/>
        </w:rPr>
      </w:pPr>
    </w:p>
    <w:p w14:paraId="58EEC365" w14:textId="77777777" w:rsidR="002B0D92" w:rsidRDefault="00E55073">
      <w:pPr>
        <w:spacing w:before="120" w:after="120" w:line="240" w:lineRule="auto"/>
        <w:jc w:val="center"/>
        <w:rPr>
          <w:rFonts w:ascii="Calibri" w:eastAsia="Calibri" w:hAnsi="Calibri" w:cs="Calibri"/>
          <w:i/>
          <w:sz w:val="22"/>
          <w:szCs w:val="22"/>
        </w:rPr>
      </w:pPr>
      <w:r>
        <w:rPr>
          <w:rFonts w:ascii="Calibri" w:eastAsia="Calibri" w:hAnsi="Calibri" w:cs="Calibri"/>
          <w:b/>
          <w:sz w:val="22"/>
          <w:szCs w:val="22"/>
        </w:rPr>
        <w:t>FORMULARZ OFERTOWY</w:t>
      </w:r>
      <w:r>
        <w:rPr>
          <w:rFonts w:ascii="Calibri" w:eastAsia="Calibri" w:hAnsi="Calibri" w:cs="Calibri"/>
          <w:b/>
          <w:sz w:val="22"/>
          <w:szCs w:val="22"/>
        </w:rPr>
        <w:br/>
      </w:r>
      <w:r>
        <w:rPr>
          <w:rFonts w:ascii="Calibri" w:eastAsia="Calibri" w:hAnsi="Calibri" w:cs="Calibri"/>
          <w:i/>
          <w:sz w:val="22"/>
          <w:szCs w:val="22"/>
        </w:rPr>
        <w:t>proszę nie zmieniać treści i układu formularza ofertowego</w:t>
      </w:r>
    </w:p>
    <w:p w14:paraId="5ACAED74" w14:textId="77777777" w:rsidR="002B0D92" w:rsidRDefault="00E55073">
      <w:pPr>
        <w:spacing w:before="120" w:after="120" w:line="240" w:lineRule="auto"/>
        <w:jc w:val="center"/>
        <w:rPr>
          <w:rFonts w:ascii="Calibri" w:eastAsia="Calibri" w:hAnsi="Calibri" w:cs="Calibri"/>
          <w:i/>
          <w:color w:val="FF0000"/>
        </w:rPr>
      </w:pPr>
      <w:r>
        <w:rPr>
          <w:rFonts w:ascii="Calibri" w:eastAsia="Calibri" w:hAnsi="Calibri" w:cs="Calibri"/>
          <w:i/>
          <w:color w:val="FF0000"/>
        </w:rPr>
        <w:t xml:space="preserve">Dopuszczalne jest złożenie oferty wyłącznie w języku polskim lub języku angielskim. </w:t>
      </w:r>
    </w:p>
    <w:p w14:paraId="36046D55" w14:textId="77777777" w:rsidR="002B0D92" w:rsidRDefault="002B0D92">
      <w:pPr>
        <w:spacing w:before="120" w:after="120" w:line="240" w:lineRule="auto"/>
        <w:jc w:val="center"/>
        <w:rPr>
          <w:rFonts w:ascii="Calibri" w:eastAsia="Calibri" w:hAnsi="Calibri" w:cs="Calibri"/>
          <w:i/>
        </w:rPr>
      </w:pPr>
    </w:p>
    <w:p w14:paraId="62E328D3" w14:textId="77777777" w:rsidR="002B0D92" w:rsidRDefault="00E55073">
      <w:pPr>
        <w:keepNext/>
        <w:numPr>
          <w:ilvl w:val="0"/>
          <w:numId w:val="6"/>
        </w:numPr>
        <w:spacing w:after="0" w:line="240" w:lineRule="auto"/>
        <w:ind w:left="284" w:hanging="284"/>
        <w:rPr>
          <w:rFonts w:ascii="Calibri" w:eastAsia="Calibri" w:hAnsi="Calibri" w:cs="Calibri"/>
          <w:b/>
          <w:sz w:val="22"/>
          <w:szCs w:val="22"/>
        </w:rPr>
      </w:pPr>
      <w:r>
        <w:rPr>
          <w:rFonts w:ascii="Calibri" w:eastAsia="Calibri" w:hAnsi="Calibri" w:cs="Calibri"/>
          <w:b/>
          <w:sz w:val="22"/>
          <w:szCs w:val="22"/>
        </w:rPr>
        <w:t>Nazwa i adres Zamawiającego</w:t>
      </w:r>
    </w:p>
    <w:p w14:paraId="3FA2036A" w14:textId="77777777" w:rsidR="002B0D92" w:rsidRDefault="00E55073">
      <w:pPr>
        <w:keepNext/>
        <w:spacing w:after="0" w:line="240" w:lineRule="auto"/>
        <w:ind w:left="284"/>
        <w:rPr>
          <w:rFonts w:ascii="Calibri" w:eastAsia="Calibri" w:hAnsi="Calibri" w:cs="Calibri"/>
          <w:b/>
          <w:sz w:val="22"/>
          <w:szCs w:val="22"/>
        </w:rPr>
      </w:pPr>
      <w:r>
        <w:rPr>
          <w:rFonts w:ascii="Calibri" w:eastAsia="Calibri" w:hAnsi="Calibri" w:cs="Calibri"/>
          <w:sz w:val="22"/>
          <w:szCs w:val="22"/>
        </w:rPr>
        <w:t>Uniwersytet SWPS</w:t>
      </w:r>
    </w:p>
    <w:p w14:paraId="4569CE67" w14:textId="77777777" w:rsidR="002B0D92" w:rsidRDefault="00E55073">
      <w:pPr>
        <w:keepNext/>
        <w:spacing w:after="0" w:line="240" w:lineRule="auto"/>
        <w:ind w:left="284"/>
        <w:rPr>
          <w:rFonts w:ascii="Calibri" w:eastAsia="Calibri" w:hAnsi="Calibri" w:cs="Calibri"/>
          <w:b/>
          <w:sz w:val="22"/>
          <w:szCs w:val="22"/>
        </w:rPr>
      </w:pPr>
      <w:r>
        <w:rPr>
          <w:rFonts w:ascii="Calibri" w:eastAsia="Calibri" w:hAnsi="Calibri" w:cs="Calibri"/>
          <w:sz w:val="22"/>
          <w:szCs w:val="22"/>
        </w:rPr>
        <w:t>ul. Chodakowska 19/31, 03-815 Warszawa</w:t>
      </w:r>
    </w:p>
    <w:p w14:paraId="0720178B" w14:textId="77777777" w:rsidR="002B0D92" w:rsidRDefault="00E55073">
      <w:pPr>
        <w:keepNext/>
        <w:spacing w:after="0" w:line="240" w:lineRule="auto"/>
        <w:ind w:left="284"/>
        <w:rPr>
          <w:rFonts w:ascii="Calibri" w:eastAsia="Calibri" w:hAnsi="Calibri" w:cs="Calibri"/>
          <w:b/>
          <w:sz w:val="22"/>
          <w:szCs w:val="22"/>
        </w:rPr>
      </w:pPr>
      <w:r>
        <w:rPr>
          <w:rFonts w:ascii="Calibri" w:eastAsia="Calibri" w:hAnsi="Calibri" w:cs="Calibri"/>
          <w:sz w:val="22"/>
          <w:szCs w:val="22"/>
        </w:rPr>
        <w:t>NIP: PL 118-01-97-245 REGON: 011947981</w:t>
      </w:r>
    </w:p>
    <w:p w14:paraId="7533E5F7" w14:textId="77777777" w:rsidR="002B0D92" w:rsidRDefault="00E55073">
      <w:pPr>
        <w:keepNext/>
        <w:spacing w:after="0" w:line="240" w:lineRule="auto"/>
        <w:ind w:left="284"/>
        <w:rPr>
          <w:rFonts w:ascii="Calibri" w:eastAsia="Calibri" w:hAnsi="Calibri" w:cs="Calibri"/>
          <w:b/>
          <w:sz w:val="22"/>
          <w:szCs w:val="22"/>
        </w:rPr>
      </w:pPr>
      <w:hyperlink r:id="rId8">
        <w:r>
          <w:rPr>
            <w:rFonts w:ascii="Calibri" w:eastAsia="Calibri" w:hAnsi="Calibri" w:cs="Calibri"/>
            <w:color w:val="0000FF"/>
            <w:sz w:val="22"/>
            <w:szCs w:val="22"/>
            <w:u w:val="single"/>
          </w:rPr>
          <w:t>www.swps.pl</w:t>
        </w:r>
      </w:hyperlink>
    </w:p>
    <w:p w14:paraId="630A36F4" w14:textId="77777777" w:rsidR="002B0D92" w:rsidRDefault="002B0D92">
      <w:pPr>
        <w:keepNext/>
        <w:spacing w:after="0" w:line="240" w:lineRule="auto"/>
        <w:ind w:left="284"/>
        <w:rPr>
          <w:rFonts w:ascii="Calibri" w:eastAsia="Calibri" w:hAnsi="Calibri" w:cs="Calibri"/>
          <w:b/>
          <w:sz w:val="22"/>
          <w:szCs w:val="22"/>
        </w:rPr>
      </w:pPr>
    </w:p>
    <w:p w14:paraId="19EB2328" w14:textId="77777777" w:rsidR="002B0D92" w:rsidRDefault="00E55073">
      <w:pPr>
        <w:keepNext/>
        <w:numPr>
          <w:ilvl w:val="0"/>
          <w:numId w:val="6"/>
        </w:numPr>
        <w:spacing w:after="0" w:line="240" w:lineRule="auto"/>
        <w:ind w:left="284" w:hanging="284"/>
        <w:rPr>
          <w:rFonts w:ascii="Calibri" w:eastAsia="Calibri" w:hAnsi="Calibri" w:cs="Calibri"/>
          <w:b/>
          <w:sz w:val="22"/>
          <w:szCs w:val="22"/>
        </w:rPr>
      </w:pPr>
      <w:r>
        <w:rPr>
          <w:rFonts w:ascii="Calibri" w:eastAsia="Calibri" w:hAnsi="Calibri" w:cs="Calibri"/>
          <w:b/>
          <w:sz w:val="22"/>
          <w:szCs w:val="22"/>
        </w:rPr>
        <w:t>Nazwa i adres Oferenta</w:t>
      </w:r>
    </w:p>
    <w:p w14:paraId="6CB07A50" w14:textId="77777777" w:rsidR="002B0D92" w:rsidRDefault="00E55073">
      <w:pPr>
        <w:keepNext/>
        <w:spacing w:after="0" w:line="240" w:lineRule="auto"/>
        <w:ind w:left="284"/>
        <w:rPr>
          <w:rFonts w:ascii="Calibri" w:eastAsia="Calibri" w:hAnsi="Calibri" w:cs="Calibri"/>
          <w:b/>
          <w:sz w:val="22"/>
          <w:szCs w:val="22"/>
        </w:rPr>
      </w:pPr>
      <w:r>
        <w:rPr>
          <w:rFonts w:ascii="Calibri" w:eastAsia="Calibri" w:hAnsi="Calibri" w:cs="Calibri"/>
          <w:sz w:val="22"/>
          <w:szCs w:val="22"/>
        </w:rPr>
        <w:t xml:space="preserve">nazwa/imię i nazwisko:  </w:t>
      </w:r>
    </w:p>
    <w:p w14:paraId="49514586" w14:textId="77777777" w:rsidR="002B0D92" w:rsidRDefault="00E55073">
      <w:pPr>
        <w:keepNext/>
        <w:spacing w:after="0" w:line="240" w:lineRule="auto"/>
        <w:ind w:left="2828" w:hanging="2544"/>
        <w:rPr>
          <w:rFonts w:ascii="Calibri" w:eastAsia="Calibri" w:hAnsi="Calibri" w:cs="Calibri"/>
          <w:b/>
          <w:sz w:val="22"/>
          <w:szCs w:val="22"/>
        </w:rPr>
      </w:pPr>
      <w:r>
        <w:rPr>
          <w:rFonts w:ascii="Calibri" w:eastAsia="Calibri" w:hAnsi="Calibri" w:cs="Calibri"/>
          <w:sz w:val="22"/>
          <w:szCs w:val="22"/>
        </w:rPr>
        <w:t>adres:</w:t>
      </w:r>
    </w:p>
    <w:p w14:paraId="4DE50643" w14:textId="77777777" w:rsidR="002B0D92" w:rsidRDefault="00E55073">
      <w:pPr>
        <w:keepNext/>
        <w:spacing w:after="0" w:line="240" w:lineRule="auto"/>
        <w:ind w:left="2828" w:hanging="2544"/>
        <w:rPr>
          <w:rFonts w:ascii="Calibri" w:eastAsia="Calibri" w:hAnsi="Calibri" w:cs="Calibri"/>
          <w:b/>
          <w:sz w:val="22"/>
          <w:szCs w:val="22"/>
        </w:rPr>
      </w:pPr>
      <w:r>
        <w:rPr>
          <w:rFonts w:ascii="Calibri" w:eastAsia="Calibri" w:hAnsi="Calibri" w:cs="Calibri"/>
          <w:sz w:val="22"/>
          <w:szCs w:val="22"/>
        </w:rPr>
        <w:t xml:space="preserve">numer tel.: </w:t>
      </w:r>
    </w:p>
    <w:p w14:paraId="662E1759" w14:textId="77777777" w:rsidR="002B0D92" w:rsidRDefault="00E55073">
      <w:pPr>
        <w:keepNext/>
        <w:spacing w:after="0" w:line="240" w:lineRule="auto"/>
        <w:ind w:left="2828" w:hanging="2544"/>
        <w:rPr>
          <w:rFonts w:ascii="Calibri" w:eastAsia="Calibri" w:hAnsi="Calibri" w:cs="Calibri"/>
          <w:sz w:val="22"/>
          <w:szCs w:val="22"/>
        </w:rPr>
      </w:pPr>
      <w:r>
        <w:rPr>
          <w:rFonts w:ascii="Calibri" w:eastAsia="Calibri" w:hAnsi="Calibri" w:cs="Calibri"/>
          <w:sz w:val="22"/>
          <w:szCs w:val="22"/>
        </w:rPr>
        <w:t>adres e-mail:</w:t>
      </w:r>
    </w:p>
    <w:p w14:paraId="11429776" w14:textId="77777777" w:rsidR="002B0D92" w:rsidRDefault="00E55073">
      <w:pPr>
        <w:keepNext/>
        <w:spacing w:after="0" w:line="240" w:lineRule="auto"/>
        <w:ind w:left="2828" w:hanging="2544"/>
        <w:rPr>
          <w:rFonts w:ascii="Calibri" w:eastAsia="Calibri" w:hAnsi="Calibri" w:cs="Calibri"/>
          <w:sz w:val="22"/>
          <w:szCs w:val="22"/>
        </w:rPr>
      </w:pPr>
      <w:r>
        <w:rPr>
          <w:rFonts w:ascii="Calibri" w:eastAsia="Calibri" w:hAnsi="Calibri" w:cs="Calibri"/>
          <w:sz w:val="22"/>
          <w:szCs w:val="22"/>
        </w:rPr>
        <w:t>osoba do kontaktu w sprawie oferty:</w:t>
      </w:r>
    </w:p>
    <w:p w14:paraId="42B95372" w14:textId="77777777" w:rsidR="002B0D92" w:rsidRDefault="00E55073">
      <w:pPr>
        <w:keepNext/>
        <w:spacing w:after="0" w:line="240" w:lineRule="auto"/>
        <w:ind w:left="2828" w:hanging="2544"/>
        <w:rPr>
          <w:rFonts w:ascii="Calibri" w:eastAsia="Calibri" w:hAnsi="Calibri" w:cs="Calibri"/>
          <w:sz w:val="22"/>
          <w:szCs w:val="22"/>
        </w:rPr>
      </w:pPr>
      <w:r>
        <w:rPr>
          <w:rFonts w:ascii="Calibri" w:eastAsia="Calibri" w:hAnsi="Calibri" w:cs="Calibri"/>
          <w:sz w:val="22"/>
          <w:szCs w:val="22"/>
        </w:rPr>
        <w:t>(imię i nazwisko, e-mail, nr telefonu)</w:t>
      </w:r>
    </w:p>
    <w:p w14:paraId="5AC3247D" w14:textId="77777777" w:rsidR="002B0D92" w:rsidRDefault="00E55073">
      <w:pPr>
        <w:keepNext/>
        <w:spacing w:after="0" w:line="240" w:lineRule="auto"/>
        <w:ind w:left="2828" w:hanging="2544"/>
        <w:rPr>
          <w:rFonts w:ascii="Calibri" w:eastAsia="Calibri" w:hAnsi="Calibri" w:cs="Calibri"/>
          <w:sz w:val="22"/>
          <w:szCs w:val="22"/>
        </w:rPr>
      </w:pPr>
      <w:r>
        <w:rPr>
          <w:rFonts w:ascii="Calibri" w:eastAsia="Calibri" w:hAnsi="Calibri" w:cs="Calibri"/>
          <w:sz w:val="22"/>
          <w:szCs w:val="22"/>
        </w:rPr>
        <w:t>REGON:</w:t>
      </w:r>
    </w:p>
    <w:p w14:paraId="0B5BB4B7" w14:textId="77777777" w:rsidR="002B0D92" w:rsidRDefault="00E55073">
      <w:pPr>
        <w:keepNext/>
        <w:spacing w:after="0" w:line="240" w:lineRule="auto"/>
        <w:ind w:left="2828" w:hanging="2544"/>
        <w:rPr>
          <w:rFonts w:ascii="Calibri" w:eastAsia="Calibri" w:hAnsi="Calibri" w:cs="Calibri"/>
          <w:sz w:val="22"/>
          <w:szCs w:val="22"/>
        </w:rPr>
      </w:pPr>
      <w:r>
        <w:rPr>
          <w:rFonts w:ascii="Calibri" w:eastAsia="Calibri" w:hAnsi="Calibri" w:cs="Calibri"/>
          <w:sz w:val="22"/>
          <w:szCs w:val="22"/>
        </w:rPr>
        <w:t xml:space="preserve">NIP: </w:t>
      </w:r>
      <w:r>
        <w:rPr>
          <w:rFonts w:ascii="Calibri" w:eastAsia="Calibri" w:hAnsi="Calibri" w:cs="Calibri"/>
          <w:sz w:val="22"/>
          <w:szCs w:val="22"/>
        </w:rPr>
        <w:tab/>
      </w:r>
      <w:r>
        <w:rPr>
          <w:rFonts w:ascii="Calibri" w:eastAsia="Calibri" w:hAnsi="Calibri" w:cs="Calibri"/>
          <w:i/>
          <w:sz w:val="22"/>
          <w:szCs w:val="22"/>
        </w:rPr>
        <w:t>(dotyczy wyłącznie podmiotów gospodarczych)</w:t>
      </w:r>
    </w:p>
    <w:p w14:paraId="58309A22" w14:textId="77777777" w:rsidR="002B0D92" w:rsidRDefault="00E55073">
      <w:pPr>
        <w:keepNext/>
        <w:spacing w:after="0" w:line="240" w:lineRule="auto"/>
        <w:ind w:left="2828" w:hanging="2544"/>
        <w:rPr>
          <w:rFonts w:ascii="Calibri" w:eastAsia="Calibri" w:hAnsi="Calibri" w:cs="Calibri"/>
          <w:i/>
          <w:sz w:val="22"/>
          <w:szCs w:val="22"/>
        </w:rPr>
      </w:pPr>
      <w:r>
        <w:rPr>
          <w:rFonts w:ascii="Calibri" w:eastAsia="Calibri" w:hAnsi="Calibri" w:cs="Calibri"/>
          <w:sz w:val="22"/>
          <w:szCs w:val="22"/>
        </w:rPr>
        <w:t xml:space="preserve">PESEL: </w:t>
      </w:r>
      <w:r>
        <w:rPr>
          <w:rFonts w:ascii="Calibri" w:eastAsia="Calibri" w:hAnsi="Calibri" w:cs="Calibri"/>
          <w:sz w:val="22"/>
          <w:szCs w:val="22"/>
        </w:rPr>
        <w:tab/>
      </w:r>
      <w:r>
        <w:rPr>
          <w:rFonts w:ascii="Calibri" w:eastAsia="Calibri" w:hAnsi="Calibri" w:cs="Calibri"/>
          <w:i/>
          <w:sz w:val="22"/>
          <w:szCs w:val="22"/>
        </w:rPr>
        <w:t>(dotyczy wyłącznie osób fizycznych nieprowadzących działalności gospodarczej)</w:t>
      </w:r>
    </w:p>
    <w:p w14:paraId="5B95F965" w14:textId="77777777" w:rsidR="002B0D92" w:rsidRDefault="002B0D92">
      <w:pPr>
        <w:pBdr>
          <w:top w:val="nil"/>
          <w:left w:val="nil"/>
          <w:bottom w:val="nil"/>
          <w:right w:val="nil"/>
          <w:between w:val="nil"/>
        </w:pBdr>
        <w:spacing w:line="240" w:lineRule="auto"/>
        <w:jc w:val="both"/>
        <w:rPr>
          <w:rFonts w:ascii="Calibri" w:eastAsia="Calibri" w:hAnsi="Calibri" w:cs="Calibri"/>
          <w:sz w:val="22"/>
          <w:szCs w:val="22"/>
        </w:rPr>
      </w:pPr>
    </w:p>
    <w:p w14:paraId="238D78E0" w14:textId="12120099" w:rsidR="002B0D92" w:rsidRDefault="00E55073">
      <w:pPr>
        <w:pBdr>
          <w:top w:val="nil"/>
          <w:left w:val="nil"/>
          <w:bottom w:val="nil"/>
          <w:right w:val="nil"/>
          <w:between w:val="nil"/>
        </w:pBdr>
        <w:spacing w:after="0" w:line="240" w:lineRule="auto"/>
        <w:jc w:val="both"/>
        <w:rPr>
          <w:rFonts w:ascii="Calibri" w:eastAsia="Calibri" w:hAnsi="Calibri" w:cs="Calibri"/>
          <w:color w:val="222222"/>
          <w:sz w:val="22"/>
          <w:szCs w:val="22"/>
        </w:rPr>
      </w:pPr>
      <w:r>
        <w:rPr>
          <w:rFonts w:ascii="Calibri" w:eastAsia="Calibri" w:hAnsi="Calibri" w:cs="Calibri"/>
          <w:color w:val="000000"/>
          <w:sz w:val="22"/>
          <w:szCs w:val="22"/>
        </w:rPr>
        <w:t xml:space="preserve">W odpowiedzi na zapytanie ofertowe </w:t>
      </w:r>
      <w:r>
        <w:rPr>
          <w:rFonts w:ascii="Calibri" w:eastAsia="Calibri" w:hAnsi="Calibri" w:cs="Calibri"/>
          <w:b/>
          <w:color w:val="000000"/>
          <w:sz w:val="22"/>
          <w:szCs w:val="22"/>
        </w:rPr>
        <w:t>nr</w:t>
      </w:r>
      <w:r>
        <w:rPr>
          <w:rFonts w:ascii="Calibri" w:eastAsia="Calibri" w:hAnsi="Calibri" w:cs="Calibri"/>
          <w:b/>
          <w:sz w:val="22"/>
          <w:szCs w:val="22"/>
        </w:rPr>
        <w:t xml:space="preserve"> </w:t>
      </w:r>
      <w:r w:rsidR="0088531E">
        <w:rPr>
          <w:rFonts w:ascii="Calibri" w:eastAsia="Calibri" w:hAnsi="Calibri" w:cs="Calibri"/>
          <w:b/>
          <w:sz w:val="22"/>
          <w:szCs w:val="22"/>
        </w:rPr>
        <w:t>2</w:t>
      </w:r>
      <w:r>
        <w:rPr>
          <w:rFonts w:ascii="Calibri" w:eastAsia="Calibri" w:hAnsi="Calibri" w:cs="Calibri"/>
          <w:b/>
          <w:sz w:val="22"/>
          <w:szCs w:val="22"/>
        </w:rPr>
        <w:t>/DBN/0</w:t>
      </w:r>
      <w:r w:rsidR="0088531E">
        <w:rPr>
          <w:rFonts w:ascii="Calibri" w:eastAsia="Calibri" w:hAnsi="Calibri" w:cs="Calibri"/>
          <w:b/>
          <w:sz w:val="22"/>
          <w:szCs w:val="22"/>
        </w:rPr>
        <w:t>3</w:t>
      </w:r>
      <w:r>
        <w:rPr>
          <w:rFonts w:ascii="Calibri" w:eastAsia="Calibri" w:hAnsi="Calibri" w:cs="Calibri"/>
          <w:b/>
          <w:sz w:val="22"/>
          <w:szCs w:val="22"/>
        </w:rPr>
        <w:t>/202</w:t>
      </w:r>
      <w:r w:rsidR="0088531E">
        <w:rPr>
          <w:rFonts w:ascii="Calibri" w:eastAsia="Calibri" w:hAnsi="Calibri" w:cs="Calibri"/>
          <w:b/>
          <w:sz w:val="22"/>
          <w:szCs w:val="22"/>
        </w:rPr>
        <w:t>5</w:t>
      </w:r>
      <w:r>
        <w:rPr>
          <w:rFonts w:ascii="Calibri" w:eastAsia="Calibri" w:hAnsi="Calibri" w:cs="Calibri"/>
          <w:b/>
          <w:sz w:val="22"/>
          <w:szCs w:val="22"/>
        </w:rPr>
        <w:t xml:space="preserve"> </w:t>
      </w:r>
      <w:r>
        <w:rPr>
          <w:rFonts w:ascii="Calibri" w:eastAsia="Calibri" w:hAnsi="Calibri" w:cs="Calibri"/>
          <w:color w:val="222222"/>
          <w:sz w:val="22"/>
          <w:szCs w:val="22"/>
        </w:rPr>
        <w:t>dotyczące wyboru usługi polegającej na przeprowadzeniu</w:t>
      </w:r>
    </w:p>
    <w:p w14:paraId="0562F368" w14:textId="77777777" w:rsidR="002B0D92" w:rsidRDefault="002B0D92">
      <w:pPr>
        <w:pBdr>
          <w:top w:val="nil"/>
          <w:left w:val="nil"/>
          <w:bottom w:val="nil"/>
          <w:right w:val="nil"/>
          <w:between w:val="nil"/>
        </w:pBdr>
        <w:spacing w:after="0" w:line="240" w:lineRule="auto"/>
        <w:jc w:val="both"/>
        <w:rPr>
          <w:rFonts w:ascii="Calibri" w:eastAsia="Calibri" w:hAnsi="Calibri" w:cs="Calibri"/>
          <w:color w:val="222222"/>
          <w:sz w:val="22"/>
          <w:szCs w:val="22"/>
        </w:rPr>
      </w:pPr>
    </w:p>
    <w:p w14:paraId="4020A1F1" w14:textId="3B446228" w:rsidR="002B0D92" w:rsidRDefault="00E55073">
      <w:pPr>
        <w:numPr>
          <w:ilvl w:val="0"/>
          <w:numId w:val="1"/>
        </w:numPr>
        <w:pBdr>
          <w:top w:val="nil"/>
          <w:left w:val="nil"/>
          <w:bottom w:val="nil"/>
          <w:right w:val="nil"/>
          <w:between w:val="nil"/>
        </w:pBdr>
        <w:spacing w:after="0" w:line="240" w:lineRule="auto"/>
        <w:jc w:val="both"/>
        <w:rPr>
          <w:rFonts w:ascii="Calibri" w:eastAsia="Calibri" w:hAnsi="Calibri" w:cs="Calibri"/>
          <w:b/>
          <w:sz w:val="22"/>
          <w:szCs w:val="22"/>
        </w:rPr>
      </w:pPr>
      <w:r>
        <w:rPr>
          <w:rFonts w:ascii="Calibri" w:eastAsia="Calibri" w:hAnsi="Calibri" w:cs="Calibri"/>
          <w:b/>
          <w:sz w:val="22"/>
          <w:szCs w:val="22"/>
        </w:rPr>
        <w:t>badań metodami CAWI</w:t>
      </w:r>
      <w:r w:rsidR="00303C81">
        <w:rPr>
          <w:rFonts w:ascii="Calibri" w:eastAsia="Calibri" w:hAnsi="Calibri" w:cs="Calibri"/>
          <w:b/>
          <w:sz w:val="22"/>
          <w:szCs w:val="22"/>
        </w:rPr>
        <w:t xml:space="preserve"> (N=</w:t>
      </w:r>
      <w:r w:rsidR="00B94FD3">
        <w:rPr>
          <w:rFonts w:ascii="Calibri" w:eastAsia="Calibri" w:hAnsi="Calibri" w:cs="Calibri"/>
          <w:b/>
          <w:sz w:val="22"/>
          <w:szCs w:val="22"/>
        </w:rPr>
        <w:t>2000</w:t>
      </w:r>
      <w:r w:rsidR="00303C81">
        <w:rPr>
          <w:rFonts w:ascii="Calibri" w:eastAsia="Calibri" w:hAnsi="Calibri" w:cs="Calibri"/>
          <w:b/>
          <w:sz w:val="22"/>
          <w:szCs w:val="22"/>
        </w:rPr>
        <w:t>)</w:t>
      </w:r>
      <w:r>
        <w:rPr>
          <w:rFonts w:ascii="Calibri" w:eastAsia="Calibri" w:hAnsi="Calibri" w:cs="Calibri"/>
          <w:b/>
          <w:sz w:val="22"/>
          <w:szCs w:val="22"/>
        </w:rPr>
        <w:t>,</w:t>
      </w:r>
    </w:p>
    <w:p w14:paraId="3EF16721" w14:textId="77777777" w:rsidR="002B0D92" w:rsidRDefault="002B0D92">
      <w:pPr>
        <w:pBdr>
          <w:top w:val="nil"/>
          <w:left w:val="nil"/>
          <w:bottom w:val="nil"/>
          <w:right w:val="nil"/>
          <w:between w:val="nil"/>
        </w:pBdr>
        <w:spacing w:after="0" w:line="240" w:lineRule="auto"/>
        <w:ind w:left="720"/>
        <w:jc w:val="both"/>
        <w:rPr>
          <w:rFonts w:ascii="Calibri" w:eastAsia="Calibri" w:hAnsi="Calibri" w:cs="Calibri"/>
          <w:b/>
          <w:sz w:val="22"/>
          <w:szCs w:val="22"/>
        </w:rPr>
      </w:pPr>
    </w:p>
    <w:p w14:paraId="4E0E28E4" w14:textId="77777777" w:rsidR="002B0D92" w:rsidRDefault="00E55073">
      <w:pPr>
        <w:pBdr>
          <w:top w:val="nil"/>
          <w:left w:val="nil"/>
          <w:bottom w:val="nil"/>
          <w:right w:val="nil"/>
          <w:between w:val="nil"/>
        </w:pBdr>
        <w:spacing w:after="0" w:line="240" w:lineRule="auto"/>
        <w:jc w:val="both"/>
        <w:rPr>
          <w:rFonts w:ascii="Calibri" w:eastAsia="Calibri" w:hAnsi="Calibri" w:cs="Calibri"/>
          <w:sz w:val="22"/>
          <w:szCs w:val="22"/>
        </w:rPr>
      </w:pPr>
      <w:r>
        <w:rPr>
          <w:rFonts w:ascii="Calibri" w:eastAsia="Calibri" w:hAnsi="Calibri" w:cs="Calibri"/>
          <w:sz w:val="22"/>
          <w:szCs w:val="22"/>
        </w:rPr>
        <w:t>szczegółowo opisanych w Załączniku numer 2 do Zapytania Ofertowego - Opis Przedmiotu Zamówienia,</w:t>
      </w:r>
    </w:p>
    <w:p w14:paraId="10438CBF" w14:textId="4B7FA145" w:rsidR="002B0D92" w:rsidRPr="00303C81" w:rsidRDefault="00E55073">
      <w:pPr>
        <w:pBdr>
          <w:top w:val="nil"/>
          <w:left w:val="nil"/>
          <w:bottom w:val="nil"/>
          <w:right w:val="nil"/>
          <w:between w:val="nil"/>
        </w:pBdr>
        <w:spacing w:after="0" w:line="240" w:lineRule="auto"/>
        <w:jc w:val="both"/>
        <w:rPr>
          <w:rFonts w:ascii="Calibri" w:eastAsia="Calibri" w:hAnsi="Calibri" w:cs="Calibri"/>
          <w:b/>
          <w:sz w:val="22"/>
          <w:szCs w:val="22"/>
        </w:rPr>
      </w:pPr>
      <w:r w:rsidRPr="00303C81">
        <w:rPr>
          <w:rFonts w:ascii="Calibri" w:eastAsia="Calibri" w:hAnsi="Calibri" w:cs="Calibri"/>
          <w:sz w:val="22"/>
          <w:szCs w:val="22"/>
        </w:rPr>
        <w:t xml:space="preserve">w ramach projektu </w:t>
      </w:r>
      <w:r w:rsidR="00303C81" w:rsidRPr="00303C81">
        <w:rPr>
          <w:rFonts w:ascii="Calibri" w:eastAsia="Calibri" w:hAnsi="Calibri" w:cs="Calibri"/>
          <w:i/>
          <w:sz w:val="22"/>
          <w:szCs w:val="22"/>
        </w:rPr>
        <w:t>Plemienność czy obojętność? Badanie rzeczywiście istniejących wartości demokratycznych i ich konsekwencji w Polsce.</w:t>
      </w:r>
    </w:p>
    <w:p w14:paraId="0A7B2DAB" w14:textId="77777777" w:rsidR="002B0D92" w:rsidRPr="00303C81" w:rsidRDefault="002B0D92">
      <w:pPr>
        <w:pBdr>
          <w:top w:val="nil"/>
          <w:left w:val="nil"/>
          <w:bottom w:val="nil"/>
          <w:right w:val="nil"/>
          <w:between w:val="nil"/>
        </w:pBdr>
        <w:spacing w:after="0" w:line="240" w:lineRule="auto"/>
        <w:jc w:val="both"/>
        <w:rPr>
          <w:rFonts w:ascii="Calibri" w:eastAsia="Calibri" w:hAnsi="Calibri" w:cs="Calibri"/>
          <w:b/>
          <w:sz w:val="22"/>
          <w:szCs w:val="22"/>
        </w:rPr>
      </w:pPr>
    </w:p>
    <w:p w14:paraId="3293A807" w14:textId="77777777" w:rsidR="002B0D92" w:rsidRDefault="00E55073">
      <w:pPr>
        <w:pBdr>
          <w:top w:val="nil"/>
          <w:left w:val="nil"/>
          <w:bottom w:val="nil"/>
          <w:right w:val="nil"/>
          <w:between w:val="nil"/>
        </w:pBdr>
        <w:spacing w:after="0" w:line="240" w:lineRule="auto"/>
        <w:jc w:val="both"/>
        <w:rPr>
          <w:rFonts w:ascii="Calibri" w:eastAsia="Calibri" w:hAnsi="Calibri" w:cs="Calibri"/>
          <w:sz w:val="22"/>
          <w:szCs w:val="22"/>
        </w:rPr>
      </w:pPr>
      <w:r>
        <w:rPr>
          <w:rFonts w:ascii="Calibri" w:eastAsia="Calibri" w:hAnsi="Calibri" w:cs="Calibri"/>
          <w:sz w:val="22"/>
          <w:szCs w:val="22"/>
        </w:rPr>
        <w:t>składam niniejszą ofertę:</w:t>
      </w:r>
    </w:p>
    <w:p w14:paraId="65A1E324" w14:textId="77777777" w:rsidR="002B0D92" w:rsidRDefault="002B0D92">
      <w:pPr>
        <w:pBdr>
          <w:top w:val="nil"/>
          <w:left w:val="nil"/>
          <w:bottom w:val="nil"/>
          <w:right w:val="nil"/>
          <w:between w:val="nil"/>
        </w:pBdr>
        <w:spacing w:after="0" w:line="240" w:lineRule="auto"/>
        <w:jc w:val="both"/>
        <w:rPr>
          <w:rFonts w:ascii="Calibri" w:eastAsia="Calibri" w:hAnsi="Calibri" w:cs="Calibri"/>
        </w:rPr>
      </w:pPr>
    </w:p>
    <w:tbl>
      <w:tblPr>
        <w:tblStyle w:val="affff3"/>
        <w:tblW w:w="973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5"/>
        <w:gridCol w:w="7919"/>
      </w:tblGrid>
      <w:tr w:rsidR="002B0D92" w14:paraId="5C0669D7" w14:textId="77777777" w:rsidTr="00303C81">
        <w:tc>
          <w:tcPr>
            <w:tcW w:w="1815" w:type="dxa"/>
            <w:shd w:val="clear" w:color="auto" w:fill="FDEADA"/>
          </w:tcPr>
          <w:p w14:paraId="0E93CAAD" w14:textId="77777777" w:rsidR="002B0D92" w:rsidRDefault="00E55073">
            <w:pPr>
              <w:jc w:val="center"/>
              <w:rPr>
                <w:rFonts w:ascii="Calibri" w:eastAsia="Calibri" w:hAnsi="Calibri" w:cs="Calibri"/>
                <w:sz w:val="22"/>
                <w:szCs w:val="22"/>
              </w:rPr>
            </w:pPr>
            <w:r>
              <w:rPr>
                <w:rFonts w:ascii="Calibri" w:eastAsia="Calibri" w:hAnsi="Calibri" w:cs="Calibri"/>
                <w:sz w:val="22"/>
                <w:szCs w:val="22"/>
              </w:rPr>
              <w:t>opis</w:t>
            </w:r>
          </w:p>
        </w:tc>
        <w:tc>
          <w:tcPr>
            <w:tcW w:w="7919" w:type="dxa"/>
            <w:shd w:val="clear" w:color="auto" w:fill="FDEADA"/>
          </w:tcPr>
          <w:p w14:paraId="56D30638" w14:textId="77777777" w:rsidR="002B0D92" w:rsidRDefault="00E55073">
            <w:pPr>
              <w:jc w:val="center"/>
              <w:rPr>
                <w:rFonts w:ascii="Calibri" w:eastAsia="Calibri" w:hAnsi="Calibri" w:cs="Calibri"/>
                <w:b/>
                <w:sz w:val="22"/>
                <w:szCs w:val="22"/>
              </w:rPr>
            </w:pPr>
            <w:r>
              <w:rPr>
                <w:rFonts w:ascii="Calibri" w:eastAsia="Calibri" w:hAnsi="Calibri" w:cs="Calibri"/>
                <w:b/>
                <w:sz w:val="22"/>
                <w:szCs w:val="22"/>
              </w:rPr>
              <w:t>OFERTA CENOWA</w:t>
            </w:r>
            <w:r>
              <w:rPr>
                <w:rFonts w:ascii="Calibri" w:eastAsia="Calibri" w:hAnsi="Calibri" w:cs="Calibri"/>
                <w:b/>
                <w:sz w:val="22"/>
                <w:szCs w:val="22"/>
                <w:vertAlign w:val="superscript"/>
              </w:rPr>
              <w:footnoteReference w:id="1"/>
            </w:r>
            <w:r>
              <w:rPr>
                <w:rFonts w:ascii="Calibri" w:eastAsia="Calibri" w:hAnsi="Calibri" w:cs="Calibri"/>
                <w:b/>
                <w:sz w:val="22"/>
                <w:szCs w:val="22"/>
              </w:rPr>
              <w:t xml:space="preserve"> </w:t>
            </w:r>
          </w:p>
          <w:p w14:paraId="78A27519" w14:textId="77777777" w:rsidR="002B0D92" w:rsidRDefault="002B0D92">
            <w:pPr>
              <w:jc w:val="center"/>
              <w:rPr>
                <w:rFonts w:ascii="Calibri" w:eastAsia="Calibri" w:hAnsi="Calibri" w:cs="Calibri"/>
                <w:sz w:val="22"/>
                <w:szCs w:val="22"/>
              </w:rPr>
            </w:pPr>
          </w:p>
          <w:p w14:paraId="0B73295C" w14:textId="77777777" w:rsidR="002B0D92" w:rsidRDefault="00E55073">
            <w:pPr>
              <w:jc w:val="center"/>
              <w:rPr>
                <w:rFonts w:ascii="Calibri" w:eastAsia="Calibri" w:hAnsi="Calibri" w:cs="Calibri"/>
                <w:sz w:val="22"/>
                <w:szCs w:val="22"/>
              </w:rPr>
            </w:pPr>
            <w:r>
              <w:rPr>
                <w:rFonts w:ascii="Calibri" w:eastAsia="Calibri" w:hAnsi="Calibri" w:cs="Calibri"/>
                <w:sz w:val="22"/>
                <w:szCs w:val="22"/>
              </w:rPr>
              <w:t>[zł brutto]</w:t>
            </w:r>
          </w:p>
        </w:tc>
      </w:tr>
      <w:tr w:rsidR="002B0D92" w14:paraId="345D5A96" w14:textId="77777777" w:rsidTr="00303C81">
        <w:trPr>
          <w:trHeight w:val="1506"/>
        </w:trPr>
        <w:tc>
          <w:tcPr>
            <w:tcW w:w="1815" w:type="dxa"/>
          </w:tcPr>
          <w:p w14:paraId="7D173884" w14:textId="77777777" w:rsidR="002B0D92" w:rsidRDefault="002B0D92">
            <w:pPr>
              <w:jc w:val="center"/>
              <w:rPr>
                <w:rFonts w:ascii="Calibri" w:eastAsia="Calibri" w:hAnsi="Calibri" w:cs="Calibri"/>
                <w:sz w:val="22"/>
                <w:szCs w:val="22"/>
              </w:rPr>
            </w:pPr>
          </w:p>
          <w:p w14:paraId="7EE010DE" w14:textId="77777777" w:rsidR="002B0D92" w:rsidRDefault="002B0D92">
            <w:pPr>
              <w:jc w:val="center"/>
              <w:rPr>
                <w:rFonts w:ascii="Calibri" w:eastAsia="Calibri" w:hAnsi="Calibri" w:cs="Calibri"/>
                <w:sz w:val="22"/>
                <w:szCs w:val="22"/>
              </w:rPr>
            </w:pPr>
          </w:p>
          <w:p w14:paraId="74F40AA8" w14:textId="77777777" w:rsidR="002B0D92" w:rsidRDefault="00E55073">
            <w:pPr>
              <w:jc w:val="center"/>
              <w:rPr>
                <w:rFonts w:ascii="Calibri" w:eastAsia="Calibri" w:hAnsi="Calibri" w:cs="Calibri"/>
                <w:sz w:val="22"/>
                <w:szCs w:val="22"/>
              </w:rPr>
            </w:pPr>
            <w:r>
              <w:rPr>
                <w:rFonts w:ascii="Calibri" w:eastAsia="Calibri" w:hAnsi="Calibri" w:cs="Calibri"/>
                <w:sz w:val="22"/>
                <w:szCs w:val="22"/>
              </w:rPr>
              <w:t>badanie</w:t>
            </w:r>
          </w:p>
        </w:tc>
        <w:tc>
          <w:tcPr>
            <w:tcW w:w="7919" w:type="dxa"/>
          </w:tcPr>
          <w:p w14:paraId="5149D288" w14:textId="77777777" w:rsidR="002B0D92" w:rsidRDefault="00E55073">
            <w:pPr>
              <w:spacing w:before="120" w:line="480" w:lineRule="auto"/>
              <w:rPr>
                <w:rFonts w:ascii="Calibri" w:eastAsia="Calibri" w:hAnsi="Calibri" w:cs="Calibri"/>
                <w:sz w:val="22"/>
                <w:szCs w:val="22"/>
              </w:rPr>
            </w:pPr>
            <w:r>
              <w:rPr>
                <w:rFonts w:ascii="Calibri" w:eastAsia="Calibri" w:hAnsi="Calibri" w:cs="Calibri"/>
                <w:sz w:val="22"/>
                <w:szCs w:val="22"/>
              </w:rPr>
              <w:t>Cena: __________________ PLN</w:t>
            </w:r>
          </w:p>
          <w:p w14:paraId="181E7CDB" w14:textId="77777777" w:rsidR="002B0D92" w:rsidRDefault="00E55073">
            <w:pPr>
              <w:spacing w:line="480" w:lineRule="auto"/>
              <w:rPr>
                <w:rFonts w:ascii="Calibri" w:eastAsia="Calibri" w:hAnsi="Calibri" w:cs="Calibri"/>
                <w:sz w:val="22"/>
                <w:szCs w:val="22"/>
              </w:rPr>
            </w:pPr>
            <w:r>
              <w:rPr>
                <w:rFonts w:ascii="Calibri" w:eastAsia="Calibri" w:hAnsi="Calibri" w:cs="Calibri"/>
                <w:sz w:val="22"/>
                <w:szCs w:val="22"/>
              </w:rPr>
              <w:t>Słownie: ________________</w:t>
            </w:r>
          </w:p>
          <w:p w14:paraId="64A8A20B" w14:textId="77777777" w:rsidR="002B0D92" w:rsidRDefault="00E55073">
            <w:pPr>
              <w:spacing w:line="480" w:lineRule="auto"/>
              <w:jc w:val="center"/>
              <w:rPr>
                <w:rFonts w:ascii="Calibri" w:eastAsia="Calibri" w:hAnsi="Calibri" w:cs="Calibri"/>
                <w:sz w:val="22"/>
                <w:szCs w:val="22"/>
              </w:rPr>
            </w:pPr>
            <w:r>
              <w:rPr>
                <w:rFonts w:ascii="Calibri" w:eastAsia="Calibri" w:hAnsi="Calibri" w:cs="Calibri"/>
                <w:sz w:val="22"/>
                <w:szCs w:val="22"/>
              </w:rPr>
              <w:t>w tym kwota VAT: ………. PLN</w:t>
            </w:r>
          </w:p>
        </w:tc>
      </w:tr>
    </w:tbl>
    <w:p w14:paraId="7C68F71E" w14:textId="77777777" w:rsidR="002B0D92" w:rsidRDefault="002B0D92">
      <w:pPr>
        <w:spacing w:after="23"/>
        <w:rPr>
          <w:rFonts w:ascii="Calibri" w:eastAsia="Calibri" w:hAnsi="Calibri" w:cs="Calibri"/>
          <w:b/>
        </w:rPr>
      </w:pPr>
    </w:p>
    <w:p w14:paraId="61DD36CD" w14:textId="77777777" w:rsidR="002B0D92" w:rsidRDefault="00E55073">
      <w:pPr>
        <w:spacing w:after="23"/>
        <w:rPr>
          <w:rFonts w:ascii="Calibri" w:eastAsia="Calibri" w:hAnsi="Calibri" w:cs="Calibri"/>
          <w:sz w:val="22"/>
          <w:szCs w:val="22"/>
        </w:rPr>
      </w:pPr>
      <w:r>
        <w:rPr>
          <w:rFonts w:ascii="Calibri" w:eastAsia="Calibri" w:hAnsi="Calibri" w:cs="Calibri"/>
          <w:b/>
          <w:sz w:val="22"/>
          <w:szCs w:val="22"/>
        </w:rPr>
        <w:t xml:space="preserve">OŚWIADCZENIE NA POTRZEBY PODATKU VAT: </w:t>
      </w:r>
    </w:p>
    <w:p w14:paraId="7E8C4EE1" w14:textId="77777777" w:rsidR="002B0D92" w:rsidRDefault="00E55073">
      <w:pPr>
        <w:numPr>
          <w:ilvl w:val="0"/>
          <w:numId w:val="7"/>
        </w:numPr>
        <w:spacing w:after="0"/>
        <w:ind w:left="851" w:right="3" w:hanging="425"/>
        <w:jc w:val="both"/>
        <w:rPr>
          <w:sz w:val="22"/>
          <w:szCs w:val="22"/>
        </w:rPr>
      </w:pPr>
      <w:r>
        <w:rPr>
          <w:rFonts w:ascii="Calibri" w:eastAsia="Calibri" w:hAnsi="Calibri" w:cs="Calibri"/>
          <w:sz w:val="22"/>
          <w:szCs w:val="22"/>
        </w:rPr>
        <w:t>Wykonawca □ jest/ □ nie jest</w:t>
      </w:r>
      <w:r>
        <w:rPr>
          <w:rFonts w:ascii="Calibri" w:eastAsia="Calibri" w:hAnsi="Calibri" w:cs="Calibri"/>
          <w:b/>
          <w:sz w:val="22"/>
          <w:szCs w:val="22"/>
        </w:rPr>
        <w:t>*</w:t>
      </w:r>
      <w:r>
        <w:rPr>
          <w:rFonts w:ascii="Calibri" w:eastAsia="Calibri" w:hAnsi="Calibri" w:cs="Calibri"/>
          <w:sz w:val="22"/>
          <w:szCs w:val="22"/>
        </w:rPr>
        <w:t xml:space="preserve"> podatnikiem VAT. </w:t>
      </w:r>
    </w:p>
    <w:p w14:paraId="67BB09F8" w14:textId="77777777" w:rsidR="002B0D92" w:rsidRDefault="00E55073">
      <w:pPr>
        <w:numPr>
          <w:ilvl w:val="0"/>
          <w:numId w:val="7"/>
        </w:numPr>
        <w:spacing w:after="0"/>
        <w:ind w:left="851" w:right="3" w:hanging="425"/>
        <w:jc w:val="both"/>
        <w:rPr>
          <w:rFonts w:ascii="Calibri" w:eastAsia="Calibri" w:hAnsi="Calibri" w:cs="Calibri"/>
          <w:sz w:val="22"/>
          <w:szCs w:val="22"/>
        </w:rPr>
      </w:pPr>
      <w:r>
        <w:rPr>
          <w:rFonts w:ascii="Calibri" w:eastAsia="Calibri" w:hAnsi="Calibri" w:cs="Calibri"/>
          <w:sz w:val="22"/>
          <w:szCs w:val="22"/>
        </w:rPr>
        <w:t>Dla celów podatku VAT Wykonawca jest podmiotem □ krajowym/ □ zagranicznym*.</w:t>
      </w:r>
    </w:p>
    <w:p w14:paraId="0D7A4F3B" w14:textId="77777777" w:rsidR="002B0D92" w:rsidRDefault="002B0D92">
      <w:pPr>
        <w:spacing w:after="0"/>
        <w:ind w:left="1119" w:right="3"/>
        <w:jc w:val="both"/>
        <w:rPr>
          <w:rFonts w:ascii="Calibri" w:eastAsia="Calibri" w:hAnsi="Calibri" w:cs="Calibri"/>
          <w:sz w:val="22"/>
          <w:szCs w:val="22"/>
        </w:rPr>
      </w:pPr>
    </w:p>
    <w:p w14:paraId="283E3FA2" w14:textId="77777777" w:rsidR="002B0D92" w:rsidRDefault="00E55073">
      <w:pPr>
        <w:spacing w:after="0"/>
        <w:ind w:left="74"/>
        <w:rPr>
          <w:rFonts w:ascii="Calibri" w:eastAsia="Calibri" w:hAnsi="Calibri" w:cs="Calibri"/>
          <w:i/>
          <w:sz w:val="22"/>
          <w:szCs w:val="22"/>
        </w:rPr>
      </w:pPr>
      <w:r>
        <w:rPr>
          <w:rFonts w:ascii="Calibri" w:eastAsia="Calibri" w:hAnsi="Calibri" w:cs="Calibri"/>
          <w:i/>
          <w:sz w:val="22"/>
          <w:szCs w:val="22"/>
        </w:rPr>
        <w:t xml:space="preserve">* zaznaczyć właściwe </w:t>
      </w:r>
    </w:p>
    <w:p w14:paraId="771C0257" w14:textId="77777777" w:rsidR="002B0D92" w:rsidRDefault="002B0D92">
      <w:pPr>
        <w:spacing w:after="0"/>
        <w:ind w:left="74"/>
        <w:rPr>
          <w:rFonts w:ascii="Calibri" w:eastAsia="Calibri" w:hAnsi="Calibri" w:cs="Calibri"/>
          <w:i/>
          <w:sz w:val="22"/>
          <w:szCs w:val="22"/>
        </w:rPr>
      </w:pPr>
    </w:p>
    <w:p w14:paraId="0892B14E" w14:textId="77777777" w:rsidR="002B0D92" w:rsidRDefault="002B0D92">
      <w:pPr>
        <w:spacing w:after="0" w:line="240" w:lineRule="auto"/>
        <w:ind w:left="74"/>
        <w:rPr>
          <w:rFonts w:ascii="Calibri" w:eastAsia="Calibri" w:hAnsi="Calibri" w:cs="Calibri"/>
          <w:i/>
          <w:sz w:val="22"/>
          <w:szCs w:val="22"/>
        </w:rPr>
      </w:pPr>
    </w:p>
    <w:p w14:paraId="7EA8ADD0" w14:textId="77777777" w:rsidR="002B0D92" w:rsidRDefault="00E55073">
      <w:pPr>
        <w:spacing w:after="120" w:line="240" w:lineRule="auto"/>
        <w:ind w:left="74" w:right="34"/>
        <w:jc w:val="both"/>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b/>
          <w:sz w:val="22"/>
          <w:szCs w:val="22"/>
        </w:rPr>
        <w:t>Oświadczam*, że</w:t>
      </w:r>
      <w:r>
        <w:rPr>
          <w:rFonts w:ascii="Calibri" w:eastAsia="Calibri" w:hAnsi="Calibri" w:cs="Calibri"/>
          <w:sz w:val="22"/>
          <w:szCs w:val="22"/>
        </w:rPr>
        <w:t xml:space="preserve"> będę rozliczał się na podstawie umowy cywilnoprawnej poza działalnością gospodarczą.</w:t>
      </w:r>
    </w:p>
    <w:p w14:paraId="2820F269" w14:textId="77777777" w:rsidR="002B0D92" w:rsidRDefault="00E55073">
      <w:pPr>
        <w:spacing w:after="120" w:line="240" w:lineRule="auto"/>
        <w:ind w:left="74" w:right="34"/>
        <w:rPr>
          <w:rFonts w:ascii="Calibri" w:eastAsia="Calibri" w:hAnsi="Calibri" w:cs="Calibri"/>
          <w:sz w:val="22"/>
          <w:szCs w:val="22"/>
        </w:rPr>
      </w:pPr>
      <w:r>
        <w:rPr>
          <w:rFonts w:ascii="Calibri" w:eastAsia="Calibri" w:hAnsi="Calibri" w:cs="Calibri"/>
          <w:i/>
          <w:sz w:val="22"/>
          <w:szCs w:val="22"/>
        </w:rPr>
        <w:t>* zaznaczyć, o ile dotyczy sytuacji Oferenta</w:t>
      </w:r>
      <w:r>
        <w:rPr>
          <w:rFonts w:ascii="Calibri" w:eastAsia="Calibri" w:hAnsi="Calibri" w:cs="Calibri"/>
          <w:sz w:val="22"/>
          <w:szCs w:val="22"/>
        </w:rPr>
        <w:t xml:space="preserve"> </w:t>
      </w:r>
    </w:p>
    <w:p w14:paraId="130064B6" w14:textId="77777777" w:rsidR="002B0D92" w:rsidRDefault="00E55073">
      <w:pPr>
        <w:spacing w:after="120" w:line="240" w:lineRule="auto"/>
        <w:ind w:left="74" w:right="34"/>
        <w:jc w:val="both"/>
        <w:rPr>
          <w:rFonts w:ascii="Calibri" w:eastAsia="Calibri" w:hAnsi="Calibri" w:cs="Calibri"/>
          <w:sz w:val="22"/>
          <w:szCs w:val="22"/>
        </w:rPr>
      </w:pPr>
      <w:r>
        <w:rPr>
          <w:rFonts w:ascii="Calibri" w:eastAsia="Calibri" w:hAnsi="Calibri" w:cs="Calibri"/>
          <w:sz w:val="22"/>
          <w:szCs w:val="22"/>
        </w:rPr>
        <w:t>W przypadku rozliczenia na podstawie umowy cywilnoprawnej poza działalnością gospodarczą cena wskazana w formularzu stanowi całkowitą kwotę, obejmującą wynagrodzenie Wykonawcy oraz należne daniny publicznoprawne, które podlegają zapłacie.</w:t>
      </w:r>
    </w:p>
    <w:p w14:paraId="1124674C" w14:textId="77777777" w:rsidR="002B0D92" w:rsidRDefault="002B0D92">
      <w:pPr>
        <w:spacing w:before="100" w:after="0" w:line="240" w:lineRule="auto"/>
        <w:rPr>
          <w:rFonts w:ascii="Calibri" w:eastAsia="Calibri" w:hAnsi="Calibri" w:cs="Calibri"/>
          <w:b/>
          <w:sz w:val="22"/>
          <w:szCs w:val="22"/>
        </w:rPr>
      </w:pPr>
    </w:p>
    <w:p w14:paraId="3C9B8588" w14:textId="77777777" w:rsidR="002B0D92" w:rsidRDefault="00E55073">
      <w:pPr>
        <w:spacing w:after="23" w:line="256" w:lineRule="auto"/>
        <w:rPr>
          <w:rFonts w:ascii="Calibri" w:eastAsia="Calibri" w:hAnsi="Calibri" w:cs="Calibri"/>
          <w:b/>
          <w:sz w:val="22"/>
          <w:szCs w:val="22"/>
        </w:rPr>
      </w:pPr>
      <w:r>
        <w:rPr>
          <w:rFonts w:ascii="Calibri" w:eastAsia="Calibri" w:hAnsi="Calibri" w:cs="Calibri"/>
          <w:b/>
          <w:sz w:val="22"/>
          <w:szCs w:val="22"/>
        </w:rPr>
        <w:t>OŚWIADCZENIA OFERENTA</w:t>
      </w:r>
    </w:p>
    <w:p w14:paraId="355E91B7" w14:textId="77777777" w:rsidR="002B0D92" w:rsidRDefault="00E55073">
      <w:pPr>
        <w:keepNext/>
        <w:spacing w:before="120" w:after="120"/>
        <w:rPr>
          <w:rFonts w:ascii="Calibri" w:eastAsia="Calibri" w:hAnsi="Calibri" w:cs="Calibri"/>
          <w:sz w:val="22"/>
          <w:szCs w:val="22"/>
        </w:rPr>
      </w:pPr>
      <w:r>
        <w:rPr>
          <w:rFonts w:ascii="Calibri" w:eastAsia="Calibri" w:hAnsi="Calibri" w:cs="Calibri"/>
          <w:sz w:val="22"/>
          <w:szCs w:val="22"/>
        </w:rPr>
        <w:t>Oświadczam, że:</w:t>
      </w:r>
    </w:p>
    <w:p w14:paraId="0808F51F" w14:textId="77777777" w:rsidR="002B0D92" w:rsidRDefault="00E55073">
      <w:pPr>
        <w:numPr>
          <w:ilvl w:val="0"/>
          <w:numId w:val="4"/>
        </w:numPr>
        <w:spacing w:after="0"/>
        <w:ind w:left="284" w:hanging="284"/>
        <w:jc w:val="both"/>
        <w:rPr>
          <w:rFonts w:ascii="Calibri" w:eastAsia="Calibri" w:hAnsi="Calibri" w:cs="Calibri"/>
          <w:sz w:val="22"/>
          <w:szCs w:val="22"/>
        </w:rPr>
      </w:pPr>
      <w:r>
        <w:rPr>
          <w:rFonts w:ascii="Calibri" w:eastAsia="Calibri" w:hAnsi="Calibri" w:cs="Calibri"/>
          <w:sz w:val="22"/>
          <w:szCs w:val="22"/>
        </w:rPr>
        <w:t>Zapoznałem się z zapytaniem ofertowym, nie wnoszę do niego zastrzeżeń oraz uzyskałem informacje niezbędne do przygotowania oferty.</w:t>
      </w:r>
    </w:p>
    <w:p w14:paraId="5AB05F5B" w14:textId="126745B6" w:rsidR="002B0D92" w:rsidRDefault="00E55073">
      <w:pPr>
        <w:numPr>
          <w:ilvl w:val="0"/>
          <w:numId w:val="4"/>
        </w:numPr>
        <w:spacing w:after="0"/>
        <w:ind w:left="284" w:hanging="284"/>
        <w:jc w:val="both"/>
        <w:rPr>
          <w:rFonts w:ascii="Calibri" w:eastAsia="Calibri" w:hAnsi="Calibri" w:cs="Calibri"/>
          <w:sz w:val="22"/>
          <w:szCs w:val="22"/>
        </w:rPr>
      </w:pPr>
      <w:r>
        <w:rPr>
          <w:rFonts w:ascii="Calibri" w:eastAsia="Calibri" w:hAnsi="Calibri" w:cs="Calibri"/>
          <w:sz w:val="22"/>
          <w:szCs w:val="22"/>
        </w:rPr>
        <w:t xml:space="preserve">Spełniam warunki udziału w postępowaniu o udzielenie zamówienia określone w zapytaniu ofertowym </w:t>
      </w:r>
      <w:r>
        <w:rPr>
          <w:rFonts w:ascii="Calibri" w:eastAsia="Calibri" w:hAnsi="Calibri" w:cs="Calibri"/>
          <w:b/>
          <w:sz w:val="22"/>
          <w:szCs w:val="22"/>
        </w:rPr>
        <w:t xml:space="preserve">nr </w:t>
      </w:r>
      <w:r w:rsidR="0088531E">
        <w:rPr>
          <w:rFonts w:ascii="Calibri" w:eastAsia="Calibri" w:hAnsi="Calibri" w:cs="Calibri"/>
          <w:b/>
          <w:sz w:val="22"/>
          <w:szCs w:val="22"/>
        </w:rPr>
        <w:t>2</w:t>
      </w:r>
      <w:r>
        <w:rPr>
          <w:rFonts w:ascii="Calibri" w:eastAsia="Calibri" w:hAnsi="Calibri" w:cs="Calibri"/>
          <w:b/>
          <w:sz w:val="22"/>
          <w:szCs w:val="22"/>
        </w:rPr>
        <w:t>/DBN/0</w:t>
      </w:r>
      <w:r w:rsidR="0088531E">
        <w:rPr>
          <w:rFonts w:ascii="Calibri" w:eastAsia="Calibri" w:hAnsi="Calibri" w:cs="Calibri"/>
          <w:b/>
          <w:sz w:val="22"/>
          <w:szCs w:val="22"/>
        </w:rPr>
        <w:t>3</w:t>
      </w:r>
      <w:r>
        <w:rPr>
          <w:rFonts w:ascii="Calibri" w:eastAsia="Calibri" w:hAnsi="Calibri" w:cs="Calibri"/>
          <w:b/>
          <w:sz w:val="22"/>
          <w:szCs w:val="22"/>
        </w:rPr>
        <w:t>/202</w:t>
      </w:r>
      <w:r w:rsidR="0088531E">
        <w:rPr>
          <w:rFonts w:ascii="Calibri" w:eastAsia="Calibri" w:hAnsi="Calibri" w:cs="Calibri"/>
          <w:b/>
          <w:sz w:val="22"/>
          <w:szCs w:val="22"/>
        </w:rPr>
        <w:t>5</w:t>
      </w:r>
      <w:r>
        <w:rPr>
          <w:rFonts w:ascii="Calibri" w:eastAsia="Calibri" w:hAnsi="Calibri" w:cs="Calibri"/>
          <w:b/>
          <w:sz w:val="22"/>
          <w:szCs w:val="22"/>
        </w:rPr>
        <w:t>.</w:t>
      </w:r>
    </w:p>
    <w:p w14:paraId="3B470FA2" w14:textId="497661E3" w:rsidR="002B0D92" w:rsidRDefault="00E55073">
      <w:pPr>
        <w:numPr>
          <w:ilvl w:val="0"/>
          <w:numId w:val="4"/>
        </w:numPr>
        <w:spacing w:after="0"/>
        <w:ind w:left="284" w:hanging="284"/>
        <w:jc w:val="both"/>
        <w:rPr>
          <w:rFonts w:ascii="Calibri" w:eastAsia="Calibri" w:hAnsi="Calibri" w:cs="Calibri"/>
          <w:sz w:val="22"/>
          <w:szCs w:val="22"/>
        </w:rPr>
      </w:pPr>
      <w:r>
        <w:rPr>
          <w:rFonts w:ascii="Calibri" w:eastAsia="Calibri" w:hAnsi="Calibri" w:cs="Calibri"/>
          <w:sz w:val="22"/>
          <w:szCs w:val="22"/>
        </w:rPr>
        <w:t>W cenę oferty zostały wliczone wszelkie koszty związane z dostawą i</w:t>
      </w:r>
      <w:r>
        <w:rPr>
          <w:rFonts w:ascii="Calibri" w:eastAsia="Calibri" w:hAnsi="Calibri" w:cs="Calibri"/>
          <w:color w:val="FF0000"/>
          <w:sz w:val="22"/>
          <w:szCs w:val="22"/>
        </w:rPr>
        <w:t xml:space="preserve"> </w:t>
      </w:r>
      <w:r>
        <w:rPr>
          <w:rFonts w:ascii="Calibri" w:eastAsia="Calibri" w:hAnsi="Calibri" w:cs="Calibri"/>
          <w:sz w:val="22"/>
          <w:szCs w:val="22"/>
        </w:rPr>
        <w:t>realizacją zamówienia.</w:t>
      </w:r>
    </w:p>
    <w:p w14:paraId="302F9112" w14:textId="77777777" w:rsidR="002B0D92" w:rsidRDefault="00E55073">
      <w:pPr>
        <w:numPr>
          <w:ilvl w:val="0"/>
          <w:numId w:val="4"/>
        </w:numPr>
        <w:spacing w:after="0"/>
        <w:ind w:left="284" w:hanging="284"/>
        <w:jc w:val="both"/>
        <w:rPr>
          <w:rFonts w:ascii="Calibri" w:eastAsia="Calibri" w:hAnsi="Calibri" w:cs="Calibri"/>
          <w:sz w:val="22"/>
          <w:szCs w:val="22"/>
        </w:rPr>
      </w:pPr>
      <w:r>
        <w:rPr>
          <w:rFonts w:ascii="Calibri" w:eastAsia="Calibri" w:hAnsi="Calibri" w:cs="Calibri"/>
          <w:sz w:val="22"/>
          <w:szCs w:val="22"/>
        </w:rPr>
        <w:t>Akceptuję proponowane przez Zamawiającego Istotne Postanowienia Umowy zawarte w załączniku nr 3 do Zapytania Ofertowego.</w:t>
      </w:r>
    </w:p>
    <w:p w14:paraId="2BDD2380" w14:textId="77777777" w:rsidR="002B0D92" w:rsidRDefault="00E55073">
      <w:pPr>
        <w:numPr>
          <w:ilvl w:val="0"/>
          <w:numId w:val="4"/>
        </w:numPr>
        <w:spacing w:after="0"/>
        <w:ind w:left="284" w:hanging="284"/>
        <w:jc w:val="both"/>
        <w:rPr>
          <w:rFonts w:ascii="Calibri" w:eastAsia="Calibri" w:hAnsi="Calibri" w:cs="Calibri"/>
          <w:sz w:val="22"/>
          <w:szCs w:val="22"/>
        </w:rPr>
      </w:pPr>
      <w:r>
        <w:rPr>
          <w:rFonts w:ascii="Calibri" w:eastAsia="Calibri" w:hAnsi="Calibri" w:cs="Calibri"/>
          <w:sz w:val="22"/>
          <w:szCs w:val="22"/>
        </w:rPr>
        <w:t>Wszystkie informacje zamieszczone w ofercie są prawdziwe.</w:t>
      </w:r>
    </w:p>
    <w:p w14:paraId="5DA7B5AC" w14:textId="77777777" w:rsidR="002B0D92" w:rsidRDefault="00E55073">
      <w:pPr>
        <w:numPr>
          <w:ilvl w:val="0"/>
          <w:numId w:val="4"/>
        </w:numPr>
        <w:spacing w:after="0"/>
        <w:ind w:left="284" w:hanging="284"/>
        <w:jc w:val="both"/>
        <w:rPr>
          <w:rFonts w:ascii="Calibri" w:eastAsia="Calibri" w:hAnsi="Calibri" w:cs="Calibri"/>
          <w:sz w:val="22"/>
          <w:szCs w:val="22"/>
        </w:rPr>
      </w:pPr>
      <w:r>
        <w:rPr>
          <w:rFonts w:ascii="Calibri" w:eastAsia="Calibri" w:hAnsi="Calibri" w:cs="Calibri"/>
          <w:sz w:val="22"/>
          <w:szCs w:val="22"/>
        </w:rPr>
        <w:t>Uważam się za związanego niniejszą ofertą przez 30 dni od ostatecznego upływu terminu składania oferty.</w:t>
      </w:r>
    </w:p>
    <w:p w14:paraId="05F16EF7" w14:textId="77777777" w:rsidR="002B0D92" w:rsidRDefault="00E55073">
      <w:pPr>
        <w:numPr>
          <w:ilvl w:val="0"/>
          <w:numId w:val="4"/>
        </w:numPr>
        <w:spacing w:after="0"/>
        <w:ind w:left="284" w:hanging="284"/>
        <w:jc w:val="both"/>
        <w:rPr>
          <w:rFonts w:ascii="Calibri" w:eastAsia="Calibri" w:hAnsi="Calibri" w:cs="Calibri"/>
          <w:sz w:val="22"/>
          <w:szCs w:val="22"/>
        </w:rPr>
      </w:pPr>
      <w:r>
        <w:rPr>
          <w:rFonts w:ascii="Calibri" w:eastAsia="Calibri" w:hAnsi="Calibri" w:cs="Calibri"/>
          <w:sz w:val="22"/>
          <w:szCs w:val="22"/>
        </w:rPr>
        <w:t>Posiadam podstawę prawną do przetwarzania danych osobowych osób podanych w ofercie oraz dokumentach złożonych w postępowaniu o udzieleniu zamówienia, w tym do ich udostępnienia Zamawiającemu,</w:t>
      </w:r>
    </w:p>
    <w:p w14:paraId="1A3AA74A" w14:textId="77777777" w:rsidR="002B0D92" w:rsidRDefault="00E55073">
      <w:pPr>
        <w:numPr>
          <w:ilvl w:val="0"/>
          <w:numId w:val="4"/>
        </w:numPr>
        <w:spacing w:after="0"/>
        <w:ind w:left="284" w:hanging="284"/>
        <w:jc w:val="both"/>
        <w:rPr>
          <w:rFonts w:ascii="Calibri" w:eastAsia="Calibri" w:hAnsi="Calibri" w:cs="Calibri"/>
          <w:sz w:val="22"/>
          <w:szCs w:val="22"/>
        </w:rPr>
      </w:pPr>
      <w:r>
        <w:rPr>
          <w:rFonts w:ascii="Calibri" w:eastAsia="Calibri" w:hAnsi="Calibri" w:cs="Calibri"/>
          <w:sz w:val="22"/>
          <w:szCs w:val="22"/>
        </w:rPr>
        <w:t>Przekazałem klauzulę informacyjną Zamawiającego, o treści wskazanej w załączniku C, osobom fizycznym, których dane osobowe bezpośrednio lub pośrednio pozyskałem w celu ubiegania się o udzielenie zamówienia w niniejszym postępowaniu.</w:t>
      </w:r>
    </w:p>
    <w:p w14:paraId="57308624" w14:textId="77777777" w:rsidR="002B0D92" w:rsidRDefault="002B0D92">
      <w:pPr>
        <w:spacing w:before="100" w:after="0" w:line="240" w:lineRule="auto"/>
        <w:rPr>
          <w:rFonts w:ascii="Calibri" w:eastAsia="Calibri" w:hAnsi="Calibri" w:cs="Calibri"/>
        </w:rPr>
      </w:pPr>
    </w:p>
    <w:p w14:paraId="7B96FF1F" w14:textId="77777777" w:rsidR="002B0D92" w:rsidRDefault="002B0D92">
      <w:pPr>
        <w:spacing w:after="0"/>
        <w:jc w:val="both"/>
        <w:rPr>
          <w:rFonts w:ascii="Calibri" w:eastAsia="Calibri" w:hAnsi="Calibri" w:cs="Calibri"/>
        </w:rPr>
      </w:pPr>
    </w:p>
    <w:p w14:paraId="6AC6459D" w14:textId="77777777" w:rsidR="002B0D92" w:rsidRDefault="002B0D92">
      <w:pPr>
        <w:spacing w:before="100" w:after="0" w:line="240" w:lineRule="auto"/>
        <w:rPr>
          <w:rFonts w:ascii="Calibri" w:eastAsia="Calibri" w:hAnsi="Calibri" w:cs="Calibri"/>
        </w:rPr>
      </w:pPr>
    </w:p>
    <w:p w14:paraId="536993E4" w14:textId="77777777" w:rsidR="002B0D92" w:rsidRDefault="002B0D92">
      <w:pPr>
        <w:spacing w:after="0" w:line="240" w:lineRule="auto"/>
        <w:jc w:val="right"/>
        <w:rPr>
          <w:rFonts w:ascii="Calibri" w:eastAsia="Calibri" w:hAnsi="Calibri" w:cs="Calibri"/>
        </w:rPr>
      </w:pPr>
    </w:p>
    <w:p w14:paraId="145B7569" w14:textId="77777777" w:rsidR="002B0D92" w:rsidRDefault="00E55073">
      <w:pPr>
        <w:spacing w:after="0" w:line="240" w:lineRule="auto"/>
        <w:jc w:val="right"/>
        <w:rPr>
          <w:rFonts w:ascii="Calibri" w:eastAsia="Calibri" w:hAnsi="Calibri" w:cs="Calibri"/>
        </w:rPr>
      </w:pPr>
      <w:r>
        <w:rPr>
          <w:rFonts w:ascii="Calibri" w:eastAsia="Calibri" w:hAnsi="Calibri" w:cs="Calibri"/>
        </w:rPr>
        <w:t>____________________________________</w:t>
      </w:r>
    </w:p>
    <w:p w14:paraId="13B3FFFC" w14:textId="77777777" w:rsidR="002B0D92" w:rsidRDefault="00E55073">
      <w:pPr>
        <w:spacing w:after="0" w:line="240" w:lineRule="auto"/>
        <w:jc w:val="right"/>
        <w:rPr>
          <w:rFonts w:ascii="Calibri" w:eastAsia="Calibri" w:hAnsi="Calibri" w:cs="Calibri"/>
        </w:rPr>
      </w:pPr>
      <w:r>
        <w:rPr>
          <w:rFonts w:ascii="Calibri" w:eastAsia="Calibri" w:hAnsi="Calibri" w:cs="Calibri"/>
          <w:i/>
        </w:rPr>
        <w:t>podpis Oferenta</w:t>
      </w:r>
    </w:p>
    <w:p w14:paraId="7B701AEB" w14:textId="77777777" w:rsidR="002B0D92" w:rsidRDefault="00E55073">
      <w:pPr>
        <w:spacing w:after="0" w:line="240" w:lineRule="auto"/>
        <w:rPr>
          <w:rFonts w:ascii="Calibri" w:eastAsia="Calibri" w:hAnsi="Calibri" w:cs="Calibri"/>
          <w:b/>
        </w:rPr>
      </w:pPr>
      <w:r>
        <w:rPr>
          <w:rFonts w:ascii="Calibri" w:eastAsia="Calibri" w:hAnsi="Calibri" w:cs="Calibri"/>
          <w:b/>
        </w:rPr>
        <w:lastRenderedPageBreak/>
        <w:t>Załączniki do Formularza ofertowego:</w:t>
      </w:r>
    </w:p>
    <w:p w14:paraId="16C5A84D" w14:textId="77777777" w:rsidR="002B0D92" w:rsidRDefault="00E55073">
      <w:pPr>
        <w:numPr>
          <w:ilvl w:val="3"/>
          <w:numId w:val="6"/>
        </w:numPr>
        <w:pBdr>
          <w:top w:val="nil"/>
          <w:left w:val="nil"/>
          <w:bottom w:val="nil"/>
          <w:right w:val="nil"/>
          <w:between w:val="nil"/>
        </w:pBdr>
        <w:spacing w:after="0" w:line="240" w:lineRule="auto"/>
        <w:ind w:left="709"/>
        <w:jc w:val="both"/>
        <w:rPr>
          <w:rFonts w:ascii="Calibri" w:eastAsia="Calibri" w:hAnsi="Calibri" w:cs="Calibri"/>
          <w:color w:val="000000"/>
        </w:rPr>
      </w:pPr>
      <w:r>
        <w:rPr>
          <w:rFonts w:ascii="Calibri" w:eastAsia="Calibri" w:hAnsi="Calibri" w:cs="Calibri"/>
        </w:rPr>
        <w:t xml:space="preserve">Wiedza i doświadczenie niezbędne do realizacji zamówienia. </w:t>
      </w:r>
    </w:p>
    <w:p w14:paraId="37D6606C" w14:textId="32E6A149" w:rsidR="002B0D92" w:rsidRDefault="00E55073">
      <w:pPr>
        <w:numPr>
          <w:ilvl w:val="3"/>
          <w:numId w:val="6"/>
        </w:numPr>
        <w:pBdr>
          <w:top w:val="nil"/>
          <w:left w:val="nil"/>
          <w:bottom w:val="nil"/>
          <w:right w:val="nil"/>
          <w:between w:val="nil"/>
        </w:pBdr>
        <w:spacing w:after="0" w:line="240" w:lineRule="auto"/>
        <w:ind w:left="709"/>
        <w:jc w:val="both"/>
        <w:rPr>
          <w:rFonts w:ascii="Calibri" w:eastAsia="Calibri" w:hAnsi="Calibri" w:cs="Calibri"/>
          <w:color w:val="000000"/>
        </w:rPr>
      </w:pPr>
      <w:r>
        <w:rPr>
          <w:rFonts w:ascii="Calibri" w:eastAsia="Calibri" w:hAnsi="Calibri" w:cs="Calibri"/>
          <w:color w:val="000000"/>
        </w:rPr>
        <w:t>Oświadczenie o braku powiązań Oferenta z Zamawiającym</w:t>
      </w:r>
    </w:p>
    <w:p w14:paraId="54C62DE2" w14:textId="1465A69E" w:rsidR="00303C81" w:rsidRPr="00303C81" w:rsidRDefault="00303C81" w:rsidP="00303C81">
      <w:pPr>
        <w:numPr>
          <w:ilvl w:val="3"/>
          <w:numId w:val="6"/>
        </w:numPr>
        <w:pBdr>
          <w:top w:val="nil"/>
          <w:left w:val="nil"/>
          <w:bottom w:val="nil"/>
          <w:right w:val="nil"/>
          <w:between w:val="nil"/>
        </w:pBdr>
        <w:spacing w:after="0" w:line="240" w:lineRule="auto"/>
        <w:ind w:left="709"/>
        <w:jc w:val="both"/>
        <w:rPr>
          <w:rFonts w:ascii="Calibri" w:eastAsia="Calibri" w:hAnsi="Calibri" w:cs="Calibri"/>
          <w:color w:val="000000"/>
        </w:rPr>
      </w:pPr>
      <w:r w:rsidRPr="00303C81">
        <w:rPr>
          <w:rFonts w:ascii="Calibri" w:eastAsia="Calibri" w:hAnsi="Calibri" w:cs="Calibri"/>
          <w:color w:val="000000"/>
        </w:rPr>
        <w:t>Informacje uzupełniające do Kryterium II</w:t>
      </w:r>
      <w:r>
        <w:rPr>
          <w:rFonts w:ascii="Calibri" w:eastAsia="Calibri" w:hAnsi="Calibri" w:cs="Calibri"/>
          <w:color w:val="000000"/>
        </w:rPr>
        <w:t xml:space="preserve"> s</w:t>
      </w:r>
      <w:r w:rsidRPr="00303C81">
        <w:rPr>
          <w:rFonts w:ascii="Calibri" w:eastAsia="Calibri" w:hAnsi="Calibri" w:cs="Calibri"/>
          <w:color w:val="000000"/>
        </w:rPr>
        <w:t>kładane przez Oferenta</w:t>
      </w:r>
    </w:p>
    <w:p w14:paraId="363DEFE5" w14:textId="4E178C0A" w:rsidR="002B0D92" w:rsidRPr="00303C81" w:rsidRDefault="00E55073">
      <w:pPr>
        <w:numPr>
          <w:ilvl w:val="3"/>
          <w:numId w:val="6"/>
        </w:numPr>
        <w:pBdr>
          <w:top w:val="nil"/>
          <w:left w:val="nil"/>
          <w:bottom w:val="nil"/>
          <w:right w:val="nil"/>
          <w:between w:val="nil"/>
        </w:pBdr>
        <w:spacing w:after="0" w:line="240" w:lineRule="auto"/>
        <w:ind w:left="709"/>
        <w:jc w:val="both"/>
        <w:rPr>
          <w:rFonts w:ascii="Calibri" w:eastAsia="Calibri" w:hAnsi="Calibri" w:cs="Calibri"/>
          <w:color w:val="000000"/>
        </w:rPr>
      </w:pPr>
      <w:r>
        <w:rPr>
          <w:rFonts w:ascii="Calibri" w:eastAsia="Calibri" w:hAnsi="Calibri" w:cs="Calibri"/>
        </w:rPr>
        <w:t>Klauzula informacyjna Zamawiającego</w:t>
      </w:r>
    </w:p>
    <w:p w14:paraId="0128E3CF" w14:textId="77777777" w:rsidR="002B0D92" w:rsidRDefault="002B0D92">
      <w:pPr>
        <w:pBdr>
          <w:top w:val="nil"/>
          <w:left w:val="nil"/>
          <w:bottom w:val="nil"/>
          <w:right w:val="nil"/>
          <w:between w:val="nil"/>
        </w:pBdr>
        <w:spacing w:after="0" w:line="240" w:lineRule="auto"/>
        <w:rPr>
          <w:rFonts w:ascii="Calibri" w:eastAsia="Calibri" w:hAnsi="Calibri" w:cs="Calibri"/>
          <w:b/>
          <w:i/>
          <w:sz w:val="22"/>
          <w:szCs w:val="22"/>
        </w:rPr>
      </w:pPr>
    </w:p>
    <w:p w14:paraId="18B837D8"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6E43236C"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20B2D64B"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07D3B445"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5FB7774F"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1C68ED0A"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005A5C39"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2590A40A"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38F1E95A"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33920221"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03687D11"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5A9296D1"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44B0BF1F"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4BA0D104"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737F6E9A"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7AC2F637"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246C87F4"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72A86BBC"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423A122B"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48D7D3A9"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1ADFE4A5"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1A535726"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0A43120B"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4A17DD2D"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108CF57F"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0AB2BD11"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060BE3EF"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1134087E"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143673E3"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08088217"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49736FCA"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6C948480"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18AC26D3"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1F5A3E1A"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640D2FEE"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68F4980C"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0A79F55B"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03C6543E"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6A9A7A21"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434C3940"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5E3D305A"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6C74E04F"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5ACE1AF4"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2FECDDFB"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2D0CA9C5"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59D9BE43"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1164E610"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66DA9F7E" w14:textId="77777777" w:rsidR="002B0D92" w:rsidRDefault="002B0D92">
      <w:pPr>
        <w:pBdr>
          <w:top w:val="nil"/>
          <w:left w:val="nil"/>
          <w:bottom w:val="nil"/>
          <w:right w:val="nil"/>
          <w:between w:val="nil"/>
        </w:pBdr>
        <w:spacing w:after="0" w:line="240" w:lineRule="auto"/>
        <w:jc w:val="center"/>
        <w:rPr>
          <w:rFonts w:ascii="Calibri" w:eastAsia="Calibri" w:hAnsi="Calibri" w:cs="Calibri"/>
          <w:b/>
          <w:i/>
          <w:sz w:val="22"/>
          <w:szCs w:val="22"/>
        </w:rPr>
      </w:pPr>
    </w:p>
    <w:p w14:paraId="6C25A101" w14:textId="77777777" w:rsidR="002B0D92" w:rsidRDefault="00E55073">
      <w:pPr>
        <w:numPr>
          <w:ilvl w:val="0"/>
          <w:numId w:val="8"/>
        </w:numPr>
        <w:spacing w:after="0" w:line="240" w:lineRule="auto"/>
        <w:jc w:val="both"/>
        <w:rPr>
          <w:rFonts w:ascii="Calibri" w:eastAsia="Calibri" w:hAnsi="Calibri" w:cs="Calibri"/>
          <w:b/>
          <w:sz w:val="24"/>
          <w:szCs w:val="24"/>
        </w:rPr>
      </w:pPr>
      <w:r>
        <w:rPr>
          <w:rFonts w:ascii="Calibri" w:eastAsia="Calibri" w:hAnsi="Calibri" w:cs="Calibri"/>
          <w:b/>
          <w:sz w:val="24"/>
          <w:szCs w:val="24"/>
        </w:rPr>
        <w:t xml:space="preserve">Wiedza i doświadczenie niezbędne do realizacji zamówienia. </w:t>
      </w:r>
    </w:p>
    <w:p w14:paraId="7A9E8358" w14:textId="77777777" w:rsidR="002B0D92" w:rsidRDefault="002B0D92">
      <w:pPr>
        <w:spacing w:after="0" w:line="240" w:lineRule="auto"/>
        <w:ind w:left="720"/>
        <w:jc w:val="both"/>
        <w:rPr>
          <w:rFonts w:ascii="Calibri" w:eastAsia="Calibri" w:hAnsi="Calibri" w:cs="Calibri"/>
          <w:b/>
          <w:sz w:val="24"/>
          <w:szCs w:val="24"/>
        </w:rPr>
      </w:pPr>
    </w:p>
    <w:p w14:paraId="2E21BB09" w14:textId="77777777" w:rsidR="002B0D92" w:rsidRDefault="002B0D92">
      <w:pPr>
        <w:spacing w:after="0" w:line="240" w:lineRule="auto"/>
        <w:jc w:val="both"/>
        <w:rPr>
          <w:rFonts w:ascii="Calibri" w:eastAsia="Calibri" w:hAnsi="Calibri" w:cs="Calibri"/>
        </w:rPr>
      </w:pPr>
    </w:p>
    <w:p w14:paraId="4B37A78E" w14:textId="77777777" w:rsidR="0088531E" w:rsidRPr="0088531E" w:rsidRDefault="0088531E" w:rsidP="0088531E">
      <w:pPr>
        <w:widowControl w:val="0"/>
        <w:spacing w:before="11" w:after="0" w:line="240" w:lineRule="auto"/>
        <w:jc w:val="both"/>
        <w:rPr>
          <w:rFonts w:ascii="Calibri" w:eastAsia="Calibri" w:hAnsi="Calibri" w:cs="Calibri"/>
          <w:b/>
          <w:sz w:val="24"/>
          <w:szCs w:val="24"/>
        </w:rPr>
      </w:pPr>
      <w:r w:rsidRPr="0088531E">
        <w:rPr>
          <w:rFonts w:ascii="Calibri" w:eastAsia="Calibri" w:hAnsi="Calibri" w:cs="Calibri"/>
          <w:b/>
          <w:sz w:val="24"/>
          <w:szCs w:val="24"/>
        </w:rPr>
        <w:t>WARUNEK I:</w:t>
      </w:r>
    </w:p>
    <w:p w14:paraId="3123D08C"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r w:rsidRPr="0088531E">
        <w:rPr>
          <w:rFonts w:ascii="Calibri" w:eastAsia="Calibri" w:hAnsi="Calibri" w:cs="Calibri"/>
          <w:bCs/>
          <w:sz w:val="24"/>
          <w:szCs w:val="24"/>
        </w:rPr>
        <w:t>zdolność techniczną do przeprowadzenia badań CAWI na terenie Polski zgodnie z wymaganiami opisanymi powyżej lub przedstawi listy intencyjne od podwykonawców, które uzupełniają zdolności techniczne oferenta w zakresie realizacji przedmiotu zamówienia.</w:t>
      </w:r>
    </w:p>
    <w:p w14:paraId="46045C28"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p>
    <w:p w14:paraId="30504772"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r w:rsidRPr="0088531E">
        <w:rPr>
          <w:rFonts w:ascii="Calibri" w:eastAsia="Calibri" w:hAnsi="Calibri" w:cs="Calibri"/>
          <w:bCs/>
          <w:sz w:val="24"/>
          <w:szCs w:val="24"/>
        </w:rPr>
        <w:t>b) oferent i podwykonawcy posiadają aktualne certyfikaty jakości odpowiednio w badaniach CAWI (np. przyznany przez ESOMAR lub inny równoważny dokument).</w:t>
      </w:r>
    </w:p>
    <w:p w14:paraId="12D19CE2"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p>
    <w:p w14:paraId="0E7C53FC"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r w:rsidRPr="0088531E">
        <w:rPr>
          <w:rFonts w:ascii="Calibri" w:eastAsia="Calibri" w:hAnsi="Calibri" w:cs="Calibri"/>
          <w:bCs/>
          <w:sz w:val="24"/>
          <w:szCs w:val="24"/>
        </w:rPr>
        <w:t xml:space="preserve">c) Oferent jest w stanie wykazać wcześniejsze doświadczenie w przeprowadzaniu co najmniej jednego badania międzynarodowego w ciągu ostatniego roku (tj. roku poprzedzającego datę publikacji niniejszego zaproszenia do składania ofert). </w:t>
      </w:r>
    </w:p>
    <w:p w14:paraId="52AEA1C5"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p>
    <w:p w14:paraId="1080D763"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r w:rsidRPr="0088531E">
        <w:rPr>
          <w:rFonts w:ascii="Calibri" w:eastAsia="Calibri" w:hAnsi="Calibri" w:cs="Calibri"/>
          <w:bCs/>
          <w:sz w:val="24"/>
          <w:szCs w:val="24"/>
        </w:rPr>
        <w:t>Podstawą weryfikacji spełnienia Warunku I są:</w:t>
      </w:r>
    </w:p>
    <w:p w14:paraId="39D3BC1E"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r w:rsidRPr="0088531E">
        <w:rPr>
          <w:rFonts w:ascii="Calibri" w:eastAsia="Calibri" w:hAnsi="Calibri" w:cs="Calibri"/>
          <w:bCs/>
          <w:sz w:val="24"/>
          <w:szCs w:val="24"/>
        </w:rPr>
        <w:t>a)</w:t>
      </w:r>
      <w:r w:rsidRPr="0088531E">
        <w:rPr>
          <w:rFonts w:ascii="Calibri" w:eastAsia="Calibri" w:hAnsi="Calibri" w:cs="Calibri"/>
          <w:bCs/>
          <w:sz w:val="24"/>
          <w:szCs w:val="24"/>
        </w:rPr>
        <w:tab/>
        <w:t xml:space="preserve">oświadczenie Oferenta w formularzu ofertowym lub lista podwykonawców </w:t>
      </w:r>
    </w:p>
    <w:p w14:paraId="0AE4ABDC"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r w:rsidRPr="0088531E">
        <w:rPr>
          <w:rFonts w:ascii="Calibri" w:eastAsia="Calibri" w:hAnsi="Calibri" w:cs="Calibri"/>
          <w:bCs/>
          <w:sz w:val="24"/>
          <w:szCs w:val="24"/>
        </w:rPr>
        <w:t>b)</w:t>
      </w:r>
      <w:r w:rsidRPr="0088531E">
        <w:rPr>
          <w:rFonts w:ascii="Calibri" w:eastAsia="Calibri" w:hAnsi="Calibri" w:cs="Calibri"/>
          <w:bCs/>
          <w:sz w:val="24"/>
          <w:szCs w:val="24"/>
        </w:rPr>
        <w:tab/>
        <w:t xml:space="preserve">kopia dokumentu potwierdzającego spełnienie warunku </w:t>
      </w:r>
      <w:proofErr w:type="spellStart"/>
      <w:r w:rsidRPr="0088531E">
        <w:rPr>
          <w:rFonts w:ascii="Calibri" w:eastAsia="Calibri" w:hAnsi="Calibri" w:cs="Calibri"/>
          <w:bCs/>
          <w:sz w:val="24"/>
          <w:szCs w:val="24"/>
        </w:rPr>
        <w:t>Ib</w:t>
      </w:r>
      <w:proofErr w:type="spellEnd"/>
      <w:r w:rsidRPr="0088531E">
        <w:rPr>
          <w:rFonts w:ascii="Calibri" w:eastAsia="Calibri" w:hAnsi="Calibri" w:cs="Calibri"/>
          <w:bCs/>
          <w:sz w:val="24"/>
          <w:szCs w:val="24"/>
        </w:rPr>
        <w:t xml:space="preserve"> </w:t>
      </w:r>
    </w:p>
    <w:p w14:paraId="01A1CC0D"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r w:rsidRPr="0088531E">
        <w:rPr>
          <w:rFonts w:ascii="Calibri" w:eastAsia="Calibri" w:hAnsi="Calibri" w:cs="Calibri"/>
          <w:bCs/>
          <w:sz w:val="24"/>
          <w:szCs w:val="24"/>
        </w:rPr>
        <w:t>c)</w:t>
      </w:r>
      <w:r w:rsidRPr="0088531E">
        <w:rPr>
          <w:rFonts w:ascii="Calibri" w:eastAsia="Calibri" w:hAnsi="Calibri" w:cs="Calibri"/>
          <w:bCs/>
          <w:sz w:val="24"/>
          <w:szCs w:val="24"/>
        </w:rPr>
        <w:tab/>
        <w:t xml:space="preserve">tytuł i krótki opis kwalifikującego się projektu (tj. kilka zdań), który zawiera informacje o krajach badania, wielkościach prób i cenie oraz referencje. </w:t>
      </w:r>
    </w:p>
    <w:p w14:paraId="371DB9E2" w14:textId="77777777" w:rsidR="0088531E" w:rsidRPr="0088531E" w:rsidRDefault="0088531E" w:rsidP="0088531E">
      <w:pPr>
        <w:widowControl w:val="0"/>
        <w:spacing w:before="11" w:after="0" w:line="240" w:lineRule="auto"/>
        <w:jc w:val="both"/>
        <w:rPr>
          <w:rFonts w:ascii="Calibri" w:eastAsia="Calibri" w:hAnsi="Calibri" w:cs="Calibri"/>
          <w:b/>
          <w:sz w:val="24"/>
          <w:szCs w:val="24"/>
        </w:rPr>
      </w:pPr>
    </w:p>
    <w:p w14:paraId="0A70DE8F" w14:textId="77777777" w:rsidR="0088531E" w:rsidRPr="0088531E" w:rsidRDefault="0088531E" w:rsidP="0088531E">
      <w:pPr>
        <w:widowControl w:val="0"/>
        <w:spacing w:before="11" w:after="0" w:line="240" w:lineRule="auto"/>
        <w:jc w:val="both"/>
        <w:rPr>
          <w:rFonts w:ascii="Calibri" w:eastAsia="Calibri" w:hAnsi="Calibri" w:cs="Calibri"/>
          <w:b/>
          <w:sz w:val="24"/>
          <w:szCs w:val="24"/>
        </w:rPr>
      </w:pPr>
      <w:r w:rsidRPr="0088531E">
        <w:rPr>
          <w:rFonts w:ascii="Calibri" w:eastAsia="Calibri" w:hAnsi="Calibri" w:cs="Calibri"/>
          <w:b/>
          <w:sz w:val="24"/>
          <w:szCs w:val="24"/>
        </w:rPr>
        <w:t>WARUNEK II:</w:t>
      </w:r>
    </w:p>
    <w:p w14:paraId="2716CF85"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r w:rsidRPr="0088531E">
        <w:rPr>
          <w:rFonts w:ascii="Calibri" w:eastAsia="Calibri" w:hAnsi="Calibri" w:cs="Calibri"/>
          <w:bCs/>
          <w:sz w:val="24"/>
          <w:szCs w:val="24"/>
        </w:rPr>
        <w:t>Oferent posiada zasoby ludzkie i techniczne niezbędne do wykonania zamówienia:</w:t>
      </w:r>
    </w:p>
    <w:p w14:paraId="3123E44E"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r w:rsidRPr="0088531E">
        <w:rPr>
          <w:rFonts w:ascii="Calibri" w:eastAsia="Calibri" w:hAnsi="Calibri" w:cs="Calibri"/>
          <w:bCs/>
          <w:sz w:val="24"/>
          <w:szCs w:val="24"/>
        </w:rPr>
        <w:t xml:space="preserve"> </w:t>
      </w:r>
    </w:p>
    <w:p w14:paraId="48FA46A6" w14:textId="22F6E044" w:rsidR="0088531E" w:rsidRPr="0088531E" w:rsidRDefault="0088531E" w:rsidP="0088531E">
      <w:pPr>
        <w:widowControl w:val="0"/>
        <w:spacing w:before="11" w:after="0" w:line="240" w:lineRule="auto"/>
        <w:jc w:val="both"/>
        <w:rPr>
          <w:rFonts w:ascii="Calibri" w:eastAsia="Calibri" w:hAnsi="Calibri" w:cs="Calibri"/>
          <w:bCs/>
          <w:sz w:val="24"/>
          <w:szCs w:val="24"/>
        </w:rPr>
      </w:pPr>
      <w:r w:rsidRPr="0088531E">
        <w:rPr>
          <w:rFonts w:ascii="Calibri" w:eastAsia="Calibri" w:hAnsi="Calibri" w:cs="Calibri"/>
          <w:bCs/>
          <w:sz w:val="24"/>
          <w:szCs w:val="24"/>
        </w:rPr>
        <w:t xml:space="preserve">Oferent ma dostęp do własnego panelu przekraczającego ≥ 10 000 osób </w:t>
      </w:r>
    </w:p>
    <w:p w14:paraId="44751EA1"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r w:rsidRPr="0088531E">
        <w:rPr>
          <w:rFonts w:ascii="Calibri" w:eastAsia="Calibri" w:hAnsi="Calibri" w:cs="Calibri"/>
          <w:bCs/>
          <w:sz w:val="24"/>
          <w:szCs w:val="24"/>
        </w:rPr>
        <w:t xml:space="preserve">Podstawą weryfikacji spełnienia Warunku II A jest </w:t>
      </w:r>
      <w:proofErr w:type="spellStart"/>
      <w:r w:rsidRPr="0088531E">
        <w:rPr>
          <w:rFonts w:ascii="Calibri" w:eastAsia="Calibri" w:hAnsi="Calibri" w:cs="Calibri"/>
          <w:bCs/>
          <w:sz w:val="24"/>
          <w:szCs w:val="24"/>
        </w:rPr>
        <w:t>panelbook</w:t>
      </w:r>
      <w:proofErr w:type="spellEnd"/>
      <w:r w:rsidRPr="0088531E">
        <w:rPr>
          <w:rFonts w:ascii="Calibri" w:eastAsia="Calibri" w:hAnsi="Calibri" w:cs="Calibri"/>
          <w:bCs/>
          <w:sz w:val="24"/>
          <w:szCs w:val="24"/>
        </w:rPr>
        <w:t xml:space="preserve"> lub informacje na temat podstawowych statystyk opisowych (wiek, płeć, wykształcenie, region, w tym liczba respondentów) dla każdego panelu (w formie tabelarycznej lub graficznej). Należy wyraźnie wskazać, do których z tych paneli oferent ma bezpośredni dostęp.</w:t>
      </w:r>
    </w:p>
    <w:p w14:paraId="5C24D589"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p>
    <w:p w14:paraId="0C20DAD0" w14:textId="7013D765" w:rsidR="0088531E" w:rsidRPr="0088531E" w:rsidDel="00A27081" w:rsidRDefault="0088531E" w:rsidP="0088531E">
      <w:pPr>
        <w:widowControl w:val="0"/>
        <w:spacing w:before="11" w:after="0" w:line="240" w:lineRule="auto"/>
        <w:jc w:val="both"/>
        <w:rPr>
          <w:del w:id="0" w:author="Ben Stanley" w:date="2025-04-02T12:35:00Z" w16du:dateUtc="2025-04-02T10:35:00Z"/>
          <w:rFonts w:ascii="Calibri" w:eastAsia="Calibri" w:hAnsi="Calibri" w:cs="Calibri"/>
          <w:bCs/>
          <w:sz w:val="24"/>
          <w:szCs w:val="24"/>
        </w:rPr>
      </w:pPr>
      <w:del w:id="1" w:author="Ben Stanley" w:date="2025-04-02T12:35:00Z" w16du:dateUtc="2025-04-02T10:35:00Z">
        <w:r w:rsidRPr="0088531E" w:rsidDel="00A27081">
          <w:rPr>
            <w:rFonts w:ascii="Calibri" w:eastAsia="Calibri" w:hAnsi="Calibri" w:cs="Calibri"/>
            <w:bCs/>
            <w:sz w:val="24"/>
            <w:szCs w:val="24"/>
          </w:rPr>
          <w:delText>B. Oferent ma dostęp do sieci ankieterów w Polsce</w:delText>
        </w:r>
        <w:r w:rsidR="00B94FD3" w:rsidDel="00A27081">
          <w:rPr>
            <w:rFonts w:ascii="Calibri" w:eastAsia="Calibri" w:hAnsi="Calibri" w:cs="Calibri"/>
            <w:bCs/>
            <w:sz w:val="24"/>
            <w:szCs w:val="24"/>
          </w:rPr>
          <w:delText>.</w:delText>
        </w:r>
        <w:r w:rsidRPr="0088531E" w:rsidDel="00A27081">
          <w:rPr>
            <w:rFonts w:ascii="Calibri" w:eastAsia="Calibri" w:hAnsi="Calibri" w:cs="Calibri"/>
            <w:bCs/>
            <w:sz w:val="24"/>
            <w:szCs w:val="24"/>
          </w:rPr>
          <w:delText xml:space="preserve"> Sieć ankieterów musi uczestniczyć w Programie Kontroli Jakości Pracy Ankieterów</w:delText>
        </w:r>
      </w:del>
      <w:del w:id="2" w:author="Ben Stanley" w:date="2025-03-27T13:22:00Z" w16du:dateUtc="2025-03-27T12:22:00Z">
        <w:r w:rsidRPr="0088531E" w:rsidDel="00B94FD3">
          <w:rPr>
            <w:rFonts w:ascii="Calibri" w:eastAsia="Calibri" w:hAnsi="Calibri" w:cs="Calibri"/>
            <w:bCs/>
            <w:sz w:val="24"/>
            <w:szCs w:val="24"/>
          </w:rPr>
          <w:delText xml:space="preserve"> lub mieć ustalone procedury kontroli pracy ankieterów stosowane w każdym z trzech krajów</w:delText>
        </w:r>
      </w:del>
      <w:del w:id="3" w:author="Ben Stanley" w:date="2025-04-02T12:35:00Z" w16du:dateUtc="2025-04-02T10:35:00Z">
        <w:r w:rsidRPr="0088531E" w:rsidDel="00A27081">
          <w:rPr>
            <w:rFonts w:ascii="Calibri" w:eastAsia="Calibri" w:hAnsi="Calibri" w:cs="Calibri"/>
            <w:bCs/>
            <w:sz w:val="24"/>
            <w:szCs w:val="24"/>
          </w:rPr>
          <w:delText>.</w:delText>
        </w:r>
      </w:del>
    </w:p>
    <w:p w14:paraId="63772292" w14:textId="443B2970" w:rsidR="0088531E" w:rsidRPr="0088531E" w:rsidDel="00A27081" w:rsidRDefault="0088531E" w:rsidP="0088531E">
      <w:pPr>
        <w:widowControl w:val="0"/>
        <w:spacing w:before="11" w:after="0" w:line="240" w:lineRule="auto"/>
        <w:jc w:val="both"/>
        <w:rPr>
          <w:del w:id="4" w:author="Ben Stanley" w:date="2025-04-02T12:35:00Z" w16du:dateUtc="2025-04-02T10:35:00Z"/>
          <w:rFonts w:ascii="Calibri" w:eastAsia="Calibri" w:hAnsi="Calibri" w:cs="Calibri"/>
          <w:bCs/>
          <w:sz w:val="24"/>
          <w:szCs w:val="24"/>
        </w:rPr>
      </w:pPr>
    </w:p>
    <w:p w14:paraId="6C76200A" w14:textId="2F0DD1B8" w:rsidR="0088531E" w:rsidRPr="0088531E" w:rsidDel="00A27081" w:rsidRDefault="0088531E" w:rsidP="0088531E">
      <w:pPr>
        <w:widowControl w:val="0"/>
        <w:spacing w:before="11" w:after="0" w:line="240" w:lineRule="auto"/>
        <w:jc w:val="both"/>
        <w:rPr>
          <w:del w:id="5" w:author="Ben Stanley" w:date="2025-04-02T12:35:00Z" w16du:dateUtc="2025-04-02T10:35:00Z"/>
          <w:rFonts w:ascii="Calibri" w:eastAsia="Calibri" w:hAnsi="Calibri" w:cs="Calibri"/>
          <w:bCs/>
          <w:sz w:val="24"/>
          <w:szCs w:val="24"/>
        </w:rPr>
      </w:pPr>
      <w:del w:id="6" w:author="Ben Stanley" w:date="2025-04-02T12:35:00Z" w16du:dateUtc="2025-04-02T10:35:00Z">
        <w:r w:rsidRPr="0088531E" w:rsidDel="00A27081">
          <w:rPr>
            <w:rFonts w:ascii="Calibri" w:eastAsia="Calibri" w:hAnsi="Calibri" w:cs="Calibri"/>
            <w:bCs/>
            <w:sz w:val="24"/>
            <w:szCs w:val="24"/>
          </w:rPr>
          <w:delText>Podstawą weryfikacji spełnienia Warunku II B jest deklaracja Oferenta w formularzu przetargowym, zawierająca nazwę firmy, liczbę ankieterów, nazwę Programu Kontroli Jakości Pracy Ankieterów lub opis procedury kontroli pracy ankieterów stosowanej w każdym kraju.</w:delText>
        </w:r>
      </w:del>
    </w:p>
    <w:p w14:paraId="0AB81A25" w14:textId="40334DEB" w:rsidR="0088531E" w:rsidRPr="0088531E" w:rsidRDefault="0088531E" w:rsidP="0088531E">
      <w:pPr>
        <w:widowControl w:val="0"/>
        <w:spacing w:before="11" w:after="0" w:line="240" w:lineRule="auto"/>
        <w:jc w:val="both"/>
        <w:rPr>
          <w:rFonts w:ascii="Calibri" w:eastAsia="Calibri" w:hAnsi="Calibri" w:cs="Calibri"/>
          <w:b/>
          <w:sz w:val="24"/>
          <w:szCs w:val="24"/>
        </w:rPr>
      </w:pPr>
      <w:del w:id="7" w:author="Ben Stanley" w:date="2025-04-02T12:35:00Z" w16du:dateUtc="2025-04-02T10:35:00Z">
        <w:r w:rsidRPr="0088531E" w:rsidDel="00A27081">
          <w:rPr>
            <w:rFonts w:ascii="Calibri" w:eastAsia="Calibri" w:hAnsi="Calibri" w:cs="Calibri"/>
            <w:b/>
            <w:sz w:val="24"/>
            <w:szCs w:val="24"/>
          </w:rPr>
          <w:delText xml:space="preserve"> </w:delText>
        </w:r>
      </w:del>
    </w:p>
    <w:p w14:paraId="53CFB051" w14:textId="77777777" w:rsidR="0088531E" w:rsidRPr="0088531E" w:rsidRDefault="0088531E" w:rsidP="0088531E">
      <w:pPr>
        <w:widowControl w:val="0"/>
        <w:spacing w:before="11" w:after="0" w:line="240" w:lineRule="auto"/>
        <w:jc w:val="both"/>
        <w:rPr>
          <w:rFonts w:ascii="Calibri" w:eastAsia="Calibri" w:hAnsi="Calibri" w:cs="Calibri"/>
          <w:b/>
          <w:sz w:val="24"/>
          <w:szCs w:val="24"/>
        </w:rPr>
      </w:pPr>
      <w:r w:rsidRPr="0088531E">
        <w:rPr>
          <w:rFonts w:ascii="Calibri" w:eastAsia="Calibri" w:hAnsi="Calibri" w:cs="Calibri"/>
          <w:b/>
          <w:sz w:val="24"/>
          <w:szCs w:val="24"/>
        </w:rPr>
        <w:t>WARUNEK III:</w:t>
      </w:r>
    </w:p>
    <w:p w14:paraId="61ABFA13" w14:textId="347D1F8C" w:rsidR="0088531E" w:rsidRPr="0088531E" w:rsidRDefault="0088531E" w:rsidP="0088531E">
      <w:pPr>
        <w:widowControl w:val="0"/>
        <w:spacing w:before="11" w:after="0" w:line="240" w:lineRule="auto"/>
        <w:jc w:val="both"/>
        <w:rPr>
          <w:rFonts w:ascii="Calibri" w:eastAsia="Calibri" w:hAnsi="Calibri" w:cs="Calibri"/>
          <w:bCs/>
          <w:sz w:val="24"/>
          <w:szCs w:val="24"/>
        </w:rPr>
      </w:pPr>
      <w:r w:rsidRPr="0088531E">
        <w:rPr>
          <w:rFonts w:ascii="Calibri" w:eastAsia="Calibri" w:hAnsi="Calibri" w:cs="Calibri"/>
          <w:bCs/>
          <w:sz w:val="24"/>
          <w:szCs w:val="24"/>
        </w:rPr>
        <w:t>Z postępowania wyklucza się Oferentów powiązanych kapitałowo lub osobowo z Zamawiającym. Przez powiązania kapitałowe lub osobowe rozumie się wzajemne powiązania między Zamawiającym lub osobami</w:t>
      </w:r>
      <w:ins w:id="8" w:author="Ben Stanley" w:date="2025-04-02T13:05:00Z" w16du:dateUtc="2025-04-02T11:05:00Z">
        <w:r w:rsidR="00A012A6">
          <w:rPr>
            <w:rFonts w:ascii="Calibri" w:eastAsia="Calibri" w:hAnsi="Calibri" w:cs="Calibri"/>
            <w:bCs/>
            <w:sz w:val="24"/>
            <w:szCs w:val="24"/>
          </w:rPr>
          <w:t xml:space="preserve"> </w:t>
        </w:r>
      </w:ins>
      <w:del w:id="9" w:author="Ben Stanley" w:date="2025-04-02T13:05:00Z" w16du:dateUtc="2025-04-02T11:05:00Z">
        <w:r w:rsidRPr="0088531E" w:rsidDel="00A012A6">
          <w:rPr>
            <w:rFonts w:ascii="Calibri" w:eastAsia="Calibri" w:hAnsi="Calibri" w:cs="Calibri"/>
            <w:bCs/>
            <w:sz w:val="24"/>
            <w:szCs w:val="24"/>
          </w:rPr>
          <w:delText xml:space="preserve">  </w:delText>
        </w:r>
      </w:del>
      <w:r w:rsidRPr="0088531E">
        <w:rPr>
          <w:rFonts w:ascii="Calibri" w:eastAsia="Calibri" w:hAnsi="Calibri" w:cs="Calibri"/>
          <w:bCs/>
          <w:sz w:val="24"/>
          <w:szCs w:val="24"/>
        </w:rPr>
        <w:t>upoważnionymi do zaciągania zobowiązań w imieniu Zamawiającego lub osobami wykonującymi w imieniu Zamawiającego czynności związane z przeprowadzeniem procedury wyboru Wykonawcy a Oferentem polegające w szczególności na:</w:t>
      </w:r>
    </w:p>
    <w:p w14:paraId="1DA5A543"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r w:rsidRPr="0088531E">
        <w:rPr>
          <w:rFonts w:ascii="Calibri" w:eastAsia="Calibri" w:hAnsi="Calibri" w:cs="Calibri"/>
          <w:bCs/>
          <w:sz w:val="24"/>
          <w:szCs w:val="24"/>
        </w:rPr>
        <w:t>a)      Uczestniczeniu w spółce jako wspólnik spółki cywilnej lub spółki osobowej;</w:t>
      </w:r>
    </w:p>
    <w:p w14:paraId="76C1C691"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r w:rsidRPr="0088531E">
        <w:rPr>
          <w:rFonts w:ascii="Calibri" w:eastAsia="Calibri" w:hAnsi="Calibri" w:cs="Calibri"/>
          <w:bCs/>
          <w:sz w:val="24"/>
          <w:szCs w:val="24"/>
        </w:rPr>
        <w:t>b)      Posiadaniu co najmniej 10% udziałów lub akcji, o ile niższy próg nie wynika z przepisów prawa lub nie został określony przez Instytucję Finansującą;</w:t>
      </w:r>
    </w:p>
    <w:p w14:paraId="02EB909B"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r w:rsidRPr="0088531E">
        <w:rPr>
          <w:rFonts w:ascii="Calibri" w:eastAsia="Calibri" w:hAnsi="Calibri" w:cs="Calibri"/>
          <w:bCs/>
          <w:sz w:val="24"/>
          <w:szCs w:val="24"/>
        </w:rPr>
        <w:t>c)      Pełnieniu funkcji członka organu nadzorczego lub zarządzającego, prokurenta, pełnomocnika;</w:t>
      </w:r>
    </w:p>
    <w:p w14:paraId="22173B64"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r w:rsidRPr="0088531E">
        <w:rPr>
          <w:rFonts w:ascii="Calibri" w:eastAsia="Calibri" w:hAnsi="Calibri" w:cs="Calibri"/>
          <w:bCs/>
          <w:sz w:val="24"/>
          <w:szCs w:val="24"/>
        </w:rPr>
        <w:t>d)      Pozostawaniu w związku małżeńskim, w stosunku pokrewieństwa lub powinowactwa w linii prostej, pokrewieństwa drugiego stopnia lub powinowactwa drugiego stopnia w linii bocznej lub w stosunku przysposobienia, opieki lub kurateli.</w:t>
      </w:r>
    </w:p>
    <w:p w14:paraId="704E1DD4" w14:textId="77777777" w:rsidR="0088531E" w:rsidRPr="0088531E" w:rsidRDefault="0088531E" w:rsidP="0088531E">
      <w:pPr>
        <w:widowControl w:val="0"/>
        <w:spacing w:before="11" w:after="0" w:line="240" w:lineRule="auto"/>
        <w:jc w:val="both"/>
        <w:rPr>
          <w:rFonts w:ascii="Calibri" w:eastAsia="Calibri" w:hAnsi="Calibri" w:cs="Calibri"/>
          <w:bCs/>
          <w:sz w:val="24"/>
          <w:szCs w:val="24"/>
        </w:rPr>
      </w:pPr>
      <w:r w:rsidRPr="0088531E">
        <w:rPr>
          <w:rFonts w:ascii="Calibri" w:eastAsia="Calibri" w:hAnsi="Calibri" w:cs="Calibri"/>
          <w:bCs/>
          <w:sz w:val="24"/>
          <w:szCs w:val="24"/>
        </w:rPr>
        <w:t xml:space="preserve"> </w:t>
      </w:r>
    </w:p>
    <w:p w14:paraId="5E6D704C" w14:textId="1B79EA56" w:rsidR="002B0D92" w:rsidRPr="0088531E" w:rsidRDefault="0088531E" w:rsidP="0088531E">
      <w:pPr>
        <w:widowControl w:val="0"/>
        <w:spacing w:before="11" w:after="0" w:line="240" w:lineRule="auto"/>
        <w:jc w:val="both"/>
        <w:rPr>
          <w:rFonts w:ascii="Calibri" w:eastAsia="Calibri" w:hAnsi="Calibri" w:cs="Calibri"/>
          <w:bCs/>
          <w:sz w:val="24"/>
          <w:szCs w:val="24"/>
        </w:rPr>
      </w:pPr>
      <w:r w:rsidRPr="0088531E">
        <w:rPr>
          <w:rFonts w:ascii="Calibri" w:eastAsia="Calibri" w:hAnsi="Calibri" w:cs="Calibri"/>
          <w:bCs/>
          <w:sz w:val="24"/>
          <w:szCs w:val="24"/>
        </w:rPr>
        <w:lastRenderedPageBreak/>
        <w:t>Weryfikacja spełnienia Warunku III nastąpi na podstawie Oświadczenia o braku powiązań Oferenta z Zamawiającym zawartego w Formularzu ofertowym. Ocena spełnienia warunku według formuły spełnia – nie spełnia</w:t>
      </w:r>
    </w:p>
    <w:p w14:paraId="26490C1B" w14:textId="77777777" w:rsidR="0088531E" w:rsidRDefault="0088531E" w:rsidP="0088531E">
      <w:pPr>
        <w:widowControl w:val="0"/>
        <w:spacing w:before="11" w:after="0" w:line="240" w:lineRule="auto"/>
        <w:jc w:val="both"/>
        <w:rPr>
          <w:rFonts w:ascii="Calibri" w:eastAsia="Calibri" w:hAnsi="Calibri" w:cs="Calibri"/>
          <w:sz w:val="24"/>
          <w:szCs w:val="24"/>
        </w:rPr>
      </w:pPr>
    </w:p>
    <w:p w14:paraId="277A03B4" w14:textId="77777777" w:rsidR="002B0D92" w:rsidRDefault="00E55073">
      <w:pPr>
        <w:widowControl w:val="0"/>
        <w:spacing w:before="11" w:after="0" w:line="240" w:lineRule="auto"/>
        <w:jc w:val="both"/>
        <w:rPr>
          <w:rFonts w:ascii="Calibri" w:eastAsia="Calibri" w:hAnsi="Calibri" w:cs="Calibri"/>
          <w:sz w:val="24"/>
          <w:szCs w:val="24"/>
        </w:rPr>
      </w:pPr>
      <w:r>
        <w:rPr>
          <w:rFonts w:ascii="Calibri" w:eastAsia="Calibri" w:hAnsi="Calibri" w:cs="Calibri"/>
          <w:sz w:val="24"/>
          <w:szCs w:val="24"/>
        </w:rPr>
        <w:t>4.2.</w:t>
      </w:r>
      <w:r>
        <w:rPr>
          <w:rFonts w:ascii="Calibri" w:eastAsia="Calibri" w:hAnsi="Calibri" w:cs="Calibri"/>
          <w:sz w:val="24"/>
          <w:szCs w:val="24"/>
        </w:rPr>
        <w:tab/>
        <w:t>Zamawiający zastrzega sobie prawo do zweryfikowania informacji zawartych w ofercie poprzez wezwanie Oferentów do przedłożenia dokumentów potwierdzających te informacje.</w:t>
      </w:r>
    </w:p>
    <w:p w14:paraId="0EECE00B" w14:textId="77777777" w:rsidR="002B0D92" w:rsidRDefault="00E55073">
      <w:pPr>
        <w:widowControl w:val="0"/>
        <w:spacing w:before="11" w:after="0" w:line="240" w:lineRule="auto"/>
        <w:jc w:val="both"/>
        <w:rPr>
          <w:rFonts w:ascii="Calibri" w:eastAsia="Calibri" w:hAnsi="Calibri" w:cs="Calibri"/>
          <w:sz w:val="24"/>
          <w:szCs w:val="24"/>
        </w:rPr>
      </w:pPr>
      <w:r>
        <w:rPr>
          <w:rFonts w:ascii="Calibri" w:eastAsia="Calibri" w:hAnsi="Calibri" w:cs="Calibri"/>
          <w:sz w:val="24"/>
          <w:szCs w:val="24"/>
        </w:rPr>
        <w:t>4.3.</w:t>
      </w:r>
      <w:r>
        <w:rPr>
          <w:rFonts w:ascii="Calibri" w:eastAsia="Calibri" w:hAnsi="Calibri" w:cs="Calibri"/>
          <w:sz w:val="24"/>
          <w:szCs w:val="24"/>
        </w:rPr>
        <w:tab/>
        <w:t xml:space="preserve">Zamawiający może w toku badania ofert żądać od Oferentów wyjaśnień dotyczących treści złożonych </w:t>
      </w:r>
      <w:proofErr w:type="gramStart"/>
      <w:r>
        <w:rPr>
          <w:rFonts w:ascii="Calibri" w:eastAsia="Calibri" w:hAnsi="Calibri" w:cs="Calibri"/>
          <w:sz w:val="24"/>
          <w:szCs w:val="24"/>
        </w:rPr>
        <w:t>ofert,</w:t>
      </w:r>
      <w:proofErr w:type="gramEnd"/>
      <w:r>
        <w:rPr>
          <w:rFonts w:ascii="Calibri" w:eastAsia="Calibri" w:hAnsi="Calibri" w:cs="Calibri"/>
          <w:sz w:val="24"/>
          <w:szCs w:val="24"/>
        </w:rPr>
        <w:t xml:space="preserve"> bądź uzupełnień braków formalnych, wyznaczając Oferentom odpowiedni termin. W przypadku nieuzupełnienia oferty lub niezłożenia pełnych wyjaśnień, Zamawiający uprawniony będzie do odrzucenia oferty.</w:t>
      </w:r>
    </w:p>
    <w:p w14:paraId="305BBCB2" w14:textId="77777777" w:rsidR="002B0D92" w:rsidRDefault="002B0D92">
      <w:pPr>
        <w:spacing w:after="0" w:line="240" w:lineRule="auto"/>
        <w:ind w:left="1224" w:right="59"/>
        <w:jc w:val="both"/>
        <w:rPr>
          <w:rFonts w:ascii="Calibri" w:eastAsia="Calibri" w:hAnsi="Calibri" w:cs="Calibri"/>
          <w:b/>
          <w:i/>
          <w:sz w:val="22"/>
          <w:szCs w:val="22"/>
        </w:rPr>
      </w:pPr>
    </w:p>
    <w:p w14:paraId="4A62C311" w14:textId="77777777" w:rsidR="002B0D92" w:rsidRDefault="002B0D92">
      <w:pPr>
        <w:spacing w:after="0" w:line="240" w:lineRule="auto"/>
        <w:ind w:right="59"/>
        <w:jc w:val="both"/>
        <w:rPr>
          <w:rFonts w:ascii="Calibri" w:eastAsia="Calibri" w:hAnsi="Calibri" w:cs="Calibri"/>
          <w:sz w:val="22"/>
          <w:szCs w:val="22"/>
        </w:rPr>
      </w:pPr>
    </w:p>
    <w:p w14:paraId="49E24B2D" w14:textId="77777777" w:rsidR="002B0D92" w:rsidRDefault="002B0D92">
      <w:pPr>
        <w:spacing w:after="0" w:line="240" w:lineRule="auto"/>
        <w:rPr>
          <w:rFonts w:ascii="Calibri" w:eastAsia="Calibri" w:hAnsi="Calibri" w:cs="Calibri"/>
          <w:b/>
          <w:i/>
          <w:sz w:val="22"/>
          <w:szCs w:val="22"/>
        </w:rPr>
      </w:pPr>
    </w:p>
    <w:p w14:paraId="096ADBB0" w14:textId="77777777" w:rsidR="002B0D92" w:rsidRDefault="002B0D92">
      <w:pPr>
        <w:spacing w:after="0" w:line="240" w:lineRule="auto"/>
        <w:rPr>
          <w:rFonts w:ascii="Calibri" w:eastAsia="Calibri" w:hAnsi="Calibri" w:cs="Calibri"/>
          <w:b/>
          <w:i/>
        </w:rPr>
      </w:pPr>
    </w:p>
    <w:p w14:paraId="637A9659" w14:textId="77777777" w:rsidR="002B0D92" w:rsidRDefault="002B0D92">
      <w:pPr>
        <w:spacing w:after="0" w:line="240" w:lineRule="auto"/>
        <w:rPr>
          <w:rFonts w:ascii="Calibri" w:eastAsia="Calibri" w:hAnsi="Calibri" w:cs="Calibri"/>
          <w:b/>
          <w:i/>
          <w:sz w:val="18"/>
          <w:szCs w:val="18"/>
        </w:rPr>
      </w:pPr>
    </w:p>
    <w:p w14:paraId="70E6C300" w14:textId="77777777" w:rsidR="002B0D92" w:rsidRDefault="002B0D92">
      <w:pPr>
        <w:spacing w:after="0" w:line="240" w:lineRule="auto"/>
        <w:jc w:val="right"/>
        <w:rPr>
          <w:rFonts w:ascii="Calibri" w:eastAsia="Calibri" w:hAnsi="Calibri" w:cs="Calibri"/>
        </w:rPr>
      </w:pPr>
    </w:p>
    <w:p w14:paraId="5FD3BBB4" w14:textId="77777777" w:rsidR="002B0D92" w:rsidRDefault="002B0D92">
      <w:pPr>
        <w:spacing w:after="0" w:line="240" w:lineRule="auto"/>
        <w:jc w:val="right"/>
        <w:rPr>
          <w:rFonts w:ascii="Calibri" w:eastAsia="Calibri" w:hAnsi="Calibri" w:cs="Calibri"/>
        </w:rPr>
      </w:pPr>
    </w:p>
    <w:p w14:paraId="58D4C706" w14:textId="77777777" w:rsidR="002B0D92" w:rsidRDefault="00E55073">
      <w:pPr>
        <w:spacing w:after="0" w:line="240" w:lineRule="auto"/>
        <w:jc w:val="right"/>
        <w:rPr>
          <w:rFonts w:ascii="Calibri" w:eastAsia="Calibri" w:hAnsi="Calibri" w:cs="Calibri"/>
        </w:rPr>
      </w:pPr>
      <w:r>
        <w:rPr>
          <w:rFonts w:ascii="Calibri" w:eastAsia="Calibri" w:hAnsi="Calibri" w:cs="Calibri"/>
        </w:rPr>
        <w:t>__________________________________</w:t>
      </w:r>
    </w:p>
    <w:p w14:paraId="75E41AD3" w14:textId="77777777" w:rsidR="002B0D92" w:rsidRDefault="002B0D92">
      <w:pPr>
        <w:spacing w:after="0" w:line="240" w:lineRule="auto"/>
        <w:jc w:val="right"/>
        <w:rPr>
          <w:rFonts w:ascii="Calibri" w:eastAsia="Calibri" w:hAnsi="Calibri" w:cs="Calibri"/>
        </w:rPr>
      </w:pPr>
    </w:p>
    <w:p w14:paraId="4AE61533" w14:textId="77777777" w:rsidR="002B0D92" w:rsidRDefault="00E55073">
      <w:pPr>
        <w:spacing w:after="0" w:line="240" w:lineRule="auto"/>
        <w:ind w:left="4320" w:firstLine="720"/>
        <w:jc w:val="center"/>
        <w:rPr>
          <w:rFonts w:ascii="Calibri" w:eastAsia="Calibri" w:hAnsi="Calibri" w:cs="Calibri"/>
          <w:i/>
        </w:rPr>
      </w:pPr>
      <w:r>
        <w:rPr>
          <w:rFonts w:ascii="Calibri" w:eastAsia="Calibri" w:hAnsi="Calibri" w:cs="Calibri"/>
          <w:i/>
        </w:rPr>
        <w:t xml:space="preserve">               podpis Oferenta</w:t>
      </w:r>
    </w:p>
    <w:p w14:paraId="77C82BCD" w14:textId="77777777" w:rsidR="002B0D92" w:rsidRDefault="002B0D92">
      <w:pPr>
        <w:spacing w:after="0" w:line="240" w:lineRule="auto"/>
        <w:ind w:left="4320" w:firstLine="720"/>
        <w:jc w:val="center"/>
        <w:rPr>
          <w:rFonts w:ascii="Calibri" w:eastAsia="Calibri" w:hAnsi="Calibri" w:cs="Calibri"/>
          <w:i/>
        </w:rPr>
      </w:pPr>
    </w:p>
    <w:p w14:paraId="5545555A" w14:textId="77777777" w:rsidR="002B0D92" w:rsidRDefault="002B0D92">
      <w:pPr>
        <w:spacing w:after="0" w:line="240" w:lineRule="auto"/>
        <w:ind w:left="4320" w:firstLine="720"/>
        <w:jc w:val="center"/>
        <w:rPr>
          <w:rFonts w:ascii="Calibri" w:eastAsia="Calibri" w:hAnsi="Calibri" w:cs="Calibri"/>
          <w:i/>
        </w:rPr>
      </w:pPr>
    </w:p>
    <w:p w14:paraId="5FE83D87" w14:textId="77777777" w:rsidR="002B0D92" w:rsidRDefault="002B0D92">
      <w:pPr>
        <w:spacing w:after="0" w:line="240" w:lineRule="auto"/>
        <w:ind w:left="4320" w:firstLine="720"/>
        <w:jc w:val="center"/>
        <w:rPr>
          <w:rFonts w:ascii="Calibri" w:eastAsia="Calibri" w:hAnsi="Calibri" w:cs="Calibri"/>
          <w:i/>
        </w:rPr>
      </w:pPr>
    </w:p>
    <w:p w14:paraId="6B8D4A18" w14:textId="77777777" w:rsidR="002B0D92" w:rsidRDefault="002B0D92">
      <w:pPr>
        <w:spacing w:after="0" w:line="240" w:lineRule="auto"/>
        <w:rPr>
          <w:rFonts w:ascii="Calibri" w:eastAsia="Calibri" w:hAnsi="Calibri" w:cs="Calibri"/>
          <w:i/>
        </w:rPr>
      </w:pPr>
    </w:p>
    <w:p w14:paraId="266063B2" w14:textId="77777777" w:rsidR="002B0D92" w:rsidRDefault="002B0D92">
      <w:pPr>
        <w:spacing w:after="0" w:line="240" w:lineRule="auto"/>
        <w:rPr>
          <w:rFonts w:ascii="Calibri" w:eastAsia="Calibri" w:hAnsi="Calibri" w:cs="Calibri"/>
          <w:i/>
        </w:rPr>
      </w:pPr>
    </w:p>
    <w:p w14:paraId="5ADD6992" w14:textId="77777777" w:rsidR="002B0D92" w:rsidRDefault="002B0D92">
      <w:pPr>
        <w:spacing w:after="0" w:line="240" w:lineRule="auto"/>
        <w:rPr>
          <w:rFonts w:ascii="Calibri" w:eastAsia="Calibri" w:hAnsi="Calibri" w:cs="Calibri"/>
          <w:i/>
        </w:rPr>
      </w:pPr>
    </w:p>
    <w:p w14:paraId="7B27F1EF" w14:textId="77777777" w:rsidR="002B0D92" w:rsidRDefault="002B0D92">
      <w:pPr>
        <w:spacing w:after="0" w:line="240" w:lineRule="auto"/>
        <w:rPr>
          <w:rFonts w:ascii="Calibri" w:eastAsia="Calibri" w:hAnsi="Calibri" w:cs="Calibri"/>
          <w:i/>
        </w:rPr>
      </w:pPr>
    </w:p>
    <w:p w14:paraId="46794D3E" w14:textId="77777777" w:rsidR="002B0D92" w:rsidRDefault="002B0D92">
      <w:pPr>
        <w:spacing w:after="0" w:line="240" w:lineRule="auto"/>
        <w:rPr>
          <w:rFonts w:ascii="Calibri" w:eastAsia="Calibri" w:hAnsi="Calibri" w:cs="Calibri"/>
          <w:i/>
        </w:rPr>
      </w:pPr>
    </w:p>
    <w:p w14:paraId="36952142" w14:textId="77777777" w:rsidR="002B0D92" w:rsidRDefault="002B0D92">
      <w:pPr>
        <w:spacing w:after="0" w:line="240" w:lineRule="auto"/>
        <w:rPr>
          <w:rFonts w:ascii="Calibri" w:eastAsia="Calibri" w:hAnsi="Calibri" w:cs="Calibri"/>
          <w:i/>
        </w:rPr>
      </w:pPr>
    </w:p>
    <w:p w14:paraId="1229C3BC" w14:textId="77777777" w:rsidR="002B0D92" w:rsidRDefault="002B0D92">
      <w:pPr>
        <w:spacing w:after="0" w:line="240" w:lineRule="auto"/>
        <w:rPr>
          <w:rFonts w:ascii="Calibri" w:eastAsia="Calibri" w:hAnsi="Calibri" w:cs="Calibri"/>
          <w:i/>
        </w:rPr>
      </w:pPr>
    </w:p>
    <w:p w14:paraId="6746C635" w14:textId="77777777" w:rsidR="002B0D92" w:rsidRDefault="002B0D92">
      <w:pPr>
        <w:spacing w:after="0" w:line="240" w:lineRule="auto"/>
        <w:rPr>
          <w:rFonts w:ascii="Calibri" w:eastAsia="Calibri" w:hAnsi="Calibri" w:cs="Calibri"/>
          <w:i/>
        </w:rPr>
      </w:pPr>
    </w:p>
    <w:p w14:paraId="212EC0F6" w14:textId="77777777" w:rsidR="002B0D92" w:rsidRDefault="002B0D92">
      <w:pPr>
        <w:spacing w:after="0" w:line="240" w:lineRule="auto"/>
        <w:rPr>
          <w:rFonts w:ascii="Calibri" w:eastAsia="Calibri" w:hAnsi="Calibri" w:cs="Calibri"/>
          <w:i/>
        </w:rPr>
      </w:pPr>
    </w:p>
    <w:p w14:paraId="19AD71D0" w14:textId="77777777" w:rsidR="002B0D92" w:rsidRDefault="002B0D92">
      <w:pPr>
        <w:spacing w:after="0" w:line="240" w:lineRule="auto"/>
        <w:rPr>
          <w:rFonts w:ascii="Calibri" w:eastAsia="Calibri" w:hAnsi="Calibri" w:cs="Calibri"/>
          <w:i/>
        </w:rPr>
      </w:pPr>
    </w:p>
    <w:p w14:paraId="2DF4073D" w14:textId="1AB5B672" w:rsidR="002B0D92" w:rsidRDefault="002B0D92">
      <w:pPr>
        <w:spacing w:after="0" w:line="240" w:lineRule="auto"/>
        <w:rPr>
          <w:rFonts w:ascii="Calibri" w:eastAsia="Calibri" w:hAnsi="Calibri" w:cs="Calibri"/>
          <w:i/>
        </w:rPr>
      </w:pPr>
    </w:p>
    <w:p w14:paraId="4824EBFC" w14:textId="4B7E01B5" w:rsidR="00303C81" w:rsidRDefault="00303C81">
      <w:pPr>
        <w:spacing w:after="0" w:line="240" w:lineRule="auto"/>
        <w:rPr>
          <w:rFonts w:ascii="Calibri" w:eastAsia="Calibri" w:hAnsi="Calibri" w:cs="Calibri"/>
          <w:i/>
        </w:rPr>
      </w:pPr>
    </w:p>
    <w:p w14:paraId="3C144A75" w14:textId="71792BD7" w:rsidR="00303C81" w:rsidRDefault="00303C81">
      <w:pPr>
        <w:spacing w:after="0" w:line="240" w:lineRule="auto"/>
        <w:rPr>
          <w:rFonts w:ascii="Calibri" w:eastAsia="Calibri" w:hAnsi="Calibri" w:cs="Calibri"/>
          <w:i/>
        </w:rPr>
      </w:pPr>
    </w:p>
    <w:p w14:paraId="5093BFEE" w14:textId="4F36EBCC" w:rsidR="00303C81" w:rsidRDefault="00303C81">
      <w:pPr>
        <w:spacing w:after="0" w:line="240" w:lineRule="auto"/>
        <w:rPr>
          <w:rFonts w:ascii="Calibri" w:eastAsia="Calibri" w:hAnsi="Calibri" w:cs="Calibri"/>
          <w:i/>
        </w:rPr>
      </w:pPr>
    </w:p>
    <w:p w14:paraId="0900BEE3" w14:textId="7CA7D2C4" w:rsidR="00303C81" w:rsidRDefault="00303C81">
      <w:pPr>
        <w:spacing w:after="0" w:line="240" w:lineRule="auto"/>
        <w:rPr>
          <w:rFonts w:ascii="Calibri" w:eastAsia="Calibri" w:hAnsi="Calibri" w:cs="Calibri"/>
          <w:i/>
        </w:rPr>
      </w:pPr>
    </w:p>
    <w:p w14:paraId="4D4DB445" w14:textId="390999B4" w:rsidR="00303C81" w:rsidRDefault="00303C81">
      <w:pPr>
        <w:spacing w:after="0" w:line="240" w:lineRule="auto"/>
        <w:rPr>
          <w:rFonts w:ascii="Calibri" w:eastAsia="Calibri" w:hAnsi="Calibri" w:cs="Calibri"/>
          <w:i/>
        </w:rPr>
      </w:pPr>
    </w:p>
    <w:p w14:paraId="405A51AD" w14:textId="63FC3808" w:rsidR="00303C81" w:rsidRDefault="00303C81">
      <w:pPr>
        <w:spacing w:after="0" w:line="240" w:lineRule="auto"/>
        <w:rPr>
          <w:rFonts w:ascii="Calibri" w:eastAsia="Calibri" w:hAnsi="Calibri" w:cs="Calibri"/>
          <w:i/>
        </w:rPr>
      </w:pPr>
    </w:p>
    <w:p w14:paraId="5DFE711B" w14:textId="05460FB9" w:rsidR="00303C81" w:rsidRDefault="00303C81">
      <w:pPr>
        <w:spacing w:after="0" w:line="240" w:lineRule="auto"/>
        <w:rPr>
          <w:rFonts w:ascii="Calibri" w:eastAsia="Calibri" w:hAnsi="Calibri" w:cs="Calibri"/>
          <w:i/>
        </w:rPr>
      </w:pPr>
    </w:p>
    <w:p w14:paraId="6BD5E9CC" w14:textId="08771CCA" w:rsidR="00303C81" w:rsidRDefault="00303C81">
      <w:pPr>
        <w:spacing w:after="0" w:line="240" w:lineRule="auto"/>
        <w:rPr>
          <w:rFonts w:ascii="Calibri" w:eastAsia="Calibri" w:hAnsi="Calibri" w:cs="Calibri"/>
          <w:i/>
        </w:rPr>
      </w:pPr>
    </w:p>
    <w:p w14:paraId="5C983797" w14:textId="27063E7A" w:rsidR="00303C81" w:rsidRDefault="00303C81">
      <w:pPr>
        <w:spacing w:after="0" w:line="240" w:lineRule="auto"/>
        <w:rPr>
          <w:rFonts w:ascii="Calibri" w:eastAsia="Calibri" w:hAnsi="Calibri" w:cs="Calibri"/>
          <w:i/>
        </w:rPr>
      </w:pPr>
    </w:p>
    <w:p w14:paraId="35978505" w14:textId="10D6DB39" w:rsidR="00303C81" w:rsidRDefault="00303C81">
      <w:pPr>
        <w:spacing w:after="0" w:line="240" w:lineRule="auto"/>
        <w:rPr>
          <w:rFonts w:ascii="Calibri" w:eastAsia="Calibri" w:hAnsi="Calibri" w:cs="Calibri"/>
          <w:i/>
        </w:rPr>
      </w:pPr>
    </w:p>
    <w:p w14:paraId="1DA4DB59" w14:textId="77777777" w:rsidR="00303C81" w:rsidRDefault="00303C81">
      <w:pPr>
        <w:spacing w:after="0" w:line="240" w:lineRule="auto"/>
        <w:rPr>
          <w:rFonts w:ascii="Calibri" w:eastAsia="Calibri" w:hAnsi="Calibri" w:cs="Calibri"/>
          <w:i/>
        </w:rPr>
      </w:pPr>
    </w:p>
    <w:p w14:paraId="05C67E5D" w14:textId="77777777" w:rsidR="002B0D92" w:rsidRDefault="002B0D92">
      <w:pPr>
        <w:spacing w:after="0" w:line="240" w:lineRule="auto"/>
        <w:rPr>
          <w:rFonts w:ascii="Calibri" w:eastAsia="Calibri" w:hAnsi="Calibri" w:cs="Calibri"/>
          <w:i/>
        </w:rPr>
      </w:pPr>
    </w:p>
    <w:p w14:paraId="2AEA690A" w14:textId="77777777" w:rsidR="002B0D92" w:rsidRDefault="002B0D92">
      <w:pPr>
        <w:spacing w:after="0" w:line="240" w:lineRule="auto"/>
        <w:rPr>
          <w:ins w:id="10" w:author="Ben Stanley" w:date="2025-04-02T13:03:00Z" w16du:dateUtc="2025-04-02T11:03:00Z"/>
          <w:rFonts w:ascii="Calibri" w:eastAsia="Calibri" w:hAnsi="Calibri" w:cs="Calibri"/>
          <w:b/>
          <w:i/>
          <w:color w:val="000000"/>
        </w:rPr>
      </w:pPr>
    </w:p>
    <w:p w14:paraId="0EAB5ABC" w14:textId="77777777" w:rsidR="00682269" w:rsidRDefault="00682269">
      <w:pPr>
        <w:spacing w:after="0" w:line="240" w:lineRule="auto"/>
        <w:rPr>
          <w:ins w:id="11" w:author="Ben Stanley" w:date="2025-04-02T13:03:00Z" w16du:dateUtc="2025-04-02T11:03:00Z"/>
          <w:rFonts w:ascii="Calibri" w:eastAsia="Calibri" w:hAnsi="Calibri" w:cs="Calibri"/>
          <w:b/>
          <w:i/>
          <w:color w:val="000000"/>
        </w:rPr>
      </w:pPr>
    </w:p>
    <w:p w14:paraId="6BE82B94" w14:textId="77777777" w:rsidR="00682269" w:rsidRDefault="00682269">
      <w:pPr>
        <w:spacing w:after="0" w:line="240" w:lineRule="auto"/>
        <w:rPr>
          <w:ins w:id="12" w:author="Ben Stanley" w:date="2025-04-02T13:03:00Z" w16du:dateUtc="2025-04-02T11:03:00Z"/>
          <w:rFonts w:ascii="Calibri" w:eastAsia="Calibri" w:hAnsi="Calibri" w:cs="Calibri"/>
          <w:b/>
          <w:i/>
          <w:color w:val="000000"/>
        </w:rPr>
      </w:pPr>
    </w:p>
    <w:p w14:paraId="2981EC08" w14:textId="77777777" w:rsidR="00682269" w:rsidRDefault="00682269">
      <w:pPr>
        <w:spacing w:after="0" w:line="240" w:lineRule="auto"/>
        <w:rPr>
          <w:ins w:id="13" w:author="Ben Stanley" w:date="2025-04-02T13:03:00Z" w16du:dateUtc="2025-04-02T11:03:00Z"/>
          <w:rFonts w:ascii="Calibri" w:eastAsia="Calibri" w:hAnsi="Calibri" w:cs="Calibri"/>
          <w:b/>
          <w:i/>
          <w:color w:val="000000"/>
        </w:rPr>
      </w:pPr>
    </w:p>
    <w:p w14:paraId="39726CCA" w14:textId="77777777" w:rsidR="00682269" w:rsidRDefault="00682269">
      <w:pPr>
        <w:spacing w:after="0" w:line="240" w:lineRule="auto"/>
        <w:rPr>
          <w:ins w:id="14" w:author="Ben Stanley" w:date="2025-04-02T13:03:00Z" w16du:dateUtc="2025-04-02T11:03:00Z"/>
          <w:rFonts w:ascii="Calibri" w:eastAsia="Calibri" w:hAnsi="Calibri" w:cs="Calibri"/>
          <w:b/>
          <w:i/>
          <w:color w:val="000000"/>
        </w:rPr>
      </w:pPr>
    </w:p>
    <w:p w14:paraId="3BC6595F" w14:textId="77777777" w:rsidR="00682269" w:rsidRDefault="00682269">
      <w:pPr>
        <w:spacing w:after="0" w:line="240" w:lineRule="auto"/>
        <w:rPr>
          <w:ins w:id="15" w:author="Ben Stanley" w:date="2025-04-02T13:03:00Z" w16du:dateUtc="2025-04-02T11:03:00Z"/>
          <w:rFonts w:ascii="Calibri" w:eastAsia="Calibri" w:hAnsi="Calibri" w:cs="Calibri"/>
          <w:b/>
          <w:i/>
          <w:color w:val="000000"/>
        </w:rPr>
      </w:pPr>
    </w:p>
    <w:p w14:paraId="56DE330C" w14:textId="77777777" w:rsidR="00682269" w:rsidRDefault="00682269">
      <w:pPr>
        <w:spacing w:after="0" w:line="240" w:lineRule="auto"/>
        <w:rPr>
          <w:ins w:id="16" w:author="Ben Stanley" w:date="2025-04-02T13:03:00Z" w16du:dateUtc="2025-04-02T11:03:00Z"/>
          <w:rFonts w:ascii="Calibri" w:eastAsia="Calibri" w:hAnsi="Calibri" w:cs="Calibri"/>
          <w:b/>
          <w:i/>
          <w:color w:val="000000"/>
        </w:rPr>
      </w:pPr>
    </w:p>
    <w:p w14:paraId="770BA677" w14:textId="77777777" w:rsidR="00682269" w:rsidRDefault="00682269">
      <w:pPr>
        <w:spacing w:after="0" w:line="240" w:lineRule="auto"/>
        <w:rPr>
          <w:ins w:id="17" w:author="Ben Stanley" w:date="2025-04-02T13:03:00Z" w16du:dateUtc="2025-04-02T11:03:00Z"/>
          <w:rFonts w:ascii="Calibri" w:eastAsia="Calibri" w:hAnsi="Calibri" w:cs="Calibri"/>
          <w:b/>
          <w:i/>
          <w:color w:val="000000"/>
        </w:rPr>
      </w:pPr>
    </w:p>
    <w:p w14:paraId="7E45C828" w14:textId="77777777" w:rsidR="00682269" w:rsidRDefault="00682269">
      <w:pPr>
        <w:spacing w:after="0" w:line="240" w:lineRule="auto"/>
        <w:rPr>
          <w:rFonts w:ascii="Calibri" w:eastAsia="Calibri" w:hAnsi="Calibri" w:cs="Calibri"/>
          <w:b/>
          <w:i/>
          <w:color w:val="000000"/>
        </w:rPr>
      </w:pPr>
    </w:p>
    <w:p w14:paraId="7DCC6165" w14:textId="77777777" w:rsidR="002B0D92" w:rsidRDefault="00E55073">
      <w:pPr>
        <w:pBdr>
          <w:top w:val="nil"/>
          <w:left w:val="nil"/>
          <w:bottom w:val="nil"/>
          <w:right w:val="nil"/>
          <w:between w:val="nil"/>
        </w:pBdr>
        <w:rPr>
          <w:rFonts w:ascii="Calibri" w:eastAsia="Calibri" w:hAnsi="Calibri" w:cs="Calibri"/>
          <w:b/>
          <w:i/>
          <w:color w:val="000000"/>
          <w:sz w:val="24"/>
          <w:szCs w:val="24"/>
        </w:rPr>
      </w:pPr>
      <w:r>
        <w:rPr>
          <w:rFonts w:ascii="Calibri" w:eastAsia="Calibri" w:hAnsi="Calibri" w:cs="Calibri"/>
          <w:b/>
          <w:i/>
          <w:sz w:val="24"/>
          <w:szCs w:val="24"/>
        </w:rPr>
        <w:lastRenderedPageBreak/>
        <w:t xml:space="preserve">B. </w:t>
      </w:r>
      <w:r>
        <w:rPr>
          <w:rFonts w:ascii="Calibri" w:eastAsia="Calibri" w:hAnsi="Calibri" w:cs="Calibri"/>
          <w:b/>
          <w:i/>
          <w:color w:val="000000"/>
          <w:sz w:val="24"/>
          <w:szCs w:val="24"/>
        </w:rPr>
        <w:t>Oświadczenie o braku powiązań Oferenta z Zamawiającym</w:t>
      </w:r>
    </w:p>
    <w:p w14:paraId="24C16BCF" w14:textId="77777777" w:rsidR="002B0D92" w:rsidRDefault="002B0D92">
      <w:pPr>
        <w:pBdr>
          <w:top w:val="nil"/>
          <w:left w:val="nil"/>
          <w:bottom w:val="nil"/>
          <w:right w:val="nil"/>
          <w:between w:val="nil"/>
        </w:pBdr>
        <w:jc w:val="center"/>
        <w:rPr>
          <w:rFonts w:ascii="Calibri" w:eastAsia="Calibri" w:hAnsi="Calibri" w:cs="Calibri"/>
          <w:b/>
        </w:rPr>
      </w:pPr>
    </w:p>
    <w:p w14:paraId="2B51B174" w14:textId="77777777" w:rsidR="002B0D92" w:rsidRDefault="002B0D92">
      <w:pPr>
        <w:pBdr>
          <w:top w:val="nil"/>
          <w:left w:val="nil"/>
          <w:bottom w:val="nil"/>
          <w:right w:val="nil"/>
          <w:between w:val="nil"/>
        </w:pBdr>
        <w:jc w:val="center"/>
        <w:rPr>
          <w:rFonts w:ascii="Calibri" w:eastAsia="Calibri" w:hAnsi="Calibri" w:cs="Calibri"/>
          <w:b/>
        </w:rPr>
      </w:pPr>
    </w:p>
    <w:p w14:paraId="78116D07" w14:textId="77777777" w:rsidR="002B0D92" w:rsidRDefault="00E55073">
      <w:pPr>
        <w:pBdr>
          <w:top w:val="nil"/>
          <w:left w:val="nil"/>
          <w:bottom w:val="nil"/>
          <w:right w:val="nil"/>
          <w:between w:val="nil"/>
        </w:pBdr>
        <w:jc w:val="center"/>
        <w:rPr>
          <w:rFonts w:ascii="Calibri" w:eastAsia="Calibri" w:hAnsi="Calibri" w:cs="Calibri"/>
          <w:b/>
          <w:sz w:val="22"/>
          <w:szCs w:val="22"/>
        </w:rPr>
      </w:pPr>
      <w:r>
        <w:rPr>
          <w:rFonts w:ascii="Calibri" w:eastAsia="Calibri" w:hAnsi="Calibri" w:cs="Calibri"/>
          <w:b/>
          <w:sz w:val="22"/>
          <w:szCs w:val="22"/>
        </w:rPr>
        <w:t>OŚWIADCZENIE O BRAKU POWIĄZAŃ OFERENTA</w:t>
      </w:r>
      <w:r>
        <w:rPr>
          <w:rFonts w:ascii="Calibri" w:eastAsia="Calibri" w:hAnsi="Calibri" w:cs="Calibri"/>
          <w:b/>
          <w:sz w:val="22"/>
          <w:szCs w:val="22"/>
          <w:vertAlign w:val="superscript"/>
        </w:rPr>
        <w:footnoteReference w:id="2"/>
      </w:r>
      <w:r>
        <w:rPr>
          <w:rFonts w:ascii="Calibri" w:eastAsia="Calibri" w:hAnsi="Calibri" w:cs="Calibri"/>
          <w:b/>
          <w:sz w:val="22"/>
          <w:szCs w:val="22"/>
        </w:rPr>
        <w:t xml:space="preserve"> Z ZAMAWIAJĄCYM</w:t>
      </w:r>
    </w:p>
    <w:p w14:paraId="4F90A718" w14:textId="77777777" w:rsidR="002B0D92" w:rsidRDefault="002B0D92">
      <w:pPr>
        <w:pBdr>
          <w:top w:val="nil"/>
          <w:left w:val="nil"/>
          <w:bottom w:val="nil"/>
          <w:right w:val="nil"/>
          <w:between w:val="nil"/>
        </w:pBdr>
        <w:jc w:val="center"/>
        <w:rPr>
          <w:rFonts w:ascii="Calibri" w:eastAsia="Calibri" w:hAnsi="Calibri" w:cs="Calibri"/>
          <w:b/>
          <w:sz w:val="22"/>
          <w:szCs w:val="22"/>
        </w:rPr>
      </w:pPr>
    </w:p>
    <w:p w14:paraId="7B671FCD" w14:textId="7A35C043" w:rsidR="002B0D92" w:rsidRDefault="00E55073">
      <w:pPr>
        <w:widowControl w:val="0"/>
        <w:pBdr>
          <w:top w:val="nil"/>
          <w:left w:val="nil"/>
          <w:bottom w:val="nil"/>
          <w:right w:val="nil"/>
          <w:between w:val="nil"/>
        </w:pBdr>
        <w:shd w:val="clear" w:color="auto" w:fill="FFFFFF"/>
        <w:spacing w:line="360" w:lineRule="auto"/>
        <w:jc w:val="both"/>
        <w:rPr>
          <w:rFonts w:ascii="Calibri" w:eastAsia="Calibri" w:hAnsi="Calibri" w:cs="Calibri"/>
          <w:sz w:val="22"/>
          <w:szCs w:val="22"/>
        </w:rPr>
      </w:pPr>
      <w:bookmarkStart w:id="18" w:name="_heading=h.2s8eyo1" w:colFirst="0" w:colLast="0"/>
      <w:bookmarkEnd w:id="18"/>
      <w:r>
        <w:rPr>
          <w:rFonts w:ascii="Calibri" w:eastAsia="Calibri" w:hAnsi="Calibri" w:cs="Calibri"/>
          <w:sz w:val="22"/>
          <w:szCs w:val="22"/>
        </w:rPr>
        <w:t xml:space="preserve">Jako Oferent starający się o uzyskanie zamówienia w postępowaniu </w:t>
      </w:r>
      <w:r>
        <w:rPr>
          <w:rFonts w:ascii="Calibri" w:eastAsia="Calibri" w:hAnsi="Calibri" w:cs="Calibri"/>
          <w:b/>
          <w:sz w:val="22"/>
          <w:szCs w:val="22"/>
        </w:rPr>
        <w:t xml:space="preserve">nr </w:t>
      </w:r>
      <w:r w:rsidR="0088531E">
        <w:rPr>
          <w:rFonts w:ascii="Calibri" w:eastAsia="Calibri" w:hAnsi="Calibri" w:cs="Calibri"/>
          <w:b/>
          <w:sz w:val="22"/>
          <w:szCs w:val="22"/>
        </w:rPr>
        <w:t>2</w:t>
      </w:r>
      <w:r>
        <w:rPr>
          <w:rFonts w:ascii="Calibri" w:eastAsia="Calibri" w:hAnsi="Calibri" w:cs="Calibri"/>
          <w:b/>
          <w:sz w:val="22"/>
          <w:szCs w:val="22"/>
        </w:rPr>
        <w:t>/DBN/0</w:t>
      </w:r>
      <w:r w:rsidR="0088531E">
        <w:rPr>
          <w:rFonts w:ascii="Calibri" w:eastAsia="Calibri" w:hAnsi="Calibri" w:cs="Calibri"/>
          <w:b/>
          <w:sz w:val="22"/>
          <w:szCs w:val="22"/>
        </w:rPr>
        <w:t>3</w:t>
      </w:r>
      <w:r>
        <w:rPr>
          <w:rFonts w:ascii="Calibri" w:eastAsia="Calibri" w:hAnsi="Calibri" w:cs="Calibri"/>
          <w:b/>
          <w:sz w:val="22"/>
          <w:szCs w:val="22"/>
        </w:rPr>
        <w:t>/202</w:t>
      </w:r>
      <w:r w:rsidR="0088531E">
        <w:rPr>
          <w:rFonts w:ascii="Calibri" w:eastAsia="Calibri" w:hAnsi="Calibri" w:cs="Calibri"/>
          <w:b/>
          <w:sz w:val="22"/>
          <w:szCs w:val="22"/>
        </w:rPr>
        <w:t>5</w:t>
      </w:r>
      <w:r>
        <w:rPr>
          <w:rFonts w:ascii="Calibri" w:eastAsia="Calibri" w:hAnsi="Calibri" w:cs="Calibri"/>
          <w:b/>
          <w:sz w:val="22"/>
          <w:szCs w:val="22"/>
        </w:rPr>
        <w:t xml:space="preserve"> </w:t>
      </w:r>
      <w:r>
        <w:rPr>
          <w:rFonts w:ascii="Calibri" w:eastAsia="Calibri" w:hAnsi="Calibri" w:cs="Calibri"/>
          <w:sz w:val="22"/>
          <w:szCs w:val="22"/>
        </w:rPr>
        <w:t>oświadczam, że nie podlegam wykluczeniu z postępowania o udzielenie zamówienia ze względu na powiązania osobowe lub kapitałowe z Zamawiającym, przez które rozumie się: wzajemne powiązania między Zamawiającym lub osobami upoważnionymi do zaciągania zobowiązań w imieniu Zamawiającego lub osobami wykonującymi w imieniu Zamawiającego czynności związane z przeprowadzeniem procedury wyboru Wykonawcy a Oferentem. Nie jestem powiązany z Zamawiającym osobowo ani kapitałowo, a w szczególności:</w:t>
      </w:r>
    </w:p>
    <w:p w14:paraId="3E3C04BE" w14:textId="77777777" w:rsidR="002B0D92" w:rsidRDefault="00E55073">
      <w:pPr>
        <w:numPr>
          <w:ilvl w:val="0"/>
          <w:numId w:val="5"/>
        </w:numPr>
        <w:spacing w:after="0" w:line="360" w:lineRule="auto"/>
        <w:jc w:val="both"/>
        <w:rPr>
          <w:rFonts w:ascii="Calibri" w:eastAsia="Calibri" w:hAnsi="Calibri" w:cs="Calibri"/>
          <w:sz w:val="22"/>
          <w:szCs w:val="22"/>
        </w:rPr>
      </w:pPr>
      <w:r>
        <w:rPr>
          <w:rFonts w:ascii="Calibri" w:eastAsia="Calibri" w:hAnsi="Calibri" w:cs="Calibri"/>
          <w:sz w:val="22"/>
          <w:szCs w:val="22"/>
        </w:rPr>
        <w:t>Nie uczestniczę w spółce jako wspólnik spółki cywilnej lub spółki osobowej;</w:t>
      </w:r>
    </w:p>
    <w:p w14:paraId="1F8EBDE0" w14:textId="77777777" w:rsidR="002B0D92" w:rsidRDefault="00E55073">
      <w:pPr>
        <w:numPr>
          <w:ilvl w:val="0"/>
          <w:numId w:val="5"/>
        </w:numPr>
        <w:spacing w:after="0" w:line="360" w:lineRule="auto"/>
        <w:ind w:right="59"/>
        <w:jc w:val="both"/>
        <w:rPr>
          <w:rFonts w:ascii="Calibri" w:eastAsia="Calibri" w:hAnsi="Calibri" w:cs="Calibri"/>
          <w:sz w:val="22"/>
          <w:szCs w:val="22"/>
        </w:rPr>
      </w:pPr>
      <w:bookmarkStart w:id="19" w:name="_heading=h.4d34og8" w:colFirst="0" w:colLast="0"/>
      <w:bookmarkEnd w:id="19"/>
      <w:r>
        <w:rPr>
          <w:rFonts w:ascii="Calibri" w:eastAsia="Calibri" w:hAnsi="Calibri" w:cs="Calibri"/>
          <w:color w:val="222222"/>
          <w:sz w:val="22"/>
          <w:szCs w:val="22"/>
          <w:highlight w:val="white"/>
        </w:rPr>
        <w:t>Nie posiadam co najmniej 10% udziałów lub akcji, o ile niższy próg nie wynika z przepisów prawa lub nie został określony przez Instytucję finansującą;</w:t>
      </w:r>
    </w:p>
    <w:p w14:paraId="4216ED7A" w14:textId="77777777" w:rsidR="002B0D92" w:rsidRDefault="00E55073">
      <w:pPr>
        <w:numPr>
          <w:ilvl w:val="0"/>
          <w:numId w:val="5"/>
        </w:numPr>
        <w:spacing w:after="0" w:line="360" w:lineRule="auto"/>
        <w:jc w:val="both"/>
        <w:rPr>
          <w:rFonts w:ascii="Calibri" w:eastAsia="Calibri" w:hAnsi="Calibri" w:cs="Calibri"/>
          <w:sz w:val="22"/>
          <w:szCs w:val="22"/>
        </w:rPr>
      </w:pPr>
      <w:r>
        <w:rPr>
          <w:rFonts w:ascii="Calibri" w:eastAsia="Calibri" w:hAnsi="Calibri" w:cs="Calibri"/>
          <w:sz w:val="22"/>
          <w:szCs w:val="22"/>
        </w:rPr>
        <w:t>Nie pełnię funkcji członka organu nadzorczego lub zarządzającego, prokurenta, pełnomocnika;</w:t>
      </w:r>
    </w:p>
    <w:p w14:paraId="04A13685" w14:textId="77777777" w:rsidR="002B0D92" w:rsidRDefault="00E55073">
      <w:pPr>
        <w:numPr>
          <w:ilvl w:val="0"/>
          <w:numId w:val="5"/>
        </w:numPr>
        <w:spacing w:after="0" w:line="360" w:lineRule="auto"/>
        <w:jc w:val="both"/>
        <w:rPr>
          <w:rFonts w:ascii="Calibri" w:eastAsia="Calibri" w:hAnsi="Calibri" w:cs="Calibri"/>
          <w:sz w:val="22"/>
          <w:szCs w:val="22"/>
        </w:rPr>
      </w:pPr>
      <w:r>
        <w:rPr>
          <w:rFonts w:ascii="Calibri" w:eastAsia="Calibri" w:hAnsi="Calibri" w:cs="Calibri"/>
          <w:sz w:val="22"/>
          <w:szCs w:val="22"/>
        </w:rPr>
        <w:t>Nie pozostaję w związku małżeńskim, w stosunku pokrewieństwa lub powinowactwa w linii prostej, pokrewieństwa drugiego stopnia lub powinowactwa drugiego stopnia w linii bocznej lub w stosunku przysposobienia, opieki lub kurateli.</w:t>
      </w:r>
    </w:p>
    <w:p w14:paraId="37B52D96" w14:textId="77777777" w:rsidR="002B0D92" w:rsidRDefault="002B0D92">
      <w:pPr>
        <w:spacing w:before="100" w:after="0" w:line="360" w:lineRule="auto"/>
        <w:jc w:val="both"/>
        <w:rPr>
          <w:rFonts w:ascii="Calibri" w:eastAsia="Calibri" w:hAnsi="Calibri" w:cs="Calibri"/>
        </w:rPr>
      </w:pPr>
    </w:p>
    <w:p w14:paraId="3CA29FD8" w14:textId="77777777" w:rsidR="002B0D92" w:rsidRDefault="002B0D92">
      <w:pPr>
        <w:spacing w:before="100" w:after="0" w:line="360" w:lineRule="auto"/>
        <w:jc w:val="both"/>
        <w:rPr>
          <w:rFonts w:ascii="Calibri" w:eastAsia="Calibri" w:hAnsi="Calibri" w:cs="Calibri"/>
        </w:rPr>
      </w:pPr>
    </w:p>
    <w:p w14:paraId="45DAFED4" w14:textId="77777777" w:rsidR="002B0D92" w:rsidRDefault="002B0D92">
      <w:pPr>
        <w:spacing w:before="100" w:after="0" w:line="360" w:lineRule="auto"/>
        <w:jc w:val="both"/>
        <w:rPr>
          <w:rFonts w:ascii="Calibri" w:eastAsia="Calibri" w:hAnsi="Calibri" w:cs="Calibri"/>
        </w:rPr>
      </w:pPr>
    </w:p>
    <w:p w14:paraId="7D6EF14A" w14:textId="77777777" w:rsidR="002B0D92" w:rsidRDefault="002B0D92">
      <w:pPr>
        <w:spacing w:before="100" w:after="0" w:line="360" w:lineRule="auto"/>
        <w:jc w:val="both"/>
        <w:rPr>
          <w:rFonts w:ascii="Calibri" w:eastAsia="Calibri" w:hAnsi="Calibri" w:cs="Calibri"/>
        </w:rPr>
      </w:pPr>
    </w:p>
    <w:p w14:paraId="242BA1C4" w14:textId="77777777" w:rsidR="002B0D92" w:rsidRDefault="002B0D92">
      <w:pPr>
        <w:spacing w:before="100" w:after="0" w:line="360" w:lineRule="auto"/>
        <w:jc w:val="both"/>
        <w:rPr>
          <w:rFonts w:ascii="Calibri" w:eastAsia="Calibri" w:hAnsi="Calibri" w:cs="Calibri"/>
        </w:rPr>
      </w:pPr>
    </w:p>
    <w:p w14:paraId="38E995AD" w14:textId="77777777" w:rsidR="002B0D92" w:rsidRDefault="00E55073">
      <w:pPr>
        <w:spacing w:after="0" w:line="240" w:lineRule="auto"/>
        <w:jc w:val="right"/>
        <w:rPr>
          <w:rFonts w:ascii="Calibri" w:eastAsia="Calibri" w:hAnsi="Calibri" w:cs="Calibri"/>
        </w:rPr>
      </w:pPr>
      <w:r>
        <w:rPr>
          <w:rFonts w:ascii="Calibri" w:eastAsia="Calibri" w:hAnsi="Calibri" w:cs="Calibri"/>
        </w:rPr>
        <w:t>______________________________________</w:t>
      </w:r>
    </w:p>
    <w:p w14:paraId="741FCD89" w14:textId="77777777" w:rsidR="002B0D92" w:rsidRDefault="00E55073">
      <w:pPr>
        <w:spacing w:after="0" w:line="240" w:lineRule="auto"/>
        <w:jc w:val="right"/>
        <w:rPr>
          <w:rFonts w:ascii="Calibri" w:eastAsia="Calibri" w:hAnsi="Calibri" w:cs="Calibri"/>
          <w:i/>
          <w:sz w:val="18"/>
          <w:szCs w:val="18"/>
        </w:rPr>
      </w:pPr>
      <w:r>
        <w:rPr>
          <w:rFonts w:ascii="Calibri" w:eastAsia="Calibri" w:hAnsi="Calibri" w:cs="Calibri"/>
          <w:i/>
          <w:sz w:val="18"/>
          <w:szCs w:val="18"/>
        </w:rPr>
        <w:t>podpis Oferenta lub wszystkich członków konsorcjum</w:t>
      </w:r>
    </w:p>
    <w:p w14:paraId="031CE9C0" w14:textId="77777777" w:rsidR="002B0D92" w:rsidRDefault="00E55073">
      <w:pPr>
        <w:spacing w:after="0" w:line="240" w:lineRule="auto"/>
        <w:jc w:val="right"/>
        <w:rPr>
          <w:rFonts w:ascii="Calibri" w:eastAsia="Calibri" w:hAnsi="Calibri" w:cs="Calibri"/>
          <w:i/>
          <w:sz w:val="18"/>
          <w:szCs w:val="18"/>
        </w:rPr>
      </w:pPr>
      <w:bookmarkStart w:id="20" w:name="_heading=h.wipykw3yiscy" w:colFirst="0" w:colLast="0"/>
      <w:bookmarkEnd w:id="20"/>
      <w:r>
        <w:rPr>
          <w:rFonts w:ascii="Calibri" w:eastAsia="Calibri" w:hAnsi="Calibri" w:cs="Calibri"/>
          <w:i/>
          <w:sz w:val="18"/>
          <w:szCs w:val="18"/>
        </w:rPr>
        <w:t>(w przypadku ofert składanych w konsorcjum)</w:t>
      </w:r>
    </w:p>
    <w:p w14:paraId="07400A4C" w14:textId="77777777" w:rsidR="002B0D92" w:rsidRDefault="002B0D92">
      <w:pPr>
        <w:tabs>
          <w:tab w:val="left" w:pos="8220"/>
        </w:tabs>
        <w:spacing w:line="240" w:lineRule="auto"/>
        <w:rPr>
          <w:rFonts w:ascii="Calibri" w:eastAsia="Calibri" w:hAnsi="Calibri" w:cs="Calibri"/>
        </w:rPr>
      </w:pPr>
    </w:p>
    <w:p w14:paraId="3ED7CB25" w14:textId="77777777" w:rsidR="002B0D92" w:rsidRDefault="002B0D92">
      <w:pPr>
        <w:tabs>
          <w:tab w:val="left" w:pos="8220"/>
        </w:tabs>
        <w:spacing w:line="240" w:lineRule="auto"/>
        <w:rPr>
          <w:rFonts w:ascii="Calibri" w:eastAsia="Calibri" w:hAnsi="Calibri" w:cs="Calibri"/>
        </w:rPr>
      </w:pPr>
    </w:p>
    <w:p w14:paraId="77992A7D" w14:textId="77777777" w:rsidR="002B0D92" w:rsidRDefault="002B0D92">
      <w:pPr>
        <w:tabs>
          <w:tab w:val="left" w:pos="8220"/>
        </w:tabs>
        <w:spacing w:line="240" w:lineRule="auto"/>
        <w:rPr>
          <w:rFonts w:ascii="Calibri" w:eastAsia="Calibri" w:hAnsi="Calibri" w:cs="Calibri"/>
        </w:rPr>
      </w:pPr>
    </w:p>
    <w:p w14:paraId="49FFE915" w14:textId="77777777" w:rsidR="002B0D92" w:rsidRDefault="00E55073">
      <w:pPr>
        <w:tabs>
          <w:tab w:val="left" w:pos="8220"/>
        </w:tabs>
        <w:spacing w:line="240" w:lineRule="auto"/>
        <w:rPr>
          <w:rFonts w:ascii="Calibri" w:eastAsia="Calibri" w:hAnsi="Calibri" w:cs="Calibri"/>
        </w:rPr>
      </w:pPr>
      <w:r>
        <w:br w:type="page"/>
      </w:r>
    </w:p>
    <w:p w14:paraId="50095314" w14:textId="77777777" w:rsidR="00303C81" w:rsidRDefault="00303C81">
      <w:pPr>
        <w:tabs>
          <w:tab w:val="left" w:pos="8220"/>
        </w:tabs>
        <w:spacing w:line="240" w:lineRule="auto"/>
        <w:rPr>
          <w:rFonts w:ascii="Calibri" w:eastAsia="Calibri" w:hAnsi="Calibri" w:cs="Calibri"/>
          <w:b/>
          <w:i/>
          <w:sz w:val="24"/>
          <w:szCs w:val="24"/>
        </w:rPr>
        <w:sectPr w:rsidR="00303C81" w:rsidSect="00303C81">
          <w:footerReference w:type="default" r:id="rId9"/>
          <w:pgSz w:w="11910" w:h="16840"/>
          <w:pgMar w:top="1298" w:right="1259" w:bottom="1298" w:left="1338" w:header="0" w:footer="1066" w:gutter="0"/>
          <w:pgNumType w:start="1"/>
          <w:cols w:space="708"/>
        </w:sectPr>
      </w:pPr>
    </w:p>
    <w:p w14:paraId="11F13C8F" w14:textId="5C8E0958" w:rsidR="00303C81" w:rsidRDefault="00E55073">
      <w:pPr>
        <w:tabs>
          <w:tab w:val="left" w:pos="8220"/>
        </w:tabs>
        <w:spacing w:line="240" w:lineRule="auto"/>
        <w:rPr>
          <w:rFonts w:ascii="Calibri" w:eastAsia="Calibri" w:hAnsi="Calibri" w:cs="Calibri"/>
          <w:b/>
          <w:i/>
          <w:sz w:val="24"/>
          <w:szCs w:val="24"/>
        </w:rPr>
      </w:pPr>
      <w:r>
        <w:rPr>
          <w:rFonts w:ascii="Calibri" w:eastAsia="Calibri" w:hAnsi="Calibri" w:cs="Calibri"/>
          <w:b/>
          <w:i/>
          <w:sz w:val="24"/>
          <w:szCs w:val="24"/>
        </w:rPr>
        <w:lastRenderedPageBreak/>
        <w:t xml:space="preserve">C. </w:t>
      </w:r>
      <w:r w:rsidR="00303C81" w:rsidRPr="00303C81">
        <w:rPr>
          <w:rFonts w:ascii="Calibri" w:eastAsia="Calibri" w:hAnsi="Calibri" w:cs="Calibri"/>
          <w:b/>
          <w:i/>
          <w:sz w:val="24"/>
          <w:szCs w:val="24"/>
        </w:rPr>
        <w:t>Informacje uzupełniające do Kryterium II</w:t>
      </w:r>
      <w:r w:rsidR="00303C81">
        <w:rPr>
          <w:rFonts w:ascii="Calibri" w:eastAsia="Calibri" w:hAnsi="Calibri" w:cs="Calibri"/>
          <w:b/>
          <w:i/>
          <w:sz w:val="24"/>
          <w:szCs w:val="24"/>
        </w:rPr>
        <w:t xml:space="preserve"> </w:t>
      </w:r>
      <w:r w:rsidR="00303C81" w:rsidRPr="00303C81">
        <w:rPr>
          <w:rFonts w:ascii="Calibri" w:eastAsia="Calibri" w:hAnsi="Calibri" w:cs="Calibri"/>
          <w:b/>
          <w:i/>
          <w:sz w:val="24"/>
          <w:szCs w:val="24"/>
        </w:rPr>
        <w:t>składane przez Oferenta</w:t>
      </w:r>
    </w:p>
    <w:p w14:paraId="33A4F3BD" w14:textId="77777777" w:rsidR="00303C81" w:rsidRDefault="00303C81" w:rsidP="00303C81">
      <w:pPr>
        <w:pStyle w:val="BodyText"/>
        <w:ind w:left="115" w:hanging="966"/>
        <w:rPr>
          <w:rFonts w:ascii="Times New Roman"/>
          <w:sz w:val="20"/>
          <w:u w:val="none"/>
        </w:rPr>
      </w:pPr>
      <w:r>
        <w:rPr>
          <w:rFonts w:ascii="Times New Roman"/>
          <w:noProof/>
          <w:sz w:val="20"/>
          <w:u w:val="none"/>
        </w:rPr>
        <mc:AlternateContent>
          <mc:Choice Requires="wpg">
            <w:drawing>
              <wp:inline distT="0" distB="0" distL="0" distR="0" wp14:anchorId="73DEDEC5" wp14:editId="5A8B11D4">
                <wp:extent cx="10325100" cy="559435"/>
                <wp:effectExtent l="0" t="0" r="1905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25100" cy="559435"/>
                          <a:chOff x="0" y="0"/>
                          <a:chExt cx="8893810" cy="559435"/>
                        </a:xfrm>
                      </wpg:grpSpPr>
                      <wps:wsp>
                        <wps:cNvPr id="3" name="Graphic 3"/>
                        <wps:cNvSpPr/>
                        <wps:spPr>
                          <a:xfrm>
                            <a:off x="0" y="307847"/>
                            <a:ext cx="8893810" cy="251460"/>
                          </a:xfrm>
                          <a:custGeom>
                            <a:avLst/>
                            <a:gdLst/>
                            <a:ahLst/>
                            <a:cxnLst/>
                            <a:rect l="l" t="t" r="r" b="b"/>
                            <a:pathLst>
                              <a:path w="8893810" h="251460">
                                <a:moveTo>
                                  <a:pt x="8893797" y="0"/>
                                </a:moveTo>
                                <a:lnTo>
                                  <a:pt x="8887714" y="0"/>
                                </a:lnTo>
                                <a:lnTo>
                                  <a:pt x="8887714" y="6096"/>
                                </a:lnTo>
                                <a:lnTo>
                                  <a:pt x="8887714" y="245364"/>
                                </a:lnTo>
                                <a:lnTo>
                                  <a:pt x="6096" y="245364"/>
                                </a:lnTo>
                                <a:lnTo>
                                  <a:pt x="6096" y="6096"/>
                                </a:lnTo>
                                <a:lnTo>
                                  <a:pt x="8887714" y="6096"/>
                                </a:lnTo>
                                <a:lnTo>
                                  <a:pt x="8887714" y="0"/>
                                </a:lnTo>
                                <a:lnTo>
                                  <a:pt x="6096" y="0"/>
                                </a:lnTo>
                                <a:lnTo>
                                  <a:pt x="0" y="0"/>
                                </a:lnTo>
                                <a:lnTo>
                                  <a:pt x="0" y="6096"/>
                                </a:lnTo>
                                <a:lnTo>
                                  <a:pt x="0" y="245364"/>
                                </a:lnTo>
                                <a:lnTo>
                                  <a:pt x="0" y="251460"/>
                                </a:lnTo>
                                <a:lnTo>
                                  <a:pt x="6096" y="251460"/>
                                </a:lnTo>
                                <a:lnTo>
                                  <a:pt x="8887714" y="251460"/>
                                </a:lnTo>
                                <a:lnTo>
                                  <a:pt x="8893797" y="251460"/>
                                </a:lnTo>
                                <a:lnTo>
                                  <a:pt x="8893797" y="245364"/>
                                </a:lnTo>
                                <a:lnTo>
                                  <a:pt x="8893797" y="6096"/>
                                </a:lnTo>
                                <a:lnTo>
                                  <a:pt x="8893797" y="0"/>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3047" y="3047"/>
                            <a:ext cx="8888095" cy="307975"/>
                          </a:xfrm>
                          <a:prstGeom prst="rect">
                            <a:avLst/>
                          </a:prstGeom>
                          <a:solidFill>
                            <a:srgbClr val="DAE9F7"/>
                          </a:solidFill>
                          <a:ln w="6095">
                            <a:solidFill>
                              <a:srgbClr val="000000"/>
                            </a:solidFill>
                            <a:prstDash val="solid"/>
                          </a:ln>
                        </wps:spPr>
                        <wps:txbx>
                          <w:txbxContent>
                            <w:p w14:paraId="7C1BFD58" w14:textId="77777777" w:rsidR="00303C81" w:rsidRDefault="00303C81" w:rsidP="00303C81">
                              <w:pPr>
                                <w:spacing w:line="292" w:lineRule="exact"/>
                                <w:ind w:left="105"/>
                                <w:rPr>
                                  <w:color w:val="000000"/>
                                  <w:sz w:val="24"/>
                                </w:rPr>
                              </w:pPr>
                              <w:r>
                                <w:rPr>
                                  <w:color w:val="000000"/>
                                  <w:sz w:val="24"/>
                                </w:rPr>
                                <w:t>Nazwa</w:t>
                              </w:r>
                              <w:r>
                                <w:rPr>
                                  <w:color w:val="000000"/>
                                  <w:spacing w:val="-6"/>
                                  <w:sz w:val="24"/>
                                </w:rPr>
                                <w:t xml:space="preserve"> </w:t>
                              </w:r>
                              <w:r>
                                <w:rPr>
                                  <w:color w:val="000000"/>
                                  <w:sz w:val="24"/>
                                </w:rPr>
                                <w:t>Oferenta</w:t>
                              </w:r>
                              <w:r>
                                <w:rPr>
                                  <w:color w:val="000000"/>
                                  <w:spacing w:val="-6"/>
                                  <w:sz w:val="24"/>
                                </w:rPr>
                                <w:t xml:space="preserve"> </w:t>
                              </w:r>
                              <w:r>
                                <w:rPr>
                                  <w:color w:val="000000"/>
                                  <w:sz w:val="24"/>
                                </w:rPr>
                                <w:t>uzupełniającego</w:t>
                              </w:r>
                              <w:r>
                                <w:rPr>
                                  <w:color w:val="000000"/>
                                  <w:spacing w:val="-3"/>
                                  <w:sz w:val="24"/>
                                </w:rPr>
                                <w:t xml:space="preserve"> </w:t>
                              </w:r>
                              <w:r>
                                <w:rPr>
                                  <w:color w:val="000000"/>
                                  <w:sz w:val="24"/>
                                </w:rPr>
                                <w:t>złożoną</w:t>
                              </w:r>
                              <w:r>
                                <w:rPr>
                                  <w:color w:val="000000"/>
                                  <w:spacing w:val="-5"/>
                                  <w:sz w:val="24"/>
                                </w:rPr>
                                <w:t xml:space="preserve"> </w:t>
                              </w:r>
                              <w:r>
                                <w:rPr>
                                  <w:color w:val="000000"/>
                                  <w:sz w:val="24"/>
                                </w:rPr>
                                <w:t>Ofertę</w:t>
                              </w:r>
                              <w:r>
                                <w:rPr>
                                  <w:color w:val="000000"/>
                                  <w:spacing w:val="-3"/>
                                  <w:sz w:val="24"/>
                                </w:rPr>
                                <w:t xml:space="preserve"> </w:t>
                              </w:r>
                              <w:r>
                                <w:rPr>
                                  <w:color w:val="000000"/>
                                  <w:sz w:val="24"/>
                                </w:rPr>
                                <w:t>(dotyczy</w:t>
                              </w:r>
                              <w:r>
                                <w:rPr>
                                  <w:color w:val="000000"/>
                                  <w:spacing w:val="-6"/>
                                  <w:sz w:val="24"/>
                                </w:rPr>
                                <w:t xml:space="preserve"> </w:t>
                              </w:r>
                              <w:r>
                                <w:rPr>
                                  <w:color w:val="000000"/>
                                  <w:sz w:val="24"/>
                                </w:rPr>
                                <w:t>uzupełnień</w:t>
                              </w:r>
                              <w:r>
                                <w:rPr>
                                  <w:color w:val="000000"/>
                                  <w:spacing w:val="2"/>
                                  <w:sz w:val="24"/>
                                </w:rPr>
                                <w:t xml:space="preserve"> </w:t>
                              </w:r>
                              <w:r>
                                <w:rPr>
                                  <w:b/>
                                  <w:color w:val="000000"/>
                                  <w:sz w:val="24"/>
                                </w:rPr>
                                <w:t>wyłącznie</w:t>
                              </w:r>
                              <w:r>
                                <w:rPr>
                                  <w:b/>
                                  <w:color w:val="000000"/>
                                  <w:spacing w:val="-4"/>
                                  <w:sz w:val="24"/>
                                </w:rPr>
                                <w:t xml:space="preserve"> </w:t>
                              </w:r>
                              <w:r>
                                <w:rPr>
                                  <w:color w:val="000000"/>
                                  <w:sz w:val="24"/>
                                </w:rPr>
                                <w:t>do</w:t>
                              </w:r>
                              <w:r>
                                <w:rPr>
                                  <w:color w:val="000000"/>
                                  <w:spacing w:val="-3"/>
                                  <w:sz w:val="24"/>
                                </w:rPr>
                                <w:t xml:space="preserve"> </w:t>
                              </w:r>
                              <w:r>
                                <w:rPr>
                                  <w:color w:val="000000"/>
                                  <w:sz w:val="24"/>
                                </w:rPr>
                                <w:t>Kryterium</w:t>
                              </w:r>
                              <w:r>
                                <w:rPr>
                                  <w:color w:val="000000"/>
                                  <w:spacing w:val="-4"/>
                                  <w:sz w:val="24"/>
                                </w:rPr>
                                <w:t xml:space="preserve"> </w:t>
                              </w:r>
                              <w:r>
                                <w:rPr>
                                  <w:color w:val="000000"/>
                                  <w:sz w:val="24"/>
                                </w:rPr>
                                <w:t>II)</w:t>
                              </w:r>
                              <w:r>
                                <w:rPr>
                                  <w:color w:val="000000"/>
                                  <w:spacing w:val="-4"/>
                                  <w:sz w:val="24"/>
                                </w:rPr>
                                <w:t xml:space="preserve"> </w:t>
                              </w:r>
                              <w:r>
                                <w:rPr>
                                  <w:color w:val="000000"/>
                                  <w:sz w:val="24"/>
                                </w:rPr>
                                <w:t>w</w:t>
                              </w:r>
                              <w:r>
                                <w:rPr>
                                  <w:color w:val="000000"/>
                                  <w:spacing w:val="-5"/>
                                  <w:sz w:val="24"/>
                                </w:rPr>
                                <w:t xml:space="preserve"> </w:t>
                              </w:r>
                              <w:r>
                                <w:rPr>
                                  <w:color w:val="000000"/>
                                  <w:sz w:val="24"/>
                                </w:rPr>
                                <w:t>ramach</w:t>
                              </w:r>
                              <w:r>
                                <w:rPr>
                                  <w:color w:val="000000"/>
                                  <w:spacing w:val="-3"/>
                                  <w:sz w:val="24"/>
                                </w:rPr>
                                <w:t xml:space="preserve"> </w:t>
                              </w:r>
                              <w:r>
                                <w:rPr>
                                  <w:color w:val="000000"/>
                                  <w:sz w:val="24"/>
                                </w:rPr>
                                <w:t>Zapytania</w:t>
                              </w:r>
                              <w:r>
                                <w:rPr>
                                  <w:color w:val="000000"/>
                                  <w:spacing w:val="-3"/>
                                  <w:sz w:val="24"/>
                                </w:rPr>
                                <w:t xml:space="preserve"> </w:t>
                              </w:r>
                              <w:r>
                                <w:rPr>
                                  <w:color w:val="000000"/>
                                  <w:spacing w:val="-2"/>
                                  <w:sz w:val="24"/>
                                </w:rPr>
                                <w:t>2/DBN/03/2025</w:t>
                              </w:r>
                            </w:p>
                          </w:txbxContent>
                        </wps:txbx>
                        <wps:bodyPr wrap="square" lIns="0" tIns="0" rIns="0" bIns="0" rtlCol="0">
                          <a:noAutofit/>
                        </wps:bodyPr>
                      </wps:wsp>
                    </wpg:wgp>
                  </a:graphicData>
                </a:graphic>
              </wp:inline>
            </w:drawing>
          </mc:Choice>
          <mc:Fallback>
            <w:pict>
              <v:group w14:anchorId="73DEDEC5" id="Group 2" o:spid="_x0000_s1026" style="width:813pt;height:44.05pt;mso-position-horizontal-relative:char;mso-position-vertical-relative:line" coordsize="88938,55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">
                <v:shape id="Graphic 3" o:spid="_x0000_s1027" style="position:absolute;top:3078;width:88938;height:2515;visibility:visible;mso-wrap-style:square;v-text-anchor:top" coordsize="8893810,251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" path="m8893797,r-6083,l8887714,6096r,239268l6096,245364r,-239268l8887714,6096r,-6096l6096,,,,,6096,,245364r,6096l6096,251460r8881618,l8893797,251460r,-6096l8893797,6096r,-6096xe" fillcolor="black" stroked="f">
                  <v:path arrowok="t"/>
                </v:shape>
                <v:shapetype id="_x0000_t202" coordsize="21600,21600" o:spt="202" path="m,l,21600r21600,l21600,xe">
                  <v:stroke joinstyle="miter"/>
                  <v:path gradientshapeok="t" o:connecttype="rect"/>
                </v:shapetype>
                <v:shape id="Textbox 4" o:spid="_x0000_s1028" type="#_x0000_t202" style="position:absolute;left:30;top:30;width:88881;height:3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" fillcolor="#dae9f7" strokeweight=".16931mm">
                  <v:textbox inset="0,0,0,0">
                    <w:txbxContent>
                      <w:p w14:paraId="7C1BFD58" w14:textId="77777777" w:rsidR="00303C81" w:rsidRDefault="00303C81" w:rsidP="00303C81">
                        <w:pPr>
                          <w:spacing w:line="292" w:lineRule="exact"/>
                          <w:ind w:left="105"/>
                          <w:rPr>
                            <w:color w:val="000000"/>
                            <w:sz w:val="24"/>
                          </w:rPr>
                        </w:pPr>
                        <w:r>
                          <w:rPr>
                            <w:color w:val="000000"/>
                            <w:sz w:val="24"/>
                          </w:rPr>
                          <w:t>Nazwa</w:t>
                        </w:r>
                        <w:r>
                          <w:rPr>
                            <w:color w:val="000000"/>
                            <w:spacing w:val="-6"/>
                            <w:sz w:val="24"/>
                          </w:rPr>
                          <w:t xml:space="preserve"> </w:t>
                        </w:r>
                        <w:r>
                          <w:rPr>
                            <w:color w:val="000000"/>
                            <w:sz w:val="24"/>
                          </w:rPr>
                          <w:t>Oferenta</w:t>
                        </w:r>
                        <w:r>
                          <w:rPr>
                            <w:color w:val="000000"/>
                            <w:spacing w:val="-6"/>
                            <w:sz w:val="24"/>
                          </w:rPr>
                          <w:t xml:space="preserve"> </w:t>
                        </w:r>
                        <w:r>
                          <w:rPr>
                            <w:color w:val="000000"/>
                            <w:sz w:val="24"/>
                          </w:rPr>
                          <w:t>uzupełniającego</w:t>
                        </w:r>
                        <w:r>
                          <w:rPr>
                            <w:color w:val="000000"/>
                            <w:spacing w:val="-3"/>
                            <w:sz w:val="24"/>
                          </w:rPr>
                          <w:t xml:space="preserve"> </w:t>
                        </w:r>
                        <w:r>
                          <w:rPr>
                            <w:color w:val="000000"/>
                            <w:sz w:val="24"/>
                          </w:rPr>
                          <w:t>złożoną</w:t>
                        </w:r>
                        <w:r>
                          <w:rPr>
                            <w:color w:val="000000"/>
                            <w:spacing w:val="-5"/>
                            <w:sz w:val="24"/>
                          </w:rPr>
                          <w:t xml:space="preserve"> </w:t>
                        </w:r>
                        <w:r>
                          <w:rPr>
                            <w:color w:val="000000"/>
                            <w:sz w:val="24"/>
                          </w:rPr>
                          <w:t>Ofertę</w:t>
                        </w:r>
                        <w:r>
                          <w:rPr>
                            <w:color w:val="000000"/>
                            <w:spacing w:val="-3"/>
                            <w:sz w:val="24"/>
                          </w:rPr>
                          <w:t xml:space="preserve"> </w:t>
                        </w:r>
                        <w:r>
                          <w:rPr>
                            <w:color w:val="000000"/>
                            <w:sz w:val="24"/>
                          </w:rPr>
                          <w:t>(dotyczy</w:t>
                        </w:r>
                        <w:r>
                          <w:rPr>
                            <w:color w:val="000000"/>
                            <w:spacing w:val="-6"/>
                            <w:sz w:val="24"/>
                          </w:rPr>
                          <w:t xml:space="preserve"> </w:t>
                        </w:r>
                        <w:r>
                          <w:rPr>
                            <w:color w:val="000000"/>
                            <w:sz w:val="24"/>
                          </w:rPr>
                          <w:t>uzupełnień</w:t>
                        </w:r>
                        <w:r>
                          <w:rPr>
                            <w:color w:val="000000"/>
                            <w:spacing w:val="2"/>
                            <w:sz w:val="24"/>
                          </w:rPr>
                          <w:t xml:space="preserve"> </w:t>
                        </w:r>
                        <w:r>
                          <w:rPr>
                            <w:b/>
                            <w:color w:val="000000"/>
                            <w:sz w:val="24"/>
                          </w:rPr>
                          <w:t>wyłącznie</w:t>
                        </w:r>
                        <w:r>
                          <w:rPr>
                            <w:b/>
                            <w:color w:val="000000"/>
                            <w:spacing w:val="-4"/>
                            <w:sz w:val="24"/>
                          </w:rPr>
                          <w:t xml:space="preserve"> </w:t>
                        </w:r>
                        <w:r>
                          <w:rPr>
                            <w:color w:val="000000"/>
                            <w:sz w:val="24"/>
                          </w:rPr>
                          <w:t>do</w:t>
                        </w:r>
                        <w:r>
                          <w:rPr>
                            <w:color w:val="000000"/>
                            <w:spacing w:val="-3"/>
                            <w:sz w:val="24"/>
                          </w:rPr>
                          <w:t xml:space="preserve"> </w:t>
                        </w:r>
                        <w:r>
                          <w:rPr>
                            <w:color w:val="000000"/>
                            <w:sz w:val="24"/>
                          </w:rPr>
                          <w:t>Kryterium</w:t>
                        </w:r>
                        <w:r>
                          <w:rPr>
                            <w:color w:val="000000"/>
                            <w:spacing w:val="-4"/>
                            <w:sz w:val="24"/>
                          </w:rPr>
                          <w:t xml:space="preserve"> </w:t>
                        </w:r>
                        <w:r>
                          <w:rPr>
                            <w:color w:val="000000"/>
                            <w:sz w:val="24"/>
                          </w:rPr>
                          <w:t>II)</w:t>
                        </w:r>
                        <w:r>
                          <w:rPr>
                            <w:color w:val="000000"/>
                            <w:spacing w:val="-4"/>
                            <w:sz w:val="24"/>
                          </w:rPr>
                          <w:t xml:space="preserve"> </w:t>
                        </w:r>
                        <w:r>
                          <w:rPr>
                            <w:color w:val="000000"/>
                            <w:sz w:val="24"/>
                          </w:rPr>
                          <w:t>w</w:t>
                        </w:r>
                        <w:r>
                          <w:rPr>
                            <w:color w:val="000000"/>
                            <w:spacing w:val="-5"/>
                            <w:sz w:val="24"/>
                          </w:rPr>
                          <w:t xml:space="preserve"> </w:t>
                        </w:r>
                        <w:r>
                          <w:rPr>
                            <w:color w:val="000000"/>
                            <w:sz w:val="24"/>
                          </w:rPr>
                          <w:t>ramach</w:t>
                        </w:r>
                        <w:r>
                          <w:rPr>
                            <w:color w:val="000000"/>
                            <w:spacing w:val="-3"/>
                            <w:sz w:val="24"/>
                          </w:rPr>
                          <w:t xml:space="preserve"> </w:t>
                        </w:r>
                        <w:r>
                          <w:rPr>
                            <w:color w:val="000000"/>
                            <w:sz w:val="24"/>
                          </w:rPr>
                          <w:t>Zapytania</w:t>
                        </w:r>
                        <w:r>
                          <w:rPr>
                            <w:color w:val="000000"/>
                            <w:spacing w:val="-3"/>
                            <w:sz w:val="24"/>
                          </w:rPr>
                          <w:t xml:space="preserve"> </w:t>
                        </w:r>
                        <w:r>
                          <w:rPr>
                            <w:color w:val="000000"/>
                            <w:spacing w:val="-2"/>
                            <w:sz w:val="24"/>
                          </w:rPr>
                          <w:t>2/DBN/03/2025</w:t>
                        </w:r>
                      </w:p>
                    </w:txbxContent>
                  </v:textbox>
                </v:shape>
                <w10:anchorlock/>
              </v:group>
            </w:pict>
          </mc:Fallback>
        </mc:AlternateContent>
      </w:r>
    </w:p>
    <w:tbl>
      <w:tblPr>
        <w:tblStyle w:val="TableNormal20"/>
        <w:tblpPr w:leftFromText="141" w:rightFromText="141" w:vertAnchor="text" w:horzAnchor="page" w:tblpX="781" w:tblpY="1"/>
        <w:tblW w:w="155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00"/>
        <w:gridCol w:w="4009"/>
        <w:gridCol w:w="2126"/>
        <w:gridCol w:w="5953"/>
      </w:tblGrid>
      <w:tr w:rsidR="00303C81" w14:paraId="25E0F520" w14:textId="77777777" w:rsidTr="00303C81">
        <w:trPr>
          <w:trHeight w:val="878"/>
        </w:trPr>
        <w:tc>
          <w:tcPr>
            <w:tcW w:w="15588" w:type="dxa"/>
            <w:gridSpan w:val="4"/>
            <w:shd w:val="clear" w:color="auto" w:fill="DAE9F7"/>
          </w:tcPr>
          <w:p w14:paraId="79F8C01C" w14:textId="77777777" w:rsidR="00303C81" w:rsidRDefault="00303C81" w:rsidP="00303C81">
            <w:pPr>
              <w:pStyle w:val="TableParagraph"/>
              <w:spacing w:before="16"/>
              <w:rPr>
                <w:rFonts w:ascii="Times New Roman"/>
                <w:sz w:val="24"/>
              </w:rPr>
            </w:pPr>
          </w:p>
          <w:p w14:paraId="56EEE556" w14:textId="77777777" w:rsidR="00303C81" w:rsidRDefault="00303C81" w:rsidP="00303C81">
            <w:pPr>
              <w:pStyle w:val="TableParagraph"/>
              <w:ind w:left="110"/>
              <w:rPr>
                <w:b/>
                <w:sz w:val="24"/>
              </w:rPr>
            </w:pPr>
            <w:r>
              <w:rPr>
                <w:b/>
                <w:sz w:val="24"/>
              </w:rPr>
              <w:t>Kryterium</w:t>
            </w:r>
            <w:r>
              <w:rPr>
                <w:b/>
                <w:spacing w:val="-7"/>
                <w:sz w:val="24"/>
              </w:rPr>
              <w:t xml:space="preserve"> </w:t>
            </w:r>
            <w:r>
              <w:rPr>
                <w:b/>
                <w:sz w:val="24"/>
              </w:rPr>
              <w:t>II</w:t>
            </w:r>
            <w:r>
              <w:rPr>
                <w:b/>
                <w:spacing w:val="-5"/>
                <w:sz w:val="24"/>
              </w:rPr>
              <w:t xml:space="preserve"> </w:t>
            </w:r>
            <w:r>
              <w:rPr>
                <w:b/>
                <w:sz w:val="24"/>
              </w:rPr>
              <w:t>doświadczenie</w:t>
            </w:r>
            <w:r>
              <w:rPr>
                <w:b/>
                <w:spacing w:val="-5"/>
                <w:sz w:val="24"/>
              </w:rPr>
              <w:t xml:space="preserve"> </w:t>
            </w:r>
            <w:r>
              <w:rPr>
                <w:b/>
                <w:sz w:val="24"/>
              </w:rPr>
              <w:t>osób</w:t>
            </w:r>
            <w:r>
              <w:rPr>
                <w:b/>
                <w:spacing w:val="-5"/>
                <w:sz w:val="24"/>
              </w:rPr>
              <w:t xml:space="preserve"> </w:t>
            </w:r>
            <w:r>
              <w:rPr>
                <w:b/>
                <w:sz w:val="24"/>
              </w:rPr>
              <w:t>wyznaczonych</w:t>
            </w:r>
            <w:r>
              <w:rPr>
                <w:b/>
                <w:spacing w:val="-5"/>
                <w:sz w:val="24"/>
              </w:rPr>
              <w:t xml:space="preserve"> </w:t>
            </w:r>
            <w:r>
              <w:rPr>
                <w:b/>
                <w:sz w:val="24"/>
              </w:rPr>
              <w:t>do</w:t>
            </w:r>
            <w:r>
              <w:rPr>
                <w:b/>
                <w:spacing w:val="-3"/>
                <w:sz w:val="24"/>
              </w:rPr>
              <w:t xml:space="preserve"> </w:t>
            </w:r>
            <w:r>
              <w:rPr>
                <w:b/>
                <w:sz w:val="24"/>
              </w:rPr>
              <w:t>realizacji</w:t>
            </w:r>
            <w:r>
              <w:rPr>
                <w:b/>
                <w:spacing w:val="-2"/>
                <w:sz w:val="24"/>
              </w:rPr>
              <w:t xml:space="preserve"> zamówienia</w:t>
            </w:r>
          </w:p>
        </w:tc>
      </w:tr>
      <w:tr w:rsidR="00303C81" w14:paraId="2C358F07" w14:textId="77777777" w:rsidTr="00303C81">
        <w:trPr>
          <w:trHeight w:val="806"/>
        </w:trPr>
        <w:tc>
          <w:tcPr>
            <w:tcW w:w="3500" w:type="dxa"/>
          </w:tcPr>
          <w:p w14:paraId="4228A125" w14:textId="77777777" w:rsidR="00303C81" w:rsidRDefault="00303C81" w:rsidP="00303C81">
            <w:pPr>
              <w:pStyle w:val="TableParagraph"/>
              <w:rPr>
                <w:rFonts w:ascii="Times New Roman"/>
              </w:rPr>
            </w:pPr>
          </w:p>
        </w:tc>
        <w:tc>
          <w:tcPr>
            <w:tcW w:w="4009" w:type="dxa"/>
            <w:shd w:val="clear" w:color="auto" w:fill="DAE9F7"/>
          </w:tcPr>
          <w:p w14:paraId="2BBADE16" w14:textId="77777777" w:rsidR="00303C81" w:rsidRDefault="00303C81" w:rsidP="00303C81">
            <w:pPr>
              <w:pStyle w:val="TableParagraph"/>
              <w:spacing w:before="11"/>
              <w:ind w:left="277" w:right="265" w:hanging="3"/>
              <w:jc w:val="center"/>
              <w:rPr>
                <w:b/>
              </w:rPr>
            </w:pPr>
            <w:r>
              <w:rPr>
                <w:b/>
              </w:rPr>
              <w:t>Osoba wskazana jako osobiście uczestnicząca</w:t>
            </w:r>
            <w:r>
              <w:rPr>
                <w:b/>
                <w:spacing w:val="-13"/>
              </w:rPr>
              <w:t xml:space="preserve"> </w:t>
            </w:r>
            <w:r>
              <w:rPr>
                <w:b/>
              </w:rPr>
              <w:t>w</w:t>
            </w:r>
            <w:r>
              <w:rPr>
                <w:b/>
                <w:spacing w:val="-12"/>
              </w:rPr>
              <w:t xml:space="preserve"> </w:t>
            </w:r>
            <w:r>
              <w:rPr>
                <w:b/>
              </w:rPr>
              <w:t>realizacji</w:t>
            </w:r>
            <w:r>
              <w:rPr>
                <w:b/>
                <w:spacing w:val="-12"/>
              </w:rPr>
              <w:t xml:space="preserve"> </w:t>
            </w:r>
            <w:r>
              <w:rPr>
                <w:b/>
              </w:rPr>
              <w:t>zamówienia</w:t>
            </w:r>
          </w:p>
          <w:p w14:paraId="3AE6BD12" w14:textId="77777777" w:rsidR="00303C81" w:rsidRDefault="00303C81" w:rsidP="00303C81">
            <w:pPr>
              <w:pStyle w:val="TableParagraph"/>
              <w:spacing w:before="3" w:line="235" w:lineRule="exact"/>
              <w:ind w:left="55"/>
              <w:jc w:val="center"/>
              <w:rPr>
                <w:sz w:val="20"/>
              </w:rPr>
            </w:pPr>
            <w:r>
              <w:rPr>
                <w:sz w:val="20"/>
              </w:rPr>
              <w:t>(prosimy</w:t>
            </w:r>
            <w:r>
              <w:rPr>
                <w:spacing w:val="-5"/>
                <w:sz w:val="20"/>
              </w:rPr>
              <w:t xml:space="preserve"> </w:t>
            </w:r>
            <w:r>
              <w:rPr>
                <w:sz w:val="20"/>
              </w:rPr>
              <w:t>o</w:t>
            </w:r>
            <w:r>
              <w:rPr>
                <w:spacing w:val="-5"/>
                <w:sz w:val="20"/>
              </w:rPr>
              <w:t xml:space="preserve"> </w:t>
            </w:r>
            <w:r>
              <w:rPr>
                <w:sz w:val="20"/>
              </w:rPr>
              <w:t>podanie</w:t>
            </w:r>
            <w:r>
              <w:rPr>
                <w:spacing w:val="-7"/>
                <w:sz w:val="20"/>
              </w:rPr>
              <w:t xml:space="preserve"> </w:t>
            </w:r>
            <w:r>
              <w:rPr>
                <w:sz w:val="20"/>
              </w:rPr>
              <w:t>imienia</w:t>
            </w:r>
            <w:r>
              <w:rPr>
                <w:spacing w:val="-5"/>
                <w:sz w:val="20"/>
              </w:rPr>
              <w:t xml:space="preserve"> </w:t>
            </w:r>
            <w:r>
              <w:rPr>
                <w:sz w:val="20"/>
              </w:rPr>
              <w:t>i</w:t>
            </w:r>
            <w:r>
              <w:rPr>
                <w:spacing w:val="-6"/>
                <w:sz w:val="20"/>
              </w:rPr>
              <w:t xml:space="preserve"> </w:t>
            </w:r>
            <w:proofErr w:type="gramStart"/>
            <w:r>
              <w:rPr>
                <w:spacing w:val="-2"/>
                <w:sz w:val="20"/>
              </w:rPr>
              <w:t>nazwiska)*</w:t>
            </w:r>
            <w:proofErr w:type="gramEnd"/>
          </w:p>
        </w:tc>
        <w:tc>
          <w:tcPr>
            <w:tcW w:w="2126" w:type="dxa"/>
            <w:shd w:val="clear" w:color="auto" w:fill="DAE9F7"/>
          </w:tcPr>
          <w:p w14:paraId="40F03587" w14:textId="77777777" w:rsidR="00303C81" w:rsidRDefault="00303C81" w:rsidP="00303C81">
            <w:pPr>
              <w:pStyle w:val="TableParagraph"/>
              <w:spacing w:line="268" w:lineRule="exact"/>
              <w:ind w:left="14" w:right="1"/>
              <w:jc w:val="center"/>
              <w:rPr>
                <w:b/>
              </w:rPr>
            </w:pPr>
            <w:r>
              <w:rPr>
                <w:b/>
                <w:spacing w:val="-2"/>
              </w:rPr>
              <w:t>Potwierdzenie</w:t>
            </w:r>
          </w:p>
          <w:p w14:paraId="5A425BA6" w14:textId="77777777" w:rsidR="00303C81" w:rsidRDefault="00303C81" w:rsidP="00303C81">
            <w:pPr>
              <w:pStyle w:val="TableParagraph"/>
              <w:ind w:left="14" w:right="2"/>
              <w:jc w:val="center"/>
              <w:rPr>
                <w:b/>
              </w:rPr>
            </w:pPr>
            <w:r>
              <w:rPr>
                <w:b/>
                <w:spacing w:val="-2"/>
              </w:rPr>
              <w:t>spełnienia</w:t>
            </w:r>
          </w:p>
          <w:p w14:paraId="3EC2E6D1" w14:textId="77777777" w:rsidR="00303C81" w:rsidRDefault="00303C81" w:rsidP="00303C81">
            <w:pPr>
              <w:pStyle w:val="TableParagraph"/>
              <w:spacing w:line="249" w:lineRule="exact"/>
              <w:ind w:left="14"/>
              <w:jc w:val="center"/>
              <w:rPr>
                <w:b/>
              </w:rPr>
            </w:pPr>
            <w:r>
              <w:rPr>
                <w:b/>
                <w:spacing w:val="-2"/>
              </w:rPr>
              <w:t>wymagania</w:t>
            </w:r>
          </w:p>
        </w:tc>
        <w:tc>
          <w:tcPr>
            <w:tcW w:w="5953" w:type="dxa"/>
            <w:shd w:val="clear" w:color="auto" w:fill="DAE9F7"/>
          </w:tcPr>
          <w:p w14:paraId="561DAEE6" w14:textId="77777777" w:rsidR="00303C81" w:rsidRDefault="00303C81" w:rsidP="00303C81">
            <w:pPr>
              <w:pStyle w:val="TableParagraph"/>
              <w:spacing w:before="11"/>
              <w:ind w:left="56" w:right="44"/>
              <w:jc w:val="center"/>
              <w:rPr>
                <w:b/>
              </w:rPr>
            </w:pPr>
            <w:r>
              <w:rPr>
                <w:b/>
              </w:rPr>
              <w:t>Załączniki</w:t>
            </w:r>
            <w:r>
              <w:rPr>
                <w:b/>
                <w:spacing w:val="-11"/>
              </w:rPr>
              <w:t xml:space="preserve"> </w:t>
            </w:r>
            <w:r>
              <w:rPr>
                <w:b/>
              </w:rPr>
              <w:t>poświadczające</w:t>
            </w:r>
            <w:r>
              <w:rPr>
                <w:b/>
                <w:spacing w:val="-10"/>
              </w:rPr>
              <w:t xml:space="preserve"> </w:t>
            </w:r>
            <w:r>
              <w:rPr>
                <w:b/>
                <w:spacing w:val="-2"/>
              </w:rPr>
              <w:t>spełnienie</w:t>
            </w:r>
          </w:p>
          <w:p w14:paraId="4BCB98A0" w14:textId="77777777" w:rsidR="00303C81" w:rsidRDefault="00303C81" w:rsidP="00303C81">
            <w:pPr>
              <w:pStyle w:val="TableParagraph"/>
              <w:ind w:left="56" w:right="38"/>
              <w:jc w:val="center"/>
              <w:rPr>
                <w:b/>
              </w:rPr>
            </w:pPr>
            <w:r>
              <w:rPr>
                <w:b/>
                <w:spacing w:val="-2"/>
              </w:rPr>
              <w:t>wymagania</w:t>
            </w:r>
          </w:p>
          <w:p w14:paraId="5CAB219E" w14:textId="77777777" w:rsidR="00303C81" w:rsidRDefault="00303C81" w:rsidP="00303C81">
            <w:pPr>
              <w:pStyle w:val="TableParagraph"/>
              <w:spacing w:before="3" w:line="235" w:lineRule="exact"/>
              <w:ind w:left="56"/>
              <w:jc w:val="center"/>
              <w:rPr>
                <w:sz w:val="20"/>
              </w:rPr>
            </w:pPr>
            <w:r>
              <w:rPr>
                <w:sz w:val="20"/>
              </w:rPr>
              <w:t>(prosimy</w:t>
            </w:r>
            <w:r>
              <w:rPr>
                <w:spacing w:val="-5"/>
                <w:sz w:val="20"/>
              </w:rPr>
              <w:t xml:space="preserve"> </w:t>
            </w:r>
            <w:r>
              <w:rPr>
                <w:sz w:val="20"/>
              </w:rPr>
              <w:t>o</w:t>
            </w:r>
            <w:r>
              <w:rPr>
                <w:spacing w:val="-5"/>
                <w:sz w:val="20"/>
              </w:rPr>
              <w:t xml:space="preserve"> </w:t>
            </w:r>
            <w:r>
              <w:rPr>
                <w:sz w:val="20"/>
              </w:rPr>
              <w:t>podanie</w:t>
            </w:r>
            <w:r>
              <w:rPr>
                <w:spacing w:val="-6"/>
                <w:sz w:val="20"/>
              </w:rPr>
              <w:t xml:space="preserve"> </w:t>
            </w:r>
            <w:r>
              <w:rPr>
                <w:sz w:val="20"/>
              </w:rPr>
              <w:t>nazw</w:t>
            </w:r>
            <w:r>
              <w:rPr>
                <w:spacing w:val="-6"/>
                <w:sz w:val="20"/>
              </w:rPr>
              <w:t xml:space="preserve"> </w:t>
            </w:r>
            <w:r>
              <w:rPr>
                <w:spacing w:val="-2"/>
                <w:sz w:val="20"/>
              </w:rPr>
              <w:t>załączników)</w:t>
            </w:r>
          </w:p>
        </w:tc>
      </w:tr>
      <w:tr w:rsidR="00812D8B" w14:paraId="1A741E57" w14:textId="77777777" w:rsidTr="00303C81">
        <w:trPr>
          <w:trHeight w:val="806"/>
        </w:trPr>
        <w:tc>
          <w:tcPr>
            <w:tcW w:w="3500" w:type="dxa"/>
            <w:shd w:val="clear" w:color="auto" w:fill="DAE9F7"/>
          </w:tcPr>
          <w:p w14:paraId="1DBCD736" w14:textId="00D6766A" w:rsidR="00812D8B" w:rsidDel="00A27081" w:rsidRDefault="00812D8B" w:rsidP="00812D8B">
            <w:pPr>
              <w:pStyle w:val="TableParagraph"/>
              <w:spacing w:line="268" w:lineRule="exact"/>
              <w:ind w:left="110"/>
              <w:rPr>
                <w:del w:id="21" w:author="Ben Stanley" w:date="2025-04-02T12:44:00Z" w16du:dateUtc="2025-04-02T10:44:00Z"/>
              </w:rPr>
              <w:pPrChange w:id="22" w:author="Ben Stanley" w:date="2025-04-02T12:44:00Z" w16du:dateUtc="2025-04-02T10:44:00Z">
                <w:pPr>
                  <w:pStyle w:val="TableParagraph"/>
                  <w:framePr w:hSpace="141" w:wrap="around" w:vAnchor="text" w:hAnchor="page" w:x="781" w:y="1"/>
                  <w:spacing w:line="268" w:lineRule="exact"/>
                  <w:ind w:left="110"/>
                </w:pPr>
              </w:pPrChange>
            </w:pPr>
            <w:r>
              <w:rPr>
                <w:b/>
              </w:rPr>
              <w:t>Wymaganie</w:t>
            </w:r>
            <w:r>
              <w:rPr>
                <w:b/>
                <w:spacing w:val="-6"/>
              </w:rPr>
              <w:t xml:space="preserve"> </w:t>
            </w:r>
            <w:r>
              <w:rPr>
                <w:b/>
              </w:rPr>
              <w:t>1:</w:t>
            </w:r>
            <w:r>
              <w:rPr>
                <w:b/>
                <w:spacing w:val="-3"/>
              </w:rPr>
              <w:t xml:space="preserve"> </w:t>
            </w:r>
            <w:del w:id="23" w:author="Ben Stanley" w:date="2025-04-02T12:44:00Z" w16du:dateUtc="2025-04-02T10:44:00Z">
              <w:r w:rsidDel="00A27081">
                <w:delText>co</w:delText>
              </w:r>
              <w:r w:rsidDel="00A27081">
                <w:rPr>
                  <w:spacing w:val="-2"/>
                </w:rPr>
                <w:delText xml:space="preserve"> </w:delText>
              </w:r>
              <w:r w:rsidDel="00A27081">
                <w:delText>najmniej</w:delText>
              </w:r>
              <w:r w:rsidDel="00A27081">
                <w:rPr>
                  <w:spacing w:val="-5"/>
                </w:rPr>
                <w:delText xml:space="preserve"> </w:delText>
              </w:r>
              <w:r w:rsidDel="00A27081">
                <w:delText>3</w:delText>
              </w:r>
              <w:r w:rsidDel="00A27081">
                <w:rPr>
                  <w:spacing w:val="-2"/>
                </w:rPr>
                <w:delText xml:space="preserve"> </w:delText>
              </w:r>
              <w:r w:rsidDel="00A27081">
                <w:rPr>
                  <w:spacing w:val="-4"/>
                </w:rPr>
                <w:delText>lata</w:delText>
              </w:r>
            </w:del>
          </w:p>
          <w:p w14:paraId="7098FA05" w14:textId="67B41604" w:rsidR="00812D8B" w:rsidRDefault="00812D8B" w:rsidP="00812D8B">
            <w:pPr>
              <w:pStyle w:val="TableParagraph"/>
              <w:spacing w:line="268" w:lineRule="exact"/>
              <w:ind w:left="110"/>
              <w:pPrChange w:id="24" w:author="Ben Stanley" w:date="2025-04-02T12:44:00Z" w16du:dateUtc="2025-04-02T10:44:00Z">
                <w:pPr>
                  <w:pStyle w:val="TableParagraph"/>
                  <w:framePr w:hSpace="141" w:wrap="around" w:vAnchor="text" w:hAnchor="page" w:x="781" w:y="1"/>
                  <w:spacing w:line="270" w:lineRule="atLeast"/>
                  <w:ind w:left="110"/>
                </w:pPr>
              </w:pPrChange>
            </w:pPr>
            <w:r>
              <w:t>doświadczenia</w:t>
            </w:r>
            <w:r>
              <w:rPr>
                <w:spacing w:val="-13"/>
              </w:rPr>
              <w:t xml:space="preserve"> </w:t>
            </w:r>
            <w:r>
              <w:t>w</w:t>
            </w:r>
            <w:r>
              <w:rPr>
                <w:spacing w:val="-12"/>
              </w:rPr>
              <w:t xml:space="preserve"> </w:t>
            </w:r>
            <w:r>
              <w:t xml:space="preserve">przeprowadzaniu badań </w:t>
            </w:r>
            <w:del w:id="25" w:author="Ben Stanley" w:date="2025-03-27T13:23:00Z" w16du:dateUtc="2025-03-27T12:23:00Z">
              <w:r w:rsidDel="00B94FD3">
                <w:delText xml:space="preserve">CAPI i </w:delText>
              </w:r>
            </w:del>
            <w:r>
              <w:t>CAWI</w:t>
            </w:r>
          </w:p>
        </w:tc>
        <w:tc>
          <w:tcPr>
            <w:tcW w:w="4009" w:type="dxa"/>
          </w:tcPr>
          <w:p w14:paraId="37BC95FE" w14:textId="77777777" w:rsidR="00812D8B" w:rsidRDefault="00812D8B" w:rsidP="00812D8B">
            <w:pPr>
              <w:pStyle w:val="TableParagraph"/>
              <w:rPr>
                <w:rFonts w:ascii="Times New Roman"/>
              </w:rPr>
            </w:pPr>
          </w:p>
        </w:tc>
        <w:tc>
          <w:tcPr>
            <w:tcW w:w="2126" w:type="dxa"/>
          </w:tcPr>
          <w:p w14:paraId="734EEFD2" w14:textId="77777777" w:rsidR="00812D8B" w:rsidRDefault="00812D8B" w:rsidP="00812D8B">
            <w:pPr>
              <w:spacing w:after="0" w:line="240" w:lineRule="auto"/>
              <w:rPr>
                <w:ins w:id="26" w:author="Ben Stanley" w:date="2025-04-02T13:02:00Z" w16du:dateUtc="2025-04-02T11:02:00Z"/>
                <w:rFonts w:asciiTheme="majorHAnsi" w:hAnsiTheme="majorHAnsi" w:cstheme="majorHAnsi"/>
                <w:sz w:val="22"/>
                <w:szCs w:val="22"/>
              </w:rPr>
            </w:pPr>
            <w:r w:rsidRPr="00812D8B">
              <w:rPr>
                <w:rFonts w:asciiTheme="majorHAnsi" w:hAnsiTheme="majorHAnsi" w:cstheme="majorHAnsi"/>
                <w:sz w:val="22"/>
                <w:szCs w:val="22"/>
                <w:rPrChange w:id="27" w:author="Ben Stanley" w:date="2025-04-02T13:01:00Z" w16du:dateUtc="2025-04-02T11:01:00Z">
                  <w:rPr>
                    <w:rFonts w:ascii="Times New Roman" w:eastAsia="Times New Roman" w:hAnsi="Times New Roman" w:cs="Times New Roman"/>
                  </w:rPr>
                </w:rPrChange>
              </w:rPr>
              <w:t>Mniej niż 3 lata</w:t>
            </w:r>
          </w:p>
          <w:p w14:paraId="5BEE8739" w14:textId="4D0FD443" w:rsidR="00812D8B" w:rsidRPr="00812D8B" w:rsidRDefault="00812D8B" w:rsidP="00812D8B">
            <w:pPr>
              <w:spacing w:after="0" w:line="240" w:lineRule="auto"/>
              <w:rPr>
                <w:rFonts w:asciiTheme="majorHAnsi" w:hAnsiTheme="majorHAnsi" w:cstheme="majorHAnsi"/>
                <w:sz w:val="22"/>
                <w:szCs w:val="22"/>
                <w:rPrChange w:id="28" w:author="Ben Stanley" w:date="2025-04-02T13:01:00Z" w16du:dateUtc="2025-04-02T11:01:00Z">
                  <w:rPr>
                    <w:rFonts w:ascii="Times New Roman" w:eastAsia="Times New Roman" w:hAnsi="Times New Roman" w:cs="Times New Roman"/>
                    <w:sz w:val="20"/>
                    <w:szCs w:val="20"/>
                  </w:rPr>
                </w:rPrChange>
              </w:rPr>
              <w:pPrChange w:id="29" w:author="Ben Stanley" w:date="2025-04-02T13:01:00Z" w16du:dateUtc="2025-04-02T11:01:00Z">
                <w:pPr>
                  <w:pStyle w:val="TableParagraph"/>
                  <w:framePr w:hSpace="141" w:wrap="around" w:vAnchor="text" w:hAnchor="page" w:x="781" w:y="1"/>
                  <w:spacing w:before="1"/>
                  <w:ind w:left="14" w:right="1"/>
                  <w:jc w:val="center"/>
                </w:pPr>
              </w:pPrChange>
            </w:pPr>
            <w:del w:id="30" w:author="Ben Stanley" w:date="2025-04-02T13:02:00Z" w16du:dateUtc="2025-04-02T11:02:00Z">
              <w:r w:rsidRPr="00812D8B" w:rsidDel="00812D8B">
                <w:rPr>
                  <w:rFonts w:asciiTheme="majorHAnsi" w:hAnsiTheme="majorHAnsi" w:cstheme="majorHAnsi"/>
                  <w:sz w:val="22"/>
                  <w:szCs w:val="22"/>
                  <w:rPrChange w:id="31" w:author="Ben Stanley" w:date="2025-04-02T13:01:00Z" w16du:dateUtc="2025-04-02T11:01:00Z">
                    <w:rPr>
                      <w:rFonts w:ascii="Times New Roman" w:eastAsia="Times New Roman" w:hAnsi="Times New Roman" w:cs="Times New Roman"/>
                      <w:sz w:val="20"/>
                      <w:szCs w:val="20"/>
                    </w:rPr>
                  </w:rPrChange>
                </w:rPr>
                <w:br/>
              </w:r>
            </w:del>
            <w:r w:rsidRPr="00812D8B">
              <w:rPr>
                <w:rFonts w:asciiTheme="majorHAnsi" w:hAnsiTheme="majorHAnsi" w:cstheme="majorHAnsi"/>
                <w:sz w:val="22"/>
                <w:szCs w:val="22"/>
                <w:rPrChange w:id="32" w:author="Ben Stanley" w:date="2025-04-02T13:01:00Z" w16du:dateUtc="2025-04-02T11:01:00Z">
                  <w:rPr>
                    <w:rFonts w:ascii="Times New Roman" w:eastAsia="Times New Roman" w:hAnsi="Times New Roman" w:cs="Times New Roman"/>
                    <w:sz w:val="20"/>
                    <w:szCs w:val="20"/>
                  </w:rPr>
                </w:rPrChange>
              </w:rPr>
              <w:t>Między 3 a 5 lat</w:t>
            </w:r>
          </w:p>
          <w:p w14:paraId="469F200A" w14:textId="77777777" w:rsidR="00812D8B" w:rsidRDefault="00812D8B" w:rsidP="00812D8B">
            <w:pPr>
              <w:spacing w:after="0" w:line="240" w:lineRule="auto"/>
              <w:rPr>
                <w:ins w:id="33" w:author="Ben Stanley" w:date="2025-04-02T13:06:00Z" w16du:dateUtc="2025-04-02T11:06:00Z"/>
                <w:rFonts w:asciiTheme="majorHAnsi" w:hAnsiTheme="majorHAnsi" w:cstheme="majorHAnsi"/>
                <w:sz w:val="22"/>
                <w:szCs w:val="22"/>
              </w:rPr>
            </w:pPr>
            <w:r w:rsidRPr="00812D8B">
              <w:rPr>
                <w:rFonts w:asciiTheme="majorHAnsi" w:hAnsiTheme="majorHAnsi" w:cstheme="majorHAnsi"/>
                <w:sz w:val="22"/>
                <w:szCs w:val="22"/>
                <w:rPrChange w:id="34" w:author="Ben Stanley" w:date="2025-04-02T13:01:00Z" w16du:dateUtc="2025-04-02T11:01:00Z">
                  <w:rPr>
                    <w:rFonts w:ascii="Times New Roman" w:eastAsia="Times New Roman" w:hAnsi="Times New Roman" w:cs="Times New Roman"/>
                  </w:rPr>
                </w:rPrChange>
              </w:rPr>
              <w:t>Ponad 5 lat</w:t>
            </w:r>
          </w:p>
          <w:p w14:paraId="2FFFD002" w14:textId="3C798946" w:rsidR="002A7F4A" w:rsidRPr="00812D8B" w:rsidRDefault="002A7F4A" w:rsidP="00812D8B">
            <w:pPr>
              <w:spacing w:after="0" w:line="240" w:lineRule="auto"/>
              <w:rPr>
                <w:rFonts w:asciiTheme="majorHAnsi" w:hAnsiTheme="majorHAnsi" w:cstheme="majorHAnsi"/>
                <w:sz w:val="22"/>
                <w:szCs w:val="22"/>
                <w:rPrChange w:id="35" w:author="Ben Stanley" w:date="2025-04-02T13:01:00Z" w16du:dateUtc="2025-04-02T11:01:00Z">
                  <w:rPr/>
                </w:rPrChange>
              </w:rPr>
              <w:pPrChange w:id="36" w:author="Ben Stanley" w:date="2025-04-02T13:01:00Z" w16du:dateUtc="2025-04-02T11:01:00Z">
                <w:pPr>
                  <w:pStyle w:val="TableParagraph"/>
                  <w:framePr w:hSpace="141" w:wrap="around" w:vAnchor="text" w:hAnchor="page" w:x="781" w:y="1"/>
                  <w:spacing w:before="1"/>
                  <w:ind w:left="14" w:right="1"/>
                  <w:jc w:val="center"/>
                </w:pPr>
              </w:pPrChange>
            </w:pPr>
          </w:p>
        </w:tc>
        <w:tc>
          <w:tcPr>
            <w:tcW w:w="5953" w:type="dxa"/>
          </w:tcPr>
          <w:p w14:paraId="03DB9873" w14:textId="77777777" w:rsidR="00812D8B" w:rsidRDefault="00812D8B" w:rsidP="00812D8B">
            <w:pPr>
              <w:pStyle w:val="TableParagraph"/>
              <w:rPr>
                <w:rFonts w:ascii="Times New Roman"/>
              </w:rPr>
            </w:pPr>
          </w:p>
        </w:tc>
      </w:tr>
      <w:tr w:rsidR="00812D8B" w14:paraId="6C99A0E8" w14:textId="77777777" w:rsidTr="00303C81">
        <w:trPr>
          <w:trHeight w:val="1070"/>
        </w:trPr>
        <w:tc>
          <w:tcPr>
            <w:tcW w:w="3500" w:type="dxa"/>
            <w:shd w:val="clear" w:color="auto" w:fill="DAE9F7"/>
          </w:tcPr>
          <w:p w14:paraId="73BCA9AC" w14:textId="268E1095" w:rsidR="00812D8B" w:rsidDel="00A27081" w:rsidRDefault="00812D8B" w:rsidP="00812D8B">
            <w:pPr>
              <w:pStyle w:val="TableParagraph"/>
              <w:ind w:left="110" w:right="326"/>
              <w:rPr>
                <w:del w:id="37" w:author="Ben Stanley" w:date="2025-04-02T12:45:00Z" w16du:dateUtc="2025-04-02T10:45:00Z"/>
              </w:rPr>
            </w:pPr>
            <w:r>
              <w:rPr>
                <w:b/>
              </w:rPr>
              <w:t xml:space="preserve">Wymaganie </w:t>
            </w:r>
            <w:proofErr w:type="gramStart"/>
            <w:r>
              <w:rPr>
                <w:b/>
              </w:rPr>
              <w:t xml:space="preserve">2: </w:t>
            </w:r>
            <w:ins w:id="38" w:author="Ben Stanley" w:date="2025-04-02T12:45:00Z" w16du:dateUtc="2025-04-02T10:45:00Z">
              <w:r w:rsidRPr="00A27081">
                <w:rPr>
                  <w:rFonts w:ascii="Times New Roman" w:eastAsia="Times New Roman" w:hAnsi="Times New Roman" w:cs="Times New Roman"/>
                  <w:sz w:val="20"/>
                  <w:szCs w:val="20"/>
                  <w:lang w:eastAsia="pl-PL"/>
                </w:rPr>
                <w:t xml:space="preserve"> </w:t>
              </w:r>
              <w:r>
                <w:t>d</w:t>
              </w:r>
            </w:ins>
            <w:ins w:id="39" w:author="Ben Stanley" w:date="2025-04-02T12:45:00Z">
              <w:r w:rsidRPr="00A27081">
                <w:t>oświadczenie</w:t>
              </w:r>
              <w:proofErr w:type="gramEnd"/>
              <w:r w:rsidRPr="00A27081">
                <w:t xml:space="preserve"> w prowadzeniu badań społeczno-politycznych w różnych krajach</w:t>
              </w:r>
            </w:ins>
            <w:del w:id="40" w:author="Ben Stanley" w:date="2025-04-02T12:45:00Z" w16du:dateUtc="2025-04-02T10:45:00Z">
              <w:r w:rsidDel="00A27081">
                <w:delText>doświadczenie w przeprowadzaniu</w:delText>
              </w:r>
              <w:r w:rsidDel="00A27081">
                <w:rPr>
                  <w:spacing w:val="-13"/>
                </w:rPr>
                <w:delText xml:space="preserve"> </w:delText>
              </w:r>
              <w:r w:rsidDel="00A27081">
                <w:delText>porównawczych badań międzynarodowych w co</w:delText>
              </w:r>
            </w:del>
          </w:p>
          <w:p w14:paraId="27C622EC" w14:textId="2C968253" w:rsidR="00812D8B" w:rsidRDefault="00812D8B" w:rsidP="00812D8B">
            <w:pPr>
              <w:pStyle w:val="TableParagraph"/>
              <w:spacing w:line="248" w:lineRule="exact"/>
              <w:ind w:left="110"/>
            </w:pPr>
            <w:del w:id="41" w:author="Ben Stanley" w:date="2025-04-02T12:45:00Z" w16du:dateUtc="2025-04-02T10:45:00Z">
              <w:r w:rsidDel="00A27081">
                <w:delText>najmniej</w:delText>
              </w:r>
              <w:r w:rsidDel="00A27081">
                <w:rPr>
                  <w:spacing w:val="-4"/>
                </w:rPr>
                <w:delText xml:space="preserve"> </w:delText>
              </w:r>
              <w:r w:rsidDel="00A27081">
                <w:delText>3</w:delText>
              </w:r>
              <w:r w:rsidDel="00A27081">
                <w:rPr>
                  <w:spacing w:val="-2"/>
                </w:rPr>
                <w:delText xml:space="preserve"> krajach</w:delText>
              </w:r>
            </w:del>
          </w:p>
        </w:tc>
        <w:tc>
          <w:tcPr>
            <w:tcW w:w="4009" w:type="dxa"/>
          </w:tcPr>
          <w:p w14:paraId="77367FE3" w14:textId="77777777" w:rsidR="00812D8B" w:rsidRDefault="00812D8B" w:rsidP="00812D8B">
            <w:pPr>
              <w:pStyle w:val="TableParagraph"/>
              <w:rPr>
                <w:rFonts w:ascii="Times New Roman"/>
              </w:rPr>
            </w:pPr>
          </w:p>
        </w:tc>
        <w:tc>
          <w:tcPr>
            <w:tcW w:w="2126" w:type="dxa"/>
          </w:tcPr>
          <w:p w14:paraId="663B0EEF" w14:textId="77777777" w:rsidR="00812D8B" w:rsidRPr="00812D8B" w:rsidRDefault="00812D8B" w:rsidP="00812D8B">
            <w:pPr>
              <w:spacing w:after="0" w:line="240" w:lineRule="auto"/>
              <w:rPr>
                <w:ins w:id="42" w:author="Ben Stanley" w:date="2025-04-02T12:57:00Z" w16du:dateUtc="2025-04-02T10:57:00Z"/>
                <w:rFonts w:asciiTheme="majorHAnsi" w:hAnsiTheme="majorHAnsi" w:cstheme="majorHAnsi"/>
                <w:sz w:val="22"/>
                <w:szCs w:val="22"/>
                <w:rPrChange w:id="43" w:author="Ben Stanley" w:date="2025-04-02T13:01:00Z" w16du:dateUtc="2025-04-02T11:01:00Z">
                  <w:rPr>
                    <w:ins w:id="44" w:author="Ben Stanley" w:date="2025-04-02T12:57:00Z" w16du:dateUtc="2025-04-02T10:57:00Z"/>
                    <w:rFonts w:ascii="Times New Roman" w:eastAsia="Times New Roman" w:hAnsi="Times New Roman" w:cs="Times New Roman"/>
                    <w:sz w:val="20"/>
                    <w:szCs w:val="20"/>
                  </w:rPr>
                </w:rPrChange>
              </w:rPr>
              <w:pPrChange w:id="45" w:author="Ben Stanley" w:date="2025-04-02T13:01:00Z" w16du:dateUtc="2025-04-02T11:01:00Z">
                <w:pPr>
                  <w:pStyle w:val="TableParagraph"/>
                  <w:framePr w:hSpace="141" w:wrap="around" w:vAnchor="text" w:hAnchor="page" w:x="781" w:y="1"/>
                  <w:ind w:left="14" w:right="1"/>
                  <w:jc w:val="center"/>
                </w:pPr>
              </w:pPrChange>
            </w:pPr>
            <w:ins w:id="46" w:author="Ben Stanley" w:date="2025-04-02T12:57:00Z" w16du:dateUtc="2025-04-02T10:57:00Z">
              <w:r w:rsidRPr="00812D8B">
                <w:rPr>
                  <w:rFonts w:asciiTheme="majorHAnsi" w:hAnsiTheme="majorHAnsi" w:cstheme="majorHAnsi"/>
                  <w:sz w:val="22"/>
                  <w:szCs w:val="22"/>
                  <w:rPrChange w:id="47" w:author="Ben Stanley" w:date="2025-04-02T13:01:00Z" w16du:dateUtc="2025-04-02T11:01:00Z">
                    <w:rPr>
                      <w:rFonts w:ascii="Times New Roman" w:eastAsia="Times New Roman" w:hAnsi="Times New Roman" w:cs="Times New Roman"/>
                      <w:sz w:val="20"/>
                      <w:szCs w:val="20"/>
                    </w:rPr>
                  </w:rPrChange>
                </w:rPr>
                <w:t>Co najmniej dwa kraje</w:t>
              </w:r>
            </w:ins>
            <w:del w:id="48" w:author="Ben Stanley" w:date="2025-04-02T12:57:00Z" w16du:dateUtc="2025-04-02T10:57:00Z">
              <w:r w:rsidRPr="00812D8B" w:rsidDel="00812D8B">
                <w:rPr>
                  <w:rFonts w:asciiTheme="majorHAnsi" w:hAnsiTheme="majorHAnsi" w:cstheme="majorHAnsi"/>
                  <w:sz w:val="22"/>
                  <w:szCs w:val="22"/>
                  <w:rPrChange w:id="49" w:author="Ben Stanley" w:date="2025-04-02T13:01:00Z" w16du:dateUtc="2025-04-02T11:01:00Z">
                    <w:rPr>
                      <w:rFonts w:ascii="Times New Roman" w:eastAsia="Times New Roman" w:hAnsi="Times New Roman" w:cs="Times New Roman"/>
                      <w:sz w:val="20"/>
                      <w:szCs w:val="20"/>
                    </w:rPr>
                  </w:rPrChange>
                </w:rPr>
                <w:delText>Między 3 a 5 lat</w:delText>
              </w:r>
            </w:del>
          </w:p>
          <w:p w14:paraId="5C38EB7D" w14:textId="77777777" w:rsidR="00812D8B" w:rsidRPr="00812D8B" w:rsidRDefault="00812D8B" w:rsidP="00812D8B">
            <w:pPr>
              <w:spacing w:after="0" w:line="240" w:lineRule="auto"/>
              <w:rPr>
                <w:ins w:id="50" w:author="Ben Stanley" w:date="2025-04-02T12:58:00Z" w16du:dateUtc="2025-04-02T10:58:00Z"/>
                <w:rFonts w:asciiTheme="majorHAnsi" w:hAnsiTheme="majorHAnsi" w:cstheme="majorHAnsi"/>
                <w:sz w:val="22"/>
                <w:szCs w:val="22"/>
                <w:rPrChange w:id="51" w:author="Ben Stanley" w:date="2025-04-02T13:01:00Z" w16du:dateUtc="2025-04-02T11:01:00Z">
                  <w:rPr>
                    <w:ins w:id="52" w:author="Ben Stanley" w:date="2025-04-02T12:58:00Z" w16du:dateUtc="2025-04-02T10:58:00Z"/>
                    <w:rFonts w:ascii="Times New Roman" w:eastAsia="Times New Roman" w:hAnsi="Times New Roman" w:cs="Times New Roman"/>
                    <w:sz w:val="20"/>
                    <w:szCs w:val="20"/>
                  </w:rPr>
                </w:rPrChange>
              </w:rPr>
              <w:pPrChange w:id="53" w:author="Ben Stanley" w:date="2025-04-02T13:01:00Z" w16du:dateUtc="2025-04-02T11:01:00Z">
                <w:pPr>
                  <w:pStyle w:val="TableParagraph"/>
                  <w:framePr w:hSpace="141" w:wrap="around" w:vAnchor="text" w:hAnchor="page" w:x="781" w:y="1"/>
                  <w:ind w:left="14" w:right="1"/>
                  <w:jc w:val="center"/>
                </w:pPr>
              </w:pPrChange>
            </w:pPr>
            <w:ins w:id="54" w:author="Ben Stanley" w:date="2025-04-02T12:57:00Z" w16du:dateUtc="2025-04-02T10:57:00Z">
              <w:r w:rsidRPr="00812D8B">
                <w:rPr>
                  <w:rFonts w:asciiTheme="majorHAnsi" w:hAnsiTheme="majorHAnsi" w:cstheme="majorHAnsi"/>
                  <w:sz w:val="22"/>
                  <w:szCs w:val="22"/>
                  <w:rPrChange w:id="55" w:author="Ben Stanley" w:date="2025-04-02T13:01:00Z" w16du:dateUtc="2025-04-02T11:01:00Z">
                    <w:rPr>
                      <w:rFonts w:ascii="Times New Roman" w:eastAsia="Times New Roman" w:hAnsi="Times New Roman" w:cs="Times New Roman"/>
                      <w:sz w:val="20"/>
                      <w:szCs w:val="20"/>
                    </w:rPr>
                  </w:rPrChange>
                </w:rPr>
                <w:t>Od trzech do dziesięciu kraj</w:t>
              </w:r>
            </w:ins>
            <w:ins w:id="56" w:author="Ben Stanley" w:date="2025-04-02T12:58:00Z" w16du:dateUtc="2025-04-02T10:58:00Z">
              <w:r w:rsidRPr="00812D8B">
                <w:rPr>
                  <w:rFonts w:asciiTheme="majorHAnsi" w:hAnsiTheme="majorHAnsi" w:cstheme="majorHAnsi"/>
                  <w:sz w:val="22"/>
                  <w:szCs w:val="22"/>
                  <w:rPrChange w:id="57" w:author="Ben Stanley" w:date="2025-04-02T13:01:00Z" w16du:dateUtc="2025-04-02T11:01:00Z">
                    <w:rPr>
                      <w:rFonts w:ascii="Times New Roman" w:eastAsia="Times New Roman" w:hAnsi="Times New Roman" w:cs="Times New Roman"/>
                      <w:sz w:val="20"/>
                      <w:szCs w:val="20"/>
                    </w:rPr>
                  </w:rPrChange>
                </w:rPr>
                <w:t>ów</w:t>
              </w:r>
            </w:ins>
          </w:p>
          <w:p w14:paraId="4713F00A" w14:textId="77777777" w:rsidR="00812D8B" w:rsidRDefault="00812D8B" w:rsidP="00812D8B">
            <w:pPr>
              <w:spacing w:after="0" w:line="240" w:lineRule="auto"/>
              <w:rPr>
                <w:ins w:id="58" w:author="Ben Stanley" w:date="2025-04-02T13:06:00Z" w16du:dateUtc="2025-04-02T11:06:00Z"/>
                <w:rFonts w:asciiTheme="majorHAnsi" w:hAnsiTheme="majorHAnsi" w:cstheme="majorHAnsi"/>
                <w:sz w:val="22"/>
                <w:szCs w:val="22"/>
              </w:rPr>
            </w:pPr>
            <w:ins w:id="59" w:author="Ben Stanley" w:date="2025-04-02T12:58:00Z" w16du:dateUtc="2025-04-02T10:58:00Z">
              <w:r w:rsidRPr="00812D8B">
                <w:rPr>
                  <w:rFonts w:asciiTheme="majorHAnsi" w:hAnsiTheme="majorHAnsi" w:cstheme="majorHAnsi"/>
                  <w:sz w:val="22"/>
                  <w:szCs w:val="22"/>
                  <w:rPrChange w:id="60" w:author="Ben Stanley" w:date="2025-04-02T13:01:00Z" w16du:dateUtc="2025-04-02T11:01:00Z">
                    <w:rPr>
                      <w:rFonts w:ascii="Times New Roman" w:eastAsia="Times New Roman" w:hAnsi="Times New Roman" w:cs="Times New Roman"/>
                    </w:rPr>
                  </w:rPrChange>
                </w:rPr>
                <w:t>Ponad dziesięć krajów</w:t>
              </w:r>
            </w:ins>
          </w:p>
          <w:p w14:paraId="0BE9C240" w14:textId="0D8273E5" w:rsidR="002A7F4A" w:rsidRPr="00812D8B" w:rsidRDefault="002A7F4A" w:rsidP="00812D8B">
            <w:pPr>
              <w:spacing w:after="0" w:line="240" w:lineRule="auto"/>
              <w:rPr>
                <w:rFonts w:asciiTheme="majorHAnsi" w:hAnsiTheme="majorHAnsi" w:cstheme="majorHAnsi"/>
                <w:sz w:val="22"/>
                <w:szCs w:val="22"/>
                <w:rPrChange w:id="61" w:author="Ben Stanley" w:date="2025-04-02T13:01:00Z" w16du:dateUtc="2025-04-02T11:01:00Z">
                  <w:rPr/>
                </w:rPrChange>
              </w:rPr>
              <w:pPrChange w:id="62" w:author="Ben Stanley" w:date="2025-04-02T13:01:00Z" w16du:dateUtc="2025-04-02T11:01:00Z">
                <w:pPr>
                  <w:pStyle w:val="TableParagraph"/>
                  <w:framePr w:hSpace="141" w:wrap="around" w:vAnchor="text" w:hAnchor="page" w:x="781" w:y="1"/>
                  <w:ind w:left="14" w:right="1"/>
                  <w:jc w:val="center"/>
                </w:pPr>
              </w:pPrChange>
            </w:pPr>
          </w:p>
        </w:tc>
        <w:tc>
          <w:tcPr>
            <w:tcW w:w="5953" w:type="dxa"/>
          </w:tcPr>
          <w:p w14:paraId="21CDBB5D" w14:textId="77777777" w:rsidR="00812D8B" w:rsidRDefault="00812D8B" w:rsidP="00812D8B">
            <w:pPr>
              <w:pStyle w:val="TableParagraph"/>
              <w:rPr>
                <w:rFonts w:ascii="Times New Roman"/>
              </w:rPr>
            </w:pPr>
          </w:p>
        </w:tc>
      </w:tr>
      <w:tr w:rsidR="00812D8B" w14:paraId="39D789D3" w14:textId="77777777" w:rsidTr="00303C81">
        <w:trPr>
          <w:trHeight w:val="1074"/>
        </w:trPr>
        <w:tc>
          <w:tcPr>
            <w:tcW w:w="3500" w:type="dxa"/>
            <w:shd w:val="clear" w:color="auto" w:fill="DAE9F7"/>
          </w:tcPr>
          <w:p w14:paraId="61599EB5" w14:textId="27E0D7A2" w:rsidR="00812D8B" w:rsidRPr="00A27081" w:rsidRDefault="00812D8B" w:rsidP="00812D8B">
            <w:pPr>
              <w:pStyle w:val="TableParagraph"/>
              <w:spacing w:before="1"/>
              <w:ind w:left="110" w:right="329"/>
              <w:rPr>
                <w:ins w:id="63" w:author="Ben Stanley" w:date="2025-04-02T12:45:00Z"/>
              </w:rPr>
            </w:pPr>
            <w:r>
              <w:rPr>
                <w:b/>
              </w:rPr>
              <w:t xml:space="preserve">Wymaganie </w:t>
            </w:r>
            <w:proofErr w:type="gramStart"/>
            <w:r>
              <w:rPr>
                <w:b/>
              </w:rPr>
              <w:t xml:space="preserve">3: </w:t>
            </w:r>
            <w:ins w:id="64" w:author="Ben Stanley" w:date="2025-04-02T12:45:00Z" w16du:dateUtc="2025-04-02T10:45:00Z">
              <w:r w:rsidRPr="00A27081">
                <w:rPr>
                  <w:rFonts w:ascii="Times New Roman" w:eastAsia="Times New Roman" w:hAnsi="Times New Roman" w:cs="Times New Roman"/>
                </w:rPr>
                <w:t xml:space="preserve"> </w:t>
              </w:r>
              <w:r>
                <w:t>d</w:t>
              </w:r>
            </w:ins>
            <w:ins w:id="65" w:author="Ben Stanley" w:date="2025-04-02T12:45:00Z">
              <w:r w:rsidRPr="00A27081">
                <w:t>oświadczenie</w:t>
              </w:r>
              <w:proofErr w:type="gramEnd"/>
              <w:r w:rsidRPr="00A27081">
                <w:t xml:space="preserve"> w przeprowadzaniu eksperymentów na próbach dzielonych w obszarze społeczno-politycznego </w:t>
              </w:r>
            </w:ins>
          </w:p>
          <w:p w14:paraId="5CBEDCBA" w14:textId="462A764C" w:rsidR="00812D8B" w:rsidDel="00A27081" w:rsidRDefault="00812D8B" w:rsidP="00812D8B">
            <w:pPr>
              <w:pStyle w:val="TableParagraph"/>
              <w:spacing w:before="1"/>
              <w:ind w:left="110" w:right="329"/>
              <w:rPr>
                <w:del w:id="66" w:author="Ben Stanley" w:date="2025-04-02T12:45:00Z" w16du:dateUtc="2025-04-02T10:45:00Z"/>
              </w:rPr>
            </w:pPr>
            <w:del w:id="67" w:author="Ben Stanley" w:date="2025-04-02T12:45:00Z" w16du:dateUtc="2025-04-02T10:45:00Z">
              <w:r w:rsidDel="00A27081">
                <w:delText>doświadczenie w przeprowadzaniu</w:delText>
              </w:r>
              <w:r w:rsidDel="00A27081">
                <w:rPr>
                  <w:spacing w:val="-13"/>
                </w:rPr>
                <w:delText xml:space="preserve"> </w:delText>
              </w:r>
              <w:r w:rsidDel="00A27081">
                <w:delText>eksperymentów typu conjoint (co najmniej 3</w:delText>
              </w:r>
            </w:del>
          </w:p>
          <w:p w14:paraId="2126B825" w14:textId="2609CF12" w:rsidR="00812D8B" w:rsidRDefault="00812D8B" w:rsidP="00812D8B">
            <w:pPr>
              <w:pStyle w:val="TableParagraph"/>
              <w:spacing w:line="248" w:lineRule="exact"/>
              <w:ind w:left="110"/>
            </w:pPr>
            <w:del w:id="68" w:author="Ben Stanley" w:date="2025-04-02T12:45:00Z" w16du:dateUtc="2025-04-02T10:45:00Z">
              <w:r w:rsidDel="00A27081">
                <w:rPr>
                  <w:spacing w:val="-2"/>
                </w:rPr>
                <w:delText>projekty)</w:delText>
              </w:r>
            </w:del>
          </w:p>
        </w:tc>
        <w:tc>
          <w:tcPr>
            <w:tcW w:w="4009" w:type="dxa"/>
          </w:tcPr>
          <w:p w14:paraId="65731E7C" w14:textId="77777777" w:rsidR="00812D8B" w:rsidRDefault="00812D8B" w:rsidP="00812D8B">
            <w:pPr>
              <w:pStyle w:val="TableParagraph"/>
              <w:rPr>
                <w:rFonts w:ascii="Times New Roman"/>
              </w:rPr>
            </w:pPr>
          </w:p>
        </w:tc>
        <w:tc>
          <w:tcPr>
            <w:tcW w:w="2126" w:type="dxa"/>
          </w:tcPr>
          <w:p w14:paraId="67F95329" w14:textId="77777777" w:rsidR="00812D8B" w:rsidRPr="00812D8B" w:rsidRDefault="00812D8B" w:rsidP="00812D8B">
            <w:pPr>
              <w:spacing w:after="0" w:line="240" w:lineRule="auto"/>
              <w:rPr>
                <w:ins w:id="69" w:author="Ben Stanley" w:date="2025-04-02T12:58:00Z" w16du:dateUtc="2025-04-02T10:58:00Z"/>
                <w:rFonts w:asciiTheme="majorHAnsi" w:hAnsiTheme="majorHAnsi" w:cstheme="majorHAnsi"/>
                <w:sz w:val="22"/>
                <w:szCs w:val="22"/>
                <w:rPrChange w:id="70" w:author="Ben Stanley" w:date="2025-04-02T13:01:00Z" w16du:dateUtc="2025-04-02T11:01:00Z">
                  <w:rPr>
                    <w:ins w:id="71" w:author="Ben Stanley" w:date="2025-04-02T12:58:00Z" w16du:dateUtc="2025-04-02T10:58:00Z"/>
                    <w:rFonts w:ascii="Times New Roman" w:eastAsia="Times New Roman" w:hAnsi="Times New Roman" w:cs="Times New Roman"/>
                    <w:sz w:val="20"/>
                    <w:szCs w:val="20"/>
                  </w:rPr>
                </w:rPrChange>
              </w:rPr>
              <w:pPrChange w:id="72" w:author="Ben Stanley" w:date="2025-04-02T13:01:00Z" w16du:dateUtc="2025-04-02T11:01:00Z">
                <w:pPr>
                  <w:pStyle w:val="TableParagraph"/>
                  <w:framePr w:hSpace="141" w:wrap="around" w:vAnchor="text" w:hAnchor="page" w:x="781" w:y="1"/>
                  <w:ind w:left="14" w:right="1"/>
                  <w:jc w:val="center"/>
                </w:pPr>
              </w:pPrChange>
            </w:pPr>
            <w:ins w:id="73" w:author="Ben Stanley" w:date="2025-04-02T12:58:00Z" w16du:dateUtc="2025-04-02T10:58:00Z">
              <w:r w:rsidRPr="00812D8B">
                <w:rPr>
                  <w:rFonts w:asciiTheme="majorHAnsi" w:hAnsiTheme="majorHAnsi" w:cstheme="majorHAnsi"/>
                  <w:sz w:val="22"/>
                  <w:szCs w:val="22"/>
                  <w:rPrChange w:id="74" w:author="Ben Stanley" w:date="2025-04-02T13:01:00Z" w16du:dateUtc="2025-04-02T11:01:00Z">
                    <w:rPr>
                      <w:rFonts w:ascii="Times New Roman" w:eastAsia="Times New Roman" w:hAnsi="Times New Roman" w:cs="Times New Roman"/>
                      <w:sz w:val="20"/>
                      <w:szCs w:val="20"/>
                    </w:rPr>
                  </w:rPrChange>
                </w:rPr>
                <w:t>Zrealizował jeden z takich projektów</w:t>
              </w:r>
            </w:ins>
            <w:del w:id="75" w:author="Ben Stanley" w:date="2025-04-02T12:57:00Z" w16du:dateUtc="2025-04-02T10:57:00Z">
              <w:r w:rsidRPr="00812D8B" w:rsidDel="00812D8B">
                <w:rPr>
                  <w:rFonts w:asciiTheme="majorHAnsi" w:hAnsiTheme="majorHAnsi" w:cstheme="majorHAnsi"/>
                  <w:sz w:val="22"/>
                  <w:szCs w:val="22"/>
                  <w:rPrChange w:id="76" w:author="Ben Stanley" w:date="2025-04-02T13:01:00Z" w16du:dateUtc="2025-04-02T11:01:00Z">
                    <w:rPr>
                      <w:rFonts w:ascii="Times New Roman" w:eastAsia="Times New Roman" w:hAnsi="Times New Roman" w:cs="Times New Roman"/>
                      <w:sz w:val="20"/>
                      <w:szCs w:val="20"/>
                    </w:rPr>
                  </w:rPrChange>
                </w:rPr>
                <w:delText>Ponad 5 lat</w:delText>
              </w:r>
            </w:del>
          </w:p>
          <w:p w14:paraId="0E6ECFAC" w14:textId="77777777" w:rsidR="00812D8B" w:rsidRPr="00812D8B" w:rsidRDefault="00812D8B" w:rsidP="00812D8B">
            <w:pPr>
              <w:spacing w:after="0" w:line="240" w:lineRule="auto"/>
              <w:rPr>
                <w:ins w:id="77" w:author="Ben Stanley" w:date="2025-04-02T12:58:00Z" w16du:dateUtc="2025-04-02T10:58:00Z"/>
                <w:rFonts w:asciiTheme="majorHAnsi" w:hAnsiTheme="majorHAnsi" w:cstheme="majorHAnsi"/>
                <w:sz w:val="22"/>
                <w:szCs w:val="22"/>
                <w:rPrChange w:id="78" w:author="Ben Stanley" w:date="2025-04-02T13:01:00Z" w16du:dateUtc="2025-04-02T11:01:00Z">
                  <w:rPr>
                    <w:ins w:id="79" w:author="Ben Stanley" w:date="2025-04-02T12:58:00Z" w16du:dateUtc="2025-04-02T10:58:00Z"/>
                    <w:rFonts w:ascii="Times New Roman" w:eastAsia="Times New Roman" w:hAnsi="Times New Roman" w:cs="Times New Roman"/>
                    <w:sz w:val="20"/>
                    <w:szCs w:val="20"/>
                  </w:rPr>
                </w:rPrChange>
              </w:rPr>
              <w:pPrChange w:id="80" w:author="Ben Stanley" w:date="2025-04-02T13:01:00Z" w16du:dateUtc="2025-04-02T11:01:00Z">
                <w:pPr>
                  <w:pStyle w:val="TableParagraph"/>
                  <w:framePr w:hSpace="141" w:wrap="around" w:vAnchor="text" w:hAnchor="page" w:x="781" w:y="1"/>
                  <w:ind w:left="14" w:right="1"/>
                  <w:jc w:val="center"/>
                </w:pPr>
              </w:pPrChange>
            </w:pPr>
            <w:ins w:id="81" w:author="Ben Stanley" w:date="2025-04-02T12:58:00Z" w16du:dateUtc="2025-04-02T10:58:00Z">
              <w:r w:rsidRPr="00812D8B">
                <w:rPr>
                  <w:rFonts w:asciiTheme="majorHAnsi" w:hAnsiTheme="majorHAnsi" w:cstheme="majorHAnsi"/>
                  <w:sz w:val="22"/>
                  <w:szCs w:val="22"/>
                  <w:rPrChange w:id="82" w:author="Ben Stanley" w:date="2025-04-02T13:01:00Z" w16du:dateUtc="2025-04-02T11:01:00Z">
                    <w:rPr>
                      <w:rFonts w:ascii="Times New Roman" w:eastAsia="Times New Roman" w:hAnsi="Times New Roman" w:cs="Times New Roman"/>
                      <w:sz w:val="20"/>
                      <w:szCs w:val="20"/>
                    </w:rPr>
                  </w:rPrChange>
                </w:rPr>
                <w:t>Zrealizował dwa takie projekty</w:t>
              </w:r>
            </w:ins>
          </w:p>
          <w:p w14:paraId="21F71D70" w14:textId="77777777" w:rsidR="00812D8B" w:rsidRDefault="00812D8B" w:rsidP="00812D8B">
            <w:pPr>
              <w:spacing w:after="0" w:line="240" w:lineRule="auto"/>
              <w:rPr>
                <w:ins w:id="83" w:author="Ben Stanley" w:date="2025-04-02T13:06:00Z" w16du:dateUtc="2025-04-02T11:06:00Z"/>
                <w:rFonts w:asciiTheme="majorHAnsi" w:hAnsiTheme="majorHAnsi" w:cstheme="majorHAnsi"/>
                <w:sz w:val="22"/>
                <w:szCs w:val="22"/>
              </w:rPr>
            </w:pPr>
            <w:ins w:id="84" w:author="Ben Stanley" w:date="2025-04-02T12:58:00Z" w16du:dateUtc="2025-04-02T10:58:00Z">
              <w:r w:rsidRPr="00812D8B">
                <w:rPr>
                  <w:rFonts w:asciiTheme="majorHAnsi" w:hAnsiTheme="majorHAnsi" w:cstheme="majorHAnsi"/>
                  <w:sz w:val="22"/>
                  <w:szCs w:val="22"/>
                  <w:rPrChange w:id="85" w:author="Ben Stanley" w:date="2025-04-02T13:01:00Z" w16du:dateUtc="2025-04-02T11:01:00Z">
                    <w:rPr>
                      <w:rFonts w:ascii="Times New Roman" w:eastAsia="Times New Roman" w:hAnsi="Times New Roman" w:cs="Times New Roman"/>
                    </w:rPr>
                  </w:rPrChange>
                </w:rPr>
                <w:t>Zrealizował trzy lub więcej takich projektów</w:t>
              </w:r>
            </w:ins>
          </w:p>
          <w:p w14:paraId="2739D158" w14:textId="5DEF7075" w:rsidR="002A7F4A" w:rsidRPr="00812D8B" w:rsidRDefault="002A7F4A" w:rsidP="00812D8B">
            <w:pPr>
              <w:spacing w:after="0" w:line="240" w:lineRule="auto"/>
              <w:rPr>
                <w:rFonts w:asciiTheme="majorHAnsi" w:hAnsiTheme="majorHAnsi" w:cstheme="majorHAnsi"/>
                <w:sz w:val="22"/>
                <w:szCs w:val="22"/>
                <w:rPrChange w:id="86" w:author="Ben Stanley" w:date="2025-04-02T13:01:00Z" w16du:dateUtc="2025-04-02T11:01:00Z">
                  <w:rPr/>
                </w:rPrChange>
              </w:rPr>
              <w:pPrChange w:id="87" w:author="Ben Stanley" w:date="2025-04-02T13:01:00Z" w16du:dateUtc="2025-04-02T11:01:00Z">
                <w:pPr>
                  <w:pStyle w:val="TableParagraph"/>
                  <w:framePr w:hSpace="141" w:wrap="around" w:vAnchor="text" w:hAnchor="page" w:x="781" w:y="1"/>
                  <w:ind w:left="14" w:right="1"/>
                  <w:jc w:val="center"/>
                </w:pPr>
              </w:pPrChange>
            </w:pPr>
          </w:p>
        </w:tc>
        <w:tc>
          <w:tcPr>
            <w:tcW w:w="5953" w:type="dxa"/>
          </w:tcPr>
          <w:p w14:paraId="7020EAAB" w14:textId="77777777" w:rsidR="00812D8B" w:rsidRDefault="00812D8B" w:rsidP="00812D8B">
            <w:pPr>
              <w:pStyle w:val="TableParagraph"/>
              <w:rPr>
                <w:rFonts w:ascii="Times New Roman"/>
              </w:rPr>
            </w:pPr>
          </w:p>
        </w:tc>
      </w:tr>
      <w:tr w:rsidR="00812D8B" w14:paraId="1CCF5ABC" w14:textId="77777777" w:rsidTr="00303C81">
        <w:trPr>
          <w:trHeight w:val="1075"/>
        </w:trPr>
        <w:tc>
          <w:tcPr>
            <w:tcW w:w="3500" w:type="dxa"/>
            <w:shd w:val="clear" w:color="auto" w:fill="DAE9F7"/>
          </w:tcPr>
          <w:p w14:paraId="1CCF261E" w14:textId="05A40A02" w:rsidR="00812D8B" w:rsidDel="00A27081" w:rsidRDefault="00812D8B" w:rsidP="00812D8B">
            <w:pPr>
              <w:pStyle w:val="TableParagraph"/>
              <w:ind w:left="110"/>
              <w:rPr>
                <w:del w:id="88" w:author="Ben Stanley" w:date="2025-04-02T12:45:00Z" w16du:dateUtc="2025-04-02T10:45:00Z"/>
              </w:rPr>
            </w:pPr>
            <w:r>
              <w:rPr>
                <w:b/>
              </w:rPr>
              <w:t>Wymaganie</w:t>
            </w:r>
            <w:r>
              <w:rPr>
                <w:b/>
                <w:spacing w:val="-3"/>
              </w:rPr>
              <w:t xml:space="preserve"> </w:t>
            </w:r>
            <w:proofErr w:type="gramStart"/>
            <w:r>
              <w:rPr>
                <w:b/>
              </w:rPr>
              <w:t xml:space="preserve">4: </w:t>
            </w:r>
            <w:ins w:id="89" w:author="Ben Stanley" w:date="2025-04-02T12:45:00Z" w16du:dateUtc="2025-04-02T10:45:00Z">
              <w:r w:rsidRPr="00A27081">
                <w:rPr>
                  <w:rFonts w:ascii="Times New Roman" w:eastAsia="Times New Roman" w:hAnsi="Times New Roman" w:cs="Times New Roman"/>
                  <w:sz w:val="20"/>
                  <w:szCs w:val="20"/>
                  <w:lang w:eastAsia="pl-PL"/>
                </w:rPr>
                <w:t xml:space="preserve"> </w:t>
              </w:r>
              <w:r>
                <w:t>d</w:t>
              </w:r>
            </w:ins>
            <w:ins w:id="90" w:author="Ben Stanley" w:date="2025-04-02T12:45:00Z">
              <w:r w:rsidRPr="00A27081">
                <w:t>oświadczenie</w:t>
              </w:r>
              <w:proofErr w:type="gramEnd"/>
              <w:r w:rsidRPr="00A27081">
                <w:t xml:space="preserve"> w prowadzeniu projektów o dużej wartości w ciągu ostatnich trzech lat</w:t>
              </w:r>
            </w:ins>
            <w:del w:id="91" w:author="Ben Stanley" w:date="2025-04-02T12:45:00Z" w16du:dateUtc="2025-04-02T10:45:00Z">
              <w:r w:rsidDel="00A27081">
                <w:delText>realizacja w</w:delText>
              </w:r>
              <w:r w:rsidDel="00A27081">
                <w:rPr>
                  <w:spacing w:val="-4"/>
                </w:rPr>
                <w:delText xml:space="preserve"> </w:delText>
              </w:r>
              <w:r w:rsidDel="00A27081">
                <w:delText>ciągu ostatnich</w:delText>
              </w:r>
              <w:r w:rsidDel="00A27081">
                <w:rPr>
                  <w:spacing w:val="-3"/>
                </w:rPr>
                <w:delText xml:space="preserve"> </w:delText>
              </w:r>
              <w:r w:rsidDel="00A27081">
                <w:delText>3</w:delText>
              </w:r>
              <w:r w:rsidDel="00A27081">
                <w:rPr>
                  <w:spacing w:val="-3"/>
                </w:rPr>
                <w:delText xml:space="preserve"> </w:delText>
              </w:r>
              <w:r w:rsidDel="00A27081">
                <w:delText>lat</w:delText>
              </w:r>
              <w:r w:rsidDel="00A27081">
                <w:rPr>
                  <w:spacing w:val="-3"/>
                </w:rPr>
                <w:delText xml:space="preserve"> </w:delText>
              </w:r>
              <w:r w:rsidDel="00A27081">
                <w:delText>badania</w:delText>
              </w:r>
              <w:r w:rsidDel="00A27081">
                <w:rPr>
                  <w:spacing w:val="-3"/>
                </w:rPr>
                <w:delText xml:space="preserve"> </w:delText>
              </w:r>
              <w:r w:rsidDel="00A27081">
                <w:rPr>
                  <w:spacing w:val="-2"/>
                </w:rPr>
                <w:delText>będącego</w:delText>
              </w:r>
            </w:del>
          </w:p>
          <w:p w14:paraId="51F604CB" w14:textId="51D61431" w:rsidR="00812D8B" w:rsidDel="00A27081" w:rsidRDefault="00812D8B" w:rsidP="00812D8B">
            <w:pPr>
              <w:pStyle w:val="TableParagraph"/>
              <w:ind w:left="110"/>
              <w:rPr>
                <w:del w:id="92" w:author="Ben Stanley" w:date="2025-04-02T12:45:00Z" w16du:dateUtc="2025-04-02T10:45:00Z"/>
              </w:rPr>
            </w:pPr>
            <w:del w:id="93" w:author="Ben Stanley" w:date="2025-04-02T12:45:00Z" w16du:dateUtc="2025-04-02T10:45:00Z">
              <w:r w:rsidDel="00A27081">
                <w:delText>przedmiotem</w:delText>
              </w:r>
              <w:r w:rsidDel="00A27081">
                <w:rPr>
                  <w:spacing w:val="-4"/>
                </w:rPr>
                <w:delText xml:space="preserve"> </w:delText>
              </w:r>
              <w:r w:rsidDel="00A27081">
                <w:delText>zamówienia</w:delText>
              </w:r>
              <w:r w:rsidDel="00A27081">
                <w:rPr>
                  <w:spacing w:val="-8"/>
                </w:rPr>
                <w:delText xml:space="preserve"> </w:delText>
              </w:r>
              <w:r w:rsidDel="00A27081">
                <w:delText>na</w:delText>
              </w:r>
              <w:r w:rsidDel="00A27081">
                <w:rPr>
                  <w:spacing w:val="-4"/>
                </w:rPr>
                <w:delText xml:space="preserve"> kwotę</w:delText>
              </w:r>
            </w:del>
          </w:p>
          <w:p w14:paraId="6622CCEA" w14:textId="3C227D82" w:rsidR="00812D8B" w:rsidRDefault="00812D8B" w:rsidP="00812D8B">
            <w:pPr>
              <w:pStyle w:val="TableParagraph"/>
              <w:spacing w:line="249" w:lineRule="exact"/>
              <w:ind w:left="110"/>
            </w:pPr>
            <w:del w:id="94" w:author="Ben Stanley" w:date="2025-04-02T12:45:00Z" w16du:dateUtc="2025-04-02T10:45:00Z">
              <w:r w:rsidDel="00A27081">
                <w:delText>co</w:delText>
              </w:r>
              <w:r w:rsidDel="00A27081">
                <w:rPr>
                  <w:spacing w:val="-3"/>
                </w:rPr>
                <w:delText xml:space="preserve"> </w:delText>
              </w:r>
              <w:r w:rsidDel="00A27081">
                <w:delText>najmniej</w:delText>
              </w:r>
              <w:r w:rsidDel="00A27081">
                <w:rPr>
                  <w:spacing w:val="-6"/>
                </w:rPr>
                <w:delText xml:space="preserve"> </w:delText>
              </w:r>
              <w:r w:rsidDel="00A27081">
                <w:delText>300</w:delText>
              </w:r>
              <w:r w:rsidDel="00A27081">
                <w:rPr>
                  <w:spacing w:val="-4"/>
                </w:rPr>
                <w:delText xml:space="preserve"> </w:delText>
              </w:r>
              <w:r w:rsidDel="00A27081">
                <w:delText>000,00</w:delText>
              </w:r>
              <w:r w:rsidDel="00A27081">
                <w:rPr>
                  <w:spacing w:val="-4"/>
                </w:rPr>
                <w:delText xml:space="preserve"> </w:delText>
              </w:r>
              <w:r w:rsidDel="00A27081">
                <w:delText>zł</w:delText>
              </w:r>
              <w:r w:rsidDel="00A27081">
                <w:rPr>
                  <w:spacing w:val="-3"/>
                </w:rPr>
                <w:delText xml:space="preserve"> </w:delText>
              </w:r>
              <w:r w:rsidDel="00A27081">
                <w:rPr>
                  <w:spacing w:val="-2"/>
                </w:rPr>
                <w:delText>brutto</w:delText>
              </w:r>
            </w:del>
          </w:p>
        </w:tc>
        <w:tc>
          <w:tcPr>
            <w:tcW w:w="4009" w:type="dxa"/>
          </w:tcPr>
          <w:p w14:paraId="601C1FCC" w14:textId="77777777" w:rsidR="00812D8B" w:rsidRDefault="00812D8B" w:rsidP="00812D8B">
            <w:pPr>
              <w:pStyle w:val="TableParagraph"/>
              <w:rPr>
                <w:rFonts w:ascii="Times New Roman"/>
              </w:rPr>
            </w:pPr>
          </w:p>
        </w:tc>
        <w:tc>
          <w:tcPr>
            <w:tcW w:w="2126" w:type="dxa"/>
          </w:tcPr>
          <w:p w14:paraId="67975719" w14:textId="7146B345" w:rsidR="002A7F4A" w:rsidRPr="00812D8B" w:rsidRDefault="00812D8B" w:rsidP="00812D8B">
            <w:pPr>
              <w:spacing w:after="0" w:line="240" w:lineRule="auto"/>
              <w:rPr>
                <w:ins w:id="95" w:author="Ben Stanley" w:date="2025-04-02T12:59:00Z" w16du:dateUtc="2025-04-02T10:59:00Z"/>
                <w:rFonts w:asciiTheme="majorHAnsi" w:hAnsiTheme="majorHAnsi" w:cstheme="majorHAnsi"/>
                <w:sz w:val="22"/>
                <w:szCs w:val="22"/>
                <w:rPrChange w:id="96" w:author="Ben Stanley" w:date="2025-04-02T13:01:00Z" w16du:dateUtc="2025-04-02T11:01:00Z">
                  <w:rPr>
                    <w:ins w:id="97" w:author="Ben Stanley" w:date="2025-04-02T12:59:00Z" w16du:dateUtc="2025-04-02T10:59:00Z"/>
                    <w:rFonts w:ascii="Times New Roman" w:eastAsia="Times New Roman" w:hAnsi="Times New Roman" w:cs="Times New Roman"/>
                  </w:rPr>
                </w:rPrChange>
              </w:rPr>
              <w:pPrChange w:id="98" w:author="Ben Stanley" w:date="2025-04-02T13:01:00Z" w16du:dateUtc="2025-04-02T11:01:00Z">
                <w:pPr/>
              </w:pPrChange>
            </w:pPr>
            <w:ins w:id="99" w:author="Ben Stanley" w:date="2025-04-02T12:58:00Z" w16du:dateUtc="2025-04-02T10:58:00Z">
              <w:r w:rsidRPr="00812D8B">
                <w:rPr>
                  <w:rFonts w:asciiTheme="majorHAnsi" w:hAnsiTheme="majorHAnsi" w:cstheme="majorHAnsi"/>
                  <w:sz w:val="22"/>
                  <w:szCs w:val="22"/>
                  <w:rPrChange w:id="100" w:author="Ben Stanley" w:date="2025-04-02T13:01:00Z" w16du:dateUtc="2025-04-02T11:01:00Z">
                    <w:rPr>
                      <w:rFonts w:ascii="Times New Roman" w:eastAsia="Times New Roman" w:hAnsi="Times New Roman" w:cs="Times New Roman"/>
                    </w:rPr>
                  </w:rPrChange>
                </w:rPr>
                <w:t xml:space="preserve">Co najmniej jeden projekt za co najmniej </w:t>
              </w:r>
            </w:ins>
            <w:ins w:id="101" w:author="Ben Stanley" w:date="2025-04-02T13:04:00Z" w16du:dateUtc="2025-04-02T11:04:00Z">
              <w:r w:rsidR="00682269">
                <w:rPr>
                  <w:rFonts w:asciiTheme="majorHAnsi" w:hAnsiTheme="majorHAnsi" w:cstheme="majorHAnsi"/>
                  <w:sz w:val="22"/>
                  <w:szCs w:val="22"/>
                </w:rPr>
                <w:t>50</w:t>
              </w:r>
            </w:ins>
            <w:ins w:id="102" w:author="Ben Stanley" w:date="2025-04-02T12:58:00Z" w16du:dateUtc="2025-04-02T10:58:00Z">
              <w:r w:rsidRPr="00812D8B">
                <w:rPr>
                  <w:rFonts w:asciiTheme="majorHAnsi" w:hAnsiTheme="majorHAnsi" w:cstheme="majorHAnsi"/>
                  <w:sz w:val="22"/>
                  <w:szCs w:val="22"/>
                  <w:rPrChange w:id="103" w:author="Ben Stanley" w:date="2025-04-02T13:01:00Z" w16du:dateUtc="2025-04-02T11:01:00Z">
                    <w:rPr>
                      <w:rFonts w:ascii="Times New Roman" w:eastAsia="Times New Roman" w:hAnsi="Times New Roman" w:cs="Times New Roman"/>
                    </w:rPr>
                  </w:rPrChange>
                </w:rPr>
                <w:t xml:space="preserve"> 000 PLN brutto</w:t>
              </w:r>
            </w:ins>
          </w:p>
          <w:p w14:paraId="25666645" w14:textId="42DBF123" w:rsidR="00812D8B" w:rsidRPr="00812D8B" w:rsidRDefault="00812D8B" w:rsidP="00812D8B">
            <w:pPr>
              <w:spacing w:after="0" w:line="240" w:lineRule="auto"/>
              <w:rPr>
                <w:ins w:id="104" w:author="Ben Stanley" w:date="2025-04-02T12:59:00Z" w16du:dateUtc="2025-04-02T10:59:00Z"/>
                <w:rFonts w:asciiTheme="majorHAnsi" w:hAnsiTheme="majorHAnsi" w:cstheme="majorHAnsi"/>
                <w:sz w:val="22"/>
                <w:szCs w:val="22"/>
                <w:rPrChange w:id="105" w:author="Ben Stanley" w:date="2025-04-02T13:01:00Z" w16du:dateUtc="2025-04-02T11:01:00Z">
                  <w:rPr>
                    <w:ins w:id="106" w:author="Ben Stanley" w:date="2025-04-02T12:59:00Z" w16du:dateUtc="2025-04-02T10:59:00Z"/>
                    <w:rFonts w:ascii="Times New Roman" w:eastAsia="Times New Roman" w:hAnsi="Times New Roman" w:cs="Times New Roman"/>
                  </w:rPr>
                </w:rPrChange>
              </w:rPr>
              <w:pPrChange w:id="107" w:author="Ben Stanley" w:date="2025-04-02T13:01:00Z" w16du:dateUtc="2025-04-02T11:01:00Z">
                <w:pPr/>
              </w:pPrChange>
            </w:pPr>
            <w:ins w:id="108" w:author="Ben Stanley" w:date="2025-04-02T12:59:00Z" w16du:dateUtc="2025-04-02T10:59:00Z">
              <w:r w:rsidRPr="00812D8B">
                <w:rPr>
                  <w:rFonts w:asciiTheme="majorHAnsi" w:hAnsiTheme="majorHAnsi" w:cstheme="majorHAnsi"/>
                  <w:sz w:val="22"/>
                  <w:szCs w:val="22"/>
                  <w:rPrChange w:id="109" w:author="Ben Stanley" w:date="2025-04-02T13:01:00Z" w16du:dateUtc="2025-04-02T11:01:00Z">
                    <w:rPr>
                      <w:rFonts w:ascii="Times New Roman" w:eastAsia="Times New Roman" w:hAnsi="Times New Roman" w:cs="Times New Roman"/>
                    </w:rPr>
                  </w:rPrChange>
                </w:rPr>
                <w:t xml:space="preserve">Co najmniej jeden projekt za co najmniej </w:t>
              </w:r>
            </w:ins>
            <w:ins w:id="110" w:author="Ben Stanley" w:date="2025-04-02T13:04:00Z" w16du:dateUtc="2025-04-02T11:04:00Z">
              <w:r w:rsidR="00682269">
                <w:rPr>
                  <w:rFonts w:asciiTheme="majorHAnsi" w:hAnsiTheme="majorHAnsi" w:cstheme="majorHAnsi"/>
                  <w:sz w:val="22"/>
                  <w:szCs w:val="22"/>
                </w:rPr>
                <w:t>100</w:t>
              </w:r>
            </w:ins>
            <w:ins w:id="111" w:author="Ben Stanley" w:date="2025-04-02T12:59:00Z" w16du:dateUtc="2025-04-02T10:59:00Z">
              <w:r w:rsidRPr="00812D8B">
                <w:rPr>
                  <w:rFonts w:asciiTheme="majorHAnsi" w:hAnsiTheme="majorHAnsi" w:cstheme="majorHAnsi"/>
                  <w:sz w:val="22"/>
                  <w:szCs w:val="22"/>
                  <w:rPrChange w:id="112" w:author="Ben Stanley" w:date="2025-04-02T13:01:00Z" w16du:dateUtc="2025-04-02T11:01:00Z">
                    <w:rPr>
                      <w:rFonts w:ascii="Times New Roman" w:eastAsia="Times New Roman" w:hAnsi="Times New Roman" w:cs="Times New Roman"/>
                    </w:rPr>
                  </w:rPrChange>
                </w:rPr>
                <w:t xml:space="preserve"> 000 PLN brutto</w:t>
              </w:r>
            </w:ins>
          </w:p>
          <w:p w14:paraId="6E719A7A" w14:textId="3E725649" w:rsidR="00812D8B" w:rsidRPr="00812D8B" w:rsidRDefault="00812D8B" w:rsidP="00812D8B">
            <w:pPr>
              <w:spacing w:after="0" w:line="240" w:lineRule="auto"/>
              <w:rPr>
                <w:rFonts w:asciiTheme="majorHAnsi" w:hAnsiTheme="majorHAnsi" w:cstheme="majorHAnsi"/>
                <w:sz w:val="22"/>
                <w:szCs w:val="22"/>
                <w:rPrChange w:id="113" w:author="Ben Stanley" w:date="2025-04-02T13:01:00Z" w16du:dateUtc="2025-04-02T11:01:00Z">
                  <w:rPr>
                    <w:rFonts w:ascii="Times New Roman"/>
                  </w:rPr>
                </w:rPrChange>
              </w:rPr>
              <w:pPrChange w:id="114" w:author="Ben Stanley" w:date="2025-04-02T13:01:00Z" w16du:dateUtc="2025-04-02T11:01:00Z">
                <w:pPr>
                  <w:pStyle w:val="TableParagraph"/>
                  <w:framePr w:hSpace="141" w:wrap="around" w:vAnchor="text" w:hAnchor="page" w:x="781" w:y="1"/>
                  <w:spacing w:before="149"/>
                </w:pPr>
              </w:pPrChange>
            </w:pPr>
            <w:ins w:id="115" w:author="Ben Stanley" w:date="2025-04-02T12:59:00Z" w16du:dateUtc="2025-04-02T10:59:00Z">
              <w:r w:rsidRPr="00812D8B">
                <w:rPr>
                  <w:rFonts w:asciiTheme="majorHAnsi" w:hAnsiTheme="majorHAnsi" w:cstheme="majorHAnsi"/>
                  <w:sz w:val="22"/>
                  <w:szCs w:val="22"/>
                  <w:rPrChange w:id="116" w:author="Ben Stanley" w:date="2025-04-02T13:01:00Z" w16du:dateUtc="2025-04-02T11:01:00Z">
                    <w:rPr>
                      <w:rFonts w:ascii="Times New Roman" w:eastAsia="Times New Roman" w:hAnsi="Times New Roman" w:cs="Times New Roman"/>
                      <w:sz w:val="20"/>
                      <w:szCs w:val="20"/>
                    </w:rPr>
                  </w:rPrChange>
                </w:rPr>
                <w:lastRenderedPageBreak/>
                <w:t xml:space="preserve">Co najmniej jeden projekt za co najmniej </w:t>
              </w:r>
            </w:ins>
            <w:ins w:id="117" w:author="Ben Stanley" w:date="2025-04-02T13:04:00Z" w16du:dateUtc="2025-04-02T11:04:00Z">
              <w:r w:rsidR="00682269">
                <w:rPr>
                  <w:rFonts w:asciiTheme="majorHAnsi" w:hAnsiTheme="majorHAnsi" w:cstheme="majorHAnsi"/>
                  <w:sz w:val="22"/>
                  <w:szCs w:val="22"/>
                </w:rPr>
                <w:t>200</w:t>
              </w:r>
            </w:ins>
            <w:ins w:id="118" w:author="Ben Stanley" w:date="2025-04-02T12:59:00Z" w16du:dateUtc="2025-04-02T10:59:00Z">
              <w:r w:rsidRPr="00812D8B">
                <w:rPr>
                  <w:rFonts w:asciiTheme="majorHAnsi" w:hAnsiTheme="majorHAnsi" w:cstheme="majorHAnsi"/>
                  <w:sz w:val="22"/>
                  <w:szCs w:val="22"/>
                  <w:rPrChange w:id="119" w:author="Ben Stanley" w:date="2025-04-02T13:01:00Z" w16du:dateUtc="2025-04-02T11:01:00Z">
                    <w:rPr>
                      <w:rFonts w:ascii="Times New Roman" w:eastAsia="Times New Roman" w:hAnsi="Times New Roman" w:cs="Times New Roman"/>
                      <w:sz w:val="20"/>
                      <w:szCs w:val="20"/>
                    </w:rPr>
                  </w:rPrChange>
                </w:rPr>
                <w:t xml:space="preserve"> 000 PLN brutto</w:t>
              </w:r>
            </w:ins>
          </w:p>
          <w:p w14:paraId="4762DFD8" w14:textId="505E3BA0" w:rsidR="00812D8B" w:rsidRPr="00812D8B" w:rsidRDefault="00812D8B" w:rsidP="00812D8B">
            <w:pPr>
              <w:spacing w:after="0" w:line="240" w:lineRule="auto"/>
              <w:rPr>
                <w:rFonts w:asciiTheme="majorHAnsi" w:hAnsiTheme="majorHAnsi" w:cstheme="majorHAnsi"/>
                <w:sz w:val="22"/>
                <w:szCs w:val="22"/>
                <w:rPrChange w:id="120" w:author="Ben Stanley" w:date="2025-04-02T13:01:00Z" w16du:dateUtc="2025-04-02T11:01:00Z">
                  <w:rPr/>
                </w:rPrChange>
              </w:rPr>
              <w:pPrChange w:id="121" w:author="Ben Stanley" w:date="2025-04-02T13:01:00Z" w16du:dateUtc="2025-04-02T11:01:00Z">
                <w:pPr>
                  <w:pStyle w:val="TableParagraph"/>
                  <w:framePr w:hSpace="141" w:wrap="around" w:vAnchor="text" w:hAnchor="page" w:x="781" w:y="1"/>
                  <w:ind w:left="14" w:right="1"/>
                  <w:jc w:val="center"/>
                </w:pPr>
              </w:pPrChange>
            </w:pPr>
            <w:del w:id="122" w:author="Ben Stanley" w:date="2025-04-02T12:57:00Z" w16du:dateUtc="2025-04-02T10:57:00Z">
              <w:r w:rsidRPr="00812D8B" w:rsidDel="00812D8B">
                <w:rPr>
                  <w:rFonts w:asciiTheme="majorHAnsi" w:hAnsiTheme="majorHAnsi" w:cstheme="majorHAnsi"/>
                  <w:spacing w:val="-2"/>
                  <w:sz w:val="22"/>
                  <w:szCs w:val="22"/>
                  <w:rPrChange w:id="123" w:author="Ben Stanley" w:date="2025-04-02T13:01:00Z" w16du:dateUtc="2025-04-02T11:01:00Z">
                    <w:rPr>
                      <w:spacing w:val="-2"/>
                    </w:rPr>
                  </w:rPrChange>
                </w:rPr>
                <w:delText>tak/nie</w:delText>
              </w:r>
            </w:del>
          </w:p>
        </w:tc>
        <w:tc>
          <w:tcPr>
            <w:tcW w:w="5953" w:type="dxa"/>
          </w:tcPr>
          <w:p w14:paraId="3732395C" w14:textId="77777777" w:rsidR="00812D8B" w:rsidRDefault="00812D8B" w:rsidP="00812D8B">
            <w:pPr>
              <w:pStyle w:val="TableParagraph"/>
              <w:rPr>
                <w:rFonts w:ascii="Times New Roman"/>
              </w:rPr>
            </w:pPr>
          </w:p>
        </w:tc>
      </w:tr>
      <w:tr w:rsidR="00812D8B" w14:paraId="6F2E6DE3" w14:textId="77777777" w:rsidTr="00303C81">
        <w:trPr>
          <w:trHeight w:val="1343"/>
        </w:trPr>
        <w:tc>
          <w:tcPr>
            <w:tcW w:w="3500" w:type="dxa"/>
            <w:shd w:val="clear" w:color="auto" w:fill="DAE9F7"/>
          </w:tcPr>
          <w:p w14:paraId="59D8AFBE" w14:textId="77777777" w:rsidR="00812D8B" w:rsidRDefault="00812D8B" w:rsidP="00812D8B">
            <w:pPr>
              <w:pStyle w:val="TableParagraph"/>
              <w:ind w:left="110"/>
            </w:pPr>
            <w:r>
              <w:rPr>
                <w:b/>
              </w:rPr>
              <w:t xml:space="preserve">Wymaganie 5: </w:t>
            </w:r>
            <w:r>
              <w:t>doświadczenie w przeprowadzaniu</w:t>
            </w:r>
            <w:r>
              <w:rPr>
                <w:spacing w:val="-13"/>
              </w:rPr>
              <w:t xml:space="preserve"> </w:t>
            </w:r>
            <w:r>
              <w:t>badań</w:t>
            </w:r>
            <w:r>
              <w:rPr>
                <w:spacing w:val="-12"/>
              </w:rPr>
              <w:t xml:space="preserve"> </w:t>
            </w:r>
            <w:r>
              <w:t>polityczno- społecznych na reprezentatywnych próbach krajowych dorosłej</w:t>
            </w:r>
          </w:p>
          <w:p w14:paraId="68DAF6DE" w14:textId="77777777" w:rsidR="00812D8B" w:rsidRDefault="00812D8B" w:rsidP="00812D8B">
            <w:pPr>
              <w:pStyle w:val="TableParagraph"/>
              <w:spacing w:line="249" w:lineRule="exact"/>
              <w:ind w:left="110"/>
            </w:pPr>
            <w:r>
              <w:t>populacji</w:t>
            </w:r>
            <w:r>
              <w:rPr>
                <w:spacing w:val="-6"/>
              </w:rPr>
              <w:t xml:space="preserve"> </w:t>
            </w:r>
            <w:r>
              <w:t>w</w:t>
            </w:r>
            <w:r>
              <w:rPr>
                <w:spacing w:val="-6"/>
              </w:rPr>
              <w:t xml:space="preserve"> </w:t>
            </w:r>
            <w:r>
              <w:t>celach</w:t>
            </w:r>
            <w:r>
              <w:rPr>
                <w:spacing w:val="-7"/>
              </w:rPr>
              <w:t xml:space="preserve"> </w:t>
            </w:r>
            <w:r>
              <w:t>akademickich</w:t>
            </w:r>
            <w:del w:id="124" w:author="Ben Stanley" w:date="2025-04-02T13:03:00Z" w16du:dateUtc="2025-04-02T11:03:00Z">
              <w:r w:rsidDel="00682269">
                <w:rPr>
                  <w:spacing w:val="-4"/>
                </w:rPr>
                <w:delText xml:space="preserve"> </w:delText>
              </w:r>
              <w:r w:rsidDel="00682269">
                <w:rPr>
                  <w:spacing w:val="-5"/>
                </w:rPr>
                <w:delText>(co</w:delText>
              </w:r>
            </w:del>
          </w:p>
        </w:tc>
        <w:tc>
          <w:tcPr>
            <w:tcW w:w="4009" w:type="dxa"/>
          </w:tcPr>
          <w:p w14:paraId="333DA39A" w14:textId="77777777" w:rsidR="00812D8B" w:rsidRDefault="00812D8B" w:rsidP="00812D8B">
            <w:pPr>
              <w:pStyle w:val="TableParagraph"/>
              <w:rPr>
                <w:rFonts w:ascii="Times New Roman"/>
              </w:rPr>
            </w:pPr>
          </w:p>
        </w:tc>
        <w:tc>
          <w:tcPr>
            <w:tcW w:w="2126" w:type="dxa"/>
          </w:tcPr>
          <w:p w14:paraId="5EBA1593" w14:textId="43790A07" w:rsidR="00812D8B" w:rsidRPr="00812D8B" w:rsidDel="00AD0CEA" w:rsidRDefault="00812D8B" w:rsidP="00812D8B">
            <w:pPr>
              <w:spacing w:after="0" w:line="240" w:lineRule="auto"/>
              <w:rPr>
                <w:del w:id="125" w:author="Ben Stanley" w:date="2025-04-02T12:59:00Z" w16du:dateUtc="2025-04-02T10:59:00Z"/>
                <w:rFonts w:asciiTheme="majorHAnsi" w:hAnsiTheme="majorHAnsi" w:cstheme="majorHAnsi"/>
                <w:sz w:val="22"/>
                <w:szCs w:val="22"/>
                <w:rPrChange w:id="126" w:author="Ben Stanley" w:date="2025-04-02T13:01:00Z" w16du:dateUtc="2025-04-02T11:01:00Z">
                  <w:rPr>
                    <w:del w:id="127" w:author="Ben Stanley" w:date="2025-04-02T12:59:00Z" w16du:dateUtc="2025-04-02T10:59:00Z"/>
                    <w:rFonts w:ascii="Times New Roman"/>
                  </w:rPr>
                </w:rPrChange>
              </w:rPr>
              <w:pPrChange w:id="128" w:author="Ben Stanley" w:date="2025-04-02T13:01:00Z" w16du:dateUtc="2025-04-02T11:01:00Z">
                <w:pPr>
                  <w:pStyle w:val="TableParagraph"/>
                  <w:framePr w:hSpace="141" w:wrap="around" w:vAnchor="text" w:hAnchor="page" w:x="781" w:y="1"/>
                </w:pPr>
              </w:pPrChange>
            </w:pPr>
            <w:ins w:id="129" w:author="Ben Stanley" w:date="2025-04-02T12:59:00Z" w16du:dateUtc="2025-04-02T10:59:00Z">
              <w:r w:rsidRPr="00812D8B">
                <w:rPr>
                  <w:rFonts w:asciiTheme="majorHAnsi" w:hAnsiTheme="majorHAnsi" w:cstheme="majorHAnsi"/>
                  <w:sz w:val="22"/>
                  <w:szCs w:val="22"/>
                  <w:rPrChange w:id="130" w:author="Ben Stanley" w:date="2025-04-02T13:01:00Z" w16du:dateUtc="2025-04-02T11:01:00Z">
                    <w:rPr>
                      <w:rFonts w:ascii="Times New Roman" w:eastAsia="Times New Roman" w:hAnsi="Times New Roman" w:cs="Times New Roman"/>
                      <w:sz w:val="20"/>
                      <w:szCs w:val="20"/>
                    </w:rPr>
                  </w:rPrChange>
                </w:rPr>
                <w:t>Zrealizował jeden z takich projektów</w:t>
              </w:r>
            </w:ins>
          </w:p>
          <w:p w14:paraId="23DA7EF2" w14:textId="47312584" w:rsidR="00812D8B" w:rsidRPr="00812D8B" w:rsidDel="00812D8B" w:rsidRDefault="00812D8B" w:rsidP="00812D8B">
            <w:pPr>
              <w:spacing w:after="0" w:line="240" w:lineRule="auto"/>
              <w:rPr>
                <w:del w:id="131" w:author="Ben Stanley" w:date="2025-04-02T12:59:00Z" w16du:dateUtc="2025-04-02T10:59:00Z"/>
                <w:rFonts w:asciiTheme="majorHAnsi" w:hAnsiTheme="majorHAnsi" w:cstheme="majorHAnsi"/>
                <w:sz w:val="22"/>
                <w:szCs w:val="22"/>
                <w:rPrChange w:id="132" w:author="Ben Stanley" w:date="2025-04-02T13:01:00Z" w16du:dateUtc="2025-04-02T11:01:00Z">
                  <w:rPr>
                    <w:del w:id="133" w:author="Ben Stanley" w:date="2025-04-02T12:59:00Z" w16du:dateUtc="2025-04-02T10:59:00Z"/>
                    <w:rFonts w:ascii="Times New Roman"/>
                  </w:rPr>
                </w:rPrChange>
              </w:rPr>
              <w:pPrChange w:id="134" w:author="Ben Stanley" w:date="2025-04-02T13:01:00Z" w16du:dateUtc="2025-04-02T11:01:00Z">
                <w:pPr>
                  <w:pStyle w:val="TableParagraph"/>
                  <w:framePr w:hSpace="141" w:wrap="around" w:vAnchor="text" w:hAnchor="page" w:x="781" w:y="1"/>
                  <w:ind w:left="14" w:right="1"/>
                  <w:jc w:val="center"/>
                </w:pPr>
              </w:pPrChange>
            </w:pPr>
          </w:p>
          <w:p w14:paraId="358EAF9F" w14:textId="77777777" w:rsidR="00812D8B" w:rsidRPr="00812D8B" w:rsidRDefault="00812D8B" w:rsidP="00812D8B">
            <w:pPr>
              <w:spacing w:after="0" w:line="240" w:lineRule="auto"/>
              <w:rPr>
                <w:ins w:id="135" w:author="Ben Stanley" w:date="2025-04-02T13:00:00Z" w16du:dateUtc="2025-04-02T11:00:00Z"/>
                <w:rFonts w:asciiTheme="majorHAnsi" w:hAnsiTheme="majorHAnsi" w:cstheme="majorHAnsi"/>
                <w:sz w:val="22"/>
                <w:szCs w:val="22"/>
                <w:rPrChange w:id="136" w:author="Ben Stanley" w:date="2025-04-02T13:01:00Z" w16du:dateUtc="2025-04-02T11:01:00Z">
                  <w:rPr>
                    <w:ins w:id="137" w:author="Ben Stanley" w:date="2025-04-02T13:00:00Z" w16du:dateUtc="2025-04-02T11:00:00Z"/>
                    <w:rFonts w:ascii="Times New Roman"/>
                  </w:rPr>
                </w:rPrChange>
              </w:rPr>
              <w:pPrChange w:id="138" w:author="Ben Stanley" w:date="2025-04-02T13:01:00Z" w16du:dateUtc="2025-04-02T11:01:00Z">
                <w:pPr>
                  <w:pStyle w:val="TableParagraph"/>
                  <w:framePr w:hSpace="141" w:wrap="around" w:vAnchor="text" w:hAnchor="page" w:x="781" w:y="1"/>
                  <w:spacing w:before="30"/>
                </w:pPr>
              </w:pPrChange>
            </w:pPr>
          </w:p>
          <w:p w14:paraId="2C1A012C" w14:textId="699346F3" w:rsidR="00812D8B" w:rsidRPr="00812D8B" w:rsidRDefault="00812D8B" w:rsidP="00812D8B">
            <w:pPr>
              <w:spacing w:after="0" w:line="240" w:lineRule="auto"/>
              <w:rPr>
                <w:ins w:id="139" w:author="Ben Stanley" w:date="2025-04-02T13:00:00Z" w16du:dateUtc="2025-04-02T11:00:00Z"/>
                <w:rFonts w:asciiTheme="majorHAnsi" w:hAnsiTheme="majorHAnsi" w:cstheme="majorHAnsi"/>
                <w:sz w:val="22"/>
                <w:szCs w:val="22"/>
                <w:rPrChange w:id="140" w:author="Ben Stanley" w:date="2025-04-02T13:01:00Z" w16du:dateUtc="2025-04-02T11:01:00Z">
                  <w:rPr>
                    <w:ins w:id="141" w:author="Ben Stanley" w:date="2025-04-02T13:00:00Z" w16du:dateUtc="2025-04-02T11:00:00Z"/>
                    <w:rFonts w:ascii="Times New Roman"/>
                  </w:rPr>
                </w:rPrChange>
              </w:rPr>
              <w:pPrChange w:id="142" w:author="Ben Stanley" w:date="2025-04-02T13:01:00Z" w16du:dateUtc="2025-04-02T11:01:00Z">
                <w:pPr>
                  <w:pStyle w:val="TableParagraph"/>
                  <w:framePr w:hSpace="141" w:wrap="around" w:vAnchor="text" w:hAnchor="page" w:x="781" w:y="1"/>
                  <w:spacing w:before="30"/>
                </w:pPr>
              </w:pPrChange>
            </w:pPr>
            <w:ins w:id="143" w:author="Ben Stanley" w:date="2025-04-02T13:00:00Z" w16du:dateUtc="2025-04-02T11:00:00Z">
              <w:r w:rsidRPr="00812D8B">
                <w:rPr>
                  <w:rFonts w:asciiTheme="majorHAnsi" w:hAnsiTheme="majorHAnsi" w:cstheme="majorHAnsi"/>
                  <w:sz w:val="22"/>
                  <w:szCs w:val="22"/>
                  <w:rPrChange w:id="144" w:author="Ben Stanley" w:date="2025-04-02T13:01:00Z" w16du:dateUtc="2025-04-02T11:01:00Z">
                    <w:rPr>
                      <w:rFonts w:ascii="Times New Roman"/>
                    </w:rPr>
                  </w:rPrChange>
                </w:rPr>
                <w:t>Zrealizowa</w:t>
              </w:r>
              <w:r w:rsidRPr="00812D8B">
                <w:rPr>
                  <w:rFonts w:asciiTheme="majorHAnsi" w:hAnsiTheme="majorHAnsi" w:cstheme="majorHAnsi"/>
                  <w:sz w:val="22"/>
                  <w:szCs w:val="22"/>
                  <w:rPrChange w:id="145" w:author="Ben Stanley" w:date="2025-04-02T13:01:00Z" w16du:dateUtc="2025-04-02T11:01:00Z">
                    <w:rPr>
                      <w:rFonts w:ascii="Times New Roman"/>
                    </w:rPr>
                  </w:rPrChange>
                </w:rPr>
                <w:t>ł</w:t>
              </w:r>
              <w:r w:rsidRPr="00812D8B">
                <w:rPr>
                  <w:rFonts w:asciiTheme="majorHAnsi" w:hAnsiTheme="majorHAnsi" w:cstheme="majorHAnsi"/>
                  <w:sz w:val="22"/>
                  <w:szCs w:val="22"/>
                  <w:rPrChange w:id="146" w:author="Ben Stanley" w:date="2025-04-02T13:01:00Z" w16du:dateUtc="2025-04-02T11:01:00Z">
                    <w:rPr>
                      <w:rFonts w:ascii="Times New Roman"/>
                    </w:rPr>
                  </w:rPrChange>
                </w:rPr>
                <w:t xml:space="preserve"> dwa takie projekty</w:t>
              </w:r>
            </w:ins>
          </w:p>
          <w:p w14:paraId="660D7635" w14:textId="5AF17F9A" w:rsidR="00812D8B" w:rsidRPr="00812D8B" w:rsidRDefault="00812D8B" w:rsidP="00812D8B">
            <w:pPr>
              <w:spacing w:after="0" w:line="240" w:lineRule="auto"/>
              <w:rPr>
                <w:ins w:id="147" w:author="Ben Stanley" w:date="2025-04-02T12:59:00Z" w16du:dateUtc="2025-04-02T10:59:00Z"/>
                <w:rFonts w:asciiTheme="majorHAnsi" w:hAnsiTheme="majorHAnsi" w:cstheme="majorHAnsi"/>
                <w:sz w:val="22"/>
                <w:szCs w:val="22"/>
                <w:rPrChange w:id="148" w:author="Ben Stanley" w:date="2025-04-02T13:01:00Z" w16du:dateUtc="2025-04-02T11:01:00Z">
                  <w:rPr>
                    <w:ins w:id="149" w:author="Ben Stanley" w:date="2025-04-02T12:59:00Z" w16du:dateUtc="2025-04-02T10:59:00Z"/>
                    <w:rFonts w:ascii="Times New Roman"/>
                  </w:rPr>
                </w:rPrChange>
              </w:rPr>
              <w:pPrChange w:id="150" w:author="Ben Stanley" w:date="2025-04-02T13:01:00Z" w16du:dateUtc="2025-04-02T11:01:00Z">
                <w:pPr>
                  <w:pStyle w:val="TableParagraph"/>
                  <w:framePr w:hSpace="141" w:wrap="around" w:vAnchor="text" w:hAnchor="page" w:x="781" w:y="1"/>
                  <w:spacing w:before="30"/>
                </w:pPr>
              </w:pPrChange>
            </w:pPr>
            <w:ins w:id="151" w:author="Ben Stanley" w:date="2025-04-02T13:00:00Z" w16du:dateUtc="2025-04-02T11:00:00Z">
              <w:r w:rsidRPr="00812D8B">
                <w:rPr>
                  <w:rFonts w:asciiTheme="majorHAnsi" w:hAnsiTheme="majorHAnsi" w:cstheme="majorHAnsi"/>
                  <w:sz w:val="22"/>
                  <w:szCs w:val="22"/>
                  <w:rPrChange w:id="152" w:author="Ben Stanley" w:date="2025-04-02T13:01:00Z" w16du:dateUtc="2025-04-02T11:01:00Z">
                    <w:rPr>
                      <w:rFonts w:ascii="Times New Roman"/>
                    </w:rPr>
                  </w:rPrChange>
                </w:rPr>
                <w:t>Zrealizowa</w:t>
              </w:r>
              <w:r w:rsidRPr="00812D8B">
                <w:rPr>
                  <w:rFonts w:asciiTheme="majorHAnsi" w:hAnsiTheme="majorHAnsi" w:cstheme="majorHAnsi"/>
                  <w:sz w:val="22"/>
                  <w:szCs w:val="22"/>
                  <w:rPrChange w:id="153" w:author="Ben Stanley" w:date="2025-04-02T13:01:00Z" w16du:dateUtc="2025-04-02T11:01:00Z">
                    <w:rPr>
                      <w:rFonts w:ascii="Times New Roman"/>
                    </w:rPr>
                  </w:rPrChange>
                </w:rPr>
                <w:t>ł</w:t>
              </w:r>
              <w:r w:rsidRPr="00812D8B">
                <w:rPr>
                  <w:rFonts w:asciiTheme="majorHAnsi" w:hAnsiTheme="majorHAnsi" w:cstheme="majorHAnsi"/>
                  <w:sz w:val="22"/>
                  <w:szCs w:val="22"/>
                  <w:rPrChange w:id="154" w:author="Ben Stanley" w:date="2025-04-02T13:01:00Z" w16du:dateUtc="2025-04-02T11:01:00Z">
                    <w:rPr>
                      <w:rFonts w:ascii="Times New Roman"/>
                    </w:rPr>
                  </w:rPrChange>
                </w:rPr>
                <w:t xml:space="preserve"> trzy lub wi</w:t>
              </w:r>
              <w:r w:rsidRPr="00812D8B">
                <w:rPr>
                  <w:rFonts w:asciiTheme="majorHAnsi" w:hAnsiTheme="majorHAnsi" w:cstheme="majorHAnsi"/>
                  <w:sz w:val="22"/>
                  <w:szCs w:val="22"/>
                  <w:rPrChange w:id="155" w:author="Ben Stanley" w:date="2025-04-02T13:01:00Z" w16du:dateUtc="2025-04-02T11:01:00Z">
                    <w:rPr>
                      <w:rFonts w:ascii="Times New Roman"/>
                    </w:rPr>
                  </w:rPrChange>
                </w:rPr>
                <w:t>ę</w:t>
              </w:r>
              <w:r w:rsidRPr="00812D8B">
                <w:rPr>
                  <w:rFonts w:asciiTheme="majorHAnsi" w:hAnsiTheme="majorHAnsi" w:cstheme="majorHAnsi"/>
                  <w:sz w:val="22"/>
                  <w:szCs w:val="22"/>
                  <w:rPrChange w:id="156" w:author="Ben Stanley" w:date="2025-04-02T13:01:00Z" w16du:dateUtc="2025-04-02T11:01:00Z">
                    <w:rPr>
                      <w:rFonts w:ascii="Times New Roman"/>
                    </w:rPr>
                  </w:rPrChange>
                </w:rPr>
                <w:t>cej takich projekt</w:t>
              </w:r>
              <w:r w:rsidRPr="00812D8B">
                <w:rPr>
                  <w:rFonts w:asciiTheme="majorHAnsi" w:hAnsiTheme="majorHAnsi" w:cstheme="majorHAnsi"/>
                  <w:sz w:val="22"/>
                  <w:szCs w:val="22"/>
                  <w:rPrChange w:id="157" w:author="Ben Stanley" w:date="2025-04-02T13:01:00Z" w16du:dateUtc="2025-04-02T11:01:00Z">
                    <w:rPr>
                      <w:rFonts w:ascii="Times New Roman"/>
                    </w:rPr>
                  </w:rPrChange>
                </w:rPr>
                <w:t>ó</w:t>
              </w:r>
              <w:r w:rsidRPr="00812D8B">
                <w:rPr>
                  <w:rFonts w:asciiTheme="majorHAnsi" w:hAnsiTheme="majorHAnsi" w:cstheme="majorHAnsi"/>
                  <w:sz w:val="22"/>
                  <w:szCs w:val="22"/>
                  <w:rPrChange w:id="158" w:author="Ben Stanley" w:date="2025-04-02T13:01:00Z" w16du:dateUtc="2025-04-02T11:01:00Z">
                    <w:rPr>
                      <w:rFonts w:ascii="Times New Roman"/>
                    </w:rPr>
                  </w:rPrChange>
                </w:rPr>
                <w:t>w</w:t>
              </w:r>
            </w:ins>
          </w:p>
          <w:p w14:paraId="1044DBE4" w14:textId="0D88E4F1" w:rsidR="00812D8B" w:rsidRPr="00812D8B" w:rsidRDefault="00812D8B" w:rsidP="00812D8B">
            <w:pPr>
              <w:spacing w:after="0" w:line="240" w:lineRule="auto"/>
              <w:rPr>
                <w:rFonts w:asciiTheme="majorHAnsi" w:hAnsiTheme="majorHAnsi" w:cstheme="majorHAnsi"/>
                <w:spacing w:val="-2"/>
                <w:sz w:val="22"/>
                <w:szCs w:val="22"/>
                <w:rPrChange w:id="159" w:author="Ben Stanley" w:date="2025-04-02T13:01:00Z" w16du:dateUtc="2025-04-02T11:01:00Z">
                  <w:rPr/>
                </w:rPrChange>
              </w:rPr>
              <w:pPrChange w:id="160" w:author="Ben Stanley" w:date="2025-04-02T13:01:00Z" w16du:dateUtc="2025-04-02T11:01:00Z">
                <w:pPr>
                  <w:pStyle w:val="TableParagraph"/>
                  <w:framePr w:hSpace="141" w:wrap="around" w:vAnchor="text" w:hAnchor="page" w:x="781" w:y="1"/>
                  <w:ind w:left="14" w:right="1"/>
                  <w:jc w:val="center"/>
                </w:pPr>
              </w:pPrChange>
            </w:pPr>
            <w:del w:id="161" w:author="Ben Stanley" w:date="2025-04-02T12:57:00Z" w16du:dateUtc="2025-04-02T10:57:00Z">
              <w:r w:rsidRPr="00812D8B" w:rsidDel="00812D8B">
                <w:rPr>
                  <w:rFonts w:asciiTheme="majorHAnsi" w:hAnsiTheme="majorHAnsi" w:cstheme="majorHAnsi"/>
                  <w:spacing w:val="-2"/>
                  <w:sz w:val="22"/>
                  <w:szCs w:val="22"/>
                  <w:rPrChange w:id="162" w:author="Ben Stanley" w:date="2025-04-02T13:01:00Z" w16du:dateUtc="2025-04-02T11:01:00Z">
                    <w:rPr>
                      <w:spacing w:val="-2"/>
                    </w:rPr>
                  </w:rPrChange>
                </w:rPr>
                <w:delText>tak/nie</w:delText>
              </w:r>
            </w:del>
          </w:p>
        </w:tc>
        <w:tc>
          <w:tcPr>
            <w:tcW w:w="5953" w:type="dxa"/>
          </w:tcPr>
          <w:p w14:paraId="3CB4625D" w14:textId="77777777" w:rsidR="00812D8B" w:rsidRDefault="00812D8B" w:rsidP="00812D8B">
            <w:pPr>
              <w:pStyle w:val="TableParagraph"/>
              <w:rPr>
                <w:rFonts w:ascii="Times New Roman"/>
              </w:rPr>
            </w:pPr>
          </w:p>
        </w:tc>
      </w:tr>
    </w:tbl>
    <w:p w14:paraId="5A27603E" w14:textId="77777777" w:rsidR="00303C81" w:rsidRDefault="00303C81" w:rsidP="00303C81">
      <w:pPr>
        <w:pStyle w:val="BodyText"/>
        <w:spacing w:before="191" w:after="1"/>
        <w:rPr>
          <w:rFonts w:ascii="Times New Roman"/>
          <w:sz w:val="20"/>
          <w:u w:val="none"/>
        </w:rPr>
      </w:pPr>
    </w:p>
    <w:p w14:paraId="1813D958" w14:textId="77777777" w:rsidR="00303C81" w:rsidRDefault="00303C81" w:rsidP="00303C81">
      <w:pPr>
        <w:rPr>
          <w:rFonts w:ascii="Times New Roman"/>
        </w:rPr>
        <w:sectPr w:rsidR="00303C81" w:rsidSect="00303C81">
          <w:pgSz w:w="16840" w:h="11910" w:orient="landscape"/>
          <w:pgMar w:top="1338" w:right="1298" w:bottom="1259" w:left="1298" w:header="0" w:footer="1066" w:gutter="0"/>
          <w:pgNumType w:start="1"/>
          <w:cols w:space="708"/>
        </w:sectPr>
      </w:pPr>
    </w:p>
    <w:p w14:paraId="4C85D1D8" w14:textId="77777777" w:rsidR="00303C81" w:rsidRDefault="00303C81" w:rsidP="00303C81">
      <w:pPr>
        <w:pStyle w:val="BodyText"/>
        <w:spacing w:before="1"/>
        <w:rPr>
          <w:rFonts w:ascii="Times New Roman"/>
          <w:sz w:val="6"/>
          <w:u w:val="none"/>
        </w:rPr>
      </w:pPr>
    </w:p>
    <w:tbl>
      <w:tblPr>
        <w:tblStyle w:val="TableNormal20"/>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00"/>
        <w:gridCol w:w="4009"/>
        <w:gridCol w:w="2126"/>
        <w:gridCol w:w="4361"/>
      </w:tblGrid>
      <w:tr w:rsidR="00303C81" w:rsidDel="00A27081" w14:paraId="75E53C0F" w14:textId="529F2421" w:rsidTr="00003A92">
        <w:trPr>
          <w:trHeight w:val="539"/>
          <w:del w:id="163" w:author="Ben Stanley" w:date="2025-04-02T12:46:00Z"/>
        </w:trPr>
        <w:tc>
          <w:tcPr>
            <w:tcW w:w="3500" w:type="dxa"/>
            <w:shd w:val="clear" w:color="auto" w:fill="DAE9F7"/>
          </w:tcPr>
          <w:p w14:paraId="44D0333F" w14:textId="77777777" w:rsidR="00303C81" w:rsidDel="00A27081" w:rsidRDefault="00303C81">
            <w:pPr>
              <w:pStyle w:val="TableParagraph"/>
              <w:spacing w:line="268" w:lineRule="exact"/>
              <w:rPr>
                <w:del w:id="164" w:author="Ben Stanley" w:date="2025-04-02T12:45:00Z" w16du:dateUtc="2025-04-02T10:45:00Z"/>
              </w:rPr>
              <w:pPrChange w:id="165" w:author="Ben Stanley" w:date="2025-04-02T12:45:00Z" w16du:dateUtc="2025-04-02T10:45:00Z">
                <w:pPr>
                  <w:pStyle w:val="TableParagraph"/>
                  <w:spacing w:line="268" w:lineRule="exact"/>
                  <w:ind w:left="110"/>
                </w:pPr>
              </w:pPrChange>
            </w:pPr>
            <w:del w:id="166" w:author="Ben Stanley" w:date="2025-04-02T12:45:00Z" w16du:dateUtc="2025-04-02T10:45:00Z">
              <w:r w:rsidDel="00A27081">
                <w:delText>najmniej</w:delText>
              </w:r>
              <w:r w:rsidDel="00A27081">
                <w:rPr>
                  <w:spacing w:val="-5"/>
                </w:rPr>
                <w:delText xml:space="preserve"> </w:delText>
              </w:r>
              <w:r w:rsidDel="00A27081">
                <w:delText>jedno</w:delText>
              </w:r>
              <w:r w:rsidDel="00A27081">
                <w:rPr>
                  <w:spacing w:val="-3"/>
                </w:rPr>
                <w:delText xml:space="preserve"> </w:delText>
              </w:r>
              <w:r w:rsidDel="00A27081">
                <w:delText>badanie</w:delText>
              </w:r>
              <w:r w:rsidDel="00A27081">
                <w:rPr>
                  <w:spacing w:val="-7"/>
                </w:rPr>
                <w:delText xml:space="preserve"> </w:delText>
              </w:r>
              <w:r w:rsidDel="00A27081">
                <w:delText>o</w:delText>
              </w:r>
              <w:r w:rsidDel="00A27081">
                <w:rPr>
                  <w:spacing w:val="-4"/>
                </w:rPr>
                <w:delText xml:space="preserve"> </w:delText>
              </w:r>
              <w:r w:rsidDel="00A27081">
                <w:rPr>
                  <w:spacing w:val="-5"/>
                </w:rPr>
                <w:delText>tej</w:delText>
              </w:r>
            </w:del>
          </w:p>
          <w:p w14:paraId="024AC152" w14:textId="7E36E3C2" w:rsidR="00303C81" w:rsidDel="00A27081" w:rsidRDefault="00303C81">
            <w:pPr>
              <w:pStyle w:val="TableParagraph"/>
              <w:spacing w:line="268" w:lineRule="exact"/>
              <w:rPr>
                <w:del w:id="167" w:author="Ben Stanley" w:date="2025-04-02T12:46:00Z" w16du:dateUtc="2025-04-02T10:46:00Z"/>
              </w:rPr>
              <w:pPrChange w:id="168" w:author="Ben Stanley" w:date="2025-04-02T12:45:00Z" w16du:dateUtc="2025-04-02T10:45:00Z">
                <w:pPr>
                  <w:pStyle w:val="TableParagraph"/>
                  <w:spacing w:line="252" w:lineRule="exact"/>
                  <w:ind w:left="110"/>
                </w:pPr>
              </w:pPrChange>
            </w:pPr>
            <w:del w:id="169" w:author="Ben Stanley" w:date="2025-04-02T12:45:00Z" w16du:dateUtc="2025-04-02T10:45:00Z">
              <w:r w:rsidDel="00A27081">
                <w:rPr>
                  <w:spacing w:val="-2"/>
                </w:rPr>
                <w:delText>tematyce)</w:delText>
              </w:r>
            </w:del>
          </w:p>
        </w:tc>
        <w:tc>
          <w:tcPr>
            <w:tcW w:w="4009" w:type="dxa"/>
          </w:tcPr>
          <w:p w14:paraId="08E71A91" w14:textId="1ACC9299" w:rsidR="00303C81" w:rsidDel="00A27081" w:rsidRDefault="00303C81" w:rsidP="00003A92">
            <w:pPr>
              <w:pStyle w:val="TableParagraph"/>
              <w:rPr>
                <w:del w:id="170" w:author="Ben Stanley" w:date="2025-04-02T12:46:00Z" w16du:dateUtc="2025-04-02T10:46:00Z"/>
                <w:rFonts w:ascii="Times New Roman"/>
              </w:rPr>
            </w:pPr>
          </w:p>
        </w:tc>
        <w:tc>
          <w:tcPr>
            <w:tcW w:w="2126" w:type="dxa"/>
          </w:tcPr>
          <w:p w14:paraId="24F2F3DD" w14:textId="3520BA7E" w:rsidR="00303C81" w:rsidDel="00A27081" w:rsidRDefault="00303C81" w:rsidP="00003A92">
            <w:pPr>
              <w:pStyle w:val="TableParagraph"/>
              <w:rPr>
                <w:del w:id="171" w:author="Ben Stanley" w:date="2025-04-02T12:46:00Z" w16du:dateUtc="2025-04-02T10:46:00Z"/>
                <w:rFonts w:ascii="Times New Roman"/>
              </w:rPr>
            </w:pPr>
          </w:p>
        </w:tc>
        <w:tc>
          <w:tcPr>
            <w:tcW w:w="4361" w:type="dxa"/>
          </w:tcPr>
          <w:p w14:paraId="17821ED3" w14:textId="439F557B" w:rsidR="00303C81" w:rsidDel="00A27081" w:rsidRDefault="00303C81" w:rsidP="00003A92">
            <w:pPr>
              <w:pStyle w:val="TableParagraph"/>
              <w:rPr>
                <w:del w:id="172" w:author="Ben Stanley" w:date="2025-04-02T12:46:00Z" w16du:dateUtc="2025-04-02T10:46:00Z"/>
                <w:rFonts w:ascii="Times New Roman"/>
              </w:rPr>
            </w:pPr>
          </w:p>
        </w:tc>
      </w:tr>
    </w:tbl>
    <w:p w14:paraId="763E04DE" w14:textId="77777777" w:rsidR="00303C81" w:rsidRDefault="00303C81" w:rsidP="00303C81">
      <w:pPr>
        <w:pStyle w:val="BodyText"/>
        <w:spacing w:before="172"/>
        <w:rPr>
          <w:rFonts w:ascii="Times New Roman"/>
          <w:u w:val="none"/>
        </w:rPr>
      </w:pPr>
    </w:p>
    <w:p w14:paraId="444DB328" w14:textId="77777777" w:rsidR="00303C81" w:rsidRDefault="00303C81" w:rsidP="00303C81">
      <w:pPr>
        <w:pStyle w:val="BodyText"/>
        <w:spacing w:line="259" w:lineRule="auto"/>
        <w:ind w:left="115" w:right="112"/>
        <w:jc w:val="both"/>
        <w:rPr>
          <w:u w:val="none"/>
        </w:rPr>
      </w:pPr>
      <w:r>
        <w:t>* Osoby dokonujące oceny będą brały pod uwagę doświadczenie osób wskazanych przez Oferenta przy każdym Wymaganiu Kryterium II jako</w:t>
      </w:r>
      <w:r>
        <w:rPr>
          <w:u w:val="none"/>
        </w:rPr>
        <w:t xml:space="preserve"> </w:t>
      </w:r>
      <w:r>
        <w:t>osobiście</w:t>
      </w:r>
      <w:r>
        <w:rPr>
          <w:spacing w:val="-7"/>
        </w:rPr>
        <w:t xml:space="preserve"> </w:t>
      </w:r>
      <w:r>
        <w:t>uczestniczących</w:t>
      </w:r>
      <w:r>
        <w:rPr>
          <w:spacing w:val="-4"/>
        </w:rPr>
        <w:t xml:space="preserve"> </w:t>
      </w:r>
      <w:r>
        <w:t>w</w:t>
      </w:r>
      <w:r>
        <w:rPr>
          <w:spacing w:val="-6"/>
        </w:rPr>
        <w:t xml:space="preserve"> </w:t>
      </w:r>
      <w:r>
        <w:t>realizacji</w:t>
      </w:r>
      <w:r>
        <w:rPr>
          <w:spacing w:val="-7"/>
        </w:rPr>
        <w:t xml:space="preserve"> </w:t>
      </w:r>
      <w:r>
        <w:t>zamówienia.</w:t>
      </w:r>
      <w:r>
        <w:rPr>
          <w:spacing w:val="-5"/>
        </w:rPr>
        <w:t xml:space="preserve"> </w:t>
      </w:r>
      <w:r>
        <w:t>Do</w:t>
      </w:r>
      <w:r>
        <w:rPr>
          <w:spacing w:val="-4"/>
        </w:rPr>
        <w:t xml:space="preserve"> </w:t>
      </w:r>
      <w:r>
        <w:t>każdego</w:t>
      </w:r>
      <w:r>
        <w:rPr>
          <w:spacing w:val="-6"/>
        </w:rPr>
        <w:t xml:space="preserve"> </w:t>
      </w:r>
      <w:r>
        <w:t>Wymagania</w:t>
      </w:r>
      <w:r>
        <w:rPr>
          <w:spacing w:val="-5"/>
        </w:rPr>
        <w:t xml:space="preserve"> </w:t>
      </w:r>
      <w:r>
        <w:t>Kryterium</w:t>
      </w:r>
      <w:r>
        <w:rPr>
          <w:spacing w:val="-5"/>
        </w:rPr>
        <w:t xml:space="preserve"> </w:t>
      </w:r>
      <w:r>
        <w:t>II</w:t>
      </w:r>
      <w:r>
        <w:rPr>
          <w:spacing w:val="-6"/>
        </w:rPr>
        <w:t xml:space="preserve"> </w:t>
      </w:r>
      <w:r>
        <w:t>Oferent</w:t>
      </w:r>
      <w:r>
        <w:rPr>
          <w:spacing w:val="-6"/>
        </w:rPr>
        <w:t xml:space="preserve"> </w:t>
      </w:r>
      <w:r>
        <w:t>może</w:t>
      </w:r>
      <w:r>
        <w:rPr>
          <w:spacing w:val="-7"/>
        </w:rPr>
        <w:t xml:space="preserve"> </w:t>
      </w:r>
      <w:r>
        <w:t>przyporządkować</w:t>
      </w:r>
      <w:r>
        <w:rPr>
          <w:spacing w:val="-6"/>
        </w:rPr>
        <w:t xml:space="preserve"> </w:t>
      </w:r>
      <w:r>
        <w:t>tę</w:t>
      </w:r>
      <w:r>
        <w:rPr>
          <w:spacing w:val="-9"/>
        </w:rPr>
        <w:t xml:space="preserve"> </w:t>
      </w:r>
      <w:r>
        <w:t>samą</w:t>
      </w:r>
      <w:r>
        <w:rPr>
          <w:spacing w:val="-4"/>
        </w:rPr>
        <w:t xml:space="preserve"> </w:t>
      </w:r>
      <w:r>
        <w:t>lub inną</w:t>
      </w:r>
      <w:r>
        <w:rPr>
          <w:spacing w:val="-7"/>
        </w:rPr>
        <w:t xml:space="preserve"> </w:t>
      </w:r>
      <w:r>
        <w:t>osobę.</w:t>
      </w:r>
      <w:r>
        <w:rPr>
          <w:u w:val="none"/>
        </w:rPr>
        <w:t xml:space="preserve"> </w:t>
      </w:r>
      <w:r>
        <w:t>Do każdego wymagania w Kryterium II może zostać przyporządkowana tylko 1 osoba. Działanie to ma na celu ujednolicenie oceny.</w:t>
      </w:r>
    </w:p>
    <w:p w14:paraId="7D33E836" w14:textId="77777777" w:rsidR="00303C81" w:rsidRDefault="00303C81">
      <w:pPr>
        <w:tabs>
          <w:tab w:val="left" w:pos="8220"/>
        </w:tabs>
        <w:spacing w:line="240" w:lineRule="auto"/>
        <w:rPr>
          <w:rFonts w:ascii="Calibri" w:eastAsia="Calibri" w:hAnsi="Calibri" w:cs="Calibri"/>
          <w:b/>
          <w:i/>
          <w:sz w:val="24"/>
          <w:szCs w:val="24"/>
        </w:rPr>
      </w:pPr>
    </w:p>
    <w:p w14:paraId="4B544C85" w14:textId="05B1AFBE" w:rsidR="00303C81" w:rsidRDefault="00303C81">
      <w:pPr>
        <w:tabs>
          <w:tab w:val="left" w:pos="8220"/>
        </w:tabs>
        <w:spacing w:line="240" w:lineRule="auto"/>
        <w:rPr>
          <w:rFonts w:ascii="Calibri" w:eastAsia="Calibri" w:hAnsi="Calibri" w:cs="Calibri"/>
          <w:b/>
          <w:i/>
          <w:sz w:val="24"/>
          <w:szCs w:val="24"/>
        </w:rPr>
      </w:pPr>
    </w:p>
    <w:p w14:paraId="0CAFB311" w14:textId="4B7538A4" w:rsidR="00303C81" w:rsidRDefault="00303C81">
      <w:pPr>
        <w:tabs>
          <w:tab w:val="left" w:pos="8220"/>
        </w:tabs>
        <w:spacing w:line="240" w:lineRule="auto"/>
        <w:rPr>
          <w:rFonts w:ascii="Calibri" w:eastAsia="Calibri" w:hAnsi="Calibri" w:cs="Calibri"/>
          <w:b/>
          <w:i/>
          <w:sz w:val="24"/>
          <w:szCs w:val="24"/>
        </w:rPr>
      </w:pPr>
    </w:p>
    <w:p w14:paraId="6B0ABE85" w14:textId="163BF772" w:rsidR="00303C81" w:rsidRDefault="00303C81">
      <w:pPr>
        <w:tabs>
          <w:tab w:val="left" w:pos="8220"/>
        </w:tabs>
        <w:spacing w:line="240" w:lineRule="auto"/>
        <w:rPr>
          <w:rFonts w:ascii="Calibri" w:eastAsia="Calibri" w:hAnsi="Calibri" w:cs="Calibri"/>
          <w:b/>
          <w:i/>
          <w:sz w:val="24"/>
          <w:szCs w:val="24"/>
        </w:rPr>
      </w:pPr>
    </w:p>
    <w:p w14:paraId="15907F19" w14:textId="63689BC6" w:rsidR="00303C81" w:rsidRDefault="00303C81">
      <w:pPr>
        <w:tabs>
          <w:tab w:val="left" w:pos="8220"/>
        </w:tabs>
        <w:spacing w:line="240" w:lineRule="auto"/>
        <w:rPr>
          <w:rFonts w:ascii="Calibri" w:eastAsia="Calibri" w:hAnsi="Calibri" w:cs="Calibri"/>
          <w:b/>
          <w:i/>
          <w:sz w:val="24"/>
          <w:szCs w:val="24"/>
        </w:rPr>
      </w:pPr>
    </w:p>
    <w:p w14:paraId="3F2CF5E3" w14:textId="3AE1E214" w:rsidR="00303C81" w:rsidRDefault="00303C81">
      <w:pPr>
        <w:tabs>
          <w:tab w:val="left" w:pos="8220"/>
        </w:tabs>
        <w:spacing w:line="240" w:lineRule="auto"/>
        <w:rPr>
          <w:rFonts w:ascii="Calibri" w:eastAsia="Calibri" w:hAnsi="Calibri" w:cs="Calibri"/>
          <w:b/>
          <w:i/>
          <w:sz w:val="24"/>
          <w:szCs w:val="24"/>
        </w:rPr>
      </w:pPr>
    </w:p>
    <w:p w14:paraId="06AAE03A" w14:textId="6468C512" w:rsidR="00303C81" w:rsidRDefault="00303C81">
      <w:pPr>
        <w:tabs>
          <w:tab w:val="left" w:pos="8220"/>
        </w:tabs>
        <w:spacing w:line="240" w:lineRule="auto"/>
        <w:rPr>
          <w:rFonts w:ascii="Calibri" w:eastAsia="Calibri" w:hAnsi="Calibri" w:cs="Calibri"/>
          <w:b/>
          <w:i/>
          <w:sz w:val="24"/>
          <w:szCs w:val="24"/>
        </w:rPr>
      </w:pPr>
    </w:p>
    <w:p w14:paraId="225D1FA1" w14:textId="69932007" w:rsidR="00303C81" w:rsidRDefault="00303C81">
      <w:pPr>
        <w:tabs>
          <w:tab w:val="left" w:pos="8220"/>
        </w:tabs>
        <w:spacing w:line="240" w:lineRule="auto"/>
        <w:rPr>
          <w:rFonts w:ascii="Calibri" w:eastAsia="Calibri" w:hAnsi="Calibri" w:cs="Calibri"/>
          <w:b/>
          <w:i/>
          <w:sz w:val="24"/>
          <w:szCs w:val="24"/>
        </w:rPr>
      </w:pPr>
    </w:p>
    <w:p w14:paraId="4C40A3C1" w14:textId="66D6FC93" w:rsidR="00303C81" w:rsidRDefault="00303C81">
      <w:pPr>
        <w:tabs>
          <w:tab w:val="left" w:pos="8220"/>
        </w:tabs>
        <w:spacing w:line="240" w:lineRule="auto"/>
        <w:rPr>
          <w:rFonts w:ascii="Calibri" w:eastAsia="Calibri" w:hAnsi="Calibri" w:cs="Calibri"/>
          <w:b/>
          <w:i/>
          <w:sz w:val="24"/>
          <w:szCs w:val="24"/>
        </w:rPr>
      </w:pPr>
    </w:p>
    <w:p w14:paraId="60A48EF5" w14:textId="240D3B00" w:rsidR="00303C81" w:rsidRDefault="00303C81">
      <w:pPr>
        <w:tabs>
          <w:tab w:val="left" w:pos="8220"/>
        </w:tabs>
        <w:spacing w:line="240" w:lineRule="auto"/>
        <w:rPr>
          <w:rFonts w:ascii="Calibri" w:eastAsia="Calibri" w:hAnsi="Calibri" w:cs="Calibri"/>
          <w:b/>
          <w:i/>
          <w:sz w:val="24"/>
          <w:szCs w:val="24"/>
        </w:rPr>
      </w:pPr>
    </w:p>
    <w:p w14:paraId="2A9D3B5B" w14:textId="6CFAC90E" w:rsidR="00303C81" w:rsidRDefault="00303C81">
      <w:pPr>
        <w:tabs>
          <w:tab w:val="left" w:pos="8220"/>
        </w:tabs>
        <w:spacing w:line="240" w:lineRule="auto"/>
        <w:rPr>
          <w:rFonts w:ascii="Calibri" w:eastAsia="Calibri" w:hAnsi="Calibri" w:cs="Calibri"/>
          <w:b/>
          <w:i/>
          <w:sz w:val="24"/>
          <w:szCs w:val="24"/>
        </w:rPr>
      </w:pPr>
    </w:p>
    <w:p w14:paraId="6C00045C" w14:textId="57B43B60" w:rsidR="00303C81" w:rsidRDefault="00303C81">
      <w:pPr>
        <w:tabs>
          <w:tab w:val="left" w:pos="8220"/>
        </w:tabs>
        <w:spacing w:line="240" w:lineRule="auto"/>
        <w:rPr>
          <w:rFonts w:ascii="Calibri" w:eastAsia="Calibri" w:hAnsi="Calibri" w:cs="Calibri"/>
          <w:b/>
          <w:i/>
          <w:sz w:val="24"/>
          <w:szCs w:val="24"/>
        </w:rPr>
      </w:pPr>
    </w:p>
    <w:p w14:paraId="3856B8C1" w14:textId="71FA86A6" w:rsidR="00303C81" w:rsidRDefault="00303C81">
      <w:pPr>
        <w:tabs>
          <w:tab w:val="left" w:pos="8220"/>
        </w:tabs>
        <w:spacing w:line="240" w:lineRule="auto"/>
        <w:rPr>
          <w:rFonts w:ascii="Calibri" w:eastAsia="Calibri" w:hAnsi="Calibri" w:cs="Calibri"/>
          <w:b/>
          <w:i/>
          <w:sz w:val="24"/>
          <w:szCs w:val="24"/>
        </w:rPr>
      </w:pPr>
    </w:p>
    <w:p w14:paraId="3C404B60" w14:textId="77777777" w:rsidR="00303C81" w:rsidRDefault="00303C81">
      <w:pPr>
        <w:tabs>
          <w:tab w:val="left" w:pos="8220"/>
        </w:tabs>
        <w:spacing w:line="240" w:lineRule="auto"/>
        <w:rPr>
          <w:rFonts w:ascii="Calibri" w:eastAsia="Calibri" w:hAnsi="Calibri" w:cs="Calibri"/>
          <w:b/>
          <w:i/>
          <w:sz w:val="24"/>
          <w:szCs w:val="24"/>
        </w:rPr>
      </w:pPr>
    </w:p>
    <w:p w14:paraId="371FEC10" w14:textId="5EAFEEB0" w:rsidR="00303C81" w:rsidRDefault="00303C81">
      <w:pPr>
        <w:tabs>
          <w:tab w:val="left" w:pos="8220"/>
        </w:tabs>
        <w:spacing w:line="240" w:lineRule="auto"/>
        <w:rPr>
          <w:rFonts w:ascii="Calibri" w:eastAsia="Calibri" w:hAnsi="Calibri" w:cs="Calibri"/>
          <w:b/>
          <w:i/>
          <w:sz w:val="24"/>
          <w:szCs w:val="24"/>
        </w:rPr>
        <w:sectPr w:rsidR="00303C81" w:rsidSect="00303C81">
          <w:headerReference w:type="default" r:id="rId10"/>
          <w:footerReference w:type="default" r:id="rId11"/>
          <w:headerReference w:type="first" r:id="rId12"/>
          <w:pgSz w:w="16838" w:h="11906" w:orient="landscape"/>
          <w:pgMar w:top="1418" w:right="1157" w:bottom="1418" w:left="1418" w:header="425" w:footer="130" w:gutter="0"/>
          <w:pgNumType w:start="1"/>
          <w:cols w:space="708"/>
          <w:titlePg/>
          <w:docGrid w:linePitch="272"/>
        </w:sectPr>
      </w:pPr>
    </w:p>
    <w:p w14:paraId="799DA537" w14:textId="5AAB97E1" w:rsidR="002B0D92" w:rsidRPr="00303C81" w:rsidRDefault="00303C81" w:rsidP="00303C81">
      <w:pPr>
        <w:tabs>
          <w:tab w:val="left" w:pos="8220"/>
        </w:tabs>
        <w:spacing w:line="240" w:lineRule="auto"/>
        <w:rPr>
          <w:rFonts w:ascii="Calibri" w:eastAsia="Calibri" w:hAnsi="Calibri" w:cs="Calibri"/>
          <w:i/>
          <w:sz w:val="24"/>
          <w:szCs w:val="24"/>
        </w:rPr>
      </w:pPr>
      <w:r w:rsidRPr="00303C81">
        <w:rPr>
          <w:rFonts w:ascii="Calibri" w:eastAsia="Calibri" w:hAnsi="Calibri" w:cs="Calibri"/>
          <w:b/>
          <w:i/>
          <w:sz w:val="24"/>
          <w:szCs w:val="24"/>
        </w:rPr>
        <w:lastRenderedPageBreak/>
        <w:t>D.</w:t>
      </w:r>
      <w:r>
        <w:rPr>
          <w:rFonts w:ascii="Calibri" w:eastAsia="Calibri" w:hAnsi="Calibri" w:cs="Calibri"/>
          <w:b/>
          <w:i/>
          <w:sz w:val="24"/>
          <w:szCs w:val="24"/>
        </w:rPr>
        <w:t xml:space="preserve"> </w:t>
      </w:r>
      <w:r w:rsidRPr="00303C81">
        <w:rPr>
          <w:rFonts w:ascii="Calibri" w:eastAsia="Calibri" w:hAnsi="Calibri" w:cs="Calibri"/>
          <w:b/>
          <w:i/>
          <w:sz w:val="24"/>
          <w:szCs w:val="24"/>
        </w:rPr>
        <w:t>K</w:t>
      </w:r>
      <w:r w:rsidR="00E55073" w:rsidRPr="00303C81">
        <w:rPr>
          <w:rFonts w:ascii="Calibri" w:eastAsia="Calibri" w:hAnsi="Calibri" w:cs="Calibri"/>
          <w:b/>
          <w:i/>
          <w:sz w:val="24"/>
          <w:szCs w:val="24"/>
        </w:rPr>
        <w:t>lauzula informacyjna Zamawiającego</w:t>
      </w:r>
    </w:p>
    <w:p w14:paraId="2FD81FF9" w14:textId="77777777" w:rsidR="002B0D92" w:rsidRDefault="002B0D92">
      <w:pPr>
        <w:tabs>
          <w:tab w:val="left" w:pos="8220"/>
        </w:tabs>
        <w:spacing w:line="240" w:lineRule="auto"/>
        <w:jc w:val="right"/>
        <w:rPr>
          <w:rFonts w:ascii="Calibri" w:eastAsia="Calibri" w:hAnsi="Calibri" w:cs="Calibri"/>
          <w:sz w:val="22"/>
          <w:szCs w:val="22"/>
        </w:rPr>
      </w:pPr>
    </w:p>
    <w:p w14:paraId="6778D567" w14:textId="77777777" w:rsidR="00303C81" w:rsidRDefault="00E55073">
      <w:pPr>
        <w:numPr>
          <w:ilvl w:val="0"/>
          <w:numId w:val="3"/>
        </w:numPr>
        <w:spacing w:after="0" w:line="288" w:lineRule="auto"/>
        <w:ind w:left="425"/>
        <w:jc w:val="both"/>
        <w:rPr>
          <w:rFonts w:ascii="Calibri" w:eastAsia="Calibri" w:hAnsi="Calibri" w:cs="Calibri"/>
          <w:sz w:val="22"/>
          <w:szCs w:val="22"/>
        </w:rPr>
      </w:pPr>
      <w:r>
        <w:rPr>
          <w:rFonts w:ascii="Calibri" w:eastAsia="Calibri" w:hAnsi="Calibri" w:cs="Calibri"/>
          <w:sz w:val="22"/>
          <w:szCs w:val="22"/>
        </w:rPr>
        <w:t xml:space="preserve">Administratorem danych osobowych jest Uniwersytet SWPS z siedzibą w Warszawie,                        </w:t>
      </w:r>
    </w:p>
    <w:p w14:paraId="114F6A01" w14:textId="7C085A30" w:rsidR="002B0D92" w:rsidRDefault="00E55073" w:rsidP="00303C81">
      <w:pPr>
        <w:spacing w:after="0" w:line="288" w:lineRule="auto"/>
        <w:ind w:left="425"/>
        <w:jc w:val="both"/>
        <w:rPr>
          <w:rFonts w:ascii="Calibri" w:eastAsia="Calibri" w:hAnsi="Calibri" w:cs="Calibri"/>
          <w:sz w:val="22"/>
          <w:szCs w:val="22"/>
        </w:rPr>
      </w:pPr>
      <w:r>
        <w:rPr>
          <w:rFonts w:ascii="Calibri" w:eastAsia="Calibri" w:hAnsi="Calibri" w:cs="Calibri"/>
          <w:sz w:val="22"/>
          <w:szCs w:val="22"/>
        </w:rPr>
        <w:t xml:space="preserve">  ul. Chodakowska 19/31, 03-815 Warszawa (dalej: „Uniwersytet SWPS” lub „Administrator”).</w:t>
      </w:r>
    </w:p>
    <w:p w14:paraId="2EA253F9" w14:textId="77777777" w:rsidR="002B0D92" w:rsidRDefault="00E55073">
      <w:pPr>
        <w:numPr>
          <w:ilvl w:val="0"/>
          <w:numId w:val="3"/>
        </w:numPr>
        <w:spacing w:after="0" w:line="288" w:lineRule="auto"/>
        <w:ind w:left="425"/>
        <w:jc w:val="both"/>
        <w:rPr>
          <w:rFonts w:ascii="Calibri" w:eastAsia="Calibri" w:hAnsi="Calibri" w:cs="Calibri"/>
          <w:sz w:val="22"/>
          <w:szCs w:val="22"/>
        </w:rPr>
      </w:pPr>
      <w:r>
        <w:rPr>
          <w:rFonts w:ascii="Calibri" w:eastAsia="Calibri" w:hAnsi="Calibri" w:cs="Calibri"/>
          <w:sz w:val="22"/>
          <w:szCs w:val="22"/>
        </w:rPr>
        <w:t>Z administratorem można się skontaktować poprzez adres e-mail: swps@swps.pl, telefonicznie pod numerem 22 517 96 00 lub pisemnie na adres siedziby administratora.</w:t>
      </w:r>
    </w:p>
    <w:p w14:paraId="247C465C" w14:textId="77777777" w:rsidR="002B0D92" w:rsidRDefault="00E55073">
      <w:pPr>
        <w:numPr>
          <w:ilvl w:val="0"/>
          <w:numId w:val="3"/>
        </w:numPr>
        <w:spacing w:after="0" w:line="288" w:lineRule="auto"/>
        <w:ind w:left="425"/>
        <w:jc w:val="both"/>
        <w:rPr>
          <w:rFonts w:ascii="Calibri" w:eastAsia="Calibri" w:hAnsi="Calibri" w:cs="Calibri"/>
          <w:sz w:val="22"/>
          <w:szCs w:val="22"/>
        </w:rPr>
      </w:pPr>
      <w:r>
        <w:rPr>
          <w:rFonts w:ascii="Calibri" w:eastAsia="Calibri" w:hAnsi="Calibri" w:cs="Calibri"/>
          <w:sz w:val="22"/>
          <w:szCs w:val="22"/>
        </w:rPr>
        <w:t>Administrator wyznaczył inspektora ochrony danych (dalej: „IOD”), z którym można się skontaktować poprzez e-mail iod@swps.edu.pl lub pisemnie na adres siedziby administratora.</w:t>
      </w:r>
    </w:p>
    <w:p w14:paraId="4EA3F52A" w14:textId="77777777" w:rsidR="002B0D92" w:rsidRDefault="00E55073">
      <w:pPr>
        <w:numPr>
          <w:ilvl w:val="0"/>
          <w:numId w:val="3"/>
        </w:numPr>
        <w:spacing w:after="0" w:line="288" w:lineRule="auto"/>
        <w:ind w:left="425"/>
        <w:jc w:val="both"/>
        <w:rPr>
          <w:rFonts w:ascii="Calibri" w:eastAsia="Calibri" w:hAnsi="Calibri" w:cs="Calibri"/>
          <w:sz w:val="22"/>
          <w:szCs w:val="22"/>
        </w:rPr>
      </w:pPr>
      <w:r>
        <w:rPr>
          <w:rFonts w:ascii="Calibri" w:eastAsia="Calibri" w:hAnsi="Calibri" w:cs="Calibri"/>
          <w:sz w:val="22"/>
          <w:szCs w:val="22"/>
        </w:rPr>
        <w:t>Dane osobowe Oferenta oraz osób go reprezentujących przetwarzane są na podstawie art. 6 ust. 1 lit. b RODO, a osób wskazanych przez niego do realizacji umowy (np. eksperci) przetwarzane są na podstawie art. 6 ust. 1 lit. f RODO. Dane osobowe będą przetwarzane także w celu ustalenia, dochodzenia lub obrony przed ewentualnymi roszczeniami z tytułu jej realizacji (na podstawie art. 6 ust. 1 lit. f RODO), a także w celach podatkowych oraz archiwalnych zgodnie z obowiązującymi, w tym zakresie, przepisami prawa na podstawie art. 6 ust. 1 lit. c RODO.</w:t>
      </w:r>
    </w:p>
    <w:p w14:paraId="03011983" w14:textId="77777777" w:rsidR="002B0D92" w:rsidRDefault="00E55073">
      <w:pPr>
        <w:numPr>
          <w:ilvl w:val="0"/>
          <w:numId w:val="3"/>
        </w:numPr>
        <w:spacing w:after="0" w:line="288" w:lineRule="auto"/>
        <w:ind w:left="425"/>
        <w:jc w:val="both"/>
        <w:rPr>
          <w:rFonts w:ascii="Calibri" w:eastAsia="Calibri" w:hAnsi="Calibri" w:cs="Calibri"/>
          <w:sz w:val="22"/>
          <w:szCs w:val="22"/>
        </w:rPr>
      </w:pPr>
      <w:r>
        <w:rPr>
          <w:rFonts w:ascii="Calibri" w:eastAsia="Calibri" w:hAnsi="Calibri" w:cs="Calibri"/>
          <w:sz w:val="22"/>
          <w:szCs w:val="22"/>
        </w:rPr>
        <w:t>Dane osobowe będą przetwarzane w zakresie: imię i nazwisko, stanowisko służbowe, służbowy numer telefonu, służbowy adres e-mail, doświadczenie zawodowe. Dane osobowe mogły zostać udostępnione administratorowi danych przez Oferenta w odpowiedzi na zapytanie ofertowe/rozeznanie rynku.</w:t>
      </w:r>
    </w:p>
    <w:p w14:paraId="5C3C747B" w14:textId="77777777" w:rsidR="002B0D92" w:rsidRDefault="00E55073">
      <w:pPr>
        <w:numPr>
          <w:ilvl w:val="0"/>
          <w:numId w:val="3"/>
        </w:numPr>
        <w:spacing w:after="0" w:line="288" w:lineRule="auto"/>
        <w:ind w:left="425"/>
        <w:jc w:val="both"/>
        <w:rPr>
          <w:rFonts w:ascii="Calibri" w:eastAsia="Calibri" w:hAnsi="Calibri" w:cs="Calibri"/>
          <w:sz w:val="22"/>
          <w:szCs w:val="22"/>
        </w:rPr>
      </w:pPr>
      <w:r>
        <w:rPr>
          <w:rFonts w:ascii="Calibri" w:eastAsia="Calibri" w:hAnsi="Calibri" w:cs="Calibri"/>
          <w:sz w:val="22"/>
          <w:szCs w:val="22"/>
        </w:rPr>
        <w:t>Dane osobowe będą przetwarzane przez czas niezbędny do wyłonienia oferenta/przeanalizowaniu ofert oraz wykonania umowy, a po jej zakończeniu będą przechowywane przez okres wynikający ze szczególnych przepisów prawa (m.in. kodeksu cywilnego, prawa podatkowego) oraz w celach archiwalnych. W przypadku danych osobowych oferentów, którzy nie zostali wybrani dane osobowe zostaną usunięte po upływie terminu wyznaczonego przez Instytucję Finansującą do przechowywania dokumentacji związanej z realizacją przedmiotu umowy.</w:t>
      </w:r>
    </w:p>
    <w:p w14:paraId="164D6DE0" w14:textId="77777777" w:rsidR="002B0D92" w:rsidRDefault="00E55073">
      <w:pPr>
        <w:numPr>
          <w:ilvl w:val="0"/>
          <w:numId w:val="3"/>
        </w:numPr>
        <w:spacing w:after="0" w:line="288" w:lineRule="auto"/>
        <w:ind w:left="425"/>
        <w:jc w:val="both"/>
        <w:rPr>
          <w:rFonts w:ascii="Calibri" w:eastAsia="Calibri" w:hAnsi="Calibri" w:cs="Calibri"/>
          <w:sz w:val="22"/>
          <w:szCs w:val="22"/>
        </w:rPr>
      </w:pPr>
      <w:r>
        <w:rPr>
          <w:rFonts w:ascii="Calibri" w:eastAsia="Calibri" w:hAnsi="Calibri" w:cs="Calibri"/>
          <w:sz w:val="22"/>
          <w:szCs w:val="22"/>
        </w:rPr>
        <w:t xml:space="preserve">Odbiorcami danych będą podmioty współpracujące z Uniwersytetem SWPS w szczególności w zakresie działań IT. </w:t>
      </w:r>
    </w:p>
    <w:p w14:paraId="337CF707" w14:textId="77777777" w:rsidR="002B0D92" w:rsidRDefault="00E55073">
      <w:pPr>
        <w:numPr>
          <w:ilvl w:val="0"/>
          <w:numId w:val="3"/>
        </w:numPr>
        <w:spacing w:after="0" w:line="288" w:lineRule="auto"/>
        <w:ind w:left="425"/>
        <w:jc w:val="both"/>
        <w:rPr>
          <w:rFonts w:ascii="Calibri" w:eastAsia="Calibri" w:hAnsi="Calibri" w:cs="Calibri"/>
          <w:sz w:val="22"/>
          <w:szCs w:val="22"/>
        </w:rPr>
      </w:pPr>
      <w:r>
        <w:rPr>
          <w:rFonts w:ascii="Calibri" w:eastAsia="Calibri" w:hAnsi="Calibri" w:cs="Calibri"/>
          <w:sz w:val="22"/>
          <w:szCs w:val="22"/>
        </w:rPr>
        <w:t>Każdy, którego dane osobowe są przetwarzane przez Administratora ma prawo dostępu do treści swoich danych oraz ich poprawiania, usunięcia, ograniczenia przetwarzania, prawo do przenoszenia danych, prawo wniesienia sprzeciwu, o ile konkretne prawa znajdą zastosowanie.</w:t>
      </w:r>
    </w:p>
    <w:p w14:paraId="5C1D9A6A" w14:textId="77777777" w:rsidR="002B0D92" w:rsidRDefault="00E55073">
      <w:pPr>
        <w:numPr>
          <w:ilvl w:val="0"/>
          <w:numId w:val="3"/>
        </w:numPr>
        <w:spacing w:after="0" w:line="288" w:lineRule="auto"/>
        <w:ind w:left="425"/>
        <w:jc w:val="both"/>
        <w:rPr>
          <w:rFonts w:ascii="Calibri" w:eastAsia="Calibri" w:hAnsi="Calibri" w:cs="Calibri"/>
          <w:sz w:val="22"/>
          <w:szCs w:val="22"/>
        </w:rPr>
      </w:pPr>
      <w:r>
        <w:rPr>
          <w:rFonts w:ascii="Calibri" w:eastAsia="Calibri" w:hAnsi="Calibri" w:cs="Calibri"/>
          <w:sz w:val="22"/>
          <w:szCs w:val="22"/>
        </w:rPr>
        <w:t>Każdy, którego dane osobowe są przetwarzane przez Administratora ma prawo wniesienia skargi do organu nadzorczego (Prezesa Urzędu Ochrony Danych Osobowych), gdy uzna, iż przetwarzanie jego danych osobowych narusza przepisy RODO lub inne przepisy określające sposób przetwarzania i ochrony danych osobowych.</w:t>
      </w:r>
    </w:p>
    <w:p w14:paraId="76B9AA4C" w14:textId="77777777" w:rsidR="002B0D92" w:rsidRDefault="00E55073">
      <w:pPr>
        <w:numPr>
          <w:ilvl w:val="0"/>
          <w:numId w:val="3"/>
        </w:numPr>
        <w:spacing w:after="0" w:line="288" w:lineRule="auto"/>
        <w:ind w:left="425"/>
        <w:jc w:val="both"/>
        <w:rPr>
          <w:rFonts w:ascii="Calibri" w:eastAsia="Calibri" w:hAnsi="Calibri" w:cs="Calibri"/>
          <w:sz w:val="22"/>
          <w:szCs w:val="22"/>
        </w:rPr>
      </w:pPr>
      <w:r>
        <w:rPr>
          <w:rFonts w:ascii="Calibri" w:eastAsia="Calibri" w:hAnsi="Calibri" w:cs="Calibri"/>
          <w:sz w:val="22"/>
          <w:szCs w:val="22"/>
        </w:rPr>
        <w:t>Podanie danych jest dobrowolne, ale niezbędne do zawarcia i wykonania umowy z Administratorem</w:t>
      </w:r>
    </w:p>
    <w:p w14:paraId="65454063" w14:textId="1AD636EF" w:rsidR="002B0D92" w:rsidRPr="00303C81" w:rsidRDefault="00E55073" w:rsidP="00303C81">
      <w:pPr>
        <w:numPr>
          <w:ilvl w:val="0"/>
          <w:numId w:val="3"/>
        </w:numPr>
        <w:spacing w:after="0" w:line="288" w:lineRule="auto"/>
        <w:ind w:left="425"/>
        <w:jc w:val="both"/>
        <w:rPr>
          <w:rFonts w:ascii="Calibri" w:eastAsia="Calibri" w:hAnsi="Calibri" w:cs="Calibri"/>
          <w:sz w:val="22"/>
          <w:szCs w:val="22"/>
        </w:rPr>
      </w:pPr>
      <w:r>
        <w:rPr>
          <w:rFonts w:ascii="Calibri" w:eastAsia="Calibri" w:hAnsi="Calibri" w:cs="Calibri"/>
          <w:sz w:val="22"/>
          <w:szCs w:val="22"/>
        </w:rPr>
        <w:t xml:space="preserve">Administrator nie będzie podejmował zautomatyzowanych decyzji, w tym poprzez profilowanie, na podstawie zebranych danych osobowych. </w:t>
      </w:r>
    </w:p>
    <w:sectPr w:rsidR="002B0D92" w:rsidRPr="00303C81" w:rsidSect="00303C81">
      <w:pgSz w:w="11906" w:h="16838"/>
      <w:pgMar w:top="1157" w:right="1418" w:bottom="1418" w:left="1418" w:header="425" w:footer="130" w:gutter="0"/>
      <w:pgNumType w:start="1"/>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CAEA1" w14:textId="77777777" w:rsidR="00D51352" w:rsidRDefault="00D51352">
      <w:pPr>
        <w:spacing w:after="0" w:line="240" w:lineRule="auto"/>
      </w:pPr>
      <w:r>
        <w:separator/>
      </w:r>
    </w:p>
  </w:endnote>
  <w:endnote w:type="continuationSeparator" w:id="0">
    <w:p w14:paraId="2ADC1346" w14:textId="77777777" w:rsidR="00D51352" w:rsidRDefault="00D51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Noto Sans">
    <w:panose1 w:val="020B0502040504020204"/>
    <w:charset w:val="00"/>
    <w:family w:val="swiss"/>
    <w:pitch w:val="variable"/>
    <w:sig w:usb0="E00082FF" w:usb1="400078FF" w:usb2="00000021" w:usb3="00000000" w:csb0="0000019F" w:csb1="00000000"/>
  </w:font>
  <w:font w:name="Open Sans Light">
    <w:panose1 w:val="020B0306030504020204"/>
    <w:charset w:val="00"/>
    <w:family w:val="swiss"/>
    <w:pitch w:val="variable"/>
    <w:sig w:usb0="E00002EF" w:usb1="4000205B" w:usb2="00000028" w:usb3="00000000" w:csb0="0000019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Segoe UI">
    <w:panose1 w:val="020B0604020202020204"/>
    <w:charset w:val="00"/>
    <w:family w:val="swiss"/>
    <w:pitch w:val="variable"/>
    <w:sig w:usb0="E4002EFF" w:usb1="C000E47F" w:usb2="00000009" w:usb3="00000000" w:csb0="000001FF" w:csb1="00000000"/>
  </w:font>
  <w:font w:name="HP Simplified">
    <w:altName w:val="Calibri"/>
    <w:panose1 w:val="020B0604020202020204"/>
    <w:charset w:val="EE"/>
    <w:family w:val="swiss"/>
    <w:pitch w:val="variable"/>
    <w:sig w:usb0="A00000A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DFD3D" w14:textId="77777777" w:rsidR="00303C81" w:rsidRDefault="00303C81">
    <w:pPr>
      <w:pStyle w:val="BodyText"/>
      <w:spacing w:line="14" w:lineRule="auto"/>
      <w:rPr>
        <w:sz w:val="20"/>
        <w:u w:val="none"/>
      </w:rPr>
    </w:pPr>
    <w:r>
      <w:rPr>
        <w:noProof/>
      </w:rPr>
      <mc:AlternateContent>
        <mc:Choice Requires="wps">
          <w:drawing>
            <wp:anchor distT="0" distB="0" distL="0" distR="0" simplePos="0" relativeHeight="251659264" behindDoc="1" locked="0" layoutInCell="1" allowOverlap="1" wp14:anchorId="639789CE" wp14:editId="478E9008">
              <wp:simplePos x="0" y="0"/>
              <wp:positionH relativeFrom="page">
                <wp:posOffset>9071609</wp:posOffset>
              </wp:positionH>
              <wp:positionV relativeFrom="page">
                <wp:posOffset>6743045</wp:posOffset>
              </wp:positionV>
              <wp:extent cx="73469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4695" cy="211454"/>
                      </a:xfrm>
                      <a:prstGeom prst="rect">
                        <a:avLst/>
                      </a:prstGeom>
                    </wps:spPr>
                    <wps:txbx>
                      <w:txbxContent>
                        <w:p w14:paraId="6B68C27C" w14:textId="77777777" w:rsidR="00303C81" w:rsidRDefault="00303C81">
                          <w:pPr>
                            <w:spacing w:before="19"/>
                            <w:ind w:left="20"/>
                            <w:rPr>
                              <w:rFonts w:ascii="HP Simplified"/>
                              <w:b/>
                              <w:sz w:val="24"/>
                            </w:rPr>
                          </w:pPr>
                          <w:r>
                            <w:rPr>
                              <w:w w:val="105"/>
                              <w:sz w:val="22"/>
                            </w:rPr>
                            <w:t>Strona</w:t>
                          </w:r>
                          <w:r>
                            <w:rPr>
                              <w:spacing w:val="-4"/>
                              <w:w w:val="105"/>
                              <w:sz w:val="22"/>
                            </w:rPr>
                            <w:t xml:space="preserve"> </w:t>
                          </w:r>
                          <w:r>
                            <w:rPr>
                              <w:rFonts w:ascii="HP Simplified"/>
                              <w:b/>
                              <w:w w:val="105"/>
                              <w:sz w:val="24"/>
                            </w:rPr>
                            <w:fldChar w:fldCharType="begin"/>
                          </w:r>
                          <w:r>
                            <w:rPr>
                              <w:rFonts w:ascii="HP Simplified"/>
                              <w:b/>
                              <w:w w:val="105"/>
                              <w:sz w:val="24"/>
                            </w:rPr>
                            <w:instrText xml:space="preserve"> PAGE </w:instrText>
                          </w:r>
                          <w:r>
                            <w:rPr>
                              <w:rFonts w:ascii="HP Simplified"/>
                              <w:b/>
                              <w:w w:val="105"/>
                              <w:sz w:val="24"/>
                            </w:rPr>
                            <w:fldChar w:fldCharType="separate"/>
                          </w:r>
                          <w:r>
                            <w:rPr>
                              <w:rFonts w:ascii="HP Simplified"/>
                              <w:b/>
                              <w:w w:val="105"/>
                              <w:sz w:val="24"/>
                            </w:rPr>
                            <w:t>1</w:t>
                          </w:r>
                          <w:r>
                            <w:rPr>
                              <w:rFonts w:ascii="HP Simplified"/>
                              <w:b/>
                              <w:w w:val="105"/>
                              <w:sz w:val="24"/>
                            </w:rPr>
                            <w:fldChar w:fldCharType="end"/>
                          </w:r>
                          <w:r>
                            <w:rPr>
                              <w:rFonts w:ascii="HP Simplified"/>
                              <w:b/>
                              <w:spacing w:val="-2"/>
                              <w:w w:val="105"/>
                              <w:sz w:val="24"/>
                            </w:rPr>
                            <w:t xml:space="preserve"> </w:t>
                          </w:r>
                          <w:r>
                            <w:rPr>
                              <w:w w:val="105"/>
                              <w:sz w:val="22"/>
                            </w:rPr>
                            <w:t>z</w:t>
                          </w:r>
                          <w:r>
                            <w:rPr>
                              <w:spacing w:val="-9"/>
                              <w:w w:val="105"/>
                              <w:sz w:val="22"/>
                            </w:rPr>
                            <w:t xml:space="preserve"> </w:t>
                          </w:r>
                          <w:r>
                            <w:rPr>
                              <w:rFonts w:ascii="HP Simplified"/>
                              <w:b/>
                              <w:spacing w:val="-10"/>
                              <w:w w:val="105"/>
                              <w:sz w:val="24"/>
                            </w:rPr>
                            <w:fldChar w:fldCharType="begin"/>
                          </w:r>
                          <w:r>
                            <w:rPr>
                              <w:rFonts w:ascii="HP Simplified"/>
                              <w:b/>
                              <w:spacing w:val="-10"/>
                              <w:w w:val="105"/>
                              <w:sz w:val="24"/>
                            </w:rPr>
                            <w:instrText xml:space="preserve"> NUMPAGES </w:instrText>
                          </w:r>
                          <w:r>
                            <w:rPr>
                              <w:rFonts w:ascii="HP Simplified"/>
                              <w:b/>
                              <w:spacing w:val="-10"/>
                              <w:w w:val="105"/>
                              <w:sz w:val="24"/>
                            </w:rPr>
                            <w:fldChar w:fldCharType="separate"/>
                          </w:r>
                          <w:r>
                            <w:rPr>
                              <w:rFonts w:ascii="HP Simplified"/>
                              <w:b/>
                              <w:spacing w:val="-10"/>
                              <w:w w:val="105"/>
                              <w:sz w:val="24"/>
                            </w:rPr>
                            <w:t>2</w:t>
                          </w:r>
                          <w:r>
                            <w:rPr>
                              <w:rFonts w:ascii="HP Simplified"/>
                              <w:b/>
                              <w:spacing w:val="-10"/>
                              <w:w w:val="105"/>
                              <w:sz w:val="24"/>
                            </w:rPr>
                            <w:fldChar w:fldCharType="end"/>
                          </w:r>
                        </w:p>
                      </w:txbxContent>
                    </wps:txbx>
                    <wps:bodyPr wrap="square" lIns="0" tIns="0" rIns="0" bIns="0" rtlCol="0">
                      <a:noAutofit/>
                    </wps:bodyPr>
                  </wps:wsp>
                </a:graphicData>
              </a:graphic>
            </wp:anchor>
          </w:drawing>
        </mc:Choice>
        <mc:Fallback>
          <w:pict>
            <v:shapetype w14:anchorId="639789CE" id="_x0000_t202" coordsize="21600,21600" o:spt="202" path="m,l,21600r21600,l21600,xe">
              <v:stroke joinstyle="miter"/>
              <v:path gradientshapeok="t" o:connecttype="rect"/>
            </v:shapetype>
            <v:shape id="Textbox 1" o:spid="_x0000_s1029" type="#_x0000_t202" style="position:absolute;margin-left:714.3pt;margin-top:530.95pt;width:57.85pt;height:16.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" filled="f" stroked="f">
              <v:textbox inset="0,0,0,0">
                <w:txbxContent>
                  <w:p w14:paraId="6B68C27C" w14:textId="77777777" w:rsidR="00303C81" w:rsidRDefault="00303C81">
                    <w:pPr>
                      <w:spacing w:before="19"/>
                      <w:ind w:left="20"/>
                      <w:rPr>
                        <w:rFonts w:ascii="HP Simplified"/>
                        <w:b/>
                        <w:sz w:val="24"/>
                      </w:rPr>
                    </w:pPr>
                    <w:r>
                      <w:rPr>
                        <w:w w:val="105"/>
                        <w:sz w:val="22"/>
                      </w:rPr>
                      <w:t>Strona</w:t>
                    </w:r>
                    <w:r>
                      <w:rPr>
                        <w:spacing w:val="-4"/>
                        <w:w w:val="105"/>
                        <w:sz w:val="22"/>
                      </w:rPr>
                      <w:t xml:space="preserve"> </w:t>
                    </w:r>
                    <w:r>
                      <w:rPr>
                        <w:rFonts w:ascii="HP Simplified"/>
                        <w:b/>
                        <w:w w:val="105"/>
                        <w:sz w:val="24"/>
                      </w:rPr>
                      <w:fldChar w:fldCharType="begin"/>
                    </w:r>
                    <w:r>
                      <w:rPr>
                        <w:rFonts w:ascii="HP Simplified"/>
                        <w:b/>
                        <w:w w:val="105"/>
                        <w:sz w:val="24"/>
                      </w:rPr>
                      <w:instrText xml:space="preserve"> PAGE </w:instrText>
                    </w:r>
                    <w:r>
                      <w:rPr>
                        <w:rFonts w:ascii="HP Simplified"/>
                        <w:b/>
                        <w:w w:val="105"/>
                        <w:sz w:val="24"/>
                      </w:rPr>
                      <w:fldChar w:fldCharType="separate"/>
                    </w:r>
                    <w:r>
                      <w:rPr>
                        <w:rFonts w:ascii="HP Simplified"/>
                        <w:b/>
                        <w:w w:val="105"/>
                        <w:sz w:val="24"/>
                      </w:rPr>
                      <w:t>1</w:t>
                    </w:r>
                    <w:r>
                      <w:rPr>
                        <w:rFonts w:ascii="HP Simplified"/>
                        <w:b/>
                        <w:w w:val="105"/>
                        <w:sz w:val="24"/>
                      </w:rPr>
                      <w:fldChar w:fldCharType="end"/>
                    </w:r>
                    <w:r>
                      <w:rPr>
                        <w:rFonts w:ascii="HP Simplified"/>
                        <w:b/>
                        <w:spacing w:val="-2"/>
                        <w:w w:val="105"/>
                        <w:sz w:val="24"/>
                      </w:rPr>
                      <w:t xml:space="preserve"> </w:t>
                    </w:r>
                    <w:r>
                      <w:rPr>
                        <w:w w:val="105"/>
                        <w:sz w:val="22"/>
                      </w:rPr>
                      <w:t>z</w:t>
                    </w:r>
                    <w:r>
                      <w:rPr>
                        <w:spacing w:val="-9"/>
                        <w:w w:val="105"/>
                        <w:sz w:val="22"/>
                      </w:rPr>
                      <w:t xml:space="preserve"> </w:t>
                    </w:r>
                    <w:r>
                      <w:rPr>
                        <w:rFonts w:ascii="HP Simplified"/>
                        <w:b/>
                        <w:spacing w:val="-10"/>
                        <w:w w:val="105"/>
                        <w:sz w:val="24"/>
                      </w:rPr>
                      <w:fldChar w:fldCharType="begin"/>
                    </w:r>
                    <w:r>
                      <w:rPr>
                        <w:rFonts w:ascii="HP Simplified"/>
                        <w:b/>
                        <w:spacing w:val="-10"/>
                        <w:w w:val="105"/>
                        <w:sz w:val="24"/>
                      </w:rPr>
                      <w:instrText xml:space="preserve"> NUMPAGES </w:instrText>
                    </w:r>
                    <w:r>
                      <w:rPr>
                        <w:rFonts w:ascii="HP Simplified"/>
                        <w:b/>
                        <w:spacing w:val="-10"/>
                        <w:w w:val="105"/>
                        <w:sz w:val="24"/>
                      </w:rPr>
                      <w:fldChar w:fldCharType="separate"/>
                    </w:r>
                    <w:r>
                      <w:rPr>
                        <w:rFonts w:ascii="HP Simplified"/>
                        <w:b/>
                        <w:spacing w:val="-10"/>
                        <w:w w:val="105"/>
                        <w:sz w:val="24"/>
                      </w:rPr>
                      <w:t>2</w:t>
                    </w:r>
                    <w:r>
                      <w:rPr>
                        <w:rFonts w:ascii="HP Simplified"/>
                        <w:b/>
                        <w:spacing w:val="-10"/>
                        <w:w w:val="10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12EC2" w14:textId="77777777" w:rsidR="002B0D92" w:rsidRDefault="002B0D92">
    <w:pPr>
      <w:pBdr>
        <w:top w:val="nil"/>
        <w:left w:val="nil"/>
        <w:bottom w:val="nil"/>
        <w:right w:val="nil"/>
        <w:between w:val="nil"/>
      </w:pBdr>
      <w:tabs>
        <w:tab w:val="center" w:pos="4536"/>
        <w:tab w:val="right" w:pos="9072"/>
      </w:tabs>
      <w:spacing w:after="0" w:line="240" w:lineRule="auto"/>
      <w:rPr>
        <w:color w:val="000000"/>
      </w:rPr>
    </w:pPr>
  </w:p>
  <w:p w14:paraId="337B9E7F" w14:textId="77777777" w:rsidR="002B0D92" w:rsidRDefault="002B0D92">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F1AC2" w14:textId="77777777" w:rsidR="00D51352" w:rsidRDefault="00D51352">
      <w:pPr>
        <w:spacing w:after="0" w:line="240" w:lineRule="auto"/>
      </w:pPr>
      <w:r>
        <w:separator/>
      </w:r>
    </w:p>
  </w:footnote>
  <w:footnote w:type="continuationSeparator" w:id="0">
    <w:p w14:paraId="5249F8E6" w14:textId="77777777" w:rsidR="00D51352" w:rsidRDefault="00D51352">
      <w:pPr>
        <w:spacing w:after="0" w:line="240" w:lineRule="auto"/>
      </w:pPr>
      <w:r>
        <w:continuationSeparator/>
      </w:r>
    </w:p>
  </w:footnote>
  <w:footnote w:id="1">
    <w:p w14:paraId="026769AF" w14:textId="77777777" w:rsidR="002B0D92" w:rsidRDefault="00E55073">
      <w:pPr>
        <w:spacing w:after="120" w:line="257" w:lineRule="auto"/>
        <w:ind w:left="74"/>
        <w:jc w:val="both"/>
        <w:rPr>
          <w:rFonts w:ascii="Calibri" w:eastAsia="Calibri" w:hAnsi="Calibri" w:cs="Calibri"/>
        </w:rPr>
      </w:pPr>
      <w:r>
        <w:rPr>
          <w:vertAlign w:val="superscript"/>
        </w:rPr>
        <w:footnoteRef/>
      </w:r>
      <w:r>
        <w:rPr>
          <w:rFonts w:ascii="Calibri" w:eastAsia="Calibri" w:hAnsi="Calibri" w:cs="Calibri"/>
          <w:sz w:val="18"/>
          <w:szCs w:val="18"/>
        </w:rPr>
        <w:t xml:space="preserve"> Cena jest wartością wyrażoną w jednostkach pieniężnych, którą Zamawiający jest zobowiązany zapłacić Wykonawcy wraz z ewentualnymi zobowiązaniami publicznoprawnymi (tj. stanowi </w:t>
      </w:r>
      <w:r>
        <w:rPr>
          <w:rFonts w:ascii="Calibri" w:eastAsia="Calibri" w:hAnsi="Calibri" w:cs="Calibri"/>
          <w:b/>
          <w:sz w:val="18"/>
          <w:szCs w:val="18"/>
        </w:rPr>
        <w:t>całkowitą kwotę</w:t>
      </w:r>
      <w:r>
        <w:rPr>
          <w:rFonts w:ascii="Calibri" w:eastAsia="Calibri" w:hAnsi="Calibri" w:cs="Calibri"/>
          <w:sz w:val="18"/>
          <w:szCs w:val="18"/>
        </w:rPr>
        <w:t>, obejmującą wynagrodzenie Wykonawcy oraz należne daniny publicznoprawne). W przypadku realizacji usługi przez osobę fizyczną kwota określona w ofercie stanowi kwotę brutto-brutto.</w:t>
      </w:r>
    </w:p>
  </w:footnote>
  <w:footnote w:id="2">
    <w:p w14:paraId="544E08FC" w14:textId="77777777" w:rsidR="002B0D92" w:rsidRDefault="00E55073">
      <w:pPr>
        <w:pBdr>
          <w:top w:val="nil"/>
          <w:left w:val="nil"/>
          <w:bottom w:val="nil"/>
          <w:right w:val="nil"/>
          <w:between w:val="nil"/>
        </w:pBdr>
        <w:spacing w:after="0" w:line="240" w:lineRule="auto"/>
        <w:jc w:val="both"/>
        <w:rPr>
          <w:color w:val="000000"/>
          <w:sz w:val="16"/>
          <w:szCs w:val="16"/>
        </w:rPr>
      </w:pPr>
      <w:r>
        <w:rPr>
          <w:vertAlign w:val="superscript"/>
        </w:rPr>
        <w:footnoteRef/>
      </w:r>
      <w:r>
        <w:rPr>
          <w:color w:val="000000"/>
        </w:rPr>
        <w:t xml:space="preserve"> </w:t>
      </w:r>
      <w:r>
        <w:rPr>
          <w:rFonts w:ascii="Calibri" w:eastAsia="Calibri" w:hAnsi="Calibri" w:cs="Calibri"/>
          <w:color w:val="000000"/>
          <w:sz w:val="18"/>
          <w:szCs w:val="18"/>
        </w:rPr>
        <w:t xml:space="preserve">W przypadku ofert wspólnych składanych w konsorcjum Oświadczenie o braku powiązań Oferenta z Zamawiającym musi zostać podpisane osobno </w:t>
      </w:r>
      <w:r>
        <w:rPr>
          <w:rFonts w:ascii="Calibri" w:eastAsia="Calibri" w:hAnsi="Calibri" w:cs="Calibri"/>
          <w:sz w:val="18"/>
          <w:szCs w:val="18"/>
        </w:rPr>
        <w:t>przez</w:t>
      </w:r>
      <w:r>
        <w:rPr>
          <w:rFonts w:ascii="Calibri" w:eastAsia="Calibri" w:hAnsi="Calibri" w:cs="Calibri"/>
          <w:color w:val="000000"/>
          <w:sz w:val="18"/>
          <w:szCs w:val="18"/>
        </w:rPr>
        <w:t xml:space="preserve"> każdego członka konsorcjum.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E5F3C" w14:textId="77777777" w:rsidR="002B0D92" w:rsidRDefault="002B0D92">
    <w:pPr>
      <w:tabs>
        <w:tab w:val="center" w:pos="4536"/>
        <w:tab w:val="right" w:pos="9072"/>
      </w:tabs>
      <w:spacing w:after="0" w:line="240" w:lineRule="auto"/>
      <w:jc w:val="right"/>
      <w:rPr>
        <w:rFonts w:ascii="Calibri" w:eastAsia="Calibri" w:hAnsi="Calibri" w:cs="Calibri"/>
        <w:b/>
        <w:sz w:val="22"/>
        <w:szCs w:val="22"/>
      </w:rPr>
    </w:pPr>
  </w:p>
  <w:p w14:paraId="3C2862BB" w14:textId="77777777" w:rsidR="002B0D92" w:rsidRDefault="002B0D92">
    <w:pPr>
      <w:tabs>
        <w:tab w:val="center" w:pos="4536"/>
        <w:tab w:val="right" w:pos="9072"/>
      </w:tabs>
      <w:spacing w:after="0" w:line="240" w:lineRule="auto"/>
    </w:pPr>
  </w:p>
  <w:p w14:paraId="746062EB" w14:textId="77777777" w:rsidR="002B0D92" w:rsidRDefault="002B0D92">
    <w:pPr>
      <w:tabs>
        <w:tab w:val="center" w:pos="4536"/>
        <w:tab w:val="right" w:pos="9072"/>
      </w:tabs>
      <w:spacing w:after="0"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B30C" w14:textId="77777777" w:rsidR="002B0D92" w:rsidRDefault="00E55073">
    <w:pPr>
      <w:widowControl w:val="0"/>
      <w:tabs>
        <w:tab w:val="center" w:pos="4536"/>
        <w:tab w:val="right" w:pos="9072"/>
      </w:tabs>
      <w:spacing w:after="120" w:line="240" w:lineRule="auto"/>
      <w:ind w:left="11" w:right="74"/>
      <w:rPr>
        <w:rFonts w:ascii="Calibri" w:eastAsia="Calibri" w:hAnsi="Calibri" w:cs="Calibri"/>
        <w:sz w:val="22"/>
        <w:szCs w:val="22"/>
      </w:rPr>
    </w:pPr>
    <w:r>
      <w:rPr>
        <w:rFonts w:ascii="Calibri" w:eastAsia="Calibri" w:hAnsi="Calibri" w:cs="Calibri"/>
        <w:noProof/>
        <w:sz w:val="22"/>
        <w:szCs w:val="22"/>
      </w:rPr>
      <w:drawing>
        <wp:inline distT="0" distB="0" distL="0" distR="0" wp14:anchorId="01BA6A48" wp14:editId="678C09F8">
          <wp:extent cx="1333500" cy="600075"/>
          <wp:effectExtent l="0" t="0" r="0" b="0"/>
          <wp:docPr id="17" name="image1.jpg" descr="https://lh7-us.googleusercontent.com/PieRBafOwgDc5mmckn8MMqrsCA5N3xmSic4843SbQaRR1g1kyCS7VyGVchraE9Mgt3zMMxtKqFh0Yo4Z1bsw5869yoyxrOSPLwOmwlL9fgVxXmRrv9UPKx5pPG-akiufOha-3tp_8Cr8h_W_mP5P4w"/>
          <wp:cNvGraphicFramePr/>
          <a:graphic xmlns:a="http://schemas.openxmlformats.org/drawingml/2006/main">
            <a:graphicData uri="http://schemas.openxmlformats.org/drawingml/2006/picture">
              <pic:pic xmlns:pic="http://schemas.openxmlformats.org/drawingml/2006/picture">
                <pic:nvPicPr>
                  <pic:cNvPr id="0" name="image1.jpg" descr="https://lh7-us.googleusercontent.com/PieRBafOwgDc5mmckn8MMqrsCA5N3xmSic4843SbQaRR1g1kyCS7VyGVchraE9Mgt3zMMxtKqFh0Yo4Z1bsw5869yoyxrOSPLwOmwlL9fgVxXmRrv9UPKx5pPG-akiufOha-3tp_8Cr8h_W_mP5P4w"/>
                  <pic:cNvPicPr preferRelativeResize="0"/>
                </pic:nvPicPr>
                <pic:blipFill>
                  <a:blip r:embed="rId1"/>
                  <a:srcRect/>
                  <a:stretch>
                    <a:fillRect/>
                  </a:stretch>
                </pic:blipFill>
                <pic:spPr>
                  <a:xfrm>
                    <a:off x="0" y="0"/>
                    <a:ext cx="1333500" cy="600075"/>
                  </a:xfrm>
                  <a:prstGeom prst="rect">
                    <a:avLst/>
                  </a:prstGeom>
                  <a:ln/>
                </pic:spPr>
              </pic:pic>
            </a:graphicData>
          </a:graphic>
        </wp:inline>
      </w:drawing>
    </w:r>
  </w:p>
  <w:p w14:paraId="5AF5B4D7" w14:textId="77777777" w:rsidR="002B0D92" w:rsidRDefault="002B0D92">
    <w:pPr>
      <w:tabs>
        <w:tab w:val="center" w:pos="4536"/>
        <w:tab w:val="right" w:pos="9072"/>
      </w:tabs>
      <w:spacing w:after="0" w:line="240" w:lineRule="auto"/>
      <w:jc w:val="right"/>
      <w:rPr>
        <w:rFonts w:ascii="Calibri" w:eastAsia="Calibri" w:hAnsi="Calibri" w:cs="Calibr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7E5D"/>
    <w:multiLevelType w:val="multilevel"/>
    <w:tmpl w:val="221E5C58"/>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1E3483"/>
    <w:multiLevelType w:val="multilevel"/>
    <w:tmpl w:val="99528944"/>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 w15:restartNumberingAfterBreak="0">
    <w:nsid w:val="0B9A43D6"/>
    <w:multiLevelType w:val="multilevel"/>
    <w:tmpl w:val="55DE9A0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5626532"/>
    <w:multiLevelType w:val="multilevel"/>
    <w:tmpl w:val="F038576E"/>
    <w:lvl w:ilvl="0">
      <w:start w:val="1"/>
      <w:numFmt w:val="upp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upperLetter"/>
      <w:lvlText w:val="%4."/>
      <w:lvlJc w:val="left"/>
      <w:pPr>
        <w:ind w:left="2880" w:hanging="360"/>
      </w:pPr>
      <w:rPr>
        <w:b/>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414C3"/>
    <w:multiLevelType w:val="multilevel"/>
    <w:tmpl w:val="6AA842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D7163D9"/>
    <w:multiLevelType w:val="multilevel"/>
    <w:tmpl w:val="77300D38"/>
    <w:lvl w:ilvl="0">
      <w:start w:val="1"/>
      <w:numFmt w:val="bullet"/>
      <w:lvlText w:val="●"/>
      <w:lvlJc w:val="left"/>
      <w:pPr>
        <w:ind w:left="1119" w:hanging="360"/>
      </w:pPr>
      <w:rPr>
        <w:rFonts w:ascii="Noto Sans" w:eastAsia="Noto Sans" w:hAnsi="Noto Sans" w:cs="Noto Sans"/>
      </w:rPr>
    </w:lvl>
    <w:lvl w:ilvl="1">
      <w:start w:val="1"/>
      <w:numFmt w:val="bullet"/>
      <w:lvlText w:val="o"/>
      <w:lvlJc w:val="left"/>
      <w:pPr>
        <w:ind w:left="1839" w:hanging="360"/>
      </w:pPr>
      <w:rPr>
        <w:rFonts w:ascii="Courier New" w:eastAsia="Courier New" w:hAnsi="Courier New" w:cs="Courier New"/>
      </w:rPr>
    </w:lvl>
    <w:lvl w:ilvl="2">
      <w:start w:val="1"/>
      <w:numFmt w:val="bullet"/>
      <w:lvlText w:val="▪"/>
      <w:lvlJc w:val="left"/>
      <w:pPr>
        <w:ind w:left="2559" w:hanging="360"/>
      </w:pPr>
      <w:rPr>
        <w:rFonts w:ascii="Noto Sans" w:eastAsia="Noto Sans" w:hAnsi="Noto Sans" w:cs="Noto Sans"/>
      </w:rPr>
    </w:lvl>
    <w:lvl w:ilvl="3">
      <w:start w:val="1"/>
      <w:numFmt w:val="bullet"/>
      <w:lvlText w:val="●"/>
      <w:lvlJc w:val="left"/>
      <w:pPr>
        <w:ind w:left="3279" w:hanging="360"/>
      </w:pPr>
      <w:rPr>
        <w:rFonts w:ascii="Noto Sans" w:eastAsia="Noto Sans" w:hAnsi="Noto Sans" w:cs="Noto Sans"/>
      </w:rPr>
    </w:lvl>
    <w:lvl w:ilvl="4">
      <w:start w:val="1"/>
      <w:numFmt w:val="bullet"/>
      <w:lvlText w:val="o"/>
      <w:lvlJc w:val="left"/>
      <w:pPr>
        <w:ind w:left="3999" w:hanging="360"/>
      </w:pPr>
      <w:rPr>
        <w:rFonts w:ascii="Courier New" w:eastAsia="Courier New" w:hAnsi="Courier New" w:cs="Courier New"/>
      </w:rPr>
    </w:lvl>
    <w:lvl w:ilvl="5">
      <w:start w:val="1"/>
      <w:numFmt w:val="bullet"/>
      <w:lvlText w:val="▪"/>
      <w:lvlJc w:val="left"/>
      <w:pPr>
        <w:ind w:left="4719" w:hanging="360"/>
      </w:pPr>
      <w:rPr>
        <w:rFonts w:ascii="Noto Sans" w:eastAsia="Noto Sans" w:hAnsi="Noto Sans" w:cs="Noto Sans"/>
      </w:rPr>
    </w:lvl>
    <w:lvl w:ilvl="6">
      <w:start w:val="1"/>
      <w:numFmt w:val="bullet"/>
      <w:lvlText w:val="●"/>
      <w:lvlJc w:val="left"/>
      <w:pPr>
        <w:ind w:left="5439" w:hanging="360"/>
      </w:pPr>
      <w:rPr>
        <w:rFonts w:ascii="Noto Sans" w:eastAsia="Noto Sans" w:hAnsi="Noto Sans" w:cs="Noto Sans"/>
      </w:rPr>
    </w:lvl>
    <w:lvl w:ilvl="7">
      <w:start w:val="1"/>
      <w:numFmt w:val="bullet"/>
      <w:lvlText w:val="o"/>
      <w:lvlJc w:val="left"/>
      <w:pPr>
        <w:ind w:left="6159" w:hanging="360"/>
      </w:pPr>
      <w:rPr>
        <w:rFonts w:ascii="Courier New" w:eastAsia="Courier New" w:hAnsi="Courier New" w:cs="Courier New"/>
      </w:rPr>
    </w:lvl>
    <w:lvl w:ilvl="8">
      <w:start w:val="1"/>
      <w:numFmt w:val="bullet"/>
      <w:lvlText w:val="▪"/>
      <w:lvlJc w:val="left"/>
      <w:pPr>
        <w:ind w:left="6879" w:hanging="360"/>
      </w:pPr>
      <w:rPr>
        <w:rFonts w:ascii="Noto Sans" w:eastAsia="Noto Sans" w:hAnsi="Noto Sans" w:cs="Noto Sans"/>
      </w:rPr>
    </w:lvl>
  </w:abstractNum>
  <w:abstractNum w:abstractNumId="6" w15:restartNumberingAfterBreak="0">
    <w:nsid w:val="3F2A71DA"/>
    <w:multiLevelType w:val="multilevel"/>
    <w:tmpl w:val="309C557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1FA5FA1"/>
    <w:multiLevelType w:val="multilevel"/>
    <w:tmpl w:val="ED4AB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341A87"/>
    <w:multiLevelType w:val="multilevel"/>
    <w:tmpl w:val="CD326EF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340354920">
    <w:abstractNumId w:val="7"/>
  </w:num>
  <w:num w:numId="2" w16cid:durableId="1856114369">
    <w:abstractNumId w:val="8"/>
  </w:num>
  <w:num w:numId="3" w16cid:durableId="903445300">
    <w:abstractNumId w:val="0"/>
  </w:num>
  <w:num w:numId="4" w16cid:durableId="170149063">
    <w:abstractNumId w:val="1"/>
  </w:num>
  <w:num w:numId="5" w16cid:durableId="319115621">
    <w:abstractNumId w:val="4"/>
  </w:num>
  <w:num w:numId="6" w16cid:durableId="915868807">
    <w:abstractNumId w:val="3"/>
  </w:num>
  <w:num w:numId="7" w16cid:durableId="1378236882">
    <w:abstractNumId w:val="5"/>
  </w:num>
  <w:num w:numId="8" w16cid:durableId="1945109237">
    <w:abstractNumId w:val="6"/>
  </w:num>
  <w:num w:numId="9" w16cid:durableId="84024175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 Stanley">
    <w15:presenceInfo w15:providerId="Windows Live" w15:userId="a17198402de9b7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D92"/>
    <w:rsid w:val="00005951"/>
    <w:rsid w:val="001950F9"/>
    <w:rsid w:val="002A7F4A"/>
    <w:rsid w:val="002B0D92"/>
    <w:rsid w:val="00303C81"/>
    <w:rsid w:val="003D419E"/>
    <w:rsid w:val="00682269"/>
    <w:rsid w:val="00812D8B"/>
    <w:rsid w:val="00870998"/>
    <w:rsid w:val="0088531E"/>
    <w:rsid w:val="00A012A6"/>
    <w:rsid w:val="00A15260"/>
    <w:rsid w:val="00A27081"/>
    <w:rsid w:val="00B94FD3"/>
    <w:rsid w:val="00D46AE6"/>
    <w:rsid w:val="00D51352"/>
    <w:rsid w:val="00E079B5"/>
    <w:rsid w:val="00E5507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54D9D"/>
  <w15:docId w15:val="{B40A130B-C6AE-4724-8E7B-74F982113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Light" w:eastAsia="Open Sans Light" w:hAnsi="Open Sans Light" w:cs="Open Sans Light"/>
        <w:lang w:val="pl-PL" w:eastAsia="pl-P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45E"/>
  </w:style>
  <w:style w:type="paragraph" w:styleId="Heading1">
    <w:name w:val="heading 1"/>
    <w:basedOn w:val="Normal"/>
    <w:next w:val="Normal"/>
    <w:uiPriority w:val="9"/>
    <w:qFormat/>
    <w:rsid w:val="00E8545E"/>
    <w:pPr>
      <w:tabs>
        <w:tab w:val="left" w:pos="1134"/>
        <w:tab w:val="center" w:pos="4536"/>
        <w:tab w:val="right" w:pos="9072"/>
      </w:tabs>
      <w:spacing w:before="100" w:after="120" w:line="360" w:lineRule="auto"/>
      <w:ind w:left="360" w:right="567" w:hanging="360"/>
      <w:outlineLvl w:val="0"/>
    </w:pPr>
    <w:rPr>
      <w:rFonts w:ascii="Calibri" w:eastAsia="Calibri" w:hAnsi="Calibri" w:cs="Calibri"/>
      <w:b/>
      <w:color w:val="1F497D"/>
    </w:rPr>
  </w:style>
  <w:style w:type="paragraph" w:styleId="Heading2">
    <w:name w:val="heading 2"/>
    <w:basedOn w:val="Normal"/>
    <w:next w:val="Normal"/>
    <w:uiPriority w:val="9"/>
    <w:semiHidden/>
    <w:unhideWhenUsed/>
    <w:qFormat/>
    <w:rsid w:val="00E8545E"/>
    <w:pPr>
      <w:pBdr>
        <w:bottom w:val="single" w:sz="18" w:space="1" w:color="F58220"/>
      </w:pBdr>
      <w:ind w:right="1701"/>
      <w:outlineLvl w:val="1"/>
    </w:pPr>
    <w:rPr>
      <w:b/>
      <w:sz w:val="24"/>
      <w:szCs w:val="24"/>
    </w:rPr>
  </w:style>
  <w:style w:type="paragraph" w:styleId="Heading3">
    <w:name w:val="heading 3"/>
    <w:basedOn w:val="Normal"/>
    <w:next w:val="Normal"/>
    <w:uiPriority w:val="9"/>
    <w:semiHidden/>
    <w:unhideWhenUsed/>
    <w:qFormat/>
    <w:rsid w:val="00E8545E"/>
    <w:pPr>
      <w:keepNext/>
      <w:keepLines/>
      <w:pBdr>
        <w:bottom w:val="none" w:sz="0" w:space="0" w:color="000000"/>
      </w:pBdr>
      <w:spacing w:before="200" w:after="0" w:line="240" w:lineRule="auto"/>
      <w:ind w:left="720" w:hanging="360"/>
      <w:outlineLvl w:val="2"/>
    </w:pPr>
    <w:rPr>
      <w:rFonts w:ascii="Cambria" w:eastAsia="Cambria" w:hAnsi="Cambria" w:cs="Cambria"/>
      <w:b/>
      <w:color w:val="4F81BD"/>
      <w:sz w:val="28"/>
      <w:szCs w:val="28"/>
    </w:rPr>
  </w:style>
  <w:style w:type="paragraph" w:styleId="Heading4">
    <w:name w:val="heading 4"/>
    <w:basedOn w:val="Normal"/>
    <w:next w:val="Normal"/>
    <w:uiPriority w:val="9"/>
    <w:semiHidden/>
    <w:unhideWhenUsed/>
    <w:qFormat/>
    <w:rsid w:val="00E8545E"/>
    <w:pPr>
      <w:keepNext/>
      <w:keepLines/>
      <w:spacing w:before="200" w:after="0"/>
      <w:outlineLvl w:val="3"/>
    </w:pPr>
    <w:rPr>
      <w:rFonts w:ascii="Cambria" w:eastAsia="Cambria" w:hAnsi="Cambria" w:cs="Cambria"/>
      <w:b/>
      <w:i/>
      <w:color w:val="4F81BD"/>
    </w:rPr>
  </w:style>
  <w:style w:type="paragraph" w:styleId="Heading5">
    <w:name w:val="heading 5"/>
    <w:basedOn w:val="Normal"/>
    <w:next w:val="Normal"/>
    <w:uiPriority w:val="9"/>
    <w:semiHidden/>
    <w:unhideWhenUsed/>
    <w:qFormat/>
    <w:rsid w:val="00E8545E"/>
    <w:pPr>
      <w:keepNext/>
      <w:keepLines/>
      <w:spacing w:before="200" w:after="0"/>
      <w:outlineLvl w:val="4"/>
    </w:pPr>
    <w:rPr>
      <w:rFonts w:ascii="Cambria" w:eastAsia="Cambria" w:hAnsi="Cambria" w:cs="Cambria"/>
      <w:color w:val="243F61"/>
    </w:rPr>
  </w:style>
  <w:style w:type="paragraph" w:styleId="Heading6">
    <w:name w:val="heading 6"/>
    <w:basedOn w:val="Normal"/>
    <w:next w:val="Normal"/>
    <w:uiPriority w:val="9"/>
    <w:semiHidden/>
    <w:unhideWhenUsed/>
    <w:qFormat/>
    <w:rsid w:val="00E8545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rsid w:val="00E8545E"/>
    <w:pPr>
      <w:pBdr>
        <w:bottom w:val="single" w:sz="8" w:space="4" w:color="4F81BD"/>
      </w:pBdr>
      <w:spacing w:after="300" w:line="240" w:lineRule="auto"/>
    </w:pPr>
    <w:rPr>
      <w:rFonts w:ascii="Cambria" w:eastAsia="Cambria" w:hAnsi="Cambria" w:cs="Cambria"/>
      <w:color w:val="17365D"/>
      <w:sz w:val="52"/>
      <w:szCs w:val="5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TableNormal6">
    <w:name w:val="Table Normal6"/>
    <w:tblPr>
      <w:tblCellMar>
        <w:top w:w="0" w:type="dxa"/>
        <w:left w:w="0" w:type="dxa"/>
        <w:bottom w:w="0" w:type="dxa"/>
        <w:right w:w="0" w:type="dxa"/>
      </w:tblCellMar>
    </w:tblPr>
  </w:style>
  <w:style w:type="table" w:customStyle="1" w:styleId="TableNormal7">
    <w:name w:val="Table Normal7"/>
    <w:tblPr>
      <w:tblCellMar>
        <w:top w:w="0" w:type="dxa"/>
        <w:left w:w="0" w:type="dxa"/>
        <w:bottom w:w="0" w:type="dxa"/>
        <w:right w:w="0" w:type="dxa"/>
      </w:tblCellMar>
    </w:tblPr>
  </w:style>
  <w:style w:type="table" w:customStyle="1" w:styleId="TableNormal8">
    <w:name w:val="Table Normal8"/>
    <w:tblPr>
      <w:tblCellMar>
        <w:top w:w="0" w:type="dxa"/>
        <w:left w:w="0" w:type="dxa"/>
        <w:bottom w:w="0" w:type="dxa"/>
        <w:right w:w="0" w:type="dxa"/>
      </w:tblCellMar>
    </w:tblPr>
  </w:style>
  <w:style w:type="table" w:customStyle="1" w:styleId="TableNormal9">
    <w:name w:val="Table Normal9"/>
    <w:tblPr>
      <w:tblCellMar>
        <w:top w:w="0" w:type="dxa"/>
        <w:left w:w="0" w:type="dxa"/>
        <w:bottom w:w="0" w:type="dxa"/>
        <w:right w:w="0" w:type="dxa"/>
      </w:tblCellMar>
    </w:tblPr>
  </w:style>
  <w:style w:type="table" w:customStyle="1" w:styleId="TableNormal10">
    <w:name w:val="Table Normal10"/>
    <w:tblPr>
      <w:tblCellMar>
        <w:top w:w="0" w:type="dxa"/>
        <w:left w:w="0" w:type="dxa"/>
        <w:bottom w:w="0" w:type="dxa"/>
        <w:right w:w="0" w:type="dxa"/>
      </w:tblCellMar>
    </w:tblPr>
  </w:style>
  <w:style w:type="table" w:customStyle="1" w:styleId="TableNormal11">
    <w:name w:val="Table Normal11"/>
    <w:tblPr>
      <w:tblCellMar>
        <w:top w:w="0" w:type="dxa"/>
        <w:left w:w="0" w:type="dxa"/>
        <w:bottom w:w="0" w:type="dxa"/>
        <w:right w:w="0" w:type="dxa"/>
      </w:tblCellMar>
    </w:tblPr>
  </w:style>
  <w:style w:type="paragraph" w:customStyle="1" w:styleId="Normalny1">
    <w:name w:val="Normalny1"/>
    <w:rsid w:val="00370C7C"/>
  </w:style>
  <w:style w:type="table" w:customStyle="1" w:styleId="TableNormal12">
    <w:name w:val="Table Normal12"/>
    <w:rsid w:val="00370C7C"/>
    <w:tblPr>
      <w:tblCellMar>
        <w:top w:w="0" w:type="dxa"/>
        <w:left w:w="0" w:type="dxa"/>
        <w:bottom w:w="0" w:type="dxa"/>
        <w:right w:w="0" w:type="dxa"/>
      </w:tblCellMar>
    </w:tblPr>
  </w:style>
  <w:style w:type="table" w:customStyle="1" w:styleId="TableNormal13">
    <w:name w:val="Table Normal13"/>
    <w:rsid w:val="00E8545E"/>
    <w:tblPr>
      <w:tblCellMar>
        <w:top w:w="0" w:type="dxa"/>
        <w:left w:w="0" w:type="dxa"/>
        <w:bottom w:w="0" w:type="dxa"/>
        <w:right w:w="0" w:type="dxa"/>
      </w:tblCellMar>
    </w:tblPr>
  </w:style>
  <w:style w:type="table" w:customStyle="1" w:styleId="TableNormal14">
    <w:name w:val="Table Normal14"/>
    <w:rsid w:val="00E8545E"/>
    <w:tblPr>
      <w:tblCellMar>
        <w:top w:w="0" w:type="dxa"/>
        <w:left w:w="0" w:type="dxa"/>
        <w:bottom w:w="0" w:type="dxa"/>
        <w:right w:w="0" w:type="dxa"/>
      </w:tblCellMar>
    </w:tblPr>
  </w:style>
  <w:style w:type="table" w:customStyle="1" w:styleId="TableNormal15">
    <w:name w:val="Table Normal15"/>
    <w:rsid w:val="00E8545E"/>
    <w:tblPr>
      <w:tblCellMar>
        <w:top w:w="0" w:type="dxa"/>
        <w:left w:w="0" w:type="dxa"/>
        <w:bottom w:w="0" w:type="dxa"/>
        <w:right w:w="0" w:type="dxa"/>
      </w:tblCellMar>
    </w:tblPr>
  </w:style>
  <w:style w:type="table" w:customStyle="1" w:styleId="TableNormal16">
    <w:name w:val="Table Normal16"/>
    <w:rsid w:val="00E8545E"/>
    <w:tblPr>
      <w:tblCellMar>
        <w:top w:w="0" w:type="dxa"/>
        <w:left w:w="0" w:type="dxa"/>
        <w:bottom w:w="0" w:type="dxa"/>
        <w:right w:w="0" w:type="dxa"/>
      </w:tblCellMar>
    </w:tblPr>
  </w:style>
  <w:style w:type="table" w:customStyle="1" w:styleId="TableNormal17">
    <w:name w:val="Table Normal17"/>
    <w:rsid w:val="00E8545E"/>
    <w:tblPr>
      <w:tblCellMar>
        <w:top w:w="0" w:type="dxa"/>
        <w:left w:w="0" w:type="dxa"/>
        <w:bottom w:w="0" w:type="dxa"/>
        <w:right w:w="0" w:type="dxa"/>
      </w:tblCellMar>
    </w:tblPr>
  </w:style>
  <w:style w:type="table" w:customStyle="1" w:styleId="TableNormal18">
    <w:name w:val="Table Normal18"/>
    <w:rsid w:val="00E8545E"/>
    <w:tblPr>
      <w:tblCellMar>
        <w:top w:w="0" w:type="dxa"/>
        <w:left w:w="0" w:type="dxa"/>
        <w:bottom w:w="0" w:type="dxa"/>
        <w:right w:w="0" w:type="dxa"/>
      </w:tblCellMar>
    </w:tblPr>
  </w:style>
  <w:style w:type="table" w:customStyle="1" w:styleId="TableNormal19">
    <w:name w:val="Table Normal19"/>
    <w:rsid w:val="00E8545E"/>
    <w:tblPr>
      <w:tblCellMar>
        <w:top w:w="0" w:type="dxa"/>
        <w:left w:w="0" w:type="dxa"/>
        <w:bottom w:w="0" w:type="dxa"/>
        <w:right w:w="0" w:type="dxa"/>
      </w:tblCellMar>
    </w:tblPr>
  </w:style>
  <w:style w:type="table" w:customStyle="1" w:styleId="TableNormal20">
    <w:name w:val="Table Normal20"/>
    <w:uiPriority w:val="2"/>
    <w:qFormat/>
    <w:rsid w:val="00E8545E"/>
    <w:tblPr>
      <w:tblCellMar>
        <w:top w:w="0" w:type="dxa"/>
        <w:left w:w="0" w:type="dxa"/>
        <w:bottom w:w="0" w:type="dxa"/>
        <w:right w:w="0" w:type="dxa"/>
      </w:tblCellMar>
    </w:tblPr>
  </w:style>
  <w:style w:type="paragraph" w:styleId="Subtitle">
    <w:name w:val="Subtitle"/>
    <w:basedOn w:val="Normal"/>
    <w:next w:val="Normal"/>
    <w:uiPriority w:val="11"/>
    <w:qFormat/>
    <w:pPr>
      <w:pBdr>
        <w:top w:val="nil"/>
        <w:left w:val="nil"/>
        <w:bottom w:val="nil"/>
        <w:right w:val="nil"/>
        <w:between w:val="nil"/>
      </w:pBdr>
    </w:pPr>
    <w:rPr>
      <w:rFonts w:ascii="Cambria" w:eastAsia="Cambria" w:hAnsi="Cambria" w:cs="Cambria"/>
      <w:i/>
      <w:color w:val="4F81BD"/>
      <w:sz w:val="24"/>
      <w:szCs w:val="24"/>
    </w:rPr>
  </w:style>
  <w:style w:type="table" w:customStyle="1" w:styleId="a">
    <w:basedOn w:val="TableNormal20"/>
    <w:rsid w:val="00E8545E"/>
    <w:tblPr>
      <w:tblStyleRowBandSize w:val="1"/>
      <w:tblStyleColBandSize w:val="1"/>
      <w:tblCellMar>
        <w:left w:w="115" w:type="dxa"/>
        <w:right w:w="115" w:type="dxa"/>
      </w:tblCellMar>
    </w:tblPr>
  </w:style>
  <w:style w:type="table" w:customStyle="1" w:styleId="a0">
    <w:basedOn w:val="TableNormal20"/>
    <w:rsid w:val="00E8545E"/>
    <w:tblPr>
      <w:tblStyleRowBandSize w:val="1"/>
      <w:tblStyleColBandSize w:val="1"/>
      <w:tblCellMar>
        <w:left w:w="115" w:type="dxa"/>
        <w:right w:w="115" w:type="dxa"/>
      </w:tblCellMar>
    </w:tblPr>
  </w:style>
  <w:style w:type="table" w:customStyle="1" w:styleId="a1">
    <w:basedOn w:val="TableNormal20"/>
    <w:rsid w:val="00E8545E"/>
    <w:pPr>
      <w:spacing w:after="0" w:line="240" w:lineRule="auto"/>
    </w:pPr>
    <w:tblPr>
      <w:tblStyleRowBandSize w:val="1"/>
      <w:tblStyleColBandSize w:val="1"/>
      <w:tblCellMar>
        <w:left w:w="108" w:type="dxa"/>
        <w:right w:w="108" w:type="dxa"/>
      </w:tblCellMar>
    </w:tblPr>
  </w:style>
  <w:style w:type="table" w:customStyle="1" w:styleId="a2">
    <w:basedOn w:val="TableNormal20"/>
    <w:rsid w:val="00E8545E"/>
    <w:pPr>
      <w:spacing w:after="0" w:line="240" w:lineRule="auto"/>
    </w:pPr>
    <w:tblPr>
      <w:tblStyleRowBandSize w:val="1"/>
      <w:tblStyleColBandSize w:val="1"/>
      <w:tblCellMar>
        <w:left w:w="108" w:type="dxa"/>
        <w:right w:w="108" w:type="dxa"/>
      </w:tblCellMar>
    </w:tblPr>
  </w:style>
  <w:style w:type="paragraph" w:styleId="CommentText">
    <w:name w:val="annotation text"/>
    <w:basedOn w:val="Normal"/>
    <w:link w:val="CommentTextChar"/>
    <w:uiPriority w:val="99"/>
    <w:semiHidden/>
    <w:unhideWhenUsed/>
    <w:rsid w:val="00E8545E"/>
    <w:pPr>
      <w:spacing w:line="240" w:lineRule="auto"/>
    </w:pPr>
  </w:style>
  <w:style w:type="character" w:customStyle="1" w:styleId="CommentTextChar">
    <w:name w:val="Comment Text Char"/>
    <w:basedOn w:val="DefaultParagraphFont"/>
    <w:link w:val="CommentText"/>
    <w:uiPriority w:val="99"/>
    <w:semiHidden/>
    <w:rsid w:val="00E8545E"/>
  </w:style>
  <w:style w:type="character" w:styleId="CommentReference">
    <w:name w:val="annotation reference"/>
    <w:basedOn w:val="DefaultParagraphFont"/>
    <w:uiPriority w:val="99"/>
    <w:semiHidden/>
    <w:unhideWhenUsed/>
    <w:rsid w:val="00E8545E"/>
    <w:rPr>
      <w:sz w:val="16"/>
      <w:szCs w:val="16"/>
    </w:rPr>
  </w:style>
  <w:style w:type="paragraph" w:styleId="BalloonText">
    <w:name w:val="Balloon Text"/>
    <w:basedOn w:val="Normal"/>
    <w:link w:val="BalloonTextChar"/>
    <w:uiPriority w:val="99"/>
    <w:semiHidden/>
    <w:unhideWhenUsed/>
    <w:rsid w:val="00377D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7D31"/>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115F8D"/>
    <w:rPr>
      <w:b/>
      <w:bCs/>
    </w:rPr>
  </w:style>
  <w:style w:type="character" w:customStyle="1" w:styleId="CommentSubjectChar">
    <w:name w:val="Comment Subject Char"/>
    <w:basedOn w:val="CommentTextChar"/>
    <w:link w:val="CommentSubject"/>
    <w:uiPriority w:val="99"/>
    <w:semiHidden/>
    <w:rsid w:val="00115F8D"/>
    <w:rPr>
      <w:b/>
      <w:bCs/>
    </w:rPr>
  </w:style>
  <w:style w:type="table" w:customStyle="1" w:styleId="a3">
    <w:basedOn w:val="TableNormal20"/>
    <w:rsid w:val="00E8545E"/>
    <w:pPr>
      <w:spacing w:after="0" w:line="240" w:lineRule="auto"/>
    </w:pPr>
    <w:tblPr>
      <w:tblStyleRowBandSize w:val="1"/>
      <w:tblStyleColBandSize w:val="1"/>
      <w:tblCellMar>
        <w:left w:w="108" w:type="dxa"/>
        <w:right w:w="108" w:type="dxa"/>
      </w:tblCellMar>
    </w:tblPr>
  </w:style>
  <w:style w:type="table" w:customStyle="1" w:styleId="a4">
    <w:basedOn w:val="TableNormal20"/>
    <w:rsid w:val="00E8545E"/>
    <w:pPr>
      <w:spacing w:after="0" w:line="240" w:lineRule="auto"/>
    </w:pPr>
    <w:tblPr>
      <w:tblStyleRowBandSize w:val="1"/>
      <w:tblStyleColBandSize w:val="1"/>
      <w:tblCellMar>
        <w:left w:w="108" w:type="dxa"/>
        <w:right w:w="108" w:type="dxa"/>
      </w:tblCellMar>
    </w:tblPr>
  </w:style>
  <w:style w:type="table" w:customStyle="1" w:styleId="a5">
    <w:basedOn w:val="TableNormal20"/>
    <w:rsid w:val="00E8545E"/>
    <w:pPr>
      <w:spacing w:after="0" w:line="240" w:lineRule="auto"/>
    </w:pPr>
    <w:tblPr>
      <w:tblStyleRowBandSize w:val="1"/>
      <w:tblStyleColBandSize w:val="1"/>
      <w:tblCellMar>
        <w:left w:w="108" w:type="dxa"/>
        <w:right w:w="108" w:type="dxa"/>
      </w:tblCellMar>
    </w:tblPr>
  </w:style>
  <w:style w:type="table" w:customStyle="1" w:styleId="a6">
    <w:basedOn w:val="TableNormal20"/>
    <w:rsid w:val="00E8545E"/>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396027"/>
    <w:pPr>
      <w:tabs>
        <w:tab w:val="center" w:pos="4536"/>
        <w:tab w:val="right" w:pos="9072"/>
      </w:tabs>
      <w:spacing w:after="0" w:line="240" w:lineRule="auto"/>
    </w:pPr>
  </w:style>
  <w:style w:type="character" w:customStyle="1" w:styleId="HeaderChar">
    <w:name w:val="Header Char"/>
    <w:basedOn w:val="DefaultParagraphFont"/>
    <w:link w:val="Header"/>
    <w:uiPriority w:val="99"/>
    <w:rsid w:val="00396027"/>
  </w:style>
  <w:style w:type="paragraph" w:styleId="Footer">
    <w:name w:val="footer"/>
    <w:basedOn w:val="Normal"/>
    <w:link w:val="FooterChar"/>
    <w:uiPriority w:val="99"/>
    <w:unhideWhenUsed/>
    <w:rsid w:val="00396027"/>
    <w:pPr>
      <w:tabs>
        <w:tab w:val="center" w:pos="4536"/>
        <w:tab w:val="right" w:pos="9072"/>
      </w:tabs>
      <w:spacing w:after="0" w:line="240" w:lineRule="auto"/>
    </w:pPr>
  </w:style>
  <w:style w:type="character" w:customStyle="1" w:styleId="FooterChar">
    <w:name w:val="Footer Char"/>
    <w:basedOn w:val="DefaultParagraphFont"/>
    <w:link w:val="Footer"/>
    <w:uiPriority w:val="99"/>
    <w:rsid w:val="00396027"/>
  </w:style>
  <w:style w:type="paragraph" w:styleId="ListParagraph">
    <w:name w:val="List Paragraph"/>
    <w:basedOn w:val="Normal"/>
    <w:uiPriority w:val="34"/>
    <w:qFormat/>
    <w:rsid w:val="007D3CD1"/>
    <w:pPr>
      <w:ind w:left="720"/>
      <w:contextualSpacing/>
    </w:pPr>
  </w:style>
  <w:style w:type="table" w:styleId="TableGrid">
    <w:name w:val="Table Grid"/>
    <w:basedOn w:val="TableNormal"/>
    <w:uiPriority w:val="39"/>
    <w:rsid w:val="00777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986888"/>
    <w:pPr>
      <w:spacing w:after="0" w:line="240" w:lineRule="auto"/>
    </w:pPr>
  </w:style>
  <w:style w:type="character" w:customStyle="1" w:styleId="FootnoteTextChar">
    <w:name w:val="Footnote Text Char"/>
    <w:basedOn w:val="DefaultParagraphFont"/>
    <w:link w:val="FootnoteText"/>
    <w:uiPriority w:val="99"/>
    <w:rsid w:val="00986888"/>
  </w:style>
  <w:style w:type="character" w:styleId="FootnoteReference">
    <w:name w:val="footnote reference"/>
    <w:basedOn w:val="DefaultParagraphFont"/>
    <w:uiPriority w:val="99"/>
    <w:semiHidden/>
    <w:unhideWhenUsed/>
    <w:rsid w:val="00986888"/>
    <w:rPr>
      <w:vertAlign w:val="superscript"/>
    </w:rPr>
  </w:style>
  <w:style w:type="table" w:customStyle="1" w:styleId="a7">
    <w:basedOn w:val="TableNormal19"/>
    <w:rsid w:val="00E8545E"/>
    <w:pPr>
      <w:spacing w:after="0" w:line="240" w:lineRule="auto"/>
    </w:pPr>
    <w:tblPr>
      <w:tblStyleRowBandSize w:val="1"/>
      <w:tblStyleColBandSize w:val="1"/>
      <w:tblCellMar>
        <w:left w:w="108" w:type="dxa"/>
        <w:right w:w="108" w:type="dxa"/>
      </w:tblCellMar>
    </w:tblPr>
  </w:style>
  <w:style w:type="table" w:customStyle="1" w:styleId="a8">
    <w:basedOn w:val="TableNormal19"/>
    <w:rsid w:val="00E8545E"/>
    <w:pPr>
      <w:spacing w:after="0" w:line="240" w:lineRule="auto"/>
    </w:pPr>
    <w:tblPr>
      <w:tblStyleRowBandSize w:val="1"/>
      <w:tblStyleColBandSize w:val="1"/>
      <w:tblCellMar>
        <w:left w:w="108" w:type="dxa"/>
        <w:right w:w="108" w:type="dxa"/>
      </w:tblCellMar>
    </w:tblPr>
  </w:style>
  <w:style w:type="table" w:customStyle="1" w:styleId="a9">
    <w:basedOn w:val="TableNormal19"/>
    <w:rsid w:val="00E8545E"/>
    <w:pPr>
      <w:spacing w:after="0" w:line="240" w:lineRule="auto"/>
    </w:pPr>
    <w:tblPr>
      <w:tblStyleRowBandSize w:val="1"/>
      <w:tblStyleColBandSize w:val="1"/>
      <w:tblCellMar>
        <w:left w:w="108" w:type="dxa"/>
        <w:right w:w="108" w:type="dxa"/>
      </w:tblCellMar>
    </w:tblPr>
  </w:style>
  <w:style w:type="table" w:customStyle="1" w:styleId="aa">
    <w:basedOn w:val="TableNormal19"/>
    <w:rsid w:val="00E8545E"/>
    <w:pPr>
      <w:spacing w:after="0" w:line="240" w:lineRule="auto"/>
    </w:pPr>
    <w:tblPr>
      <w:tblStyleRowBandSize w:val="1"/>
      <w:tblStyleColBandSize w:val="1"/>
      <w:tblCellMar>
        <w:left w:w="108" w:type="dxa"/>
        <w:right w:w="108" w:type="dxa"/>
      </w:tblCellMar>
    </w:tblPr>
  </w:style>
  <w:style w:type="table" w:customStyle="1" w:styleId="ab">
    <w:basedOn w:val="TableNormal19"/>
    <w:rsid w:val="00E8545E"/>
    <w:pPr>
      <w:spacing w:after="0" w:line="240" w:lineRule="auto"/>
    </w:pPr>
    <w:tblPr>
      <w:tblStyleRowBandSize w:val="1"/>
      <w:tblStyleColBandSize w:val="1"/>
      <w:tblCellMar>
        <w:left w:w="108" w:type="dxa"/>
        <w:right w:w="108" w:type="dxa"/>
      </w:tblCellMar>
    </w:tblPr>
  </w:style>
  <w:style w:type="table" w:customStyle="1" w:styleId="ac">
    <w:basedOn w:val="TableNormal18"/>
    <w:rsid w:val="00E8545E"/>
    <w:pPr>
      <w:spacing w:after="0" w:line="240" w:lineRule="auto"/>
    </w:pPr>
    <w:tblPr>
      <w:tblStyleRowBandSize w:val="1"/>
      <w:tblStyleColBandSize w:val="1"/>
      <w:tblCellMar>
        <w:left w:w="108" w:type="dxa"/>
        <w:right w:w="108" w:type="dxa"/>
      </w:tblCellMar>
    </w:tblPr>
  </w:style>
  <w:style w:type="table" w:customStyle="1" w:styleId="ad">
    <w:basedOn w:val="TableNormal18"/>
    <w:rsid w:val="00E8545E"/>
    <w:pPr>
      <w:spacing w:after="0" w:line="240" w:lineRule="auto"/>
    </w:pPr>
    <w:tblPr>
      <w:tblStyleRowBandSize w:val="1"/>
      <w:tblStyleColBandSize w:val="1"/>
      <w:tblCellMar>
        <w:left w:w="108" w:type="dxa"/>
        <w:right w:w="108" w:type="dxa"/>
      </w:tblCellMar>
    </w:tblPr>
  </w:style>
  <w:style w:type="table" w:customStyle="1" w:styleId="ae">
    <w:basedOn w:val="TableNormal18"/>
    <w:rsid w:val="00E8545E"/>
    <w:pPr>
      <w:spacing w:after="0" w:line="240" w:lineRule="auto"/>
    </w:pPr>
    <w:tblPr>
      <w:tblStyleRowBandSize w:val="1"/>
      <w:tblStyleColBandSize w:val="1"/>
      <w:tblCellMar>
        <w:left w:w="108" w:type="dxa"/>
        <w:right w:w="108" w:type="dxa"/>
      </w:tblCellMar>
    </w:tblPr>
  </w:style>
  <w:style w:type="table" w:customStyle="1" w:styleId="af">
    <w:basedOn w:val="TableNormal18"/>
    <w:rsid w:val="00E8545E"/>
    <w:pPr>
      <w:spacing w:after="0" w:line="240" w:lineRule="auto"/>
    </w:pPr>
    <w:tblPr>
      <w:tblStyleRowBandSize w:val="1"/>
      <w:tblStyleColBandSize w:val="1"/>
      <w:tblCellMar>
        <w:left w:w="108" w:type="dxa"/>
        <w:right w:w="108" w:type="dxa"/>
      </w:tblCellMar>
    </w:tblPr>
  </w:style>
  <w:style w:type="table" w:customStyle="1" w:styleId="af0">
    <w:basedOn w:val="TableNormal18"/>
    <w:rsid w:val="00E8545E"/>
    <w:pPr>
      <w:spacing w:after="0" w:line="240" w:lineRule="auto"/>
    </w:pPr>
    <w:tblPr>
      <w:tblStyleRowBandSize w:val="1"/>
      <w:tblStyleColBandSize w:val="1"/>
      <w:tblCellMar>
        <w:left w:w="108" w:type="dxa"/>
        <w:right w:w="108" w:type="dxa"/>
      </w:tblCellMar>
    </w:tblPr>
  </w:style>
  <w:style w:type="table" w:customStyle="1" w:styleId="af1">
    <w:basedOn w:val="TableNormal17"/>
    <w:rsid w:val="00E8545E"/>
    <w:pPr>
      <w:spacing w:after="0" w:line="240" w:lineRule="auto"/>
    </w:pPr>
    <w:tblPr>
      <w:tblStyleRowBandSize w:val="1"/>
      <w:tblStyleColBandSize w:val="1"/>
      <w:tblCellMar>
        <w:left w:w="108" w:type="dxa"/>
        <w:right w:w="108" w:type="dxa"/>
      </w:tblCellMar>
    </w:tblPr>
  </w:style>
  <w:style w:type="table" w:customStyle="1" w:styleId="af2">
    <w:basedOn w:val="TableNormal17"/>
    <w:rsid w:val="00E8545E"/>
    <w:pPr>
      <w:spacing w:after="0" w:line="240" w:lineRule="auto"/>
    </w:pPr>
    <w:tblPr>
      <w:tblStyleRowBandSize w:val="1"/>
      <w:tblStyleColBandSize w:val="1"/>
      <w:tblCellMar>
        <w:left w:w="108" w:type="dxa"/>
        <w:right w:w="108" w:type="dxa"/>
      </w:tblCellMar>
    </w:tblPr>
  </w:style>
  <w:style w:type="table" w:customStyle="1" w:styleId="af3">
    <w:basedOn w:val="TableNormal17"/>
    <w:rsid w:val="00E8545E"/>
    <w:pPr>
      <w:spacing w:after="0" w:line="240" w:lineRule="auto"/>
    </w:pPr>
    <w:tblPr>
      <w:tblStyleRowBandSize w:val="1"/>
      <w:tblStyleColBandSize w:val="1"/>
      <w:tblCellMar>
        <w:left w:w="108" w:type="dxa"/>
        <w:right w:w="108" w:type="dxa"/>
      </w:tblCellMar>
    </w:tblPr>
  </w:style>
  <w:style w:type="table" w:customStyle="1" w:styleId="af4">
    <w:basedOn w:val="TableNormal17"/>
    <w:rsid w:val="00E8545E"/>
    <w:pPr>
      <w:spacing w:after="0" w:line="240" w:lineRule="auto"/>
    </w:pPr>
    <w:tblPr>
      <w:tblStyleRowBandSize w:val="1"/>
      <w:tblStyleColBandSize w:val="1"/>
      <w:tblCellMar>
        <w:left w:w="108" w:type="dxa"/>
        <w:right w:w="108" w:type="dxa"/>
      </w:tblCellMar>
    </w:tblPr>
  </w:style>
  <w:style w:type="table" w:customStyle="1" w:styleId="af5">
    <w:basedOn w:val="TableNormal17"/>
    <w:rsid w:val="00E8545E"/>
    <w:pPr>
      <w:spacing w:after="0" w:line="240" w:lineRule="auto"/>
    </w:pPr>
    <w:tblPr>
      <w:tblStyleRowBandSize w:val="1"/>
      <w:tblStyleColBandSize w:val="1"/>
      <w:tblCellMar>
        <w:left w:w="108" w:type="dxa"/>
        <w:right w:w="108" w:type="dxa"/>
      </w:tblCellMar>
    </w:tblPr>
  </w:style>
  <w:style w:type="table" w:customStyle="1" w:styleId="af6">
    <w:basedOn w:val="TableNormal17"/>
    <w:rsid w:val="00E8545E"/>
    <w:pPr>
      <w:spacing w:after="0" w:line="240" w:lineRule="auto"/>
    </w:pPr>
    <w:tblPr>
      <w:tblStyleRowBandSize w:val="1"/>
      <w:tblStyleColBandSize w:val="1"/>
      <w:tblCellMar>
        <w:left w:w="108" w:type="dxa"/>
        <w:right w:w="108" w:type="dxa"/>
      </w:tblCellMar>
    </w:tblPr>
  </w:style>
  <w:style w:type="table" w:customStyle="1" w:styleId="af7">
    <w:basedOn w:val="TableNormal17"/>
    <w:rsid w:val="00E8545E"/>
    <w:pPr>
      <w:spacing w:after="0" w:line="240" w:lineRule="auto"/>
    </w:pPr>
    <w:tblPr>
      <w:tblStyleRowBandSize w:val="1"/>
      <w:tblStyleColBandSize w:val="1"/>
      <w:tblCellMar>
        <w:left w:w="108" w:type="dxa"/>
        <w:right w:w="108" w:type="dxa"/>
      </w:tblCellMar>
    </w:tblPr>
  </w:style>
  <w:style w:type="table" w:customStyle="1" w:styleId="af8">
    <w:basedOn w:val="TableNormal17"/>
    <w:rsid w:val="00E8545E"/>
    <w:pPr>
      <w:spacing w:after="0" w:line="240" w:lineRule="auto"/>
    </w:pPr>
    <w:tblPr>
      <w:tblStyleRowBandSize w:val="1"/>
      <w:tblStyleColBandSize w:val="1"/>
      <w:tblCellMar>
        <w:left w:w="108" w:type="dxa"/>
        <w:right w:w="108" w:type="dxa"/>
      </w:tblCellMar>
    </w:tblPr>
  </w:style>
  <w:style w:type="table" w:customStyle="1" w:styleId="af9">
    <w:basedOn w:val="TableNormal17"/>
    <w:rsid w:val="00E8545E"/>
    <w:pPr>
      <w:spacing w:after="0" w:line="240" w:lineRule="auto"/>
    </w:pPr>
    <w:tblPr>
      <w:tblStyleRowBandSize w:val="1"/>
      <w:tblStyleColBandSize w:val="1"/>
      <w:tblCellMar>
        <w:left w:w="108" w:type="dxa"/>
        <w:right w:w="108" w:type="dxa"/>
      </w:tblCellMar>
    </w:tblPr>
  </w:style>
  <w:style w:type="table" w:customStyle="1" w:styleId="afa">
    <w:basedOn w:val="TableNormal17"/>
    <w:rsid w:val="00E8545E"/>
    <w:pPr>
      <w:spacing w:after="0" w:line="240" w:lineRule="auto"/>
    </w:pPr>
    <w:tblPr>
      <w:tblStyleRowBandSize w:val="1"/>
      <w:tblStyleColBandSize w:val="1"/>
      <w:tblCellMar>
        <w:left w:w="108" w:type="dxa"/>
        <w:right w:w="108" w:type="dxa"/>
      </w:tblCellMar>
    </w:tblPr>
  </w:style>
  <w:style w:type="table" w:customStyle="1" w:styleId="afb">
    <w:basedOn w:val="TableNormal17"/>
    <w:rsid w:val="00E8545E"/>
    <w:pPr>
      <w:spacing w:after="0" w:line="240" w:lineRule="auto"/>
    </w:pPr>
    <w:tblPr>
      <w:tblStyleRowBandSize w:val="1"/>
      <w:tblStyleColBandSize w:val="1"/>
      <w:tblCellMar>
        <w:left w:w="108" w:type="dxa"/>
        <w:right w:w="108" w:type="dxa"/>
      </w:tblCellMar>
    </w:tblPr>
  </w:style>
  <w:style w:type="table" w:customStyle="1" w:styleId="afc">
    <w:basedOn w:val="TableNormal17"/>
    <w:rsid w:val="00E8545E"/>
    <w:pPr>
      <w:spacing w:after="0" w:line="240" w:lineRule="auto"/>
    </w:pPr>
    <w:tblPr>
      <w:tblStyleRowBandSize w:val="1"/>
      <w:tblStyleColBandSize w:val="1"/>
      <w:tblCellMar>
        <w:left w:w="108" w:type="dxa"/>
        <w:right w:w="108" w:type="dxa"/>
      </w:tblCellMar>
    </w:tblPr>
  </w:style>
  <w:style w:type="table" w:customStyle="1" w:styleId="afd">
    <w:basedOn w:val="TableNormal17"/>
    <w:rsid w:val="00E8545E"/>
    <w:pPr>
      <w:spacing w:after="0" w:line="240" w:lineRule="auto"/>
    </w:pPr>
    <w:tblPr>
      <w:tblStyleRowBandSize w:val="1"/>
      <w:tblStyleColBandSize w:val="1"/>
      <w:tblCellMar>
        <w:left w:w="108" w:type="dxa"/>
        <w:right w:w="108" w:type="dxa"/>
      </w:tblCellMar>
    </w:tblPr>
  </w:style>
  <w:style w:type="table" w:customStyle="1" w:styleId="afe">
    <w:basedOn w:val="TableNormal17"/>
    <w:rsid w:val="00E8545E"/>
    <w:pPr>
      <w:spacing w:after="0" w:line="240" w:lineRule="auto"/>
    </w:pPr>
    <w:tblPr>
      <w:tblStyleRowBandSize w:val="1"/>
      <w:tblStyleColBandSize w:val="1"/>
      <w:tblCellMar>
        <w:left w:w="108" w:type="dxa"/>
        <w:right w:w="108" w:type="dxa"/>
      </w:tblCellMar>
    </w:tblPr>
  </w:style>
  <w:style w:type="table" w:customStyle="1" w:styleId="aff">
    <w:basedOn w:val="TableNormal17"/>
    <w:rsid w:val="00E8545E"/>
    <w:pPr>
      <w:spacing w:after="0" w:line="240" w:lineRule="auto"/>
    </w:pPr>
    <w:tblPr>
      <w:tblStyleRowBandSize w:val="1"/>
      <w:tblStyleColBandSize w:val="1"/>
      <w:tblCellMar>
        <w:left w:w="108" w:type="dxa"/>
        <w:right w:w="108" w:type="dxa"/>
      </w:tblCellMar>
    </w:tblPr>
  </w:style>
  <w:style w:type="paragraph" w:styleId="NormalWeb">
    <w:name w:val="Normal (Web)"/>
    <w:basedOn w:val="Normal"/>
    <w:uiPriority w:val="99"/>
    <w:semiHidden/>
    <w:unhideWhenUsed/>
    <w:rsid w:val="00CC5C2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ff0">
    <w:basedOn w:val="TableNormal14"/>
    <w:rsid w:val="00E8545E"/>
    <w:pPr>
      <w:spacing w:after="0" w:line="240" w:lineRule="auto"/>
    </w:pPr>
    <w:tblPr>
      <w:tblStyleRowBandSize w:val="1"/>
      <w:tblStyleColBandSize w:val="1"/>
      <w:tblCellMar>
        <w:left w:w="108" w:type="dxa"/>
        <w:right w:w="108" w:type="dxa"/>
      </w:tblCellMar>
    </w:tblPr>
  </w:style>
  <w:style w:type="table" w:customStyle="1" w:styleId="aff1">
    <w:basedOn w:val="TableNormal14"/>
    <w:rsid w:val="00E8545E"/>
    <w:pPr>
      <w:spacing w:after="0" w:line="240" w:lineRule="auto"/>
    </w:pPr>
    <w:tblPr>
      <w:tblStyleRowBandSize w:val="1"/>
      <w:tblStyleColBandSize w:val="1"/>
      <w:tblCellMar>
        <w:left w:w="108" w:type="dxa"/>
        <w:right w:w="108" w:type="dxa"/>
      </w:tblCellMar>
    </w:tblPr>
  </w:style>
  <w:style w:type="table" w:customStyle="1" w:styleId="aff2">
    <w:basedOn w:val="TableNormal14"/>
    <w:rsid w:val="00E8545E"/>
    <w:pPr>
      <w:spacing w:after="0" w:line="240" w:lineRule="auto"/>
    </w:pPr>
    <w:tblPr>
      <w:tblStyleRowBandSize w:val="1"/>
      <w:tblStyleColBandSize w:val="1"/>
      <w:tblCellMar>
        <w:left w:w="108" w:type="dxa"/>
        <w:right w:w="108" w:type="dxa"/>
      </w:tblCellMar>
    </w:tblPr>
  </w:style>
  <w:style w:type="table" w:customStyle="1" w:styleId="aff3">
    <w:basedOn w:val="TableNormal14"/>
    <w:rsid w:val="00E8545E"/>
    <w:pPr>
      <w:spacing w:after="0" w:line="240" w:lineRule="auto"/>
    </w:pPr>
    <w:tblPr>
      <w:tblStyleRowBandSize w:val="1"/>
      <w:tblStyleColBandSize w:val="1"/>
      <w:tblCellMar>
        <w:left w:w="108" w:type="dxa"/>
        <w:right w:w="108" w:type="dxa"/>
      </w:tblCellMar>
    </w:tblPr>
  </w:style>
  <w:style w:type="table" w:customStyle="1" w:styleId="aff4">
    <w:basedOn w:val="TableNormal13"/>
    <w:rsid w:val="00370C7C"/>
    <w:pPr>
      <w:spacing w:after="0" w:line="240" w:lineRule="auto"/>
    </w:pPr>
    <w:tblPr>
      <w:tblStyleRowBandSize w:val="1"/>
      <w:tblStyleColBandSize w:val="1"/>
      <w:tblCellMar>
        <w:left w:w="108" w:type="dxa"/>
        <w:right w:w="108" w:type="dxa"/>
      </w:tblCellMar>
    </w:tblPr>
  </w:style>
  <w:style w:type="table" w:customStyle="1" w:styleId="aff5">
    <w:basedOn w:val="TableNormal13"/>
    <w:rsid w:val="00370C7C"/>
    <w:pPr>
      <w:spacing w:after="0" w:line="240" w:lineRule="auto"/>
    </w:pPr>
    <w:tblPr>
      <w:tblStyleRowBandSize w:val="1"/>
      <w:tblStyleColBandSize w:val="1"/>
      <w:tblCellMar>
        <w:left w:w="108" w:type="dxa"/>
        <w:right w:w="108" w:type="dxa"/>
      </w:tblCellMar>
    </w:tblPr>
  </w:style>
  <w:style w:type="table" w:customStyle="1" w:styleId="aff6">
    <w:basedOn w:val="TableNormal12"/>
    <w:pPr>
      <w:spacing w:after="0" w:line="240" w:lineRule="auto"/>
    </w:pPr>
    <w:tblPr>
      <w:tblStyleRowBandSize w:val="1"/>
      <w:tblStyleColBandSize w:val="1"/>
      <w:tblCellMar>
        <w:left w:w="108" w:type="dxa"/>
        <w:right w:w="108" w:type="dxa"/>
      </w:tblCellMar>
    </w:tblPr>
  </w:style>
  <w:style w:type="table" w:customStyle="1" w:styleId="aff7">
    <w:basedOn w:val="TableNormal12"/>
    <w:pPr>
      <w:spacing w:after="0" w:line="240" w:lineRule="auto"/>
    </w:pPr>
    <w:tblPr>
      <w:tblStyleRowBandSize w:val="1"/>
      <w:tblStyleColBandSize w:val="1"/>
      <w:tblCellMar>
        <w:left w:w="108" w:type="dxa"/>
        <w:right w:w="108" w:type="dxa"/>
      </w:tblCellMar>
    </w:tblPr>
  </w:style>
  <w:style w:type="table" w:customStyle="1" w:styleId="aff8">
    <w:basedOn w:val="TableNormal12"/>
    <w:pPr>
      <w:spacing w:after="0" w:line="240" w:lineRule="auto"/>
    </w:pPr>
    <w:tblPr>
      <w:tblStyleRowBandSize w:val="1"/>
      <w:tblStyleColBandSize w:val="1"/>
      <w:tblCellMar>
        <w:left w:w="108" w:type="dxa"/>
        <w:right w:w="108" w:type="dxa"/>
      </w:tblCellMar>
    </w:tblPr>
  </w:style>
  <w:style w:type="table" w:customStyle="1" w:styleId="aff9">
    <w:basedOn w:val="TableNormal12"/>
    <w:tblPr>
      <w:tblStyleRowBandSize w:val="1"/>
      <w:tblStyleColBandSize w:val="1"/>
      <w:tblCellMar>
        <w:top w:w="100" w:type="dxa"/>
        <w:left w:w="100" w:type="dxa"/>
        <w:bottom w:w="100" w:type="dxa"/>
        <w:right w:w="100" w:type="dxa"/>
      </w:tblCellMar>
    </w:tblPr>
  </w:style>
  <w:style w:type="table" w:customStyle="1" w:styleId="affa">
    <w:basedOn w:val="TableNormal12"/>
    <w:tblPr>
      <w:tblStyleRowBandSize w:val="1"/>
      <w:tblStyleColBandSize w:val="1"/>
      <w:tblCellMar>
        <w:top w:w="100" w:type="dxa"/>
        <w:left w:w="100" w:type="dxa"/>
        <w:bottom w:w="100" w:type="dxa"/>
        <w:right w:w="100" w:type="dxa"/>
      </w:tblCellMar>
    </w:tblPr>
  </w:style>
  <w:style w:type="table" w:customStyle="1" w:styleId="affb">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c">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d">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e">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0">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1">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2">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3">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4">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5">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6">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7">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8">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9">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a">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b">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c">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d">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e">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0">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1">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2">
    <w:basedOn w:val="TableNormal12"/>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3">
    <w:basedOn w:val="TableNormal12"/>
    <w:pPr>
      <w:spacing w:after="0" w:line="240" w:lineRule="auto"/>
    </w:pPr>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qFormat/>
    <w:rsid w:val="00303C81"/>
    <w:pPr>
      <w:widowControl w:val="0"/>
      <w:autoSpaceDE w:val="0"/>
      <w:autoSpaceDN w:val="0"/>
      <w:spacing w:after="0" w:line="240" w:lineRule="auto"/>
    </w:pPr>
    <w:rPr>
      <w:rFonts w:ascii="Calibri" w:eastAsia="Calibri" w:hAnsi="Calibri" w:cs="Calibri"/>
      <w:sz w:val="24"/>
      <w:szCs w:val="24"/>
      <w:u w:val="single" w:color="000000"/>
      <w:lang w:eastAsia="en-US"/>
    </w:rPr>
  </w:style>
  <w:style w:type="character" w:customStyle="1" w:styleId="BodyTextChar">
    <w:name w:val="Body Text Char"/>
    <w:basedOn w:val="DefaultParagraphFont"/>
    <w:link w:val="BodyText"/>
    <w:uiPriority w:val="1"/>
    <w:rsid w:val="00303C81"/>
    <w:rPr>
      <w:rFonts w:ascii="Calibri" w:eastAsia="Calibri" w:hAnsi="Calibri" w:cs="Calibri"/>
      <w:sz w:val="24"/>
      <w:szCs w:val="24"/>
      <w:u w:val="single" w:color="000000"/>
      <w:lang w:eastAsia="en-US"/>
    </w:rPr>
  </w:style>
  <w:style w:type="paragraph" w:customStyle="1" w:styleId="TableParagraph">
    <w:name w:val="Table Paragraph"/>
    <w:basedOn w:val="Normal"/>
    <w:uiPriority w:val="1"/>
    <w:qFormat/>
    <w:rsid w:val="00303C81"/>
    <w:pPr>
      <w:widowControl w:val="0"/>
      <w:autoSpaceDE w:val="0"/>
      <w:autoSpaceDN w:val="0"/>
      <w:spacing w:after="0" w:line="240" w:lineRule="auto"/>
    </w:pPr>
    <w:rPr>
      <w:rFonts w:ascii="Calibri" w:eastAsia="Calibri" w:hAnsi="Calibri" w:cs="Calibri"/>
      <w:sz w:val="22"/>
      <w:szCs w:val="22"/>
      <w:lang w:eastAsia="en-US"/>
    </w:rPr>
  </w:style>
  <w:style w:type="paragraph" w:styleId="Revision">
    <w:name w:val="Revision"/>
    <w:hidden/>
    <w:uiPriority w:val="99"/>
    <w:semiHidden/>
    <w:rsid w:val="00B94F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wps.p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gU/L92m+GzJCObHAlXCYPxGBoA==">CgMxLjAyCWguMnM4ZXlvMTIJaC40ZDM0b2c4Mg5oLndpcHlrdzN5aXNjeTgAciExTFRyejBHclRhWTQ1SGhxekItc0NuNHNHVWNTdGxNX2U=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2019</Words>
  <Characters>11510</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SWPS university</Company>
  <LinksUpToDate>false</LinksUpToDate>
  <CharactersWithSpaces>13502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Barbara Wrzołek</dc:creator>
  <cp:lastModifiedBy>Ben Stanley</cp:lastModifiedBy>
  <cp:revision>10</cp:revision>
  <dcterms:created xsi:type="dcterms:W3CDTF">2025-03-26T14:58:00Z</dcterms:created>
  <dcterms:modified xsi:type="dcterms:W3CDTF">2025-04-02T11:06:00Z</dcterms:modified>
</cp:coreProperties>
</file>