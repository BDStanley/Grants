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8A9A4" w14:textId="77777777" w:rsidR="00D262BF" w:rsidRDefault="000135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26" w:lineRule="auto"/>
        <w:ind w:right="17"/>
        <w:jc w:val="righ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Załącznik nr </w:t>
      </w:r>
      <w:r>
        <w:rPr>
          <w:rFonts w:ascii="Calibri" w:eastAsia="Calibri" w:hAnsi="Calibri" w:cs="Calibri"/>
          <w:b/>
        </w:rPr>
        <w:t>3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16C0D4AB" w14:textId="709ED8F9" w:rsidR="00D262BF" w:rsidRDefault="000135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26" w:lineRule="auto"/>
        <w:ind w:right="17"/>
        <w:jc w:val="right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color w:val="000000"/>
        </w:rPr>
        <w:t>do Zapytania ofertowego nr</w:t>
      </w:r>
      <w:r>
        <w:rPr>
          <w:rFonts w:ascii="Calibri" w:eastAsia="Calibri" w:hAnsi="Calibri" w:cs="Calibri"/>
          <w:b/>
          <w:color w:val="000000"/>
        </w:rPr>
        <w:t xml:space="preserve"> </w:t>
      </w:r>
      <w:r w:rsidR="00884DAC">
        <w:rPr>
          <w:rFonts w:ascii="Calibri" w:eastAsia="Calibri" w:hAnsi="Calibri" w:cs="Calibri"/>
          <w:b/>
        </w:rPr>
        <w:t>2</w:t>
      </w:r>
      <w:r>
        <w:rPr>
          <w:rFonts w:ascii="Calibri" w:eastAsia="Calibri" w:hAnsi="Calibri" w:cs="Calibri"/>
          <w:b/>
        </w:rPr>
        <w:t>/DBN/0</w:t>
      </w:r>
      <w:r w:rsidR="0051158B">
        <w:rPr>
          <w:rFonts w:ascii="Calibri" w:eastAsia="Calibri" w:hAnsi="Calibri" w:cs="Calibri"/>
          <w:b/>
        </w:rPr>
        <w:t>3</w:t>
      </w:r>
      <w:r>
        <w:rPr>
          <w:rFonts w:ascii="Calibri" w:eastAsia="Calibri" w:hAnsi="Calibri" w:cs="Calibri"/>
          <w:b/>
        </w:rPr>
        <w:t>/202</w:t>
      </w:r>
      <w:r w:rsidR="0051158B">
        <w:rPr>
          <w:rFonts w:ascii="Calibri" w:eastAsia="Calibri" w:hAnsi="Calibri" w:cs="Calibri"/>
          <w:b/>
        </w:rPr>
        <w:t>5</w:t>
      </w:r>
    </w:p>
    <w:p w14:paraId="7EAB60A9" w14:textId="77777777" w:rsidR="00D262BF" w:rsidRDefault="000135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9" w:line="240" w:lineRule="auto"/>
        <w:ind w:right="68"/>
        <w:jc w:val="center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ISTOTNE POSTANOWIENIA UMOWY</w:t>
      </w:r>
    </w:p>
    <w:p w14:paraId="0FA82A9C" w14:textId="77777777" w:rsidR="00D262BF" w:rsidRDefault="00D262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9" w:line="240" w:lineRule="auto"/>
        <w:ind w:right="68"/>
        <w:jc w:val="center"/>
        <w:rPr>
          <w:rFonts w:ascii="Calibri" w:eastAsia="Calibri" w:hAnsi="Calibri" w:cs="Calibri"/>
          <w:b/>
          <w:sz w:val="24"/>
          <w:szCs w:val="24"/>
        </w:rPr>
      </w:pPr>
      <w:bookmarkStart w:id="0" w:name="_heading=h.30j0zll" w:colFirst="0" w:colLast="0"/>
      <w:bookmarkEnd w:id="0"/>
    </w:p>
    <w:p w14:paraId="417755D9" w14:textId="77777777" w:rsidR="00D262BF" w:rsidRDefault="000135F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ARTYKUŁ 1 – PRZEDMIOT UMOWY I WARUNKI REALIZACJI PRZEDMIOTU UMOWY</w:t>
      </w:r>
    </w:p>
    <w:p w14:paraId="1A2541FF" w14:textId="562C02FC" w:rsidR="00D262BF" w:rsidRPr="00884DAC" w:rsidRDefault="000135F6" w:rsidP="00884DAC">
      <w:pPr>
        <w:numPr>
          <w:ilvl w:val="0"/>
          <w:numId w:val="7"/>
        </w:numPr>
        <w:spacing w:line="240" w:lineRule="auto"/>
        <w:jc w:val="both"/>
        <w:rPr>
          <w:rFonts w:ascii="Calibri" w:eastAsia="Calibri" w:hAnsi="Calibri" w:cs="Calibri"/>
          <w:color w:val="222222"/>
        </w:rPr>
      </w:pPr>
      <w:r>
        <w:rPr>
          <w:rFonts w:ascii="Calibri" w:eastAsia="Calibri" w:hAnsi="Calibri" w:cs="Calibri"/>
        </w:rPr>
        <w:t xml:space="preserve">Zamówienie realizowane jest w ramach projektu </w:t>
      </w:r>
      <w:r w:rsidR="0051158B" w:rsidRPr="0051158B">
        <w:rPr>
          <w:rFonts w:ascii="Calibri" w:eastAsia="Calibri" w:hAnsi="Calibri" w:cs="Calibri"/>
          <w:color w:val="222222"/>
        </w:rPr>
        <w:t>Zamówienie jest realizowane w ramach projektu „</w:t>
      </w:r>
      <w:r w:rsidR="00884DAC" w:rsidRPr="00884DAC">
        <w:rPr>
          <w:rFonts w:ascii="Calibri" w:eastAsia="Calibri" w:hAnsi="Calibri" w:cs="Calibri"/>
          <w:color w:val="222222"/>
        </w:rPr>
        <w:t>Plemienność czy obojętność?</w:t>
      </w:r>
      <w:r w:rsidR="00884DAC">
        <w:rPr>
          <w:rFonts w:ascii="Calibri" w:eastAsia="Calibri" w:hAnsi="Calibri" w:cs="Calibri"/>
          <w:color w:val="222222"/>
        </w:rPr>
        <w:t xml:space="preserve"> </w:t>
      </w:r>
      <w:r w:rsidR="00884DAC" w:rsidRPr="00884DAC">
        <w:rPr>
          <w:rFonts w:ascii="Calibri" w:eastAsia="Calibri" w:hAnsi="Calibri" w:cs="Calibri"/>
          <w:color w:val="222222"/>
        </w:rPr>
        <w:t>Badanie rzeczywiście istniejących wartości demokratycznych i ich konsekwencji w Polsce</w:t>
      </w:r>
      <w:r w:rsidR="0051158B" w:rsidRPr="00884DAC">
        <w:rPr>
          <w:rFonts w:ascii="Calibri" w:eastAsia="Calibri" w:hAnsi="Calibri" w:cs="Calibri"/>
          <w:color w:val="222222"/>
        </w:rPr>
        <w:t>”</w:t>
      </w:r>
    </w:p>
    <w:p w14:paraId="22619726" w14:textId="77777777" w:rsidR="00D262BF" w:rsidRDefault="000135F6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Przedmiotem umowy jest usługa polegająca na przeprowadzeniu:</w:t>
      </w:r>
    </w:p>
    <w:p w14:paraId="14F05989" w14:textId="4F1DDD3E" w:rsidR="00D262BF" w:rsidRDefault="000135F6">
      <w:pPr>
        <w:numPr>
          <w:ilvl w:val="0"/>
          <w:numId w:val="5"/>
        </w:num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Badania metodą </w:t>
      </w:r>
      <w:r w:rsidR="0051158B">
        <w:rPr>
          <w:rFonts w:ascii="Calibri" w:eastAsia="Calibri" w:hAnsi="Calibri" w:cs="Calibri"/>
          <w:b/>
        </w:rPr>
        <w:t>C</w:t>
      </w:r>
      <w:r w:rsidR="00884DAC">
        <w:rPr>
          <w:rFonts w:ascii="Calibri" w:eastAsia="Calibri" w:hAnsi="Calibri" w:cs="Calibri"/>
          <w:b/>
        </w:rPr>
        <w:t>AWI</w:t>
      </w:r>
      <w:r w:rsidR="0051158B">
        <w:rPr>
          <w:rFonts w:ascii="Calibri" w:eastAsia="Calibri" w:hAnsi="Calibri" w:cs="Calibri"/>
          <w:b/>
        </w:rPr>
        <w:t xml:space="preserve"> (N = </w:t>
      </w:r>
      <w:ins w:id="1" w:author="Ben Stanley" w:date="2025-03-27T13:27:00Z" w16du:dateUtc="2025-03-27T12:27:00Z">
        <w:r w:rsidR="00212584">
          <w:rPr>
            <w:rFonts w:ascii="Calibri" w:eastAsia="Calibri" w:hAnsi="Calibri" w:cs="Calibri"/>
            <w:b/>
          </w:rPr>
          <w:t>2</w:t>
        </w:r>
      </w:ins>
      <w:del w:id="2" w:author="Ben Stanley" w:date="2025-03-27T13:27:00Z" w16du:dateUtc="2025-03-27T12:27:00Z">
        <w:r w:rsidR="0051158B" w:rsidDel="00212584">
          <w:rPr>
            <w:rFonts w:ascii="Calibri" w:eastAsia="Calibri" w:hAnsi="Calibri" w:cs="Calibri"/>
            <w:b/>
          </w:rPr>
          <w:delText>1</w:delText>
        </w:r>
      </w:del>
      <w:r w:rsidR="0051158B">
        <w:rPr>
          <w:rFonts w:ascii="Calibri" w:eastAsia="Calibri" w:hAnsi="Calibri" w:cs="Calibri"/>
          <w:b/>
        </w:rPr>
        <w:t xml:space="preserve">000) </w:t>
      </w:r>
    </w:p>
    <w:p w14:paraId="63A7903E" w14:textId="77777777" w:rsidR="00D262BF" w:rsidRDefault="00D262BF">
      <w:pPr>
        <w:ind w:left="720"/>
        <w:rPr>
          <w:rFonts w:ascii="Calibri" w:eastAsia="Calibri" w:hAnsi="Calibri" w:cs="Calibri"/>
          <w:b/>
        </w:rPr>
      </w:pPr>
    </w:p>
    <w:p w14:paraId="2E55928F" w14:textId="77777777" w:rsidR="00D262BF" w:rsidRDefault="000135F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Szczegółowy opis przedmiotu zamówienia określa Z</w:t>
      </w:r>
      <w:r>
        <w:rPr>
          <w:rFonts w:ascii="Calibri" w:eastAsia="Calibri" w:hAnsi="Calibri" w:cs="Calibri"/>
        </w:rPr>
        <w:t xml:space="preserve">ałącznik numer 2 do </w:t>
      </w:r>
      <w:r>
        <w:rPr>
          <w:rFonts w:ascii="Calibri" w:eastAsia="Calibri" w:hAnsi="Calibri" w:cs="Calibri"/>
          <w:color w:val="000000"/>
        </w:rPr>
        <w:t>Zapytanie Ofertowe</w:t>
      </w:r>
      <w:r>
        <w:rPr>
          <w:rFonts w:ascii="Calibri" w:eastAsia="Calibri" w:hAnsi="Calibri" w:cs="Calibri"/>
        </w:rPr>
        <w:t xml:space="preserve"> - Opis Przedmiotu zamówienia.</w:t>
      </w:r>
    </w:p>
    <w:p w14:paraId="23E45157" w14:textId="57CA8078" w:rsidR="00D262BF" w:rsidRDefault="000135F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 xml:space="preserve">Realizacja prac wskazanych w punkcie 2 zostanie zakończona do </w:t>
      </w:r>
      <w:r w:rsidR="00734C81">
        <w:rPr>
          <w:rFonts w:ascii="Calibri" w:eastAsia="Calibri" w:hAnsi="Calibri" w:cs="Calibri"/>
          <w:b/>
        </w:rPr>
        <w:t>23.05.</w:t>
      </w:r>
      <w:r w:rsidR="0051158B">
        <w:rPr>
          <w:rFonts w:ascii="Calibri" w:eastAsia="Calibri" w:hAnsi="Calibri" w:cs="Calibri"/>
          <w:b/>
        </w:rPr>
        <w:t>2025</w:t>
      </w:r>
      <w:r>
        <w:rPr>
          <w:rFonts w:ascii="Calibri" w:eastAsia="Calibri" w:hAnsi="Calibri" w:cs="Calibri"/>
          <w:b/>
        </w:rPr>
        <w:t xml:space="preserve"> r.</w:t>
      </w:r>
    </w:p>
    <w:p w14:paraId="091144D6" w14:textId="77777777" w:rsidR="00D262BF" w:rsidRDefault="000135F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 xml:space="preserve">Wykonawca zobowiązuje się niezwłocznie poinformować Zamawiającego o problemach w realizacji umowy, w szczególności o zagrożeniu niedotrzymaniem terminu realizacji. Ponadto Wykonawca zobowiązuje się do przedstawienia na wezwanie Zamawiającego informacji i wyjaśnień związanych z realizacją umowy w terminie określonym w wezwaniu, nie krótszym niż 3 dni. </w:t>
      </w:r>
    </w:p>
    <w:p w14:paraId="768A6B21" w14:textId="77777777" w:rsidR="00D262BF" w:rsidRDefault="000135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3" w:line="240" w:lineRule="auto"/>
        <w:jc w:val="both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ARTYKUŁ 2 - WARUNKI ODBIORU PRZEDMIOTU UMOWY </w:t>
      </w:r>
    </w:p>
    <w:p w14:paraId="373CC354" w14:textId="77777777" w:rsidR="00D262BF" w:rsidRDefault="000135F6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52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Rozliczenie z Wykonawcą odbędzie się na podstawie przedstawienia a następnie przekazania zbioru danych zgromadzonych w trakcie badań w formacie </w:t>
      </w:r>
      <w:r>
        <w:rPr>
          <w:rFonts w:ascii="Calibri" w:eastAsia="Calibri" w:hAnsi="Calibri" w:cs="Calibri"/>
          <w:color w:val="222222"/>
        </w:rPr>
        <w:t xml:space="preserve">bazy danych (pliku </w:t>
      </w:r>
      <w:proofErr w:type="spellStart"/>
      <w:proofErr w:type="gramStart"/>
      <w:r>
        <w:rPr>
          <w:rFonts w:ascii="Calibri" w:eastAsia="Calibri" w:hAnsi="Calibri" w:cs="Calibri"/>
          <w:color w:val="222222"/>
        </w:rPr>
        <w:t>csv,clsx</w:t>
      </w:r>
      <w:proofErr w:type="spellEnd"/>
      <w:proofErr w:type="gramEnd"/>
      <w:r>
        <w:rPr>
          <w:rFonts w:ascii="Calibri" w:eastAsia="Calibri" w:hAnsi="Calibri" w:cs="Calibri"/>
        </w:rPr>
        <w:t xml:space="preserve">), </w:t>
      </w:r>
    </w:p>
    <w:p w14:paraId="311E4E8D" w14:textId="77777777" w:rsidR="00D262BF" w:rsidRDefault="000135F6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52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Podstawą do rozliczenia będzie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</w:rPr>
        <w:t>zbiór danych zgromadzonych w trakcie badań, szczegółowo opisany w Załączniku numer 2 do Zapytanie Ofertowe - Opis Przedmiotu zamówienia.</w:t>
      </w:r>
    </w:p>
    <w:p w14:paraId="72B83350" w14:textId="77777777" w:rsidR="00D262BF" w:rsidRDefault="000135F6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Odbiorowi podlegają poprawnie wykonane </w:t>
      </w:r>
      <w:r>
        <w:rPr>
          <w:rFonts w:ascii="Calibri" w:eastAsia="Calibri" w:hAnsi="Calibri" w:cs="Calibri"/>
        </w:rPr>
        <w:t>badania, szczegółowo opisane w Załączniku numer 2 do Zapytanie Ofertowe - Opis Przedmiotu zamówienia.</w:t>
      </w:r>
    </w:p>
    <w:p w14:paraId="1F9577D4" w14:textId="77777777" w:rsidR="00D262BF" w:rsidRDefault="000135F6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W przypadku niezgodności </w:t>
      </w:r>
      <w:r>
        <w:rPr>
          <w:rFonts w:ascii="Calibri" w:eastAsia="Calibri" w:hAnsi="Calibri" w:cs="Calibri"/>
        </w:rPr>
        <w:t xml:space="preserve">w badaniach lub niedostarczenia bazy danych </w:t>
      </w:r>
      <w:r>
        <w:rPr>
          <w:rFonts w:ascii="Calibri" w:eastAsia="Calibri" w:hAnsi="Calibri" w:cs="Calibri"/>
          <w:color w:val="222222"/>
        </w:rPr>
        <w:t xml:space="preserve">(pliku </w:t>
      </w:r>
      <w:proofErr w:type="spellStart"/>
      <w:proofErr w:type="gramStart"/>
      <w:r>
        <w:rPr>
          <w:rFonts w:ascii="Calibri" w:eastAsia="Calibri" w:hAnsi="Calibri" w:cs="Calibri"/>
          <w:color w:val="222222"/>
        </w:rPr>
        <w:t>csv,clsx</w:t>
      </w:r>
      <w:proofErr w:type="spellEnd"/>
      <w:proofErr w:type="gramEnd"/>
      <w:r>
        <w:rPr>
          <w:rFonts w:ascii="Calibri" w:eastAsia="Calibri" w:hAnsi="Calibri" w:cs="Calibri"/>
        </w:rPr>
        <w:t>) z przeprowadzonego badania, zgodnie z umową Zamawiający przedstawi wykaz</w:t>
      </w:r>
      <w:r>
        <w:rPr>
          <w:rFonts w:ascii="Calibri" w:eastAsia="Calibri" w:hAnsi="Calibri" w:cs="Calibri"/>
          <w:color w:val="000000"/>
        </w:rPr>
        <w:t xml:space="preserve"> niezgodności</w:t>
      </w:r>
      <w:r>
        <w:rPr>
          <w:rFonts w:ascii="Calibri" w:eastAsia="Calibri" w:hAnsi="Calibri" w:cs="Calibri"/>
        </w:rPr>
        <w:t xml:space="preserve"> drogą mailową lub pisemną</w:t>
      </w:r>
      <w:r>
        <w:rPr>
          <w:rFonts w:ascii="Calibri" w:eastAsia="Calibri" w:hAnsi="Calibri" w:cs="Calibri"/>
          <w:color w:val="000000"/>
        </w:rPr>
        <w:t xml:space="preserve">. Strony zobowiązują się do ustalenia w dobrej wierze ostatecznego wykazu niezgodności oraz terminu ich </w:t>
      </w:r>
      <w:r>
        <w:rPr>
          <w:rFonts w:ascii="Calibri" w:eastAsia="Calibri" w:hAnsi="Calibri" w:cs="Calibri"/>
        </w:rPr>
        <w:t xml:space="preserve">poprawy lub dostarczenia poprawnej bazy danych </w:t>
      </w:r>
      <w:r>
        <w:rPr>
          <w:rFonts w:ascii="Calibri" w:eastAsia="Calibri" w:hAnsi="Calibri" w:cs="Calibri"/>
          <w:color w:val="222222"/>
        </w:rPr>
        <w:t xml:space="preserve">(pliku </w:t>
      </w:r>
      <w:proofErr w:type="spellStart"/>
      <w:proofErr w:type="gramStart"/>
      <w:r>
        <w:rPr>
          <w:rFonts w:ascii="Calibri" w:eastAsia="Calibri" w:hAnsi="Calibri" w:cs="Calibri"/>
          <w:color w:val="222222"/>
        </w:rPr>
        <w:t>csv,clsx</w:t>
      </w:r>
      <w:proofErr w:type="spellEnd"/>
      <w:proofErr w:type="gramEnd"/>
      <w:r>
        <w:rPr>
          <w:rFonts w:ascii="Calibri" w:eastAsia="Calibri" w:hAnsi="Calibri" w:cs="Calibri"/>
        </w:rPr>
        <w:t>).</w:t>
      </w:r>
    </w:p>
    <w:p w14:paraId="4422CBEB" w14:textId="77777777" w:rsidR="00D262BF" w:rsidRDefault="000135F6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Wykonawca jest zobowiązany do </w:t>
      </w:r>
      <w:r>
        <w:rPr>
          <w:rFonts w:ascii="Calibri" w:eastAsia="Calibri" w:hAnsi="Calibri" w:cs="Calibri"/>
        </w:rPr>
        <w:t>poprawy</w:t>
      </w:r>
      <w:r>
        <w:rPr>
          <w:rFonts w:ascii="Calibri" w:eastAsia="Calibri" w:hAnsi="Calibri" w:cs="Calibri"/>
          <w:color w:val="000000"/>
        </w:rPr>
        <w:t xml:space="preserve"> wszystkich nieprawidłowości wskazanych w p</w:t>
      </w:r>
      <w:r>
        <w:rPr>
          <w:rFonts w:ascii="Calibri" w:eastAsia="Calibri" w:hAnsi="Calibri" w:cs="Calibri"/>
        </w:rPr>
        <w:t>iśmie</w:t>
      </w:r>
      <w:r>
        <w:rPr>
          <w:rFonts w:ascii="Calibri" w:eastAsia="Calibri" w:hAnsi="Calibri" w:cs="Calibri"/>
          <w:color w:val="000000"/>
        </w:rPr>
        <w:t xml:space="preserve"> w terminie pisemnie zaakceptowanym przez Zamawiającego. </w:t>
      </w:r>
    </w:p>
    <w:p w14:paraId="05F5D04A" w14:textId="77777777" w:rsidR="00D262BF" w:rsidRDefault="000135F6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Wpisanie do </w:t>
      </w:r>
      <w:r>
        <w:rPr>
          <w:rFonts w:ascii="Calibri" w:eastAsia="Calibri" w:hAnsi="Calibri" w:cs="Calibri"/>
        </w:rPr>
        <w:t>pisma</w:t>
      </w:r>
      <w:r>
        <w:rPr>
          <w:rFonts w:ascii="Calibri" w:eastAsia="Calibri" w:hAnsi="Calibri" w:cs="Calibri"/>
          <w:color w:val="000000"/>
        </w:rPr>
        <w:t xml:space="preserve"> rozbieżności przez Zamawiającego nie zwalnia Wykonawcy z obowiązku realizacji umowy zgodnie z ustalonymi w niej terminami. </w:t>
      </w:r>
    </w:p>
    <w:p w14:paraId="42445929" w14:textId="77777777" w:rsidR="00D262BF" w:rsidRDefault="000135F6">
      <w:pPr>
        <w:widowControl w:val="0"/>
        <w:numPr>
          <w:ilvl w:val="0"/>
          <w:numId w:val="8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Prace uważa się za odebrane po dostarczeniu przez Wykonawcę zbioru danych zgromadzonych w trakcie badania w formacie bazy </w:t>
      </w:r>
      <w:proofErr w:type="gramStart"/>
      <w:r>
        <w:rPr>
          <w:rFonts w:ascii="Calibri" w:eastAsia="Calibri" w:hAnsi="Calibri" w:cs="Calibri"/>
        </w:rPr>
        <w:t>danych</w:t>
      </w:r>
      <w:r>
        <w:rPr>
          <w:rFonts w:ascii="Calibri" w:eastAsia="Calibri" w:hAnsi="Calibri" w:cs="Calibri"/>
          <w:color w:val="222222"/>
        </w:rPr>
        <w:t>(</w:t>
      </w:r>
      <w:proofErr w:type="gramEnd"/>
      <w:r>
        <w:rPr>
          <w:rFonts w:ascii="Calibri" w:eastAsia="Calibri" w:hAnsi="Calibri" w:cs="Calibri"/>
          <w:color w:val="222222"/>
        </w:rPr>
        <w:t xml:space="preserve">pliku </w:t>
      </w:r>
      <w:proofErr w:type="spellStart"/>
      <w:r>
        <w:rPr>
          <w:rFonts w:ascii="Calibri" w:eastAsia="Calibri" w:hAnsi="Calibri" w:cs="Calibri"/>
          <w:color w:val="222222"/>
        </w:rPr>
        <w:t>csv,clsx</w:t>
      </w:r>
      <w:proofErr w:type="spellEnd"/>
      <w:r>
        <w:rPr>
          <w:rFonts w:ascii="Calibri" w:eastAsia="Calibri" w:hAnsi="Calibri" w:cs="Calibri"/>
        </w:rPr>
        <w:t xml:space="preserve">) oraz zatwierdzeniu prac przez Zamawiającego poprzez podpisanie protokołu zdawczo-odbiorczego, stanowiącego Załącznik nr 4  do Zapytania </w:t>
      </w:r>
      <w:proofErr w:type="spellStart"/>
      <w:r>
        <w:rPr>
          <w:rFonts w:ascii="Calibri" w:eastAsia="Calibri" w:hAnsi="Calibri" w:cs="Calibri"/>
        </w:rPr>
        <w:t>Ofertowego-Protokół</w:t>
      </w:r>
      <w:proofErr w:type="spellEnd"/>
      <w:r>
        <w:rPr>
          <w:rFonts w:ascii="Calibri" w:eastAsia="Calibri" w:hAnsi="Calibri" w:cs="Calibri"/>
        </w:rPr>
        <w:t xml:space="preserve"> Zdawczo-odbiorczy. </w:t>
      </w:r>
    </w:p>
    <w:p w14:paraId="531D4F29" w14:textId="77777777" w:rsidR="00D262BF" w:rsidRDefault="00D262B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</w:p>
    <w:p w14:paraId="2672CCDC" w14:textId="77777777" w:rsidR="00D262BF" w:rsidRDefault="00D262B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/>
        <w:jc w:val="both"/>
        <w:rPr>
          <w:rFonts w:ascii="Calibri" w:eastAsia="Calibri" w:hAnsi="Calibri" w:cs="Calibri"/>
          <w:b/>
          <w:color w:val="000000"/>
        </w:rPr>
      </w:pPr>
    </w:p>
    <w:p w14:paraId="1D29DC28" w14:textId="77777777" w:rsidR="00D262BF" w:rsidRDefault="000135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/>
        <w:jc w:val="both"/>
        <w:rPr>
          <w:rFonts w:ascii="Calibri" w:eastAsia="Calibri" w:hAnsi="Calibri" w:cs="Calibri"/>
          <w:color w:val="000000"/>
        </w:rPr>
      </w:pPr>
      <w:bookmarkStart w:id="3" w:name="_heading=h.gjdgxs" w:colFirst="0" w:colLast="0"/>
      <w:bookmarkEnd w:id="3"/>
      <w:r>
        <w:rPr>
          <w:rFonts w:ascii="Calibri" w:eastAsia="Calibri" w:hAnsi="Calibri" w:cs="Calibri"/>
          <w:b/>
          <w:color w:val="000000"/>
        </w:rPr>
        <w:t xml:space="preserve">ARTYKUŁ 3 – WYNAGRODZENIE </w:t>
      </w:r>
    </w:p>
    <w:p w14:paraId="69EFA1E7" w14:textId="77777777" w:rsidR="00D262BF" w:rsidRDefault="000135F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2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 xml:space="preserve">Z tytułu należytego wykonania umowy, Zamawiający zapłaci Wykonawcy wynagrodzenie w maksymalnej łącznej wysokości ________________________ zł brutto [słownie: </w:t>
      </w:r>
      <w:r>
        <w:rPr>
          <w:rFonts w:ascii="Calibri" w:eastAsia="Calibri" w:hAnsi="Calibri" w:cs="Calibri"/>
          <w:color w:val="000000"/>
        </w:rPr>
        <w:lastRenderedPageBreak/>
        <w:t>____________ złotych 0/100</w:t>
      </w:r>
      <w:proofErr w:type="gramStart"/>
      <w:r>
        <w:rPr>
          <w:rFonts w:ascii="Calibri" w:eastAsia="Calibri" w:hAnsi="Calibri" w:cs="Calibri"/>
          <w:color w:val="000000"/>
        </w:rPr>
        <w:t xml:space="preserve">],   </w:t>
      </w:r>
      <w:proofErr w:type="gramEnd"/>
      <w:r>
        <w:rPr>
          <w:rFonts w:ascii="Calibri" w:eastAsia="Calibri" w:hAnsi="Calibri" w:cs="Calibri"/>
          <w:color w:val="000000"/>
        </w:rPr>
        <w:t>zwane dalej “wynagrodzeniem całkowitym”</w:t>
      </w:r>
      <w:r>
        <w:rPr>
          <w:rFonts w:ascii="Calibri" w:eastAsia="Calibri" w:hAnsi="Calibri" w:cs="Calibri"/>
        </w:rPr>
        <w:t>.</w:t>
      </w:r>
    </w:p>
    <w:p w14:paraId="2922FDAD" w14:textId="77777777" w:rsidR="00D262BF" w:rsidRDefault="000135F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 xml:space="preserve">Rozliczenie z Wykonawcą nastąpi jednorazowo, po </w:t>
      </w:r>
      <w:r>
        <w:rPr>
          <w:rFonts w:ascii="Calibri" w:eastAsia="Calibri" w:hAnsi="Calibri" w:cs="Calibri"/>
        </w:rPr>
        <w:t>wykonaniu i przedstawieniu zbioru danych zgromadzonych w trakcie badań w formacie bazy wynikowej (</w:t>
      </w:r>
      <w:r>
        <w:rPr>
          <w:rFonts w:ascii="Calibri" w:eastAsia="Calibri" w:hAnsi="Calibri" w:cs="Calibri"/>
          <w:color w:val="222222"/>
        </w:rPr>
        <w:t xml:space="preserve">w pliku </w:t>
      </w:r>
      <w:proofErr w:type="spellStart"/>
      <w:proofErr w:type="gramStart"/>
      <w:r>
        <w:rPr>
          <w:rFonts w:ascii="Calibri" w:eastAsia="Calibri" w:hAnsi="Calibri" w:cs="Calibri"/>
          <w:color w:val="222222"/>
        </w:rPr>
        <w:t>csv,clsx</w:t>
      </w:r>
      <w:proofErr w:type="spellEnd"/>
      <w:proofErr w:type="gramEnd"/>
      <w:r>
        <w:rPr>
          <w:rFonts w:ascii="Calibri" w:eastAsia="Calibri" w:hAnsi="Calibri" w:cs="Calibri"/>
        </w:rPr>
        <w:t xml:space="preserve">) </w:t>
      </w:r>
      <w:r>
        <w:rPr>
          <w:rFonts w:ascii="Calibri" w:eastAsia="Calibri" w:hAnsi="Calibri" w:cs="Calibri"/>
          <w:color w:val="000000"/>
        </w:rPr>
        <w:t xml:space="preserve">i odebraniu przez Zamawiającego </w:t>
      </w:r>
      <w:r>
        <w:rPr>
          <w:rFonts w:ascii="Calibri" w:eastAsia="Calibri" w:hAnsi="Calibri" w:cs="Calibri"/>
        </w:rPr>
        <w:t>zbioru o którym mowa w art.2 ust.1</w:t>
      </w:r>
      <w:r>
        <w:rPr>
          <w:rFonts w:ascii="Calibri" w:eastAsia="Calibri" w:hAnsi="Calibri" w:cs="Calibri"/>
          <w:color w:val="000000"/>
        </w:rPr>
        <w:t>.</w:t>
      </w:r>
    </w:p>
    <w:p w14:paraId="3E6A98C2" w14:textId="77777777" w:rsidR="00D262BF" w:rsidRDefault="000135F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 xml:space="preserve">Wynagrodzenie obejmuje wszelkie koszty realizacji przedmiotu umowy, w tym podatki i inne opłaty związane z realizacją przedmiotu umowy, w tym wynagrodzenie z tytułu przeniesienia praw do utworów, udzielenia zgód i zezwoleń oraz wykonanie wszystkich innych obowiązków Wykonawcy, niezbędnych do zrealizowania umowy. </w:t>
      </w:r>
    </w:p>
    <w:p w14:paraId="1A732C30" w14:textId="77777777" w:rsidR="00D262BF" w:rsidRDefault="000135F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 xml:space="preserve">Wynagrodzenie opisane w umowie wyczerpuje wszystkie roszczenia Wykonawcy w związku z realizacją umowy. Wykonawcy nie przysługują żadne inne płatności, jak w szczególności zwrot kosztów (w szczególności diet, kosztów noclegów, kosztów podróży) lub wydatków poniesionych w związku z wykonaniem umowy. Wynagrodzenie to obejmuje wszelkie świadczenia Wykonawcy oraz jego podwykonawców, zrealizowane na potrzeby realizacji umowy lub w związku z umową.  </w:t>
      </w:r>
    </w:p>
    <w:p w14:paraId="4F72DB85" w14:textId="77777777" w:rsidR="00D262BF" w:rsidRDefault="000135F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 xml:space="preserve">Wynagrodzenie obejmuje ryzyko Wykonawcy i jego odpowiedzialność za prawidłowe oszacowanie kosztu realizacji umowy. Błędne oszacowanie kosztu realizacji umowy lub zmiana warunków zewnętrznych, w tym kursów walutowych, nie będzie stanowić podstawy do podnoszenia przez Wykonawcę roszczeń o zmianę kwoty wynagrodzenia. </w:t>
      </w:r>
    </w:p>
    <w:p w14:paraId="045C4BFF" w14:textId="77777777" w:rsidR="00D262BF" w:rsidRDefault="000135F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 xml:space="preserve">Wynagrodzenie będzie należne w wysokości i na zasadach opisanych w niniejszym Artykule, w kwotach i stawkach przedstawionych w Formularzu ofertowym. </w:t>
      </w:r>
    </w:p>
    <w:p w14:paraId="63DC1E79" w14:textId="77777777" w:rsidR="00D262BF" w:rsidRDefault="000135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3" w:line="240" w:lineRule="auto"/>
        <w:ind w:left="157"/>
        <w:jc w:val="both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ARTYKUŁ </w:t>
      </w:r>
      <w:r>
        <w:rPr>
          <w:rFonts w:ascii="Calibri" w:eastAsia="Calibri" w:hAnsi="Calibri" w:cs="Calibri"/>
          <w:b/>
        </w:rPr>
        <w:t>4</w:t>
      </w:r>
      <w:r>
        <w:rPr>
          <w:rFonts w:ascii="Calibri" w:eastAsia="Calibri" w:hAnsi="Calibri" w:cs="Calibri"/>
          <w:b/>
          <w:color w:val="000000"/>
        </w:rPr>
        <w:t xml:space="preserve"> – PRAWA AUTORSKIE </w:t>
      </w:r>
    </w:p>
    <w:p w14:paraId="0E89E193" w14:textId="77777777" w:rsidR="00D262BF" w:rsidRDefault="000135F6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52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Wykonawca, z chwilą </w:t>
      </w:r>
      <w:r>
        <w:rPr>
          <w:rFonts w:ascii="Calibri" w:eastAsia="Calibri" w:hAnsi="Calibri" w:cs="Calibri"/>
        </w:rPr>
        <w:t>oddania zbioru danych zgromadzonych w trakcie badań</w:t>
      </w:r>
      <w:r>
        <w:rPr>
          <w:rFonts w:ascii="Calibri" w:eastAsia="Calibri" w:hAnsi="Calibri" w:cs="Calibri"/>
          <w:color w:val="000000"/>
        </w:rPr>
        <w:t xml:space="preserve">, przenosi na rzecz Zamawiającego całość autorskich praw, w tym majątkowych do utworów oraz praw pokrewnych powstałych w ramach wykonywania umowy (utwory). </w:t>
      </w:r>
    </w:p>
    <w:p w14:paraId="5A9F812B" w14:textId="77777777" w:rsidR="00D262BF" w:rsidRDefault="000135F6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Zamawiający z chwilą przeniesienia na niego autorskich praw majątkowych do utworów będzie mógł korzystać z nich w całości lub w części na wszystkich znanych w chwili zawarcia umowy polach eksploatacji, w tym wskazanych w art. 50 ustawy o prawie autorskim i prawach pokrewnych, a w szczególności następujących polach eksploatacji: </w:t>
      </w:r>
    </w:p>
    <w:p w14:paraId="342B3460" w14:textId="77777777" w:rsidR="00D262BF" w:rsidRDefault="000135F6">
      <w:pPr>
        <w:widowControl w:val="0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276" w:hanging="425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trwałe lub czasowe utrwalanie lub zwielokrotnianie w całości lub w części, jakimikolwiek środkami i w jakiejkolwiek formie, niezależnie od formatu, systemu lub standardu, w tym techniką drukarską, techniką zapisu magnetycznego, techniką cyfrową lub poprzez wprowadzanie do pamięci komputera oraz trwałe lub czasowe utrwalanie lub zwielokrotnianie takich zapisów, włączając w to sporządzanie ich kopii oraz dowolne korzystanie i rozporządzanie tymi kopiami, </w:t>
      </w:r>
    </w:p>
    <w:p w14:paraId="788513F9" w14:textId="77777777" w:rsidR="00D262BF" w:rsidRDefault="000135F6">
      <w:pPr>
        <w:widowControl w:val="0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276" w:hanging="425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stosowanie, wprowadzanie, wyświetlanie, przekazywanie i przechowywanie niezależnie do formatu, systemu lub standardu, </w:t>
      </w:r>
    </w:p>
    <w:p w14:paraId="245C3424" w14:textId="77777777" w:rsidR="00D262BF" w:rsidRDefault="000135F6">
      <w:pPr>
        <w:widowControl w:val="0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276" w:hanging="425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użyczenie, najem lub dzierżawa, </w:t>
      </w:r>
    </w:p>
    <w:p w14:paraId="00490626" w14:textId="77777777" w:rsidR="00D262BF" w:rsidRDefault="000135F6">
      <w:pPr>
        <w:widowControl w:val="0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276" w:hanging="425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publiczne rozpowszechnianie, w szczególności wyświetlanie, publiczne odtwarzanie, nadawanie i reemitowanie w dowolnym systemie lub standardzie, a także publiczne udostępnianie Utworu w ten sposób, aby każdy mógł mieć do niego dostęp w miejscu i czasie przez siebie wybranym, </w:t>
      </w:r>
    </w:p>
    <w:p w14:paraId="0C7D94B5" w14:textId="77777777" w:rsidR="00D262BF" w:rsidRDefault="000135F6">
      <w:pPr>
        <w:widowControl w:val="0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276" w:hanging="425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wprowadzanie do pamięci komputera, </w:t>
      </w:r>
    </w:p>
    <w:p w14:paraId="48BEA05F" w14:textId="77777777" w:rsidR="00D262BF" w:rsidRDefault="000135F6">
      <w:pPr>
        <w:widowControl w:val="0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276" w:hanging="425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rozpowszechnianie w sieci Internet oraz w sieciach zamkniętych, </w:t>
      </w:r>
    </w:p>
    <w:p w14:paraId="541B42B4" w14:textId="77777777" w:rsidR="00D262BF" w:rsidRDefault="000135F6">
      <w:pPr>
        <w:widowControl w:val="0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276" w:hanging="425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nadawanie za pomocą fonii lub wizji, w sposób bezprzewodowy (drogą naziemną i satelitarną) lub w sposób przewodowy, w dowolnym systemie i standardzie, w tym także poprzez sieci kablowe i platformy cyfrowe, </w:t>
      </w:r>
    </w:p>
    <w:p w14:paraId="34DADB04" w14:textId="77777777" w:rsidR="00D262BF" w:rsidRDefault="000135F6">
      <w:pPr>
        <w:widowControl w:val="0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276" w:hanging="425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wykorzystywanie i rozpowszechnianie w platformach e-learningowych, w tym opartych na środowisku </w:t>
      </w:r>
      <w:proofErr w:type="spellStart"/>
      <w:r>
        <w:rPr>
          <w:rFonts w:ascii="Calibri" w:eastAsia="Calibri" w:hAnsi="Calibri" w:cs="Calibri"/>
          <w:color w:val="000000"/>
        </w:rPr>
        <w:t>Moodle</w:t>
      </w:r>
      <w:proofErr w:type="spellEnd"/>
      <w:r>
        <w:rPr>
          <w:rFonts w:ascii="Calibri" w:eastAsia="Calibri" w:hAnsi="Calibri" w:cs="Calibri"/>
          <w:color w:val="000000"/>
        </w:rPr>
        <w:t xml:space="preserve">, </w:t>
      </w:r>
    </w:p>
    <w:p w14:paraId="4B110A4F" w14:textId="77777777" w:rsidR="00D262BF" w:rsidRDefault="000135F6">
      <w:pPr>
        <w:widowControl w:val="0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276" w:hanging="425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opracowanie, przetwarzanie, wprowadzanie zmian, poprawek i modyfikacji utworu,</w:t>
      </w:r>
    </w:p>
    <w:p w14:paraId="67C55B14" w14:textId="77777777" w:rsidR="00D262BF" w:rsidRDefault="000135F6">
      <w:pPr>
        <w:widowControl w:val="0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276" w:hanging="425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zezwolenie na tworzenie opracowań, przeróbek i modyfikacji utworu, prawo </w:t>
      </w:r>
      <w:r>
        <w:rPr>
          <w:rFonts w:ascii="Calibri" w:eastAsia="Calibri" w:hAnsi="Calibri" w:cs="Calibri"/>
          <w:color w:val="000000"/>
        </w:rPr>
        <w:lastRenderedPageBreak/>
        <w:t xml:space="preserve">do rozporządzania opracowaniami, przeróbkami i adaptacjami utworu oraz prawo udostępniania ich do korzystania, w tym udzielania licencji na rzecz osób trzecich, na wszystkich wymienionych powyżej polach eksploatacji. </w:t>
      </w:r>
    </w:p>
    <w:p w14:paraId="1943FB10" w14:textId="77777777" w:rsidR="00D262BF" w:rsidRDefault="000135F6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Wykonawca, z momentem przeniesienia praw autorskich, przenosi na rzecz Zamawiającego wyłączne prawo do zezwalania na wykonywanie zależnego prawa autorskiego (rozporządzanie i korzystanie z opracowań utworów w nieograniczonym zakresie, a w szczególności w zakresie pól eksploatacji wymienionych w punkcie 4.2). </w:t>
      </w:r>
    </w:p>
    <w:p w14:paraId="600364C2" w14:textId="77777777" w:rsidR="00D262BF" w:rsidRDefault="000135F6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Przeniesienie autorskich praw majątkowych nie jest ograniczone pod względem celu rozpowszechniania utworów, ani też pod względem czasowym i terytorialnym, a prawa te mogą być przenoszone przez Zamawiającego na inne podmioty bez żadnych ograniczeń. </w:t>
      </w:r>
    </w:p>
    <w:p w14:paraId="7D3D5F68" w14:textId="77777777" w:rsidR="00D262BF" w:rsidRDefault="000135F6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Wykonawca oświadcza i zapewnia, iż autorzy utworów nie będą wykonywali przysługujących im praw osobistych w sposób ograniczający Zamawiającego w wykonywaniu praw do utworów. Jednocześnie Wykonawca upoważnia Zamawiającego do wykonywania praw osobistych do utworów. </w:t>
      </w:r>
    </w:p>
    <w:p w14:paraId="36821F6E" w14:textId="77777777" w:rsidR="00D262BF" w:rsidRDefault="000135F6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W przypadku, w którym przy wykonywaniu umowy dojdzie do powstania baz danych (“Bazy danych”) w rozumieniu ustawy o ochronie bazach danych, producentem tych baz danych jest Zamawiający. Na żądanie Zamawiającego Wykonawca dokona eksportu danych z Baz danych w sposób uzgodniony z Zamawiającym. </w:t>
      </w:r>
    </w:p>
    <w:p w14:paraId="38FC822C" w14:textId="77777777" w:rsidR="00D262BF" w:rsidRDefault="000135F6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Wykonawca oświadcza, że wykonane i dostarczone Utwory są wolne od wad fizycznych i prawnych, oraz że Wykonawcy przysługiwać będą wyłączne majątkowe prawa autorskie do Utworów w zakresie koniecznym do przeniesienia tych praw na Zamawiającego </w:t>
      </w:r>
      <w:proofErr w:type="gramStart"/>
      <w:r>
        <w:rPr>
          <w:rFonts w:ascii="Calibri" w:eastAsia="Calibri" w:hAnsi="Calibri" w:cs="Calibri"/>
          <w:color w:val="000000"/>
        </w:rPr>
        <w:t>oraz,</w:t>
      </w:r>
      <w:proofErr w:type="gramEnd"/>
      <w:r>
        <w:rPr>
          <w:rFonts w:ascii="Calibri" w:eastAsia="Calibri" w:hAnsi="Calibri" w:cs="Calibri"/>
          <w:color w:val="000000"/>
        </w:rPr>
        <w:t xml:space="preserve"> że prawa te nie są w żaden sposób ograniczone. Nadto Wykonawca oświadcza, że rozporządzenie utworami nie narusza żadnych praw własności przemysłowej i intelektualnej, w szczególności: praw autorskich i praw do znaków towarowych. </w:t>
      </w:r>
    </w:p>
    <w:p w14:paraId="4A1AA933" w14:textId="77777777" w:rsidR="00D262BF" w:rsidRDefault="000135F6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W przypadku, gdy osoba trzecia wytoczy przeciwko Zamawiającemu proces o naruszenie jej praw, w szczególności praw autorskich, w związku z korzystaniem przez Zamawiającego, z jakichkolwiek utworów, o których mowa w niniejszym paragrafie, Wykonawca zobowiązany będzie pokryć koszty zastępstwa procesowego, koszty sądowe oraz zapłacić zasądzone odszkodowanie lub koszty polubownego załatwienia sprawy. W razie wytoczenia przeciwko Zamawiającemu powództwa z tytułu naruszenia praw własności intelektualnej, Wykonawca wstąpi do postępowania w charakterze strony pozwanej, a w razie braku takiej możliwości wystąpi z interwencją uboczną po stronie Zamawiającego. </w:t>
      </w:r>
    </w:p>
    <w:p w14:paraId="7BD9F3D9" w14:textId="77777777" w:rsidR="00D262BF" w:rsidRDefault="000135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3" w:line="240" w:lineRule="auto"/>
        <w:ind w:left="157"/>
        <w:jc w:val="both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ARTYKUŁ </w:t>
      </w:r>
      <w:r>
        <w:rPr>
          <w:rFonts w:ascii="Calibri" w:eastAsia="Calibri" w:hAnsi="Calibri" w:cs="Calibri"/>
          <w:b/>
        </w:rPr>
        <w:t>5</w:t>
      </w:r>
      <w:r>
        <w:rPr>
          <w:rFonts w:ascii="Calibri" w:eastAsia="Calibri" w:hAnsi="Calibri" w:cs="Calibri"/>
          <w:b/>
          <w:color w:val="000000"/>
        </w:rPr>
        <w:t xml:space="preserve"> – ODSTĄPIENIE OD UMOWY, JEJ ZMIANA I ROZWIĄZANIE </w:t>
      </w:r>
    </w:p>
    <w:p w14:paraId="736CC25E" w14:textId="77777777" w:rsidR="00D262BF" w:rsidRDefault="000135F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2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Zamawiający może odstąpić od umowy (w całości lub w części), z zachowaniem prawa do naliczenia kar umownych, o których mowa w artykule </w:t>
      </w:r>
      <w:proofErr w:type="gramStart"/>
      <w:r>
        <w:rPr>
          <w:rFonts w:ascii="Calibri" w:eastAsia="Calibri" w:hAnsi="Calibri" w:cs="Calibri"/>
          <w:color w:val="000000"/>
        </w:rPr>
        <w:t>6</w:t>
      </w:r>
      <w:proofErr w:type="gramEnd"/>
      <w:r>
        <w:rPr>
          <w:rFonts w:ascii="Calibri" w:eastAsia="Calibri" w:hAnsi="Calibri" w:cs="Calibri"/>
          <w:color w:val="000000"/>
        </w:rPr>
        <w:t xml:space="preserve"> jeżeli Wykonawca wykonuje umowę w sposób niestaranny, wadliwy albo sprzeczny z umową i mimo wezwania Zamawiającego nie usunie wad lub nieprawidłowości w wykonywaniu umowy w terminie wskazanym w wezwaniu – w terminie 14 dni od dnia upływu terminu wskazanego w ww. wezwaniu. </w:t>
      </w:r>
    </w:p>
    <w:p w14:paraId="2E6977C7" w14:textId="77777777" w:rsidR="00D262BF" w:rsidRDefault="000135F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W razie wystąpienia istotnej zmiany okoliczności powodującej, że wykonanie umowy nie leży w interesie publicznym, w </w:t>
      </w:r>
      <w:proofErr w:type="gramStart"/>
      <w:r>
        <w:rPr>
          <w:rFonts w:ascii="Calibri" w:eastAsia="Calibri" w:hAnsi="Calibri" w:cs="Calibri"/>
          <w:color w:val="000000"/>
        </w:rPr>
        <w:t>szczególności</w:t>
      </w:r>
      <w:proofErr w:type="gramEnd"/>
      <w:r>
        <w:rPr>
          <w:rFonts w:ascii="Calibri" w:eastAsia="Calibri" w:hAnsi="Calibri" w:cs="Calibri"/>
          <w:color w:val="000000"/>
        </w:rPr>
        <w:t xml:space="preserve"> jeśli Instytucja Finansująca projekt odmówi finansowania niniejszej umowy, czego nie można było przewidzieć w chwili zawarcia umowy, Zamawiający może odstąpić od umowy w terminie 14 dni od powzięcia wiadomości o powyższych okolicznościach. </w:t>
      </w:r>
    </w:p>
    <w:p w14:paraId="1F24C8DD" w14:textId="77777777" w:rsidR="00D262BF" w:rsidRDefault="000135F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W przypadku, o którym mowa w </w:t>
      </w:r>
      <w:r>
        <w:rPr>
          <w:rFonts w:ascii="Calibri" w:eastAsia="Calibri" w:hAnsi="Calibri" w:cs="Calibri"/>
        </w:rPr>
        <w:t>ustępie</w:t>
      </w:r>
      <w:r>
        <w:rPr>
          <w:rFonts w:ascii="Calibri" w:eastAsia="Calibri" w:hAnsi="Calibri" w:cs="Calibri"/>
          <w:color w:val="000000"/>
        </w:rPr>
        <w:t xml:space="preserve"> 2 powyżej Wykonawca może żądać wynagrodzenia należnego z tytułu wykonania części umowy do chwili jej rozwiązania.</w:t>
      </w:r>
    </w:p>
    <w:p w14:paraId="613A8945" w14:textId="77777777" w:rsidR="00D262BF" w:rsidRDefault="000135F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Odstąpienie od umowy powinno nastąpić w formie pisemnej i powinno zawierać uzasadnienie.</w:t>
      </w:r>
    </w:p>
    <w:p w14:paraId="1DB104BE" w14:textId="77777777" w:rsidR="00D262BF" w:rsidRDefault="000135F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color w:val="000000"/>
        </w:rPr>
        <w:t>trony zobowiązują się do zmiany umowy z przypadku wystąpienia okoliczności</w:t>
      </w:r>
      <w:r>
        <w:rPr>
          <w:rFonts w:ascii="Calibri" w:eastAsia="Calibri" w:hAnsi="Calibri" w:cs="Calibri"/>
        </w:rPr>
        <w:t xml:space="preserve"> wskazanych w pkt.13.6 w Zapytaniu Ofertowym.</w:t>
      </w:r>
    </w:p>
    <w:p w14:paraId="2B0FBD59" w14:textId="77777777" w:rsidR="00D262BF" w:rsidRDefault="00D262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720"/>
        <w:jc w:val="both"/>
        <w:rPr>
          <w:rFonts w:ascii="Calibri" w:eastAsia="Calibri" w:hAnsi="Calibri" w:cs="Calibri"/>
        </w:rPr>
      </w:pPr>
    </w:p>
    <w:p w14:paraId="15DFCE62" w14:textId="77777777" w:rsidR="00D262BF" w:rsidRDefault="000135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3" w:line="240" w:lineRule="auto"/>
        <w:ind w:left="157"/>
        <w:jc w:val="both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lastRenderedPageBreak/>
        <w:t xml:space="preserve">ARTYKUŁ 6 – KARY UMOWNE I ODPOWIEDZIALNOŚĆ </w:t>
      </w:r>
    </w:p>
    <w:p w14:paraId="45FD5147" w14:textId="77777777" w:rsidR="00D262BF" w:rsidRDefault="000135F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2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Łączna wysokość kar umownych, jakimi Zamawiający może obciążyć Wykonawcę, nie może być wyższa niż całkowita wysokość wynagrodzenia brutto przysługującego Wykonawcy z tytułu realizacji umowy. </w:t>
      </w:r>
    </w:p>
    <w:p w14:paraId="2223FC2B" w14:textId="77777777" w:rsidR="00D262BF" w:rsidRDefault="000135F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W przypadku wystąpienia poniższych sytuacji z przyczyn nie dotyczących Zamawiającego, Wykonawca zapłaci Zamawiającemu karę umowną w wysokości: </w:t>
      </w:r>
    </w:p>
    <w:p w14:paraId="598DBC43" w14:textId="77777777" w:rsidR="00D262BF" w:rsidRDefault="000135F6">
      <w:pPr>
        <w:widowControl w:val="0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276" w:hanging="425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1% wynagrodzenia całkowitego należnego Wykonawcy zgodnie z umową za każdy kalendarzowy dzień opóźnienia w wykonaniu przedmiotu umowy w stosunku do ustalonych terminów; </w:t>
      </w:r>
    </w:p>
    <w:p w14:paraId="2D7C2A7C" w14:textId="77777777" w:rsidR="00D262BF" w:rsidRDefault="000135F6">
      <w:pPr>
        <w:widowControl w:val="0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276" w:hanging="425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10% wartości wynagrodzenia całkowitego Wykonawcy w przypadku odstąpienia od umowy przez Zamawiającego na podstawie artykułu 5, </w:t>
      </w:r>
      <w:r>
        <w:rPr>
          <w:rFonts w:ascii="Calibri" w:eastAsia="Calibri" w:hAnsi="Calibri" w:cs="Calibri"/>
        </w:rPr>
        <w:t>ust.</w:t>
      </w:r>
      <w:r>
        <w:rPr>
          <w:rFonts w:ascii="Calibri" w:eastAsia="Calibri" w:hAnsi="Calibri" w:cs="Calibri"/>
          <w:color w:val="000000"/>
        </w:rPr>
        <w:t xml:space="preserve"> 1; </w:t>
      </w:r>
    </w:p>
    <w:p w14:paraId="0F76B037" w14:textId="77777777" w:rsidR="00D262BF" w:rsidRDefault="000135F6">
      <w:pPr>
        <w:widowControl w:val="0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276" w:hanging="425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10</w:t>
      </w:r>
      <w:r>
        <w:rPr>
          <w:rFonts w:ascii="Calibri" w:eastAsia="Calibri" w:hAnsi="Calibri" w:cs="Calibri"/>
        </w:rPr>
        <w:t xml:space="preserve">% wartości wynagrodzenia całkowitego Wykonawcy – za każdą zmianę Personelu Wykonawcy w sposób niezgodny z warunkami określonymi w Zapytaniu Ofertowym. </w:t>
      </w:r>
    </w:p>
    <w:p w14:paraId="5752E74D" w14:textId="77777777" w:rsidR="00D262BF" w:rsidRDefault="000135F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Ponadto w przypadku odstąpienia od umowy, o którym mowa w artykule 5 </w:t>
      </w:r>
      <w:r>
        <w:rPr>
          <w:rFonts w:ascii="Calibri" w:eastAsia="Calibri" w:hAnsi="Calibri" w:cs="Calibri"/>
        </w:rPr>
        <w:t>ust.</w:t>
      </w:r>
      <w:r>
        <w:rPr>
          <w:rFonts w:ascii="Calibri" w:eastAsia="Calibri" w:hAnsi="Calibri" w:cs="Calibri"/>
          <w:color w:val="000000"/>
        </w:rPr>
        <w:t xml:space="preserve"> 1 umowy, Wykonawca zobowiązany będzie do zwrotu na rzecz Zamawiającego wszelkich otrzymanych od niego kwot tytułem wynagrodzenia lub innych opłat, a zwrot tychże świadczeń nastąpi na zasadzie kary umownej. </w:t>
      </w:r>
    </w:p>
    <w:p w14:paraId="22804D17" w14:textId="77777777" w:rsidR="00D262BF" w:rsidRDefault="000135F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Zamawiający – w każdym przypadku – zastrzega sobie prawo do dochodzenia odszkodowania na zasadach ogólnych, jeżeli szkoda wynikająca z niewykonania lub nienależytego wykonania umowy przez Wykonawcę przekracza wartość kar umownych. </w:t>
      </w:r>
    </w:p>
    <w:p w14:paraId="2F1A3636" w14:textId="77777777" w:rsidR="00D262BF" w:rsidRDefault="000135F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Okoliczność, że Zamawiający nie poniósł szkody wskutek opóźnień Wykonawcy, nie zwalnia Wykonawcy z obowiązku zapłaty zastrzeżonych kar umownych. Kary umowne mają charakter gwarancyjny. </w:t>
      </w:r>
    </w:p>
    <w:p w14:paraId="1B9E7AB4" w14:textId="77777777" w:rsidR="00D262BF" w:rsidRDefault="000135F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Wykonawca wyraża zgodę na potrącanie kar umownych z przysługującego mu wynagrodzenia.</w:t>
      </w:r>
    </w:p>
    <w:p w14:paraId="29D61100" w14:textId="77777777" w:rsidR="00D262BF" w:rsidRDefault="000135F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Odpowiedzialność Zamawiającego wobec Wykonawcy, w tym także w przypadku rozwiązania umowy lub odstąpienia od niej z jakiejkolwiek przyczyny, zostaje ograniczona do strat rzeczywistych, z wyłączeniem utraconych korzyści. </w:t>
      </w:r>
    </w:p>
    <w:p w14:paraId="1456FD07" w14:textId="77777777" w:rsidR="00D262BF" w:rsidRDefault="000135F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Umowa będzie przewidywała także kary umowne za złamanie postanowień dotyczących poufności. </w:t>
      </w:r>
    </w:p>
    <w:p w14:paraId="6835A8B8" w14:textId="77777777" w:rsidR="00D262BF" w:rsidRDefault="000135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3" w:line="240" w:lineRule="auto"/>
        <w:ind w:left="157"/>
        <w:jc w:val="both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ARTYKUŁ 7 – DANE OSOBOWE </w:t>
      </w:r>
    </w:p>
    <w:p w14:paraId="6D967701" w14:textId="77777777" w:rsidR="00D262BF" w:rsidRDefault="000135F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2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Strony zobowiązują się do przestrzegania przepisów dotyczących ochrony danych osobowych, w szczególności ogólnego rozporządzenia o ochronie danych (RODO). </w:t>
      </w:r>
    </w:p>
    <w:p w14:paraId="40604B3D" w14:textId="77777777" w:rsidR="00D262BF" w:rsidRDefault="000135F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W przypadku powierzenia przetwarzania danych osobowych Wykonawcy przez Zamawiającego, Strony podpiszą stosowną umowę powierzenia przetwarzania danych.</w:t>
      </w:r>
    </w:p>
    <w:p w14:paraId="49332FF6" w14:textId="77777777" w:rsidR="00D262BF" w:rsidRDefault="00D262B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</w:p>
    <w:p w14:paraId="4BC3D12D" w14:textId="77777777" w:rsidR="00D262BF" w:rsidRDefault="00D262B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</w:p>
    <w:p w14:paraId="323C78E6" w14:textId="77777777" w:rsidR="00D262BF" w:rsidRDefault="00D262B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</w:p>
    <w:p w14:paraId="54F6E951" w14:textId="77777777" w:rsidR="00D262BF" w:rsidRDefault="00D262B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</w:p>
    <w:sectPr w:rsidR="00D262BF">
      <w:headerReference w:type="default" r:id="rId8"/>
      <w:footerReference w:type="default" r:id="rId9"/>
      <w:pgSz w:w="11920" w:h="16840"/>
      <w:pgMar w:top="1024" w:right="1377" w:bottom="614" w:left="1261" w:header="0" w:footer="253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F4971" w14:textId="77777777" w:rsidR="00D1028E" w:rsidRDefault="00D1028E">
      <w:pPr>
        <w:spacing w:line="240" w:lineRule="auto"/>
      </w:pPr>
      <w:r>
        <w:separator/>
      </w:r>
    </w:p>
  </w:endnote>
  <w:endnote w:type="continuationSeparator" w:id="0">
    <w:p w14:paraId="5D736058" w14:textId="77777777" w:rsidR="00D1028E" w:rsidRDefault="00D102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Noto Sans">
    <w:altName w:val="Noto Sans"/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2E1AE" w14:textId="77777777" w:rsidR="00D262BF" w:rsidRDefault="00D262B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jc w:val="right"/>
      <w:rPr>
        <w:color w:val="000000"/>
      </w:rPr>
    </w:pPr>
  </w:p>
  <w:p w14:paraId="3EC8AD6C" w14:textId="77777777" w:rsidR="00D262BF" w:rsidRDefault="00D262B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jc w:val="right"/>
      <w:rPr>
        <w:rFonts w:ascii="Arial Narrow" w:eastAsia="Arial Narrow" w:hAnsi="Arial Narrow" w:cs="Arial Narrow"/>
        <w:color w:val="000000"/>
        <w:sz w:val="20"/>
        <w:szCs w:val="20"/>
      </w:rPr>
    </w:pPr>
  </w:p>
  <w:p w14:paraId="33B1E093" w14:textId="77777777" w:rsidR="00D262BF" w:rsidRDefault="00D262B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jc w:val="right"/>
      <w:rPr>
        <w:rFonts w:ascii="Arial Narrow" w:eastAsia="Arial Narrow" w:hAnsi="Arial Narrow" w:cs="Arial Narrow"/>
        <w:color w:val="000000"/>
        <w:sz w:val="20"/>
        <w:szCs w:val="20"/>
      </w:rPr>
    </w:pPr>
  </w:p>
  <w:p w14:paraId="4A014729" w14:textId="77777777" w:rsidR="00D262BF" w:rsidRDefault="00D262B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jc w:val="right"/>
      <w:rPr>
        <w:rFonts w:ascii="Arial Narrow" w:eastAsia="Arial Narrow" w:hAnsi="Arial Narrow" w:cs="Arial Narrow"/>
        <w:color w:val="000000"/>
        <w:sz w:val="20"/>
        <w:szCs w:val="20"/>
      </w:rPr>
    </w:pPr>
  </w:p>
  <w:p w14:paraId="2E13CEFB" w14:textId="77777777" w:rsidR="00D262BF" w:rsidRDefault="000135F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jc w:val="right"/>
      <w:rPr>
        <w:color w:val="000000"/>
      </w:rPr>
    </w:pPr>
    <w:r>
      <w:rPr>
        <w:rFonts w:ascii="Arial Narrow" w:eastAsia="Arial Narrow" w:hAnsi="Arial Narrow" w:cs="Arial Narrow"/>
        <w:color w:val="000000"/>
        <w:sz w:val="20"/>
        <w:szCs w:val="20"/>
      </w:rPr>
      <w:t xml:space="preserve">Strona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fldChar w:fldCharType="begin"/>
    </w:r>
    <w:r>
      <w:rPr>
        <w:rFonts w:ascii="Arial Narrow" w:eastAsia="Arial Narrow" w:hAnsi="Arial Narrow" w:cs="Arial Narrow"/>
        <w:b/>
        <w:color w:val="000000"/>
        <w:sz w:val="20"/>
        <w:szCs w:val="20"/>
      </w:rPr>
      <w:instrText>PAGE</w:instrText>
    </w:r>
    <w:r>
      <w:rPr>
        <w:rFonts w:ascii="Arial Narrow" w:eastAsia="Arial Narrow" w:hAnsi="Arial Narrow" w:cs="Arial Narrow"/>
        <w:b/>
        <w:color w:val="000000"/>
        <w:sz w:val="20"/>
        <w:szCs w:val="20"/>
      </w:rPr>
      <w:fldChar w:fldCharType="separate"/>
    </w:r>
    <w:r w:rsidR="0051158B">
      <w:rPr>
        <w:rFonts w:ascii="Arial Narrow" w:eastAsia="Arial Narrow" w:hAnsi="Arial Narrow" w:cs="Arial Narrow"/>
        <w:b/>
        <w:noProof/>
        <w:color w:val="000000"/>
        <w:sz w:val="20"/>
        <w:szCs w:val="20"/>
      </w:rPr>
      <w:t>1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fldChar w:fldCharType="end"/>
    </w:r>
    <w:r>
      <w:rPr>
        <w:rFonts w:ascii="Arial Narrow" w:eastAsia="Arial Narrow" w:hAnsi="Arial Narrow" w:cs="Arial Narrow"/>
        <w:color w:val="000000"/>
        <w:sz w:val="20"/>
        <w:szCs w:val="20"/>
      </w:rPr>
      <w:t xml:space="preserve"> z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fldChar w:fldCharType="begin"/>
    </w:r>
    <w:r>
      <w:rPr>
        <w:rFonts w:ascii="Arial Narrow" w:eastAsia="Arial Narrow" w:hAnsi="Arial Narrow" w:cs="Arial Narrow"/>
        <w:b/>
        <w:color w:val="000000"/>
        <w:sz w:val="20"/>
        <w:szCs w:val="20"/>
      </w:rPr>
      <w:instrText>NUMPAGES</w:instrText>
    </w:r>
    <w:r>
      <w:rPr>
        <w:rFonts w:ascii="Arial Narrow" w:eastAsia="Arial Narrow" w:hAnsi="Arial Narrow" w:cs="Arial Narrow"/>
        <w:b/>
        <w:color w:val="000000"/>
        <w:sz w:val="20"/>
        <w:szCs w:val="20"/>
      </w:rPr>
      <w:fldChar w:fldCharType="separate"/>
    </w:r>
    <w:r w:rsidR="0051158B">
      <w:rPr>
        <w:rFonts w:ascii="Arial Narrow" w:eastAsia="Arial Narrow" w:hAnsi="Arial Narrow" w:cs="Arial Narrow"/>
        <w:b/>
        <w:noProof/>
        <w:color w:val="000000"/>
        <w:sz w:val="20"/>
        <w:szCs w:val="20"/>
      </w:rPr>
      <w:t>1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C0A4B" w14:textId="77777777" w:rsidR="00D1028E" w:rsidRDefault="00D1028E">
      <w:pPr>
        <w:spacing w:line="240" w:lineRule="auto"/>
      </w:pPr>
      <w:r>
        <w:separator/>
      </w:r>
    </w:p>
  </w:footnote>
  <w:footnote w:type="continuationSeparator" w:id="0">
    <w:p w14:paraId="1DAD8FF3" w14:textId="77777777" w:rsidR="00D1028E" w:rsidRDefault="00D102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0942B" w14:textId="77777777" w:rsidR="00D262BF" w:rsidRDefault="00D262B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</w:rPr>
    </w:pPr>
  </w:p>
  <w:p w14:paraId="50410A84" w14:textId="77777777" w:rsidR="00D262BF" w:rsidRDefault="00D262B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</w:rPr>
    </w:pPr>
  </w:p>
  <w:p w14:paraId="6A3D3C13" w14:textId="77777777" w:rsidR="00D262BF" w:rsidRDefault="000135F6">
    <w:pPr>
      <w:tabs>
        <w:tab w:val="center" w:pos="4536"/>
        <w:tab w:val="right" w:pos="9072"/>
      </w:tabs>
      <w:spacing w:line="240" w:lineRule="auto"/>
      <w:rPr>
        <w:color w:val="000000"/>
      </w:rPr>
    </w:pPr>
    <w:r>
      <w:rPr>
        <w:noProof/>
      </w:rPr>
      <w:drawing>
        <wp:inline distT="0" distB="0" distL="0" distR="0" wp14:anchorId="2EFCFA78" wp14:editId="3A21892A">
          <wp:extent cx="1333500" cy="600075"/>
          <wp:effectExtent l="0" t="0" r="0" b="0"/>
          <wp:docPr id="1" name="image1.jpg" descr="https://lh7-us.googleusercontent.com/PieRBafOwgDc5mmckn8MMqrsCA5N3xmSic4843SbQaRR1g1kyCS7VyGVchraE9Mgt3zMMxtKqFh0Yo4Z1bsw5869yoyxrOSPLwOmwlL9fgVxXmRrv9UPKx5pPG-akiufOha-3tp_8Cr8h_W_mP5P4w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https://lh7-us.googleusercontent.com/PieRBafOwgDc5mmckn8MMqrsCA5N3xmSic4843SbQaRR1g1kyCS7VyGVchraE9Mgt3zMMxtKqFh0Yo4Z1bsw5869yoyxrOSPLwOmwlL9fgVxXmRrv9UPKx5pPG-akiufOha-3tp_8Cr8h_W_mP5P4w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3500" cy="600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A3681BD" w14:textId="77777777" w:rsidR="00D262BF" w:rsidRDefault="00D262B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145B"/>
    <w:multiLevelType w:val="multilevel"/>
    <w:tmpl w:val="5BD09F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C0A2575"/>
    <w:multiLevelType w:val="multilevel"/>
    <w:tmpl w:val="6DD2AF2C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bullet"/>
      <w:lvlText w:val="●"/>
      <w:lvlJc w:val="left"/>
      <w:pPr>
        <w:ind w:left="1224" w:hanging="504"/>
      </w:pPr>
      <w:rPr>
        <w:rFonts w:ascii="Noto Sans" w:eastAsia="Noto Sans" w:hAnsi="Noto Sans" w:cs="Noto Sans"/>
        <w:b/>
      </w:rPr>
    </w:lvl>
    <w:lvl w:ilvl="3">
      <w:start w:val="1"/>
      <w:numFmt w:val="decimal"/>
      <w:lvlText w:val="%1.%2.●.%4."/>
      <w:lvlJc w:val="left"/>
      <w:pPr>
        <w:ind w:left="1728" w:hanging="647"/>
      </w:pPr>
    </w:lvl>
    <w:lvl w:ilvl="4">
      <w:start w:val="1"/>
      <w:numFmt w:val="decimal"/>
      <w:lvlText w:val="%1.%2.●.%4.%5."/>
      <w:lvlJc w:val="left"/>
      <w:pPr>
        <w:ind w:left="2232" w:hanging="792"/>
      </w:pPr>
    </w:lvl>
    <w:lvl w:ilvl="5">
      <w:start w:val="1"/>
      <w:numFmt w:val="decimal"/>
      <w:lvlText w:val="%1.%2.●.%4.%5.%6."/>
      <w:lvlJc w:val="left"/>
      <w:pPr>
        <w:ind w:left="2736" w:hanging="933"/>
      </w:pPr>
    </w:lvl>
    <w:lvl w:ilvl="6">
      <w:start w:val="1"/>
      <w:numFmt w:val="decimal"/>
      <w:lvlText w:val="%1.%2.●.%4.%5.%6.%7."/>
      <w:lvlJc w:val="left"/>
      <w:pPr>
        <w:ind w:left="3240" w:hanging="1080"/>
      </w:pPr>
    </w:lvl>
    <w:lvl w:ilvl="7">
      <w:start w:val="1"/>
      <w:numFmt w:val="decimal"/>
      <w:lvlText w:val="%1.%2.●.%4.%5.%6.%7.%8."/>
      <w:lvlJc w:val="left"/>
      <w:pPr>
        <w:ind w:left="3744" w:hanging="1224"/>
      </w:pPr>
    </w:lvl>
    <w:lvl w:ilvl="8">
      <w:start w:val="1"/>
      <w:numFmt w:val="decimal"/>
      <w:lvlText w:val="%1.%2.●.%4.%5.%6.%7.%8.%9."/>
      <w:lvlJc w:val="left"/>
      <w:pPr>
        <w:ind w:left="4320" w:hanging="1440"/>
      </w:pPr>
    </w:lvl>
  </w:abstractNum>
  <w:abstractNum w:abstractNumId="2" w15:restartNumberingAfterBreak="0">
    <w:nsid w:val="33657847"/>
    <w:multiLevelType w:val="multilevel"/>
    <w:tmpl w:val="FC0E64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E3F04A3"/>
    <w:multiLevelType w:val="multilevel"/>
    <w:tmpl w:val="420C1E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82F5EB3"/>
    <w:multiLevelType w:val="multilevel"/>
    <w:tmpl w:val="A9EAE6D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C4E7347"/>
    <w:multiLevelType w:val="multilevel"/>
    <w:tmpl w:val="91A4B1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4856C92"/>
    <w:multiLevelType w:val="multilevel"/>
    <w:tmpl w:val="DF5660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A845F6F"/>
    <w:multiLevelType w:val="multilevel"/>
    <w:tmpl w:val="F74256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B194E05"/>
    <w:multiLevelType w:val="multilevel"/>
    <w:tmpl w:val="B6AC5F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41914062">
    <w:abstractNumId w:val="7"/>
  </w:num>
  <w:num w:numId="2" w16cid:durableId="319777345">
    <w:abstractNumId w:val="8"/>
  </w:num>
  <w:num w:numId="3" w16cid:durableId="620767096">
    <w:abstractNumId w:val="6"/>
  </w:num>
  <w:num w:numId="4" w16cid:durableId="981079040">
    <w:abstractNumId w:val="5"/>
  </w:num>
  <w:num w:numId="5" w16cid:durableId="1761413762">
    <w:abstractNumId w:val="4"/>
  </w:num>
  <w:num w:numId="6" w16cid:durableId="158734845">
    <w:abstractNumId w:val="1"/>
  </w:num>
  <w:num w:numId="7" w16cid:durableId="442842101">
    <w:abstractNumId w:val="3"/>
  </w:num>
  <w:num w:numId="8" w16cid:durableId="1065487900">
    <w:abstractNumId w:val="2"/>
  </w:num>
  <w:num w:numId="9" w16cid:durableId="84509426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en Stanley">
    <w15:presenceInfo w15:providerId="Windows Live" w15:userId="a17198402de9b71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2BF"/>
    <w:rsid w:val="000135F6"/>
    <w:rsid w:val="00212584"/>
    <w:rsid w:val="0051158B"/>
    <w:rsid w:val="00734C81"/>
    <w:rsid w:val="00884DAC"/>
    <w:rsid w:val="00A15260"/>
    <w:rsid w:val="00B20AF0"/>
    <w:rsid w:val="00CB42E1"/>
    <w:rsid w:val="00D1028E"/>
    <w:rsid w:val="00D26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FDA32"/>
  <w15:docId w15:val="{19D58D7F-CDB1-45C2-A0DA-2E345DC50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Revision">
    <w:name w:val="Revision"/>
    <w:hidden/>
    <w:uiPriority w:val="99"/>
    <w:semiHidden/>
    <w:rsid w:val="00212584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17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OM/UGR9eZ7UwcL2izF+NkxkMjg==">CgMxLjAyCWguMzBqMHpsbDIIaC5namRneHM4AHIhMTJ3S2F4S1FTUEdQU0dDVjYzT2F0MTduc1FFaXYwcnFq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1822</Words>
  <Characters>10392</Characters>
  <Application>Microsoft Office Word</Application>
  <DocSecurity>0</DocSecurity>
  <Lines>86</Lines>
  <Paragraphs>24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Pabin-Majchrzak</dc:creator>
  <cp:lastModifiedBy>Ben Stanley</cp:lastModifiedBy>
  <cp:revision>3</cp:revision>
  <dcterms:created xsi:type="dcterms:W3CDTF">2025-03-26T14:51:00Z</dcterms:created>
  <dcterms:modified xsi:type="dcterms:W3CDTF">2025-03-27T12:27:00Z</dcterms:modified>
</cp:coreProperties>
</file>