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7DA9" w14:textId="0E5C9660" w:rsidR="001124C6" w:rsidRDefault="00596023">
      <w:pPr>
        <w:spacing w:after="0"/>
        <w:ind w:left="0" w:right="240" w:firstLine="0"/>
        <w:jc w:val="right"/>
      </w:pPr>
      <w:bookmarkStart w:id="0" w:name="_heading=h.gjdgxs" w:colFirst="0" w:colLast="0"/>
      <w:bookmarkEnd w:id="0"/>
      <w:r>
        <w:t xml:space="preserve">Warszawa, </w:t>
      </w:r>
      <w:r w:rsidR="00C21B39">
        <w:t>2</w:t>
      </w:r>
      <w:r w:rsidR="007260CF">
        <w:t>7.</w:t>
      </w:r>
      <w:r>
        <w:t>0</w:t>
      </w:r>
      <w:r w:rsidR="007260CF">
        <w:t>3</w:t>
      </w:r>
      <w:r>
        <w:t>.202</w:t>
      </w:r>
      <w:r w:rsidR="007260CF">
        <w:t>5</w:t>
      </w:r>
      <w:r>
        <w:t xml:space="preserve"> roku</w:t>
      </w:r>
    </w:p>
    <w:p w14:paraId="6DCAAA9D" w14:textId="77777777" w:rsidR="001124C6" w:rsidRDefault="00596023">
      <w:pPr>
        <w:pBdr>
          <w:top w:val="single" w:sz="4" w:space="0" w:color="000000"/>
          <w:left w:val="single" w:sz="4" w:space="0" w:color="000000"/>
          <w:bottom w:val="single" w:sz="4" w:space="0" w:color="000000"/>
          <w:right w:val="single" w:sz="4" w:space="0" w:color="000000"/>
        </w:pBdr>
        <w:spacing w:before="120" w:after="120"/>
        <w:ind w:left="357" w:right="0" w:firstLine="0"/>
        <w:jc w:val="left"/>
      </w:pPr>
      <w:r>
        <w:rPr>
          <w:b/>
        </w:rPr>
        <w:t>Zamawiający:</w:t>
      </w:r>
    </w:p>
    <w:p w14:paraId="13002A4C" w14:textId="77777777" w:rsidR="001124C6" w:rsidRDefault="00596023">
      <w:pPr>
        <w:spacing w:after="0"/>
        <w:ind w:left="363" w:right="4664" w:hanging="2"/>
        <w:jc w:val="left"/>
      </w:pPr>
      <w:bookmarkStart w:id="1" w:name="_heading=h.30j0zll" w:colFirst="0" w:colLast="0"/>
      <w:bookmarkEnd w:id="1"/>
      <w:r>
        <w:t>Uniwersytet SWPS</w:t>
      </w:r>
    </w:p>
    <w:p w14:paraId="08635066" w14:textId="77777777" w:rsidR="001124C6" w:rsidRDefault="00596023">
      <w:pPr>
        <w:spacing w:after="0"/>
        <w:ind w:left="363" w:right="128" w:hanging="2"/>
        <w:jc w:val="left"/>
      </w:pPr>
      <w:r>
        <w:t>ul. Chodakowska 19/31, 03-815 Warszawa</w:t>
      </w:r>
    </w:p>
    <w:p w14:paraId="651001AA" w14:textId="77777777" w:rsidR="001124C6" w:rsidRPr="00C21B39" w:rsidRDefault="00596023">
      <w:pPr>
        <w:spacing w:after="0"/>
        <w:ind w:left="363" w:right="128" w:hanging="2"/>
        <w:jc w:val="left"/>
      </w:pPr>
      <w:r w:rsidRPr="00C21B39">
        <w:t>NIP: PL 118-01-97-245, REGON: 011947981</w:t>
      </w:r>
    </w:p>
    <w:p w14:paraId="321CC1D5" w14:textId="77777777" w:rsidR="001124C6" w:rsidRPr="00C21B39" w:rsidRDefault="00596023">
      <w:pPr>
        <w:spacing w:after="0"/>
        <w:ind w:left="363" w:right="128" w:hanging="2"/>
        <w:jc w:val="left"/>
      </w:pPr>
      <w:r w:rsidRPr="00C21B39">
        <w:t>www.swps.pl</w:t>
      </w:r>
    </w:p>
    <w:p w14:paraId="1444D183" w14:textId="77777777" w:rsidR="001124C6" w:rsidRPr="00C21B39" w:rsidRDefault="001124C6">
      <w:pPr>
        <w:spacing w:after="0"/>
        <w:ind w:left="355" w:right="59" w:firstLine="0"/>
        <w:rPr>
          <w:strike/>
        </w:rPr>
      </w:pPr>
    </w:p>
    <w:p w14:paraId="2F264CDB" w14:textId="77777777" w:rsidR="001124C6" w:rsidRPr="00C21B39" w:rsidRDefault="001124C6">
      <w:pPr>
        <w:spacing w:after="0"/>
        <w:ind w:left="355" w:right="59" w:firstLine="0"/>
      </w:pPr>
    </w:p>
    <w:p w14:paraId="0483D649" w14:textId="01C3CB0F" w:rsidR="007260CF" w:rsidRPr="007260CF" w:rsidRDefault="00596023" w:rsidP="007260CF">
      <w:pPr>
        <w:spacing w:after="0"/>
        <w:ind w:right="59" w:hanging="10"/>
      </w:pPr>
      <w:r w:rsidRPr="007260CF">
        <w:t xml:space="preserve">Zamówienie jest realizowane w ramach projektu </w:t>
      </w:r>
      <w:r w:rsidR="007260CF" w:rsidRPr="007260CF">
        <w:rPr>
          <w:i/>
          <w:color w:val="222222"/>
        </w:rPr>
        <w:t>Plemienność czy obojętność</w:t>
      </w:r>
      <w:r w:rsidR="007260CF">
        <w:rPr>
          <w:i/>
          <w:color w:val="222222"/>
        </w:rPr>
        <w:t>?</w:t>
      </w:r>
      <w:r w:rsidR="007260CF" w:rsidRPr="007260CF">
        <w:rPr>
          <w:i/>
          <w:color w:val="222222"/>
        </w:rPr>
        <w:t xml:space="preserve"> Badanie rzeczywiście istniejących wartości demokratycznych i ich konsekwencji w Polsce</w:t>
      </w:r>
    </w:p>
    <w:p w14:paraId="17C7EE6D" w14:textId="50C07134" w:rsidR="007260CF" w:rsidRPr="007260CF" w:rsidRDefault="007260CF" w:rsidP="007260CF">
      <w:pPr>
        <w:spacing w:after="0"/>
        <w:ind w:left="355" w:right="59" w:firstLine="0"/>
        <w:rPr>
          <w:i/>
          <w:color w:val="222222"/>
        </w:rPr>
      </w:pPr>
    </w:p>
    <w:p w14:paraId="40EF897A" w14:textId="4F51B8E5" w:rsidR="001124C6" w:rsidRPr="007260CF" w:rsidRDefault="001124C6" w:rsidP="007260CF">
      <w:pPr>
        <w:spacing w:after="0"/>
        <w:ind w:right="59" w:hanging="10"/>
      </w:pPr>
    </w:p>
    <w:p w14:paraId="4079EB35" w14:textId="77777777" w:rsidR="001124C6" w:rsidRPr="007260CF" w:rsidRDefault="001124C6">
      <w:pPr>
        <w:spacing w:after="0"/>
        <w:ind w:left="286" w:right="0" w:firstLine="0"/>
        <w:jc w:val="center"/>
      </w:pPr>
    </w:p>
    <w:p w14:paraId="20411A96" w14:textId="145FF6FA" w:rsidR="001124C6" w:rsidRDefault="00596023">
      <w:pPr>
        <w:spacing w:after="0"/>
        <w:ind w:left="286" w:right="0" w:firstLine="0"/>
        <w:jc w:val="center"/>
      </w:pPr>
      <w:r>
        <w:rPr>
          <w:b/>
          <w:sz w:val="28"/>
          <w:szCs w:val="28"/>
        </w:rPr>
        <w:t xml:space="preserve">ZAPYTANIE OFERTOWE NR </w:t>
      </w:r>
      <w:r w:rsidR="007260CF">
        <w:rPr>
          <w:b/>
          <w:sz w:val="28"/>
          <w:szCs w:val="28"/>
        </w:rPr>
        <w:t>2/</w:t>
      </w:r>
      <w:r>
        <w:rPr>
          <w:b/>
          <w:sz w:val="28"/>
          <w:szCs w:val="28"/>
        </w:rPr>
        <w:t>DBN/0</w:t>
      </w:r>
      <w:r w:rsidR="007260CF">
        <w:rPr>
          <w:b/>
          <w:sz w:val="28"/>
          <w:szCs w:val="28"/>
        </w:rPr>
        <w:t>3</w:t>
      </w:r>
      <w:r>
        <w:rPr>
          <w:b/>
          <w:sz w:val="28"/>
          <w:szCs w:val="28"/>
        </w:rPr>
        <w:t>/202</w:t>
      </w:r>
      <w:r w:rsidR="007260CF">
        <w:rPr>
          <w:b/>
          <w:sz w:val="28"/>
          <w:szCs w:val="28"/>
        </w:rPr>
        <w:t>5</w:t>
      </w:r>
    </w:p>
    <w:p w14:paraId="7CA5A728" w14:textId="77777777" w:rsidR="001124C6" w:rsidRDefault="001124C6">
      <w:pPr>
        <w:spacing w:after="0"/>
        <w:ind w:right="0" w:hanging="10"/>
        <w:rPr>
          <w:b/>
        </w:rPr>
      </w:pPr>
    </w:p>
    <w:p w14:paraId="7A0AB259" w14:textId="77777777" w:rsidR="001124C6" w:rsidRDefault="00596023">
      <w:pPr>
        <w:numPr>
          <w:ilvl w:val="0"/>
          <w:numId w:val="7"/>
        </w:numPr>
        <w:pBdr>
          <w:top w:val="single" w:sz="4" w:space="0" w:color="000000"/>
          <w:left w:val="single" w:sz="4" w:space="0" w:color="000000"/>
          <w:bottom w:val="single" w:sz="4" w:space="0" w:color="000000"/>
          <w:right w:val="single" w:sz="4" w:space="0" w:color="000000"/>
        </w:pBdr>
        <w:spacing w:before="120" w:after="120"/>
        <w:ind w:left="630" w:right="0" w:hanging="284"/>
        <w:jc w:val="left"/>
      </w:pPr>
      <w:r>
        <w:rPr>
          <w:b/>
          <w:sz w:val="24"/>
          <w:szCs w:val="24"/>
        </w:rPr>
        <w:t>Podstawy prawne prowadzenia postępowania:</w:t>
      </w:r>
    </w:p>
    <w:p w14:paraId="0768F440" w14:textId="77777777" w:rsidR="001124C6" w:rsidRDefault="00596023">
      <w:pPr>
        <w:numPr>
          <w:ilvl w:val="1"/>
          <w:numId w:val="7"/>
        </w:numPr>
        <w:spacing w:after="0"/>
        <w:ind w:left="913" w:right="57" w:hanging="567"/>
      </w:pPr>
      <w:r>
        <w:t xml:space="preserve">Postępowanie jest prowadzone na podstawie niniejszego zapytania ofertowego. </w:t>
      </w:r>
    </w:p>
    <w:p w14:paraId="606EEEB9" w14:textId="77777777" w:rsidR="001124C6" w:rsidRDefault="00596023">
      <w:pPr>
        <w:numPr>
          <w:ilvl w:val="1"/>
          <w:numId w:val="7"/>
        </w:numPr>
        <w:spacing w:after="0"/>
        <w:ind w:left="913" w:right="57" w:hanging="567"/>
      </w:pPr>
      <w:r>
        <w:t>Niniejsze zapytanie ofertowe zostało upublicznione poprzez zamieszczenie go w Biuletynie Informacji Publicznej Uniwersytetu SWPS.</w:t>
      </w:r>
    </w:p>
    <w:p w14:paraId="1AC9273F" w14:textId="77777777" w:rsidR="001124C6" w:rsidRDefault="001124C6">
      <w:pPr>
        <w:spacing w:after="0"/>
        <w:ind w:left="911" w:right="59" w:firstLine="0"/>
      </w:pPr>
    </w:p>
    <w:p w14:paraId="31F34EEA" w14:textId="77777777" w:rsidR="001124C6" w:rsidRDefault="00596023">
      <w:pPr>
        <w:numPr>
          <w:ilvl w:val="0"/>
          <w:numId w:val="7"/>
        </w:numPr>
        <w:pBdr>
          <w:top w:val="single" w:sz="4" w:space="0" w:color="000000"/>
          <w:left w:val="single" w:sz="4" w:space="0" w:color="000000"/>
          <w:bottom w:val="single" w:sz="4" w:space="0" w:color="000000"/>
          <w:right w:val="single" w:sz="4" w:space="0" w:color="000000"/>
        </w:pBdr>
        <w:spacing w:before="120" w:after="120"/>
        <w:ind w:left="630" w:right="0" w:hanging="284"/>
        <w:jc w:val="left"/>
      </w:pPr>
      <w:r>
        <w:rPr>
          <w:b/>
          <w:sz w:val="24"/>
          <w:szCs w:val="24"/>
        </w:rPr>
        <w:t>Opis przedmiotu zamówienia:</w:t>
      </w:r>
    </w:p>
    <w:p w14:paraId="5E27353B" w14:textId="77777777" w:rsidR="001124C6" w:rsidRDefault="00596023">
      <w:pPr>
        <w:numPr>
          <w:ilvl w:val="1"/>
          <w:numId w:val="7"/>
        </w:numPr>
        <w:spacing w:after="120"/>
        <w:ind w:right="59" w:hanging="566"/>
      </w:pPr>
      <w:bookmarkStart w:id="2" w:name="_heading=h.1fob9te" w:colFirst="0" w:colLast="0"/>
      <w:bookmarkEnd w:id="2"/>
      <w:r>
        <w:t>Przedmiotem</w:t>
      </w:r>
      <w:r>
        <w:rPr>
          <w:color w:val="222222"/>
        </w:rPr>
        <w:t xml:space="preserve"> zamówienia jest wybór Wykonawcy usługi polegającej na przeprowadzeniu</w:t>
      </w:r>
    </w:p>
    <w:p w14:paraId="21320A8D" w14:textId="7A745461" w:rsidR="001124C6" w:rsidRDefault="00596023">
      <w:pPr>
        <w:widowControl/>
        <w:numPr>
          <w:ilvl w:val="0"/>
          <w:numId w:val="5"/>
        </w:numPr>
        <w:spacing w:after="0" w:line="276" w:lineRule="auto"/>
        <w:ind w:right="0"/>
        <w:jc w:val="left"/>
        <w:rPr>
          <w:b/>
        </w:rPr>
      </w:pPr>
      <w:r>
        <w:rPr>
          <w:b/>
        </w:rPr>
        <w:t>badań metodami CAWI</w:t>
      </w:r>
      <w:r w:rsidR="007260CF">
        <w:rPr>
          <w:b/>
        </w:rPr>
        <w:t xml:space="preserve"> (N=</w:t>
      </w:r>
      <w:ins w:id="3" w:author="Ben Stanley" w:date="2025-03-27T13:25:00Z" w16du:dateUtc="2025-03-27T12:25:00Z">
        <w:r w:rsidR="005478B7">
          <w:rPr>
            <w:b/>
          </w:rPr>
          <w:t>2</w:t>
        </w:r>
      </w:ins>
      <w:del w:id="4" w:author="Ben Stanley" w:date="2025-03-27T13:25:00Z" w16du:dateUtc="2025-03-27T12:25:00Z">
        <w:r w:rsidR="007260CF" w:rsidDel="005478B7">
          <w:rPr>
            <w:b/>
          </w:rPr>
          <w:delText>1</w:delText>
        </w:r>
      </w:del>
      <w:r w:rsidR="007260CF">
        <w:rPr>
          <w:b/>
        </w:rPr>
        <w:t>000)</w:t>
      </w:r>
      <w:r>
        <w:rPr>
          <w:b/>
        </w:rPr>
        <w:t>.</w:t>
      </w:r>
    </w:p>
    <w:p w14:paraId="17CB8F34" w14:textId="77777777" w:rsidR="001124C6" w:rsidRDefault="001124C6">
      <w:pPr>
        <w:spacing w:after="0"/>
        <w:ind w:left="0" w:right="59" w:firstLine="0"/>
        <w:rPr>
          <w:b/>
          <w:color w:val="222222"/>
        </w:rPr>
      </w:pPr>
      <w:bookmarkStart w:id="5" w:name="_heading=h.3znysh7" w:colFirst="0" w:colLast="0"/>
      <w:bookmarkEnd w:id="5"/>
    </w:p>
    <w:p w14:paraId="25B528AA" w14:textId="77777777" w:rsidR="001124C6" w:rsidRDefault="00596023">
      <w:pPr>
        <w:numPr>
          <w:ilvl w:val="1"/>
          <w:numId w:val="7"/>
        </w:numPr>
        <w:spacing w:after="120"/>
        <w:ind w:right="59" w:hanging="566"/>
      </w:pPr>
      <w:bookmarkStart w:id="6" w:name="_heading=h.2et92p0" w:colFirst="0" w:colLast="0"/>
      <w:bookmarkStart w:id="7" w:name="_heading=h.8jwot5i7wmob" w:colFirst="0" w:colLast="0"/>
      <w:bookmarkEnd w:id="6"/>
      <w:bookmarkEnd w:id="7"/>
      <w:r>
        <w:rPr>
          <w:color w:val="222222"/>
        </w:rPr>
        <w:t>Szczegółowy opis przedmiotu zamówienia i wymagania względem Wykonawcy zawiera załącznik numer 2 do Zapytanie Ofertowego - Opis Przedmiotu Zamówienia.</w:t>
      </w:r>
    </w:p>
    <w:p w14:paraId="31E5D767" w14:textId="77777777" w:rsidR="001124C6" w:rsidRDefault="00596023">
      <w:pPr>
        <w:numPr>
          <w:ilvl w:val="1"/>
          <w:numId w:val="11"/>
        </w:numPr>
        <w:spacing w:after="120"/>
        <w:ind w:left="794" w:right="57" w:hanging="567"/>
      </w:pPr>
      <w:r>
        <w:t>Zamawiający nie dopuszcza składania ofert częściowych i wariantowych.</w:t>
      </w:r>
    </w:p>
    <w:p w14:paraId="5985557F" w14:textId="77777777" w:rsidR="001124C6" w:rsidRDefault="00596023">
      <w:pPr>
        <w:numPr>
          <w:ilvl w:val="1"/>
          <w:numId w:val="11"/>
        </w:numPr>
        <w:spacing w:after="120"/>
        <w:ind w:left="794" w:right="57" w:hanging="567"/>
      </w:pPr>
      <w:r>
        <w:t>Zamawiający dopuszcza składania ofert wspólnych (w konsorcjum osób fizycznych, osób prawnych i/lub jednostek nieposiadających osobowości prawnej).</w:t>
      </w:r>
    </w:p>
    <w:p w14:paraId="6B2DC320" w14:textId="77777777" w:rsidR="001124C6" w:rsidRDefault="001124C6">
      <w:pPr>
        <w:spacing w:after="0"/>
        <w:ind w:left="-10" w:right="0" w:firstLine="0"/>
        <w:rPr>
          <w:b/>
          <w:color w:val="000000"/>
        </w:rPr>
      </w:pPr>
    </w:p>
    <w:p w14:paraId="55A3823C" w14:textId="77777777" w:rsidR="001124C6" w:rsidRDefault="00596023">
      <w:pPr>
        <w:numPr>
          <w:ilvl w:val="0"/>
          <w:numId w:val="11"/>
        </w:numPr>
        <w:pBdr>
          <w:top w:val="single" w:sz="4" w:space="0" w:color="000000"/>
          <w:left w:val="single" w:sz="4" w:space="0" w:color="000000"/>
          <w:bottom w:val="single" w:sz="4" w:space="0" w:color="000000"/>
          <w:right w:val="single" w:sz="4" w:space="0" w:color="000000"/>
        </w:pBdr>
        <w:spacing w:before="120" w:after="120"/>
        <w:ind w:left="630" w:right="0" w:hanging="284"/>
        <w:jc w:val="left"/>
      </w:pPr>
      <w:r>
        <w:rPr>
          <w:b/>
          <w:sz w:val="24"/>
          <w:szCs w:val="24"/>
        </w:rPr>
        <w:t>Termin i miejsce wykonania zamówienia:</w:t>
      </w:r>
    </w:p>
    <w:p w14:paraId="7CC808F1" w14:textId="0F5695A0" w:rsidR="001124C6" w:rsidRDefault="00596023">
      <w:pPr>
        <w:numPr>
          <w:ilvl w:val="1"/>
          <w:numId w:val="4"/>
        </w:numPr>
        <w:spacing w:after="120"/>
        <w:ind w:right="57" w:firstLine="0"/>
      </w:pPr>
      <w:r>
        <w:t xml:space="preserve">Przedmiot zamówienia zostanie zrealizowany w terminie do </w:t>
      </w:r>
      <w:r w:rsidR="00C21B39">
        <w:rPr>
          <w:b/>
        </w:rPr>
        <w:t>23.05.</w:t>
      </w:r>
      <w:r>
        <w:rPr>
          <w:b/>
        </w:rPr>
        <w:t>202</w:t>
      </w:r>
      <w:r w:rsidR="007260CF">
        <w:rPr>
          <w:b/>
        </w:rPr>
        <w:t>5</w:t>
      </w:r>
      <w:r>
        <w:rPr>
          <w:b/>
        </w:rPr>
        <w:t xml:space="preserve"> r.</w:t>
      </w:r>
    </w:p>
    <w:p w14:paraId="210BFAE4" w14:textId="77777777" w:rsidR="001124C6" w:rsidRDefault="00596023">
      <w:pPr>
        <w:numPr>
          <w:ilvl w:val="1"/>
          <w:numId w:val="4"/>
        </w:numPr>
        <w:spacing w:after="120"/>
        <w:ind w:right="57" w:firstLine="0"/>
      </w:pPr>
      <w:r>
        <w:t>Jednocześnie Zamawiający zastrzega możliwość zmiany terminu realizacji umowy, w tym terminów realizacji poszczególnych etapów (jeśli dotyczy), określonego w punkcie 3.1.</w:t>
      </w:r>
    </w:p>
    <w:p w14:paraId="63A4C1AF" w14:textId="77777777" w:rsidR="001124C6" w:rsidRDefault="00596023">
      <w:pPr>
        <w:numPr>
          <w:ilvl w:val="1"/>
          <w:numId w:val="4"/>
        </w:numPr>
        <w:spacing w:after="0"/>
        <w:ind w:right="59" w:firstLine="0"/>
      </w:pPr>
      <w:r>
        <w:rPr>
          <w:color w:val="000000"/>
        </w:rPr>
        <w:t>Miejsce świadczenia usługi: prac</w:t>
      </w:r>
      <w:r>
        <w:t>a</w:t>
      </w:r>
      <w:r>
        <w:rPr>
          <w:color w:val="000000"/>
        </w:rPr>
        <w:t xml:space="preserve"> zdaln</w:t>
      </w:r>
      <w:r>
        <w:t>a</w:t>
      </w:r>
      <w:r>
        <w:rPr>
          <w:color w:val="000000"/>
        </w:rPr>
        <w:t xml:space="preserve"> z wykorzystaniem narzędzi, którymi dysponuje </w:t>
      </w:r>
      <w:r>
        <w:t>W</w:t>
      </w:r>
      <w:r>
        <w:rPr>
          <w:color w:val="000000"/>
        </w:rPr>
        <w:t>ykonawca</w:t>
      </w:r>
      <w:r>
        <w:t>.</w:t>
      </w:r>
    </w:p>
    <w:p w14:paraId="42A75401" w14:textId="77777777" w:rsidR="001124C6" w:rsidRDefault="001124C6">
      <w:pPr>
        <w:spacing w:after="0"/>
        <w:ind w:left="870" w:right="59" w:firstLine="0"/>
        <w:rPr>
          <w:color w:val="000000"/>
        </w:rPr>
      </w:pPr>
    </w:p>
    <w:p w14:paraId="284E86C0" w14:textId="77777777" w:rsidR="001124C6" w:rsidRDefault="00596023">
      <w:pPr>
        <w:numPr>
          <w:ilvl w:val="0"/>
          <w:numId w:val="4"/>
        </w:numPr>
        <w:pBdr>
          <w:top w:val="single" w:sz="4" w:space="0" w:color="000000"/>
          <w:left w:val="single" w:sz="4" w:space="0" w:color="000000"/>
          <w:bottom w:val="single" w:sz="4" w:space="0" w:color="000000"/>
          <w:right w:val="single" w:sz="4" w:space="0" w:color="000000"/>
        </w:pBdr>
        <w:spacing w:before="120" w:after="120"/>
        <w:ind w:left="630" w:right="0" w:hanging="284"/>
        <w:jc w:val="left"/>
      </w:pPr>
      <w:r>
        <w:rPr>
          <w:b/>
          <w:sz w:val="24"/>
          <w:szCs w:val="24"/>
        </w:rPr>
        <w:t>Ogólne warunki udziału w postępowaniu (kryteria dostępu) oraz sposób ich weryfikacji:</w:t>
      </w:r>
    </w:p>
    <w:p w14:paraId="67944C2A" w14:textId="77777777" w:rsidR="001124C6" w:rsidRDefault="00596023">
      <w:pPr>
        <w:numPr>
          <w:ilvl w:val="1"/>
          <w:numId w:val="4"/>
        </w:numPr>
        <w:spacing w:after="0"/>
        <w:ind w:right="59" w:hanging="566"/>
      </w:pPr>
      <w:r>
        <w:t xml:space="preserve">W postępowaniu mogą brać udział Oferenci, którzy wykażą, że spełniają wszystkie wymienione poniżej warunki udziału w postępowaniu, tj.:  </w:t>
      </w:r>
    </w:p>
    <w:p w14:paraId="3F3ACDFC" w14:textId="77777777" w:rsidR="001124C6" w:rsidRDefault="00596023">
      <w:pPr>
        <w:pBdr>
          <w:top w:val="nil"/>
          <w:left w:val="nil"/>
          <w:bottom w:val="nil"/>
          <w:right w:val="nil"/>
          <w:between w:val="nil"/>
        </w:pBdr>
        <w:spacing w:after="0"/>
        <w:ind w:left="720" w:right="59" w:firstLine="0"/>
        <w:rPr>
          <w:b/>
          <w:sz w:val="24"/>
          <w:szCs w:val="24"/>
        </w:rPr>
      </w:pPr>
      <w:r>
        <w:rPr>
          <w:b/>
          <w:sz w:val="24"/>
          <w:szCs w:val="24"/>
        </w:rPr>
        <w:t>WARUNEK I:</w:t>
      </w:r>
    </w:p>
    <w:p w14:paraId="07CDE63A" w14:textId="77777777" w:rsidR="007260CF" w:rsidRDefault="007260CF" w:rsidP="007260CF">
      <w:pPr>
        <w:pBdr>
          <w:top w:val="nil"/>
          <w:left w:val="nil"/>
          <w:bottom w:val="nil"/>
          <w:right w:val="nil"/>
          <w:between w:val="nil"/>
        </w:pBdr>
        <w:spacing w:after="0"/>
        <w:ind w:left="870" w:right="59" w:firstLine="0"/>
      </w:pPr>
      <w:r>
        <w:t xml:space="preserve">zdolność techniczną do przeprowadzenia badań CAWI na terenie Polski zgodnie z wymaganiami opisanymi powyżej lub przedstawi listy intencyjne od podwykonawców, które uzupełniają zdolności techniczne oferenta w </w:t>
      </w:r>
      <w:r>
        <w:lastRenderedPageBreak/>
        <w:t>zakresie realizacji przedmiotu zamówienia.</w:t>
      </w:r>
    </w:p>
    <w:p w14:paraId="0105E4C3" w14:textId="77777777" w:rsidR="007260CF" w:rsidRDefault="007260CF" w:rsidP="007260CF">
      <w:pPr>
        <w:pBdr>
          <w:top w:val="nil"/>
          <w:left w:val="nil"/>
          <w:bottom w:val="nil"/>
          <w:right w:val="nil"/>
          <w:between w:val="nil"/>
        </w:pBdr>
        <w:spacing w:after="0"/>
        <w:ind w:left="870" w:right="59" w:firstLine="0"/>
      </w:pPr>
    </w:p>
    <w:p w14:paraId="5A25CE53" w14:textId="77777777" w:rsidR="007260CF" w:rsidRDefault="007260CF" w:rsidP="007260CF">
      <w:pPr>
        <w:pBdr>
          <w:top w:val="nil"/>
          <w:left w:val="nil"/>
          <w:bottom w:val="nil"/>
          <w:right w:val="nil"/>
          <w:between w:val="nil"/>
        </w:pBdr>
        <w:spacing w:after="0"/>
        <w:ind w:left="870" w:right="59" w:firstLine="0"/>
      </w:pPr>
      <w:r>
        <w:t>b) oferent i podwykonawcy posiadają aktualne certyfikaty jakości odpowiednio w badaniach CAWI (np. przyznany przez ESOMAR lub inny równoważny dokument).</w:t>
      </w:r>
    </w:p>
    <w:p w14:paraId="77693CE9" w14:textId="77777777" w:rsidR="007260CF" w:rsidRDefault="007260CF" w:rsidP="007260CF">
      <w:pPr>
        <w:pBdr>
          <w:top w:val="nil"/>
          <w:left w:val="nil"/>
          <w:bottom w:val="nil"/>
          <w:right w:val="nil"/>
          <w:between w:val="nil"/>
        </w:pBdr>
        <w:spacing w:after="0"/>
        <w:ind w:left="870" w:right="59" w:firstLine="0"/>
      </w:pPr>
    </w:p>
    <w:p w14:paraId="1B52BE7E" w14:textId="77777777" w:rsidR="007260CF" w:rsidRDefault="007260CF" w:rsidP="007260CF">
      <w:pPr>
        <w:pBdr>
          <w:top w:val="nil"/>
          <w:left w:val="nil"/>
          <w:bottom w:val="nil"/>
          <w:right w:val="nil"/>
          <w:between w:val="nil"/>
        </w:pBdr>
        <w:spacing w:after="0"/>
        <w:ind w:left="870" w:right="59" w:firstLine="0"/>
      </w:pPr>
      <w:r>
        <w:t xml:space="preserve">c) Oferent jest w stanie wykazać wcześniejsze doświadczenie w przeprowadzaniu co najmniej jednego badania międzynarodowego w ciągu ostatniego roku (tj. roku poprzedzającego datę publikacji niniejszego zaproszenia do składania ofert). </w:t>
      </w:r>
    </w:p>
    <w:p w14:paraId="5062A763" w14:textId="77777777" w:rsidR="007260CF" w:rsidRDefault="007260CF" w:rsidP="007260CF">
      <w:pPr>
        <w:pBdr>
          <w:top w:val="nil"/>
          <w:left w:val="nil"/>
          <w:bottom w:val="nil"/>
          <w:right w:val="nil"/>
          <w:between w:val="nil"/>
        </w:pBdr>
        <w:spacing w:after="0"/>
        <w:ind w:left="870" w:right="59" w:firstLine="0"/>
      </w:pPr>
    </w:p>
    <w:p w14:paraId="73BC62F8" w14:textId="77777777" w:rsidR="007260CF" w:rsidRDefault="007260CF" w:rsidP="007260CF">
      <w:pPr>
        <w:pBdr>
          <w:top w:val="nil"/>
          <w:left w:val="nil"/>
          <w:bottom w:val="nil"/>
          <w:right w:val="nil"/>
          <w:between w:val="nil"/>
        </w:pBdr>
        <w:spacing w:after="0"/>
        <w:ind w:left="870" w:right="59" w:firstLine="0"/>
      </w:pPr>
      <w:r>
        <w:t>Podstawą weryfikacji spełnienia Warunku I są:</w:t>
      </w:r>
    </w:p>
    <w:p w14:paraId="1D2DB46A" w14:textId="77777777" w:rsidR="007260CF" w:rsidRDefault="007260CF" w:rsidP="007260CF">
      <w:pPr>
        <w:pBdr>
          <w:top w:val="nil"/>
          <w:left w:val="nil"/>
          <w:bottom w:val="nil"/>
          <w:right w:val="nil"/>
          <w:between w:val="nil"/>
        </w:pBdr>
        <w:spacing w:after="0"/>
        <w:ind w:left="870" w:right="59" w:firstLine="0"/>
      </w:pPr>
      <w:r>
        <w:t>a)</w:t>
      </w:r>
      <w:r>
        <w:tab/>
        <w:t xml:space="preserve">oświadczenie Oferenta w formularzu ofertowym lub lista podwykonawców </w:t>
      </w:r>
    </w:p>
    <w:p w14:paraId="7D6F04C5" w14:textId="77777777" w:rsidR="007260CF" w:rsidRDefault="007260CF" w:rsidP="007260CF">
      <w:pPr>
        <w:pBdr>
          <w:top w:val="nil"/>
          <w:left w:val="nil"/>
          <w:bottom w:val="nil"/>
          <w:right w:val="nil"/>
          <w:between w:val="nil"/>
        </w:pBdr>
        <w:spacing w:after="0"/>
        <w:ind w:left="870" w:right="59" w:firstLine="0"/>
      </w:pPr>
      <w:r>
        <w:t>b)</w:t>
      </w:r>
      <w:r>
        <w:tab/>
        <w:t xml:space="preserve">kopia dokumentu potwierdzającego spełnienie warunku </w:t>
      </w:r>
      <w:proofErr w:type="spellStart"/>
      <w:r>
        <w:t>Ib</w:t>
      </w:r>
      <w:proofErr w:type="spellEnd"/>
      <w:r>
        <w:t xml:space="preserve"> </w:t>
      </w:r>
    </w:p>
    <w:p w14:paraId="603AFE0F" w14:textId="77777777" w:rsidR="007260CF" w:rsidRDefault="007260CF" w:rsidP="007260CF">
      <w:pPr>
        <w:pBdr>
          <w:top w:val="nil"/>
          <w:left w:val="nil"/>
          <w:bottom w:val="nil"/>
          <w:right w:val="nil"/>
          <w:between w:val="nil"/>
        </w:pBdr>
        <w:spacing w:after="0"/>
        <w:ind w:left="870" w:right="59" w:firstLine="0"/>
      </w:pPr>
      <w:r>
        <w:t>c)</w:t>
      </w:r>
      <w:r>
        <w:tab/>
        <w:t xml:space="preserve">tytuł i krótki opis kwalifikującego się projektu (tj. kilka zdań), który zawiera informacje o krajach badania, wielkościach prób i cenie oraz referencje. </w:t>
      </w:r>
    </w:p>
    <w:p w14:paraId="4CCAD86A" w14:textId="77777777" w:rsidR="007260CF" w:rsidRDefault="007260CF" w:rsidP="007260CF">
      <w:pPr>
        <w:pBdr>
          <w:top w:val="nil"/>
          <w:left w:val="nil"/>
          <w:bottom w:val="nil"/>
          <w:right w:val="nil"/>
          <w:between w:val="nil"/>
        </w:pBdr>
        <w:spacing w:after="0"/>
        <w:ind w:left="870" w:right="59" w:firstLine="0"/>
      </w:pPr>
    </w:p>
    <w:p w14:paraId="54BD19FF" w14:textId="52316A60" w:rsidR="001124C6" w:rsidRDefault="00596023" w:rsidP="007260CF">
      <w:pPr>
        <w:pBdr>
          <w:top w:val="nil"/>
          <w:left w:val="nil"/>
          <w:bottom w:val="nil"/>
          <w:right w:val="nil"/>
          <w:between w:val="nil"/>
        </w:pBdr>
        <w:spacing w:after="0"/>
        <w:ind w:left="870" w:right="59" w:firstLine="0"/>
        <w:rPr>
          <w:b/>
          <w:sz w:val="24"/>
          <w:szCs w:val="24"/>
        </w:rPr>
      </w:pPr>
      <w:r>
        <w:rPr>
          <w:b/>
          <w:sz w:val="24"/>
          <w:szCs w:val="24"/>
        </w:rPr>
        <w:t>WARUNEK II:</w:t>
      </w:r>
    </w:p>
    <w:p w14:paraId="759B2553" w14:textId="77777777" w:rsidR="001124C6" w:rsidRDefault="00596023">
      <w:pPr>
        <w:pBdr>
          <w:top w:val="nil"/>
          <w:left w:val="nil"/>
          <w:bottom w:val="nil"/>
          <w:right w:val="nil"/>
          <w:between w:val="nil"/>
        </w:pBdr>
        <w:spacing w:after="0"/>
        <w:ind w:left="870" w:right="59" w:firstLine="0"/>
      </w:pPr>
      <w:r>
        <w:t>Oferent posiada zasoby ludzkie i techniczne niezbędne do wykonania zamówienia:</w:t>
      </w:r>
    </w:p>
    <w:p w14:paraId="5BF3CB40" w14:textId="77777777" w:rsidR="001124C6" w:rsidRDefault="00596023">
      <w:pPr>
        <w:pBdr>
          <w:top w:val="nil"/>
          <w:left w:val="nil"/>
          <w:bottom w:val="nil"/>
          <w:right w:val="nil"/>
          <w:between w:val="nil"/>
        </w:pBdr>
        <w:spacing w:after="0"/>
        <w:ind w:left="870" w:right="59" w:firstLine="0"/>
      </w:pPr>
      <w:r>
        <w:t xml:space="preserve"> </w:t>
      </w:r>
    </w:p>
    <w:p w14:paraId="3E1FAFA5" w14:textId="77777777" w:rsidR="007260CF" w:rsidRDefault="007260CF" w:rsidP="007260CF">
      <w:pPr>
        <w:pBdr>
          <w:top w:val="nil"/>
          <w:left w:val="nil"/>
          <w:bottom w:val="nil"/>
          <w:right w:val="nil"/>
          <w:between w:val="nil"/>
        </w:pBdr>
        <w:spacing w:after="0"/>
        <w:ind w:left="870" w:right="59" w:firstLine="0"/>
      </w:pPr>
      <w:del w:id="8" w:author="Ben Stanley" w:date="2025-04-02T12:49:00Z" w16du:dateUtc="2025-04-02T10:49:00Z">
        <w:r w:rsidDel="00AE70E0">
          <w:delText xml:space="preserve">A. </w:delText>
        </w:r>
      </w:del>
      <w:r>
        <w:t xml:space="preserve">Oferent ma dostęp do własnego panelu przekraczającego ≥ 10 000 osób </w:t>
      </w:r>
    </w:p>
    <w:p w14:paraId="60A230AB" w14:textId="77777777" w:rsidR="007260CF" w:rsidRDefault="007260CF" w:rsidP="007260CF">
      <w:pPr>
        <w:pBdr>
          <w:top w:val="nil"/>
          <w:left w:val="nil"/>
          <w:bottom w:val="nil"/>
          <w:right w:val="nil"/>
          <w:between w:val="nil"/>
        </w:pBdr>
        <w:spacing w:after="0"/>
        <w:ind w:left="870" w:right="59" w:firstLine="0"/>
      </w:pPr>
      <w:r>
        <w:t xml:space="preserve">Podstawą weryfikacji spełnienia Warunku II A jest </w:t>
      </w:r>
      <w:proofErr w:type="spellStart"/>
      <w:r>
        <w:t>panelbook</w:t>
      </w:r>
      <w:proofErr w:type="spellEnd"/>
      <w:r>
        <w:t xml:space="preserve"> lub informacje na temat podstawowych statystyk opisowych (wiek, płeć, wykształcenie, region, w tym liczba respondentów) dla każdego panelu (w formie tabelarycznej lub graficznej). Należy wyraźnie wskazać, do których z tych paneli oferent ma bezpośredni dostęp.</w:t>
      </w:r>
    </w:p>
    <w:p w14:paraId="49320742" w14:textId="77777777" w:rsidR="007260CF" w:rsidRDefault="007260CF" w:rsidP="007260CF">
      <w:pPr>
        <w:pBdr>
          <w:top w:val="nil"/>
          <w:left w:val="nil"/>
          <w:bottom w:val="nil"/>
          <w:right w:val="nil"/>
          <w:between w:val="nil"/>
        </w:pBdr>
        <w:spacing w:after="0"/>
        <w:ind w:left="870" w:right="59" w:firstLine="0"/>
      </w:pPr>
    </w:p>
    <w:p w14:paraId="1F4D417A" w14:textId="5405D3CA" w:rsidR="007260CF" w:rsidDel="00AE70E0" w:rsidRDefault="007260CF">
      <w:pPr>
        <w:pBdr>
          <w:top w:val="nil"/>
          <w:left w:val="nil"/>
          <w:bottom w:val="nil"/>
          <w:right w:val="nil"/>
          <w:between w:val="nil"/>
        </w:pBdr>
        <w:spacing w:after="0"/>
        <w:ind w:right="59" w:hanging="10"/>
        <w:rPr>
          <w:del w:id="9" w:author="Ben Stanley" w:date="2025-04-02T12:49:00Z" w16du:dateUtc="2025-04-02T10:49:00Z"/>
        </w:rPr>
        <w:pPrChange w:id="10" w:author="Ben Stanley" w:date="2025-04-02T12:49:00Z" w16du:dateUtc="2025-04-02T10:49:00Z">
          <w:pPr>
            <w:pBdr>
              <w:top w:val="nil"/>
              <w:left w:val="nil"/>
              <w:bottom w:val="nil"/>
              <w:right w:val="nil"/>
              <w:between w:val="nil"/>
            </w:pBdr>
            <w:spacing w:after="0"/>
            <w:ind w:left="870" w:right="59" w:firstLine="0"/>
          </w:pPr>
        </w:pPrChange>
      </w:pPr>
      <w:del w:id="11" w:author="Ben Stanley" w:date="2025-04-02T12:49:00Z" w16du:dateUtc="2025-04-02T10:49:00Z">
        <w:r w:rsidDel="00AE70E0">
          <w:delText>B. Oferent ma dostęp do sieci ankieterów w Polsce</w:delText>
        </w:r>
      </w:del>
      <w:del w:id="12" w:author="Ben Stanley" w:date="2025-03-27T13:26:00Z" w16du:dateUtc="2025-03-27T12:26:00Z">
        <w:r w:rsidDel="005478B7">
          <w:delText>,</w:delText>
        </w:r>
      </w:del>
      <w:del w:id="13" w:author="Ben Stanley" w:date="2025-04-02T12:49:00Z" w16du:dateUtc="2025-04-02T10:49:00Z">
        <w:r w:rsidDel="00AE70E0">
          <w:delText xml:space="preserve"> Sieć </w:delText>
        </w:r>
      </w:del>
      <w:del w:id="14" w:author="Ben Stanley" w:date="2025-03-27T13:26:00Z" w16du:dateUtc="2025-03-27T12:26:00Z">
        <w:r w:rsidDel="005478B7">
          <w:delText xml:space="preserve"> </w:delText>
        </w:r>
      </w:del>
      <w:del w:id="15" w:author="Ben Stanley" w:date="2025-04-02T12:49:00Z" w16du:dateUtc="2025-04-02T10:49:00Z">
        <w:r w:rsidDel="00AE70E0">
          <w:delText>ankieterów musi uczestniczyć w Programie Kontroli Jakości Pracy Ankieterów</w:delText>
        </w:r>
      </w:del>
      <w:del w:id="16" w:author="Ben Stanley" w:date="2025-03-27T13:26:00Z" w16du:dateUtc="2025-03-27T12:26:00Z">
        <w:r w:rsidDel="005478B7">
          <w:delText xml:space="preserve"> lub mieć ustalone procedury kontroli pracy ankieterów stosowane w każdym z trzech krajów.</w:delText>
        </w:r>
      </w:del>
    </w:p>
    <w:p w14:paraId="71D59845" w14:textId="7E9ACD7D" w:rsidR="007260CF" w:rsidDel="00AE70E0" w:rsidRDefault="007260CF">
      <w:pPr>
        <w:pBdr>
          <w:top w:val="nil"/>
          <w:left w:val="nil"/>
          <w:bottom w:val="nil"/>
          <w:right w:val="nil"/>
          <w:between w:val="nil"/>
        </w:pBdr>
        <w:spacing w:after="0"/>
        <w:ind w:right="59" w:hanging="10"/>
        <w:rPr>
          <w:del w:id="17" w:author="Ben Stanley" w:date="2025-04-02T12:49:00Z" w16du:dateUtc="2025-04-02T10:49:00Z"/>
        </w:rPr>
        <w:pPrChange w:id="18" w:author="Ben Stanley" w:date="2025-04-02T12:49:00Z" w16du:dateUtc="2025-04-02T10:49:00Z">
          <w:pPr>
            <w:pBdr>
              <w:top w:val="nil"/>
              <w:left w:val="nil"/>
              <w:bottom w:val="nil"/>
              <w:right w:val="nil"/>
              <w:between w:val="nil"/>
            </w:pBdr>
            <w:spacing w:after="0"/>
            <w:ind w:left="870" w:right="59" w:firstLine="0"/>
          </w:pPr>
        </w:pPrChange>
      </w:pPr>
    </w:p>
    <w:p w14:paraId="57C94609" w14:textId="4BE76419" w:rsidR="007260CF" w:rsidDel="00AE70E0" w:rsidRDefault="007260CF">
      <w:pPr>
        <w:pBdr>
          <w:top w:val="nil"/>
          <w:left w:val="nil"/>
          <w:bottom w:val="nil"/>
          <w:right w:val="nil"/>
          <w:between w:val="nil"/>
        </w:pBdr>
        <w:spacing w:after="0"/>
        <w:ind w:right="59" w:hanging="10"/>
        <w:rPr>
          <w:del w:id="19" w:author="Ben Stanley" w:date="2025-04-02T12:49:00Z" w16du:dateUtc="2025-04-02T10:49:00Z"/>
        </w:rPr>
        <w:pPrChange w:id="20" w:author="Ben Stanley" w:date="2025-04-02T12:49:00Z" w16du:dateUtc="2025-04-02T10:49:00Z">
          <w:pPr>
            <w:pBdr>
              <w:top w:val="nil"/>
              <w:left w:val="nil"/>
              <w:bottom w:val="nil"/>
              <w:right w:val="nil"/>
              <w:between w:val="nil"/>
            </w:pBdr>
            <w:spacing w:after="0"/>
            <w:ind w:left="870" w:right="59" w:firstLine="0"/>
          </w:pPr>
        </w:pPrChange>
      </w:pPr>
      <w:del w:id="21" w:author="Ben Stanley" w:date="2025-04-02T12:49:00Z" w16du:dateUtc="2025-04-02T10:49:00Z">
        <w:r w:rsidDel="00AE70E0">
          <w:delText>Podstawą weryfikacji spełnienia Warunku II B jest deklaracja Oferenta w formularzu przetargowym, zawierająca nazwę firmy, liczbę ankieterów, nazwę Programu Kontroli Jakości Pracy Ankieterów lub opis procedury kontroli pracy ankieterów stosowanej w każdym kraju.</w:delText>
        </w:r>
      </w:del>
    </w:p>
    <w:p w14:paraId="59CA2F9C" w14:textId="06F7E642" w:rsidR="001124C6" w:rsidRDefault="00596023">
      <w:pPr>
        <w:pBdr>
          <w:top w:val="nil"/>
          <w:left w:val="nil"/>
          <w:bottom w:val="nil"/>
          <w:right w:val="nil"/>
          <w:between w:val="nil"/>
        </w:pBdr>
        <w:spacing w:after="0"/>
        <w:ind w:right="59" w:hanging="10"/>
        <w:pPrChange w:id="22" w:author="Ben Stanley" w:date="2025-04-02T12:49:00Z" w16du:dateUtc="2025-04-02T10:49:00Z">
          <w:pPr>
            <w:pBdr>
              <w:top w:val="nil"/>
              <w:left w:val="nil"/>
              <w:bottom w:val="nil"/>
              <w:right w:val="nil"/>
              <w:between w:val="nil"/>
            </w:pBdr>
            <w:spacing w:after="0"/>
            <w:ind w:left="870" w:right="59" w:firstLine="0"/>
          </w:pPr>
        </w:pPrChange>
      </w:pPr>
      <w:del w:id="23" w:author="Ben Stanley" w:date="2025-04-02T12:49:00Z" w16du:dateUtc="2025-04-02T10:49:00Z">
        <w:r w:rsidDel="00AE70E0">
          <w:delText xml:space="preserve"> </w:delText>
        </w:r>
      </w:del>
    </w:p>
    <w:p w14:paraId="3C91529B" w14:textId="77777777" w:rsidR="001124C6" w:rsidRDefault="00596023">
      <w:pPr>
        <w:pBdr>
          <w:top w:val="nil"/>
          <w:left w:val="nil"/>
          <w:bottom w:val="nil"/>
          <w:right w:val="nil"/>
          <w:between w:val="nil"/>
        </w:pBdr>
        <w:spacing w:after="0"/>
        <w:ind w:left="870" w:right="59" w:firstLine="0"/>
        <w:rPr>
          <w:b/>
          <w:sz w:val="24"/>
          <w:szCs w:val="24"/>
        </w:rPr>
      </w:pPr>
      <w:r>
        <w:rPr>
          <w:b/>
          <w:sz w:val="24"/>
          <w:szCs w:val="24"/>
        </w:rPr>
        <w:t>WARUNEK III:</w:t>
      </w:r>
    </w:p>
    <w:p w14:paraId="2E1AE378" w14:textId="77777777" w:rsidR="001124C6" w:rsidRDefault="00596023">
      <w:pPr>
        <w:pBdr>
          <w:top w:val="nil"/>
          <w:left w:val="nil"/>
          <w:bottom w:val="nil"/>
          <w:right w:val="nil"/>
          <w:between w:val="nil"/>
        </w:pBdr>
        <w:spacing w:after="0"/>
        <w:ind w:left="870" w:right="59" w:firstLine="0"/>
      </w:pPr>
      <w:r>
        <w:t xml:space="preserve">Z postępowania wyklucza się Oferentów powiązanych kapitałowo lub osobowo z Zamawiającym. Przez powiązania kapitałowe lub osobowe rozumie się wzajemne powiązania między Zamawiającym lub </w:t>
      </w:r>
      <w:proofErr w:type="gramStart"/>
      <w:r>
        <w:t>osobami  upoważnionymi</w:t>
      </w:r>
      <w:proofErr w:type="gramEnd"/>
      <w:r>
        <w:t xml:space="preserve"> do zaciągania zobowiązań w imieniu Zamawiającego lub osobami wykonującymi w imieniu Zamawiającego czynności związane z przeprowadzeniem procedury wyboru Wykonawcy a Oferentem polegające w szczególności na:</w:t>
      </w:r>
    </w:p>
    <w:p w14:paraId="5895404B" w14:textId="77777777" w:rsidR="001124C6" w:rsidRDefault="00596023">
      <w:pPr>
        <w:pBdr>
          <w:top w:val="nil"/>
          <w:left w:val="nil"/>
          <w:bottom w:val="nil"/>
          <w:right w:val="nil"/>
          <w:between w:val="nil"/>
        </w:pBdr>
        <w:spacing w:after="0"/>
        <w:ind w:left="870" w:right="59" w:firstLine="0"/>
      </w:pPr>
      <w:r>
        <w:t>a)      Uczestniczeniu w spółce jako wspólnik spółki cywilnej lub spółki osobowej;</w:t>
      </w:r>
    </w:p>
    <w:p w14:paraId="70D064F2" w14:textId="77777777" w:rsidR="001124C6" w:rsidRDefault="00596023">
      <w:pPr>
        <w:pBdr>
          <w:top w:val="nil"/>
          <w:left w:val="nil"/>
          <w:bottom w:val="nil"/>
          <w:right w:val="nil"/>
          <w:between w:val="nil"/>
        </w:pBdr>
        <w:spacing w:after="0"/>
        <w:ind w:left="870" w:right="59" w:firstLine="0"/>
      </w:pPr>
      <w:r>
        <w:t>b)      Posiadaniu co najmniej 10% udziałów lub akcji, o ile niższy próg nie wynika z przepisów prawa lub nie został określony przez Instytucję Finansującą;</w:t>
      </w:r>
    </w:p>
    <w:p w14:paraId="05BD80BE" w14:textId="77777777" w:rsidR="001124C6" w:rsidRDefault="00596023">
      <w:pPr>
        <w:pBdr>
          <w:top w:val="nil"/>
          <w:left w:val="nil"/>
          <w:bottom w:val="nil"/>
          <w:right w:val="nil"/>
          <w:between w:val="nil"/>
        </w:pBdr>
        <w:spacing w:after="0"/>
        <w:ind w:left="870" w:right="59" w:firstLine="0"/>
      </w:pPr>
      <w:r>
        <w:t>c)      Pełnieniu funkcji członka organu nadzorczego lub zarządzającego, prokurenta, pełnomocnika;</w:t>
      </w:r>
    </w:p>
    <w:p w14:paraId="5200B0FE" w14:textId="77777777" w:rsidR="001124C6" w:rsidRDefault="00596023">
      <w:pPr>
        <w:pBdr>
          <w:top w:val="nil"/>
          <w:left w:val="nil"/>
          <w:bottom w:val="nil"/>
          <w:right w:val="nil"/>
          <w:between w:val="nil"/>
        </w:pBdr>
        <w:spacing w:after="0"/>
        <w:ind w:left="870" w:right="59" w:firstLine="0"/>
      </w:pPr>
      <w:r>
        <w:t>d)      Pozostawaniu w związku małżeńskim, w stosunku pokrewieństwa lub powinowactwa w linii prostej, pokrewieństwa drugiego stopnia lub powinowactwa drugiego stopnia w linii bocznej lub w stosunku przysposobienia, opieki lub kurateli.</w:t>
      </w:r>
    </w:p>
    <w:p w14:paraId="7F92F469" w14:textId="77777777" w:rsidR="001124C6" w:rsidRDefault="00596023">
      <w:pPr>
        <w:pBdr>
          <w:top w:val="nil"/>
          <w:left w:val="nil"/>
          <w:bottom w:val="nil"/>
          <w:right w:val="nil"/>
          <w:between w:val="nil"/>
        </w:pBdr>
        <w:spacing w:after="0"/>
        <w:ind w:left="870" w:right="59" w:firstLine="0"/>
      </w:pPr>
      <w:r>
        <w:t xml:space="preserve"> </w:t>
      </w:r>
    </w:p>
    <w:p w14:paraId="43B74ED0" w14:textId="77777777" w:rsidR="001124C6" w:rsidRDefault="00596023">
      <w:pPr>
        <w:pBdr>
          <w:top w:val="nil"/>
          <w:left w:val="nil"/>
          <w:bottom w:val="nil"/>
          <w:right w:val="nil"/>
          <w:between w:val="nil"/>
        </w:pBdr>
        <w:spacing w:after="0"/>
        <w:ind w:left="870" w:right="59" w:firstLine="0"/>
      </w:pPr>
      <w:r>
        <w:t>Weryfikacja spełnienia Warunku III nastąpi na podstawie Oświadczenia o braku powiązań Oferenta z Zamawiającym zawartego w Formularzu ofertowym. Ocena spełnienia warunku według formuły spełnia – nie spełnia.</w:t>
      </w:r>
    </w:p>
    <w:p w14:paraId="6A576657" w14:textId="77777777" w:rsidR="001124C6" w:rsidRDefault="001124C6">
      <w:pPr>
        <w:pBdr>
          <w:top w:val="nil"/>
          <w:left w:val="nil"/>
          <w:bottom w:val="nil"/>
          <w:right w:val="nil"/>
          <w:between w:val="nil"/>
        </w:pBdr>
        <w:spacing w:after="0"/>
        <w:ind w:left="0" w:right="59" w:firstLine="0"/>
      </w:pPr>
    </w:p>
    <w:p w14:paraId="35FDFD36" w14:textId="77777777" w:rsidR="001124C6" w:rsidRDefault="001124C6">
      <w:pPr>
        <w:pBdr>
          <w:top w:val="nil"/>
          <w:left w:val="nil"/>
          <w:bottom w:val="nil"/>
          <w:right w:val="nil"/>
          <w:between w:val="nil"/>
        </w:pBdr>
        <w:spacing w:after="0"/>
        <w:ind w:left="870" w:right="59" w:firstLine="0"/>
      </w:pPr>
    </w:p>
    <w:p w14:paraId="6BE7BFC8" w14:textId="77777777" w:rsidR="001124C6" w:rsidRDefault="00596023">
      <w:pPr>
        <w:numPr>
          <w:ilvl w:val="1"/>
          <w:numId w:val="4"/>
        </w:numPr>
        <w:pBdr>
          <w:top w:val="nil"/>
          <w:left w:val="nil"/>
          <w:bottom w:val="nil"/>
          <w:right w:val="nil"/>
          <w:between w:val="nil"/>
        </w:pBdr>
        <w:spacing w:after="0"/>
        <w:ind w:right="59" w:hanging="566"/>
      </w:pPr>
      <w:r>
        <w:t>Zamawiający zastrzega sobie prawo do zweryfikowania informacji zawartych w ofercie poprzez wezwanie Oferentów do przedłożenia dokumentów potwierdzających te informacje.</w:t>
      </w:r>
    </w:p>
    <w:p w14:paraId="34B53A37" w14:textId="77777777" w:rsidR="001124C6" w:rsidRDefault="00596023">
      <w:pPr>
        <w:numPr>
          <w:ilvl w:val="1"/>
          <w:numId w:val="4"/>
        </w:numPr>
        <w:pBdr>
          <w:top w:val="nil"/>
          <w:left w:val="nil"/>
          <w:bottom w:val="nil"/>
          <w:right w:val="nil"/>
          <w:between w:val="nil"/>
        </w:pBdr>
        <w:spacing w:after="0"/>
        <w:ind w:right="59" w:hanging="566"/>
      </w:pPr>
      <w:r>
        <w:t xml:space="preserve">Zamawiający może w toku badania ofert żądać od Oferentów wyjaśnień dotyczących treści złożonych </w:t>
      </w:r>
      <w:proofErr w:type="gramStart"/>
      <w:r>
        <w:t>ofert,</w:t>
      </w:r>
      <w:proofErr w:type="gramEnd"/>
      <w:r>
        <w:t xml:space="preserve"> bądź uzupełnień braków formalnych, wyznaczając Oferentom odpowiedni termin. W przypadku nieuzupełnienia oferty lub niezłożenia pełnych wyjaśnień, Zamawiający uprawniony będzie do odrzucenia oferty.</w:t>
      </w:r>
    </w:p>
    <w:p w14:paraId="278732D0" w14:textId="77777777" w:rsidR="001124C6" w:rsidRDefault="001124C6">
      <w:pPr>
        <w:spacing w:after="0"/>
        <w:ind w:left="870" w:right="59" w:firstLine="0"/>
      </w:pPr>
    </w:p>
    <w:p w14:paraId="08B51F72" w14:textId="77777777" w:rsidR="001124C6" w:rsidRDefault="001124C6">
      <w:pPr>
        <w:spacing w:after="0"/>
        <w:ind w:left="911" w:right="59" w:firstLine="0"/>
      </w:pPr>
    </w:p>
    <w:p w14:paraId="27840FA3" w14:textId="77777777" w:rsidR="001124C6" w:rsidRDefault="00596023">
      <w:pPr>
        <w:numPr>
          <w:ilvl w:val="0"/>
          <w:numId w:val="4"/>
        </w:numPr>
        <w:pBdr>
          <w:top w:val="single" w:sz="4" w:space="0" w:color="000000"/>
          <w:left w:val="single" w:sz="4" w:space="0" w:color="000000"/>
          <w:bottom w:val="single" w:sz="4" w:space="0" w:color="000000"/>
          <w:right w:val="single" w:sz="4" w:space="0" w:color="000000"/>
        </w:pBdr>
        <w:spacing w:before="120" w:after="120"/>
        <w:ind w:left="630" w:right="0" w:hanging="284"/>
      </w:pPr>
      <w:r>
        <w:rPr>
          <w:b/>
          <w:sz w:val="24"/>
          <w:szCs w:val="24"/>
        </w:rPr>
        <w:lastRenderedPageBreak/>
        <w:t>Osoby uprawnione do porozumiewania się z Oferentami. Sposób porozumiewania się z Oferentami. Wyjaśnienia treści zapytania ofertowego</w:t>
      </w:r>
      <w:r>
        <w:rPr>
          <w:sz w:val="24"/>
          <w:szCs w:val="24"/>
        </w:rPr>
        <w:t>:</w:t>
      </w:r>
    </w:p>
    <w:p w14:paraId="1058B509" w14:textId="7B00FB55" w:rsidR="001124C6" w:rsidRDefault="00596023">
      <w:pPr>
        <w:numPr>
          <w:ilvl w:val="1"/>
          <w:numId w:val="4"/>
        </w:numPr>
        <w:spacing w:after="0"/>
        <w:ind w:right="59" w:hanging="566"/>
      </w:pPr>
      <w:bookmarkStart w:id="24" w:name="_heading=h.tyjcwt" w:colFirst="0" w:colLast="0"/>
      <w:bookmarkEnd w:id="24"/>
      <w:r>
        <w:t xml:space="preserve">Osobą upoważnioną ze strony Zamawiającego do kontaktu z Oferentami jest </w:t>
      </w:r>
      <w:r w:rsidR="007260CF">
        <w:rPr>
          <w:b/>
        </w:rPr>
        <w:t>Magda Pabin-Majchrzak</w:t>
      </w:r>
      <w:r>
        <w:t xml:space="preserve">, e-mail: </w:t>
      </w:r>
      <w:hyperlink r:id="rId8">
        <w:r>
          <w:rPr>
            <w:color w:val="1155CC"/>
            <w:u w:val="single"/>
          </w:rPr>
          <w:t>dbn_zamowienia@swps.edu.pl</w:t>
        </w:r>
      </w:hyperlink>
    </w:p>
    <w:p w14:paraId="3625E56C" w14:textId="77777777" w:rsidR="001124C6" w:rsidRDefault="00596023">
      <w:pPr>
        <w:numPr>
          <w:ilvl w:val="1"/>
          <w:numId w:val="4"/>
        </w:numPr>
        <w:spacing w:after="0"/>
        <w:ind w:right="59" w:hanging="566"/>
      </w:pPr>
      <w:r>
        <w:t>Oferenci są uprawnieni do składania prośby o wyjaśnienie treści Zapytania ofertowego. Oferenci w korespondencji z Zamawiającym uprawnieni są do korzystania z formy elektronicznej. Zapytania należy przesyłać na adres mailowy</w:t>
      </w:r>
      <w:hyperlink r:id="rId9">
        <w:r>
          <w:rPr>
            <w:color w:val="1155CC"/>
            <w:u w:val="single"/>
          </w:rPr>
          <w:t xml:space="preserve"> dbn_zamowienia@swps.edu.pl</w:t>
        </w:r>
      </w:hyperlink>
      <w:r>
        <w:t>.</w:t>
      </w:r>
    </w:p>
    <w:p w14:paraId="66DF4131" w14:textId="4E58EFA2" w:rsidR="001124C6" w:rsidRDefault="00596023">
      <w:pPr>
        <w:numPr>
          <w:ilvl w:val="1"/>
          <w:numId w:val="12"/>
        </w:numPr>
        <w:spacing w:after="0"/>
        <w:ind w:right="59" w:firstLine="0"/>
      </w:pPr>
      <w:r>
        <w:rPr>
          <w:color w:val="000000"/>
        </w:rPr>
        <w:t>Zamawiający udzieli wszystkim zainteresowanym wyjaśnień drogą elektroniczną, pod warunkiem, że zapytanie dotyczące wyjaśnienia treści zapytania ofertowego wpłynie do Zamawiającego nie później niż do</w:t>
      </w:r>
      <w:r>
        <w:rPr>
          <w:b/>
        </w:rPr>
        <w:t xml:space="preserve"> </w:t>
      </w:r>
      <w:r w:rsidR="00C21B39">
        <w:rPr>
          <w:b/>
        </w:rPr>
        <w:t>2.04.</w:t>
      </w:r>
      <w:r>
        <w:rPr>
          <w:b/>
        </w:rPr>
        <w:t>202</w:t>
      </w:r>
      <w:r w:rsidR="007260CF">
        <w:rPr>
          <w:b/>
        </w:rPr>
        <w:t>5</w:t>
      </w:r>
      <w:r>
        <w:rPr>
          <w:b/>
        </w:rPr>
        <w:t xml:space="preserve"> r. do godziny końca dnia.</w:t>
      </w:r>
    </w:p>
    <w:p w14:paraId="1DD4D04A" w14:textId="77777777" w:rsidR="001124C6" w:rsidRDefault="00596023">
      <w:pPr>
        <w:numPr>
          <w:ilvl w:val="1"/>
          <w:numId w:val="12"/>
        </w:numPr>
        <w:spacing w:after="0"/>
        <w:ind w:right="59" w:firstLine="0"/>
      </w:pPr>
      <w:r>
        <w:rPr>
          <w:color w:val="000000"/>
        </w:rPr>
        <w:t xml:space="preserve">Zamawiający będzie udzielał odpowiedzi na wpływające zapytania najpóźniej w terminie 3 dni roboczych od dnia upływu terminu nadsyłania zapytań o wyjaśnienie treści Zapytania ofertowego </w:t>
      </w:r>
      <w:r>
        <w:t>przekazując informacje w identyczny sposób jak przekazał zapytanie.</w:t>
      </w:r>
    </w:p>
    <w:p w14:paraId="08477869" w14:textId="77777777" w:rsidR="001124C6" w:rsidRDefault="00596023">
      <w:pPr>
        <w:numPr>
          <w:ilvl w:val="1"/>
          <w:numId w:val="12"/>
        </w:numPr>
        <w:spacing w:after="0"/>
        <w:ind w:right="59" w:firstLine="0"/>
      </w:pPr>
      <w:r>
        <w:rPr>
          <w:color w:val="000000"/>
        </w:rPr>
        <w:t xml:space="preserve">Zamawiający zastrzega sobie prawo do przedłużenia terminu składania ofert o czas niezbędny do wprowadzenia zmian w ofertach. W przypadku zmiany terminu składania ofert Zamawiający </w:t>
      </w:r>
      <w:r>
        <w:t xml:space="preserve">przekaże </w:t>
      </w:r>
      <w:r>
        <w:rPr>
          <w:color w:val="000000"/>
        </w:rPr>
        <w:t xml:space="preserve">informację w identyczny sposób, w jaki przekazał zapytanie.  </w:t>
      </w:r>
    </w:p>
    <w:p w14:paraId="38E2F93C" w14:textId="77777777" w:rsidR="001124C6" w:rsidRDefault="001124C6">
      <w:pPr>
        <w:spacing w:after="0"/>
        <w:ind w:left="1440" w:right="59" w:firstLine="0"/>
        <w:rPr>
          <w:color w:val="000000"/>
        </w:rPr>
      </w:pPr>
    </w:p>
    <w:p w14:paraId="76804943" w14:textId="77777777" w:rsidR="001124C6" w:rsidRDefault="00596023">
      <w:pPr>
        <w:numPr>
          <w:ilvl w:val="0"/>
          <w:numId w:val="4"/>
        </w:numPr>
        <w:pBdr>
          <w:top w:val="single" w:sz="4" w:space="0" w:color="000000"/>
          <w:left w:val="single" w:sz="4" w:space="0" w:color="000000"/>
          <w:bottom w:val="single" w:sz="4" w:space="0" w:color="000000"/>
          <w:right w:val="single" w:sz="4" w:space="0" w:color="000000"/>
        </w:pBdr>
        <w:spacing w:before="120" w:after="120"/>
        <w:ind w:left="630" w:right="0" w:hanging="284"/>
        <w:jc w:val="left"/>
      </w:pPr>
      <w:r>
        <w:rPr>
          <w:b/>
          <w:sz w:val="24"/>
          <w:szCs w:val="24"/>
        </w:rPr>
        <w:t>Opis sposobu przygotowania i złożenia oferty:</w:t>
      </w:r>
    </w:p>
    <w:p w14:paraId="328780B5" w14:textId="77777777" w:rsidR="001124C6" w:rsidRDefault="00596023">
      <w:pPr>
        <w:numPr>
          <w:ilvl w:val="1"/>
          <w:numId w:val="4"/>
        </w:numPr>
        <w:spacing w:after="0"/>
        <w:ind w:right="59" w:hanging="566"/>
      </w:pPr>
      <w:r>
        <w:t xml:space="preserve">Każdy z Oferentów składa jedną ofertę, według wzoru stanowiącego </w:t>
      </w:r>
      <w:r>
        <w:rPr>
          <w:b/>
        </w:rPr>
        <w:t>Załącznik nr 1 do zapytania ofertowego (Formularz ofertowy)</w:t>
      </w:r>
      <w:r>
        <w:t xml:space="preserve"> wraz ze wszystkimi wskazanymi w Formularzu ofertowym i niniejszym zapytaniu oświadczeniami i załącznikami.</w:t>
      </w:r>
    </w:p>
    <w:p w14:paraId="136172DA" w14:textId="77777777" w:rsidR="001124C6" w:rsidRDefault="00596023">
      <w:pPr>
        <w:numPr>
          <w:ilvl w:val="1"/>
          <w:numId w:val="4"/>
        </w:numPr>
        <w:spacing w:after="0"/>
        <w:ind w:right="59" w:hanging="566"/>
      </w:pPr>
      <w:r>
        <w:t xml:space="preserve">Oferent może złożyć tylko jedną ofertę na całość zamówienia. </w:t>
      </w:r>
      <w:r>
        <w:rPr>
          <w:b/>
        </w:rPr>
        <w:t>Oferty częściowe nie będą rozpatrywane.</w:t>
      </w:r>
    </w:p>
    <w:p w14:paraId="1C7FD988" w14:textId="77777777" w:rsidR="001124C6" w:rsidRDefault="00596023">
      <w:pPr>
        <w:numPr>
          <w:ilvl w:val="1"/>
          <w:numId w:val="4"/>
        </w:numPr>
        <w:spacing w:after="0"/>
        <w:ind w:right="59" w:hanging="566"/>
      </w:pPr>
      <w:r>
        <w:rPr>
          <w:color w:val="000000"/>
        </w:rPr>
        <w:t>Oferta powinna być podpisana przez osobę/osoby upoważnione do reprezentowania Oferenta zgodnie z formą reprezentacji określoną w krajowym rejestrze sądowym lub innym dokumencie właściwym dla danej formy organizacyjnej Oferenta albo przez osobę umocowaną przez osobę uprawnioną. </w:t>
      </w:r>
    </w:p>
    <w:p w14:paraId="6FC9030E" w14:textId="77777777" w:rsidR="001124C6" w:rsidRDefault="00596023">
      <w:pPr>
        <w:numPr>
          <w:ilvl w:val="1"/>
          <w:numId w:val="4"/>
        </w:numPr>
        <w:spacing w:after="0"/>
        <w:ind w:right="59" w:hanging="566"/>
      </w:pPr>
      <w:r>
        <w:t xml:space="preserve">Oferta może zostać złożona w formie elektronicznej (dokument podpisany kwalifikowanym podpisem elektronicznym lub skan podpisanej oferty) przesłany na adres e-mail podany </w:t>
      </w:r>
      <w:r>
        <w:rPr>
          <w:b/>
        </w:rPr>
        <w:t>w pkt. 6.5 a)</w:t>
      </w:r>
      <w:r>
        <w:t>.</w:t>
      </w:r>
    </w:p>
    <w:p w14:paraId="0D872953" w14:textId="77777777" w:rsidR="001124C6" w:rsidRDefault="00596023">
      <w:pPr>
        <w:numPr>
          <w:ilvl w:val="1"/>
          <w:numId w:val="4"/>
        </w:numPr>
        <w:spacing w:after="0"/>
        <w:ind w:right="59" w:hanging="566"/>
      </w:pPr>
      <w:r>
        <w:t>Składanie ofert na adres e-mail:</w:t>
      </w:r>
    </w:p>
    <w:p w14:paraId="154904BC" w14:textId="790F0EEF" w:rsidR="001124C6" w:rsidRDefault="00596023">
      <w:pPr>
        <w:numPr>
          <w:ilvl w:val="2"/>
          <w:numId w:val="1"/>
        </w:numPr>
        <w:spacing w:after="0"/>
        <w:ind w:left="1361" w:right="0" w:hanging="340"/>
      </w:pPr>
      <w:r>
        <w:t xml:space="preserve">Oferta powinna zostać przesłana na adres e-mail </w:t>
      </w:r>
      <w:hyperlink r:id="rId10">
        <w:r>
          <w:rPr>
            <w:color w:val="0000FF"/>
            <w:u w:val="single"/>
          </w:rPr>
          <w:t>dbn_zamowienia@swps.edu.pl</w:t>
        </w:r>
      </w:hyperlink>
      <w:r>
        <w:t>: z wyraźnym oznaczeniem w temacie e-maila „</w:t>
      </w:r>
      <w:r>
        <w:rPr>
          <w:b/>
        </w:rPr>
        <w:t>OFERTA</w:t>
      </w:r>
      <w:r>
        <w:t xml:space="preserve">” i z podaniem numeru zapytania ofertowego: </w:t>
      </w:r>
      <w:r w:rsidR="00C21B39">
        <w:rPr>
          <w:b/>
        </w:rPr>
        <w:t>2</w:t>
      </w:r>
      <w:r>
        <w:rPr>
          <w:b/>
        </w:rPr>
        <w:t>/DBN/0</w:t>
      </w:r>
      <w:r w:rsidR="007260CF">
        <w:rPr>
          <w:b/>
        </w:rPr>
        <w:t>3</w:t>
      </w:r>
      <w:r>
        <w:rPr>
          <w:b/>
        </w:rPr>
        <w:t>/202</w:t>
      </w:r>
      <w:r w:rsidR="007260CF">
        <w:rPr>
          <w:b/>
        </w:rPr>
        <w:t>5</w:t>
      </w:r>
      <w:r>
        <w:rPr>
          <w:b/>
        </w:rPr>
        <w:t xml:space="preserve">. </w:t>
      </w:r>
      <w:r>
        <w:t xml:space="preserve">Zamawiający nie ponosi odpowiedzialności za zagubienie oferty w przypadku </w:t>
      </w:r>
      <w:proofErr w:type="gramStart"/>
      <w:r>
        <w:t>nie oznakowania</w:t>
      </w:r>
      <w:proofErr w:type="gramEnd"/>
      <w:r>
        <w:t xml:space="preserve"> oferty zgodnie z wymaganiami niniejszego zapytania ofert.</w:t>
      </w:r>
    </w:p>
    <w:p w14:paraId="2D4760E3" w14:textId="77777777" w:rsidR="001124C6" w:rsidRDefault="00596023">
      <w:pPr>
        <w:numPr>
          <w:ilvl w:val="2"/>
          <w:numId w:val="1"/>
        </w:numPr>
        <w:spacing w:after="0"/>
        <w:ind w:left="1361" w:right="0" w:hanging="340"/>
      </w:pPr>
      <w:r>
        <w:t>Zamawiający akceptuje pliki w formacie PDF i JPG, w tym spakowane w archiwum ZIP. Oferty złożone w postaci pliku zapisanego w innym niż wskazany formacie, niemożliwym do odczytu przez Zamawiającego, zostaną pozostawione bez rozpatrzenia.</w:t>
      </w:r>
    </w:p>
    <w:p w14:paraId="265CADF9" w14:textId="77777777" w:rsidR="001124C6" w:rsidRDefault="00596023">
      <w:pPr>
        <w:numPr>
          <w:ilvl w:val="2"/>
          <w:numId w:val="1"/>
        </w:numPr>
        <w:spacing w:after="0"/>
        <w:ind w:left="1361" w:right="0" w:hanging="340"/>
      </w:pPr>
      <w:r>
        <w:t>Wielkość wiadomości e-mail z ofertą nie powinna przekraczać 25MB.</w:t>
      </w:r>
    </w:p>
    <w:p w14:paraId="4C8AE433" w14:textId="77777777" w:rsidR="001124C6" w:rsidRDefault="00596023">
      <w:pPr>
        <w:numPr>
          <w:ilvl w:val="2"/>
          <w:numId w:val="1"/>
        </w:numPr>
        <w:spacing w:after="0"/>
        <w:ind w:left="1361" w:right="0" w:hanging="340"/>
      </w:pPr>
      <w:r>
        <w:t xml:space="preserve">Brak zastosowania wskazanych w lit. </w:t>
      </w:r>
      <w:proofErr w:type="gramStart"/>
      <w:r>
        <w:t>a)-</w:t>
      </w:r>
      <w:proofErr w:type="gramEnd"/>
      <w:r>
        <w:t>c) powyżej reguł odnoszących się do sposobu przesyłania oferty, skutkujący nieskutecznym przesłaniem oferty do Zamawiającego w wymaganym terminie, skutkować będzie pozostawieniem Oferty bez rozpatrzenia.</w:t>
      </w:r>
    </w:p>
    <w:p w14:paraId="076161F5" w14:textId="77777777" w:rsidR="001124C6" w:rsidRDefault="00596023">
      <w:pPr>
        <w:numPr>
          <w:ilvl w:val="1"/>
          <w:numId w:val="4"/>
        </w:numPr>
        <w:spacing w:after="0"/>
        <w:ind w:right="59" w:hanging="566"/>
      </w:pPr>
      <w:r>
        <w:t>Oferent może zmienić ofertę przed upływem terminu składania ofert. Oferent może wycofać ofertę przed rozstrzygnięciem postępowania przez Zamawiającego.</w:t>
      </w:r>
    </w:p>
    <w:p w14:paraId="3DF796EC" w14:textId="77777777" w:rsidR="001124C6" w:rsidRDefault="00596023">
      <w:pPr>
        <w:numPr>
          <w:ilvl w:val="1"/>
          <w:numId w:val="4"/>
        </w:numPr>
        <w:spacing w:after="0"/>
        <w:ind w:right="59" w:hanging="566"/>
      </w:pPr>
      <w:r>
        <w:t xml:space="preserve">Oferta złożona po terminie określonym w </w:t>
      </w:r>
      <w:r>
        <w:rPr>
          <w:b/>
        </w:rPr>
        <w:t>pkt. 8</w:t>
      </w:r>
      <w:r>
        <w:t xml:space="preserve"> nie podlega weryfikacji przez Zamawiającego i zostaje odrzucona z powodu uchybienia formalnego.</w:t>
      </w:r>
    </w:p>
    <w:p w14:paraId="5E65A7EF" w14:textId="77777777" w:rsidR="001124C6" w:rsidRDefault="00596023">
      <w:pPr>
        <w:numPr>
          <w:ilvl w:val="1"/>
          <w:numId w:val="4"/>
        </w:numPr>
        <w:spacing w:after="0"/>
        <w:ind w:right="59" w:hanging="566"/>
      </w:pPr>
      <w:r>
        <w:t>Ofertę należy sporządzić w języku polskim na wzorze formularza załączonego do zapytania ofertowego.</w:t>
      </w:r>
    </w:p>
    <w:p w14:paraId="7CE8719C" w14:textId="77777777" w:rsidR="001124C6" w:rsidRDefault="00596023">
      <w:pPr>
        <w:numPr>
          <w:ilvl w:val="1"/>
          <w:numId w:val="4"/>
        </w:numPr>
        <w:spacing w:after="0"/>
        <w:ind w:right="59" w:hanging="566"/>
      </w:pPr>
      <w:r>
        <w:t>Wykaz dokumentów składających się na ofertę:</w:t>
      </w:r>
    </w:p>
    <w:p w14:paraId="7C5B5C30" w14:textId="77777777" w:rsidR="001124C6" w:rsidRDefault="00596023">
      <w:pPr>
        <w:numPr>
          <w:ilvl w:val="2"/>
          <w:numId w:val="6"/>
        </w:numPr>
        <w:spacing w:after="0"/>
        <w:ind w:left="708" w:right="0" w:firstLine="140"/>
      </w:pPr>
      <w:r>
        <w:rPr>
          <w:b/>
        </w:rPr>
        <w:t>Formularz ofertowy</w:t>
      </w:r>
      <w:r>
        <w:t xml:space="preserve"> (załącznik nr 1 do Zapytania ofertowego) wraz ze wszystkimi zawartymi w nim załącznikami (jeśli dotyczy):</w:t>
      </w:r>
    </w:p>
    <w:p w14:paraId="57EC9AA4" w14:textId="77777777" w:rsidR="001124C6" w:rsidRDefault="00596023">
      <w:pPr>
        <w:numPr>
          <w:ilvl w:val="0"/>
          <w:numId w:val="13"/>
        </w:numPr>
        <w:spacing w:after="0"/>
        <w:ind w:left="1843" w:right="0" w:firstLine="0"/>
      </w:pPr>
      <w:r>
        <w:rPr>
          <w:color w:val="000000"/>
        </w:rPr>
        <w:t>Wykaz doświadczenia Oferenta,</w:t>
      </w:r>
    </w:p>
    <w:p w14:paraId="2AF57380" w14:textId="77777777" w:rsidR="001124C6" w:rsidRDefault="00596023">
      <w:pPr>
        <w:numPr>
          <w:ilvl w:val="0"/>
          <w:numId w:val="13"/>
        </w:numPr>
        <w:spacing w:after="0"/>
        <w:ind w:left="1843" w:right="0" w:firstLine="0"/>
      </w:pPr>
      <w:r>
        <w:rPr>
          <w:color w:val="000000"/>
        </w:rPr>
        <w:t>Wykaz osób, które będą uczestniczyć w wykonaniu zamówienia,</w:t>
      </w:r>
    </w:p>
    <w:p w14:paraId="255CBAE3" w14:textId="77777777" w:rsidR="001124C6" w:rsidRDefault="00596023">
      <w:pPr>
        <w:numPr>
          <w:ilvl w:val="0"/>
          <w:numId w:val="13"/>
        </w:numPr>
        <w:spacing w:after="0"/>
        <w:ind w:left="1843" w:right="0" w:firstLine="0"/>
      </w:pPr>
      <w:r>
        <w:lastRenderedPageBreak/>
        <w:t>CV osób, które będą uczestniczyć w wykonaniu zamówienia</w:t>
      </w:r>
    </w:p>
    <w:p w14:paraId="717A5195" w14:textId="77777777" w:rsidR="001124C6" w:rsidRDefault="00596023">
      <w:pPr>
        <w:numPr>
          <w:ilvl w:val="0"/>
          <w:numId w:val="13"/>
        </w:numPr>
        <w:spacing w:after="0"/>
        <w:ind w:left="1843" w:right="0" w:firstLine="0"/>
      </w:pPr>
      <w:r>
        <w:rPr>
          <w:color w:val="000000"/>
        </w:rPr>
        <w:t>Oświadczenie o braku powiązań Oferenta z Zamawiającym,</w:t>
      </w:r>
    </w:p>
    <w:p w14:paraId="7C98A707" w14:textId="77777777" w:rsidR="001124C6" w:rsidRDefault="00596023">
      <w:pPr>
        <w:numPr>
          <w:ilvl w:val="2"/>
          <w:numId w:val="6"/>
        </w:numPr>
        <w:spacing w:after="0"/>
        <w:ind w:left="1361" w:right="0" w:hanging="340"/>
      </w:pPr>
      <w:r>
        <w:t xml:space="preserve">Ponadto, jeśli dotyczy, należy złożyć </w:t>
      </w:r>
      <w:r>
        <w:rPr>
          <w:b/>
        </w:rPr>
        <w:t>dokumenty potwierdzające uprawnienie osób podpisujących ofertę do jej podpisania</w:t>
      </w:r>
      <w:r>
        <w:t>, o ile nie wynika ono z przepisów prawa lub innych dokumentów rejestrowych.</w:t>
      </w:r>
    </w:p>
    <w:p w14:paraId="074CB8F3" w14:textId="77777777" w:rsidR="001124C6" w:rsidRDefault="00596023">
      <w:pPr>
        <w:numPr>
          <w:ilvl w:val="1"/>
          <w:numId w:val="4"/>
        </w:numPr>
        <w:spacing w:after="0"/>
        <w:ind w:right="59" w:hanging="566"/>
      </w:pPr>
      <w:r>
        <w:t>Oferent ponosi wszelkie koszty związane z przygotowaniem oferty. Zamawiający nie przewiduje zwrotu kosztów udziału w postępowaniu.</w:t>
      </w:r>
    </w:p>
    <w:p w14:paraId="255FEA11" w14:textId="77777777" w:rsidR="001124C6" w:rsidRDefault="00596023">
      <w:pPr>
        <w:numPr>
          <w:ilvl w:val="1"/>
          <w:numId w:val="4"/>
        </w:numPr>
        <w:spacing w:after="0"/>
        <w:ind w:right="59" w:hanging="566"/>
      </w:pPr>
      <w:r>
        <w:t>Oferent składając ofertę może dokonać zastrzeżenia, że nie zezwala na udostępnianie informacji stanowiących tajemnicę przedsiębiorstwa w rozumieniu przepisów o zwalczaniu nieuczciwej konkurencji pozostałym uczestnikom postępowania. W tym celu należy podać strony oferty, które stanowią tajemnicę przedsiębiorstwa i oddzielić je od części jawnej oferty.</w:t>
      </w:r>
    </w:p>
    <w:p w14:paraId="6BA352F5" w14:textId="77777777" w:rsidR="001124C6" w:rsidRDefault="00596023">
      <w:pPr>
        <w:numPr>
          <w:ilvl w:val="1"/>
          <w:numId w:val="4"/>
        </w:numPr>
        <w:spacing w:after="0"/>
        <w:ind w:right="59" w:hanging="566"/>
      </w:pPr>
      <w:r>
        <w:t>Ofertę zatrzymuje Zamawiający. Złożone wraz z ofertą dokumenty lub oświadczenia nie podlegają zwrotowi.</w:t>
      </w:r>
    </w:p>
    <w:p w14:paraId="73B27776" w14:textId="77777777" w:rsidR="001124C6" w:rsidRDefault="00596023">
      <w:pPr>
        <w:numPr>
          <w:ilvl w:val="1"/>
          <w:numId w:val="4"/>
        </w:numPr>
        <w:spacing w:after="0"/>
        <w:ind w:right="59" w:hanging="566"/>
      </w:pPr>
      <w:r>
        <w:t>Wszystkie miejsca, w których Oferent naniósł zmiany winny być parafowane przez osobę/osoby podpisujące ofertę.</w:t>
      </w:r>
    </w:p>
    <w:p w14:paraId="209DF0D1" w14:textId="77777777" w:rsidR="001124C6" w:rsidRDefault="00596023">
      <w:pPr>
        <w:numPr>
          <w:ilvl w:val="1"/>
          <w:numId w:val="4"/>
        </w:numPr>
        <w:spacing w:after="0"/>
        <w:ind w:right="59" w:hanging="566"/>
      </w:pPr>
      <w:r>
        <w:t>Poprawki powinny być dokonane w sposób czytelny.</w:t>
      </w:r>
    </w:p>
    <w:p w14:paraId="662C3AA5" w14:textId="77777777" w:rsidR="001124C6" w:rsidRDefault="001124C6">
      <w:pPr>
        <w:spacing w:after="0"/>
        <w:ind w:right="59" w:hanging="10"/>
      </w:pPr>
    </w:p>
    <w:p w14:paraId="49D2B909" w14:textId="77777777" w:rsidR="001124C6" w:rsidRDefault="001124C6">
      <w:pPr>
        <w:spacing w:after="0"/>
        <w:ind w:right="59" w:hanging="10"/>
      </w:pPr>
    </w:p>
    <w:p w14:paraId="34117A18" w14:textId="77777777" w:rsidR="001124C6" w:rsidRDefault="00596023">
      <w:pPr>
        <w:numPr>
          <w:ilvl w:val="0"/>
          <w:numId w:val="4"/>
        </w:numPr>
        <w:pBdr>
          <w:top w:val="single" w:sz="4" w:space="0" w:color="000000"/>
          <w:left w:val="single" w:sz="4" w:space="0" w:color="000000"/>
          <w:bottom w:val="single" w:sz="4" w:space="0" w:color="000000"/>
          <w:right w:val="single" w:sz="4" w:space="0" w:color="000000"/>
        </w:pBdr>
        <w:spacing w:before="120" w:after="120"/>
        <w:ind w:right="0" w:firstLine="0"/>
        <w:jc w:val="left"/>
      </w:pPr>
      <w:r>
        <w:rPr>
          <w:b/>
          <w:sz w:val="24"/>
          <w:szCs w:val="24"/>
        </w:rPr>
        <w:t>Opis sposobu obliczenia ceny:</w:t>
      </w:r>
    </w:p>
    <w:p w14:paraId="1D85ACCF" w14:textId="77777777" w:rsidR="001124C6" w:rsidRDefault="00596023">
      <w:pPr>
        <w:numPr>
          <w:ilvl w:val="1"/>
          <w:numId w:val="4"/>
        </w:numPr>
        <w:spacing w:after="0"/>
        <w:ind w:right="59" w:hanging="566"/>
      </w:pPr>
      <w:r>
        <w:t>Cena jest wartością wyrażoną w jednostkach pieniężnych, którą Zamawiający jest zobowiązany zapłacić Wykonawcy wraz z ewentualnymi zobowiązaniami publicznoprawnymi (tj. stanowi całkowitą kwotę, obejmującą wynagrodzenie Wykonawcy oraz należne daniny publicznoprawne, które podlegają zapłacie, w tym w przypadku podmiotów będących podatnikiem VAT zawiera podatek VAT).</w:t>
      </w:r>
    </w:p>
    <w:p w14:paraId="2C433C9E" w14:textId="77777777" w:rsidR="001124C6" w:rsidRDefault="00596023">
      <w:pPr>
        <w:numPr>
          <w:ilvl w:val="1"/>
          <w:numId w:val="4"/>
        </w:numPr>
        <w:spacing w:after="0"/>
        <w:ind w:right="59" w:hanging="566"/>
      </w:pPr>
      <w:r>
        <w:t>Cena oferty winna być obliczona i zapisana zgodnie z Formularzem ofertowym.</w:t>
      </w:r>
    </w:p>
    <w:p w14:paraId="2A7954D0" w14:textId="77777777" w:rsidR="001124C6" w:rsidRDefault="00596023">
      <w:pPr>
        <w:numPr>
          <w:ilvl w:val="1"/>
          <w:numId w:val="4"/>
        </w:numPr>
        <w:spacing w:after="0"/>
        <w:ind w:right="59" w:hanging="568"/>
      </w:pPr>
      <w:r>
        <w:t>Cena przedstawiona w Formularzu ofertowym musi zawierać wszystkie koszty związane z realizacją przedmiotu zamówienia.</w:t>
      </w:r>
    </w:p>
    <w:p w14:paraId="0BB77A1F" w14:textId="77777777" w:rsidR="001124C6" w:rsidRDefault="00596023">
      <w:pPr>
        <w:numPr>
          <w:ilvl w:val="1"/>
          <w:numId w:val="4"/>
        </w:numPr>
        <w:spacing w:after="0"/>
        <w:ind w:right="59" w:hanging="568"/>
      </w:pPr>
      <w:r>
        <w:t>Oferent zobowiązany jest podać informację, czy jest podatnikiem VAT oraz czy jest podmiotem zagranicznym w rozumieniu przepisów o imporcie usług (art. 17 ust. 1. pkt 4. ustawy o Podatku od towarów i usług).</w:t>
      </w:r>
    </w:p>
    <w:p w14:paraId="18D4A07A" w14:textId="77777777" w:rsidR="001124C6" w:rsidRDefault="00596023">
      <w:pPr>
        <w:numPr>
          <w:ilvl w:val="1"/>
          <w:numId w:val="4"/>
        </w:numPr>
        <w:spacing w:after="0"/>
        <w:ind w:right="59" w:hanging="554"/>
      </w:pPr>
      <w:r>
        <w:t xml:space="preserve">Oferent, który będzie rozliczał się na podstawie umowy cywilnoprawnej poza działalnością gospodarczą jest obowiązany zaznaczyć to w formularzu ofertowym.  </w:t>
      </w:r>
    </w:p>
    <w:p w14:paraId="301D180D" w14:textId="77777777" w:rsidR="001124C6" w:rsidRDefault="00596023">
      <w:pPr>
        <w:numPr>
          <w:ilvl w:val="1"/>
          <w:numId w:val="4"/>
        </w:numPr>
        <w:spacing w:after="0"/>
        <w:ind w:right="59" w:hanging="566"/>
      </w:pPr>
      <w:r>
        <w:t>W przypadku osób fizycznych cena wskazana w ofercie obejmuje całkowity koszt zaangażowania Oferenta, tj. kwotę wynagrodzenia brutto wraz ze wszystkimi składkami na ubezpieczenia społeczne, Fundusz Pracy i Fundusz Gwarantowanych Świadczeń Pracowniczych, do opłacenia których zobowiązany będzie Zamawiający w związku z zaangażowaniem Oferenta. Rodzaje i wysokość naliczanych składek są zależne od statusu prawnego Oferenta w momencie wykonywania zamówienia, w szczególności tego, czy podlega on obowiązkowym ubezpieczeniom społecznym z innego tytułu niż umowa na wykonanie zamówienia i osiąga z tych tytułów minimalne wynagrodzenie w danym roku.</w:t>
      </w:r>
    </w:p>
    <w:p w14:paraId="6730793F" w14:textId="77777777" w:rsidR="001124C6" w:rsidRDefault="00596023">
      <w:pPr>
        <w:numPr>
          <w:ilvl w:val="1"/>
          <w:numId w:val="4"/>
        </w:numPr>
        <w:spacing w:after="0"/>
        <w:ind w:right="59" w:hanging="566"/>
      </w:pPr>
      <w:bookmarkStart w:id="25" w:name="_heading=h.3dy6vkm" w:colFirst="0" w:colLast="0"/>
      <w:bookmarkEnd w:id="25"/>
      <w:r>
        <w:t>Rozliczenia między Zamawiającym, a Oferentem prowadzone będą w walucie polskiej (złoty polski). Zamawiający nie przewiduje rozliczenia w walutach obcych.</w:t>
      </w:r>
    </w:p>
    <w:p w14:paraId="49A84D83" w14:textId="77777777" w:rsidR="001124C6" w:rsidRDefault="001124C6">
      <w:pPr>
        <w:spacing w:after="0"/>
        <w:ind w:left="0" w:right="59" w:firstLine="0"/>
      </w:pPr>
    </w:p>
    <w:p w14:paraId="58B27C72" w14:textId="77777777" w:rsidR="001124C6" w:rsidRDefault="00596023">
      <w:pPr>
        <w:numPr>
          <w:ilvl w:val="0"/>
          <w:numId w:val="4"/>
        </w:numPr>
        <w:pBdr>
          <w:top w:val="single" w:sz="4" w:space="0" w:color="000000"/>
          <w:left w:val="single" w:sz="4" w:space="0" w:color="000000"/>
          <w:bottom w:val="single" w:sz="4" w:space="0" w:color="000000"/>
          <w:right w:val="single" w:sz="4" w:space="0" w:color="000000"/>
        </w:pBdr>
        <w:spacing w:before="120" w:after="120"/>
        <w:ind w:left="630" w:right="0" w:hanging="284"/>
        <w:jc w:val="left"/>
      </w:pPr>
      <w:r>
        <w:rPr>
          <w:b/>
          <w:sz w:val="24"/>
          <w:szCs w:val="24"/>
        </w:rPr>
        <w:t>Termin składania ofert:</w:t>
      </w:r>
    </w:p>
    <w:p w14:paraId="525D03CB" w14:textId="57BD16CF" w:rsidR="001124C6" w:rsidRDefault="00596023">
      <w:pPr>
        <w:spacing w:after="0"/>
        <w:ind w:left="355" w:right="59" w:firstLine="0"/>
      </w:pPr>
      <w:r>
        <w:t xml:space="preserve">Oferty należy składać do dnia </w:t>
      </w:r>
      <w:r w:rsidR="00C21B39">
        <w:rPr>
          <w:b/>
        </w:rPr>
        <w:t>4.04.</w:t>
      </w:r>
      <w:r>
        <w:rPr>
          <w:b/>
        </w:rPr>
        <w:t>202</w:t>
      </w:r>
      <w:r w:rsidR="007260CF">
        <w:rPr>
          <w:b/>
        </w:rPr>
        <w:t>5</w:t>
      </w:r>
      <w:r>
        <w:rPr>
          <w:b/>
        </w:rPr>
        <w:t xml:space="preserve"> roku</w:t>
      </w:r>
      <w:r>
        <w:t xml:space="preserve"> do godziny 1</w:t>
      </w:r>
      <w:r w:rsidR="00C21B39">
        <w:t>2</w:t>
      </w:r>
      <w:r>
        <w:t>:00.</w:t>
      </w:r>
    </w:p>
    <w:p w14:paraId="55676F8A" w14:textId="77777777" w:rsidR="001124C6" w:rsidRDefault="001124C6">
      <w:pPr>
        <w:spacing w:after="0"/>
        <w:ind w:left="355" w:right="59" w:firstLine="0"/>
      </w:pPr>
    </w:p>
    <w:p w14:paraId="7C2EF771" w14:textId="77777777" w:rsidR="001124C6" w:rsidRDefault="00596023">
      <w:pPr>
        <w:numPr>
          <w:ilvl w:val="0"/>
          <w:numId w:val="4"/>
        </w:numPr>
        <w:pBdr>
          <w:top w:val="single" w:sz="4" w:space="0" w:color="000000"/>
          <w:left w:val="single" w:sz="4" w:space="0" w:color="000000"/>
          <w:bottom w:val="single" w:sz="4" w:space="0" w:color="000000"/>
          <w:right w:val="single" w:sz="4" w:space="0" w:color="000000"/>
        </w:pBdr>
        <w:spacing w:before="120" w:after="120"/>
        <w:ind w:left="630" w:right="0" w:hanging="284"/>
        <w:jc w:val="left"/>
      </w:pPr>
      <w:r>
        <w:rPr>
          <w:b/>
          <w:sz w:val="24"/>
          <w:szCs w:val="24"/>
        </w:rPr>
        <w:t>Otwarcie ofert i ocena formalna:</w:t>
      </w:r>
    </w:p>
    <w:p w14:paraId="30D7A2FC" w14:textId="77777777" w:rsidR="001124C6" w:rsidRDefault="00596023">
      <w:pPr>
        <w:numPr>
          <w:ilvl w:val="1"/>
          <w:numId w:val="4"/>
        </w:numPr>
        <w:spacing w:after="0"/>
        <w:ind w:right="59" w:hanging="566"/>
      </w:pPr>
      <w:r>
        <w:t>Otwarcie ofert ma charakter niejawny.</w:t>
      </w:r>
    </w:p>
    <w:p w14:paraId="5B947DFA" w14:textId="77777777" w:rsidR="001124C6" w:rsidRDefault="00596023">
      <w:pPr>
        <w:numPr>
          <w:ilvl w:val="1"/>
          <w:numId w:val="4"/>
        </w:numPr>
        <w:spacing w:after="0"/>
        <w:ind w:right="59" w:hanging="566"/>
      </w:pPr>
      <w:r>
        <w:t>Zamawiający dokona oceny złożonych ofert pod względem ich formalnej zgodności z treścią zapytania ofertowego.</w:t>
      </w:r>
    </w:p>
    <w:p w14:paraId="6AB1D741" w14:textId="77777777" w:rsidR="001124C6" w:rsidRDefault="00596023">
      <w:pPr>
        <w:numPr>
          <w:ilvl w:val="1"/>
          <w:numId w:val="4"/>
        </w:numPr>
        <w:spacing w:after="0"/>
        <w:ind w:right="59" w:hanging="566"/>
      </w:pPr>
      <w:r>
        <w:t>Oferta zostanie odrzucona, jeśli:</w:t>
      </w:r>
    </w:p>
    <w:p w14:paraId="439BC6FC" w14:textId="77777777" w:rsidR="001124C6" w:rsidRDefault="00596023">
      <w:pPr>
        <w:numPr>
          <w:ilvl w:val="2"/>
          <w:numId w:val="9"/>
        </w:numPr>
        <w:spacing w:after="0"/>
        <w:ind w:left="1361" w:right="0" w:hanging="340"/>
      </w:pPr>
      <w:r>
        <w:t>została złożona przez osobę nieuprawnioną,</w:t>
      </w:r>
    </w:p>
    <w:p w14:paraId="4A2D7A60" w14:textId="77777777" w:rsidR="001124C6" w:rsidRDefault="00596023">
      <w:pPr>
        <w:numPr>
          <w:ilvl w:val="2"/>
          <w:numId w:val="9"/>
        </w:numPr>
        <w:spacing w:after="0"/>
        <w:ind w:left="1361" w:right="0" w:hanging="340"/>
      </w:pPr>
      <w:r>
        <w:lastRenderedPageBreak/>
        <w:t>jej treść nie odpowiada treści niniejszego zapytania ofertowego lub jest niezgodna z innymi obowiązującymi w tym zakresie przepisami prawa,</w:t>
      </w:r>
    </w:p>
    <w:p w14:paraId="4DBCA3FE" w14:textId="77777777" w:rsidR="001124C6" w:rsidRDefault="00596023">
      <w:pPr>
        <w:numPr>
          <w:ilvl w:val="2"/>
          <w:numId w:val="9"/>
        </w:numPr>
        <w:spacing w:after="0"/>
        <w:ind w:left="1361" w:right="0" w:hanging="340"/>
      </w:pPr>
      <w:r>
        <w:t>jej złożenie stanowi czyn nieuczciwej konkurencji w rozumieniu przepisów o zwalczaniu nieuczciwej konkurencji,</w:t>
      </w:r>
    </w:p>
    <w:p w14:paraId="58EC2F6C" w14:textId="77777777" w:rsidR="001124C6" w:rsidRDefault="00596023">
      <w:pPr>
        <w:numPr>
          <w:ilvl w:val="2"/>
          <w:numId w:val="9"/>
        </w:numPr>
        <w:spacing w:after="0"/>
        <w:ind w:left="1361" w:right="0" w:hanging="340"/>
      </w:pPr>
      <w:r>
        <w:t>zawiera rażąco niską cenę,</w:t>
      </w:r>
    </w:p>
    <w:p w14:paraId="77E42E81" w14:textId="77777777" w:rsidR="001124C6" w:rsidRDefault="00596023">
      <w:pPr>
        <w:numPr>
          <w:ilvl w:val="2"/>
          <w:numId w:val="9"/>
        </w:numPr>
        <w:spacing w:after="0"/>
        <w:ind w:left="1361" w:right="0" w:hanging="340"/>
      </w:pPr>
      <w:r>
        <w:t>Oferent nie zgodził się na poprawienie przez Zamawiającego oczywistej omyłki pisarskiej i/lub rachunkowej w treści oferty,</w:t>
      </w:r>
    </w:p>
    <w:p w14:paraId="07D8F6C4" w14:textId="77777777" w:rsidR="001124C6" w:rsidRDefault="00596023">
      <w:pPr>
        <w:numPr>
          <w:ilvl w:val="2"/>
          <w:numId w:val="9"/>
        </w:numPr>
        <w:spacing w:after="0"/>
        <w:ind w:left="1361" w:right="0" w:hanging="340"/>
      </w:pPr>
      <w:r>
        <w:t>Oferent nie wyraził zgody na przedłużenie terminu związania ofertą na zasadach określonych w pkt. 11 niniejszego zapytania ofertowego.</w:t>
      </w:r>
    </w:p>
    <w:p w14:paraId="297F5FE6" w14:textId="77777777" w:rsidR="001124C6" w:rsidRDefault="00596023">
      <w:pPr>
        <w:numPr>
          <w:ilvl w:val="1"/>
          <w:numId w:val="4"/>
        </w:numPr>
        <w:spacing w:after="0"/>
        <w:ind w:right="59" w:hanging="566"/>
      </w:pPr>
      <w:r>
        <w:t xml:space="preserve">Z tytułu odrzucenia oferty oraz wyników postępowania Oferentom nie przysługują żadne roszczenia wobec Zamawiającego.  </w:t>
      </w:r>
    </w:p>
    <w:p w14:paraId="168EB1DB" w14:textId="77777777" w:rsidR="001124C6" w:rsidRDefault="00596023">
      <w:pPr>
        <w:numPr>
          <w:ilvl w:val="1"/>
          <w:numId w:val="4"/>
        </w:numPr>
        <w:spacing w:after="0"/>
        <w:ind w:right="59" w:hanging="566"/>
      </w:pPr>
      <w:r>
        <w:t>Zamawiający jest uprawniony do poprawienia w treści oferty oczywistych omyłek pisarskich lub rachunkowych, niezwłocznie zawiadamiając o tym Oferenta. W terminie 2 dni roboczych od zawiadomienia, Oferent może nie zgodzić się na dokonanie poprawek. Oferta jego w takim przypadku podlega odrzuceniu.</w:t>
      </w:r>
    </w:p>
    <w:p w14:paraId="7B49D3FB" w14:textId="77777777" w:rsidR="001124C6" w:rsidRDefault="001124C6">
      <w:pPr>
        <w:spacing w:after="0"/>
        <w:ind w:left="911" w:right="59" w:firstLine="0"/>
      </w:pPr>
    </w:p>
    <w:p w14:paraId="5A563194" w14:textId="77777777" w:rsidR="001124C6" w:rsidRDefault="00596023">
      <w:pPr>
        <w:numPr>
          <w:ilvl w:val="0"/>
          <w:numId w:val="4"/>
        </w:numPr>
        <w:pBdr>
          <w:top w:val="single" w:sz="4" w:space="0" w:color="000000"/>
          <w:left w:val="single" w:sz="4" w:space="0" w:color="000000"/>
          <w:bottom w:val="single" w:sz="4" w:space="0" w:color="000000"/>
          <w:right w:val="single" w:sz="4" w:space="0" w:color="000000"/>
        </w:pBdr>
        <w:spacing w:before="120" w:after="120"/>
        <w:ind w:left="630" w:right="0" w:hanging="284"/>
        <w:jc w:val="left"/>
      </w:pPr>
      <w:r>
        <w:rPr>
          <w:b/>
          <w:sz w:val="24"/>
          <w:szCs w:val="24"/>
        </w:rPr>
        <w:t>Kryteria oceny ofert i wybór najkorzystniejszej oferty:</w:t>
      </w:r>
    </w:p>
    <w:p w14:paraId="37B8DC19" w14:textId="77777777" w:rsidR="001124C6" w:rsidRDefault="00596023">
      <w:pPr>
        <w:numPr>
          <w:ilvl w:val="1"/>
          <w:numId w:val="4"/>
        </w:numPr>
        <w:spacing w:after="120"/>
        <w:ind w:left="913" w:right="57" w:hanging="567"/>
      </w:pPr>
      <w:r>
        <w:t>Ocenie według kryteriów przedstawionych w punkcie 10.3 będą podlegały jedynie oferty niepodlegające odrzuceniu.</w:t>
      </w:r>
    </w:p>
    <w:p w14:paraId="49E0830C" w14:textId="77777777" w:rsidR="001124C6" w:rsidRDefault="00596023">
      <w:pPr>
        <w:numPr>
          <w:ilvl w:val="1"/>
          <w:numId w:val="4"/>
        </w:numPr>
        <w:spacing w:after="120"/>
        <w:ind w:left="913" w:right="57" w:hanging="567"/>
      </w:pPr>
      <w:r>
        <w:t>Spośród ofert, które pozytywnie przejdą ocenę formalną, Zamawiający wybiera ofertę najkorzystniejszą na podstawie następujących kryteriów oceny ofert</w:t>
      </w:r>
    </w:p>
    <w:p w14:paraId="451046A4" w14:textId="77777777" w:rsidR="001124C6" w:rsidRDefault="00596023">
      <w:pPr>
        <w:ind w:left="0" w:firstLine="0"/>
        <w:rPr>
          <w:b/>
        </w:rPr>
      </w:pPr>
      <w:r>
        <w:t xml:space="preserve">            </w:t>
      </w:r>
      <w:r>
        <w:tab/>
      </w:r>
      <w:r>
        <w:rPr>
          <w:b/>
        </w:rPr>
        <w:t>KRYTERIUM I</w:t>
      </w:r>
      <w:r>
        <w:t xml:space="preserve">: łączna cena zamówienia – </w:t>
      </w:r>
      <w:r>
        <w:rPr>
          <w:b/>
        </w:rPr>
        <w:t>maksymalnie do zdobycia 50 pkt</w:t>
      </w:r>
    </w:p>
    <w:p w14:paraId="1C72CEE8" w14:textId="77D5FEC9" w:rsidR="001124C6" w:rsidRDefault="00596023">
      <w:pPr>
        <w:pBdr>
          <w:top w:val="nil"/>
          <w:left w:val="nil"/>
          <w:bottom w:val="nil"/>
          <w:right w:val="nil"/>
          <w:between w:val="nil"/>
        </w:pBdr>
        <w:ind w:left="0" w:firstLine="720"/>
        <w:rPr>
          <w:b/>
        </w:rPr>
      </w:pPr>
      <w:r>
        <w:rPr>
          <w:b/>
        </w:rPr>
        <w:t>KRYTERIUM II:</w:t>
      </w:r>
      <w:r>
        <w:t xml:space="preserve"> doświadczenie osób wyznaczonych do realizacji zamówienia - </w:t>
      </w:r>
      <w:r>
        <w:rPr>
          <w:b/>
        </w:rPr>
        <w:t xml:space="preserve">maksymalnie do zdobycia </w:t>
      </w:r>
      <w:r w:rsidR="000702E9">
        <w:rPr>
          <w:b/>
        </w:rPr>
        <w:t>2</w:t>
      </w:r>
      <w:r>
        <w:rPr>
          <w:b/>
        </w:rPr>
        <w:t>5 pkt</w:t>
      </w:r>
    </w:p>
    <w:p w14:paraId="7B785F23" w14:textId="77777777" w:rsidR="001124C6" w:rsidRDefault="00596023">
      <w:pPr>
        <w:ind w:left="720" w:firstLine="0"/>
        <w:rPr>
          <w:b/>
        </w:rPr>
      </w:pPr>
      <w:r>
        <w:rPr>
          <w:b/>
        </w:rPr>
        <w:t>KRYTERIUM III:</w:t>
      </w:r>
      <w:r>
        <w:t xml:space="preserve"> dostęp do paneli przekraczających ≥ 10 000 osób w każdym z krajów biorących udział w badaniu (punktacja będzie przyznawana za każde 20000 </w:t>
      </w:r>
      <w:proofErr w:type="spellStart"/>
      <w:r>
        <w:t>panelistów</w:t>
      </w:r>
      <w:proofErr w:type="spellEnd"/>
      <w:r>
        <w:t xml:space="preserve"> w każdym kraju) - </w:t>
      </w:r>
      <w:r>
        <w:rPr>
          <w:b/>
        </w:rPr>
        <w:t>maksymalnie do zdobycia 25 pkt</w:t>
      </w:r>
    </w:p>
    <w:p w14:paraId="563FCAFA" w14:textId="77777777" w:rsidR="001124C6" w:rsidRDefault="00596023">
      <w:pPr>
        <w:ind w:left="0" w:firstLine="0"/>
      </w:pPr>
      <w:r>
        <w:tab/>
      </w:r>
    </w:p>
    <w:p w14:paraId="685ABF2C" w14:textId="77777777" w:rsidR="001124C6" w:rsidRDefault="00596023">
      <w:pPr>
        <w:ind w:left="708" w:firstLine="0"/>
      </w:pPr>
      <w:r>
        <w:t>Łączna maksymalna liczba punktów do zdobycia = 100 pkt.</w:t>
      </w:r>
    </w:p>
    <w:p w14:paraId="7C64D977" w14:textId="77777777" w:rsidR="001124C6" w:rsidRDefault="00596023">
      <w:pPr>
        <w:ind w:left="720" w:firstLine="0"/>
      </w:pPr>
      <w:r>
        <w:t xml:space="preserve">    </w:t>
      </w:r>
    </w:p>
    <w:p w14:paraId="43F7AC4E" w14:textId="77777777" w:rsidR="001124C6" w:rsidRDefault="00596023">
      <w:pPr>
        <w:ind w:left="720" w:firstLine="0"/>
      </w:pPr>
      <w:r>
        <w:t xml:space="preserve">Punkty (wartość punktowa oferty) przyznaje się w skali od 1 do </w:t>
      </w:r>
      <w:proofErr w:type="gramStart"/>
      <w:r>
        <w:t>100  w</w:t>
      </w:r>
      <w:proofErr w:type="gramEnd"/>
      <w:r>
        <w:t xml:space="preserve"> następujący sposób:</w:t>
      </w:r>
    </w:p>
    <w:p w14:paraId="0F9A12C4" w14:textId="77777777" w:rsidR="001124C6" w:rsidRDefault="00596023">
      <w:pPr>
        <w:ind w:left="720" w:firstLine="0"/>
      </w:pPr>
      <w:r>
        <w:t xml:space="preserve">oferta z najniższą ceną otrzymuje 50 punktów, </w:t>
      </w:r>
    </w:p>
    <w:p w14:paraId="24CEA84B" w14:textId="14E0FFF2" w:rsidR="001124C6" w:rsidRDefault="00596023">
      <w:pPr>
        <w:ind w:left="720" w:firstLine="0"/>
      </w:pPr>
      <w:r>
        <w:t xml:space="preserve">oferta z największym doświadczeniem osób wyznaczonych do realizacji otrzymuje </w:t>
      </w:r>
      <w:r w:rsidR="000702E9">
        <w:t>2</w:t>
      </w:r>
      <w:r>
        <w:t>5 punktów,</w:t>
      </w:r>
    </w:p>
    <w:p w14:paraId="271B1CD7" w14:textId="77777777" w:rsidR="001124C6" w:rsidRDefault="00596023">
      <w:pPr>
        <w:ind w:left="720" w:firstLine="0"/>
      </w:pPr>
      <w:r>
        <w:t>oferta z dostępem do największej liczby paneli przekraczających ≥ 10 000 osób w każdym z krajów biorących udział w badaniu otrzymuje 25 punktów,</w:t>
      </w:r>
    </w:p>
    <w:p w14:paraId="433CCA6D" w14:textId="77777777" w:rsidR="001124C6" w:rsidRDefault="001124C6">
      <w:pPr>
        <w:ind w:left="-10"/>
      </w:pPr>
    </w:p>
    <w:p w14:paraId="0E2EA0F3" w14:textId="77777777" w:rsidR="001124C6" w:rsidRDefault="00596023">
      <w:pPr>
        <w:ind w:left="730" w:hanging="10"/>
      </w:pPr>
      <w:r>
        <w:rPr>
          <w:b/>
        </w:rPr>
        <w:t>Łączna liczba punktów uzyskanych przez ofertę zostanie obliczona według wzoru:</w:t>
      </w:r>
    </w:p>
    <w:p w14:paraId="2DE14C97" w14:textId="06B66F3F" w:rsidR="001124C6" w:rsidRDefault="00596023">
      <w:pPr>
        <w:ind w:left="730" w:hanging="10"/>
        <w:rPr>
          <w:b/>
        </w:rPr>
      </w:pPr>
      <w:r>
        <w:rPr>
          <w:b/>
        </w:rPr>
        <w:t>ŁĄCZNA OCENA = punkty uzyskane przez ofertę w KRYTERIUM I + punkty uzyskane przez ofertę w KRYTERIUM II, punkty uzyskane przez ofertę w KRYTERIUM III</w:t>
      </w:r>
      <w:r w:rsidR="000702E9">
        <w:rPr>
          <w:b/>
        </w:rPr>
        <w:t>.</w:t>
      </w:r>
    </w:p>
    <w:p w14:paraId="37440D2E" w14:textId="77777777" w:rsidR="001124C6" w:rsidRDefault="001124C6">
      <w:pPr>
        <w:ind w:left="730" w:hanging="10"/>
        <w:rPr>
          <w:b/>
        </w:rPr>
      </w:pPr>
    </w:p>
    <w:p w14:paraId="48BA6CC3" w14:textId="77777777" w:rsidR="001124C6" w:rsidRDefault="00596023">
      <w:pPr>
        <w:ind w:left="708" w:firstLine="0"/>
        <w:rPr>
          <w:b/>
          <w:sz w:val="26"/>
          <w:szCs w:val="26"/>
        </w:rPr>
      </w:pPr>
      <w:r>
        <w:rPr>
          <w:b/>
          <w:sz w:val="26"/>
          <w:szCs w:val="26"/>
        </w:rPr>
        <w:t>Szczegółowy opis kryteriów oceny</w:t>
      </w:r>
    </w:p>
    <w:p w14:paraId="32EB4085" w14:textId="77777777" w:rsidR="001124C6" w:rsidRDefault="00596023">
      <w:pPr>
        <w:ind w:left="0" w:firstLine="0"/>
      </w:pPr>
      <w:r>
        <w:rPr>
          <w:b/>
        </w:rPr>
        <w:tab/>
        <w:t>KRYTERIUM I:</w:t>
      </w:r>
      <w:r>
        <w:t xml:space="preserve"> łączna cena zamówienia - waga 50% </w:t>
      </w:r>
    </w:p>
    <w:p w14:paraId="0616F354" w14:textId="77777777" w:rsidR="001124C6" w:rsidRDefault="00596023">
      <w:pPr>
        <w:ind w:left="0" w:firstLine="0"/>
      </w:pPr>
      <w:r>
        <w:tab/>
        <w:t xml:space="preserve">Punkty (wartość punktowa oferty) przyznaje się w skali od 1 do 50 w następujący sposób: </w:t>
      </w:r>
    </w:p>
    <w:tbl>
      <w:tblPr>
        <w:tblpPr w:leftFromText="141" w:rightFromText="141" w:vertAnchor="text" w:horzAnchor="margin" w:tblpY="2589"/>
        <w:tblW w:w="108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9"/>
        <w:gridCol w:w="4820"/>
        <w:gridCol w:w="1842"/>
      </w:tblGrid>
      <w:tr w:rsidR="000702E9" w:rsidRPr="000702E9" w14:paraId="244AC02B" w14:textId="77777777" w:rsidTr="000702E9">
        <w:tc>
          <w:tcPr>
            <w:tcW w:w="4179" w:type="dxa"/>
            <w:shd w:val="clear" w:color="auto" w:fill="auto"/>
            <w:tcMar>
              <w:top w:w="100" w:type="dxa"/>
              <w:left w:w="100" w:type="dxa"/>
              <w:bottom w:w="100" w:type="dxa"/>
              <w:right w:w="100" w:type="dxa"/>
            </w:tcMar>
          </w:tcPr>
          <w:p w14:paraId="12D90A0A" w14:textId="77777777" w:rsidR="000702E9" w:rsidRPr="000702E9" w:rsidRDefault="000702E9" w:rsidP="000702E9">
            <w:pPr>
              <w:spacing w:before="11"/>
              <w:rPr>
                <w:rFonts w:ascii="Times New Roman" w:eastAsia="Times New Roman" w:hAnsi="Times New Roman" w:cs="Times New Roman"/>
                <w:b/>
                <w:sz w:val="20"/>
                <w:szCs w:val="20"/>
              </w:rPr>
            </w:pPr>
            <w:r w:rsidRPr="000702E9">
              <w:rPr>
                <w:rFonts w:ascii="Times New Roman" w:eastAsia="Times New Roman" w:hAnsi="Times New Roman" w:cs="Times New Roman"/>
                <w:b/>
                <w:sz w:val="20"/>
                <w:szCs w:val="20"/>
              </w:rPr>
              <w:lastRenderedPageBreak/>
              <w:t xml:space="preserve">Ogólne kryteria </w:t>
            </w:r>
          </w:p>
        </w:tc>
        <w:tc>
          <w:tcPr>
            <w:tcW w:w="4820" w:type="dxa"/>
            <w:shd w:val="clear" w:color="auto" w:fill="auto"/>
            <w:tcMar>
              <w:top w:w="100" w:type="dxa"/>
              <w:left w:w="100" w:type="dxa"/>
              <w:bottom w:w="100" w:type="dxa"/>
              <w:right w:w="100" w:type="dxa"/>
            </w:tcMar>
          </w:tcPr>
          <w:p w14:paraId="2B62E6B8" w14:textId="77777777" w:rsidR="000702E9" w:rsidRPr="000702E9" w:rsidRDefault="000702E9" w:rsidP="000702E9">
            <w:pPr>
              <w:jc w:val="center"/>
              <w:rPr>
                <w:rFonts w:ascii="Times New Roman" w:eastAsia="Times New Roman" w:hAnsi="Times New Roman" w:cs="Times New Roman"/>
                <w:b/>
                <w:sz w:val="20"/>
                <w:szCs w:val="20"/>
              </w:rPr>
            </w:pPr>
            <w:r w:rsidRPr="000702E9">
              <w:rPr>
                <w:rFonts w:ascii="Times New Roman" w:eastAsia="Times New Roman" w:hAnsi="Times New Roman" w:cs="Times New Roman"/>
                <w:b/>
                <w:sz w:val="20"/>
                <w:szCs w:val="20"/>
              </w:rPr>
              <w:t>Szczegółowe kryteria</w:t>
            </w:r>
          </w:p>
        </w:tc>
        <w:tc>
          <w:tcPr>
            <w:tcW w:w="1842" w:type="dxa"/>
            <w:shd w:val="clear" w:color="auto" w:fill="auto"/>
            <w:tcMar>
              <w:top w:w="100" w:type="dxa"/>
              <w:left w:w="100" w:type="dxa"/>
              <w:bottom w:w="100" w:type="dxa"/>
              <w:right w:w="100" w:type="dxa"/>
            </w:tcMar>
          </w:tcPr>
          <w:p w14:paraId="0C39E675" w14:textId="77777777" w:rsidR="000702E9" w:rsidRPr="000702E9" w:rsidRDefault="000702E9" w:rsidP="000702E9">
            <w:pPr>
              <w:jc w:val="center"/>
              <w:rPr>
                <w:rFonts w:ascii="Times New Roman" w:eastAsia="Times New Roman" w:hAnsi="Times New Roman" w:cs="Times New Roman"/>
                <w:b/>
                <w:sz w:val="20"/>
                <w:szCs w:val="20"/>
              </w:rPr>
            </w:pPr>
            <w:r w:rsidRPr="000702E9">
              <w:rPr>
                <w:rFonts w:ascii="Times New Roman" w:eastAsia="Times New Roman" w:hAnsi="Times New Roman" w:cs="Times New Roman"/>
                <w:b/>
                <w:sz w:val="20"/>
                <w:szCs w:val="20"/>
              </w:rPr>
              <w:t xml:space="preserve">Punkty </w:t>
            </w:r>
          </w:p>
        </w:tc>
      </w:tr>
      <w:tr w:rsidR="000702E9" w:rsidRPr="000702E9" w14:paraId="3938FC47" w14:textId="77777777" w:rsidTr="000702E9">
        <w:trPr>
          <w:trHeight w:val="440"/>
        </w:trPr>
        <w:tc>
          <w:tcPr>
            <w:tcW w:w="4179" w:type="dxa"/>
            <w:vMerge w:val="restart"/>
            <w:shd w:val="clear" w:color="auto" w:fill="auto"/>
            <w:tcMar>
              <w:top w:w="100" w:type="dxa"/>
              <w:left w:w="100" w:type="dxa"/>
              <w:bottom w:w="100" w:type="dxa"/>
              <w:right w:w="100" w:type="dxa"/>
            </w:tcMar>
          </w:tcPr>
          <w:p w14:paraId="62BAE4CC" w14:textId="77777777" w:rsidR="000702E9" w:rsidRPr="000702E9" w:rsidRDefault="000702E9" w:rsidP="000702E9">
            <w:pPr>
              <w:spacing w:before="11"/>
              <w:rPr>
                <w:rFonts w:ascii="Times New Roman" w:eastAsia="Times New Roman" w:hAnsi="Times New Roman" w:cs="Times New Roman"/>
                <w:sz w:val="20"/>
                <w:szCs w:val="20"/>
              </w:rPr>
            </w:pPr>
            <w:bookmarkStart w:id="26" w:name="_Hlk194491028"/>
            <w:r w:rsidRPr="000702E9">
              <w:rPr>
                <w:rFonts w:ascii="Times New Roman" w:eastAsia="Times New Roman" w:hAnsi="Times New Roman" w:cs="Times New Roman"/>
                <w:sz w:val="20"/>
                <w:szCs w:val="20"/>
              </w:rPr>
              <w:t>Doświadczenie w przeprowadzaniu badań CAWI</w:t>
            </w:r>
          </w:p>
        </w:tc>
        <w:tc>
          <w:tcPr>
            <w:tcW w:w="4820" w:type="dxa"/>
            <w:shd w:val="clear" w:color="auto" w:fill="auto"/>
            <w:tcMar>
              <w:top w:w="100" w:type="dxa"/>
              <w:left w:w="100" w:type="dxa"/>
              <w:bottom w:w="100" w:type="dxa"/>
              <w:right w:w="100" w:type="dxa"/>
            </w:tcMar>
          </w:tcPr>
          <w:p w14:paraId="36E84246" w14:textId="77777777" w:rsidR="000702E9" w:rsidRPr="000702E9" w:rsidRDefault="000702E9" w:rsidP="000702E9">
            <w:pP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Mniej niż 3 lata</w:t>
            </w:r>
          </w:p>
        </w:tc>
        <w:tc>
          <w:tcPr>
            <w:tcW w:w="1842" w:type="dxa"/>
            <w:shd w:val="clear" w:color="auto" w:fill="auto"/>
            <w:tcMar>
              <w:top w:w="100" w:type="dxa"/>
              <w:left w:w="100" w:type="dxa"/>
              <w:bottom w:w="100" w:type="dxa"/>
              <w:right w:w="100" w:type="dxa"/>
            </w:tcMar>
          </w:tcPr>
          <w:p w14:paraId="07433AF2" w14:textId="77777777" w:rsidR="000702E9" w:rsidRPr="000702E9" w:rsidRDefault="000702E9" w:rsidP="000702E9">
            <w:pPr>
              <w:jc w:val="cente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1</w:t>
            </w:r>
          </w:p>
        </w:tc>
      </w:tr>
      <w:tr w:rsidR="000702E9" w:rsidRPr="000702E9" w14:paraId="0138FBD8" w14:textId="77777777" w:rsidTr="000702E9">
        <w:trPr>
          <w:trHeight w:val="440"/>
        </w:trPr>
        <w:tc>
          <w:tcPr>
            <w:tcW w:w="4179" w:type="dxa"/>
            <w:vMerge/>
            <w:shd w:val="clear" w:color="auto" w:fill="auto"/>
            <w:tcMar>
              <w:top w:w="100" w:type="dxa"/>
              <w:left w:w="100" w:type="dxa"/>
              <w:bottom w:w="100" w:type="dxa"/>
              <w:right w:w="100" w:type="dxa"/>
            </w:tcMar>
          </w:tcPr>
          <w:p w14:paraId="5A3309A1" w14:textId="77777777" w:rsidR="000702E9" w:rsidRPr="000702E9" w:rsidRDefault="000702E9" w:rsidP="000702E9">
            <w:pPr>
              <w:rPr>
                <w:rFonts w:ascii="Times New Roman" w:eastAsia="Times New Roman" w:hAnsi="Times New Roman" w:cs="Times New Roman"/>
                <w:sz w:val="20"/>
                <w:szCs w:val="20"/>
              </w:rPr>
            </w:pPr>
          </w:p>
        </w:tc>
        <w:tc>
          <w:tcPr>
            <w:tcW w:w="4820" w:type="dxa"/>
            <w:shd w:val="clear" w:color="auto" w:fill="auto"/>
            <w:tcMar>
              <w:top w:w="100" w:type="dxa"/>
              <w:left w:w="100" w:type="dxa"/>
              <w:bottom w:w="100" w:type="dxa"/>
              <w:right w:w="100" w:type="dxa"/>
            </w:tcMar>
          </w:tcPr>
          <w:p w14:paraId="73055D85" w14:textId="77777777" w:rsidR="000702E9" w:rsidRPr="000702E9" w:rsidRDefault="000702E9" w:rsidP="000702E9">
            <w:pP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Między 3 a 5 lat</w:t>
            </w:r>
          </w:p>
        </w:tc>
        <w:tc>
          <w:tcPr>
            <w:tcW w:w="1842" w:type="dxa"/>
            <w:shd w:val="clear" w:color="auto" w:fill="auto"/>
            <w:tcMar>
              <w:top w:w="100" w:type="dxa"/>
              <w:left w:w="100" w:type="dxa"/>
              <w:bottom w:w="100" w:type="dxa"/>
              <w:right w:w="100" w:type="dxa"/>
            </w:tcMar>
          </w:tcPr>
          <w:p w14:paraId="2FE1B712" w14:textId="77777777" w:rsidR="000702E9" w:rsidRPr="000702E9" w:rsidRDefault="000702E9" w:rsidP="000702E9">
            <w:pPr>
              <w:jc w:val="cente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2</w:t>
            </w:r>
          </w:p>
        </w:tc>
      </w:tr>
      <w:tr w:rsidR="000702E9" w:rsidRPr="000702E9" w14:paraId="4B72F252" w14:textId="77777777" w:rsidTr="000702E9">
        <w:trPr>
          <w:trHeight w:val="20"/>
        </w:trPr>
        <w:tc>
          <w:tcPr>
            <w:tcW w:w="4179" w:type="dxa"/>
            <w:vMerge/>
            <w:shd w:val="clear" w:color="auto" w:fill="auto"/>
            <w:tcMar>
              <w:top w:w="100" w:type="dxa"/>
              <w:left w:w="100" w:type="dxa"/>
              <w:bottom w:w="100" w:type="dxa"/>
              <w:right w:w="100" w:type="dxa"/>
            </w:tcMar>
          </w:tcPr>
          <w:p w14:paraId="022239D5" w14:textId="77777777" w:rsidR="000702E9" w:rsidRPr="000702E9" w:rsidRDefault="000702E9" w:rsidP="000702E9">
            <w:pPr>
              <w:rPr>
                <w:rFonts w:ascii="Times New Roman" w:eastAsia="Times New Roman" w:hAnsi="Times New Roman" w:cs="Times New Roman"/>
                <w:sz w:val="20"/>
                <w:szCs w:val="20"/>
              </w:rPr>
            </w:pPr>
          </w:p>
        </w:tc>
        <w:tc>
          <w:tcPr>
            <w:tcW w:w="4820" w:type="dxa"/>
            <w:shd w:val="clear" w:color="auto" w:fill="auto"/>
            <w:tcMar>
              <w:top w:w="100" w:type="dxa"/>
              <w:left w:w="100" w:type="dxa"/>
              <w:bottom w:w="100" w:type="dxa"/>
              <w:right w:w="100" w:type="dxa"/>
            </w:tcMar>
          </w:tcPr>
          <w:p w14:paraId="761141DF" w14:textId="77777777" w:rsidR="000702E9" w:rsidRPr="000702E9" w:rsidRDefault="000702E9" w:rsidP="000702E9">
            <w:pP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Ponad 5 lat</w:t>
            </w:r>
          </w:p>
        </w:tc>
        <w:tc>
          <w:tcPr>
            <w:tcW w:w="1842" w:type="dxa"/>
            <w:shd w:val="clear" w:color="auto" w:fill="auto"/>
            <w:tcMar>
              <w:top w:w="100" w:type="dxa"/>
              <w:left w:w="100" w:type="dxa"/>
              <w:bottom w:w="100" w:type="dxa"/>
              <w:right w:w="100" w:type="dxa"/>
            </w:tcMar>
          </w:tcPr>
          <w:p w14:paraId="0F18F4C5" w14:textId="77777777" w:rsidR="000702E9" w:rsidRPr="000702E9" w:rsidRDefault="000702E9" w:rsidP="000702E9">
            <w:pPr>
              <w:jc w:val="cente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3</w:t>
            </w:r>
          </w:p>
        </w:tc>
      </w:tr>
      <w:tr w:rsidR="000702E9" w:rsidRPr="000702E9" w14:paraId="79591E78" w14:textId="77777777" w:rsidTr="000702E9">
        <w:trPr>
          <w:trHeight w:val="440"/>
        </w:trPr>
        <w:tc>
          <w:tcPr>
            <w:tcW w:w="4179" w:type="dxa"/>
            <w:vMerge w:val="restart"/>
            <w:shd w:val="clear" w:color="auto" w:fill="auto"/>
            <w:tcMar>
              <w:top w:w="100" w:type="dxa"/>
              <w:left w:w="100" w:type="dxa"/>
              <w:bottom w:w="100" w:type="dxa"/>
              <w:right w:w="100" w:type="dxa"/>
            </w:tcMar>
          </w:tcPr>
          <w:p w14:paraId="13C71BF1" w14:textId="77777777" w:rsidR="000702E9" w:rsidRPr="000702E9" w:rsidRDefault="000702E9" w:rsidP="000702E9">
            <w:pPr>
              <w:spacing w:before="11"/>
              <w:rPr>
                <w:rFonts w:ascii="Times New Roman" w:eastAsia="Times New Roman" w:hAnsi="Times New Roman" w:cs="Times New Roman"/>
                <w:sz w:val="20"/>
                <w:szCs w:val="20"/>
              </w:rPr>
            </w:pPr>
            <w:bookmarkStart w:id="27" w:name="OLE_LINK1"/>
            <w:bookmarkEnd w:id="26"/>
            <w:r w:rsidRPr="000702E9">
              <w:rPr>
                <w:rFonts w:ascii="Times New Roman" w:eastAsia="Times New Roman" w:hAnsi="Times New Roman" w:cs="Times New Roman"/>
                <w:sz w:val="20"/>
                <w:szCs w:val="20"/>
              </w:rPr>
              <w:t>Doświadczenie w prowadzeniu badań społeczno-politycznych w różnych krajach</w:t>
            </w:r>
            <w:bookmarkEnd w:id="27"/>
          </w:p>
        </w:tc>
        <w:tc>
          <w:tcPr>
            <w:tcW w:w="4820" w:type="dxa"/>
            <w:shd w:val="clear" w:color="auto" w:fill="auto"/>
            <w:tcMar>
              <w:top w:w="100" w:type="dxa"/>
              <w:left w:w="100" w:type="dxa"/>
              <w:bottom w:w="100" w:type="dxa"/>
              <w:right w:w="100" w:type="dxa"/>
            </w:tcMar>
          </w:tcPr>
          <w:p w14:paraId="5887B275" w14:textId="77777777" w:rsidR="000702E9" w:rsidRPr="000702E9" w:rsidRDefault="000702E9" w:rsidP="000702E9">
            <w:pP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Co najmniej dwa kraje</w:t>
            </w:r>
          </w:p>
        </w:tc>
        <w:tc>
          <w:tcPr>
            <w:tcW w:w="1842" w:type="dxa"/>
            <w:shd w:val="clear" w:color="auto" w:fill="auto"/>
            <w:tcMar>
              <w:top w:w="100" w:type="dxa"/>
              <w:left w:w="100" w:type="dxa"/>
              <w:bottom w:w="100" w:type="dxa"/>
              <w:right w:w="100" w:type="dxa"/>
            </w:tcMar>
          </w:tcPr>
          <w:p w14:paraId="68D61E66" w14:textId="77777777" w:rsidR="000702E9" w:rsidRPr="000702E9" w:rsidRDefault="000702E9" w:rsidP="000702E9">
            <w:pPr>
              <w:jc w:val="cente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1</w:t>
            </w:r>
          </w:p>
        </w:tc>
      </w:tr>
      <w:tr w:rsidR="000702E9" w:rsidRPr="000702E9" w14:paraId="5D3AB293" w14:textId="77777777" w:rsidTr="000702E9">
        <w:trPr>
          <w:trHeight w:val="440"/>
        </w:trPr>
        <w:tc>
          <w:tcPr>
            <w:tcW w:w="4179" w:type="dxa"/>
            <w:vMerge/>
            <w:shd w:val="clear" w:color="auto" w:fill="auto"/>
            <w:tcMar>
              <w:top w:w="100" w:type="dxa"/>
              <w:left w:w="100" w:type="dxa"/>
              <w:bottom w:w="100" w:type="dxa"/>
              <w:right w:w="100" w:type="dxa"/>
            </w:tcMar>
          </w:tcPr>
          <w:p w14:paraId="6AF2E59D" w14:textId="77777777" w:rsidR="000702E9" w:rsidRPr="000702E9" w:rsidRDefault="000702E9" w:rsidP="000702E9">
            <w:pPr>
              <w:rPr>
                <w:rFonts w:ascii="Times New Roman" w:eastAsia="Times New Roman" w:hAnsi="Times New Roman" w:cs="Times New Roman"/>
                <w:sz w:val="20"/>
                <w:szCs w:val="20"/>
              </w:rPr>
            </w:pPr>
          </w:p>
        </w:tc>
        <w:tc>
          <w:tcPr>
            <w:tcW w:w="4820" w:type="dxa"/>
            <w:shd w:val="clear" w:color="auto" w:fill="auto"/>
            <w:tcMar>
              <w:top w:w="100" w:type="dxa"/>
              <w:left w:w="100" w:type="dxa"/>
              <w:bottom w:w="100" w:type="dxa"/>
              <w:right w:w="100" w:type="dxa"/>
            </w:tcMar>
          </w:tcPr>
          <w:p w14:paraId="035FBA57" w14:textId="77777777" w:rsidR="000702E9" w:rsidRPr="000702E9" w:rsidRDefault="000702E9" w:rsidP="000702E9">
            <w:pP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Od trzech do dziesięciu krajów</w:t>
            </w:r>
          </w:p>
        </w:tc>
        <w:tc>
          <w:tcPr>
            <w:tcW w:w="1842" w:type="dxa"/>
            <w:shd w:val="clear" w:color="auto" w:fill="auto"/>
            <w:tcMar>
              <w:top w:w="100" w:type="dxa"/>
              <w:left w:w="100" w:type="dxa"/>
              <w:bottom w:w="100" w:type="dxa"/>
              <w:right w:w="100" w:type="dxa"/>
            </w:tcMar>
          </w:tcPr>
          <w:p w14:paraId="0A7C4A4A" w14:textId="77777777" w:rsidR="000702E9" w:rsidRPr="000702E9" w:rsidRDefault="000702E9" w:rsidP="000702E9">
            <w:pPr>
              <w:jc w:val="cente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2</w:t>
            </w:r>
          </w:p>
        </w:tc>
      </w:tr>
      <w:tr w:rsidR="000702E9" w:rsidRPr="000702E9" w14:paraId="5839DD82" w14:textId="77777777" w:rsidTr="000702E9">
        <w:trPr>
          <w:trHeight w:val="440"/>
        </w:trPr>
        <w:tc>
          <w:tcPr>
            <w:tcW w:w="4179" w:type="dxa"/>
            <w:vMerge/>
            <w:shd w:val="clear" w:color="auto" w:fill="auto"/>
            <w:tcMar>
              <w:top w:w="100" w:type="dxa"/>
              <w:left w:w="100" w:type="dxa"/>
              <w:bottom w:w="100" w:type="dxa"/>
              <w:right w:w="100" w:type="dxa"/>
            </w:tcMar>
          </w:tcPr>
          <w:p w14:paraId="2FE1AC5C" w14:textId="77777777" w:rsidR="000702E9" w:rsidRPr="000702E9" w:rsidRDefault="000702E9" w:rsidP="000702E9">
            <w:pPr>
              <w:rPr>
                <w:rFonts w:ascii="Times New Roman" w:eastAsia="Times New Roman" w:hAnsi="Times New Roman" w:cs="Times New Roman"/>
                <w:sz w:val="20"/>
                <w:szCs w:val="20"/>
              </w:rPr>
            </w:pPr>
          </w:p>
        </w:tc>
        <w:tc>
          <w:tcPr>
            <w:tcW w:w="4820" w:type="dxa"/>
            <w:shd w:val="clear" w:color="auto" w:fill="auto"/>
            <w:tcMar>
              <w:top w:w="100" w:type="dxa"/>
              <w:left w:w="100" w:type="dxa"/>
              <w:bottom w:w="100" w:type="dxa"/>
              <w:right w:w="100" w:type="dxa"/>
            </w:tcMar>
          </w:tcPr>
          <w:p w14:paraId="7F9E2208" w14:textId="77777777" w:rsidR="000702E9" w:rsidRPr="000702E9" w:rsidRDefault="000702E9" w:rsidP="000702E9">
            <w:pP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Ponad dziesięć krajów</w:t>
            </w:r>
          </w:p>
        </w:tc>
        <w:tc>
          <w:tcPr>
            <w:tcW w:w="1842" w:type="dxa"/>
            <w:shd w:val="clear" w:color="auto" w:fill="auto"/>
            <w:tcMar>
              <w:top w:w="100" w:type="dxa"/>
              <w:left w:w="100" w:type="dxa"/>
              <w:bottom w:w="100" w:type="dxa"/>
              <w:right w:w="100" w:type="dxa"/>
            </w:tcMar>
          </w:tcPr>
          <w:p w14:paraId="708C7A39" w14:textId="77777777" w:rsidR="000702E9" w:rsidRPr="000702E9" w:rsidRDefault="000702E9" w:rsidP="000702E9">
            <w:pPr>
              <w:jc w:val="cente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3</w:t>
            </w:r>
          </w:p>
        </w:tc>
      </w:tr>
      <w:tr w:rsidR="000702E9" w:rsidRPr="000702E9" w14:paraId="22598356" w14:textId="77777777" w:rsidTr="000702E9">
        <w:trPr>
          <w:trHeight w:val="440"/>
        </w:trPr>
        <w:tc>
          <w:tcPr>
            <w:tcW w:w="4179" w:type="dxa"/>
            <w:vMerge w:val="restart"/>
            <w:shd w:val="clear" w:color="auto" w:fill="auto"/>
            <w:tcMar>
              <w:top w:w="100" w:type="dxa"/>
              <w:left w:w="100" w:type="dxa"/>
              <w:bottom w:w="100" w:type="dxa"/>
              <w:right w:w="100" w:type="dxa"/>
            </w:tcMar>
          </w:tcPr>
          <w:p w14:paraId="3EF3A75B" w14:textId="77777777" w:rsidR="000702E9" w:rsidRPr="000702E9" w:rsidRDefault="000702E9" w:rsidP="000702E9">
            <w:pPr>
              <w:spacing w:before="11"/>
              <w:rPr>
                <w:rFonts w:ascii="Times New Roman" w:eastAsia="Times New Roman" w:hAnsi="Times New Roman" w:cs="Times New Roman"/>
                <w:sz w:val="20"/>
                <w:szCs w:val="20"/>
              </w:rPr>
            </w:pPr>
            <w:bookmarkStart w:id="28" w:name="OLE_LINK2"/>
            <w:r w:rsidRPr="000702E9">
              <w:rPr>
                <w:rFonts w:ascii="Times New Roman" w:eastAsia="Times New Roman" w:hAnsi="Times New Roman" w:cs="Times New Roman"/>
                <w:sz w:val="20"/>
                <w:szCs w:val="20"/>
              </w:rPr>
              <w:t xml:space="preserve">Doświadczenie w przeprowadzaniu eksperymentów na próbach dzielonych w obszarze społeczno-politycznego </w:t>
            </w:r>
          </w:p>
          <w:bookmarkEnd w:id="28"/>
          <w:p w14:paraId="246833D0" w14:textId="77777777" w:rsidR="000702E9" w:rsidRPr="000702E9" w:rsidRDefault="000702E9" w:rsidP="000702E9">
            <w:pPr>
              <w:spacing w:before="11"/>
              <w:rPr>
                <w:rFonts w:ascii="Times New Roman" w:eastAsia="Times New Roman" w:hAnsi="Times New Roman" w:cs="Times New Roman"/>
                <w:sz w:val="20"/>
                <w:szCs w:val="20"/>
              </w:rPr>
            </w:pPr>
          </w:p>
        </w:tc>
        <w:tc>
          <w:tcPr>
            <w:tcW w:w="4820" w:type="dxa"/>
            <w:shd w:val="clear" w:color="auto" w:fill="auto"/>
            <w:tcMar>
              <w:top w:w="100" w:type="dxa"/>
              <w:left w:w="100" w:type="dxa"/>
              <w:bottom w:w="100" w:type="dxa"/>
              <w:right w:w="100" w:type="dxa"/>
            </w:tcMar>
          </w:tcPr>
          <w:p w14:paraId="4C987FAA" w14:textId="77777777" w:rsidR="000702E9" w:rsidRPr="000702E9" w:rsidRDefault="000702E9" w:rsidP="000702E9">
            <w:pP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Zrealizował jeden z takich projektów</w:t>
            </w:r>
          </w:p>
        </w:tc>
        <w:tc>
          <w:tcPr>
            <w:tcW w:w="1842" w:type="dxa"/>
            <w:shd w:val="clear" w:color="auto" w:fill="auto"/>
            <w:tcMar>
              <w:top w:w="100" w:type="dxa"/>
              <w:left w:w="100" w:type="dxa"/>
              <w:bottom w:w="100" w:type="dxa"/>
              <w:right w:w="100" w:type="dxa"/>
            </w:tcMar>
          </w:tcPr>
          <w:p w14:paraId="11667314" w14:textId="77777777" w:rsidR="000702E9" w:rsidRPr="000702E9" w:rsidRDefault="000702E9" w:rsidP="000702E9">
            <w:pPr>
              <w:jc w:val="cente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1</w:t>
            </w:r>
          </w:p>
        </w:tc>
      </w:tr>
      <w:tr w:rsidR="000702E9" w:rsidRPr="000702E9" w14:paraId="6287D40B" w14:textId="77777777" w:rsidTr="000702E9">
        <w:trPr>
          <w:trHeight w:val="440"/>
        </w:trPr>
        <w:tc>
          <w:tcPr>
            <w:tcW w:w="4179" w:type="dxa"/>
            <w:vMerge/>
            <w:shd w:val="clear" w:color="auto" w:fill="auto"/>
            <w:tcMar>
              <w:top w:w="100" w:type="dxa"/>
              <w:left w:w="100" w:type="dxa"/>
              <w:bottom w:w="100" w:type="dxa"/>
              <w:right w:w="100" w:type="dxa"/>
            </w:tcMar>
          </w:tcPr>
          <w:p w14:paraId="5F102F24" w14:textId="77777777" w:rsidR="000702E9" w:rsidRPr="000702E9" w:rsidRDefault="000702E9" w:rsidP="000702E9">
            <w:pPr>
              <w:rPr>
                <w:rFonts w:ascii="Times New Roman" w:eastAsia="Times New Roman" w:hAnsi="Times New Roman" w:cs="Times New Roman"/>
                <w:sz w:val="20"/>
                <w:szCs w:val="20"/>
              </w:rPr>
            </w:pPr>
          </w:p>
        </w:tc>
        <w:tc>
          <w:tcPr>
            <w:tcW w:w="4820" w:type="dxa"/>
            <w:shd w:val="clear" w:color="auto" w:fill="auto"/>
            <w:tcMar>
              <w:top w:w="100" w:type="dxa"/>
              <w:left w:w="100" w:type="dxa"/>
              <w:bottom w:w="100" w:type="dxa"/>
              <w:right w:w="100" w:type="dxa"/>
            </w:tcMar>
          </w:tcPr>
          <w:p w14:paraId="0AED5B10" w14:textId="77777777" w:rsidR="000702E9" w:rsidRPr="000702E9" w:rsidRDefault="000702E9" w:rsidP="000702E9">
            <w:pP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Zrealizował dwa takie projekty</w:t>
            </w:r>
          </w:p>
        </w:tc>
        <w:tc>
          <w:tcPr>
            <w:tcW w:w="1842" w:type="dxa"/>
            <w:shd w:val="clear" w:color="auto" w:fill="auto"/>
            <w:tcMar>
              <w:top w:w="100" w:type="dxa"/>
              <w:left w:w="100" w:type="dxa"/>
              <w:bottom w:w="100" w:type="dxa"/>
              <w:right w:w="100" w:type="dxa"/>
            </w:tcMar>
          </w:tcPr>
          <w:p w14:paraId="4ECB2644" w14:textId="77777777" w:rsidR="000702E9" w:rsidRPr="000702E9" w:rsidRDefault="000702E9" w:rsidP="000702E9">
            <w:pPr>
              <w:jc w:val="cente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2</w:t>
            </w:r>
          </w:p>
        </w:tc>
      </w:tr>
      <w:tr w:rsidR="000702E9" w:rsidRPr="000702E9" w14:paraId="0A898B0B" w14:textId="77777777" w:rsidTr="000702E9">
        <w:trPr>
          <w:trHeight w:val="440"/>
        </w:trPr>
        <w:tc>
          <w:tcPr>
            <w:tcW w:w="4179" w:type="dxa"/>
            <w:vMerge/>
            <w:shd w:val="clear" w:color="auto" w:fill="auto"/>
            <w:tcMar>
              <w:top w:w="100" w:type="dxa"/>
              <w:left w:w="100" w:type="dxa"/>
              <w:bottom w:w="100" w:type="dxa"/>
              <w:right w:w="100" w:type="dxa"/>
            </w:tcMar>
          </w:tcPr>
          <w:p w14:paraId="0FDEA5EE" w14:textId="77777777" w:rsidR="000702E9" w:rsidRPr="000702E9" w:rsidRDefault="000702E9" w:rsidP="000702E9">
            <w:pPr>
              <w:rPr>
                <w:rFonts w:ascii="Times New Roman" w:eastAsia="Times New Roman" w:hAnsi="Times New Roman" w:cs="Times New Roman"/>
                <w:sz w:val="20"/>
                <w:szCs w:val="20"/>
              </w:rPr>
            </w:pPr>
          </w:p>
        </w:tc>
        <w:tc>
          <w:tcPr>
            <w:tcW w:w="4820" w:type="dxa"/>
            <w:shd w:val="clear" w:color="auto" w:fill="auto"/>
            <w:tcMar>
              <w:top w:w="100" w:type="dxa"/>
              <w:left w:w="100" w:type="dxa"/>
              <w:bottom w:w="100" w:type="dxa"/>
              <w:right w:w="100" w:type="dxa"/>
            </w:tcMar>
          </w:tcPr>
          <w:p w14:paraId="6B905F92" w14:textId="77777777" w:rsidR="000702E9" w:rsidRPr="000702E9" w:rsidRDefault="000702E9" w:rsidP="000702E9">
            <w:pP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Zrealizował trzy lub więcej takich projektów</w:t>
            </w:r>
          </w:p>
        </w:tc>
        <w:tc>
          <w:tcPr>
            <w:tcW w:w="1842" w:type="dxa"/>
            <w:shd w:val="clear" w:color="auto" w:fill="auto"/>
            <w:tcMar>
              <w:top w:w="100" w:type="dxa"/>
              <w:left w:w="100" w:type="dxa"/>
              <w:bottom w:w="100" w:type="dxa"/>
              <w:right w:w="100" w:type="dxa"/>
            </w:tcMar>
          </w:tcPr>
          <w:p w14:paraId="1CAF4227" w14:textId="77777777" w:rsidR="000702E9" w:rsidRPr="000702E9" w:rsidRDefault="000702E9" w:rsidP="000702E9">
            <w:pPr>
              <w:jc w:val="cente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3</w:t>
            </w:r>
          </w:p>
        </w:tc>
      </w:tr>
      <w:tr w:rsidR="000702E9" w:rsidRPr="000702E9" w14:paraId="34BAAC06" w14:textId="77777777" w:rsidTr="000702E9">
        <w:trPr>
          <w:trHeight w:val="672"/>
        </w:trPr>
        <w:tc>
          <w:tcPr>
            <w:tcW w:w="4179" w:type="dxa"/>
            <w:vMerge w:val="restart"/>
            <w:shd w:val="clear" w:color="auto" w:fill="auto"/>
            <w:tcMar>
              <w:top w:w="100" w:type="dxa"/>
              <w:left w:w="100" w:type="dxa"/>
              <w:bottom w:w="100" w:type="dxa"/>
              <w:right w:w="100" w:type="dxa"/>
            </w:tcMar>
          </w:tcPr>
          <w:p w14:paraId="59A7D34D" w14:textId="77777777" w:rsidR="000702E9" w:rsidRPr="000702E9" w:rsidRDefault="000702E9" w:rsidP="000702E9">
            <w:pPr>
              <w:spacing w:before="11"/>
              <w:rPr>
                <w:rFonts w:ascii="Times New Roman" w:eastAsia="Times New Roman" w:hAnsi="Times New Roman" w:cs="Times New Roman"/>
                <w:sz w:val="20"/>
                <w:szCs w:val="20"/>
              </w:rPr>
            </w:pPr>
            <w:bookmarkStart w:id="29" w:name="OLE_LINK3"/>
            <w:r w:rsidRPr="000702E9">
              <w:rPr>
                <w:rFonts w:ascii="Times New Roman" w:eastAsia="Times New Roman" w:hAnsi="Times New Roman" w:cs="Times New Roman"/>
                <w:sz w:val="20"/>
                <w:szCs w:val="20"/>
              </w:rPr>
              <w:t>Doświadczenie w prowadzeniu projektów o dużej wartości w ciągu ostatnich trzech lat</w:t>
            </w:r>
            <w:bookmarkEnd w:id="29"/>
          </w:p>
        </w:tc>
        <w:tc>
          <w:tcPr>
            <w:tcW w:w="4820" w:type="dxa"/>
            <w:shd w:val="clear" w:color="auto" w:fill="auto"/>
            <w:tcMar>
              <w:top w:w="100" w:type="dxa"/>
              <w:left w:w="100" w:type="dxa"/>
              <w:bottom w:w="100" w:type="dxa"/>
              <w:right w:w="100" w:type="dxa"/>
            </w:tcMar>
          </w:tcPr>
          <w:p w14:paraId="1662148E" w14:textId="30AF4742" w:rsidR="000702E9" w:rsidRPr="000702E9" w:rsidRDefault="000702E9" w:rsidP="000702E9">
            <w:pPr>
              <w:rPr>
                <w:rFonts w:ascii="Times New Roman" w:eastAsia="Times New Roman" w:hAnsi="Times New Roman" w:cs="Times New Roman"/>
                <w:sz w:val="20"/>
                <w:szCs w:val="20"/>
              </w:rPr>
            </w:pPr>
            <w:bookmarkStart w:id="30" w:name="OLE_LINK6"/>
            <w:r w:rsidRPr="000702E9">
              <w:rPr>
                <w:rFonts w:ascii="Times New Roman" w:eastAsia="Times New Roman" w:hAnsi="Times New Roman" w:cs="Times New Roman"/>
                <w:sz w:val="20"/>
                <w:szCs w:val="20"/>
              </w:rPr>
              <w:t xml:space="preserve">Co najmniej jeden projekt za co najmniej </w:t>
            </w:r>
            <w:r w:rsidR="00437D43">
              <w:rPr>
                <w:rFonts w:ascii="Times New Roman" w:eastAsia="Times New Roman" w:hAnsi="Times New Roman" w:cs="Times New Roman"/>
                <w:sz w:val="20"/>
                <w:szCs w:val="20"/>
              </w:rPr>
              <w:t>50</w:t>
            </w:r>
            <w:r w:rsidRPr="000702E9">
              <w:rPr>
                <w:rFonts w:ascii="Times New Roman" w:eastAsia="Times New Roman" w:hAnsi="Times New Roman" w:cs="Times New Roman"/>
                <w:sz w:val="20"/>
                <w:szCs w:val="20"/>
              </w:rPr>
              <w:t xml:space="preserve"> 000 PLN brutto</w:t>
            </w:r>
          </w:p>
          <w:bookmarkEnd w:id="30"/>
          <w:p w14:paraId="4BBB4E6C" w14:textId="77777777" w:rsidR="000702E9" w:rsidRPr="000702E9" w:rsidRDefault="000702E9" w:rsidP="000702E9">
            <w:pPr>
              <w:rPr>
                <w:rFonts w:ascii="Times New Roman" w:eastAsia="Times New Roman" w:hAnsi="Times New Roman" w:cs="Times New Roman"/>
                <w:sz w:val="20"/>
                <w:szCs w:val="20"/>
              </w:rPr>
            </w:pPr>
          </w:p>
        </w:tc>
        <w:tc>
          <w:tcPr>
            <w:tcW w:w="1842" w:type="dxa"/>
            <w:shd w:val="clear" w:color="auto" w:fill="auto"/>
            <w:tcMar>
              <w:top w:w="100" w:type="dxa"/>
              <w:left w:w="100" w:type="dxa"/>
              <w:bottom w:w="100" w:type="dxa"/>
              <w:right w:w="100" w:type="dxa"/>
            </w:tcMar>
          </w:tcPr>
          <w:p w14:paraId="6BBC5FF8" w14:textId="77777777" w:rsidR="000702E9" w:rsidRPr="000702E9" w:rsidRDefault="000702E9" w:rsidP="000702E9">
            <w:pPr>
              <w:jc w:val="cente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1</w:t>
            </w:r>
          </w:p>
        </w:tc>
      </w:tr>
      <w:tr w:rsidR="000702E9" w:rsidRPr="000702E9" w14:paraId="761E4579" w14:textId="77777777" w:rsidTr="000702E9">
        <w:trPr>
          <w:trHeight w:val="440"/>
        </w:trPr>
        <w:tc>
          <w:tcPr>
            <w:tcW w:w="4179" w:type="dxa"/>
            <w:vMerge/>
            <w:shd w:val="clear" w:color="auto" w:fill="auto"/>
            <w:tcMar>
              <w:top w:w="100" w:type="dxa"/>
              <w:left w:w="100" w:type="dxa"/>
              <w:bottom w:w="100" w:type="dxa"/>
              <w:right w:w="100" w:type="dxa"/>
            </w:tcMar>
          </w:tcPr>
          <w:p w14:paraId="786630A0" w14:textId="77777777" w:rsidR="000702E9" w:rsidRPr="000702E9" w:rsidRDefault="000702E9" w:rsidP="000702E9">
            <w:pPr>
              <w:rPr>
                <w:rFonts w:ascii="Times New Roman" w:eastAsia="Times New Roman" w:hAnsi="Times New Roman" w:cs="Times New Roman"/>
                <w:sz w:val="20"/>
                <w:szCs w:val="20"/>
              </w:rPr>
            </w:pPr>
          </w:p>
        </w:tc>
        <w:tc>
          <w:tcPr>
            <w:tcW w:w="4820" w:type="dxa"/>
            <w:shd w:val="clear" w:color="auto" w:fill="auto"/>
            <w:tcMar>
              <w:top w:w="100" w:type="dxa"/>
              <w:left w:w="100" w:type="dxa"/>
              <w:bottom w:w="100" w:type="dxa"/>
              <w:right w:w="100" w:type="dxa"/>
            </w:tcMar>
          </w:tcPr>
          <w:p w14:paraId="03647126" w14:textId="084BFE57" w:rsidR="000702E9" w:rsidRPr="000702E9" w:rsidRDefault="000702E9" w:rsidP="000702E9">
            <w:pPr>
              <w:rPr>
                <w:rFonts w:ascii="Times New Roman" w:eastAsia="Times New Roman" w:hAnsi="Times New Roman" w:cs="Times New Roman"/>
                <w:sz w:val="20"/>
                <w:szCs w:val="20"/>
              </w:rPr>
            </w:pPr>
            <w:bookmarkStart w:id="31" w:name="OLE_LINK7"/>
            <w:r w:rsidRPr="000702E9">
              <w:rPr>
                <w:rFonts w:ascii="Times New Roman" w:eastAsia="Times New Roman" w:hAnsi="Times New Roman" w:cs="Times New Roman"/>
                <w:sz w:val="20"/>
                <w:szCs w:val="20"/>
              </w:rPr>
              <w:t xml:space="preserve">Co najmniej jeden projekt za co najmniej </w:t>
            </w:r>
            <w:r w:rsidR="00437D43">
              <w:rPr>
                <w:rFonts w:ascii="Times New Roman" w:eastAsia="Times New Roman" w:hAnsi="Times New Roman" w:cs="Times New Roman"/>
                <w:sz w:val="20"/>
                <w:szCs w:val="20"/>
              </w:rPr>
              <w:t>100</w:t>
            </w:r>
            <w:r w:rsidRPr="000702E9">
              <w:rPr>
                <w:rFonts w:ascii="Times New Roman" w:eastAsia="Times New Roman" w:hAnsi="Times New Roman" w:cs="Times New Roman"/>
                <w:sz w:val="20"/>
                <w:szCs w:val="20"/>
              </w:rPr>
              <w:t xml:space="preserve"> 000 PLN brutto</w:t>
            </w:r>
          </w:p>
          <w:bookmarkEnd w:id="31"/>
          <w:p w14:paraId="3F557E92" w14:textId="77777777" w:rsidR="000702E9" w:rsidRPr="000702E9" w:rsidRDefault="000702E9" w:rsidP="000702E9">
            <w:pPr>
              <w:rPr>
                <w:rFonts w:ascii="Times New Roman" w:eastAsia="Times New Roman" w:hAnsi="Times New Roman" w:cs="Times New Roman"/>
                <w:sz w:val="20"/>
                <w:szCs w:val="20"/>
              </w:rPr>
            </w:pPr>
          </w:p>
        </w:tc>
        <w:tc>
          <w:tcPr>
            <w:tcW w:w="1842" w:type="dxa"/>
            <w:shd w:val="clear" w:color="auto" w:fill="auto"/>
            <w:tcMar>
              <w:top w:w="100" w:type="dxa"/>
              <w:left w:w="100" w:type="dxa"/>
              <w:bottom w:w="100" w:type="dxa"/>
              <w:right w:w="100" w:type="dxa"/>
            </w:tcMar>
          </w:tcPr>
          <w:p w14:paraId="4DE5709E" w14:textId="77777777" w:rsidR="000702E9" w:rsidRPr="000702E9" w:rsidRDefault="000702E9" w:rsidP="000702E9">
            <w:pPr>
              <w:jc w:val="cente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2</w:t>
            </w:r>
          </w:p>
        </w:tc>
      </w:tr>
      <w:tr w:rsidR="000702E9" w:rsidRPr="000702E9" w14:paraId="2FB40500" w14:textId="77777777" w:rsidTr="000702E9">
        <w:trPr>
          <w:trHeight w:val="440"/>
        </w:trPr>
        <w:tc>
          <w:tcPr>
            <w:tcW w:w="4179" w:type="dxa"/>
            <w:vMerge/>
            <w:shd w:val="clear" w:color="auto" w:fill="auto"/>
            <w:tcMar>
              <w:top w:w="100" w:type="dxa"/>
              <w:left w:w="100" w:type="dxa"/>
              <w:bottom w:w="100" w:type="dxa"/>
              <w:right w:w="100" w:type="dxa"/>
            </w:tcMar>
          </w:tcPr>
          <w:p w14:paraId="025C1844" w14:textId="77777777" w:rsidR="000702E9" w:rsidRPr="000702E9" w:rsidRDefault="000702E9" w:rsidP="000702E9">
            <w:pPr>
              <w:rPr>
                <w:rFonts w:ascii="Times New Roman" w:eastAsia="Times New Roman" w:hAnsi="Times New Roman" w:cs="Times New Roman"/>
                <w:sz w:val="20"/>
                <w:szCs w:val="20"/>
              </w:rPr>
            </w:pPr>
          </w:p>
        </w:tc>
        <w:tc>
          <w:tcPr>
            <w:tcW w:w="4820" w:type="dxa"/>
            <w:shd w:val="clear" w:color="auto" w:fill="auto"/>
            <w:tcMar>
              <w:top w:w="100" w:type="dxa"/>
              <w:left w:w="100" w:type="dxa"/>
              <w:bottom w:w="100" w:type="dxa"/>
              <w:right w:w="100" w:type="dxa"/>
            </w:tcMar>
          </w:tcPr>
          <w:p w14:paraId="221B8BFF" w14:textId="1067C3A5" w:rsidR="000702E9" w:rsidRPr="000702E9" w:rsidRDefault="000702E9" w:rsidP="000702E9">
            <w:pPr>
              <w:rPr>
                <w:rFonts w:ascii="Times New Roman" w:eastAsia="Times New Roman" w:hAnsi="Times New Roman" w:cs="Times New Roman"/>
                <w:sz w:val="20"/>
                <w:szCs w:val="20"/>
              </w:rPr>
            </w:pPr>
            <w:bookmarkStart w:id="32" w:name="OLE_LINK8"/>
            <w:r w:rsidRPr="000702E9">
              <w:rPr>
                <w:rFonts w:ascii="Times New Roman" w:eastAsia="Times New Roman" w:hAnsi="Times New Roman" w:cs="Times New Roman"/>
                <w:sz w:val="20"/>
                <w:szCs w:val="20"/>
              </w:rPr>
              <w:t xml:space="preserve">Co najmniej jeden projekt za co najmniej </w:t>
            </w:r>
            <w:r w:rsidR="00437D43">
              <w:rPr>
                <w:rFonts w:ascii="Times New Roman" w:eastAsia="Times New Roman" w:hAnsi="Times New Roman" w:cs="Times New Roman"/>
                <w:sz w:val="20"/>
                <w:szCs w:val="20"/>
              </w:rPr>
              <w:t>200</w:t>
            </w:r>
            <w:r w:rsidRPr="000702E9">
              <w:rPr>
                <w:rFonts w:ascii="Times New Roman" w:eastAsia="Times New Roman" w:hAnsi="Times New Roman" w:cs="Times New Roman"/>
                <w:sz w:val="20"/>
                <w:szCs w:val="20"/>
              </w:rPr>
              <w:t xml:space="preserve"> 000 PLN brutto</w:t>
            </w:r>
          </w:p>
          <w:bookmarkEnd w:id="32"/>
          <w:p w14:paraId="15D67E53" w14:textId="77777777" w:rsidR="000702E9" w:rsidRPr="000702E9" w:rsidRDefault="000702E9" w:rsidP="000702E9">
            <w:pPr>
              <w:rPr>
                <w:rFonts w:ascii="Times New Roman" w:eastAsia="Times New Roman" w:hAnsi="Times New Roman" w:cs="Times New Roman"/>
                <w:sz w:val="20"/>
                <w:szCs w:val="20"/>
              </w:rPr>
            </w:pPr>
          </w:p>
        </w:tc>
        <w:tc>
          <w:tcPr>
            <w:tcW w:w="1842" w:type="dxa"/>
            <w:shd w:val="clear" w:color="auto" w:fill="auto"/>
            <w:tcMar>
              <w:top w:w="100" w:type="dxa"/>
              <w:left w:w="100" w:type="dxa"/>
              <w:bottom w:w="100" w:type="dxa"/>
              <w:right w:w="100" w:type="dxa"/>
            </w:tcMar>
          </w:tcPr>
          <w:p w14:paraId="60B8E19C" w14:textId="77777777" w:rsidR="000702E9" w:rsidRPr="000702E9" w:rsidRDefault="000702E9" w:rsidP="000702E9">
            <w:pPr>
              <w:jc w:val="cente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3</w:t>
            </w:r>
          </w:p>
        </w:tc>
      </w:tr>
      <w:tr w:rsidR="000702E9" w:rsidRPr="000702E9" w14:paraId="1DCE8412" w14:textId="77777777" w:rsidTr="000702E9">
        <w:trPr>
          <w:trHeight w:val="440"/>
        </w:trPr>
        <w:tc>
          <w:tcPr>
            <w:tcW w:w="4179" w:type="dxa"/>
            <w:vMerge w:val="restart"/>
            <w:shd w:val="clear" w:color="auto" w:fill="auto"/>
            <w:tcMar>
              <w:top w:w="100" w:type="dxa"/>
              <w:left w:w="100" w:type="dxa"/>
              <w:bottom w:w="100" w:type="dxa"/>
              <w:right w:w="100" w:type="dxa"/>
            </w:tcMar>
          </w:tcPr>
          <w:p w14:paraId="283096FC" w14:textId="77777777" w:rsidR="000702E9" w:rsidRPr="000702E9" w:rsidRDefault="000702E9" w:rsidP="000702E9">
            <w:pPr>
              <w:spacing w:before="11"/>
              <w:rPr>
                <w:rFonts w:ascii="Times New Roman" w:eastAsia="Times New Roman" w:hAnsi="Times New Roman" w:cs="Times New Roman"/>
                <w:sz w:val="20"/>
                <w:szCs w:val="20"/>
              </w:rPr>
            </w:pPr>
            <w:bookmarkStart w:id="33" w:name="_Hlk194491179"/>
            <w:r w:rsidRPr="000702E9">
              <w:rPr>
                <w:rFonts w:ascii="Times New Roman" w:eastAsia="Times New Roman" w:hAnsi="Times New Roman" w:cs="Times New Roman"/>
                <w:sz w:val="20"/>
                <w:szCs w:val="20"/>
              </w:rPr>
              <w:t>Doświadczenie w przeprowadzaniu badań polityczno-społecznych na reprezentatywnej grupie dorosłej populacji w celach akademickich</w:t>
            </w:r>
          </w:p>
        </w:tc>
        <w:tc>
          <w:tcPr>
            <w:tcW w:w="4820" w:type="dxa"/>
            <w:shd w:val="clear" w:color="auto" w:fill="auto"/>
            <w:tcMar>
              <w:top w:w="100" w:type="dxa"/>
              <w:left w:w="100" w:type="dxa"/>
              <w:bottom w:w="100" w:type="dxa"/>
              <w:right w:w="100" w:type="dxa"/>
            </w:tcMar>
          </w:tcPr>
          <w:p w14:paraId="6B1D0E0C" w14:textId="77777777" w:rsidR="000702E9" w:rsidRPr="000702E9" w:rsidRDefault="000702E9" w:rsidP="000702E9">
            <w:pP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Zrealizował jeden z takich projektów</w:t>
            </w:r>
          </w:p>
        </w:tc>
        <w:tc>
          <w:tcPr>
            <w:tcW w:w="1842" w:type="dxa"/>
            <w:shd w:val="clear" w:color="auto" w:fill="auto"/>
            <w:tcMar>
              <w:top w:w="100" w:type="dxa"/>
              <w:left w:w="100" w:type="dxa"/>
              <w:bottom w:w="100" w:type="dxa"/>
              <w:right w:w="100" w:type="dxa"/>
            </w:tcMar>
          </w:tcPr>
          <w:p w14:paraId="54B0CDA8" w14:textId="77777777" w:rsidR="000702E9" w:rsidRPr="000702E9" w:rsidRDefault="000702E9" w:rsidP="000702E9">
            <w:pPr>
              <w:jc w:val="cente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1</w:t>
            </w:r>
          </w:p>
        </w:tc>
      </w:tr>
      <w:tr w:rsidR="000702E9" w:rsidRPr="000702E9" w14:paraId="51EC896B" w14:textId="77777777" w:rsidTr="000702E9">
        <w:trPr>
          <w:trHeight w:val="440"/>
        </w:trPr>
        <w:tc>
          <w:tcPr>
            <w:tcW w:w="4179" w:type="dxa"/>
            <w:vMerge/>
            <w:shd w:val="clear" w:color="auto" w:fill="auto"/>
            <w:tcMar>
              <w:top w:w="100" w:type="dxa"/>
              <w:left w:w="100" w:type="dxa"/>
              <w:bottom w:w="100" w:type="dxa"/>
              <w:right w:w="100" w:type="dxa"/>
            </w:tcMar>
          </w:tcPr>
          <w:p w14:paraId="16AD5872" w14:textId="77777777" w:rsidR="000702E9" w:rsidRPr="000702E9" w:rsidRDefault="000702E9" w:rsidP="000702E9">
            <w:pPr>
              <w:rPr>
                <w:rFonts w:ascii="Times New Roman" w:eastAsia="Times New Roman" w:hAnsi="Times New Roman" w:cs="Times New Roman"/>
                <w:sz w:val="20"/>
                <w:szCs w:val="20"/>
              </w:rPr>
            </w:pPr>
            <w:bookmarkStart w:id="34" w:name="_Hlk194491190"/>
            <w:bookmarkEnd w:id="33"/>
          </w:p>
        </w:tc>
        <w:tc>
          <w:tcPr>
            <w:tcW w:w="4820" w:type="dxa"/>
            <w:shd w:val="clear" w:color="auto" w:fill="auto"/>
            <w:tcMar>
              <w:top w:w="100" w:type="dxa"/>
              <w:left w:w="100" w:type="dxa"/>
              <w:bottom w:w="100" w:type="dxa"/>
              <w:right w:w="100" w:type="dxa"/>
            </w:tcMar>
          </w:tcPr>
          <w:p w14:paraId="1326BFD8" w14:textId="77777777" w:rsidR="000702E9" w:rsidRPr="000702E9" w:rsidRDefault="000702E9" w:rsidP="000702E9">
            <w:pP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Zrealizował dwa takie projekty</w:t>
            </w:r>
          </w:p>
        </w:tc>
        <w:tc>
          <w:tcPr>
            <w:tcW w:w="1842" w:type="dxa"/>
            <w:shd w:val="clear" w:color="auto" w:fill="auto"/>
            <w:tcMar>
              <w:top w:w="100" w:type="dxa"/>
              <w:left w:w="100" w:type="dxa"/>
              <w:bottom w:w="100" w:type="dxa"/>
              <w:right w:w="100" w:type="dxa"/>
            </w:tcMar>
          </w:tcPr>
          <w:p w14:paraId="509A7E4F" w14:textId="77777777" w:rsidR="000702E9" w:rsidRPr="000702E9" w:rsidRDefault="000702E9" w:rsidP="000702E9">
            <w:pPr>
              <w:jc w:val="cente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2</w:t>
            </w:r>
          </w:p>
        </w:tc>
      </w:tr>
      <w:bookmarkEnd w:id="34"/>
      <w:tr w:rsidR="000702E9" w:rsidRPr="000702E9" w14:paraId="32A97C4C" w14:textId="77777777" w:rsidTr="000702E9">
        <w:trPr>
          <w:trHeight w:val="440"/>
        </w:trPr>
        <w:tc>
          <w:tcPr>
            <w:tcW w:w="4179" w:type="dxa"/>
            <w:vMerge/>
            <w:shd w:val="clear" w:color="auto" w:fill="auto"/>
            <w:tcMar>
              <w:top w:w="100" w:type="dxa"/>
              <w:left w:w="100" w:type="dxa"/>
              <w:bottom w:w="100" w:type="dxa"/>
              <w:right w:w="100" w:type="dxa"/>
            </w:tcMar>
          </w:tcPr>
          <w:p w14:paraId="7A60BD36" w14:textId="77777777" w:rsidR="000702E9" w:rsidRPr="000702E9" w:rsidRDefault="000702E9" w:rsidP="000702E9">
            <w:pPr>
              <w:rPr>
                <w:rFonts w:ascii="Times New Roman" w:eastAsia="Times New Roman" w:hAnsi="Times New Roman" w:cs="Times New Roman"/>
                <w:sz w:val="20"/>
                <w:szCs w:val="20"/>
              </w:rPr>
            </w:pPr>
          </w:p>
        </w:tc>
        <w:tc>
          <w:tcPr>
            <w:tcW w:w="4820" w:type="dxa"/>
            <w:shd w:val="clear" w:color="auto" w:fill="auto"/>
            <w:tcMar>
              <w:top w:w="100" w:type="dxa"/>
              <w:left w:w="100" w:type="dxa"/>
              <w:bottom w:w="100" w:type="dxa"/>
              <w:right w:w="100" w:type="dxa"/>
            </w:tcMar>
          </w:tcPr>
          <w:p w14:paraId="6C47BDAC" w14:textId="77777777" w:rsidR="000702E9" w:rsidRPr="000702E9" w:rsidRDefault="000702E9" w:rsidP="000702E9">
            <w:pP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Zrealizował trzy lub więcej takich projektów</w:t>
            </w:r>
          </w:p>
        </w:tc>
        <w:tc>
          <w:tcPr>
            <w:tcW w:w="1842" w:type="dxa"/>
            <w:shd w:val="clear" w:color="auto" w:fill="auto"/>
            <w:tcMar>
              <w:top w:w="100" w:type="dxa"/>
              <w:left w:w="100" w:type="dxa"/>
              <w:bottom w:w="100" w:type="dxa"/>
              <w:right w:w="100" w:type="dxa"/>
            </w:tcMar>
          </w:tcPr>
          <w:p w14:paraId="17444F78" w14:textId="77777777" w:rsidR="000702E9" w:rsidRPr="000702E9" w:rsidRDefault="000702E9" w:rsidP="000702E9">
            <w:pPr>
              <w:jc w:val="center"/>
              <w:rPr>
                <w:rFonts w:ascii="Times New Roman" w:eastAsia="Times New Roman" w:hAnsi="Times New Roman" w:cs="Times New Roman"/>
                <w:sz w:val="20"/>
                <w:szCs w:val="20"/>
              </w:rPr>
            </w:pPr>
            <w:r w:rsidRPr="000702E9">
              <w:rPr>
                <w:rFonts w:ascii="Times New Roman" w:eastAsia="Times New Roman" w:hAnsi="Times New Roman" w:cs="Times New Roman"/>
                <w:sz w:val="20"/>
                <w:szCs w:val="20"/>
              </w:rPr>
              <w:t>3</w:t>
            </w:r>
          </w:p>
        </w:tc>
      </w:tr>
    </w:tbl>
    <w:p w14:paraId="39819C28" w14:textId="77777777" w:rsidR="001124C6" w:rsidRDefault="00596023">
      <w:pPr>
        <w:numPr>
          <w:ilvl w:val="0"/>
          <w:numId w:val="2"/>
        </w:numPr>
        <w:spacing w:after="0"/>
        <w:ind w:firstLine="272"/>
      </w:pPr>
      <w:r>
        <w:t xml:space="preserve">oferta z najniższą ceną otrzymuje 50 punktów, </w:t>
      </w:r>
    </w:p>
    <w:p w14:paraId="3C507EAD" w14:textId="77777777" w:rsidR="001124C6" w:rsidRDefault="00596023">
      <w:pPr>
        <w:numPr>
          <w:ilvl w:val="0"/>
          <w:numId w:val="2"/>
        </w:numPr>
        <w:ind w:firstLine="272"/>
      </w:pPr>
      <w:r>
        <w:t>pozostałe oferty są punktowane według poniższego wzoru (z dokładnością do 2 miejsc po przecinku):</w:t>
      </w:r>
    </w:p>
    <w:p w14:paraId="77188C02" w14:textId="77777777" w:rsidR="001124C6" w:rsidRDefault="001124C6">
      <w:pPr>
        <w:ind w:left="0" w:firstLine="0"/>
      </w:pPr>
    </w:p>
    <w:p w14:paraId="03C02EC7" w14:textId="77777777" w:rsidR="001124C6" w:rsidRDefault="00596023">
      <w:pPr>
        <w:ind w:left="2880" w:firstLine="720"/>
      </w:pPr>
      <w:r>
        <w:t>Cena łączna najniższej oferty</w:t>
      </w:r>
    </w:p>
    <w:p w14:paraId="7ECF3A1E" w14:textId="77777777" w:rsidR="001124C6" w:rsidRDefault="00596023">
      <w:pPr>
        <w:ind w:left="1417" w:firstLine="0"/>
      </w:pPr>
      <w:r>
        <w:t>Liczba punktów = -------------------------------------------------- x 50% x 100</w:t>
      </w:r>
    </w:p>
    <w:p w14:paraId="6EF58915" w14:textId="77777777" w:rsidR="001124C6" w:rsidRDefault="00596023">
      <w:pPr>
        <w:ind w:left="3577" w:firstLine="22"/>
      </w:pPr>
      <w:r>
        <w:t>Cena łączna badanej oferty</w:t>
      </w:r>
    </w:p>
    <w:p w14:paraId="5C98D1F4" w14:textId="77777777" w:rsidR="001124C6" w:rsidRDefault="001124C6">
      <w:pPr>
        <w:ind w:left="3577" w:firstLine="22"/>
      </w:pPr>
    </w:p>
    <w:p w14:paraId="6DBB6A0F" w14:textId="04743BBF" w:rsidR="001124C6" w:rsidRDefault="00596023">
      <w:pPr>
        <w:ind w:left="708" w:firstLine="0"/>
      </w:pPr>
      <w:r>
        <w:rPr>
          <w:b/>
        </w:rPr>
        <w:t>KRYTERIUM II:</w:t>
      </w:r>
      <w:r>
        <w:t xml:space="preserve"> doświadczenie osób wyznaczonych do realizacji zamówienia - waga </w:t>
      </w:r>
      <w:ins w:id="35" w:author="Ben Stanley" w:date="2025-04-02T12:49:00Z" w16du:dateUtc="2025-04-02T10:49:00Z">
        <w:r w:rsidR="00B02CC7">
          <w:t>2</w:t>
        </w:r>
      </w:ins>
      <w:del w:id="36" w:author="Ben Stanley" w:date="2025-04-02T12:49:00Z" w16du:dateUtc="2025-04-02T10:49:00Z">
        <w:r w:rsidDel="00B02CC7">
          <w:delText>1</w:delText>
        </w:r>
      </w:del>
      <w:r>
        <w:t>5%</w:t>
      </w:r>
    </w:p>
    <w:p w14:paraId="4AE53C26" w14:textId="5E4230AA" w:rsidR="001124C6" w:rsidRDefault="00596023" w:rsidP="000702E9">
      <w:pPr>
        <w:ind w:left="708" w:firstLine="0"/>
      </w:pPr>
      <w:r>
        <w:t xml:space="preserve">Oferenci muszą zapewnić co najmniej jedną osobę, która będzie osobiście uczestniczyć w realizacji zamówienia. </w:t>
      </w:r>
    </w:p>
    <w:p w14:paraId="5741588B" w14:textId="77777777" w:rsidR="001124C6" w:rsidRDefault="00596023">
      <w:pPr>
        <w:ind w:left="708" w:firstLine="30"/>
      </w:pPr>
      <w:r>
        <w:lastRenderedPageBreak/>
        <w:t>Podstawą weryfikacji spełnienia Kryterium II są:</w:t>
      </w:r>
    </w:p>
    <w:p w14:paraId="00EEA511" w14:textId="77777777" w:rsidR="001124C6" w:rsidRDefault="00596023">
      <w:pPr>
        <w:numPr>
          <w:ilvl w:val="0"/>
          <w:numId w:val="14"/>
        </w:numPr>
        <w:spacing w:after="0"/>
      </w:pPr>
      <w:r>
        <w:t xml:space="preserve">lista doświadczeń osoby, która będzie uczestniczyć w realizacji zamówienia, zawarta w formularzu ofertowym, </w:t>
      </w:r>
    </w:p>
    <w:p w14:paraId="5E3F251C" w14:textId="77777777" w:rsidR="001124C6" w:rsidRDefault="00596023">
      <w:pPr>
        <w:numPr>
          <w:ilvl w:val="0"/>
          <w:numId w:val="14"/>
        </w:numPr>
      </w:pPr>
      <w:r>
        <w:t>kopie dokumentów potwierdzających prawidłowe wykonanie usługi.</w:t>
      </w:r>
    </w:p>
    <w:p w14:paraId="377F9C42" w14:textId="77777777" w:rsidR="001124C6" w:rsidRDefault="001124C6">
      <w:pPr>
        <w:ind w:left="708" w:firstLine="0"/>
        <w:rPr>
          <w:b/>
        </w:rPr>
      </w:pPr>
    </w:p>
    <w:p w14:paraId="359A634C" w14:textId="715F272E" w:rsidR="001124C6" w:rsidRDefault="00596023">
      <w:pPr>
        <w:ind w:left="708" w:firstLine="0"/>
      </w:pPr>
      <w:r>
        <w:rPr>
          <w:b/>
        </w:rPr>
        <w:t>KRYTERIUM III:</w:t>
      </w:r>
      <w:r>
        <w:t xml:space="preserve"> dostęp do paneli liczących ponad ≥ 10 000 osób w każdym z krajów badania - waga 2</w:t>
      </w:r>
      <w:ins w:id="37" w:author="Ben Stanley" w:date="2025-04-02T12:49:00Z" w16du:dateUtc="2025-04-02T10:49:00Z">
        <w:r w:rsidR="00B02CC7">
          <w:t>5</w:t>
        </w:r>
      </w:ins>
      <w:del w:id="38" w:author="Ben Stanley" w:date="2025-04-02T12:49:00Z" w16du:dateUtc="2025-04-02T10:49:00Z">
        <w:r w:rsidDel="00B02CC7">
          <w:delText>0</w:delText>
        </w:r>
      </w:del>
      <w:r>
        <w:t>%</w:t>
      </w:r>
    </w:p>
    <w:p w14:paraId="7EE033D8" w14:textId="77777777" w:rsidR="001124C6" w:rsidRDefault="00596023">
      <w:pPr>
        <w:ind w:left="708" w:firstLine="0"/>
      </w:pPr>
      <w:r>
        <w:t>Oferentom przyznaje się punkty za dowody dostępu do paneli spełniających następujące wymagania:</w:t>
      </w:r>
    </w:p>
    <w:p w14:paraId="7A31F27B" w14:textId="77777777" w:rsidR="001124C6" w:rsidRDefault="001124C6">
      <w:pPr>
        <w:ind w:left="0" w:firstLine="0"/>
      </w:pPr>
    </w:p>
    <w:p w14:paraId="69305330" w14:textId="77777777" w:rsidR="001124C6" w:rsidRDefault="001124C6">
      <w:pPr>
        <w:ind w:left="708" w:firstLine="0"/>
      </w:pPr>
    </w:p>
    <w:tbl>
      <w:tblPr>
        <w:tblStyle w:val="a0"/>
        <w:tblW w:w="7020" w:type="dxa"/>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60"/>
        <w:gridCol w:w="2160"/>
      </w:tblGrid>
      <w:tr w:rsidR="00DC4653" w14:paraId="560254EC" w14:textId="77777777" w:rsidTr="00DC4653">
        <w:tc>
          <w:tcPr>
            <w:tcW w:w="4860" w:type="dxa"/>
            <w:shd w:val="clear" w:color="auto" w:fill="auto"/>
            <w:tcMar>
              <w:top w:w="100" w:type="dxa"/>
              <w:left w:w="100" w:type="dxa"/>
              <w:bottom w:w="100" w:type="dxa"/>
              <w:right w:w="100" w:type="dxa"/>
            </w:tcMar>
          </w:tcPr>
          <w:p w14:paraId="7DF45809" w14:textId="77777777" w:rsidR="00DC4653" w:rsidRDefault="00DC4653">
            <w:pPr>
              <w:spacing w:after="0"/>
              <w:ind w:left="0" w:right="0" w:firstLine="0"/>
              <w:jc w:val="left"/>
              <w:rPr>
                <w:b/>
              </w:rPr>
            </w:pPr>
            <w:r>
              <w:rPr>
                <w:b/>
              </w:rPr>
              <w:t>Wymagania</w:t>
            </w:r>
          </w:p>
        </w:tc>
        <w:tc>
          <w:tcPr>
            <w:tcW w:w="2160" w:type="dxa"/>
            <w:shd w:val="clear" w:color="auto" w:fill="auto"/>
            <w:tcMar>
              <w:top w:w="100" w:type="dxa"/>
              <w:left w:w="100" w:type="dxa"/>
              <w:bottom w:w="100" w:type="dxa"/>
              <w:right w:w="100" w:type="dxa"/>
            </w:tcMar>
          </w:tcPr>
          <w:p w14:paraId="0447EAAB" w14:textId="57348F99" w:rsidR="00DC4653" w:rsidRDefault="00DC4653">
            <w:pPr>
              <w:spacing w:after="0"/>
              <w:ind w:left="0" w:right="0" w:firstLine="0"/>
              <w:jc w:val="left"/>
              <w:rPr>
                <w:b/>
              </w:rPr>
            </w:pPr>
            <w:r>
              <w:rPr>
                <w:b/>
              </w:rPr>
              <w:t>Liczba punktów do zdobycia</w:t>
            </w:r>
          </w:p>
        </w:tc>
      </w:tr>
      <w:tr w:rsidR="00DC4653" w14:paraId="64A52D49" w14:textId="77777777" w:rsidTr="00DC4653">
        <w:tc>
          <w:tcPr>
            <w:tcW w:w="4860" w:type="dxa"/>
            <w:shd w:val="clear" w:color="auto" w:fill="auto"/>
            <w:tcMar>
              <w:top w:w="100" w:type="dxa"/>
              <w:left w:w="100" w:type="dxa"/>
              <w:bottom w:w="100" w:type="dxa"/>
              <w:right w:w="100" w:type="dxa"/>
            </w:tcMar>
          </w:tcPr>
          <w:p w14:paraId="3280C16B" w14:textId="77777777" w:rsidR="00DC4653" w:rsidRDefault="00DC4653">
            <w:pPr>
              <w:spacing w:after="0"/>
              <w:ind w:left="0" w:right="0" w:firstLine="0"/>
              <w:jc w:val="left"/>
            </w:pPr>
            <w:r>
              <w:t>dostęp do panelu liczącego powyżej 10000 i poniżej 20000 osób</w:t>
            </w:r>
          </w:p>
        </w:tc>
        <w:tc>
          <w:tcPr>
            <w:tcW w:w="2160" w:type="dxa"/>
            <w:shd w:val="clear" w:color="auto" w:fill="auto"/>
            <w:tcMar>
              <w:top w:w="100" w:type="dxa"/>
              <w:left w:w="100" w:type="dxa"/>
              <w:bottom w:w="100" w:type="dxa"/>
              <w:right w:w="100" w:type="dxa"/>
            </w:tcMar>
          </w:tcPr>
          <w:p w14:paraId="72849DC3" w14:textId="77777777" w:rsidR="00DC4653" w:rsidRDefault="00DC4653">
            <w:pPr>
              <w:spacing w:after="0"/>
              <w:ind w:left="0" w:right="0" w:firstLine="0"/>
              <w:jc w:val="center"/>
            </w:pPr>
            <w:r>
              <w:t>10</w:t>
            </w:r>
          </w:p>
        </w:tc>
      </w:tr>
      <w:tr w:rsidR="00DC4653" w14:paraId="72413DDF" w14:textId="77777777" w:rsidTr="00DC4653">
        <w:tc>
          <w:tcPr>
            <w:tcW w:w="4860" w:type="dxa"/>
            <w:shd w:val="clear" w:color="auto" w:fill="auto"/>
            <w:tcMar>
              <w:top w:w="100" w:type="dxa"/>
              <w:left w:w="100" w:type="dxa"/>
              <w:bottom w:w="100" w:type="dxa"/>
              <w:right w:w="100" w:type="dxa"/>
            </w:tcMar>
          </w:tcPr>
          <w:p w14:paraId="2FC735A4" w14:textId="77777777" w:rsidR="00DC4653" w:rsidRDefault="00DC4653">
            <w:pPr>
              <w:spacing w:after="0"/>
              <w:ind w:left="0" w:right="0" w:firstLine="0"/>
              <w:jc w:val="left"/>
            </w:pPr>
            <w:r>
              <w:t>dostęp do panelu liczącego powyżej 20000 i poniżej 40000 osób</w:t>
            </w:r>
          </w:p>
        </w:tc>
        <w:tc>
          <w:tcPr>
            <w:tcW w:w="2160" w:type="dxa"/>
            <w:shd w:val="clear" w:color="auto" w:fill="auto"/>
            <w:tcMar>
              <w:top w:w="100" w:type="dxa"/>
              <w:left w:w="100" w:type="dxa"/>
              <w:bottom w:w="100" w:type="dxa"/>
              <w:right w:w="100" w:type="dxa"/>
            </w:tcMar>
          </w:tcPr>
          <w:p w14:paraId="270B296F" w14:textId="77777777" w:rsidR="00DC4653" w:rsidRDefault="00DC4653">
            <w:pPr>
              <w:spacing w:after="0"/>
              <w:ind w:left="0" w:right="0" w:firstLine="0"/>
              <w:jc w:val="center"/>
            </w:pPr>
            <w:r>
              <w:t>15</w:t>
            </w:r>
          </w:p>
        </w:tc>
      </w:tr>
      <w:tr w:rsidR="00DC4653" w14:paraId="1C66B315" w14:textId="77777777" w:rsidTr="00DC4653">
        <w:tc>
          <w:tcPr>
            <w:tcW w:w="4860" w:type="dxa"/>
            <w:shd w:val="clear" w:color="auto" w:fill="auto"/>
            <w:tcMar>
              <w:top w:w="100" w:type="dxa"/>
              <w:left w:w="100" w:type="dxa"/>
              <w:bottom w:w="100" w:type="dxa"/>
              <w:right w:w="100" w:type="dxa"/>
            </w:tcMar>
          </w:tcPr>
          <w:p w14:paraId="4BEF76D7" w14:textId="77777777" w:rsidR="00DC4653" w:rsidRDefault="00DC4653">
            <w:pPr>
              <w:spacing w:after="0"/>
              <w:ind w:left="0" w:right="0" w:firstLine="0"/>
              <w:jc w:val="left"/>
            </w:pPr>
            <w:r>
              <w:t>dostęp do panelu liczącego powyżej 40000 i poniżej 60000 osób</w:t>
            </w:r>
          </w:p>
        </w:tc>
        <w:tc>
          <w:tcPr>
            <w:tcW w:w="2160" w:type="dxa"/>
            <w:shd w:val="clear" w:color="auto" w:fill="auto"/>
            <w:tcMar>
              <w:top w:w="100" w:type="dxa"/>
              <w:left w:w="100" w:type="dxa"/>
              <w:bottom w:w="100" w:type="dxa"/>
              <w:right w:w="100" w:type="dxa"/>
            </w:tcMar>
          </w:tcPr>
          <w:p w14:paraId="219641CA" w14:textId="77777777" w:rsidR="00DC4653" w:rsidRDefault="00DC4653">
            <w:pPr>
              <w:spacing w:after="0"/>
              <w:ind w:left="0" w:right="0" w:firstLine="0"/>
              <w:jc w:val="center"/>
            </w:pPr>
            <w:r>
              <w:t>20</w:t>
            </w:r>
          </w:p>
        </w:tc>
      </w:tr>
      <w:tr w:rsidR="00DC4653" w14:paraId="78E8455D" w14:textId="77777777" w:rsidTr="00DC4653">
        <w:tc>
          <w:tcPr>
            <w:tcW w:w="4860" w:type="dxa"/>
            <w:shd w:val="clear" w:color="auto" w:fill="auto"/>
            <w:tcMar>
              <w:top w:w="100" w:type="dxa"/>
              <w:left w:w="100" w:type="dxa"/>
              <w:bottom w:w="100" w:type="dxa"/>
              <w:right w:w="100" w:type="dxa"/>
            </w:tcMar>
          </w:tcPr>
          <w:p w14:paraId="2AF0F829" w14:textId="77777777" w:rsidR="00DC4653" w:rsidRDefault="00DC4653">
            <w:pPr>
              <w:spacing w:after="0"/>
              <w:ind w:left="0" w:right="0" w:firstLine="0"/>
              <w:jc w:val="left"/>
            </w:pPr>
            <w:r>
              <w:t>dostęp do panelu liczącego powyżej 60000 osób</w:t>
            </w:r>
          </w:p>
        </w:tc>
        <w:tc>
          <w:tcPr>
            <w:tcW w:w="2160" w:type="dxa"/>
            <w:shd w:val="clear" w:color="auto" w:fill="auto"/>
            <w:tcMar>
              <w:top w:w="100" w:type="dxa"/>
              <w:left w:w="100" w:type="dxa"/>
              <w:bottom w:w="100" w:type="dxa"/>
              <w:right w:w="100" w:type="dxa"/>
            </w:tcMar>
          </w:tcPr>
          <w:p w14:paraId="63D837F9" w14:textId="77777777" w:rsidR="00DC4653" w:rsidRDefault="00DC4653">
            <w:pPr>
              <w:spacing w:after="0"/>
              <w:ind w:left="0" w:right="0" w:firstLine="0"/>
              <w:jc w:val="center"/>
            </w:pPr>
            <w:r>
              <w:t>25</w:t>
            </w:r>
          </w:p>
        </w:tc>
      </w:tr>
    </w:tbl>
    <w:p w14:paraId="01B9EEEF" w14:textId="77777777" w:rsidR="001124C6" w:rsidRDefault="001124C6">
      <w:pPr>
        <w:ind w:left="708" w:firstLine="0"/>
      </w:pPr>
    </w:p>
    <w:p w14:paraId="550FFAE6" w14:textId="77777777" w:rsidR="001124C6" w:rsidRDefault="00596023">
      <w:pPr>
        <w:ind w:left="708" w:firstLine="0"/>
      </w:pPr>
      <w:r>
        <w:t>Ostateczna punktacja będzie zaokrąglana do liczb całkowitych.</w:t>
      </w:r>
    </w:p>
    <w:p w14:paraId="61192C9C" w14:textId="77777777" w:rsidR="001124C6" w:rsidRDefault="00596023">
      <w:pPr>
        <w:ind w:left="708" w:firstLine="0"/>
      </w:pPr>
      <w:r>
        <w:t xml:space="preserve">Podstawą weryfikacji spełnienia Kryterium III jest </w:t>
      </w:r>
      <w:proofErr w:type="spellStart"/>
      <w:r>
        <w:t>panelbook</w:t>
      </w:r>
      <w:proofErr w:type="spellEnd"/>
      <w:r>
        <w:t xml:space="preserve"> lub informacje na temat podstawowych statystyk opisowych (wiek, płeć, wykształcenie, region, w tym liczba respondentów) dla każdego panelu (w formie tabelarycznej lub graficznej). Należy wyraźnie wskazać, do których z tych paneli oferent ma bezpośredni dostęp.</w:t>
      </w:r>
    </w:p>
    <w:p w14:paraId="1DD15276" w14:textId="77777777" w:rsidR="001124C6" w:rsidRDefault="001124C6">
      <w:pPr>
        <w:ind w:left="708" w:firstLine="0"/>
      </w:pPr>
    </w:p>
    <w:p w14:paraId="351063E6" w14:textId="77777777" w:rsidR="001124C6" w:rsidRDefault="001124C6">
      <w:pPr>
        <w:ind w:left="730" w:hanging="10"/>
        <w:rPr>
          <w:b/>
        </w:rPr>
      </w:pPr>
    </w:p>
    <w:p w14:paraId="50D5489E" w14:textId="77777777" w:rsidR="001124C6" w:rsidRDefault="00596023">
      <w:pPr>
        <w:numPr>
          <w:ilvl w:val="1"/>
          <w:numId w:val="4"/>
        </w:numPr>
      </w:pPr>
      <w:r>
        <w:t>Jeżeli Zamawiający nie będzie mógł wybrać najkorzystniejszej oferty z uwagi na to, że dwie lub więcej ofert uzyskało taką samą punktację, wówczas Zamawiający wezwie tych Oferentów do złożenia w wyznaczonym terminie dodatkowych ofert cenowych. Oferty dodatkowe nie mogą zawierać ceny wyższej od ceny złożonej w ofercie pierwotnej. Pozostałe warunki oferty nie mogą ulec zmianie.</w:t>
      </w:r>
    </w:p>
    <w:p w14:paraId="214FBBFA" w14:textId="77777777" w:rsidR="001124C6" w:rsidRDefault="00596023">
      <w:pPr>
        <w:numPr>
          <w:ilvl w:val="1"/>
          <w:numId w:val="4"/>
        </w:numPr>
      </w:pPr>
      <w:r>
        <w:t>Zamawiający zastrzega sobie prawo do podjęcia negocjacji w zakresie oferowanej ceny z Oferentami, których oferty pozytywnie przeszły ocenę formalną. Po otrzymaniu nowych ofert cenowych Zamawiający dokona ponownej oceny na podstawie przyjętych kryteriów oceny ofert.</w:t>
      </w:r>
    </w:p>
    <w:p w14:paraId="0AEB32DA" w14:textId="77777777" w:rsidR="001124C6" w:rsidRDefault="001124C6">
      <w:pPr>
        <w:ind w:left="0" w:firstLine="0"/>
      </w:pPr>
    </w:p>
    <w:p w14:paraId="7C0A7E2E" w14:textId="77777777" w:rsidR="001124C6" w:rsidRDefault="001124C6">
      <w:pPr>
        <w:spacing w:after="0"/>
        <w:ind w:left="911" w:right="59" w:firstLine="0"/>
      </w:pPr>
    </w:p>
    <w:p w14:paraId="39979243" w14:textId="77777777" w:rsidR="001124C6" w:rsidRDefault="001124C6">
      <w:pPr>
        <w:spacing w:after="0"/>
        <w:ind w:left="911" w:right="59" w:firstLine="0"/>
      </w:pPr>
    </w:p>
    <w:p w14:paraId="06D2EF62" w14:textId="77777777" w:rsidR="001124C6" w:rsidRDefault="00596023">
      <w:pPr>
        <w:numPr>
          <w:ilvl w:val="0"/>
          <w:numId w:val="4"/>
        </w:numPr>
        <w:pBdr>
          <w:top w:val="single" w:sz="4" w:space="0" w:color="000000"/>
          <w:left w:val="single" w:sz="4" w:space="0" w:color="000000"/>
          <w:bottom w:val="single" w:sz="4" w:space="0" w:color="000000"/>
          <w:right w:val="single" w:sz="4" w:space="0" w:color="000000"/>
        </w:pBdr>
        <w:spacing w:before="120" w:after="120"/>
        <w:ind w:left="630" w:right="0" w:hanging="284"/>
        <w:jc w:val="left"/>
      </w:pPr>
      <w:r>
        <w:rPr>
          <w:b/>
          <w:sz w:val="24"/>
          <w:szCs w:val="24"/>
        </w:rPr>
        <w:t>Termin związania ofertą:</w:t>
      </w:r>
    </w:p>
    <w:p w14:paraId="65362A50" w14:textId="77777777" w:rsidR="001124C6" w:rsidRDefault="00596023">
      <w:pPr>
        <w:spacing w:after="0"/>
        <w:ind w:left="357" w:right="57" w:firstLine="0"/>
      </w:pPr>
      <w:r>
        <w:t>Złożona oferta musi zawierać 30 dniowy termin związania ofertą. Bieg terminu związania ofertą rozpoczyna się wraz z upływem terminu składania ofert. W uzasadnionych przypadkach, Zamawiający może zwrócić się do Wykonawców o wyrażenie zgody na przedłużenie terminu związania ofertą o kolejny okres, nie dłuższy niż 30 dni.</w:t>
      </w:r>
    </w:p>
    <w:p w14:paraId="6A02233D" w14:textId="77777777" w:rsidR="001124C6" w:rsidRDefault="001124C6">
      <w:pPr>
        <w:spacing w:after="0"/>
        <w:ind w:left="357" w:right="57" w:firstLine="0"/>
      </w:pPr>
    </w:p>
    <w:p w14:paraId="6F0ED5BE" w14:textId="77777777" w:rsidR="001124C6" w:rsidRDefault="00596023">
      <w:pPr>
        <w:numPr>
          <w:ilvl w:val="0"/>
          <w:numId w:val="4"/>
        </w:numPr>
        <w:pBdr>
          <w:top w:val="single" w:sz="4" w:space="0" w:color="000000"/>
          <w:left w:val="single" w:sz="4" w:space="0" w:color="000000"/>
          <w:bottom w:val="single" w:sz="4" w:space="0" w:color="000000"/>
          <w:right w:val="single" w:sz="4" w:space="0" w:color="000000"/>
        </w:pBdr>
        <w:spacing w:before="120" w:after="120"/>
        <w:ind w:left="630" w:right="0" w:hanging="284"/>
        <w:jc w:val="left"/>
      </w:pPr>
      <w:r>
        <w:rPr>
          <w:b/>
          <w:sz w:val="24"/>
          <w:szCs w:val="24"/>
        </w:rPr>
        <w:t xml:space="preserve"> Wynik postępowania:</w:t>
      </w:r>
    </w:p>
    <w:p w14:paraId="272ABA29" w14:textId="77777777" w:rsidR="001124C6" w:rsidRDefault="00596023">
      <w:pPr>
        <w:numPr>
          <w:ilvl w:val="1"/>
          <w:numId w:val="4"/>
        </w:numPr>
        <w:spacing w:after="0"/>
        <w:ind w:right="59" w:hanging="566"/>
      </w:pPr>
      <w:r>
        <w:t>Za najkorzystniejszą zostanie uznana oferta, która otrzymała największą liczbę punktów.</w:t>
      </w:r>
    </w:p>
    <w:p w14:paraId="2D346C2C" w14:textId="77777777" w:rsidR="001124C6" w:rsidRDefault="00596023">
      <w:pPr>
        <w:numPr>
          <w:ilvl w:val="1"/>
          <w:numId w:val="4"/>
        </w:numPr>
        <w:spacing w:after="0"/>
        <w:ind w:right="59" w:hanging="566"/>
      </w:pPr>
      <w:r>
        <w:t xml:space="preserve">Zamawiający jest uprawniony do wyboru kolejnej najkorzystniejszej oferty w przypadku, w którym Oferent, którego oferta została wybrana jako najkorzystniejsza, odmówił podpisania umowy lub gdyby podpisanie umowy </w:t>
      </w:r>
      <w:r>
        <w:lastRenderedPageBreak/>
        <w:t>z takim Oferentem stało się niemożliwe z innych przyczyn.</w:t>
      </w:r>
    </w:p>
    <w:p w14:paraId="4F268D14" w14:textId="77777777" w:rsidR="001124C6" w:rsidRDefault="00596023">
      <w:pPr>
        <w:numPr>
          <w:ilvl w:val="1"/>
          <w:numId w:val="4"/>
        </w:numPr>
        <w:spacing w:after="0"/>
        <w:ind w:right="59" w:hanging="566"/>
      </w:pPr>
      <w:r>
        <w:t>Zamawiający po wyborze najkorzystniejszej oferty zamieszcza wyniki zapytania ofertowego na BIP.</w:t>
      </w:r>
    </w:p>
    <w:p w14:paraId="14FF21D8" w14:textId="77777777" w:rsidR="001124C6" w:rsidRDefault="00596023">
      <w:pPr>
        <w:numPr>
          <w:ilvl w:val="1"/>
          <w:numId w:val="4"/>
        </w:numPr>
        <w:spacing w:after="0"/>
        <w:ind w:right="59" w:hanging="566"/>
      </w:pPr>
      <w:r>
        <w:t>Oferent, którego oferta została uznana za najkorzystniejszą, zobowiązany jest do zawarcia umowy w terminie wyznaczonym przez Zamawiającego.</w:t>
      </w:r>
    </w:p>
    <w:p w14:paraId="1AC20C53" w14:textId="77777777" w:rsidR="001124C6" w:rsidRDefault="001124C6">
      <w:pPr>
        <w:spacing w:after="0"/>
        <w:ind w:left="911" w:right="59" w:firstLine="0"/>
      </w:pPr>
    </w:p>
    <w:p w14:paraId="215F901D" w14:textId="77777777" w:rsidR="001124C6" w:rsidRDefault="00596023">
      <w:pPr>
        <w:numPr>
          <w:ilvl w:val="0"/>
          <w:numId w:val="4"/>
        </w:numPr>
        <w:pBdr>
          <w:top w:val="single" w:sz="4" w:space="0" w:color="000000"/>
          <w:left w:val="single" w:sz="4" w:space="0" w:color="000000"/>
          <w:bottom w:val="single" w:sz="4" w:space="0" w:color="000000"/>
          <w:right w:val="single" w:sz="4" w:space="0" w:color="000000"/>
        </w:pBdr>
        <w:spacing w:before="120" w:after="120"/>
        <w:ind w:left="630" w:right="0" w:hanging="284"/>
        <w:jc w:val="left"/>
      </w:pPr>
      <w:r>
        <w:rPr>
          <w:b/>
          <w:sz w:val="24"/>
          <w:szCs w:val="24"/>
        </w:rPr>
        <w:t>Inne postanowienia:</w:t>
      </w:r>
    </w:p>
    <w:p w14:paraId="6A2878B5" w14:textId="77777777" w:rsidR="001124C6" w:rsidRDefault="00596023">
      <w:pPr>
        <w:numPr>
          <w:ilvl w:val="1"/>
          <w:numId w:val="4"/>
        </w:numPr>
        <w:spacing w:after="0"/>
        <w:ind w:right="59" w:hanging="566"/>
      </w:pPr>
      <w:r>
        <w:t xml:space="preserve">Zamawiający może zmienić warunki niniejszego postępowania w całości lub w części przed upływem terminu składania ofert określonym w </w:t>
      </w:r>
      <w:r>
        <w:rPr>
          <w:b/>
        </w:rPr>
        <w:t>pkt. 8</w:t>
      </w:r>
      <w:r>
        <w:t>. Informacja o zmianach zostanie zamieszczona również na BIP.</w:t>
      </w:r>
    </w:p>
    <w:p w14:paraId="2DAB9F3B" w14:textId="77777777" w:rsidR="001124C6" w:rsidRDefault="00596023">
      <w:pPr>
        <w:numPr>
          <w:ilvl w:val="1"/>
          <w:numId w:val="4"/>
        </w:numPr>
        <w:spacing w:after="0"/>
        <w:ind w:right="59" w:hanging="566"/>
      </w:pPr>
      <w:r>
        <w:t xml:space="preserve">Na prośbę Zamawiającego Oferent jest zobowiązany do przedłożenia dodatkowych dokumentów poświadczających spełnienie warunków udziału w postępowaniu, o których mowa w </w:t>
      </w:r>
      <w:r>
        <w:rPr>
          <w:b/>
        </w:rPr>
        <w:t>pkt. 4</w:t>
      </w:r>
      <w:r>
        <w:t xml:space="preserve"> niniejszego zapytania ofertowego.</w:t>
      </w:r>
    </w:p>
    <w:p w14:paraId="2C086E5B" w14:textId="77777777" w:rsidR="001124C6" w:rsidRDefault="00596023">
      <w:pPr>
        <w:numPr>
          <w:ilvl w:val="1"/>
          <w:numId w:val="4"/>
        </w:numPr>
        <w:spacing w:after="0"/>
        <w:ind w:right="59" w:hanging="566"/>
      </w:pPr>
      <w:r>
        <w:t>Zamawiający zastrzega sobie prawo do niepodpisania umowy, gdy zaoferowana stawka jest rażąco niska lub gdy zaproponowana stawka po negocjacjach z Oferentem nie jest zgodna z poziomem wynagradzania obowiązującym u Zamawiającego lub gdy po negocjacjach przekracza założoną w budżecie kwotę.</w:t>
      </w:r>
    </w:p>
    <w:p w14:paraId="5A7E5D51" w14:textId="77777777" w:rsidR="001124C6" w:rsidRDefault="00596023">
      <w:pPr>
        <w:numPr>
          <w:ilvl w:val="1"/>
          <w:numId w:val="4"/>
        </w:numPr>
        <w:spacing w:after="0"/>
        <w:ind w:right="59" w:hanging="566"/>
      </w:pPr>
      <w:r>
        <w:t>Zamawiający zastrzega sobie uprawnienie do unieważnienia postępowania bez podawania przyczyn lub do zamknięcia postępowania bez dokonywania wyboru najkorzystniejszej oferty.</w:t>
      </w:r>
    </w:p>
    <w:p w14:paraId="3CCED879" w14:textId="77777777" w:rsidR="001124C6" w:rsidRDefault="00596023">
      <w:pPr>
        <w:numPr>
          <w:ilvl w:val="1"/>
          <w:numId w:val="4"/>
        </w:numPr>
        <w:spacing w:after="0"/>
        <w:ind w:right="59" w:hanging="566"/>
      </w:pPr>
      <w:r>
        <w:t xml:space="preserve">W przypadkach, o których mowa w </w:t>
      </w:r>
      <w:r>
        <w:rPr>
          <w:b/>
        </w:rPr>
        <w:t>pkt. 13.1, 13.3, 13.4</w:t>
      </w:r>
      <w:r>
        <w:t xml:space="preserve"> Oferentom nie przysługują żadne roszczenia względem Zamawiającego, w przypadku skorzystania przez niego z któregokolwiek z uprawnień wskazanych w </w:t>
      </w:r>
      <w:r>
        <w:rPr>
          <w:b/>
        </w:rPr>
        <w:t>pkt. 13.1, 13.3, 13.4.</w:t>
      </w:r>
      <w:r>
        <w:t xml:space="preserve"> W tym zakresie Oferenci zrzekają się wszelkich przysługujących im roszczeń.</w:t>
      </w:r>
    </w:p>
    <w:p w14:paraId="665370F2" w14:textId="77777777" w:rsidR="001124C6" w:rsidRDefault="00596023">
      <w:pPr>
        <w:numPr>
          <w:ilvl w:val="1"/>
          <w:numId w:val="4"/>
        </w:numPr>
        <w:spacing w:after="0"/>
        <w:ind w:right="59" w:hanging="566"/>
      </w:pPr>
      <w:r>
        <w:t>Zamawiający przewiduje możliwość wprowadzenia zmian postanowień zawartej, z wybranym Wykonawcą, umowy, w stosunku do treści oferty, na podstawie której dokonano wyboru Wykonawcy. Strony wprowadzą zmiany do umowy w przypadku zaistnienia jednej z okoliczności określonych poniżej (</w:t>
      </w:r>
      <w:r>
        <w:rPr>
          <w:b/>
        </w:rPr>
        <w:t xml:space="preserve">w podpunktach </w:t>
      </w:r>
      <w:proofErr w:type="gramStart"/>
      <w:r>
        <w:rPr>
          <w:b/>
        </w:rPr>
        <w:t>a)-</w:t>
      </w:r>
      <w:proofErr w:type="gramEnd"/>
      <w:r>
        <w:rPr>
          <w:b/>
        </w:rPr>
        <w:t>k)</w:t>
      </w:r>
      <w:r>
        <w:t>) – w przypadku gdy ta okoliczność ma wpływ na postanowienia umowy. Zmiany nie mogą naruszać obowiązujących przepisów prawa. Dopuszczalne będą zmiany wynikające w szczególności ze:</w:t>
      </w:r>
    </w:p>
    <w:p w14:paraId="2A20EFB2" w14:textId="77777777" w:rsidR="001124C6" w:rsidRDefault="00596023">
      <w:pPr>
        <w:numPr>
          <w:ilvl w:val="3"/>
          <w:numId w:val="8"/>
        </w:numPr>
        <w:spacing w:after="0"/>
        <w:ind w:left="1361" w:right="0" w:hanging="340"/>
      </w:pPr>
      <w:r>
        <w:rPr>
          <w:color w:val="000000"/>
        </w:rPr>
        <w:t>Zmian w podatku VAT – wynikających ze zmiany przepisów.</w:t>
      </w:r>
    </w:p>
    <w:p w14:paraId="4C985C33" w14:textId="77777777" w:rsidR="001124C6" w:rsidRDefault="00596023">
      <w:pPr>
        <w:numPr>
          <w:ilvl w:val="3"/>
          <w:numId w:val="8"/>
        </w:numPr>
        <w:spacing w:after="0"/>
        <w:ind w:left="1361" w:right="0" w:hanging="340"/>
      </w:pPr>
      <w:r>
        <w:rPr>
          <w:color w:val="000000"/>
        </w:rPr>
        <w:t>Zmian wynikających z wydania indywidualnej interpretacji podatkowej wpływającej na wysokość stawki podatku VAT.</w:t>
      </w:r>
    </w:p>
    <w:p w14:paraId="0C15F6E2" w14:textId="77777777" w:rsidR="001124C6" w:rsidRDefault="00596023">
      <w:pPr>
        <w:numPr>
          <w:ilvl w:val="3"/>
          <w:numId w:val="8"/>
        </w:numPr>
        <w:spacing w:after="0"/>
        <w:ind w:left="1361" w:right="0" w:hanging="340"/>
      </w:pPr>
      <w:r>
        <w:rPr>
          <w:highlight w:val="white"/>
        </w:rPr>
        <w:t>Zmian wynikających z zastosowania nieprawidłowej stawki podatku VAT.</w:t>
      </w:r>
    </w:p>
    <w:p w14:paraId="41ACF439" w14:textId="77777777" w:rsidR="001124C6" w:rsidRDefault="00596023">
      <w:pPr>
        <w:numPr>
          <w:ilvl w:val="3"/>
          <w:numId w:val="8"/>
        </w:numPr>
        <w:spacing w:after="0"/>
        <w:ind w:left="1361" w:right="0" w:hanging="340"/>
      </w:pPr>
      <w:r>
        <w:t>Zmian jakichkolwiek rozporządzeń, przepisów i innych dokumentów mających wpływ na realizację umowy.</w:t>
      </w:r>
    </w:p>
    <w:p w14:paraId="23220A6C" w14:textId="77777777" w:rsidR="001124C6" w:rsidRDefault="00596023">
      <w:pPr>
        <w:numPr>
          <w:ilvl w:val="3"/>
          <w:numId w:val="8"/>
        </w:numPr>
        <w:spacing w:after="0"/>
        <w:ind w:left="1361" w:right="0" w:hanging="340"/>
      </w:pPr>
      <w:r>
        <w:rPr>
          <w:color w:val="000000"/>
        </w:rPr>
        <w:t>Zmian w zakresie osób wykonujących zamówienie – Zamawiający dopuszcza możliwość zmiany osób wykonujących zamówienie pod warunkiem uzyskania przez Wykonawcę akceptacji na piśmie ze strony Zamawiającego, przy czym akceptację może uzyskać jedynie kandydatura osoby spełniającej wymogi niniejszego zapytania ofertowego. Zmiana osoby wykonującej zamówienie bez zgody Zamawiającego skutkować będzie naruszeniem warunków umowy, a tym samym uprawniać Zamawiającego do odstąpienia od umowy.</w:t>
      </w:r>
    </w:p>
    <w:p w14:paraId="6BF6914C" w14:textId="77777777" w:rsidR="001124C6" w:rsidRDefault="00596023">
      <w:pPr>
        <w:numPr>
          <w:ilvl w:val="3"/>
          <w:numId w:val="8"/>
        </w:numPr>
        <w:spacing w:after="0"/>
        <w:ind w:left="1361" w:right="0" w:hanging="340"/>
      </w:pPr>
      <w:r>
        <w:t>Zmian w zakresie osób wykonujących zamówienie – na wniosek Zamawiającego, w przypadku niewywiązywania się osób wykonujących zamówienie z powierzonych im obowiązków lub nieprawidłowego wykonywania powierzonych obowiązków. Osoba zastępująca musi spełniać wymogi niniejszego zapytania ofertowego.</w:t>
      </w:r>
    </w:p>
    <w:p w14:paraId="6D30F60F" w14:textId="77777777" w:rsidR="001124C6" w:rsidRDefault="00596023">
      <w:pPr>
        <w:numPr>
          <w:ilvl w:val="3"/>
          <w:numId w:val="8"/>
        </w:numPr>
        <w:spacing w:after="0"/>
        <w:ind w:left="1361" w:right="0" w:hanging="340"/>
      </w:pPr>
      <w:r>
        <w:rPr>
          <w:color w:val="000000"/>
        </w:rPr>
        <w:t xml:space="preserve">Zmian w zakresie terminu realizacji umowy lub terminów realizacji poszczególnych prac lub etapów harmonogramu przewidzianych </w:t>
      </w:r>
      <w:r>
        <w:t>u</w:t>
      </w:r>
      <w:r>
        <w:rPr>
          <w:color w:val="000000"/>
        </w:rPr>
        <w:t xml:space="preserve">mową – jeżeli wykonanie </w:t>
      </w:r>
      <w:r>
        <w:t>u</w:t>
      </w:r>
      <w:r>
        <w:rPr>
          <w:color w:val="000000"/>
        </w:rPr>
        <w:t>mowy w terminie w niej przewidzianym nie jest możliwe.</w:t>
      </w:r>
    </w:p>
    <w:p w14:paraId="0A5C9B8F" w14:textId="77777777" w:rsidR="001124C6" w:rsidRDefault="00596023">
      <w:pPr>
        <w:numPr>
          <w:ilvl w:val="3"/>
          <w:numId w:val="8"/>
        </w:numPr>
        <w:spacing w:after="0"/>
        <w:ind w:left="1361" w:right="0" w:hanging="340"/>
      </w:pPr>
      <w:r>
        <w:rPr>
          <w:color w:val="000000"/>
        </w:rPr>
        <w:t>Zmian terminu realizacji zamówienia z przyczyn uwzględniających potrzeby prawidłowej realizacji projektu i osiągnięcia, założonych w projekcie, wskaźników.</w:t>
      </w:r>
    </w:p>
    <w:p w14:paraId="1DC8650A" w14:textId="77777777" w:rsidR="001124C6" w:rsidRDefault="00596023">
      <w:pPr>
        <w:numPr>
          <w:ilvl w:val="3"/>
          <w:numId w:val="8"/>
        </w:numPr>
        <w:spacing w:after="0"/>
        <w:ind w:left="1361" w:right="0" w:hanging="340"/>
      </w:pPr>
      <w:r>
        <w:t>Zmian sposobu rozliczania umowy lub dokonywania płatności na rzecz Wykonawcy, jeśli pierwotnie przyjęty sposób rozliczania umowy lub dokonywania płatności okaże się nieefektywny z punktu widzenia realizacji projektu.</w:t>
      </w:r>
    </w:p>
    <w:p w14:paraId="2BD8EAEE" w14:textId="77777777" w:rsidR="001124C6" w:rsidRDefault="00596023">
      <w:pPr>
        <w:numPr>
          <w:ilvl w:val="3"/>
          <w:numId w:val="8"/>
        </w:numPr>
        <w:spacing w:after="0"/>
        <w:ind w:left="1361" w:right="0" w:hanging="340"/>
      </w:pPr>
      <w:r>
        <w:rPr>
          <w:color w:val="000000"/>
        </w:rPr>
        <w:t xml:space="preserve">Zmian w zakresie realizacji dodatkowych </w:t>
      </w:r>
      <w:proofErr w:type="gramStart"/>
      <w:r>
        <w:rPr>
          <w:color w:val="000000"/>
        </w:rPr>
        <w:t>usług</w:t>
      </w:r>
      <w:proofErr w:type="gramEnd"/>
      <w:r>
        <w:rPr>
          <w:color w:val="000000"/>
        </w:rPr>
        <w:t xml:space="preserve"> jeśli zmiany te stały się niezbędne, przy czym ewentualne zwiększenie zakresu rzeczowego realizacji zamówienia powoduje, że: (i) ze względów ekonomicznych lub </w:t>
      </w:r>
      <w:r>
        <w:rPr>
          <w:color w:val="000000"/>
        </w:rPr>
        <w:lastRenderedPageBreak/>
        <w:t xml:space="preserve">technicznych nie można zmienić Wykonawcy; (ii) zmiana Wykonawcy spowodowałaby istotną niedogodność lub znaczne zwiększenie kosztów Zamawiającego, (iii) wartość zmiany nie przekracza 50% wartości zamówienia określonej w </w:t>
      </w:r>
      <w:r>
        <w:t>u</w:t>
      </w:r>
      <w:r>
        <w:rPr>
          <w:color w:val="000000"/>
        </w:rPr>
        <w:t>mowie.</w:t>
      </w:r>
    </w:p>
    <w:p w14:paraId="3BB96C13" w14:textId="77777777" w:rsidR="001124C6" w:rsidRDefault="00596023">
      <w:pPr>
        <w:numPr>
          <w:ilvl w:val="3"/>
          <w:numId w:val="8"/>
        </w:numPr>
        <w:spacing w:after="0"/>
        <w:ind w:left="1361" w:right="0" w:hanging="340"/>
      </w:pPr>
      <w:r>
        <w:rPr>
          <w:color w:val="000000"/>
        </w:rPr>
        <w:t xml:space="preserve">Wystąpienia </w:t>
      </w:r>
      <w:proofErr w:type="gramStart"/>
      <w:r>
        <w:rPr>
          <w:color w:val="000000"/>
        </w:rPr>
        <w:t>okoliczności</w:t>
      </w:r>
      <w:proofErr w:type="gramEnd"/>
      <w:r>
        <w:rPr>
          <w:color w:val="000000"/>
        </w:rPr>
        <w:t xml:space="preserve"> na które Zamawiający i/lub Wykonawca nie miał wpływu i nie mógł przewidzieć na czas realizacji zamówienia, a które w istotny sposób wpływają na obopólne zobowiązania Zamawiającego i Wykonawcy (dalej: Strony), w przypadku zmiany przepisów prawa istotnych dla realizacji zamówienia, zmian gospodarczych i ustrojowych oraz w przypadku wystąpienia tzw. siły wyższej. Dla celów </w:t>
      </w:r>
      <w:r>
        <w:t>u</w:t>
      </w:r>
      <w:r>
        <w:rPr>
          <w:color w:val="000000"/>
        </w:rPr>
        <w:t xml:space="preserve">mowy „siła wyższa” oznacza zdarzenia zewnętrzne, na wystąpienie których Strona nie ma wpływu, których nie można było przewidzieć i których nie dało się uniknąć nawet w przypadku dołożenia przez Strony najwyższej staranności, i które uniemożliwiają wykonanie zobowiązań wynikających z </w:t>
      </w:r>
      <w:r>
        <w:t>u</w:t>
      </w:r>
      <w:r>
        <w:rPr>
          <w:color w:val="000000"/>
        </w:rPr>
        <w:t xml:space="preserve">mowy, a w szczególności takie jak wojna, zamach terrorystyczny, rozruchy, trzęsienie ziemi, pożar, eksplozja, strajk, lokaut, generalny brak środków transportu, materiałów lub siły roboczej lub ograniczenia w dostawie energii. Strona, u której wyniknęły utrudnienia w wykonaniu </w:t>
      </w:r>
      <w:r>
        <w:t>u</w:t>
      </w:r>
      <w:r>
        <w:rPr>
          <w:color w:val="000000"/>
        </w:rPr>
        <w:t xml:space="preserve">mowy wskutek działania siły wyższej, jest obowiązana do niezwłocznego poinformowania drugiej Strony o wystąpieniu i ustaniu działania siły wyższej. Brak powiadomienia lub zwłoka z powiadomieniem drugiej Strony o wystąpieniu siły wyższej spowoduje, iż Strona ta nie będzie mogła skutecznie powoływać się na siłę wyższą jako przyczynę zwolnienia z odpowiedzialności za niewykonanie lub nienależyte wykonanie zobowiązania. Strona, u której wyniknęły utrudnienia w wykonaniu </w:t>
      </w:r>
      <w:r>
        <w:t>u</w:t>
      </w:r>
      <w:r>
        <w:rPr>
          <w:color w:val="000000"/>
        </w:rPr>
        <w:t xml:space="preserve">mowy na skutek działania siły wyższej, jest obowiązana do podjęcia wszelkich możliwych i prawem przewidzianych działań w celu zminimalizowania wpływu działania siły wyższej na wykonanie </w:t>
      </w:r>
      <w:r>
        <w:t>u</w:t>
      </w:r>
      <w:r>
        <w:rPr>
          <w:color w:val="000000"/>
        </w:rPr>
        <w:t xml:space="preserve">mowy. Daty lub terminy wypełnienia zobowiązań wynikających z </w:t>
      </w:r>
      <w:r>
        <w:t>u</w:t>
      </w:r>
      <w:r>
        <w:rPr>
          <w:color w:val="000000"/>
        </w:rPr>
        <w:t xml:space="preserve">mowy zostaną przełożone lub przedłużone o okres, w którym istniała siła wyższa. Siła wyższa nie obejmuje zdarzeń, będących wynikiem niewykonania lub nienależytego wykonywania </w:t>
      </w:r>
      <w:r>
        <w:t>u</w:t>
      </w:r>
      <w:r>
        <w:rPr>
          <w:color w:val="000000"/>
        </w:rPr>
        <w:t xml:space="preserve">mowy, których wystąpienie Strona przy dołożeniu należytej staranności mogła przewidzieć w chwili zawierania </w:t>
      </w:r>
      <w:r>
        <w:t>u</w:t>
      </w:r>
      <w:r>
        <w:rPr>
          <w:color w:val="000000"/>
        </w:rPr>
        <w:t>mowy lub mogła im zapobiec.</w:t>
      </w:r>
    </w:p>
    <w:p w14:paraId="5373F6E8" w14:textId="77777777" w:rsidR="001124C6" w:rsidRDefault="00596023">
      <w:pPr>
        <w:numPr>
          <w:ilvl w:val="3"/>
          <w:numId w:val="8"/>
        </w:numPr>
        <w:spacing w:after="0"/>
        <w:ind w:left="1361" w:right="0" w:hanging="340"/>
      </w:pPr>
      <w:r>
        <w:rPr>
          <w:color w:val="000000"/>
        </w:rPr>
        <w:t xml:space="preserve">Zmian sposobu rozliczania umowy lub dokonywania płatności na rzecz Wykonawcy na skutek zmian zawartej przez Zamawiającego umowy o dofinansowanie lub Wytycznych wskazanych w </w:t>
      </w:r>
      <w:r>
        <w:rPr>
          <w:b/>
          <w:color w:val="000000"/>
        </w:rPr>
        <w:t>pkt. 1.1</w:t>
      </w:r>
      <w:r>
        <w:rPr>
          <w:color w:val="000000"/>
        </w:rPr>
        <w:t xml:space="preserve"> niniejszego zapytania.  </w:t>
      </w:r>
    </w:p>
    <w:p w14:paraId="22D4129A" w14:textId="77777777" w:rsidR="001124C6" w:rsidRDefault="00596023">
      <w:pPr>
        <w:numPr>
          <w:ilvl w:val="1"/>
          <w:numId w:val="4"/>
        </w:numPr>
        <w:spacing w:after="0"/>
        <w:ind w:right="59" w:hanging="566"/>
      </w:pPr>
      <w:r>
        <w:t>Zamawiający zastrzega sobie prawo do niepodpisania umowy lub do odstąpienia od realizacji w całości lub części umowy zawartej z wybranym Wykonawcą w sytuacji wystąpienia okoliczności powodujących, że wykonanie zamówienia staje się niemożliwe lub zmieniły się warunki realizacji zamówienia.</w:t>
      </w:r>
    </w:p>
    <w:p w14:paraId="3CDA5C23" w14:textId="77777777" w:rsidR="001124C6" w:rsidRDefault="00596023">
      <w:pPr>
        <w:numPr>
          <w:ilvl w:val="1"/>
          <w:numId w:val="4"/>
        </w:numPr>
        <w:spacing w:after="0"/>
        <w:ind w:right="59" w:hanging="566"/>
      </w:pPr>
      <w:r>
        <w:t>Wykonawca nie będzie rościł praw do wynagrodzenia za niewykorzystaną i niezrealizowaną wielkość zamówienia.</w:t>
      </w:r>
    </w:p>
    <w:p w14:paraId="200D7B6A" w14:textId="77777777" w:rsidR="001124C6" w:rsidRDefault="00596023">
      <w:pPr>
        <w:numPr>
          <w:ilvl w:val="1"/>
          <w:numId w:val="4"/>
        </w:numPr>
        <w:spacing w:after="0"/>
        <w:ind w:right="59" w:hanging="566"/>
      </w:pPr>
      <w:bookmarkStart w:id="39" w:name="_heading=h.1t3h5sf" w:colFirst="0" w:colLast="0"/>
      <w:bookmarkEnd w:id="39"/>
      <w:r>
        <w:t>Rozliczenie z Wykonawcą nastąpi jednorazowo, po zakończeniu przez Wykonawcę i odebraniu przez Zamawiającego prac. Rozliczenia nastąpią po podpisaniu protokołów odbioru potwierdzających prawidłowe wykonanie prac.</w:t>
      </w:r>
    </w:p>
    <w:p w14:paraId="40445D09" w14:textId="77777777" w:rsidR="001124C6" w:rsidRDefault="00596023">
      <w:pPr>
        <w:numPr>
          <w:ilvl w:val="1"/>
          <w:numId w:val="4"/>
        </w:numPr>
        <w:spacing w:after="0"/>
        <w:ind w:right="59" w:hanging="566"/>
      </w:pPr>
      <w:r>
        <w:t xml:space="preserve"> Zamawiający za nienależyte wykonanie umowy przez Wykonawcę może stosować kary umowne wskazane w umowie zawieranej z Wykonawcą.</w:t>
      </w:r>
    </w:p>
    <w:p w14:paraId="19B1FFB5" w14:textId="77777777" w:rsidR="001124C6" w:rsidRDefault="00596023">
      <w:pPr>
        <w:numPr>
          <w:ilvl w:val="1"/>
          <w:numId w:val="4"/>
        </w:numPr>
        <w:spacing w:after="0"/>
        <w:ind w:right="59" w:hanging="566"/>
      </w:pPr>
      <w:r>
        <w:t xml:space="preserve"> Zamawiający informuje, iż przetwarza dane osobowe uzyskane w trakcie postępowania, a w szczególności: dane osobowe ujawnione w ofertach, dokumentach i oświadczeniach dołączonych do oferty oraz dane osobowe ujawnione w dokumentach i oświadczeniach składanych w czasie realizacji zamówienia.</w:t>
      </w:r>
    </w:p>
    <w:p w14:paraId="5CAB89A2" w14:textId="77777777" w:rsidR="001124C6" w:rsidRDefault="00596023">
      <w:pPr>
        <w:numPr>
          <w:ilvl w:val="1"/>
          <w:numId w:val="4"/>
        </w:numPr>
        <w:spacing w:after="0"/>
        <w:ind w:right="59" w:hanging="566"/>
      </w:pPr>
      <w:r>
        <w:t xml:space="preserve"> Przetwarzanie danych osobowych przez Zamawiającego jest niezbędne dla celów wynikających z prawnie uzasadnionych interesów realizowanych przez Zamawiającego i wypełnienia obowiązku prawnego ciążącego na administratorze. W związku z tym, Wykonawca przystępując do postępowania jest obowiązany do wyrażenia zgody na przetwarzanie informacji zawierających dane osobowe oraz do pisemnego poinformowania i uzyskania zgody każdej osoby, której dane osobowe będą podane w ofercie, oświadczeniach i dokumentach złożonych w postępowaniu. Na tę okoliczność Wykonawca złoży stosowne pisemne oświadczenie (zawarte w Formularzu ofertowym).</w:t>
      </w:r>
    </w:p>
    <w:p w14:paraId="3BCC059C" w14:textId="77777777" w:rsidR="001124C6" w:rsidRDefault="00596023">
      <w:pPr>
        <w:numPr>
          <w:ilvl w:val="1"/>
          <w:numId w:val="4"/>
        </w:numPr>
        <w:spacing w:after="0"/>
        <w:ind w:right="59" w:hanging="566"/>
      </w:pPr>
      <w:r>
        <w:t xml:space="preserve"> Zgodnie z art. 13 ust. 1 i 2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(Dz. Urz. UE L 119 z 04.05.2016, str. 1), dalej „RODO”, Zamawiający informuje, że: </w:t>
      </w:r>
    </w:p>
    <w:p w14:paraId="1D0011E2" w14:textId="77777777" w:rsidR="001124C6" w:rsidRDefault="00596023">
      <w:pPr>
        <w:numPr>
          <w:ilvl w:val="0"/>
          <w:numId w:val="3"/>
        </w:numPr>
        <w:spacing w:after="0"/>
        <w:ind w:left="1361" w:right="0" w:hanging="340"/>
      </w:pPr>
      <w:r>
        <w:lastRenderedPageBreak/>
        <w:t xml:space="preserve">Administratorem zebranych danych osobowych pozyskanych podczas niniejszego postępowania, w celu wyłonienia Wykonawcy usługi związanej z niniejszym zapytaniem ofertowym jest Zamawiający: Uniwersytet </w:t>
      </w:r>
      <w:proofErr w:type="gramStart"/>
      <w:r>
        <w:t>SWPS ;</w:t>
      </w:r>
      <w:proofErr w:type="gramEnd"/>
      <w:r>
        <w:t xml:space="preserve"> ul. Chodakowska 19/31, 03-815 Warszawa.</w:t>
      </w:r>
    </w:p>
    <w:p w14:paraId="26BAC745" w14:textId="77777777" w:rsidR="001124C6" w:rsidRDefault="00596023">
      <w:pPr>
        <w:numPr>
          <w:ilvl w:val="0"/>
          <w:numId w:val="3"/>
        </w:numPr>
        <w:spacing w:after="0"/>
        <w:ind w:left="1361" w:right="0" w:hanging="340"/>
      </w:pPr>
      <w:r>
        <w:t>Zebrane dane osobowe Wykonawców i innych osób związanych z postępowaniem przetwarzane będą na podstawie art. 6 ust. 1 lit. c RODO w celu związanym z niniejszym postępowaniem.</w:t>
      </w:r>
    </w:p>
    <w:p w14:paraId="667B766F" w14:textId="77777777" w:rsidR="001124C6" w:rsidRDefault="00596023">
      <w:pPr>
        <w:numPr>
          <w:ilvl w:val="0"/>
          <w:numId w:val="3"/>
        </w:numPr>
        <w:spacing w:after="0"/>
        <w:ind w:left="1361" w:right="0" w:hanging="340"/>
      </w:pPr>
      <w:r>
        <w:t>Zebrane dane osobowe będą przechowywane, zgodnie z umową o dofinansowanie w okresie przeprowadzenia postępowania, w okresie realizacji umowy zawartej w wyniku przeprowadzenia postępowania, w okresie po zakończeniu realizacji umowy – przez okres, w którym administrator będzie realizował cele wynikające z prawnie uzasadnionych interesów realizowanych przez administratora, które są związane z ww. umową lub obowiązkami wynikającymi z przepisów prawa powszechnie obowiązującego.</w:t>
      </w:r>
    </w:p>
    <w:p w14:paraId="297B6E65" w14:textId="77777777" w:rsidR="001124C6" w:rsidRDefault="00596023">
      <w:pPr>
        <w:numPr>
          <w:ilvl w:val="0"/>
          <w:numId w:val="3"/>
        </w:numPr>
        <w:spacing w:after="0"/>
        <w:ind w:left="1361" w:right="0" w:hanging="340"/>
      </w:pPr>
      <w:bookmarkStart w:id="40" w:name="_heading=h.4d34og8" w:colFirst="0" w:colLast="0"/>
      <w:bookmarkEnd w:id="40"/>
      <w:r>
        <w:t>W odniesieniu do zebranych danych osobowych decyzje nie będą podejmowane w sposób zautomatyzowany, stosowanie do art. 22 RODO.</w:t>
      </w:r>
    </w:p>
    <w:p w14:paraId="7F46EC02" w14:textId="77777777" w:rsidR="001124C6" w:rsidRDefault="00596023">
      <w:pPr>
        <w:numPr>
          <w:ilvl w:val="0"/>
          <w:numId w:val="3"/>
        </w:numPr>
        <w:spacing w:after="0"/>
        <w:ind w:left="1361" w:right="0" w:hanging="340"/>
      </w:pPr>
      <w:r>
        <w:t>Wykonawca i inne osoby/podmioty wskazane przez Wykonawcę, podający swoje dane osobowe Zamawiającemu w związku z niniejszym zapytaniem ofertowym posiadają:</w:t>
      </w:r>
    </w:p>
    <w:p w14:paraId="5ED90854" w14:textId="77777777" w:rsidR="001124C6" w:rsidRDefault="00596023">
      <w:pPr>
        <w:numPr>
          <w:ilvl w:val="0"/>
          <w:numId w:val="10"/>
        </w:numPr>
        <w:spacing w:after="0"/>
        <w:ind w:left="1758" w:right="0" w:hanging="340"/>
      </w:pPr>
      <w:r>
        <w:t>prawo dostępu do swoich danych osobowych – na podstawie art. 15 RODO,</w:t>
      </w:r>
    </w:p>
    <w:p w14:paraId="4721653E" w14:textId="77777777" w:rsidR="001124C6" w:rsidRDefault="00596023">
      <w:pPr>
        <w:numPr>
          <w:ilvl w:val="0"/>
          <w:numId w:val="10"/>
        </w:numPr>
        <w:spacing w:after="0"/>
        <w:ind w:left="1758" w:right="0" w:hanging="340"/>
      </w:pPr>
      <w:r>
        <w:t>prawo do sprostowania danych osobowych ich dotyczących – na podstawie art. 16 RODO</w:t>
      </w:r>
      <w:r>
        <w:rPr>
          <w:sz w:val="23"/>
          <w:szCs w:val="23"/>
          <w:vertAlign w:val="superscript"/>
        </w:rPr>
        <w:footnoteReference w:id="1"/>
      </w:r>
      <w:r>
        <w:t>,</w:t>
      </w:r>
    </w:p>
    <w:p w14:paraId="6735D67C" w14:textId="77777777" w:rsidR="001124C6" w:rsidRDefault="00596023">
      <w:pPr>
        <w:numPr>
          <w:ilvl w:val="0"/>
          <w:numId w:val="10"/>
        </w:numPr>
        <w:spacing w:after="0"/>
        <w:ind w:left="1758" w:right="0" w:hanging="340"/>
      </w:pPr>
      <w:r>
        <w:t>prawo żądania od administratora ograniczenia przetwarzania danych osobowych z zastrzeżeniem przypadków, o których mowa w art. 18 ust. 2 RODO</w:t>
      </w:r>
      <w:r>
        <w:rPr>
          <w:sz w:val="23"/>
          <w:szCs w:val="23"/>
          <w:vertAlign w:val="superscript"/>
        </w:rPr>
        <w:footnoteReference w:id="2"/>
      </w:r>
      <w:r>
        <w:t xml:space="preserve"> – na podstawie art. 18 RODO,</w:t>
      </w:r>
    </w:p>
    <w:p w14:paraId="17724085" w14:textId="77777777" w:rsidR="001124C6" w:rsidRDefault="00596023">
      <w:pPr>
        <w:numPr>
          <w:ilvl w:val="0"/>
          <w:numId w:val="10"/>
        </w:numPr>
        <w:spacing w:after="0"/>
        <w:ind w:left="1758" w:right="0" w:hanging="340"/>
      </w:pPr>
      <w:r>
        <w:t>prawo do wniesienia skargi do Prezesa Urzędu Ochrony Danych Osobowych, gdy Wykonawca uzna, że przetwarzanie danych osobowych go dotyczących narusza przepisy RODO.</w:t>
      </w:r>
    </w:p>
    <w:p w14:paraId="1521F042" w14:textId="77777777" w:rsidR="001124C6" w:rsidRDefault="00596023">
      <w:pPr>
        <w:numPr>
          <w:ilvl w:val="0"/>
          <w:numId w:val="3"/>
        </w:numPr>
        <w:spacing w:after="0"/>
        <w:ind w:left="1361" w:right="0" w:hanging="340"/>
      </w:pPr>
      <w:r>
        <w:t>Nie przysługuje Wykonawcy i innym osobom związanym z niniejszym postępowaniem:</w:t>
      </w:r>
    </w:p>
    <w:p w14:paraId="520AC175" w14:textId="77777777" w:rsidR="001124C6" w:rsidRDefault="00596023">
      <w:pPr>
        <w:numPr>
          <w:ilvl w:val="0"/>
          <w:numId w:val="10"/>
        </w:numPr>
        <w:spacing w:after="0"/>
        <w:ind w:left="1758" w:right="0" w:hanging="340"/>
      </w:pPr>
      <w:r>
        <w:t>w związku z art. 17 ust. 3 lit. b, d lub e RODO prawo do usunięcia danych osobowych,</w:t>
      </w:r>
    </w:p>
    <w:p w14:paraId="01AC892A" w14:textId="77777777" w:rsidR="001124C6" w:rsidRDefault="00596023">
      <w:pPr>
        <w:numPr>
          <w:ilvl w:val="0"/>
          <w:numId w:val="10"/>
        </w:numPr>
        <w:spacing w:after="0"/>
        <w:ind w:left="1758" w:right="0" w:hanging="340"/>
      </w:pPr>
      <w:r>
        <w:t>prawo do przenoszenia danych osobowych, o którym mowa w art. 20 RODO,</w:t>
      </w:r>
    </w:p>
    <w:p w14:paraId="5316B3B3" w14:textId="77777777" w:rsidR="001124C6" w:rsidRDefault="00596023">
      <w:pPr>
        <w:numPr>
          <w:ilvl w:val="0"/>
          <w:numId w:val="10"/>
        </w:numPr>
        <w:spacing w:after="0"/>
        <w:ind w:left="1758" w:right="0" w:hanging="340"/>
      </w:pPr>
      <w:r>
        <w:t>na podstawie art. 21 RODO prawo sprzeciwu, wobec przetwarzania danych osobowych, gdyż podstawą prawną przetwarzania danych osobowych Wykonawcy i innych osób wskazanych przez Wykonawcę jest art. 6 ust. 1 lit. c RODO.</w:t>
      </w:r>
    </w:p>
    <w:p w14:paraId="28F8B0A6" w14:textId="77777777" w:rsidR="001124C6" w:rsidRDefault="001124C6">
      <w:pPr>
        <w:spacing w:after="0"/>
        <w:ind w:left="911" w:right="59" w:firstLine="0"/>
      </w:pPr>
    </w:p>
    <w:p w14:paraId="679D99E2" w14:textId="77777777" w:rsidR="001124C6" w:rsidRDefault="001124C6">
      <w:pPr>
        <w:spacing w:after="0"/>
        <w:ind w:right="59" w:firstLine="0"/>
      </w:pPr>
    </w:p>
    <w:p w14:paraId="24255B2E" w14:textId="77777777" w:rsidR="001124C6" w:rsidRDefault="00596023">
      <w:pPr>
        <w:spacing w:after="0"/>
        <w:ind w:left="355" w:right="59" w:firstLine="0"/>
      </w:pPr>
      <w:r>
        <w:t>Załącznik nr 1 – Formularz ofertowy</w:t>
      </w:r>
    </w:p>
    <w:p w14:paraId="4827B2A7" w14:textId="77777777" w:rsidR="001124C6" w:rsidRDefault="00596023">
      <w:pPr>
        <w:spacing w:after="0"/>
        <w:ind w:left="355" w:right="59" w:firstLine="0"/>
      </w:pPr>
      <w:r>
        <w:t>Załącznik nr 2 - Opis Przedmiotu Zamówienia</w:t>
      </w:r>
    </w:p>
    <w:p w14:paraId="35FD7A53" w14:textId="77777777" w:rsidR="001124C6" w:rsidRDefault="00596023">
      <w:pPr>
        <w:spacing w:after="0"/>
        <w:ind w:left="355" w:right="59" w:firstLine="0"/>
      </w:pPr>
      <w:r>
        <w:t>Załącznik nr 3 - Istotne Postanowienia Umowy</w:t>
      </w:r>
    </w:p>
    <w:p w14:paraId="584A8AD5" w14:textId="77777777" w:rsidR="001124C6" w:rsidRDefault="00596023">
      <w:pPr>
        <w:spacing w:after="0"/>
        <w:ind w:left="355" w:right="59" w:firstLine="0"/>
      </w:pPr>
      <w:r>
        <w:t>Załącznik nr 4 - Wzór Protokołu Zdawczo-Odbiorczego</w:t>
      </w:r>
    </w:p>
    <w:sectPr w:rsidR="001124C6">
      <w:headerReference w:type="default" r:id="rId11"/>
      <w:footerReference w:type="default" r:id="rId12"/>
      <w:pgSz w:w="11906" w:h="16838"/>
      <w:pgMar w:top="1985" w:right="646" w:bottom="1094" w:left="357" w:header="709" w:footer="283"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D9273" w14:textId="77777777" w:rsidR="002B41F2" w:rsidRDefault="002B41F2">
      <w:pPr>
        <w:spacing w:after="0"/>
      </w:pPr>
      <w:r>
        <w:separator/>
      </w:r>
    </w:p>
  </w:endnote>
  <w:endnote w:type="continuationSeparator" w:id="0">
    <w:p w14:paraId="404347C3" w14:textId="77777777" w:rsidR="002B41F2" w:rsidRDefault="002B41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00856" w14:textId="77777777" w:rsidR="001124C6" w:rsidRDefault="00596023">
    <w:pPr>
      <w:tabs>
        <w:tab w:val="center" w:pos="4536"/>
        <w:tab w:val="right" w:pos="9072"/>
      </w:tabs>
      <w:spacing w:after="0"/>
      <w:jc w:val="right"/>
    </w:pPr>
    <w:r>
      <w:rPr>
        <w:color w:val="000000"/>
        <w:sz w:val="20"/>
        <w:szCs w:val="20"/>
      </w:rPr>
      <w:t xml:space="preserve">Strona </w:t>
    </w:r>
    <w:r>
      <w:fldChar w:fldCharType="begin"/>
    </w:r>
    <w:r>
      <w:instrText>PAGE</w:instrText>
    </w:r>
    <w:r>
      <w:fldChar w:fldCharType="separate"/>
    </w:r>
    <w:r w:rsidR="007260CF">
      <w:rPr>
        <w:noProof/>
      </w:rPr>
      <w:t>1</w:t>
    </w:r>
    <w:r>
      <w:fldChar w:fldCharType="end"/>
    </w:r>
    <w:r>
      <w:rPr>
        <w:color w:val="000000"/>
        <w:sz w:val="20"/>
        <w:szCs w:val="20"/>
      </w:rPr>
      <w:t xml:space="preserve"> z </w:t>
    </w:r>
    <w:r>
      <w:fldChar w:fldCharType="begin"/>
    </w:r>
    <w:r>
      <w:instrText>NUMPAGES</w:instrText>
    </w:r>
    <w:r>
      <w:fldChar w:fldCharType="separate"/>
    </w:r>
    <w:r w:rsidR="007260CF">
      <w:rPr>
        <w:noProof/>
      </w:rPr>
      <w:t>2</w:t>
    </w:r>
    <w:r>
      <w:fldChar w:fldCharType="end"/>
    </w:r>
  </w:p>
  <w:p w14:paraId="019C6D57" w14:textId="77777777" w:rsidR="001124C6" w:rsidRDefault="001124C6">
    <w:pPr>
      <w:tabs>
        <w:tab w:val="center" w:pos="4536"/>
        <w:tab w:val="right" w:pos="9072"/>
      </w:tabs>
    </w:pPr>
  </w:p>
  <w:p w14:paraId="691B56E4" w14:textId="77777777" w:rsidR="001124C6" w:rsidRDefault="001124C6">
    <w:pPr>
      <w:tabs>
        <w:tab w:val="center" w:pos="4536"/>
        <w:tab w:val="right" w:pos="9072"/>
      </w:tabs>
      <w:spacing w:before="120" w:after="0"/>
      <w:ind w:left="11" w:right="74" w:hanging="11"/>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99426" w14:textId="77777777" w:rsidR="002B41F2" w:rsidRDefault="002B41F2">
      <w:pPr>
        <w:spacing w:after="0"/>
      </w:pPr>
      <w:r>
        <w:separator/>
      </w:r>
    </w:p>
  </w:footnote>
  <w:footnote w:type="continuationSeparator" w:id="0">
    <w:p w14:paraId="3C4F7CBF" w14:textId="77777777" w:rsidR="002B41F2" w:rsidRDefault="002B41F2">
      <w:pPr>
        <w:spacing w:after="0"/>
      </w:pPr>
      <w:r>
        <w:continuationSeparator/>
      </w:r>
    </w:p>
  </w:footnote>
  <w:footnote w:id="1">
    <w:p w14:paraId="27DA2C09" w14:textId="77777777" w:rsidR="001124C6" w:rsidRDefault="00596023">
      <w:pPr>
        <w:spacing w:before="120" w:after="120"/>
        <w:ind w:left="0" w:hanging="10"/>
      </w:pPr>
      <w:r>
        <w:rPr>
          <w:vertAlign w:val="superscript"/>
        </w:rPr>
        <w:footnoteRef/>
      </w:r>
      <w:r>
        <w:rPr>
          <w:b/>
          <w:sz w:val="20"/>
          <w:szCs w:val="20"/>
        </w:rPr>
        <w:tab/>
        <w:t>Wyjaśnienie:</w:t>
      </w:r>
      <w:r>
        <w:rPr>
          <w:sz w:val="20"/>
          <w:szCs w:val="20"/>
        </w:rPr>
        <w:t xml:space="preserve"> skorzystanie z prawa do sprostowania nie może skutkować zmianą wyniku postępowania o udzielenie zamówienia ani zmianą postanowień umowy w zakresie niezgodnym z Wytycznymi w zakresie kwalifikowalności wydatków w ramach Europejskiego Funduszu Rozwoju Regionalnego, Europejskiego Funduszu Społecznego oraz Funduszu Spójności na lata 2014-2020 z oraz nie może naruszać integralności protokołu oraz jego załączników.</w:t>
      </w:r>
    </w:p>
  </w:footnote>
  <w:footnote w:id="2">
    <w:p w14:paraId="77D8297C" w14:textId="77777777" w:rsidR="001124C6" w:rsidRDefault="00596023">
      <w:pPr>
        <w:spacing w:before="120" w:after="120"/>
        <w:ind w:left="0" w:hanging="10"/>
      </w:pPr>
      <w:r>
        <w:rPr>
          <w:vertAlign w:val="superscript"/>
        </w:rPr>
        <w:footnoteRef/>
      </w:r>
      <w:r>
        <w:rPr>
          <w:b/>
          <w:sz w:val="20"/>
          <w:szCs w:val="20"/>
        </w:rPr>
        <w:tab/>
        <w:t>Wyjaśnienie:</w:t>
      </w:r>
      <w:r>
        <w:rPr>
          <w:sz w:val="20"/>
          <w:szCs w:val="20"/>
        </w:rPr>
        <w:t xml:space="preserve"> prawo do ograniczenia przetwarzania nie ma zastosowania w odniesieniu do przechowywania, w celu zapewnienia korzystania ze środków ochrony prawnej lub w celu ochrony praw innej osoby fizycznej lub prawnej, lub z uwagi na ważne względy interesu publicznego Unii Europejskiej lub państwa członkowskiego.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DA9BD" w14:textId="77777777" w:rsidR="001124C6" w:rsidRDefault="00596023">
    <w:pPr>
      <w:tabs>
        <w:tab w:val="center" w:pos="4536"/>
        <w:tab w:val="right" w:pos="9072"/>
      </w:tabs>
      <w:spacing w:after="120"/>
      <w:ind w:left="11" w:right="74" w:hanging="11"/>
      <w:jc w:val="left"/>
      <w:rPr>
        <w:color w:val="000000"/>
      </w:rPr>
    </w:pPr>
    <w:r>
      <w:rPr>
        <w:noProof/>
      </w:rPr>
      <w:drawing>
        <wp:inline distT="0" distB="0" distL="0" distR="0" wp14:anchorId="1BA83B54" wp14:editId="1FF8D398">
          <wp:extent cx="1333500" cy="600075"/>
          <wp:effectExtent l="0" t="0" r="0" b="0"/>
          <wp:docPr id="4" name="image1.jpg" descr="https://lh7-us.googleusercontent.com/PieRBafOwgDc5mmckn8MMqrsCA5N3xmSic4843SbQaRR1g1kyCS7VyGVchraE9Mgt3zMMxtKqFh0Yo4Z1bsw5869yoyxrOSPLwOmwlL9fgVxXmRrv9UPKx5pPG-akiufOha-3tp_8Cr8h_W_mP5P4w"/>
          <wp:cNvGraphicFramePr/>
          <a:graphic xmlns:a="http://schemas.openxmlformats.org/drawingml/2006/main">
            <a:graphicData uri="http://schemas.openxmlformats.org/drawingml/2006/picture">
              <pic:pic xmlns:pic="http://schemas.openxmlformats.org/drawingml/2006/picture">
                <pic:nvPicPr>
                  <pic:cNvPr id="0" name="image1.jpg" descr="https://lh7-us.googleusercontent.com/PieRBafOwgDc5mmckn8MMqrsCA5N3xmSic4843SbQaRR1g1kyCS7VyGVchraE9Mgt3zMMxtKqFh0Yo4Z1bsw5869yoyxrOSPLwOmwlL9fgVxXmRrv9UPKx5pPG-akiufOha-3tp_8Cr8h_W_mP5P4w"/>
                  <pic:cNvPicPr preferRelativeResize="0"/>
                </pic:nvPicPr>
                <pic:blipFill>
                  <a:blip r:embed="rId1"/>
                  <a:srcRect/>
                  <a:stretch>
                    <a:fillRect/>
                  </a:stretch>
                </pic:blipFill>
                <pic:spPr>
                  <a:xfrm>
                    <a:off x="0" y="0"/>
                    <a:ext cx="1333500" cy="6000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A6B3A"/>
    <w:multiLevelType w:val="multilevel"/>
    <w:tmpl w:val="B840F2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47A498E"/>
    <w:multiLevelType w:val="multilevel"/>
    <w:tmpl w:val="39609DD6"/>
    <w:lvl w:ilvl="0">
      <w:start w:val="1"/>
      <w:numFmt w:val="decimal"/>
      <w:lvlText w:val="%1"/>
      <w:lvlJc w:val="left"/>
      <w:pPr>
        <w:ind w:left="360" w:hanging="360"/>
      </w:pPr>
      <w:rPr>
        <w:b w:val="0"/>
        <w:i w:val="0"/>
        <w:strike w:val="0"/>
        <w:color w:val="000000"/>
        <w:sz w:val="22"/>
        <w:szCs w:val="22"/>
        <w:u w:val="none"/>
        <w:vertAlign w:val="baseline"/>
      </w:rPr>
    </w:lvl>
    <w:lvl w:ilvl="1">
      <w:start w:val="1"/>
      <w:numFmt w:val="lowerLetter"/>
      <w:lvlText w:val="%2"/>
      <w:lvlJc w:val="left"/>
      <w:pPr>
        <w:ind w:left="574" w:hanging="574"/>
      </w:pPr>
      <w:rPr>
        <w:b w:val="0"/>
        <w:i w:val="0"/>
        <w:strike w:val="0"/>
        <w:color w:val="000000"/>
        <w:sz w:val="22"/>
        <w:szCs w:val="22"/>
        <w:u w:val="none"/>
        <w:vertAlign w:val="baseline"/>
      </w:rPr>
    </w:lvl>
    <w:lvl w:ilvl="2">
      <w:start w:val="1"/>
      <w:numFmt w:val="lowerLetter"/>
      <w:lvlText w:val="%3)"/>
      <w:lvlJc w:val="left"/>
      <w:pPr>
        <w:ind w:left="1068" w:hanging="1068"/>
      </w:pPr>
      <w:rPr>
        <w:b w:val="0"/>
        <w:i w:val="0"/>
        <w:strike w:val="0"/>
        <w:color w:val="000000"/>
        <w:sz w:val="22"/>
        <w:szCs w:val="22"/>
        <w:u w:val="none"/>
        <w:vertAlign w:val="baseline"/>
      </w:rPr>
    </w:lvl>
    <w:lvl w:ilvl="3">
      <w:start w:val="1"/>
      <w:numFmt w:val="decimal"/>
      <w:lvlText w:val="%4"/>
      <w:lvlJc w:val="left"/>
      <w:pPr>
        <w:ind w:left="1507" w:hanging="1507"/>
      </w:pPr>
      <w:rPr>
        <w:b w:val="0"/>
        <w:i w:val="0"/>
        <w:strike w:val="0"/>
        <w:color w:val="000000"/>
        <w:sz w:val="22"/>
        <w:szCs w:val="22"/>
        <w:u w:val="none"/>
        <w:vertAlign w:val="baseline"/>
      </w:rPr>
    </w:lvl>
    <w:lvl w:ilvl="4">
      <w:start w:val="1"/>
      <w:numFmt w:val="lowerLetter"/>
      <w:lvlText w:val="%5"/>
      <w:lvlJc w:val="left"/>
      <w:pPr>
        <w:ind w:left="2227" w:hanging="2227"/>
      </w:pPr>
      <w:rPr>
        <w:b w:val="0"/>
        <w:i w:val="0"/>
        <w:strike w:val="0"/>
        <w:color w:val="000000"/>
        <w:sz w:val="22"/>
        <w:szCs w:val="22"/>
        <w:u w:val="none"/>
        <w:vertAlign w:val="baseline"/>
      </w:rPr>
    </w:lvl>
    <w:lvl w:ilvl="5">
      <w:start w:val="1"/>
      <w:numFmt w:val="lowerRoman"/>
      <w:lvlText w:val="%6"/>
      <w:lvlJc w:val="left"/>
      <w:pPr>
        <w:ind w:left="2947" w:hanging="2947"/>
      </w:pPr>
      <w:rPr>
        <w:b w:val="0"/>
        <w:i w:val="0"/>
        <w:strike w:val="0"/>
        <w:color w:val="000000"/>
        <w:sz w:val="22"/>
        <w:szCs w:val="22"/>
        <w:u w:val="none"/>
        <w:vertAlign w:val="baseline"/>
      </w:rPr>
    </w:lvl>
    <w:lvl w:ilvl="6">
      <w:start w:val="1"/>
      <w:numFmt w:val="decimal"/>
      <w:lvlText w:val="%7"/>
      <w:lvlJc w:val="left"/>
      <w:pPr>
        <w:ind w:left="3667" w:hanging="3667"/>
      </w:pPr>
      <w:rPr>
        <w:b w:val="0"/>
        <w:i w:val="0"/>
        <w:strike w:val="0"/>
        <w:color w:val="000000"/>
        <w:sz w:val="22"/>
        <w:szCs w:val="22"/>
        <w:u w:val="none"/>
        <w:vertAlign w:val="baseline"/>
      </w:rPr>
    </w:lvl>
    <w:lvl w:ilvl="7">
      <w:start w:val="1"/>
      <w:numFmt w:val="lowerLetter"/>
      <w:lvlText w:val="%8"/>
      <w:lvlJc w:val="left"/>
      <w:pPr>
        <w:ind w:left="4387" w:hanging="4387"/>
      </w:pPr>
      <w:rPr>
        <w:b w:val="0"/>
        <w:i w:val="0"/>
        <w:strike w:val="0"/>
        <w:color w:val="000000"/>
        <w:sz w:val="22"/>
        <w:szCs w:val="22"/>
        <w:u w:val="none"/>
        <w:vertAlign w:val="baseline"/>
      </w:rPr>
    </w:lvl>
    <w:lvl w:ilvl="8">
      <w:start w:val="1"/>
      <w:numFmt w:val="lowerRoman"/>
      <w:lvlText w:val="%9"/>
      <w:lvlJc w:val="left"/>
      <w:pPr>
        <w:ind w:left="5107" w:hanging="5107"/>
      </w:pPr>
      <w:rPr>
        <w:b w:val="0"/>
        <w:i w:val="0"/>
        <w:strike w:val="0"/>
        <w:color w:val="000000"/>
        <w:sz w:val="22"/>
        <w:szCs w:val="22"/>
        <w:u w:val="none"/>
        <w:vertAlign w:val="baseline"/>
      </w:rPr>
    </w:lvl>
  </w:abstractNum>
  <w:abstractNum w:abstractNumId="2" w15:restartNumberingAfterBreak="0">
    <w:nsid w:val="15FC15AB"/>
    <w:multiLevelType w:val="multilevel"/>
    <w:tmpl w:val="DE588974"/>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67674C0"/>
    <w:multiLevelType w:val="multilevel"/>
    <w:tmpl w:val="50CCFF90"/>
    <w:lvl w:ilvl="0">
      <w:start w:val="1"/>
      <w:numFmt w:val="bullet"/>
      <w:lvlText w:val="●"/>
      <w:lvlJc w:val="left"/>
      <w:pPr>
        <w:ind w:left="720" w:hanging="360"/>
      </w:pPr>
      <w:rPr>
        <w:sz w:val="20"/>
        <w:szCs w:val="20"/>
      </w:rPr>
    </w:lvl>
    <w:lvl w:ilvl="1">
      <w:start w:val="1"/>
      <w:numFmt w:val="bullet"/>
      <w:lvlText w:val="o"/>
      <w:lvlJc w:val="left"/>
      <w:pPr>
        <w:ind w:left="1440" w:hanging="360"/>
      </w:pPr>
      <w:rPr>
        <w:sz w:val="20"/>
        <w:szCs w:val="20"/>
      </w:rPr>
    </w:lvl>
    <w:lvl w:ilvl="2">
      <w:start w:val="1"/>
      <w:numFmt w:val="bullet"/>
      <w:lvlText w:val="▪"/>
      <w:lvlJc w:val="left"/>
      <w:pPr>
        <w:ind w:left="2160" w:hanging="360"/>
      </w:pPr>
      <w:rPr>
        <w:sz w:val="20"/>
        <w:szCs w:val="20"/>
      </w:rPr>
    </w:lvl>
    <w:lvl w:ilvl="3">
      <w:start w:val="1"/>
      <w:numFmt w:val="bullet"/>
      <w:lvlText w:val="▪"/>
      <w:lvlJc w:val="left"/>
      <w:pPr>
        <w:ind w:left="2880" w:hanging="360"/>
      </w:pPr>
      <w:rPr>
        <w:sz w:val="20"/>
        <w:szCs w:val="20"/>
      </w:rPr>
    </w:lvl>
    <w:lvl w:ilvl="4">
      <w:start w:val="1"/>
      <w:numFmt w:val="bullet"/>
      <w:lvlText w:val="▪"/>
      <w:lvlJc w:val="left"/>
      <w:pPr>
        <w:ind w:left="3600" w:hanging="360"/>
      </w:pPr>
      <w:rPr>
        <w:sz w:val="20"/>
        <w:szCs w:val="20"/>
      </w:rPr>
    </w:lvl>
    <w:lvl w:ilvl="5">
      <w:start w:val="1"/>
      <w:numFmt w:val="bullet"/>
      <w:lvlText w:val="▪"/>
      <w:lvlJc w:val="left"/>
      <w:pPr>
        <w:ind w:left="4320" w:hanging="360"/>
      </w:pPr>
      <w:rPr>
        <w:sz w:val="20"/>
        <w:szCs w:val="20"/>
      </w:rPr>
    </w:lvl>
    <w:lvl w:ilvl="6">
      <w:start w:val="1"/>
      <w:numFmt w:val="bullet"/>
      <w:lvlText w:val="▪"/>
      <w:lvlJc w:val="left"/>
      <w:pPr>
        <w:ind w:left="5040" w:hanging="360"/>
      </w:pPr>
      <w:rPr>
        <w:sz w:val="20"/>
        <w:szCs w:val="20"/>
      </w:rPr>
    </w:lvl>
    <w:lvl w:ilvl="7">
      <w:start w:val="1"/>
      <w:numFmt w:val="bullet"/>
      <w:lvlText w:val="▪"/>
      <w:lvlJc w:val="left"/>
      <w:pPr>
        <w:ind w:left="5760" w:hanging="360"/>
      </w:pPr>
      <w:rPr>
        <w:sz w:val="20"/>
        <w:szCs w:val="20"/>
      </w:rPr>
    </w:lvl>
    <w:lvl w:ilvl="8">
      <w:start w:val="1"/>
      <w:numFmt w:val="bullet"/>
      <w:lvlText w:val="▪"/>
      <w:lvlJc w:val="left"/>
      <w:pPr>
        <w:ind w:left="6480" w:hanging="360"/>
      </w:pPr>
      <w:rPr>
        <w:sz w:val="20"/>
        <w:szCs w:val="20"/>
      </w:rPr>
    </w:lvl>
  </w:abstractNum>
  <w:abstractNum w:abstractNumId="4" w15:restartNumberingAfterBreak="0">
    <w:nsid w:val="28073D95"/>
    <w:multiLevelType w:val="multilevel"/>
    <w:tmpl w:val="63202D04"/>
    <w:lvl w:ilvl="0">
      <w:start w:val="1"/>
      <w:numFmt w:val="bullet"/>
      <w:lvlText w:val="−"/>
      <w:lvlJc w:val="left"/>
      <w:pPr>
        <w:ind w:left="1396" w:hanging="360"/>
      </w:pPr>
    </w:lvl>
    <w:lvl w:ilvl="1">
      <w:start w:val="1"/>
      <w:numFmt w:val="bullet"/>
      <w:lvlText w:val="o"/>
      <w:lvlJc w:val="left"/>
      <w:pPr>
        <w:ind w:left="2116" w:hanging="360"/>
      </w:pPr>
    </w:lvl>
    <w:lvl w:ilvl="2">
      <w:start w:val="1"/>
      <w:numFmt w:val="bullet"/>
      <w:lvlText w:val="▪"/>
      <w:lvlJc w:val="left"/>
      <w:pPr>
        <w:ind w:left="2836" w:hanging="360"/>
      </w:pPr>
    </w:lvl>
    <w:lvl w:ilvl="3">
      <w:start w:val="1"/>
      <w:numFmt w:val="bullet"/>
      <w:lvlText w:val="●"/>
      <w:lvlJc w:val="left"/>
      <w:pPr>
        <w:ind w:left="3556" w:hanging="360"/>
      </w:pPr>
    </w:lvl>
    <w:lvl w:ilvl="4">
      <w:start w:val="1"/>
      <w:numFmt w:val="bullet"/>
      <w:lvlText w:val="o"/>
      <w:lvlJc w:val="left"/>
      <w:pPr>
        <w:ind w:left="4276" w:hanging="360"/>
      </w:pPr>
    </w:lvl>
    <w:lvl w:ilvl="5">
      <w:start w:val="1"/>
      <w:numFmt w:val="bullet"/>
      <w:lvlText w:val="▪"/>
      <w:lvlJc w:val="left"/>
      <w:pPr>
        <w:ind w:left="4996" w:hanging="360"/>
      </w:pPr>
    </w:lvl>
    <w:lvl w:ilvl="6">
      <w:start w:val="1"/>
      <w:numFmt w:val="bullet"/>
      <w:lvlText w:val="●"/>
      <w:lvlJc w:val="left"/>
      <w:pPr>
        <w:ind w:left="5716" w:hanging="360"/>
      </w:pPr>
    </w:lvl>
    <w:lvl w:ilvl="7">
      <w:start w:val="1"/>
      <w:numFmt w:val="bullet"/>
      <w:lvlText w:val="o"/>
      <w:lvlJc w:val="left"/>
      <w:pPr>
        <w:ind w:left="6436" w:hanging="360"/>
      </w:pPr>
    </w:lvl>
    <w:lvl w:ilvl="8">
      <w:start w:val="1"/>
      <w:numFmt w:val="bullet"/>
      <w:lvlText w:val="▪"/>
      <w:lvlJc w:val="left"/>
      <w:pPr>
        <w:ind w:left="7156" w:hanging="360"/>
      </w:pPr>
    </w:lvl>
  </w:abstractNum>
  <w:abstractNum w:abstractNumId="5" w15:restartNumberingAfterBreak="0">
    <w:nsid w:val="2925186E"/>
    <w:multiLevelType w:val="multilevel"/>
    <w:tmpl w:val="F56018A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385E39B0"/>
    <w:multiLevelType w:val="multilevel"/>
    <w:tmpl w:val="88CEE9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A8A0BE9"/>
    <w:multiLevelType w:val="multilevel"/>
    <w:tmpl w:val="18D6225A"/>
    <w:lvl w:ilvl="0">
      <w:start w:val="1"/>
      <w:numFmt w:val="decimal"/>
      <w:lvlText w:val="%1"/>
      <w:lvlJc w:val="left"/>
      <w:pPr>
        <w:ind w:left="360" w:hanging="360"/>
      </w:pPr>
      <w:rPr>
        <w:b w:val="0"/>
        <w:i w:val="0"/>
        <w:strike w:val="0"/>
        <w:color w:val="000000"/>
        <w:sz w:val="22"/>
        <w:szCs w:val="22"/>
        <w:u w:val="none"/>
        <w:vertAlign w:val="baseline"/>
      </w:rPr>
    </w:lvl>
    <w:lvl w:ilvl="1">
      <w:start w:val="1"/>
      <w:numFmt w:val="lowerLetter"/>
      <w:lvlText w:val="%2"/>
      <w:lvlJc w:val="left"/>
      <w:pPr>
        <w:ind w:left="540" w:hanging="540"/>
      </w:pPr>
      <w:rPr>
        <w:b w:val="0"/>
        <w:i w:val="0"/>
        <w:strike w:val="0"/>
        <w:color w:val="000000"/>
        <w:sz w:val="22"/>
        <w:szCs w:val="22"/>
        <w:u w:val="none"/>
        <w:vertAlign w:val="baseline"/>
      </w:rPr>
    </w:lvl>
    <w:lvl w:ilvl="2">
      <w:start w:val="1"/>
      <w:numFmt w:val="lowerLetter"/>
      <w:lvlText w:val="%3)"/>
      <w:lvlJc w:val="left"/>
      <w:pPr>
        <w:ind w:left="929" w:hanging="929"/>
      </w:pPr>
      <w:rPr>
        <w:b w:val="0"/>
        <w:i w:val="0"/>
        <w:strike w:val="0"/>
        <w:color w:val="000000"/>
        <w:sz w:val="22"/>
        <w:szCs w:val="22"/>
        <w:u w:val="none"/>
        <w:vertAlign w:val="baseline"/>
      </w:rPr>
    </w:lvl>
    <w:lvl w:ilvl="3">
      <w:start w:val="1"/>
      <w:numFmt w:val="decimal"/>
      <w:lvlText w:val="%4"/>
      <w:lvlJc w:val="left"/>
      <w:pPr>
        <w:ind w:left="1440" w:hanging="1440"/>
      </w:pPr>
      <w:rPr>
        <w:b w:val="0"/>
        <w:i w:val="0"/>
        <w:strike w:val="0"/>
        <w:color w:val="000000"/>
        <w:sz w:val="22"/>
        <w:szCs w:val="22"/>
        <w:u w:val="none"/>
        <w:vertAlign w:val="baseline"/>
      </w:rPr>
    </w:lvl>
    <w:lvl w:ilvl="4">
      <w:start w:val="1"/>
      <w:numFmt w:val="lowerLetter"/>
      <w:lvlText w:val="%5"/>
      <w:lvlJc w:val="left"/>
      <w:pPr>
        <w:ind w:left="2160" w:hanging="2160"/>
      </w:pPr>
      <w:rPr>
        <w:b w:val="0"/>
        <w:i w:val="0"/>
        <w:strike w:val="0"/>
        <w:color w:val="000000"/>
        <w:sz w:val="22"/>
        <w:szCs w:val="22"/>
        <w:u w:val="none"/>
        <w:vertAlign w:val="baseline"/>
      </w:rPr>
    </w:lvl>
    <w:lvl w:ilvl="5">
      <w:start w:val="1"/>
      <w:numFmt w:val="lowerRoman"/>
      <w:lvlText w:val="%6"/>
      <w:lvlJc w:val="left"/>
      <w:pPr>
        <w:ind w:left="2880" w:hanging="2880"/>
      </w:pPr>
      <w:rPr>
        <w:b w:val="0"/>
        <w:i w:val="0"/>
        <w:strike w:val="0"/>
        <w:color w:val="000000"/>
        <w:sz w:val="22"/>
        <w:szCs w:val="22"/>
        <w:u w:val="none"/>
        <w:vertAlign w:val="baseline"/>
      </w:rPr>
    </w:lvl>
    <w:lvl w:ilvl="6">
      <w:start w:val="1"/>
      <w:numFmt w:val="decimal"/>
      <w:lvlText w:val="%7"/>
      <w:lvlJc w:val="left"/>
      <w:pPr>
        <w:ind w:left="3600" w:hanging="3600"/>
      </w:pPr>
      <w:rPr>
        <w:b w:val="0"/>
        <w:i w:val="0"/>
        <w:strike w:val="0"/>
        <w:color w:val="000000"/>
        <w:sz w:val="22"/>
        <w:szCs w:val="22"/>
        <w:u w:val="none"/>
        <w:vertAlign w:val="baseline"/>
      </w:rPr>
    </w:lvl>
    <w:lvl w:ilvl="7">
      <w:start w:val="1"/>
      <w:numFmt w:val="lowerLetter"/>
      <w:lvlText w:val="%8"/>
      <w:lvlJc w:val="left"/>
      <w:pPr>
        <w:ind w:left="4320" w:hanging="4320"/>
      </w:pPr>
      <w:rPr>
        <w:b w:val="0"/>
        <w:i w:val="0"/>
        <w:strike w:val="0"/>
        <w:color w:val="000000"/>
        <w:sz w:val="22"/>
        <w:szCs w:val="22"/>
        <w:u w:val="none"/>
        <w:vertAlign w:val="baseline"/>
      </w:rPr>
    </w:lvl>
    <w:lvl w:ilvl="8">
      <w:start w:val="1"/>
      <w:numFmt w:val="lowerRoman"/>
      <w:lvlText w:val="%9"/>
      <w:lvlJc w:val="left"/>
      <w:pPr>
        <w:ind w:left="5040" w:hanging="5040"/>
      </w:pPr>
      <w:rPr>
        <w:b w:val="0"/>
        <w:i w:val="0"/>
        <w:strike w:val="0"/>
        <w:color w:val="000000"/>
        <w:sz w:val="22"/>
        <w:szCs w:val="22"/>
        <w:u w:val="none"/>
        <w:vertAlign w:val="baseline"/>
      </w:rPr>
    </w:lvl>
  </w:abstractNum>
  <w:abstractNum w:abstractNumId="8" w15:restartNumberingAfterBreak="0">
    <w:nsid w:val="42B14D6F"/>
    <w:multiLevelType w:val="multilevel"/>
    <w:tmpl w:val="A1A4A1BE"/>
    <w:lvl w:ilvl="0">
      <w:start w:val="1"/>
      <w:numFmt w:val="decimal"/>
      <w:lvlText w:val="%1"/>
      <w:lvlJc w:val="left"/>
      <w:pPr>
        <w:ind w:left="360" w:hanging="360"/>
      </w:pPr>
      <w:rPr>
        <w:b w:val="0"/>
        <w:i w:val="0"/>
        <w:strike w:val="0"/>
        <w:color w:val="000000"/>
        <w:sz w:val="22"/>
        <w:szCs w:val="22"/>
        <w:u w:val="none"/>
        <w:vertAlign w:val="baseline"/>
      </w:rPr>
    </w:lvl>
    <w:lvl w:ilvl="1">
      <w:start w:val="1"/>
      <w:numFmt w:val="lowerLetter"/>
      <w:lvlText w:val="%2"/>
      <w:lvlJc w:val="left"/>
      <w:pPr>
        <w:ind w:left="604" w:hanging="604"/>
      </w:pPr>
      <w:rPr>
        <w:b w:val="0"/>
        <w:i w:val="0"/>
        <w:strike w:val="0"/>
        <w:color w:val="000000"/>
        <w:sz w:val="22"/>
        <w:szCs w:val="22"/>
        <w:u w:val="none"/>
        <w:vertAlign w:val="baseline"/>
      </w:rPr>
    </w:lvl>
    <w:lvl w:ilvl="2">
      <w:start w:val="1"/>
      <w:numFmt w:val="lowerRoman"/>
      <w:lvlText w:val="%3"/>
      <w:lvlJc w:val="left"/>
      <w:pPr>
        <w:ind w:left="849" w:hanging="849"/>
      </w:pPr>
      <w:rPr>
        <w:b w:val="0"/>
        <w:i w:val="0"/>
        <w:strike w:val="0"/>
        <w:color w:val="000000"/>
        <w:sz w:val="22"/>
        <w:szCs w:val="22"/>
        <w:u w:val="none"/>
        <w:vertAlign w:val="baseline"/>
      </w:rPr>
    </w:lvl>
    <w:lvl w:ilvl="3">
      <w:start w:val="1"/>
      <w:numFmt w:val="lowerLetter"/>
      <w:lvlText w:val="%4)"/>
      <w:lvlJc w:val="left"/>
      <w:pPr>
        <w:ind w:left="1373" w:hanging="1373"/>
      </w:pPr>
      <w:rPr>
        <w:b w:val="0"/>
        <w:i w:val="0"/>
        <w:strike w:val="0"/>
        <w:color w:val="000000"/>
        <w:sz w:val="22"/>
        <w:szCs w:val="22"/>
        <w:u w:val="none"/>
        <w:vertAlign w:val="baseline"/>
      </w:rPr>
    </w:lvl>
    <w:lvl w:ilvl="4">
      <w:start w:val="1"/>
      <w:numFmt w:val="lowerLetter"/>
      <w:lvlText w:val="%5"/>
      <w:lvlJc w:val="left"/>
      <w:pPr>
        <w:ind w:left="1813" w:hanging="1813"/>
      </w:pPr>
      <w:rPr>
        <w:b w:val="0"/>
        <w:i w:val="0"/>
        <w:strike w:val="0"/>
        <w:color w:val="000000"/>
        <w:sz w:val="22"/>
        <w:szCs w:val="22"/>
        <w:u w:val="none"/>
        <w:vertAlign w:val="baseline"/>
      </w:rPr>
    </w:lvl>
    <w:lvl w:ilvl="5">
      <w:start w:val="1"/>
      <w:numFmt w:val="lowerRoman"/>
      <w:lvlText w:val="%6"/>
      <w:lvlJc w:val="left"/>
      <w:pPr>
        <w:ind w:left="2533" w:hanging="2533"/>
      </w:pPr>
      <w:rPr>
        <w:b w:val="0"/>
        <w:i w:val="0"/>
        <w:strike w:val="0"/>
        <w:color w:val="000000"/>
        <w:sz w:val="22"/>
        <w:szCs w:val="22"/>
        <w:u w:val="none"/>
        <w:vertAlign w:val="baseline"/>
      </w:rPr>
    </w:lvl>
    <w:lvl w:ilvl="6">
      <w:start w:val="1"/>
      <w:numFmt w:val="decimal"/>
      <w:lvlText w:val="%7"/>
      <w:lvlJc w:val="left"/>
      <w:pPr>
        <w:ind w:left="3253" w:hanging="3253"/>
      </w:pPr>
      <w:rPr>
        <w:b w:val="0"/>
        <w:i w:val="0"/>
        <w:strike w:val="0"/>
        <w:color w:val="000000"/>
        <w:sz w:val="22"/>
        <w:szCs w:val="22"/>
        <w:u w:val="none"/>
        <w:vertAlign w:val="baseline"/>
      </w:rPr>
    </w:lvl>
    <w:lvl w:ilvl="7">
      <w:start w:val="1"/>
      <w:numFmt w:val="lowerLetter"/>
      <w:lvlText w:val="%8"/>
      <w:lvlJc w:val="left"/>
      <w:pPr>
        <w:ind w:left="3973" w:hanging="3973"/>
      </w:pPr>
      <w:rPr>
        <w:b w:val="0"/>
        <w:i w:val="0"/>
        <w:strike w:val="0"/>
        <w:color w:val="000000"/>
        <w:sz w:val="22"/>
        <w:szCs w:val="22"/>
        <w:u w:val="none"/>
        <w:vertAlign w:val="baseline"/>
      </w:rPr>
    </w:lvl>
    <w:lvl w:ilvl="8">
      <w:start w:val="1"/>
      <w:numFmt w:val="lowerRoman"/>
      <w:lvlText w:val="%9"/>
      <w:lvlJc w:val="left"/>
      <w:pPr>
        <w:ind w:left="4693" w:hanging="4693"/>
      </w:pPr>
      <w:rPr>
        <w:b w:val="0"/>
        <w:i w:val="0"/>
        <w:strike w:val="0"/>
        <w:color w:val="000000"/>
        <w:sz w:val="22"/>
        <w:szCs w:val="22"/>
        <w:u w:val="none"/>
        <w:vertAlign w:val="baseline"/>
      </w:rPr>
    </w:lvl>
  </w:abstractNum>
  <w:abstractNum w:abstractNumId="9" w15:restartNumberingAfterBreak="0">
    <w:nsid w:val="433B7116"/>
    <w:multiLevelType w:val="multilevel"/>
    <w:tmpl w:val="6A84CFB2"/>
    <w:lvl w:ilvl="0">
      <w:start w:val="1"/>
      <w:numFmt w:val="decimal"/>
      <w:lvlText w:val="%1."/>
      <w:lvlJc w:val="left"/>
      <w:pPr>
        <w:ind w:left="360" w:hanging="360"/>
      </w:pPr>
      <w:rPr>
        <w:b/>
        <w:i w:val="0"/>
        <w:strike w:val="0"/>
        <w:color w:val="000000"/>
        <w:sz w:val="24"/>
        <w:szCs w:val="24"/>
        <w:u w:val="none"/>
        <w:vertAlign w:val="baseline"/>
      </w:rPr>
    </w:lvl>
    <w:lvl w:ilvl="1">
      <w:start w:val="1"/>
      <w:numFmt w:val="decimal"/>
      <w:lvlText w:val="%1.%2."/>
      <w:lvlJc w:val="left"/>
      <w:pPr>
        <w:ind w:left="792" w:hanging="432"/>
      </w:pPr>
      <w:rPr>
        <w:b w:val="0"/>
        <w:i w:val="0"/>
        <w:strike w:val="0"/>
        <w:color w:val="000000"/>
        <w:sz w:val="22"/>
        <w:szCs w:val="22"/>
        <w:u w:val="none"/>
        <w:vertAlign w:val="baseline"/>
      </w:rPr>
    </w:lvl>
    <w:lvl w:ilvl="2">
      <w:start w:val="1"/>
      <w:numFmt w:val="decimal"/>
      <w:lvlText w:val="%1.%2.%3."/>
      <w:lvlJc w:val="left"/>
      <w:pPr>
        <w:ind w:left="1354" w:hanging="504"/>
      </w:pPr>
      <w:rPr>
        <w:b w:val="0"/>
        <w:i w:val="0"/>
        <w:strike w:val="0"/>
        <w:color w:val="000000"/>
        <w:sz w:val="22"/>
        <w:szCs w:val="22"/>
        <w:u w:val="none"/>
        <w:vertAlign w:val="baseline"/>
      </w:rPr>
    </w:lvl>
    <w:lvl w:ilvl="3">
      <w:start w:val="1"/>
      <w:numFmt w:val="decimal"/>
      <w:lvlText w:val="%1.%2.%3.%4."/>
      <w:lvlJc w:val="left"/>
      <w:pPr>
        <w:ind w:left="1728" w:hanging="647"/>
      </w:pPr>
      <w:rPr>
        <w:b w:val="0"/>
        <w:i w:val="0"/>
        <w:strike w:val="0"/>
        <w:color w:val="000000"/>
        <w:sz w:val="22"/>
        <w:szCs w:val="22"/>
        <w:u w:val="none"/>
        <w:vertAlign w:val="baseline"/>
      </w:rPr>
    </w:lvl>
    <w:lvl w:ilvl="4">
      <w:start w:val="1"/>
      <w:numFmt w:val="decimal"/>
      <w:lvlText w:val="%1.%2.%3.%4.%5."/>
      <w:lvlJc w:val="left"/>
      <w:pPr>
        <w:ind w:left="2232" w:hanging="792"/>
      </w:pPr>
      <w:rPr>
        <w:b w:val="0"/>
        <w:i w:val="0"/>
        <w:strike w:val="0"/>
        <w:color w:val="000000"/>
        <w:sz w:val="22"/>
        <w:szCs w:val="22"/>
        <w:u w:val="none"/>
        <w:vertAlign w:val="baseline"/>
      </w:rPr>
    </w:lvl>
    <w:lvl w:ilvl="5">
      <w:start w:val="1"/>
      <w:numFmt w:val="decimal"/>
      <w:lvlText w:val="%1.%2.%3.%4.%5.%6."/>
      <w:lvlJc w:val="left"/>
      <w:pPr>
        <w:ind w:left="2736" w:hanging="933"/>
      </w:pPr>
      <w:rPr>
        <w:b w:val="0"/>
        <w:i w:val="0"/>
        <w:strike w:val="0"/>
        <w:color w:val="000000"/>
        <w:sz w:val="22"/>
        <w:szCs w:val="22"/>
        <w:u w:val="none"/>
        <w:vertAlign w:val="baseline"/>
      </w:rPr>
    </w:lvl>
    <w:lvl w:ilvl="6">
      <w:start w:val="1"/>
      <w:numFmt w:val="decimal"/>
      <w:lvlText w:val="%1.%2.%3.%4.%5.%6.%7."/>
      <w:lvlJc w:val="left"/>
      <w:pPr>
        <w:ind w:left="3240" w:hanging="1080"/>
      </w:pPr>
      <w:rPr>
        <w:b w:val="0"/>
        <w:i w:val="0"/>
        <w:strike w:val="0"/>
        <w:color w:val="000000"/>
        <w:sz w:val="22"/>
        <w:szCs w:val="22"/>
        <w:u w:val="none"/>
        <w:vertAlign w:val="baseline"/>
      </w:rPr>
    </w:lvl>
    <w:lvl w:ilvl="7">
      <w:start w:val="1"/>
      <w:numFmt w:val="decimal"/>
      <w:lvlText w:val="%1.%2.%3.%4.%5.%6.%7.%8."/>
      <w:lvlJc w:val="left"/>
      <w:pPr>
        <w:ind w:left="3744" w:hanging="1224"/>
      </w:pPr>
      <w:rPr>
        <w:b w:val="0"/>
        <w:i w:val="0"/>
        <w:strike w:val="0"/>
        <w:color w:val="000000"/>
        <w:sz w:val="22"/>
        <w:szCs w:val="22"/>
        <w:u w:val="none"/>
        <w:vertAlign w:val="baseline"/>
      </w:rPr>
    </w:lvl>
    <w:lvl w:ilvl="8">
      <w:start w:val="1"/>
      <w:numFmt w:val="decimal"/>
      <w:lvlText w:val="%1.%2.%3.%4.%5.%6.%7.%8.%9."/>
      <w:lvlJc w:val="left"/>
      <w:pPr>
        <w:ind w:left="4320" w:hanging="1440"/>
      </w:pPr>
      <w:rPr>
        <w:b w:val="0"/>
        <w:i w:val="0"/>
        <w:strike w:val="0"/>
        <w:color w:val="000000"/>
        <w:sz w:val="22"/>
        <w:szCs w:val="22"/>
        <w:u w:val="none"/>
        <w:vertAlign w:val="baseline"/>
      </w:rPr>
    </w:lvl>
  </w:abstractNum>
  <w:abstractNum w:abstractNumId="10" w15:restartNumberingAfterBreak="0">
    <w:nsid w:val="5224711B"/>
    <w:multiLevelType w:val="multilevel"/>
    <w:tmpl w:val="D1E0F71A"/>
    <w:lvl w:ilvl="0">
      <w:start w:val="3"/>
      <w:numFmt w:val="decimal"/>
      <w:lvlText w:val="%1."/>
      <w:lvlJc w:val="left"/>
      <w:pPr>
        <w:ind w:left="510" w:hanging="510"/>
      </w:pPr>
    </w:lvl>
    <w:lvl w:ilvl="1">
      <w:start w:val="1"/>
      <w:numFmt w:val="decimal"/>
      <w:lvlText w:val="%1.%2."/>
      <w:lvlJc w:val="left"/>
      <w:pPr>
        <w:ind w:left="870" w:hanging="510"/>
      </w:pPr>
      <w:rPr>
        <w:b/>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1" w15:restartNumberingAfterBreak="0">
    <w:nsid w:val="60D22728"/>
    <w:multiLevelType w:val="multilevel"/>
    <w:tmpl w:val="EA3CB0BC"/>
    <w:lvl w:ilvl="0">
      <w:start w:val="1"/>
      <w:numFmt w:val="decimal"/>
      <w:lvlText w:val="%1"/>
      <w:lvlJc w:val="left"/>
      <w:pPr>
        <w:ind w:left="360" w:hanging="360"/>
      </w:pPr>
      <w:rPr>
        <w:b w:val="0"/>
        <w:i w:val="0"/>
        <w:strike w:val="0"/>
        <w:color w:val="000000"/>
        <w:sz w:val="22"/>
        <w:szCs w:val="22"/>
        <w:u w:val="none"/>
        <w:vertAlign w:val="baseline"/>
      </w:rPr>
    </w:lvl>
    <w:lvl w:ilvl="1">
      <w:start w:val="1"/>
      <w:numFmt w:val="lowerLetter"/>
      <w:lvlText w:val="%2"/>
      <w:lvlJc w:val="left"/>
      <w:pPr>
        <w:ind w:left="540" w:hanging="540"/>
      </w:pPr>
      <w:rPr>
        <w:b w:val="0"/>
        <w:i w:val="0"/>
        <w:strike w:val="0"/>
        <w:color w:val="000000"/>
        <w:sz w:val="22"/>
        <w:szCs w:val="22"/>
        <w:u w:val="none"/>
        <w:vertAlign w:val="baseline"/>
      </w:rPr>
    </w:lvl>
    <w:lvl w:ilvl="2">
      <w:start w:val="1"/>
      <w:numFmt w:val="lowerLetter"/>
      <w:lvlText w:val="%3)"/>
      <w:lvlJc w:val="left"/>
      <w:pPr>
        <w:ind w:left="1080" w:hanging="1080"/>
      </w:pPr>
      <w:rPr>
        <w:b w:val="0"/>
        <w:i w:val="0"/>
        <w:strike w:val="0"/>
        <w:color w:val="000000"/>
        <w:sz w:val="22"/>
        <w:szCs w:val="22"/>
        <w:u w:val="none"/>
        <w:vertAlign w:val="baseline"/>
      </w:rPr>
    </w:lvl>
    <w:lvl w:ilvl="3">
      <w:start w:val="1"/>
      <w:numFmt w:val="decimal"/>
      <w:lvlText w:val="%4"/>
      <w:lvlJc w:val="left"/>
      <w:pPr>
        <w:ind w:left="1440" w:hanging="1440"/>
      </w:pPr>
      <w:rPr>
        <w:b w:val="0"/>
        <w:i w:val="0"/>
        <w:strike w:val="0"/>
        <w:color w:val="000000"/>
        <w:sz w:val="22"/>
        <w:szCs w:val="22"/>
        <w:u w:val="none"/>
        <w:vertAlign w:val="baseline"/>
      </w:rPr>
    </w:lvl>
    <w:lvl w:ilvl="4">
      <w:start w:val="1"/>
      <w:numFmt w:val="lowerLetter"/>
      <w:lvlText w:val="%5"/>
      <w:lvlJc w:val="left"/>
      <w:pPr>
        <w:ind w:left="2160" w:hanging="2160"/>
      </w:pPr>
      <w:rPr>
        <w:b w:val="0"/>
        <w:i w:val="0"/>
        <w:strike w:val="0"/>
        <w:color w:val="000000"/>
        <w:sz w:val="22"/>
        <w:szCs w:val="22"/>
        <w:u w:val="none"/>
        <w:vertAlign w:val="baseline"/>
      </w:rPr>
    </w:lvl>
    <w:lvl w:ilvl="5">
      <w:start w:val="1"/>
      <w:numFmt w:val="lowerRoman"/>
      <w:lvlText w:val="%6"/>
      <w:lvlJc w:val="left"/>
      <w:pPr>
        <w:ind w:left="2880" w:hanging="2880"/>
      </w:pPr>
      <w:rPr>
        <w:b w:val="0"/>
        <w:i w:val="0"/>
        <w:strike w:val="0"/>
        <w:color w:val="000000"/>
        <w:sz w:val="22"/>
        <w:szCs w:val="22"/>
        <w:u w:val="none"/>
        <w:vertAlign w:val="baseline"/>
      </w:rPr>
    </w:lvl>
    <w:lvl w:ilvl="6">
      <w:start w:val="1"/>
      <w:numFmt w:val="decimal"/>
      <w:lvlText w:val="%7"/>
      <w:lvlJc w:val="left"/>
      <w:pPr>
        <w:ind w:left="3600" w:hanging="3600"/>
      </w:pPr>
      <w:rPr>
        <w:b w:val="0"/>
        <w:i w:val="0"/>
        <w:strike w:val="0"/>
        <w:color w:val="000000"/>
        <w:sz w:val="22"/>
        <w:szCs w:val="22"/>
        <w:u w:val="none"/>
        <w:vertAlign w:val="baseline"/>
      </w:rPr>
    </w:lvl>
    <w:lvl w:ilvl="7">
      <w:start w:val="1"/>
      <w:numFmt w:val="lowerLetter"/>
      <w:lvlText w:val="%8"/>
      <w:lvlJc w:val="left"/>
      <w:pPr>
        <w:ind w:left="4320" w:hanging="4320"/>
      </w:pPr>
      <w:rPr>
        <w:b w:val="0"/>
        <w:i w:val="0"/>
        <w:strike w:val="0"/>
        <w:color w:val="000000"/>
        <w:sz w:val="22"/>
        <w:szCs w:val="22"/>
        <w:u w:val="none"/>
        <w:vertAlign w:val="baseline"/>
      </w:rPr>
    </w:lvl>
    <w:lvl w:ilvl="8">
      <w:start w:val="1"/>
      <w:numFmt w:val="lowerRoman"/>
      <w:lvlText w:val="%9"/>
      <w:lvlJc w:val="left"/>
      <w:pPr>
        <w:ind w:left="5040" w:hanging="5040"/>
      </w:pPr>
      <w:rPr>
        <w:b w:val="0"/>
        <w:i w:val="0"/>
        <w:strike w:val="0"/>
        <w:color w:val="000000"/>
        <w:sz w:val="22"/>
        <w:szCs w:val="22"/>
        <w:u w:val="none"/>
        <w:vertAlign w:val="baseline"/>
      </w:rPr>
    </w:lvl>
  </w:abstractNum>
  <w:abstractNum w:abstractNumId="12" w15:restartNumberingAfterBreak="0">
    <w:nsid w:val="612D4AB4"/>
    <w:multiLevelType w:val="multilevel"/>
    <w:tmpl w:val="5586866C"/>
    <w:lvl w:ilvl="0">
      <w:start w:val="2"/>
      <w:numFmt w:val="decimal"/>
      <w:lvlText w:val="%1."/>
      <w:lvlJc w:val="left"/>
      <w:pPr>
        <w:ind w:left="510" w:hanging="510"/>
      </w:pPr>
    </w:lvl>
    <w:lvl w:ilvl="1">
      <w:start w:val="4"/>
      <w:numFmt w:val="decimal"/>
      <w:lvlText w:val="%1.%2."/>
      <w:lvlJc w:val="left"/>
      <w:pPr>
        <w:ind w:left="870" w:hanging="51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3" w15:restartNumberingAfterBreak="0">
    <w:nsid w:val="6212205C"/>
    <w:multiLevelType w:val="multilevel"/>
    <w:tmpl w:val="58F2D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8385507">
    <w:abstractNumId w:val="11"/>
  </w:num>
  <w:num w:numId="2" w16cid:durableId="772670938">
    <w:abstractNumId w:val="13"/>
  </w:num>
  <w:num w:numId="3" w16cid:durableId="380639743">
    <w:abstractNumId w:val="2"/>
  </w:num>
  <w:num w:numId="4" w16cid:durableId="867447534">
    <w:abstractNumId w:val="10"/>
  </w:num>
  <w:num w:numId="5" w16cid:durableId="1046636025">
    <w:abstractNumId w:val="0"/>
  </w:num>
  <w:num w:numId="6" w16cid:durableId="1012342679">
    <w:abstractNumId w:val="1"/>
  </w:num>
  <w:num w:numId="7" w16cid:durableId="468715465">
    <w:abstractNumId w:val="9"/>
  </w:num>
  <w:num w:numId="8" w16cid:durableId="1019356194">
    <w:abstractNumId w:val="8"/>
  </w:num>
  <w:num w:numId="9" w16cid:durableId="844321252">
    <w:abstractNumId w:val="7"/>
  </w:num>
  <w:num w:numId="10" w16cid:durableId="1273980094">
    <w:abstractNumId w:val="3"/>
  </w:num>
  <w:num w:numId="11" w16cid:durableId="1798134289">
    <w:abstractNumId w:val="12"/>
  </w:num>
  <w:num w:numId="12" w16cid:durableId="901984978">
    <w:abstractNumId w:val="6"/>
  </w:num>
  <w:num w:numId="13" w16cid:durableId="1048648974">
    <w:abstractNumId w:val="4"/>
  </w:num>
  <w:num w:numId="14" w16cid:durableId="33495986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 Stanley">
    <w15:presenceInfo w15:providerId="Windows Live" w15:userId="a17198402de9b7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4C6"/>
    <w:rsid w:val="00005951"/>
    <w:rsid w:val="000702E9"/>
    <w:rsid w:val="001124C6"/>
    <w:rsid w:val="002B41F2"/>
    <w:rsid w:val="003C786A"/>
    <w:rsid w:val="004235BF"/>
    <w:rsid w:val="00437D43"/>
    <w:rsid w:val="005478B7"/>
    <w:rsid w:val="00596023"/>
    <w:rsid w:val="007260CF"/>
    <w:rsid w:val="00A15260"/>
    <w:rsid w:val="00AE70E0"/>
    <w:rsid w:val="00B02CC7"/>
    <w:rsid w:val="00C1589B"/>
    <w:rsid w:val="00C21B39"/>
    <w:rsid w:val="00DC465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67D0"/>
  <w15:docId w15:val="{B40A130B-C6AE-4724-8E7B-74F982113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l-PL" w:eastAsia="pl-PL" w:bidi="ar-SA"/>
      </w:rPr>
    </w:rPrDefault>
    <w:pPrDefault>
      <w:pPr>
        <w:widowControl w:val="0"/>
        <w:spacing w:after="9"/>
        <w:ind w:left="10" w:right="75" w:hanging="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4"/>
    <w:tblPr>
      <w:tblStyleRowBandSize w:val="1"/>
      <w:tblStyleColBandSize w:val="1"/>
      <w:tblCellMar>
        <w:top w:w="100" w:type="dxa"/>
        <w:left w:w="100" w:type="dxa"/>
        <w:bottom w:w="100" w:type="dxa"/>
        <w:right w:w="100" w:type="dxa"/>
      </w:tblCellMar>
    </w:tblPr>
  </w:style>
  <w:style w:type="table" w:customStyle="1" w:styleId="a0">
    <w:basedOn w:val="TableNormal4"/>
    <w:tblPr>
      <w:tblStyleRowBandSize w:val="1"/>
      <w:tblStyleColBandSize w:val="1"/>
      <w:tblCellMar>
        <w:top w:w="100" w:type="dxa"/>
        <w:left w:w="100" w:type="dxa"/>
        <w:bottom w:w="100" w:type="dxa"/>
        <w:right w:w="100" w:type="dxa"/>
      </w:tblCellMar>
    </w:tblPr>
  </w:style>
  <w:style w:type="table" w:customStyle="1" w:styleId="a1">
    <w:basedOn w:val="TableNormal4"/>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5478B7"/>
    <w:pPr>
      <w:widowControl/>
      <w:spacing w:after="0"/>
      <w:ind w:left="0" w:right="0" w:firstLine="0"/>
      <w:jc w:val="left"/>
    </w:pPr>
  </w:style>
  <w:style w:type="character" w:styleId="CommentReference">
    <w:name w:val="annotation reference"/>
    <w:basedOn w:val="DefaultParagraphFont"/>
    <w:uiPriority w:val="99"/>
    <w:semiHidden/>
    <w:unhideWhenUsed/>
    <w:rsid w:val="00B02CC7"/>
    <w:rPr>
      <w:sz w:val="16"/>
      <w:szCs w:val="16"/>
    </w:rPr>
  </w:style>
  <w:style w:type="paragraph" w:styleId="CommentText">
    <w:name w:val="annotation text"/>
    <w:basedOn w:val="Normal"/>
    <w:link w:val="CommentTextChar"/>
    <w:uiPriority w:val="99"/>
    <w:semiHidden/>
    <w:unhideWhenUsed/>
    <w:rsid w:val="00B02CC7"/>
    <w:rPr>
      <w:sz w:val="20"/>
      <w:szCs w:val="20"/>
    </w:rPr>
  </w:style>
  <w:style w:type="character" w:customStyle="1" w:styleId="CommentTextChar">
    <w:name w:val="Comment Text Char"/>
    <w:basedOn w:val="DefaultParagraphFont"/>
    <w:link w:val="CommentText"/>
    <w:uiPriority w:val="99"/>
    <w:semiHidden/>
    <w:rsid w:val="00B02CC7"/>
    <w:rPr>
      <w:sz w:val="20"/>
      <w:szCs w:val="20"/>
    </w:rPr>
  </w:style>
  <w:style w:type="paragraph" w:styleId="CommentSubject">
    <w:name w:val="annotation subject"/>
    <w:basedOn w:val="CommentText"/>
    <w:next w:val="CommentText"/>
    <w:link w:val="CommentSubjectChar"/>
    <w:uiPriority w:val="99"/>
    <w:semiHidden/>
    <w:unhideWhenUsed/>
    <w:rsid w:val="00B02CC7"/>
    <w:rPr>
      <w:b/>
      <w:bCs/>
    </w:rPr>
  </w:style>
  <w:style w:type="character" w:customStyle="1" w:styleId="CommentSubjectChar">
    <w:name w:val="Comment Subject Char"/>
    <w:basedOn w:val="CommentTextChar"/>
    <w:link w:val="CommentSubject"/>
    <w:uiPriority w:val="99"/>
    <w:semiHidden/>
    <w:rsid w:val="00B02CC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bn_zamowienia@swps.edu.p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dbn_zamowienia@swps.edu.pl" TargetMode="External"/><Relationship Id="rId4" Type="http://schemas.openxmlformats.org/officeDocument/2006/relationships/settings" Target="settings.xml"/><Relationship Id="rId9" Type="http://schemas.openxmlformats.org/officeDocument/2006/relationships/hyperlink" Target="mailto:dbn_zamowienia@swps.edu.pl" TargetMode="Externa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G6WfsAWGAbrhUkdAD1K2Sghe7g==">CgMxLjAyCGguZ2pkZ3hzMgloLjMwajB6bGwyCWguMWZvYjl0ZTIJaC4zem55c2g3MgloLjJldDkycDAyDmguOGp3b3Q1aTd3bW9iMghoLnR5amN3dDIJaC4zZHk2dmttMgloLjF0M2g1c2YyCWguNGQzNG9nODgAciExbm1BLV9GcE5LTUdnQ0hYV2liSW5Fd2JKOGFyTHVxdEs=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4394</Words>
  <Characters>25052</Characters>
  <Application>Microsoft Office Word</Application>
  <DocSecurity>0</DocSecurity>
  <Lines>208</Lines>
  <Paragraphs>58</Paragraphs>
  <ScaleCrop>false</ScaleCrop>
  <HeadingPairs>
    <vt:vector size="2" baseType="variant">
      <vt:variant>
        <vt:lpstr>Tytuł</vt:lpstr>
      </vt:variant>
      <vt:variant>
        <vt:i4>1</vt:i4>
      </vt:variant>
    </vt:vector>
  </HeadingPairs>
  <TitlesOfParts>
    <vt:vector size="1" baseType="lpstr">
      <vt:lpstr/>
    </vt:vector>
  </TitlesOfParts>
  <Company>SWPS university</Company>
  <LinksUpToDate>false</LinksUpToDate>
  <CharactersWithSpaces>29388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Magda Pabin-Majchrzak</dc:creator>
  <cp:lastModifiedBy>Ben Stanley</cp:lastModifiedBy>
  <cp:revision>6</cp:revision>
  <dcterms:created xsi:type="dcterms:W3CDTF">2025-03-26T14:50:00Z</dcterms:created>
  <dcterms:modified xsi:type="dcterms:W3CDTF">2025-04-02T11:04:00Z</dcterms:modified>
</cp:coreProperties>
</file>