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B339EB" w14:textId="7A2D2231" w:rsidR="003D5B3A" w:rsidRPr="0057195D" w:rsidRDefault="001C3023" w:rsidP="004B679E">
      <w:pPr>
        <w:pStyle w:val="Heading1"/>
        <w:rPr>
          <w:rFonts w:ascii="Times New Roman" w:hAnsi="Times New Roman" w:cs="Times New Roman"/>
          <w:b/>
          <w:bCs/>
          <w:color w:val="000000" w:themeColor="text1"/>
          <w:sz w:val="24"/>
          <w:szCs w:val="24"/>
          <w:lang w:val="pl-PL"/>
        </w:rPr>
      </w:pPr>
      <w:r w:rsidRPr="0057195D">
        <w:rPr>
          <w:rFonts w:ascii="Times New Roman" w:hAnsi="Times New Roman" w:cs="Times New Roman"/>
          <w:b/>
          <w:bCs/>
          <w:color w:val="000000" w:themeColor="text1"/>
          <w:sz w:val="24"/>
          <w:szCs w:val="24"/>
          <w:lang w:val="pl-PL"/>
        </w:rPr>
        <w:t xml:space="preserve">Zagrożenia – ogólne </w:t>
      </w:r>
    </w:p>
    <w:p w14:paraId="622DDAEC" w14:textId="18E55037" w:rsidR="00EB4528" w:rsidRDefault="00EB4528" w:rsidP="004F206C"/>
    <w:p w14:paraId="03C427A7" w14:textId="7FF5CDBF" w:rsidR="0057195D" w:rsidRDefault="0057195D" w:rsidP="0057195D">
      <w:pPr>
        <w:rPr>
          <w:b/>
          <w:bCs/>
        </w:rPr>
      </w:pPr>
      <w:r w:rsidRPr="0057195D">
        <w:rPr>
          <w:b/>
          <w:bCs/>
        </w:rPr>
        <w:t xml:space="preserve">ZO1. Na początek chcielibyśmy porozmawiać o zagrożeniach cywilizacyjnych, problemach, które dotykają każdego z nas, ale także poszczególnych krajów, regionów, np. Unii Europejskiej i całego świata. </w:t>
      </w:r>
      <w:r>
        <w:rPr>
          <w:b/>
          <w:bCs/>
        </w:rPr>
        <w:t xml:space="preserve">Proszę ocenić poszczególne zagrożenia na skali 0-7, gdzie </w:t>
      </w:r>
      <w:r w:rsidR="00F214D6">
        <w:rPr>
          <w:b/>
          <w:bCs/>
        </w:rPr>
        <w:t>0</w:t>
      </w:r>
      <w:r>
        <w:rPr>
          <w:b/>
          <w:bCs/>
        </w:rPr>
        <w:t xml:space="preserve"> oznacza, że to w ogóle nie jest zagrożenie,</w:t>
      </w:r>
      <w:r w:rsidRPr="00224430">
        <w:rPr>
          <w:b/>
          <w:bCs/>
          <w:color w:val="000000" w:themeColor="text1"/>
        </w:rPr>
        <w:t xml:space="preserve"> a</w:t>
      </w:r>
      <w:r w:rsidR="00C47CE3" w:rsidRPr="00224430">
        <w:rPr>
          <w:b/>
          <w:bCs/>
          <w:color w:val="000000" w:themeColor="text1"/>
        </w:rPr>
        <w:t xml:space="preserve"> 7</w:t>
      </w:r>
      <w:r w:rsidRPr="00224430">
        <w:rPr>
          <w:b/>
          <w:bCs/>
          <w:color w:val="000000" w:themeColor="text1"/>
        </w:rPr>
        <w:t xml:space="preserve">, że to jest bardzo duże zagrożenie. </w:t>
      </w:r>
    </w:p>
    <w:p w14:paraId="148A7C21" w14:textId="77777777" w:rsidR="0057195D" w:rsidRPr="0057195D" w:rsidRDefault="0057195D" w:rsidP="0057195D">
      <w:pPr>
        <w:rPr>
          <w:b/>
          <w:bCs/>
        </w:rPr>
      </w:pPr>
    </w:p>
    <w:p w14:paraId="1731E6DF" w14:textId="52942C73" w:rsidR="0057195D" w:rsidRPr="0057195D" w:rsidRDefault="00C47CE3" w:rsidP="0057195D">
      <w:pPr>
        <w:pStyle w:val="ListParagraph"/>
        <w:numPr>
          <w:ilvl w:val="0"/>
          <w:numId w:val="28"/>
        </w:numPr>
        <w:rPr>
          <w:rFonts w:ascii="Times New Roman" w:hAnsi="Times New Roman" w:cs="Times New Roman"/>
          <w:color w:val="000000" w:themeColor="text1"/>
          <w:sz w:val="24"/>
          <w:szCs w:val="24"/>
          <w:lang w:val="pl-PL"/>
        </w:rPr>
      </w:pPr>
      <w:r>
        <w:rPr>
          <w:rFonts w:ascii="Times New Roman" w:hAnsi="Times New Roman" w:cs="Times New Roman"/>
          <w:color w:val="000000" w:themeColor="text1"/>
          <w:sz w:val="24"/>
          <w:szCs w:val="24"/>
          <w:lang w:val="pl-PL"/>
        </w:rPr>
        <w:t xml:space="preserve">Kryzys klimatyczny, wymieranie zwierząt, zanieczyszczenie </w:t>
      </w:r>
      <w:r w:rsidR="00D80A45">
        <w:rPr>
          <w:rFonts w:ascii="Times New Roman" w:hAnsi="Times New Roman" w:cs="Times New Roman"/>
          <w:color w:val="000000" w:themeColor="text1"/>
          <w:sz w:val="24"/>
          <w:szCs w:val="24"/>
          <w:lang w:val="pl-PL"/>
        </w:rPr>
        <w:t>środowiska</w:t>
      </w:r>
    </w:p>
    <w:p w14:paraId="7072AB23" w14:textId="779109EC" w:rsidR="0057195D" w:rsidRPr="0057195D" w:rsidRDefault="00C47CE3" w:rsidP="0057195D">
      <w:pPr>
        <w:pStyle w:val="ListParagraph"/>
        <w:numPr>
          <w:ilvl w:val="0"/>
          <w:numId w:val="28"/>
        </w:numPr>
        <w:rPr>
          <w:rFonts w:ascii="Times New Roman" w:hAnsi="Times New Roman" w:cs="Times New Roman"/>
          <w:color w:val="000000" w:themeColor="text1"/>
          <w:sz w:val="24"/>
          <w:szCs w:val="24"/>
          <w:lang w:val="pl-PL"/>
        </w:rPr>
      </w:pPr>
      <w:r>
        <w:rPr>
          <w:rFonts w:ascii="Times New Roman" w:hAnsi="Times New Roman" w:cs="Times New Roman"/>
          <w:color w:val="000000" w:themeColor="text1"/>
          <w:sz w:val="24"/>
          <w:szCs w:val="24"/>
          <w:lang w:val="pl-PL"/>
        </w:rPr>
        <w:t>Konsumpcyjny styl życia (</w:t>
      </w:r>
      <w:r w:rsidR="0057195D" w:rsidRPr="0057195D">
        <w:rPr>
          <w:rFonts w:ascii="Times New Roman" w:hAnsi="Times New Roman" w:cs="Times New Roman"/>
          <w:color w:val="000000" w:themeColor="text1"/>
          <w:sz w:val="24"/>
          <w:szCs w:val="24"/>
          <w:lang w:val="pl-PL"/>
        </w:rPr>
        <w:t>produkcja zbędnych rzeczy, nadmierna chęć posiadania)</w:t>
      </w:r>
    </w:p>
    <w:p w14:paraId="2A85D1FD" w14:textId="77777777" w:rsidR="0057195D" w:rsidRPr="0057195D" w:rsidRDefault="0057195D" w:rsidP="0057195D">
      <w:pPr>
        <w:pStyle w:val="ListParagraph"/>
        <w:numPr>
          <w:ilvl w:val="0"/>
          <w:numId w:val="28"/>
        </w:numPr>
        <w:rPr>
          <w:rFonts w:ascii="Times New Roman" w:hAnsi="Times New Roman" w:cs="Times New Roman"/>
          <w:color w:val="000000" w:themeColor="text1"/>
          <w:sz w:val="24"/>
          <w:szCs w:val="24"/>
          <w:lang w:val="pl-PL"/>
        </w:rPr>
      </w:pPr>
      <w:r w:rsidRPr="0057195D">
        <w:rPr>
          <w:rFonts w:ascii="Times New Roman" w:hAnsi="Times New Roman" w:cs="Times New Roman"/>
          <w:color w:val="000000" w:themeColor="text1"/>
          <w:sz w:val="24"/>
          <w:szCs w:val="24"/>
          <w:lang w:val="pl-PL"/>
        </w:rPr>
        <w:t>Problemy zdrowotne (np., otyłość, nowotwory, choroby psychiczne)</w:t>
      </w:r>
    </w:p>
    <w:p w14:paraId="6AD59E77" w14:textId="10E831B7" w:rsidR="0057195D" w:rsidRPr="0057195D" w:rsidRDefault="0057195D" w:rsidP="0057195D">
      <w:pPr>
        <w:pStyle w:val="ListParagraph"/>
        <w:numPr>
          <w:ilvl w:val="0"/>
          <w:numId w:val="28"/>
        </w:numPr>
        <w:rPr>
          <w:rFonts w:ascii="Times New Roman" w:hAnsi="Times New Roman" w:cs="Times New Roman"/>
          <w:color w:val="000000" w:themeColor="text1"/>
          <w:sz w:val="24"/>
          <w:szCs w:val="24"/>
          <w:lang w:val="pl-PL"/>
        </w:rPr>
      </w:pPr>
      <w:r w:rsidRPr="0057195D">
        <w:rPr>
          <w:rFonts w:ascii="Times New Roman" w:hAnsi="Times New Roman" w:cs="Times New Roman"/>
          <w:color w:val="000000" w:themeColor="text1"/>
          <w:sz w:val="24"/>
          <w:szCs w:val="24"/>
          <w:lang w:val="pl-PL"/>
        </w:rPr>
        <w:t>Wojna w Ukrainie i jej konsekwencje</w:t>
      </w:r>
      <w:r w:rsidR="00C75494">
        <w:rPr>
          <w:rFonts w:ascii="Times New Roman" w:hAnsi="Times New Roman" w:cs="Times New Roman"/>
          <w:color w:val="000000" w:themeColor="text1"/>
          <w:sz w:val="24"/>
          <w:szCs w:val="24"/>
          <w:lang w:val="pl-PL"/>
        </w:rPr>
        <w:t xml:space="preserve"> </w:t>
      </w:r>
    </w:p>
    <w:p w14:paraId="202D26FB" w14:textId="592C15E0" w:rsidR="0057195D" w:rsidRPr="0057195D" w:rsidRDefault="00C47CE3" w:rsidP="0057195D">
      <w:pPr>
        <w:pStyle w:val="ListParagraph"/>
        <w:numPr>
          <w:ilvl w:val="0"/>
          <w:numId w:val="28"/>
        </w:numPr>
        <w:rPr>
          <w:rFonts w:ascii="Times New Roman" w:hAnsi="Times New Roman" w:cs="Times New Roman"/>
          <w:color w:val="000000" w:themeColor="text1"/>
          <w:sz w:val="24"/>
          <w:szCs w:val="24"/>
          <w:lang w:val="pl-PL"/>
        </w:rPr>
      </w:pPr>
      <w:r>
        <w:rPr>
          <w:rFonts w:ascii="Times New Roman" w:hAnsi="Times New Roman" w:cs="Times New Roman"/>
          <w:color w:val="000000" w:themeColor="text1"/>
          <w:sz w:val="24"/>
          <w:szCs w:val="24"/>
          <w:lang w:val="pl-PL"/>
        </w:rPr>
        <w:t>Upadek morale publicznego (niska kultura polityczna, nieetyczni politycy, bierni obywatele</w:t>
      </w:r>
      <w:r w:rsidR="0057195D" w:rsidRPr="0057195D">
        <w:rPr>
          <w:rFonts w:ascii="Times New Roman" w:hAnsi="Times New Roman" w:cs="Times New Roman"/>
          <w:color w:val="000000" w:themeColor="text1"/>
          <w:sz w:val="24"/>
          <w:szCs w:val="24"/>
          <w:lang w:val="pl-PL"/>
        </w:rPr>
        <w:t>)</w:t>
      </w:r>
    </w:p>
    <w:p w14:paraId="67F8FD9D" w14:textId="62F073F4" w:rsidR="0057195D" w:rsidRPr="00D80A45" w:rsidRDefault="0057195D" w:rsidP="0057195D">
      <w:pPr>
        <w:pStyle w:val="ListParagraph"/>
        <w:numPr>
          <w:ilvl w:val="0"/>
          <w:numId w:val="28"/>
        </w:numPr>
        <w:rPr>
          <w:rFonts w:ascii="Times New Roman" w:hAnsi="Times New Roman" w:cs="Times New Roman"/>
          <w:color w:val="000000" w:themeColor="text1"/>
          <w:sz w:val="24"/>
          <w:szCs w:val="24"/>
          <w:lang w:val="pl-PL"/>
        </w:rPr>
      </w:pPr>
      <w:r w:rsidRPr="00D80A45">
        <w:rPr>
          <w:rFonts w:ascii="Times New Roman" w:hAnsi="Times New Roman" w:cs="Times New Roman"/>
          <w:color w:val="000000" w:themeColor="text1"/>
          <w:sz w:val="24"/>
          <w:szCs w:val="24"/>
          <w:lang w:val="pl-PL"/>
        </w:rPr>
        <w:t xml:space="preserve">Zagrożenia demokracji (ekstremizm polityczny, populizm, autorytaryzm, </w:t>
      </w:r>
      <w:proofErr w:type="spellStart"/>
      <w:r w:rsidRPr="00D80A45">
        <w:rPr>
          <w:rFonts w:ascii="Times New Roman" w:hAnsi="Times New Roman" w:cs="Times New Roman"/>
          <w:color w:val="000000" w:themeColor="text1"/>
          <w:sz w:val="24"/>
          <w:szCs w:val="24"/>
          <w:lang w:val="pl-PL"/>
        </w:rPr>
        <w:t>klientelizm</w:t>
      </w:r>
      <w:proofErr w:type="spellEnd"/>
      <w:r w:rsidR="00D80A45" w:rsidRPr="00D80A45">
        <w:rPr>
          <w:rFonts w:ascii="Times New Roman" w:hAnsi="Times New Roman" w:cs="Times New Roman"/>
          <w:color w:val="000000" w:themeColor="text1"/>
          <w:sz w:val="24"/>
          <w:szCs w:val="24"/>
          <w:lang w:val="pl-PL"/>
        </w:rPr>
        <w:t xml:space="preserve">, </w:t>
      </w:r>
      <w:proofErr w:type="spellStart"/>
      <w:r w:rsidR="00D80A45" w:rsidRPr="00D80A45">
        <w:rPr>
          <w:rFonts w:ascii="Times New Roman" w:hAnsi="Times New Roman" w:cs="Times New Roman"/>
          <w:color w:val="000000" w:themeColor="text1"/>
          <w:sz w:val="24"/>
          <w:szCs w:val="24"/>
          <w:lang w:val="pl-PL"/>
        </w:rPr>
        <w:t>eurosceptycyzm</w:t>
      </w:r>
      <w:proofErr w:type="spellEnd"/>
      <w:r w:rsidRPr="00D80A45">
        <w:rPr>
          <w:rFonts w:ascii="Times New Roman" w:hAnsi="Times New Roman" w:cs="Times New Roman"/>
          <w:color w:val="000000" w:themeColor="text1"/>
          <w:sz w:val="24"/>
          <w:szCs w:val="24"/>
          <w:lang w:val="pl-PL"/>
        </w:rPr>
        <w:t>)</w:t>
      </w:r>
    </w:p>
    <w:p w14:paraId="56266958" w14:textId="77777777" w:rsidR="0057195D" w:rsidRPr="0057195D" w:rsidRDefault="0057195D" w:rsidP="0057195D">
      <w:pPr>
        <w:pStyle w:val="ListParagraph"/>
        <w:numPr>
          <w:ilvl w:val="0"/>
          <w:numId w:val="28"/>
        </w:numPr>
        <w:rPr>
          <w:rFonts w:ascii="Times New Roman" w:hAnsi="Times New Roman" w:cs="Times New Roman"/>
          <w:color w:val="000000" w:themeColor="text1"/>
          <w:sz w:val="24"/>
          <w:szCs w:val="24"/>
        </w:rPr>
      </w:pPr>
      <w:proofErr w:type="spellStart"/>
      <w:r w:rsidRPr="0057195D">
        <w:rPr>
          <w:rFonts w:ascii="Times New Roman" w:hAnsi="Times New Roman" w:cs="Times New Roman"/>
          <w:color w:val="000000" w:themeColor="text1"/>
          <w:sz w:val="24"/>
          <w:szCs w:val="24"/>
        </w:rPr>
        <w:t>Bieda</w:t>
      </w:r>
      <w:proofErr w:type="spellEnd"/>
      <w:r w:rsidRPr="0057195D">
        <w:rPr>
          <w:rFonts w:ascii="Times New Roman" w:hAnsi="Times New Roman" w:cs="Times New Roman"/>
          <w:color w:val="000000" w:themeColor="text1"/>
          <w:sz w:val="24"/>
          <w:szCs w:val="24"/>
        </w:rPr>
        <w:t xml:space="preserve">, </w:t>
      </w:r>
      <w:proofErr w:type="spellStart"/>
      <w:r w:rsidRPr="0057195D">
        <w:rPr>
          <w:rFonts w:ascii="Times New Roman" w:hAnsi="Times New Roman" w:cs="Times New Roman"/>
          <w:color w:val="000000" w:themeColor="text1"/>
          <w:sz w:val="24"/>
          <w:szCs w:val="24"/>
        </w:rPr>
        <w:t>wykluczenie</w:t>
      </w:r>
      <w:proofErr w:type="spellEnd"/>
      <w:r w:rsidRPr="0057195D">
        <w:rPr>
          <w:rFonts w:ascii="Times New Roman" w:hAnsi="Times New Roman" w:cs="Times New Roman"/>
          <w:color w:val="000000" w:themeColor="text1"/>
          <w:sz w:val="24"/>
          <w:szCs w:val="24"/>
        </w:rPr>
        <w:t xml:space="preserve">, </w:t>
      </w:r>
      <w:proofErr w:type="spellStart"/>
      <w:r w:rsidRPr="0057195D">
        <w:rPr>
          <w:rFonts w:ascii="Times New Roman" w:hAnsi="Times New Roman" w:cs="Times New Roman"/>
          <w:color w:val="000000" w:themeColor="text1"/>
          <w:sz w:val="24"/>
          <w:szCs w:val="24"/>
        </w:rPr>
        <w:t>nierówności</w:t>
      </w:r>
      <w:proofErr w:type="spellEnd"/>
      <w:r w:rsidRPr="0057195D">
        <w:rPr>
          <w:rFonts w:ascii="Times New Roman" w:hAnsi="Times New Roman" w:cs="Times New Roman"/>
          <w:color w:val="000000" w:themeColor="text1"/>
          <w:sz w:val="24"/>
          <w:szCs w:val="24"/>
        </w:rPr>
        <w:t xml:space="preserve"> </w:t>
      </w:r>
      <w:proofErr w:type="spellStart"/>
      <w:r w:rsidRPr="0057195D">
        <w:rPr>
          <w:rFonts w:ascii="Times New Roman" w:hAnsi="Times New Roman" w:cs="Times New Roman"/>
          <w:color w:val="000000" w:themeColor="text1"/>
          <w:sz w:val="24"/>
          <w:szCs w:val="24"/>
        </w:rPr>
        <w:t>ekonomiczne</w:t>
      </w:r>
      <w:proofErr w:type="spellEnd"/>
      <w:r w:rsidRPr="0057195D">
        <w:rPr>
          <w:rFonts w:ascii="Times New Roman" w:hAnsi="Times New Roman" w:cs="Times New Roman"/>
          <w:color w:val="000000" w:themeColor="text1"/>
          <w:sz w:val="24"/>
          <w:szCs w:val="24"/>
        </w:rPr>
        <w:t xml:space="preserve"> </w:t>
      </w:r>
    </w:p>
    <w:p w14:paraId="1AA431BC" w14:textId="77777777" w:rsidR="0057195D" w:rsidRPr="0057195D" w:rsidRDefault="0057195D" w:rsidP="0057195D">
      <w:pPr>
        <w:pStyle w:val="ListParagraph"/>
        <w:numPr>
          <w:ilvl w:val="0"/>
          <w:numId w:val="28"/>
        </w:numPr>
        <w:rPr>
          <w:rFonts w:ascii="Times New Roman" w:hAnsi="Times New Roman" w:cs="Times New Roman"/>
          <w:color w:val="000000" w:themeColor="text1"/>
          <w:sz w:val="24"/>
          <w:szCs w:val="24"/>
          <w:lang w:val="pl-PL"/>
        </w:rPr>
      </w:pPr>
      <w:r w:rsidRPr="0057195D">
        <w:rPr>
          <w:rFonts w:ascii="Times New Roman" w:hAnsi="Times New Roman" w:cs="Times New Roman"/>
          <w:color w:val="000000" w:themeColor="text1"/>
          <w:sz w:val="24"/>
          <w:szCs w:val="24"/>
          <w:lang w:val="pl-PL"/>
        </w:rPr>
        <w:t>Zmiany na rynku pracy (bezrobocie, rewolucja rynku pracy: sztuczna inteligencja, automatyzacja pracy)</w:t>
      </w:r>
    </w:p>
    <w:p w14:paraId="2814A7D4" w14:textId="77777777" w:rsidR="0057195D" w:rsidRPr="0057195D" w:rsidRDefault="0057195D" w:rsidP="0057195D">
      <w:pPr>
        <w:pStyle w:val="ListParagraph"/>
        <w:numPr>
          <w:ilvl w:val="0"/>
          <w:numId w:val="28"/>
        </w:numPr>
        <w:rPr>
          <w:rFonts w:ascii="Times New Roman" w:hAnsi="Times New Roman" w:cs="Times New Roman"/>
          <w:color w:val="000000" w:themeColor="text1"/>
          <w:sz w:val="24"/>
          <w:szCs w:val="24"/>
        </w:rPr>
      </w:pPr>
      <w:proofErr w:type="spellStart"/>
      <w:r w:rsidRPr="0057195D">
        <w:rPr>
          <w:rFonts w:ascii="Times New Roman" w:hAnsi="Times New Roman" w:cs="Times New Roman"/>
          <w:color w:val="000000" w:themeColor="text1"/>
          <w:sz w:val="24"/>
          <w:szCs w:val="24"/>
        </w:rPr>
        <w:t>Kryzys</w:t>
      </w:r>
      <w:proofErr w:type="spellEnd"/>
      <w:r w:rsidRPr="0057195D">
        <w:rPr>
          <w:rFonts w:ascii="Times New Roman" w:hAnsi="Times New Roman" w:cs="Times New Roman"/>
          <w:color w:val="000000" w:themeColor="text1"/>
          <w:sz w:val="24"/>
          <w:szCs w:val="24"/>
        </w:rPr>
        <w:t xml:space="preserve"> </w:t>
      </w:r>
      <w:proofErr w:type="spellStart"/>
      <w:r w:rsidRPr="0057195D">
        <w:rPr>
          <w:rFonts w:ascii="Times New Roman" w:hAnsi="Times New Roman" w:cs="Times New Roman"/>
          <w:color w:val="000000" w:themeColor="text1"/>
          <w:sz w:val="24"/>
          <w:szCs w:val="24"/>
        </w:rPr>
        <w:t>demograficzny</w:t>
      </w:r>
      <w:proofErr w:type="spellEnd"/>
      <w:r w:rsidRPr="0057195D">
        <w:rPr>
          <w:rFonts w:ascii="Times New Roman" w:hAnsi="Times New Roman" w:cs="Times New Roman"/>
          <w:color w:val="000000" w:themeColor="text1"/>
          <w:sz w:val="24"/>
          <w:szCs w:val="24"/>
        </w:rPr>
        <w:t xml:space="preserve">, </w:t>
      </w:r>
      <w:proofErr w:type="spellStart"/>
      <w:r w:rsidRPr="0057195D">
        <w:rPr>
          <w:rFonts w:ascii="Times New Roman" w:hAnsi="Times New Roman" w:cs="Times New Roman"/>
          <w:color w:val="000000" w:themeColor="text1"/>
          <w:sz w:val="24"/>
          <w:szCs w:val="24"/>
        </w:rPr>
        <w:t>starzenie</w:t>
      </w:r>
      <w:proofErr w:type="spellEnd"/>
      <w:r w:rsidRPr="0057195D">
        <w:rPr>
          <w:rFonts w:ascii="Times New Roman" w:hAnsi="Times New Roman" w:cs="Times New Roman"/>
          <w:color w:val="000000" w:themeColor="text1"/>
          <w:sz w:val="24"/>
          <w:szCs w:val="24"/>
        </w:rPr>
        <w:t xml:space="preserve"> </w:t>
      </w:r>
      <w:proofErr w:type="spellStart"/>
      <w:r w:rsidRPr="0057195D">
        <w:rPr>
          <w:rFonts w:ascii="Times New Roman" w:hAnsi="Times New Roman" w:cs="Times New Roman"/>
          <w:color w:val="000000" w:themeColor="text1"/>
          <w:sz w:val="24"/>
          <w:szCs w:val="24"/>
        </w:rPr>
        <w:t>się</w:t>
      </w:r>
      <w:proofErr w:type="spellEnd"/>
      <w:r w:rsidRPr="0057195D">
        <w:rPr>
          <w:rFonts w:ascii="Times New Roman" w:hAnsi="Times New Roman" w:cs="Times New Roman"/>
          <w:color w:val="000000" w:themeColor="text1"/>
          <w:sz w:val="24"/>
          <w:szCs w:val="24"/>
        </w:rPr>
        <w:t xml:space="preserve"> </w:t>
      </w:r>
      <w:proofErr w:type="spellStart"/>
      <w:r w:rsidRPr="0057195D">
        <w:rPr>
          <w:rFonts w:ascii="Times New Roman" w:hAnsi="Times New Roman" w:cs="Times New Roman"/>
          <w:color w:val="000000" w:themeColor="text1"/>
          <w:sz w:val="24"/>
          <w:szCs w:val="24"/>
        </w:rPr>
        <w:t>społeczeństwa</w:t>
      </w:r>
      <w:proofErr w:type="spellEnd"/>
      <w:r w:rsidRPr="0057195D">
        <w:rPr>
          <w:rFonts w:ascii="Times New Roman" w:hAnsi="Times New Roman" w:cs="Times New Roman"/>
          <w:color w:val="000000" w:themeColor="text1"/>
          <w:sz w:val="24"/>
          <w:szCs w:val="24"/>
        </w:rPr>
        <w:t xml:space="preserve"> </w:t>
      </w:r>
    </w:p>
    <w:p w14:paraId="3B774223" w14:textId="77777777" w:rsidR="0057195D" w:rsidRPr="0057195D" w:rsidRDefault="0057195D" w:rsidP="0057195D">
      <w:pPr>
        <w:pStyle w:val="ListParagraph"/>
        <w:numPr>
          <w:ilvl w:val="0"/>
          <w:numId w:val="28"/>
        </w:numPr>
        <w:rPr>
          <w:rFonts w:ascii="Times New Roman" w:hAnsi="Times New Roman" w:cs="Times New Roman"/>
          <w:color w:val="000000" w:themeColor="text1"/>
          <w:sz w:val="24"/>
          <w:szCs w:val="24"/>
          <w:lang w:val="pl-PL"/>
        </w:rPr>
      </w:pPr>
      <w:r w:rsidRPr="0057195D">
        <w:rPr>
          <w:rFonts w:ascii="Times New Roman" w:hAnsi="Times New Roman" w:cs="Times New Roman"/>
          <w:color w:val="000000" w:themeColor="text1"/>
          <w:sz w:val="24"/>
          <w:szCs w:val="24"/>
          <w:lang w:val="pl-PL"/>
        </w:rPr>
        <w:t xml:space="preserve">Napływ migrantów, uchodźców spoza Unii Europejskiej </w:t>
      </w:r>
    </w:p>
    <w:p w14:paraId="6931158C" w14:textId="1B6EF2BF" w:rsidR="0057195D" w:rsidRPr="00D80A45" w:rsidRDefault="00C47CE3" w:rsidP="0057195D">
      <w:pPr>
        <w:pStyle w:val="ListParagraph"/>
        <w:numPr>
          <w:ilvl w:val="0"/>
          <w:numId w:val="28"/>
        </w:numPr>
        <w:rPr>
          <w:rFonts w:ascii="Times New Roman" w:hAnsi="Times New Roman" w:cs="Times New Roman"/>
          <w:color w:val="000000" w:themeColor="text1"/>
          <w:sz w:val="24"/>
          <w:szCs w:val="24"/>
        </w:rPr>
      </w:pPr>
      <w:proofErr w:type="spellStart"/>
      <w:r w:rsidRPr="00D80A45">
        <w:rPr>
          <w:rFonts w:ascii="Times New Roman" w:hAnsi="Times New Roman" w:cs="Times New Roman"/>
          <w:color w:val="000000" w:themeColor="text1"/>
          <w:sz w:val="24"/>
          <w:szCs w:val="24"/>
        </w:rPr>
        <w:t>Globalne</w:t>
      </w:r>
      <w:proofErr w:type="spellEnd"/>
      <w:r w:rsidRPr="00D80A45">
        <w:rPr>
          <w:rFonts w:ascii="Times New Roman" w:hAnsi="Times New Roman" w:cs="Times New Roman"/>
          <w:color w:val="000000" w:themeColor="text1"/>
          <w:sz w:val="24"/>
          <w:szCs w:val="24"/>
        </w:rPr>
        <w:t xml:space="preserve"> </w:t>
      </w:r>
      <w:proofErr w:type="spellStart"/>
      <w:r w:rsidRPr="00D80A45">
        <w:rPr>
          <w:rFonts w:ascii="Times New Roman" w:hAnsi="Times New Roman" w:cs="Times New Roman"/>
          <w:color w:val="000000" w:themeColor="text1"/>
          <w:sz w:val="24"/>
          <w:szCs w:val="24"/>
        </w:rPr>
        <w:t>pandemie</w:t>
      </w:r>
      <w:proofErr w:type="spellEnd"/>
      <w:r w:rsidRPr="00D80A45">
        <w:rPr>
          <w:rFonts w:ascii="Times New Roman" w:hAnsi="Times New Roman" w:cs="Times New Roman"/>
          <w:color w:val="000000" w:themeColor="text1"/>
          <w:sz w:val="24"/>
          <w:szCs w:val="24"/>
        </w:rPr>
        <w:t xml:space="preserve">, </w:t>
      </w:r>
      <w:proofErr w:type="spellStart"/>
      <w:r w:rsidRPr="00D80A45">
        <w:rPr>
          <w:rFonts w:ascii="Times New Roman" w:hAnsi="Times New Roman" w:cs="Times New Roman"/>
          <w:color w:val="000000" w:themeColor="text1"/>
          <w:sz w:val="24"/>
          <w:szCs w:val="24"/>
        </w:rPr>
        <w:t>choroby</w:t>
      </w:r>
      <w:proofErr w:type="spellEnd"/>
      <w:r w:rsidRPr="00D80A45">
        <w:rPr>
          <w:rFonts w:ascii="Times New Roman" w:hAnsi="Times New Roman" w:cs="Times New Roman"/>
          <w:color w:val="000000" w:themeColor="text1"/>
          <w:sz w:val="24"/>
          <w:szCs w:val="24"/>
        </w:rPr>
        <w:t xml:space="preserve"> </w:t>
      </w:r>
      <w:proofErr w:type="spellStart"/>
      <w:r w:rsidRPr="00D80A45">
        <w:rPr>
          <w:rFonts w:ascii="Times New Roman" w:hAnsi="Times New Roman" w:cs="Times New Roman"/>
          <w:color w:val="000000" w:themeColor="text1"/>
          <w:sz w:val="24"/>
          <w:szCs w:val="24"/>
        </w:rPr>
        <w:t>zakaźne</w:t>
      </w:r>
      <w:proofErr w:type="spellEnd"/>
    </w:p>
    <w:p w14:paraId="1B149E16" w14:textId="04A137B7" w:rsidR="0057195D" w:rsidRPr="0057195D" w:rsidRDefault="00C47CE3" w:rsidP="0057195D">
      <w:pPr>
        <w:pStyle w:val="ListParagraph"/>
        <w:numPr>
          <w:ilvl w:val="0"/>
          <w:numId w:val="28"/>
        </w:numPr>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K</w:t>
      </w:r>
      <w:r w:rsidR="0057195D" w:rsidRPr="0057195D">
        <w:rPr>
          <w:rFonts w:ascii="Times New Roman" w:hAnsi="Times New Roman" w:cs="Times New Roman"/>
          <w:color w:val="000000" w:themeColor="text1"/>
          <w:sz w:val="24"/>
          <w:szCs w:val="24"/>
        </w:rPr>
        <w:t>ryzys</w:t>
      </w:r>
      <w:proofErr w:type="spellEnd"/>
      <w:r w:rsidR="0057195D" w:rsidRPr="0057195D">
        <w:rPr>
          <w:rFonts w:ascii="Times New Roman" w:hAnsi="Times New Roman" w:cs="Times New Roman"/>
          <w:color w:val="000000" w:themeColor="text1"/>
          <w:sz w:val="24"/>
          <w:szCs w:val="24"/>
        </w:rPr>
        <w:t xml:space="preserve"> </w:t>
      </w:r>
      <w:proofErr w:type="spellStart"/>
      <w:r w:rsidR="0057195D" w:rsidRPr="0057195D">
        <w:rPr>
          <w:rFonts w:ascii="Times New Roman" w:hAnsi="Times New Roman" w:cs="Times New Roman"/>
          <w:color w:val="000000" w:themeColor="text1"/>
          <w:sz w:val="24"/>
          <w:szCs w:val="24"/>
        </w:rPr>
        <w:t>gospodarczy</w:t>
      </w:r>
      <w:proofErr w:type="spellEnd"/>
    </w:p>
    <w:p w14:paraId="3198107C" w14:textId="535C163B" w:rsidR="0057195D" w:rsidRDefault="0057195D" w:rsidP="0057195D">
      <w:pPr>
        <w:pStyle w:val="ListParagraph"/>
        <w:numPr>
          <w:ilvl w:val="0"/>
          <w:numId w:val="28"/>
        </w:numPr>
        <w:shd w:val="clear" w:color="auto" w:fill="FFFFFF"/>
        <w:spacing w:after="0" w:line="240" w:lineRule="auto"/>
        <w:outlineLvl w:val="3"/>
        <w:rPr>
          <w:rFonts w:ascii="Times New Roman" w:eastAsia="Times New Roman" w:hAnsi="Times New Roman" w:cs="Times New Roman"/>
          <w:color w:val="000000" w:themeColor="text1"/>
          <w:sz w:val="24"/>
          <w:szCs w:val="24"/>
          <w:lang w:val="pl-PL" w:eastAsia="pl-PL"/>
        </w:rPr>
      </w:pPr>
      <w:r w:rsidRPr="0057195D">
        <w:rPr>
          <w:rFonts w:ascii="Times New Roman" w:eastAsia="Times New Roman" w:hAnsi="Times New Roman" w:cs="Times New Roman"/>
          <w:color w:val="000000" w:themeColor="text1"/>
          <w:sz w:val="24"/>
          <w:szCs w:val="24"/>
          <w:lang w:val="pl-PL" w:eastAsia="pl-PL"/>
        </w:rPr>
        <w:t xml:space="preserve">Ideologia </w:t>
      </w:r>
      <w:proofErr w:type="spellStart"/>
      <w:r w:rsidRPr="0057195D">
        <w:rPr>
          <w:rFonts w:ascii="Times New Roman" w:eastAsia="Times New Roman" w:hAnsi="Times New Roman" w:cs="Times New Roman"/>
          <w:color w:val="000000" w:themeColor="text1"/>
          <w:sz w:val="24"/>
          <w:szCs w:val="24"/>
          <w:lang w:val="pl-PL" w:eastAsia="pl-PL"/>
        </w:rPr>
        <w:t>gender</w:t>
      </w:r>
      <w:proofErr w:type="spellEnd"/>
      <w:r w:rsidRPr="0057195D">
        <w:rPr>
          <w:rFonts w:ascii="Times New Roman" w:eastAsia="Times New Roman" w:hAnsi="Times New Roman" w:cs="Times New Roman"/>
          <w:color w:val="000000" w:themeColor="text1"/>
          <w:sz w:val="24"/>
          <w:szCs w:val="24"/>
          <w:lang w:val="pl-PL" w:eastAsia="pl-PL"/>
        </w:rPr>
        <w:t>, ruch LGBT</w:t>
      </w:r>
    </w:p>
    <w:p w14:paraId="0ECDB1E6" w14:textId="49754409" w:rsidR="000073A9" w:rsidRDefault="000073A9" w:rsidP="0057195D">
      <w:pPr>
        <w:pStyle w:val="ListParagraph"/>
        <w:numPr>
          <w:ilvl w:val="0"/>
          <w:numId w:val="28"/>
        </w:numPr>
        <w:shd w:val="clear" w:color="auto" w:fill="FFFFFF"/>
        <w:spacing w:after="0" w:line="240" w:lineRule="auto"/>
        <w:outlineLvl w:val="3"/>
        <w:rPr>
          <w:rFonts w:ascii="Times New Roman" w:eastAsia="Times New Roman" w:hAnsi="Times New Roman" w:cs="Times New Roman"/>
          <w:color w:val="000000" w:themeColor="text1"/>
          <w:sz w:val="24"/>
          <w:szCs w:val="24"/>
          <w:lang w:val="pl-PL" w:eastAsia="pl-PL"/>
        </w:rPr>
      </w:pPr>
      <w:r>
        <w:rPr>
          <w:rFonts w:ascii="Times New Roman" w:eastAsia="Times New Roman" w:hAnsi="Times New Roman" w:cs="Times New Roman"/>
          <w:color w:val="000000" w:themeColor="text1"/>
          <w:sz w:val="24"/>
          <w:szCs w:val="24"/>
          <w:lang w:val="pl-PL" w:eastAsia="pl-PL"/>
        </w:rPr>
        <w:t>Konflikty wewnątrz Unii Europejskiej, prowadzące do jej osłabienia, a nawet upadku</w:t>
      </w:r>
    </w:p>
    <w:p w14:paraId="30430BCC" w14:textId="77777777" w:rsidR="0057195D" w:rsidRPr="0057195D" w:rsidRDefault="0057195D" w:rsidP="004F206C"/>
    <w:p w14:paraId="7B398CCF" w14:textId="3B25CACF" w:rsidR="00400678" w:rsidRPr="00224430" w:rsidRDefault="00BA1342" w:rsidP="00400678">
      <w:pPr>
        <w:rPr>
          <w:b/>
          <w:bCs/>
          <w:color w:val="000000" w:themeColor="text1"/>
        </w:rPr>
      </w:pPr>
      <w:r w:rsidRPr="00224430">
        <w:rPr>
          <w:b/>
          <w:bCs/>
          <w:color w:val="000000" w:themeColor="text1"/>
        </w:rPr>
        <w:t>ZO</w:t>
      </w:r>
      <w:r w:rsidR="0057195D" w:rsidRPr="00224430">
        <w:rPr>
          <w:b/>
          <w:bCs/>
          <w:color w:val="000000" w:themeColor="text1"/>
        </w:rPr>
        <w:t>2</w:t>
      </w:r>
      <w:r w:rsidRPr="00224430">
        <w:rPr>
          <w:b/>
          <w:bCs/>
          <w:color w:val="000000" w:themeColor="text1"/>
        </w:rPr>
        <w:t xml:space="preserve">. </w:t>
      </w:r>
      <w:r w:rsidR="00400678" w:rsidRPr="00224430">
        <w:rPr>
          <w:b/>
          <w:bCs/>
          <w:color w:val="000000" w:themeColor="text1"/>
        </w:rPr>
        <w:t>Które z</w:t>
      </w:r>
      <w:r w:rsidR="00CE086F" w:rsidRPr="00224430">
        <w:rPr>
          <w:b/>
          <w:bCs/>
          <w:color w:val="000000" w:themeColor="text1"/>
        </w:rPr>
        <w:t xml:space="preserve"> w/w</w:t>
      </w:r>
      <w:r w:rsidR="00400678" w:rsidRPr="00224430">
        <w:rPr>
          <w:b/>
          <w:bCs/>
          <w:color w:val="000000" w:themeColor="text1"/>
        </w:rPr>
        <w:t xml:space="preserve"> wymienionych zagrożeń Pana(i) zdaniem jest najpoważniejsze? (</w:t>
      </w:r>
      <w:r w:rsidR="00677838">
        <w:rPr>
          <w:color w:val="000000" w:themeColor="text1"/>
        </w:rPr>
        <w:t>proszę wymienić cyfrę zagroże</w:t>
      </w:r>
      <w:r w:rsidR="00CE086F" w:rsidRPr="00224430">
        <w:rPr>
          <w:color w:val="000000" w:themeColor="text1"/>
        </w:rPr>
        <w:t>nia</w:t>
      </w:r>
      <w:r w:rsidR="00400678" w:rsidRPr="00224430">
        <w:rPr>
          <w:b/>
          <w:bCs/>
          <w:color w:val="000000" w:themeColor="text1"/>
        </w:rPr>
        <w:t>)</w:t>
      </w:r>
    </w:p>
    <w:p w14:paraId="194BF576" w14:textId="1214631F" w:rsidR="00CB2B96" w:rsidRPr="0057195D" w:rsidRDefault="00CB2B96" w:rsidP="00400678">
      <w:pPr>
        <w:rPr>
          <w:b/>
          <w:bCs/>
        </w:rPr>
      </w:pPr>
    </w:p>
    <w:p w14:paraId="3435AC3B" w14:textId="77777777" w:rsidR="00D80A45" w:rsidRPr="0057195D" w:rsidRDefault="00D80A45" w:rsidP="00D80A45">
      <w:pPr>
        <w:pStyle w:val="ListParagraph"/>
        <w:numPr>
          <w:ilvl w:val="0"/>
          <w:numId w:val="32"/>
        </w:numPr>
        <w:rPr>
          <w:rFonts w:ascii="Times New Roman" w:hAnsi="Times New Roman" w:cs="Times New Roman"/>
          <w:color w:val="000000" w:themeColor="text1"/>
          <w:sz w:val="24"/>
          <w:szCs w:val="24"/>
          <w:lang w:val="pl-PL"/>
        </w:rPr>
      </w:pPr>
      <w:r>
        <w:rPr>
          <w:rFonts w:ascii="Times New Roman" w:hAnsi="Times New Roman" w:cs="Times New Roman"/>
          <w:color w:val="000000" w:themeColor="text1"/>
          <w:sz w:val="24"/>
          <w:szCs w:val="24"/>
          <w:lang w:val="pl-PL"/>
        </w:rPr>
        <w:t>Kryzys klimatyczny, wymieranie zwierząt, zanieczyszczenie środowiska</w:t>
      </w:r>
    </w:p>
    <w:p w14:paraId="0A1D1E4A" w14:textId="77777777" w:rsidR="00D80A45" w:rsidRPr="0057195D" w:rsidRDefault="00D80A45" w:rsidP="00D80A45">
      <w:pPr>
        <w:pStyle w:val="ListParagraph"/>
        <w:numPr>
          <w:ilvl w:val="0"/>
          <w:numId w:val="32"/>
        </w:numPr>
        <w:rPr>
          <w:rFonts w:ascii="Times New Roman" w:hAnsi="Times New Roman" w:cs="Times New Roman"/>
          <w:color w:val="000000" w:themeColor="text1"/>
          <w:sz w:val="24"/>
          <w:szCs w:val="24"/>
          <w:lang w:val="pl-PL"/>
        </w:rPr>
      </w:pPr>
      <w:r>
        <w:rPr>
          <w:rFonts w:ascii="Times New Roman" w:hAnsi="Times New Roman" w:cs="Times New Roman"/>
          <w:color w:val="000000" w:themeColor="text1"/>
          <w:sz w:val="24"/>
          <w:szCs w:val="24"/>
          <w:lang w:val="pl-PL"/>
        </w:rPr>
        <w:t>Konsumpcyjny styl życia (</w:t>
      </w:r>
      <w:r w:rsidRPr="0057195D">
        <w:rPr>
          <w:rFonts w:ascii="Times New Roman" w:hAnsi="Times New Roman" w:cs="Times New Roman"/>
          <w:color w:val="000000" w:themeColor="text1"/>
          <w:sz w:val="24"/>
          <w:szCs w:val="24"/>
          <w:lang w:val="pl-PL"/>
        </w:rPr>
        <w:t>produkcja zbędnych rzeczy, nadmierna chęć posiadania)</w:t>
      </w:r>
    </w:p>
    <w:p w14:paraId="1A1FC1F8" w14:textId="77777777" w:rsidR="00D80A45" w:rsidRPr="0057195D" w:rsidRDefault="00D80A45" w:rsidP="00D80A45">
      <w:pPr>
        <w:pStyle w:val="ListParagraph"/>
        <w:numPr>
          <w:ilvl w:val="0"/>
          <w:numId w:val="32"/>
        </w:numPr>
        <w:rPr>
          <w:rFonts w:ascii="Times New Roman" w:hAnsi="Times New Roman" w:cs="Times New Roman"/>
          <w:color w:val="000000" w:themeColor="text1"/>
          <w:sz w:val="24"/>
          <w:szCs w:val="24"/>
          <w:lang w:val="pl-PL"/>
        </w:rPr>
      </w:pPr>
      <w:r w:rsidRPr="0057195D">
        <w:rPr>
          <w:rFonts w:ascii="Times New Roman" w:hAnsi="Times New Roman" w:cs="Times New Roman"/>
          <w:color w:val="000000" w:themeColor="text1"/>
          <w:sz w:val="24"/>
          <w:szCs w:val="24"/>
          <w:lang w:val="pl-PL"/>
        </w:rPr>
        <w:t>Problemy zdrowotne (np., otyłość, nowotwory, choroby psychiczne)</w:t>
      </w:r>
    </w:p>
    <w:p w14:paraId="4F610CB4" w14:textId="77777777" w:rsidR="00D80A45" w:rsidRPr="0057195D" w:rsidRDefault="00D80A45" w:rsidP="00D80A45">
      <w:pPr>
        <w:pStyle w:val="ListParagraph"/>
        <w:numPr>
          <w:ilvl w:val="0"/>
          <w:numId w:val="32"/>
        </w:numPr>
        <w:rPr>
          <w:rFonts w:ascii="Times New Roman" w:hAnsi="Times New Roman" w:cs="Times New Roman"/>
          <w:color w:val="000000" w:themeColor="text1"/>
          <w:sz w:val="24"/>
          <w:szCs w:val="24"/>
          <w:lang w:val="pl-PL"/>
        </w:rPr>
      </w:pPr>
      <w:r w:rsidRPr="0057195D">
        <w:rPr>
          <w:rFonts w:ascii="Times New Roman" w:hAnsi="Times New Roman" w:cs="Times New Roman"/>
          <w:color w:val="000000" w:themeColor="text1"/>
          <w:sz w:val="24"/>
          <w:szCs w:val="24"/>
          <w:lang w:val="pl-PL"/>
        </w:rPr>
        <w:t>Wojna w Ukrainie i jej konsekwencje</w:t>
      </w:r>
      <w:r>
        <w:rPr>
          <w:rFonts w:ascii="Times New Roman" w:hAnsi="Times New Roman" w:cs="Times New Roman"/>
          <w:color w:val="000000" w:themeColor="text1"/>
          <w:sz w:val="24"/>
          <w:szCs w:val="24"/>
          <w:lang w:val="pl-PL"/>
        </w:rPr>
        <w:t xml:space="preserve"> </w:t>
      </w:r>
    </w:p>
    <w:p w14:paraId="5931256A" w14:textId="77777777" w:rsidR="00D80A45" w:rsidRPr="0057195D" w:rsidRDefault="00D80A45" w:rsidP="00D80A45">
      <w:pPr>
        <w:pStyle w:val="ListParagraph"/>
        <w:numPr>
          <w:ilvl w:val="0"/>
          <w:numId w:val="32"/>
        </w:numPr>
        <w:rPr>
          <w:rFonts w:ascii="Times New Roman" w:hAnsi="Times New Roman" w:cs="Times New Roman"/>
          <w:color w:val="000000" w:themeColor="text1"/>
          <w:sz w:val="24"/>
          <w:szCs w:val="24"/>
          <w:lang w:val="pl-PL"/>
        </w:rPr>
      </w:pPr>
      <w:r>
        <w:rPr>
          <w:rFonts w:ascii="Times New Roman" w:hAnsi="Times New Roman" w:cs="Times New Roman"/>
          <w:color w:val="000000" w:themeColor="text1"/>
          <w:sz w:val="24"/>
          <w:szCs w:val="24"/>
          <w:lang w:val="pl-PL"/>
        </w:rPr>
        <w:t>Upadek morale publicznego (niska kultura polityczna, nieetyczni politycy, bierni obywatele</w:t>
      </w:r>
      <w:r w:rsidRPr="0057195D">
        <w:rPr>
          <w:rFonts w:ascii="Times New Roman" w:hAnsi="Times New Roman" w:cs="Times New Roman"/>
          <w:color w:val="000000" w:themeColor="text1"/>
          <w:sz w:val="24"/>
          <w:szCs w:val="24"/>
          <w:lang w:val="pl-PL"/>
        </w:rPr>
        <w:t>)</w:t>
      </w:r>
    </w:p>
    <w:p w14:paraId="4D752D0C" w14:textId="77777777" w:rsidR="00D80A45" w:rsidRPr="00D80A45" w:rsidRDefault="00D80A45" w:rsidP="00D80A45">
      <w:pPr>
        <w:pStyle w:val="ListParagraph"/>
        <w:numPr>
          <w:ilvl w:val="0"/>
          <w:numId w:val="32"/>
        </w:numPr>
        <w:rPr>
          <w:rFonts w:ascii="Times New Roman" w:hAnsi="Times New Roman" w:cs="Times New Roman"/>
          <w:color w:val="000000" w:themeColor="text1"/>
          <w:sz w:val="24"/>
          <w:szCs w:val="24"/>
          <w:lang w:val="pl-PL"/>
        </w:rPr>
      </w:pPr>
      <w:r w:rsidRPr="00D80A45">
        <w:rPr>
          <w:rFonts w:ascii="Times New Roman" w:hAnsi="Times New Roman" w:cs="Times New Roman"/>
          <w:color w:val="000000" w:themeColor="text1"/>
          <w:sz w:val="24"/>
          <w:szCs w:val="24"/>
          <w:lang w:val="pl-PL"/>
        </w:rPr>
        <w:t xml:space="preserve">Zagrożenia demokracji (ekstremizm polityczny, populizm, autorytaryzm, </w:t>
      </w:r>
      <w:proofErr w:type="spellStart"/>
      <w:r w:rsidRPr="00D80A45">
        <w:rPr>
          <w:rFonts w:ascii="Times New Roman" w:hAnsi="Times New Roman" w:cs="Times New Roman"/>
          <w:color w:val="000000" w:themeColor="text1"/>
          <w:sz w:val="24"/>
          <w:szCs w:val="24"/>
          <w:lang w:val="pl-PL"/>
        </w:rPr>
        <w:t>klientelizm</w:t>
      </w:r>
      <w:proofErr w:type="spellEnd"/>
      <w:r w:rsidRPr="00D80A45">
        <w:rPr>
          <w:rFonts w:ascii="Times New Roman" w:hAnsi="Times New Roman" w:cs="Times New Roman"/>
          <w:color w:val="000000" w:themeColor="text1"/>
          <w:sz w:val="24"/>
          <w:szCs w:val="24"/>
          <w:lang w:val="pl-PL"/>
        </w:rPr>
        <w:t xml:space="preserve">, </w:t>
      </w:r>
      <w:proofErr w:type="spellStart"/>
      <w:r w:rsidRPr="00D80A45">
        <w:rPr>
          <w:rFonts w:ascii="Times New Roman" w:hAnsi="Times New Roman" w:cs="Times New Roman"/>
          <w:color w:val="000000" w:themeColor="text1"/>
          <w:sz w:val="24"/>
          <w:szCs w:val="24"/>
          <w:lang w:val="pl-PL"/>
        </w:rPr>
        <w:t>eurosceptycyzm</w:t>
      </w:r>
      <w:proofErr w:type="spellEnd"/>
      <w:r w:rsidRPr="00D80A45">
        <w:rPr>
          <w:rFonts w:ascii="Times New Roman" w:hAnsi="Times New Roman" w:cs="Times New Roman"/>
          <w:color w:val="000000" w:themeColor="text1"/>
          <w:sz w:val="24"/>
          <w:szCs w:val="24"/>
          <w:lang w:val="pl-PL"/>
        </w:rPr>
        <w:t>)</w:t>
      </w:r>
    </w:p>
    <w:p w14:paraId="234E0186" w14:textId="77777777" w:rsidR="00D80A45" w:rsidRPr="0057195D" w:rsidRDefault="00D80A45" w:rsidP="00D80A45">
      <w:pPr>
        <w:pStyle w:val="ListParagraph"/>
        <w:numPr>
          <w:ilvl w:val="0"/>
          <w:numId w:val="32"/>
        </w:numPr>
        <w:rPr>
          <w:rFonts w:ascii="Times New Roman" w:hAnsi="Times New Roman" w:cs="Times New Roman"/>
          <w:color w:val="000000" w:themeColor="text1"/>
          <w:sz w:val="24"/>
          <w:szCs w:val="24"/>
        </w:rPr>
      </w:pPr>
      <w:proofErr w:type="spellStart"/>
      <w:r w:rsidRPr="0057195D">
        <w:rPr>
          <w:rFonts w:ascii="Times New Roman" w:hAnsi="Times New Roman" w:cs="Times New Roman"/>
          <w:color w:val="000000" w:themeColor="text1"/>
          <w:sz w:val="24"/>
          <w:szCs w:val="24"/>
        </w:rPr>
        <w:t>Bieda</w:t>
      </w:r>
      <w:proofErr w:type="spellEnd"/>
      <w:r w:rsidRPr="0057195D">
        <w:rPr>
          <w:rFonts w:ascii="Times New Roman" w:hAnsi="Times New Roman" w:cs="Times New Roman"/>
          <w:color w:val="000000" w:themeColor="text1"/>
          <w:sz w:val="24"/>
          <w:szCs w:val="24"/>
        </w:rPr>
        <w:t xml:space="preserve">, </w:t>
      </w:r>
      <w:proofErr w:type="spellStart"/>
      <w:r w:rsidRPr="0057195D">
        <w:rPr>
          <w:rFonts w:ascii="Times New Roman" w:hAnsi="Times New Roman" w:cs="Times New Roman"/>
          <w:color w:val="000000" w:themeColor="text1"/>
          <w:sz w:val="24"/>
          <w:szCs w:val="24"/>
        </w:rPr>
        <w:t>wykluczenie</w:t>
      </w:r>
      <w:proofErr w:type="spellEnd"/>
      <w:r w:rsidRPr="0057195D">
        <w:rPr>
          <w:rFonts w:ascii="Times New Roman" w:hAnsi="Times New Roman" w:cs="Times New Roman"/>
          <w:color w:val="000000" w:themeColor="text1"/>
          <w:sz w:val="24"/>
          <w:szCs w:val="24"/>
        </w:rPr>
        <w:t xml:space="preserve">, </w:t>
      </w:r>
      <w:proofErr w:type="spellStart"/>
      <w:r w:rsidRPr="0057195D">
        <w:rPr>
          <w:rFonts w:ascii="Times New Roman" w:hAnsi="Times New Roman" w:cs="Times New Roman"/>
          <w:color w:val="000000" w:themeColor="text1"/>
          <w:sz w:val="24"/>
          <w:szCs w:val="24"/>
        </w:rPr>
        <w:t>nierówności</w:t>
      </w:r>
      <w:proofErr w:type="spellEnd"/>
      <w:r w:rsidRPr="0057195D">
        <w:rPr>
          <w:rFonts w:ascii="Times New Roman" w:hAnsi="Times New Roman" w:cs="Times New Roman"/>
          <w:color w:val="000000" w:themeColor="text1"/>
          <w:sz w:val="24"/>
          <w:szCs w:val="24"/>
        </w:rPr>
        <w:t xml:space="preserve"> </w:t>
      </w:r>
      <w:proofErr w:type="spellStart"/>
      <w:r w:rsidRPr="0057195D">
        <w:rPr>
          <w:rFonts w:ascii="Times New Roman" w:hAnsi="Times New Roman" w:cs="Times New Roman"/>
          <w:color w:val="000000" w:themeColor="text1"/>
          <w:sz w:val="24"/>
          <w:szCs w:val="24"/>
        </w:rPr>
        <w:t>ekonomiczne</w:t>
      </w:r>
      <w:proofErr w:type="spellEnd"/>
      <w:r w:rsidRPr="0057195D">
        <w:rPr>
          <w:rFonts w:ascii="Times New Roman" w:hAnsi="Times New Roman" w:cs="Times New Roman"/>
          <w:color w:val="000000" w:themeColor="text1"/>
          <w:sz w:val="24"/>
          <w:szCs w:val="24"/>
        </w:rPr>
        <w:t xml:space="preserve"> </w:t>
      </w:r>
    </w:p>
    <w:p w14:paraId="029D3532" w14:textId="77777777" w:rsidR="00D80A45" w:rsidRPr="0057195D" w:rsidRDefault="00D80A45" w:rsidP="00D80A45">
      <w:pPr>
        <w:pStyle w:val="ListParagraph"/>
        <w:numPr>
          <w:ilvl w:val="0"/>
          <w:numId w:val="32"/>
        </w:numPr>
        <w:rPr>
          <w:rFonts w:ascii="Times New Roman" w:hAnsi="Times New Roman" w:cs="Times New Roman"/>
          <w:color w:val="000000" w:themeColor="text1"/>
          <w:sz w:val="24"/>
          <w:szCs w:val="24"/>
          <w:lang w:val="pl-PL"/>
        </w:rPr>
      </w:pPr>
      <w:r w:rsidRPr="0057195D">
        <w:rPr>
          <w:rFonts w:ascii="Times New Roman" w:hAnsi="Times New Roman" w:cs="Times New Roman"/>
          <w:color w:val="000000" w:themeColor="text1"/>
          <w:sz w:val="24"/>
          <w:szCs w:val="24"/>
          <w:lang w:val="pl-PL"/>
        </w:rPr>
        <w:t>Zmiany na rynku pracy (bezrobocie, rewolucja rynku pracy: sztuczna inteligencja, automatyzacja pracy)</w:t>
      </w:r>
    </w:p>
    <w:p w14:paraId="640E6587" w14:textId="77777777" w:rsidR="00D80A45" w:rsidRPr="0057195D" w:rsidRDefault="00D80A45" w:rsidP="00D80A45">
      <w:pPr>
        <w:pStyle w:val="ListParagraph"/>
        <w:numPr>
          <w:ilvl w:val="0"/>
          <w:numId w:val="32"/>
        </w:numPr>
        <w:rPr>
          <w:rFonts w:ascii="Times New Roman" w:hAnsi="Times New Roman" w:cs="Times New Roman"/>
          <w:color w:val="000000" w:themeColor="text1"/>
          <w:sz w:val="24"/>
          <w:szCs w:val="24"/>
        </w:rPr>
      </w:pPr>
      <w:proofErr w:type="spellStart"/>
      <w:r w:rsidRPr="0057195D">
        <w:rPr>
          <w:rFonts w:ascii="Times New Roman" w:hAnsi="Times New Roman" w:cs="Times New Roman"/>
          <w:color w:val="000000" w:themeColor="text1"/>
          <w:sz w:val="24"/>
          <w:szCs w:val="24"/>
        </w:rPr>
        <w:t>Kryzys</w:t>
      </w:r>
      <w:proofErr w:type="spellEnd"/>
      <w:r w:rsidRPr="0057195D">
        <w:rPr>
          <w:rFonts w:ascii="Times New Roman" w:hAnsi="Times New Roman" w:cs="Times New Roman"/>
          <w:color w:val="000000" w:themeColor="text1"/>
          <w:sz w:val="24"/>
          <w:szCs w:val="24"/>
        </w:rPr>
        <w:t xml:space="preserve"> </w:t>
      </w:r>
      <w:proofErr w:type="spellStart"/>
      <w:r w:rsidRPr="0057195D">
        <w:rPr>
          <w:rFonts w:ascii="Times New Roman" w:hAnsi="Times New Roman" w:cs="Times New Roman"/>
          <w:color w:val="000000" w:themeColor="text1"/>
          <w:sz w:val="24"/>
          <w:szCs w:val="24"/>
        </w:rPr>
        <w:t>demograficzny</w:t>
      </w:r>
      <w:proofErr w:type="spellEnd"/>
      <w:r w:rsidRPr="0057195D">
        <w:rPr>
          <w:rFonts w:ascii="Times New Roman" w:hAnsi="Times New Roman" w:cs="Times New Roman"/>
          <w:color w:val="000000" w:themeColor="text1"/>
          <w:sz w:val="24"/>
          <w:szCs w:val="24"/>
        </w:rPr>
        <w:t xml:space="preserve">, </w:t>
      </w:r>
      <w:proofErr w:type="spellStart"/>
      <w:r w:rsidRPr="0057195D">
        <w:rPr>
          <w:rFonts w:ascii="Times New Roman" w:hAnsi="Times New Roman" w:cs="Times New Roman"/>
          <w:color w:val="000000" w:themeColor="text1"/>
          <w:sz w:val="24"/>
          <w:szCs w:val="24"/>
        </w:rPr>
        <w:t>starzenie</w:t>
      </w:r>
      <w:proofErr w:type="spellEnd"/>
      <w:r w:rsidRPr="0057195D">
        <w:rPr>
          <w:rFonts w:ascii="Times New Roman" w:hAnsi="Times New Roman" w:cs="Times New Roman"/>
          <w:color w:val="000000" w:themeColor="text1"/>
          <w:sz w:val="24"/>
          <w:szCs w:val="24"/>
        </w:rPr>
        <w:t xml:space="preserve"> </w:t>
      </w:r>
      <w:proofErr w:type="spellStart"/>
      <w:r w:rsidRPr="0057195D">
        <w:rPr>
          <w:rFonts w:ascii="Times New Roman" w:hAnsi="Times New Roman" w:cs="Times New Roman"/>
          <w:color w:val="000000" w:themeColor="text1"/>
          <w:sz w:val="24"/>
          <w:szCs w:val="24"/>
        </w:rPr>
        <w:t>się</w:t>
      </w:r>
      <w:proofErr w:type="spellEnd"/>
      <w:r w:rsidRPr="0057195D">
        <w:rPr>
          <w:rFonts w:ascii="Times New Roman" w:hAnsi="Times New Roman" w:cs="Times New Roman"/>
          <w:color w:val="000000" w:themeColor="text1"/>
          <w:sz w:val="24"/>
          <w:szCs w:val="24"/>
        </w:rPr>
        <w:t xml:space="preserve"> </w:t>
      </w:r>
      <w:proofErr w:type="spellStart"/>
      <w:r w:rsidRPr="0057195D">
        <w:rPr>
          <w:rFonts w:ascii="Times New Roman" w:hAnsi="Times New Roman" w:cs="Times New Roman"/>
          <w:color w:val="000000" w:themeColor="text1"/>
          <w:sz w:val="24"/>
          <w:szCs w:val="24"/>
        </w:rPr>
        <w:t>społeczeństwa</w:t>
      </w:r>
      <w:proofErr w:type="spellEnd"/>
      <w:r w:rsidRPr="0057195D">
        <w:rPr>
          <w:rFonts w:ascii="Times New Roman" w:hAnsi="Times New Roman" w:cs="Times New Roman"/>
          <w:color w:val="000000" w:themeColor="text1"/>
          <w:sz w:val="24"/>
          <w:szCs w:val="24"/>
        </w:rPr>
        <w:t xml:space="preserve"> </w:t>
      </w:r>
    </w:p>
    <w:p w14:paraId="1759C5E3" w14:textId="77777777" w:rsidR="00D80A45" w:rsidRPr="0057195D" w:rsidRDefault="00D80A45" w:rsidP="00D80A45">
      <w:pPr>
        <w:pStyle w:val="ListParagraph"/>
        <w:numPr>
          <w:ilvl w:val="0"/>
          <w:numId w:val="32"/>
        </w:numPr>
        <w:rPr>
          <w:rFonts w:ascii="Times New Roman" w:hAnsi="Times New Roman" w:cs="Times New Roman"/>
          <w:color w:val="000000" w:themeColor="text1"/>
          <w:sz w:val="24"/>
          <w:szCs w:val="24"/>
          <w:lang w:val="pl-PL"/>
        </w:rPr>
      </w:pPr>
      <w:r w:rsidRPr="0057195D">
        <w:rPr>
          <w:rFonts w:ascii="Times New Roman" w:hAnsi="Times New Roman" w:cs="Times New Roman"/>
          <w:color w:val="000000" w:themeColor="text1"/>
          <w:sz w:val="24"/>
          <w:szCs w:val="24"/>
          <w:lang w:val="pl-PL"/>
        </w:rPr>
        <w:t xml:space="preserve">Napływ migrantów, uchodźców spoza Unii Europejskiej </w:t>
      </w:r>
    </w:p>
    <w:p w14:paraId="6A0957C6" w14:textId="77777777" w:rsidR="00D80A45" w:rsidRPr="00D80A45" w:rsidRDefault="00D80A45" w:rsidP="00D80A45">
      <w:pPr>
        <w:pStyle w:val="ListParagraph"/>
        <w:numPr>
          <w:ilvl w:val="0"/>
          <w:numId w:val="32"/>
        </w:numPr>
        <w:rPr>
          <w:rFonts w:ascii="Times New Roman" w:hAnsi="Times New Roman" w:cs="Times New Roman"/>
          <w:color w:val="000000" w:themeColor="text1"/>
          <w:sz w:val="24"/>
          <w:szCs w:val="24"/>
        </w:rPr>
      </w:pPr>
      <w:proofErr w:type="spellStart"/>
      <w:r w:rsidRPr="00D80A45">
        <w:rPr>
          <w:rFonts w:ascii="Times New Roman" w:hAnsi="Times New Roman" w:cs="Times New Roman"/>
          <w:color w:val="000000" w:themeColor="text1"/>
          <w:sz w:val="24"/>
          <w:szCs w:val="24"/>
        </w:rPr>
        <w:t>Globalne</w:t>
      </w:r>
      <w:proofErr w:type="spellEnd"/>
      <w:r w:rsidRPr="00D80A45">
        <w:rPr>
          <w:rFonts w:ascii="Times New Roman" w:hAnsi="Times New Roman" w:cs="Times New Roman"/>
          <w:color w:val="000000" w:themeColor="text1"/>
          <w:sz w:val="24"/>
          <w:szCs w:val="24"/>
        </w:rPr>
        <w:t xml:space="preserve"> </w:t>
      </w:r>
      <w:proofErr w:type="spellStart"/>
      <w:r w:rsidRPr="00D80A45">
        <w:rPr>
          <w:rFonts w:ascii="Times New Roman" w:hAnsi="Times New Roman" w:cs="Times New Roman"/>
          <w:color w:val="000000" w:themeColor="text1"/>
          <w:sz w:val="24"/>
          <w:szCs w:val="24"/>
        </w:rPr>
        <w:t>pandemie</w:t>
      </w:r>
      <w:proofErr w:type="spellEnd"/>
      <w:r w:rsidRPr="00D80A45">
        <w:rPr>
          <w:rFonts w:ascii="Times New Roman" w:hAnsi="Times New Roman" w:cs="Times New Roman"/>
          <w:color w:val="000000" w:themeColor="text1"/>
          <w:sz w:val="24"/>
          <w:szCs w:val="24"/>
        </w:rPr>
        <w:t xml:space="preserve">, </w:t>
      </w:r>
      <w:proofErr w:type="spellStart"/>
      <w:r w:rsidRPr="00D80A45">
        <w:rPr>
          <w:rFonts w:ascii="Times New Roman" w:hAnsi="Times New Roman" w:cs="Times New Roman"/>
          <w:color w:val="000000" w:themeColor="text1"/>
          <w:sz w:val="24"/>
          <w:szCs w:val="24"/>
        </w:rPr>
        <w:t>choroby</w:t>
      </w:r>
      <w:proofErr w:type="spellEnd"/>
      <w:r w:rsidRPr="00D80A45">
        <w:rPr>
          <w:rFonts w:ascii="Times New Roman" w:hAnsi="Times New Roman" w:cs="Times New Roman"/>
          <w:color w:val="000000" w:themeColor="text1"/>
          <w:sz w:val="24"/>
          <w:szCs w:val="24"/>
        </w:rPr>
        <w:t xml:space="preserve"> </w:t>
      </w:r>
      <w:proofErr w:type="spellStart"/>
      <w:r w:rsidRPr="00D80A45">
        <w:rPr>
          <w:rFonts w:ascii="Times New Roman" w:hAnsi="Times New Roman" w:cs="Times New Roman"/>
          <w:color w:val="000000" w:themeColor="text1"/>
          <w:sz w:val="24"/>
          <w:szCs w:val="24"/>
        </w:rPr>
        <w:t>zakaźne</w:t>
      </w:r>
      <w:proofErr w:type="spellEnd"/>
    </w:p>
    <w:p w14:paraId="03793D9F" w14:textId="77777777" w:rsidR="00D80A45" w:rsidRPr="0057195D" w:rsidRDefault="00D80A45" w:rsidP="00D80A45">
      <w:pPr>
        <w:pStyle w:val="ListParagraph"/>
        <w:numPr>
          <w:ilvl w:val="0"/>
          <w:numId w:val="32"/>
        </w:numPr>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K</w:t>
      </w:r>
      <w:r w:rsidRPr="0057195D">
        <w:rPr>
          <w:rFonts w:ascii="Times New Roman" w:hAnsi="Times New Roman" w:cs="Times New Roman"/>
          <w:color w:val="000000" w:themeColor="text1"/>
          <w:sz w:val="24"/>
          <w:szCs w:val="24"/>
        </w:rPr>
        <w:t>ryzys</w:t>
      </w:r>
      <w:proofErr w:type="spellEnd"/>
      <w:r w:rsidRPr="0057195D">
        <w:rPr>
          <w:rFonts w:ascii="Times New Roman" w:hAnsi="Times New Roman" w:cs="Times New Roman"/>
          <w:color w:val="000000" w:themeColor="text1"/>
          <w:sz w:val="24"/>
          <w:szCs w:val="24"/>
        </w:rPr>
        <w:t xml:space="preserve"> </w:t>
      </w:r>
      <w:proofErr w:type="spellStart"/>
      <w:r w:rsidRPr="0057195D">
        <w:rPr>
          <w:rFonts w:ascii="Times New Roman" w:hAnsi="Times New Roman" w:cs="Times New Roman"/>
          <w:color w:val="000000" w:themeColor="text1"/>
          <w:sz w:val="24"/>
          <w:szCs w:val="24"/>
        </w:rPr>
        <w:t>gospodarczy</w:t>
      </w:r>
      <w:proofErr w:type="spellEnd"/>
    </w:p>
    <w:p w14:paraId="5D3DA572" w14:textId="77777777" w:rsidR="00D80A45" w:rsidRDefault="00D80A45" w:rsidP="00D80A45">
      <w:pPr>
        <w:pStyle w:val="ListParagraph"/>
        <w:numPr>
          <w:ilvl w:val="0"/>
          <w:numId w:val="32"/>
        </w:numPr>
        <w:shd w:val="clear" w:color="auto" w:fill="FFFFFF"/>
        <w:spacing w:after="0" w:line="240" w:lineRule="auto"/>
        <w:outlineLvl w:val="3"/>
        <w:rPr>
          <w:rFonts w:ascii="Times New Roman" w:eastAsia="Times New Roman" w:hAnsi="Times New Roman" w:cs="Times New Roman"/>
          <w:color w:val="000000" w:themeColor="text1"/>
          <w:sz w:val="24"/>
          <w:szCs w:val="24"/>
          <w:lang w:val="pl-PL" w:eastAsia="pl-PL"/>
        </w:rPr>
      </w:pPr>
      <w:r w:rsidRPr="0057195D">
        <w:rPr>
          <w:rFonts w:ascii="Times New Roman" w:eastAsia="Times New Roman" w:hAnsi="Times New Roman" w:cs="Times New Roman"/>
          <w:color w:val="000000" w:themeColor="text1"/>
          <w:sz w:val="24"/>
          <w:szCs w:val="24"/>
          <w:lang w:val="pl-PL" w:eastAsia="pl-PL"/>
        </w:rPr>
        <w:t xml:space="preserve">Ideologia </w:t>
      </w:r>
      <w:proofErr w:type="spellStart"/>
      <w:r w:rsidRPr="0057195D">
        <w:rPr>
          <w:rFonts w:ascii="Times New Roman" w:eastAsia="Times New Roman" w:hAnsi="Times New Roman" w:cs="Times New Roman"/>
          <w:color w:val="000000" w:themeColor="text1"/>
          <w:sz w:val="24"/>
          <w:szCs w:val="24"/>
          <w:lang w:val="pl-PL" w:eastAsia="pl-PL"/>
        </w:rPr>
        <w:t>gender</w:t>
      </w:r>
      <w:proofErr w:type="spellEnd"/>
      <w:r w:rsidRPr="0057195D">
        <w:rPr>
          <w:rFonts w:ascii="Times New Roman" w:eastAsia="Times New Roman" w:hAnsi="Times New Roman" w:cs="Times New Roman"/>
          <w:color w:val="000000" w:themeColor="text1"/>
          <w:sz w:val="24"/>
          <w:szCs w:val="24"/>
          <w:lang w:val="pl-PL" w:eastAsia="pl-PL"/>
        </w:rPr>
        <w:t>, ruch LGBT</w:t>
      </w:r>
    </w:p>
    <w:p w14:paraId="0EA24213" w14:textId="77777777" w:rsidR="00C75494" w:rsidRPr="0057195D" w:rsidRDefault="00C75494" w:rsidP="00C75494">
      <w:pPr>
        <w:pStyle w:val="ListParagraph"/>
        <w:shd w:val="clear" w:color="auto" w:fill="FFFFFF"/>
        <w:spacing w:after="0" w:line="240" w:lineRule="auto"/>
        <w:outlineLvl w:val="3"/>
        <w:rPr>
          <w:rFonts w:ascii="Times New Roman" w:eastAsia="Times New Roman" w:hAnsi="Times New Roman" w:cs="Times New Roman"/>
          <w:color w:val="000000" w:themeColor="text1"/>
          <w:sz w:val="24"/>
          <w:szCs w:val="24"/>
          <w:lang w:val="pl-PL" w:eastAsia="pl-PL"/>
        </w:rPr>
      </w:pPr>
    </w:p>
    <w:p w14:paraId="65CE456C" w14:textId="37290EC5" w:rsidR="00400678" w:rsidRPr="0057195D" w:rsidRDefault="00400678" w:rsidP="00CC3FB1">
      <w:pPr>
        <w:rPr>
          <w:color w:val="70AD47" w:themeColor="accent6"/>
        </w:rPr>
      </w:pPr>
    </w:p>
    <w:p w14:paraId="2EBBAB58" w14:textId="480DC682" w:rsidR="00400678" w:rsidRPr="00F214D6" w:rsidRDefault="00BA1342" w:rsidP="00400678">
      <w:pPr>
        <w:rPr>
          <w:b/>
          <w:bCs/>
          <w:color w:val="70AD47" w:themeColor="accent6"/>
        </w:rPr>
      </w:pPr>
      <w:r w:rsidRPr="0057195D">
        <w:rPr>
          <w:b/>
          <w:bCs/>
        </w:rPr>
        <w:lastRenderedPageBreak/>
        <w:t>ZO</w:t>
      </w:r>
      <w:r w:rsidR="0057195D">
        <w:rPr>
          <w:b/>
          <w:bCs/>
        </w:rPr>
        <w:t>3</w:t>
      </w:r>
      <w:r w:rsidRPr="0057195D">
        <w:rPr>
          <w:b/>
          <w:bCs/>
        </w:rPr>
        <w:t xml:space="preserve">. </w:t>
      </w:r>
      <w:r w:rsidR="00400678" w:rsidRPr="0057195D">
        <w:rPr>
          <w:b/>
          <w:bCs/>
        </w:rPr>
        <w:t xml:space="preserve">Jaki jest Pana(i) poziom wiedzy o danym zjawisku/problemie </w:t>
      </w:r>
      <w:r w:rsidR="00400678" w:rsidRPr="00F214D6">
        <w:rPr>
          <w:b/>
          <w:bCs/>
          <w:color w:val="70AD47" w:themeColor="accent6"/>
        </w:rPr>
        <w:t>(</w:t>
      </w:r>
      <w:r w:rsidR="0057195D" w:rsidRPr="00F214D6">
        <w:rPr>
          <w:b/>
          <w:bCs/>
          <w:color w:val="70AD47" w:themeColor="accent6"/>
        </w:rPr>
        <w:t>zagrożenie wskazane w pytaniu ZO2</w:t>
      </w:r>
      <w:r w:rsidR="00400678" w:rsidRPr="00F214D6">
        <w:rPr>
          <w:b/>
          <w:bCs/>
          <w:color w:val="70AD47" w:themeColor="accent6"/>
        </w:rPr>
        <w:t xml:space="preserve">) </w:t>
      </w:r>
    </w:p>
    <w:p w14:paraId="3313F8AD" w14:textId="7730FA0A" w:rsidR="00400678" w:rsidRPr="0057195D" w:rsidRDefault="00400678" w:rsidP="00400678">
      <w:pPr>
        <w:rPr>
          <w:b/>
          <w:bCs/>
        </w:rPr>
      </w:pPr>
      <w:r w:rsidRPr="0057195D">
        <w:rPr>
          <w:b/>
          <w:bCs/>
        </w:rPr>
        <w:t xml:space="preserve">Suwak 1-7 </w:t>
      </w:r>
    </w:p>
    <w:p w14:paraId="462EB440" w14:textId="370AE463" w:rsidR="00400678" w:rsidRDefault="0057195D" w:rsidP="00400678">
      <w:pPr>
        <w:pStyle w:val="ListParagraph"/>
        <w:numPr>
          <w:ilvl w:val="0"/>
          <w:numId w:val="16"/>
        </w:numPr>
        <w:spacing w:after="0" w:line="240" w:lineRule="auto"/>
        <w:rPr>
          <w:rFonts w:ascii="Times New Roman" w:hAnsi="Times New Roman" w:cs="Times New Roman"/>
          <w:sz w:val="24"/>
          <w:szCs w:val="24"/>
          <w:lang w:val="pl-PL"/>
        </w:rPr>
      </w:pPr>
      <w:r>
        <w:rPr>
          <w:rFonts w:ascii="Times New Roman" w:hAnsi="Times New Roman" w:cs="Times New Roman"/>
          <w:sz w:val="24"/>
          <w:szCs w:val="24"/>
          <w:lang w:val="pl-PL"/>
        </w:rPr>
        <w:t xml:space="preserve">(1) </w:t>
      </w:r>
      <w:r w:rsidR="00400678" w:rsidRPr="0057195D">
        <w:rPr>
          <w:rFonts w:ascii="Times New Roman" w:hAnsi="Times New Roman" w:cs="Times New Roman"/>
          <w:sz w:val="24"/>
          <w:szCs w:val="24"/>
          <w:lang w:val="pl-PL"/>
        </w:rPr>
        <w:t xml:space="preserve">Nigdy o tym nie słyszałem </w:t>
      </w:r>
      <w:r w:rsidR="00677838">
        <w:rPr>
          <w:rFonts w:ascii="Times New Roman" w:hAnsi="Times New Roman" w:cs="Times New Roman"/>
          <w:color w:val="FF0000"/>
          <w:sz w:val="24"/>
          <w:szCs w:val="24"/>
          <w:lang w:val="pl-PL"/>
        </w:rPr>
        <w:t>Wiem o nim bardzo mało</w:t>
      </w:r>
    </w:p>
    <w:p w14:paraId="37D70191" w14:textId="637C552D" w:rsidR="0057195D" w:rsidRPr="0057195D" w:rsidRDefault="0057195D" w:rsidP="0057195D">
      <w:pPr>
        <w:pStyle w:val="ListParagraph"/>
        <w:numPr>
          <w:ilvl w:val="0"/>
          <w:numId w:val="16"/>
        </w:numPr>
        <w:spacing w:after="0" w:line="240" w:lineRule="auto"/>
        <w:rPr>
          <w:rFonts w:ascii="Times New Roman" w:hAnsi="Times New Roman" w:cs="Times New Roman"/>
          <w:sz w:val="24"/>
          <w:szCs w:val="24"/>
          <w:lang w:val="pl-PL"/>
        </w:rPr>
      </w:pPr>
      <w:r>
        <w:rPr>
          <w:rFonts w:ascii="Times New Roman" w:hAnsi="Times New Roman" w:cs="Times New Roman"/>
          <w:sz w:val="24"/>
          <w:szCs w:val="24"/>
          <w:lang w:val="pl-PL"/>
        </w:rPr>
        <w:t xml:space="preserve">(7) </w:t>
      </w:r>
      <w:r w:rsidRPr="0057195D">
        <w:rPr>
          <w:rFonts w:ascii="Times New Roman" w:hAnsi="Times New Roman" w:cs="Times New Roman"/>
          <w:sz w:val="24"/>
          <w:szCs w:val="24"/>
          <w:lang w:val="pl-PL"/>
        </w:rPr>
        <w:t>Wiem o tym dużo</w:t>
      </w:r>
    </w:p>
    <w:p w14:paraId="2132E063" w14:textId="77777777" w:rsidR="0057195D" w:rsidRPr="0057195D" w:rsidRDefault="0057195D" w:rsidP="0057195D">
      <w:pPr>
        <w:pStyle w:val="ListParagraph"/>
        <w:spacing w:after="0" w:line="240" w:lineRule="auto"/>
        <w:rPr>
          <w:rFonts w:ascii="Times New Roman" w:hAnsi="Times New Roman" w:cs="Times New Roman"/>
          <w:sz w:val="24"/>
          <w:szCs w:val="24"/>
          <w:lang w:val="pl-PL"/>
        </w:rPr>
      </w:pPr>
    </w:p>
    <w:p w14:paraId="3E3F6730" w14:textId="77777777" w:rsidR="00400678" w:rsidRPr="0057195D" w:rsidRDefault="00400678" w:rsidP="00400678"/>
    <w:p w14:paraId="7EECE0E2" w14:textId="4E2C3421" w:rsidR="0057195D" w:rsidRPr="00F214D6" w:rsidRDefault="00BA1342" w:rsidP="0057195D">
      <w:pPr>
        <w:rPr>
          <w:b/>
          <w:bCs/>
          <w:color w:val="70AD47" w:themeColor="accent6"/>
        </w:rPr>
      </w:pPr>
      <w:r w:rsidRPr="0057195D">
        <w:rPr>
          <w:b/>
          <w:bCs/>
        </w:rPr>
        <w:t xml:space="preserve">ZO3. </w:t>
      </w:r>
      <w:r w:rsidR="00400678" w:rsidRPr="0057195D">
        <w:rPr>
          <w:b/>
          <w:bCs/>
        </w:rPr>
        <w:t xml:space="preserve">W niektórych kwestiach ludzie czują, że mają wszystkie informacje niezbędne do wyrobienia sobie solidnej opinii, podczas gdy w innych kwestiach woleliby być lepiej poinformowani zanim podejmą decyzję. Gdzie umieściłby pan siebie, jeśli chodzi </w:t>
      </w:r>
      <w:r w:rsidR="0057195D" w:rsidRPr="00F214D6">
        <w:rPr>
          <w:b/>
          <w:bCs/>
          <w:color w:val="70AD47" w:themeColor="accent6"/>
        </w:rPr>
        <w:t xml:space="preserve">(zagrożenie wskazane w pytaniu ZO2) </w:t>
      </w:r>
    </w:p>
    <w:p w14:paraId="10D8AE2F" w14:textId="77777777" w:rsidR="0057195D" w:rsidRPr="0057195D" w:rsidRDefault="0057195D" w:rsidP="0057195D">
      <w:pPr>
        <w:rPr>
          <w:b/>
          <w:bCs/>
        </w:rPr>
      </w:pPr>
    </w:p>
    <w:p w14:paraId="736CAC9C" w14:textId="607C46B2" w:rsidR="00400678" w:rsidRPr="0057195D" w:rsidRDefault="00400678" w:rsidP="0057195D">
      <w:pPr>
        <w:pStyle w:val="ListParagraph"/>
        <w:numPr>
          <w:ilvl w:val="0"/>
          <w:numId w:val="31"/>
        </w:numPr>
      </w:pPr>
      <w:proofErr w:type="spellStart"/>
      <w:r w:rsidRPr="0057195D">
        <w:t>Potrzebuję</w:t>
      </w:r>
      <w:proofErr w:type="spellEnd"/>
      <w:r w:rsidRPr="0057195D">
        <w:t xml:space="preserve"> </w:t>
      </w:r>
      <w:proofErr w:type="spellStart"/>
      <w:r w:rsidRPr="0057195D">
        <w:t>znacznie</w:t>
      </w:r>
      <w:proofErr w:type="spellEnd"/>
      <w:r w:rsidRPr="0057195D">
        <w:t xml:space="preserve"> </w:t>
      </w:r>
      <w:proofErr w:type="spellStart"/>
      <w:r w:rsidRPr="0057195D">
        <w:t>więcej</w:t>
      </w:r>
      <w:proofErr w:type="spellEnd"/>
      <w:r w:rsidRPr="0057195D">
        <w:t xml:space="preserve"> </w:t>
      </w:r>
      <w:proofErr w:type="spellStart"/>
      <w:r w:rsidRPr="0057195D">
        <w:t>informacji</w:t>
      </w:r>
      <w:proofErr w:type="spellEnd"/>
    </w:p>
    <w:p w14:paraId="2B26C1D4" w14:textId="77777777" w:rsidR="00400678" w:rsidRPr="0057195D" w:rsidRDefault="00400678" w:rsidP="00400678">
      <w:pPr>
        <w:pStyle w:val="ListParagraph"/>
        <w:numPr>
          <w:ilvl w:val="0"/>
          <w:numId w:val="15"/>
        </w:numPr>
        <w:spacing w:after="0" w:line="240" w:lineRule="auto"/>
        <w:rPr>
          <w:rFonts w:ascii="Times New Roman" w:hAnsi="Times New Roman" w:cs="Times New Roman"/>
          <w:sz w:val="24"/>
          <w:szCs w:val="24"/>
          <w:lang w:val="pl-PL"/>
        </w:rPr>
      </w:pPr>
      <w:r w:rsidRPr="0057195D">
        <w:rPr>
          <w:rFonts w:ascii="Times New Roman" w:hAnsi="Times New Roman" w:cs="Times New Roman"/>
          <w:sz w:val="24"/>
          <w:szCs w:val="24"/>
          <w:lang w:val="pl-PL"/>
        </w:rPr>
        <w:t xml:space="preserve">Potrzebuję więcej informacji </w:t>
      </w:r>
    </w:p>
    <w:p w14:paraId="08E69DE3" w14:textId="77777777" w:rsidR="00400678" w:rsidRPr="0057195D" w:rsidRDefault="00400678" w:rsidP="00400678">
      <w:pPr>
        <w:pStyle w:val="ListParagraph"/>
        <w:numPr>
          <w:ilvl w:val="0"/>
          <w:numId w:val="15"/>
        </w:numPr>
        <w:spacing w:after="0" w:line="240" w:lineRule="auto"/>
        <w:rPr>
          <w:rFonts w:ascii="Times New Roman" w:hAnsi="Times New Roman" w:cs="Times New Roman"/>
          <w:sz w:val="24"/>
          <w:szCs w:val="24"/>
          <w:lang w:val="pl-PL"/>
        </w:rPr>
      </w:pPr>
      <w:r w:rsidRPr="0057195D">
        <w:rPr>
          <w:rFonts w:ascii="Times New Roman" w:hAnsi="Times New Roman" w:cs="Times New Roman"/>
          <w:sz w:val="24"/>
          <w:szCs w:val="24"/>
          <w:lang w:val="pl-PL"/>
        </w:rPr>
        <w:t xml:space="preserve">Potrzebuję nieco więcej informacji </w:t>
      </w:r>
    </w:p>
    <w:p w14:paraId="1243C5F7" w14:textId="6532DE6F" w:rsidR="00400678" w:rsidRDefault="00400678" w:rsidP="00400678">
      <w:pPr>
        <w:pStyle w:val="ListParagraph"/>
        <w:numPr>
          <w:ilvl w:val="0"/>
          <w:numId w:val="15"/>
        </w:numPr>
        <w:spacing w:after="0" w:line="240" w:lineRule="auto"/>
        <w:rPr>
          <w:rFonts w:ascii="Times New Roman" w:hAnsi="Times New Roman" w:cs="Times New Roman"/>
          <w:sz w:val="24"/>
          <w:szCs w:val="24"/>
          <w:lang w:val="pl-PL"/>
        </w:rPr>
      </w:pPr>
      <w:r w:rsidRPr="0057195D">
        <w:rPr>
          <w:rFonts w:ascii="Times New Roman" w:hAnsi="Times New Roman" w:cs="Times New Roman"/>
          <w:sz w:val="24"/>
          <w:szCs w:val="24"/>
          <w:lang w:val="pl-PL"/>
        </w:rPr>
        <w:t xml:space="preserve">Nie potrzebuję więcej informacji </w:t>
      </w:r>
    </w:p>
    <w:p w14:paraId="37B5ADC6" w14:textId="0F837B15" w:rsidR="00400678" w:rsidRDefault="00400678" w:rsidP="00400678"/>
    <w:p w14:paraId="4215966B" w14:textId="12833489" w:rsidR="005A6067" w:rsidRPr="003A722E" w:rsidRDefault="003A722E" w:rsidP="00400678">
      <w:pPr>
        <w:rPr>
          <w:color w:val="FF0000"/>
        </w:rPr>
      </w:pPr>
      <w:r>
        <w:rPr>
          <w:color w:val="FF0000"/>
        </w:rPr>
        <w:t xml:space="preserve">[***RM – rozumiem, </w:t>
      </w:r>
      <w:proofErr w:type="gramStart"/>
      <w:r>
        <w:rPr>
          <w:color w:val="FF0000"/>
        </w:rPr>
        <w:t>ze</w:t>
      </w:r>
      <w:proofErr w:type="gramEnd"/>
      <w:r>
        <w:rPr>
          <w:color w:val="FF0000"/>
        </w:rPr>
        <w:t xml:space="preserve"> mamy się zdecydować na jedno z dwóch w/w****]</w:t>
      </w:r>
    </w:p>
    <w:p w14:paraId="465AA884" w14:textId="0E983B03" w:rsidR="005A6067" w:rsidRPr="003A722E" w:rsidRDefault="001C60B2" w:rsidP="00400678">
      <w:pPr>
        <w:rPr>
          <w:b/>
          <w:bCs/>
          <w:color w:val="FF0000"/>
        </w:rPr>
      </w:pPr>
      <w:r w:rsidRPr="003777D1">
        <w:rPr>
          <w:b/>
          <w:bCs/>
        </w:rPr>
        <w:t xml:space="preserve">ZO4. </w:t>
      </w:r>
      <w:r w:rsidR="005A6067" w:rsidRPr="003777D1">
        <w:rPr>
          <w:b/>
          <w:bCs/>
        </w:rPr>
        <w:t>Jak często Pana(i) zdaniem zetknął/</w:t>
      </w:r>
      <w:proofErr w:type="spellStart"/>
      <w:r w:rsidR="005A6067" w:rsidRPr="003777D1">
        <w:rPr>
          <w:b/>
          <w:bCs/>
        </w:rPr>
        <w:t>ęła</w:t>
      </w:r>
      <w:proofErr w:type="spellEnd"/>
      <w:r w:rsidR="005A6067" w:rsidRPr="003777D1">
        <w:rPr>
          <w:b/>
          <w:bCs/>
        </w:rPr>
        <w:t xml:space="preserve"> się Pan(i) osobiście z </w:t>
      </w:r>
      <w:r w:rsidR="00F21A43">
        <w:rPr>
          <w:b/>
          <w:bCs/>
        </w:rPr>
        <w:t xml:space="preserve">celowym wprowadzaniem w błąd lub </w:t>
      </w:r>
      <w:r w:rsidR="009731E9">
        <w:rPr>
          <w:b/>
          <w:bCs/>
        </w:rPr>
        <w:t>nieprawdziwy</w:t>
      </w:r>
      <w:r w:rsidR="00F21A43">
        <w:rPr>
          <w:b/>
          <w:bCs/>
        </w:rPr>
        <w:t>mi</w:t>
      </w:r>
      <w:r w:rsidR="009731E9">
        <w:rPr>
          <w:b/>
          <w:bCs/>
        </w:rPr>
        <w:t xml:space="preserve"> informacj</w:t>
      </w:r>
      <w:r w:rsidR="00F21A43">
        <w:rPr>
          <w:b/>
          <w:bCs/>
        </w:rPr>
        <w:t>ami</w:t>
      </w:r>
      <w:r w:rsidR="005A6067" w:rsidRPr="003777D1">
        <w:rPr>
          <w:b/>
          <w:bCs/>
        </w:rPr>
        <w:t xml:space="preserve"> na temat </w:t>
      </w:r>
      <w:r w:rsidR="005A6067" w:rsidRPr="003777D1">
        <w:rPr>
          <w:b/>
          <w:bCs/>
          <w:color w:val="70AD47" w:themeColor="accent6"/>
        </w:rPr>
        <w:t xml:space="preserve">(zagrożenie wskazane w pytaniu ZO2) </w:t>
      </w:r>
      <w:r w:rsidR="005A6067" w:rsidRPr="003777D1">
        <w:rPr>
          <w:b/>
          <w:bCs/>
        </w:rPr>
        <w:t>w ciągu ostatnich 7 dni?</w:t>
      </w:r>
      <w:r w:rsidR="003A722E">
        <w:rPr>
          <w:b/>
          <w:bCs/>
        </w:rPr>
        <w:t xml:space="preserve"> [</w:t>
      </w:r>
      <w:r w:rsidR="003A722E" w:rsidRPr="003A722E">
        <w:rPr>
          <w:b/>
          <w:bCs/>
          <w:color w:val="FF0000"/>
        </w:rPr>
        <w:t>RM 7 dni to mało, proponuje – "miesiąca"</w:t>
      </w:r>
    </w:p>
    <w:p w14:paraId="70E9B9A1" w14:textId="6848050B" w:rsidR="005A6067" w:rsidRDefault="005A6067" w:rsidP="001C60B2">
      <w:pPr>
        <w:ind w:left="708"/>
      </w:pPr>
      <w:r>
        <w:t>Bardzo często</w:t>
      </w:r>
    </w:p>
    <w:p w14:paraId="6851F27A" w14:textId="77777777" w:rsidR="005A6067" w:rsidRDefault="005A6067" w:rsidP="001C60B2">
      <w:pPr>
        <w:ind w:left="708"/>
      </w:pPr>
      <w:r>
        <w:t xml:space="preserve">Często, </w:t>
      </w:r>
    </w:p>
    <w:p w14:paraId="2DF6599A" w14:textId="4637DE24" w:rsidR="005A6067" w:rsidRDefault="005A6067" w:rsidP="001C60B2">
      <w:pPr>
        <w:ind w:left="708"/>
      </w:pPr>
      <w:r>
        <w:t>Czasami</w:t>
      </w:r>
    </w:p>
    <w:p w14:paraId="025AD6FE" w14:textId="5216F302" w:rsidR="005A6067" w:rsidRDefault="005A6067" w:rsidP="001C60B2">
      <w:pPr>
        <w:ind w:left="708"/>
      </w:pPr>
      <w:r>
        <w:t>Rzadko</w:t>
      </w:r>
    </w:p>
    <w:p w14:paraId="557578BB" w14:textId="4B018ED8" w:rsidR="005A6067" w:rsidRDefault="005A6067" w:rsidP="001C60B2">
      <w:pPr>
        <w:ind w:left="708"/>
      </w:pPr>
      <w:r>
        <w:t xml:space="preserve">Nigdy </w:t>
      </w:r>
    </w:p>
    <w:p w14:paraId="15D1C47F" w14:textId="0711856A" w:rsidR="005A6067" w:rsidRDefault="005A6067" w:rsidP="001C60B2">
      <w:pPr>
        <w:ind w:left="708"/>
      </w:pPr>
      <w:r>
        <w:t xml:space="preserve">Nie wiem </w:t>
      </w:r>
    </w:p>
    <w:p w14:paraId="7A30B487" w14:textId="77777777" w:rsidR="009731E9" w:rsidRDefault="009731E9" w:rsidP="005A6067">
      <w:pPr>
        <w:rPr>
          <w:color w:val="FF0000"/>
        </w:rPr>
      </w:pPr>
    </w:p>
    <w:p w14:paraId="1B4C0A47" w14:textId="2C52E07E" w:rsidR="005A6067" w:rsidRPr="003777D1" w:rsidRDefault="001C60B2" w:rsidP="005A6067">
      <w:pPr>
        <w:rPr>
          <w:b/>
          <w:bCs/>
        </w:rPr>
      </w:pPr>
      <w:r w:rsidRPr="003777D1">
        <w:rPr>
          <w:b/>
          <w:bCs/>
        </w:rPr>
        <w:t xml:space="preserve">ZO5. W jakim stopniu jest Pan(i) przekonany(a), że </w:t>
      </w:r>
      <w:r w:rsidR="003A722E">
        <w:rPr>
          <w:b/>
          <w:bCs/>
          <w:color w:val="FF0000"/>
        </w:rPr>
        <w:t>jest P. w stanie rozpoznać</w:t>
      </w:r>
      <w:r w:rsidR="005A6067" w:rsidRPr="003777D1">
        <w:rPr>
          <w:b/>
          <w:bCs/>
        </w:rPr>
        <w:t xml:space="preserve"> </w:t>
      </w:r>
      <w:r w:rsidR="00F21A43">
        <w:rPr>
          <w:b/>
          <w:bCs/>
        </w:rPr>
        <w:t>celowe wprowadzanie w błąd lub nieprawdziwe informacje</w:t>
      </w:r>
      <w:r w:rsidR="00F21A43" w:rsidRPr="003777D1">
        <w:rPr>
          <w:b/>
          <w:bCs/>
        </w:rPr>
        <w:t xml:space="preserve"> </w:t>
      </w:r>
      <w:r w:rsidR="005A6067" w:rsidRPr="003777D1">
        <w:rPr>
          <w:b/>
          <w:bCs/>
        </w:rPr>
        <w:t xml:space="preserve">na temat </w:t>
      </w:r>
      <w:r w:rsidRPr="003777D1">
        <w:rPr>
          <w:b/>
          <w:bCs/>
          <w:color w:val="70AD47" w:themeColor="accent6"/>
        </w:rPr>
        <w:t>(zagrożenie wskazane w pytaniu ZO2)</w:t>
      </w:r>
    </w:p>
    <w:p w14:paraId="4F330123" w14:textId="16AFA53C" w:rsidR="005A6067" w:rsidRDefault="001C60B2" w:rsidP="001C60B2">
      <w:pPr>
        <w:ind w:left="708"/>
      </w:pPr>
      <w:r>
        <w:t xml:space="preserve">Całkowicie przekonany </w:t>
      </w:r>
    </w:p>
    <w:p w14:paraId="6B62A292" w14:textId="6CF42361" w:rsidR="001C60B2" w:rsidRPr="00C47CE3" w:rsidRDefault="001C60B2" w:rsidP="001C60B2">
      <w:pPr>
        <w:ind w:left="708"/>
      </w:pPr>
      <w:r w:rsidRPr="00C47CE3">
        <w:t xml:space="preserve">Raczej przekonany </w:t>
      </w:r>
    </w:p>
    <w:p w14:paraId="6CFE2145" w14:textId="5EC7F4EA" w:rsidR="001C60B2" w:rsidRPr="00C47CE3" w:rsidRDefault="001C60B2" w:rsidP="001C60B2">
      <w:pPr>
        <w:ind w:left="708"/>
      </w:pPr>
      <w:r w:rsidRPr="00C47CE3">
        <w:t xml:space="preserve">Raczej nie przekonany </w:t>
      </w:r>
    </w:p>
    <w:p w14:paraId="380B9418" w14:textId="415EA380" w:rsidR="001C60B2" w:rsidRPr="00C47CE3" w:rsidRDefault="001C60B2" w:rsidP="001C60B2">
      <w:pPr>
        <w:ind w:left="708"/>
      </w:pPr>
      <w:r w:rsidRPr="00C47CE3">
        <w:t xml:space="preserve">Całkowicie nie przekonany </w:t>
      </w:r>
    </w:p>
    <w:p w14:paraId="66B34076" w14:textId="6A24D863" w:rsidR="001C60B2" w:rsidRPr="001C60B2" w:rsidRDefault="001C60B2" w:rsidP="001C60B2">
      <w:pPr>
        <w:ind w:left="708"/>
      </w:pPr>
      <w:r w:rsidRPr="001C60B2">
        <w:t xml:space="preserve">Nie wiem </w:t>
      </w:r>
    </w:p>
    <w:p w14:paraId="77E65A30" w14:textId="77777777" w:rsidR="005A6067" w:rsidRPr="001C60B2" w:rsidRDefault="005A6067" w:rsidP="00400678"/>
    <w:p w14:paraId="4FD845E4" w14:textId="55B48CF6" w:rsidR="00400678" w:rsidRPr="0057195D" w:rsidRDefault="00BA1342" w:rsidP="00400678">
      <w:pPr>
        <w:pStyle w:val="Heading3"/>
        <w:spacing w:before="360" w:after="120"/>
        <w:rPr>
          <w:rFonts w:ascii="Times New Roman" w:hAnsi="Times New Roman" w:cs="Times New Roman"/>
          <w:b/>
          <w:bCs/>
          <w:color w:val="000000" w:themeColor="text1"/>
          <w:lang w:val="pl-PL"/>
        </w:rPr>
      </w:pPr>
      <w:r w:rsidRPr="0057195D">
        <w:rPr>
          <w:rFonts w:ascii="Times New Roman" w:hAnsi="Times New Roman" w:cs="Times New Roman"/>
          <w:b/>
          <w:bCs/>
          <w:color w:val="000000" w:themeColor="text1"/>
          <w:lang w:val="pl-PL"/>
        </w:rPr>
        <w:t>ZO</w:t>
      </w:r>
      <w:r w:rsidR="001C60B2">
        <w:rPr>
          <w:rFonts w:ascii="Times New Roman" w:hAnsi="Times New Roman" w:cs="Times New Roman"/>
          <w:b/>
          <w:bCs/>
          <w:color w:val="000000" w:themeColor="text1"/>
          <w:lang w:val="pl-PL"/>
        </w:rPr>
        <w:t>6</w:t>
      </w:r>
      <w:r w:rsidRPr="0057195D">
        <w:rPr>
          <w:rFonts w:ascii="Times New Roman" w:hAnsi="Times New Roman" w:cs="Times New Roman"/>
          <w:b/>
          <w:bCs/>
          <w:color w:val="000000" w:themeColor="text1"/>
          <w:lang w:val="pl-PL"/>
        </w:rPr>
        <w:t xml:space="preserve">. </w:t>
      </w:r>
      <w:r w:rsidR="00400678" w:rsidRPr="0057195D">
        <w:rPr>
          <w:rFonts w:ascii="Times New Roman" w:hAnsi="Times New Roman" w:cs="Times New Roman"/>
          <w:b/>
          <w:bCs/>
          <w:color w:val="000000" w:themeColor="text1"/>
          <w:lang w:val="pl-PL"/>
        </w:rPr>
        <w:t xml:space="preserve">Z jakich mediów </w:t>
      </w:r>
      <w:r w:rsidR="003A722E">
        <w:rPr>
          <w:rFonts w:ascii="Times New Roman" w:hAnsi="Times New Roman" w:cs="Times New Roman"/>
          <w:b/>
          <w:bCs/>
          <w:color w:val="FF0000"/>
          <w:lang w:val="pl-PL"/>
        </w:rPr>
        <w:t xml:space="preserve">głównie </w:t>
      </w:r>
      <w:r w:rsidR="00400678" w:rsidRPr="0007286D">
        <w:rPr>
          <w:rFonts w:ascii="Times New Roman" w:hAnsi="Times New Roman" w:cs="Times New Roman"/>
          <w:b/>
          <w:bCs/>
          <w:color w:val="000000" w:themeColor="text1"/>
          <w:lang w:val="pl-PL"/>
        </w:rPr>
        <w:t>uzyskuje Pan/i inf</w:t>
      </w:r>
      <w:r w:rsidR="00CE086F" w:rsidRPr="0007286D">
        <w:rPr>
          <w:rFonts w:ascii="Times New Roman" w:hAnsi="Times New Roman" w:cs="Times New Roman"/>
          <w:b/>
          <w:bCs/>
          <w:color w:val="000000" w:themeColor="text1"/>
          <w:lang w:val="pl-PL"/>
        </w:rPr>
        <w:t xml:space="preserve">ormacje na </w:t>
      </w:r>
      <w:proofErr w:type="gramStart"/>
      <w:r w:rsidR="00CE086F" w:rsidRPr="0007286D">
        <w:rPr>
          <w:rFonts w:ascii="Times New Roman" w:hAnsi="Times New Roman" w:cs="Times New Roman"/>
          <w:b/>
          <w:bCs/>
          <w:color w:val="000000" w:themeColor="text1"/>
          <w:lang w:val="pl-PL"/>
        </w:rPr>
        <w:t>temat  zagrożeń</w:t>
      </w:r>
      <w:proofErr w:type="gramEnd"/>
      <w:r w:rsidR="00CE086F" w:rsidRPr="0007286D">
        <w:rPr>
          <w:rFonts w:ascii="Times New Roman" w:hAnsi="Times New Roman" w:cs="Times New Roman"/>
          <w:b/>
          <w:bCs/>
          <w:color w:val="000000" w:themeColor="text1"/>
          <w:lang w:val="pl-PL"/>
        </w:rPr>
        <w:t xml:space="preserve"> o których pytaliśmy w pierwszym pytaniu</w:t>
      </w:r>
      <w:r w:rsidR="00400678" w:rsidRPr="0007286D">
        <w:rPr>
          <w:rFonts w:ascii="Times New Roman" w:hAnsi="Times New Roman" w:cs="Times New Roman"/>
          <w:b/>
          <w:bCs/>
          <w:color w:val="000000" w:themeColor="text1"/>
          <w:lang w:val="pl-PL"/>
        </w:rPr>
        <w:t>? (</w:t>
      </w:r>
      <w:r w:rsidR="00224430">
        <w:rPr>
          <w:rFonts w:ascii="Times New Roman" w:hAnsi="Times New Roman" w:cs="Times New Roman"/>
          <w:b/>
          <w:bCs/>
          <w:color w:val="000000" w:themeColor="text1"/>
          <w:lang w:val="pl-PL"/>
        </w:rPr>
        <w:t xml:space="preserve">pytamy o każde) </w:t>
      </w:r>
    </w:p>
    <w:p w14:paraId="36FE282D" w14:textId="77777777" w:rsidR="00400678" w:rsidRPr="0057195D" w:rsidRDefault="00400678" w:rsidP="00400678">
      <w:pPr>
        <w:pStyle w:val="OrderedList"/>
        <w:numPr>
          <w:ilvl w:val="0"/>
          <w:numId w:val="20"/>
        </w:numPr>
        <w:spacing w:before="240"/>
        <w:rPr>
          <w:rFonts w:ascii="Times New Roman" w:hAnsi="Times New Roman" w:cs="Times New Roman"/>
          <w:lang w:val="pl-PL"/>
        </w:rPr>
      </w:pPr>
      <w:r w:rsidRPr="0057195D">
        <w:rPr>
          <w:rFonts w:ascii="Times New Roman" w:hAnsi="Times New Roman" w:cs="Times New Roman"/>
          <w:lang w:val="pl-PL"/>
        </w:rPr>
        <w:t xml:space="preserve">Tak </w:t>
      </w:r>
    </w:p>
    <w:p w14:paraId="4F5812D9" w14:textId="77777777" w:rsidR="00400678" w:rsidRPr="0057195D" w:rsidRDefault="00400678" w:rsidP="00400678">
      <w:pPr>
        <w:pStyle w:val="OrderedList"/>
        <w:numPr>
          <w:ilvl w:val="0"/>
          <w:numId w:val="20"/>
        </w:numPr>
        <w:spacing w:after="240"/>
        <w:rPr>
          <w:rFonts w:ascii="Times New Roman" w:hAnsi="Times New Roman" w:cs="Times New Roman"/>
          <w:lang w:val="pl-PL"/>
        </w:rPr>
      </w:pPr>
      <w:r w:rsidRPr="0057195D">
        <w:rPr>
          <w:rFonts w:ascii="Times New Roman" w:hAnsi="Times New Roman" w:cs="Times New Roman"/>
          <w:lang w:val="pl-PL"/>
        </w:rPr>
        <w:t>Nie</w:t>
      </w:r>
    </w:p>
    <w:p w14:paraId="00D7FA22" w14:textId="77777777" w:rsidR="00400678" w:rsidRPr="0057195D" w:rsidRDefault="00400678" w:rsidP="00400678">
      <w:pPr>
        <w:pStyle w:val="UnorderedList"/>
        <w:spacing w:before="240"/>
        <w:ind w:left="480"/>
        <w:rPr>
          <w:rFonts w:ascii="Times New Roman" w:hAnsi="Times New Roman" w:cs="Times New Roman"/>
          <w:lang w:val="pl-PL"/>
        </w:rPr>
      </w:pPr>
      <w:r w:rsidRPr="0057195D">
        <w:rPr>
          <w:rFonts w:ascii="Times New Roman" w:hAnsi="Times New Roman" w:cs="Times New Roman"/>
          <w:lang w:val="pl-PL"/>
        </w:rPr>
        <w:t>TVP (Wiadomości w TVP1, Panorama w TVP2, TVP Info)</w:t>
      </w:r>
    </w:p>
    <w:p w14:paraId="78A3A205" w14:textId="77777777" w:rsidR="00400678" w:rsidRPr="0057195D" w:rsidRDefault="00400678" w:rsidP="00400678">
      <w:pPr>
        <w:pStyle w:val="UnorderedList"/>
        <w:ind w:left="480"/>
        <w:rPr>
          <w:rFonts w:ascii="Times New Roman" w:hAnsi="Times New Roman" w:cs="Times New Roman"/>
          <w:lang w:val="pl-PL"/>
        </w:rPr>
      </w:pPr>
      <w:r w:rsidRPr="0057195D">
        <w:rPr>
          <w:rFonts w:ascii="Times New Roman" w:hAnsi="Times New Roman" w:cs="Times New Roman"/>
          <w:lang w:val="pl-PL"/>
        </w:rPr>
        <w:t>TVN (Fakty, TVN24)</w:t>
      </w:r>
    </w:p>
    <w:p w14:paraId="388B9872" w14:textId="77777777" w:rsidR="00400678" w:rsidRPr="0057195D" w:rsidRDefault="00400678" w:rsidP="00400678">
      <w:pPr>
        <w:pStyle w:val="UnorderedList"/>
        <w:ind w:left="480"/>
        <w:rPr>
          <w:rFonts w:ascii="Times New Roman" w:hAnsi="Times New Roman" w:cs="Times New Roman"/>
          <w:lang w:val="pl-PL"/>
        </w:rPr>
      </w:pPr>
      <w:r w:rsidRPr="0057195D">
        <w:rPr>
          <w:rFonts w:ascii="Times New Roman" w:hAnsi="Times New Roman" w:cs="Times New Roman"/>
          <w:lang w:val="pl-PL"/>
        </w:rPr>
        <w:t>Polsat (Wydarzenia w Telewizji Polsat, Polsat News)</w:t>
      </w:r>
    </w:p>
    <w:p w14:paraId="44D5282E" w14:textId="22D4B5D7" w:rsidR="00400678" w:rsidRDefault="00400678" w:rsidP="005C0433">
      <w:pPr>
        <w:pStyle w:val="UnorderedList"/>
        <w:ind w:firstLine="480"/>
        <w:rPr>
          <w:rFonts w:ascii="Times New Roman" w:hAnsi="Times New Roman" w:cs="Times New Roman"/>
          <w:lang w:val="pl-PL"/>
        </w:rPr>
      </w:pPr>
      <w:r w:rsidRPr="0057195D">
        <w:rPr>
          <w:rFonts w:ascii="Times New Roman" w:hAnsi="Times New Roman" w:cs="Times New Roman"/>
          <w:lang w:val="pl-PL"/>
        </w:rPr>
        <w:t>Prasa drukowana (w tym wydania internetowe)</w:t>
      </w:r>
    </w:p>
    <w:p w14:paraId="169A1808" w14:textId="77777777" w:rsidR="00AA6040" w:rsidRPr="0057195D" w:rsidRDefault="00AA6040" w:rsidP="00AA6040">
      <w:pPr>
        <w:pStyle w:val="UnorderedList"/>
        <w:ind w:left="480"/>
        <w:rPr>
          <w:rFonts w:ascii="Times New Roman" w:hAnsi="Times New Roman" w:cs="Times New Roman"/>
          <w:lang w:val="pl-PL"/>
        </w:rPr>
      </w:pPr>
      <w:r w:rsidRPr="0057195D">
        <w:rPr>
          <w:rFonts w:ascii="Times New Roman" w:hAnsi="Times New Roman" w:cs="Times New Roman"/>
          <w:lang w:val="pl-PL"/>
        </w:rPr>
        <w:lastRenderedPageBreak/>
        <w:t>Radio</w:t>
      </w:r>
    </w:p>
    <w:p w14:paraId="4073449A" w14:textId="3D16DCEA" w:rsidR="00400678" w:rsidRDefault="00AA6040" w:rsidP="00AA6040">
      <w:pPr>
        <w:pStyle w:val="UnorderedList"/>
        <w:ind w:firstLine="480"/>
        <w:rPr>
          <w:rFonts w:ascii="Times New Roman" w:hAnsi="Times New Roman" w:cs="Times New Roman"/>
          <w:lang w:val="pl-PL"/>
        </w:rPr>
      </w:pPr>
      <w:r>
        <w:rPr>
          <w:rFonts w:ascii="Times New Roman" w:hAnsi="Times New Roman" w:cs="Times New Roman"/>
          <w:lang w:val="pl-PL"/>
        </w:rPr>
        <w:t>Internetowe p</w:t>
      </w:r>
      <w:r w:rsidR="00400678" w:rsidRPr="0057195D">
        <w:rPr>
          <w:rFonts w:ascii="Times New Roman" w:hAnsi="Times New Roman" w:cs="Times New Roman"/>
          <w:lang w:val="pl-PL"/>
        </w:rPr>
        <w:t xml:space="preserve">ortale </w:t>
      </w:r>
      <w:r>
        <w:rPr>
          <w:rFonts w:ascii="Times New Roman" w:hAnsi="Times New Roman" w:cs="Times New Roman"/>
          <w:lang w:val="pl-PL"/>
        </w:rPr>
        <w:t>informacyjne</w:t>
      </w:r>
      <w:r w:rsidR="00400678" w:rsidRPr="0057195D">
        <w:rPr>
          <w:rFonts w:ascii="Times New Roman" w:hAnsi="Times New Roman" w:cs="Times New Roman"/>
          <w:lang w:val="pl-PL"/>
        </w:rPr>
        <w:t xml:space="preserve"> (np. Onet, wp.pl)</w:t>
      </w:r>
    </w:p>
    <w:p w14:paraId="7FB54DDB" w14:textId="24625C7A" w:rsidR="005C0433" w:rsidRDefault="005C0433" w:rsidP="00400678">
      <w:pPr>
        <w:pStyle w:val="UnorderedList"/>
        <w:ind w:left="480"/>
        <w:rPr>
          <w:rFonts w:ascii="Times New Roman" w:hAnsi="Times New Roman" w:cs="Times New Roman"/>
          <w:lang w:val="pl-PL"/>
        </w:rPr>
      </w:pPr>
      <w:r>
        <w:rPr>
          <w:rFonts w:ascii="Times New Roman" w:hAnsi="Times New Roman" w:cs="Times New Roman"/>
          <w:lang w:val="pl-PL"/>
        </w:rPr>
        <w:t xml:space="preserve">Ludzie, grupy i znajomi z portali społecznościowych </w:t>
      </w:r>
    </w:p>
    <w:p w14:paraId="6C827AFA" w14:textId="70759395" w:rsidR="00AA6040" w:rsidRDefault="00AA6040" w:rsidP="00400678">
      <w:pPr>
        <w:pStyle w:val="UnorderedList"/>
        <w:ind w:left="480"/>
        <w:rPr>
          <w:rFonts w:ascii="Times New Roman" w:hAnsi="Times New Roman" w:cs="Times New Roman"/>
          <w:lang w:val="pl-PL"/>
        </w:rPr>
      </w:pPr>
      <w:r>
        <w:rPr>
          <w:rFonts w:ascii="Times New Roman" w:hAnsi="Times New Roman" w:cs="Times New Roman"/>
          <w:lang w:val="pl-PL"/>
        </w:rPr>
        <w:t xml:space="preserve">YouTube lub inne platformy wideo </w:t>
      </w:r>
    </w:p>
    <w:p w14:paraId="20AE9F35" w14:textId="033D7678" w:rsidR="00AA6040" w:rsidRDefault="00AA6040" w:rsidP="00400678">
      <w:pPr>
        <w:pStyle w:val="UnorderedList"/>
        <w:ind w:left="480"/>
        <w:rPr>
          <w:rFonts w:ascii="Times New Roman" w:hAnsi="Times New Roman" w:cs="Times New Roman"/>
          <w:lang w:val="pl-PL"/>
        </w:rPr>
      </w:pPr>
      <w:r>
        <w:rPr>
          <w:rFonts w:ascii="Times New Roman" w:hAnsi="Times New Roman" w:cs="Times New Roman"/>
          <w:lang w:val="pl-PL"/>
        </w:rPr>
        <w:t>Inne źródła online (blogi, podcasty, itp.)</w:t>
      </w:r>
    </w:p>
    <w:p w14:paraId="67F6875F" w14:textId="7DA59446" w:rsidR="00AA6040" w:rsidRPr="0057195D" w:rsidRDefault="00AA6040" w:rsidP="00400678">
      <w:pPr>
        <w:pStyle w:val="UnorderedList"/>
        <w:ind w:left="480"/>
        <w:rPr>
          <w:rFonts w:ascii="Times New Roman" w:hAnsi="Times New Roman" w:cs="Times New Roman"/>
          <w:lang w:val="pl-PL"/>
        </w:rPr>
      </w:pPr>
      <w:proofErr w:type="spellStart"/>
      <w:r>
        <w:rPr>
          <w:rFonts w:ascii="Times New Roman" w:hAnsi="Times New Roman" w:cs="Times New Roman"/>
          <w:lang w:val="pl-PL"/>
        </w:rPr>
        <w:t>Influencerzy</w:t>
      </w:r>
      <w:proofErr w:type="spellEnd"/>
      <w:r>
        <w:rPr>
          <w:rFonts w:ascii="Times New Roman" w:hAnsi="Times New Roman" w:cs="Times New Roman"/>
          <w:lang w:val="pl-PL"/>
        </w:rPr>
        <w:t xml:space="preserve"> </w:t>
      </w:r>
      <w:r w:rsidR="009F1B6B">
        <w:rPr>
          <w:rFonts w:ascii="Times New Roman" w:hAnsi="Times New Roman" w:cs="Times New Roman"/>
          <w:lang w:val="pl-PL"/>
        </w:rPr>
        <w:t xml:space="preserve">z mediów społecznościowych (np. YouTube, Instagram, </w:t>
      </w:r>
      <w:proofErr w:type="spellStart"/>
      <w:r w:rsidR="009F1B6B">
        <w:rPr>
          <w:rFonts w:ascii="Times New Roman" w:hAnsi="Times New Roman" w:cs="Times New Roman"/>
          <w:lang w:val="pl-PL"/>
        </w:rPr>
        <w:t>TikTok</w:t>
      </w:r>
      <w:proofErr w:type="spellEnd"/>
      <w:r w:rsidR="009F1B6B">
        <w:rPr>
          <w:rFonts w:ascii="Times New Roman" w:hAnsi="Times New Roman" w:cs="Times New Roman"/>
          <w:lang w:val="pl-PL"/>
        </w:rPr>
        <w:t>)</w:t>
      </w:r>
    </w:p>
    <w:p w14:paraId="00F179D6" w14:textId="6A168CEE" w:rsidR="009F1B6B" w:rsidRDefault="009F1B6B" w:rsidP="009F1B6B">
      <w:pPr>
        <w:pStyle w:val="UnorderedList"/>
        <w:ind w:left="480"/>
        <w:rPr>
          <w:rFonts w:ascii="Times New Roman" w:hAnsi="Times New Roman" w:cs="Times New Roman"/>
          <w:lang w:val="pl-PL"/>
        </w:rPr>
      </w:pPr>
      <w:r w:rsidRPr="0057195D">
        <w:rPr>
          <w:rFonts w:ascii="Times New Roman" w:hAnsi="Times New Roman" w:cs="Times New Roman"/>
          <w:lang w:val="pl-PL"/>
        </w:rPr>
        <w:t>Oficjalne rządowe komunikaty na portalach społecznościowych</w:t>
      </w:r>
    </w:p>
    <w:p w14:paraId="14029F16" w14:textId="77A1456E" w:rsidR="00400678" w:rsidRPr="0057195D" w:rsidRDefault="00400678" w:rsidP="00400678">
      <w:pPr>
        <w:pStyle w:val="UnorderedList"/>
        <w:ind w:left="480"/>
        <w:rPr>
          <w:rFonts w:ascii="Times New Roman" w:hAnsi="Times New Roman" w:cs="Times New Roman"/>
          <w:lang w:val="pl-PL"/>
        </w:rPr>
      </w:pPr>
      <w:r w:rsidRPr="0057195D">
        <w:rPr>
          <w:rFonts w:ascii="Times New Roman" w:hAnsi="Times New Roman" w:cs="Times New Roman"/>
          <w:lang w:val="pl-PL"/>
        </w:rPr>
        <w:t>Oficjalne portale rządowe</w:t>
      </w:r>
    </w:p>
    <w:p w14:paraId="7072BC0F" w14:textId="4B5F2504" w:rsidR="005C0433" w:rsidRPr="0057195D" w:rsidRDefault="00400678" w:rsidP="005C0433">
      <w:pPr>
        <w:pStyle w:val="UnorderedList"/>
        <w:ind w:left="480"/>
        <w:rPr>
          <w:rFonts w:ascii="Times New Roman" w:hAnsi="Times New Roman" w:cs="Times New Roman"/>
          <w:lang w:val="pl-PL"/>
        </w:rPr>
      </w:pPr>
      <w:r w:rsidRPr="0057195D">
        <w:rPr>
          <w:rFonts w:ascii="Times New Roman" w:hAnsi="Times New Roman" w:cs="Times New Roman"/>
          <w:lang w:val="pl-PL"/>
        </w:rPr>
        <w:t>Znajomi, rodzina</w:t>
      </w:r>
    </w:p>
    <w:p w14:paraId="165705FA" w14:textId="77777777" w:rsidR="00400678" w:rsidRPr="0057195D" w:rsidRDefault="00400678" w:rsidP="00400678">
      <w:pPr>
        <w:pStyle w:val="UnorderedList"/>
        <w:ind w:left="480"/>
        <w:rPr>
          <w:rFonts w:ascii="Times New Roman" w:hAnsi="Times New Roman" w:cs="Times New Roman"/>
          <w:lang w:val="pl-PL"/>
        </w:rPr>
      </w:pPr>
      <w:r w:rsidRPr="0057195D">
        <w:rPr>
          <w:rFonts w:ascii="Times New Roman" w:hAnsi="Times New Roman" w:cs="Times New Roman"/>
          <w:lang w:val="pl-PL"/>
        </w:rPr>
        <w:t>Badania naukowe lub raporty instytucji zajmujących się danym problemem</w:t>
      </w:r>
    </w:p>
    <w:p w14:paraId="238CF800" w14:textId="77777777" w:rsidR="00400678" w:rsidRPr="0057195D" w:rsidRDefault="00400678" w:rsidP="00400678">
      <w:pPr>
        <w:pStyle w:val="UnorderedList"/>
        <w:ind w:left="480"/>
        <w:rPr>
          <w:rFonts w:ascii="Times New Roman" w:hAnsi="Times New Roman" w:cs="Times New Roman"/>
          <w:lang w:val="pl-PL"/>
        </w:rPr>
      </w:pPr>
      <w:r w:rsidRPr="0057195D">
        <w:rPr>
          <w:rFonts w:ascii="Times New Roman" w:hAnsi="Times New Roman" w:cs="Times New Roman"/>
          <w:lang w:val="pl-PL"/>
        </w:rPr>
        <w:t>Inne</w:t>
      </w:r>
    </w:p>
    <w:p w14:paraId="7212E9F8" w14:textId="77777777" w:rsidR="00400678" w:rsidRPr="0057195D" w:rsidRDefault="00400678" w:rsidP="00400678">
      <w:pPr>
        <w:pStyle w:val="UnorderedList"/>
        <w:spacing w:after="240"/>
        <w:ind w:left="480"/>
        <w:rPr>
          <w:rFonts w:ascii="Times New Roman" w:hAnsi="Times New Roman" w:cs="Times New Roman"/>
          <w:lang w:val="pl-PL"/>
        </w:rPr>
      </w:pPr>
      <w:r w:rsidRPr="0057195D">
        <w:rPr>
          <w:rFonts w:ascii="Times New Roman" w:hAnsi="Times New Roman" w:cs="Times New Roman"/>
          <w:lang w:val="pl-PL"/>
        </w:rPr>
        <w:t>W ogóle nie poszukuję takich informacji</w:t>
      </w:r>
    </w:p>
    <w:p w14:paraId="5AA6C45B" w14:textId="70B3F800" w:rsidR="00400678" w:rsidRPr="0057195D" w:rsidRDefault="00BA1342" w:rsidP="00400678">
      <w:pPr>
        <w:pStyle w:val="Heading3"/>
        <w:spacing w:before="360" w:after="120"/>
        <w:rPr>
          <w:rFonts w:ascii="Times New Roman" w:hAnsi="Times New Roman" w:cs="Times New Roman"/>
          <w:b/>
          <w:bCs/>
          <w:color w:val="000000" w:themeColor="text1"/>
          <w:lang w:val="pl-PL"/>
        </w:rPr>
      </w:pPr>
      <w:r w:rsidRPr="0057195D">
        <w:rPr>
          <w:rFonts w:ascii="Times New Roman" w:hAnsi="Times New Roman" w:cs="Times New Roman"/>
          <w:b/>
          <w:bCs/>
          <w:color w:val="000000" w:themeColor="text1"/>
          <w:lang w:val="pl-PL"/>
        </w:rPr>
        <w:t>ZO</w:t>
      </w:r>
      <w:r w:rsidR="001C60B2">
        <w:rPr>
          <w:rFonts w:ascii="Times New Roman" w:hAnsi="Times New Roman" w:cs="Times New Roman"/>
          <w:b/>
          <w:bCs/>
          <w:color w:val="000000" w:themeColor="text1"/>
          <w:lang w:val="pl-PL"/>
        </w:rPr>
        <w:t>7</w:t>
      </w:r>
      <w:r w:rsidRPr="0057195D">
        <w:rPr>
          <w:rFonts w:ascii="Times New Roman" w:hAnsi="Times New Roman" w:cs="Times New Roman"/>
          <w:b/>
          <w:bCs/>
          <w:color w:val="000000" w:themeColor="text1"/>
          <w:lang w:val="pl-PL"/>
        </w:rPr>
        <w:t xml:space="preserve">. </w:t>
      </w:r>
      <w:r w:rsidR="00400678" w:rsidRPr="0057195D">
        <w:rPr>
          <w:rFonts w:ascii="Times New Roman" w:hAnsi="Times New Roman" w:cs="Times New Roman"/>
          <w:b/>
          <w:bCs/>
          <w:color w:val="000000" w:themeColor="text1"/>
          <w:lang w:val="pl-PL"/>
        </w:rPr>
        <w:t xml:space="preserve">A które źródło informacji na temat </w:t>
      </w:r>
      <w:r w:rsidR="0007286D" w:rsidRPr="0007286D">
        <w:rPr>
          <w:b/>
          <w:bCs/>
          <w:color w:val="70AD47" w:themeColor="accent6"/>
          <w:lang w:val="pl-PL"/>
        </w:rPr>
        <w:t>(zagrożenie wskazane w pytaniu ZO</w:t>
      </w:r>
      <w:proofErr w:type="gramStart"/>
      <w:r w:rsidR="0007286D" w:rsidRPr="0007286D">
        <w:rPr>
          <w:b/>
          <w:bCs/>
          <w:color w:val="70AD47" w:themeColor="accent6"/>
          <w:lang w:val="pl-PL"/>
        </w:rPr>
        <w:t>2)</w:t>
      </w:r>
      <w:r w:rsidR="00400678" w:rsidRPr="0057195D">
        <w:rPr>
          <w:rFonts w:ascii="Times New Roman" w:hAnsi="Times New Roman" w:cs="Times New Roman"/>
          <w:b/>
          <w:bCs/>
          <w:color w:val="000000" w:themeColor="text1"/>
          <w:lang w:val="pl-PL"/>
        </w:rPr>
        <w:t>uważa</w:t>
      </w:r>
      <w:proofErr w:type="gramEnd"/>
      <w:r w:rsidR="00400678" w:rsidRPr="0057195D">
        <w:rPr>
          <w:rFonts w:ascii="Times New Roman" w:hAnsi="Times New Roman" w:cs="Times New Roman"/>
          <w:b/>
          <w:bCs/>
          <w:color w:val="000000" w:themeColor="text1"/>
          <w:lang w:val="pl-PL"/>
        </w:rPr>
        <w:t xml:space="preserve"> Pan/i za najbardziej wiarygodne? [jeden wybór] </w:t>
      </w:r>
    </w:p>
    <w:p w14:paraId="4FB5B6FB" w14:textId="77777777" w:rsidR="009F1B6B" w:rsidRPr="0057195D" w:rsidRDefault="009F1B6B" w:rsidP="009F1B6B">
      <w:pPr>
        <w:pStyle w:val="UnorderedList"/>
        <w:spacing w:before="240"/>
        <w:ind w:left="480"/>
        <w:rPr>
          <w:rFonts w:ascii="Times New Roman" w:hAnsi="Times New Roman" w:cs="Times New Roman"/>
          <w:lang w:val="pl-PL"/>
        </w:rPr>
      </w:pPr>
      <w:r w:rsidRPr="0057195D">
        <w:rPr>
          <w:rFonts w:ascii="Times New Roman" w:hAnsi="Times New Roman" w:cs="Times New Roman"/>
          <w:lang w:val="pl-PL"/>
        </w:rPr>
        <w:t>TVP (Wiadomości w TVP1, Panorama w TVP2, TVP Info)</w:t>
      </w:r>
    </w:p>
    <w:p w14:paraId="0939ABBB" w14:textId="77777777" w:rsidR="009F1B6B" w:rsidRPr="0057195D" w:rsidRDefault="009F1B6B" w:rsidP="009F1B6B">
      <w:pPr>
        <w:pStyle w:val="UnorderedList"/>
        <w:ind w:left="480"/>
        <w:rPr>
          <w:rFonts w:ascii="Times New Roman" w:hAnsi="Times New Roman" w:cs="Times New Roman"/>
          <w:lang w:val="pl-PL"/>
        </w:rPr>
      </w:pPr>
      <w:r w:rsidRPr="0057195D">
        <w:rPr>
          <w:rFonts w:ascii="Times New Roman" w:hAnsi="Times New Roman" w:cs="Times New Roman"/>
          <w:lang w:val="pl-PL"/>
        </w:rPr>
        <w:t>TVN (Fakty, TVN24)</w:t>
      </w:r>
    </w:p>
    <w:p w14:paraId="047DD1AB" w14:textId="77777777" w:rsidR="009F1B6B" w:rsidRPr="0057195D" w:rsidRDefault="009F1B6B" w:rsidP="009F1B6B">
      <w:pPr>
        <w:pStyle w:val="UnorderedList"/>
        <w:ind w:left="480"/>
        <w:rPr>
          <w:rFonts w:ascii="Times New Roman" w:hAnsi="Times New Roman" w:cs="Times New Roman"/>
          <w:lang w:val="pl-PL"/>
        </w:rPr>
      </w:pPr>
      <w:r w:rsidRPr="0057195D">
        <w:rPr>
          <w:rFonts w:ascii="Times New Roman" w:hAnsi="Times New Roman" w:cs="Times New Roman"/>
          <w:lang w:val="pl-PL"/>
        </w:rPr>
        <w:t>Polsat (Wydarzenia w Telewizji Polsat, Polsat News)</w:t>
      </w:r>
    </w:p>
    <w:p w14:paraId="69E15174" w14:textId="77777777" w:rsidR="009F1B6B" w:rsidRDefault="009F1B6B" w:rsidP="009F1B6B">
      <w:pPr>
        <w:pStyle w:val="UnorderedList"/>
        <w:ind w:firstLine="480"/>
        <w:rPr>
          <w:rFonts w:ascii="Times New Roman" w:hAnsi="Times New Roman" w:cs="Times New Roman"/>
          <w:lang w:val="pl-PL"/>
        </w:rPr>
      </w:pPr>
      <w:r w:rsidRPr="0057195D">
        <w:rPr>
          <w:rFonts w:ascii="Times New Roman" w:hAnsi="Times New Roman" w:cs="Times New Roman"/>
          <w:lang w:val="pl-PL"/>
        </w:rPr>
        <w:t>Prasa drukowana (w tym wydania internetowe)</w:t>
      </w:r>
    </w:p>
    <w:p w14:paraId="03FEC229" w14:textId="77777777" w:rsidR="009F1B6B" w:rsidRPr="0057195D" w:rsidRDefault="009F1B6B" w:rsidP="009F1B6B">
      <w:pPr>
        <w:pStyle w:val="UnorderedList"/>
        <w:ind w:left="480"/>
        <w:rPr>
          <w:rFonts w:ascii="Times New Roman" w:hAnsi="Times New Roman" w:cs="Times New Roman"/>
          <w:lang w:val="pl-PL"/>
        </w:rPr>
      </w:pPr>
      <w:r w:rsidRPr="0057195D">
        <w:rPr>
          <w:rFonts w:ascii="Times New Roman" w:hAnsi="Times New Roman" w:cs="Times New Roman"/>
          <w:lang w:val="pl-PL"/>
        </w:rPr>
        <w:t>Radio</w:t>
      </w:r>
    </w:p>
    <w:p w14:paraId="5F6B4B66" w14:textId="77777777" w:rsidR="009F1B6B" w:rsidRDefault="009F1B6B" w:rsidP="009F1B6B">
      <w:pPr>
        <w:pStyle w:val="UnorderedList"/>
        <w:ind w:firstLine="480"/>
        <w:rPr>
          <w:rFonts w:ascii="Times New Roman" w:hAnsi="Times New Roman" w:cs="Times New Roman"/>
          <w:lang w:val="pl-PL"/>
        </w:rPr>
      </w:pPr>
      <w:r>
        <w:rPr>
          <w:rFonts w:ascii="Times New Roman" w:hAnsi="Times New Roman" w:cs="Times New Roman"/>
          <w:lang w:val="pl-PL"/>
        </w:rPr>
        <w:t>Internetowe p</w:t>
      </w:r>
      <w:r w:rsidRPr="0057195D">
        <w:rPr>
          <w:rFonts w:ascii="Times New Roman" w:hAnsi="Times New Roman" w:cs="Times New Roman"/>
          <w:lang w:val="pl-PL"/>
        </w:rPr>
        <w:t xml:space="preserve">ortale </w:t>
      </w:r>
      <w:r>
        <w:rPr>
          <w:rFonts w:ascii="Times New Roman" w:hAnsi="Times New Roman" w:cs="Times New Roman"/>
          <w:lang w:val="pl-PL"/>
        </w:rPr>
        <w:t>informacyjne</w:t>
      </w:r>
      <w:r w:rsidRPr="0057195D">
        <w:rPr>
          <w:rFonts w:ascii="Times New Roman" w:hAnsi="Times New Roman" w:cs="Times New Roman"/>
          <w:lang w:val="pl-PL"/>
        </w:rPr>
        <w:t xml:space="preserve"> (np. Onet, wp.pl)</w:t>
      </w:r>
    </w:p>
    <w:p w14:paraId="32388436" w14:textId="77777777" w:rsidR="009F1B6B" w:rsidRDefault="009F1B6B" w:rsidP="009F1B6B">
      <w:pPr>
        <w:pStyle w:val="UnorderedList"/>
        <w:ind w:left="480"/>
        <w:rPr>
          <w:rFonts w:ascii="Times New Roman" w:hAnsi="Times New Roman" w:cs="Times New Roman"/>
          <w:lang w:val="pl-PL"/>
        </w:rPr>
      </w:pPr>
      <w:r>
        <w:rPr>
          <w:rFonts w:ascii="Times New Roman" w:hAnsi="Times New Roman" w:cs="Times New Roman"/>
          <w:lang w:val="pl-PL"/>
        </w:rPr>
        <w:t xml:space="preserve">Ludzie, grupy i znajomi z portali społecznościowych </w:t>
      </w:r>
    </w:p>
    <w:p w14:paraId="3D34E4A2" w14:textId="77777777" w:rsidR="009F1B6B" w:rsidRDefault="009F1B6B" w:rsidP="009F1B6B">
      <w:pPr>
        <w:pStyle w:val="UnorderedList"/>
        <w:ind w:left="480"/>
        <w:rPr>
          <w:rFonts w:ascii="Times New Roman" w:hAnsi="Times New Roman" w:cs="Times New Roman"/>
          <w:lang w:val="pl-PL"/>
        </w:rPr>
      </w:pPr>
      <w:r>
        <w:rPr>
          <w:rFonts w:ascii="Times New Roman" w:hAnsi="Times New Roman" w:cs="Times New Roman"/>
          <w:lang w:val="pl-PL"/>
        </w:rPr>
        <w:t xml:space="preserve">YouTube lub inne platformy wideo </w:t>
      </w:r>
    </w:p>
    <w:p w14:paraId="3133EC99" w14:textId="77777777" w:rsidR="009F1B6B" w:rsidRDefault="009F1B6B" w:rsidP="009F1B6B">
      <w:pPr>
        <w:pStyle w:val="UnorderedList"/>
        <w:ind w:left="480"/>
        <w:rPr>
          <w:rFonts w:ascii="Times New Roman" w:hAnsi="Times New Roman" w:cs="Times New Roman"/>
          <w:lang w:val="pl-PL"/>
        </w:rPr>
      </w:pPr>
      <w:r>
        <w:rPr>
          <w:rFonts w:ascii="Times New Roman" w:hAnsi="Times New Roman" w:cs="Times New Roman"/>
          <w:lang w:val="pl-PL"/>
        </w:rPr>
        <w:t>Inne źródła online (blogi, podcasty, itp.)</w:t>
      </w:r>
    </w:p>
    <w:p w14:paraId="300889F1" w14:textId="77777777" w:rsidR="009F1B6B" w:rsidRPr="0057195D" w:rsidRDefault="009F1B6B" w:rsidP="009F1B6B">
      <w:pPr>
        <w:pStyle w:val="UnorderedList"/>
        <w:ind w:left="480"/>
        <w:rPr>
          <w:rFonts w:ascii="Times New Roman" w:hAnsi="Times New Roman" w:cs="Times New Roman"/>
          <w:lang w:val="pl-PL"/>
        </w:rPr>
      </w:pPr>
      <w:proofErr w:type="spellStart"/>
      <w:r>
        <w:rPr>
          <w:rFonts w:ascii="Times New Roman" w:hAnsi="Times New Roman" w:cs="Times New Roman"/>
          <w:lang w:val="pl-PL"/>
        </w:rPr>
        <w:t>Influencerzy</w:t>
      </w:r>
      <w:proofErr w:type="spellEnd"/>
      <w:r>
        <w:rPr>
          <w:rFonts w:ascii="Times New Roman" w:hAnsi="Times New Roman" w:cs="Times New Roman"/>
          <w:lang w:val="pl-PL"/>
        </w:rPr>
        <w:t xml:space="preserve"> z mediów społecznościowych (np. YouTube, Instagram, </w:t>
      </w:r>
      <w:proofErr w:type="spellStart"/>
      <w:r>
        <w:rPr>
          <w:rFonts w:ascii="Times New Roman" w:hAnsi="Times New Roman" w:cs="Times New Roman"/>
          <w:lang w:val="pl-PL"/>
        </w:rPr>
        <w:t>TikTok</w:t>
      </w:r>
      <w:proofErr w:type="spellEnd"/>
      <w:r>
        <w:rPr>
          <w:rFonts w:ascii="Times New Roman" w:hAnsi="Times New Roman" w:cs="Times New Roman"/>
          <w:lang w:val="pl-PL"/>
        </w:rPr>
        <w:t>)</w:t>
      </w:r>
    </w:p>
    <w:p w14:paraId="52A0ACA7" w14:textId="77777777" w:rsidR="009F1B6B" w:rsidRDefault="009F1B6B" w:rsidP="009F1B6B">
      <w:pPr>
        <w:pStyle w:val="UnorderedList"/>
        <w:ind w:left="480"/>
        <w:rPr>
          <w:rFonts w:ascii="Times New Roman" w:hAnsi="Times New Roman" w:cs="Times New Roman"/>
          <w:lang w:val="pl-PL"/>
        </w:rPr>
      </w:pPr>
      <w:r w:rsidRPr="0057195D">
        <w:rPr>
          <w:rFonts w:ascii="Times New Roman" w:hAnsi="Times New Roman" w:cs="Times New Roman"/>
          <w:lang w:val="pl-PL"/>
        </w:rPr>
        <w:t>Oficjalne rządowe komunikaty na portalach społecznościowych</w:t>
      </w:r>
    </w:p>
    <w:p w14:paraId="790C7528" w14:textId="77777777" w:rsidR="009F1B6B" w:rsidRPr="0057195D" w:rsidRDefault="009F1B6B" w:rsidP="009F1B6B">
      <w:pPr>
        <w:pStyle w:val="UnorderedList"/>
        <w:ind w:left="480"/>
        <w:rPr>
          <w:rFonts w:ascii="Times New Roman" w:hAnsi="Times New Roman" w:cs="Times New Roman"/>
          <w:lang w:val="pl-PL"/>
        </w:rPr>
      </w:pPr>
      <w:r w:rsidRPr="0057195D">
        <w:rPr>
          <w:rFonts w:ascii="Times New Roman" w:hAnsi="Times New Roman" w:cs="Times New Roman"/>
          <w:lang w:val="pl-PL"/>
        </w:rPr>
        <w:t>Oficjalne portale rządowe</w:t>
      </w:r>
    </w:p>
    <w:p w14:paraId="6DF76E59" w14:textId="77777777" w:rsidR="009F1B6B" w:rsidRPr="0057195D" w:rsidRDefault="009F1B6B" w:rsidP="009F1B6B">
      <w:pPr>
        <w:pStyle w:val="UnorderedList"/>
        <w:ind w:left="480"/>
        <w:rPr>
          <w:rFonts w:ascii="Times New Roman" w:hAnsi="Times New Roman" w:cs="Times New Roman"/>
          <w:lang w:val="pl-PL"/>
        </w:rPr>
      </w:pPr>
      <w:r w:rsidRPr="0057195D">
        <w:rPr>
          <w:rFonts w:ascii="Times New Roman" w:hAnsi="Times New Roman" w:cs="Times New Roman"/>
          <w:lang w:val="pl-PL"/>
        </w:rPr>
        <w:t>Znajomi, rodzina</w:t>
      </w:r>
    </w:p>
    <w:p w14:paraId="48513F0C" w14:textId="111AE655" w:rsidR="009F1B6B" w:rsidRDefault="009F1B6B" w:rsidP="009F1B6B">
      <w:pPr>
        <w:pStyle w:val="UnorderedList"/>
        <w:ind w:left="480"/>
        <w:rPr>
          <w:rFonts w:ascii="Times New Roman" w:hAnsi="Times New Roman" w:cs="Times New Roman"/>
          <w:lang w:val="pl-PL"/>
        </w:rPr>
      </w:pPr>
      <w:r w:rsidRPr="0057195D">
        <w:rPr>
          <w:rFonts w:ascii="Times New Roman" w:hAnsi="Times New Roman" w:cs="Times New Roman"/>
          <w:lang w:val="pl-PL"/>
        </w:rPr>
        <w:t>Badania naukowe lub raporty instytucji zajmujących się danym problemem</w:t>
      </w:r>
    </w:p>
    <w:p w14:paraId="50030732" w14:textId="361FD989" w:rsidR="009F1B6B" w:rsidRPr="0057195D" w:rsidRDefault="009F1B6B" w:rsidP="009F1B6B">
      <w:pPr>
        <w:pStyle w:val="UnorderedList"/>
        <w:ind w:left="480"/>
        <w:rPr>
          <w:rFonts w:ascii="Times New Roman" w:hAnsi="Times New Roman" w:cs="Times New Roman"/>
          <w:lang w:val="pl-PL"/>
        </w:rPr>
      </w:pPr>
      <w:r>
        <w:rPr>
          <w:rFonts w:ascii="Times New Roman" w:hAnsi="Times New Roman" w:cs="Times New Roman"/>
          <w:lang w:val="pl-PL"/>
        </w:rPr>
        <w:t>Inne</w:t>
      </w:r>
    </w:p>
    <w:p w14:paraId="3BFD9920" w14:textId="7EE91A35" w:rsidR="009F1B6B" w:rsidRDefault="009F1B6B" w:rsidP="009F1B6B">
      <w:pPr>
        <w:ind w:firstLine="480"/>
      </w:pPr>
      <w:r>
        <w:t xml:space="preserve">Żadne </w:t>
      </w:r>
    </w:p>
    <w:p w14:paraId="4F9F615C" w14:textId="3066D4E0" w:rsidR="009F1B6B" w:rsidRDefault="009F1B6B" w:rsidP="009F1B6B">
      <w:pPr>
        <w:ind w:firstLine="480"/>
      </w:pPr>
    </w:p>
    <w:p w14:paraId="2CA5C61A" w14:textId="77777777" w:rsidR="00061CED" w:rsidRPr="00C47CE3" w:rsidRDefault="00061CED" w:rsidP="00400678"/>
    <w:p w14:paraId="7D6F19CE" w14:textId="223559AB" w:rsidR="00400678" w:rsidRPr="0057195D" w:rsidRDefault="00BA1342" w:rsidP="00400678">
      <w:pPr>
        <w:rPr>
          <w:b/>
          <w:bCs/>
        </w:rPr>
      </w:pPr>
      <w:r w:rsidRPr="001C60B2">
        <w:rPr>
          <w:b/>
          <w:bCs/>
        </w:rPr>
        <w:t>ZO</w:t>
      </w:r>
      <w:r w:rsidR="001C60B2" w:rsidRPr="001C60B2">
        <w:rPr>
          <w:b/>
          <w:bCs/>
        </w:rPr>
        <w:t>8</w:t>
      </w:r>
      <w:r w:rsidRPr="001C60B2">
        <w:rPr>
          <w:b/>
          <w:bCs/>
        </w:rPr>
        <w:t xml:space="preserve">. </w:t>
      </w:r>
      <w:r w:rsidR="00400678" w:rsidRPr="0057195D">
        <w:rPr>
          <w:b/>
          <w:bCs/>
        </w:rPr>
        <w:t xml:space="preserve">Jak Pani sądzi, w jakim stopniu </w:t>
      </w:r>
      <w:r w:rsidR="001C60B2" w:rsidRPr="00F214D6">
        <w:rPr>
          <w:b/>
          <w:bCs/>
          <w:color w:val="70AD47" w:themeColor="accent6"/>
        </w:rPr>
        <w:t xml:space="preserve">(zagrożenie wskazane w pytaniu ZO2) </w:t>
      </w:r>
      <w:r w:rsidR="001C60B2">
        <w:rPr>
          <w:b/>
          <w:bCs/>
        </w:rPr>
        <w:t>dotknie</w:t>
      </w:r>
      <w:r w:rsidR="00400678" w:rsidRPr="0057195D">
        <w:rPr>
          <w:b/>
          <w:bCs/>
        </w:rPr>
        <w:t xml:space="preserve"> </w:t>
      </w:r>
      <w:r w:rsidR="001C60B2">
        <w:rPr>
          <w:b/>
          <w:bCs/>
        </w:rPr>
        <w:t>Pana/Panią</w:t>
      </w:r>
      <w:r w:rsidR="00400678" w:rsidRPr="0057195D">
        <w:rPr>
          <w:b/>
          <w:bCs/>
        </w:rPr>
        <w:t xml:space="preserve"> osobiście?</w:t>
      </w:r>
    </w:p>
    <w:p w14:paraId="2A3DFA09" w14:textId="77777777" w:rsidR="00400678" w:rsidRPr="0057195D" w:rsidRDefault="00400678" w:rsidP="00400678">
      <w:pPr>
        <w:pStyle w:val="ListParagraph"/>
        <w:numPr>
          <w:ilvl w:val="0"/>
          <w:numId w:val="17"/>
        </w:numPr>
        <w:spacing w:after="0" w:line="240" w:lineRule="auto"/>
        <w:rPr>
          <w:rFonts w:ascii="Times New Roman" w:hAnsi="Times New Roman" w:cs="Times New Roman"/>
          <w:sz w:val="24"/>
          <w:szCs w:val="24"/>
          <w:lang w:val="pl-PL"/>
        </w:rPr>
      </w:pPr>
      <w:r w:rsidRPr="0057195D">
        <w:rPr>
          <w:rFonts w:ascii="Times New Roman" w:hAnsi="Times New Roman" w:cs="Times New Roman"/>
          <w:sz w:val="24"/>
          <w:szCs w:val="24"/>
          <w:lang w:val="pl-PL"/>
        </w:rPr>
        <w:t>W bardzo dużym</w:t>
      </w:r>
    </w:p>
    <w:p w14:paraId="26ADEB09" w14:textId="77777777" w:rsidR="00400678" w:rsidRPr="0057195D" w:rsidRDefault="00400678" w:rsidP="00400678">
      <w:pPr>
        <w:pStyle w:val="ListParagraph"/>
        <w:numPr>
          <w:ilvl w:val="0"/>
          <w:numId w:val="17"/>
        </w:numPr>
        <w:spacing w:after="0" w:line="240" w:lineRule="auto"/>
        <w:rPr>
          <w:rFonts w:ascii="Times New Roman" w:hAnsi="Times New Roman" w:cs="Times New Roman"/>
          <w:sz w:val="24"/>
          <w:szCs w:val="24"/>
          <w:lang w:val="pl-PL"/>
        </w:rPr>
      </w:pPr>
      <w:r w:rsidRPr="0057195D">
        <w:rPr>
          <w:rFonts w:ascii="Times New Roman" w:hAnsi="Times New Roman" w:cs="Times New Roman"/>
          <w:sz w:val="24"/>
          <w:szCs w:val="24"/>
          <w:lang w:val="pl-PL"/>
        </w:rPr>
        <w:t>W średnim</w:t>
      </w:r>
    </w:p>
    <w:p w14:paraId="791E81D9" w14:textId="77777777" w:rsidR="00400678" w:rsidRPr="0057195D" w:rsidRDefault="00400678" w:rsidP="00400678">
      <w:pPr>
        <w:pStyle w:val="ListParagraph"/>
        <w:numPr>
          <w:ilvl w:val="0"/>
          <w:numId w:val="17"/>
        </w:numPr>
        <w:spacing w:after="0" w:line="240" w:lineRule="auto"/>
        <w:rPr>
          <w:rFonts w:ascii="Times New Roman" w:hAnsi="Times New Roman" w:cs="Times New Roman"/>
          <w:sz w:val="24"/>
          <w:szCs w:val="24"/>
          <w:lang w:val="pl-PL"/>
        </w:rPr>
      </w:pPr>
      <w:r w:rsidRPr="0057195D">
        <w:rPr>
          <w:rFonts w:ascii="Times New Roman" w:hAnsi="Times New Roman" w:cs="Times New Roman"/>
          <w:sz w:val="24"/>
          <w:szCs w:val="24"/>
          <w:lang w:val="pl-PL"/>
        </w:rPr>
        <w:t xml:space="preserve">Tylko trochę </w:t>
      </w:r>
    </w:p>
    <w:p w14:paraId="226849E9" w14:textId="77777777" w:rsidR="00400678" w:rsidRPr="0057195D" w:rsidRDefault="00400678" w:rsidP="00400678">
      <w:pPr>
        <w:pStyle w:val="ListParagraph"/>
        <w:numPr>
          <w:ilvl w:val="0"/>
          <w:numId w:val="17"/>
        </w:numPr>
        <w:spacing w:after="0" w:line="240" w:lineRule="auto"/>
        <w:rPr>
          <w:rFonts w:ascii="Times New Roman" w:hAnsi="Times New Roman" w:cs="Times New Roman"/>
          <w:sz w:val="24"/>
          <w:szCs w:val="24"/>
          <w:lang w:val="pl-PL"/>
        </w:rPr>
      </w:pPr>
      <w:r w:rsidRPr="0057195D">
        <w:rPr>
          <w:rFonts w:ascii="Times New Roman" w:hAnsi="Times New Roman" w:cs="Times New Roman"/>
          <w:sz w:val="24"/>
          <w:szCs w:val="24"/>
          <w:lang w:val="pl-PL"/>
        </w:rPr>
        <w:t xml:space="preserve">W ogóle </w:t>
      </w:r>
    </w:p>
    <w:p w14:paraId="15E82EAA" w14:textId="77777777" w:rsidR="00400678" w:rsidRPr="0057195D" w:rsidRDefault="00400678" w:rsidP="00400678">
      <w:pPr>
        <w:pStyle w:val="ListParagraph"/>
        <w:numPr>
          <w:ilvl w:val="0"/>
          <w:numId w:val="17"/>
        </w:numPr>
        <w:spacing w:after="0" w:line="240" w:lineRule="auto"/>
        <w:rPr>
          <w:rFonts w:ascii="Times New Roman" w:hAnsi="Times New Roman" w:cs="Times New Roman"/>
          <w:sz w:val="24"/>
          <w:szCs w:val="24"/>
          <w:lang w:val="pl-PL"/>
        </w:rPr>
      </w:pPr>
      <w:r w:rsidRPr="0057195D">
        <w:rPr>
          <w:rFonts w:ascii="Times New Roman" w:hAnsi="Times New Roman" w:cs="Times New Roman"/>
          <w:sz w:val="24"/>
          <w:szCs w:val="24"/>
          <w:lang w:val="pl-PL"/>
        </w:rPr>
        <w:t xml:space="preserve">Nie wiem </w:t>
      </w:r>
    </w:p>
    <w:p w14:paraId="36F9FE86" w14:textId="515CB763" w:rsidR="00400678" w:rsidRPr="0057195D" w:rsidRDefault="00400678" w:rsidP="00400678"/>
    <w:p w14:paraId="6CF442B4" w14:textId="1EA1267A" w:rsidR="00400678" w:rsidRPr="0057195D" w:rsidRDefault="00BA1342" w:rsidP="00400678">
      <w:pPr>
        <w:rPr>
          <w:b/>
          <w:bCs/>
        </w:rPr>
      </w:pPr>
      <w:r w:rsidRPr="003777D1">
        <w:rPr>
          <w:b/>
          <w:bCs/>
        </w:rPr>
        <w:t xml:space="preserve">ZO </w:t>
      </w:r>
      <w:r w:rsidR="0057195D" w:rsidRPr="003777D1">
        <w:rPr>
          <w:b/>
          <w:bCs/>
        </w:rPr>
        <w:t>9</w:t>
      </w:r>
      <w:r w:rsidRPr="003777D1">
        <w:rPr>
          <w:b/>
          <w:bCs/>
        </w:rPr>
        <w:t xml:space="preserve">. </w:t>
      </w:r>
      <w:r w:rsidR="00400678" w:rsidRPr="003777D1">
        <w:rPr>
          <w:b/>
          <w:bCs/>
        </w:rPr>
        <w:t xml:space="preserve">Kto powinien podejmować działania mające na celu poradzenie sobie z </w:t>
      </w:r>
      <w:r w:rsidR="002779FD" w:rsidRPr="003777D1">
        <w:rPr>
          <w:b/>
          <w:bCs/>
          <w:color w:val="70AD47" w:themeColor="accent6"/>
        </w:rPr>
        <w:t>(zagrożenie wskazane w pytaniu ZO2)</w:t>
      </w:r>
    </w:p>
    <w:p w14:paraId="3C36E279" w14:textId="0CB48CBF" w:rsidR="0007286D" w:rsidRDefault="0007286D" w:rsidP="00400678">
      <w:pPr>
        <w:pStyle w:val="ListParagraph"/>
        <w:numPr>
          <w:ilvl w:val="0"/>
          <w:numId w:val="27"/>
        </w:numPr>
        <w:spacing w:after="0" w:line="240" w:lineRule="auto"/>
        <w:rPr>
          <w:rFonts w:ascii="Times New Roman" w:hAnsi="Times New Roman" w:cs="Times New Roman"/>
          <w:sz w:val="24"/>
          <w:szCs w:val="24"/>
          <w:lang w:val="pl-PL"/>
        </w:rPr>
      </w:pPr>
      <w:r>
        <w:rPr>
          <w:rFonts w:ascii="Times New Roman" w:hAnsi="Times New Roman" w:cs="Times New Roman"/>
          <w:sz w:val="24"/>
          <w:szCs w:val="24"/>
          <w:lang w:val="pl-PL"/>
        </w:rPr>
        <w:t>Organizacje ponadnarodowe</w:t>
      </w:r>
    </w:p>
    <w:p w14:paraId="433330EB" w14:textId="433DFD9A" w:rsidR="00400678" w:rsidRPr="0057195D" w:rsidRDefault="00400678" w:rsidP="00400678">
      <w:pPr>
        <w:pStyle w:val="ListParagraph"/>
        <w:numPr>
          <w:ilvl w:val="0"/>
          <w:numId w:val="27"/>
        </w:numPr>
        <w:spacing w:after="0" w:line="240" w:lineRule="auto"/>
        <w:rPr>
          <w:rFonts w:ascii="Times New Roman" w:hAnsi="Times New Roman" w:cs="Times New Roman"/>
          <w:sz w:val="24"/>
          <w:szCs w:val="24"/>
          <w:lang w:val="pl-PL"/>
        </w:rPr>
      </w:pPr>
      <w:r w:rsidRPr="0057195D">
        <w:rPr>
          <w:rFonts w:ascii="Times New Roman" w:hAnsi="Times New Roman" w:cs="Times New Roman"/>
          <w:sz w:val="24"/>
          <w:szCs w:val="24"/>
          <w:lang w:val="pl-PL"/>
        </w:rPr>
        <w:t>U</w:t>
      </w:r>
      <w:r w:rsidR="002779FD">
        <w:rPr>
          <w:rFonts w:ascii="Times New Roman" w:hAnsi="Times New Roman" w:cs="Times New Roman"/>
          <w:sz w:val="24"/>
          <w:szCs w:val="24"/>
          <w:lang w:val="pl-PL"/>
        </w:rPr>
        <w:t xml:space="preserve">nia </w:t>
      </w:r>
      <w:r w:rsidRPr="0057195D">
        <w:rPr>
          <w:rFonts w:ascii="Times New Roman" w:hAnsi="Times New Roman" w:cs="Times New Roman"/>
          <w:sz w:val="24"/>
          <w:szCs w:val="24"/>
          <w:lang w:val="pl-PL"/>
        </w:rPr>
        <w:t>E</w:t>
      </w:r>
      <w:r w:rsidR="002779FD">
        <w:rPr>
          <w:rFonts w:ascii="Times New Roman" w:hAnsi="Times New Roman" w:cs="Times New Roman"/>
          <w:sz w:val="24"/>
          <w:szCs w:val="24"/>
          <w:lang w:val="pl-PL"/>
        </w:rPr>
        <w:t>uropejska</w:t>
      </w:r>
    </w:p>
    <w:p w14:paraId="1879C429" w14:textId="2B8D8A75" w:rsidR="00400678" w:rsidRDefault="002779FD" w:rsidP="00400678">
      <w:pPr>
        <w:pStyle w:val="ListParagraph"/>
        <w:numPr>
          <w:ilvl w:val="0"/>
          <w:numId w:val="27"/>
        </w:numPr>
        <w:spacing w:after="0" w:line="240" w:lineRule="auto"/>
        <w:rPr>
          <w:rFonts w:ascii="Times New Roman" w:hAnsi="Times New Roman" w:cs="Times New Roman"/>
          <w:sz w:val="24"/>
          <w:szCs w:val="24"/>
          <w:lang w:val="pl-PL"/>
        </w:rPr>
      </w:pPr>
      <w:r>
        <w:rPr>
          <w:rFonts w:ascii="Times New Roman" w:hAnsi="Times New Roman" w:cs="Times New Roman"/>
          <w:sz w:val="24"/>
          <w:szCs w:val="24"/>
          <w:lang w:val="pl-PL"/>
        </w:rPr>
        <w:t>Polski rząd</w:t>
      </w:r>
    </w:p>
    <w:p w14:paraId="70058517" w14:textId="7D9E3787" w:rsidR="00CE086F" w:rsidRPr="0007286D" w:rsidRDefault="00CE086F" w:rsidP="00400678">
      <w:pPr>
        <w:pStyle w:val="ListParagraph"/>
        <w:numPr>
          <w:ilvl w:val="0"/>
          <w:numId w:val="27"/>
        </w:numPr>
        <w:spacing w:after="0" w:line="240" w:lineRule="auto"/>
        <w:rPr>
          <w:rFonts w:ascii="Times New Roman" w:hAnsi="Times New Roman" w:cs="Times New Roman"/>
          <w:color w:val="000000" w:themeColor="text1"/>
          <w:sz w:val="24"/>
          <w:szCs w:val="24"/>
          <w:lang w:val="pl-PL"/>
        </w:rPr>
      </w:pPr>
      <w:r w:rsidRPr="0007286D">
        <w:rPr>
          <w:rFonts w:ascii="Times New Roman" w:hAnsi="Times New Roman" w:cs="Times New Roman"/>
          <w:color w:val="000000" w:themeColor="text1"/>
          <w:sz w:val="24"/>
          <w:szCs w:val="24"/>
          <w:lang w:val="pl-PL"/>
        </w:rPr>
        <w:lastRenderedPageBreak/>
        <w:t>Samorządy, władze lokalne</w:t>
      </w:r>
    </w:p>
    <w:p w14:paraId="2D3A57AD" w14:textId="57A9A86C" w:rsidR="00400678" w:rsidRPr="0007286D" w:rsidRDefault="00400678" w:rsidP="00400678">
      <w:pPr>
        <w:pStyle w:val="ListParagraph"/>
        <w:numPr>
          <w:ilvl w:val="0"/>
          <w:numId w:val="27"/>
        </w:numPr>
        <w:spacing w:after="0" w:line="240" w:lineRule="auto"/>
        <w:rPr>
          <w:rFonts w:ascii="Times New Roman" w:hAnsi="Times New Roman" w:cs="Times New Roman"/>
          <w:color w:val="000000" w:themeColor="text1"/>
          <w:sz w:val="24"/>
          <w:szCs w:val="24"/>
          <w:lang w:val="pl-PL"/>
        </w:rPr>
      </w:pPr>
      <w:r w:rsidRPr="0007286D">
        <w:rPr>
          <w:rFonts w:ascii="Times New Roman" w:hAnsi="Times New Roman" w:cs="Times New Roman"/>
          <w:color w:val="000000" w:themeColor="text1"/>
          <w:sz w:val="24"/>
          <w:szCs w:val="24"/>
          <w:lang w:val="pl-PL"/>
        </w:rPr>
        <w:t>Korporacje</w:t>
      </w:r>
      <w:r w:rsidR="00CE086F" w:rsidRPr="0007286D">
        <w:rPr>
          <w:rFonts w:ascii="Times New Roman" w:hAnsi="Times New Roman" w:cs="Times New Roman"/>
          <w:color w:val="000000" w:themeColor="text1"/>
          <w:sz w:val="24"/>
          <w:szCs w:val="24"/>
          <w:lang w:val="pl-PL"/>
        </w:rPr>
        <w:t>, wielkie zakłady</w:t>
      </w:r>
    </w:p>
    <w:p w14:paraId="0793858D" w14:textId="0896E268" w:rsidR="00400678" w:rsidRPr="0057195D" w:rsidRDefault="00400678" w:rsidP="00400678">
      <w:pPr>
        <w:pStyle w:val="ListParagraph"/>
        <w:numPr>
          <w:ilvl w:val="0"/>
          <w:numId w:val="27"/>
        </w:numPr>
        <w:spacing w:after="0" w:line="240" w:lineRule="auto"/>
        <w:rPr>
          <w:rFonts w:ascii="Times New Roman" w:hAnsi="Times New Roman" w:cs="Times New Roman"/>
          <w:sz w:val="24"/>
          <w:szCs w:val="24"/>
          <w:lang w:val="pl-PL"/>
        </w:rPr>
      </w:pPr>
      <w:r w:rsidRPr="0057195D">
        <w:rPr>
          <w:rFonts w:ascii="Times New Roman" w:hAnsi="Times New Roman" w:cs="Times New Roman"/>
          <w:sz w:val="24"/>
          <w:szCs w:val="24"/>
          <w:lang w:val="pl-PL"/>
        </w:rPr>
        <w:t xml:space="preserve">Ludzie tacy jak Pan(i) </w:t>
      </w:r>
    </w:p>
    <w:p w14:paraId="1969890F" w14:textId="77777777" w:rsidR="00400678" w:rsidRPr="0057195D" w:rsidRDefault="00400678" w:rsidP="00400678"/>
    <w:p w14:paraId="7EC01A64" w14:textId="6BB1606C" w:rsidR="00400678" w:rsidRPr="0057195D" w:rsidRDefault="00400678" w:rsidP="00400678"/>
    <w:p w14:paraId="27D6B5A3" w14:textId="63EB045F" w:rsidR="00400678" w:rsidRPr="0057195D" w:rsidRDefault="00BA1342" w:rsidP="00400678">
      <w:pPr>
        <w:rPr>
          <w:b/>
          <w:bCs/>
        </w:rPr>
      </w:pPr>
      <w:r w:rsidRPr="0057195D">
        <w:rPr>
          <w:b/>
          <w:bCs/>
        </w:rPr>
        <w:t>ZO 1</w:t>
      </w:r>
      <w:r w:rsidR="002779FD">
        <w:rPr>
          <w:b/>
          <w:bCs/>
        </w:rPr>
        <w:t>0</w:t>
      </w:r>
      <w:r w:rsidRPr="0057195D">
        <w:rPr>
          <w:b/>
          <w:bCs/>
        </w:rPr>
        <w:t xml:space="preserve">. </w:t>
      </w:r>
      <w:r w:rsidR="00400678" w:rsidRPr="0057195D">
        <w:rPr>
          <w:b/>
          <w:bCs/>
        </w:rPr>
        <w:t>Czy polski rząd robi</w:t>
      </w:r>
      <w:r w:rsidR="00237AA1" w:rsidRPr="0057195D">
        <w:rPr>
          <w:b/>
          <w:bCs/>
        </w:rPr>
        <w:t xml:space="preserve"> wystarczająco dużo</w:t>
      </w:r>
      <w:r w:rsidR="00400678" w:rsidRPr="0057195D">
        <w:rPr>
          <w:b/>
          <w:bCs/>
        </w:rPr>
        <w:t xml:space="preserve">, żeby poradzić sobie z </w:t>
      </w:r>
      <w:r w:rsidR="002779FD" w:rsidRPr="00F214D6">
        <w:rPr>
          <w:b/>
          <w:bCs/>
          <w:color w:val="70AD47" w:themeColor="accent6"/>
        </w:rPr>
        <w:t>(zagrożenie wskazane w pytaniu ZO2)</w:t>
      </w:r>
      <w:r w:rsidR="00237AA1" w:rsidRPr="0057195D">
        <w:rPr>
          <w:b/>
          <w:bCs/>
        </w:rPr>
        <w:t xml:space="preserve"> czy mógłby Pana(i) zdaniem robić w tej sprawie więcej?</w:t>
      </w:r>
    </w:p>
    <w:p w14:paraId="7302FE76" w14:textId="77777777" w:rsidR="00400678" w:rsidRPr="0057195D" w:rsidRDefault="00400678" w:rsidP="00400678">
      <w:pPr>
        <w:pStyle w:val="ListParagraph"/>
        <w:numPr>
          <w:ilvl w:val="0"/>
          <w:numId w:val="19"/>
        </w:numPr>
        <w:spacing w:after="0" w:line="240" w:lineRule="auto"/>
        <w:rPr>
          <w:rFonts w:ascii="Times New Roman" w:hAnsi="Times New Roman" w:cs="Times New Roman"/>
          <w:sz w:val="24"/>
          <w:szCs w:val="24"/>
          <w:lang w:val="pl-PL"/>
        </w:rPr>
      </w:pPr>
      <w:r w:rsidRPr="0057195D">
        <w:rPr>
          <w:rFonts w:ascii="Times New Roman" w:hAnsi="Times New Roman" w:cs="Times New Roman"/>
          <w:sz w:val="24"/>
          <w:szCs w:val="24"/>
          <w:lang w:val="pl-PL"/>
        </w:rPr>
        <w:t>Znacznie więcej</w:t>
      </w:r>
    </w:p>
    <w:p w14:paraId="54E8E350" w14:textId="77777777" w:rsidR="00400678" w:rsidRPr="0057195D" w:rsidRDefault="00400678" w:rsidP="00400678">
      <w:pPr>
        <w:pStyle w:val="ListParagraph"/>
        <w:numPr>
          <w:ilvl w:val="0"/>
          <w:numId w:val="19"/>
        </w:numPr>
        <w:spacing w:after="0" w:line="240" w:lineRule="auto"/>
        <w:rPr>
          <w:rFonts w:ascii="Times New Roman" w:hAnsi="Times New Roman" w:cs="Times New Roman"/>
          <w:sz w:val="24"/>
          <w:szCs w:val="24"/>
          <w:lang w:val="pl-PL"/>
        </w:rPr>
      </w:pPr>
      <w:r w:rsidRPr="0057195D">
        <w:rPr>
          <w:rFonts w:ascii="Times New Roman" w:hAnsi="Times New Roman" w:cs="Times New Roman"/>
          <w:sz w:val="24"/>
          <w:szCs w:val="24"/>
          <w:lang w:val="pl-PL"/>
        </w:rPr>
        <w:t>Więcej</w:t>
      </w:r>
    </w:p>
    <w:p w14:paraId="05654404" w14:textId="77777777" w:rsidR="00400678" w:rsidRPr="0057195D" w:rsidRDefault="00400678" w:rsidP="00400678">
      <w:pPr>
        <w:pStyle w:val="ListParagraph"/>
        <w:numPr>
          <w:ilvl w:val="0"/>
          <w:numId w:val="19"/>
        </w:numPr>
        <w:spacing w:after="0" w:line="240" w:lineRule="auto"/>
        <w:rPr>
          <w:rFonts w:ascii="Times New Roman" w:hAnsi="Times New Roman" w:cs="Times New Roman"/>
          <w:sz w:val="24"/>
          <w:szCs w:val="24"/>
          <w:lang w:val="pl-PL"/>
        </w:rPr>
      </w:pPr>
      <w:r w:rsidRPr="0057195D">
        <w:rPr>
          <w:rFonts w:ascii="Times New Roman" w:hAnsi="Times New Roman" w:cs="Times New Roman"/>
          <w:sz w:val="24"/>
          <w:szCs w:val="24"/>
          <w:lang w:val="pl-PL"/>
        </w:rPr>
        <w:t>Aktualnie robi wystarczająco dużo</w:t>
      </w:r>
    </w:p>
    <w:p w14:paraId="18EEF9AA" w14:textId="77777777" w:rsidR="00400678" w:rsidRPr="0057195D" w:rsidRDefault="00400678" w:rsidP="00400678">
      <w:pPr>
        <w:pStyle w:val="ListParagraph"/>
        <w:numPr>
          <w:ilvl w:val="0"/>
          <w:numId w:val="19"/>
        </w:numPr>
        <w:spacing w:after="0" w:line="240" w:lineRule="auto"/>
        <w:rPr>
          <w:rFonts w:ascii="Times New Roman" w:hAnsi="Times New Roman" w:cs="Times New Roman"/>
          <w:sz w:val="24"/>
          <w:szCs w:val="24"/>
          <w:lang w:val="pl-PL"/>
        </w:rPr>
      </w:pPr>
      <w:r w:rsidRPr="0057195D">
        <w:rPr>
          <w:rFonts w:ascii="Times New Roman" w:hAnsi="Times New Roman" w:cs="Times New Roman"/>
          <w:sz w:val="24"/>
          <w:szCs w:val="24"/>
          <w:lang w:val="pl-PL"/>
        </w:rPr>
        <w:t xml:space="preserve">Mniej </w:t>
      </w:r>
    </w:p>
    <w:p w14:paraId="22ECA8AE" w14:textId="77777777" w:rsidR="00400678" w:rsidRPr="0057195D" w:rsidRDefault="00400678" w:rsidP="00400678">
      <w:pPr>
        <w:pStyle w:val="ListParagraph"/>
        <w:numPr>
          <w:ilvl w:val="0"/>
          <w:numId w:val="19"/>
        </w:numPr>
        <w:spacing w:after="0" w:line="240" w:lineRule="auto"/>
        <w:rPr>
          <w:rFonts w:ascii="Times New Roman" w:hAnsi="Times New Roman" w:cs="Times New Roman"/>
          <w:sz w:val="24"/>
          <w:szCs w:val="24"/>
          <w:lang w:val="pl-PL"/>
        </w:rPr>
      </w:pPr>
      <w:r w:rsidRPr="0057195D">
        <w:rPr>
          <w:rFonts w:ascii="Times New Roman" w:hAnsi="Times New Roman" w:cs="Times New Roman"/>
          <w:sz w:val="24"/>
          <w:szCs w:val="24"/>
          <w:lang w:val="pl-PL"/>
        </w:rPr>
        <w:t xml:space="preserve">Znacznie mniej </w:t>
      </w:r>
    </w:p>
    <w:p w14:paraId="56926C78" w14:textId="3E155100" w:rsidR="00400678" w:rsidRPr="0057195D" w:rsidRDefault="00400678">
      <w:pPr>
        <w:rPr>
          <w:color w:val="70AD47" w:themeColor="accent6"/>
        </w:rPr>
      </w:pPr>
    </w:p>
    <w:p w14:paraId="3A1A797E" w14:textId="77777777" w:rsidR="003D5B3A" w:rsidRPr="0057195D" w:rsidRDefault="003D5B3A" w:rsidP="003D5B3A">
      <w:pPr>
        <w:pStyle w:val="ListParagraph"/>
        <w:spacing w:after="0" w:line="240" w:lineRule="auto"/>
        <w:ind w:left="1440"/>
        <w:rPr>
          <w:rFonts w:ascii="Times New Roman" w:hAnsi="Times New Roman" w:cs="Times New Roman"/>
          <w:color w:val="000000" w:themeColor="text1"/>
          <w:sz w:val="24"/>
          <w:szCs w:val="24"/>
          <w:lang w:val="pl-PL"/>
        </w:rPr>
      </w:pPr>
    </w:p>
    <w:p w14:paraId="19FA6DA5" w14:textId="77777777" w:rsidR="003D5B3A" w:rsidRPr="0057195D" w:rsidRDefault="003D5B3A" w:rsidP="003D5B3A">
      <w:pPr>
        <w:jc w:val="both"/>
        <w:rPr>
          <w:color w:val="70AD47" w:themeColor="accent6"/>
        </w:rPr>
      </w:pPr>
    </w:p>
    <w:p w14:paraId="31354509" w14:textId="0A90A857" w:rsidR="003A722E" w:rsidRDefault="003A722E">
      <w:pPr>
        <w:spacing w:after="160" w:line="259" w:lineRule="auto"/>
        <w:rPr>
          <w:b/>
          <w:bCs/>
        </w:rPr>
      </w:pPr>
      <w:r>
        <w:rPr>
          <w:b/>
          <w:bCs/>
        </w:rPr>
        <w:br w:type="page"/>
      </w:r>
    </w:p>
    <w:p w14:paraId="6A96C574" w14:textId="5ACF5979" w:rsidR="004B4FFD" w:rsidRDefault="003A722E" w:rsidP="004B679E">
      <w:pPr>
        <w:rPr>
          <w:b/>
          <w:bCs/>
        </w:rPr>
      </w:pPr>
      <w:r>
        <w:rPr>
          <w:b/>
          <w:bCs/>
        </w:rPr>
        <w:lastRenderedPageBreak/>
        <w:t>[B] Pogłębione wybrane zagrożenia</w:t>
      </w:r>
    </w:p>
    <w:p w14:paraId="5FA86121" w14:textId="59A31796" w:rsidR="003A722E" w:rsidRDefault="003A722E" w:rsidP="004B679E">
      <w:pPr>
        <w:rPr>
          <w:b/>
          <w:bCs/>
        </w:rPr>
      </w:pPr>
    </w:p>
    <w:p w14:paraId="451DD7F7" w14:textId="77777777" w:rsidR="00273E04" w:rsidRDefault="003A722E" w:rsidP="00273E04">
      <w:pPr>
        <w:rPr>
          <w:b/>
          <w:bCs/>
        </w:rPr>
      </w:pPr>
      <w:r>
        <w:rPr>
          <w:b/>
          <w:bCs/>
        </w:rPr>
        <w:t xml:space="preserve">(B1) Polityczne – zagrożenia </w:t>
      </w:r>
      <w:r w:rsidR="00273E04">
        <w:rPr>
          <w:b/>
          <w:bCs/>
        </w:rPr>
        <w:t>demokracji</w:t>
      </w:r>
    </w:p>
    <w:p w14:paraId="184DC9AE" w14:textId="77777777" w:rsidR="00273E04" w:rsidRDefault="00273E04" w:rsidP="00273E04">
      <w:pPr>
        <w:rPr>
          <w:b/>
          <w:bCs/>
        </w:rPr>
      </w:pPr>
    </w:p>
    <w:p w14:paraId="1967B071" w14:textId="24F2F92C" w:rsidR="003A722E" w:rsidRPr="00273E04" w:rsidRDefault="00273E04" w:rsidP="00273E04">
      <w:pPr>
        <w:rPr>
          <w:b/>
          <w:bCs/>
        </w:rPr>
      </w:pPr>
      <w:r>
        <w:rPr>
          <w:rFonts w:eastAsia="Calibri" w:cstheme="minorHAnsi"/>
          <w:b/>
        </w:rPr>
        <w:t xml:space="preserve">B1.1 </w:t>
      </w:r>
      <w:r w:rsidR="003A722E" w:rsidRPr="00C67FD0">
        <w:rPr>
          <w:rFonts w:eastAsia="Calibri" w:cstheme="minorHAnsi"/>
          <w:b/>
        </w:rPr>
        <w:t>Czy zgadza się Pan(i) czy też nie zgadza ze stwierdzeniem:</w:t>
      </w:r>
    </w:p>
    <w:p w14:paraId="39E89620" w14:textId="77777777" w:rsidR="003A722E" w:rsidRPr="00C67FD0" w:rsidRDefault="003A722E" w:rsidP="003A722E">
      <w:pPr>
        <w:ind w:left="720"/>
        <w:jc w:val="both"/>
        <w:rPr>
          <w:rFonts w:eastAsia="Calibri" w:cstheme="minorHAnsi"/>
          <w:b/>
        </w:rPr>
      </w:pPr>
      <w:proofErr w:type="gramStart"/>
      <w:r w:rsidRPr="00C67FD0">
        <w:rPr>
          <w:rFonts w:eastAsia="Calibri" w:cstheme="minorHAnsi"/>
          <w:b/>
        </w:rPr>
        <w:t>„ W</w:t>
      </w:r>
      <w:proofErr w:type="gramEnd"/>
      <w:r w:rsidRPr="00C67FD0">
        <w:rPr>
          <w:rFonts w:eastAsia="Calibri" w:cstheme="minorHAnsi"/>
          <w:b/>
        </w:rPr>
        <w:t xml:space="preserve"> demokracji są problemy, ale jest to lepszy system rządzenia niż każdy inny”</w:t>
      </w:r>
    </w:p>
    <w:p w14:paraId="2AD41082" w14:textId="77777777" w:rsidR="003A722E" w:rsidRPr="00C67FD0" w:rsidRDefault="003A722E" w:rsidP="003A722E">
      <w:pPr>
        <w:pStyle w:val="ListParagraph"/>
        <w:numPr>
          <w:ilvl w:val="0"/>
          <w:numId w:val="33"/>
        </w:numPr>
        <w:spacing w:line="256" w:lineRule="auto"/>
        <w:ind w:left="851" w:hanging="284"/>
        <w:jc w:val="both"/>
        <w:rPr>
          <w:rFonts w:eastAsia="Calibri" w:cstheme="minorHAnsi"/>
          <w:lang w:val="pl-PL"/>
        </w:rPr>
      </w:pPr>
      <w:r w:rsidRPr="00C67FD0">
        <w:rPr>
          <w:rFonts w:eastAsia="Calibri" w:cstheme="minorHAnsi"/>
          <w:lang w:val="pl-PL"/>
        </w:rPr>
        <w:t>zdecydowanie zadowolony</w:t>
      </w:r>
    </w:p>
    <w:p w14:paraId="248A1EA0" w14:textId="77777777" w:rsidR="003A722E" w:rsidRPr="00C67FD0" w:rsidRDefault="003A722E" w:rsidP="003A722E">
      <w:pPr>
        <w:pStyle w:val="ListParagraph"/>
        <w:numPr>
          <w:ilvl w:val="0"/>
          <w:numId w:val="33"/>
        </w:numPr>
        <w:spacing w:line="256" w:lineRule="auto"/>
        <w:ind w:left="851" w:hanging="284"/>
        <w:jc w:val="both"/>
        <w:rPr>
          <w:rFonts w:eastAsia="Calibri" w:cstheme="minorHAnsi"/>
          <w:lang w:val="pl-PL"/>
        </w:rPr>
      </w:pPr>
      <w:r w:rsidRPr="00C67FD0">
        <w:rPr>
          <w:rFonts w:eastAsia="Calibri" w:cstheme="minorHAnsi"/>
          <w:lang w:val="pl-PL"/>
        </w:rPr>
        <w:t>raczej zadowolony</w:t>
      </w:r>
    </w:p>
    <w:p w14:paraId="61C599F8" w14:textId="77777777" w:rsidR="003A722E" w:rsidRPr="00C67FD0" w:rsidRDefault="003A722E" w:rsidP="003A722E">
      <w:pPr>
        <w:pStyle w:val="ListParagraph"/>
        <w:numPr>
          <w:ilvl w:val="0"/>
          <w:numId w:val="33"/>
        </w:numPr>
        <w:spacing w:line="256" w:lineRule="auto"/>
        <w:ind w:left="851" w:hanging="284"/>
        <w:jc w:val="both"/>
        <w:rPr>
          <w:rFonts w:eastAsia="Calibri" w:cstheme="minorHAnsi"/>
          <w:lang w:val="pl-PL"/>
        </w:rPr>
      </w:pPr>
      <w:r w:rsidRPr="00C67FD0">
        <w:rPr>
          <w:rFonts w:eastAsia="Calibri" w:cstheme="minorHAnsi"/>
          <w:lang w:val="pl-PL"/>
        </w:rPr>
        <w:t>raczej niezadowolony</w:t>
      </w:r>
    </w:p>
    <w:p w14:paraId="74B0A19F" w14:textId="77777777" w:rsidR="003A722E" w:rsidRPr="00C67FD0" w:rsidRDefault="003A722E" w:rsidP="003A722E">
      <w:pPr>
        <w:pStyle w:val="ListParagraph"/>
        <w:numPr>
          <w:ilvl w:val="0"/>
          <w:numId w:val="33"/>
        </w:numPr>
        <w:spacing w:line="256" w:lineRule="auto"/>
        <w:ind w:left="851" w:hanging="284"/>
        <w:jc w:val="both"/>
        <w:rPr>
          <w:rFonts w:eastAsia="Calibri" w:cstheme="minorHAnsi"/>
          <w:lang w:val="pl-PL"/>
        </w:rPr>
      </w:pPr>
      <w:r w:rsidRPr="00C67FD0">
        <w:rPr>
          <w:rFonts w:eastAsia="Calibri" w:cstheme="minorHAnsi"/>
          <w:lang w:val="pl-PL"/>
        </w:rPr>
        <w:t>zdecydowanie niezadowolony</w:t>
      </w:r>
    </w:p>
    <w:p w14:paraId="37354B7F" w14:textId="77777777" w:rsidR="003A722E" w:rsidRPr="00C67FD0" w:rsidRDefault="003A722E" w:rsidP="003A722E">
      <w:pPr>
        <w:spacing w:line="256" w:lineRule="auto"/>
        <w:ind w:left="700" w:firstLine="700"/>
        <w:jc w:val="both"/>
        <w:rPr>
          <w:rFonts w:eastAsia="Calibri" w:cstheme="minorHAnsi"/>
        </w:rPr>
      </w:pPr>
      <w:r w:rsidRPr="00C67FD0">
        <w:rPr>
          <w:rFonts w:eastAsia="Calibri" w:cstheme="minorHAnsi"/>
        </w:rPr>
        <w:t>7. odmowa odpowiedzi</w:t>
      </w:r>
    </w:p>
    <w:p w14:paraId="129E0EFF" w14:textId="77777777" w:rsidR="003A722E" w:rsidRPr="00C67FD0" w:rsidRDefault="003A722E" w:rsidP="003A722E">
      <w:pPr>
        <w:spacing w:line="256" w:lineRule="auto"/>
        <w:ind w:left="700" w:firstLine="700"/>
        <w:jc w:val="both"/>
        <w:rPr>
          <w:rFonts w:eastAsia="Calibri" w:cstheme="minorHAnsi"/>
        </w:rPr>
      </w:pPr>
      <w:r w:rsidRPr="00C67FD0">
        <w:rPr>
          <w:rFonts w:eastAsia="Calibri" w:cstheme="minorHAnsi"/>
        </w:rPr>
        <w:t>8. nie wiem, trudno powiedzieć</w:t>
      </w:r>
    </w:p>
    <w:p w14:paraId="4E791FB7" w14:textId="27C59E05" w:rsidR="00273E04" w:rsidRDefault="00273E04" w:rsidP="00273E04">
      <w:pPr>
        <w:spacing w:line="256" w:lineRule="auto"/>
        <w:ind w:left="700" w:firstLine="700"/>
        <w:jc w:val="both"/>
        <w:rPr>
          <w:rFonts w:eastAsia="Calibri" w:cstheme="minorHAnsi"/>
        </w:rPr>
      </w:pPr>
    </w:p>
    <w:p w14:paraId="3309D01A" w14:textId="1A81447F" w:rsidR="00273E04" w:rsidRDefault="00273E04" w:rsidP="00273E04">
      <w:pPr>
        <w:spacing w:line="256" w:lineRule="auto"/>
        <w:ind w:left="700" w:firstLine="700"/>
        <w:jc w:val="both"/>
        <w:rPr>
          <w:rFonts w:eastAsia="Calibri" w:cstheme="minorHAnsi"/>
        </w:rPr>
      </w:pPr>
    </w:p>
    <w:p w14:paraId="6C2D87D0" w14:textId="29C021F0" w:rsidR="00273E04" w:rsidRDefault="00273E04" w:rsidP="00273E04">
      <w:pPr>
        <w:spacing w:line="256" w:lineRule="auto"/>
        <w:ind w:left="700" w:firstLine="700"/>
        <w:jc w:val="both"/>
        <w:rPr>
          <w:rFonts w:eastAsia="Calibri" w:cstheme="minorHAnsi"/>
        </w:rPr>
      </w:pPr>
    </w:p>
    <w:p w14:paraId="4E375839" w14:textId="77777777" w:rsidR="00273E04" w:rsidRPr="00273E04" w:rsidRDefault="00273E04" w:rsidP="00273E04">
      <w:pPr>
        <w:spacing w:line="256" w:lineRule="auto"/>
        <w:jc w:val="both"/>
        <w:rPr>
          <w:rFonts w:eastAsia="Calibri" w:cstheme="minorHAnsi"/>
          <w:b/>
        </w:rPr>
      </w:pPr>
      <w:r>
        <w:rPr>
          <w:rFonts w:eastAsia="Calibri" w:cstheme="minorHAnsi"/>
          <w:b/>
        </w:rPr>
        <w:t xml:space="preserve">B1.2 </w:t>
      </w:r>
      <w:r w:rsidRPr="00273E04">
        <w:rPr>
          <w:rFonts w:eastAsia="Calibri" w:cstheme="minorHAnsi"/>
          <w:b/>
        </w:rPr>
        <w:t>Mówiąc ogólnie, czy z funkcjonowania demokracji w Polsce jest Pan(i):</w:t>
      </w:r>
    </w:p>
    <w:p w14:paraId="3C406C22" w14:textId="77777777" w:rsidR="00273E04" w:rsidRPr="00273E04" w:rsidRDefault="00273E04" w:rsidP="00273E04">
      <w:pPr>
        <w:pStyle w:val="ListParagraph"/>
        <w:numPr>
          <w:ilvl w:val="1"/>
          <w:numId w:val="34"/>
        </w:numPr>
        <w:spacing w:line="256" w:lineRule="auto"/>
        <w:ind w:left="709" w:hanging="172"/>
        <w:jc w:val="both"/>
        <w:rPr>
          <w:rFonts w:eastAsia="Calibri" w:cstheme="minorHAnsi"/>
          <w:lang w:val="pl-PL"/>
        </w:rPr>
      </w:pPr>
      <w:r w:rsidRPr="00273E04">
        <w:rPr>
          <w:rFonts w:eastAsia="Calibri" w:cstheme="minorHAnsi"/>
          <w:lang w:val="pl-PL"/>
        </w:rPr>
        <w:t>zdecydowanie zadowolony</w:t>
      </w:r>
    </w:p>
    <w:p w14:paraId="0E811DA3" w14:textId="77777777" w:rsidR="00273E04" w:rsidRPr="00273E04" w:rsidRDefault="00273E04" w:rsidP="00273E04">
      <w:pPr>
        <w:pStyle w:val="ListParagraph"/>
        <w:numPr>
          <w:ilvl w:val="1"/>
          <w:numId w:val="34"/>
        </w:numPr>
        <w:spacing w:line="256" w:lineRule="auto"/>
        <w:ind w:left="709" w:hanging="172"/>
        <w:jc w:val="both"/>
        <w:rPr>
          <w:rFonts w:eastAsia="Calibri" w:cstheme="minorHAnsi"/>
          <w:lang w:val="pl-PL"/>
        </w:rPr>
      </w:pPr>
      <w:r w:rsidRPr="00273E04">
        <w:rPr>
          <w:rFonts w:eastAsia="Calibri" w:cstheme="minorHAnsi"/>
          <w:lang w:val="pl-PL"/>
        </w:rPr>
        <w:t>raczej zadowolony</w:t>
      </w:r>
    </w:p>
    <w:p w14:paraId="0A5A9C0F" w14:textId="77777777" w:rsidR="00273E04" w:rsidRPr="00273E04" w:rsidRDefault="00273E04" w:rsidP="00273E04">
      <w:pPr>
        <w:pStyle w:val="ListParagraph"/>
        <w:numPr>
          <w:ilvl w:val="1"/>
          <w:numId w:val="34"/>
        </w:numPr>
        <w:spacing w:line="256" w:lineRule="auto"/>
        <w:ind w:left="709" w:hanging="172"/>
        <w:jc w:val="both"/>
        <w:rPr>
          <w:rFonts w:eastAsia="Calibri" w:cstheme="minorHAnsi"/>
          <w:lang w:val="pl-PL"/>
        </w:rPr>
      </w:pPr>
      <w:r w:rsidRPr="00273E04">
        <w:rPr>
          <w:rFonts w:eastAsia="Calibri" w:cstheme="minorHAnsi"/>
          <w:lang w:val="pl-PL"/>
        </w:rPr>
        <w:t>raczej niezadowolony</w:t>
      </w:r>
    </w:p>
    <w:p w14:paraId="51219482" w14:textId="77777777" w:rsidR="00273E04" w:rsidRPr="00273E04" w:rsidRDefault="00273E04" w:rsidP="00273E04">
      <w:pPr>
        <w:pStyle w:val="ListParagraph"/>
        <w:numPr>
          <w:ilvl w:val="1"/>
          <w:numId w:val="34"/>
        </w:numPr>
        <w:spacing w:line="256" w:lineRule="auto"/>
        <w:ind w:left="709" w:hanging="172"/>
        <w:jc w:val="both"/>
        <w:rPr>
          <w:rFonts w:eastAsia="Calibri" w:cstheme="minorHAnsi"/>
          <w:lang w:val="pl-PL"/>
        </w:rPr>
      </w:pPr>
      <w:r w:rsidRPr="00273E04">
        <w:rPr>
          <w:rFonts w:eastAsia="Calibri" w:cstheme="minorHAnsi"/>
          <w:lang w:val="pl-PL"/>
        </w:rPr>
        <w:t>zdecydowanie niezadowolony</w:t>
      </w:r>
    </w:p>
    <w:p w14:paraId="104B2DC0" w14:textId="77777777" w:rsidR="00273E04" w:rsidRPr="00273E04" w:rsidRDefault="00273E04" w:rsidP="00273E04">
      <w:pPr>
        <w:spacing w:line="256" w:lineRule="auto"/>
        <w:ind w:left="700" w:firstLine="700"/>
        <w:jc w:val="both"/>
        <w:rPr>
          <w:rFonts w:eastAsia="Calibri" w:cstheme="minorHAnsi"/>
        </w:rPr>
      </w:pPr>
      <w:r w:rsidRPr="00273E04">
        <w:rPr>
          <w:rFonts w:eastAsia="Calibri" w:cstheme="minorHAnsi"/>
        </w:rPr>
        <w:t>7. odmowa odpowiedzi</w:t>
      </w:r>
    </w:p>
    <w:p w14:paraId="05BDA1E8" w14:textId="0BBF9EB6" w:rsidR="00FA4944" w:rsidRDefault="00273E04" w:rsidP="00FA4944">
      <w:pPr>
        <w:spacing w:line="256" w:lineRule="auto"/>
        <w:ind w:left="700" w:firstLine="700"/>
        <w:jc w:val="both"/>
        <w:rPr>
          <w:rFonts w:eastAsia="Calibri" w:cstheme="minorHAnsi"/>
        </w:rPr>
      </w:pPr>
      <w:r w:rsidRPr="00273E04">
        <w:rPr>
          <w:rFonts w:eastAsia="Calibri" w:cstheme="minorHAnsi"/>
        </w:rPr>
        <w:t xml:space="preserve">8. nie wiem, trudno </w:t>
      </w:r>
      <w:r w:rsidR="00FA4944">
        <w:rPr>
          <w:rFonts w:eastAsia="Calibri" w:cstheme="minorHAnsi"/>
        </w:rPr>
        <w:t>powiedzieć</w:t>
      </w:r>
    </w:p>
    <w:p w14:paraId="51385F71" w14:textId="7AB25C25" w:rsidR="00FA4944" w:rsidRDefault="00FA4944" w:rsidP="00FA4944">
      <w:pPr>
        <w:spacing w:line="256" w:lineRule="auto"/>
        <w:ind w:firstLine="700"/>
        <w:rPr>
          <w:rFonts w:eastAsia="Calibri" w:cstheme="minorHAnsi"/>
        </w:rPr>
      </w:pPr>
    </w:p>
    <w:p w14:paraId="2785FF70" w14:textId="5AA5393D" w:rsidR="00FA4944" w:rsidRDefault="00FA4944" w:rsidP="00FA4944">
      <w:pPr>
        <w:spacing w:line="256" w:lineRule="auto"/>
        <w:ind w:firstLine="700"/>
        <w:rPr>
          <w:rFonts w:eastAsia="Calibri" w:cstheme="minorHAnsi"/>
        </w:rPr>
      </w:pPr>
    </w:p>
    <w:p w14:paraId="6389F8CD" w14:textId="0BDEB22E" w:rsidR="00FA4944" w:rsidRDefault="00FA4944" w:rsidP="00FA4944">
      <w:pPr>
        <w:tabs>
          <w:tab w:val="left" w:pos="1104"/>
        </w:tabs>
        <w:rPr>
          <w:sz w:val="22"/>
          <w:szCs w:val="22"/>
        </w:rPr>
      </w:pPr>
      <w:proofErr w:type="gramStart"/>
      <w:r>
        <w:rPr>
          <w:sz w:val="22"/>
          <w:szCs w:val="22"/>
        </w:rPr>
        <w:t>B1.3  Chcielibyśmy</w:t>
      </w:r>
      <w:proofErr w:type="gramEnd"/>
      <w:r>
        <w:rPr>
          <w:sz w:val="22"/>
          <w:szCs w:val="22"/>
        </w:rPr>
        <w:t xml:space="preserve"> dowiedzieć się, co sądzi Pan(i) o każdej z wymienionych tu polskich partii i ugrupowań politycznych. Proszę zapoznać się z nazwami partii politycznej i umieścić ją na skali od 0 do 10, gdzie 0 oznacza, że partia ta zdecydowanie się Panu(i) nie podoba, a 10, że się ona Panu(i) zdecydowanie podoba. Jeśli nie słyszał(a) Pan(i) o którejś partii lub nie wie o niej dość, by ją ocenić, zaznacz „trudno powiedzieć”’</w:t>
      </w:r>
    </w:p>
    <w:p w14:paraId="3F1AADFC" w14:textId="77777777" w:rsidR="00FA4944" w:rsidRPr="00EA243C" w:rsidRDefault="00FA4944" w:rsidP="00FA4944">
      <w:pPr>
        <w:tabs>
          <w:tab w:val="left" w:pos="1104"/>
        </w:tabs>
        <w:rPr>
          <w:color w:val="00B050"/>
          <w:sz w:val="22"/>
          <w:szCs w:val="22"/>
        </w:rPr>
      </w:pPr>
      <w:proofErr w:type="spellStart"/>
      <w:r w:rsidRPr="00EA243C">
        <w:rPr>
          <w:color w:val="00B050"/>
          <w:sz w:val="22"/>
          <w:szCs w:val="22"/>
        </w:rPr>
        <w:t>Rotcja</w:t>
      </w:r>
      <w:proofErr w:type="spellEnd"/>
      <w:r w:rsidRPr="00EA243C">
        <w:rPr>
          <w:color w:val="00B050"/>
          <w:sz w:val="22"/>
          <w:szCs w:val="22"/>
        </w:rPr>
        <w:t xml:space="preserve"> </w:t>
      </w:r>
      <w:proofErr w:type="spellStart"/>
      <w:r w:rsidRPr="00EA243C">
        <w:rPr>
          <w:color w:val="00B050"/>
          <w:sz w:val="22"/>
          <w:szCs w:val="22"/>
        </w:rPr>
        <w:t>itemów</w:t>
      </w:r>
      <w:proofErr w:type="spellEnd"/>
    </w:p>
    <w:p w14:paraId="7D916A65" w14:textId="77777777" w:rsidR="00FA4944" w:rsidRDefault="00FA4944" w:rsidP="00FA4944">
      <w:pPr>
        <w:tabs>
          <w:tab w:val="left" w:pos="1104"/>
        </w:tabs>
        <w:rPr>
          <w:sz w:val="22"/>
          <w:szCs w:val="22"/>
        </w:rPr>
      </w:pPr>
      <w:r>
        <w:rPr>
          <w:sz w:val="22"/>
          <w:szCs w:val="22"/>
        </w:rPr>
        <w:t xml:space="preserve"> </w:t>
      </w:r>
    </w:p>
    <w:p w14:paraId="4EAB9A54" w14:textId="77777777" w:rsidR="00FA4944" w:rsidRDefault="00FA4944" w:rsidP="00FA4944">
      <w:pPr>
        <w:tabs>
          <w:tab w:val="left" w:pos="1104"/>
          <w:tab w:val="left" w:pos="8352"/>
        </w:tabs>
        <w:ind w:left="720"/>
        <w:rPr>
          <w:sz w:val="22"/>
          <w:szCs w:val="22"/>
        </w:rPr>
      </w:pPr>
      <w:r>
        <w:rPr>
          <w:sz w:val="22"/>
          <w:szCs w:val="22"/>
        </w:rPr>
        <w:t xml:space="preserve">P12a Prawo i Sprawiedliwość (PiS) </w:t>
      </w:r>
    </w:p>
    <w:p w14:paraId="284C6940" w14:textId="77777777" w:rsidR="00FA4944" w:rsidRDefault="00FA4944" w:rsidP="00FA4944">
      <w:pPr>
        <w:tabs>
          <w:tab w:val="left" w:pos="1104"/>
          <w:tab w:val="left" w:pos="8352"/>
        </w:tabs>
        <w:ind w:left="720"/>
        <w:rPr>
          <w:sz w:val="22"/>
          <w:szCs w:val="22"/>
        </w:rPr>
      </w:pPr>
      <w:commentRangeStart w:id="0"/>
      <w:r>
        <w:rPr>
          <w:sz w:val="22"/>
          <w:szCs w:val="22"/>
        </w:rPr>
        <w:t xml:space="preserve">P12b Platforma Obywatelska (PO) </w:t>
      </w:r>
      <w:commentRangeEnd w:id="0"/>
      <w:r w:rsidR="008F6C5D">
        <w:rPr>
          <w:rStyle w:val="CommentReference"/>
        </w:rPr>
        <w:commentReference w:id="0"/>
      </w:r>
    </w:p>
    <w:p w14:paraId="166E82D6" w14:textId="77777777" w:rsidR="00FA4944" w:rsidRDefault="00FA4944" w:rsidP="00FA4944">
      <w:pPr>
        <w:tabs>
          <w:tab w:val="left" w:pos="1104"/>
          <w:tab w:val="left" w:pos="8352"/>
        </w:tabs>
        <w:ind w:left="720"/>
        <w:rPr>
          <w:sz w:val="22"/>
          <w:szCs w:val="22"/>
        </w:rPr>
      </w:pPr>
      <w:r>
        <w:rPr>
          <w:sz w:val="22"/>
          <w:szCs w:val="22"/>
        </w:rPr>
        <w:t xml:space="preserve">P12c Polskie Stronnictwo Ludowe (PSL) </w:t>
      </w:r>
    </w:p>
    <w:p w14:paraId="289E0344" w14:textId="60C2F9C6" w:rsidR="00FA4944" w:rsidRDefault="00FA4944" w:rsidP="00FA4944">
      <w:pPr>
        <w:tabs>
          <w:tab w:val="left" w:pos="1104"/>
          <w:tab w:val="left" w:pos="8352"/>
        </w:tabs>
        <w:ind w:left="720"/>
        <w:rPr>
          <w:sz w:val="22"/>
          <w:szCs w:val="22"/>
        </w:rPr>
      </w:pPr>
      <w:r>
        <w:rPr>
          <w:sz w:val="22"/>
          <w:szCs w:val="22"/>
        </w:rPr>
        <w:t>P12d Lewica (SLD, Wiosna, Razem)</w:t>
      </w:r>
    </w:p>
    <w:p w14:paraId="7F852B78" w14:textId="1C63511D" w:rsidR="00FA4944" w:rsidRDefault="00FA4944" w:rsidP="00FA4944">
      <w:pPr>
        <w:tabs>
          <w:tab w:val="left" w:pos="1104"/>
          <w:tab w:val="left" w:pos="8352"/>
        </w:tabs>
        <w:ind w:left="720"/>
        <w:rPr>
          <w:ins w:id="1" w:author="Ben Stanley" w:date="2022-09-27T13:40:00Z"/>
          <w:sz w:val="22"/>
          <w:szCs w:val="22"/>
        </w:rPr>
      </w:pPr>
      <w:r>
        <w:rPr>
          <w:sz w:val="22"/>
          <w:szCs w:val="22"/>
        </w:rPr>
        <w:t>P12e Konfederacja</w:t>
      </w:r>
    </w:p>
    <w:p w14:paraId="292B787D" w14:textId="3E97DB1E" w:rsidR="008F6C5D" w:rsidRDefault="008F6C5D" w:rsidP="00FA4944">
      <w:pPr>
        <w:tabs>
          <w:tab w:val="left" w:pos="1104"/>
          <w:tab w:val="left" w:pos="8352"/>
        </w:tabs>
        <w:ind w:left="720"/>
        <w:rPr>
          <w:sz w:val="22"/>
          <w:szCs w:val="22"/>
        </w:rPr>
      </w:pPr>
      <w:ins w:id="2" w:author="Ben Stanley" w:date="2022-09-27T13:40:00Z">
        <w:r>
          <w:rPr>
            <w:sz w:val="22"/>
            <w:szCs w:val="22"/>
          </w:rPr>
          <w:t>P12f Polska 2050</w:t>
        </w:r>
      </w:ins>
    </w:p>
    <w:p w14:paraId="3DE7E2A5" w14:textId="751CADF2" w:rsidR="00FA4944" w:rsidRDefault="00FA4944" w:rsidP="00FA4944">
      <w:pPr>
        <w:tabs>
          <w:tab w:val="left" w:pos="1104"/>
          <w:tab w:val="left" w:pos="8352"/>
        </w:tabs>
        <w:ind w:left="720"/>
        <w:rPr>
          <w:sz w:val="22"/>
          <w:szCs w:val="22"/>
        </w:rPr>
      </w:pPr>
    </w:p>
    <w:p w14:paraId="03EEA159" w14:textId="77777777" w:rsidR="00FA4944" w:rsidRDefault="00FA4944" w:rsidP="00FA4944">
      <w:pPr>
        <w:widowControl w:val="0"/>
        <w:jc w:val="center"/>
        <w:rPr>
          <w:sz w:val="22"/>
          <w:szCs w:val="22"/>
        </w:rPr>
      </w:pPr>
    </w:p>
    <w:tbl>
      <w:tblPr>
        <w:tblW w:w="830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54"/>
        <w:gridCol w:w="754"/>
        <w:gridCol w:w="754"/>
        <w:gridCol w:w="754"/>
        <w:gridCol w:w="754"/>
        <w:gridCol w:w="755"/>
        <w:gridCol w:w="755"/>
        <w:gridCol w:w="755"/>
        <w:gridCol w:w="755"/>
        <w:gridCol w:w="755"/>
        <w:gridCol w:w="755"/>
      </w:tblGrid>
      <w:tr w:rsidR="00FA4944" w14:paraId="0E037262" w14:textId="77777777" w:rsidTr="00032B0D">
        <w:trPr>
          <w:trHeight w:val="420"/>
          <w:jc w:val="center"/>
        </w:trPr>
        <w:tc>
          <w:tcPr>
            <w:tcW w:w="754" w:type="dxa"/>
            <w:shd w:val="clear" w:color="auto" w:fill="auto"/>
            <w:tcMar>
              <w:top w:w="100" w:type="dxa"/>
              <w:left w:w="100" w:type="dxa"/>
              <w:bottom w:w="100" w:type="dxa"/>
              <w:right w:w="100" w:type="dxa"/>
            </w:tcMar>
          </w:tcPr>
          <w:p w14:paraId="74B078CB" w14:textId="77777777" w:rsidR="00FA4944" w:rsidRDefault="00FA4944" w:rsidP="00032B0D">
            <w:pPr>
              <w:widowControl w:val="0"/>
              <w:rPr>
                <w:sz w:val="22"/>
                <w:szCs w:val="22"/>
              </w:rPr>
            </w:pPr>
            <w:r>
              <w:rPr>
                <w:sz w:val="22"/>
                <w:szCs w:val="22"/>
              </w:rPr>
              <w:t xml:space="preserve">Zdecydowanie </w:t>
            </w:r>
          </w:p>
          <w:p w14:paraId="3116FD0E" w14:textId="77777777" w:rsidR="00FA4944" w:rsidRDefault="00FA4944" w:rsidP="00032B0D">
            <w:pPr>
              <w:widowControl w:val="0"/>
              <w:rPr>
                <w:sz w:val="22"/>
                <w:szCs w:val="22"/>
              </w:rPr>
            </w:pPr>
            <w:r>
              <w:rPr>
                <w:sz w:val="22"/>
                <w:szCs w:val="22"/>
              </w:rPr>
              <w:t>mi się nie podoba</w:t>
            </w:r>
          </w:p>
        </w:tc>
        <w:tc>
          <w:tcPr>
            <w:tcW w:w="754" w:type="dxa"/>
            <w:shd w:val="clear" w:color="auto" w:fill="auto"/>
            <w:tcMar>
              <w:top w:w="100" w:type="dxa"/>
              <w:left w:w="100" w:type="dxa"/>
              <w:bottom w:w="100" w:type="dxa"/>
              <w:right w:w="100" w:type="dxa"/>
            </w:tcMar>
          </w:tcPr>
          <w:p w14:paraId="59F6DEEC" w14:textId="77777777" w:rsidR="00FA4944" w:rsidRDefault="00FA4944" w:rsidP="00032B0D">
            <w:pPr>
              <w:widowControl w:val="0"/>
              <w:rPr>
                <w:sz w:val="22"/>
                <w:szCs w:val="22"/>
              </w:rPr>
            </w:pPr>
          </w:p>
        </w:tc>
        <w:tc>
          <w:tcPr>
            <w:tcW w:w="754" w:type="dxa"/>
            <w:shd w:val="clear" w:color="auto" w:fill="auto"/>
            <w:tcMar>
              <w:top w:w="100" w:type="dxa"/>
              <w:left w:w="100" w:type="dxa"/>
              <w:bottom w:w="100" w:type="dxa"/>
              <w:right w:w="100" w:type="dxa"/>
            </w:tcMar>
          </w:tcPr>
          <w:p w14:paraId="6ED2DF98" w14:textId="77777777" w:rsidR="00FA4944" w:rsidRDefault="00FA4944" w:rsidP="00032B0D">
            <w:pPr>
              <w:widowControl w:val="0"/>
              <w:rPr>
                <w:sz w:val="22"/>
                <w:szCs w:val="22"/>
              </w:rPr>
            </w:pPr>
          </w:p>
        </w:tc>
        <w:tc>
          <w:tcPr>
            <w:tcW w:w="754" w:type="dxa"/>
            <w:shd w:val="clear" w:color="auto" w:fill="auto"/>
            <w:tcMar>
              <w:top w:w="100" w:type="dxa"/>
              <w:left w:w="100" w:type="dxa"/>
              <w:bottom w:w="100" w:type="dxa"/>
              <w:right w:w="100" w:type="dxa"/>
            </w:tcMar>
          </w:tcPr>
          <w:p w14:paraId="2AD8BE96" w14:textId="77777777" w:rsidR="00FA4944" w:rsidRDefault="00FA4944" w:rsidP="00032B0D">
            <w:pPr>
              <w:widowControl w:val="0"/>
              <w:rPr>
                <w:sz w:val="22"/>
                <w:szCs w:val="22"/>
              </w:rPr>
            </w:pPr>
          </w:p>
        </w:tc>
        <w:tc>
          <w:tcPr>
            <w:tcW w:w="754" w:type="dxa"/>
            <w:shd w:val="clear" w:color="auto" w:fill="auto"/>
            <w:tcMar>
              <w:top w:w="100" w:type="dxa"/>
              <w:left w:w="100" w:type="dxa"/>
              <w:bottom w:w="100" w:type="dxa"/>
              <w:right w:w="100" w:type="dxa"/>
            </w:tcMar>
          </w:tcPr>
          <w:p w14:paraId="5814376A" w14:textId="77777777" w:rsidR="00FA4944" w:rsidRDefault="00FA4944" w:rsidP="00032B0D">
            <w:pPr>
              <w:widowControl w:val="0"/>
              <w:rPr>
                <w:sz w:val="22"/>
                <w:szCs w:val="22"/>
              </w:rPr>
            </w:pPr>
          </w:p>
        </w:tc>
        <w:tc>
          <w:tcPr>
            <w:tcW w:w="754" w:type="dxa"/>
            <w:shd w:val="clear" w:color="auto" w:fill="auto"/>
            <w:tcMar>
              <w:top w:w="100" w:type="dxa"/>
              <w:left w:w="100" w:type="dxa"/>
              <w:bottom w:w="100" w:type="dxa"/>
              <w:right w:w="100" w:type="dxa"/>
            </w:tcMar>
          </w:tcPr>
          <w:p w14:paraId="1A9EBCD2" w14:textId="77777777" w:rsidR="00FA4944" w:rsidRDefault="00FA4944" w:rsidP="00032B0D">
            <w:pPr>
              <w:widowControl w:val="0"/>
              <w:rPr>
                <w:sz w:val="22"/>
                <w:szCs w:val="22"/>
              </w:rPr>
            </w:pPr>
          </w:p>
        </w:tc>
        <w:tc>
          <w:tcPr>
            <w:tcW w:w="754" w:type="dxa"/>
            <w:shd w:val="clear" w:color="auto" w:fill="auto"/>
            <w:tcMar>
              <w:top w:w="100" w:type="dxa"/>
              <w:left w:w="100" w:type="dxa"/>
              <w:bottom w:w="100" w:type="dxa"/>
              <w:right w:w="100" w:type="dxa"/>
            </w:tcMar>
          </w:tcPr>
          <w:p w14:paraId="56BE7990" w14:textId="77777777" w:rsidR="00FA4944" w:rsidRDefault="00FA4944" w:rsidP="00032B0D">
            <w:pPr>
              <w:widowControl w:val="0"/>
              <w:rPr>
                <w:sz w:val="22"/>
                <w:szCs w:val="22"/>
              </w:rPr>
            </w:pPr>
          </w:p>
        </w:tc>
        <w:tc>
          <w:tcPr>
            <w:tcW w:w="754" w:type="dxa"/>
            <w:shd w:val="clear" w:color="auto" w:fill="auto"/>
            <w:tcMar>
              <w:top w:w="100" w:type="dxa"/>
              <w:left w:w="100" w:type="dxa"/>
              <w:bottom w:w="100" w:type="dxa"/>
              <w:right w:w="100" w:type="dxa"/>
            </w:tcMar>
          </w:tcPr>
          <w:p w14:paraId="644A68C5" w14:textId="77777777" w:rsidR="00FA4944" w:rsidRDefault="00FA4944" w:rsidP="00032B0D">
            <w:pPr>
              <w:widowControl w:val="0"/>
              <w:rPr>
                <w:sz w:val="22"/>
                <w:szCs w:val="22"/>
              </w:rPr>
            </w:pPr>
          </w:p>
        </w:tc>
        <w:tc>
          <w:tcPr>
            <w:tcW w:w="754" w:type="dxa"/>
            <w:shd w:val="clear" w:color="auto" w:fill="auto"/>
            <w:tcMar>
              <w:top w:w="100" w:type="dxa"/>
              <w:left w:w="100" w:type="dxa"/>
              <w:bottom w:w="100" w:type="dxa"/>
              <w:right w:w="100" w:type="dxa"/>
            </w:tcMar>
          </w:tcPr>
          <w:p w14:paraId="15A23725" w14:textId="77777777" w:rsidR="00FA4944" w:rsidRDefault="00FA4944" w:rsidP="00032B0D">
            <w:pPr>
              <w:widowControl w:val="0"/>
              <w:rPr>
                <w:sz w:val="22"/>
                <w:szCs w:val="22"/>
              </w:rPr>
            </w:pPr>
          </w:p>
          <w:p w14:paraId="0B2A374C" w14:textId="77777777" w:rsidR="00FA4944" w:rsidRDefault="00FA4944" w:rsidP="00032B0D">
            <w:pPr>
              <w:widowControl w:val="0"/>
              <w:jc w:val="right"/>
              <w:rPr>
                <w:sz w:val="22"/>
                <w:szCs w:val="22"/>
              </w:rPr>
            </w:pPr>
          </w:p>
        </w:tc>
        <w:tc>
          <w:tcPr>
            <w:tcW w:w="754" w:type="dxa"/>
            <w:shd w:val="clear" w:color="auto" w:fill="auto"/>
            <w:tcMar>
              <w:top w:w="100" w:type="dxa"/>
              <w:left w:w="100" w:type="dxa"/>
              <w:bottom w:w="100" w:type="dxa"/>
              <w:right w:w="100" w:type="dxa"/>
            </w:tcMar>
          </w:tcPr>
          <w:p w14:paraId="6D982291" w14:textId="77777777" w:rsidR="00FA4944" w:rsidRDefault="00FA4944" w:rsidP="00032B0D">
            <w:pPr>
              <w:widowControl w:val="0"/>
              <w:rPr>
                <w:sz w:val="22"/>
                <w:szCs w:val="22"/>
              </w:rPr>
            </w:pPr>
          </w:p>
        </w:tc>
        <w:tc>
          <w:tcPr>
            <w:tcW w:w="754" w:type="dxa"/>
            <w:shd w:val="clear" w:color="auto" w:fill="auto"/>
            <w:tcMar>
              <w:top w:w="100" w:type="dxa"/>
              <w:left w:w="100" w:type="dxa"/>
              <w:bottom w:w="100" w:type="dxa"/>
              <w:right w:w="100" w:type="dxa"/>
            </w:tcMar>
          </w:tcPr>
          <w:p w14:paraId="00730B37" w14:textId="77777777" w:rsidR="00FA4944" w:rsidRDefault="00FA4944" w:rsidP="00032B0D">
            <w:pPr>
              <w:widowControl w:val="0"/>
              <w:jc w:val="right"/>
              <w:rPr>
                <w:sz w:val="22"/>
                <w:szCs w:val="22"/>
              </w:rPr>
            </w:pPr>
            <w:r>
              <w:rPr>
                <w:sz w:val="22"/>
                <w:szCs w:val="22"/>
              </w:rPr>
              <w:t>Zdecydowanie</w:t>
            </w:r>
          </w:p>
          <w:p w14:paraId="5881FE3E" w14:textId="77777777" w:rsidR="00FA4944" w:rsidRDefault="00FA4944" w:rsidP="00032B0D">
            <w:pPr>
              <w:widowControl w:val="0"/>
              <w:jc w:val="right"/>
              <w:rPr>
                <w:sz w:val="22"/>
                <w:szCs w:val="22"/>
              </w:rPr>
            </w:pPr>
            <w:r>
              <w:rPr>
                <w:sz w:val="22"/>
                <w:szCs w:val="22"/>
              </w:rPr>
              <w:t xml:space="preserve"> mi się podoba</w:t>
            </w:r>
          </w:p>
        </w:tc>
      </w:tr>
      <w:tr w:rsidR="00FA4944" w14:paraId="3DA785DC" w14:textId="77777777" w:rsidTr="00032B0D">
        <w:trPr>
          <w:jc w:val="center"/>
        </w:trPr>
        <w:tc>
          <w:tcPr>
            <w:tcW w:w="754" w:type="dxa"/>
            <w:shd w:val="clear" w:color="auto" w:fill="auto"/>
            <w:tcMar>
              <w:top w:w="100" w:type="dxa"/>
              <w:left w:w="100" w:type="dxa"/>
              <w:bottom w:w="100" w:type="dxa"/>
              <w:right w:w="100" w:type="dxa"/>
            </w:tcMar>
          </w:tcPr>
          <w:p w14:paraId="3547E116" w14:textId="77777777" w:rsidR="00FA4944" w:rsidRDefault="00FA4944" w:rsidP="00032B0D">
            <w:pPr>
              <w:widowControl w:val="0"/>
              <w:rPr>
                <w:sz w:val="22"/>
                <w:szCs w:val="22"/>
              </w:rPr>
            </w:pPr>
            <w:r>
              <w:rPr>
                <w:sz w:val="22"/>
                <w:szCs w:val="22"/>
              </w:rPr>
              <w:t>0</w:t>
            </w:r>
          </w:p>
        </w:tc>
        <w:tc>
          <w:tcPr>
            <w:tcW w:w="754" w:type="dxa"/>
            <w:shd w:val="clear" w:color="auto" w:fill="auto"/>
            <w:tcMar>
              <w:top w:w="100" w:type="dxa"/>
              <w:left w:w="100" w:type="dxa"/>
              <w:bottom w:w="100" w:type="dxa"/>
              <w:right w:w="100" w:type="dxa"/>
            </w:tcMar>
          </w:tcPr>
          <w:p w14:paraId="2192C769" w14:textId="77777777" w:rsidR="00FA4944" w:rsidRDefault="00FA4944" w:rsidP="00032B0D">
            <w:pPr>
              <w:widowControl w:val="0"/>
              <w:rPr>
                <w:sz w:val="22"/>
                <w:szCs w:val="22"/>
              </w:rPr>
            </w:pPr>
            <w:r>
              <w:rPr>
                <w:sz w:val="22"/>
                <w:szCs w:val="22"/>
              </w:rPr>
              <w:t>1</w:t>
            </w:r>
          </w:p>
        </w:tc>
        <w:tc>
          <w:tcPr>
            <w:tcW w:w="754" w:type="dxa"/>
            <w:shd w:val="clear" w:color="auto" w:fill="auto"/>
            <w:tcMar>
              <w:top w:w="100" w:type="dxa"/>
              <w:left w:w="100" w:type="dxa"/>
              <w:bottom w:w="100" w:type="dxa"/>
              <w:right w:w="100" w:type="dxa"/>
            </w:tcMar>
          </w:tcPr>
          <w:p w14:paraId="16F8C663" w14:textId="77777777" w:rsidR="00FA4944" w:rsidRDefault="00FA4944" w:rsidP="00032B0D">
            <w:pPr>
              <w:widowControl w:val="0"/>
              <w:rPr>
                <w:sz w:val="22"/>
                <w:szCs w:val="22"/>
              </w:rPr>
            </w:pPr>
            <w:r>
              <w:rPr>
                <w:sz w:val="22"/>
                <w:szCs w:val="22"/>
              </w:rPr>
              <w:t>2</w:t>
            </w:r>
          </w:p>
        </w:tc>
        <w:tc>
          <w:tcPr>
            <w:tcW w:w="754" w:type="dxa"/>
            <w:shd w:val="clear" w:color="auto" w:fill="auto"/>
            <w:tcMar>
              <w:top w:w="100" w:type="dxa"/>
              <w:left w:w="100" w:type="dxa"/>
              <w:bottom w:w="100" w:type="dxa"/>
              <w:right w:w="100" w:type="dxa"/>
            </w:tcMar>
          </w:tcPr>
          <w:p w14:paraId="60DF8321" w14:textId="77777777" w:rsidR="00FA4944" w:rsidRDefault="00FA4944" w:rsidP="00032B0D">
            <w:pPr>
              <w:widowControl w:val="0"/>
              <w:rPr>
                <w:sz w:val="22"/>
                <w:szCs w:val="22"/>
              </w:rPr>
            </w:pPr>
            <w:r>
              <w:rPr>
                <w:sz w:val="22"/>
                <w:szCs w:val="22"/>
              </w:rPr>
              <w:t>3</w:t>
            </w:r>
          </w:p>
        </w:tc>
        <w:tc>
          <w:tcPr>
            <w:tcW w:w="754" w:type="dxa"/>
            <w:shd w:val="clear" w:color="auto" w:fill="auto"/>
            <w:tcMar>
              <w:top w:w="100" w:type="dxa"/>
              <w:left w:w="100" w:type="dxa"/>
              <w:bottom w:w="100" w:type="dxa"/>
              <w:right w:w="100" w:type="dxa"/>
            </w:tcMar>
          </w:tcPr>
          <w:p w14:paraId="79B6678B" w14:textId="77777777" w:rsidR="00FA4944" w:rsidRDefault="00FA4944" w:rsidP="00032B0D">
            <w:pPr>
              <w:widowControl w:val="0"/>
              <w:rPr>
                <w:sz w:val="22"/>
                <w:szCs w:val="22"/>
              </w:rPr>
            </w:pPr>
            <w:r>
              <w:rPr>
                <w:sz w:val="22"/>
                <w:szCs w:val="22"/>
              </w:rPr>
              <w:t>4</w:t>
            </w:r>
          </w:p>
        </w:tc>
        <w:tc>
          <w:tcPr>
            <w:tcW w:w="754" w:type="dxa"/>
            <w:shd w:val="clear" w:color="auto" w:fill="auto"/>
            <w:tcMar>
              <w:top w:w="100" w:type="dxa"/>
              <w:left w:w="100" w:type="dxa"/>
              <w:bottom w:w="100" w:type="dxa"/>
              <w:right w:w="100" w:type="dxa"/>
            </w:tcMar>
          </w:tcPr>
          <w:p w14:paraId="65AF488A" w14:textId="77777777" w:rsidR="00FA4944" w:rsidRDefault="00FA4944" w:rsidP="00032B0D">
            <w:pPr>
              <w:widowControl w:val="0"/>
              <w:rPr>
                <w:sz w:val="22"/>
                <w:szCs w:val="22"/>
              </w:rPr>
            </w:pPr>
            <w:r>
              <w:rPr>
                <w:sz w:val="22"/>
                <w:szCs w:val="22"/>
              </w:rPr>
              <w:t>5</w:t>
            </w:r>
          </w:p>
        </w:tc>
        <w:tc>
          <w:tcPr>
            <w:tcW w:w="754" w:type="dxa"/>
            <w:shd w:val="clear" w:color="auto" w:fill="auto"/>
            <w:tcMar>
              <w:top w:w="100" w:type="dxa"/>
              <w:left w:w="100" w:type="dxa"/>
              <w:bottom w:w="100" w:type="dxa"/>
              <w:right w:w="100" w:type="dxa"/>
            </w:tcMar>
          </w:tcPr>
          <w:p w14:paraId="107EB884" w14:textId="77777777" w:rsidR="00FA4944" w:rsidRDefault="00FA4944" w:rsidP="00032B0D">
            <w:pPr>
              <w:widowControl w:val="0"/>
              <w:rPr>
                <w:sz w:val="22"/>
                <w:szCs w:val="22"/>
              </w:rPr>
            </w:pPr>
            <w:r>
              <w:rPr>
                <w:sz w:val="22"/>
                <w:szCs w:val="22"/>
              </w:rPr>
              <w:t>6</w:t>
            </w:r>
          </w:p>
        </w:tc>
        <w:tc>
          <w:tcPr>
            <w:tcW w:w="754" w:type="dxa"/>
            <w:shd w:val="clear" w:color="auto" w:fill="auto"/>
            <w:tcMar>
              <w:top w:w="100" w:type="dxa"/>
              <w:left w:w="100" w:type="dxa"/>
              <w:bottom w:w="100" w:type="dxa"/>
              <w:right w:w="100" w:type="dxa"/>
            </w:tcMar>
          </w:tcPr>
          <w:p w14:paraId="68796662" w14:textId="77777777" w:rsidR="00FA4944" w:rsidRDefault="00FA4944" w:rsidP="00032B0D">
            <w:pPr>
              <w:widowControl w:val="0"/>
              <w:rPr>
                <w:sz w:val="22"/>
                <w:szCs w:val="22"/>
              </w:rPr>
            </w:pPr>
            <w:r>
              <w:rPr>
                <w:sz w:val="22"/>
                <w:szCs w:val="22"/>
              </w:rPr>
              <w:t>7</w:t>
            </w:r>
          </w:p>
        </w:tc>
        <w:tc>
          <w:tcPr>
            <w:tcW w:w="754" w:type="dxa"/>
            <w:shd w:val="clear" w:color="auto" w:fill="auto"/>
            <w:tcMar>
              <w:top w:w="100" w:type="dxa"/>
              <w:left w:w="100" w:type="dxa"/>
              <w:bottom w:w="100" w:type="dxa"/>
              <w:right w:w="100" w:type="dxa"/>
            </w:tcMar>
          </w:tcPr>
          <w:p w14:paraId="1459B3EB" w14:textId="77777777" w:rsidR="00FA4944" w:rsidRDefault="00FA4944" w:rsidP="00032B0D">
            <w:pPr>
              <w:widowControl w:val="0"/>
              <w:rPr>
                <w:sz w:val="22"/>
                <w:szCs w:val="22"/>
              </w:rPr>
            </w:pPr>
            <w:r>
              <w:rPr>
                <w:sz w:val="22"/>
                <w:szCs w:val="22"/>
              </w:rPr>
              <w:t>8</w:t>
            </w:r>
          </w:p>
        </w:tc>
        <w:tc>
          <w:tcPr>
            <w:tcW w:w="754" w:type="dxa"/>
            <w:shd w:val="clear" w:color="auto" w:fill="auto"/>
            <w:tcMar>
              <w:top w:w="100" w:type="dxa"/>
              <w:left w:w="100" w:type="dxa"/>
              <w:bottom w:w="100" w:type="dxa"/>
              <w:right w:w="100" w:type="dxa"/>
            </w:tcMar>
          </w:tcPr>
          <w:p w14:paraId="5057EA94" w14:textId="77777777" w:rsidR="00FA4944" w:rsidRDefault="00FA4944" w:rsidP="00032B0D">
            <w:pPr>
              <w:widowControl w:val="0"/>
              <w:rPr>
                <w:sz w:val="22"/>
                <w:szCs w:val="22"/>
              </w:rPr>
            </w:pPr>
            <w:r>
              <w:rPr>
                <w:sz w:val="22"/>
                <w:szCs w:val="22"/>
              </w:rPr>
              <w:t>9</w:t>
            </w:r>
          </w:p>
        </w:tc>
        <w:tc>
          <w:tcPr>
            <w:tcW w:w="754" w:type="dxa"/>
            <w:shd w:val="clear" w:color="auto" w:fill="auto"/>
            <w:tcMar>
              <w:top w:w="100" w:type="dxa"/>
              <w:left w:w="100" w:type="dxa"/>
              <w:bottom w:w="100" w:type="dxa"/>
              <w:right w:w="100" w:type="dxa"/>
            </w:tcMar>
          </w:tcPr>
          <w:p w14:paraId="57CF100C" w14:textId="77777777" w:rsidR="00FA4944" w:rsidRDefault="00FA4944" w:rsidP="00032B0D">
            <w:pPr>
              <w:widowControl w:val="0"/>
              <w:rPr>
                <w:sz w:val="22"/>
                <w:szCs w:val="22"/>
              </w:rPr>
            </w:pPr>
            <w:r>
              <w:rPr>
                <w:sz w:val="22"/>
                <w:szCs w:val="22"/>
              </w:rPr>
              <w:t>10</w:t>
            </w:r>
          </w:p>
        </w:tc>
      </w:tr>
    </w:tbl>
    <w:p w14:paraId="5EC7192B" w14:textId="77777777" w:rsidR="00FA4944" w:rsidRPr="00EA243C" w:rsidRDefault="00FA4944" w:rsidP="00FA4944">
      <w:pPr>
        <w:ind w:left="720"/>
        <w:rPr>
          <w:color w:val="FF0000"/>
          <w:sz w:val="22"/>
          <w:szCs w:val="22"/>
        </w:rPr>
      </w:pPr>
      <w:r w:rsidRPr="00EA243C">
        <w:rPr>
          <w:color w:val="FF0000"/>
          <w:sz w:val="22"/>
          <w:szCs w:val="22"/>
        </w:rPr>
        <w:t>99. trudno powiedzieć</w:t>
      </w:r>
    </w:p>
    <w:p w14:paraId="0F91B2ED" w14:textId="77777777" w:rsidR="00FA4944" w:rsidRPr="00273E04" w:rsidRDefault="00FA4944" w:rsidP="00FA4944">
      <w:pPr>
        <w:spacing w:line="256" w:lineRule="auto"/>
        <w:ind w:firstLine="700"/>
        <w:rPr>
          <w:rFonts w:eastAsia="Calibri" w:cstheme="minorHAnsi"/>
        </w:rPr>
      </w:pPr>
    </w:p>
    <w:p w14:paraId="718A87E7" w14:textId="31C71A53" w:rsidR="007A4538" w:rsidRDefault="007A4538" w:rsidP="007A4538">
      <w:pPr>
        <w:pStyle w:val="Heading2"/>
      </w:pPr>
      <w:bookmarkStart w:id="3" w:name="_Toc23952826"/>
      <w:proofErr w:type="spellStart"/>
      <w:r>
        <w:t>Conjoint</w:t>
      </w:r>
      <w:proofErr w:type="spellEnd"/>
    </w:p>
    <w:p w14:paraId="3E49A19E" w14:textId="77777777" w:rsidR="007A4538" w:rsidRPr="007A4538" w:rsidRDefault="007A4538" w:rsidP="007A4538"/>
    <w:p w14:paraId="6A8CA7D8" w14:textId="77777777" w:rsidR="007A4538" w:rsidRDefault="007A4538" w:rsidP="007A4538">
      <w:r>
        <w:t>Dziesięć pytań, w każdym z nich respondent jest proszony o wybór pomiędzy dwoma kandydatami z atrybutami losowo wybranymi z każdej z dziesięciu poniższych opcji.</w:t>
      </w:r>
    </w:p>
    <w:p w14:paraId="310FFE48" w14:textId="77777777" w:rsidR="007A4538" w:rsidRDefault="007A4538" w:rsidP="007A4538">
      <w:pPr>
        <w:numPr>
          <w:ilvl w:val="0"/>
          <w:numId w:val="46"/>
        </w:numPr>
      </w:pPr>
      <w:r>
        <w:t>Płeć:</w:t>
      </w:r>
    </w:p>
    <w:p w14:paraId="4D9AF0D0" w14:textId="77777777" w:rsidR="007A4538" w:rsidRDefault="007A4538" w:rsidP="007A4538">
      <w:pPr>
        <w:numPr>
          <w:ilvl w:val="1"/>
          <w:numId w:val="46"/>
        </w:numPr>
      </w:pPr>
      <w:r>
        <w:t>Brak informacji</w:t>
      </w:r>
    </w:p>
    <w:p w14:paraId="4C15418A" w14:textId="77777777" w:rsidR="007A4538" w:rsidRDefault="007A4538" w:rsidP="007A4538">
      <w:pPr>
        <w:numPr>
          <w:ilvl w:val="1"/>
          <w:numId w:val="46"/>
        </w:numPr>
      </w:pPr>
      <w:r>
        <w:t>Mężczyzna</w:t>
      </w:r>
    </w:p>
    <w:p w14:paraId="66802D23" w14:textId="77777777" w:rsidR="007A4538" w:rsidRDefault="007A4538" w:rsidP="007A4538">
      <w:pPr>
        <w:numPr>
          <w:ilvl w:val="1"/>
          <w:numId w:val="46"/>
        </w:numPr>
      </w:pPr>
      <w:r>
        <w:t>Kobieta</w:t>
      </w:r>
    </w:p>
    <w:p w14:paraId="5E508808" w14:textId="77777777" w:rsidR="007A4538" w:rsidRDefault="007A4538" w:rsidP="007A4538">
      <w:pPr>
        <w:numPr>
          <w:ilvl w:val="0"/>
          <w:numId w:val="46"/>
        </w:numPr>
      </w:pPr>
      <w:r>
        <w:t>Wiek kandydata</w:t>
      </w:r>
    </w:p>
    <w:p w14:paraId="527F7F76" w14:textId="77777777" w:rsidR="007A4538" w:rsidRDefault="007A4538" w:rsidP="007A4538">
      <w:pPr>
        <w:numPr>
          <w:ilvl w:val="1"/>
          <w:numId w:val="46"/>
        </w:numPr>
      </w:pPr>
      <w:r>
        <w:t>Brak informacji</w:t>
      </w:r>
    </w:p>
    <w:p w14:paraId="0049A292" w14:textId="77777777" w:rsidR="007A4538" w:rsidRDefault="007A4538" w:rsidP="007A4538">
      <w:pPr>
        <w:numPr>
          <w:ilvl w:val="1"/>
          <w:numId w:val="46"/>
        </w:numPr>
      </w:pPr>
      <w:r>
        <w:t xml:space="preserve">27 </w:t>
      </w:r>
    </w:p>
    <w:p w14:paraId="23EE6035" w14:textId="77777777" w:rsidR="007A4538" w:rsidRDefault="007A4538" w:rsidP="007A4538">
      <w:pPr>
        <w:numPr>
          <w:ilvl w:val="1"/>
          <w:numId w:val="46"/>
        </w:numPr>
      </w:pPr>
      <w:r>
        <w:t>44</w:t>
      </w:r>
    </w:p>
    <w:p w14:paraId="0AED8855" w14:textId="77777777" w:rsidR="007A4538" w:rsidRDefault="007A4538" w:rsidP="007A4538">
      <w:pPr>
        <w:numPr>
          <w:ilvl w:val="1"/>
          <w:numId w:val="46"/>
        </w:numPr>
      </w:pPr>
      <w:r>
        <w:t>61</w:t>
      </w:r>
    </w:p>
    <w:p w14:paraId="5593D3C8" w14:textId="77777777" w:rsidR="007A4538" w:rsidRDefault="007A4538" w:rsidP="007A4538">
      <w:pPr>
        <w:numPr>
          <w:ilvl w:val="0"/>
          <w:numId w:val="46"/>
        </w:numPr>
      </w:pPr>
      <w:r>
        <w:t>Doświadczenie polityczne</w:t>
      </w:r>
    </w:p>
    <w:p w14:paraId="2330949F" w14:textId="77777777" w:rsidR="007A4538" w:rsidRDefault="007A4538" w:rsidP="007A4538">
      <w:pPr>
        <w:numPr>
          <w:ilvl w:val="1"/>
          <w:numId w:val="46"/>
        </w:numPr>
      </w:pPr>
      <w:r>
        <w:t>Brak informacji</w:t>
      </w:r>
    </w:p>
    <w:p w14:paraId="19C25FFF" w14:textId="77777777" w:rsidR="007A4538" w:rsidRDefault="007A4538" w:rsidP="007A4538">
      <w:pPr>
        <w:numPr>
          <w:ilvl w:val="1"/>
          <w:numId w:val="46"/>
        </w:numPr>
      </w:pPr>
      <w:r>
        <w:t>Nowy kandydat</w:t>
      </w:r>
    </w:p>
    <w:p w14:paraId="50E97102" w14:textId="77777777" w:rsidR="007A4538" w:rsidRDefault="007A4538" w:rsidP="007A4538">
      <w:pPr>
        <w:numPr>
          <w:ilvl w:val="1"/>
          <w:numId w:val="46"/>
        </w:numPr>
      </w:pPr>
      <w:r>
        <w:t>Obecnie poseł</w:t>
      </w:r>
    </w:p>
    <w:p w14:paraId="26A13C7C" w14:textId="77777777" w:rsidR="007A4538" w:rsidRDefault="007A4538" w:rsidP="007A4538">
      <w:pPr>
        <w:numPr>
          <w:ilvl w:val="0"/>
          <w:numId w:val="46"/>
        </w:numPr>
      </w:pPr>
      <w:r>
        <w:t>Szansa na zdobycie mandatu</w:t>
      </w:r>
    </w:p>
    <w:p w14:paraId="129A23F6" w14:textId="77777777" w:rsidR="007A4538" w:rsidRDefault="007A4538" w:rsidP="007A4538">
      <w:pPr>
        <w:numPr>
          <w:ilvl w:val="1"/>
          <w:numId w:val="46"/>
        </w:numPr>
      </w:pPr>
      <w:r>
        <w:t>Brak informacji</w:t>
      </w:r>
    </w:p>
    <w:p w14:paraId="3E624FB6" w14:textId="77777777" w:rsidR="007A4538" w:rsidRDefault="007A4538" w:rsidP="007A4538">
      <w:pPr>
        <w:numPr>
          <w:ilvl w:val="1"/>
          <w:numId w:val="46"/>
        </w:numPr>
      </w:pPr>
      <w:r>
        <w:t>Prawdopodobne</w:t>
      </w:r>
    </w:p>
    <w:p w14:paraId="5C98CD8F" w14:textId="77777777" w:rsidR="007A4538" w:rsidRDefault="007A4538" w:rsidP="007A4538">
      <w:pPr>
        <w:numPr>
          <w:ilvl w:val="1"/>
          <w:numId w:val="46"/>
        </w:numPr>
      </w:pPr>
      <w:r>
        <w:t>Możliwe</w:t>
      </w:r>
    </w:p>
    <w:p w14:paraId="6D12DBFC" w14:textId="77777777" w:rsidR="007A4538" w:rsidRDefault="007A4538" w:rsidP="007A4538">
      <w:pPr>
        <w:numPr>
          <w:ilvl w:val="1"/>
          <w:numId w:val="46"/>
        </w:numPr>
      </w:pPr>
      <w:r>
        <w:t>Mało prawdopodobne</w:t>
      </w:r>
    </w:p>
    <w:p w14:paraId="078E481D" w14:textId="77777777" w:rsidR="007A4538" w:rsidRDefault="007A4538" w:rsidP="007A4538">
      <w:pPr>
        <w:numPr>
          <w:ilvl w:val="0"/>
          <w:numId w:val="46"/>
        </w:numPr>
      </w:pPr>
      <w:r>
        <w:t>Bliskość ideologiczna kandydata do respondenta</w:t>
      </w:r>
    </w:p>
    <w:p w14:paraId="787133DC" w14:textId="77777777" w:rsidR="007A4538" w:rsidRDefault="007A4538" w:rsidP="007A4538">
      <w:pPr>
        <w:numPr>
          <w:ilvl w:val="1"/>
          <w:numId w:val="46"/>
        </w:numPr>
      </w:pPr>
      <w:r>
        <w:t xml:space="preserve">Brak informacji </w:t>
      </w:r>
    </w:p>
    <w:p w14:paraId="29DF6906" w14:textId="77777777" w:rsidR="007A4538" w:rsidRDefault="007A4538" w:rsidP="007A4538">
      <w:pPr>
        <w:numPr>
          <w:ilvl w:val="1"/>
          <w:numId w:val="46"/>
        </w:numPr>
      </w:pPr>
      <w:r>
        <w:t>Bliski Pana(i) poglądom politycznym</w:t>
      </w:r>
    </w:p>
    <w:p w14:paraId="7ACCC672" w14:textId="77777777" w:rsidR="007A4538" w:rsidRDefault="007A4538" w:rsidP="007A4538">
      <w:pPr>
        <w:numPr>
          <w:ilvl w:val="1"/>
          <w:numId w:val="46"/>
        </w:numPr>
      </w:pPr>
      <w:r>
        <w:t>Odległy od Pana(i) poglądów politycznych)</w:t>
      </w:r>
    </w:p>
    <w:p w14:paraId="1CE5F741" w14:textId="77777777" w:rsidR="007A4538" w:rsidRDefault="007A4538" w:rsidP="007A4538">
      <w:pPr>
        <w:numPr>
          <w:ilvl w:val="0"/>
          <w:numId w:val="46"/>
        </w:numPr>
      </w:pPr>
      <w:r>
        <w:t>Uczynienie świadczenia 500+ bardziej selektywnym</w:t>
      </w:r>
    </w:p>
    <w:p w14:paraId="3D4B4B8F" w14:textId="77777777" w:rsidR="007A4538" w:rsidRDefault="007A4538" w:rsidP="007A4538">
      <w:pPr>
        <w:numPr>
          <w:ilvl w:val="1"/>
          <w:numId w:val="46"/>
        </w:numPr>
      </w:pPr>
      <w:r>
        <w:t>Brak informacji</w:t>
      </w:r>
    </w:p>
    <w:p w14:paraId="0C9E89B7" w14:textId="77777777" w:rsidR="007A4538" w:rsidRDefault="007A4538" w:rsidP="007A4538">
      <w:pPr>
        <w:numPr>
          <w:ilvl w:val="1"/>
          <w:numId w:val="46"/>
        </w:numPr>
      </w:pPr>
      <w:r>
        <w:t>Za</w:t>
      </w:r>
    </w:p>
    <w:p w14:paraId="3915E003" w14:textId="77777777" w:rsidR="007A4538" w:rsidRDefault="007A4538" w:rsidP="007A4538">
      <w:pPr>
        <w:numPr>
          <w:ilvl w:val="1"/>
          <w:numId w:val="46"/>
        </w:numPr>
      </w:pPr>
      <w:r>
        <w:t>Przeciw</w:t>
      </w:r>
    </w:p>
    <w:p w14:paraId="173FA537" w14:textId="77777777" w:rsidR="007A4538" w:rsidRDefault="007A4538" w:rsidP="007A4538">
      <w:pPr>
        <w:numPr>
          <w:ilvl w:val="0"/>
          <w:numId w:val="46"/>
        </w:numPr>
      </w:pPr>
      <w:r>
        <w:t>Umożliwienie zawierania małżeństw przez osoby tej samej płci</w:t>
      </w:r>
    </w:p>
    <w:p w14:paraId="7FB1E573" w14:textId="77777777" w:rsidR="007A4538" w:rsidRDefault="007A4538" w:rsidP="007A4538">
      <w:pPr>
        <w:numPr>
          <w:ilvl w:val="1"/>
          <w:numId w:val="46"/>
        </w:numPr>
      </w:pPr>
      <w:r>
        <w:t xml:space="preserve">Brak informacji </w:t>
      </w:r>
    </w:p>
    <w:p w14:paraId="66BC6F00" w14:textId="77777777" w:rsidR="007A4538" w:rsidRDefault="007A4538" w:rsidP="007A4538">
      <w:pPr>
        <w:numPr>
          <w:ilvl w:val="1"/>
          <w:numId w:val="46"/>
        </w:numPr>
      </w:pPr>
      <w:r>
        <w:t>Za</w:t>
      </w:r>
    </w:p>
    <w:p w14:paraId="65FB4783" w14:textId="77777777" w:rsidR="007A4538" w:rsidRDefault="007A4538" w:rsidP="007A4538">
      <w:pPr>
        <w:numPr>
          <w:ilvl w:val="1"/>
          <w:numId w:val="46"/>
        </w:numPr>
      </w:pPr>
      <w:r>
        <w:t>Przeciw</w:t>
      </w:r>
    </w:p>
    <w:p w14:paraId="73F357BC" w14:textId="77777777" w:rsidR="007A4538" w:rsidRDefault="007A4538" w:rsidP="007A4538">
      <w:pPr>
        <w:numPr>
          <w:ilvl w:val="0"/>
          <w:numId w:val="46"/>
        </w:numPr>
      </w:pPr>
      <w:commentRangeStart w:id="4"/>
      <w:r>
        <w:t>Zwiększenie dotacji państwowych na energię odnawialną</w:t>
      </w:r>
      <w:commentRangeEnd w:id="4"/>
      <w:r>
        <w:commentReference w:id="4"/>
      </w:r>
    </w:p>
    <w:p w14:paraId="5979BDC2" w14:textId="77777777" w:rsidR="007A4538" w:rsidRDefault="007A4538" w:rsidP="007A4538">
      <w:pPr>
        <w:numPr>
          <w:ilvl w:val="1"/>
          <w:numId w:val="46"/>
        </w:numPr>
      </w:pPr>
      <w:r>
        <w:t>Brak informacji</w:t>
      </w:r>
    </w:p>
    <w:p w14:paraId="2E719C0F" w14:textId="77777777" w:rsidR="007A4538" w:rsidRDefault="007A4538" w:rsidP="007A4538">
      <w:pPr>
        <w:numPr>
          <w:ilvl w:val="1"/>
          <w:numId w:val="46"/>
        </w:numPr>
      </w:pPr>
      <w:r>
        <w:t>Za</w:t>
      </w:r>
    </w:p>
    <w:p w14:paraId="577CCA75" w14:textId="77777777" w:rsidR="007A4538" w:rsidRDefault="007A4538" w:rsidP="007A4538">
      <w:pPr>
        <w:numPr>
          <w:ilvl w:val="1"/>
          <w:numId w:val="46"/>
        </w:numPr>
      </w:pPr>
      <w:r>
        <w:t>Przeciw</w:t>
      </w:r>
    </w:p>
    <w:p w14:paraId="696FD0A1" w14:textId="77777777" w:rsidR="007A4538" w:rsidRDefault="007A4538" w:rsidP="007A4538">
      <w:pPr>
        <w:numPr>
          <w:ilvl w:val="0"/>
          <w:numId w:val="46"/>
        </w:numPr>
      </w:pPr>
      <w:r>
        <w:t>Wprowadzenie obowiązkowych szczepień przeciwko chorobom zagrożonym pandemią i epidemią</w:t>
      </w:r>
    </w:p>
    <w:p w14:paraId="01A3A06F" w14:textId="77777777" w:rsidR="007A4538" w:rsidRDefault="007A4538" w:rsidP="007A4538">
      <w:pPr>
        <w:numPr>
          <w:ilvl w:val="1"/>
          <w:numId w:val="46"/>
        </w:numPr>
      </w:pPr>
      <w:r>
        <w:t>Brak informacji</w:t>
      </w:r>
    </w:p>
    <w:p w14:paraId="7D4E8408" w14:textId="77777777" w:rsidR="007A4538" w:rsidRDefault="007A4538" w:rsidP="007A4538">
      <w:pPr>
        <w:numPr>
          <w:ilvl w:val="1"/>
          <w:numId w:val="46"/>
        </w:numPr>
      </w:pPr>
      <w:r>
        <w:t>Za</w:t>
      </w:r>
    </w:p>
    <w:p w14:paraId="482C3293" w14:textId="77777777" w:rsidR="007A4538" w:rsidRDefault="007A4538" w:rsidP="007A4538">
      <w:pPr>
        <w:numPr>
          <w:ilvl w:val="1"/>
          <w:numId w:val="46"/>
        </w:numPr>
      </w:pPr>
      <w:r>
        <w:t>Przeciw</w:t>
      </w:r>
    </w:p>
    <w:p w14:paraId="629D0698" w14:textId="77777777" w:rsidR="007A4538" w:rsidRDefault="007A4538" w:rsidP="007A4538">
      <w:pPr>
        <w:numPr>
          <w:ilvl w:val="0"/>
          <w:numId w:val="46"/>
        </w:numPr>
      </w:pPr>
      <w:r>
        <w:t>Dostarczanie wojsku ukraińskiemu wszelkiego potrzebnego mu sprzętu wojskowego, niezależnie od potrzeb wojska polskiego</w:t>
      </w:r>
    </w:p>
    <w:p w14:paraId="3D12E337" w14:textId="77777777" w:rsidR="007A4538" w:rsidRDefault="007A4538" w:rsidP="007A4538">
      <w:pPr>
        <w:numPr>
          <w:ilvl w:val="1"/>
          <w:numId w:val="46"/>
        </w:numPr>
      </w:pPr>
      <w:r>
        <w:t>Brak informacji</w:t>
      </w:r>
    </w:p>
    <w:p w14:paraId="18A38156" w14:textId="77777777" w:rsidR="007A4538" w:rsidRDefault="007A4538" w:rsidP="007A4538">
      <w:pPr>
        <w:numPr>
          <w:ilvl w:val="1"/>
          <w:numId w:val="46"/>
        </w:numPr>
      </w:pPr>
      <w:r>
        <w:t>Za</w:t>
      </w:r>
    </w:p>
    <w:p w14:paraId="53A5773D" w14:textId="77777777" w:rsidR="007A4538" w:rsidRDefault="007A4538" w:rsidP="007A4538">
      <w:pPr>
        <w:numPr>
          <w:ilvl w:val="1"/>
          <w:numId w:val="46"/>
        </w:numPr>
      </w:pPr>
      <w:r>
        <w:t>Przeciw</w:t>
      </w:r>
    </w:p>
    <w:p w14:paraId="540C60A5" w14:textId="79E47666" w:rsidR="007A4538" w:rsidRDefault="007A4538" w:rsidP="00F61A9C">
      <w:pPr>
        <w:pStyle w:val="Heading2"/>
        <w:rPr>
          <w:rFonts w:cs="Times New Roman"/>
          <w:highlight w:val="white"/>
        </w:rPr>
      </w:pPr>
    </w:p>
    <w:p w14:paraId="4C9F2CCD" w14:textId="77777777" w:rsidR="007A4538" w:rsidRPr="007A4538" w:rsidRDefault="007A4538" w:rsidP="007A4538">
      <w:pPr>
        <w:rPr>
          <w:highlight w:val="white"/>
        </w:rPr>
      </w:pPr>
    </w:p>
    <w:p w14:paraId="0492A2DF" w14:textId="30915F93" w:rsidR="00F61A9C" w:rsidRPr="008A242B" w:rsidRDefault="00F61A9C" w:rsidP="00F61A9C">
      <w:pPr>
        <w:pStyle w:val="Heading2"/>
        <w:rPr>
          <w:rFonts w:cs="Times New Roman"/>
          <w:highlight w:val="white"/>
        </w:rPr>
      </w:pPr>
      <w:r w:rsidRPr="008A242B">
        <w:rPr>
          <w:rFonts w:cs="Times New Roman"/>
          <w:highlight w:val="white"/>
        </w:rPr>
        <w:t>Demokracja liberalna</w:t>
      </w:r>
      <w:bookmarkEnd w:id="3"/>
      <w:r w:rsidRPr="008A242B">
        <w:rPr>
          <w:rFonts w:cs="Times New Roman"/>
          <w:highlight w:val="white"/>
        </w:rPr>
        <w:t xml:space="preserve"> </w:t>
      </w:r>
    </w:p>
    <w:p w14:paraId="087EFF76" w14:textId="77777777" w:rsidR="00F61A9C" w:rsidRPr="008A242B" w:rsidRDefault="00F61A9C" w:rsidP="00F61A9C">
      <w:pPr>
        <w:rPr>
          <w:b/>
          <w:i/>
          <w:sz w:val="22"/>
          <w:szCs w:val="22"/>
          <w:highlight w:val="white"/>
        </w:rPr>
      </w:pPr>
    </w:p>
    <w:p w14:paraId="0B1AF90F" w14:textId="3500A483" w:rsidR="00F61A9C" w:rsidRPr="008A242B" w:rsidRDefault="006F2659" w:rsidP="00F61A9C">
      <w:pPr>
        <w:rPr>
          <w:b/>
          <w:bCs/>
          <w:iCs/>
          <w:sz w:val="22"/>
          <w:szCs w:val="22"/>
          <w:highlight w:val="white"/>
        </w:rPr>
      </w:pPr>
      <w:r>
        <w:rPr>
          <w:b/>
          <w:bCs/>
          <w:iCs/>
          <w:sz w:val="22"/>
          <w:szCs w:val="22"/>
          <w:highlight w:val="white"/>
        </w:rPr>
        <w:t xml:space="preserve">B1.4 </w:t>
      </w:r>
      <w:r w:rsidR="00F61A9C" w:rsidRPr="008A242B">
        <w:rPr>
          <w:b/>
          <w:bCs/>
          <w:iCs/>
          <w:sz w:val="22"/>
          <w:szCs w:val="22"/>
          <w:highlight w:val="white"/>
        </w:rPr>
        <w:t xml:space="preserve">Q46. Czy zgadza się Pan(i) z poniższymi stwierdzeniami: </w:t>
      </w:r>
    </w:p>
    <w:p w14:paraId="24D167DA" w14:textId="77777777" w:rsidR="00F61A9C" w:rsidRPr="008A242B" w:rsidRDefault="00F61A9C" w:rsidP="00F61A9C">
      <w:pPr>
        <w:rPr>
          <w:sz w:val="22"/>
          <w:szCs w:val="22"/>
          <w:highlight w:val="white"/>
        </w:rPr>
      </w:pPr>
      <w:r w:rsidRPr="008A242B">
        <w:rPr>
          <w:sz w:val="22"/>
          <w:szCs w:val="22"/>
          <w:highlight w:val="white"/>
        </w:rPr>
        <w:t>1) Tak</w:t>
      </w:r>
    </w:p>
    <w:p w14:paraId="1089E0E7" w14:textId="77777777" w:rsidR="00F61A9C" w:rsidRPr="008A242B" w:rsidRDefault="00F61A9C" w:rsidP="00F61A9C">
      <w:pPr>
        <w:rPr>
          <w:i/>
          <w:sz w:val="22"/>
          <w:szCs w:val="22"/>
          <w:highlight w:val="white"/>
        </w:rPr>
      </w:pPr>
      <w:r w:rsidRPr="008A242B">
        <w:rPr>
          <w:sz w:val="22"/>
          <w:szCs w:val="22"/>
          <w:highlight w:val="white"/>
        </w:rPr>
        <w:t>2) Nie</w:t>
      </w:r>
    </w:p>
    <w:p w14:paraId="1485B511" w14:textId="77777777" w:rsidR="00F61A9C" w:rsidRPr="008A242B" w:rsidRDefault="00F61A9C" w:rsidP="00F61A9C">
      <w:pPr>
        <w:rPr>
          <w:sz w:val="22"/>
          <w:szCs w:val="22"/>
          <w:highlight w:val="white"/>
        </w:rPr>
      </w:pPr>
    </w:p>
    <w:p w14:paraId="68801B06" w14:textId="77777777" w:rsidR="00F61A9C" w:rsidRPr="008A242B" w:rsidRDefault="00F61A9C" w:rsidP="00F61A9C">
      <w:pPr>
        <w:numPr>
          <w:ilvl w:val="0"/>
          <w:numId w:val="35"/>
        </w:numPr>
        <w:rPr>
          <w:sz w:val="22"/>
          <w:szCs w:val="22"/>
          <w:highlight w:val="white"/>
        </w:rPr>
      </w:pPr>
      <w:r w:rsidRPr="008A242B">
        <w:rPr>
          <w:sz w:val="22"/>
          <w:szCs w:val="22"/>
          <w:highlight w:val="white"/>
        </w:rPr>
        <w:t>Władza może łamać reguły demokracji, jeżeli wymaga tego interes społeczeństwa.</w:t>
      </w:r>
    </w:p>
    <w:p w14:paraId="1599AAD2" w14:textId="77777777" w:rsidR="00F61A9C" w:rsidRPr="008A242B" w:rsidRDefault="00F61A9C" w:rsidP="00F61A9C">
      <w:pPr>
        <w:numPr>
          <w:ilvl w:val="0"/>
          <w:numId w:val="35"/>
        </w:numPr>
        <w:rPr>
          <w:sz w:val="22"/>
          <w:szCs w:val="22"/>
          <w:highlight w:val="white"/>
        </w:rPr>
      </w:pPr>
      <w:r w:rsidRPr="008A242B">
        <w:rPr>
          <w:sz w:val="22"/>
          <w:szCs w:val="22"/>
          <w:highlight w:val="white"/>
        </w:rPr>
        <w:t>Gdy pojawia się konflikt pomiędzy mniejszością a większością społeczeństwa, władza zawsze powinna stanąć po stronie większości.</w:t>
      </w:r>
    </w:p>
    <w:p w14:paraId="433AF482" w14:textId="77777777" w:rsidR="00F61A9C" w:rsidRPr="008A242B" w:rsidRDefault="00F61A9C" w:rsidP="00F61A9C">
      <w:pPr>
        <w:numPr>
          <w:ilvl w:val="0"/>
          <w:numId w:val="35"/>
        </w:numPr>
        <w:rPr>
          <w:sz w:val="22"/>
          <w:szCs w:val="22"/>
          <w:highlight w:val="white"/>
        </w:rPr>
      </w:pPr>
      <w:r w:rsidRPr="008A242B">
        <w:rPr>
          <w:sz w:val="22"/>
          <w:szCs w:val="22"/>
          <w:highlight w:val="white"/>
        </w:rPr>
        <w:t>Rządzący mają prawo pacyfikować protesty, jeżeli utrudniają sprawowanie władzy.</w:t>
      </w:r>
    </w:p>
    <w:p w14:paraId="47C2FE3C" w14:textId="77777777" w:rsidR="00F61A9C" w:rsidRPr="008A242B" w:rsidRDefault="00F61A9C" w:rsidP="00F61A9C">
      <w:pPr>
        <w:numPr>
          <w:ilvl w:val="0"/>
          <w:numId w:val="35"/>
        </w:numPr>
        <w:rPr>
          <w:sz w:val="22"/>
          <w:szCs w:val="22"/>
          <w:highlight w:val="white"/>
        </w:rPr>
      </w:pPr>
      <w:r w:rsidRPr="008A242B">
        <w:rPr>
          <w:sz w:val="22"/>
          <w:szCs w:val="22"/>
          <w:highlight w:val="white"/>
        </w:rPr>
        <w:t xml:space="preserve">Władza powinna być cały czas kontrolowana przez obywateli, nawet jeżeli utrudnia to jej </w:t>
      </w:r>
      <w:proofErr w:type="gramStart"/>
      <w:r w:rsidRPr="008A242B">
        <w:rPr>
          <w:sz w:val="22"/>
          <w:szCs w:val="22"/>
          <w:highlight w:val="white"/>
        </w:rPr>
        <w:t>działania..</w:t>
      </w:r>
      <w:proofErr w:type="gramEnd"/>
    </w:p>
    <w:p w14:paraId="1EA029ED" w14:textId="77777777" w:rsidR="00F61A9C" w:rsidRPr="008A242B" w:rsidRDefault="00F61A9C" w:rsidP="00F61A9C">
      <w:pPr>
        <w:numPr>
          <w:ilvl w:val="0"/>
          <w:numId w:val="35"/>
        </w:numPr>
        <w:rPr>
          <w:sz w:val="22"/>
          <w:szCs w:val="22"/>
          <w:highlight w:val="white"/>
        </w:rPr>
      </w:pPr>
      <w:r w:rsidRPr="008A242B">
        <w:rPr>
          <w:sz w:val="22"/>
          <w:szCs w:val="22"/>
          <w:highlight w:val="white"/>
        </w:rPr>
        <w:t>Zapewnienie bezpieczeństwa publicznego jest zawsze ważniejsze niż prawo do prywatności.</w:t>
      </w:r>
    </w:p>
    <w:p w14:paraId="7EE5F20A" w14:textId="04F46B1A" w:rsidR="00273E04" w:rsidRDefault="00F61A9C" w:rsidP="00F61A9C">
      <w:pPr>
        <w:numPr>
          <w:ilvl w:val="0"/>
          <w:numId w:val="35"/>
        </w:numPr>
        <w:rPr>
          <w:sz w:val="22"/>
          <w:szCs w:val="22"/>
          <w:highlight w:val="white"/>
        </w:rPr>
      </w:pPr>
      <w:r w:rsidRPr="008A242B">
        <w:rPr>
          <w:sz w:val="22"/>
          <w:szCs w:val="22"/>
          <w:highlight w:val="white"/>
        </w:rPr>
        <w:t>Organy władzy powinny mieć dostęp do wiadomości, filmów i zdjęć w telefonach i komputerach wszystkich obywateli.</w:t>
      </w:r>
    </w:p>
    <w:p w14:paraId="2FBD7EBE" w14:textId="77777777" w:rsidR="00F61A9C" w:rsidRPr="00F61A9C" w:rsidRDefault="00F61A9C" w:rsidP="003E507E">
      <w:pPr>
        <w:ind w:left="720"/>
        <w:rPr>
          <w:sz w:val="22"/>
          <w:szCs w:val="22"/>
          <w:highlight w:val="white"/>
        </w:rPr>
      </w:pPr>
    </w:p>
    <w:p w14:paraId="4AE2B2E7" w14:textId="0BD6E5B7" w:rsidR="00273E04" w:rsidRPr="00273E04" w:rsidRDefault="00273E04" w:rsidP="00273E04">
      <w:pPr>
        <w:spacing w:line="256" w:lineRule="auto"/>
        <w:ind w:firstLine="700"/>
        <w:jc w:val="both"/>
        <w:rPr>
          <w:rFonts w:eastAsia="Calibri" w:cstheme="minorHAnsi"/>
          <w:b/>
        </w:rPr>
      </w:pPr>
    </w:p>
    <w:p w14:paraId="7C870627" w14:textId="7B44221B" w:rsidR="003A722E" w:rsidRDefault="006F2659" w:rsidP="004B679E">
      <w:pPr>
        <w:rPr>
          <w:b/>
          <w:bCs/>
        </w:rPr>
      </w:pPr>
      <w:r>
        <w:rPr>
          <w:b/>
          <w:bCs/>
        </w:rPr>
        <w:t>B1.5 Od pewnego czasu na świecie poddawana jest w wątpliwość sensowność i skuteczność demokracji jako systemu politycznego. W jakim stopniu zgadza się P. z następującymi stwierdzeniami</w:t>
      </w:r>
      <w:r w:rsidR="008F5F76">
        <w:rPr>
          <w:b/>
          <w:bCs/>
        </w:rPr>
        <w:t>. W odniesieniu do Polski i ogólnie demokracji na świecie</w:t>
      </w:r>
    </w:p>
    <w:p w14:paraId="7FDD5214" w14:textId="618CC9EE" w:rsidR="008F5F76" w:rsidRDefault="008F5F76" w:rsidP="004B679E">
      <w:pPr>
        <w:rPr>
          <w:b/>
          <w:bCs/>
        </w:rPr>
      </w:pPr>
      <w:r>
        <w:rPr>
          <w:b/>
          <w:bCs/>
        </w:rPr>
        <w:t>[SKALA: 5 = zdecydowanie tak ……. 1 = zdecydowanie nie]</w:t>
      </w:r>
    </w:p>
    <w:p w14:paraId="712B9F1A" w14:textId="31839B03" w:rsidR="008F5F76" w:rsidRDefault="008F5F76" w:rsidP="004B679E">
      <w:pPr>
        <w:rPr>
          <w:b/>
          <w:bCs/>
        </w:rPr>
      </w:pPr>
    </w:p>
    <w:p w14:paraId="20DE9197" w14:textId="11644598" w:rsidR="008F5F76" w:rsidRDefault="003E507E" w:rsidP="004B679E">
      <w:pPr>
        <w:rPr>
          <w:bCs/>
        </w:rPr>
      </w:pPr>
      <w:r>
        <w:rPr>
          <w:bCs/>
        </w:rPr>
        <w:t>A. Demokracja nie sprawdziła się, gdyż bogaci i elity bronią swoich interesów kosztem większości obywateli</w:t>
      </w:r>
    </w:p>
    <w:p w14:paraId="5FF78E2E" w14:textId="77777777" w:rsidR="003E507E" w:rsidRDefault="003E507E" w:rsidP="004B679E">
      <w:pPr>
        <w:rPr>
          <w:bCs/>
        </w:rPr>
      </w:pPr>
      <w:r>
        <w:rPr>
          <w:bCs/>
        </w:rPr>
        <w:t xml:space="preserve">B. Demokracja źle </w:t>
      </w:r>
      <w:proofErr w:type="gramStart"/>
      <w:r>
        <w:rPr>
          <w:bCs/>
        </w:rPr>
        <w:t>funkcjonuje</w:t>
      </w:r>
      <w:proofErr w:type="gramEnd"/>
      <w:r>
        <w:rPr>
          <w:bCs/>
        </w:rPr>
        <w:t xml:space="preserve"> ponieważ niezbyt wykształcone i dość bierne masy obywateli wymuszają na politykach rozdawnictwo zamiast przeznaczać dochody budżetu na inwestycje</w:t>
      </w:r>
    </w:p>
    <w:p w14:paraId="4ECEA59E" w14:textId="0E8A8BBA" w:rsidR="003E507E" w:rsidRDefault="003E507E" w:rsidP="004B679E">
      <w:pPr>
        <w:rPr>
          <w:bCs/>
        </w:rPr>
      </w:pPr>
      <w:r>
        <w:rPr>
          <w:bCs/>
        </w:rPr>
        <w:t>C. Demokracja przegrywa, bo jest zbyt powolna, zbyt wiele w niej dyskusji, a za mało szybkich</w:t>
      </w:r>
      <w:r w:rsidR="00E80B2C">
        <w:rPr>
          <w:bCs/>
        </w:rPr>
        <w:t>, konkretnych</w:t>
      </w:r>
      <w:r>
        <w:rPr>
          <w:bCs/>
        </w:rPr>
        <w:t xml:space="preserve"> decyzji</w:t>
      </w:r>
    </w:p>
    <w:p w14:paraId="004525D7" w14:textId="76B58479" w:rsidR="003E507E" w:rsidRDefault="003E507E" w:rsidP="004B679E">
      <w:pPr>
        <w:rPr>
          <w:bCs/>
        </w:rPr>
      </w:pPr>
      <w:r>
        <w:rPr>
          <w:bCs/>
        </w:rPr>
        <w:t>D. Demokracje psują politycy, którzy nie chcą poddawać się kontroli instytucji prawnych i łamią konstytucyjne gwarancje</w:t>
      </w:r>
      <w:r w:rsidR="00E80B2C">
        <w:rPr>
          <w:bCs/>
        </w:rPr>
        <w:t xml:space="preserve"> ochrony podstawowych wartości demokratycznych</w:t>
      </w:r>
    </w:p>
    <w:p w14:paraId="2CA806A7" w14:textId="1DFFAC08" w:rsidR="00E80B2C" w:rsidRDefault="00E80B2C" w:rsidP="004B679E">
      <w:pPr>
        <w:rPr>
          <w:bCs/>
        </w:rPr>
      </w:pPr>
      <w:r>
        <w:rPr>
          <w:bCs/>
        </w:rPr>
        <w:t xml:space="preserve">E. Demokracja ma problemy, gdyż większość obywateli niezbyt rozumie zawiłe kwestie gospodarcze i społeczne i głosuje na populistycznych polityków </w:t>
      </w:r>
    </w:p>
    <w:p w14:paraId="74777915" w14:textId="69AF73EB" w:rsidR="00E80B2C" w:rsidRDefault="00E80B2C" w:rsidP="004B679E">
      <w:pPr>
        <w:rPr>
          <w:bCs/>
        </w:rPr>
      </w:pPr>
      <w:r>
        <w:rPr>
          <w:bCs/>
        </w:rPr>
        <w:t>F. Demokracja obecnie przegrywa z globalnym rynkiem i międzynarodowymi korporacjami</w:t>
      </w:r>
    </w:p>
    <w:p w14:paraId="0AFEF31D" w14:textId="6A20E7FA" w:rsidR="009E2E44" w:rsidRDefault="009E2E44" w:rsidP="004B679E">
      <w:pPr>
        <w:rPr>
          <w:bCs/>
        </w:rPr>
      </w:pPr>
      <w:r>
        <w:rPr>
          <w:bCs/>
        </w:rPr>
        <w:t>G. Największym problemem demokracji jest istnienie Unii Europejskiej i zasad jej funkcjonowania</w:t>
      </w:r>
    </w:p>
    <w:p w14:paraId="4E62A6FE" w14:textId="39AD43A7" w:rsidR="00586472" w:rsidRDefault="00586472" w:rsidP="004B679E">
      <w:pPr>
        <w:rPr>
          <w:bCs/>
        </w:rPr>
      </w:pPr>
    </w:p>
    <w:p w14:paraId="47092E4A" w14:textId="4C948227" w:rsidR="00586472" w:rsidRDefault="00586472" w:rsidP="004B679E">
      <w:pPr>
        <w:rPr>
          <w:bCs/>
        </w:rPr>
      </w:pPr>
      <w:r>
        <w:rPr>
          <w:bCs/>
        </w:rPr>
        <w:tab/>
        <w:t>[1] W Polsce</w:t>
      </w:r>
    </w:p>
    <w:p w14:paraId="7851E58F" w14:textId="58E731B7" w:rsidR="00586472" w:rsidRDefault="00586472" w:rsidP="004B679E">
      <w:pPr>
        <w:rPr>
          <w:bCs/>
        </w:rPr>
      </w:pPr>
      <w:r>
        <w:rPr>
          <w:bCs/>
        </w:rPr>
        <w:tab/>
        <w:t>[2] Na świecie (lub w Unii Europejskiej)</w:t>
      </w:r>
    </w:p>
    <w:p w14:paraId="28990741" w14:textId="11B80D2D" w:rsidR="008F5F76" w:rsidRDefault="008F5F76" w:rsidP="004B679E">
      <w:pPr>
        <w:rPr>
          <w:bCs/>
        </w:rPr>
      </w:pPr>
    </w:p>
    <w:p w14:paraId="5CDE328A" w14:textId="5345C501" w:rsidR="008F5F76" w:rsidRDefault="008F5F76" w:rsidP="004B679E">
      <w:pPr>
        <w:rPr>
          <w:bCs/>
        </w:rPr>
      </w:pPr>
    </w:p>
    <w:p w14:paraId="513ABB6C" w14:textId="77777777" w:rsidR="008F5F76" w:rsidRPr="00C670F7" w:rsidRDefault="008F5F76" w:rsidP="008F5F76">
      <w:pPr>
        <w:jc w:val="both"/>
        <w:rPr>
          <w:rFonts w:ascii="Arial" w:hAnsi="Arial" w:cs="Arial"/>
          <w:color w:val="FF0000"/>
        </w:rPr>
      </w:pPr>
      <w:r>
        <w:rPr>
          <w:bCs/>
        </w:rPr>
        <w:t xml:space="preserve">B1.6 </w:t>
      </w:r>
      <w:r w:rsidRPr="00AB4271">
        <w:rPr>
          <w:rFonts w:ascii="Arial" w:hAnsi="Arial" w:cs="Arial"/>
          <w:b/>
        </w:rPr>
        <w:t>Q14b. Niektórzy mówią, że to na kogo się głosuje w wyborach i tak niczego nie zmieni. Inni mówią, że to na kogo się głosuje może wiele zmienić. Używając skali na karcie (gdzie 1 oznacza, że to na kogo się głosuje i tak niczego nie zmieni, a 5 oznacza, że to, na kogo się głosuje może wiele zmienić) prosimy zaznaczyć, jak określił(a)by Pan(i) swoje stanowisko.</w:t>
      </w:r>
      <w:r>
        <w:rPr>
          <w:rFonts w:ascii="Arial" w:hAnsi="Arial" w:cs="Arial"/>
          <w:b/>
        </w:rPr>
        <w:t xml:space="preserve"> </w:t>
      </w:r>
      <w:r w:rsidRPr="00C670F7">
        <w:rPr>
          <w:rFonts w:ascii="Arial" w:hAnsi="Arial" w:cs="Arial"/>
          <w:color w:val="FF0000"/>
        </w:rPr>
        <w:t>ANKIETER: Pokaż ekran respondentowi.</w:t>
      </w:r>
    </w:p>
    <w:p w14:paraId="553510CC" w14:textId="77777777" w:rsidR="008F5F76" w:rsidRDefault="008F5F76" w:rsidP="008F5F76">
      <w:pPr>
        <w:jc w:val="both"/>
        <w:rPr>
          <w:rFonts w:ascii="Arial" w:hAnsi="Arial" w:cs="Arial"/>
        </w:rPr>
      </w:pPr>
      <w:r w:rsidRPr="00C670F7">
        <w:rPr>
          <w:rFonts w:ascii="Arial" w:hAnsi="Arial" w:cs="Arial"/>
        </w:rPr>
        <w:t>1______________2______________3______________4______________5</w:t>
      </w:r>
    </w:p>
    <w:p w14:paraId="6FD257E5" w14:textId="77777777" w:rsidR="008F5F76" w:rsidRPr="00060EBC" w:rsidRDefault="008F5F76" w:rsidP="008F5F76">
      <w:pPr>
        <w:shd w:val="clear" w:color="auto" w:fill="FFFFFF" w:themeFill="background1"/>
        <w:rPr>
          <w:rFonts w:ascii="Arial" w:hAnsi="Arial" w:cs="Arial"/>
          <w:b/>
          <w:bCs/>
          <w:color w:val="000000"/>
          <w:sz w:val="20"/>
          <w:szCs w:val="20"/>
          <w:shd w:val="clear" w:color="auto" w:fill="E6E6FA"/>
        </w:rPr>
      </w:pPr>
      <w:r w:rsidRPr="00060EBC">
        <w:rPr>
          <w:rFonts w:ascii="Arial" w:hAnsi="Arial" w:cs="Arial"/>
          <w:b/>
          <w:bCs/>
          <w:color w:val="000000"/>
          <w:sz w:val="20"/>
          <w:szCs w:val="20"/>
        </w:rPr>
        <w:t xml:space="preserve">1 – to kto rządzi nie ma żadnego znaczenia </w:t>
      </w:r>
      <w:r>
        <w:rPr>
          <w:rFonts w:ascii="Arial" w:hAnsi="Arial" w:cs="Arial"/>
          <w:b/>
          <w:bCs/>
          <w:color w:val="000000"/>
          <w:sz w:val="20"/>
          <w:szCs w:val="20"/>
        </w:rPr>
        <w:tab/>
      </w:r>
      <w:r>
        <w:rPr>
          <w:rFonts w:ascii="Arial" w:hAnsi="Arial" w:cs="Arial"/>
          <w:b/>
          <w:bCs/>
          <w:color w:val="000000"/>
          <w:sz w:val="20"/>
          <w:szCs w:val="20"/>
        </w:rPr>
        <w:tab/>
      </w:r>
      <w:r w:rsidRPr="00060EBC">
        <w:rPr>
          <w:rFonts w:ascii="Arial" w:hAnsi="Arial" w:cs="Arial"/>
          <w:b/>
          <w:bCs/>
          <w:color w:val="000000"/>
          <w:sz w:val="20"/>
          <w:szCs w:val="20"/>
        </w:rPr>
        <w:t>5 - to to kto rządzi ma duże znaczenie</w:t>
      </w:r>
    </w:p>
    <w:p w14:paraId="7382DAB5" w14:textId="77777777" w:rsidR="008F5F76" w:rsidRPr="00C670F7" w:rsidRDefault="008F5F76" w:rsidP="008F5F76">
      <w:pPr>
        <w:ind w:firstLine="709"/>
        <w:jc w:val="both"/>
        <w:rPr>
          <w:rFonts w:ascii="Arial" w:hAnsi="Arial" w:cs="Arial"/>
        </w:rPr>
      </w:pPr>
      <w:r w:rsidRPr="00C670F7">
        <w:rPr>
          <w:rFonts w:ascii="Arial" w:hAnsi="Arial" w:cs="Arial"/>
        </w:rPr>
        <w:t>7) (nie czytać) odmowa odpowiedzi</w:t>
      </w:r>
    </w:p>
    <w:p w14:paraId="7E0D4EF5" w14:textId="77777777" w:rsidR="008F5F76" w:rsidRPr="00C670F7" w:rsidRDefault="008F5F76" w:rsidP="008F5F76">
      <w:pPr>
        <w:ind w:firstLine="709"/>
        <w:jc w:val="both"/>
        <w:rPr>
          <w:rFonts w:ascii="Arial" w:hAnsi="Arial" w:cs="Arial"/>
        </w:rPr>
      </w:pPr>
      <w:r w:rsidRPr="00C670F7">
        <w:rPr>
          <w:rFonts w:ascii="Arial" w:hAnsi="Arial" w:cs="Arial"/>
        </w:rPr>
        <w:lastRenderedPageBreak/>
        <w:t>8) (nie czytać) nie wiem, trudno powiedzieć</w:t>
      </w:r>
    </w:p>
    <w:p w14:paraId="5F9AFAEC" w14:textId="77777777" w:rsidR="008F5F76" w:rsidRPr="00C670F7" w:rsidRDefault="008F5F76" w:rsidP="008F5F76">
      <w:pPr>
        <w:ind w:firstLine="709"/>
        <w:jc w:val="both"/>
        <w:rPr>
          <w:rFonts w:ascii="Arial" w:hAnsi="Arial" w:cs="Arial"/>
        </w:rPr>
      </w:pPr>
      <w:r w:rsidRPr="00C670F7">
        <w:rPr>
          <w:rFonts w:ascii="Arial" w:hAnsi="Arial" w:cs="Arial"/>
        </w:rPr>
        <w:t>9) brak danych</w:t>
      </w:r>
    </w:p>
    <w:p w14:paraId="36A38E48" w14:textId="62A5CA28" w:rsidR="008F5F76" w:rsidRDefault="008F5F76" w:rsidP="004B679E">
      <w:pPr>
        <w:rPr>
          <w:bCs/>
        </w:rPr>
      </w:pPr>
    </w:p>
    <w:p w14:paraId="6C728B71" w14:textId="77777777" w:rsidR="009E2E44" w:rsidRDefault="009E2E44" w:rsidP="00BD7B58">
      <w:pPr>
        <w:tabs>
          <w:tab w:val="left" w:pos="1104"/>
        </w:tabs>
        <w:spacing w:after="120"/>
        <w:rPr>
          <w:rFonts w:ascii="Arial Narrow" w:hAnsi="Arial Narrow"/>
          <w:b/>
        </w:rPr>
      </w:pPr>
    </w:p>
    <w:p w14:paraId="4F2B6AD8" w14:textId="40648C98" w:rsidR="00BD7B58" w:rsidRPr="00D57DB7" w:rsidRDefault="00BD7B58" w:rsidP="00BD7B58">
      <w:pPr>
        <w:tabs>
          <w:tab w:val="left" w:pos="1104"/>
        </w:tabs>
        <w:spacing w:after="120"/>
        <w:rPr>
          <w:rFonts w:ascii="Arial Narrow" w:hAnsi="Arial Narrow"/>
        </w:rPr>
      </w:pPr>
      <w:r>
        <w:rPr>
          <w:rFonts w:ascii="Arial Narrow" w:hAnsi="Arial Narrow"/>
          <w:b/>
        </w:rPr>
        <w:t xml:space="preserve">B1.7 </w:t>
      </w:r>
      <w:r w:rsidRPr="00D57DB7">
        <w:rPr>
          <w:rFonts w:ascii="Arial Narrow" w:hAnsi="Arial Narrow"/>
          <w:b/>
        </w:rPr>
        <w:t xml:space="preserve">P61. </w:t>
      </w:r>
      <w:r w:rsidRPr="00D57DB7">
        <w:rPr>
          <w:rFonts w:ascii="Arial Narrow" w:hAnsi="Arial Narrow"/>
        </w:rPr>
        <w:t>Proszę wybrać, z którym z poniższych stwierdzeń Pan(i) się zgadza:</w:t>
      </w:r>
      <w:r w:rsidRPr="00D57DB7">
        <w:rPr>
          <w:rFonts w:ascii="Arial Narrow" w:hAnsi="Arial Narrow"/>
          <w:b/>
          <w:color w:val="0000FF"/>
        </w:rPr>
        <w:t xml:space="preserve"> </w:t>
      </w:r>
    </w:p>
    <w:p w14:paraId="4FAEC46C" w14:textId="77777777" w:rsidR="00BD7B58" w:rsidRPr="00D57DB7" w:rsidRDefault="00BD7B58" w:rsidP="00BD7B58">
      <w:pPr>
        <w:tabs>
          <w:tab w:val="left" w:pos="1104"/>
        </w:tabs>
        <w:ind w:left="1332"/>
        <w:rPr>
          <w:rFonts w:ascii="Arial Narrow" w:hAnsi="Arial Narrow"/>
          <w:spacing w:val="-3"/>
        </w:rPr>
      </w:pPr>
      <w:r w:rsidRPr="00D57DB7">
        <w:rPr>
          <w:rFonts w:ascii="Arial Narrow" w:hAnsi="Arial Narrow"/>
        </w:rPr>
        <w:t>1</w:t>
      </w:r>
      <w:r>
        <w:rPr>
          <w:rFonts w:ascii="Arial Narrow" w:hAnsi="Arial Narrow"/>
        </w:rPr>
        <w:t>)</w:t>
      </w:r>
      <w:r w:rsidRPr="00D57DB7">
        <w:rPr>
          <w:rFonts w:ascii="Arial Narrow" w:hAnsi="Arial Narrow"/>
        </w:rPr>
        <w:t xml:space="preserve"> nasz system polityczny jest dobry i nie wymaga jakichkolwiek zmian</w:t>
      </w:r>
    </w:p>
    <w:p w14:paraId="7EB248E9" w14:textId="77777777" w:rsidR="00BD7B58" w:rsidRPr="00D57DB7" w:rsidRDefault="00BD7B58" w:rsidP="00BD7B58">
      <w:pPr>
        <w:tabs>
          <w:tab w:val="left" w:pos="1104"/>
        </w:tabs>
        <w:ind w:left="1332"/>
        <w:rPr>
          <w:rFonts w:ascii="Arial Narrow" w:hAnsi="Arial Narrow"/>
          <w:spacing w:val="-3"/>
        </w:rPr>
      </w:pPr>
      <w:r w:rsidRPr="00D57DB7">
        <w:rPr>
          <w:rFonts w:ascii="Arial Narrow" w:hAnsi="Arial Narrow"/>
        </w:rPr>
        <w:t>2</w:t>
      </w:r>
      <w:r>
        <w:rPr>
          <w:rFonts w:ascii="Arial Narrow" w:hAnsi="Arial Narrow"/>
        </w:rPr>
        <w:t>)</w:t>
      </w:r>
      <w:r w:rsidRPr="00D57DB7">
        <w:rPr>
          <w:rFonts w:ascii="Arial Narrow" w:hAnsi="Arial Narrow"/>
        </w:rPr>
        <w:t xml:space="preserve"> nasz system polityczny jest zasadniczo dobry, lecz wymaga drobnych zmian </w:t>
      </w:r>
    </w:p>
    <w:p w14:paraId="18A3FF25" w14:textId="77777777" w:rsidR="00BD7B58" w:rsidRPr="00D57DB7" w:rsidRDefault="00BD7B58" w:rsidP="00BD7B58">
      <w:pPr>
        <w:tabs>
          <w:tab w:val="left" w:pos="1104"/>
        </w:tabs>
        <w:ind w:left="1332"/>
        <w:rPr>
          <w:rFonts w:ascii="Arial Narrow" w:hAnsi="Arial Narrow"/>
          <w:spacing w:val="-3"/>
        </w:rPr>
      </w:pPr>
      <w:r w:rsidRPr="00D57DB7">
        <w:rPr>
          <w:rFonts w:ascii="Arial Narrow" w:hAnsi="Arial Narrow"/>
        </w:rPr>
        <w:t>3</w:t>
      </w:r>
      <w:r>
        <w:rPr>
          <w:rFonts w:ascii="Arial Narrow" w:hAnsi="Arial Narrow"/>
        </w:rPr>
        <w:t>)</w:t>
      </w:r>
      <w:r w:rsidRPr="00D57DB7">
        <w:rPr>
          <w:rFonts w:ascii="Arial Narrow" w:hAnsi="Arial Narrow"/>
        </w:rPr>
        <w:t xml:space="preserve"> nasz system polityczny nie jest zbyt dobry i wymaga wielu zmian</w:t>
      </w:r>
    </w:p>
    <w:p w14:paraId="667FE284" w14:textId="77777777" w:rsidR="00BD7B58" w:rsidRPr="00D57DB7" w:rsidRDefault="00BD7B58" w:rsidP="00BD7B58">
      <w:pPr>
        <w:tabs>
          <w:tab w:val="left" w:pos="1104"/>
        </w:tabs>
        <w:ind w:left="1332"/>
        <w:rPr>
          <w:rFonts w:ascii="Arial Narrow" w:hAnsi="Arial Narrow"/>
          <w:spacing w:val="-3"/>
        </w:rPr>
      </w:pPr>
      <w:r w:rsidRPr="00D57DB7">
        <w:rPr>
          <w:rFonts w:ascii="Arial Narrow" w:hAnsi="Arial Narrow"/>
        </w:rPr>
        <w:t>4</w:t>
      </w:r>
      <w:r>
        <w:rPr>
          <w:rFonts w:ascii="Arial Narrow" w:hAnsi="Arial Narrow"/>
        </w:rPr>
        <w:t>)</w:t>
      </w:r>
      <w:r w:rsidRPr="00D57DB7">
        <w:rPr>
          <w:rFonts w:ascii="Arial Narrow" w:hAnsi="Arial Narrow"/>
        </w:rPr>
        <w:t xml:space="preserve"> nasz system polityczny jest niedobry i wymaga zasadniczych zmian</w:t>
      </w:r>
    </w:p>
    <w:p w14:paraId="5321C502" w14:textId="77777777" w:rsidR="00BD7B58" w:rsidRPr="00D57DB7" w:rsidRDefault="00BD7B58" w:rsidP="00BD7B58">
      <w:pPr>
        <w:tabs>
          <w:tab w:val="left" w:pos="1104"/>
        </w:tabs>
        <w:ind w:left="1332"/>
        <w:rPr>
          <w:rFonts w:ascii="Arial Narrow" w:hAnsi="Arial Narrow"/>
          <w:spacing w:val="-3"/>
        </w:rPr>
      </w:pPr>
      <w:r>
        <w:rPr>
          <w:rFonts w:ascii="Arial Narrow" w:hAnsi="Arial Narrow"/>
          <w:i/>
          <w:spacing w:val="-3"/>
        </w:rPr>
        <w:tab/>
      </w:r>
      <w:r>
        <w:rPr>
          <w:rFonts w:ascii="Arial Narrow" w:hAnsi="Arial Narrow"/>
          <w:i/>
          <w:spacing w:val="-3"/>
        </w:rPr>
        <w:tab/>
      </w:r>
      <w:r w:rsidRPr="00D57DB7">
        <w:rPr>
          <w:rFonts w:ascii="Arial Narrow" w:hAnsi="Arial Narrow"/>
          <w:i/>
          <w:spacing w:val="-3"/>
        </w:rPr>
        <w:t>7</w:t>
      </w:r>
      <w:r>
        <w:rPr>
          <w:rFonts w:ascii="Arial Narrow" w:hAnsi="Arial Narrow"/>
          <w:i/>
          <w:spacing w:val="-3"/>
        </w:rPr>
        <w:t>)</w:t>
      </w:r>
      <w:r w:rsidRPr="00D57DB7">
        <w:rPr>
          <w:rFonts w:ascii="Arial Narrow" w:hAnsi="Arial Narrow"/>
          <w:i/>
          <w:spacing w:val="-3"/>
        </w:rPr>
        <w:t xml:space="preserve"> (nie czytać) trudno powiedzieć</w:t>
      </w:r>
    </w:p>
    <w:p w14:paraId="0D4946BD" w14:textId="77777777" w:rsidR="00BD7B58" w:rsidRPr="008F5F76" w:rsidRDefault="00BD7B58" w:rsidP="004B679E">
      <w:pPr>
        <w:rPr>
          <w:bCs/>
        </w:rPr>
      </w:pPr>
    </w:p>
    <w:p w14:paraId="34403715" w14:textId="4B439EDF" w:rsidR="008F5F76" w:rsidRDefault="008F5F76" w:rsidP="004B679E">
      <w:pPr>
        <w:rPr>
          <w:b/>
          <w:bCs/>
        </w:rPr>
      </w:pPr>
    </w:p>
    <w:p w14:paraId="2DE5652C" w14:textId="77777777" w:rsidR="00835A59" w:rsidRDefault="00835A59" w:rsidP="00835A59">
      <w:pPr>
        <w:rPr>
          <w:ins w:id="5" w:author="Ben Stanley" w:date="2022-09-27T13:50:00Z"/>
          <w:color w:val="FF0000"/>
        </w:rPr>
      </w:pPr>
      <w:ins w:id="6" w:author="Ben Stanley" w:date="2022-09-27T13:50:00Z">
        <w:r>
          <w:t>LINZDEM. Które z tych trzech stwierdzeń jest najbliższe Pan(i) opinii?</w:t>
        </w:r>
      </w:ins>
    </w:p>
    <w:p w14:paraId="546722F9" w14:textId="77777777" w:rsidR="00835A59" w:rsidRDefault="00835A59" w:rsidP="00835A59">
      <w:pPr>
        <w:numPr>
          <w:ilvl w:val="0"/>
          <w:numId w:val="47"/>
        </w:numPr>
        <w:rPr>
          <w:ins w:id="7" w:author="Ben Stanley" w:date="2022-09-27T13:50:00Z"/>
        </w:rPr>
      </w:pPr>
      <w:ins w:id="8" w:author="Ben Stanley" w:date="2022-09-27T13:50:00Z">
        <w:r>
          <w:t xml:space="preserve">1. Demokracja ma zawsze przewagę nad wszelkimi innymi formami rządów. </w:t>
        </w:r>
      </w:ins>
    </w:p>
    <w:p w14:paraId="13B58A12" w14:textId="77777777" w:rsidR="00835A59" w:rsidRDefault="00835A59" w:rsidP="00835A59">
      <w:pPr>
        <w:numPr>
          <w:ilvl w:val="0"/>
          <w:numId w:val="47"/>
        </w:numPr>
        <w:rPr>
          <w:ins w:id="9" w:author="Ben Stanley" w:date="2022-09-27T13:50:00Z"/>
        </w:rPr>
      </w:pPr>
      <w:ins w:id="10" w:author="Ben Stanley" w:date="2022-09-27T13:50:00Z">
        <w:r>
          <w:t>2. Niekiedy rządy niedemokratyczne mogą być lepsze niż rządy demokratyczne.</w:t>
        </w:r>
      </w:ins>
    </w:p>
    <w:p w14:paraId="367E7F53" w14:textId="77777777" w:rsidR="00835A59" w:rsidRDefault="00835A59" w:rsidP="00835A59">
      <w:pPr>
        <w:numPr>
          <w:ilvl w:val="0"/>
          <w:numId w:val="47"/>
        </w:numPr>
        <w:rPr>
          <w:ins w:id="11" w:author="Ben Stanley" w:date="2022-09-27T13:50:00Z"/>
        </w:rPr>
      </w:pPr>
      <w:ins w:id="12" w:author="Ben Stanley" w:date="2022-09-27T13:50:00Z">
        <w:r>
          <w:t xml:space="preserve">3. Dla takich ludzi jak ja nie ma w gruncie rzeczy </w:t>
        </w:r>
        <w:proofErr w:type="gramStart"/>
        <w:r>
          <w:t>znaczenia,</w:t>
        </w:r>
        <w:proofErr w:type="gramEnd"/>
        <w:r>
          <w:t xml:space="preserve"> czy rząd jest demokratyczny czy niedemokratyczny.</w:t>
        </w:r>
      </w:ins>
    </w:p>
    <w:p w14:paraId="2DE76221" w14:textId="77777777" w:rsidR="00835A59" w:rsidRDefault="00835A59" w:rsidP="00835A59">
      <w:pPr>
        <w:numPr>
          <w:ilvl w:val="0"/>
          <w:numId w:val="47"/>
        </w:numPr>
        <w:rPr>
          <w:ins w:id="13" w:author="Ben Stanley" w:date="2022-09-27T13:50:00Z"/>
        </w:rPr>
      </w:pPr>
      <w:ins w:id="14" w:author="Ben Stanley" w:date="2022-09-27T13:50:00Z">
        <w:r>
          <w:t>97. Nie wiem / Trudno powiedzieć.</w:t>
        </w:r>
      </w:ins>
    </w:p>
    <w:p w14:paraId="20AC50B3" w14:textId="77777777" w:rsidR="00835A59" w:rsidRDefault="00835A59" w:rsidP="00835A59">
      <w:pPr>
        <w:numPr>
          <w:ilvl w:val="0"/>
          <w:numId w:val="47"/>
        </w:numPr>
        <w:rPr>
          <w:ins w:id="15" w:author="Ben Stanley" w:date="2022-09-27T13:50:00Z"/>
        </w:rPr>
      </w:pPr>
      <w:ins w:id="16" w:author="Ben Stanley" w:date="2022-09-27T13:50:00Z">
        <w:r>
          <w:t>98. Odmowa odpowiedzi.</w:t>
        </w:r>
      </w:ins>
    </w:p>
    <w:p w14:paraId="0DA0AC29" w14:textId="77777777" w:rsidR="00835A59" w:rsidRDefault="00835A59" w:rsidP="00835A59">
      <w:pPr>
        <w:numPr>
          <w:ilvl w:val="0"/>
          <w:numId w:val="47"/>
        </w:numPr>
        <w:rPr>
          <w:ins w:id="17" w:author="Ben Stanley" w:date="2022-09-27T13:50:00Z"/>
        </w:rPr>
      </w:pPr>
      <w:ins w:id="18" w:author="Ben Stanley" w:date="2022-09-27T13:50:00Z">
        <w:r>
          <w:t>99. Brak danych.</w:t>
        </w:r>
      </w:ins>
    </w:p>
    <w:p w14:paraId="0F40CDAB" w14:textId="77777777" w:rsidR="0070659A" w:rsidRDefault="0070659A" w:rsidP="0070659A">
      <w:pPr>
        <w:rPr>
          <w:b/>
          <w:bCs/>
        </w:rPr>
      </w:pPr>
    </w:p>
    <w:p w14:paraId="6D20154D" w14:textId="77777777" w:rsidR="0070659A" w:rsidDel="00835A59" w:rsidRDefault="0070659A" w:rsidP="0070659A">
      <w:pPr>
        <w:rPr>
          <w:del w:id="19" w:author="Ben Stanley" w:date="2022-09-27T13:50:00Z"/>
          <w:b/>
          <w:bCs/>
        </w:rPr>
      </w:pPr>
    </w:p>
    <w:p w14:paraId="20702BFE" w14:textId="77777777" w:rsidR="0070659A" w:rsidDel="00835A59" w:rsidRDefault="0070659A" w:rsidP="0070659A">
      <w:pPr>
        <w:rPr>
          <w:del w:id="20" w:author="Ben Stanley" w:date="2022-09-27T13:50:00Z"/>
          <w:b/>
          <w:bCs/>
        </w:rPr>
      </w:pPr>
    </w:p>
    <w:p w14:paraId="65C4413D" w14:textId="77777777" w:rsidR="0070659A" w:rsidRDefault="0070659A" w:rsidP="0070659A">
      <w:pPr>
        <w:rPr>
          <w:b/>
          <w:bCs/>
        </w:rPr>
      </w:pPr>
    </w:p>
    <w:p w14:paraId="00FD133A" w14:textId="77777777" w:rsidR="0070659A" w:rsidRDefault="0070659A" w:rsidP="0070659A">
      <w:pPr>
        <w:rPr>
          <w:b/>
          <w:bCs/>
        </w:rPr>
      </w:pPr>
    </w:p>
    <w:p w14:paraId="7B7969E5" w14:textId="3507A2CB" w:rsidR="0070659A" w:rsidRPr="005C01E6" w:rsidRDefault="0070659A" w:rsidP="0070659A">
      <w:pPr>
        <w:rPr>
          <w:rFonts w:asciiTheme="majorHAnsi" w:hAnsiTheme="majorHAnsi" w:cstheme="majorHAnsi"/>
          <w:b/>
          <w:bCs/>
        </w:rPr>
      </w:pPr>
      <w:r>
        <w:rPr>
          <w:b/>
          <w:bCs/>
        </w:rPr>
        <w:t xml:space="preserve">B1.8 </w:t>
      </w:r>
      <w:r w:rsidRPr="005C01E6">
        <w:rPr>
          <w:rFonts w:asciiTheme="majorHAnsi" w:hAnsiTheme="majorHAnsi" w:cstheme="majorHAnsi"/>
          <w:b/>
          <w:bCs/>
        </w:rPr>
        <w:t>HT2.  Proszę zapoznać się z opisami różnych typów systemów politycznych. Proszę zaznaczyć, co Pan(i) myśli o każdym z nich jako o sposobie rządzenia krajem. Czy uważał(a) by go Pan(i) za bardzo dobry, raczej dobry, raczej zły, czy bardzo zły sposób rządzenia naszym</w:t>
      </w:r>
    </w:p>
    <w:p w14:paraId="7BE061A3" w14:textId="77777777" w:rsidR="0070659A" w:rsidRPr="005C01E6" w:rsidRDefault="0070659A" w:rsidP="0070659A">
      <w:pPr>
        <w:rPr>
          <w:rFonts w:asciiTheme="majorHAnsi" w:hAnsiTheme="majorHAnsi" w:cstheme="majorHAnsi"/>
          <w:b/>
          <w:bCs/>
        </w:rPr>
      </w:pPr>
      <w:proofErr w:type="gramStart"/>
      <w:r w:rsidRPr="005C01E6">
        <w:rPr>
          <w:rFonts w:asciiTheme="majorHAnsi" w:hAnsiTheme="majorHAnsi" w:cstheme="majorHAnsi"/>
          <w:b/>
          <w:bCs/>
        </w:rPr>
        <w:t>krajem?:</w:t>
      </w:r>
      <w:proofErr w:type="gramEnd"/>
    </w:p>
    <w:p w14:paraId="6A0E9656" w14:textId="77777777" w:rsidR="0070659A" w:rsidRPr="005C01E6" w:rsidRDefault="0070659A" w:rsidP="0070659A">
      <w:pPr>
        <w:keepLines/>
        <w:shd w:val="clear" w:color="auto" w:fill="FFFFFF"/>
        <w:ind w:left="1440" w:hanging="600"/>
        <w:rPr>
          <w:rFonts w:asciiTheme="majorHAnsi" w:hAnsiTheme="majorHAnsi" w:cstheme="majorHAnsi"/>
          <w:highlight w:val="white"/>
        </w:rPr>
      </w:pPr>
      <w:r w:rsidRPr="005C01E6">
        <w:rPr>
          <w:rFonts w:asciiTheme="majorHAnsi" w:hAnsiTheme="majorHAnsi" w:cstheme="majorHAnsi"/>
          <w:highlight w:val="white"/>
        </w:rPr>
        <w:t xml:space="preserve">1.       </w:t>
      </w:r>
      <w:r w:rsidRPr="005C01E6">
        <w:rPr>
          <w:rFonts w:asciiTheme="majorHAnsi" w:hAnsiTheme="majorHAnsi" w:cstheme="majorHAnsi"/>
          <w:highlight w:val="white"/>
        </w:rPr>
        <w:tab/>
        <w:t>Bardzo dobry</w:t>
      </w:r>
    </w:p>
    <w:p w14:paraId="4CAA3F47" w14:textId="77777777" w:rsidR="0070659A" w:rsidRPr="005C01E6" w:rsidRDefault="0070659A" w:rsidP="0070659A">
      <w:pPr>
        <w:keepLines/>
        <w:shd w:val="clear" w:color="auto" w:fill="FFFFFF"/>
        <w:ind w:left="1440" w:hanging="600"/>
        <w:rPr>
          <w:rFonts w:asciiTheme="majorHAnsi" w:hAnsiTheme="majorHAnsi" w:cstheme="majorHAnsi"/>
          <w:highlight w:val="white"/>
        </w:rPr>
      </w:pPr>
      <w:r w:rsidRPr="005C01E6">
        <w:rPr>
          <w:rFonts w:asciiTheme="majorHAnsi" w:hAnsiTheme="majorHAnsi" w:cstheme="majorHAnsi"/>
          <w:highlight w:val="white"/>
        </w:rPr>
        <w:t xml:space="preserve">2.       </w:t>
      </w:r>
      <w:r w:rsidRPr="005C01E6">
        <w:rPr>
          <w:rFonts w:asciiTheme="majorHAnsi" w:hAnsiTheme="majorHAnsi" w:cstheme="majorHAnsi"/>
          <w:highlight w:val="white"/>
        </w:rPr>
        <w:tab/>
        <w:t>Raczej dobry</w:t>
      </w:r>
    </w:p>
    <w:p w14:paraId="3A4A5F0F" w14:textId="77777777" w:rsidR="0070659A" w:rsidRPr="005C01E6" w:rsidRDefault="0070659A" w:rsidP="0070659A">
      <w:pPr>
        <w:keepLines/>
        <w:shd w:val="clear" w:color="auto" w:fill="FFFFFF"/>
        <w:ind w:left="1440" w:hanging="600"/>
        <w:rPr>
          <w:rFonts w:asciiTheme="majorHAnsi" w:hAnsiTheme="majorHAnsi" w:cstheme="majorHAnsi"/>
          <w:highlight w:val="white"/>
        </w:rPr>
      </w:pPr>
      <w:r w:rsidRPr="005C01E6">
        <w:rPr>
          <w:rFonts w:asciiTheme="majorHAnsi" w:hAnsiTheme="majorHAnsi" w:cstheme="majorHAnsi"/>
          <w:highlight w:val="white"/>
        </w:rPr>
        <w:t xml:space="preserve">3.       </w:t>
      </w:r>
      <w:r w:rsidRPr="005C01E6">
        <w:rPr>
          <w:rFonts w:asciiTheme="majorHAnsi" w:hAnsiTheme="majorHAnsi" w:cstheme="majorHAnsi"/>
          <w:highlight w:val="white"/>
        </w:rPr>
        <w:tab/>
        <w:t>Raczej zły</w:t>
      </w:r>
    </w:p>
    <w:p w14:paraId="522D9B3D" w14:textId="77777777" w:rsidR="0070659A" w:rsidRPr="005C01E6" w:rsidRDefault="0070659A" w:rsidP="0070659A">
      <w:pPr>
        <w:keepLines/>
        <w:shd w:val="clear" w:color="auto" w:fill="FFFFFF"/>
        <w:ind w:left="1440" w:hanging="600"/>
        <w:rPr>
          <w:rFonts w:asciiTheme="majorHAnsi" w:hAnsiTheme="majorHAnsi" w:cstheme="majorHAnsi"/>
          <w:highlight w:val="white"/>
        </w:rPr>
      </w:pPr>
      <w:r w:rsidRPr="005C01E6">
        <w:rPr>
          <w:rFonts w:asciiTheme="majorHAnsi" w:hAnsiTheme="majorHAnsi" w:cstheme="majorHAnsi"/>
          <w:highlight w:val="white"/>
        </w:rPr>
        <w:t xml:space="preserve">4.       </w:t>
      </w:r>
      <w:r w:rsidRPr="005C01E6">
        <w:rPr>
          <w:rFonts w:asciiTheme="majorHAnsi" w:hAnsiTheme="majorHAnsi" w:cstheme="majorHAnsi"/>
          <w:highlight w:val="white"/>
        </w:rPr>
        <w:tab/>
        <w:t>Bardzo zły</w:t>
      </w:r>
    </w:p>
    <w:p w14:paraId="3AA9565E" w14:textId="77777777" w:rsidR="0070659A" w:rsidRPr="005C01E6" w:rsidRDefault="0070659A" w:rsidP="0070659A">
      <w:pPr>
        <w:keepLines/>
        <w:shd w:val="clear" w:color="auto" w:fill="FFFFFF"/>
        <w:ind w:left="840"/>
        <w:rPr>
          <w:rFonts w:asciiTheme="majorHAnsi" w:hAnsiTheme="majorHAnsi" w:cstheme="majorHAnsi"/>
          <w:highlight w:val="white"/>
        </w:rPr>
      </w:pPr>
      <w:r w:rsidRPr="005C01E6">
        <w:rPr>
          <w:rFonts w:asciiTheme="majorHAnsi" w:hAnsiTheme="majorHAnsi" w:cstheme="majorHAnsi"/>
          <w:highlight w:val="white"/>
        </w:rPr>
        <w:t xml:space="preserve">99. </w:t>
      </w:r>
      <w:r w:rsidRPr="005C01E6">
        <w:rPr>
          <w:rFonts w:asciiTheme="majorHAnsi" w:hAnsiTheme="majorHAnsi" w:cstheme="majorHAnsi"/>
          <w:color w:val="A6A6A6" w:themeColor="background1" w:themeShade="A6"/>
          <w:highlight w:val="white"/>
        </w:rPr>
        <w:t>Trudno powiedzieć</w:t>
      </w:r>
    </w:p>
    <w:p w14:paraId="0D631A82" w14:textId="77777777" w:rsidR="0070659A" w:rsidRPr="005C01E6" w:rsidRDefault="0070659A" w:rsidP="0070659A">
      <w:pPr>
        <w:keepLines/>
        <w:shd w:val="clear" w:color="auto" w:fill="FFFFFF"/>
        <w:ind w:left="840"/>
        <w:rPr>
          <w:rFonts w:asciiTheme="majorHAnsi" w:hAnsiTheme="majorHAnsi" w:cstheme="majorHAnsi"/>
          <w:highlight w:val="white"/>
        </w:rPr>
      </w:pPr>
    </w:p>
    <w:p w14:paraId="2DFCB635" w14:textId="77777777" w:rsidR="0070659A" w:rsidRPr="005C01E6" w:rsidRDefault="0070659A" w:rsidP="0070659A">
      <w:pPr>
        <w:keepLines/>
        <w:shd w:val="clear" w:color="auto" w:fill="FFFFFF"/>
        <w:ind w:left="720" w:hanging="240"/>
        <w:rPr>
          <w:rFonts w:asciiTheme="majorHAnsi" w:hAnsiTheme="majorHAnsi" w:cstheme="majorHAnsi"/>
          <w:highlight w:val="white"/>
        </w:rPr>
      </w:pPr>
      <w:r w:rsidRPr="005C01E6">
        <w:rPr>
          <w:rFonts w:asciiTheme="majorHAnsi" w:hAnsiTheme="majorHAnsi" w:cstheme="majorHAnsi"/>
          <w:highlight w:val="white"/>
        </w:rPr>
        <w:t xml:space="preserve">A. Władza silnego przywódcy, który nie musi liczyć się z parlamentem i wyborcami. </w:t>
      </w:r>
    </w:p>
    <w:p w14:paraId="52E6E5F2" w14:textId="77777777" w:rsidR="0070659A" w:rsidRPr="005C01E6" w:rsidRDefault="0070659A" w:rsidP="0070659A">
      <w:pPr>
        <w:keepLines/>
        <w:shd w:val="clear" w:color="auto" w:fill="FFFFFF"/>
        <w:ind w:left="720" w:hanging="240"/>
        <w:rPr>
          <w:rFonts w:asciiTheme="majorHAnsi" w:hAnsiTheme="majorHAnsi" w:cstheme="majorHAnsi"/>
          <w:highlight w:val="white"/>
        </w:rPr>
      </w:pPr>
      <w:r w:rsidRPr="005C01E6">
        <w:rPr>
          <w:rFonts w:asciiTheme="majorHAnsi" w:hAnsiTheme="majorHAnsi" w:cstheme="majorHAnsi"/>
          <w:highlight w:val="white"/>
        </w:rPr>
        <w:t xml:space="preserve">B. Władza ekspertów z kół pozarządowych, którzy przy podejmowaniu decyzji kierują </w:t>
      </w:r>
      <w:r>
        <w:rPr>
          <w:rFonts w:asciiTheme="majorHAnsi" w:hAnsiTheme="majorHAnsi" w:cstheme="majorHAnsi"/>
          <w:highlight w:val="white"/>
        </w:rPr>
        <w:t>się wiedzą</w:t>
      </w:r>
      <w:r w:rsidRPr="005C01E6">
        <w:rPr>
          <w:rFonts w:asciiTheme="majorHAnsi" w:hAnsiTheme="majorHAnsi" w:cstheme="majorHAnsi"/>
          <w:highlight w:val="white"/>
        </w:rPr>
        <w:t>.</w:t>
      </w:r>
    </w:p>
    <w:p w14:paraId="7F1054D2" w14:textId="77777777" w:rsidR="0070659A" w:rsidRPr="005C01E6" w:rsidRDefault="0070659A" w:rsidP="0070659A">
      <w:pPr>
        <w:keepLines/>
        <w:shd w:val="clear" w:color="auto" w:fill="FFFFFF"/>
        <w:ind w:left="720" w:hanging="240"/>
        <w:rPr>
          <w:rFonts w:asciiTheme="majorHAnsi" w:hAnsiTheme="majorHAnsi" w:cstheme="majorHAnsi"/>
          <w:highlight w:val="white"/>
        </w:rPr>
      </w:pPr>
      <w:r w:rsidRPr="005C01E6">
        <w:rPr>
          <w:rFonts w:asciiTheme="majorHAnsi" w:hAnsiTheme="majorHAnsi" w:cstheme="majorHAnsi"/>
          <w:highlight w:val="white"/>
        </w:rPr>
        <w:t xml:space="preserve">C. Rządy wojskowych. </w:t>
      </w:r>
    </w:p>
    <w:p w14:paraId="3092E950" w14:textId="77777777" w:rsidR="0070659A" w:rsidRPr="005C01E6" w:rsidRDefault="0070659A" w:rsidP="0070659A">
      <w:pPr>
        <w:keepLines/>
        <w:shd w:val="clear" w:color="auto" w:fill="FFFFFF"/>
        <w:ind w:left="720" w:hanging="240"/>
        <w:rPr>
          <w:rFonts w:asciiTheme="majorHAnsi" w:hAnsiTheme="majorHAnsi" w:cstheme="majorHAnsi"/>
          <w:highlight w:val="white"/>
        </w:rPr>
      </w:pPr>
      <w:r w:rsidRPr="005C01E6">
        <w:rPr>
          <w:rFonts w:asciiTheme="majorHAnsi" w:hAnsiTheme="majorHAnsi" w:cstheme="majorHAnsi"/>
          <w:highlight w:val="white"/>
        </w:rPr>
        <w:t>D. Demokratyczny system polityczny.</w:t>
      </w:r>
    </w:p>
    <w:p w14:paraId="7C32B590" w14:textId="2E48FF50" w:rsidR="00BD7B58" w:rsidRPr="0070659A" w:rsidRDefault="00BD7B58" w:rsidP="0070659A">
      <w:pPr>
        <w:tabs>
          <w:tab w:val="left" w:pos="-720"/>
          <w:tab w:val="left" w:pos="1104"/>
        </w:tabs>
        <w:spacing w:before="120" w:after="120"/>
        <w:ind w:left="432" w:hanging="432"/>
        <w:rPr>
          <w:b/>
          <w:bCs/>
        </w:rPr>
      </w:pPr>
    </w:p>
    <w:p w14:paraId="15BACA7B" w14:textId="39F68EBA" w:rsidR="00BD7B58" w:rsidRDefault="00BD7B58" w:rsidP="004B679E">
      <w:pPr>
        <w:rPr>
          <w:b/>
          <w:bCs/>
        </w:rPr>
      </w:pPr>
    </w:p>
    <w:p w14:paraId="3E0D15D6" w14:textId="77777777" w:rsidR="00D45224" w:rsidRPr="00A03B42" w:rsidRDefault="00D45224" w:rsidP="00D45224">
      <w:pPr>
        <w:shd w:val="clear" w:color="auto" w:fill="FFFFFF"/>
        <w:rPr>
          <w:rFonts w:ascii="Calibri" w:eastAsia="Calibri" w:hAnsi="Calibri" w:cs="Calibri"/>
          <w:b/>
          <w:sz w:val="22"/>
          <w:szCs w:val="22"/>
        </w:rPr>
      </w:pPr>
      <w:r w:rsidRPr="00A03B42">
        <w:rPr>
          <w:rFonts w:ascii="Calibri" w:eastAsia="Calibri" w:hAnsi="Calibri" w:cs="Calibri"/>
          <w:b/>
          <w:sz w:val="22"/>
          <w:szCs w:val="22"/>
        </w:rPr>
        <w:t xml:space="preserve">EU_1_F12. Na ile zgadza się Pan(i) czy też nie zgadza ze stwierdzeniem: </w:t>
      </w:r>
    </w:p>
    <w:p w14:paraId="170B931A" w14:textId="77777777" w:rsidR="00D45224" w:rsidRPr="00A03B42" w:rsidRDefault="00D45224" w:rsidP="00D45224">
      <w:pPr>
        <w:shd w:val="clear" w:color="auto" w:fill="FFFFFF"/>
        <w:rPr>
          <w:rFonts w:ascii="Calibri" w:eastAsia="Calibri" w:hAnsi="Calibri" w:cs="Calibri"/>
          <w:b/>
          <w:i/>
          <w:sz w:val="22"/>
          <w:szCs w:val="22"/>
        </w:rPr>
      </w:pPr>
      <w:r w:rsidRPr="00A03B42">
        <w:rPr>
          <w:rFonts w:ascii="Calibri" w:eastAsia="Calibri" w:hAnsi="Calibri" w:cs="Calibri"/>
          <w:b/>
          <w:i/>
          <w:sz w:val="22"/>
          <w:szCs w:val="22"/>
        </w:rPr>
        <w:t xml:space="preserve">W Unii Europejskiej są problemy, ale jest to lepszy układ państw europejskich niż każdy inny </w:t>
      </w:r>
    </w:p>
    <w:p w14:paraId="3217168D" w14:textId="77777777" w:rsidR="00D45224" w:rsidRPr="00A03B42" w:rsidRDefault="00D45224" w:rsidP="00D45224">
      <w:pPr>
        <w:numPr>
          <w:ilvl w:val="0"/>
          <w:numId w:val="41"/>
        </w:numPr>
        <w:pBdr>
          <w:top w:val="nil"/>
          <w:left w:val="nil"/>
          <w:bottom w:val="nil"/>
          <w:right w:val="nil"/>
          <w:between w:val="nil"/>
        </w:pBdr>
        <w:shd w:val="clear" w:color="auto" w:fill="FFFFFF"/>
        <w:rPr>
          <w:rFonts w:ascii="Calibri" w:eastAsia="Calibri" w:hAnsi="Calibri" w:cs="Calibri"/>
          <w:color w:val="000000"/>
          <w:sz w:val="22"/>
          <w:szCs w:val="22"/>
        </w:rPr>
      </w:pPr>
      <w:r w:rsidRPr="00A03B42">
        <w:rPr>
          <w:rFonts w:ascii="Calibri" w:eastAsia="Calibri" w:hAnsi="Calibri" w:cs="Calibri"/>
          <w:color w:val="000000"/>
          <w:sz w:val="22"/>
          <w:szCs w:val="22"/>
        </w:rPr>
        <w:t>Zdecydowanie zgadzam się</w:t>
      </w:r>
    </w:p>
    <w:p w14:paraId="3AC8EB5A" w14:textId="77777777" w:rsidR="00D45224" w:rsidRPr="00A03B42" w:rsidRDefault="00D45224" w:rsidP="00D45224">
      <w:pPr>
        <w:numPr>
          <w:ilvl w:val="0"/>
          <w:numId w:val="41"/>
        </w:numPr>
        <w:pBdr>
          <w:top w:val="nil"/>
          <w:left w:val="nil"/>
          <w:bottom w:val="nil"/>
          <w:right w:val="nil"/>
          <w:between w:val="nil"/>
        </w:pBdr>
        <w:shd w:val="clear" w:color="auto" w:fill="FFFFFF"/>
        <w:rPr>
          <w:rFonts w:ascii="Calibri" w:eastAsia="Calibri" w:hAnsi="Calibri" w:cs="Calibri"/>
          <w:color w:val="000000"/>
          <w:sz w:val="22"/>
          <w:szCs w:val="22"/>
        </w:rPr>
      </w:pPr>
      <w:r w:rsidRPr="00A03B42">
        <w:rPr>
          <w:rFonts w:ascii="Calibri" w:eastAsia="Calibri" w:hAnsi="Calibri" w:cs="Calibri"/>
          <w:color w:val="000000"/>
          <w:sz w:val="22"/>
          <w:szCs w:val="22"/>
        </w:rPr>
        <w:t>Raczej zgadzam się</w:t>
      </w:r>
    </w:p>
    <w:p w14:paraId="48F9A427" w14:textId="77777777" w:rsidR="00D45224" w:rsidRPr="00A03B42" w:rsidRDefault="00D45224" w:rsidP="00D45224">
      <w:pPr>
        <w:numPr>
          <w:ilvl w:val="0"/>
          <w:numId w:val="41"/>
        </w:numPr>
        <w:pBdr>
          <w:top w:val="nil"/>
          <w:left w:val="nil"/>
          <w:bottom w:val="nil"/>
          <w:right w:val="nil"/>
          <w:between w:val="nil"/>
        </w:pBdr>
        <w:shd w:val="clear" w:color="auto" w:fill="FFFFFF"/>
        <w:rPr>
          <w:rFonts w:ascii="Calibri" w:eastAsia="Calibri" w:hAnsi="Calibri" w:cs="Calibri"/>
          <w:color w:val="000000"/>
          <w:sz w:val="22"/>
          <w:szCs w:val="22"/>
        </w:rPr>
      </w:pPr>
      <w:r w:rsidRPr="00A03B42">
        <w:rPr>
          <w:rFonts w:ascii="Calibri" w:eastAsia="Calibri" w:hAnsi="Calibri" w:cs="Calibri"/>
          <w:color w:val="000000"/>
          <w:sz w:val="22"/>
          <w:szCs w:val="22"/>
        </w:rPr>
        <w:t xml:space="preserve">Trudno powiedzieć </w:t>
      </w:r>
    </w:p>
    <w:p w14:paraId="2C1B3872" w14:textId="77777777" w:rsidR="00D45224" w:rsidRPr="00A03B42" w:rsidRDefault="00D45224" w:rsidP="00D45224">
      <w:pPr>
        <w:numPr>
          <w:ilvl w:val="0"/>
          <w:numId w:val="41"/>
        </w:numPr>
        <w:pBdr>
          <w:top w:val="nil"/>
          <w:left w:val="nil"/>
          <w:bottom w:val="nil"/>
          <w:right w:val="nil"/>
          <w:between w:val="nil"/>
        </w:pBdr>
        <w:shd w:val="clear" w:color="auto" w:fill="FFFFFF"/>
        <w:rPr>
          <w:rFonts w:ascii="Calibri" w:eastAsia="Calibri" w:hAnsi="Calibri" w:cs="Calibri"/>
          <w:color w:val="000000"/>
          <w:sz w:val="22"/>
          <w:szCs w:val="22"/>
        </w:rPr>
      </w:pPr>
      <w:r w:rsidRPr="00A03B42">
        <w:rPr>
          <w:rFonts w:ascii="Calibri" w:eastAsia="Calibri" w:hAnsi="Calibri" w:cs="Calibri"/>
          <w:color w:val="000000"/>
          <w:sz w:val="22"/>
          <w:szCs w:val="22"/>
        </w:rPr>
        <w:t>Raczej nie zgadzam się</w:t>
      </w:r>
    </w:p>
    <w:p w14:paraId="2B5143CF" w14:textId="77777777" w:rsidR="00D45224" w:rsidRPr="00A03B42" w:rsidRDefault="00D45224" w:rsidP="00D45224">
      <w:pPr>
        <w:numPr>
          <w:ilvl w:val="0"/>
          <w:numId w:val="41"/>
        </w:numPr>
        <w:pBdr>
          <w:top w:val="nil"/>
          <w:left w:val="nil"/>
          <w:bottom w:val="nil"/>
          <w:right w:val="nil"/>
          <w:between w:val="nil"/>
        </w:pBdr>
        <w:shd w:val="clear" w:color="auto" w:fill="FFFFFF"/>
        <w:rPr>
          <w:rFonts w:ascii="Calibri" w:eastAsia="Calibri" w:hAnsi="Calibri" w:cs="Calibri"/>
          <w:color w:val="000000"/>
          <w:sz w:val="22"/>
          <w:szCs w:val="22"/>
        </w:rPr>
      </w:pPr>
      <w:r w:rsidRPr="00A03B42">
        <w:rPr>
          <w:rFonts w:ascii="Calibri" w:eastAsia="Calibri" w:hAnsi="Calibri" w:cs="Calibri"/>
          <w:color w:val="000000"/>
          <w:sz w:val="22"/>
          <w:szCs w:val="22"/>
        </w:rPr>
        <w:t>Zdecydowanie nie zgadzam się</w:t>
      </w:r>
    </w:p>
    <w:p w14:paraId="67A3203B" w14:textId="77777777" w:rsidR="00D45224" w:rsidRPr="00A03B42" w:rsidRDefault="00D45224" w:rsidP="00D45224">
      <w:pPr>
        <w:shd w:val="clear" w:color="auto" w:fill="FFFFFF"/>
        <w:rPr>
          <w:rFonts w:ascii="Calibri" w:eastAsia="Calibri" w:hAnsi="Calibri" w:cs="Calibri"/>
          <w:sz w:val="22"/>
          <w:szCs w:val="22"/>
        </w:rPr>
      </w:pPr>
    </w:p>
    <w:p w14:paraId="781874EF" w14:textId="77777777" w:rsidR="00D45224" w:rsidRPr="00A03B42" w:rsidRDefault="00D45224" w:rsidP="00D45224">
      <w:pPr>
        <w:shd w:val="clear" w:color="auto" w:fill="FFFFFF"/>
        <w:rPr>
          <w:rFonts w:ascii="Calibri" w:eastAsia="Calibri" w:hAnsi="Calibri" w:cs="Calibri"/>
          <w:b/>
          <w:sz w:val="22"/>
          <w:szCs w:val="22"/>
        </w:rPr>
      </w:pPr>
      <w:r w:rsidRPr="00A03B42">
        <w:rPr>
          <w:rFonts w:ascii="Calibri" w:eastAsia="Calibri" w:hAnsi="Calibri" w:cs="Calibri"/>
          <w:b/>
          <w:sz w:val="22"/>
          <w:szCs w:val="22"/>
        </w:rPr>
        <w:lastRenderedPageBreak/>
        <w:t>EU_2_F12. Mówiąc ogólnie, czy z codziennego funkcjonowania Unii Europejskiej jest Pan(i):</w:t>
      </w:r>
    </w:p>
    <w:p w14:paraId="5D4AFE8A" w14:textId="77777777" w:rsidR="00D45224" w:rsidRPr="00A03B42" w:rsidRDefault="00D45224" w:rsidP="00D45224">
      <w:pPr>
        <w:numPr>
          <w:ilvl w:val="0"/>
          <w:numId w:val="40"/>
        </w:numPr>
        <w:pBdr>
          <w:top w:val="nil"/>
          <w:left w:val="nil"/>
          <w:bottom w:val="nil"/>
          <w:right w:val="nil"/>
          <w:between w:val="nil"/>
        </w:pBdr>
        <w:shd w:val="clear" w:color="auto" w:fill="FFFFFF"/>
        <w:rPr>
          <w:rFonts w:ascii="Calibri" w:eastAsia="Calibri" w:hAnsi="Calibri" w:cs="Calibri"/>
          <w:color w:val="000000"/>
          <w:sz w:val="22"/>
          <w:szCs w:val="22"/>
        </w:rPr>
      </w:pPr>
      <w:r w:rsidRPr="00A03B42">
        <w:rPr>
          <w:rFonts w:ascii="Calibri" w:eastAsia="Calibri" w:hAnsi="Calibri" w:cs="Calibri"/>
          <w:color w:val="000000"/>
          <w:sz w:val="22"/>
          <w:szCs w:val="22"/>
        </w:rPr>
        <w:t xml:space="preserve">zdecydowanie zadowolony </w:t>
      </w:r>
    </w:p>
    <w:p w14:paraId="2113EEF1" w14:textId="77777777" w:rsidR="00D45224" w:rsidRPr="00A03B42" w:rsidRDefault="00D45224" w:rsidP="00D45224">
      <w:pPr>
        <w:numPr>
          <w:ilvl w:val="0"/>
          <w:numId w:val="40"/>
        </w:numPr>
        <w:pBdr>
          <w:top w:val="nil"/>
          <w:left w:val="nil"/>
          <w:bottom w:val="nil"/>
          <w:right w:val="nil"/>
          <w:between w:val="nil"/>
        </w:pBdr>
        <w:shd w:val="clear" w:color="auto" w:fill="FFFFFF"/>
        <w:rPr>
          <w:rFonts w:ascii="Calibri" w:eastAsia="Calibri" w:hAnsi="Calibri" w:cs="Calibri"/>
          <w:color w:val="000000"/>
          <w:sz w:val="22"/>
          <w:szCs w:val="22"/>
        </w:rPr>
      </w:pPr>
      <w:r w:rsidRPr="00A03B42">
        <w:rPr>
          <w:rFonts w:ascii="Calibri" w:eastAsia="Calibri" w:hAnsi="Calibri" w:cs="Calibri"/>
          <w:color w:val="000000"/>
          <w:sz w:val="22"/>
          <w:szCs w:val="22"/>
        </w:rPr>
        <w:t xml:space="preserve">raczej zadowolony </w:t>
      </w:r>
    </w:p>
    <w:p w14:paraId="14C2623A" w14:textId="77777777" w:rsidR="00D45224" w:rsidRPr="00A03B42" w:rsidRDefault="00D45224" w:rsidP="00D45224">
      <w:pPr>
        <w:numPr>
          <w:ilvl w:val="0"/>
          <w:numId w:val="40"/>
        </w:numPr>
        <w:pBdr>
          <w:top w:val="nil"/>
          <w:left w:val="nil"/>
          <w:bottom w:val="nil"/>
          <w:right w:val="nil"/>
          <w:between w:val="nil"/>
        </w:pBdr>
        <w:shd w:val="clear" w:color="auto" w:fill="FFFFFF"/>
        <w:rPr>
          <w:rFonts w:ascii="Calibri" w:eastAsia="Calibri" w:hAnsi="Calibri" w:cs="Calibri"/>
          <w:color w:val="000000"/>
          <w:sz w:val="22"/>
          <w:szCs w:val="22"/>
        </w:rPr>
      </w:pPr>
      <w:r w:rsidRPr="00A03B42">
        <w:rPr>
          <w:rFonts w:ascii="Calibri" w:eastAsia="Calibri" w:hAnsi="Calibri" w:cs="Calibri"/>
          <w:color w:val="000000"/>
          <w:sz w:val="22"/>
          <w:szCs w:val="22"/>
        </w:rPr>
        <w:t xml:space="preserve">trudno powiedzieć </w:t>
      </w:r>
    </w:p>
    <w:p w14:paraId="003F1A46" w14:textId="77777777" w:rsidR="00D45224" w:rsidRPr="00A03B42" w:rsidRDefault="00D45224" w:rsidP="00D45224">
      <w:pPr>
        <w:numPr>
          <w:ilvl w:val="0"/>
          <w:numId w:val="40"/>
        </w:numPr>
        <w:pBdr>
          <w:top w:val="nil"/>
          <w:left w:val="nil"/>
          <w:bottom w:val="nil"/>
          <w:right w:val="nil"/>
          <w:between w:val="nil"/>
        </w:pBdr>
        <w:shd w:val="clear" w:color="auto" w:fill="FFFFFF"/>
        <w:rPr>
          <w:rFonts w:ascii="Calibri" w:eastAsia="Calibri" w:hAnsi="Calibri" w:cs="Calibri"/>
          <w:color w:val="000000"/>
          <w:sz w:val="22"/>
          <w:szCs w:val="22"/>
        </w:rPr>
      </w:pPr>
      <w:r w:rsidRPr="00A03B42">
        <w:rPr>
          <w:rFonts w:ascii="Calibri" w:eastAsia="Calibri" w:hAnsi="Calibri" w:cs="Calibri"/>
          <w:color w:val="000000"/>
          <w:sz w:val="22"/>
          <w:szCs w:val="22"/>
        </w:rPr>
        <w:t xml:space="preserve">raczej niezadowolony </w:t>
      </w:r>
    </w:p>
    <w:p w14:paraId="0FDFA2AF" w14:textId="77777777" w:rsidR="00D45224" w:rsidRPr="00A03B42" w:rsidRDefault="00D45224" w:rsidP="00D45224">
      <w:pPr>
        <w:numPr>
          <w:ilvl w:val="0"/>
          <w:numId w:val="40"/>
        </w:numPr>
        <w:pBdr>
          <w:top w:val="nil"/>
          <w:left w:val="nil"/>
          <w:bottom w:val="nil"/>
          <w:right w:val="nil"/>
          <w:between w:val="nil"/>
        </w:pBdr>
        <w:shd w:val="clear" w:color="auto" w:fill="FFFFFF"/>
        <w:rPr>
          <w:rFonts w:ascii="Calibri" w:eastAsia="Calibri" w:hAnsi="Calibri" w:cs="Calibri"/>
          <w:color w:val="000000"/>
          <w:sz w:val="22"/>
          <w:szCs w:val="22"/>
        </w:rPr>
      </w:pPr>
      <w:r w:rsidRPr="00A03B42">
        <w:rPr>
          <w:rFonts w:ascii="Calibri" w:eastAsia="Calibri" w:hAnsi="Calibri" w:cs="Calibri"/>
          <w:color w:val="000000"/>
          <w:sz w:val="22"/>
          <w:szCs w:val="22"/>
        </w:rPr>
        <w:t xml:space="preserve">zdecydowanie niezadowolony </w:t>
      </w:r>
    </w:p>
    <w:p w14:paraId="1170D058" w14:textId="77777777" w:rsidR="00D45224" w:rsidRPr="00A03B42" w:rsidRDefault="00D45224" w:rsidP="00D45224">
      <w:pPr>
        <w:numPr>
          <w:ilvl w:val="0"/>
          <w:numId w:val="40"/>
        </w:numPr>
        <w:pBdr>
          <w:top w:val="nil"/>
          <w:left w:val="nil"/>
          <w:bottom w:val="nil"/>
          <w:right w:val="nil"/>
          <w:between w:val="nil"/>
        </w:pBdr>
        <w:shd w:val="clear" w:color="auto" w:fill="FFFFFF"/>
        <w:rPr>
          <w:rFonts w:ascii="Calibri" w:eastAsia="Calibri" w:hAnsi="Calibri" w:cs="Calibri"/>
          <w:color w:val="000000"/>
          <w:sz w:val="22"/>
          <w:szCs w:val="22"/>
        </w:rPr>
      </w:pPr>
      <w:r w:rsidRPr="00A03B42">
        <w:rPr>
          <w:rFonts w:ascii="Calibri" w:eastAsia="Calibri" w:hAnsi="Calibri" w:cs="Calibri"/>
          <w:color w:val="000000"/>
          <w:sz w:val="22"/>
          <w:szCs w:val="22"/>
        </w:rPr>
        <w:t>odmowa odpowiedzi</w:t>
      </w:r>
    </w:p>
    <w:p w14:paraId="42CE3855" w14:textId="7C53E8A5" w:rsidR="00BD7B58" w:rsidRDefault="00BD7B58" w:rsidP="004B679E">
      <w:pPr>
        <w:rPr>
          <w:b/>
          <w:bCs/>
        </w:rPr>
      </w:pPr>
    </w:p>
    <w:p w14:paraId="3A1104FE" w14:textId="39F95246" w:rsidR="00BD7B58" w:rsidRDefault="00BD7B58" w:rsidP="004B679E">
      <w:pPr>
        <w:rPr>
          <w:b/>
          <w:bCs/>
        </w:rPr>
      </w:pPr>
    </w:p>
    <w:p w14:paraId="2CD624A4" w14:textId="2E487FEC" w:rsidR="00BD7B58" w:rsidRDefault="00BD7B58" w:rsidP="004B679E">
      <w:pPr>
        <w:rPr>
          <w:b/>
          <w:bCs/>
        </w:rPr>
      </w:pPr>
    </w:p>
    <w:p w14:paraId="2E603A21" w14:textId="77777777" w:rsidR="00BD7B58" w:rsidRDefault="00BD7B58" w:rsidP="004B679E">
      <w:pPr>
        <w:rPr>
          <w:b/>
          <w:bCs/>
        </w:rPr>
      </w:pPr>
    </w:p>
    <w:p w14:paraId="7EE50DF0" w14:textId="0C02B289" w:rsidR="00BD7B58" w:rsidRDefault="00BD7B58" w:rsidP="00BD7B58">
      <w:pPr>
        <w:tabs>
          <w:tab w:val="left" w:pos="-720"/>
          <w:tab w:val="left" w:pos="1104"/>
        </w:tabs>
        <w:spacing w:before="120" w:after="120"/>
        <w:ind w:left="432" w:hanging="432"/>
        <w:rPr>
          <w:rFonts w:ascii="Arial Narrow" w:hAnsi="Arial Narrow"/>
          <w:b/>
        </w:rPr>
      </w:pPr>
      <w:r>
        <w:rPr>
          <w:rFonts w:ascii="Arial Narrow" w:hAnsi="Arial Narrow"/>
          <w:b/>
        </w:rPr>
        <w:t>B2. GOSPODARKA</w:t>
      </w:r>
    </w:p>
    <w:p w14:paraId="2F2DE798" w14:textId="77777777" w:rsidR="00BD7B58" w:rsidRDefault="00BD7B58" w:rsidP="00BD7B58">
      <w:pPr>
        <w:tabs>
          <w:tab w:val="left" w:pos="-720"/>
          <w:tab w:val="left" w:pos="1104"/>
        </w:tabs>
        <w:spacing w:before="120" w:after="120"/>
        <w:ind w:left="432" w:hanging="432"/>
        <w:rPr>
          <w:rFonts w:ascii="Arial Narrow" w:hAnsi="Arial Narrow"/>
          <w:b/>
        </w:rPr>
      </w:pPr>
    </w:p>
    <w:p w14:paraId="52588552" w14:textId="3454AAEC" w:rsidR="00BD7B58" w:rsidRPr="00D57DB7" w:rsidRDefault="00BD7B58" w:rsidP="00BD7B58">
      <w:pPr>
        <w:tabs>
          <w:tab w:val="left" w:pos="-720"/>
          <w:tab w:val="left" w:pos="1104"/>
        </w:tabs>
        <w:spacing w:before="120" w:after="120"/>
        <w:ind w:left="432" w:hanging="432"/>
        <w:rPr>
          <w:rFonts w:ascii="Arial Narrow" w:hAnsi="Arial Narrow"/>
        </w:rPr>
      </w:pPr>
      <w:r w:rsidRPr="00D57DB7">
        <w:rPr>
          <w:rFonts w:ascii="Arial Narrow" w:hAnsi="Arial Narrow"/>
          <w:b/>
        </w:rPr>
        <w:t xml:space="preserve">76. </w:t>
      </w:r>
      <w:r w:rsidRPr="00D57DB7">
        <w:rPr>
          <w:rFonts w:ascii="Arial Narrow" w:hAnsi="Arial Narrow"/>
        </w:rPr>
        <w:t>W jakim stopniu - Pana(i) zdaniem - sytuacja finansowa Pana(i) gospodarstwa domowego jest zależna od działalności rządu w ostatnim okresie?</w:t>
      </w:r>
    </w:p>
    <w:p w14:paraId="28FF88B6" w14:textId="77777777" w:rsidR="00BD7B58" w:rsidRPr="00D57DB7" w:rsidRDefault="00BD7B58" w:rsidP="00BD7B58">
      <w:pPr>
        <w:tabs>
          <w:tab w:val="left" w:pos="-720"/>
          <w:tab w:val="left" w:pos="1104"/>
          <w:tab w:val="left" w:pos="2090"/>
        </w:tabs>
        <w:ind w:left="1332"/>
        <w:rPr>
          <w:rFonts w:ascii="Arial Narrow" w:hAnsi="Arial Narrow"/>
        </w:rPr>
      </w:pPr>
      <w:r w:rsidRPr="00D57DB7">
        <w:rPr>
          <w:rFonts w:ascii="Arial Narrow" w:hAnsi="Arial Narrow"/>
        </w:rPr>
        <w:t>1</w:t>
      </w:r>
      <w:r>
        <w:rPr>
          <w:rFonts w:ascii="Arial Narrow" w:hAnsi="Arial Narrow"/>
        </w:rPr>
        <w:t>)</w:t>
      </w:r>
      <w:r w:rsidRPr="00D57DB7">
        <w:rPr>
          <w:rFonts w:ascii="Arial Narrow" w:hAnsi="Arial Narrow"/>
        </w:rPr>
        <w:t xml:space="preserve"> w bardzo wysokim stopniu</w:t>
      </w:r>
    </w:p>
    <w:p w14:paraId="6E2C7380" w14:textId="77777777" w:rsidR="00BD7B58" w:rsidRPr="00D57DB7" w:rsidRDefault="00BD7B58" w:rsidP="00BD7B58">
      <w:pPr>
        <w:tabs>
          <w:tab w:val="left" w:pos="-720"/>
          <w:tab w:val="left" w:pos="1104"/>
          <w:tab w:val="left" w:pos="2090"/>
        </w:tabs>
        <w:ind w:left="1332"/>
        <w:rPr>
          <w:rFonts w:ascii="Arial Narrow" w:hAnsi="Arial Narrow"/>
        </w:rPr>
      </w:pPr>
      <w:r w:rsidRPr="00D57DB7">
        <w:rPr>
          <w:rFonts w:ascii="Arial Narrow" w:hAnsi="Arial Narrow"/>
        </w:rPr>
        <w:t>2</w:t>
      </w:r>
      <w:r>
        <w:rPr>
          <w:rFonts w:ascii="Arial Narrow" w:hAnsi="Arial Narrow"/>
        </w:rPr>
        <w:t>)</w:t>
      </w:r>
      <w:r w:rsidRPr="00D57DB7">
        <w:rPr>
          <w:rFonts w:ascii="Arial Narrow" w:hAnsi="Arial Narrow"/>
        </w:rPr>
        <w:t xml:space="preserve"> w znacznym stopniu</w:t>
      </w:r>
    </w:p>
    <w:p w14:paraId="3A57D6FB" w14:textId="77777777" w:rsidR="00BD7B58" w:rsidRPr="00D57DB7" w:rsidRDefault="00BD7B58" w:rsidP="00BD7B58">
      <w:pPr>
        <w:tabs>
          <w:tab w:val="left" w:pos="-720"/>
          <w:tab w:val="left" w:pos="1104"/>
          <w:tab w:val="left" w:pos="2090"/>
        </w:tabs>
        <w:ind w:left="1332"/>
        <w:rPr>
          <w:rFonts w:ascii="Arial Narrow" w:hAnsi="Arial Narrow"/>
        </w:rPr>
      </w:pPr>
      <w:r w:rsidRPr="00D57DB7">
        <w:rPr>
          <w:rFonts w:ascii="Arial Narrow" w:hAnsi="Arial Narrow"/>
        </w:rPr>
        <w:t>3</w:t>
      </w:r>
      <w:r>
        <w:rPr>
          <w:rFonts w:ascii="Arial Narrow" w:hAnsi="Arial Narrow"/>
        </w:rPr>
        <w:t>)</w:t>
      </w:r>
      <w:r w:rsidRPr="00D57DB7">
        <w:rPr>
          <w:rFonts w:ascii="Arial Narrow" w:hAnsi="Arial Narrow"/>
        </w:rPr>
        <w:t xml:space="preserve"> w niewielkim stopniu</w:t>
      </w:r>
    </w:p>
    <w:p w14:paraId="56DF4129" w14:textId="77777777" w:rsidR="00BD7B58" w:rsidRPr="00D57DB7" w:rsidRDefault="00BD7B58" w:rsidP="00BD7B58">
      <w:pPr>
        <w:tabs>
          <w:tab w:val="left" w:pos="-720"/>
          <w:tab w:val="left" w:pos="1104"/>
          <w:tab w:val="left" w:pos="2090"/>
        </w:tabs>
        <w:ind w:left="1332"/>
        <w:rPr>
          <w:rFonts w:ascii="Arial Narrow" w:hAnsi="Arial Narrow"/>
        </w:rPr>
      </w:pPr>
      <w:r w:rsidRPr="00D57DB7">
        <w:rPr>
          <w:rFonts w:ascii="Arial Narrow" w:hAnsi="Arial Narrow"/>
        </w:rPr>
        <w:t>4</w:t>
      </w:r>
      <w:r>
        <w:rPr>
          <w:rFonts w:ascii="Arial Narrow" w:hAnsi="Arial Narrow"/>
        </w:rPr>
        <w:t>)</w:t>
      </w:r>
      <w:r w:rsidRPr="00D57DB7">
        <w:rPr>
          <w:rFonts w:ascii="Arial Narrow" w:hAnsi="Arial Narrow"/>
        </w:rPr>
        <w:t xml:space="preserve"> wcale nie jest zależna</w:t>
      </w:r>
    </w:p>
    <w:p w14:paraId="46395180" w14:textId="386B30D8" w:rsidR="008F5F76" w:rsidRDefault="00BD7B58" w:rsidP="00BD7B58">
      <w:pPr>
        <w:rPr>
          <w:rFonts w:ascii="Arial Narrow" w:hAnsi="Arial Narrow"/>
          <w:i/>
        </w:rPr>
      </w:pPr>
      <w:r>
        <w:rPr>
          <w:rFonts w:ascii="Arial Narrow" w:hAnsi="Arial Narrow"/>
          <w:i/>
        </w:rPr>
        <w:tab/>
      </w:r>
      <w:r>
        <w:rPr>
          <w:rFonts w:ascii="Arial Narrow" w:hAnsi="Arial Narrow"/>
          <w:i/>
        </w:rPr>
        <w:tab/>
      </w:r>
      <w:r w:rsidRPr="00D57DB7">
        <w:rPr>
          <w:rFonts w:ascii="Arial Narrow" w:hAnsi="Arial Narrow"/>
          <w:i/>
        </w:rPr>
        <w:t>7</w:t>
      </w:r>
      <w:r>
        <w:rPr>
          <w:rFonts w:ascii="Arial Narrow" w:hAnsi="Arial Narrow"/>
          <w:i/>
        </w:rPr>
        <w:t>)</w:t>
      </w:r>
      <w:r w:rsidRPr="00D57DB7">
        <w:rPr>
          <w:rFonts w:ascii="Arial Narrow" w:hAnsi="Arial Narrow"/>
          <w:i/>
        </w:rPr>
        <w:t xml:space="preserve"> (nie czytać) trudno powiedzieć</w:t>
      </w:r>
    </w:p>
    <w:p w14:paraId="033D8F83" w14:textId="6BB73B2D" w:rsidR="00586472" w:rsidRDefault="00586472" w:rsidP="00BD7B58">
      <w:pPr>
        <w:rPr>
          <w:rFonts w:ascii="Arial Narrow" w:hAnsi="Arial Narrow"/>
          <w:i/>
        </w:rPr>
      </w:pPr>
    </w:p>
    <w:p w14:paraId="7B909FA2" w14:textId="77777777" w:rsidR="00835A59" w:rsidRDefault="00835A59">
      <w:pPr>
        <w:spacing w:after="160" w:line="259" w:lineRule="auto"/>
        <w:rPr>
          <w:ins w:id="21" w:author="Ben Stanley" w:date="2022-09-27T13:54:00Z"/>
          <w:rFonts w:ascii="Arial Narrow" w:hAnsi="Arial Narrow"/>
          <w:i/>
        </w:rPr>
      </w:pPr>
    </w:p>
    <w:p w14:paraId="28871A73" w14:textId="483A15F1" w:rsidR="00835A59" w:rsidRPr="00835A59" w:rsidRDefault="000C66FB" w:rsidP="00835A59">
      <w:pPr>
        <w:spacing w:after="160" w:line="259" w:lineRule="auto"/>
        <w:rPr>
          <w:ins w:id="22" w:author="Ben Stanley" w:date="2022-09-27T13:54:00Z"/>
          <w:rFonts w:ascii="Arial Narrow" w:hAnsi="Arial Narrow"/>
          <w:iCs/>
          <w:rPrChange w:id="23" w:author="Ben Stanley" w:date="2022-09-27T13:54:00Z">
            <w:rPr>
              <w:ins w:id="24" w:author="Ben Stanley" w:date="2022-09-27T13:54:00Z"/>
              <w:rFonts w:ascii="Arial Narrow" w:hAnsi="Arial Narrow"/>
              <w:i/>
            </w:rPr>
          </w:rPrChange>
        </w:rPr>
      </w:pPr>
      <w:ins w:id="25" w:author="Ben Stanley" w:date="2022-09-27T13:57:00Z">
        <w:r>
          <w:rPr>
            <w:rFonts w:ascii="Arial Narrow" w:hAnsi="Arial Narrow"/>
            <w:iCs/>
          </w:rPr>
          <w:t xml:space="preserve">GOSP. </w:t>
        </w:r>
      </w:ins>
      <w:ins w:id="26" w:author="Ben Stanley" w:date="2022-09-27T13:54:00Z">
        <w:r w:rsidR="00835A59" w:rsidRPr="00835A59">
          <w:rPr>
            <w:rFonts w:ascii="Arial Narrow" w:hAnsi="Arial Narrow"/>
            <w:iCs/>
            <w:rPrChange w:id="27" w:author="Ben Stanley" w:date="2022-09-27T13:54:00Z">
              <w:rPr>
                <w:rFonts w:ascii="Arial Narrow" w:hAnsi="Arial Narrow"/>
                <w:i/>
              </w:rPr>
            </w:rPrChange>
          </w:rPr>
          <w:t>Ostatnio du</w:t>
        </w:r>
        <w:r w:rsidR="00835A59" w:rsidRPr="00835A59">
          <w:rPr>
            <w:rFonts w:ascii="Arial" w:hAnsi="Arial" w:cs="Arial"/>
            <w:iCs/>
            <w:rPrChange w:id="28" w:author="Ben Stanley" w:date="2022-09-27T13:54:00Z">
              <w:rPr>
                <w:rFonts w:ascii="Arial" w:hAnsi="Arial" w:cs="Arial"/>
                <w:i/>
              </w:rPr>
            </w:rPrChange>
          </w:rPr>
          <w:t>ż</w:t>
        </w:r>
        <w:r w:rsidR="00835A59" w:rsidRPr="00835A59">
          <w:rPr>
            <w:rFonts w:ascii="Arial Narrow" w:hAnsi="Arial Narrow"/>
            <w:iCs/>
            <w:rPrChange w:id="29" w:author="Ben Stanley" w:date="2022-09-27T13:54:00Z">
              <w:rPr>
                <w:rFonts w:ascii="Arial Narrow" w:hAnsi="Arial Narrow"/>
                <w:i/>
              </w:rPr>
            </w:rPrChange>
          </w:rPr>
          <w:t>o mówi si</w:t>
        </w:r>
        <w:r w:rsidR="00835A59" w:rsidRPr="00835A59">
          <w:rPr>
            <w:rFonts w:ascii="Arial" w:hAnsi="Arial" w:cs="Arial"/>
            <w:iCs/>
            <w:rPrChange w:id="30" w:author="Ben Stanley" w:date="2022-09-27T13:54:00Z">
              <w:rPr>
                <w:rFonts w:ascii="Arial" w:hAnsi="Arial" w:cs="Arial"/>
                <w:i/>
              </w:rPr>
            </w:rPrChange>
          </w:rPr>
          <w:t>ę</w:t>
        </w:r>
        <w:r w:rsidR="00835A59" w:rsidRPr="00835A59">
          <w:rPr>
            <w:rFonts w:ascii="Arial Narrow" w:hAnsi="Arial Narrow"/>
            <w:iCs/>
            <w:rPrChange w:id="31" w:author="Ben Stanley" w:date="2022-09-27T13:54:00Z">
              <w:rPr>
                <w:rFonts w:ascii="Arial Narrow" w:hAnsi="Arial Narrow"/>
                <w:i/>
              </w:rPr>
            </w:rPrChange>
          </w:rPr>
          <w:t xml:space="preserve"> o pogarszaj</w:t>
        </w:r>
        <w:r w:rsidR="00835A59" w:rsidRPr="00835A59">
          <w:rPr>
            <w:rFonts w:ascii="Arial" w:hAnsi="Arial" w:cs="Arial"/>
            <w:iCs/>
            <w:rPrChange w:id="32" w:author="Ben Stanley" w:date="2022-09-27T13:54:00Z">
              <w:rPr>
                <w:rFonts w:ascii="Arial" w:hAnsi="Arial" w:cs="Arial"/>
                <w:i/>
              </w:rPr>
            </w:rPrChange>
          </w:rPr>
          <w:t>ą</w:t>
        </w:r>
        <w:r w:rsidR="00835A59" w:rsidRPr="00835A59">
          <w:rPr>
            <w:rFonts w:ascii="Arial Narrow" w:hAnsi="Arial Narrow"/>
            <w:iCs/>
            <w:rPrChange w:id="33" w:author="Ben Stanley" w:date="2022-09-27T13:54:00Z">
              <w:rPr>
                <w:rFonts w:ascii="Arial Narrow" w:hAnsi="Arial Narrow"/>
                <w:i/>
              </w:rPr>
            </w:rPrChange>
          </w:rPr>
          <w:t>cych si</w:t>
        </w:r>
        <w:r w:rsidR="00835A59" w:rsidRPr="00835A59">
          <w:rPr>
            <w:rFonts w:ascii="Arial" w:hAnsi="Arial" w:cs="Arial"/>
            <w:iCs/>
            <w:rPrChange w:id="34" w:author="Ben Stanley" w:date="2022-09-27T13:54:00Z">
              <w:rPr>
                <w:rFonts w:ascii="Arial" w:hAnsi="Arial" w:cs="Arial"/>
                <w:i/>
              </w:rPr>
            </w:rPrChange>
          </w:rPr>
          <w:t>ę</w:t>
        </w:r>
        <w:r w:rsidR="00835A59" w:rsidRPr="00835A59">
          <w:rPr>
            <w:rFonts w:ascii="Arial Narrow" w:hAnsi="Arial Narrow"/>
            <w:iCs/>
            <w:rPrChange w:id="35" w:author="Ben Stanley" w:date="2022-09-27T13:54:00Z">
              <w:rPr>
                <w:rFonts w:ascii="Arial Narrow" w:hAnsi="Arial Narrow"/>
                <w:i/>
              </w:rPr>
            </w:rPrChange>
          </w:rPr>
          <w:t xml:space="preserve"> warunkach gospodarczych, w szczególno</w:t>
        </w:r>
        <w:r w:rsidR="00835A59" w:rsidRPr="00835A59">
          <w:rPr>
            <w:rFonts w:ascii="Arial" w:hAnsi="Arial" w:cs="Arial"/>
            <w:iCs/>
            <w:rPrChange w:id="36" w:author="Ben Stanley" w:date="2022-09-27T13:54:00Z">
              <w:rPr>
                <w:rFonts w:ascii="Arial" w:hAnsi="Arial" w:cs="Arial"/>
                <w:i/>
              </w:rPr>
            </w:rPrChange>
          </w:rPr>
          <w:t>ś</w:t>
        </w:r>
        <w:r w:rsidR="00835A59" w:rsidRPr="00835A59">
          <w:rPr>
            <w:rFonts w:ascii="Arial Narrow" w:hAnsi="Arial Narrow"/>
            <w:iCs/>
            <w:rPrChange w:id="37" w:author="Ben Stanley" w:date="2022-09-27T13:54:00Z">
              <w:rPr>
                <w:rFonts w:ascii="Arial Narrow" w:hAnsi="Arial Narrow"/>
                <w:i/>
              </w:rPr>
            </w:rPrChange>
          </w:rPr>
          <w:t>ci o wysokiej inflacji i wysokich kosztach energii. Kto ponosi g</w:t>
        </w:r>
        <w:r w:rsidR="00835A59" w:rsidRPr="00835A59">
          <w:rPr>
            <w:rFonts w:ascii="Arial" w:hAnsi="Arial" w:cs="Arial"/>
            <w:iCs/>
            <w:rPrChange w:id="38" w:author="Ben Stanley" w:date="2022-09-27T13:54:00Z">
              <w:rPr>
                <w:rFonts w:ascii="Arial" w:hAnsi="Arial" w:cs="Arial"/>
                <w:i/>
              </w:rPr>
            </w:rPrChange>
          </w:rPr>
          <w:t>ł</w:t>
        </w:r>
        <w:r w:rsidR="00835A59" w:rsidRPr="00835A59">
          <w:rPr>
            <w:rFonts w:ascii="Arial Narrow" w:hAnsi="Arial Narrow"/>
            <w:iCs/>
            <w:rPrChange w:id="39" w:author="Ben Stanley" w:date="2022-09-27T13:54:00Z">
              <w:rPr>
                <w:rFonts w:ascii="Arial Narrow" w:hAnsi="Arial Narrow"/>
                <w:i/>
              </w:rPr>
            </w:rPrChange>
          </w:rPr>
          <w:t>ówn</w:t>
        </w:r>
        <w:r w:rsidR="00835A59" w:rsidRPr="00835A59">
          <w:rPr>
            <w:rFonts w:ascii="Arial" w:hAnsi="Arial" w:cs="Arial"/>
            <w:iCs/>
            <w:rPrChange w:id="40" w:author="Ben Stanley" w:date="2022-09-27T13:54:00Z">
              <w:rPr>
                <w:rFonts w:ascii="Arial" w:hAnsi="Arial" w:cs="Arial"/>
                <w:i/>
              </w:rPr>
            </w:rPrChange>
          </w:rPr>
          <w:t>ą</w:t>
        </w:r>
        <w:r w:rsidR="00835A59" w:rsidRPr="00835A59">
          <w:rPr>
            <w:rFonts w:ascii="Arial Narrow" w:hAnsi="Arial Narrow"/>
            <w:iCs/>
            <w:rPrChange w:id="41" w:author="Ben Stanley" w:date="2022-09-27T13:54:00Z">
              <w:rPr>
                <w:rFonts w:ascii="Arial Narrow" w:hAnsi="Arial Narrow"/>
                <w:i/>
              </w:rPr>
            </w:rPrChange>
          </w:rPr>
          <w:t xml:space="preserve"> odpowiedzialno</w:t>
        </w:r>
        <w:r w:rsidR="00835A59" w:rsidRPr="00835A59">
          <w:rPr>
            <w:rFonts w:ascii="Arial" w:hAnsi="Arial" w:cs="Arial"/>
            <w:iCs/>
            <w:rPrChange w:id="42" w:author="Ben Stanley" w:date="2022-09-27T13:54:00Z">
              <w:rPr>
                <w:rFonts w:ascii="Arial" w:hAnsi="Arial" w:cs="Arial"/>
                <w:i/>
              </w:rPr>
            </w:rPrChange>
          </w:rPr>
          <w:t>ść</w:t>
        </w:r>
        <w:r w:rsidR="00835A59" w:rsidRPr="00835A59">
          <w:rPr>
            <w:rFonts w:ascii="Arial Narrow" w:hAnsi="Arial Narrow"/>
            <w:iCs/>
            <w:rPrChange w:id="43" w:author="Ben Stanley" w:date="2022-09-27T13:54:00Z">
              <w:rPr>
                <w:rFonts w:ascii="Arial Narrow" w:hAnsi="Arial Narrow"/>
                <w:i/>
              </w:rPr>
            </w:rPrChange>
          </w:rPr>
          <w:t xml:space="preserve"> za zminimalizowanie skutków tych zjawisk dla ludzi takich jak Pan</w:t>
        </w:r>
      </w:ins>
      <w:ins w:id="44" w:author="Ben Stanley" w:date="2022-09-27T13:55:00Z">
        <w:r w:rsidR="00835A59">
          <w:rPr>
            <w:rFonts w:ascii="Arial Narrow" w:hAnsi="Arial Narrow"/>
            <w:iCs/>
          </w:rPr>
          <w:t>(i)</w:t>
        </w:r>
      </w:ins>
      <w:ins w:id="45" w:author="Ben Stanley" w:date="2022-09-27T13:54:00Z">
        <w:r w:rsidR="00835A59" w:rsidRPr="00835A59">
          <w:rPr>
            <w:rFonts w:ascii="Arial Narrow" w:hAnsi="Arial Narrow"/>
            <w:iCs/>
            <w:rPrChange w:id="46" w:author="Ben Stanley" w:date="2022-09-27T13:54:00Z">
              <w:rPr>
                <w:rFonts w:ascii="Arial Narrow" w:hAnsi="Arial Narrow"/>
                <w:i/>
              </w:rPr>
            </w:rPrChange>
          </w:rPr>
          <w:t>?</w:t>
        </w:r>
      </w:ins>
    </w:p>
    <w:p w14:paraId="620E86F1" w14:textId="07CA8C01" w:rsidR="00835A59" w:rsidRPr="00835A59" w:rsidRDefault="00835A59" w:rsidP="00835A59">
      <w:pPr>
        <w:spacing w:after="160" w:line="259" w:lineRule="auto"/>
        <w:ind w:left="708"/>
        <w:rPr>
          <w:ins w:id="47" w:author="Ben Stanley" w:date="2022-09-27T13:54:00Z"/>
          <w:rFonts w:ascii="Arial Narrow" w:hAnsi="Arial Narrow"/>
          <w:iCs/>
          <w:rPrChange w:id="48" w:author="Ben Stanley" w:date="2022-09-27T13:54:00Z">
            <w:rPr>
              <w:ins w:id="49" w:author="Ben Stanley" w:date="2022-09-27T13:54:00Z"/>
              <w:rFonts w:ascii="Arial Narrow" w:hAnsi="Arial Narrow"/>
              <w:i/>
            </w:rPr>
          </w:rPrChange>
        </w:rPr>
        <w:pPrChange w:id="50" w:author="Ben Stanley" w:date="2022-09-27T13:55:00Z">
          <w:pPr>
            <w:spacing w:after="160" w:line="259" w:lineRule="auto"/>
          </w:pPr>
        </w:pPrChange>
      </w:pPr>
      <w:ins w:id="51" w:author="Ben Stanley" w:date="2022-09-27T13:54:00Z">
        <w:r>
          <w:rPr>
            <w:rFonts w:ascii="Arial Narrow" w:hAnsi="Arial Narrow"/>
            <w:iCs/>
          </w:rPr>
          <w:t xml:space="preserve">1. </w:t>
        </w:r>
        <w:r w:rsidRPr="00835A59">
          <w:rPr>
            <w:rFonts w:ascii="Arial Narrow" w:hAnsi="Arial Narrow"/>
            <w:iCs/>
            <w:rPrChange w:id="52" w:author="Ben Stanley" w:date="2022-09-27T13:54:00Z">
              <w:rPr>
                <w:rFonts w:ascii="Arial Narrow" w:hAnsi="Arial Narrow"/>
                <w:i/>
              </w:rPr>
            </w:rPrChange>
          </w:rPr>
          <w:t>Rz</w:t>
        </w:r>
        <w:r w:rsidRPr="00835A59">
          <w:rPr>
            <w:rFonts w:ascii="Arial" w:hAnsi="Arial" w:cs="Arial"/>
            <w:iCs/>
            <w:rPrChange w:id="53" w:author="Ben Stanley" w:date="2022-09-27T13:54:00Z">
              <w:rPr>
                <w:rFonts w:ascii="Arial" w:hAnsi="Arial" w:cs="Arial"/>
                <w:i/>
              </w:rPr>
            </w:rPrChange>
          </w:rPr>
          <w:t>ą</w:t>
        </w:r>
        <w:r w:rsidRPr="00835A59">
          <w:rPr>
            <w:rFonts w:ascii="Arial Narrow" w:hAnsi="Arial Narrow"/>
            <w:iCs/>
            <w:rPrChange w:id="54" w:author="Ben Stanley" w:date="2022-09-27T13:54:00Z">
              <w:rPr>
                <w:rFonts w:ascii="Arial Narrow" w:hAnsi="Arial Narrow"/>
                <w:i/>
              </w:rPr>
            </w:rPrChange>
          </w:rPr>
          <w:t>d polski</w:t>
        </w:r>
      </w:ins>
    </w:p>
    <w:p w14:paraId="625BAB3C" w14:textId="7010A608" w:rsidR="00835A59" w:rsidRPr="00835A59" w:rsidRDefault="00835A59" w:rsidP="00835A59">
      <w:pPr>
        <w:spacing w:after="160" w:line="259" w:lineRule="auto"/>
        <w:ind w:left="708"/>
        <w:rPr>
          <w:ins w:id="55" w:author="Ben Stanley" w:date="2022-09-27T13:54:00Z"/>
          <w:rFonts w:ascii="Arial Narrow" w:hAnsi="Arial Narrow"/>
          <w:iCs/>
          <w:rPrChange w:id="56" w:author="Ben Stanley" w:date="2022-09-27T13:54:00Z">
            <w:rPr>
              <w:ins w:id="57" w:author="Ben Stanley" w:date="2022-09-27T13:54:00Z"/>
              <w:rFonts w:ascii="Arial Narrow" w:hAnsi="Arial Narrow"/>
              <w:i/>
            </w:rPr>
          </w:rPrChange>
        </w:rPr>
        <w:pPrChange w:id="58" w:author="Ben Stanley" w:date="2022-09-27T13:55:00Z">
          <w:pPr>
            <w:spacing w:after="160" w:line="259" w:lineRule="auto"/>
          </w:pPr>
        </w:pPrChange>
      </w:pPr>
      <w:ins w:id="59" w:author="Ben Stanley" w:date="2022-09-27T13:54:00Z">
        <w:r>
          <w:rPr>
            <w:rFonts w:ascii="Arial Narrow" w:hAnsi="Arial Narrow"/>
            <w:iCs/>
          </w:rPr>
          <w:t xml:space="preserve">2. </w:t>
        </w:r>
        <w:r w:rsidRPr="00835A59">
          <w:rPr>
            <w:rFonts w:ascii="Arial Narrow" w:hAnsi="Arial Narrow"/>
            <w:iCs/>
            <w:rPrChange w:id="60" w:author="Ben Stanley" w:date="2022-09-27T13:54:00Z">
              <w:rPr>
                <w:rFonts w:ascii="Arial Narrow" w:hAnsi="Arial Narrow"/>
                <w:i/>
              </w:rPr>
            </w:rPrChange>
          </w:rPr>
          <w:t>Unia Europejska</w:t>
        </w:r>
      </w:ins>
    </w:p>
    <w:p w14:paraId="71C4F4E9" w14:textId="341B2A4E" w:rsidR="00835A59" w:rsidRPr="00835A59" w:rsidRDefault="00835A59" w:rsidP="00835A59">
      <w:pPr>
        <w:spacing w:after="160" w:line="259" w:lineRule="auto"/>
        <w:ind w:left="708"/>
        <w:rPr>
          <w:ins w:id="61" w:author="Ben Stanley" w:date="2022-09-27T13:54:00Z"/>
          <w:rFonts w:ascii="Arial Narrow" w:hAnsi="Arial Narrow"/>
          <w:iCs/>
          <w:rPrChange w:id="62" w:author="Ben Stanley" w:date="2022-09-27T13:54:00Z">
            <w:rPr>
              <w:ins w:id="63" w:author="Ben Stanley" w:date="2022-09-27T13:54:00Z"/>
              <w:rFonts w:ascii="Arial Narrow" w:hAnsi="Arial Narrow"/>
              <w:i/>
            </w:rPr>
          </w:rPrChange>
        </w:rPr>
        <w:pPrChange w:id="64" w:author="Ben Stanley" w:date="2022-09-27T13:55:00Z">
          <w:pPr>
            <w:spacing w:after="160" w:line="259" w:lineRule="auto"/>
          </w:pPr>
        </w:pPrChange>
      </w:pPr>
      <w:ins w:id="65" w:author="Ben Stanley" w:date="2022-09-27T13:54:00Z">
        <w:r>
          <w:rPr>
            <w:rFonts w:ascii="Arial Narrow" w:hAnsi="Arial Narrow"/>
            <w:iCs/>
          </w:rPr>
          <w:t xml:space="preserve">3. </w:t>
        </w:r>
        <w:r w:rsidRPr="00835A59">
          <w:rPr>
            <w:rFonts w:ascii="Arial Narrow" w:hAnsi="Arial Narrow"/>
            <w:iCs/>
            <w:rPrChange w:id="66" w:author="Ben Stanley" w:date="2022-09-27T13:54:00Z">
              <w:rPr>
                <w:rFonts w:ascii="Arial Narrow" w:hAnsi="Arial Narrow"/>
                <w:i/>
              </w:rPr>
            </w:rPrChange>
          </w:rPr>
          <w:t>Mi</w:t>
        </w:r>
        <w:r w:rsidRPr="00835A59">
          <w:rPr>
            <w:rFonts w:ascii="Arial" w:hAnsi="Arial" w:cs="Arial"/>
            <w:iCs/>
            <w:rPrChange w:id="67" w:author="Ben Stanley" w:date="2022-09-27T13:54:00Z">
              <w:rPr>
                <w:rFonts w:ascii="Arial" w:hAnsi="Arial" w:cs="Arial"/>
                <w:i/>
              </w:rPr>
            </w:rPrChange>
          </w:rPr>
          <w:t>ę</w:t>
        </w:r>
        <w:r w:rsidRPr="00835A59">
          <w:rPr>
            <w:rFonts w:ascii="Arial Narrow" w:hAnsi="Arial Narrow"/>
            <w:iCs/>
            <w:rPrChange w:id="68" w:author="Ben Stanley" w:date="2022-09-27T13:54:00Z">
              <w:rPr>
                <w:rFonts w:ascii="Arial Narrow" w:hAnsi="Arial Narrow"/>
                <w:i/>
              </w:rPr>
            </w:rPrChange>
          </w:rPr>
          <w:t>dzynarodowe instytucje finansowe</w:t>
        </w:r>
      </w:ins>
    </w:p>
    <w:p w14:paraId="6F661C17" w14:textId="016E0809" w:rsidR="00D45224" w:rsidRDefault="00835A59" w:rsidP="00835A59">
      <w:pPr>
        <w:spacing w:after="160" w:line="259" w:lineRule="auto"/>
        <w:ind w:left="708"/>
        <w:rPr>
          <w:rFonts w:ascii="Arial Narrow" w:hAnsi="Arial Narrow"/>
          <w:i/>
        </w:rPr>
        <w:pPrChange w:id="69" w:author="Ben Stanley" w:date="2022-09-27T13:55:00Z">
          <w:pPr>
            <w:spacing w:after="160" w:line="259" w:lineRule="auto"/>
          </w:pPr>
        </w:pPrChange>
      </w:pPr>
      <w:ins w:id="70" w:author="Ben Stanley" w:date="2022-09-27T13:54:00Z">
        <w:r>
          <w:rPr>
            <w:rFonts w:ascii="Arial Narrow" w:hAnsi="Arial Narrow"/>
            <w:iCs/>
          </w:rPr>
          <w:t xml:space="preserve">99. </w:t>
        </w:r>
        <w:r w:rsidRPr="00835A59">
          <w:rPr>
            <w:rFonts w:ascii="Arial Narrow" w:hAnsi="Arial Narrow"/>
            <w:iCs/>
            <w:rPrChange w:id="71" w:author="Ben Stanley" w:date="2022-09-27T13:54:00Z">
              <w:rPr>
                <w:rFonts w:ascii="Arial Narrow" w:hAnsi="Arial Narrow"/>
                <w:i/>
              </w:rPr>
            </w:rPrChange>
          </w:rPr>
          <w:t xml:space="preserve">Nie wiem / </w:t>
        </w:r>
      </w:ins>
      <w:ins w:id="72" w:author="Ben Stanley" w:date="2022-09-27T13:55:00Z">
        <w:r>
          <w:rPr>
            <w:rFonts w:ascii="Arial Narrow" w:hAnsi="Arial Narrow"/>
            <w:iCs/>
          </w:rPr>
          <w:t>Trudno odpowiedzieć</w:t>
        </w:r>
      </w:ins>
      <w:r w:rsidR="00D45224">
        <w:rPr>
          <w:rFonts w:ascii="Arial Narrow" w:hAnsi="Arial Narrow"/>
          <w:i/>
        </w:rPr>
        <w:br w:type="page"/>
      </w:r>
    </w:p>
    <w:p w14:paraId="500D3BCF" w14:textId="77777777" w:rsidR="009E2E44" w:rsidRDefault="009E2E44" w:rsidP="00BD7B58">
      <w:pPr>
        <w:rPr>
          <w:rFonts w:ascii="Arial Narrow" w:hAnsi="Arial Narrow"/>
        </w:rPr>
      </w:pPr>
    </w:p>
    <w:p w14:paraId="1F41614D" w14:textId="67F53C3C" w:rsidR="00586472" w:rsidRDefault="00586472" w:rsidP="00BD7B58">
      <w:pPr>
        <w:rPr>
          <w:rFonts w:ascii="Arial Narrow" w:hAnsi="Arial Narrow"/>
        </w:rPr>
      </w:pPr>
      <w:r>
        <w:rPr>
          <w:rFonts w:ascii="Arial Narrow" w:hAnsi="Arial Narrow"/>
        </w:rPr>
        <w:t>B3. KLIMAT / ANTROPOCEN</w:t>
      </w:r>
    </w:p>
    <w:p w14:paraId="4614C0C8" w14:textId="2534A395" w:rsidR="009E2E44" w:rsidRDefault="009E2E44" w:rsidP="00BD7B58">
      <w:pPr>
        <w:rPr>
          <w:rFonts w:ascii="Arial Narrow" w:hAnsi="Arial Narrow"/>
        </w:rPr>
      </w:pPr>
    </w:p>
    <w:p w14:paraId="5ABAA4A9" w14:textId="012FEFB0" w:rsidR="009E2E44" w:rsidRPr="00C24D9C" w:rsidRDefault="009E2E44" w:rsidP="009E2E44">
      <w:pPr>
        <w:rPr>
          <w:rFonts w:cstheme="minorHAnsi"/>
          <w:b/>
          <w:bCs/>
        </w:rPr>
      </w:pPr>
      <w:r w:rsidRPr="00C24D9C">
        <w:rPr>
          <w:rFonts w:cstheme="minorHAnsi"/>
          <w:b/>
          <w:bCs/>
        </w:rPr>
        <w:t>Anc5. W jakim stopniu zgadza się Pan(i) z następującymi stwierdzeniami dotyczącymi planów zatrzymania degradacji planety, ograniczenia niekorzystnych zmian klimatycznych i ratowania ginących gatunków:</w:t>
      </w:r>
    </w:p>
    <w:p w14:paraId="454BBE63" w14:textId="77777777" w:rsidR="009E2E44" w:rsidRPr="00C24D9C" w:rsidRDefault="009E2E44" w:rsidP="009E2E44">
      <w:pPr>
        <w:pStyle w:val="ListParagraph"/>
        <w:numPr>
          <w:ilvl w:val="0"/>
          <w:numId w:val="36"/>
        </w:numPr>
        <w:jc w:val="both"/>
        <w:rPr>
          <w:rFonts w:cstheme="minorHAnsi"/>
          <w:bCs/>
          <w:lang w:val="pl-PL"/>
        </w:rPr>
      </w:pPr>
      <w:r w:rsidRPr="00C24D9C">
        <w:rPr>
          <w:rFonts w:cstheme="minorHAnsi"/>
          <w:bCs/>
          <w:lang w:val="pl-PL"/>
        </w:rPr>
        <w:t>Zdecydowanie się nie zgadzam</w:t>
      </w:r>
    </w:p>
    <w:p w14:paraId="05D3B163" w14:textId="77777777" w:rsidR="009E2E44" w:rsidRPr="00C24D9C" w:rsidRDefault="009E2E44" w:rsidP="009E2E44">
      <w:pPr>
        <w:pStyle w:val="ListParagraph"/>
        <w:numPr>
          <w:ilvl w:val="0"/>
          <w:numId w:val="36"/>
        </w:numPr>
        <w:jc w:val="both"/>
        <w:rPr>
          <w:rFonts w:cstheme="minorHAnsi"/>
          <w:bCs/>
          <w:lang w:val="pl-PL"/>
        </w:rPr>
      </w:pPr>
      <w:r w:rsidRPr="00C24D9C">
        <w:rPr>
          <w:rFonts w:cstheme="minorHAnsi"/>
          <w:bCs/>
          <w:lang w:val="pl-PL"/>
        </w:rPr>
        <w:t>Raczej się nie zgadzam</w:t>
      </w:r>
    </w:p>
    <w:p w14:paraId="2548D924" w14:textId="77777777" w:rsidR="009E2E44" w:rsidRPr="00C24D9C" w:rsidRDefault="009E2E44" w:rsidP="009E2E44">
      <w:pPr>
        <w:pStyle w:val="ListParagraph"/>
        <w:numPr>
          <w:ilvl w:val="0"/>
          <w:numId w:val="36"/>
        </w:numPr>
        <w:jc w:val="both"/>
        <w:rPr>
          <w:rFonts w:cstheme="minorHAnsi"/>
          <w:bCs/>
          <w:lang w:val="pl-PL"/>
        </w:rPr>
      </w:pPr>
      <w:r w:rsidRPr="00C24D9C">
        <w:rPr>
          <w:rFonts w:cstheme="minorHAnsi"/>
          <w:bCs/>
          <w:lang w:val="pl-PL"/>
        </w:rPr>
        <w:t>Trudno powiedzieć</w:t>
      </w:r>
    </w:p>
    <w:p w14:paraId="76BEFA10" w14:textId="77777777" w:rsidR="009E2E44" w:rsidRPr="00C24D9C" w:rsidRDefault="009E2E44" w:rsidP="009E2E44">
      <w:pPr>
        <w:pStyle w:val="ListParagraph"/>
        <w:numPr>
          <w:ilvl w:val="0"/>
          <w:numId w:val="36"/>
        </w:numPr>
        <w:jc w:val="both"/>
        <w:rPr>
          <w:rFonts w:cstheme="minorHAnsi"/>
          <w:bCs/>
          <w:lang w:val="pl-PL"/>
        </w:rPr>
      </w:pPr>
      <w:r w:rsidRPr="00C24D9C">
        <w:rPr>
          <w:rFonts w:cstheme="minorHAnsi"/>
          <w:bCs/>
          <w:lang w:val="pl-PL"/>
        </w:rPr>
        <w:t>Raczej się zgadzam</w:t>
      </w:r>
    </w:p>
    <w:p w14:paraId="178C3CAA" w14:textId="77777777" w:rsidR="009E2E44" w:rsidRPr="00C24D9C" w:rsidRDefault="009E2E44" w:rsidP="009E2E44">
      <w:pPr>
        <w:pStyle w:val="ListParagraph"/>
        <w:numPr>
          <w:ilvl w:val="0"/>
          <w:numId w:val="36"/>
        </w:numPr>
        <w:jc w:val="both"/>
        <w:rPr>
          <w:rFonts w:cstheme="minorHAnsi"/>
          <w:bCs/>
          <w:lang w:val="pl-PL"/>
        </w:rPr>
      </w:pPr>
      <w:r w:rsidRPr="00C24D9C">
        <w:rPr>
          <w:rFonts w:cstheme="minorHAnsi"/>
          <w:bCs/>
          <w:lang w:val="pl-PL"/>
        </w:rPr>
        <w:t>Zdecydowanie się zgadzam</w:t>
      </w:r>
    </w:p>
    <w:p w14:paraId="79FFFB2E" w14:textId="77777777" w:rsidR="009E2E44" w:rsidRPr="00C24D9C" w:rsidRDefault="009E2E44" w:rsidP="009E2E44">
      <w:pPr>
        <w:rPr>
          <w:rFonts w:cstheme="minorHAnsi"/>
          <w:b/>
          <w:bCs/>
        </w:rPr>
      </w:pPr>
    </w:p>
    <w:p w14:paraId="6C54011B" w14:textId="77777777" w:rsidR="009E2E44" w:rsidRPr="00C24D9C" w:rsidRDefault="009E2E44" w:rsidP="009E2E44">
      <w:pPr>
        <w:pStyle w:val="ListParagraph"/>
        <w:numPr>
          <w:ilvl w:val="0"/>
          <w:numId w:val="37"/>
        </w:numPr>
        <w:rPr>
          <w:rFonts w:cstheme="minorHAnsi"/>
          <w:lang w:val="pl-PL"/>
        </w:rPr>
      </w:pPr>
      <w:r w:rsidRPr="00C24D9C">
        <w:rPr>
          <w:rFonts w:cstheme="minorHAnsi"/>
          <w:lang w:val="pl-PL"/>
        </w:rPr>
        <w:t>Sprawa ochrony środowiska, klimatu i zwierząt jest ważna, ale większość ludzi popadła w histerię i przesadza</w:t>
      </w:r>
    </w:p>
    <w:p w14:paraId="6DBB4A23" w14:textId="77777777" w:rsidR="009E2E44" w:rsidRPr="00C24D9C" w:rsidRDefault="009E2E44" w:rsidP="009E2E44">
      <w:pPr>
        <w:pStyle w:val="ListParagraph"/>
        <w:numPr>
          <w:ilvl w:val="0"/>
          <w:numId w:val="37"/>
        </w:numPr>
        <w:rPr>
          <w:rFonts w:cstheme="minorHAnsi"/>
          <w:lang w:val="pl-PL"/>
        </w:rPr>
      </w:pPr>
      <w:r w:rsidRPr="00C24D9C">
        <w:rPr>
          <w:rFonts w:cstheme="minorHAnsi"/>
          <w:lang w:val="pl-PL"/>
        </w:rPr>
        <w:t>Poradzić sobie z tymi problemami można tylko przez radykalne ograniczenie przyrostu ludności świata</w:t>
      </w:r>
    </w:p>
    <w:p w14:paraId="45181F1E" w14:textId="071F02E7" w:rsidR="009E2E44" w:rsidRPr="00C24D9C" w:rsidRDefault="009E2E44" w:rsidP="009E2E44">
      <w:pPr>
        <w:pStyle w:val="ListParagraph"/>
        <w:numPr>
          <w:ilvl w:val="0"/>
          <w:numId w:val="37"/>
        </w:numPr>
        <w:rPr>
          <w:rFonts w:cstheme="minorHAnsi"/>
          <w:lang w:val="pl-PL"/>
        </w:rPr>
      </w:pPr>
      <w:r w:rsidRPr="00C24D9C">
        <w:rPr>
          <w:rFonts w:cstheme="minorHAnsi"/>
          <w:lang w:val="pl-PL"/>
        </w:rPr>
        <w:t>Demokracje z ich parlamentaryzmem, praworządnością i ochroną praw człowieka n</w:t>
      </w:r>
      <w:r>
        <w:rPr>
          <w:rFonts w:cstheme="minorHAnsi"/>
          <w:lang w:val="pl-PL"/>
        </w:rPr>
        <w:t xml:space="preserve">ie poradzą sobie z ogromem problemów </w:t>
      </w:r>
      <w:proofErr w:type="spellStart"/>
      <w:r>
        <w:rPr>
          <w:rFonts w:cstheme="minorHAnsi"/>
          <w:lang w:val="pl-PL"/>
        </w:rPr>
        <w:t>koimatycznych</w:t>
      </w:r>
      <w:proofErr w:type="spellEnd"/>
      <w:r>
        <w:rPr>
          <w:rFonts w:cstheme="minorHAnsi"/>
          <w:lang w:val="pl-PL"/>
        </w:rPr>
        <w:t>,</w:t>
      </w:r>
      <w:r w:rsidRPr="00C24D9C">
        <w:rPr>
          <w:rFonts w:cstheme="minorHAnsi"/>
          <w:lang w:val="pl-PL"/>
        </w:rPr>
        <w:t xml:space="preserve"> tylko systemy centralnie sterowane, autorytarne mogą dać sobie radę</w:t>
      </w:r>
    </w:p>
    <w:p w14:paraId="496EAC39" w14:textId="77777777" w:rsidR="009E2E44" w:rsidRPr="00C24D9C" w:rsidRDefault="009E2E44" w:rsidP="009E2E44">
      <w:pPr>
        <w:pStyle w:val="ListParagraph"/>
        <w:numPr>
          <w:ilvl w:val="0"/>
          <w:numId w:val="37"/>
        </w:numPr>
        <w:rPr>
          <w:rFonts w:cstheme="minorHAnsi"/>
          <w:lang w:val="pl-PL"/>
        </w:rPr>
      </w:pPr>
      <w:r w:rsidRPr="00C24D9C">
        <w:rPr>
          <w:rFonts w:cstheme="minorHAnsi"/>
          <w:lang w:val="pl-PL"/>
        </w:rPr>
        <w:t xml:space="preserve">Zagrożenie zmianami klimatycznymi jest przesadzone, a interes na tym robią eksperci, naukowcy, korporacje, niektóre </w:t>
      </w:r>
      <w:proofErr w:type="spellStart"/>
      <w:r w:rsidRPr="00C24D9C">
        <w:rPr>
          <w:rFonts w:cstheme="minorHAnsi"/>
          <w:lang w:val="pl-PL"/>
        </w:rPr>
        <w:t>NGOsy</w:t>
      </w:r>
      <w:proofErr w:type="spellEnd"/>
      <w:r w:rsidRPr="00C24D9C">
        <w:rPr>
          <w:rFonts w:cstheme="minorHAnsi"/>
          <w:lang w:val="pl-PL"/>
        </w:rPr>
        <w:t xml:space="preserve"> etc.</w:t>
      </w:r>
    </w:p>
    <w:p w14:paraId="35D1D6E2" w14:textId="47020670" w:rsidR="009E2E44" w:rsidRDefault="009E2E44" w:rsidP="009E2E44">
      <w:pPr>
        <w:pStyle w:val="ListParagraph"/>
        <w:numPr>
          <w:ilvl w:val="0"/>
          <w:numId w:val="37"/>
        </w:numPr>
        <w:rPr>
          <w:rFonts w:cstheme="minorHAnsi"/>
          <w:lang w:val="pl-PL"/>
        </w:rPr>
      </w:pPr>
      <w:r w:rsidRPr="00C24D9C">
        <w:rPr>
          <w:rFonts w:cstheme="minorHAnsi"/>
          <w:lang w:val="pl-PL"/>
        </w:rPr>
        <w:t>Straszenie zagrożeniami klimatycznymi i klęską środowiska jest elementem wielkiej strategicznej i propagandowej walki między mocarstwami światowymi</w:t>
      </w:r>
    </w:p>
    <w:p w14:paraId="33BDE249" w14:textId="4F22FA09" w:rsidR="009E2E44" w:rsidRDefault="009E2E44" w:rsidP="009E2E44">
      <w:pPr>
        <w:rPr>
          <w:rFonts w:cstheme="minorHAnsi"/>
        </w:rPr>
      </w:pPr>
    </w:p>
    <w:p w14:paraId="064C8F6A" w14:textId="47BFA2E4" w:rsidR="009E2E44" w:rsidRPr="009E2E44" w:rsidRDefault="009E2E44" w:rsidP="009E2E44">
      <w:pPr>
        <w:rPr>
          <w:rFonts w:cstheme="minorHAnsi"/>
          <w:b/>
          <w:bCs/>
        </w:rPr>
      </w:pPr>
      <w:bookmarkStart w:id="73" w:name="_Hlk72490047"/>
      <w:r w:rsidRPr="009E2E44">
        <w:rPr>
          <w:rFonts w:cstheme="minorHAnsi"/>
          <w:b/>
          <w:bCs/>
        </w:rPr>
        <w:t>Acn1</w:t>
      </w:r>
      <w:bookmarkEnd w:id="73"/>
      <w:r w:rsidRPr="009E2E44">
        <w:rPr>
          <w:rFonts w:cstheme="minorHAnsi"/>
          <w:b/>
          <w:bCs/>
        </w:rPr>
        <w:t>. Które z poniższych stwierdzeń jest bliższe Pana(i) opinii:</w:t>
      </w:r>
    </w:p>
    <w:p w14:paraId="42269B44" w14:textId="77777777" w:rsidR="009E2E44" w:rsidRPr="009E2E44" w:rsidRDefault="009E2E44" w:rsidP="009E2E44">
      <w:pPr>
        <w:rPr>
          <w:rFonts w:eastAsia="Calibri" w:cstheme="minorHAnsi"/>
          <w:i/>
          <w:iCs/>
        </w:rPr>
      </w:pPr>
      <w:r w:rsidRPr="009E2E44">
        <w:rPr>
          <w:rFonts w:eastAsia="Calibri" w:cstheme="minorHAnsi"/>
          <w:i/>
          <w:iCs/>
        </w:rPr>
        <w:t>1 - oznacza całkowitą zgodę z twierdzeniem, umieszczonym na górze skali, a 5 - z twierdzeniem na dole skali, 3 - iż Pana(i) poglądy leżą gdzieś pośrodku obydwu twierdzeń, zaś pozostałe stopnie (punkty na skali) wyrażają różny zakres zgody.</w:t>
      </w:r>
    </w:p>
    <w:p w14:paraId="5E1F5DA9" w14:textId="77777777" w:rsidR="009E2E44" w:rsidRPr="009E2E44" w:rsidRDefault="009E2E44" w:rsidP="009E2E44">
      <w:pPr>
        <w:rPr>
          <w:rFonts w:cstheme="minorHAnsi"/>
          <w:b/>
          <w:bCs/>
        </w:rPr>
      </w:pPr>
    </w:p>
    <w:p w14:paraId="7459140D" w14:textId="2B6A2EB4" w:rsidR="009E2E44" w:rsidRDefault="009E2E44" w:rsidP="009E2E44">
      <w:pPr>
        <w:rPr>
          <w:rFonts w:cstheme="minorHAnsi"/>
        </w:rPr>
      </w:pPr>
      <w:r w:rsidRPr="009E2E44">
        <w:rPr>
          <w:rFonts w:cstheme="minorHAnsi"/>
        </w:rPr>
        <w:t xml:space="preserve">1. W obecnej sytuacji </w:t>
      </w:r>
      <w:r w:rsidRPr="009E2E44">
        <w:rPr>
          <w:rFonts w:cstheme="minorHAnsi"/>
          <w:b/>
          <w:bCs/>
        </w:rPr>
        <w:t>ochrona środowiska</w:t>
      </w:r>
      <w:r w:rsidRPr="009E2E44">
        <w:rPr>
          <w:rFonts w:cstheme="minorHAnsi"/>
        </w:rPr>
        <w:t xml:space="preserve">, zapobieganie zmianom klimatycznym oraz ratowanie planety i ginących gatunków zwierząt </w:t>
      </w:r>
      <w:r w:rsidRPr="009E2E44">
        <w:rPr>
          <w:rFonts w:cstheme="minorHAnsi"/>
          <w:u w:val="single"/>
        </w:rPr>
        <w:t>jest ważniejsze od</w:t>
      </w:r>
      <w:r w:rsidRPr="009E2E44">
        <w:rPr>
          <w:rFonts w:cstheme="minorHAnsi"/>
        </w:rPr>
        <w:t xml:space="preserve"> zapewnienia wzrostu gospodarczego kraju i zamożności obywateli</w:t>
      </w:r>
    </w:p>
    <w:p w14:paraId="238E83E9" w14:textId="77777777" w:rsidR="009E2E44" w:rsidRPr="009E2E44" w:rsidRDefault="009E2E44" w:rsidP="009E2E44">
      <w:pPr>
        <w:rPr>
          <w:rFonts w:cstheme="minorHAnsi"/>
        </w:rPr>
      </w:pPr>
    </w:p>
    <w:p w14:paraId="18633A00" w14:textId="77777777" w:rsidR="009E2E44" w:rsidRPr="009E2E44" w:rsidRDefault="009E2E44" w:rsidP="009E2E44">
      <w:pPr>
        <w:rPr>
          <w:rFonts w:cstheme="minorHAnsi"/>
        </w:rPr>
      </w:pPr>
      <w:r w:rsidRPr="009E2E44">
        <w:rPr>
          <w:rFonts w:cstheme="minorHAnsi"/>
        </w:rPr>
        <w:t xml:space="preserve">2, 3, 4, </w:t>
      </w:r>
    </w:p>
    <w:p w14:paraId="708C7CF5" w14:textId="77777777" w:rsidR="009E2E44" w:rsidRDefault="009E2E44" w:rsidP="009E2E44">
      <w:pPr>
        <w:rPr>
          <w:rFonts w:cstheme="minorHAnsi"/>
        </w:rPr>
      </w:pPr>
    </w:p>
    <w:p w14:paraId="31B4CE78" w14:textId="2D67574A" w:rsidR="009E2E44" w:rsidRPr="009E2E44" w:rsidRDefault="009E2E44" w:rsidP="009E2E44">
      <w:pPr>
        <w:rPr>
          <w:rFonts w:cstheme="minorHAnsi"/>
        </w:rPr>
      </w:pPr>
      <w:r w:rsidRPr="009E2E44">
        <w:rPr>
          <w:rFonts w:cstheme="minorHAnsi"/>
        </w:rPr>
        <w:t xml:space="preserve">5. W obecnej sytuacji zapewnienia </w:t>
      </w:r>
      <w:r w:rsidRPr="009E2E44">
        <w:rPr>
          <w:rFonts w:cstheme="minorHAnsi"/>
          <w:b/>
          <w:bCs/>
        </w:rPr>
        <w:t>wzrostu gospodarczego</w:t>
      </w:r>
      <w:r w:rsidRPr="009E2E44">
        <w:rPr>
          <w:rFonts w:cstheme="minorHAnsi"/>
        </w:rPr>
        <w:t xml:space="preserve"> kraju i zamożności obywateli </w:t>
      </w:r>
      <w:r w:rsidRPr="009E2E44">
        <w:rPr>
          <w:rFonts w:cstheme="minorHAnsi"/>
          <w:u w:val="single"/>
        </w:rPr>
        <w:t xml:space="preserve">jest ważniejsze niż </w:t>
      </w:r>
      <w:r w:rsidRPr="009E2E44">
        <w:rPr>
          <w:rFonts w:cstheme="minorHAnsi"/>
        </w:rPr>
        <w:t>ochrona środowiska, zapobieganie zmianom klimatycznym oraz ratowanie planety i ginących gatunków zwierząt"</w:t>
      </w:r>
    </w:p>
    <w:p w14:paraId="772D59BD" w14:textId="77777777" w:rsidR="009E2E44" w:rsidRDefault="009E2E44" w:rsidP="009E2E44">
      <w:pPr>
        <w:rPr>
          <w:rFonts w:cstheme="minorHAnsi"/>
        </w:rPr>
      </w:pPr>
    </w:p>
    <w:p w14:paraId="00619B7A" w14:textId="014536DA" w:rsidR="009E2E44" w:rsidRDefault="009E2E44" w:rsidP="009E2E44">
      <w:pPr>
        <w:rPr>
          <w:rFonts w:cstheme="minorHAnsi"/>
        </w:rPr>
      </w:pPr>
      <w:r w:rsidRPr="009E2E44">
        <w:rPr>
          <w:rFonts w:cstheme="minorHAnsi"/>
        </w:rPr>
        <w:t>prezentacja wertykalna (jak w poprzednich pomiarach)</w:t>
      </w:r>
    </w:p>
    <w:p w14:paraId="5755FC12" w14:textId="18B42532" w:rsidR="009E2E44" w:rsidRDefault="009E2E44" w:rsidP="009E2E44">
      <w:pPr>
        <w:rPr>
          <w:rFonts w:cstheme="minorHAnsi"/>
        </w:rPr>
      </w:pPr>
    </w:p>
    <w:p w14:paraId="715AD58C" w14:textId="77777777" w:rsidR="009E2E44" w:rsidRPr="00C24D9C" w:rsidRDefault="009E2E44" w:rsidP="009E2E44">
      <w:pPr>
        <w:rPr>
          <w:rFonts w:cstheme="minorHAnsi"/>
          <w:b/>
          <w:bCs/>
        </w:rPr>
      </w:pPr>
      <w:r w:rsidRPr="00C24D9C">
        <w:rPr>
          <w:rFonts w:cstheme="minorHAnsi"/>
          <w:b/>
          <w:bCs/>
        </w:rPr>
        <w:t>RM-Anc2. Które z poniższych stwierdzeń jest bliższe Pana(i) opinii:</w:t>
      </w:r>
    </w:p>
    <w:p w14:paraId="44BF5970" w14:textId="77777777" w:rsidR="009E2E44" w:rsidRPr="00C24D9C" w:rsidRDefault="009E2E44" w:rsidP="009E2E44">
      <w:pPr>
        <w:rPr>
          <w:rFonts w:eastAsia="Calibri" w:cstheme="minorHAnsi"/>
          <w:i/>
          <w:iCs/>
        </w:rPr>
      </w:pPr>
      <w:r w:rsidRPr="00C24D9C">
        <w:rPr>
          <w:rFonts w:eastAsia="Calibri" w:cstheme="minorHAnsi"/>
          <w:i/>
          <w:iCs/>
        </w:rPr>
        <w:t>1 - oznacza całkowitą zgodę z twierdzeniem, umieszczonym na górze skali, a 5 - z twierdzeniem na dole skali, 3 - iż Pana(i) poglądy leżą gdzieś pośrodku obydwu twierdzeń, zaś pozostałe stopnie (punkty na skali) wyrażają różny zakres zgody.</w:t>
      </w:r>
    </w:p>
    <w:p w14:paraId="7BD70802" w14:textId="77777777" w:rsidR="009E2E44" w:rsidRPr="00C24D9C" w:rsidRDefault="009E2E44" w:rsidP="009E2E44">
      <w:pPr>
        <w:rPr>
          <w:rFonts w:cstheme="minorHAnsi"/>
          <w:b/>
          <w:bCs/>
        </w:rPr>
      </w:pPr>
    </w:p>
    <w:p w14:paraId="035B2B44" w14:textId="77777777" w:rsidR="009E2E44" w:rsidRPr="00C24D9C" w:rsidRDefault="009E2E44" w:rsidP="009E2E44">
      <w:pPr>
        <w:rPr>
          <w:rFonts w:cstheme="minorHAnsi"/>
        </w:rPr>
      </w:pPr>
      <w:r w:rsidRPr="00C24D9C">
        <w:rPr>
          <w:rFonts w:cstheme="minorHAnsi"/>
        </w:rPr>
        <w:t>1. Człowiek ma wyjątkowe miejsce w przyrodzie; zwierzęta, woda, lasy i inne zasoby Ziemi są po to, by mu służyć</w:t>
      </w:r>
    </w:p>
    <w:p w14:paraId="5B9790F7" w14:textId="77777777" w:rsidR="009E2E44" w:rsidRPr="00C24D9C" w:rsidRDefault="009E2E44" w:rsidP="009E2E44">
      <w:pPr>
        <w:rPr>
          <w:rFonts w:cstheme="minorHAnsi"/>
        </w:rPr>
      </w:pPr>
      <w:r w:rsidRPr="00C24D9C">
        <w:rPr>
          <w:rFonts w:cstheme="minorHAnsi"/>
        </w:rPr>
        <w:lastRenderedPageBreak/>
        <w:t>2,3,4</w:t>
      </w:r>
    </w:p>
    <w:p w14:paraId="60A13596" w14:textId="77777777" w:rsidR="009E2E44" w:rsidRPr="00C24D9C" w:rsidRDefault="009E2E44" w:rsidP="009E2E44">
      <w:pPr>
        <w:rPr>
          <w:rFonts w:cstheme="minorHAnsi"/>
        </w:rPr>
      </w:pPr>
      <w:r w:rsidRPr="00C24D9C">
        <w:rPr>
          <w:rFonts w:cstheme="minorHAnsi"/>
        </w:rPr>
        <w:t>5. Człowiek ma takie samo miejsce na naszej planecie jak inne zwierzęta; woda, lasy i zasoby Ziemi powinny służyć wszystkim żyjącym na Ziemi organizmom nie tylko człowiekowi</w:t>
      </w:r>
    </w:p>
    <w:p w14:paraId="23919DE0" w14:textId="77777777" w:rsidR="009E2E44" w:rsidRPr="00C24D9C" w:rsidRDefault="009E2E44" w:rsidP="009E2E44">
      <w:pPr>
        <w:rPr>
          <w:rFonts w:cstheme="minorHAnsi"/>
          <w:b/>
          <w:bCs/>
        </w:rPr>
      </w:pPr>
    </w:p>
    <w:p w14:paraId="246260CF" w14:textId="77777777" w:rsidR="009E2E44" w:rsidRPr="00C24D9C" w:rsidRDefault="009E2E44" w:rsidP="009E2E44">
      <w:pPr>
        <w:rPr>
          <w:rFonts w:cstheme="minorHAnsi"/>
        </w:rPr>
      </w:pPr>
      <w:r w:rsidRPr="00C24D9C">
        <w:rPr>
          <w:rFonts w:cstheme="minorHAnsi"/>
        </w:rPr>
        <w:t>prezentacja wertykalna (jak w poprzednich pomiarach)</w:t>
      </w:r>
    </w:p>
    <w:p w14:paraId="2B3A0E49" w14:textId="77777777" w:rsidR="00726B47" w:rsidRDefault="00726B47" w:rsidP="009E2E44">
      <w:pPr>
        <w:rPr>
          <w:rFonts w:cstheme="minorHAnsi"/>
          <w:b/>
          <w:bCs/>
        </w:rPr>
      </w:pPr>
    </w:p>
    <w:p w14:paraId="6D28B525" w14:textId="5C079DB5" w:rsidR="009E2E44" w:rsidRPr="009E2E44" w:rsidRDefault="009E2E44" w:rsidP="009E2E44">
      <w:pPr>
        <w:rPr>
          <w:rFonts w:cstheme="minorHAnsi"/>
          <w:b/>
          <w:bCs/>
        </w:rPr>
      </w:pPr>
      <w:r w:rsidRPr="009E2E44">
        <w:rPr>
          <w:rFonts w:cstheme="minorHAnsi"/>
          <w:b/>
          <w:bCs/>
        </w:rPr>
        <w:t>Anc3. Które z poniższych stwierdzeń jest bliższe Panu(i) opinii:</w:t>
      </w:r>
    </w:p>
    <w:p w14:paraId="4DBA4560" w14:textId="77777777" w:rsidR="009E2E44" w:rsidRPr="009E2E44" w:rsidRDefault="009E2E44" w:rsidP="009E2E44">
      <w:pPr>
        <w:rPr>
          <w:rFonts w:eastAsia="Calibri" w:cstheme="minorHAnsi"/>
          <w:i/>
          <w:iCs/>
        </w:rPr>
      </w:pPr>
      <w:r w:rsidRPr="009E2E44">
        <w:rPr>
          <w:rFonts w:eastAsia="Calibri" w:cstheme="minorHAnsi"/>
          <w:i/>
          <w:iCs/>
        </w:rPr>
        <w:t>1 - oznacza całkowitą zgodę z twierdzeniem, umieszczonym na górze skali, a 5 - z twierdzeniem na dole skali, 3 - iż Pana(i) poglądy leżą gdzieś pośrodku obydwu twierdzeń, zaś pozostałe stopnie (punkty na skali) wyrażają różny zakres zgody.</w:t>
      </w:r>
    </w:p>
    <w:p w14:paraId="7E04544E" w14:textId="77777777" w:rsidR="009E2E44" w:rsidRPr="009E2E44" w:rsidRDefault="009E2E44" w:rsidP="009E2E44">
      <w:pPr>
        <w:rPr>
          <w:rFonts w:cstheme="minorHAnsi"/>
          <w:b/>
          <w:bCs/>
        </w:rPr>
      </w:pPr>
    </w:p>
    <w:p w14:paraId="07232BC7" w14:textId="77777777" w:rsidR="009E2E44" w:rsidRPr="009E2E44" w:rsidRDefault="009E2E44" w:rsidP="009E2E44">
      <w:pPr>
        <w:rPr>
          <w:rFonts w:cstheme="minorHAnsi"/>
        </w:rPr>
      </w:pPr>
      <w:r w:rsidRPr="009E2E44">
        <w:rPr>
          <w:rFonts w:cstheme="minorHAnsi"/>
        </w:rPr>
        <w:t>1 Ludzkość powinna coraz efektywniej, więcej i szybciej produkować, przeznaczać fundusze na innowacje i zwiększać dobrobyt materialny</w:t>
      </w:r>
    </w:p>
    <w:p w14:paraId="49EBD2A4" w14:textId="77777777" w:rsidR="009E2E44" w:rsidRDefault="009E2E44" w:rsidP="009E2E44">
      <w:pPr>
        <w:rPr>
          <w:rFonts w:cstheme="minorHAnsi"/>
        </w:rPr>
      </w:pPr>
    </w:p>
    <w:p w14:paraId="6B531315" w14:textId="298AB91A" w:rsidR="009E2E44" w:rsidRPr="009E2E44" w:rsidRDefault="009E2E44" w:rsidP="009E2E44">
      <w:pPr>
        <w:rPr>
          <w:rFonts w:cstheme="minorHAnsi"/>
        </w:rPr>
      </w:pPr>
      <w:r w:rsidRPr="009E2E44">
        <w:rPr>
          <w:rFonts w:cstheme="minorHAnsi"/>
        </w:rPr>
        <w:t>2,3,4</w:t>
      </w:r>
    </w:p>
    <w:p w14:paraId="59688648" w14:textId="77777777" w:rsidR="009E2E44" w:rsidRDefault="009E2E44" w:rsidP="009E2E44">
      <w:pPr>
        <w:rPr>
          <w:rFonts w:cstheme="minorHAnsi"/>
        </w:rPr>
      </w:pPr>
    </w:p>
    <w:p w14:paraId="6D1009C2" w14:textId="76FCC041" w:rsidR="009E2E44" w:rsidRPr="009E2E44" w:rsidRDefault="009E2E44" w:rsidP="009E2E44">
      <w:pPr>
        <w:rPr>
          <w:rFonts w:cstheme="minorHAnsi"/>
        </w:rPr>
      </w:pPr>
      <w:r w:rsidRPr="009E2E44">
        <w:rPr>
          <w:rFonts w:cstheme="minorHAnsi"/>
        </w:rPr>
        <w:t>5 Ludzkość powinna celowo spowolnić rozwój, mniej produkować i konsumować, a zamiast tego rozwijać kulturę ograniczania się i rezygnacji z wielu rzeczy, naprawiać posiadane rzeczy i kupować używane</w:t>
      </w:r>
    </w:p>
    <w:p w14:paraId="476284BA" w14:textId="77777777" w:rsidR="009E2E44" w:rsidRDefault="009E2E44" w:rsidP="009E2E44">
      <w:pPr>
        <w:rPr>
          <w:rFonts w:cstheme="minorHAnsi"/>
        </w:rPr>
      </w:pPr>
    </w:p>
    <w:p w14:paraId="1B533E81" w14:textId="136FE9A1" w:rsidR="009E2E44" w:rsidRPr="009E2E44" w:rsidRDefault="009E2E44" w:rsidP="009E2E44">
      <w:pPr>
        <w:rPr>
          <w:rFonts w:cstheme="minorHAnsi"/>
        </w:rPr>
      </w:pPr>
      <w:r w:rsidRPr="009E2E44">
        <w:rPr>
          <w:rFonts w:cstheme="minorHAnsi"/>
        </w:rPr>
        <w:t>prezentacja wertykalna (jak w poprzednich pomiarach)</w:t>
      </w:r>
    </w:p>
    <w:p w14:paraId="65BFEAF3" w14:textId="77777777" w:rsidR="009E2E44" w:rsidRDefault="009E2E44" w:rsidP="009E2E44">
      <w:pPr>
        <w:rPr>
          <w:rFonts w:cstheme="minorHAnsi"/>
          <w:b/>
          <w:bCs/>
        </w:rPr>
      </w:pPr>
    </w:p>
    <w:p w14:paraId="75C1DB98" w14:textId="77777777" w:rsidR="009E2E44" w:rsidRDefault="009E2E44" w:rsidP="009E2E44">
      <w:pPr>
        <w:rPr>
          <w:rFonts w:cstheme="minorHAnsi"/>
          <w:b/>
          <w:bCs/>
        </w:rPr>
      </w:pPr>
    </w:p>
    <w:p w14:paraId="6391AB69" w14:textId="4FABF8AD" w:rsidR="009E2E44" w:rsidRPr="009E2E44" w:rsidRDefault="009E2E44" w:rsidP="009E2E44">
      <w:pPr>
        <w:rPr>
          <w:rFonts w:cstheme="minorHAnsi"/>
          <w:b/>
          <w:bCs/>
        </w:rPr>
      </w:pPr>
      <w:r w:rsidRPr="009E2E44">
        <w:rPr>
          <w:rFonts w:cstheme="minorHAnsi"/>
          <w:b/>
          <w:bCs/>
        </w:rPr>
        <w:t>Anc4. Które z poniższych stwierdzeń jest bliższe Panu(i) opinii:</w:t>
      </w:r>
    </w:p>
    <w:p w14:paraId="6669BF19" w14:textId="77777777" w:rsidR="009E2E44" w:rsidRPr="009E2E44" w:rsidRDefault="009E2E44" w:rsidP="009E2E44">
      <w:pPr>
        <w:rPr>
          <w:rFonts w:eastAsia="Calibri" w:cstheme="minorHAnsi"/>
          <w:i/>
          <w:iCs/>
        </w:rPr>
      </w:pPr>
      <w:r w:rsidRPr="009E2E44">
        <w:rPr>
          <w:rFonts w:eastAsia="Calibri" w:cstheme="minorHAnsi"/>
          <w:i/>
          <w:iCs/>
        </w:rPr>
        <w:t>1 - oznacza całkowitą zgodę z twierdzeniem, umieszczonym na górze skali, a 5 - z twierdzeniem na dole skali, 3 - iż Pana(i) poglądy leżą gdzieś pośrodku obydwu twierdzeń, zaś pozostałe stopnie (punkty na skali) wyrażają różny zakres zgody.</w:t>
      </w:r>
    </w:p>
    <w:p w14:paraId="01D507C4" w14:textId="77777777" w:rsidR="009E2E44" w:rsidRPr="009E2E44" w:rsidRDefault="009E2E44" w:rsidP="009E2E44">
      <w:pPr>
        <w:rPr>
          <w:rFonts w:cstheme="minorHAnsi"/>
        </w:rPr>
      </w:pPr>
    </w:p>
    <w:p w14:paraId="649789F9" w14:textId="77777777" w:rsidR="009E2E44" w:rsidRPr="009E2E44" w:rsidRDefault="009E2E44" w:rsidP="009E2E44">
      <w:pPr>
        <w:rPr>
          <w:rFonts w:cstheme="minorHAnsi"/>
        </w:rPr>
      </w:pPr>
      <w:r w:rsidRPr="009E2E44">
        <w:rPr>
          <w:rFonts w:cstheme="minorHAnsi"/>
        </w:rPr>
        <w:t>1 Obecne ocieplenie klimatu i inne negatywne zmiany zachodzące na naszej planecie są spowodowane przez normalne cykle przyrodnicze, które w przeszłości też się ujawniały</w:t>
      </w:r>
    </w:p>
    <w:p w14:paraId="4EC6609E" w14:textId="77777777" w:rsidR="009E2E44" w:rsidRDefault="009E2E44" w:rsidP="009E2E44">
      <w:pPr>
        <w:rPr>
          <w:rFonts w:cstheme="minorHAnsi"/>
        </w:rPr>
      </w:pPr>
    </w:p>
    <w:p w14:paraId="2494EFE6" w14:textId="19F45DFD" w:rsidR="009E2E44" w:rsidRPr="009E2E44" w:rsidRDefault="009E2E44" w:rsidP="009E2E44">
      <w:pPr>
        <w:rPr>
          <w:rFonts w:cstheme="minorHAnsi"/>
        </w:rPr>
      </w:pPr>
      <w:r w:rsidRPr="009E2E44">
        <w:rPr>
          <w:rFonts w:cstheme="minorHAnsi"/>
        </w:rPr>
        <w:t>2,3,4</w:t>
      </w:r>
    </w:p>
    <w:p w14:paraId="50E12E06" w14:textId="77777777" w:rsidR="009E2E44" w:rsidRDefault="009E2E44" w:rsidP="009E2E44">
      <w:pPr>
        <w:rPr>
          <w:rFonts w:cstheme="minorHAnsi"/>
        </w:rPr>
      </w:pPr>
    </w:p>
    <w:p w14:paraId="00C41E41" w14:textId="2B755F99" w:rsidR="009E2E44" w:rsidRPr="00C24D9C" w:rsidRDefault="009E2E44" w:rsidP="009E2E44">
      <w:pPr>
        <w:rPr>
          <w:rFonts w:cstheme="minorHAnsi"/>
        </w:rPr>
      </w:pPr>
      <w:r w:rsidRPr="009E2E44">
        <w:rPr>
          <w:rFonts w:cstheme="minorHAnsi"/>
        </w:rPr>
        <w:t>5 Obecnie zmiany klimatyczne i inne groźne zmiany zachodzące na naszej planecie są spowodowane niemal wyłącznie działalnością człowieka i nigdy przedtem nie wystąpiły w takiej skali i tempie</w:t>
      </w:r>
    </w:p>
    <w:p w14:paraId="7EC952F7" w14:textId="77777777" w:rsidR="009E2E44" w:rsidRPr="00C24D9C" w:rsidRDefault="009E2E44" w:rsidP="009E2E44">
      <w:pPr>
        <w:rPr>
          <w:rFonts w:cstheme="minorHAnsi"/>
        </w:rPr>
      </w:pPr>
    </w:p>
    <w:p w14:paraId="0C80C625" w14:textId="210AE0CB" w:rsidR="009E2E44" w:rsidRDefault="009E2E44" w:rsidP="009E2E44">
      <w:pPr>
        <w:rPr>
          <w:rFonts w:cstheme="minorHAnsi"/>
          <w:b/>
          <w:bCs/>
        </w:rPr>
      </w:pPr>
    </w:p>
    <w:p w14:paraId="395E8A16" w14:textId="7AE44CA0" w:rsidR="00FC66FE" w:rsidRDefault="00FC66FE" w:rsidP="009E2E44">
      <w:pPr>
        <w:rPr>
          <w:rFonts w:cstheme="minorHAnsi"/>
          <w:b/>
          <w:bCs/>
        </w:rPr>
      </w:pPr>
    </w:p>
    <w:p w14:paraId="2E9EAD44" w14:textId="77777777" w:rsidR="00FC66FE" w:rsidRPr="0092508D" w:rsidRDefault="00FC66FE" w:rsidP="00FC66FE">
      <w:pPr>
        <w:rPr>
          <w:rFonts w:cstheme="minorHAnsi"/>
          <w:highlight w:val="yellow"/>
        </w:rPr>
      </w:pPr>
    </w:p>
    <w:p w14:paraId="1869D77B" w14:textId="5AB06502" w:rsidR="00FC66FE" w:rsidRPr="00FC66FE" w:rsidRDefault="00FC66FE" w:rsidP="00FC66FE">
      <w:pPr>
        <w:rPr>
          <w:rFonts w:cstheme="minorHAnsi"/>
          <w:b/>
          <w:bCs/>
        </w:rPr>
      </w:pPr>
      <w:r w:rsidRPr="00FC66FE">
        <w:rPr>
          <w:rFonts w:cstheme="minorHAnsi"/>
          <w:b/>
          <w:bCs/>
        </w:rPr>
        <w:t>Anc7. Za obecny stan środowiska, negatywne zmiany klimatu i ginięcie gatunków zwierzęcych odpowiedzialne są przede wszystkim:</w:t>
      </w:r>
    </w:p>
    <w:p w14:paraId="2F7C51FE" w14:textId="77777777" w:rsidR="00FC66FE" w:rsidRPr="00FC66FE" w:rsidRDefault="00FC66FE" w:rsidP="00FC66FE">
      <w:pPr>
        <w:pStyle w:val="ListParagraph"/>
        <w:numPr>
          <w:ilvl w:val="0"/>
          <w:numId w:val="42"/>
        </w:numPr>
        <w:rPr>
          <w:rFonts w:cstheme="minorHAnsi"/>
          <w:lang w:val="pl-PL"/>
        </w:rPr>
      </w:pPr>
      <w:r w:rsidRPr="00FC66FE">
        <w:rPr>
          <w:rFonts w:cstheme="minorHAnsi"/>
          <w:lang w:val="pl-PL"/>
        </w:rPr>
        <w:t>wielkie międzynarodowe korporacje, ich rabunkowa polityka gospodarcza</w:t>
      </w:r>
    </w:p>
    <w:p w14:paraId="4F623B9D" w14:textId="77777777" w:rsidR="00FC66FE" w:rsidRPr="00FC66FE" w:rsidRDefault="00FC66FE" w:rsidP="00FC66FE">
      <w:pPr>
        <w:pStyle w:val="ListParagraph"/>
        <w:numPr>
          <w:ilvl w:val="0"/>
          <w:numId w:val="42"/>
        </w:numPr>
        <w:rPr>
          <w:rFonts w:cstheme="minorHAnsi"/>
          <w:lang w:val="pl-PL"/>
        </w:rPr>
      </w:pPr>
      <w:r w:rsidRPr="00FC66FE">
        <w:rPr>
          <w:rFonts w:cstheme="minorHAnsi"/>
          <w:lang w:val="pl-PL"/>
        </w:rPr>
        <w:t>rządy największych i najbogatszych krajów świata i ich krótkowzroczność</w:t>
      </w:r>
    </w:p>
    <w:p w14:paraId="0695D4AC" w14:textId="77777777" w:rsidR="00FC66FE" w:rsidRPr="00FC66FE" w:rsidRDefault="00FC66FE" w:rsidP="00FC66FE">
      <w:pPr>
        <w:pStyle w:val="ListParagraph"/>
        <w:numPr>
          <w:ilvl w:val="0"/>
          <w:numId w:val="42"/>
        </w:numPr>
        <w:rPr>
          <w:rFonts w:cstheme="minorHAnsi"/>
          <w:lang w:val="pl-PL"/>
        </w:rPr>
      </w:pPr>
      <w:r w:rsidRPr="00FC66FE">
        <w:rPr>
          <w:rFonts w:cstheme="minorHAnsi"/>
          <w:lang w:val="pl-PL"/>
        </w:rPr>
        <w:t>człowiek i jego niepohamowana chęć bogacenia się za wszelką cenę</w:t>
      </w:r>
    </w:p>
    <w:p w14:paraId="3D0C8DC5" w14:textId="77777777" w:rsidR="00FC66FE" w:rsidRPr="00FC66FE" w:rsidRDefault="00FC66FE" w:rsidP="00FC66FE">
      <w:pPr>
        <w:rPr>
          <w:rFonts w:cstheme="minorHAnsi"/>
        </w:rPr>
      </w:pPr>
    </w:p>
    <w:p w14:paraId="3E98004A" w14:textId="77777777" w:rsidR="00FC66FE" w:rsidRDefault="00FC66FE" w:rsidP="00FC66FE">
      <w:pPr>
        <w:rPr>
          <w:rFonts w:cstheme="minorHAnsi"/>
          <w:b/>
          <w:bCs/>
        </w:rPr>
      </w:pPr>
    </w:p>
    <w:p w14:paraId="5F98E672" w14:textId="77777777" w:rsidR="00FC66FE" w:rsidRDefault="00FC66FE" w:rsidP="00FC66FE">
      <w:pPr>
        <w:rPr>
          <w:rFonts w:cstheme="minorHAnsi"/>
          <w:b/>
          <w:bCs/>
        </w:rPr>
      </w:pPr>
    </w:p>
    <w:p w14:paraId="7161F73F" w14:textId="77777777" w:rsidR="00FC66FE" w:rsidRDefault="00FC66FE" w:rsidP="00FC66FE">
      <w:pPr>
        <w:rPr>
          <w:rFonts w:cstheme="minorHAnsi"/>
          <w:b/>
          <w:bCs/>
        </w:rPr>
      </w:pPr>
    </w:p>
    <w:p w14:paraId="6A00F791" w14:textId="77777777" w:rsidR="00FC66FE" w:rsidRDefault="00FC66FE" w:rsidP="00FC66FE">
      <w:pPr>
        <w:rPr>
          <w:rFonts w:cstheme="minorHAnsi"/>
          <w:b/>
          <w:bCs/>
        </w:rPr>
      </w:pPr>
    </w:p>
    <w:p w14:paraId="25A79CC1" w14:textId="56573109" w:rsidR="00FC66FE" w:rsidRPr="00FC66FE" w:rsidRDefault="00FC66FE" w:rsidP="00FC66FE">
      <w:pPr>
        <w:rPr>
          <w:rFonts w:cstheme="minorHAnsi"/>
          <w:b/>
          <w:bCs/>
        </w:rPr>
      </w:pPr>
      <w:r w:rsidRPr="00FC66FE">
        <w:rPr>
          <w:rFonts w:cstheme="minorHAnsi"/>
          <w:b/>
          <w:bCs/>
        </w:rPr>
        <w:lastRenderedPageBreak/>
        <w:t>Anc8. Proszę zaznaczyć w jakim stopniu każdy z poniższych zjawisk stanowi – w Pana(i) mniemaniu – poważny (zagrażający ludziom) problem</w:t>
      </w:r>
    </w:p>
    <w:p w14:paraId="2A3557F4" w14:textId="77777777" w:rsidR="00FC66FE" w:rsidRPr="00FC66FE" w:rsidRDefault="00FC66FE" w:rsidP="00FC66FE">
      <w:pPr>
        <w:pStyle w:val="ListParagraph"/>
        <w:numPr>
          <w:ilvl w:val="0"/>
          <w:numId w:val="45"/>
        </w:numPr>
        <w:rPr>
          <w:rFonts w:cstheme="minorHAnsi"/>
          <w:lang w:val="pl-PL"/>
        </w:rPr>
      </w:pPr>
      <w:r w:rsidRPr="00FC66FE">
        <w:rPr>
          <w:rFonts w:cstheme="minorHAnsi"/>
          <w:lang w:val="pl-PL"/>
        </w:rPr>
        <w:t>Nie stanowi żadnego problemu</w:t>
      </w:r>
    </w:p>
    <w:p w14:paraId="5B7BFC30" w14:textId="77777777" w:rsidR="00FC66FE" w:rsidRPr="00FC66FE" w:rsidRDefault="00FC66FE" w:rsidP="00FC66FE">
      <w:pPr>
        <w:pStyle w:val="ListParagraph"/>
        <w:numPr>
          <w:ilvl w:val="0"/>
          <w:numId w:val="45"/>
        </w:numPr>
        <w:rPr>
          <w:rFonts w:cstheme="minorHAnsi"/>
          <w:lang w:val="pl-PL"/>
        </w:rPr>
      </w:pPr>
      <w:r w:rsidRPr="00FC66FE">
        <w:rPr>
          <w:rFonts w:cstheme="minorHAnsi"/>
          <w:lang w:val="pl-PL"/>
        </w:rPr>
        <w:t xml:space="preserve"> </w:t>
      </w:r>
    </w:p>
    <w:p w14:paraId="3E86A164" w14:textId="77777777" w:rsidR="00FC66FE" w:rsidRPr="00FC66FE" w:rsidRDefault="00FC66FE" w:rsidP="00FC66FE">
      <w:pPr>
        <w:pStyle w:val="ListParagraph"/>
        <w:numPr>
          <w:ilvl w:val="0"/>
          <w:numId w:val="45"/>
        </w:numPr>
        <w:rPr>
          <w:rFonts w:cstheme="minorHAnsi"/>
          <w:lang w:val="pl-PL"/>
        </w:rPr>
      </w:pPr>
      <w:r w:rsidRPr="00FC66FE">
        <w:rPr>
          <w:rFonts w:cstheme="minorHAnsi"/>
          <w:lang w:val="pl-PL"/>
        </w:rPr>
        <w:t xml:space="preserve"> </w:t>
      </w:r>
    </w:p>
    <w:p w14:paraId="4DEA5F01" w14:textId="77777777" w:rsidR="00FC66FE" w:rsidRPr="00FC66FE" w:rsidRDefault="00FC66FE" w:rsidP="00FC66FE">
      <w:pPr>
        <w:pStyle w:val="ListParagraph"/>
        <w:numPr>
          <w:ilvl w:val="0"/>
          <w:numId w:val="45"/>
        </w:numPr>
        <w:rPr>
          <w:rFonts w:cstheme="minorHAnsi"/>
          <w:lang w:val="pl-PL"/>
        </w:rPr>
      </w:pPr>
      <w:r w:rsidRPr="00FC66FE">
        <w:rPr>
          <w:rFonts w:cstheme="minorHAnsi"/>
          <w:lang w:val="pl-PL"/>
        </w:rPr>
        <w:t xml:space="preserve"> </w:t>
      </w:r>
    </w:p>
    <w:p w14:paraId="334B95DC" w14:textId="77777777" w:rsidR="00FC66FE" w:rsidRPr="00FC66FE" w:rsidRDefault="00FC66FE" w:rsidP="00FC66FE">
      <w:pPr>
        <w:pStyle w:val="ListParagraph"/>
        <w:numPr>
          <w:ilvl w:val="0"/>
          <w:numId w:val="45"/>
        </w:numPr>
        <w:rPr>
          <w:rFonts w:cstheme="minorHAnsi"/>
          <w:lang w:val="pl-PL"/>
        </w:rPr>
      </w:pPr>
      <w:r w:rsidRPr="00FC66FE">
        <w:rPr>
          <w:rFonts w:cstheme="minorHAnsi"/>
          <w:lang w:val="pl-PL"/>
        </w:rPr>
        <w:t xml:space="preserve">Bardzo ważny, groźny problem </w:t>
      </w:r>
    </w:p>
    <w:p w14:paraId="75C0F35B" w14:textId="77777777" w:rsidR="00FC66FE" w:rsidRPr="00FC66FE" w:rsidRDefault="00FC66FE" w:rsidP="00FC66FE">
      <w:pPr>
        <w:rPr>
          <w:rFonts w:cstheme="minorHAnsi"/>
        </w:rPr>
      </w:pPr>
    </w:p>
    <w:p w14:paraId="0644F37B" w14:textId="77777777" w:rsidR="00FC66FE" w:rsidRPr="00FC66FE" w:rsidRDefault="00FC66FE" w:rsidP="00FC66FE">
      <w:pPr>
        <w:pStyle w:val="ListParagraph"/>
        <w:numPr>
          <w:ilvl w:val="0"/>
          <w:numId w:val="43"/>
        </w:numPr>
        <w:rPr>
          <w:rFonts w:cstheme="minorHAnsi"/>
          <w:lang w:val="pl-PL"/>
        </w:rPr>
      </w:pPr>
      <w:r w:rsidRPr="00FC66FE">
        <w:rPr>
          <w:rFonts w:cstheme="minorHAnsi"/>
          <w:lang w:val="pl-PL"/>
        </w:rPr>
        <w:t>Zanieczyszczenie rzek, jezior, zalewów</w:t>
      </w:r>
    </w:p>
    <w:p w14:paraId="1E3D6E42" w14:textId="77777777" w:rsidR="00FC66FE" w:rsidRPr="00FC66FE" w:rsidRDefault="00FC66FE" w:rsidP="00FC66FE">
      <w:pPr>
        <w:pStyle w:val="ListParagraph"/>
        <w:numPr>
          <w:ilvl w:val="0"/>
          <w:numId w:val="43"/>
        </w:numPr>
        <w:rPr>
          <w:rFonts w:cstheme="minorHAnsi"/>
          <w:lang w:val="pl-PL"/>
        </w:rPr>
      </w:pPr>
      <w:r w:rsidRPr="00FC66FE">
        <w:rPr>
          <w:rFonts w:cstheme="minorHAnsi"/>
          <w:lang w:val="pl-PL"/>
        </w:rPr>
        <w:t>Zanieczyszczenie powietrza</w:t>
      </w:r>
    </w:p>
    <w:p w14:paraId="35BB92C6" w14:textId="77777777" w:rsidR="00FC66FE" w:rsidRPr="00FC66FE" w:rsidRDefault="00FC66FE" w:rsidP="00FC66FE">
      <w:pPr>
        <w:pStyle w:val="ListParagraph"/>
        <w:numPr>
          <w:ilvl w:val="0"/>
          <w:numId w:val="43"/>
        </w:numPr>
        <w:rPr>
          <w:rFonts w:cstheme="minorHAnsi"/>
          <w:lang w:val="pl-PL"/>
        </w:rPr>
      </w:pPr>
      <w:r w:rsidRPr="00FC66FE">
        <w:rPr>
          <w:rFonts w:cstheme="minorHAnsi"/>
          <w:lang w:val="pl-PL"/>
        </w:rPr>
        <w:t>Wycinanie lasów</w:t>
      </w:r>
    </w:p>
    <w:p w14:paraId="77FA83A1" w14:textId="77777777" w:rsidR="00FC66FE" w:rsidRPr="00FC66FE" w:rsidRDefault="00FC66FE" w:rsidP="00FC66FE">
      <w:pPr>
        <w:pStyle w:val="ListParagraph"/>
        <w:numPr>
          <w:ilvl w:val="0"/>
          <w:numId w:val="43"/>
        </w:numPr>
        <w:rPr>
          <w:rFonts w:cstheme="minorHAnsi"/>
          <w:lang w:val="pl-PL"/>
        </w:rPr>
      </w:pPr>
      <w:r w:rsidRPr="00FC66FE">
        <w:rPr>
          <w:rFonts w:cstheme="minorHAnsi"/>
          <w:lang w:val="pl-PL"/>
        </w:rPr>
        <w:t>Globalne ocieplenie</w:t>
      </w:r>
    </w:p>
    <w:p w14:paraId="60989F30" w14:textId="77777777" w:rsidR="00FC66FE" w:rsidRPr="00FC66FE" w:rsidRDefault="00FC66FE" w:rsidP="00FC66FE">
      <w:pPr>
        <w:pStyle w:val="ListParagraph"/>
        <w:numPr>
          <w:ilvl w:val="0"/>
          <w:numId w:val="43"/>
        </w:numPr>
        <w:rPr>
          <w:rFonts w:cstheme="minorHAnsi"/>
          <w:lang w:val="pl-PL"/>
        </w:rPr>
      </w:pPr>
      <w:r w:rsidRPr="00FC66FE">
        <w:rPr>
          <w:rFonts w:cstheme="minorHAnsi"/>
          <w:lang w:val="pl-PL"/>
        </w:rPr>
        <w:t>Zanieczyszczenie wody pitnej</w:t>
      </w:r>
    </w:p>
    <w:p w14:paraId="5A1FDD43" w14:textId="77777777" w:rsidR="00FC66FE" w:rsidRPr="00FC66FE" w:rsidRDefault="00FC66FE" w:rsidP="00FC66FE">
      <w:pPr>
        <w:pStyle w:val="ListParagraph"/>
        <w:numPr>
          <w:ilvl w:val="0"/>
          <w:numId w:val="43"/>
        </w:numPr>
        <w:rPr>
          <w:rFonts w:cstheme="minorHAnsi"/>
          <w:lang w:val="pl-PL"/>
        </w:rPr>
      </w:pPr>
      <w:r w:rsidRPr="00FC66FE">
        <w:rPr>
          <w:rFonts w:cstheme="minorHAnsi"/>
          <w:lang w:val="pl-PL"/>
        </w:rPr>
        <w:t>Zagłada wielu gatunków zwierząt i roślin</w:t>
      </w:r>
    </w:p>
    <w:p w14:paraId="1378319A" w14:textId="77777777" w:rsidR="00FC66FE" w:rsidRPr="00FC66FE" w:rsidRDefault="00FC66FE" w:rsidP="00FC66FE">
      <w:pPr>
        <w:pStyle w:val="ListParagraph"/>
        <w:numPr>
          <w:ilvl w:val="0"/>
          <w:numId w:val="43"/>
        </w:numPr>
        <w:rPr>
          <w:rFonts w:cstheme="minorHAnsi"/>
          <w:lang w:val="pl-PL"/>
        </w:rPr>
      </w:pPr>
      <w:r w:rsidRPr="00FC66FE">
        <w:rPr>
          <w:rFonts w:cstheme="minorHAnsi"/>
          <w:lang w:val="pl-PL"/>
        </w:rPr>
        <w:t>Zanieczyszczenie gleby i wody odpadami toksycznymi</w:t>
      </w:r>
    </w:p>
    <w:p w14:paraId="0513A7C2" w14:textId="77777777" w:rsidR="00FC66FE" w:rsidRPr="00FC66FE" w:rsidRDefault="00FC66FE" w:rsidP="00FC66FE">
      <w:pPr>
        <w:pStyle w:val="ListParagraph"/>
        <w:numPr>
          <w:ilvl w:val="0"/>
          <w:numId w:val="43"/>
        </w:numPr>
        <w:rPr>
          <w:rFonts w:cstheme="minorHAnsi"/>
          <w:lang w:val="pl-PL"/>
        </w:rPr>
      </w:pPr>
      <w:r w:rsidRPr="00FC66FE">
        <w:rPr>
          <w:rFonts w:cstheme="minorHAnsi"/>
          <w:lang w:val="pl-PL"/>
        </w:rPr>
        <w:t>Niekontrolowana zabudowa miast i utrata otwartych zielonych przestrzeni</w:t>
      </w:r>
    </w:p>
    <w:p w14:paraId="5E17638A" w14:textId="77777777" w:rsidR="00FC66FE" w:rsidRPr="00FC66FE" w:rsidRDefault="00FC66FE" w:rsidP="00FC66FE">
      <w:pPr>
        <w:pStyle w:val="ListParagraph"/>
        <w:numPr>
          <w:ilvl w:val="0"/>
          <w:numId w:val="43"/>
        </w:numPr>
        <w:rPr>
          <w:rFonts w:cstheme="minorHAnsi"/>
          <w:lang w:val="pl-PL"/>
        </w:rPr>
      </w:pPr>
      <w:r w:rsidRPr="00FC66FE">
        <w:rPr>
          <w:rFonts w:cstheme="minorHAnsi"/>
          <w:lang w:val="pl-PL"/>
        </w:rPr>
        <w:t>Uszkodzenie (destrukcja) warstwy ozonowej Ziemi</w:t>
      </w:r>
    </w:p>
    <w:p w14:paraId="42528976" w14:textId="77777777" w:rsidR="00FC66FE" w:rsidRPr="00FC66FE" w:rsidRDefault="00FC66FE" w:rsidP="00FC66FE">
      <w:pPr>
        <w:pStyle w:val="ListParagraph"/>
        <w:numPr>
          <w:ilvl w:val="0"/>
          <w:numId w:val="43"/>
        </w:numPr>
        <w:rPr>
          <w:rFonts w:cstheme="minorHAnsi"/>
          <w:lang w:val="pl-PL"/>
        </w:rPr>
      </w:pPr>
      <w:r w:rsidRPr="00FC66FE">
        <w:rPr>
          <w:rFonts w:cstheme="minorHAnsi"/>
          <w:lang w:val="pl-PL"/>
        </w:rPr>
        <w:t>Kwaśne deszcze</w:t>
      </w:r>
    </w:p>
    <w:p w14:paraId="73705605" w14:textId="77777777" w:rsidR="00FC66FE" w:rsidRPr="00FC66FE" w:rsidRDefault="00FC66FE" w:rsidP="00FC66FE">
      <w:pPr>
        <w:pStyle w:val="ListParagraph"/>
        <w:numPr>
          <w:ilvl w:val="0"/>
          <w:numId w:val="43"/>
        </w:numPr>
        <w:rPr>
          <w:rFonts w:cstheme="minorHAnsi"/>
          <w:lang w:val="pl-PL"/>
        </w:rPr>
      </w:pPr>
      <w:r w:rsidRPr="00FC66FE">
        <w:rPr>
          <w:rFonts w:cstheme="minorHAnsi"/>
          <w:lang w:val="pl-PL"/>
        </w:rPr>
        <w:t>Zanik naturalnego środowiska bytowania zwierząt</w:t>
      </w:r>
    </w:p>
    <w:p w14:paraId="37A0FC12" w14:textId="77777777" w:rsidR="00FC66FE" w:rsidRPr="00FC66FE" w:rsidRDefault="00FC66FE" w:rsidP="00FC66FE">
      <w:pPr>
        <w:pStyle w:val="ListParagraph"/>
        <w:numPr>
          <w:ilvl w:val="0"/>
          <w:numId w:val="43"/>
        </w:numPr>
        <w:rPr>
          <w:rFonts w:cstheme="minorHAnsi"/>
          <w:lang w:val="pl-PL"/>
        </w:rPr>
      </w:pPr>
      <w:r w:rsidRPr="00FC66FE">
        <w:rPr>
          <w:rFonts w:cstheme="minorHAnsi"/>
          <w:lang w:val="pl-PL"/>
        </w:rPr>
        <w:t>Zanieczyszczenie oceanów i wybrzeży</w:t>
      </w:r>
    </w:p>
    <w:p w14:paraId="35F31AED" w14:textId="77777777" w:rsidR="00FC66FE" w:rsidRPr="00FC66FE" w:rsidRDefault="00FC66FE" w:rsidP="00FC66FE">
      <w:pPr>
        <w:rPr>
          <w:rFonts w:cstheme="minorHAnsi"/>
          <w:color w:val="00B050"/>
        </w:rPr>
      </w:pPr>
    </w:p>
    <w:p w14:paraId="4A5CCE83" w14:textId="77777777" w:rsidR="00FC66FE" w:rsidRPr="00FC66FE" w:rsidRDefault="00FC66FE" w:rsidP="00FC66FE">
      <w:pPr>
        <w:rPr>
          <w:rFonts w:cstheme="minorHAnsi"/>
          <w:color w:val="00B050"/>
        </w:rPr>
      </w:pPr>
    </w:p>
    <w:p w14:paraId="656B5E51" w14:textId="77777777" w:rsidR="00FC66FE" w:rsidRPr="00FC66FE" w:rsidRDefault="00FC66FE" w:rsidP="00FC66FE">
      <w:pPr>
        <w:rPr>
          <w:rFonts w:cstheme="minorHAnsi"/>
          <w:color w:val="00B050"/>
        </w:rPr>
      </w:pPr>
    </w:p>
    <w:p w14:paraId="115162DF" w14:textId="77777777" w:rsidR="00FC66FE" w:rsidRDefault="00FC66FE" w:rsidP="00FC66FE">
      <w:pPr>
        <w:rPr>
          <w:rFonts w:cstheme="minorHAnsi"/>
          <w:color w:val="00B050"/>
        </w:rPr>
      </w:pPr>
      <w:r w:rsidRPr="00FC66FE">
        <w:rPr>
          <w:rFonts w:cstheme="minorHAnsi"/>
          <w:color w:val="00B050"/>
        </w:rPr>
        <w:t>Multi, max 3 odpowiedzi</w:t>
      </w:r>
    </w:p>
    <w:p w14:paraId="23433AAA" w14:textId="77777777" w:rsidR="00FC66FE" w:rsidRDefault="00FC66FE" w:rsidP="00FC66FE">
      <w:pPr>
        <w:rPr>
          <w:rFonts w:cstheme="minorHAnsi"/>
          <w:color w:val="00B050"/>
        </w:rPr>
      </w:pPr>
    </w:p>
    <w:p w14:paraId="3096D770" w14:textId="7A4AD110" w:rsidR="00FC66FE" w:rsidRPr="00FC66FE" w:rsidRDefault="00FC66FE" w:rsidP="00FC66FE">
      <w:pPr>
        <w:rPr>
          <w:rFonts w:cstheme="minorHAnsi"/>
          <w:color w:val="00B050"/>
        </w:rPr>
      </w:pPr>
      <w:r w:rsidRPr="00FC66FE">
        <w:rPr>
          <w:rFonts w:cstheme="minorHAnsi"/>
          <w:b/>
          <w:bCs/>
        </w:rPr>
        <w:t>Anc9. Które z poniższych przyczyn zjawisk – Pana(i) zdaniem – przyczyniają się do problemów z ociepleniem klimatu i jakości życia na Ziemi?</w:t>
      </w:r>
      <w:r w:rsidRPr="00FC66FE">
        <w:rPr>
          <w:rFonts w:cstheme="minorHAnsi"/>
        </w:rPr>
        <w:t xml:space="preserve"> </w:t>
      </w:r>
    </w:p>
    <w:p w14:paraId="25D3A5A0" w14:textId="77777777" w:rsidR="00FC66FE" w:rsidRPr="00FC66FE" w:rsidRDefault="00FC66FE" w:rsidP="00FC66FE">
      <w:pPr>
        <w:rPr>
          <w:rFonts w:cstheme="minorHAnsi"/>
          <w:i/>
          <w:iCs/>
          <w:color w:val="FF0000"/>
        </w:rPr>
      </w:pPr>
      <w:r w:rsidRPr="00FC66FE">
        <w:rPr>
          <w:rFonts w:cstheme="minorHAnsi"/>
          <w:i/>
          <w:iCs/>
          <w:color w:val="FF0000"/>
        </w:rPr>
        <w:t>Można wskazać maksymalnie 3 odpowiedzi</w:t>
      </w:r>
    </w:p>
    <w:p w14:paraId="4385BEF8" w14:textId="77777777" w:rsidR="00FC66FE" w:rsidRPr="00FC66FE" w:rsidRDefault="00FC66FE" w:rsidP="00FC66FE">
      <w:pPr>
        <w:rPr>
          <w:rFonts w:cstheme="minorHAnsi"/>
          <w:i/>
          <w:iCs/>
        </w:rPr>
      </w:pPr>
    </w:p>
    <w:p w14:paraId="7CFC13BF" w14:textId="77777777" w:rsidR="00FC66FE" w:rsidRPr="00FC66FE" w:rsidRDefault="00FC66FE" w:rsidP="00FC66FE">
      <w:pPr>
        <w:pStyle w:val="ListParagraph"/>
        <w:numPr>
          <w:ilvl w:val="0"/>
          <w:numId w:val="44"/>
        </w:numPr>
        <w:rPr>
          <w:rFonts w:cstheme="minorHAnsi"/>
          <w:lang w:val="pl-PL"/>
        </w:rPr>
      </w:pPr>
      <w:r w:rsidRPr="00FC66FE">
        <w:rPr>
          <w:rFonts w:cstheme="minorHAnsi"/>
          <w:lang w:val="pl-PL"/>
        </w:rPr>
        <w:t>Używanie paliw kopalnych (węgiel, gaz, ropa) w energetyce</w:t>
      </w:r>
    </w:p>
    <w:p w14:paraId="6D8E768D" w14:textId="77777777" w:rsidR="00FC66FE" w:rsidRPr="00FC66FE" w:rsidRDefault="00FC66FE" w:rsidP="00FC66FE">
      <w:pPr>
        <w:pStyle w:val="ListParagraph"/>
        <w:numPr>
          <w:ilvl w:val="0"/>
          <w:numId w:val="44"/>
        </w:numPr>
        <w:rPr>
          <w:rFonts w:cstheme="minorHAnsi"/>
          <w:lang w:val="pl-PL"/>
        </w:rPr>
      </w:pPr>
      <w:r w:rsidRPr="00FC66FE">
        <w:rPr>
          <w:rFonts w:cstheme="minorHAnsi"/>
          <w:lang w:val="pl-PL"/>
        </w:rPr>
        <w:t>Wylesianie – masowa wycinka lasów</w:t>
      </w:r>
    </w:p>
    <w:p w14:paraId="0D66FC48" w14:textId="77777777" w:rsidR="00FC66FE" w:rsidRPr="00FC66FE" w:rsidRDefault="00FC66FE" w:rsidP="00FC66FE">
      <w:pPr>
        <w:pStyle w:val="ListParagraph"/>
        <w:numPr>
          <w:ilvl w:val="0"/>
          <w:numId w:val="44"/>
        </w:numPr>
        <w:rPr>
          <w:rFonts w:cstheme="minorHAnsi"/>
          <w:lang w:val="pl-PL"/>
        </w:rPr>
      </w:pPr>
      <w:r w:rsidRPr="00FC66FE">
        <w:rPr>
          <w:rFonts w:cstheme="minorHAnsi"/>
          <w:lang w:val="pl-PL"/>
        </w:rPr>
        <w:t xml:space="preserve">Produkcja toksycznych odpadów (zużyty sprzęt elektryczny, baterie, przeterminowane leki i żywność, środki do konserwacji, mydła, oleje, </w:t>
      </w:r>
      <w:proofErr w:type="spellStart"/>
      <w:r w:rsidRPr="00FC66FE">
        <w:rPr>
          <w:rFonts w:cstheme="minorHAnsi"/>
          <w:lang w:val="pl-PL"/>
        </w:rPr>
        <w:t>spray'e</w:t>
      </w:r>
      <w:proofErr w:type="spellEnd"/>
      <w:r w:rsidRPr="00FC66FE">
        <w:rPr>
          <w:rFonts w:cstheme="minorHAnsi"/>
          <w:lang w:val="pl-PL"/>
        </w:rPr>
        <w:t>)</w:t>
      </w:r>
    </w:p>
    <w:p w14:paraId="42E90FC7" w14:textId="77777777" w:rsidR="00FC66FE" w:rsidRPr="00FC66FE" w:rsidRDefault="00FC66FE" w:rsidP="00FC66FE">
      <w:pPr>
        <w:pStyle w:val="ListParagraph"/>
        <w:numPr>
          <w:ilvl w:val="0"/>
          <w:numId w:val="44"/>
        </w:numPr>
        <w:rPr>
          <w:rFonts w:cstheme="minorHAnsi"/>
          <w:lang w:val="pl-PL"/>
        </w:rPr>
      </w:pPr>
      <w:r w:rsidRPr="00FC66FE">
        <w:rPr>
          <w:rFonts w:cstheme="minorHAnsi"/>
          <w:lang w:val="pl-PL"/>
        </w:rPr>
        <w:t>Masowa produkcja mięsa (wołowina, świnina)</w:t>
      </w:r>
    </w:p>
    <w:p w14:paraId="020F12EC" w14:textId="77777777" w:rsidR="00FC66FE" w:rsidRPr="00FC66FE" w:rsidRDefault="00FC66FE" w:rsidP="00FC66FE">
      <w:pPr>
        <w:pStyle w:val="ListParagraph"/>
        <w:numPr>
          <w:ilvl w:val="0"/>
          <w:numId w:val="44"/>
        </w:numPr>
        <w:rPr>
          <w:rFonts w:cstheme="minorHAnsi"/>
          <w:lang w:val="pl-PL"/>
        </w:rPr>
      </w:pPr>
      <w:r w:rsidRPr="00FC66FE">
        <w:rPr>
          <w:rFonts w:cstheme="minorHAnsi"/>
          <w:lang w:val="pl-PL"/>
        </w:rPr>
        <w:t>Produkcja ryżu – pola ryżowe</w:t>
      </w:r>
    </w:p>
    <w:p w14:paraId="1755A21B" w14:textId="77777777" w:rsidR="00FC66FE" w:rsidRPr="00FC66FE" w:rsidRDefault="00FC66FE" w:rsidP="00FC66FE">
      <w:pPr>
        <w:pStyle w:val="ListParagraph"/>
        <w:numPr>
          <w:ilvl w:val="0"/>
          <w:numId w:val="44"/>
        </w:numPr>
        <w:rPr>
          <w:rFonts w:cstheme="minorHAnsi"/>
          <w:lang w:val="pl-PL"/>
        </w:rPr>
      </w:pPr>
      <w:r w:rsidRPr="00FC66FE">
        <w:rPr>
          <w:rFonts w:cstheme="minorHAnsi"/>
          <w:lang w:val="pl-PL"/>
        </w:rPr>
        <w:t>Nadmiar plastiku (torby, opakowania) – jego nadmiar w morzach i zwierzętach morskich</w:t>
      </w:r>
    </w:p>
    <w:p w14:paraId="4B38AC65" w14:textId="77777777" w:rsidR="00FC66FE" w:rsidRPr="00FC66FE" w:rsidRDefault="00FC66FE" w:rsidP="00FC66FE">
      <w:pPr>
        <w:pStyle w:val="ListParagraph"/>
        <w:numPr>
          <w:ilvl w:val="0"/>
          <w:numId w:val="44"/>
        </w:numPr>
        <w:rPr>
          <w:rFonts w:cstheme="minorHAnsi"/>
          <w:lang w:val="pl-PL"/>
        </w:rPr>
      </w:pPr>
      <w:r w:rsidRPr="00FC66FE">
        <w:rPr>
          <w:rFonts w:cstheme="minorHAnsi"/>
          <w:lang w:val="pl-PL"/>
        </w:rPr>
        <w:t>Elektrownie jądrowe i ich odpady</w:t>
      </w:r>
    </w:p>
    <w:p w14:paraId="583A6D37" w14:textId="77777777" w:rsidR="00FC66FE" w:rsidRPr="00FC66FE" w:rsidRDefault="00FC66FE" w:rsidP="00FC66FE">
      <w:pPr>
        <w:pStyle w:val="ListParagraph"/>
        <w:numPr>
          <w:ilvl w:val="0"/>
          <w:numId w:val="44"/>
        </w:numPr>
        <w:rPr>
          <w:rFonts w:cstheme="minorHAnsi"/>
          <w:lang w:val="pl-PL"/>
        </w:rPr>
      </w:pPr>
      <w:r w:rsidRPr="00FC66FE">
        <w:rPr>
          <w:rFonts w:cstheme="minorHAnsi"/>
          <w:lang w:val="pl-PL"/>
        </w:rPr>
        <w:t>Ogromny wzrost populacji ludzkości</w:t>
      </w:r>
    </w:p>
    <w:p w14:paraId="235C7FC7" w14:textId="77777777" w:rsidR="00FC66FE" w:rsidRPr="00FC66FE" w:rsidRDefault="00FC66FE" w:rsidP="009E2E44">
      <w:pPr>
        <w:rPr>
          <w:rFonts w:cstheme="minorHAnsi"/>
          <w:b/>
          <w:bCs/>
        </w:rPr>
      </w:pPr>
    </w:p>
    <w:p w14:paraId="5ED08DBE" w14:textId="77777777" w:rsidR="00D45224" w:rsidRPr="00FC66FE" w:rsidRDefault="00D45224" w:rsidP="00D45224">
      <w:pPr>
        <w:pStyle w:val="Heading3"/>
        <w:spacing w:before="360" w:after="120"/>
        <w:rPr>
          <w:rFonts w:asciiTheme="minorHAnsi" w:eastAsiaTheme="minorHAnsi" w:hAnsiTheme="minorHAnsi" w:cstheme="minorHAnsi"/>
          <w:b/>
          <w:bCs/>
          <w:color w:val="auto"/>
          <w:sz w:val="22"/>
          <w:szCs w:val="22"/>
          <w:lang w:val="pl-PL"/>
        </w:rPr>
      </w:pPr>
      <w:r w:rsidRPr="00FC66FE">
        <w:rPr>
          <w:rFonts w:asciiTheme="minorHAnsi" w:eastAsiaTheme="minorHAnsi" w:hAnsiTheme="minorHAnsi" w:cstheme="minorHAnsi"/>
          <w:b/>
          <w:bCs/>
          <w:color w:val="auto"/>
          <w:sz w:val="22"/>
          <w:szCs w:val="22"/>
          <w:lang w:val="pl-PL"/>
        </w:rPr>
        <w:t xml:space="preserve">Q3. Czy wierzy Pan(i) w opinie głoszące, że to jakieś obce siły lub państwa celowo przyczyniają się do rozprzestrzeniania </w:t>
      </w:r>
      <w:proofErr w:type="spellStart"/>
      <w:r w:rsidRPr="00FC66FE">
        <w:rPr>
          <w:rFonts w:asciiTheme="minorHAnsi" w:eastAsiaTheme="minorHAnsi" w:hAnsiTheme="minorHAnsi" w:cstheme="minorHAnsi"/>
          <w:b/>
          <w:bCs/>
          <w:color w:val="auto"/>
          <w:sz w:val="22"/>
          <w:szCs w:val="22"/>
          <w:lang w:val="pl-PL"/>
        </w:rPr>
        <w:t>koronawirusa</w:t>
      </w:r>
      <w:proofErr w:type="spellEnd"/>
      <w:r w:rsidRPr="00FC66FE">
        <w:rPr>
          <w:rFonts w:asciiTheme="minorHAnsi" w:eastAsiaTheme="minorHAnsi" w:hAnsiTheme="minorHAnsi" w:cstheme="minorHAnsi"/>
          <w:b/>
          <w:bCs/>
          <w:color w:val="auto"/>
          <w:sz w:val="22"/>
          <w:szCs w:val="22"/>
          <w:lang w:val="pl-PL"/>
        </w:rPr>
        <w:t xml:space="preserve"> czy </w:t>
      </w:r>
      <w:proofErr w:type="gramStart"/>
      <w:r w:rsidRPr="00FC66FE">
        <w:rPr>
          <w:rFonts w:asciiTheme="minorHAnsi" w:eastAsiaTheme="minorHAnsi" w:hAnsiTheme="minorHAnsi" w:cstheme="minorHAnsi"/>
          <w:b/>
          <w:bCs/>
          <w:color w:val="auto"/>
          <w:sz w:val="22"/>
          <w:szCs w:val="22"/>
          <w:lang w:val="pl-PL"/>
        </w:rPr>
        <w:t>też</w:t>
      </w:r>
      <w:proofErr w:type="gramEnd"/>
      <w:r w:rsidRPr="00FC66FE">
        <w:rPr>
          <w:rFonts w:asciiTheme="minorHAnsi" w:eastAsiaTheme="minorHAnsi" w:hAnsiTheme="minorHAnsi" w:cstheme="minorHAnsi"/>
          <w:b/>
          <w:bCs/>
          <w:color w:val="auto"/>
          <w:sz w:val="22"/>
          <w:szCs w:val="22"/>
          <w:lang w:val="pl-PL"/>
        </w:rPr>
        <w:t xml:space="preserve"> że jest on wynikiem naturalnych procesów, jakie zachodzą w przyrodzie?</w:t>
      </w:r>
    </w:p>
    <w:p w14:paraId="01DA948F" w14:textId="77777777" w:rsidR="00D45224" w:rsidRPr="00FC66FE" w:rsidRDefault="00D45224" w:rsidP="00D45224">
      <w:pPr>
        <w:pStyle w:val="OrderedList"/>
        <w:numPr>
          <w:ilvl w:val="0"/>
          <w:numId w:val="39"/>
        </w:numPr>
        <w:spacing w:before="240"/>
        <w:rPr>
          <w:rFonts w:asciiTheme="minorHAnsi" w:eastAsiaTheme="minorHAnsi" w:hAnsiTheme="minorHAnsi" w:cstheme="minorHAnsi"/>
          <w:sz w:val="22"/>
          <w:szCs w:val="22"/>
          <w:lang w:val="pl-PL" w:eastAsia="en-US" w:bidi="ar-SA"/>
          <w14:ligatures w14:val="none"/>
        </w:rPr>
      </w:pPr>
      <w:r w:rsidRPr="00FC66FE">
        <w:rPr>
          <w:rFonts w:asciiTheme="minorHAnsi" w:eastAsiaTheme="minorHAnsi" w:hAnsiTheme="minorHAnsi" w:cstheme="minorHAnsi"/>
          <w:sz w:val="22"/>
          <w:szCs w:val="22"/>
          <w:lang w:val="pl-PL" w:eastAsia="en-US" w:bidi="ar-SA"/>
          <w14:ligatures w14:val="none"/>
        </w:rPr>
        <w:t>Nie – nikt za tym nie stoi, jest to zjawisko przyrodnicze</w:t>
      </w:r>
    </w:p>
    <w:p w14:paraId="3981DFF5" w14:textId="77777777" w:rsidR="00D45224" w:rsidRPr="00FC66FE" w:rsidRDefault="00D45224" w:rsidP="00D45224">
      <w:pPr>
        <w:pStyle w:val="OrderedList"/>
        <w:numPr>
          <w:ilvl w:val="0"/>
          <w:numId w:val="39"/>
        </w:numPr>
        <w:rPr>
          <w:rFonts w:asciiTheme="minorHAnsi" w:eastAsiaTheme="minorHAnsi" w:hAnsiTheme="minorHAnsi" w:cstheme="minorHAnsi"/>
          <w:sz w:val="22"/>
          <w:szCs w:val="22"/>
          <w:lang w:val="pl-PL" w:eastAsia="en-US" w:bidi="ar-SA"/>
          <w14:ligatures w14:val="none"/>
        </w:rPr>
      </w:pPr>
      <w:r w:rsidRPr="00FC66FE">
        <w:rPr>
          <w:rFonts w:asciiTheme="minorHAnsi" w:eastAsiaTheme="minorHAnsi" w:hAnsiTheme="minorHAnsi" w:cstheme="minorHAnsi"/>
          <w:sz w:val="22"/>
          <w:szCs w:val="22"/>
          <w:lang w:val="pl-PL" w:eastAsia="en-US" w:bidi="ar-SA"/>
          <w14:ligatures w14:val="none"/>
        </w:rPr>
        <w:t xml:space="preserve">Tak – rozprzestrzenianie się </w:t>
      </w:r>
      <w:proofErr w:type="spellStart"/>
      <w:r w:rsidRPr="00FC66FE">
        <w:rPr>
          <w:rFonts w:asciiTheme="minorHAnsi" w:eastAsiaTheme="minorHAnsi" w:hAnsiTheme="minorHAnsi" w:cstheme="minorHAnsi"/>
          <w:sz w:val="22"/>
          <w:szCs w:val="22"/>
          <w:lang w:val="pl-PL" w:eastAsia="en-US" w:bidi="ar-SA"/>
          <w14:ligatures w14:val="none"/>
        </w:rPr>
        <w:t>koronawirusa</w:t>
      </w:r>
      <w:proofErr w:type="spellEnd"/>
      <w:r w:rsidRPr="00FC66FE">
        <w:rPr>
          <w:rFonts w:asciiTheme="minorHAnsi" w:eastAsiaTheme="minorHAnsi" w:hAnsiTheme="minorHAnsi" w:cstheme="minorHAnsi"/>
          <w:sz w:val="22"/>
          <w:szCs w:val="22"/>
          <w:lang w:val="pl-PL" w:eastAsia="en-US" w:bidi="ar-SA"/>
          <w14:ligatures w14:val="none"/>
        </w:rPr>
        <w:t xml:space="preserve"> to celowe działanie </w:t>
      </w:r>
    </w:p>
    <w:p w14:paraId="467981B6" w14:textId="77777777" w:rsidR="00D45224" w:rsidRPr="00FC66FE" w:rsidRDefault="00D45224" w:rsidP="00D45224">
      <w:pPr>
        <w:pStyle w:val="OrderedList"/>
        <w:spacing w:before="240" w:after="240"/>
        <w:ind w:left="840"/>
        <w:rPr>
          <w:rFonts w:asciiTheme="minorHAnsi" w:eastAsiaTheme="minorHAnsi" w:hAnsiTheme="minorHAnsi" w:cstheme="minorHAnsi"/>
          <w:sz w:val="22"/>
          <w:szCs w:val="22"/>
          <w:lang w:val="pl-PL" w:eastAsia="en-US" w:bidi="ar-SA"/>
          <w14:ligatures w14:val="none"/>
        </w:rPr>
      </w:pPr>
      <w:r w:rsidRPr="00FC66FE">
        <w:rPr>
          <w:rFonts w:asciiTheme="minorHAnsi" w:eastAsiaTheme="minorHAnsi" w:hAnsiTheme="minorHAnsi" w:cstheme="minorHAnsi"/>
          <w:sz w:val="22"/>
          <w:szCs w:val="22"/>
          <w:lang w:val="pl-PL" w:eastAsia="en-US" w:bidi="ar-SA"/>
          <w14:ligatures w14:val="none"/>
        </w:rPr>
        <w:lastRenderedPageBreak/>
        <w:t xml:space="preserve">99. Nie wiem / Brak odpowiedzi </w:t>
      </w:r>
    </w:p>
    <w:p w14:paraId="3E720D71" w14:textId="77777777" w:rsidR="00D45224" w:rsidRPr="00FC66FE" w:rsidRDefault="00D45224" w:rsidP="00D45224">
      <w:pPr>
        <w:rPr>
          <w:b/>
          <w:sz w:val="28"/>
          <w:szCs w:val="28"/>
        </w:rPr>
      </w:pPr>
    </w:p>
    <w:p w14:paraId="387A783A" w14:textId="77777777" w:rsidR="00D45224" w:rsidRPr="00FC66FE" w:rsidRDefault="00D45224" w:rsidP="00D45224">
      <w:pPr>
        <w:rPr>
          <w:b/>
          <w:color w:val="FF0000"/>
          <w:sz w:val="28"/>
          <w:szCs w:val="28"/>
        </w:rPr>
      </w:pPr>
      <w:r w:rsidRPr="00FC66FE">
        <w:rPr>
          <w:b/>
          <w:color w:val="FF0000"/>
          <w:sz w:val="28"/>
          <w:szCs w:val="28"/>
        </w:rPr>
        <w:t>--------------</w:t>
      </w:r>
    </w:p>
    <w:p w14:paraId="4D630A2F" w14:textId="77777777" w:rsidR="00D45224" w:rsidRPr="00FC66FE" w:rsidRDefault="00D45224" w:rsidP="00D45224">
      <w:pPr>
        <w:jc w:val="both"/>
        <w:rPr>
          <w:rFonts w:cstheme="minorHAnsi"/>
          <w:b/>
        </w:rPr>
      </w:pPr>
      <w:r w:rsidRPr="00FC66FE">
        <w:rPr>
          <w:rFonts w:cstheme="minorHAnsi"/>
          <w:b/>
        </w:rPr>
        <w:t>FS1. Decyzje podejmowane przez władze w czasie pandemii wymagały dokonywania wyboru pomiędzy narzucaniem ograniczeń mających na celu zapewnienie bezpieczeństwem w życiu publicznym a zagrożeniem jakie stanowią dla wolności osobistej, zawodowej i politycznej obywateli.</w:t>
      </w:r>
    </w:p>
    <w:p w14:paraId="6B8A80FE" w14:textId="77777777" w:rsidR="00D45224" w:rsidRPr="00FC66FE" w:rsidRDefault="00D45224" w:rsidP="00D45224">
      <w:pPr>
        <w:jc w:val="both"/>
        <w:rPr>
          <w:rFonts w:cstheme="minorHAnsi"/>
          <w:b/>
        </w:rPr>
      </w:pPr>
      <w:r w:rsidRPr="00FC66FE">
        <w:rPr>
          <w:rFonts w:cstheme="minorHAnsi"/>
          <w:b/>
        </w:rPr>
        <w:t>Która z tych dwóch wartości jest – Pana(i) zdaniem - ważniejsza w czasie pandemii:</w:t>
      </w:r>
    </w:p>
    <w:p w14:paraId="3B837AE6" w14:textId="77777777" w:rsidR="00D45224" w:rsidRPr="00FC66FE" w:rsidRDefault="00D45224" w:rsidP="00D45224">
      <w:pPr>
        <w:pStyle w:val="ListParagraph"/>
        <w:numPr>
          <w:ilvl w:val="0"/>
          <w:numId w:val="38"/>
        </w:numPr>
        <w:jc w:val="both"/>
        <w:rPr>
          <w:rFonts w:cstheme="minorHAnsi"/>
          <w:lang w:val="pl-PL"/>
        </w:rPr>
      </w:pPr>
      <w:r w:rsidRPr="00FC66FE">
        <w:rPr>
          <w:rFonts w:cstheme="minorHAnsi"/>
          <w:lang w:val="pl-PL"/>
        </w:rPr>
        <w:t>zdecydowanie wolność</w:t>
      </w:r>
    </w:p>
    <w:p w14:paraId="3E0E8F50" w14:textId="77777777" w:rsidR="00D45224" w:rsidRPr="00FC66FE" w:rsidRDefault="00D45224" w:rsidP="00D45224">
      <w:pPr>
        <w:pStyle w:val="ListParagraph"/>
        <w:numPr>
          <w:ilvl w:val="0"/>
          <w:numId w:val="38"/>
        </w:numPr>
        <w:jc w:val="both"/>
        <w:rPr>
          <w:rFonts w:cstheme="minorHAnsi"/>
          <w:lang w:val="pl-PL"/>
        </w:rPr>
      </w:pPr>
      <w:r w:rsidRPr="00FC66FE">
        <w:rPr>
          <w:rFonts w:cstheme="minorHAnsi"/>
          <w:lang w:val="pl-PL"/>
        </w:rPr>
        <w:t>raczej wolność</w:t>
      </w:r>
    </w:p>
    <w:p w14:paraId="4F9CCE06" w14:textId="77777777" w:rsidR="00D45224" w:rsidRPr="00FC66FE" w:rsidRDefault="00D45224" w:rsidP="00D45224">
      <w:pPr>
        <w:pStyle w:val="ListParagraph"/>
        <w:numPr>
          <w:ilvl w:val="0"/>
          <w:numId w:val="38"/>
        </w:numPr>
        <w:jc w:val="both"/>
        <w:rPr>
          <w:rFonts w:cstheme="minorHAnsi"/>
          <w:lang w:val="pl-PL"/>
        </w:rPr>
      </w:pPr>
      <w:r w:rsidRPr="00FC66FE">
        <w:rPr>
          <w:rFonts w:cstheme="minorHAnsi"/>
          <w:lang w:val="pl-PL"/>
        </w:rPr>
        <w:t>raczej bezpieczeństwo</w:t>
      </w:r>
    </w:p>
    <w:p w14:paraId="4D988D7A" w14:textId="0356740A" w:rsidR="00D45224" w:rsidRPr="000C66FB" w:rsidRDefault="00D45224" w:rsidP="00D45224">
      <w:pPr>
        <w:pStyle w:val="ListParagraph"/>
        <w:numPr>
          <w:ilvl w:val="0"/>
          <w:numId w:val="38"/>
        </w:numPr>
        <w:jc w:val="both"/>
        <w:rPr>
          <w:ins w:id="74" w:author="Ben Stanley" w:date="2022-09-27T13:58:00Z"/>
          <w:b/>
          <w:bCs/>
          <w:lang w:val="pl-PL"/>
          <w:rPrChange w:id="75" w:author="Ben Stanley" w:date="2022-09-27T13:58:00Z">
            <w:rPr>
              <w:ins w:id="76" w:author="Ben Stanley" w:date="2022-09-27T13:58:00Z"/>
              <w:rFonts w:cstheme="minorHAnsi"/>
              <w:lang w:val="pl-PL"/>
            </w:rPr>
          </w:rPrChange>
        </w:rPr>
      </w:pPr>
      <w:r w:rsidRPr="00FC66FE">
        <w:rPr>
          <w:rFonts w:cstheme="minorHAnsi"/>
          <w:lang w:val="pl-PL"/>
        </w:rPr>
        <w:t>zdecydowanie bezpieczeństwo</w:t>
      </w:r>
    </w:p>
    <w:p w14:paraId="2CEDB93D" w14:textId="4D3DA5F0" w:rsidR="000C66FB" w:rsidRDefault="000C66FB" w:rsidP="000C66FB">
      <w:pPr>
        <w:jc w:val="both"/>
        <w:rPr>
          <w:ins w:id="77" w:author="Ben Stanley" w:date="2022-09-27T13:58:00Z"/>
          <w:b/>
          <w:bCs/>
        </w:rPr>
      </w:pPr>
    </w:p>
    <w:p w14:paraId="2F8099D6" w14:textId="77777777" w:rsidR="000C66FB" w:rsidRDefault="000C66FB" w:rsidP="000C66FB">
      <w:pPr>
        <w:pStyle w:val="Heading2"/>
        <w:rPr>
          <w:ins w:id="78" w:author="Ben Stanley" w:date="2022-09-27T13:58:00Z"/>
        </w:rPr>
      </w:pPr>
      <w:ins w:id="79" w:author="Ben Stanley" w:date="2022-09-27T13:58:00Z">
        <w:r>
          <w:t>Teorie spiskowe</w:t>
        </w:r>
      </w:ins>
    </w:p>
    <w:p w14:paraId="739A787C" w14:textId="77777777" w:rsidR="000C66FB" w:rsidRDefault="000C66FB" w:rsidP="000C66FB">
      <w:pPr>
        <w:rPr>
          <w:ins w:id="80" w:author="Ben Stanley" w:date="2022-09-27T13:58:00Z"/>
        </w:rPr>
      </w:pPr>
      <w:ins w:id="81" w:author="Ben Stanley" w:date="2022-09-27T13:58:00Z">
        <w:r>
          <w:t>SPIS1. Niektóre wydarzenia polityczne i społeczne są przedmiotem debaty (np. zamachy z 11 września, śmierć Lady Diany, zabójstwo Johna F. Kennedy'ego). Sugeruje się, że oficjalna wersja tych wydarzeń może być próbą ukrycia prawdy przed opinią publiczną. Ta oficjalna wersja może zamaskować fakt, że wydarzenia te zostały zaplanowane i potajemnie przygotowane przez tajny sojusz potężnych osób lub organizacji (np. tajne służby lub rząd). Co Pan/i o tym sądzi? Aby udzielić odpowiedzi, wskaż, w jakim stopniu poniższe zdanie odzwierciedla Pani/a zdanie na ten temat.</w:t>
        </w:r>
      </w:ins>
    </w:p>
    <w:p w14:paraId="080D33C6" w14:textId="77777777" w:rsidR="000C66FB" w:rsidRDefault="000C66FB" w:rsidP="000C66FB">
      <w:pPr>
        <w:rPr>
          <w:ins w:id="82" w:author="Ben Stanley" w:date="2022-09-27T13:58:00Z"/>
        </w:rPr>
      </w:pPr>
      <w:ins w:id="83" w:author="Ben Stanley" w:date="2022-09-27T13:58:00Z">
        <w:r>
          <w:t>“Uważam, że oficjalna wersja wydarzeń podawana przez władze bardzo często ukrywa prawdę.”</w:t>
        </w:r>
      </w:ins>
    </w:p>
    <w:p w14:paraId="7D87D6D1" w14:textId="77777777" w:rsidR="000C66FB" w:rsidRDefault="000C66FB" w:rsidP="000C66FB">
      <w:pPr>
        <w:numPr>
          <w:ilvl w:val="0"/>
          <w:numId w:val="48"/>
        </w:numPr>
        <w:rPr>
          <w:ins w:id="84" w:author="Ben Stanley" w:date="2022-09-27T13:58:00Z"/>
        </w:rPr>
      </w:pPr>
      <w:ins w:id="85" w:author="Ben Stanley" w:date="2022-09-27T13:58:00Z">
        <w:r>
          <w:t>1. To całkowita nieprawda</w:t>
        </w:r>
      </w:ins>
    </w:p>
    <w:p w14:paraId="5F49105A" w14:textId="77777777" w:rsidR="000C66FB" w:rsidRDefault="000C66FB" w:rsidP="000C66FB">
      <w:pPr>
        <w:numPr>
          <w:ilvl w:val="0"/>
          <w:numId w:val="48"/>
        </w:numPr>
        <w:rPr>
          <w:ins w:id="86" w:author="Ben Stanley" w:date="2022-09-27T13:58:00Z"/>
        </w:rPr>
      </w:pPr>
      <w:ins w:id="87" w:author="Ben Stanley" w:date="2022-09-27T13:58:00Z">
        <w:r>
          <w:t>2 - 6</w:t>
        </w:r>
      </w:ins>
    </w:p>
    <w:p w14:paraId="1105336D" w14:textId="77777777" w:rsidR="000C66FB" w:rsidRDefault="000C66FB" w:rsidP="000C66FB">
      <w:pPr>
        <w:numPr>
          <w:ilvl w:val="0"/>
          <w:numId w:val="48"/>
        </w:numPr>
        <w:rPr>
          <w:ins w:id="88" w:author="Ben Stanley" w:date="2022-09-27T13:58:00Z"/>
        </w:rPr>
      </w:pPr>
      <w:ins w:id="89" w:author="Ben Stanley" w:date="2022-09-27T13:58:00Z">
        <w:r>
          <w:t>7. To całkowita prawda</w:t>
        </w:r>
      </w:ins>
    </w:p>
    <w:p w14:paraId="0F929133" w14:textId="77777777" w:rsidR="000C66FB" w:rsidRDefault="000C66FB" w:rsidP="000C66FB">
      <w:pPr>
        <w:numPr>
          <w:ilvl w:val="0"/>
          <w:numId w:val="48"/>
        </w:numPr>
        <w:rPr>
          <w:ins w:id="90" w:author="Ben Stanley" w:date="2022-09-27T13:58:00Z"/>
        </w:rPr>
      </w:pPr>
      <w:ins w:id="91" w:author="Ben Stanley" w:date="2022-09-27T13:58:00Z">
        <w:r>
          <w:t>97. Trudno powiedzieć / Nie wiem</w:t>
        </w:r>
      </w:ins>
    </w:p>
    <w:p w14:paraId="04D918A3" w14:textId="0F0394E0" w:rsidR="000C66FB" w:rsidRDefault="000C66FB" w:rsidP="000C66FB">
      <w:pPr>
        <w:numPr>
          <w:ilvl w:val="0"/>
          <w:numId w:val="48"/>
        </w:numPr>
        <w:rPr>
          <w:ins w:id="92" w:author="Ben Stanley" w:date="2022-09-27T13:59:00Z"/>
        </w:rPr>
      </w:pPr>
      <w:ins w:id="93" w:author="Ben Stanley" w:date="2022-09-27T13:58:00Z">
        <w:r>
          <w:t>99. Odmowa odpowiedzi</w:t>
        </w:r>
      </w:ins>
    </w:p>
    <w:p w14:paraId="17730FBF" w14:textId="77777777" w:rsidR="000C66FB" w:rsidRDefault="000C66FB" w:rsidP="000C66FB">
      <w:pPr>
        <w:ind w:left="360"/>
        <w:rPr>
          <w:ins w:id="94" w:author="Ben Stanley" w:date="2022-09-27T13:58:00Z"/>
        </w:rPr>
        <w:pPrChange w:id="95" w:author="Ben Stanley" w:date="2022-09-27T13:59:00Z">
          <w:pPr>
            <w:numPr>
              <w:numId w:val="48"/>
            </w:numPr>
            <w:ind w:left="720" w:hanging="360"/>
          </w:pPr>
        </w:pPrChange>
      </w:pPr>
    </w:p>
    <w:p w14:paraId="1792E728" w14:textId="77777777" w:rsidR="000C66FB" w:rsidRDefault="000C66FB" w:rsidP="000C66FB">
      <w:pPr>
        <w:rPr>
          <w:ins w:id="96" w:author="Ben Stanley" w:date="2022-09-27T13:58:00Z"/>
        </w:rPr>
      </w:pPr>
      <w:ins w:id="97" w:author="Ben Stanley" w:date="2022-09-27T13:58:00Z">
        <w:r>
          <w:t xml:space="preserve">SPIS2. Proszę </w:t>
        </w:r>
        <w:proofErr w:type="gramStart"/>
        <w:r>
          <w:t>zaznaczyć</w:t>
        </w:r>
        <w:proofErr w:type="gramEnd"/>
        <w:r>
          <w:t xml:space="preserve"> czy zgadza się Pan(i) z poniższą opinią, czy też nie?</w:t>
        </w:r>
      </w:ins>
    </w:p>
    <w:p w14:paraId="79BA9702" w14:textId="77777777" w:rsidR="000C66FB" w:rsidRDefault="000C66FB" w:rsidP="000C66FB">
      <w:pPr>
        <w:rPr>
          <w:ins w:id="98" w:author="Ben Stanley" w:date="2022-09-27T13:58:00Z"/>
        </w:rPr>
      </w:pPr>
      <w:ins w:id="99" w:author="Ben Stanley" w:date="2022-09-27T13:58:00Z">
        <w:r>
          <w:t>“Ci, którzy twierdzą, że istnieją na świecie potężne, ukryte siły spiskujące przeciwko Polsce, mają wiele racji.”</w:t>
        </w:r>
        <w:r>
          <w:tab/>
        </w:r>
        <w:r>
          <w:tab/>
        </w:r>
        <w:r>
          <w:tab/>
        </w:r>
        <w:r>
          <w:tab/>
        </w:r>
        <w:r>
          <w:tab/>
        </w:r>
        <w:r>
          <w:tab/>
        </w:r>
        <w:r>
          <w:tab/>
        </w:r>
      </w:ins>
    </w:p>
    <w:p w14:paraId="064031C0" w14:textId="77777777" w:rsidR="000C66FB" w:rsidRDefault="000C66FB" w:rsidP="000C66FB">
      <w:pPr>
        <w:numPr>
          <w:ilvl w:val="0"/>
          <w:numId w:val="48"/>
        </w:numPr>
        <w:rPr>
          <w:ins w:id="100" w:author="Ben Stanley" w:date="2022-09-27T13:58:00Z"/>
        </w:rPr>
      </w:pPr>
      <w:ins w:id="101" w:author="Ben Stanley" w:date="2022-09-27T13:58:00Z">
        <w:r>
          <w:t>1. Zgadzam się</w:t>
        </w:r>
      </w:ins>
    </w:p>
    <w:p w14:paraId="67C13657" w14:textId="77777777" w:rsidR="000C66FB" w:rsidRDefault="000C66FB" w:rsidP="000C66FB">
      <w:pPr>
        <w:numPr>
          <w:ilvl w:val="0"/>
          <w:numId w:val="48"/>
        </w:numPr>
        <w:rPr>
          <w:ins w:id="102" w:author="Ben Stanley" w:date="2022-09-27T13:58:00Z"/>
        </w:rPr>
      </w:pPr>
      <w:ins w:id="103" w:author="Ben Stanley" w:date="2022-09-27T13:58:00Z">
        <w:r>
          <w:t>2. Raczej zgadzam się</w:t>
        </w:r>
      </w:ins>
    </w:p>
    <w:p w14:paraId="7A4E8C28" w14:textId="77777777" w:rsidR="000C66FB" w:rsidRDefault="000C66FB" w:rsidP="000C66FB">
      <w:pPr>
        <w:numPr>
          <w:ilvl w:val="0"/>
          <w:numId w:val="48"/>
        </w:numPr>
        <w:rPr>
          <w:ins w:id="104" w:author="Ben Stanley" w:date="2022-09-27T13:58:00Z"/>
        </w:rPr>
      </w:pPr>
      <w:ins w:id="105" w:author="Ben Stanley" w:date="2022-09-27T13:58:00Z">
        <w:r>
          <w:t>3. Raczej nie zgadzam się</w:t>
        </w:r>
      </w:ins>
    </w:p>
    <w:p w14:paraId="3263D198" w14:textId="77777777" w:rsidR="000C66FB" w:rsidRDefault="000C66FB" w:rsidP="000C66FB">
      <w:pPr>
        <w:numPr>
          <w:ilvl w:val="0"/>
          <w:numId w:val="48"/>
        </w:numPr>
        <w:rPr>
          <w:ins w:id="106" w:author="Ben Stanley" w:date="2022-09-27T13:58:00Z"/>
        </w:rPr>
      </w:pPr>
      <w:ins w:id="107" w:author="Ben Stanley" w:date="2022-09-27T13:58:00Z">
        <w:r>
          <w:t>4. Nie zgadzam się</w:t>
        </w:r>
      </w:ins>
    </w:p>
    <w:p w14:paraId="3A6C7FD2" w14:textId="77777777" w:rsidR="000C66FB" w:rsidRDefault="000C66FB" w:rsidP="000C66FB">
      <w:pPr>
        <w:numPr>
          <w:ilvl w:val="0"/>
          <w:numId w:val="48"/>
        </w:numPr>
        <w:rPr>
          <w:ins w:id="108" w:author="Ben Stanley" w:date="2022-09-27T13:58:00Z"/>
        </w:rPr>
      </w:pPr>
      <w:ins w:id="109" w:author="Ben Stanley" w:date="2022-09-27T13:58:00Z">
        <w:r>
          <w:t>97. Trudno powiedzieć / Nie wiem</w:t>
        </w:r>
      </w:ins>
    </w:p>
    <w:p w14:paraId="6F707FB1" w14:textId="77777777" w:rsidR="000C66FB" w:rsidRDefault="000C66FB" w:rsidP="000C66FB">
      <w:pPr>
        <w:numPr>
          <w:ilvl w:val="0"/>
          <w:numId w:val="48"/>
        </w:numPr>
        <w:rPr>
          <w:ins w:id="110" w:author="Ben Stanley" w:date="2022-09-27T13:58:00Z"/>
        </w:rPr>
      </w:pPr>
      <w:ins w:id="111" w:author="Ben Stanley" w:date="2022-09-27T13:58:00Z">
        <w:r>
          <w:t>99. Odmowa odpowiedzi</w:t>
        </w:r>
      </w:ins>
    </w:p>
    <w:p w14:paraId="5113B8CF" w14:textId="77777777" w:rsidR="000C66FB" w:rsidRPr="000C66FB" w:rsidRDefault="000C66FB" w:rsidP="000C66FB">
      <w:pPr>
        <w:jc w:val="both"/>
        <w:rPr>
          <w:b/>
          <w:bCs/>
          <w:rPrChange w:id="112" w:author="Ben Stanley" w:date="2022-09-27T13:58:00Z">
            <w:rPr>
              <w:lang w:val="pl-PL"/>
            </w:rPr>
          </w:rPrChange>
        </w:rPr>
        <w:pPrChange w:id="113" w:author="Ben Stanley" w:date="2022-09-27T13:58:00Z">
          <w:pPr>
            <w:pStyle w:val="ListParagraph"/>
            <w:numPr>
              <w:numId w:val="38"/>
            </w:numPr>
            <w:ind w:left="1778" w:hanging="360"/>
            <w:jc w:val="both"/>
          </w:pPr>
        </w:pPrChange>
      </w:pPr>
    </w:p>
    <w:p w14:paraId="433E348F" w14:textId="77777777" w:rsidR="009E2E44" w:rsidRDefault="009E2E44" w:rsidP="009E2E44">
      <w:pPr>
        <w:rPr>
          <w:rFonts w:cstheme="minorHAnsi"/>
          <w:b/>
          <w:bCs/>
        </w:rPr>
      </w:pPr>
    </w:p>
    <w:p w14:paraId="5203A842" w14:textId="77777777" w:rsidR="009E2E44" w:rsidRPr="00C24D9C" w:rsidRDefault="009E2E44" w:rsidP="009E2E44">
      <w:pPr>
        <w:rPr>
          <w:rFonts w:cstheme="minorHAnsi"/>
        </w:rPr>
      </w:pPr>
    </w:p>
    <w:p w14:paraId="0BDF0842" w14:textId="77777777" w:rsidR="009E2E44" w:rsidRPr="009E2E44" w:rsidRDefault="009E2E44" w:rsidP="009E2E44">
      <w:pPr>
        <w:rPr>
          <w:rFonts w:cstheme="minorHAnsi"/>
        </w:rPr>
      </w:pPr>
    </w:p>
    <w:p w14:paraId="4E2D5D37" w14:textId="77777777" w:rsidR="009E2E44" w:rsidRPr="00C24D9C" w:rsidRDefault="009E2E44" w:rsidP="009E2E44">
      <w:pPr>
        <w:rPr>
          <w:rFonts w:cstheme="minorHAnsi"/>
        </w:rPr>
      </w:pPr>
    </w:p>
    <w:p w14:paraId="6F744652" w14:textId="77777777" w:rsidR="009E2E44" w:rsidRDefault="009E2E44" w:rsidP="00BD7B58">
      <w:pPr>
        <w:rPr>
          <w:rFonts w:ascii="Arial Narrow" w:hAnsi="Arial Narrow"/>
        </w:rPr>
      </w:pPr>
    </w:p>
    <w:p w14:paraId="67F4D21F" w14:textId="362DE1FA" w:rsidR="00586472" w:rsidRDefault="00586472" w:rsidP="00BD7B58">
      <w:pPr>
        <w:rPr>
          <w:rFonts w:ascii="Arial Narrow" w:hAnsi="Arial Narrow"/>
        </w:rPr>
      </w:pPr>
    </w:p>
    <w:p w14:paraId="1943112F" w14:textId="77777777" w:rsidR="00586472" w:rsidRPr="00586472" w:rsidRDefault="00586472" w:rsidP="00BD7B58">
      <w:pPr>
        <w:rPr>
          <w:bCs/>
        </w:rPr>
      </w:pPr>
    </w:p>
    <w:sectPr w:rsidR="00586472" w:rsidRPr="00586472">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Ben Stanley" w:date="2022-09-27T13:40:00Z" w:initials="BS">
    <w:p w14:paraId="0EAC72EB" w14:textId="77777777" w:rsidR="008F6C5D" w:rsidRDefault="008F6C5D" w:rsidP="009209E4">
      <w:r>
        <w:rPr>
          <w:rStyle w:val="CommentReference"/>
        </w:rPr>
        <w:annotationRef/>
      </w:r>
      <w:r>
        <w:rPr>
          <w:sz w:val="20"/>
          <w:szCs w:val="20"/>
        </w:rPr>
        <w:t>Być może powinno to być KO</w:t>
      </w:r>
    </w:p>
  </w:comment>
  <w:comment w:id="4" w:author="Ben Stanley" w:date="2022-07-14T12:06:00Z" w:initials="">
    <w:p w14:paraId="0DDC4571" w14:textId="0B27C3C1" w:rsidR="007A4538" w:rsidRDefault="007A4538" w:rsidP="007A4538">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Do dyskusji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EAC72EB" w15:done="0"/>
  <w15:commentEx w15:paraId="0DDC457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DD7BE5" w16cex:dateUtc="2022-09-27T11: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EAC72EB" w16cid:durableId="26DD7BE5"/>
  <w16cid:commentId w16cid:paraId="0DDC4571" w16cid:durableId="26DD7B5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D51A69" w14:textId="77777777" w:rsidR="00AD05C8" w:rsidRDefault="00AD05C8" w:rsidP="00E80B2C">
      <w:r>
        <w:separator/>
      </w:r>
    </w:p>
  </w:endnote>
  <w:endnote w:type="continuationSeparator" w:id="0">
    <w:p w14:paraId="77A1807E" w14:textId="77777777" w:rsidR="00AD05C8" w:rsidRDefault="00AD05C8" w:rsidP="00E80B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Baskerville">
    <w:panose1 w:val="02020502070401020303"/>
    <w:charset w:val="00"/>
    <w:family w:val="roman"/>
    <w:pitch w:val="variable"/>
    <w:sig w:usb0="80000067" w:usb1="02000000" w:usb2="00000000" w:usb3="00000000" w:csb0="0000019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C91601" w14:textId="77777777" w:rsidR="00AD05C8" w:rsidRDefault="00AD05C8" w:rsidP="00E80B2C">
      <w:r>
        <w:separator/>
      </w:r>
    </w:p>
  </w:footnote>
  <w:footnote w:type="continuationSeparator" w:id="0">
    <w:p w14:paraId="725453ED" w14:textId="77777777" w:rsidR="00AD05C8" w:rsidRDefault="00AD05C8" w:rsidP="00E80B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80585"/>
    <w:multiLevelType w:val="hybridMultilevel"/>
    <w:tmpl w:val="B8BCA12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 w15:restartNumberingAfterBreak="0">
    <w:nsid w:val="01431E81"/>
    <w:multiLevelType w:val="hybridMultilevel"/>
    <w:tmpl w:val="C8563320"/>
    <w:lvl w:ilvl="0" w:tplc="04150015">
      <w:start w:val="1"/>
      <w:numFmt w:val="upperLetter"/>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 w15:restartNumberingAfterBreak="0">
    <w:nsid w:val="065C2772"/>
    <w:multiLevelType w:val="hybridMultilevel"/>
    <w:tmpl w:val="5D74BE0E"/>
    <w:lvl w:ilvl="0" w:tplc="605E6D16">
      <w:start w:val="1"/>
      <w:numFmt w:val="decimal"/>
      <w:lvlText w:val="%1."/>
      <w:lvlJc w:val="left"/>
      <w:pPr>
        <w:ind w:left="1080" w:hanging="360"/>
      </w:pPr>
      <w:rPr>
        <w:rFonts w:hint="default"/>
      </w:rPr>
    </w:lvl>
    <w:lvl w:ilvl="1" w:tplc="04150019" w:tentative="1">
      <w:start w:val="1"/>
      <w:numFmt w:val="lowerLetter"/>
      <w:lvlText w:val="%2."/>
      <w:lvlJc w:val="left"/>
      <w:pPr>
        <w:ind w:left="1800" w:hanging="360"/>
      </w:pPr>
    </w:lvl>
    <w:lvl w:ilvl="2" w:tplc="0415001B" w:tentative="1">
      <w:start w:val="1"/>
      <w:numFmt w:val="lowerRoman"/>
      <w:lvlText w:val="%3."/>
      <w:lvlJc w:val="right"/>
      <w:pPr>
        <w:ind w:left="2520" w:hanging="180"/>
      </w:pPr>
    </w:lvl>
    <w:lvl w:ilvl="3" w:tplc="0415000F" w:tentative="1">
      <w:start w:val="1"/>
      <w:numFmt w:val="decimal"/>
      <w:lvlText w:val="%4."/>
      <w:lvlJc w:val="left"/>
      <w:pPr>
        <w:ind w:left="3240" w:hanging="360"/>
      </w:pPr>
    </w:lvl>
    <w:lvl w:ilvl="4" w:tplc="04150019" w:tentative="1">
      <w:start w:val="1"/>
      <w:numFmt w:val="lowerLetter"/>
      <w:lvlText w:val="%5."/>
      <w:lvlJc w:val="left"/>
      <w:pPr>
        <w:ind w:left="3960" w:hanging="360"/>
      </w:pPr>
    </w:lvl>
    <w:lvl w:ilvl="5" w:tplc="0415001B" w:tentative="1">
      <w:start w:val="1"/>
      <w:numFmt w:val="lowerRoman"/>
      <w:lvlText w:val="%6."/>
      <w:lvlJc w:val="right"/>
      <w:pPr>
        <w:ind w:left="4680" w:hanging="180"/>
      </w:pPr>
    </w:lvl>
    <w:lvl w:ilvl="6" w:tplc="0415000F" w:tentative="1">
      <w:start w:val="1"/>
      <w:numFmt w:val="decimal"/>
      <w:lvlText w:val="%7."/>
      <w:lvlJc w:val="left"/>
      <w:pPr>
        <w:ind w:left="5400" w:hanging="360"/>
      </w:pPr>
    </w:lvl>
    <w:lvl w:ilvl="7" w:tplc="04150019" w:tentative="1">
      <w:start w:val="1"/>
      <w:numFmt w:val="lowerLetter"/>
      <w:lvlText w:val="%8."/>
      <w:lvlJc w:val="left"/>
      <w:pPr>
        <w:ind w:left="6120" w:hanging="360"/>
      </w:pPr>
    </w:lvl>
    <w:lvl w:ilvl="8" w:tplc="0415001B" w:tentative="1">
      <w:start w:val="1"/>
      <w:numFmt w:val="lowerRoman"/>
      <w:lvlText w:val="%9."/>
      <w:lvlJc w:val="right"/>
      <w:pPr>
        <w:ind w:left="6840" w:hanging="180"/>
      </w:pPr>
    </w:lvl>
  </w:abstractNum>
  <w:abstractNum w:abstractNumId="3" w15:restartNumberingAfterBreak="0">
    <w:nsid w:val="07405A89"/>
    <w:multiLevelType w:val="hybridMultilevel"/>
    <w:tmpl w:val="F3AA54BC"/>
    <w:lvl w:ilvl="0" w:tplc="0415000F">
      <w:start w:val="1"/>
      <w:numFmt w:val="decimal"/>
      <w:lvlText w:val="%1."/>
      <w:lvlJc w:val="left"/>
      <w:pPr>
        <w:ind w:left="2440" w:hanging="360"/>
      </w:pPr>
    </w:lvl>
    <w:lvl w:ilvl="1" w:tplc="04150019" w:tentative="1">
      <w:start w:val="1"/>
      <w:numFmt w:val="lowerLetter"/>
      <w:lvlText w:val="%2."/>
      <w:lvlJc w:val="left"/>
      <w:pPr>
        <w:ind w:left="3160" w:hanging="360"/>
      </w:pPr>
    </w:lvl>
    <w:lvl w:ilvl="2" w:tplc="0415001B" w:tentative="1">
      <w:start w:val="1"/>
      <w:numFmt w:val="lowerRoman"/>
      <w:lvlText w:val="%3."/>
      <w:lvlJc w:val="right"/>
      <w:pPr>
        <w:ind w:left="3880" w:hanging="180"/>
      </w:pPr>
    </w:lvl>
    <w:lvl w:ilvl="3" w:tplc="0415000F" w:tentative="1">
      <w:start w:val="1"/>
      <w:numFmt w:val="decimal"/>
      <w:lvlText w:val="%4."/>
      <w:lvlJc w:val="left"/>
      <w:pPr>
        <w:ind w:left="4600" w:hanging="360"/>
      </w:pPr>
    </w:lvl>
    <w:lvl w:ilvl="4" w:tplc="04150019" w:tentative="1">
      <w:start w:val="1"/>
      <w:numFmt w:val="lowerLetter"/>
      <w:lvlText w:val="%5."/>
      <w:lvlJc w:val="left"/>
      <w:pPr>
        <w:ind w:left="5320" w:hanging="360"/>
      </w:pPr>
    </w:lvl>
    <w:lvl w:ilvl="5" w:tplc="0415001B" w:tentative="1">
      <w:start w:val="1"/>
      <w:numFmt w:val="lowerRoman"/>
      <w:lvlText w:val="%6."/>
      <w:lvlJc w:val="right"/>
      <w:pPr>
        <w:ind w:left="6040" w:hanging="180"/>
      </w:pPr>
    </w:lvl>
    <w:lvl w:ilvl="6" w:tplc="0415000F" w:tentative="1">
      <w:start w:val="1"/>
      <w:numFmt w:val="decimal"/>
      <w:lvlText w:val="%7."/>
      <w:lvlJc w:val="left"/>
      <w:pPr>
        <w:ind w:left="6760" w:hanging="360"/>
      </w:pPr>
    </w:lvl>
    <w:lvl w:ilvl="7" w:tplc="04150019" w:tentative="1">
      <w:start w:val="1"/>
      <w:numFmt w:val="lowerLetter"/>
      <w:lvlText w:val="%8."/>
      <w:lvlJc w:val="left"/>
      <w:pPr>
        <w:ind w:left="7480" w:hanging="360"/>
      </w:pPr>
    </w:lvl>
    <w:lvl w:ilvl="8" w:tplc="0415001B" w:tentative="1">
      <w:start w:val="1"/>
      <w:numFmt w:val="lowerRoman"/>
      <w:lvlText w:val="%9."/>
      <w:lvlJc w:val="right"/>
      <w:pPr>
        <w:ind w:left="8200" w:hanging="180"/>
      </w:pPr>
    </w:lvl>
  </w:abstractNum>
  <w:abstractNum w:abstractNumId="4" w15:restartNumberingAfterBreak="0">
    <w:nsid w:val="091F10DC"/>
    <w:multiLevelType w:val="hybridMultilevel"/>
    <w:tmpl w:val="E2F4272C"/>
    <w:lvl w:ilvl="0" w:tplc="04150015">
      <w:start w:val="1"/>
      <w:numFmt w:val="upperLetter"/>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5" w15:restartNumberingAfterBreak="0">
    <w:nsid w:val="0E143D20"/>
    <w:multiLevelType w:val="hybridMultilevel"/>
    <w:tmpl w:val="0CAA494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 w15:restartNumberingAfterBreak="0">
    <w:nsid w:val="0EA20424"/>
    <w:multiLevelType w:val="hybridMultilevel"/>
    <w:tmpl w:val="0AF23BC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 w15:restartNumberingAfterBreak="0">
    <w:nsid w:val="10537CDC"/>
    <w:multiLevelType w:val="hybridMultilevel"/>
    <w:tmpl w:val="A4247CE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8" w15:restartNumberingAfterBreak="0">
    <w:nsid w:val="12DB1595"/>
    <w:multiLevelType w:val="hybridMultilevel"/>
    <w:tmpl w:val="5C36047C"/>
    <w:lvl w:ilvl="0" w:tplc="4F64182E">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9" w15:restartNumberingAfterBreak="0">
    <w:nsid w:val="13B66201"/>
    <w:multiLevelType w:val="hybridMultilevel"/>
    <w:tmpl w:val="37401DF4"/>
    <w:lvl w:ilvl="0" w:tplc="44E8EB26">
      <w:start w:val="1"/>
      <w:numFmt w:val="decimal"/>
      <w:lvlText w:val="%1."/>
      <w:lvlJc w:val="left"/>
      <w:pPr>
        <w:ind w:left="144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0" w15:restartNumberingAfterBreak="0">
    <w:nsid w:val="143F69F6"/>
    <w:multiLevelType w:val="multilevel"/>
    <w:tmpl w:val="B68C9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2E1ACB"/>
    <w:multiLevelType w:val="hybridMultilevel"/>
    <w:tmpl w:val="0792DD4E"/>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2" w15:restartNumberingAfterBreak="0">
    <w:nsid w:val="16381327"/>
    <w:multiLevelType w:val="hybridMultilevel"/>
    <w:tmpl w:val="31643B8A"/>
    <w:lvl w:ilvl="0" w:tplc="34841AF2">
      <w:start w:val="1"/>
      <w:numFmt w:val="upperLetter"/>
      <w:lvlText w:val="%1."/>
      <w:lvlJc w:val="left"/>
      <w:pPr>
        <w:ind w:left="413" w:hanging="360"/>
      </w:pPr>
      <w:rPr>
        <w:rFonts w:hint="default"/>
      </w:rPr>
    </w:lvl>
    <w:lvl w:ilvl="1" w:tplc="04150019" w:tentative="1">
      <w:start w:val="1"/>
      <w:numFmt w:val="lowerLetter"/>
      <w:lvlText w:val="%2."/>
      <w:lvlJc w:val="left"/>
      <w:pPr>
        <w:ind w:left="1133" w:hanging="360"/>
      </w:pPr>
    </w:lvl>
    <w:lvl w:ilvl="2" w:tplc="0415001B" w:tentative="1">
      <w:start w:val="1"/>
      <w:numFmt w:val="lowerRoman"/>
      <w:lvlText w:val="%3."/>
      <w:lvlJc w:val="right"/>
      <w:pPr>
        <w:ind w:left="1853" w:hanging="180"/>
      </w:pPr>
    </w:lvl>
    <w:lvl w:ilvl="3" w:tplc="0415000F" w:tentative="1">
      <w:start w:val="1"/>
      <w:numFmt w:val="decimal"/>
      <w:lvlText w:val="%4."/>
      <w:lvlJc w:val="left"/>
      <w:pPr>
        <w:ind w:left="2573" w:hanging="360"/>
      </w:pPr>
    </w:lvl>
    <w:lvl w:ilvl="4" w:tplc="04150019" w:tentative="1">
      <w:start w:val="1"/>
      <w:numFmt w:val="lowerLetter"/>
      <w:lvlText w:val="%5."/>
      <w:lvlJc w:val="left"/>
      <w:pPr>
        <w:ind w:left="3293" w:hanging="360"/>
      </w:pPr>
    </w:lvl>
    <w:lvl w:ilvl="5" w:tplc="0415001B" w:tentative="1">
      <w:start w:val="1"/>
      <w:numFmt w:val="lowerRoman"/>
      <w:lvlText w:val="%6."/>
      <w:lvlJc w:val="right"/>
      <w:pPr>
        <w:ind w:left="4013" w:hanging="180"/>
      </w:pPr>
    </w:lvl>
    <w:lvl w:ilvl="6" w:tplc="0415000F" w:tentative="1">
      <w:start w:val="1"/>
      <w:numFmt w:val="decimal"/>
      <w:lvlText w:val="%7."/>
      <w:lvlJc w:val="left"/>
      <w:pPr>
        <w:ind w:left="4733" w:hanging="360"/>
      </w:pPr>
    </w:lvl>
    <w:lvl w:ilvl="7" w:tplc="04150019" w:tentative="1">
      <w:start w:val="1"/>
      <w:numFmt w:val="lowerLetter"/>
      <w:lvlText w:val="%8."/>
      <w:lvlJc w:val="left"/>
      <w:pPr>
        <w:ind w:left="5453" w:hanging="360"/>
      </w:pPr>
    </w:lvl>
    <w:lvl w:ilvl="8" w:tplc="0415001B" w:tentative="1">
      <w:start w:val="1"/>
      <w:numFmt w:val="lowerRoman"/>
      <w:lvlText w:val="%9."/>
      <w:lvlJc w:val="right"/>
      <w:pPr>
        <w:ind w:left="6173" w:hanging="180"/>
      </w:pPr>
    </w:lvl>
  </w:abstractNum>
  <w:abstractNum w:abstractNumId="13" w15:restartNumberingAfterBreak="0">
    <w:nsid w:val="16AF72DB"/>
    <w:multiLevelType w:val="hybridMultilevel"/>
    <w:tmpl w:val="0DD4E43A"/>
    <w:lvl w:ilvl="0" w:tplc="04150001">
      <w:start w:val="1"/>
      <w:numFmt w:val="bullet"/>
      <w:lvlText w:val=""/>
      <w:lvlJc w:val="left"/>
      <w:pPr>
        <w:ind w:left="773" w:hanging="360"/>
      </w:pPr>
      <w:rPr>
        <w:rFonts w:ascii="Symbol" w:hAnsi="Symbol" w:hint="default"/>
      </w:rPr>
    </w:lvl>
    <w:lvl w:ilvl="1" w:tplc="04150003" w:tentative="1">
      <w:start w:val="1"/>
      <w:numFmt w:val="bullet"/>
      <w:lvlText w:val="o"/>
      <w:lvlJc w:val="left"/>
      <w:pPr>
        <w:ind w:left="1493" w:hanging="360"/>
      </w:pPr>
      <w:rPr>
        <w:rFonts w:ascii="Courier New" w:hAnsi="Courier New" w:hint="default"/>
      </w:rPr>
    </w:lvl>
    <w:lvl w:ilvl="2" w:tplc="04150005" w:tentative="1">
      <w:start w:val="1"/>
      <w:numFmt w:val="bullet"/>
      <w:lvlText w:val=""/>
      <w:lvlJc w:val="left"/>
      <w:pPr>
        <w:ind w:left="2213" w:hanging="360"/>
      </w:pPr>
      <w:rPr>
        <w:rFonts w:ascii="Wingdings" w:hAnsi="Wingdings" w:hint="default"/>
      </w:rPr>
    </w:lvl>
    <w:lvl w:ilvl="3" w:tplc="04150001" w:tentative="1">
      <w:start w:val="1"/>
      <w:numFmt w:val="bullet"/>
      <w:lvlText w:val=""/>
      <w:lvlJc w:val="left"/>
      <w:pPr>
        <w:ind w:left="2933" w:hanging="360"/>
      </w:pPr>
      <w:rPr>
        <w:rFonts w:ascii="Symbol" w:hAnsi="Symbol" w:hint="default"/>
      </w:rPr>
    </w:lvl>
    <w:lvl w:ilvl="4" w:tplc="04150003" w:tentative="1">
      <w:start w:val="1"/>
      <w:numFmt w:val="bullet"/>
      <w:lvlText w:val="o"/>
      <w:lvlJc w:val="left"/>
      <w:pPr>
        <w:ind w:left="3653" w:hanging="360"/>
      </w:pPr>
      <w:rPr>
        <w:rFonts w:ascii="Courier New" w:hAnsi="Courier New" w:hint="default"/>
      </w:rPr>
    </w:lvl>
    <w:lvl w:ilvl="5" w:tplc="04150005" w:tentative="1">
      <w:start w:val="1"/>
      <w:numFmt w:val="bullet"/>
      <w:lvlText w:val=""/>
      <w:lvlJc w:val="left"/>
      <w:pPr>
        <w:ind w:left="4373" w:hanging="360"/>
      </w:pPr>
      <w:rPr>
        <w:rFonts w:ascii="Wingdings" w:hAnsi="Wingdings" w:hint="default"/>
      </w:rPr>
    </w:lvl>
    <w:lvl w:ilvl="6" w:tplc="04150001" w:tentative="1">
      <w:start w:val="1"/>
      <w:numFmt w:val="bullet"/>
      <w:lvlText w:val=""/>
      <w:lvlJc w:val="left"/>
      <w:pPr>
        <w:ind w:left="5093" w:hanging="360"/>
      </w:pPr>
      <w:rPr>
        <w:rFonts w:ascii="Symbol" w:hAnsi="Symbol" w:hint="default"/>
      </w:rPr>
    </w:lvl>
    <w:lvl w:ilvl="7" w:tplc="04150003" w:tentative="1">
      <w:start w:val="1"/>
      <w:numFmt w:val="bullet"/>
      <w:lvlText w:val="o"/>
      <w:lvlJc w:val="left"/>
      <w:pPr>
        <w:ind w:left="5813" w:hanging="360"/>
      </w:pPr>
      <w:rPr>
        <w:rFonts w:ascii="Courier New" w:hAnsi="Courier New" w:hint="default"/>
      </w:rPr>
    </w:lvl>
    <w:lvl w:ilvl="8" w:tplc="04150005" w:tentative="1">
      <w:start w:val="1"/>
      <w:numFmt w:val="bullet"/>
      <w:lvlText w:val=""/>
      <w:lvlJc w:val="left"/>
      <w:pPr>
        <w:ind w:left="6533" w:hanging="360"/>
      </w:pPr>
      <w:rPr>
        <w:rFonts w:ascii="Wingdings" w:hAnsi="Wingdings" w:hint="default"/>
      </w:rPr>
    </w:lvl>
  </w:abstractNum>
  <w:abstractNum w:abstractNumId="14" w15:restartNumberingAfterBreak="0">
    <w:nsid w:val="17BF2326"/>
    <w:multiLevelType w:val="hybridMultilevel"/>
    <w:tmpl w:val="C0CE32AC"/>
    <w:lvl w:ilvl="0" w:tplc="04150015">
      <w:start w:val="1"/>
      <w:numFmt w:val="upperLetter"/>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5" w15:restartNumberingAfterBreak="0">
    <w:nsid w:val="1A765BAA"/>
    <w:multiLevelType w:val="hybridMultilevel"/>
    <w:tmpl w:val="78F02A50"/>
    <w:lvl w:ilvl="0" w:tplc="4F64182E">
      <w:start w:val="1"/>
      <w:numFmt w:val="decimal"/>
      <w:lvlText w:val="%1."/>
      <w:lvlJc w:val="left"/>
      <w:pPr>
        <w:ind w:left="720" w:hanging="360"/>
      </w:pPr>
      <w:rPr>
        <w:rFonts w:hint="default"/>
      </w:rPr>
    </w:lvl>
    <w:lvl w:ilvl="1" w:tplc="04150019">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6" w15:restartNumberingAfterBreak="0">
    <w:nsid w:val="24724FE5"/>
    <w:multiLevelType w:val="singleLevel"/>
    <w:tmpl w:val="B06CB818"/>
    <w:lvl w:ilvl="0">
      <w:start w:val="1"/>
      <w:numFmt w:val="decimal"/>
      <w:lvlText w:val="%1."/>
      <w:lvlJc w:val="left"/>
      <w:pPr>
        <w:tabs>
          <w:tab w:val="num" w:pos="840"/>
        </w:tabs>
        <w:ind w:left="840" w:hanging="600"/>
      </w:pPr>
    </w:lvl>
  </w:abstractNum>
  <w:abstractNum w:abstractNumId="17" w15:restartNumberingAfterBreak="0">
    <w:nsid w:val="268458C3"/>
    <w:multiLevelType w:val="hybridMultilevel"/>
    <w:tmpl w:val="FDD214F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8" w15:restartNumberingAfterBreak="0">
    <w:nsid w:val="27BE55B0"/>
    <w:multiLevelType w:val="hybridMultilevel"/>
    <w:tmpl w:val="169CD3D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9" w15:restartNumberingAfterBreak="0">
    <w:nsid w:val="284514DE"/>
    <w:multiLevelType w:val="multilevel"/>
    <w:tmpl w:val="763AFA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91246D7"/>
    <w:multiLevelType w:val="singleLevel"/>
    <w:tmpl w:val="BEA8BB42"/>
    <w:lvl w:ilvl="0">
      <w:start w:val="1"/>
      <w:numFmt w:val="decimal"/>
      <w:lvlText w:val="%1."/>
      <w:lvlJc w:val="left"/>
      <w:pPr>
        <w:tabs>
          <w:tab w:val="num" w:pos="840"/>
        </w:tabs>
        <w:ind w:left="840" w:hanging="600"/>
      </w:pPr>
    </w:lvl>
  </w:abstractNum>
  <w:abstractNum w:abstractNumId="21" w15:restartNumberingAfterBreak="0">
    <w:nsid w:val="2A971B10"/>
    <w:multiLevelType w:val="hybridMultilevel"/>
    <w:tmpl w:val="FACAA926"/>
    <w:lvl w:ilvl="0" w:tplc="04150015">
      <w:start w:val="1"/>
      <w:numFmt w:val="upperLetter"/>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2" w15:restartNumberingAfterBreak="0">
    <w:nsid w:val="2C9C1975"/>
    <w:multiLevelType w:val="hybridMultilevel"/>
    <w:tmpl w:val="51082FC4"/>
    <w:lvl w:ilvl="0" w:tplc="D9B48454">
      <w:start w:val="1"/>
      <w:numFmt w:val="decimal"/>
      <w:lvlText w:val="%1."/>
      <w:lvlJc w:val="left"/>
      <w:pPr>
        <w:ind w:left="1778" w:hanging="360"/>
      </w:pPr>
      <w:rPr>
        <w:rFonts w:hint="default"/>
        <w:b w:val="0"/>
        <w:bCs w:val="0"/>
      </w:rPr>
    </w:lvl>
    <w:lvl w:ilvl="1" w:tplc="04150019" w:tentative="1">
      <w:start w:val="1"/>
      <w:numFmt w:val="lowerLetter"/>
      <w:lvlText w:val="%2."/>
      <w:lvlJc w:val="left"/>
      <w:pPr>
        <w:ind w:left="2498" w:hanging="360"/>
      </w:pPr>
    </w:lvl>
    <w:lvl w:ilvl="2" w:tplc="0415001B" w:tentative="1">
      <w:start w:val="1"/>
      <w:numFmt w:val="lowerRoman"/>
      <w:lvlText w:val="%3."/>
      <w:lvlJc w:val="right"/>
      <w:pPr>
        <w:ind w:left="3218" w:hanging="180"/>
      </w:pPr>
    </w:lvl>
    <w:lvl w:ilvl="3" w:tplc="0415000F" w:tentative="1">
      <w:start w:val="1"/>
      <w:numFmt w:val="decimal"/>
      <w:lvlText w:val="%4."/>
      <w:lvlJc w:val="left"/>
      <w:pPr>
        <w:ind w:left="3938" w:hanging="360"/>
      </w:pPr>
    </w:lvl>
    <w:lvl w:ilvl="4" w:tplc="04150019" w:tentative="1">
      <w:start w:val="1"/>
      <w:numFmt w:val="lowerLetter"/>
      <w:lvlText w:val="%5."/>
      <w:lvlJc w:val="left"/>
      <w:pPr>
        <w:ind w:left="4658" w:hanging="360"/>
      </w:pPr>
    </w:lvl>
    <w:lvl w:ilvl="5" w:tplc="0415001B" w:tentative="1">
      <w:start w:val="1"/>
      <w:numFmt w:val="lowerRoman"/>
      <w:lvlText w:val="%6."/>
      <w:lvlJc w:val="right"/>
      <w:pPr>
        <w:ind w:left="5378" w:hanging="180"/>
      </w:pPr>
    </w:lvl>
    <w:lvl w:ilvl="6" w:tplc="0415000F" w:tentative="1">
      <w:start w:val="1"/>
      <w:numFmt w:val="decimal"/>
      <w:lvlText w:val="%7."/>
      <w:lvlJc w:val="left"/>
      <w:pPr>
        <w:ind w:left="6098" w:hanging="360"/>
      </w:pPr>
    </w:lvl>
    <w:lvl w:ilvl="7" w:tplc="04150019" w:tentative="1">
      <w:start w:val="1"/>
      <w:numFmt w:val="lowerLetter"/>
      <w:lvlText w:val="%8."/>
      <w:lvlJc w:val="left"/>
      <w:pPr>
        <w:ind w:left="6818" w:hanging="360"/>
      </w:pPr>
    </w:lvl>
    <w:lvl w:ilvl="8" w:tplc="0415001B" w:tentative="1">
      <w:start w:val="1"/>
      <w:numFmt w:val="lowerRoman"/>
      <w:lvlText w:val="%9."/>
      <w:lvlJc w:val="right"/>
      <w:pPr>
        <w:ind w:left="7538" w:hanging="180"/>
      </w:pPr>
    </w:lvl>
  </w:abstractNum>
  <w:abstractNum w:abstractNumId="23" w15:restartNumberingAfterBreak="0">
    <w:nsid w:val="2CEC08B6"/>
    <w:multiLevelType w:val="hybridMultilevel"/>
    <w:tmpl w:val="78F02A5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2F7C5E3A"/>
    <w:multiLevelType w:val="hybridMultilevel"/>
    <w:tmpl w:val="C932FC44"/>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5" w15:restartNumberingAfterBreak="0">
    <w:nsid w:val="363F3D50"/>
    <w:multiLevelType w:val="hybridMultilevel"/>
    <w:tmpl w:val="27D2282E"/>
    <w:lvl w:ilvl="0" w:tplc="FFFFFFFF">
      <w:start w:val="1"/>
      <w:numFmt w:val="decimal"/>
      <w:lvlText w:val="%1."/>
      <w:lvlJc w:val="left"/>
      <w:pPr>
        <w:ind w:left="720" w:hanging="360"/>
      </w:pPr>
    </w:lvl>
    <w:lvl w:ilvl="1" w:tplc="FFFFFFFF">
      <w:start w:val="1"/>
      <w:numFmt w:val="upperLetter"/>
      <w:lvlText w:val="%2."/>
      <w:lvlJc w:val="left"/>
      <w:pPr>
        <w:ind w:left="1440" w:hanging="360"/>
      </w:pPr>
      <w:rPr>
        <w:rFonts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374A4FD7"/>
    <w:multiLevelType w:val="multilevel"/>
    <w:tmpl w:val="76309AD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3A3B2F5E"/>
    <w:multiLevelType w:val="hybridMultilevel"/>
    <w:tmpl w:val="F5AC7BD8"/>
    <w:lvl w:ilvl="0" w:tplc="04150015">
      <w:start w:val="1"/>
      <w:numFmt w:val="upperLetter"/>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8" w15:restartNumberingAfterBreak="0">
    <w:nsid w:val="3D664092"/>
    <w:multiLevelType w:val="hybridMultilevel"/>
    <w:tmpl w:val="E4E2690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9" w15:restartNumberingAfterBreak="0">
    <w:nsid w:val="44FB24CC"/>
    <w:multiLevelType w:val="hybridMultilevel"/>
    <w:tmpl w:val="B8A07018"/>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0" w15:restartNumberingAfterBreak="0">
    <w:nsid w:val="49364FA4"/>
    <w:multiLevelType w:val="multilevel"/>
    <w:tmpl w:val="28966A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4B914A9B"/>
    <w:multiLevelType w:val="singleLevel"/>
    <w:tmpl w:val="9E64D2E2"/>
    <w:lvl w:ilvl="0">
      <w:start w:val="1"/>
      <w:numFmt w:val="decimal"/>
      <w:lvlText w:val="%1."/>
      <w:lvlJc w:val="left"/>
      <w:pPr>
        <w:tabs>
          <w:tab w:val="num" w:pos="840"/>
        </w:tabs>
        <w:ind w:left="840" w:hanging="600"/>
      </w:pPr>
    </w:lvl>
  </w:abstractNum>
  <w:abstractNum w:abstractNumId="32" w15:restartNumberingAfterBreak="0">
    <w:nsid w:val="53036A53"/>
    <w:multiLevelType w:val="multilevel"/>
    <w:tmpl w:val="6D54CA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68576AD"/>
    <w:multiLevelType w:val="hybridMultilevel"/>
    <w:tmpl w:val="26E0BE7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4" w15:restartNumberingAfterBreak="0">
    <w:nsid w:val="569E2802"/>
    <w:multiLevelType w:val="hybridMultilevel"/>
    <w:tmpl w:val="D6029128"/>
    <w:lvl w:ilvl="0" w:tplc="EFE6DDDA">
      <w:start w:val="1"/>
      <w:numFmt w:val="upperLetter"/>
      <w:lvlText w:val="%1."/>
      <w:lvlJc w:val="left"/>
      <w:pPr>
        <w:ind w:left="780" w:hanging="420"/>
      </w:pPr>
      <w:rPr>
        <w:rFonts w:hint="default"/>
      </w:rPr>
    </w:lvl>
    <w:lvl w:ilvl="1" w:tplc="52B0BFCA">
      <w:start w:val="1"/>
      <w:numFmt w:val="bullet"/>
      <w:lvlText w:val="·"/>
      <w:lvlJc w:val="left"/>
      <w:pPr>
        <w:ind w:left="1440" w:hanging="360"/>
      </w:pPr>
      <w:rPr>
        <w:rFonts w:ascii="Times New Roman" w:eastAsia="Times New Roman" w:hAnsi="Times New Roman" w:cs="Times New Roman" w:hint="default"/>
      </w:rPr>
    </w:lvl>
    <w:lvl w:ilvl="2" w:tplc="2CC4CA00">
      <w:start w:val="1"/>
      <w:numFmt w:val="lowerLetter"/>
      <w:lvlText w:val="%3."/>
      <w:lvlJc w:val="left"/>
      <w:pPr>
        <w:ind w:left="2440" w:hanging="460"/>
      </w:pPr>
      <w:rPr>
        <w:rFonts w:hint="default"/>
      </w:r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5" w15:restartNumberingAfterBreak="0">
    <w:nsid w:val="59623B22"/>
    <w:multiLevelType w:val="hybridMultilevel"/>
    <w:tmpl w:val="7B7A63B2"/>
    <w:lvl w:ilvl="0" w:tplc="04150015">
      <w:start w:val="1"/>
      <w:numFmt w:val="upperLetter"/>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6" w15:restartNumberingAfterBreak="0">
    <w:nsid w:val="5A856C3E"/>
    <w:multiLevelType w:val="multilevel"/>
    <w:tmpl w:val="9550A966"/>
    <w:lvl w:ilvl="0">
      <w:start w:val="1"/>
      <w:numFmt w:val="upp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7" w15:restartNumberingAfterBreak="0">
    <w:nsid w:val="639F1ABF"/>
    <w:multiLevelType w:val="singleLevel"/>
    <w:tmpl w:val="A6C6AE72"/>
    <w:lvl w:ilvl="0">
      <w:start w:val="1"/>
      <w:numFmt w:val="bullet"/>
      <w:lvlText w:val="-"/>
      <w:lvlJc w:val="left"/>
      <w:pPr>
        <w:tabs>
          <w:tab w:val="num" w:pos="480"/>
        </w:tabs>
        <w:ind w:left="480" w:hanging="240"/>
      </w:pPr>
    </w:lvl>
  </w:abstractNum>
  <w:abstractNum w:abstractNumId="38" w15:restartNumberingAfterBreak="0">
    <w:nsid w:val="63B85642"/>
    <w:multiLevelType w:val="hybridMultilevel"/>
    <w:tmpl w:val="27D2282E"/>
    <w:lvl w:ilvl="0" w:tplc="FFFFFFFF">
      <w:start w:val="1"/>
      <w:numFmt w:val="decimal"/>
      <w:lvlText w:val="%1."/>
      <w:lvlJc w:val="left"/>
      <w:pPr>
        <w:ind w:left="720" w:hanging="360"/>
      </w:pPr>
    </w:lvl>
    <w:lvl w:ilvl="1" w:tplc="FFFFFFFF">
      <w:start w:val="1"/>
      <w:numFmt w:val="upperLetter"/>
      <w:lvlText w:val="%2."/>
      <w:lvlJc w:val="left"/>
      <w:pPr>
        <w:ind w:left="1440" w:hanging="360"/>
      </w:pPr>
      <w:rPr>
        <w:rFonts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68B53AF5"/>
    <w:multiLevelType w:val="multilevel"/>
    <w:tmpl w:val="0FE4127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0" w15:restartNumberingAfterBreak="0">
    <w:nsid w:val="6B0D1034"/>
    <w:multiLevelType w:val="hybridMultilevel"/>
    <w:tmpl w:val="C0088480"/>
    <w:lvl w:ilvl="0" w:tplc="4F64182E">
      <w:start w:val="1"/>
      <w:numFmt w:val="decimal"/>
      <w:lvlText w:val="%1."/>
      <w:lvlJc w:val="left"/>
      <w:pPr>
        <w:ind w:left="720" w:hanging="360"/>
      </w:pPr>
      <w:rPr>
        <w:rFonts w:hint="default"/>
      </w:rPr>
    </w:lvl>
    <w:lvl w:ilvl="1" w:tplc="04150019">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1" w15:restartNumberingAfterBreak="0">
    <w:nsid w:val="70A8274D"/>
    <w:multiLevelType w:val="hybridMultilevel"/>
    <w:tmpl w:val="821A90CC"/>
    <w:lvl w:ilvl="0" w:tplc="4F64182E">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2" w15:restartNumberingAfterBreak="0">
    <w:nsid w:val="77745FE1"/>
    <w:multiLevelType w:val="hybridMultilevel"/>
    <w:tmpl w:val="6478A94A"/>
    <w:lvl w:ilvl="0" w:tplc="0415000F">
      <w:start w:val="1"/>
      <w:numFmt w:val="decimal"/>
      <w:lvlText w:val="%1."/>
      <w:lvlJc w:val="left"/>
      <w:pPr>
        <w:ind w:left="360" w:hanging="360"/>
      </w:pPr>
    </w:lvl>
    <w:lvl w:ilvl="1" w:tplc="04150019">
      <w:start w:val="1"/>
      <w:numFmt w:val="lowerLetter"/>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43" w15:restartNumberingAfterBreak="0">
    <w:nsid w:val="7A3467B9"/>
    <w:multiLevelType w:val="hybridMultilevel"/>
    <w:tmpl w:val="D4EC17E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4" w15:restartNumberingAfterBreak="0">
    <w:nsid w:val="7AE03C5C"/>
    <w:multiLevelType w:val="hybridMultilevel"/>
    <w:tmpl w:val="CEDEA5E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5" w15:restartNumberingAfterBreak="0">
    <w:nsid w:val="7BC34007"/>
    <w:multiLevelType w:val="hybridMultilevel"/>
    <w:tmpl w:val="73202ECC"/>
    <w:lvl w:ilvl="0" w:tplc="0415000F">
      <w:start w:val="1"/>
      <w:numFmt w:val="decimal"/>
      <w:lvlText w:val="%1."/>
      <w:lvlJc w:val="left"/>
      <w:pPr>
        <w:ind w:left="1720" w:hanging="360"/>
      </w:pPr>
    </w:lvl>
    <w:lvl w:ilvl="1" w:tplc="0415000F">
      <w:start w:val="1"/>
      <w:numFmt w:val="decimal"/>
      <w:lvlText w:val="%2."/>
      <w:lvlJc w:val="left"/>
      <w:pPr>
        <w:ind w:left="2440" w:hanging="360"/>
      </w:pPr>
    </w:lvl>
    <w:lvl w:ilvl="2" w:tplc="0415001B" w:tentative="1">
      <w:start w:val="1"/>
      <w:numFmt w:val="lowerRoman"/>
      <w:lvlText w:val="%3."/>
      <w:lvlJc w:val="right"/>
      <w:pPr>
        <w:ind w:left="3160" w:hanging="180"/>
      </w:pPr>
    </w:lvl>
    <w:lvl w:ilvl="3" w:tplc="0415000F" w:tentative="1">
      <w:start w:val="1"/>
      <w:numFmt w:val="decimal"/>
      <w:lvlText w:val="%4."/>
      <w:lvlJc w:val="left"/>
      <w:pPr>
        <w:ind w:left="3880" w:hanging="360"/>
      </w:pPr>
    </w:lvl>
    <w:lvl w:ilvl="4" w:tplc="04150019" w:tentative="1">
      <w:start w:val="1"/>
      <w:numFmt w:val="lowerLetter"/>
      <w:lvlText w:val="%5."/>
      <w:lvlJc w:val="left"/>
      <w:pPr>
        <w:ind w:left="4600" w:hanging="360"/>
      </w:pPr>
    </w:lvl>
    <w:lvl w:ilvl="5" w:tplc="0415001B" w:tentative="1">
      <w:start w:val="1"/>
      <w:numFmt w:val="lowerRoman"/>
      <w:lvlText w:val="%6."/>
      <w:lvlJc w:val="right"/>
      <w:pPr>
        <w:ind w:left="5320" w:hanging="180"/>
      </w:pPr>
    </w:lvl>
    <w:lvl w:ilvl="6" w:tplc="0415000F" w:tentative="1">
      <w:start w:val="1"/>
      <w:numFmt w:val="decimal"/>
      <w:lvlText w:val="%7."/>
      <w:lvlJc w:val="left"/>
      <w:pPr>
        <w:ind w:left="6040" w:hanging="360"/>
      </w:pPr>
    </w:lvl>
    <w:lvl w:ilvl="7" w:tplc="04150019" w:tentative="1">
      <w:start w:val="1"/>
      <w:numFmt w:val="lowerLetter"/>
      <w:lvlText w:val="%8."/>
      <w:lvlJc w:val="left"/>
      <w:pPr>
        <w:ind w:left="6760" w:hanging="360"/>
      </w:pPr>
    </w:lvl>
    <w:lvl w:ilvl="8" w:tplc="0415001B" w:tentative="1">
      <w:start w:val="1"/>
      <w:numFmt w:val="lowerRoman"/>
      <w:lvlText w:val="%9."/>
      <w:lvlJc w:val="right"/>
      <w:pPr>
        <w:ind w:left="7480" w:hanging="180"/>
      </w:pPr>
    </w:lvl>
  </w:abstractNum>
  <w:abstractNum w:abstractNumId="46" w15:restartNumberingAfterBreak="0">
    <w:nsid w:val="7F6226BE"/>
    <w:multiLevelType w:val="hybridMultilevel"/>
    <w:tmpl w:val="27D2282E"/>
    <w:lvl w:ilvl="0" w:tplc="0415000F">
      <w:start w:val="1"/>
      <w:numFmt w:val="decimal"/>
      <w:lvlText w:val="%1."/>
      <w:lvlJc w:val="left"/>
      <w:pPr>
        <w:ind w:left="720" w:hanging="360"/>
      </w:pPr>
    </w:lvl>
    <w:lvl w:ilvl="1" w:tplc="D3A0521E">
      <w:start w:val="1"/>
      <w:numFmt w:val="upperLetter"/>
      <w:lvlText w:val="%2."/>
      <w:lvlJc w:val="left"/>
      <w:pPr>
        <w:ind w:left="1440" w:hanging="360"/>
      </w:pPr>
      <w:rPr>
        <w:rFonts w:hint="default"/>
      </w:rPr>
    </w:lvl>
    <w:lvl w:ilvl="2" w:tplc="0415001B">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16cid:durableId="1310207906">
    <w:abstractNumId w:val="15"/>
  </w:num>
  <w:num w:numId="2" w16cid:durableId="328021992">
    <w:abstractNumId w:val="8"/>
  </w:num>
  <w:num w:numId="3" w16cid:durableId="1081491247">
    <w:abstractNumId w:val="40"/>
  </w:num>
  <w:num w:numId="4" w16cid:durableId="2107656101">
    <w:abstractNumId w:val="42"/>
  </w:num>
  <w:num w:numId="5" w16cid:durableId="1085565979">
    <w:abstractNumId w:val="41"/>
  </w:num>
  <w:num w:numId="6" w16cid:durableId="359818568">
    <w:abstractNumId w:val="23"/>
  </w:num>
  <w:num w:numId="7" w16cid:durableId="1580676961">
    <w:abstractNumId w:val="2"/>
  </w:num>
  <w:num w:numId="8" w16cid:durableId="1708721857">
    <w:abstractNumId w:val="21"/>
  </w:num>
  <w:num w:numId="9" w16cid:durableId="370957723">
    <w:abstractNumId w:val="12"/>
  </w:num>
  <w:num w:numId="10" w16cid:durableId="1870725685">
    <w:abstractNumId w:val="35"/>
  </w:num>
  <w:num w:numId="11" w16cid:durableId="46227491">
    <w:abstractNumId w:val="14"/>
  </w:num>
  <w:num w:numId="12" w16cid:durableId="1069810732">
    <w:abstractNumId w:val="27"/>
  </w:num>
  <w:num w:numId="13" w16cid:durableId="308824829">
    <w:abstractNumId w:val="13"/>
  </w:num>
  <w:num w:numId="14" w16cid:durableId="1322659717">
    <w:abstractNumId w:val="43"/>
  </w:num>
  <w:num w:numId="15" w16cid:durableId="366688423">
    <w:abstractNumId w:val="28"/>
  </w:num>
  <w:num w:numId="16" w16cid:durableId="944457119">
    <w:abstractNumId w:val="44"/>
  </w:num>
  <w:num w:numId="17" w16cid:durableId="1780488448">
    <w:abstractNumId w:val="33"/>
  </w:num>
  <w:num w:numId="18" w16cid:durableId="1573349523">
    <w:abstractNumId w:val="5"/>
  </w:num>
  <w:num w:numId="19" w16cid:durableId="683552062">
    <w:abstractNumId w:val="6"/>
  </w:num>
  <w:num w:numId="20" w16cid:durableId="1768187450">
    <w:abstractNumId w:val="16"/>
  </w:num>
  <w:num w:numId="21" w16cid:durableId="2121299216">
    <w:abstractNumId w:val="37"/>
  </w:num>
  <w:num w:numId="22" w16cid:durableId="1397163109">
    <w:abstractNumId w:val="37"/>
  </w:num>
  <w:num w:numId="23" w16cid:durableId="1716662167">
    <w:abstractNumId w:val="20"/>
  </w:num>
  <w:num w:numId="24" w16cid:durableId="1138647777">
    <w:abstractNumId w:val="10"/>
  </w:num>
  <w:num w:numId="25" w16cid:durableId="2110150577">
    <w:abstractNumId w:val="7"/>
  </w:num>
  <w:num w:numId="26" w16cid:durableId="134221430">
    <w:abstractNumId w:val="18"/>
  </w:num>
  <w:num w:numId="27" w16cid:durableId="281111699">
    <w:abstractNumId w:val="0"/>
  </w:num>
  <w:num w:numId="28" w16cid:durableId="1496873938">
    <w:abstractNumId w:val="46"/>
  </w:num>
  <w:num w:numId="29" w16cid:durableId="1197424830">
    <w:abstractNumId w:val="34"/>
  </w:num>
  <w:num w:numId="30" w16cid:durableId="1073043905">
    <w:abstractNumId w:val="25"/>
  </w:num>
  <w:num w:numId="31" w16cid:durableId="868110059">
    <w:abstractNumId w:val="17"/>
  </w:num>
  <w:num w:numId="32" w16cid:durableId="354501989">
    <w:abstractNumId w:val="38"/>
  </w:num>
  <w:num w:numId="33" w16cid:durableId="1882937363">
    <w:abstractNumId w:val="3"/>
  </w:num>
  <w:num w:numId="34" w16cid:durableId="205604196">
    <w:abstractNumId w:val="45"/>
  </w:num>
  <w:num w:numId="35" w16cid:durableId="582447283">
    <w:abstractNumId w:val="36"/>
  </w:num>
  <w:num w:numId="36" w16cid:durableId="309603437">
    <w:abstractNumId w:val="9"/>
  </w:num>
  <w:num w:numId="37" w16cid:durableId="232550334">
    <w:abstractNumId w:val="1"/>
  </w:num>
  <w:num w:numId="38" w16cid:durableId="1763795351">
    <w:abstractNumId w:val="22"/>
  </w:num>
  <w:num w:numId="39" w16cid:durableId="534074890">
    <w:abstractNumId w:val="31"/>
  </w:num>
  <w:num w:numId="40" w16cid:durableId="1594851069">
    <w:abstractNumId w:val="26"/>
  </w:num>
  <w:num w:numId="41" w16cid:durableId="1059090815">
    <w:abstractNumId w:val="39"/>
  </w:num>
  <w:num w:numId="42" w16cid:durableId="647706938">
    <w:abstractNumId w:val="29"/>
  </w:num>
  <w:num w:numId="43" w16cid:durableId="301276842">
    <w:abstractNumId w:val="4"/>
  </w:num>
  <w:num w:numId="44" w16cid:durableId="1099178037">
    <w:abstractNumId w:val="11"/>
  </w:num>
  <w:num w:numId="45" w16cid:durableId="433718009">
    <w:abstractNumId w:val="24"/>
  </w:num>
  <w:num w:numId="46" w16cid:durableId="695038799">
    <w:abstractNumId w:val="30"/>
  </w:num>
  <w:num w:numId="47" w16cid:durableId="623735788">
    <w:abstractNumId w:val="19"/>
  </w:num>
  <w:num w:numId="48" w16cid:durableId="989795812">
    <w:abstractNumId w:val="3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Ben Stanley">
    <w15:presenceInfo w15:providerId="Windows Live" w15:userId="a17198402de9b7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7"/>
  <w:proofState w:spelling="clean" w:grammar="clean"/>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YyMDK0NLI0NTW2tDRT0lEKTi0uzszPAykwrQUANTxaTSwAAAA="/>
  </w:docVars>
  <w:rsids>
    <w:rsidRoot w:val="00DD51DB"/>
    <w:rsid w:val="000073A9"/>
    <w:rsid w:val="00061CED"/>
    <w:rsid w:val="0007286D"/>
    <w:rsid w:val="00073871"/>
    <w:rsid w:val="000A3775"/>
    <w:rsid w:val="000C66FB"/>
    <w:rsid w:val="000F23BF"/>
    <w:rsid w:val="001974E0"/>
    <w:rsid w:val="001C3023"/>
    <w:rsid w:val="001C60B2"/>
    <w:rsid w:val="00224430"/>
    <w:rsid w:val="00237AA1"/>
    <w:rsid w:val="002633CE"/>
    <w:rsid w:val="00272B59"/>
    <w:rsid w:val="00273E04"/>
    <w:rsid w:val="002779FD"/>
    <w:rsid w:val="002B48C5"/>
    <w:rsid w:val="002C01F0"/>
    <w:rsid w:val="0032747B"/>
    <w:rsid w:val="003777D1"/>
    <w:rsid w:val="0038665E"/>
    <w:rsid w:val="003A6A85"/>
    <w:rsid w:val="003A722E"/>
    <w:rsid w:val="003D5B3A"/>
    <w:rsid w:val="003E507E"/>
    <w:rsid w:val="00400678"/>
    <w:rsid w:val="004B2446"/>
    <w:rsid w:val="004B4FFD"/>
    <w:rsid w:val="004B679E"/>
    <w:rsid w:val="004F206C"/>
    <w:rsid w:val="00546477"/>
    <w:rsid w:val="0057195D"/>
    <w:rsid w:val="00576871"/>
    <w:rsid w:val="00586472"/>
    <w:rsid w:val="005A6067"/>
    <w:rsid w:val="005C0433"/>
    <w:rsid w:val="005E3222"/>
    <w:rsid w:val="006366DF"/>
    <w:rsid w:val="00643F81"/>
    <w:rsid w:val="00677838"/>
    <w:rsid w:val="006F2119"/>
    <w:rsid w:val="006F2659"/>
    <w:rsid w:val="006F4016"/>
    <w:rsid w:val="0070659A"/>
    <w:rsid w:val="00726B47"/>
    <w:rsid w:val="00733B58"/>
    <w:rsid w:val="007707B3"/>
    <w:rsid w:val="007A4538"/>
    <w:rsid w:val="00813AAE"/>
    <w:rsid w:val="00835111"/>
    <w:rsid w:val="00835A59"/>
    <w:rsid w:val="008F5F76"/>
    <w:rsid w:val="008F6C5D"/>
    <w:rsid w:val="009731E9"/>
    <w:rsid w:val="009765C6"/>
    <w:rsid w:val="009C24E3"/>
    <w:rsid w:val="009D0E55"/>
    <w:rsid w:val="009E2E44"/>
    <w:rsid w:val="009F1B6B"/>
    <w:rsid w:val="00A36899"/>
    <w:rsid w:val="00A95BD8"/>
    <w:rsid w:val="00A97C9A"/>
    <w:rsid w:val="00AA1197"/>
    <w:rsid w:val="00AA4659"/>
    <w:rsid w:val="00AA6040"/>
    <w:rsid w:val="00AD05C8"/>
    <w:rsid w:val="00AF383A"/>
    <w:rsid w:val="00B3448A"/>
    <w:rsid w:val="00B35C9A"/>
    <w:rsid w:val="00B570B2"/>
    <w:rsid w:val="00BA1342"/>
    <w:rsid w:val="00BD3176"/>
    <w:rsid w:val="00BD7B58"/>
    <w:rsid w:val="00BF6C97"/>
    <w:rsid w:val="00C379EA"/>
    <w:rsid w:val="00C47CE3"/>
    <w:rsid w:val="00C75494"/>
    <w:rsid w:val="00CB2B96"/>
    <w:rsid w:val="00CC3FB1"/>
    <w:rsid w:val="00CE086F"/>
    <w:rsid w:val="00CE39BD"/>
    <w:rsid w:val="00D45224"/>
    <w:rsid w:val="00D80A45"/>
    <w:rsid w:val="00DA664F"/>
    <w:rsid w:val="00DB1478"/>
    <w:rsid w:val="00DD51DB"/>
    <w:rsid w:val="00DE0382"/>
    <w:rsid w:val="00E80B2C"/>
    <w:rsid w:val="00EB4528"/>
    <w:rsid w:val="00EE3838"/>
    <w:rsid w:val="00F126C0"/>
    <w:rsid w:val="00F214D6"/>
    <w:rsid w:val="00F21A43"/>
    <w:rsid w:val="00F400CA"/>
    <w:rsid w:val="00F61A9C"/>
    <w:rsid w:val="00F837C4"/>
    <w:rsid w:val="00FA01D3"/>
    <w:rsid w:val="00FA3D5E"/>
    <w:rsid w:val="00FA4944"/>
    <w:rsid w:val="00FC2135"/>
    <w:rsid w:val="00FC66FE"/>
    <w:rsid w:val="00FD288F"/>
    <w:rsid w:val="00FF1D68"/>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43952"/>
  <w15:chartTrackingRefBased/>
  <w15:docId w15:val="{19B7116A-BA9F-4E45-8C6F-0EC731230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747B"/>
    <w:pPr>
      <w:spacing w:after="0" w:line="240" w:lineRule="auto"/>
    </w:pPr>
    <w:rPr>
      <w:rFonts w:ascii="Times New Roman" w:eastAsia="Times New Roman" w:hAnsi="Times New Roman" w:cs="Times New Roman"/>
      <w:sz w:val="24"/>
      <w:szCs w:val="24"/>
      <w:lang w:eastAsia="pl-PL"/>
    </w:rPr>
  </w:style>
  <w:style w:type="paragraph" w:styleId="Heading1">
    <w:name w:val="heading 1"/>
    <w:basedOn w:val="Normal"/>
    <w:next w:val="Normal"/>
    <w:link w:val="Heading1Char"/>
    <w:uiPriority w:val="9"/>
    <w:qFormat/>
    <w:rsid w:val="004B679E"/>
    <w:pPr>
      <w:keepNext/>
      <w:keepLines/>
      <w:spacing w:before="240" w:line="259" w:lineRule="auto"/>
      <w:outlineLvl w:val="0"/>
    </w:pPr>
    <w:rPr>
      <w:rFonts w:asciiTheme="majorHAnsi" w:eastAsiaTheme="majorEastAsia" w:hAnsiTheme="majorHAnsi" w:cstheme="majorBidi"/>
      <w:color w:val="2E74B5" w:themeColor="accent1" w:themeShade="BF"/>
      <w:sz w:val="32"/>
      <w:szCs w:val="32"/>
      <w:lang w:val="en-US" w:eastAsia="en-US"/>
    </w:rPr>
  </w:style>
  <w:style w:type="paragraph" w:styleId="Heading2">
    <w:name w:val="heading 2"/>
    <w:basedOn w:val="Normal"/>
    <w:next w:val="Normal"/>
    <w:link w:val="Heading2Char"/>
    <w:uiPriority w:val="9"/>
    <w:semiHidden/>
    <w:unhideWhenUsed/>
    <w:qFormat/>
    <w:rsid w:val="00F61A9C"/>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6F4016"/>
    <w:pPr>
      <w:keepNext/>
      <w:keepLines/>
      <w:spacing w:before="40" w:line="259" w:lineRule="auto"/>
      <w:outlineLvl w:val="2"/>
    </w:pPr>
    <w:rPr>
      <w:rFonts w:asciiTheme="majorHAnsi" w:eastAsiaTheme="majorEastAsia" w:hAnsiTheme="majorHAnsi" w:cstheme="majorBidi"/>
      <w:color w:val="1F4D78" w:themeColor="accent1" w:themeShade="7F"/>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643F81"/>
    <w:pPr>
      <w:spacing w:after="160" w:line="259" w:lineRule="auto"/>
      <w:ind w:left="720"/>
      <w:contextualSpacing/>
    </w:pPr>
    <w:rPr>
      <w:rFonts w:asciiTheme="minorHAnsi" w:eastAsiaTheme="minorHAnsi" w:hAnsiTheme="minorHAnsi" w:cstheme="minorBidi"/>
      <w:sz w:val="22"/>
      <w:szCs w:val="22"/>
      <w:lang w:val="en-US" w:eastAsia="en-US"/>
    </w:rPr>
  </w:style>
  <w:style w:type="character" w:customStyle="1" w:styleId="Heading1Char">
    <w:name w:val="Heading 1 Char"/>
    <w:basedOn w:val="DefaultParagraphFont"/>
    <w:link w:val="Heading1"/>
    <w:uiPriority w:val="9"/>
    <w:rsid w:val="004B679E"/>
    <w:rPr>
      <w:rFonts w:asciiTheme="majorHAnsi" w:eastAsiaTheme="majorEastAsia" w:hAnsiTheme="majorHAnsi" w:cstheme="majorBidi"/>
      <w:color w:val="2E74B5" w:themeColor="accent1" w:themeShade="BF"/>
      <w:sz w:val="32"/>
      <w:szCs w:val="32"/>
      <w:lang w:val="en-US"/>
    </w:rPr>
  </w:style>
  <w:style w:type="character" w:customStyle="1" w:styleId="Heading3Char">
    <w:name w:val="Heading 3 Char"/>
    <w:basedOn w:val="DefaultParagraphFont"/>
    <w:link w:val="Heading3"/>
    <w:uiPriority w:val="9"/>
    <w:rsid w:val="006F4016"/>
    <w:rPr>
      <w:rFonts w:asciiTheme="majorHAnsi" w:eastAsiaTheme="majorEastAsia" w:hAnsiTheme="majorHAnsi" w:cstheme="majorBidi"/>
      <w:color w:val="1F4D78" w:themeColor="accent1" w:themeShade="7F"/>
      <w:sz w:val="24"/>
      <w:szCs w:val="24"/>
      <w:lang w:val="en-US"/>
    </w:rPr>
  </w:style>
  <w:style w:type="paragraph" w:customStyle="1" w:styleId="OrderedList">
    <w:name w:val="Ordered List"/>
    <w:basedOn w:val="Normal"/>
    <w:uiPriority w:val="1"/>
    <w:qFormat/>
    <w:rsid w:val="006F4016"/>
    <w:pPr>
      <w:spacing w:line="300" w:lineRule="atLeast"/>
    </w:pPr>
    <w:rPr>
      <w:rFonts w:ascii="Baskerville" w:eastAsia="Baskerville" w:hAnsi="Baskerville" w:cs="Baskerville"/>
      <w:lang w:val="en-GB" w:eastAsia="en-GB" w:bidi="en-GB"/>
      <w14:ligatures w14:val="standardContextual"/>
    </w:rPr>
  </w:style>
  <w:style w:type="paragraph" w:customStyle="1" w:styleId="UnorderedList">
    <w:name w:val="Unordered List"/>
    <w:basedOn w:val="Normal"/>
    <w:uiPriority w:val="1"/>
    <w:qFormat/>
    <w:rsid w:val="006F4016"/>
    <w:pPr>
      <w:spacing w:line="300" w:lineRule="atLeast"/>
    </w:pPr>
    <w:rPr>
      <w:rFonts w:ascii="Baskerville" w:eastAsia="Baskerville" w:hAnsi="Baskerville" w:cs="Baskerville"/>
      <w:lang w:val="en-GB" w:eastAsia="en-GB" w:bidi="en-GB"/>
      <w14:ligatures w14:val="standardContextual"/>
    </w:rPr>
  </w:style>
  <w:style w:type="character" w:customStyle="1" w:styleId="ListParagraphChar">
    <w:name w:val="List Paragraph Char"/>
    <w:link w:val="ListParagraph"/>
    <w:uiPriority w:val="34"/>
    <w:locked/>
    <w:rsid w:val="003A722E"/>
    <w:rPr>
      <w:lang w:val="en-US"/>
    </w:rPr>
  </w:style>
  <w:style w:type="character" w:customStyle="1" w:styleId="Heading2Char">
    <w:name w:val="Heading 2 Char"/>
    <w:basedOn w:val="DefaultParagraphFont"/>
    <w:link w:val="Heading2"/>
    <w:uiPriority w:val="9"/>
    <w:semiHidden/>
    <w:rsid w:val="00F61A9C"/>
    <w:rPr>
      <w:rFonts w:asciiTheme="majorHAnsi" w:eastAsiaTheme="majorEastAsia" w:hAnsiTheme="majorHAnsi" w:cstheme="majorBidi"/>
      <w:color w:val="2E74B5" w:themeColor="accent1" w:themeShade="BF"/>
      <w:sz w:val="26"/>
      <w:szCs w:val="26"/>
      <w:lang w:eastAsia="pl-PL"/>
    </w:rPr>
  </w:style>
  <w:style w:type="paragraph" w:styleId="EndnoteText">
    <w:name w:val="endnote text"/>
    <w:basedOn w:val="Normal"/>
    <w:link w:val="EndnoteTextChar"/>
    <w:uiPriority w:val="99"/>
    <w:semiHidden/>
    <w:unhideWhenUsed/>
    <w:rsid w:val="00E80B2C"/>
    <w:rPr>
      <w:sz w:val="20"/>
      <w:szCs w:val="20"/>
    </w:rPr>
  </w:style>
  <w:style w:type="character" w:customStyle="1" w:styleId="EndnoteTextChar">
    <w:name w:val="Endnote Text Char"/>
    <w:basedOn w:val="DefaultParagraphFont"/>
    <w:link w:val="EndnoteText"/>
    <w:uiPriority w:val="99"/>
    <w:semiHidden/>
    <w:rsid w:val="00E80B2C"/>
    <w:rPr>
      <w:rFonts w:ascii="Times New Roman" w:eastAsia="Times New Roman" w:hAnsi="Times New Roman" w:cs="Times New Roman"/>
      <w:sz w:val="20"/>
      <w:szCs w:val="20"/>
      <w:lang w:eastAsia="pl-PL"/>
    </w:rPr>
  </w:style>
  <w:style w:type="character" w:styleId="EndnoteReference">
    <w:name w:val="endnote reference"/>
    <w:basedOn w:val="DefaultParagraphFont"/>
    <w:uiPriority w:val="99"/>
    <w:semiHidden/>
    <w:unhideWhenUsed/>
    <w:rsid w:val="00E80B2C"/>
    <w:rPr>
      <w:vertAlign w:val="superscript"/>
    </w:rPr>
  </w:style>
  <w:style w:type="paragraph" w:styleId="Revision">
    <w:name w:val="Revision"/>
    <w:hidden/>
    <w:uiPriority w:val="99"/>
    <w:semiHidden/>
    <w:rsid w:val="008F6C5D"/>
    <w:pPr>
      <w:spacing w:after="0" w:line="240" w:lineRule="auto"/>
    </w:pPr>
    <w:rPr>
      <w:rFonts w:ascii="Times New Roman" w:eastAsia="Times New Roman" w:hAnsi="Times New Roman" w:cs="Times New Roman"/>
      <w:sz w:val="24"/>
      <w:szCs w:val="24"/>
      <w:lang w:eastAsia="pl-PL"/>
    </w:rPr>
  </w:style>
  <w:style w:type="character" w:styleId="CommentReference">
    <w:name w:val="annotation reference"/>
    <w:basedOn w:val="DefaultParagraphFont"/>
    <w:uiPriority w:val="99"/>
    <w:semiHidden/>
    <w:unhideWhenUsed/>
    <w:rsid w:val="008F6C5D"/>
    <w:rPr>
      <w:sz w:val="16"/>
      <w:szCs w:val="16"/>
    </w:rPr>
  </w:style>
  <w:style w:type="paragraph" w:styleId="CommentText">
    <w:name w:val="annotation text"/>
    <w:basedOn w:val="Normal"/>
    <w:link w:val="CommentTextChar"/>
    <w:uiPriority w:val="99"/>
    <w:semiHidden/>
    <w:unhideWhenUsed/>
    <w:rsid w:val="008F6C5D"/>
    <w:rPr>
      <w:sz w:val="20"/>
      <w:szCs w:val="20"/>
    </w:rPr>
  </w:style>
  <w:style w:type="character" w:customStyle="1" w:styleId="CommentTextChar">
    <w:name w:val="Comment Text Char"/>
    <w:basedOn w:val="DefaultParagraphFont"/>
    <w:link w:val="CommentText"/>
    <w:uiPriority w:val="99"/>
    <w:semiHidden/>
    <w:rsid w:val="008F6C5D"/>
    <w:rPr>
      <w:rFonts w:ascii="Times New Roman" w:eastAsia="Times New Roman" w:hAnsi="Times New Roman" w:cs="Times New Roman"/>
      <w:sz w:val="20"/>
      <w:szCs w:val="20"/>
      <w:lang w:eastAsia="pl-PL"/>
    </w:rPr>
  </w:style>
  <w:style w:type="paragraph" w:styleId="CommentSubject">
    <w:name w:val="annotation subject"/>
    <w:basedOn w:val="CommentText"/>
    <w:next w:val="CommentText"/>
    <w:link w:val="CommentSubjectChar"/>
    <w:uiPriority w:val="99"/>
    <w:semiHidden/>
    <w:unhideWhenUsed/>
    <w:rsid w:val="008F6C5D"/>
    <w:rPr>
      <w:b/>
      <w:bCs/>
    </w:rPr>
  </w:style>
  <w:style w:type="character" w:customStyle="1" w:styleId="CommentSubjectChar">
    <w:name w:val="Comment Subject Char"/>
    <w:basedOn w:val="CommentTextChar"/>
    <w:link w:val="CommentSubject"/>
    <w:uiPriority w:val="99"/>
    <w:semiHidden/>
    <w:rsid w:val="008F6C5D"/>
    <w:rPr>
      <w:rFonts w:ascii="Times New Roman" w:eastAsia="Times New Roman" w:hAnsi="Times New Roman" w:cs="Times New Roman"/>
      <w:b/>
      <w:bCs/>
      <w:sz w:val="20"/>
      <w:szCs w:val="20"/>
      <w:lang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486097">
      <w:bodyDiv w:val="1"/>
      <w:marLeft w:val="0"/>
      <w:marRight w:val="0"/>
      <w:marTop w:val="0"/>
      <w:marBottom w:val="0"/>
      <w:divBdr>
        <w:top w:val="none" w:sz="0" w:space="0" w:color="auto"/>
        <w:left w:val="none" w:sz="0" w:space="0" w:color="auto"/>
        <w:bottom w:val="none" w:sz="0" w:space="0" w:color="auto"/>
        <w:right w:val="none" w:sz="0" w:space="0" w:color="auto"/>
      </w:divBdr>
    </w:div>
    <w:div w:id="476145827">
      <w:bodyDiv w:val="1"/>
      <w:marLeft w:val="0"/>
      <w:marRight w:val="0"/>
      <w:marTop w:val="0"/>
      <w:marBottom w:val="0"/>
      <w:divBdr>
        <w:top w:val="none" w:sz="0" w:space="0" w:color="auto"/>
        <w:left w:val="none" w:sz="0" w:space="0" w:color="auto"/>
        <w:bottom w:val="none" w:sz="0" w:space="0" w:color="auto"/>
        <w:right w:val="none" w:sz="0" w:space="0" w:color="auto"/>
      </w:divBdr>
    </w:div>
    <w:div w:id="529417516">
      <w:bodyDiv w:val="1"/>
      <w:marLeft w:val="0"/>
      <w:marRight w:val="0"/>
      <w:marTop w:val="0"/>
      <w:marBottom w:val="0"/>
      <w:divBdr>
        <w:top w:val="none" w:sz="0" w:space="0" w:color="auto"/>
        <w:left w:val="none" w:sz="0" w:space="0" w:color="auto"/>
        <w:bottom w:val="none" w:sz="0" w:space="0" w:color="auto"/>
        <w:right w:val="none" w:sz="0" w:space="0" w:color="auto"/>
      </w:divBdr>
    </w:div>
    <w:div w:id="1305739315">
      <w:bodyDiv w:val="1"/>
      <w:marLeft w:val="0"/>
      <w:marRight w:val="0"/>
      <w:marTop w:val="0"/>
      <w:marBottom w:val="0"/>
      <w:divBdr>
        <w:top w:val="none" w:sz="0" w:space="0" w:color="auto"/>
        <w:left w:val="none" w:sz="0" w:space="0" w:color="auto"/>
        <w:bottom w:val="none" w:sz="0" w:space="0" w:color="auto"/>
        <w:right w:val="none" w:sz="0" w:space="0" w:color="auto"/>
      </w:divBdr>
    </w:div>
    <w:div w:id="1658220567">
      <w:bodyDiv w:val="1"/>
      <w:marLeft w:val="0"/>
      <w:marRight w:val="0"/>
      <w:marTop w:val="0"/>
      <w:marBottom w:val="0"/>
      <w:divBdr>
        <w:top w:val="none" w:sz="0" w:space="0" w:color="auto"/>
        <w:left w:val="none" w:sz="0" w:space="0" w:color="auto"/>
        <w:bottom w:val="none" w:sz="0" w:space="0" w:color="auto"/>
        <w:right w:val="none" w:sz="0" w:space="0" w:color="auto"/>
      </w:divBdr>
    </w:div>
    <w:div w:id="1779065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13</Pages>
  <Words>3070</Words>
  <Characters>17500</Characters>
  <Application>Microsoft Office Word</Application>
  <DocSecurity>0</DocSecurity>
  <Lines>145</Lines>
  <Paragraphs>41</Paragraphs>
  <ScaleCrop>false</ScaleCrop>
  <HeadingPairs>
    <vt:vector size="6" baseType="variant">
      <vt:variant>
        <vt:lpstr>Title</vt:lpstr>
      </vt:variant>
      <vt:variant>
        <vt:i4>1</vt:i4>
      </vt:variant>
      <vt:variant>
        <vt:lpstr>Tytuł</vt:lpstr>
      </vt:variant>
      <vt:variant>
        <vt:i4>1</vt:i4>
      </vt:variant>
      <vt:variant>
        <vt:lpstr>Nagłówki</vt:lpstr>
      </vt:variant>
      <vt:variant>
        <vt:i4>5</vt:i4>
      </vt:variant>
    </vt:vector>
  </HeadingPairs>
  <TitlesOfParts>
    <vt:vector size="7" baseType="lpstr">
      <vt:lpstr/>
      <vt:lpstr/>
      <vt:lpstr>Zagrożenia – ogólne </vt:lpstr>
      <vt:lpstr>        ZO6. Z jakich mediów głównie uzyskuje Pan/i informacje na temat  zagrożeń o któr</vt:lpstr>
      <vt:lpstr>        ZO7. A które źródło informacji na temat (zagrożenie wskazane w pytaniu ZO2)uważa</vt:lpstr>
      <vt:lpstr>    Demokracja liberalna </vt:lpstr>
      <vt:lpstr>        Q3. Czy wierzy Pan(i) w opinie głoszące, że to jakieś obce siły lub państwa celo</vt:lpstr>
    </vt:vector>
  </TitlesOfParts>
  <Company/>
  <LinksUpToDate>false</LinksUpToDate>
  <CharactersWithSpaces>20529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Radosław Markowski</dc:creator>
  <cp:keywords/>
  <dc:description/>
  <cp:lastModifiedBy>Ben Stanley</cp:lastModifiedBy>
  <cp:revision>5</cp:revision>
  <dcterms:created xsi:type="dcterms:W3CDTF">2022-09-27T11:35:00Z</dcterms:created>
  <dcterms:modified xsi:type="dcterms:W3CDTF">2022-09-27T11:59:00Z</dcterms:modified>
</cp:coreProperties>
</file>