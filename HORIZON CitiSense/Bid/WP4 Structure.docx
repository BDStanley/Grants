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6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064"/>
        <w:tblGridChange w:id="0">
          <w:tblGrid>
            <w:gridCol w:w="90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2">
            <w:pPr>
              <w:spacing w:after="0" w:lineRule="auto"/>
              <w:rPr>
                <w:rFonts w:ascii="Times New Roman" w:cs="Times New Roman" w:eastAsia="Times New Roman" w:hAnsi="Times New Roman"/>
              </w:rPr>
            </w:pPr>
            <w:r w:rsidDel="00000000" w:rsidR="00000000" w:rsidRPr="00000000">
              <w:rPr>
                <w:rFonts w:ascii="Times" w:cs="Times" w:eastAsia="Times" w:hAnsi="Times"/>
                <w:b w:val="1"/>
                <w:color w:val="000000"/>
                <w:sz w:val="22"/>
                <w:szCs w:val="22"/>
                <w:rtl w:val="0"/>
              </w:rPr>
              <w:t xml:space="preserve">Work package number 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3">
            <w:pPr>
              <w:spacing w:after="0" w:lineRule="auto"/>
              <w:rPr>
                <w:rFonts w:ascii="Times New Roman" w:cs="Times New Roman" w:eastAsia="Times New Roman" w:hAnsi="Times New Roman"/>
              </w:rPr>
            </w:pPr>
            <w:r w:rsidDel="00000000" w:rsidR="00000000" w:rsidRPr="00000000">
              <w:rPr>
                <w:rFonts w:ascii="Times" w:cs="Times" w:eastAsia="Times" w:hAnsi="Times"/>
                <w:b w:val="1"/>
                <w:color w:val="000000"/>
                <w:sz w:val="22"/>
                <w:szCs w:val="22"/>
                <w:rtl w:val="0"/>
              </w:rPr>
              <w:t xml:space="preserve">Work package title: </w:t>
            </w:r>
            <w:r w:rsidDel="00000000" w:rsidR="00000000" w:rsidRPr="00000000">
              <w:rPr>
                <w:sz w:val="22"/>
                <w:szCs w:val="22"/>
                <w:rtl w:val="0"/>
              </w:rPr>
              <w:t xml:space="preserve">Security Dimensions of Enlargement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4">
            <w:pPr>
              <w:spacing w:after="0" w:lineRule="auto"/>
              <w:rPr>
                <w:rFonts w:ascii="Times New Roman" w:cs="Times New Roman" w:eastAsia="Times New Roman" w:hAnsi="Times New Roman"/>
              </w:rPr>
            </w:pPr>
            <w:r w:rsidDel="00000000" w:rsidR="00000000" w:rsidRPr="00000000">
              <w:rPr>
                <w:rFonts w:ascii="Times" w:cs="Times" w:eastAsia="Times" w:hAnsi="Times"/>
                <w:b w:val="1"/>
                <w:color w:val="000000"/>
                <w:sz w:val="22"/>
                <w:szCs w:val="22"/>
                <w:rtl w:val="0"/>
              </w:rPr>
              <w:t xml:space="preserve">Objectives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5">
            <w:pPr>
              <w:spacing w:after="0" w:lineRule="auto"/>
              <w:jc w:val="both"/>
              <w:rPr>
                <w:rFonts w:ascii="Times" w:cs="Times" w:eastAsia="Times" w:hAnsi="Times"/>
                <w:b w:val="1"/>
                <w:color w:val="000000"/>
                <w:sz w:val="22"/>
                <w:szCs w:val="22"/>
              </w:rPr>
            </w:pPr>
            <w:sdt>
              <w:sdtPr>
                <w:tag w:val="goog_rdk_0"/>
              </w:sdtPr>
              <w:sdtContent>
                <w:commentRangeStart w:id="0"/>
              </w:sdtContent>
            </w:sdt>
            <w:r w:rsidDel="00000000" w:rsidR="00000000" w:rsidRPr="00000000">
              <w:rPr>
                <w:rFonts w:ascii="Times" w:cs="Times" w:eastAsia="Times" w:hAnsi="Times"/>
                <w:b w:val="1"/>
                <w:color w:val="000000"/>
                <w:sz w:val="22"/>
                <w:szCs w:val="22"/>
                <w:rtl w:val="0"/>
              </w:rPr>
              <w:t xml:space="preserve">O</w:t>
            </w:r>
            <w:sdt>
              <w:sdtPr>
                <w:tag w:val="goog_rdk_1"/>
              </w:sdtPr>
              <w:sdtContent>
                <w:ins w:author="VERONICA ANGHEL" w:id="0" w:date="2025-04-13T17:12:23Z">
                  <w:r w:rsidDel="00000000" w:rsidR="00000000" w:rsidRPr="00000000">
                    <w:rPr>
                      <w:rFonts w:ascii="Times" w:cs="Times" w:eastAsia="Times" w:hAnsi="Times"/>
                      <w:b w:val="1"/>
                      <w:color w:val="000000"/>
                      <w:sz w:val="22"/>
                      <w:szCs w:val="22"/>
                      <w:rtl w:val="0"/>
                    </w:rPr>
                    <w:t xml:space="preserve">4</w:t>
                  </w:r>
                </w:ins>
              </w:sdtContent>
            </w:sdt>
            <w:sdt>
              <w:sdtPr>
                <w:tag w:val="goog_rdk_2"/>
              </w:sdtPr>
              <w:sdtContent>
                <w:del w:author="VERONICA ANGHEL" w:id="0" w:date="2025-04-13T17:12:23Z">
                  <w:r w:rsidDel="00000000" w:rsidR="00000000" w:rsidRPr="00000000">
                    <w:rPr>
                      <w:rFonts w:ascii="Times" w:cs="Times" w:eastAsia="Times" w:hAnsi="Times"/>
                      <w:b w:val="1"/>
                      <w:color w:val="000000"/>
                      <w:sz w:val="22"/>
                      <w:szCs w:val="22"/>
                      <w:rtl w:val="0"/>
                    </w:rPr>
                    <w:delText xml:space="preserve">8</w:delText>
                  </w:r>
                </w:del>
              </w:sdtContent>
            </w:sdt>
            <w:r w:rsidDel="00000000" w:rsidR="00000000" w:rsidRPr="00000000">
              <w:rPr>
                <w:rFonts w:ascii="Times" w:cs="Times" w:eastAsia="Times" w:hAnsi="Times"/>
                <w:b w:val="1"/>
                <w:color w:val="000000"/>
                <w:sz w:val="22"/>
                <w:szCs w:val="22"/>
                <w:rtl w:val="0"/>
              </w:rPr>
              <w:t xml:space="preserve">.1. Analyze security-related drivers of past and ongoing enlargements, identify lessons learned and formulate policy recommendations aimed at improved enlargement strategies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pacing w:after="0" w:lineRule="auto"/>
              <w:jc w:val="both"/>
              <w:rPr>
                <w:rFonts w:ascii="Times" w:cs="Times" w:eastAsia="Times" w:hAnsi="Times"/>
                <w:b w:val="1"/>
                <w:color w:val="000000"/>
                <w:sz w:val="22"/>
                <w:szCs w:val="22"/>
              </w:rPr>
            </w:pPr>
            <w:sdt>
              <w:sdtPr>
                <w:tag w:val="goog_rdk_3"/>
              </w:sdtPr>
              <w:sdtContent>
                <w:commentRangeStart w:id="1"/>
              </w:sdtContent>
            </w:sdt>
            <w:r w:rsidDel="00000000" w:rsidR="00000000" w:rsidRPr="00000000">
              <w:rPr>
                <w:rFonts w:ascii="Times" w:cs="Times" w:eastAsia="Times" w:hAnsi="Times"/>
                <w:b w:val="1"/>
                <w:color w:val="000000"/>
                <w:sz w:val="22"/>
                <w:szCs w:val="22"/>
                <w:rtl w:val="0"/>
              </w:rPr>
              <w:t xml:space="preserve">O</w:t>
            </w:r>
            <w:sdt>
              <w:sdtPr>
                <w:tag w:val="goog_rdk_4"/>
              </w:sdtPr>
              <w:sdtContent>
                <w:ins w:author="VERONICA ANGHEL" w:id="1" w:date="2025-04-13T17:12:26Z">
                  <w:r w:rsidDel="00000000" w:rsidR="00000000" w:rsidRPr="00000000">
                    <w:rPr>
                      <w:rFonts w:ascii="Times" w:cs="Times" w:eastAsia="Times" w:hAnsi="Times"/>
                      <w:b w:val="1"/>
                      <w:color w:val="000000"/>
                      <w:sz w:val="22"/>
                      <w:szCs w:val="22"/>
                      <w:rtl w:val="0"/>
                    </w:rPr>
                    <w:t xml:space="preserve">4</w:t>
                  </w:r>
                </w:ins>
              </w:sdtContent>
            </w:sdt>
            <w:sdt>
              <w:sdtPr>
                <w:tag w:val="goog_rdk_5"/>
              </w:sdtPr>
              <w:sdtContent>
                <w:del w:author="VERONICA ANGHEL" w:id="1" w:date="2025-04-13T17:12:26Z">
                  <w:r w:rsidDel="00000000" w:rsidR="00000000" w:rsidRPr="00000000">
                    <w:rPr>
                      <w:rFonts w:ascii="Times" w:cs="Times" w:eastAsia="Times" w:hAnsi="Times"/>
                      <w:b w:val="1"/>
                      <w:color w:val="000000"/>
                      <w:sz w:val="22"/>
                      <w:szCs w:val="22"/>
                      <w:rtl w:val="0"/>
                    </w:rPr>
                    <w:delText xml:space="preserve">8</w:delText>
                  </w:r>
                </w:del>
              </w:sdtContent>
            </w:sdt>
            <w:r w:rsidDel="00000000" w:rsidR="00000000" w:rsidRPr="00000000">
              <w:rPr>
                <w:rFonts w:ascii="Times" w:cs="Times" w:eastAsia="Times" w:hAnsi="Times"/>
                <w:b w:val="1"/>
                <w:color w:val="000000"/>
                <w:sz w:val="22"/>
                <w:szCs w:val="22"/>
                <w:rtl w:val="0"/>
              </w:rPr>
              <w:t xml:space="preserve">.2. Examine how security-related reforms in the EU and staged integration of candidate countries to EU security and defence policies contribute to a more effective enlargement process/ address citizens’ security concerns/  improve institutional readiness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spacing w:after="0" w:lineRule="auto"/>
              <w:jc w:val="both"/>
              <w:rPr>
                <w:rFonts w:ascii="Times" w:cs="Times" w:eastAsia="Times" w:hAnsi="Times"/>
                <w:b w:val="1"/>
                <w:color w:val="000000"/>
                <w:sz w:val="22"/>
                <w:szCs w:val="22"/>
              </w:rPr>
            </w:pPr>
            <w:sdt>
              <w:sdtPr>
                <w:tag w:val="goog_rdk_6"/>
              </w:sdtPr>
              <w:sdtContent>
                <w:commentRangeStart w:id="2"/>
              </w:sdtContent>
            </w:sdt>
            <w:r w:rsidDel="00000000" w:rsidR="00000000" w:rsidRPr="00000000">
              <w:rPr>
                <w:rFonts w:ascii="Times" w:cs="Times" w:eastAsia="Times" w:hAnsi="Times"/>
                <w:b w:val="1"/>
                <w:color w:val="000000"/>
                <w:sz w:val="22"/>
                <w:szCs w:val="22"/>
                <w:rtl w:val="0"/>
              </w:rPr>
              <w:t xml:space="preserve">O</w:t>
            </w:r>
            <w:sdt>
              <w:sdtPr>
                <w:tag w:val="goog_rdk_7"/>
              </w:sdtPr>
              <w:sdtContent>
                <w:ins w:author="VERONICA ANGHEL" w:id="2" w:date="2025-04-13T17:12:28Z">
                  <w:r w:rsidDel="00000000" w:rsidR="00000000" w:rsidRPr="00000000">
                    <w:rPr>
                      <w:rFonts w:ascii="Times" w:cs="Times" w:eastAsia="Times" w:hAnsi="Times"/>
                      <w:b w:val="1"/>
                      <w:color w:val="000000"/>
                      <w:sz w:val="22"/>
                      <w:szCs w:val="22"/>
                      <w:rtl w:val="0"/>
                    </w:rPr>
                    <w:t xml:space="preserve">4</w:t>
                  </w:r>
                </w:ins>
              </w:sdtContent>
            </w:sdt>
            <w:sdt>
              <w:sdtPr>
                <w:tag w:val="goog_rdk_8"/>
              </w:sdtPr>
              <w:sdtContent>
                <w:del w:author="VERONICA ANGHEL" w:id="2" w:date="2025-04-13T17:12:28Z">
                  <w:r w:rsidDel="00000000" w:rsidR="00000000" w:rsidRPr="00000000">
                    <w:rPr>
                      <w:rFonts w:ascii="Times" w:cs="Times" w:eastAsia="Times" w:hAnsi="Times"/>
                      <w:b w:val="1"/>
                      <w:color w:val="000000"/>
                      <w:sz w:val="22"/>
                      <w:szCs w:val="22"/>
                      <w:rtl w:val="0"/>
                    </w:rPr>
                    <w:delText xml:space="preserve">8</w:delText>
                  </w:r>
                </w:del>
              </w:sdtContent>
            </w:sdt>
            <w:r w:rsidDel="00000000" w:rsidR="00000000" w:rsidRPr="00000000">
              <w:rPr>
                <w:rFonts w:ascii="Times" w:cs="Times" w:eastAsia="Times" w:hAnsi="Times"/>
                <w:b w:val="1"/>
                <w:color w:val="000000"/>
                <w:sz w:val="22"/>
                <w:szCs w:val="22"/>
                <w:rtl w:val="0"/>
              </w:rPr>
              <w:t xml:space="preserve">.3. Conduct a cost-benefit analysis of security-related aspects of enlargement</w:t>
            </w:r>
            <w:sdt>
              <w:sdtPr>
                <w:tag w:val="goog_rdk_9"/>
              </w:sdtPr>
              <w:sdtContent>
                <w:ins w:author="VERONICA ANGHEL" w:id="3" w:date="2025-04-13T17:20:35Z">
                  <w:r w:rsidDel="00000000" w:rsidR="00000000" w:rsidRPr="00000000">
                    <w:rPr>
                      <w:rFonts w:ascii="Times" w:cs="Times" w:eastAsia="Times" w:hAnsi="Times"/>
                      <w:b w:val="1"/>
                      <w:color w:val="000000"/>
                      <w:sz w:val="22"/>
                      <w:szCs w:val="22"/>
                      <w:rtl w:val="0"/>
                    </w:rPr>
                    <w:t xml:space="preserve"> and non-enlargement</w:t>
                  </w:r>
                </w:ins>
              </w:sdtContent>
            </w:sdt>
            <w:r w:rsidDel="00000000" w:rsidR="00000000" w:rsidRPr="00000000">
              <w:rPr>
                <w:rFonts w:ascii="Times" w:cs="Times" w:eastAsia="Times" w:hAnsi="Times"/>
                <w:b w:val="1"/>
                <w:color w:val="000000"/>
                <w:sz w:val="22"/>
                <w:szCs w:val="22"/>
                <w:rtl w:val="0"/>
              </w:rPr>
              <w:t xml:space="preserve">; compare and contrast it to public perceptions and </w:t>
            </w:r>
          </w:p>
          <w:p w:rsidR="00000000" w:rsidDel="00000000" w:rsidP="00000000" w:rsidRDefault="00000000" w:rsidRPr="00000000" w14:paraId="00000008">
            <w:pPr>
              <w:spacing w:after="0" w:lineRule="auto"/>
              <w:jc w:val="both"/>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O</w:t>
            </w:r>
            <w:sdt>
              <w:sdtPr>
                <w:tag w:val="goog_rdk_10"/>
              </w:sdtPr>
              <w:sdtContent>
                <w:ins w:author="VERONICA ANGHEL" w:id="4" w:date="2025-04-13T17:12:31Z">
                  <w:r w:rsidDel="00000000" w:rsidR="00000000" w:rsidRPr="00000000">
                    <w:rPr>
                      <w:rFonts w:ascii="Times" w:cs="Times" w:eastAsia="Times" w:hAnsi="Times"/>
                      <w:b w:val="1"/>
                      <w:color w:val="000000"/>
                      <w:sz w:val="22"/>
                      <w:szCs w:val="22"/>
                      <w:rtl w:val="0"/>
                    </w:rPr>
                    <w:t xml:space="preserve">4</w:t>
                  </w:r>
                </w:ins>
              </w:sdtContent>
            </w:sdt>
            <w:sdt>
              <w:sdtPr>
                <w:tag w:val="goog_rdk_11"/>
              </w:sdtPr>
              <w:sdtContent>
                <w:del w:author="VERONICA ANGHEL" w:id="4" w:date="2025-04-13T17:12:31Z">
                  <w:r w:rsidDel="00000000" w:rsidR="00000000" w:rsidRPr="00000000">
                    <w:rPr>
                      <w:rFonts w:ascii="Times" w:cs="Times" w:eastAsia="Times" w:hAnsi="Times"/>
                      <w:b w:val="1"/>
                      <w:color w:val="000000"/>
                      <w:sz w:val="22"/>
                      <w:szCs w:val="22"/>
                      <w:rtl w:val="0"/>
                    </w:rPr>
                    <w:delText xml:space="preserve">8</w:delText>
                  </w:r>
                </w:del>
              </w:sdtContent>
            </w:sdt>
            <w:r w:rsidDel="00000000" w:rsidR="00000000" w:rsidRPr="00000000">
              <w:rPr>
                <w:rFonts w:ascii="Times" w:cs="Times" w:eastAsia="Times" w:hAnsi="Times"/>
                <w:b w:val="1"/>
                <w:color w:val="000000"/>
                <w:sz w:val="22"/>
                <w:szCs w:val="22"/>
                <w:rtl w:val="0"/>
              </w:rPr>
              <w:t xml:space="preserve">.4. Provide recommendations with a view to more effective strategies of communication and citizen engagement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9">
            <w:pPr>
              <w:spacing w:after="0" w:lineRule="auto"/>
              <w:jc w:val="both"/>
              <w:rPr>
                <w:rFonts w:ascii="Times" w:cs="Times" w:eastAsia="Times" w:hAnsi="Times"/>
                <w:color w:val="000000"/>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A">
            <w:pPr>
              <w:spacing w:after="0" w:lineRule="auto"/>
              <w:jc w:val="both"/>
              <w:rPr>
                <w:rFonts w:ascii="Times" w:cs="Times" w:eastAsia="Times" w:hAnsi="Times"/>
                <w:b w:val="1"/>
                <w:color w:val="000000"/>
                <w:sz w:val="22"/>
                <w:szCs w:val="22"/>
              </w:rPr>
            </w:pPr>
            <w:sdt>
              <w:sdtPr>
                <w:tag w:val="goog_rdk_12"/>
              </w:sdtPr>
              <w:sdtContent>
                <w:commentRangeStart w:id="3"/>
              </w:sdtContent>
            </w:sdt>
            <w:r w:rsidDel="00000000" w:rsidR="00000000" w:rsidRPr="00000000">
              <w:rPr>
                <w:rFonts w:ascii="Times" w:cs="Times" w:eastAsia="Times" w:hAnsi="Times"/>
                <w:b w:val="1"/>
                <w:color w:val="000000"/>
                <w:sz w:val="22"/>
                <w:szCs w:val="22"/>
                <w:rtl w:val="0"/>
              </w:rPr>
              <w:t xml:space="preserve">Description of work</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B">
            <w:pPr>
              <w:spacing w:after="0" w:lineRule="auto"/>
              <w:jc w:val="both"/>
              <w:rPr>
                <w:rFonts w:ascii="Times" w:cs="Times" w:eastAsia="Times" w:hAnsi="Times"/>
                <w:color w:val="000000"/>
                <w:sz w:val="22"/>
                <w:szCs w:val="22"/>
              </w:rPr>
            </w:pPr>
            <w:sdt>
              <w:sdtPr>
                <w:tag w:val="goog_rdk_13"/>
              </w:sdtPr>
              <w:sdtContent>
                <w:commentRangeStart w:id="4"/>
              </w:sdtContent>
            </w:sdt>
            <w:r w:rsidDel="00000000" w:rsidR="00000000" w:rsidRPr="00000000">
              <w:rPr>
                <w:rFonts w:ascii="Times" w:cs="Times" w:eastAsia="Times" w:hAnsi="Times"/>
                <w:color w:val="000000"/>
                <w:sz w:val="22"/>
                <w:szCs w:val="22"/>
                <w:rtl w:val="0"/>
              </w:rPr>
              <w:t xml:space="preserve">WP4 examines the security impacts of EU enlargement, addressing all three aspects of the citizen-centred approach. For 'enlargement for citizens', it analyses security-related aspects of enlargement to inform communication strategies on these issues, ensuring citizens understand the security implications of the process. In terms of 'enlargement by citizens', it explores how security considerations shape public opinion on enlargement, linking to WP2's public opinion research to provide a comprehensive understanding of citizens' security concerns. Regarding 'enlargement with citizens', it designs citizen engagement mechanisms focused on security issues related to enlargement. These mechanisms will be directly incorporated into the pilot studies in WP3, ensuring that security considerations are an integral part of the participatory process.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C">
            <w:pPr>
              <w:spacing w:after="0" w:lineRule="auto"/>
              <w:jc w:val="both"/>
              <w:rPr>
                <w:rFonts w:ascii="Times" w:cs="Times" w:eastAsia="Times" w:hAnsi="Times"/>
                <w:b w:val="1"/>
                <w:color w:val="000000"/>
                <w:sz w:val="22"/>
                <w:szCs w:val="22"/>
              </w:rPr>
            </w:pPr>
            <w:sdt>
              <w:sdtPr>
                <w:tag w:val="goog_rdk_14"/>
              </w:sdtPr>
              <w:sdtContent>
                <w:commentRangeStart w:id="5"/>
              </w:sdtContent>
            </w:sdt>
            <w:r w:rsidDel="00000000" w:rsidR="00000000" w:rsidRPr="00000000">
              <w:rPr>
                <w:rFonts w:ascii="Times" w:cs="Times" w:eastAsia="Times" w:hAnsi="Times"/>
                <w:b w:val="1"/>
                <w:color w:val="000000"/>
                <w:sz w:val="22"/>
                <w:szCs w:val="22"/>
                <w:rtl w:val="0"/>
              </w:rPr>
              <w:t xml:space="preserve">T8.1 Working paper</w:t>
            </w:r>
            <w:commentRangeEnd w:id="5"/>
            <w:r w:rsidDel="00000000" w:rsidR="00000000" w:rsidRPr="00000000">
              <w:commentReference w:id="5"/>
            </w:r>
            <w:r w:rsidDel="00000000" w:rsidR="00000000" w:rsidRPr="00000000">
              <w:rPr>
                <w:rFonts w:ascii="Times" w:cs="Times" w:eastAsia="Times" w:hAnsi="Times"/>
                <w:b w:val="1"/>
                <w:color w:val="000000"/>
                <w:sz w:val="22"/>
                <w:szCs w:val="22"/>
                <w:rtl w:val="0"/>
              </w:rPr>
              <w:t xml:space="preserve"> providing a comprehensive analysis of security-related motivations of enlargement – past, current and future </w:t>
            </w:r>
            <w:r w:rsidDel="00000000" w:rsidR="00000000" w:rsidRPr="00000000">
              <w:rPr>
                <w:rFonts w:ascii="Times" w:cs="Times" w:eastAsia="Times" w:hAnsi="Times"/>
                <w:color w:val="000000"/>
                <w:sz w:val="22"/>
                <w:szCs w:val="22"/>
                <w:rtl w:val="0"/>
              </w:rPr>
              <w:t xml:space="preserve">(Lead: X, partners: X; M2-12)</w:t>
            </w:r>
            <w:r w:rsidDel="00000000" w:rsidR="00000000" w:rsidRPr="00000000">
              <w:rPr>
                <w:rFonts w:ascii="Times" w:cs="Times" w:eastAsia="Times" w:hAnsi="Times"/>
                <w:b w:val="1"/>
                <w:i w:val="1"/>
                <w:color w:val="000000"/>
                <w:sz w:val="22"/>
                <w:szCs w:val="22"/>
                <w:rtl w:val="0"/>
              </w:rPr>
              <w:t xml:space="preserve"> (D8.1)</w:t>
            </w:r>
            <w:r w:rsidDel="00000000" w:rsidR="00000000" w:rsidRPr="00000000">
              <w:rPr>
                <w:rtl w:val="0"/>
              </w:rPr>
            </w:r>
          </w:p>
          <w:p w:rsidR="00000000" w:rsidDel="00000000" w:rsidP="00000000" w:rsidRDefault="00000000" w:rsidRPr="00000000" w14:paraId="0000000D">
            <w:pPr>
              <w:spacing w:after="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Explore enlargement from the viewpoint of geopolitical drivers as well as normative security-related considerations, with a focus on how (changes in) the external security environment have shaped enlargement processes and how normative arguments have been applied to justify enlargement. </w:t>
            </w:r>
            <w:r w:rsidDel="00000000" w:rsidR="00000000" w:rsidRPr="00000000">
              <w:rPr>
                <w:rFonts w:ascii="Times" w:cs="Times" w:eastAsia="Times" w:hAnsi="Times"/>
                <w:b w:val="1"/>
                <w:color w:val="000000"/>
                <w:sz w:val="22"/>
                <w:szCs w:val="22"/>
                <w:rtl w:val="0"/>
              </w:rPr>
              <w:t xml:space="preserve">Methods: desk study research, document analysis</w:t>
            </w: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000000"/>
          <w:sz w:val="22"/>
          <w:szCs w:val="22"/>
        </w:rPr>
      </w:pPr>
      <w:r w:rsidDel="00000000" w:rsidR="00000000" w:rsidRPr="00000000">
        <w:rPr>
          <w:rtl w:val="0"/>
        </w:rPr>
      </w:r>
    </w:p>
    <w:tbl>
      <w:tblPr>
        <w:tblStyle w:val="Table2"/>
        <w:tblW w:w="906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064"/>
        <w:tblGridChange w:id="0">
          <w:tblGrid>
            <w:gridCol w:w="9064"/>
          </w:tblGrid>
        </w:tblGridChange>
      </w:tblGrid>
      <w:tr>
        <w:trPr>
          <w:cantSplit w:val="0"/>
          <w:tblHeader w:val="0"/>
        </w:trPr>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00F">
            <w:pPr>
              <w:spacing w:after="0" w:lineRule="auto"/>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T8.2 Policy paper on institutional and policy reforms contributing to enlargement in the field of security and defence </w:t>
            </w:r>
            <w:r w:rsidDel="00000000" w:rsidR="00000000" w:rsidRPr="00000000">
              <w:rPr>
                <w:rFonts w:ascii="Times" w:cs="Times" w:eastAsia="Times" w:hAnsi="Times"/>
                <w:color w:val="000000"/>
                <w:sz w:val="22"/>
                <w:szCs w:val="22"/>
                <w:rtl w:val="0"/>
              </w:rPr>
              <w:t xml:space="preserve">(Lead: X, partners: X; M12-20)</w:t>
            </w:r>
            <w:r w:rsidDel="00000000" w:rsidR="00000000" w:rsidRPr="00000000">
              <w:rPr>
                <w:rFonts w:ascii="Times" w:cs="Times" w:eastAsia="Times" w:hAnsi="Times"/>
                <w:b w:val="1"/>
                <w:i w:val="1"/>
                <w:color w:val="000000"/>
                <w:sz w:val="22"/>
                <w:szCs w:val="22"/>
                <w:rtl w:val="0"/>
              </w:rPr>
              <w:t xml:space="preserve"> (D8.2)</w:t>
            </w:r>
            <w:r w:rsidDel="00000000" w:rsidR="00000000" w:rsidRPr="00000000">
              <w:rPr>
                <w:rtl w:val="0"/>
              </w:rPr>
            </w:r>
          </w:p>
          <w:p w:rsidR="00000000" w:rsidDel="00000000" w:rsidP="00000000" w:rsidRDefault="00000000" w:rsidRPr="00000000" w14:paraId="00000010">
            <w:pPr>
              <w:spacing w:after="0" w:lineRule="auto"/>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Assess EU internal reforms responding to security challenges related to enlargement, including staged accession of candidate countries to EU security and defence policies; provide recommendations as to further institutional and policy reforms that enable the EU to strengthen the security of current and future member countries and citizens. Methods: document analysis, semi-structured expert interviews.</w:t>
            </w:r>
          </w:p>
          <w:p w:rsidR="00000000" w:rsidDel="00000000" w:rsidP="00000000" w:rsidRDefault="00000000" w:rsidRPr="00000000" w14:paraId="00000011">
            <w:pPr>
              <w:spacing w:after="0" w:lineRule="auto"/>
              <w:rPr>
                <w:rFonts w:ascii="Times" w:cs="Times" w:eastAsia="Times" w:hAnsi="Times"/>
                <w:b w:val="1"/>
                <w:color w:val="000000"/>
                <w:sz w:val="22"/>
                <w:szCs w:val="22"/>
              </w:rPr>
            </w:pPr>
            <w:bookmarkStart w:colFirst="0" w:colLast="0" w:name="_heading=h.aey7oni5bc0q" w:id="0"/>
            <w:bookmarkEnd w:id="0"/>
            <w:r w:rsidDel="00000000" w:rsidR="00000000" w:rsidRPr="00000000">
              <w:rPr>
                <w:rFonts w:ascii="Times" w:cs="Times" w:eastAsia="Times" w:hAnsi="Times"/>
                <w:b w:val="1"/>
                <w:color w:val="000000"/>
                <w:sz w:val="22"/>
                <w:szCs w:val="22"/>
                <w:rtl w:val="0"/>
              </w:rPr>
              <w:t xml:space="preserve">T8.3 </w:t>
            </w:r>
            <w:r w:rsidDel="00000000" w:rsidR="00000000" w:rsidRPr="00000000">
              <w:rPr>
                <w:rFonts w:ascii="Times New Roman" w:cs="Times New Roman" w:eastAsia="Times New Roman" w:hAnsi="Times New Roman"/>
                <w:b w:val="1"/>
                <w:rtl w:val="0"/>
              </w:rPr>
              <w:t xml:space="preserve">Communication strategy and toolkit for security aspects of enlargement, drawing on cost-benefit analysis and surveys </w:t>
            </w:r>
            <w:r w:rsidDel="00000000" w:rsidR="00000000" w:rsidRPr="00000000">
              <w:rPr>
                <w:rFonts w:ascii="Times" w:cs="Times" w:eastAsia="Times" w:hAnsi="Times"/>
                <w:color w:val="000000"/>
                <w:sz w:val="22"/>
                <w:szCs w:val="22"/>
                <w:rtl w:val="0"/>
              </w:rPr>
              <w:t xml:space="preserve">(Lead: X, partners: X; M16-30)</w:t>
            </w:r>
            <w:r w:rsidDel="00000000" w:rsidR="00000000" w:rsidRPr="00000000">
              <w:rPr>
                <w:rFonts w:ascii="Times" w:cs="Times" w:eastAsia="Times" w:hAnsi="Times"/>
                <w:b w:val="1"/>
                <w:i w:val="1"/>
                <w:color w:val="000000"/>
                <w:sz w:val="22"/>
                <w:szCs w:val="22"/>
                <w:rtl w:val="0"/>
              </w:rPr>
              <w:t xml:space="preserve"> (D8.3)</w:t>
            </w:r>
            <w:r w:rsidDel="00000000" w:rsidR="00000000" w:rsidRPr="00000000">
              <w:rPr>
                <w:rtl w:val="0"/>
              </w:rPr>
            </w:r>
          </w:p>
          <w:p w:rsidR="00000000" w:rsidDel="00000000" w:rsidP="00000000" w:rsidRDefault="00000000" w:rsidRPr="00000000" w14:paraId="00000012">
            <w:pPr>
              <w:spacing w:after="0" w:lineRule="auto"/>
              <w:rPr>
                <w:rFonts w:ascii="Times" w:cs="Times" w:eastAsia="Times" w:hAnsi="Times"/>
                <w:b w:val="1"/>
                <w:color w:val="000000"/>
                <w:sz w:val="22"/>
                <w:szCs w:val="22"/>
              </w:rPr>
            </w:pPr>
            <w:bookmarkStart w:colFirst="0" w:colLast="0" w:name="_heading=h.7n3lj74km0oe" w:id="1"/>
            <w:bookmarkEnd w:id="1"/>
            <w:r w:rsidDel="00000000" w:rsidR="00000000" w:rsidRPr="00000000">
              <w:rPr>
                <w:rFonts w:ascii="Times" w:cs="Times" w:eastAsia="Times" w:hAnsi="Times"/>
                <w:b w:val="1"/>
                <w:color w:val="000000"/>
                <w:sz w:val="22"/>
                <w:szCs w:val="22"/>
                <w:rtl w:val="0"/>
              </w:rPr>
              <w:t xml:space="preserve">A comprehensive strategy and toolkit will be developed for EU decision-makers to enhance communication on the security aspects of enlargement, targeting both member states and candidate countries. This strategy will be based on a qualitative, in-depth analysis of the security-related costs and benefits of enlargement. In particular, it will draw on survey data analyses conducted in WP2, as well as insights derived from expert interviews. These interviews are expected to identify potential gaps between citizens’ perceptions and expert assessments of security-related issues.</w:t>
              <w:br w:type="textWrapping"/>
              <w:t xml:space="preserve">Methods: Surveys (WP2), semi-structured expert interviews, possibly focus groups.</w:t>
            </w:r>
          </w:p>
          <w:p w:rsidR="00000000" w:rsidDel="00000000" w:rsidP="00000000" w:rsidRDefault="00000000" w:rsidRPr="00000000" w14:paraId="00000013">
            <w:pPr>
              <w:spacing w:after="0" w:lineRule="auto"/>
              <w:rPr>
                <w:rFonts w:ascii="Times" w:cs="Times" w:eastAsia="Times" w:hAnsi="Times"/>
                <w:b w:val="1"/>
                <w:color w:val="000000"/>
                <w:sz w:val="22"/>
                <w:szCs w:val="22"/>
              </w:rPr>
            </w:pPr>
            <w:r w:rsidDel="00000000" w:rsidR="00000000" w:rsidRPr="00000000">
              <w:rPr>
                <w:rtl w:val="0"/>
              </w:rPr>
            </w:r>
          </w:p>
        </w:tc>
      </w:tr>
    </w:tbl>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Relevant earlier projects: researchers involved in this WP have previously contributed to EU JOINT, REDEMOS, REUNIR, EMBRACE projects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studies: Georgia, Ukraine, North Macedonia (if local partner can be included); selection of member states with different profiles (e.g. Estonia, Slovakia, the Netherlands, France, Spain)</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 for surveys: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agree with the following claims: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 enlargement to the Western Balkans is necessary in order to ensure security of Europe.</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 enlargement to Ukraine is necessary in order to ensure security of Europe.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 enlargement to Georgia is necessary in order to ensure security of Europe.</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 membership of Western Balkans countries will improve security of [my country].</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 membership of Ukraine will improve security of [my country].</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 membership of Georgia will improve security of [my country].</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ERONICA ANGHEL" w:id="5" w:date="2025-04-13T17:20:14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perhaps, a deliverable? We need to separate tasks (Ts) from deliverables (Ds).</w:t>
      </w:r>
    </w:p>
  </w:comment>
  <w:comment w:author="Kristi Raik" w:id="1" w:date="2025-04-01T16:50:00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Objective 3 of the Excellence Section</w:t>
      </w:r>
    </w:p>
  </w:comment>
  <w:comment w:author="VERONICA ANGHEL" w:id="3" w:date="2025-04-13T17:19:34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written in the style of tasks. Here are some reformulations to consider: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T4.1 Analysis of the security implications of enlargement to inform citizen-facing communication strategies (Lead: ; Partners: ; 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Conduct a targeted assessmcent of the security-related benefits and challenges of EU enlargement to support the ‘for citizens’ FUSE-EU logic (WP1). This includes identifying key knowledge based security narratives that resonate with citizens and informing WP8 policy, and educational toolkits and WP9 communication strategy.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T4.2 Investigation of the role of security in shaping public opinion on enlargement (Lead: ; Partners: ; 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Examine how security concerns influence citizen attitudes towards enlargement, contributing to the 'by citizens' FUSE-EU logic. This task will link closely with WP2 public opinion research to provide an integrated understanding of how citizens perceive security risks and opportunities associated with enlargement.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T4.3 Design and testing of citizen engagement mechanisms addressing enlargement-related security issues (Lead: ; Partners: ; 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 participatory formats that integrate citizens into deliberations on the security dimensions of enlargement, aligned with the ‘with citizens’ FUSE-EU logic. These mechanisms will be piloted in WP3 to ensure security is mainstreamed into participatory activities, enhancing their relevance and responsiveness to citizen concerns.</w:t>
      </w:r>
    </w:p>
  </w:comment>
  <w:comment w:author="Kristi Raik" w:id="2" w:date="2025-04-01T16:52:00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Covers objectives 2, 5 and 7 of the Excellence Section.</w:t>
      </w:r>
    </w:p>
  </w:comment>
  <w:comment w:author="Kristi Raik" w:id="0" w:date="2025-04-01T16:49:00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Covers Objectives 1 and 4 of the Excellence Section</w:t>
      </w:r>
    </w:p>
  </w:comment>
  <w:comment w:author="Kristi Raik" w:id="4" w:date="2025-04-01T16:48:00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Adapted from the document "WP structure and WP contents…"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0" w15:done="0"/>
  <w15:commentEx w15:paraId="00000021" w15:done="0"/>
  <w15:commentEx w15:paraId="0000002B" w15:done="0"/>
  <w15:commentEx w15:paraId="0000002C" w15:done="0"/>
  <w15:commentEx w15:paraId="0000002D" w15:done="0"/>
  <w15:commentEx w15:paraId="0000002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GB"/>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476E0E"/>
  </w:style>
  <w:style w:type="paragraph" w:styleId="Heading1">
    <w:name w:val="heading 1"/>
    <w:basedOn w:val="Normal"/>
    <w:next w:val="Normal"/>
    <w:link w:val="Heading1Char"/>
    <w:uiPriority w:val="9"/>
    <w:qFormat w:val="1"/>
    <w:rsid w:val="00AA181D"/>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AA181D"/>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AA181D"/>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AA181D"/>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AA181D"/>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AA181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A181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A181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A181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A181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A181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A181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A181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A181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A181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A181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A181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A181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A181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A181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A181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A181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A181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A181D"/>
    <w:rPr>
      <w:i w:val="1"/>
      <w:iCs w:val="1"/>
      <w:color w:val="404040" w:themeColor="text1" w:themeTint="0000BF"/>
    </w:rPr>
  </w:style>
  <w:style w:type="paragraph" w:styleId="ListParagraph">
    <w:name w:val="List Paragraph"/>
    <w:basedOn w:val="Normal"/>
    <w:uiPriority w:val="34"/>
    <w:qFormat w:val="1"/>
    <w:rsid w:val="00AA181D"/>
    <w:pPr>
      <w:ind w:left="720"/>
      <w:contextualSpacing w:val="1"/>
    </w:pPr>
  </w:style>
  <w:style w:type="character" w:styleId="IntenseEmphasis">
    <w:name w:val="Intense Emphasis"/>
    <w:basedOn w:val="DefaultParagraphFont"/>
    <w:uiPriority w:val="21"/>
    <w:qFormat w:val="1"/>
    <w:rsid w:val="00AA181D"/>
    <w:rPr>
      <w:i w:val="1"/>
      <w:iCs w:val="1"/>
      <w:color w:val="0f4761" w:themeColor="accent1" w:themeShade="0000BF"/>
    </w:rPr>
  </w:style>
  <w:style w:type="paragraph" w:styleId="IntenseQuote">
    <w:name w:val="Intense Quote"/>
    <w:basedOn w:val="Normal"/>
    <w:next w:val="Normal"/>
    <w:link w:val="IntenseQuoteChar"/>
    <w:uiPriority w:val="30"/>
    <w:qFormat w:val="1"/>
    <w:rsid w:val="00AA181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A181D"/>
    <w:rPr>
      <w:i w:val="1"/>
      <w:iCs w:val="1"/>
      <w:color w:val="0f4761" w:themeColor="accent1" w:themeShade="0000BF"/>
    </w:rPr>
  </w:style>
  <w:style w:type="character" w:styleId="IntenseReference">
    <w:name w:val="Intense Reference"/>
    <w:basedOn w:val="DefaultParagraphFont"/>
    <w:uiPriority w:val="32"/>
    <w:qFormat w:val="1"/>
    <w:rsid w:val="00AA181D"/>
    <w:rPr>
      <w:b w:val="1"/>
      <w:bCs w:val="1"/>
      <w:smallCaps w:val="1"/>
      <w:color w:val="0f4761" w:themeColor="accent1" w:themeShade="0000BF"/>
      <w:spacing w:val="5"/>
    </w:rPr>
  </w:style>
  <w:style w:type="character" w:styleId="CommentReference">
    <w:name w:val="annotation reference"/>
    <w:basedOn w:val="DefaultParagraphFont"/>
    <w:uiPriority w:val="99"/>
    <w:semiHidden w:val="1"/>
    <w:unhideWhenUsed w:val="1"/>
    <w:rsid w:val="00AA181D"/>
    <w:rPr>
      <w:sz w:val="16"/>
      <w:szCs w:val="16"/>
    </w:rPr>
  </w:style>
  <w:style w:type="paragraph" w:styleId="CommentText">
    <w:name w:val="annotation text"/>
    <w:basedOn w:val="Normal"/>
    <w:link w:val="CommentTextChar"/>
    <w:uiPriority w:val="99"/>
    <w:unhideWhenUsed w:val="1"/>
    <w:rsid w:val="00AA181D"/>
    <w:pPr>
      <w:spacing w:after="0" w:line="240" w:lineRule="auto"/>
    </w:pPr>
    <w:rPr>
      <w:sz w:val="20"/>
      <w:szCs w:val="20"/>
      <w:lang w:val="en-GB"/>
    </w:rPr>
  </w:style>
  <w:style w:type="character" w:styleId="CommentTextChar" w:customStyle="1">
    <w:name w:val="Comment Text Char"/>
    <w:basedOn w:val="DefaultParagraphFont"/>
    <w:link w:val="CommentText"/>
    <w:uiPriority w:val="99"/>
    <w:rsid w:val="00AA181D"/>
    <w:rPr>
      <w:sz w:val="20"/>
      <w:szCs w:val="20"/>
      <w:lang w:val="en-GB"/>
    </w:rPr>
  </w:style>
  <w:style w:type="table" w:styleId="GridTable1Light-Accent1">
    <w:name w:val="Grid Table 1 Light Accent 1"/>
    <w:basedOn w:val="TableNormal"/>
    <w:uiPriority w:val="46"/>
    <w:rsid w:val="00C5348C"/>
    <w:pPr>
      <w:spacing w:after="0" w:line="240" w:lineRule="auto"/>
    </w:pPr>
    <w:tblPr>
      <w:tblStyleRowBandSize w:val="1"/>
      <w:tblStyleColBandSize w:val="1"/>
      <w:tblInd w:w="0.0" w:type="nil"/>
      <w:tblBorders>
        <w:top w:color="83caeb" w:space="0" w:sz="4" w:themeColor="accent1" w:themeTint="000066" w:val="single"/>
        <w:left w:color="83caeb" w:space="0" w:sz="4" w:themeColor="accent1" w:themeTint="000066" w:val="single"/>
        <w:bottom w:color="83caeb" w:space="0" w:sz="4" w:themeColor="accent1" w:themeTint="000066" w:val="single"/>
        <w:right w:color="83caeb" w:space="0" w:sz="4" w:themeColor="accent1" w:themeTint="000066" w:val="single"/>
        <w:insideH w:color="83caeb" w:space="0" w:sz="4" w:themeColor="accent1" w:themeTint="000066" w:val="single"/>
        <w:insideV w:color="83caeb" w:space="0" w:sz="4" w:themeColor="accent1" w:themeTint="000066" w:val="single"/>
      </w:tblBorders>
    </w:tblPr>
    <w:tblStylePr w:type="firstRow">
      <w:rPr>
        <w:b w:val="1"/>
        <w:bCs w:val="1"/>
      </w:rPr>
      <w:tblPr/>
      <w:tcPr>
        <w:tcBorders>
          <w:bottom w:color="45b0e1" w:space="0" w:sz="12" w:themeColor="accent1" w:themeTint="000099" w:val="single"/>
        </w:tcBorders>
      </w:tcPr>
    </w:tblStylePr>
    <w:tblStylePr w:type="lastRow">
      <w:rPr>
        <w:b w:val="1"/>
        <w:bCs w:val="1"/>
      </w:rPr>
      <w:tblPr/>
      <w:tcPr>
        <w:tcBorders>
          <w:top w:color="45b0e1" w:space="0" w:sz="2" w:themeColor="accent1" w:themeTint="000099" w:val="double"/>
        </w:tcBorders>
      </w:tcPr>
    </w:tblStylePr>
    <w:tblStylePr w:type="firstCol">
      <w:rPr>
        <w:b w:val="1"/>
        <w:bCs w:val="1"/>
      </w:rPr>
    </w:tblStylePr>
    <w:tblStylePr w:type="lastCol">
      <w:rPr>
        <w:b w:val="1"/>
        <w:bCs w:val="1"/>
      </w:rPr>
    </w:tblStylePr>
  </w:style>
  <w:style w:type="paragraph" w:styleId="CommentSubject">
    <w:name w:val="annotation subject"/>
    <w:basedOn w:val="CommentText"/>
    <w:next w:val="CommentText"/>
    <w:link w:val="CommentSubjectChar"/>
    <w:uiPriority w:val="99"/>
    <w:semiHidden w:val="1"/>
    <w:unhideWhenUsed w:val="1"/>
    <w:rsid w:val="005E3BC9"/>
    <w:pPr>
      <w:spacing w:after="160"/>
    </w:pPr>
    <w:rPr>
      <w:b w:val="1"/>
      <w:bCs w:val="1"/>
      <w:lang w:val="en-US"/>
    </w:rPr>
  </w:style>
  <w:style w:type="character" w:styleId="CommentSubjectChar" w:customStyle="1">
    <w:name w:val="Comment Subject Char"/>
    <w:basedOn w:val="CommentTextChar"/>
    <w:link w:val="CommentSubject"/>
    <w:uiPriority w:val="99"/>
    <w:semiHidden w:val="1"/>
    <w:rsid w:val="005E3BC9"/>
    <w:rPr>
      <w:b w:val="1"/>
      <w:bCs w:val="1"/>
      <w:sz w:val="20"/>
      <w:szCs w:val="20"/>
      <w:lang w:val="en-GB"/>
    </w:rPr>
  </w:style>
  <w:style w:type="paragraph" w:styleId="Revision">
    <w:name w:val="Revision"/>
    <w:hidden w:val="1"/>
    <w:uiPriority w:val="99"/>
    <w:semiHidden w:val="1"/>
    <w:rsid w:val="002E346E"/>
    <w:pPr>
      <w:spacing w:after="0" w:line="240" w:lineRule="auto"/>
    </w:pPr>
  </w:style>
  <w:style w:type="character" w:styleId="Hyperlink">
    <w:name w:val="Hyperlink"/>
    <w:basedOn w:val="DefaultParagraphFont"/>
    <w:uiPriority w:val="99"/>
    <w:unhideWhenUsed w:val="1"/>
    <w:rsid w:val="0087169B"/>
    <w:rPr>
      <w:color w:val="467886" w:themeColor="hyperlink"/>
      <w:u w:val="single"/>
    </w:rPr>
  </w:style>
  <w:style w:type="character" w:styleId="UnresolvedMention">
    <w:name w:val="Unresolved Mention"/>
    <w:basedOn w:val="DefaultParagraphFont"/>
    <w:uiPriority w:val="99"/>
    <w:semiHidden w:val="1"/>
    <w:unhideWhenUsed w:val="1"/>
    <w:rsid w:val="0087169B"/>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ki/8CyHtWuod67p01LvsyYzRA==">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2025-04-02T16:07:00Z</dcterms:created>
  <dc:creator>Elena Ventura</dc:creator>
</cp:coreProperties>
</file>